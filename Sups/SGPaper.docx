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5AD0" w14:textId="6F54401D" w:rsidR="00E00D81" w:rsidRPr="00E14B7D" w:rsidRDefault="0016404B" w:rsidP="00B87F9F">
      <w:pPr>
        <w:pStyle w:val="SemEspaamento"/>
        <w:jc w:val="both"/>
        <w:rPr>
          <w:lang w:val="en-GB"/>
        </w:rPr>
      </w:pPr>
      <w:r w:rsidRPr="00E14B7D">
        <w:rPr>
          <w:lang w:val="en-GB"/>
        </w:rPr>
        <w:t>Research Article</w:t>
      </w:r>
    </w:p>
    <w:p w14:paraId="78444536" w14:textId="12EEF4A0" w:rsidR="00250FB2" w:rsidRPr="00E14B7D" w:rsidRDefault="00250FB2" w:rsidP="00177C97">
      <w:pPr>
        <w:jc w:val="both"/>
        <w:rPr>
          <w:rFonts w:asciiTheme="majorHAnsi" w:hAnsiTheme="majorHAnsi" w:cs="Arial"/>
          <w:b/>
          <w:bCs/>
          <w:sz w:val="32"/>
          <w:szCs w:val="32"/>
          <w:lang w:val="en-GB"/>
        </w:rPr>
      </w:pPr>
      <w:r w:rsidRPr="00E14B7D">
        <w:rPr>
          <w:rFonts w:asciiTheme="majorHAnsi" w:hAnsiTheme="majorHAnsi" w:cs="Arial"/>
          <w:b/>
          <w:bCs/>
          <w:sz w:val="32"/>
          <w:szCs w:val="32"/>
          <w:lang w:val="en-GB"/>
        </w:rPr>
        <w:t xml:space="preserve">Revisiting Stress Granule Transcriptomes </w:t>
      </w:r>
      <w:r w:rsidR="00CC438B" w:rsidRPr="00E14B7D">
        <w:rPr>
          <w:rFonts w:asciiTheme="majorHAnsi" w:hAnsiTheme="majorHAnsi" w:cs="Arial"/>
          <w:b/>
          <w:bCs/>
          <w:sz w:val="32"/>
          <w:szCs w:val="32"/>
          <w:lang w:val="en-GB"/>
        </w:rPr>
        <w:t xml:space="preserve">Suggests </w:t>
      </w:r>
      <w:r w:rsidRPr="00E14B7D">
        <w:rPr>
          <w:rFonts w:asciiTheme="majorHAnsi" w:hAnsiTheme="majorHAnsi" w:cs="Arial"/>
          <w:b/>
          <w:bCs/>
          <w:sz w:val="32"/>
          <w:szCs w:val="32"/>
          <w:lang w:val="en-GB"/>
        </w:rPr>
        <w:t>Mitochondrial RNA Enrichment Despite Methodological Bias</w:t>
      </w:r>
    </w:p>
    <w:p w14:paraId="4307D6BB" w14:textId="49AB1382" w:rsidR="004B25C7" w:rsidRPr="004839F3" w:rsidRDefault="004B25C7" w:rsidP="00177C97">
      <w:pPr>
        <w:jc w:val="both"/>
        <w:rPr>
          <w:rFonts w:cs="Arial"/>
          <w:sz w:val="24"/>
          <w:szCs w:val="24"/>
          <w:lang w:val="pt-PT"/>
        </w:rPr>
      </w:pPr>
      <w:r w:rsidRPr="004839F3">
        <w:rPr>
          <w:rFonts w:cs="Arial"/>
          <w:sz w:val="24"/>
          <w:szCs w:val="24"/>
          <w:lang w:val="pt-PT"/>
        </w:rPr>
        <w:t>Alexandre Kaizeler</w:t>
      </w:r>
      <w:r w:rsidRPr="004839F3">
        <w:rPr>
          <w:rFonts w:cs="Arial"/>
          <w:sz w:val="24"/>
          <w:szCs w:val="24"/>
          <w:vertAlign w:val="superscript"/>
          <w:lang w:val="pt-PT"/>
        </w:rPr>
        <w:t>1</w:t>
      </w:r>
      <w:r w:rsidR="00EB37DD" w:rsidRPr="004839F3">
        <w:rPr>
          <w:rFonts w:cs="Arial"/>
          <w:sz w:val="24"/>
          <w:szCs w:val="24"/>
          <w:vertAlign w:val="superscript"/>
          <w:lang w:val="pt-PT"/>
        </w:rPr>
        <w:t>,</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00EB37DD" w:rsidRPr="004839F3">
        <w:rPr>
          <w:rFonts w:cs="Arial"/>
          <w:sz w:val="24"/>
          <w:szCs w:val="24"/>
          <w:lang w:val="pt-PT"/>
        </w:rPr>
        <w:t>*</w:t>
      </w:r>
    </w:p>
    <w:p w14:paraId="00E51D9D" w14:textId="04E95CF6" w:rsidR="006C3F98" w:rsidRPr="004839F3" w:rsidRDefault="006C3F98" w:rsidP="00177C97">
      <w:pPr>
        <w:jc w:val="both"/>
        <w:rPr>
          <w:rFonts w:cs="Arial"/>
          <w:sz w:val="24"/>
          <w:szCs w:val="24"/>
          <w:lang w:val="pt-PT"/>
        </w:rPr>
      </w:pPr>
      <w:r w:rsidRPr="004839F3">
        <w:rPr>
          <w:rFonts w:cs="Arial"/>
          <w:sz w:val="24"/>
          <w:szCs w:val="24"/>
          <w:lang w:val="pt-PT"/>
        </w:rPr>
        <w:t>Diogo Coutinho</w:t>
      </w:r>
      <w:r w:rsidRPr="004839F3">
        <w:rPr>
          <w:rFonts w:cs="Arial"/>
          <w:sz w:val="24"/>
          <w:szCs w:val="24"/>
          <w:vertAlign w:val="superscript"/>
          <w:lang w:val="pt-PT"/>
        </w:rPr>
        <w:t>1</w:t>
      </w:r>
    </w:p>
    <w:p w14:paraId="08AE48D7" w14:textId="219B123D" w:rsidR="00177C97" w:rsidRPr="004839F3" w:rsidRDefault="00177C97" w:rsidP="00177C97">
      <w:pPr>
        <w:jc w:val="both"/>
        <w:rPr>
          <w:rFonts w:cs="Arial"/>
          <w:sz w:val="24"/>
          <w:szCs w:val="24"/>
          <w:lang w:val="pt-PT"/>
        </w:rPr>
      </w:pPr>
      <w:r w:rsidRPr="004839F3">
        <w:rPr>
          <w:rFonts w:cs="Arial"/>
          <w:sz w:val="24"/>
          <w:szCs w:val="24"/>
          <w:lang w:val="pt-PT"/>
        </w:rPr>
        <w:t>Diana V. Vieira</w:t>
      </w:r>
      <w:r w:rsidRPr="004839F3">
        <w:rPr>
          <w:rFonts w:cs="Arial"/>
          <w:sz w:val="24"/>
          <w:szCs w:val="24"/>
          <w:vertAlign w:val="superscript"/>
          <w:lang w:val="pt-PT"/>
        </w:rPr>
        <w:t>1</w:t>
      </w:r>
    </w:p>
    <w:p w14:paraId="10DF9845" w14:textId="3262A005" w:rsidR="00177C97" w:rsidRPr="004839F3" w:rsidRDefault="00177C97" w:rsidP="00B87F9F">
      <w:pPr>
        <w:jc w:val="both"/>
        <w:rPr>
          <w:rFonts w:cs="Arial"/>
          <w:sz w:val="24"/>
          <w:szCs w:val="24"/>
          <w:lang w:val="pt-PT"/>
        </w:rPr>
      </w:pPr>
      <w:r w:rsidRPr="004839F3">
        <w:rPr>
          <w:rFonts w:cs="Arial"/>
          <w:sz w:val="24"/>
          <w:szCs w:val="24"/>
          <w:lang w:val="pt-PT"/>
        </w:rPr>
        <w:t>Vanessa A. Morais</w:t>
      </w:r>
      <w:r w:rsidRPr="004839F3">
        <w:rPr>
          <w:rFonts w:cs="Arial"/>
          <w:sz w:val="24"/>
          <w:szCs w:val="24"/>
          <w:vertAlign w:val="superscript"/>
          <w:lang w:val="pt-PT"/>
        </w:rPr>
        <w:t>1,</w:t>
      </w:r>
      <w:proofErr w:type="gramStart"/>
      <w:r w:rsidRPr="004839F3">
        <w:rPr>
          <w:rFonts w:cs="Arial"/>
          <w:sz w:val="24"/>
          <w:szCs w:val="24"/>
          <w:vertAlign w:val="superscript"/>
          <w:lang w:val="pt-PT"/>
        </w:rPr>
        <w:t>2</w:t>
      </w:r>
      <w:r w:rsidR="00434B47" w:rsidRPr="004839F3">
        <w:rPr>
          <w:rFonts w:cs="Arial"/>
          <w:sz w:val="24"/>
          <w:szCs w:val="24"/>
          <w:vertAlign w:val="superscript"/>
          <w:lang w:val="pt-PT"/>
        </w:rPr>
        <w:t>,</w:t>
      </w:r>
      <w:r w:rsidR="00434B47" w:rsidRPr="004839F3">
        <w:rPr>
          <w:rFonts w:cs="Arial"/>
          <w:sz w:val="24"/>
          <w:szCs w:val="24"/>
          <w:lang w:val="pt-PT"/>
        </w:rPr>
        <w:t>*</w:t>
      </w:r>
      <w:proofErr w:type="gramEnd"/>
      <w:r w:rsidR="00434B47" w:rsidRPr="004839F3">
        <w:rPr>
          <w:rFonts w:cs="Arial"/>
          <w:sz w:val="24"/>
          <w:szCs w:val="24"/>
          <w:lang w:val="pt-PT"/>
        </w:rPr>
        <w:t>*</w:t>
      </w:r>
    </w:p>
    <w:p w14:paraId="45801ACE" w14:textId="2231513D" w:rsidR="004B25C7" w:rsidRPr="004839F3" w:rsidRDefault="004B25C7" w:rsidP="00B87F9F">
      <w:pPr>
        <w:jc w:val="both"/>
        <w:rPr>
          <w:rFonts w:cs="Arial"/>
          <w:sz w:val="24"/>
          <w:szCs w:val="24"/>
          <w:lang w:val="pt-PT"/>
        </w:rPr>
      </w:pPr>
      <w:r w:rsidRPr="004839F3">
        <w:rPr>
          <w:rFonts w:cs="Arial"/>
          <w:sz w:val="24"/>
          <w:szCs w:val="24"/>
          <w:lang w:val="pt-PT"/>
        </w:rPr>
        <w:t>Nuno L. Barbosa-Morais</w:t>
      </w:r>
      <w:r w:rsidRPr="004839F3">
        <w:rPr>
          <w:rFonts w:cs="Arial"/>
          <w:sz w:val="24"/>
          <w:szCs w:val="24"/>
          <w:vertAlign w:val="superscript"/>
          <w:lang w:val="pt-PT"/>
        </w:rPr>
        <w:t>1,</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Pr="004839F3">
        <w:rPr>
          <w:rFonts w:cs="Arial"/>
          <w:sz w:val="24"/>
          <w:szCs w:val="24"/>
          <w:lang w:val="pt-PT"/>
        </w:rPr>
        <w:t>*</w:t>
      </w:r>
      <w:r w:rsidR="00921410" w:rsidRPr="004839F3">
        <w:rPr>
          <w:rFonts w:cs="Arial"/>
          <w:sz w:val="24"/>
          <w:szCs w:val="24"/>
          <w:lang w:val="pt-PT"/>
        </w:rPr>
        <w:t>*</w:t>
      </w:r>
      <w:r w:rsidR="00434B47" w:rsidRPr="004839F3">
        <w:rPr>
          <w:rFonts w:cs="Arial"/>
          <w:sz w:val="24"/>
          <w:szCs w:val="24"/>
          <w:lang w:val="pt-PT"/>
        </w:rPr>
        <w:t>*</w:t>
      </w:r>
    </w:p>
    <w:p w14:paraId="044244B8" w14:textId="2F1F0DBB" w:rsidR="004B25C7" w:rsidRPr="004839F3" w:rsidRDefault="004B25C7" w:rsidP="00B87F9F">
      <w:pPr>
        <w:jc w:val="both"/>
        <w:rPr>
          <w:rFonts w:cs="Arial"/>
          <w:sz w:val="24"/>
          <w:szCs w:val="24"/>
          <w:lang w:val="pt-PT"/>
        </w:rPr>
      </w:pPr>
      <w:r w:rsidRPr="004839F3">
        <w:rPr>
          <w:rFonts w:cs="Arial"/>
          <w:sz w:val="24"/>
          <w:szCs w:val="24"/>
          <w:vertAlign w:val="superscript"/>
          <w:lang w:val="pt-PT"/>
        </w:rPr>
        <w:t>1</w:t>
      </w:r>
      <w:r w:rsidRPr="004839F3">
        <w:rPr>
          <w:rFonts w:cs="Arial"/>
          <w:sz w:val="24"/>
          <w:szCs w:val="24"/>
          <w:lang w:val="pt-PT"/>
        </w:rPr>
        <w:t xml:space="preserve"> </w:t>
      </w:r>
      <w:r w:rsidR="007274A7" w:rsidRPr="004839F3">
        <w:rPr>
          <w:rFonts w:cs="Arial"/>
          <w:sz w:val="24"/>
          <w:szCs w:val="24"/>
          <w:lang w:val="pt-PT"/>
        </w:rPr>
        <w:t xml:space="preserve">Gulbenkian </w:t>
      </w:r>
      <w:proofErr w:type="spellStart"/>
      <w:r w:rsidR="007274A7" w:rsidRPr="004839F3">
        <w:rPr>
          <w:rFonts w:cs="Arial"/>
          <w:sz w:val="24"/>
          <w:szCs w:val="24"/>
          <w:lang w:val="pt-PT"/>
        </w:rPr>
        <w:t>Institute</w:t>
      </w:r>
      <w:proofErr w:type="spellEnd"/>
      <w:r w:rsidR="007274A7" w:rsidRPr="004839F3">
        <w:rPr>
          <w:rFonts w:cs="Arial"/>
          <w:sz w:val="24"/>
          <w:szCs w:val="24"/>
          <w:lang w:val="pt-PT"/>
        </w:rPr>
        <w:t xml:space="preserve"> for Molecular Medicine</w:t>
      </w:r>
      <w:r w:rsidRPr="004839F3">
        <w:rPr>
          <w:rFonts w:cs="Arial"/>
          <w:sz w:val="24"/>
          <w:szCs w:val="24"/>
          <w:lang w:val="pt-PT"/>
        </w:rPr>
        <w:t>, 1649-</w:t>
      </w:r>
      <w:r w:rsidR="003B2AA7" w:rsidRPr="004839F3">
        <w:rPr>
          <w:rFonts w:cs="Arial"/>
          <w:sz w:val="24"/>
          <w:szCs w:val="24"/>
          <w:lang w:val="pt-PT"/>
        </w:rPr>
        <w:t xml:space="preserve">035 </w:t>
      </w:r>
      <w:proofErr w:type="spellStart"/>
      <w:r w:rsidRPr="004839F3">
        <w:rPr>
          <w:rFonts w:cs="Arial"/>
          <w:sz w:val="24"/>
          <w:szCs w:val="24"/>
          <w:lang w:val="pt-PT"/>
        </w:rPr>
        <w:t>Lisbon</w:t>
      </w:r>
      <w:proofErr w:type="spellEnd"/>
      <w:r w:rsidRPr="004839F3">
        <w:rPr>
          <w:rFonts w:cs="Arial"/>
          <w:sz w:val="24"/>
          <w:szCs w:val="24"/>
          <w:lang w:val="pt-PT"/>
        </w:rPr>
        <w:t>, Portugal</w:t>
      </w:r>
    </w:p>
    <w:p w14:paraId="030E40C2" w14:textId="58F2431F" w:rsidR="00007D4F" w:rsidRPr="004839F3" w:rsidRDefault="00007D4F" w:rsidP="00B87F9F">
      <w:pPr>
        <w:jc w:val="both"/>
        <w:rPr>
          <w:rFonts w:cs="Arial"/>
          <w:sz w:val="24"/>
          <w:szCs w:val="24"/>
          <w:lang w:val="pt-PT"/>
        </w:rPr>
      </w:pPr>
      <w:r w:rsidRPr="004839F3">
        <w:rPr>
          <w:rFonts w:cs="Arial"/>
          <w:sz w:val="24"/>
          <w:szCs w:val="24"/>
          <w:vertAlign w:val="superscript"/>
          <w:lang w:val="pt-PT"/>
        </w:rPr>
        <w:t>2</w:t>
      </w:r>
      <w:r w:rsidRPr="004839F3">
        <w:rPr>
          <w:rFonts w:cs="Arial"/>
          <w:sz w:val="24"/>
          <w:szCs w:val="24"/>
          <w:lang w:val="pt-PT"/>
        </w:rPr>
        <w:t xml:space="preserve"> Faculdade de Medicina, Universidade de Lisboa, 1649-028 </w:t>
      </w:r>
      <w:proofErr w:type="spellStart"/>
      <w:r w:rsidRPr="004839F3">
        <w:rPr>
          <w:rFonts w:cs="Arial"/>
          <w:sz w:val="24"/>
          <w:szCs w:val="24"/>
          <w:lang w:val="pt-PT"/>
        </w:rPr>
        <w:t>Lisbon</w:t>
      </w:r>
      <w:proofErr w:type="spellEnd"/>
      <w:r w:rsidRPr="004839F3">
        <w:rPr>
          <w:rFonts w:cs="Arial"/>
          <w:sz w:val="24"/>
          <w:szCs w:val="24"/>
          <w:lang w:val="pt-PT"/>
        </w:rPr>
        <w:t>, Portugal</w:t>
      </w:r>
    </w:p>
    <w:p w14:paraId="24D054CE" w14:textId="3370889F" w:rsidR="00C66E8B" w:rsidRPr="004839F3" w:rsidRDefault="00C66E8B" w:rsidP="00B87F9F">
      <w:pPr>
        <w:jc w:val="both"/>
        <w:rPr>
          <w:rFonts w:cs="Arial"/>
          <w:sz w:val="24"/>
          <w:szCs w:val="24"/>
          <w:lang w:val="pt-PT"/>
        </w:rPr>
      </w:pPr>
      <w:r w:rsidRPr="004839F3">
        <w:rPr>
          <w:rFonts w:cs="Arial"/>
          <w:sz w:val="24"/>
          <w:szCs w:val="24"/>
          <w:vertAlign w:val="superscript"/>
          <w:lang w:val="pt-PT"/>
        </w:rPr>
        <w:t>3</w:t>
      </w:r>
      <w:r w:rsidRPr="004839F3">
        <w:rPr>
          <w:rFonts w:cs="Arial"/>
          <w:sz w:val="24"/>
          <w:szCs w:val="24"/>
          <w:lang w:val="pt-PT"/>
        </w:rPr>
        <w:t xml:space="preserve"> </w:t>
      </w:r>
      <w:proofErr w:type="spellStart"/>
      <w:r w:rsidRPr="004839F3">
        <w:rPr>
          <w:rFonts w:cs="Arial"/>
          <w:sz w:val="24"/>
          <w:szCs w:val="24"/>
          <w:lang w:val="pt-PT"/>
        </w:rPr>
        <w:t>Comprehensive</w:t>
      </w:r>
      <w:proofErr w:type="spellEnd"/>
      <w:r w:rsidRPr="004839F3">
        <w:rPr>
          <w:rFonts w:cs="Arial"/>
          <w:sz w:val="24"/>
          <w:szCs w:val="24"/>
          <w:lang w:val="pt-PT"/>
        </w:rPr>
        <w:t xml:space="preserve"> </w:t>
      </w:r>
      <w:proofErr w:type="spellStart"/>
      <w:r w:rsidRPr="004839F3">
        <w:rPr>
          <w:rFonts w:cs="Arial"/>
          <w:sz w:val="24"/>
          <w:szCs w:val="24"/>
          <w:lang w:val="pt-PT"/>
        </w:rPr>
        <w:t>Health</w:t>
      </w:r>
      <w:proofErr w:type="spellEnd"/>
      <w:r w:rsidRPr="004839F3">
        <w:rPr>
          <w:rFonts w:cs="Arial"/>
          <w:sz w:val="24"/>
          <w:szCs w:val="24"/>
          <w:lang w:val="pt-PT"/>
        </w:rPr>
        <w:t xml:space="preserve"> Research Centre (CHRC), NOVA Medical </w:t>
      </w:r>
      <w:proofErr w:type="spellStart"/>
      <w:r w:rsidRPr="004839F3">
        <w:rPr>
          <w:rFonts w:cs="Arial"/>
          <w:sz w:val="24"/>
          <w:szCs w:val="24"/>
          <w:lang w:val="pt-PT"/>
        </w:rPr>
        <w:t>School|Faculdade</w:t>
      </w:r>
      <w:proofErr w:type="spellEnd"/>
      <w:r w:rsidRPr="004839F3">
        <w:rPr>
          <w:rFonts w:cs="Arial"/>
          <w:sz w:val="24"/>
          <w:szCs w:val="24"/>
          <w:lang w:val="pt-PT"/>
        </w:rPr>
        <w:t xml:space="preserve"> de Ciências Médicas, NMS|FCM, Universidade NOVA de Lisboa, 1169-056 </w:t>
      </w:r>
      <w:proofErr w:type="spellStart"/>
      <w:r w:rsidRPr="004839F3">
        <w:rPr>
          <w:rFonts w:cs="Arial"/>
          <w:sz w:val="24"/>
          <w:szCs w:val="24"/>
          <w:lang w:val="pt-PT"/>
        </w:rPr>
        <w:t>Lisbon</w:t>
      </w:r>
      <w:proofErr w:type="spellEnd"/>
      <w:r w:rsidRPr="004839F3">
        <w:rPr>
          <w:rFonts w:cs="Arial"/>
          <w:sz w:val="24"/>
          <w:szCs w:val="24"/>
          <w:lang w:val="pt-PT"/>
        </w:rPr>
        <w:t>, Portugal</w:t>
      </w:r>
    </w:p>
    <w:p w14:paraId="1413F283" w14:textId="55EDD6A0" w:rsidR="00F75978" w:rsidRPr="00E1164B" w:rsidRDefault="004B25C7" w:rsidP="00B87F9F">
      <w:pPr>
        <w:jc w:val="both"/>
        <w:rPr>
          <w:rFonts w:cs="Arial"/>
          <w:sz w:val="24"/>
          <w:szCs w:val="24"/>
          <w:lang w:val="en-GB"/>
        </w:rPr>
      </w:pPr>
      <w:r w:rsidRPr="00E1164B">
        <w:rPr>
          <w:rFonts w:cs="Arial"/>
          <w:sz w:val="24"/>
          <w:szCs w:val="24"/>
          <w:lang w:val="en-GB"/>
        </w:rPr>
        <w:t xml:space="preserve">* </w:t>
      </w:r>
      <w:r w:rsidR="00F75978" w:rsidRPr="00E1164B">
        <w:rPr>
          <w:rFonts w:cs="Arial"/>
          <w:sz w:val="24"/>
          <w:szCs w:val="24"/>
          <w:lang w:val="en-GB"/>
        </w:rPr>
        <w:t xml:space="preserve">First </w:t>
      </w:r>
      <w:r w:rsidRPr="00E1164B">
        <w:rPr>
          <w:rFonts w:cs="Arial"/>
          <w:sz w:val="24"/>
          <w:szCs w:val="24"/>
          <w:lang w:val="en-GB"/>
        </w:rPr>
        <w:t>Corresponding Author</w:t>
      </w:r>
      <w:r w:rsidR="007274A7" w:rsidRPr="00E1164B">
        <w:rPr>
          <w:rFonts w:cs="Arial"/>
          <w:sz w:val="24"/>
          <w:szCs w:val="24"/>
          <w:lang w:val="en-GB"/>
        </w:rPr>
        <w:t>:</w:t>
      </w:r>
      <w:r w:rsidR="00234381" w:rsidRPr="00E1164B">
        <w:rPr>
          <w:rFonts w:cs="Arial"/>
          <w:sz w:val="24"/>
          <w:szCs w:val="24"/>
          <w:lang w:val="en-GB"/>
        </w:rPr>
        <w:t xml:space="preserve"> Alexandre Kaizeler</w:t>
      </w:r>
      <w:r w:rsidR="00FF28FF" w:rsidRPr="00E1164B">
        <w:rPr>
          <w:rFonts w:cs="Arial"/>
          <w:sz w:val="24"/>
          <w:szCs w:val="24"/>
          <w:lang w:val="en-GB"/>
        </w:rPr>
        <w:t xml:space="preserve"> – </w:t>
      </w:r>
      <w:hyperlink r:id="rId8" w:history="1">
        <w:r w:rsidR="00FF28FF" w:rsidRPr="00E1164B">
          <w:rPr>
            <w:rStyle w:val="Hiperligao"/>
            <w:rFonts w:cs="Arial"/>
            <w:sz w:val="24"/>
            <w:szCs w:val="24"/>
            <w:lang w:val="en-GB"/>
          </w:rPr>
          <w:t>alexandre.afonso@gimm.pt</w:t>
        </w:r>
      </w:hyperlink>
    </w:p>
    <w:p w14:paraId="1285C70B" w14:textId="1A98F467" w:rsidR="00434B47" w:rsidRPr="00E1164B" w:rsidRDefault="00434B47" w:rsidP="00434B47">
      <w:pPr>
        <w:jc w:val="both"/>
        <w:rPr>
          <w:rFonts w:cs="Arial"/>
          <w:sz w:val="24"/>
          <w:szCs w:val="24"/>
          <w:lang w:val="en-GB"/>
        </w:rPr>
      </w:pPr>
      <w:r w:rsidRPr="00E1164B">
        <w:rPr>
          <w:rFonts w:cs="Arial"/>
          <w:sz w:val="24"/>
          <w:szCs w:val="24"/>
          <w:lang w:val="en-GB"/>
        </w:rPr>
        <w:t xml:space="preserve">** Second Corresponding Author: Vanessa A. Morais – </w:t>
      </w:r>
      <w:r w:rsidR="005D208F" w:rsidRPr="005D208F">
        <w:rPr>
          <w:rFonts w:cs="Arial"/>
          <w:sz w:val="24"/>
          <w:szCs w:val="24"/>
          <w:lang w:val="en-GB"/>
        </w:rPr>
        <w:t>vmorais@medicina.ulisboa.pt</w:t>
      </w:r>
    </w:p>
    <w:p w14:paraId="23DCCC2D" w14:textId="7C0FBA21" w:rsidR="004B25C7" w:rsidRPr="00E1164B" w:rsidRDefault="00F75978" w:rsidP="00B87F9F">
      <w:pPr>
        <w:jc w:val="both"/>
        <w:rPr>
          <w:rFonts w:cs="Arial"/>
          <w:sz w:val="24"/>
          <w:szCs w:val="24"/>
          <w:lang w:val="en-GB"/>
        </w:rPr>
      </w:pPr>
      <w:r w:rsidRPr="00E1164B">
        <w:rPr>
          <w:rFonts w:cs="Arial"/>
          <w:sz w:val="24"/>
          <w:szCs w:val="24"/>
          <w:lang w:val="en-GB"/>
        </w:rPr>
        <w:t>*</w:t>
      </w:r>
      <w:r w:rsidR="00434B47" w:rsidRPr="00E1164B">
        <w:rPr>
          <w:rFonts w:cs="Arial"/>
          <w:sz w:val="24"/>
          <w:szCs w:val="24"/>
          <w:lang w:val="en-GB"/>
        </w:rPr>
        <w:t>*</w:t>
      </w:r>
      <w:r w:rsidRPr="00E1164B">
        <w:rPr>
          <w:rFonts w:cs="Arial"/>
          <w:sz w:val="24"/>
          <w:szCs w:val="24"/>
          <w:lang w:val="en-GB"/>
        </w:rPr>
        <w:t xml:space="preserve">* </w:t>
      </w:r>
      <w:r w:rsidR="00434B47" w:rsidRPr="00E1164B">
        <w:rPr>
          <w:rFonts w:cs="Arial"/>
          <w:sz w:val="24"/>
          <w:szCs w:val="24"/>
          <w:lang w:val="en-GB"/>
        </w:rPr>
        <w:t xml:space="preserve">Third </w:t>
      </w:r>
      <w:r w:rsidRPr="00E1164B">
        <w:rPr>
          <w:rFonts w:cs="Arial"/>
          <w:sz w:val="24"/>
          <w:szCs w:val="24"/>
          <w:lang w:val="en-GB"/>
        </w:rPr>
        <w:t xml:space="preserve">Corresponding Author: </w:t>
      </w:r>
      <w:r w:rsidR="00FF28FF" w:rsidRPr="00E1164B">
        <w:rPr>
          <w:rFonts w:cs="Arial"/>
          <w:sz w:val="24"/>
          <w:szCs w:val="24"/>
          <w:lang w:val="en-GB"/>
        </w:rPr>
        <w:t>Nuno L. Barbosa-Morais – nuno.morais@</w:t>
      </w:r>
      <w:r w:rsidR="00FE4D98" w:rsidRPr="00E1164B">
        <w:rPr>
          <w:rFonts w:cs="Arial"/>
          <w:sz w:val="24"/>
          <w:szCs w:val="24"/>
          <w:lang w:val="en-GB"/>
        </w:rPr>
        <w:t>nms.unl.pt</w:t>
      </w:r>
    </w:p>
    <w:p w14:paraId="43CD4163" w14:textId="7D502799" w:rsidR="004B25C7" w:rsidRPr="00E1164B" w:rsidRDefault="00FE7F5C" w:rsidP="00533F41">
      <w:pPr>
        <w:pStyle w:val="Ttulo1"/>
        <w:rPr>
          <w:lang w:val="en-GB"/>
        </w:rPr>
      </w:pPr>
      <w:r>
        <w:rPr>
          <w:lang w:val="en-GB"/>
        </w:rPr>
        <w:t>Abstract</w:t>
      </w:r>
    </w:p>
    <w:p w14:paraId="1C4D7DC9" w14:textId="17969972" w:rsidR="003E4FC8" w:rsidRPr="00E1164B" w:rsidRDefault="003E4FC8" w:rsidP="003E4FC8">
      <w:pPr>
        <w:rPr>
          <w:rFonts w:ascii="Arial" w:hAnsi="Arial" w:cs="Arial"/>
          <w:sz w:val="24"/>
          <w:szCs w:val="24"/>
          <w:lang w:val="en-GB"/>
        </w:rPr>
      </w:pPr>
      <w:r w:rsidRPr="00E1164B">
        <w:rPr>
          <w:rFonts w:ascii="Arial" w:hAnsi="Arial" w:cs="Arial"/>
          <w:sz w:val="24"/>
          <w:szCs w:val="24"/>
          <w:lang w:val="en-GB"/>
        </w:rPr>
        <w:t xml:space="preserve">Stress granules (SGs) are dynamic, </w:t>
      </w:r>
      <w:proofErr w:type="spellStart"/>
      <w:r w:rsidRPr="00E1164B">
        <w:rPr>
          <w:rFonts w:ascii="Arial" w:hAnsi="Arial" w:cs="Arial"/>
          <w:sz w:val="24"/>
          <w:szCs w:val="24"/>
          <w:lang w:val="en-GB"/>
        </w:rPr>
        <w:t>membraneless</w:t>
      </w:r>
      <w:proofErr w:type="spellEnd"/>
      <w:r w:rsidRPr="00E1164B">
        <w:rPr>
          <w:rFonts w:ascii="Arial" w:hAnsi="Arial" w:cs="Arial"/>
          <w:sz w:val="24"/>
          <w:szCs w:val="24"/>
          <w:lang w:val="en-GB"/>
        </w:rPr>
        <w:t xml:space="preserve">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w:t>
      </w:r>
      <w:proofErr w:type="spellStart"/>
      <w:r w:rsidRPr="00E1164B">
        <w:rPr>
          <w:rFonts w:ascii="Arial" w:hAnsi="Arial" w:cs="Arial"/>
          <w:sz w:val="24"/>
          <w:szCs w:val="24"/>
          <w:lang w:val="en-GB"/>
        </w:rPr>
        <w:t>labeling</w:t>
      </w:r>
      <w:proofErr w:type="spellEnd"/>
      <w:r w:rsidRPr="00E1164B">
        <w:rPr>
          <w:rFonts w:ascii="Arial" w:hAnsi="Arial" w:cs="Arial"/>
          <w:sz w:val="24"/>
          <w:szCs w:val="24"/>
          <w:lang w:val="en-GB"/>
        </w:rPr>
        <w:t xml:space="preserve"> (PL). Here, we reanaly</w:t>
      </w:r>
      <w:r w:rsidR="00A942FF" w:rsidRPr="00E1164B">
        <w:rPr>
          <w:rFonts w:ascii="Arial" w:hAnsi="Arial" w:cs="Arial"/>
          <w:sz w:val="24"/>
          <w:szCs w:val="24"/>
          <w:lang w:val="en-GB"/>
        </w:rPr>
        <w:t>s</w:t>
      </w:r>
      <w:r w:rsidRPr="00E1164B">
        <w:rPr>
          <w:rFonts w:ascii="Arial" w:hAnsi="Arial" w:cs="Arial"/>
          <w:sz w:val="24"/>
          <w:szCs w:val="24"/>
          <w:lang w:val="en-GB"/>
        </w:rPr>
        <w:t xml:space="preserve">e publicly available human SG transcriptomes across multiple stressors, cell types, and isolation strategies. </w:t>
      </w:r>
      <w:r w:rsidR="00455A62" w:rsidRPr="00E1164B">
        <w:rPr>
          <w:rFonts w:ascii="Arial" w:hAnsi="Arial" w:cs="Arial"/>
          <w:sz w:val="24"/>
          <w:szCs w:val="24"/>
          <w:lang w:val="en-GB"/>
        </w:rPr>
        <w:t>DC-based profiles were strongly shaped by RNA length, consistent with a physical bias inherent to the sedimentation-based separation</w:t>
      </w:r>
      <w:r w:rsidRPr="00E1164B">
        <w:rPr>
          <w:rFonts w:ascii="Arial" w:hAnsi="Arial" w:cs="Arial"/>
          <w:sz w:val="24"/>
          <w:szCs w:val="24"/>
          <w:lang w:val="en-GB"/>
        </w:rPr>
        <w:t xml:space="preserve">. </w:t>
      </w:r>
      <w:ins w:id="0" w:author="Alexandre Miguel Kaizeler Guedes Da Silva Afonso" w:date="2026-09-02T10:07:00Z">
        <w:r w:rsidR="00712CF2" w:rsidRPr="00712CF2">
          <w:rPr>
            <w:rFonts w:ascii="Arial" w:hAnsi="Arial" w:cs="Arial"/>
            <w:sz w:val="24"/>
            <w:szCs w:val="24"/>
          </w:rPr>
          <w:t xml:space="preserve">Correcting for this effect reveals limited concordance between studies. Mitochondrially encoded </w:t>
        </w:r>
        <w:proofErr w:type="gramStart"/>
        <w:r w:rsidR="00712CF2" w:rsidRPr="00712CF2">
          <w:rPr>
            <w:rFonts w:ascii="Arial" w:hAnsi="Arial" w:cs="Arial"/>
            <w:sz w:val="24"/>
            <w:szCs w:val="24"/>
          </w:rPr>
          <w:t>RNAs nonetheless</w:t>
        </w:r>
        <w:proofErr w:type="gramEnd"/>
        <w:r w:rsidR="00712CF2" w:rsidRPr="00712CF2">
          <w:rPr>
            <w:rFonts w:ascii="Arial" w:hAnsi="Arial" w:cs="Arial"/>
            <w:sz w:val="24"/>
            <w:szCs w:val="24"/>
          </w:rPr>
          <w:t xml:space="preserve"> consistently stand out as a distinctively regulated transcript class, without a uniform direction of enrichment</w:t>
        </w:r>
      </w:ins>
      <w:ins w:id="1" w:author="Alexandre Miguel Kaizeler Guedes Da Silva Afonso" w:date="2026-09-02T10:08:00Z" w16du:dateUtc="2026-09-02T09:08:00Z">
        <w:r w:rsidR="00712CF2">
          <w:rPr>
            <w:rFonts w:ascii="Arial" w:hAnsi="Arial" w:cs="Arial"/>
            <w:sz w:val="24"/>
            <w:szCs w:val="24"/>
          </w:rPr>
          <w:t>/</w:t>
        </w:r>
      </w:ins>
      <w:ins w:id="2" w:author="Alexandre Miguel Kaizeler Guedes Da Silva Afonso" w:date="2026-09-02T10:07:00Z">
        <w:r w:rsidR="00712CF2" w:rsidRPr="00712CF2">
          <w:rPr>
            <w:rFonts w:ascii="Arial" w:hAnsi="Arial" w:cs="Arial"/>
            <w:sz w:val="24"/>
            <w:szCs w:val="24"/>
          </w:rPr>
          <w:t>depletion across datasets, and with a modest but significant enrichment in our consensus SG signature. Immunofluorescence experiments further support, without definitively demonstrating, sequestration of mitochondrial dsRNA by SGs upon stress</w:t>
        </w:r>
      </w:ins>
      <w:r w:rsidRPr="00E1164B">
        <w:rPr>
          <w:rFonts w:ascii="Arial" w:hAnsi="Arial" w:cs="Arial"/>
          <w:sz w:val="24"/>
          <w:szCs w:val="24"/>
          <w:lang w:val="en-GB"/>
        </w:rPr>
        <w:t>. Since leakage of mitochondrial nucleic acids is a well-characteri</w:t>
      </w:r>
      <w:r w:rsidR="00A942FF" w:rsidRPr="00E1164B">
        <w:rPr>
          <w:rFonts w:ascii="Arial" w:hAnsi="Arial" w:cs="Arial"/>
          <w:sz w:val="24"/>
          <w:szCs w:val="24"/>
          <w:lang w:val="en-GB"/>
        </w:rPr>
        <w:t>s</w:t>
      </w:r>
      <w:r w:rsidRPr="00E1164B">
        <w:rPr>
          <w:rFonts w:ascii="Arial" w:hAnsi="Arial" w:cs="Arial"/>
          <w:sz w:val="24"/>
          <w:szCs w:val="24"/>
          <w:lang w:val="en-GB"/>
        </w:rPr>
        <w:t xml:space="preserve">ed damage-associated molecular pattern linked to inflammation, their sequestration in SGs suggests a potential role in modulating immune-related stress responses. These findings refine our </w:t>
      </w:r>
      <w:r w:rsidRPr="00E1164B">
        <w:rPr>
          <w:rFonts w:ascii="Arial" w:hAnsi="Arial" w:cs="Arial"/>
          <w:sz w:val="24"/>
          <w:szCs w:val="24"/>
          <w:lang w:val="en-GB"/>
        </w:rPr>
        <w:lastRenderedPageBreak/>
        <w:t>understanding of SG composition, underscore the need to control for technical artifacts in SG isolation, and provide a framework to distinguish genuine biological signals from methodological noise in SG research.</w:t>
      </w:r>
    </w:p>
    <w:p w14:paraId="61FED3DC" w14:textId="77777777" w:rsidR="00BC3F7F" w:rsidRPr="00E1164B" w:rsidRDefault="00BC3F7F" w:rsidP="0005428B">
      <w:pPr>
        <w:rPr>
          <w:lang w:val="en-GB"/>
        </w:rPr>
      </w:pPr>
    </w:p>
    <w:p w14:paraId="787348A3" w14:textId="77777777" w:rsidR="00BC3F7F" w:rsidRPr="00E1164B" w:rsidRDefault="00BC3F7F" w:rsidP="0005428B">
      <w:pPr>
        <w:rPr>
          <w:lang w:val="en-GB"/>
        </w:rPr>
      </w:pPr>
    </w:p>
    <w:p w14:paraId="45E4E8E0" w14:textId="77777777" w:rsidR="00BC3F7F" w:rsidRPr="00E1164B" w:rsidRDefault="00BC3F7F" w:rsidP="0005428B">
      <w:pPr>
        <w:rPr>
          <w:lang w:val="en-GB"/>
        </w:rPr>
      </w:pPr>
    </w:p>
    <w:p w14:paraId="152646F1" w14:textId="77777777" w:rsidR="00BC3F7F" w:rsidRPr="00E1164B" w:rsidRDefault="00BC3F7F" w:rsidP="0005428B">
      <w:pPr>
        <w:rPr>
          <w:lang w:val="en-GB"/>
        </w:rPr>
      </w:pPr>
    </w:p>
    <w:p w14:paraId="2EB2D4D4" w14:textId="77777777" w:rsidR="00BC3F7F" w:rsidRPr="00E1164B" w:rsidRDefault="00BC3F7F" w:rsidP="0005428B">
      <w:pPr>
        <w:rPr>
          <w:lang w:val="en-GB"/>
        </w:rPr>
      </w:pPr>
    </w:p>
    <w:p w14:paraId="17198157" w14:textId="77777777" w:rsidR="00BC3F7F" w:rsidRPr="00E1164B" w:rsidRDefault="00BC3F7F" w:rsidP="0005428B">
      <w:pPr>
        <w:rPr>
          <w:lang w:val="en-GB"/>
        </w:rPr>
      </w:pPr>
    </w:p>
    <w:p w14:paraId="0C8F944E" w14:textId="77777777" w:rsidR="00BC3F7F" w:rsidRPr="00E1164B" w:rsidRDefault="00BC3F7F" w:rsidP="0005428B">
      <w:pPr>
        <w:rPr>
          <w:lang w:val="en-GB"/>
        </w:rPr>
      </w:pPr>
    </w:p>
    <w:p w14:paraId="7A5DB3A0" w14:textId="77777777" w:rsidR="00BC3F7F" w:rsidRPr="00E1164B" w:rsidRDefault="00BC3F7F" w:rsidP="0005428B">
      <w:pPr>
        <w:rPr>
          <w:lang w:val="en-GB"/>
        </w:rPr>
      </w:pPr>
    </w:p>
    <w:p w14:paraId="3670260B" w14:textId="31FE0DA1" w:rsidR="004B25C7" w:rsidRPr="00E1164B" w:rsidRDefault="004B25C7" w:rsidP="00533F41">
      <w:pPr>
        <w:pStyle w:val="Ttulo1"/>
        <w:rPr>
          <w:lang w:val="en-GB"/>
        </w:rPr>
      </w:pPr>
      <w:r w:rsidRPr="00E1164B">
        <w:rPr>
          <w:lang w:val="en-GB"/>
        </w:rPr>
        <w:t>Graphical Abstract</w:t>
      </w:r>
    </w:p>
    <w:p w14:paraId="5369B97A" w14:textId="58BE3A22" w:rsidR="00712CF2" w:rsidRPr="00E14B7D" w:rsidRDefault="0079350F" w:rsidP="00B87F9F">
      <w:pPr>
        <w:jc w:val="both"/>
        <w:rPr>
          <w:rFonts w:ascii="Arial" w:hAnsi="Arial" w:cs="Arial"/>
          <w:color w:val="00B0F0"/>
          <w:sz w:val="32"/>
          <w:szCs w:val="32"/>
          <w:lang w:val="en-GB"/>
        </w:rPr>
      </w:pPr>
      <w:del w:id="3" w:author="Alexandre Miguel Kaizeler Guedes Da Silva Afonso" w:date="2026-09-07T10:24:00Z" w16du:dateUtc="2026-09-07T09:24:00Z">
        <w:r w:rsidRPr="00E14B7D" w:rsidDel="00AA3BA7">
          <w:rPr>
            <w:noProof/>
            <w:lang w:val="en-GB"/>
          </w:rPr>
          <w:drawing>
            <wp:inline distT="0" distB="0" distL="0" distR="0" wp14:anchorId="0ED3272E" wp14:editId="635B4825">
              <wp:extent cx="5942927" cy="2376805"/>
              <wp:effectExtent l="0" t="0" r="1270" b="4445"/>
              <wp:docPr id="1443807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7677" name="Image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927" cy="2376805"/>
                      </a:xfrm>
                      <a:prstGeom prst="rect">
                        <a:avLst/>
                      </a:prstGeom>
                    </pic:spPr>
                  </pic:pic>
                </a:graphicData>
              </a:graphic>
            </wp:inline>
          </w:drawing>
        </w:r>
      </w:del>
      <w:ins w:id="4" w:author="Alexandre Miguel Kaizeler Guedes Da Silva Afonso" w:date="2026-09-07T10:25:00Z" w16du:dateUtc="2026-09-07T09:25:00Z">
        <w:r w:rsidR="00AA3BA7">
          <w:rPr>
            <w:rFonts w:ascii="Arial" w:hAnsi="Arial" w:cs="Arial"/>
            <w:noProof/>
            <w:color w:val="00B0F0"/>
            <w:sz w:val="32"/>
            <w:szCs w:val="32"/>
            <w:lang w:val="en-GB"/>
          </w:rPr>
          <w:drawing>
            <wp:inline distT="0" distB="0" distL="0" distR="0" wp14:anchorId="19A1DCD5" wp14:editId="7C8C7C3F">
              <wp:extent cx="5943600" cy="2377440"/>
              <wp:effectExtent l="0" t="0" r="0" b="0"/>
              <wp:docPr id="1342294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4479" name="Imagem 1342294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ins>
    </w:p>
    <w:p w14:paraId="6D8E062D" w14:textId="5CE7DC89" w:rsidR="004B25C7" w:rsidRPr="00E14B7D" w:rsidRDefault="004B25C7" w:rsidP="00533F41">
      <w:pPr>
        <w:pStyle w:val="Ttulo1"/>
        <w:rPr>
          <w:lang w:val="en-GB"/>
        </w:rPr>
      </w:pPr>
      <w:r w:rsidRPr="00E14B7D">
        <w:rPr>
          <w:lang w:val="en-GB"/>
        </w:rPr>
        <w:t>Introduction</w:t>
      </w:r>
    </w:p>
    <w:p w14:paraId="348C17C4" w14:textId="05850C8E" w:rsidR="00D315C6" w:rsidRPr="00821DB0" w:rsidRDefault="004A5BAF" w:rsidP="0098059C">
      <w:pPr>
        <w:jc w:val="both"/>
        <w:rPr>
          <w:rFonts w:ascii="Arial" w:hAnsi="Arial" w:cs="Arial"/>
          <w:sz w:val="24"/>
          <w:szCs w:val="24"/>
          <w:lang w:val="en-GB"/>
        </w:rPr>
      </w:pPr>
      <w:r w:rsidRPr="00821DB0">
        <w:rPr>
          <w:rFonts w:ascii="Arial" w:hAnsi="Arial" w:cs="Arial"/>
          <w:sz w:val="24"/>
          <w:szCs w:val="24"/>
          <w:lang w:val="en-GB"/>
        </w:rPr>
        <w:t xml:space="preserve">Stress </w:t>
      </w:r>
      <w:del w:id="5" w:author="Alexandre Miguel Kaizeler Guedes Da Silva Afonso" w:date="2026-09-02T10:51:00Z" w16du:dateUtc="2026-09-02T09:51:00Z">
        <w:r w:rsidRPr="00821DB0" w:rsidDel="00821DB0">
          <w:rPr>
            <w:rFonts w:ascii="Arial" w:hAnsi="Arial" w:cs="Arial"/>
            <w:sz w:val="24"/>
            <w:szCs w:val="24"/>
            <w:lang w:val="en-GB"/>
          </w:rPr>
          <w:delText>G</w:delText>
        </w:r>
      </w:del>
      <w:ins w:id="6" w:author="Alexandre Miguel Kaizeler Guedes Da Silva Afonso" w:date="2026-09-02T10:51:00Z" w16du:dateUtc="2026-09-02T09:51:00Z">
        <w:r w:rsidR="00821DB0" w:rsidRPr="00821DB0">
          <w:rPr>
            <w:rFonts w:ascii="Arial" w:hAnsi="Arial" w:cs="Arial"/>
            <w:sz w:val="24"/>
            <w:szCs w:val="24"/>
            <w:lang w:val="en-GB"/>
          </w:rPr>
          <w:t>g</w:t>
        </w:r>
      </w:ins>
      <w:r w:rsidRPr="00821DB0">
        <w:rPr>
          <w:rFonts w:ascii="Arial" w:hAnsi="Arial" w:cs="Arial"/>
          <w:sz w:val="24"/>
          <w:szCs w:val="24"/>
          <w:lang w:val="en-GB"/>
        </w:rPr>
        <w:t xml:space="preserve">ranules (SGs) are </w:t>
      </w:r>
      <w:proofErr w:type="spellStart"/>
      <w:r w:rsidR="00445135" w:rsidRPr="00821DB0">
        <w:rPr>
          <w:rFonts w:ascii="Arial" w:hAnsi="Arial" w:cs="Arial"/>
          <w:sz w:val="24"/>
          <w:szCs w:val="24"/>
          <w:lang w:val="en-GB"/>
        </w:rPr>
        <w:t>membraneless</w:t>
      </w:r>
      <w:proofErr w:type="spellEnd"/>
      <w:r w:rsidR="00445135" w:rsidRPr="00821DB0">
        <w:rPr>
          <w:rFonts w:ascii="Arial" w:hAnsi="Arial" w:cs="Arial"/>
          <w:sz w:val="24"/>
          <w:szCs w:val="24"/>
          <w:lang w:val="en-GB"/>
        </w:rPr>
        <w:t xml:space="preserve"> </w:t>
      </w:r>
      <w:r w:rsidRPr="00821DB0">
        <w:rPr>
          <w:rFonts w:ascii="Arial" w:hAnsi="Arial" w:cs="Arial"/>
          <w:sz w:val="24"/>
          <w:szCs w:val="24"/>
          <w:lang w:val="en-GB"/>
        </w:rPr>
        <w:t xml:space="preserve">cytoplasmic structures </w:t>
      </w:r>
      <w:r w:rsidR="00445135" w:rsidRPr="00821DB0">
        <w:rPr>
          <w:rFonts w:ascii="Arial" w:hAnsi="Arial" w:cs="Arial"/>
          <w:sz w:val="24"/>
          <w:szCs w:val="24"/>
          <w:lang w:val="en-GB"/>
        </w:rPr>
        <w:t>formed</w:t>
      </w:r>
      <w:r w:rsidRPr="00821DB0">
        <w:rPr>
          <w:rFonts w:ascii="Arial" w:hAnsi="Arial" w:cs="Arial"/>
          <w:sz w:val="24"/>
          <w:szCs w:val="24"/>
          <w:lang w:val="en-GB"/>
        </w:rPr>
        <w:t xml:space="preserve"> in response to </w:t>
      </w:r>
      <w:r w:rsidR="00445135" w:rsidRPr="00821DB0">
        <w:rPr>
          <w:rFonts w:ascii="Arial" w:hAnsi="Arial" w:cs="Arial"/>
          <w:sz w:val="24"/>
          <w:szCs w:val="24"/>
          <w:lang w:val="en-GB"/>
        </w:rPr>
        <w:t>a wide variety of stimuli</w:t>
      </w:r>
      <w:r w:rsidR="00BE1A11"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{"citationID":"XCGtU6Dq","properties":{"formattedCitation":"(1)","plainCitation":"(1)","noteIndex":0},"citationItems":[{"id":"7QlDGlPw/e3KK62pc","uris":["http://zotero.org/users/local/1p9EH8ax/items/3XN27NR3"],"itemData":{"id":21,"type":"article-journal","abstract":"Phase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821DB0">
        <w:rPr>
          <w:rFonts w:ascii="Arial" w:hAnsi="Arial" w:cs="Arial"/>
          <w:sz w:val="24"/>
          <w:szCs w:val="24"/>
          <w:lang w:val="en-GB"/>
        </w:rPr>
        <w:fldChar w:fldCharType="separate"/>
      </w:r>
      <w:r w:rsidR="0097304F" w:rsidRPr="00821DB0">
        <w:rPr>
          <w:rFonts w:ascii="Arial" w:hAnsi="Arial" w:cs="Arial"/>
          <w:sz w:val="24"/>
          <w:lang w:val="en-GB"/>
        </w:rPr>
        <w:t>(1)</w:t>
      </w:r>
      <w:r w:rsidR="00BE1A11" w:rsidRPr="00821DB0">
        <w:rPr>
          <w:rFonts w:ascii="Arial" w:hAnsi="Arial" w:cs="Arial"/>
          <w:sz w:val="24"/>
          <w:szCs w:val="24"/>
          <w:lang w:val="en-GB"/>
        </w:rPr>
        <w:fldChar w:fldCharType="end"/>
      </w:r>
      <w:r w:rsidR="00C25145" w:rsidRPr="00821DB0">
        <w:rPr>
          <w:rFonts w:ascii="Arial" w:hAnsi="Arial" w:cs="Arial"/>
          <w:sz w:val="24"/>
          <w:szCs w:val="24"/>
          <w:lang w:val="en-GB"/>
        </w:rPr>
        <w:t>, including</w:t>
      </w:r>
      <w:r w:rsidR="005D03A7" w:rsidRPr="00821DB0">
        <w:rPr>
          <w:rFonts w:ascii="Arial" w:hAnsi="Arial" w:cs="Arial"/>
          <w:sz w:val="24"/>
          <w:szCs w:val="24"/>
          <w:lang w:val="en-GB"/>
        </w:rPr>
        <w:t xml:space="preserve"> </w:t>
      </w:r>
      <w:r w:rsidRPr="00821DB0">
        <w:rPr>
          <w:rFonts w:ascii="Arial" w:hAnsi="Arial" w:cs="Arial"/>
          <w:sz w:val="24"/>
          <w:szCs w:val="24"/>
          <w:lang w:val="en-GB"/>
        </w:rPr>
        <w:t>hypoxia</w:t>
      </w:r>
      <w:r w:rsidR="00445135" w:rsidRPr="00821DB0">
        <w:rPr>
          <w:rFonts w:ascii="Arial" w:hAnsi="Arial" w:cs="Arial"/>
          <w:sz w:val="24"/>
          <w:szCs w:val="24"/>
          <w:lang w:val="en-GB"/>
        </w:rPr>
        <w:t xml:space="preserve">, </w:t>
      </w:r>
      <w:r w:rsidRPr="00821DB0">
        <w:rPr>
          <w:rFonts w:ascii="Arial" w:hAnsi="Arial" w:cs="Arial"/>
          <w:sz w:val="24"/>
          <w:szCs w:val="24"/>
          <w:lang w:val="en-GB"/>
        </w:rPr>
        <w:t>nutrient deprivation</w:t>
      </w:r>
      <w:r w:rsidR="00BE1A11" w:rsidRPr="00821DB0">
        <w:rPr>
          <w:rFonts w:ascii="Arial" w:hAnsi="Arial" w:cs="Arial"/>
          <w:sz w:val="24"/>
          <w:szCs w:val="24"/>
          <w:lang w:val="en-GB"/>
        </w:rPr>
        <w:t xml:space="preserve">, </w:t>
      </w:r>
      <w:r w:rsidR="00445135" w:rsidRPr="00821DB0">
        <w:rPr>
          <w:rFonts w:ascii="Arial" w:hAnsi="Arial" w:cs="Arial"/>
          <w:sz w:val="24"/>
          <w:szCs w:val="24"/>
          <w:lang w:val="en-GB"/>
        </w:rPr>
        <w:t>viral infection</w:t>
      </w:r>
      <w:r w:rsidR="00BE1A11" w:rsidRPr="00821DB0">
        <w:rPr>
          <w:rFonts w:ascii="Arial" w:hAnsi="Arial" w:cs="Arial"/>
          <w:sz w:val="24"/>
          <w:szCs w:val="24"/>
          <w:lang w:val="en-GB"/>
        </w:rPr>
        <w:t>,</w:t>
      </w:r>
      <w:r w:rsidR="008A429E" w:rsidRPr="00821DB0">
        <w:rPr>
          <w:rFonts w:ascii="Arial" w:hAnsi="Arial" w:cs="Arial"/>
          <w:sz w:val="24"/>
          <w:szCs w:val="24"/>
          <w:lang w:val="en-GB"/>
        </w:rPr>
        <w:t xml:space="preserve"> T cell activation,</w:t>
      </w:r>
      <w:r w:rsidR="00BE1A11" w:rsidRPr="00821DB0">
        <w:rPr>
          <w:rFonts w:ascii="Arial" w:hAnsi="Arial" w:cs="Arial"/>
          <w:sz w:val="24"/>
          <w:szCs w:val="24"/>
          <w:lang w:val="en-GB"/>
        </w:rPr>
        <w:t xml:space="preserve"> </w:t>
      </w:r>
      <w:r w:rsidR="00445135" w:rsidRPr="00821DB0">
        <w:rPr>
          <w:rFonts w:ascii="Arial" w:hAnsi="Arial" w:cs="Arial"/>
          <w:sz w:val="24"/>
          <w:szCs w:val="24"/>
          <w:lang w:val="en-GB"/>
        </w:rPr>
        <w:t>heat-shock</w:t>
      </w:r>
      <w:r w:rsidR="00BE1A11" w:rsidRPr="00821DB0">
        <w:rPr>
          <w:rFonts w:ascii="Arial" w:hAnsi="Arial" w:cs="Arial"/>
          <w:sz w:val="24"/>
          <w:szCs w:val="24"/>
          <w:lang w:val="en-GB"/>
        </w:rPr>
        <w:t xml:space="preserve"> </w:t>
      </w:r>
      <w:r w:rsidR="00445135" w:rsidRPr="00821DB0">
        <w:rPr>
          <w:rFonts w:ascii="Arial" w:hAnsi="Arial" w:cs="Arial"/>
          <w:sz w:val="24"/>
          <w:szCs w:val="24"/>
          <w:lang w:val="en-GB"/>
        </w:rPr>
        <w:t>and oxidative stress</w:t>
      </w:r>
      <w:r w:rsidR="00BE1A11"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UKG78R8i","properties":{"formattedCitation":"(2\\uc0\\u8211{}7)","plainCitation":"(2–7)","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7QlDGlPw/k51mbKri","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7QlDGlPw/MlEtcLHv","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Allan"}],"issued":{"date-parts":[["2015",9]]}}},{"id":"7QlDGlPw/2urqL3Mr","uris":["http://zotero.org/users/local/1p9EH8ax/items/9RA7X77L"],"itemData":{"id":65,"type":"article-journal","container-title":"Cell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821DB0">
        <w:rPr>
          <w:rFonts w:ascii="Arial" w:hAnsi="Arial" w:cs="Arial"/>
          <w:sz w:val="24"/>
          <w:szCs w:val="24"/>
          <w:lang w:val="en-GB"/>
        </w:rPr>
        <w:fldChar w:fldCharType="separate"/>
      </w:r>
      <w:r w:rsidR="0097304F" w:rsidRPr="00821DB0">
        <w:rPr>
          <w:rFonts w:ascii="Arial" w:hAnsi="Arial" w:cs="Arial"/>
          <w:kern w:val="0"/>
          <w:sz w:val="24"/>
        </w:rPr>
        <w:t>(2–7)</w:t>
      </w:r>
      <w:r w:rsidR="00BE1A11" w:rsidRPr="00821DB0">
        <w:rPr>
          <w:rFonts w:ascii="Arial" w:hAnsi="Arial" w:cs="Arial"/>
          <w:sz w:val="24"/>
          <w:szCs w:val="24"/>
          <w:lang w:val="en-GB"/>
        </w:rPr>
        <w:fldChar w:fldCharType="end"/>
      </w:r>
      <w:r w:rsidRPr="00821DB0">
        <w:rPr>
          <w:rFonts w:ascii="Arial" w:hAnsi="Arial" w:cs="Arial"/>
          <w:sz w:val="24"/>
          <w:szCs w:val="24"/>
          <w:lang w:val="en-GB"/>
        </w:rPr>
        <w:t>.</w:t>
      </w:r>
      <w:r w:rsidR="002F7DF5" w:rsidRPr="00821DB0">
        <w:rPr>
          <w:rFonts w:ascii="Arial" w:hAnsi="Arial" w:cs="Arial"/>
          <w:sz w:val="24"/>
          <w:szCs w:val="24"/>
          <w:lang w:val="en-GB"/>
        </w:rPr>
        <w:t xml:space="preserve"> </w:t>
      </w:r>
      <w:r w:rsidR="008C21AC" w:rsidRPr="00821DB0">
        <w:rPr>
          <w:rFonts w:ascii="Arial" w:hAnsi="Arial" w:cs="Arial"/>
          <w:sz w:val="24"/>
          <w:szCs w:val="24"/>
          <w:lang w:val="en-GB"/>
        </w:rPr>
        <w:t>SGs c</w:t>
      </w:r>
      <w:r w:rsidR="00B50FB8" w:rsidRPr="00821DB0">
        <w:rPr>
          <w:rFonts w:ascii="Arial" w:hAnsi="Arial" w:cs="Arial"/>
          <w:sz w:val="24"/>
          <w:szCs w:val="24"/>
          <w:lang w:val="en-GB"/>
        </w:rPr>
        <w:t>ompri</w:t>
      </w:r>
      <w:r w:rsidR="00D91438" w:rsidRPr="00821DB0">
        <w:rPr>
          <w:rFonts w:ascii="Arial" w:hAnsi="Arial" w:cs="Arial"/>
          <w:sz w:val="24"/>
          <w:szCs w:val="24"/>
          <w:lang w:val="en-GB"/>
        </w:rPr>
        <w:t>s</w:t>
      </w:r>
      <w:r w:rsidR="00B50FB8" w:rsidRPr="00821DB0">
        <w:rPr>
          <w:rFonts w:ascii="Arial" w:hAnsi="Arial" w:cs="Arial"/>
          <w:sz w:val="24"/>
          <w:szCs w:val="24"/>
          <w:lang w:val="en-GB"/>
        </w:rPr>
        <w:t>e</w:t>
      </w:r>
      <w:r w:rsidRPr="00821DB0">
        <w:rPr>
          <w:rFonts w:ascii="Arial" w:hAnsi="Arial" w:cs="Arial"/>
          <w:sz w:val="24"/>
          <w:szCs w:val="24"/>
          <w:lang w:val="en-GB"/>
        </w:rPr>
        <w:t xml:space="preserve"> aggregations of RNA</w:t>
      </w:r>
      <w:r w:rsidR="007B0F88" w:rsidRPr="00821DB0">
        <w:rPr>
          <w:rFonts w:ascii="Arial" w:hAnsi="Arial" w:cs="Arial"/>
          <w:sz w:val="24"/>
          <w:szCs w:val="24"/>
          <w:lang w:val="en-GB"/>
        </w:rPr>
        <w:t xml:space="preserve">, stalled preinitiation complexes, and </w:t>
      </w:r>
      <w:r w:rsidR="00445135" w:rsidRPr="00821DB0">
        <w:rPr>
          <w:rFonts w:ascii="Arial" w:hAnsi="Arial" w:cs="Arial"/>
          <w:sz w:val="24"/>
          <w:szCs w:val="24"/>
          <w:lang w:val="en-GB"/>
        </w:rPr>
        <w:t>proteins</w:t>
      </w:r>
      <w:r w:rsidR="007B0F88"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pNib1EyI","properties":{"formattedCitation":"(3)","plainCitation":"(3)","noteIndex":0},"citationItems":[{"id":"7QlDGlPw/yNsE43jM","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821DB0">
        <w:rPr>
          <w:rFonts w:ascii="Arial" w:hAnsi="Arial" w:cs="Arial"/>
          <w:sz w:val="24"/>
          <w:szCs w:val="24"/>
          <w:lang w:val="en-GB"/>
        </w:rPr>
        <w:fldChar w:fldCharType="separate"/>
      </w:r>
      <w:r w:rsidR="0097304F" w:rsidRPr="00821DB0">
        <w:rPr>
          <w:rFonts w:ascii="Arial" w:hAnsi="Arial" w:cs="Arial"/>
          <w:sz w:val="24"/>
          <w:lang w:val="en-GB"/>
        </w:rPr>
        <w:t>(3)</w:t>
      </w:r>
      <w:r w:rsidR="007B0F88" w:rsidRPr="00821DB0">
        <w:rPr>
          <w:rFonts w:ascii="Arial" w:hAnsi="Arial" w:cs="Arial"/>
          <w:sz w:val="24"/>
          <w:szCs w:val="24"/>
          <w:lang w:val="en-GB"/>
        </w:rPr>
        <w:fldChar w:fldCharType="end"/>
      </w:r>
      <w:r w:rsidR="00445135" w:rsidRPr="00821DB0">
        <w:rPr>
          <w:rFonts w:ascii="Arial" w:hAnsi="Arial" w:cs="Arial"/>
          <w:sz w:val="24"/>
          <w:szCs w:val="24"/>
          <w:lang w:val="en-GB"/>
        </w:rPr>
        <w:t>, of which around half are</w:t>
      </w:r>
      <w:r w:rsidRPr="00821DB0">
        <w:rPr>
          <w:rFonts w:ascii="Arial" w:hAnsi="Arial" w:cs="Arial"/>
          <w:sz w:val="24"/>
          <w:szCs w:val="24"/>
          <w:lang w:val="en-GB"/>
        </w:rPr>
        <w:t xml:space="preserve"> RNA-binding proteins (RBPs)</w:t>
      </w:r>
      <w:r w:rsidR="007B0F88"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TlKMvM34","properties":{"formattedCitation":"(8)","plainCitation":"(8)","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821DB0">
        <w:rPr>
          <w:rFonts w:ascii="Arial" w:hAnsi="Arial" w:cs="Arial"/>
          <w:sz w:val="24"/>
          <w:szCs w:val="24"/>
          <w:lang w:val="en-GB"/>
        </w:rPr>
        <w:fldChar w:fldCharType="separate"/>
      </w:r>
      <w:r w:rsidR="0097304F" w:rsidRPr="00821DB0">
        <w:rPr>
          <w:rFonts w:ascii="Arial" w:hAnsi="Arial" w:cs="Arial"/>
          <w:sz w:val="24"/>
          <w:lang w:val="en-GB"/>
        </w:rPr>
        <w:t>(8)</w:t>
      </w:r>
      <w:r w:rsidR="007B0F88" w:rsidRPr="00821DB0">
        <w:rPr>
          <w:rFonts w:ascii="Arial" w:hAnsi="Arial" w:cs="Arial"/>
          <w:sz w:val="24"/>
          <w:szCs w:val="24"/>
          <w:lang w:val="en-GB"/>
        </w:rPr>
        <w:fldChar w:fldCharType="end"/>
      </w:r>
      <w:r w:rsidR="008C21AC" w:rsidRPr="00821DB0">
        <w:rPr>
          <w:rFonts w:ascii="Arial" w:hAnsi="Arial" w:cs="Arial"/>
          <w:sz w:val="24"/>
          <w:szCs w:val="24"/>
          <w:lang w:val="en-GB"/>
        </w:rPr>
        <w:t>. Characteri</w:t>
      </w:r>
      <w:r w:rsidR="00B475D4" w:rsidRPr="00821DB0">
        <w:rPr>
          <w:rFonts w:ascii="Arial" w:hAnsi="Arial" w:cs="Arial"/>
          <w:sz w:val="24"/>
          <w:szCs w:val="24"/>
          <w:lang w:val="en-GB"/>
        </w:rPr>
        <w:t>s</w:t>
      </w:r>
      <w:r w:rsidR="008C21AC" w:rsidRPr="00821DB0">
        <w:rPr>
          <w:rFonts w:ascii="Arial" w:hAnsi="Arial" w:cs="Arial"/>
          <w:sz w:val="24"/>
          <w:szCs w:val="24"/>
          <w:lang w:val="en-GB"/>
        </w:rPr>
        <w:t>ed by rapid formation and swift disassembly upon cessation of the triggering stimuli</w:t>
      </w:r>
      <w:r w:rsidR="001C1C78" w:rsidRPr="00821DB0">
        <w:rPr>
          <w:rFonts w:ascii="Arial" w:hAnsi="Arial" w:cs="Arial"/>
          <w:sz w:val="24"/>
          <w:szCs w:val="24"/>
          <w:lang w:val="en-GB"/>
        </w:rPr>
        <w:t xml:space="preserve"> (15 and 30 minutes with oxidative and heat-shock stress</w:t>
      </w:r>
      <w:r w:rsidR="002B158E" w:rsidRPr="00821DB0">
        <w:rPr>
          <w:rFonts w:ascii="Arial" w:hAnsi="Arial" w:cs="Arial"/>
          <w:sz w:val="24"/>
          <w:szCs w:val="24"/>
          <w:lang w:val="en-GB"/>
        </w:rPr>
        <w:t>, respectively</w:t>
      </w:r>
      <w:r w:rsidR="001C1C78" w:rsidRPr="00821DB0">
        <w:rPr>
          <w:rFonts w:ascii="Arial" w:hAnsi="Arial" w:cs="Arial"/>
          <w:sz w:val="24"/>
          <w:szCs w:val="24"/>
          <w:lang w:val="en-GB"/>
        </w:rPr>
        <w:t>)</w:t>
      </w:r>
      <w:r w:rsidR="001C1C78" w:rsidRPr="00821DB0">
        <w:rPr>
          <w:rFonts w:ascii="Arial" w:hAnsi="Arial" w:cs="Arial"/>
          <w:sz w:val="24"/>
          <w:szCs w:val="24"/>
          <w:lang w:val="en-GB"/>
        </w:rPr>
        <w:fldChar w:fldCharType="begin"/>
      </w:r>
      <w:r w:rsidR="00E62C6A" w:rsidRPr="00821DB0">
        <w:rPr>
          <w:rFonts w:ascii="Arial" w:hAnsi="Arial" w:cs="Arial"/>
          <w:sz w:val="24"/>
          <w:szCs w:val="24"/>
          <w:lang w:val="en-GB"/>
        </w:rPr>
        <w:instrText xml:space="preserve"> ADDIN ZOTERO_ITEM CSL_CITATION {"citationID":"iPLOQhS6","properties":{"formattedCitation":"(9)","plainCitation":"(9)","noteIndex":0},"citationItems":[{"id":102,"uris":["http://zotero.org/users/local/q86rvdj2/items/9QJU7YYI"],"itemData":{"id":102,"type":"article-journal","abstract":"Cells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821DB0">
        <w:rPr>
          <w:rFonts w:ascii="Arial" w:hAnsi="Arial" w:cs="Arial"/>
          <w:sz w:val="24"/>
          <w:szCs w:val="24"/>
          <w:lang w:val="en-GB"/>
        </w:rPr>
        <w:fldChar w:fldCharType="separate"/>
      </w:r>
      <w:r w:rsidR="0097304F" w:rsidRPr="00821DB0">
        <w:rPr>
          <w:rFonts w:ascii="Arial" w:hAnsi="Arial" w:cs="Arial"/>
          <w:sz w:val="24"/>
          <w:lang w:val="en-GB"/>
        </w:rPr>
        <w:t>(9)</w:t>
      </w:r>
      <w:r w:rsidR="001C1C78" w:rsidRPr="00821DB0">
        <w:rPr>
          <w:rFonts w:ascii="Arial" w:hAnsi="Arial" w:cs="Arial"/>
          <w:sz w:val="24"/>
          <w:szCs w:val="24"/>
          <w:lang w:val="en-GB"/>
        </w:rPr>
        <w:fldChar w:fldCharType="end"/>
      </w:r>
      <w:r w:rsidR="008C21AC" w:rsidRPr="00821DB0">
        <w:rPr>
          <w:rFonts w:ascii="Arial" w:hAnsi="Arial" w:cs="Arial"/>
          <w:sz w:val="24"/>
          <w:szCs w:val="24"/>
          <w:lang w:val="en-GB"/>
        </w:rPr>
        <w:t xml:space="preserve">, </w:t>
      </w:r>
      <w:r w:rsidR="00B50FB8" w:rsidRPr="00821DB0">
        <w:rPr>
          <w:rFonts w:ascii="Arial" w:hAnsi="Arial" w:cs="Arial"/>
          <w:sz w:val="24"/>
          <w:szCs w:val="24"/>
          <w:lang w:val="en-GB"/>
        </w:rPr>
        <w:t xml:space="preserve">SGs are highly dynamic structures, with their </w:t>
      </w:r>
      <w:r w:rsidR="00251082" w:rsidRPr="00821DB0">
        <w:rPr>
          <w:rFonts w:ascii="Arial" w:hAnsi="Arial" w:cs="Arial"/>
          <w:sz w:val="24"/>
          <w:szCs w:val="24"/>
          <w:lang w:val="en-GB"/>
        </w:rPr>
        <w:t xml:space="preserve">protein constituents </w:t>
      </w:r>
      <w:r w:rsidR="000126A2" w:rsidRPr="00821DB0">
        <w:rPr>
          <w:rFonts w:ascii="Arial" w:hAnsi="Arial" w:cs="Arial"/>
          <w:sz w:val="24"/>
          <w:szCs w:val="24"/>
          <w:lang w:val="en-GB"/>
        </w:rPr>
        <w:t>continuously</w:t>
      </w:r>
      <w:r w:rsidR="00251082" w:rsidRPr="00821DB0">
        <w:rPr>
          <w:rFonts w:ascii="Arial" w:hAnsi="Arial" w:cs="Arial"/>
          <w:sz w:val="24"/>
          <w:szCs w:val="24"/>
          <w:lang w:val="en-GB"/>
        </w:rPr>
        <w:t xml:space="preserve"> transitioning into and out of </w:t>
      </w:r>
      <w:r w:rsidR="008873F8" w:rsidRPr="00821DB0">
        <w:rPr>
          <w:rFonts w:ascii="Arial" w:hAnsi="Arial" w:cs="Arial"/>
          <w:sz w:val="24"/>
          <w:szCs w:val="24"/>
          <w:lang w:val="en-GB"/>
        </w:rPr>
        <w:t>them</w:t>
      </w:r>
      <w:r w:rsidR="00251082"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CBfEJSOE","properties":{"formattedCitation":"(10)","plainCitation":"(10)","noteIndex":0},"citationItems":[{"id":"7QlDGlPw/i0T4jHiP","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821DB0">
        <w:rPr>
          <w:rFonts w:ascii="Arial" w:hAnsi="Arial" w:cs="Arial"/>
          <w:sz w:val="24"/>
          <w:szCs w:val="24"/>
          <w:lang w:val="en-GB"/>
        </w:rPr>
        <w:fldChar w:fldCharType="separate"/>
      </w:r>
      <w:r w:rsidR="0097304F" w:rsidRPr="00821DB0">
        <w:rPr>
          <w:rFonts w:ascii="Arial" w:hAnsi="Arial" w:cs="Arial"/>
          <w:sz w:val="24"/>
          <w:lang w:val="en-GB"/>
        </w:rPr>
        <w:t>(10)</w:t>
      </w:r>
      <w:r w:rsidR="00251082" w:rsidRPr="00821DB0">
        <w:rPr>
          <w:rFonts w:ascii="Arial" w:hAnsi="Arial" w:cs="Arial"/>
          <w:sz w:val="24"/>
          <w:szCs w:val="24"/>
          <w:lang w:val="en-GB"/>
        </w:rPr>
        <w:fldChar w:fldCharType="end"/>
      </w:r>
      <w:r w:rsidRPr="00821DB0">
        <w:rPr>
          <w:rFonts w:ascii="Arial" w:hAnsi="Arial" w:cs="Arial"/>
          <w:sz w:val="24"/>
          <w:szCs w:val="24"/>
          <w:lang w:val="en-GB"/>
        </w:rPr>
        <w:t xml:space="preserve">. </w:t>
      </w:r>
      <w:r w:rsidR="00334434" w:rsidRPr="00821DB0">
        <w:rPr>
          <w:rFonts w:ascii="Arial" w:hAnsi="Arial" w:cs="Arial"/>
          <w:sz w:val="24"/>
          <w:szCs w:val="24"/>
          <w:lang w:val="en-GB"/>
        </w:rPr>
        <w:t xml:space="preserve">While SGs were </w:t>
      </w:r>
      <w:r w:rsidR="00C22375" w:rsidRPr="00821DB0">
        <w:rPr>
          <w:rFonts w:ascii="Arial" w:hAnsi="Arial" w:cs="Arial"/>
          <w:sz w:val="24"/>
          <w:szCs w:val="24"/>
          <w:lang w:val="en-GB"/>
        </w:rPr>
        <w:t>first</w:t>
      </w:r>
      <w:r w:rsidR="00334434" w:rsidRPr="00821DB0">
        <w:rPr>
          <w:rFonts w:ascii="Arial" w:hAnsi="Arial" w:cs="Arial"/>
          <w:sz w:val="24"/>
          <w:szCs w:val="24"/>
          <w:lang w:val="en-GB"/>
        </w:rPr>
        <w:t xml:space="preserve"> </w:t>
      </w:r>
      <w:r w:rsidR="00B0346C" w:rsidRPr="00821DB0">
        <w:rPr>
          <w:rFonts w:ascii="Arial" w:hAnsi="Arial" w:cs="Arial"/>
          <w:sz w:val="24"/>
          <w:szCs w:val="24"/>
          <w:lang w:val="en-GB"/>
        </w:rPr>
        <w:t>suggested</w:t>
      </w:r>
      <w:r w:rsidR="00334434" w:rsidRPr="00821DB0">
        <w:rPr>
          <w:rFonts w:ascii="Arial" w:hAnsi="Arial" w:cs="Arial"/>
          <w:sz w:val="24"/>
          <w:szCs w:val="24"/>
          <w:lang w:val="en-GB"/>
        </w:rPr>
        <w:t xml:space="preserve"> to play a pivotal role in the global suppression of translation concurrent with cellular stress, </w:t>
      </w:r>
      <w:r w:rsidR="00664964" w:rsidRPr="00821DB0">
        <w:rPr>
          <w:rFonts w:ascii="Arial" w:hAnsi="Arial" w:cs="Arial"/>
          <w:sz w:val="24"/>
          <w:szCs w:val="24"/>
          <w:lang w:val="en-GB"/>
        </w:rPr>
        <w:lastRenderedPageBreak/>
        <w:t>they</w:t>
      </w:r>
      <w:r w:rsidR="00B0346C" w:rsidRPr="00821DB0">
        <w:rPr>
          <w:rFonts w:ascii="Arial" w:hAnsi="Arial" w:cs="Arial"/>
          <w:sz w:val="24"/>
          <w:szCs w:val="24"/>
          <w:lang w:val="en-GB"/>
        </w:rPr>
        <w:t xml:space="preserve"> are </w:t>
      </w:r>
      <w:r w:rsidR="00664964" w:rsidRPr="00821DB0">
        <w:rPr>
          <w:rFonts w:ascii="Arial" w:hAnsi="Arial" w:cs="Arial"/>
          <w:sz w:val="24"/>
          <w:szCs w:val="24"/>
          <w:lang w:val="en-GB"/>
        </w:rPr>
        <w:t xml:space="preserve">now </w:t>
      </w:r>
      <w:r w:rsidR="00B0346C" w:rsidRPr="00821DB0">
        <w:rPr>
          <w:rFonts w:ascii="Arial" w:hAnsi="Arial" w:cs="Arial"/>
          <w:sz w:val="24"/>
          <w:szCs w:val="24"/>
          <w:lang w:val="en-GB"/>
        </w:rPr>
        <w:t>theori</w:t>
      </w:r>
      <w:r w:rsidR="00B475D4" w:rsidRPr="00821DB0">
        <w:rPr>
          <w:rFonts w:ascii="Arial" w:hAnsi="Arial" w:cs="Arial"/>
          <w:sz w:val="24"/>
          <w:szCs w:val="24"/>
          <w:lang w:val="en-GB"/>
        </w:rPr>
        <w:t>s</w:t>
      </w:r>
      <w:r w:rsidR="00B0346C" w:rsidRPr="00821DB0">
        <w:rPr>
          <w:rFonts w:ascii="Arial" w:hAnsi="Arial" w:cs="Arial"/>
          <w:sz w:val="24"/>
          <w:szCs w:val="24"/>
          <w:lang w:val="en-GB"/>
        </w:rPr>
        <w:t xml:space="preserve">ed to </w:t>
      </w:r>
      <w:r w:rsidR="003F485A" w:rsidRPr="00821DB0">
        <w:rPr>
          <w:rFonts w:ascii="Arial" w:hAnsi="Arial" w:cs="Arial"/>
          <w:sz w:val="24"/>
          <w:szCs w:val="24"/>
          <w:lang w:val="en-GB"/>
        </w:rPr>
        <w:t xml:space="preserve">selectively sequester specific constituents, </w:t>
      </w:r>
      <w:r w:rsidR="00C22375" w:rsidRPr="00821DB0">
        <w:rPr>
          <w:rFonts w:ascii="Arial" w:hAnsi="Arial" w:cs="Arial"/>
          <w:sz w:val="24"/>
          <w:szCs w:val="24"/>
          <w:lang w:val="en-GB"/>
        </w:rPr>
        <w:t>as</w:t>
      </w:r>
      <w:r w:rsidR="00462A8F" w:rsidRPr="00821DB0">
        <w:rPr>
          <w:rFonts w:ascii="Arial" w:hAnsi="Arial" w:cs="Arial"/>
          <w:sz w:val="24"/>
          <w:szCs w:val="24"/>
          <w:lang w:val="en-GB"/>
        </w:rPr>
        <w:t xml:space="preserve"> stressed </w:t>
      </w:r>
      <w:r w:rsidR="00C22375" w:rsidRPr="00821DB0">
        <w:rPr>
          <w:rFonts w:ascii="Arial" w:hAnsi="Arial" w:cs="Arial"/>
          <w:sz w:val="24"/>
          <w:szCs w:val="24"/>
          <w:lang w:val="en-GB"/>
        </w:rPr>
        <w:t>SG-deficient cells still exhibit repressed translation</w:t>
      </w:r>
      <w:r w:rsidR="00462A8F"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{"citationID":"mmSoOtXV","properties":{"formattedCitation":"(11)","plainCitation":"(11)","noteIndex":0},"citationItems":[{"id":"7QlDGlPw/NAlcW6ab","uris":["http://zotero.org/users/local/1p9EH8ax/items/H53LK9V6"],"itemData":{"id":34,"type":"article-journal","abstract":"Mammalian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821DB0">
        <w:rPr>
          <w:rFonts w:ascii="Arial" w:hAnsi="Arial" w:cs="Arial"/>
          <w:sz w:val="24"/>
          <w:szCs w:val="24"/>
          <w:lang w:val="en-GB"/>
        </w:rPr>
        <w:fldChar w:fldCharType="separate"/>
      </w:r>
      <w:r w:rsidR="0097304F" w:rsidRPr="00821DB0">
        <w:rPr>
          <w:rFonts w:ascii="Arial" w:hAnsi="Arial" w:cs="Arial"/>
          <w:sz w:val="24"/>
          <w:lang w:val="en-GB"/>
        </w:rPr>
        <w:t>(11)</w:t>
      </w:r>
      <w:r w:rsidR="00462A8F" w:rsidRPr="00821DB0">
        <w:rPr>
          <w:rFonts w:ascii="Arial" w:hAnsi="Arial" w:cs="Arial"/>
          <w:sz w:val="24"/>
          <w:szCs w:val="24"/>
          <w:lang w:val="en-GB"/>
        </w:rPr>
        <w:fldChar w:fldCharType="end"/>
      </w:r>
      <w:r w:rsidR="00462A8F" w:rsidRPr="00821DB0">
        <w:rPr>
          <w:rFonts w:ascii="Arial" w:hAnsi="Arial" w:cs="Arial"/>
          <w:sz w:val="24"/>
          <w:szCs w:val="24"/>
          <w:lang w:val="en-GB"/>
        </w:rPr>
        <w:t>. As such, the</w:t>
      </w:r>
      <w:r w:rsidR="008873F8" w:rsidRPr="00821DB0">
        <w:rPr>
          <w:rFonts w:ascii="Arial" w:hAnsi="Arial" w:cs="Arial"/>
          <w:sz w:val="24"/>
          <w:szCs w:val="24"/>
          <w:lang w:val="en-GB"/>
        </w:rPr>
        <w:t>y</w:t>
      </w:r>
      <w:r w:rsidR="00462A8F" w:rsidRPr="00821DB0">
        <w:rPr>
          <w:rFonts w:ascii="Arial" w:hAnsi="Arial" w:cs="Arial"/>
          <w:sz w:val="24"/>
          <w:szCs w:val="24"/>
          <w:lang w:val="en-GB"/>
        </w:rPr>
        <w:t xml:space="preserve"> may </w:t>
      </w:r>
      <w:r w:rsidR="003F485A" w:rsidRPr="00821DB0">
        <w:rPr>
          <w:rFonts w:ascii="Arial" w:hAnsi="Arial" w:cs="Arial"/>
          <w:sz w:val="24"/>
          <w:szCs w:val="24"/>
          <w:lang w:val="en-GB"/>
        </w:rPr>
        <w:t>modulat</w:t>
      </w:r>
      <w:r w:rsidR="008873F8" w:rsidRPr="00821DB0">
        <w:rPr>
          <w:rFonts w:ascii="Arial" w:hAnsi="Arial" w:cs="Arial"/>
          <w:sz w:val="24"/>
          <w:szCs w:val="24"/>
          <w:lang w:val="en-GB"/>
        </w:rPr>
        <w:t>e</w:t>
      </w:r>
      <w:r w:rsidR="003F485A" w:rsidRPr="00821DB0">
        <w:rPr>
          <w:rFonts w:ascii="Arial" w:hAnsi="Arial" w:cs="Arial"/>
          <w:sz w:val="24"/>
          <w:szCs w:val="24"/>
          <w:lang w:val="en-GB"/>
        </w:rPr>
        <w:t xml:space="preserve"> and fine-tun</w:t>
      </w:r>
      <w:r w:rsidR="008873F8" w:rsidRPr="00821DB0">
        <w:rPr>
          <w:rFonts w:ascii="Arial" w:hAnsi="Arial" w:cs="Arial"/>
          <w:sz w:val="24"/>
          <w:szCs w:val="24"/>
          <w:lang w:val="en-GB"/>
        </w:rPr>
        <w:t>e</w:t>
      </w:r>
      <w:r w:rsidR="003F485A" w:rsidRPr="00821DB0">
        <w:rPr>
          <w:rFonts w:ascii="Arial" w:hAnsi="Arial" w:cs="Arial"/>
          <w:sz w:val="24"/>
          <w:szCs w:val="24"/>
          <w:lang w:val="en-GB"/>
        </w:rPr>
        <w:t xml:space="preserve"> the cellular response to </w:t>
      </w:r>
      <w:r w:rsidR="001C1C78" w:rsidRPr="00821DB0">
        <w:rPr>
          <w:rFonts w:ascii="Arial" w:hAnsi="Arial" w:cs="Arial"/>
          <w:sz w:val="24"/>
          <w:szCs w:val="24"/>
          <w:lang w:val="en-GB"/>
        </w:rPr>
        <w:t xml:space="preserve">environmental and biotic </w:t>
      </w:r>
      <w:r w:rsidR="003F485A" w:rsidRPr="00821DB0">
        <w:rPr>
          <w:rFonts w:ascii="Arial" w:hAnsi="Arial" w:cs="Arial"/>
          <w:sz w:val="24"/>
          <w:szCs w:val="24"/>
          <w:lang w:val="en-GB"/>
        </w:rPr>
        <w:t>stress</w:t>
      </w:r>
      <w:del w:id="7" w:author="Alexandre Miguel Kaizeler Guedes Da Silva Afonso" w:date="2026-09-02T10:47:00Z" w16du:dateUtc="2026-09-02T09:47:00Z">
        <w:r w:rsidR="00371B26" w:rsidRPr="00821DB0" w:rsidDel="00821DB0">
          <w:rPr>
            <w:rFonts w:ascii="Arial" w:hAnsi="Arial" w:cs="Arial"/>
            <w:sz w:val="24"/>
            <w:szCs w:val="24"/>
            <w:lang w:val="en-GB"/>
          </w:rPr>
          <w:delText>,</w:delText>
        </w:r>
      </w:del>
      <w:r w:rsidR="00371B26" w:rsidRPr="00821DB0">
        <w:rPr>
          <w:rFonts w:ascii="Arial" w:hAnsi="Arial" w:cs="Arial"/>
          <w:sz w:val="24"/>
          <w:szCs w:val="24"/>
          <w:lang w:val="en-GB"/>
        </w:rPr>
        <w:t xml:space="preserve"> through sequestration of particular proteins and mRNAs: </w:t>
      </w:r>
      <w:r w:rsidR="002A7880" w:rsidRPr="00821DB0">
        <w:rPr>
          <w:rFonts w:ascii="Arial" w:hAnsi="Arial" w:cs="Arial"/>
          <w:sz w:val="24"/>
          <w:szCs w:val="24"/>
          <w:lang w:val="en-GB"/>
        </w:rPr>
        <w:t>pro-apoptotic factors such as active caspases</w:t>
      </w:r>
      <w:r w:rsidR="009C1C5E"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CIZKGkzj","properties":{"formattedCitation":"(12)","plainCitation":"(12)","noteIndex":0},"citationItems":[{"id":"7QlDGlPw/arsn2ApG","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821DB0">
        <w:rPr>
          <w:rFonts w:ascii="Arial" w:hAnsi="Arial" w:cs="Arial"/>
          <w:sz w:val="24"/>
          <w:szCs w:val="24"/>
          <w:lang w:val="en-GB"/>
        </w:rPr>
        <w:fldChar w:fldCharType="separate"/>
      </w:r>
      <w:r w:rsidR="0097304F" w:rsidRPr="00821DB0">
        <w:rPr>
          <w:rFonts w:ascii="Arial" w:hAnsi="Arial" w:cs="Arial"/>
          <w:sz w:val="24"/>
          <w:lang w:val="en-GB"/>
        </w:rPr>
        <w:t>(12)</w:t>
      </w:r>
      <w:r w:rsidR="009C1C5E" w:rsidRPr="00821DB0">
        <w:rPr>
          <w:rFonts w:ascii="Arial" w:hAnsi="Arial" w:cs="Arial"/>
          <w:sz w:val="24"/>
          <w:szCs w:val="24"/>
          <w:lang w:val="en-GB"/>
        </w:rPr>
        <w:fldChar w:fldCharType="end"/>
      </w:r>
      <w:r w:rsidR="002A7880" w:rsidRPr="00821DB0">
        <w:rPr>
          <w:rFonts w:ascii="Arial" w:hAnsi="Arial" w:cs="Arial"/>
          <w:sz w:val="24"/>
          <w:szCs w:val="24"/>
          <w:lang w:val="en-GB"/>
        </w:rPr>
        <w:t xml:space="preserve">, or DDX3X to impede </w:t>
      </w:r>
      <w:proofErr w:type="spellStart"/>
      <w:ins w:id="8" w:author="Alexandre Miguel Kaizeler Guedes Da Silva Afonso" w:date="2026-09-02T10:53:00Z" w16du:dateUtc="2026-09-02T09:53:00Z">
        <w:r w:rsidR="00821DB0" w:rsidRPr="00821DB0">
          <w:rPr>
            <w:rFonts w:ascii="Arial" w:hAnsi="Arial" w:cs="Arial"/>
            <w:sz w:val="24"/>
            <w:szCs w:val="24"/>
            <w:lang w:val="en-GB"/>
          </w:rPr>
          <w:t>pyroptosis</w:t>
        </w:r>
      </w:ins>
      <w:proofErr w:type="spellEnd"/>
      <w:del w:id="9" w:author="Alexandre Miguel Kaizeler Guedes Da Silva Afonso" w:date="2026-09-02T10:53:00Z" w16du:dateUtc="2026-09-02T09:53:00Z">
        <w:r w:rsidR="002A7880" w:rsidRPr="00821DB0" w:rsidDel="00821DB0">
          <w:rPr>
            <w:rFonts w:ascii="Arial" w:hAnsi="Arial" w:cs="Arial"/>
            <w:sz w:val="24"/>
            <w:szCs w:val="24"/>
            <w:lang w:val="en-GB"/>
          </w:rPr>
          <w:delText>pyrocitosis</w:delText>
        </w:r>
      </w:del>
      <w:r w:rsidR="002A7880" w:rsidRPr="00821DB0">
        <w:rPr>
          <w:rFonts w:ascii="Arial" w:hAnsi="Arial" w:cs="Arial"/>
          <w:sz w:val="24"/>
          <w:szCs w:val="24"/>
          <w:lang w:val="en-GB"/>
        </w:rPr>
        <w:t xml:space="preserve">, thereby </w:t>
      </w:r>
      <w:r w:rsidR="00C22375" w:rsidRPr="00821DB0">
        <w:rPr>
          <w:rFonts w:ascii="Arial" w:hAnsi="Arial" w:cs="Arial"/>
          <w:sz w:val="24"/>
          <w:szCs w:val="24"/>
          <w:lang w:val="en-GB"/>
        </w:rPr>
        <w:t>improving</w:t>
      </w:r>
      <w:r w:rsidR="002A7880" w:rsidRPr="00821DB0">
        <w:rPr>
          <w:rFonts w:ascii="Arial" w:hAnsi="Arial" w:cs="Arial"/>
          <w:sz w:val="24"/>
          <w:szCs w:val="24"/>
          <w:lang w:val="en-GB"/>
        </w:rPr>
        <w:t xml:space="preserve"> cell survival</w:t>
      </w:r>
      <w:r w:rsidR="009C1C5E"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dk2ATIU9","properties":{"formattedCitation":"(13)","plainCitation":"(13)","noteIndex":0},"citationItems":[{"id":"7QlDGlPw/vVG9DIln","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821DB0">
        <w:rPr>
          <w:rFonts w:ascii="Arial" w:hAnsi="Arial" w:cs="Arial"/>
          <w:sz w:val="24"/>
          <w:szCs w:val="24"/>
          <w:lang w:val="en-GB"/>
        </w:rPr>
        <w:fldChar w:fldCharType="separate"/>
      </w:r>
      <w:r w:rsidR="0097304F" w:rsidRPr="00821DB0">
        <w:rPr>
          <w:rFonts w:ascii="Arial" w:hAnsi="Arial" w:cs="Arial"/>
          <w:sz w:val="24"/>
          <w:lang w:val="en-GB"/>
        </w:rPr>
        <w:t>(13)</w:t>
      </w:r>
      <w:r w:rsidR="009C1C5E" w:rsidRPr="00821DB0">
        <w:rPr>
          <w:rFonts w:ascii="Arial" w:hAnsi="Arial" w:cs="Arial"/>
          <w:sz w:val="24"/>
          <w:szCs w:val="24"/>
          <w:lang w:val="en-GB"/>
        </w:rPr>
        <w:fldChar w:fldCharType="end"/>
      </w:r>
      <w:r w:rsidR="00B943E7" w:rsidRPr="00821DB0">
        <w:rPr>
          <w:rFonts w:ascii="Arial" w:hAnsi="Arial" w:cs="Arial"/>
          <w:sz w:val="24"/>
          <w:szCs w:val="24"/>
          <w:lang w:val="en-GB"/>
        </w:rPr>
        <w:t>;</w:t>
      </w:r>
      <w:r w:rsidR="008A429E" w:rsidRPr="00821DB0">
        <w:rPr>
          <w:rFonts w:ascii="Arial" w:hAnsi="Arial" w:cs="Arial"/>
          <w:sz w:val="24"/>
          <w:szCs w:val="24"/>
          <w:lang w:val="en-GB"/>
        </w:rPr>
        <w:t xml:space="preserve"> </w:t>
      </w:r>
      <w:r w:rsidR="00321920" w:rsidRPr="00821DB0">
        <w:rPr>
          <w:rFonts w:ascii="Arial" w:hAnsi="Arial" w:cs="Arial"/>
          <w:i/>
          <w:iCs/>
          <w:sz w:val="24"/>
          <w:szCs w:val="24"/>
          <w:lang w:val="en-GB"/>
        </w:rPr>
        <w:t>RB1</w:t>
      </w:r>
      <w:r w:rsidR="00371B26" w:rsidRPr="00821DB0">
        <w:rPr>
          <w:rFonts w:ascii="Arial" w:hAnsi="Arial" w:cs="Arial"/>
          <w:sz w:val="24"/>
          <w:szCs w:val="24"/>
          <w:lang w:val="en-GB"/>
        </w:rPr>
        <w:t>,</w:t>
      </w:r>
      <w:r w:rsidR="00025977" w:rsidRPr="00821DB0">
        <w:rPr>
          <w:rFonts w:ascii="Arial" w:hAnsi="Arial" w:cs="Arial"/>
          <w:sz w:val="24"/>
          <w:szCs w:val="24"/>
          <w:lang w:val="en-GB"/>
        </w:rPr>
        <w:t xml:space="preserve"> </w:t>
      </w:r>
      <w:r w:rsidR="0058108E" w:rsidRPr="00821DB0">
        <w:rPr>
          <w:rFonts w:ascii="Arial" w:hAnsi="Arial" w:cs="Arial"/>
          <w:sz w:val="24"/>
          <w:szCs w:val="24"/>
          <w:lang w:val="en-GB"/>
        </w:rPr>
        <w:t>protect</w:t>
      </w:r>
      <w:r w:rsidR="00321920" w:rsidRPr="00821DB0">
        <w:rPr>
          <w:rFonts w:ascii="Arial" w:hAnsi="Arial" w:cs="Arial"/>
          <w:sz w:val="24"/>
          <w:szCs w:val="24"/>
          <w:lang w:val="en-GB"/>
        </w:rPr>
        <w:t xml:space="preserve">ing </w:t>
      </w:r>
      <w:r w:rsidR="00DD3154" w:rsidRPr="00821DB0">
        <w:rPr>
          <w:rFonts w:ascii="Arial" w:hAnsi="Arial" w:cs="Arial"/>
          <w:sz w:val="24"/>
          <w:szCs w:val="24"/>
          <w:lang w:val="en-GB"/>
        </w:rPr>
        <w:t>it</w:t>
      </w:r>
      <w:r w:rsidR="0058108E" w:rsidRPr="00821DB0">
        <w:rPr>
          <w:rFonts w:ascii="Arial" w:hAnsi="Arial" w:cs="Arial"/>
          <w:sz w:val="24"/>
          <w:szCs w:val="24"/>
          <w:lang w:val="en-GB"/>
        </w:rPr>
        <w:t xml:space="preserve"> from degradation in an RBFOX2-dependent manner</w:t>
      </w:r>
      <w:r w:rsidR="0058108E"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{"citationID":"lwpNBo9T","properties":{"formattedCitation":"(14)","plainCitation":"(14)","noteIndex":0},"citationItems":[{"id":"7QlDGlPw/WRJYnoGZ","uris":["http://zotero.org/users/local/1p9EH8ax/items/4ADM9SAW"],"itemData":{"id":41,"type":"article-journal","abstract":"Abstract\n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821DB0">
        <w:rPr>
          <w:rFonts w:ascii="Arial" w:hAnsi="Arial" w:cs="Arial"/>
          <w:sz w:val="24"/>
          <w:szCs w:val="24"/>
          <w:lang w:val="en-GB"/>
        </w:rPr>
        <w:fldChar w:fldCharType="separate"/>
      </w:r>
      <w:r w:rsidR="0097304F" w:rsidRPr="00821DB0">
        <w:rPr>
          <w:rFonts w:ascii="Arial" w:hAnsi="Arial" w:cs="Arial"/>
          <w:sz w:val="24"/>
          <w:lang w:val="en-GB"/>
        </w:rPr>
        <w:t>(14)</w:t>
      </w:r>
      <w:r w:rsidR="0058108E" w:rsidRPr="00821DB0">
        <w:rPr>
          <w:rFonts w:ascii="Arial" w:hAnsi="Arial" w:cs="Arial"/>
          <w:sz w:val="24"/>
          <w:szCs w:val="24"/>
          <w:lang w:val="en-GB"/>
        </w:rPr>
        <w:fldChar w:fldCharType="end"/>
      </w:r>
      <w:r w:rsidR="00B943E7" w:rsidRPr="00821DB0">
        <w:rPr>
          <w:rFonts w:ascii="Arial" w:hAnsi="Arial" w:cs="Arial"/>
          <w:sz w:val="24"/>
          <w:szCs w:val="24"/>
          <w:lang w:val="en-GB"/>
        </w:rPr>
        <w:t>; and PAI-1, hampering cell senescence</w:t>
      </w:r>
      <w:r w:rsidR="00B943E7" w:rsidRPr="00821DB0">
        <w:rPr>
          <w:rFonts w:ascii="Arial" w:hAnsi="Arial" w:cs="Arial"/>
          <w:sz w:val="24"/>
          <w:szCs w:val="24"/>
          <w:lang w:val="en-GB"/>
        </w:rPr>
        <w:fldChar w:fldCharType="begin"/>
      </w:r>
      <w:r w:rsidR="00300753" w:rsidRPr="00821DB0">
        <w:rPr>
          <w:rFonts w:ascii="Arial" w:hAnsi="Arial" w:cs="Arial"/>
          <w:sz w:val="24"/>
          <w:szCs w:val="24"/>
          <w:lang w:val="en-GB"/>
        </w:rPr>
        <w:instrText xml:space="preserve"> ADDIN ZOTERO_ITEM CSL_CITATION {"citationID":"TYHsejGn","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 granules counteract senescence by sequestration of PAI</w:instrText>
      </w:r>
      <w:r w:rsidR="00300753" w:rsidRPr="00821DB0">
        <w:rPr>
          <w:rFonts w:ascii="Cambria Math" w:hAnsi="Cambria Math" w:cs="Cambria Math"/>
          <w:sz w:val="24"/>
          <w:szCs w:val="24"/>
          <w:lang w:val="en-GB"/>
        </w:rPr>
        <w:instrText>‐</w:instrText>
      </w:r>
      <w:r w:rsidR="00300753" w:rsidRPr="00821DB0">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B943E7" w:rsidRPr="00821DB0">
        <w:rPr>
          <w:rFonts w:ascii="Arial" w:hAnsi="Arial" w:cs="Arial"/>
          <w:sz w:val="24"/>
          <w:szCs w:val="24"/>
          <w:lang w:val="en-GB"/>
        </w:rPr>
        <w:fldChar w:fldCharType="separate"/>
      </w:r>
      <w:r w:rsidR="0097304F" w:rsidRPr="00821DB0">
        <w:rPr>
          <w:rFonts w:ascii="Arial" w:hAnsi="Arial" w:cs="Arial"/>
          <w:sz w:val="24"/>
          <w:lang w:val="en-GB"/>
        </w:rPr>
        <w:t>(15)</w:t>
      </w:r>
      <w:r w:rsidR="00B943E7" w:rsidRPr="00821DB0">
        <w:rPr>
          <w:rFonts w:ascii="Arial" w:hAnsi="Arial" w:cs="Arial"/>
          <w:sz w:val="24"/>
          <w:szCs w:val="24"/>
          <w:lang w:val="en-GB"/>
        </w:rPr>
        <w:fldChar w:fldCharType="end"/>
      </w:r>
      <w:r w:rsidR="00B943E7" w:rsidRPr="00821DB0">
        <w:rPr>
          <w:rFonts w:ascii="Arial" w:hAnsi="Arial" w:cs="Arial"/>
          <w:sz w:val="24"/>
          <w:szCs w:val="24"/>
          <w:lang w:val="en-GB"/>
        </w:rPr>
        <w:t xml:space="preserve">. Notably, senescent cells actively deplete core SG components such as G3BP1 and TIA1, and G3BP1 itself is required for expression </w:t>
      </w:r>
      <w:r w:rsidR="00975CE8" w:rsidRPr="00821DB0">
        <w:rPr>
          <w:rFonts w:ascii="Arial" w:hAnsi="Arial" w:cs="Arial"/>
          <w:sz w:val="24"/>
          <w:szCs w:val="24"/>
          <w:lang w:val="en-GB"/>
        </w:rPr>
        <w:t xml:space="preserve">of the senescence-associated secretory phenotype (SASP) </w:t>
      </w:r>
      <w:r w:rsidR="00B943E7" w:rsidRPr="00821DB0">
        <w:rPr>
          <w:rFonts w:ascii="Arial" w:hAnsi="Arial" w:cs="Arial"/>
          <w:sz w:val="24"/>
          <w:szCs w:val="24"/>
          <w:lang w:val="en-GB"/>
        </w:rPr>
        <w:t>but not for the senescent state per se</w:t>
      </w:r>
      <w:r w:rsidR="00B723AF" w:rsidRPr="00821DB0">
        <w:rPr>
          <w:rFonts w:ascii="Arial" w:hAnsi="Arial" w:cs="Arial"/>
          <w:sz w:val="24"/>
          <w:szCs w:val="24"/>
          <w:lang w:val="en-GB"/>
        </w:rPr>
        <w:fldChar w:fldCharType="begin"/>
      </w:r>
      <w:r w:rsidR="00E62C6A" w:rsidRPr="00821DB0">
        <w:rPr>
          <w:rFonts w:ascii="Arial" w:hAnsi="Arial" w:cs="Arial"/>
          <w:sz w:val="24"/>
          <w:szCs w:val="24"/>
          <w:lang w:val="en-GB"/>
        </w:rPr>
        <w:instrText xml:space="preserve"> ADDIN ZOTERO_ITEM CSL_CITATION {"citationID":"V2uQG8zt","properties":{"unsorted":false,"formattedCitation":"(16, 17)","plainCitation":"(16, 17)","noteIndex":0},"citationItems":[{"id":655,"uris":["http://zotero.org/users/local/q86rvdj2/items/QZYIGRTS"],"itemData":{"id":655,"type":"article-journal","abstract":"Abstract\n            Cellular senescence is a known driver of carcinogenesis and age-related diseases, yet senescence is required for various physiological processes. However, the mechanisms and factors that control the negative effects of senescence while retaining its benefits are still elusive. Here, we show that the rasGAP SH3-binding protein 1 (G3BP1) is required for the activation of the senescent-associated secretory phenotype (SASP). During senescence, G3BP1 achieves this effect by promoting the association of the cyclic GMP-AMP synthase (cGAS) with cytosolic chromatin fragments. In turn, G3BP1, through cGAS, activates the NF-κB and STAT3 pathways, promoting SASP expression and secretion. G3BP1 depletion or pharmacological inhibition impairs the cGAS-pathway preventing the expression of SASP factors without affecting cell commitment to senescence. These SASPless senescent cells impair senescence-mediated growth of cancer cells in vitro and tumor growth in vivo. Our data reveal that G3BP1 is required for SASP expression and that SASP secretion is a primary mediator of senescence-associated tumor growth.","container-title":"Nature Communications","DOI":"10.1038/s41467-020-18734-9","ISSN":"2041-1723","issue":"1","journalAbbreviation":"Nat Commun","language":"en","page":"4979","source":"DOI.org (Crossref)","title":"G3BP1 controls the senescence-associated secretome and its impact on cancer progression","volume":"11","author":[{"family":"Omer","given":"Amr"},{"family":"Barrera","given":"Monica Cruz"},{"family":"Moran","given":"Julian L."},{"family":"Lian","given":"Xian J."},{"family":"Di Marco","given":"Sergio"},{"family":"Beausejour","given":"Christian"},{"family":"Gallouzi","given":"Imed-Eddine"}],"issued":{"date-parts":[["2020",10,5]]}}},{"id":657,"uris":["http://zotero.org/users/local/q86rvdj2/items/3X3FZRPS"],"itemData":{"id":657,"type":"article-journal","container-title":"Biochimica et Biophysica Acta (BBA) - Molecular Cell Research","DOI":"10.1016/j.bbamcr.2016.12.008","ISSN":"01674889","issue":"3","journalAbbreviation":"Biochimica et Biophysica Acta (BBA) - Molecular Cell Research","language":"en","page":"475-486","source":"DOI.org (Crossref)","title":"Dissecting the molecular mechanisms that impair stress granule formation in aging cells","volume":"1864","author":[{"family":"Moujaber","given":"Ossama"},{"family":"Mahboubi","given":"Hicham"},{"family":"Kodiha","given":"Mohamed"},{"family":"Bouttier","given":"Manuella"},{"family":"Bednarz","given":"Klaudia"},{"family":"Bakshi","given":"Ragini"},{"family":"White","given":"John"},{"family":"Larose","given":"Louise"},{"family":"Colmegna","given":"Inés"},{"family":"Stochaj","given":"Ursula"}],"issued":{"date-parts":[["2017",3]]}}}],"schema":"https://github.com/citation-style-language/schema/raw/master/csl-citation.json"} </w:instrText>
      </w:r>
      <w:r w:rsidR="00B723AF" w:rsidRPr="00821DB0">
        <w:rPr>
          <w:rFonts w:ascii="Arial" w:hAnsi="Arial" w:cs="Arial"/>
          <w:sz w:val="24"/>
          <w:szCs w:val="24"/>
          <w:lang w:val="en-GB"/>
        </w:rPr>
        <w:fldChar w:fldCharType="separate"/>
      </w:r>
      <w:r w:rsidR="0097304F" w:rsidRPr="00821DB0">
        <w:rPr>
          <w:rFonts w:ascii="Arial" w:hAnsi="Arial" w:cs="Arial"/>
          <w:sz w:val="24"/>
          <w:lang w:val="en-GB"/>
        </w:rPr>
        <w:t>(16, 17)</w:t>
      </w:r>
      <w:r w:rsidR="00B723AF" w:rsidRPr="00821DB0">
        <w:rPr>
          <w:rFonts w:ascii="Arial" w:hAnsi="Arial" w:cs="Arial"/>
          <w:sz w:val="24"/>
          <w:szCs w:val="24"/>
          <w:lang w:val="en-GB"/>
        </w:rPr>
        <w:fldChar w:fldCharType="end"/>
      </w:r>
      <w:r w:rsidR="00B943E7" w:rsidRPr="00821DB0">
        <w:rPr>
          <w:rFonts w:ascii="Arial" w:hAnsi="Arial" w:cs="Arial"/>
          <w:sz w:val="24"/>
          <w:szCs w:val="24"/>
          <w:lang w:val="en-GB"/>
        </w:rPr>
        <w:t>, pointing to a dynamic interplay between SG assembly and senescence program</w:t>
      </w:r>
      <w:ins w:id="10" w:author="Alexandre Miguel Kaizeler Guedes Da Silva Afonso" w:date="2026-09-02T10:51:00Z" w16du:dateUtc="2026-09-02T09:51:00Z">
        <w:r w:rsidR="00821DB0" w:rsidRPr="00821DB0">
          <w:rPr>
            <w:rFonts w:ascii="Arial" w:hAnsi="Arial" w:cs="Arial"/>
            <w:sz w:val="24"/>
            <w:szCs w:val="24"/>
            <w:lang w:val="en-GB"/>
          </w:rPr>
          <w:t>me</w:t>
        </w:r>
      </w:ins>
      <w:r w:rsidR="00B943E7" w:rsidRPr="00821DB0">
        <w:rPr>
          <w:rFonts w:ascii="Arial" w:hAnsi="Arial" w:cs="Arial"/>
          <w:sz w:val="24"/>
          <w:szCs w:val="24"/>
          <w:lang w:val="en-GB"/>
        </w:rPr>
        <w:t>s</w:t>
      </w:r>
      <w:r w:rsidR="00B475D4" w:rsidRPr="00821DB0">
        <w:rPr>
          <w:rFonts w:ascii="Arial" w:hAnsi="Arial" w:cs="Arial"/>
          <w:sz w:val="24"/>
          <w:szCs w:val="24"/>
          <w:lang w:val="en-GB"/>
        </w:rPr>
        <w:t>.</w:t>
      </w:r>
    </w:p>
    <w:p w14:paraId="3B35C2EF" w14:textId="7ADF6227" w:rsidR="0082541F" w:rsidRPr="00F0646D" w:rsidRDefault="00B92B6E" w:rsidP="0098059C">
      <w:pPr>
        <w:jc w:val="both"/>
        <w:rPr>
          <w:rFonts w:ascii="Arial" w:hAnsi="Arial" w:cs="Arial"/>
          <w:sz w:val="24"/>
          <w:szCs w:val="24"/>
          <w:lang w:val="en-GB"/>
        </w:rPr>
      </w:pPr>
      <w:r w:rsidRPr="00F0646D">
        <w:rPr>
          <w:rFonts w:ascii="Arial" w:hAnsi="Arial" w:cs="Arial"/>
          <w:sz w:val="24"/>
          <w:szCs w:val="24"/>
          <w:lang w:val="en-GB"/>
        </w:rPr>
        <w:t xml:space="preserve">Nevertheless, the biological </w:t>
      </w:r>
      <w:r w:rsidR="00D315C6" w:rsidRPr="00F0646D">
        <w:rPr>
          <w:rFonts w:ascii="Arial" w:hAnsi="Arial" w:cs="Arial"/>
          <w:sz w:val="24"/>
          <w:szCs w:val="24"/>
          <w:lang w:val="en-GB"/>
        </w:rPr>
        <w:t>significance</w:t>
      </w:r>
      <w:r w:rsidRPr="00F0646D">
        <w:rPr>
          <w:rFonts w:ascii="Arial" w:hAnsi="Arial" w:cs="Arial"/>
          <w:sz w:val="24"/>
          <w:szCs w:val="24"/>
          <w:lang w:val="en-GB"/>
        </w:rPr>
        <w:t xml:space="preserve"> of these mechanisms </w:t>
      </w:r>
      <w:r w:rsidR="00D4278D" w:rsidRPr="00F0646D">
        <w:rPr>
          <w:rFonts w:ascii="Arial" w:hAnsi="Arial" w:cs="Arial"/>
          <w:sz w:val="24"/>
          <w:szCs w:val="24"/>
          <w:lang w:val="en-GB"/>
        </w:rPr>
        <w:t>remains</w:t>
      </w:r>
      <w:r w:rsidRPr="00F0646D">
        <w:rPr>
          <w:rFonts w:ascii="Arial" w:hAnsi="Arial" w:cs="Arial"/>
          <w:sz w:val="24"/>
          <w:szCs w:val="24"/>
          <w:lang w:val="en-GB"/>
        </w:rPr>
        <w:t xml:space="preserve"> </w:t>
      </w:r>
      <w:r w:rsidR="00D315C6" w:rsidRPr="00F0646D">
        <w:rPr>
          <w:rFonts w:ascii="Arial" w:hAnsi="Arial" w:cs="Arial"/>
          <w:sz w:val="24"/>
          <w:szCs w:val="24"/>
          <w:lang w:val="en-GB"/>
        </w:rPr>
        <w:t>ambiguous</w:t>
      </w:r>
      <w:r w:rsidR="00E258D0" w:rsidRPr="00F0646D">
        <w:rPr>
          <w:rFonts w:ascii="Arial" w:hAnsi="Arial" w:cs="Arial"/>
          <w:sz w:val="24"/>
          <w:szCs w:val="24"/>
          <w:lang w:val="en-GB"/>
        </w:rPr>
        <w:t>, with</w:t>
      </w:r>
      <w:r w:rsidR="00D315C6" w:rsidRPr="00F0646D">
        <w:rPr>
          <w:rFonts w:ascii="Arial" w:hAnsi="Arial" w:cs="Arial"/>
          <w:sz w:val="24"/>
          <w:szCs w:val="24"/>
          <w:lang w:val="en-GB"/>
        </w:rPr>
        <w:t xml:space="preserve"> the function of the sequestered mRNAs uncertain, as studies have demonstrated their continued translation within the SG</w:t>
      </w:r>
      <w:r w:rsidR="001B2242"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s51jXk1o","properties":{"formattedCitation":"(18)","plainCitation":"(18)","noteIndex":0},"citationItems":[{"id":"7QlDGlPw/tKeChGJ8","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F0646D">
        <w:rPr>
          <w:rFonts w:ascii="Arial" w:hAnsi="Arial" w:cs="Arial"/>
          <w:sz w:val="24"/>
          <w:szCs w:val="24"/>
          <w:lang w:val="en-GB"/>
        </w:rPr>
        <w:fldChar w:fldCharType="separate"/>
      </w:r>
      <w:r w:rsidR="0097304F" w:rsidRPr="00F0646D">
        <w:rPr>
          <w:rFonts w:ascii="Arial" w:hAnsi="Arial" w:cs="Arial"/>
          <w:sz w:val="24"/>
          <w:lang w:val="en-GB"/>
        </w:rPr>
        <w:t>(18)</w:t>
      </w:r>
      <w:r w:rsidR="001B2242" w:rsidRPr="00F0646D">
        <w:rPr>
          <w:rFonts w:ascii="Arial" w:hAnsi="Arial" w:cs="Arial"/>
          <w:sz w:val="24"/>
          <w:szCs w:val="24"/>
          <w:lang w:val="en-GB"/>
        </w:rPr>
        <w:fldChar w:fldCharType="end"/>
      </w:r>
      <w:r w:rsidR="00D315C6" w:rsidRPr="00F0646D">
        <w:rPr>
          <w:rFonts w:ascii="Arial" w:hAnsi="Arial" w:cs="Arial"/>
          <w:sz w:val="24"/>
          <w:szCs w:val="24"/>
          <w:lang w:val="en-GB"/>
        </w:rPr>
        <w:t>.</w:t>
      </w:r>
    </w:p>
    <w:p w14:paraId="13D79519" w14:textId="6FDCDF8E" w:rsidR="00AE7008" w:rsidRPr="00F0646D" w:rsidRDefault="00D315C6" w:rsidP="0098059C">
      <w:pPr>
        <w:jc w:val="both"/>
        <w:rPr>
          <w:rFonts w:ascii="Arial" w:hAnsi="Arial" w:cs="Arial"/>
          <w:sz w:val="24"/>
          <w:szCs w:val="24"/>
          <w:lang w:val="en-GB"/>
        </w:rPr>
      </w:pPr>
      <w:r w:rsidRPr="00F0646D">
        <w:rPr>
          <w:rFonts w:ascii="Arial" w:hAnsi="Arial" w:cs="Arial"/>
          <w:sz w:val="24"/>
          <w:szCs w:val="24"/>
          <w:lang w:val="en-GB"/>
        </w:rPr>
        <w:t xml:space="preserve">In addition to </w:t>
      </w:r>
      <w:r w:rsidR="008873F8" w:rsidRPr="00F0646D">
        <w:rPr>
          <w:rFonts w:ascii="Arial" w:hAnsi="Arial" w:cs="Arial"/>
          <w:sz w:val="24"/>
          <w:szCs w:val="24"/>
          <w:lang w:val="en-GB"/>
        </w:rPr>
        <w:t xml:space="preserve">those </w:t>
      </w:r>
      <w:r w:rsidRPr="00F0646D">
        <w:rPr>
          <w:rFonts w:ascii="Arial" w:hAnsi="Arial" w:cs="Arial"/>
          <w:sz w:val="24"/>
          <w:szCs w:val="24"/>
          <w:lang w:val="en-GB"/>
        </w:rPr>
        <w:t>physiological roles</w:t>
      </w:r>
      <w:r w:rsidR="000560F3" w:rsidRPr="00F0646D">
        <w:rPr>
          <w:rFonts w:ascii="Arial" w:hAnsi="Arial" w:cs="Arial"/>
          <w:sz w:val="24"/>
          <w:szCs w:val="24"/>
          <w:lang w:val="en-GB"/>
        </w:rPr>
        <w:t xml:space="preserve">, </w:t>
      </w:r>
      <w:r w:rsidR="004153FB" w:rsidRPr="00F0646D">
        <w:rPr>
          <w:rFonts w:ascii="Arial" w:hAnsi="Arial" w:cs="Arial"/>
          <w:sz w:val="24"/>
          <w:szCs w:val="24"/>
          <w:lang w:val="en-GB"/>
        </w:rPr>
        <w:t>SGs have</w:t>
      </w:r>
      <w:r w:rsidRPr="00F0646D">
        <w:rPr>
          <w:rFonts w:ascii="Arial" w:hAnsi="Arial" w:cs="Arial"/>
          <w:sz w:val="24"/>
          <w:szCs w:val="24"/>
          <w:lang w:val="en-GB"/>
        </w:rPr>
        <w:t xml:space="preserve"> </w:t>
      </w:r>
      <w:r w:rsidR="004153FB" w:rsidRPr="00F0646D">
        <w:rPr>
          <w:rFonts w:ascii="Arial" w:hAnsi="Arial" w:cs="Arial"/>
          <w:sz w:val="24"/>
          <w:szCs w:val="24"/>
          <w:lang w:val="en-GB"/>
        </w:rPr>
        <w:t xml:space="preserve">been implicated in several pathologies. </w:t>
      </w:r>
      <w:r w:rsidR="00A8187F" w:rsidRPr="00F0646D">
        <w:rPr>
          <w:rFonts w:ascii="Arial" w:hAnsi="Arial" w:cs="Arial"/>
          <w:sz w:val="24"/>
          <w:szCs w:val="24"/>
          <w:lang w:val="en-GB"/>
        </w:rPr>
        <w:t>Mutations in certain SG-locali</w:t>
      </w:r>
      <w:r w:rsidR="00B475D4" w:rsidRPr="00F0646D">
        <w:rPr>
          <w:rFonts w:ascii="Arial" w:hAnsi="Arial" w:cs="Arial"/>
          <w:sz w:val="24"/>
          <w:szCs w:val="24"/>
          <w:lang w:val="en-GB"/>
        </w:rPr>
        <w:t>s</w:t>
      </w:r>
      <w:r w:rsidR="00A8187F" w:rsidRPr="00F0646D">
        <w:rPr>
          <w:rFonts w:ascii="Arial" w:hAnsi="Arial" w:cs="Arial"/>
          <w:sz w:val="24"/>
          <w:szCs w:val="24"/>
          <w:lang w:val="en-GB"/>
        </w:rPr>
        <w:t xml:space="preserve">ed </w:t>
      </w:r>
      <w:r w:rsidR="0079197D" w:rsidRPr="00F0646D">
        <w:rPr>
          <w:rFonts w:ascii="Arial" w:hAnsi="Arial" w:cs="Arial"/>
          <w:sz w:val="24"/>
          <w:szCs w:val="24"/>
          <w:lang w:val="en-GB"/>
        </w:rPr>
        <w:t>proteins</w:t>
      </w:r>
      <w:r w:rsidR="000A4D01" w:rsidRPr="00F0646D">
        <w:rPr>
          <w:rFonts w:ascii="Arial" w:hAnsi="Arial" w:cs="Arial"/>
          <w:sz w:val="24"/>
          <w:szCs w:val="24"/>
          <w:lang w:val="en-GB"/>
        </w:rPr>
        <w:t>,</w:t>
      </w:r>
      <w:r w:rsidR="0079197D" w:rsidRPr="00F0646D">
        <w:rPr>
          <w:rFonts w:ascii="Arial" w:hAnsi="Arial" w:cs="Arial"/>
          <w:sz w:val="24"/>
          <w:szCs w:val="24"/>
          <w:lang w:val="en-GB"/>
        </w:rPr>
        <w:t xml:space="preserve"> such as TIA1, TDP43 or ATXN2</w:t>
      </w:r>
      <w:r w:rsidR="000A4D01" w:rsidRPr="00F0646D">
        <w:rPr>
          <w:rFonts w:ascii="Arial" w:hAnsi="Arial" w:cs="Arial"/>
          <w:sz w:val="24"/>
          <w:szCs w:val="24"/>
          <w:lang w:val="en-GB"/>
        </w:rPr>
        <w:t>,</w:t>
      </w:r>
      <w:r w:rsidR="00175EF1" w:rsidRPr="00F0646D">
        <w:rPr>
          <w:rFonts w:ascii="Arial" w:hAnsi="Arial" w:cs="Arial"/>
          <w:sz w:val="24"/>
          <w:szCs w:val="24"/>
          <w:lang w:val="en-GB"/>
        </w:rPr>
        <w:t xml:space="preserve"> are linked with amyotrophic lateral sclerosis</w:t>
      </w:r>
      <w:r w:rsidR="001B2242"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X1KVEQf9","properties":{"formattedCitation":"(19\\uc0\\u8211{}21)","plainCitation":"(19–21)","noteIndex":0},"citationItems":[{"id":"7QlDGlPw/GBKMuGdz","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Paul"},{"family":"Rademakers","given":"Rosa"}],"issued":{"date-parts":[["2017",8]]}}},{"id":"7QlDGlPw/zxOa1Sz9","uris":["http://zotero.org/users/local/1p9EH8ax/items/L9ZD893P"],"itemData":{"id":45,"type":"article-journal","container-title":"Biochemical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7QlDGlPw/UZeD7J9Q","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F0646D">
        <w:rPr>
          <w:rFonts w:ascii="Arial" w:hAnsi="Arial" w:cs="Arial"/>
          <w:sz w:val="24"/>
          <w:szCs w:val="24"/>
          <w:lang w:val="en-GB"/>
        </w:rPr>
        <w:fldChar w:fldCharType="separate"/>
      </w:r>
      <w:r w:rsidR="0097304F" w:rsidRPr="00F0646D">
        <w:rPr>
          <w:rFonts w:ascii="Arial" w:hAnsi="Arial" w:cs="Arial"/>
          <w:kern w:val="0"/>
          <w:sz w:val="24"/>
        </w:rPr>
        <w:t>(19–21)</w:t>
      </w:r>
      <w:r w:rsidR="001B2242" w:rsidRPr="00F0646D">
        <w:rPr>
          <w:rFonts w:ascii="Arial" w:hAnsi="Arial" w:cs="Arial"/>
          <w:sz w:val="24"/>
          <w:szCs w:val="24"/>
          <w:lang w:val="en-GB"/>
        </w:rPr>
        <w:fldChar w:fldCharType="end"/>
      </w:r>
      <w:r w:rsidR="00493725" w:rsidRPr="00F0646D">
        <w:rPr>
          <w:rFonts w:ascii="Arial" w:hAnsi="Arial" w:cs="Arial"/>
          <w:sz w:val="24"/>
          <w:szCs w:val="24"/>
          <w:lang w:val="en-GB"/>
        </w:rPr>
        <w:t>,</w:t>
      </w:r>
      <w:r w:rsidR="00A926EB" w:rsidRPr="00F0646D">
        <w:rPr>
          <w:rFonts w:ascii="Arial" w:hAnsi="Arial" w:cs="Arial"/>
          <w:sz w:val="24"/>
          <w:szCs w:val="24"/>
          <w:lang w:val="en-GB"/>
        </w:rPr>
        <w:t xml:space="preserve"> and certain mutations in DDX3X </w:t>
      </w:r>
      <w:r w:rsidR="00FE1927" w:rsidRPr="00F0646D">
        <w:rPr>
          <w:rFonts w:ascii="Arial" w:hAnsi="Arial" w:cs="Arial"/>
          <w:sz w:val="24"/>
          <w:szCs w:val="24"/>
          <w:lang w:val="en-GB"/>
        </w:rPr>
        <w:t xml:space="preserve">are suggested to </w:t>
      </w:r>
      <w:r w:rsidR="00A926EB" w:rsidRPr="00F0646D">
        <w:rPr>
          <w:rFonts w:ascii="Arial" w:hAnsi="Arial" w:cs="Arial"/>
          <w:sz w:val="24"/>
          <w:szCs w:val="24"/>
          <w:lang w:val="en-GB"/>
        </w:rPr>
        <w:t xml:space="preserve">originate stress granule-like </w:t>
      </w:r>
      <w:del w:id="11" w:author="Alexandre Miguel Kaizeler Guedes Da Silva Afonso" w:date="2026-09-02T10:58:00Z" w16du:dateUtc="2026-09-02T09:58:00Z">
        <w:r w:rsidR="00A926EB" w:rsidRPr="00F0646D" w:rsidDel="00F0646D">
          <w:rPr>
            <w:rFonts w:ascii="Arial" w:hAnsi="Arial" w:cs="Arial"/>
            <w:sz w:val="24"/>
            <w:szCs w:val="24"/>
            <w:lang w:val="en-GB"/>
          </w:rPr>
          <w:delText xml:space="preserve">formations </w:delText>
        </w:r>
      </w:del>
      <w:ins w:id="12" w:author="Alexandre Miguel Kaizeler Guedes Da Silva Afonso" w:date="2026-09-02T10:58:00Z" w16du:dateUtc="2026-09-02T09:58:00Z">
        <w:r w:rsidR="00F0646D">
          <w:rPr>
            <w:rFonts w:ascii="Arial" w:hAnsi="Arial" w:cs="Arial"/>
            <w:sz w:val="24"/>
            <w:szCs w:val="24"/>
            <w:lang w:val="en-GB"/>
          </w:rPr>
          <w:t>assemblies</w:t>
        </w:r>
        <w:r w:rsidR="00F0646D" w:rsidRPr="00F0646D">
          <w:rPr>
            <w:rFonts w:ascii="Arial" w:hAnsi="Arial" w:cs="Arial"/>
            <w:sz w:val="24"/>
            <w:szCs w:val="24"/>
            <w:lang w:val="en-GB"/>
          </w:rPr>
          <w:t xml:space="preserve"> </w:t>
        </w:r>
      </w:ins>
      <w:r w:rsidR="00A926EB" w:rsidRPr="00F0646D">
        <w:rPr>
          <w:rFonts w:ascii="Arial" w:hAnsi="Arial" w:cs="Arial"/>
          <w:sz w:val="24"/>
          <w:szCs w:val="24"/>
          <w:lang w:val="en-GB"/>
        </w:rPr>
        <w:t>that impair neurogenesis</w:t>
      </w:r>
      <w:r w:rsidR="00A926EB"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QeAJvFix","properties":{"formattedCitation":"(22)","plainCitation":"(22)","noteIndex":0},"citationItems":[{"id":"7QlDGlPw/ffpiBopU","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F0646D">
        <w:rPr>
          <w:rFonts w:ascii="Arial" w:hAnsi="Arial" w:cs="Arial"/>
          <w:sz w:val="24"/>
          <w:szCs w:val="24"/>
          <w:lang w:val="en-GB"/>
        </w:rPr>
        <w:fldChar w:fldCharType="separate"/>
      </w:r>
      <w:r w:rsidR="0097304F" w:rsidRPr="00F0646D">
        <w:rPr>
          <w:rFonts w:ascii="Arial" w:hAnsi="Arial" w:cs="Arial"/>
          <w:sz w:val="24"/>
          <w:lang w:val="en-GB"/>
        </w:rPr>
        <w:t>(22)</w:t>
      </w:r>
      <w:r w:rsidR="00A926EB" w:rsidRPr="00F0646D">
        <w:rPr>
          <w:rFonts w:ascii="Arial" w:hAnsi="Arial" w:cs="Arial"/>
          <w:sz w:val="24"/>
          <w:szCs w:val="24"/>
          <w:lang w:val="en-GB"/>
        </w:rPr>
        <w:fldChar w:fldCharType="end"/>
      </w:r>
      <w:r w:rsidR="00A926EB" w:rsidRPr="00F0646D">
        <w:rPr>
          <w:rFonts w:ascii="Arial" w:hAnsi="Arial" w:cs="Arial"/>
          <w:sz w:val="24"/>
          <w:szCs w:val="24"/>
          <w:lang w:val="en-GB"/>
        </w:rPr>
        <w:t xml:space="preserve">. </w:t>
      </w:r>
      <w:r w:rsidR="00025977" w:rsidRPr="00F0646D">
        <w:rPr>
          <w:rFonts w:ascii="Arial" w:hAnsi="Arial" w:cs="Arial"/>
          <w:sz w:val="24"/>
          <w:szCs w:val="24"/>
          <w:lang w:val="en-GB"/>
        </w:rPr>
        <w:t>Still</w:t>
      </w:r>
      <w:r w:rsidR="0084205D" w:rsidRPr="00F0646D">
        <w:rPr>
          <w:rFonts w:ascii="Arial" w:hAnsi="Arial" w:cs="Arial"/>
          <w:sz w:val="24"/>
          <w:szCs w:val="24"/>
          <w:lang w:val="en-GB"/>
        </w:rPr>
        <w:t xml:space="preserve">, these results </w:t>
      </w:r>
      <w:r w:rsidR="00021536" w:rsidRPr="00F0646D">
        <w:rPr>
          <w:rFonts w:ascii="Arial" w:hAnsi="Arial" w:cs="Arial"/>
          <w:sz w:val="24"/>
          <w:szCs w:val="24"/>
          <w:lang w:val="en-GB"/>
        </w:rPr>
        <w:t xml:space="preserve">may </w:t>
      </w:r>
      <w:r w:rsidR="0084205D" w:rsidRPr="00F0646D">
        <w:rPr>
          <w:rFonts w:ascii="Arial" w:hAnsi="Arial" w:cs="Arial"/>
          <w:sz w:val="24"/>
          <w:szCs w:val="24"/>
          <w:lang w:val="en-GB"/>
        </w:rPr>
        <w:t xml:space="preserve">be spurious, as both SGs and the physiopathology of these diseases </w:t>
      </w:r>
      <w:r w:rsidR="000A4D01" w:rsidRPr="00F0646D">
        <w:rPr>
          <w:rFonts w:ascii="Arial" w:hAnsi="Arial" w:cs="Arial"/>
          <w:sz w:val="24"/>
          <w:szCs w:val="24"/>
          <w:lang w:val="en-GB"/>
        </w:rPr>
        <w:t xml:space="preserve">rely </w:t>
      </w:r>
      <w:r w:rsidR="0084205D" w:rsidRPr="00F0646D">
        <w:rPr>
          <w:rFonts w:ascii="Arial" w:hAnsi="Arial" w:cs="Arial"/>
          <w:sz w:val="24"/>
          <w:szCs w:val="24"/>
          <w:lang w:val="en-GB"/>
        </w:rPr>
        <w:t>on</w:t>
      </w:r>
      <w:r w:rsidR="002278A2" w:rsidRPr="00F0646D">
        <w:rPr>
          <w:rFonts w:ascii="Arial" w:hAnsi="Arial" w:cs="Arial"/>
          <w:sz w:val="24"/>
          <w:szCs w:val="24"/>
          <w:lang w:val="en-GB"/>
        </w:rPr>
        <w:t xml:space="preserve"> protein</w:t>
      </w:r>
      <w:r w:rsidR="0084205D" w:rsidRPr="00F0646D">
        <w:rPr>
          <w:rFonts w:ascii="Arial" w:hAnsi="Arial" w:cs="Arial"/>
          <w:sz w:val="24"/>
          <w:szCs w:val="24"/>
          <w:lang w:val="en-GB"/>
        </w:rPr>
        <w:t xml:space="preserve"> aggregation. </w:t>
      </w:r>
      <w:r w:rsidR="00B723AF" w:rsidRPr="00F0646D">
        <w:rPr>
          <w:rFonts w:ascii="Arial" w:hAnsi="Arial" w:cs="Arial"/>
          <w:sz w:val="24"/>
          <w:szCs w:val="24"/>
          <w:lang w:val="en-GB"/>
        </w:rPr>
        <w:t>SGs have also been implicated in antiviral responses. Viruses across essentially all major classes have evolved mechanisms to inhibit SG assembly, most commonly by targeting G3BP1 or upstream eIF2α signalling</w:t>
      </w:r>
      <w:r w:rsidR="00B723AF"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{"citationID":"kjHd1zzS","properties":{"formattedCitation":"(23, 24)","plainCitation":"(23, 24)","noteIndex":0},"citationItems":[{"id":"7QlDGlPw/nr9nYKWN","uris":["http://zotero.org/users/local/1p9EH8ax/items/QMRQM2JS"],"itemData":{"id":54,"type":"article-journal","abstract":"ABSTRACT\n            We recently reported that Ras-GTPase-activating protein-binding protein 1 (G3BP1) interacts with hepatitis C virus (HCV) nonstructural protein (NS)5B and the 5′ end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B723AF" w:rsidRPr="00F0646D">
        <w:rPr>
          <w:rFonts w:ascii="Arial" w:hAnsi="Arial" w:cs="Arial"/>
          <w:sz w:val="24"/>
          <w:szCs w:val="24"/>
          <w:lang w:val="en-GB"/>
        </w:rPr>
        <w:fldChar w:fldCharType="separate"/>
      </w:r>
      <w:r w:rsidR="0097304F" w:rsidRPr="00F0646D">
        <w:rPr>
          <w:rFonts w:ascii="Arial" w:hAnsi="Arial" w:cs="Arial"/>
          <w:sz w:val="24"/>
          <w:lang w:val="en-GB"/>
        </w:rPr>
        <w:t>(23, 24)</w:t>
      </w:r>
      <w:r w:rsidR="00B723AF" w:rsidRPr="00F0646D">
        <w:rPr>
          <w:rFonts w:ascii="Arial" w:hAnsi="Arial" w:cs="Arial"/>
          <w:sz w:val="24"/>
          <w:szCs w:val="24"/>
          <w:lang w:val="en-GB"/>
        </w:rPr>
        <w:fldChar w:fldCharType="end"/>
      </w:r>
      <w:r w:rsidR="00B723AF" w:rsidRPr="00F0646D">
        <w:rPr>
          <w:rFonts w:ascii="Arial" w:hAnsi="Arial" w:cs="Arial"/>
          <w:sz w:val="24"/>
          <w:szCs w:val="24"/>
          <w:lang w:val="en-GB"/>
        </w:rPr>
        <w:t>. While this convergence suggests a genuine antiviral function, many of these strategies act on the</w:t>
      </w:r>
      <w:r w:rsidR="00DD3154" w:rsidRPr="00F0646D">
        <w:rPr>
          <w:rFonts w:ascii="Arial" w:hAnsi="Arial" w:cs="Arial"/>
          <w:sz w:val="24"/>
          <w:szCs w:val="24"/>
          <w:lang w:val="en-GB"/>
        </w:rPr>
        <w:t xml:space="preserve"> integrated stress response</w:t>
      </w:r>
      <w:r w:rsidR="00B723AF" w:rsidRPr="00F0646D">
        <w:rPr>
          <w:rFonts w:ascii="Arial" w:hAnsi="Arial" w:cs="Arial"/>
          <w:sz w:val="24"/>
          <w:szCs w:val="24"/>
          <w:lang w:val="en-GB"/>
        </w:rPr>
        <w:t xml:space="preserve"> </w:t>
      </w:r>
      <w:r w:rsidR="00DD3154" w:rsidRPr="00F0646D">
        <w:rPr>
          <w:rFonts w:ascii="Arial" w:hAnsi="Arial" w:cs="Arial"/>
          <w:sz w:val="24"/>
          <w:szCs w:val="24"/>
          <w:lang w:val="en-GB"/>
        </w:rPr>
        <w:t>(</w:t>
      </w:r>
      <w:r w:rsidR="00B723AF" w:rsidRPr="00F0646D">
        <w:rPr>
          <w:rFonts w:ascii="Arial" w:hAnsi="Arial" w:cs="Arial"/>
          <w:sz w:val="24"/>
          <w:szCs w:val="24"/>
          <w:lang w:val="en-GB"/>
        </w:rPr>
        <w:t>ISR</w:t>
      </w:r>
      <w:r w:rsidR="00DD3154" w:rsidRPr="00F0646D">
        <w:rPr>
          <w:rFonts w:ascii="Arial" w:hAnsi="Arial" w:cs="Arial"/>
          <w:sz w:val="24"/>
          <w:szCs w:val="24"/>
          <w:lang w:val="en-GB"/>
        </w:rPr>
        <w:t>)</w:t>
      </w:r>
      <w:r w:rsidR="00B723AF" w:rsidRPr="00F0646D">
        <w:rPr>
          <w:rFonts w:ascii="Arial" w:hAnsi="Arial" w:cs="Arial"/>
          <w:sz w:val="24"/>
          <w:szCs w:val="24"/>
          <w:lang w:val="en-GB"/>
        </w:rPr>
        <w:t xml:space="preserve"> as a whole or on G3BP1 functions beyond SGs, making it difficult to attribute the antiviral effect to SGs specifically</w:t>
      </w:r>
      <w:r w:rsidR="009C721E"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{"citationID":"1ro1pEzP","properties":{"formattedCitation":"(23, 24)","plainCitation":"(23, 24)","noteIndex":0},"citationItems":[{"id":"7QlDGlPw/nr9nYKWN","uris":["http://zotero.org/users/local/1p9EH8ax/items/QMRQM2JS"],"itemData":{"id":54,"type":"article-journal","abstract":"ABSTRACT\n            We recently reported that Ras-GTPase-activating protein-binding protein 1 (G3BP1) interacts with hepatitis C virus (HCV) nonstructural protein (NS)5B and the 5′ end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R."},{"family":"Yuan","given":"Zhenghong"}],"issued":{"date-parts":[["2011",7,15]]}}},{"id":"7QlDGlPw/xBWrakBC","uris":["http://zotero.org/users/local/1p9EH8ax/items/NESBXFZE"],"itemData":{"id":56,"type":"article-journal","abstract":"Abstract\n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9C721E" w:rsidRPr="00F0646D">
        <w:rPr>
          <w:rFonts w:ascii="Arial" w:hAnsi="Arial" w:cs="Arial"/>
          <w:sz w:val="24"/>
          <w:szCs w:val="24"/>
          <w:lang w:val="en-GB"/>
        </w:rPr>
        <w:fldChar w:fldCharType="separate"/>
      </w:r>
      <w:r w:rsidR="0097304F" w:rsidRPr="00F0646D">
        <w:rPr>
          <w:rFonts w:ascii="Arial" w:hAnsi="Arial" w:cs="Arial"/>
          <w:sz w:val="24"/>
          <w:lang w:val="en-GB"/>
        </w:rPr>
        <w:t>(23, 24)</w:t>
      </w:r>
      <w:r w:rsidR="009C721E" w:rsidRPr="00F0646D">
        <w:rPr>
          <w:rFonts w:ascii="Arial" w:hAnsi="Arial" w:cs="Arial"/>
          <w:sz w:val="24"/>
          <w:szCs w:val="24"/>
          <w:lang w:val="en-GB"/>
        </w:rPr>
        <w:fldChar w:fldCharType="end"/>
      </w:r>
      <w:r w:rsidR="008B5BA3" w:rsidRPr="00F0646D">
        <w:rPr>
          <w:rFonts w:ascii="Arial" w:hAnsi="Arial" w:cs="Arial"/>
          <w:sz w:val="24"/>
          <w:szCs w:val="24"/>
          <w:lang w:val="en-GB"/>
        </w:rPr>
        <w:t xml:space="preserve">. </w:t>
      </w:r>
      <w:r w:rsidR="001A2BD4" w:rsidRPr="00F0646D">
        <w:rPr>
          <w:rFonts w:ascii="Arial" w:hAnsi="Arial" w:cs="Arial"/>
          <w:sz w:val="24"/>
          <w:szCs w:val="24"/>
          <w:lang w:val="en-GB"/>
        </w:rPr>
        <w:t xml:space="preserve">Cancer cells experience heightened stress due to factors such as hypoxia, nutrient deprivation, and chemotherapy/radiotherapy, all of which </w:t>
      </w:r>
      <w:r w:rsidR="00AE3BF5" w:rsidRPr="00F0646D">
        <w:rPr>
          <w:rFonts w:ascii="Arial" w:hAnsi="Arial" w:cs="Arial"/>
          <w:sz w:val="24"/>
          <w:szCs w:val="24"/>
          <w:lang w:val="en-GB"/>
        </w:rPr>
        <w:t xml:space="preserve">are reported to </w:t>
      </w:r>
      <w:r w:rsidR="001A2BD4" w:rsidRPr="00F0646D">
        <w:rPr>
          <w:rFonts w:ascii="Arial" w:hAnsi="Arial" w:cs="Arial"/>
          <w:sz w:val="24"/>
          <w:szCs w:val="24"/>
          <w:lang w:val="en-GB"/>
        </w:rPr>
        <w:t>induce SG formation</w:t>
      </w:r>
      <w:r w:rsidR="001A2BD4"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{"citationID":"SCeLzf4H","properties":{"formattedCitation":"(2, 25, 26)","plainCitation":"(2, 25, 26)","noteIndex":0},"citationItems":[{"id":"7QlDGlPw/Q75AGrsN","uris":["http://zotero.org/users/local/1p9EH8ax/items/2PPLDQJ4"],"itemData":{"id":23,"type":"article-journal","container-title":"Biochimica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F0646D">
        <w:rPr>
          <w:rFonts w:ascii="Arial" w:hAnsi="Arial" w:cs="Arial"/>
          <w:sz w:val="24"/>
          <w:szCs w:val="24"/>
          <w:lang w:val="en-GB"/>
        </w:rPr>
        <w:fldChar w:fldCharType="separate"/>
      </w:r>
      <w:r w:rsidR="0097304F" w:rsidRPr="00F0646D">
        <w:rPr>
          <w:rFonts w:ascii="Arial" w:hAnsi="Arial" w:cs="Arial"/>
          <w:sz w:val="24"/>
          <w:lang w:val="en-GB"/>
        </w:rPr>
        <w:t>(2, 25, 26)</w:t>
      </w:r>
      <w:r w:rsidR="001A2BD4" w:rsidRPr="00F0646D">
        <w:rPr>
          <w:rFonts w:ascii="Arial" w:hAnsi="Arial" w:cs="Arial"/>
          <w:sz w:val="24"/>
          <w:szCs w:val="24"/>
          <w:lang w:val="en-GB"/>
        </w:rPr>
        <w:fldChar w:fldCharType="end"/>
      </w:r>
      <w:r w:rsidR="001A2BD4" w:rsidRPr="00F0646D">
        <w:rPr>
          <w:rFonts w:ascii="Arial" w:hAnsi="Arial" w:cs="Arial"/>
          <w:sz w:val="24"/>
          <w:szCs w:val="24"/>
          <w:lang w:val="en-GB"/>
        </w:rPr>
        <w:t xml:space="preserve">. </w:t>
      </w:r>
      <w:r w:rsidR="00520B2A" w:rsidRPr="00F0646D">
        <w:rPr>
          <w:rFonts w:ascii="Arial" w:hAnsi="Arial" w:cs="Arial"/>
          <w:sz w:val="24"/>
          <w:szCs w:val="24"/>
          <w:lang w:val="en-GB"/>
        </w:rPr>
        <w:t>SGs are observed in multiple tumours</w:t>
      </w:r>
      <w:r w:rsidR="00D32406" w:rsidRPr="00F0646D">
        <w:rPr>
          <w:rFonts w:ascii="Arial" w:hAnsi="Arial" w:cs="Arial"/>
          <w:sz w:val="24"/>
          <w:szCs w:val="24"/>
          <w:lang w:val="en-GB"/>
        </w:rPr>
        <w:t xml:space="preserve"> where they are postulated</w:t>
      </w:r>
      <w:r w:rsidR="0009648D" w:rsidRPr="00F0646D">
        <w:rPr>
          <w:rFonts w:ascii="Arial" w:hAnsi="Arial" w:cs="Arial"/>
          <w:sz w:val="24"/>
          <w:szCs w:val="24"/>
          <w:lang w:val="en-GB"/>
        </w:rPr>
        <w:t xml:space="preserve"> </w:t>
      </w:r>
      <w:r w:rsidR="0024483F" w:rsidRPr="00F0646D">
        <w:rPr>
          <w:rFonts w:ascii="Arial" w:hAnsi="Arial" w:cs="Arial"/>
          <w:sz w:val="24"/>
          <w:szCs w:val="24"/>
          <w:lang w:val="en-GB"/>
        </w:rPr>
        <w:t xml:space="preserve">to promote metastasis </w:t>
      </w:r>
      <w:r w:rsidR="00D32406" w:rsidRPr="00F0646D">
        <w:rPr>
          <w:rFonts w:ascii="Arial" w:hAnsi="Arial" w:cs="Arial"/>
          <w:sz w:val="24"/>
          <w:szCs w:val="24"/>
          <w:lang w:val="en-GB"/>
        </w:rPr>
        <w:t>while conferring resistance to chemotherapy</w:t>
      </w:r>
      <w:r w:rsidR="0024483F" w:rsidRPr="00F0646D">
        <w:rPr>
          <w:rFonts w:ascii="Arial" w:hAnsi="Arial" w:cs="Arial"/>
          <w:sz w:val="24"/>
          <w:szCs w:val="24"/>
          <w:lang w:val="en-GB"/>
        </w:rPr>
        <w:t xml:space="preserve">, as their abrogation </w:t>
      </w:r>
      <w:del w:id="13" w:author="Alexandre Miguel Kaizeler Guedes Da Silva Afonso" w:date="2026-09-02T10:58:00Z" w16du:dateUtc="2026-09-02T09:58:00Z">
        <w:r w:rsidR="0024483F" w:rsidRPr="00F0646D" w:rsidDel="00F0646D">
          <w:rPr>
            <w:rFonts w:ascii="Arial" w:hAnsi="Arial" w:cs="Arial"/>
            <w:sz w:val="24"/>
            <w:szCs w:val="24"/>
            <w:lang w:val="en-GB"/>
          </w:rPr>
          <w:delText xml:space="preserve">by </w:delText>
        </w:r>
      </w:del>
      <w:ins w:id="14" w:author="Alexandre Miguel Kaizeler Guedes Da Silva Afonso" w:date="2026-09-02T10:58:00Z" w16du:dateUtc="2026-09-02T09:58:00Z">
        <w:r w:rsidR="00F0646D">
          <w:rPr>
            <w:rFonts w:ascii="Arial" w:hAnsi="Arial" w:cs="Arial"/>
            <w:sz w:val="24"/>
            <w:szCs w:val="24"/>
            <w:lang w:val="en-GB"/>
          </w:rPr>
          <w:t>through</w:t>
        </w:r>
        <w:r w:rsidR="00F0646D" w:rsidRPr="00F0646D">
          <w:rPr>
            <w:rFonts w:ascii="Arial" w:hAnsi="Arial" w:cs="Arial"/>
            <w:sz w:val="24"/>
            <w:szCs w:val="24"/>
            <w:lang w:val="en-GB"/>
          </w:rPr>
          <w:t xml:space="preserve"> </w:t>
        </w:r>
      </w:ins>
      <w:r w:rsidR="0024483F" w:rsidRPr="00F0646D">
        <w:rPr>
          <w:rFonts w:ascii="Arial" w:hAnsi="Arial" w:cs="Arial"/>
          <w:sz w:val="24"/>
          <w:szCs w:val="24"/>
          <w:lang w:val="en-GB"/>
        </w:rPr>
        <w:t>G3BP1 and COX-1/2 inhibit</w:t>
      </w:r>
      <w:r w:rsidR="00D32406" w:rsidRPr="00F0646D">
        <w:rPr>
          <w:rFonts w:ascii="Arial" w:hAnsi="Arial" w:cs="Arial"/>
          <w:sz w:val="24"/>
          <w:szCs w:val="24"/>
          <w:lang w:val="en-GB"/>
        </w:rPr>
        <w:t>ion</w:t>
      </w:r>
      <w:r w:rsidR="0024483F" w:rsidRPr="00F0646D">
        <w:rPr>
          <w:rFonts w:ascii="Arial" w:hAnsi="Arial" w:cs="Arial"/>
          <w:sz w:val="24"/>
          <w:szCs w:val="24"/>
          <w:lang w:val="en-GB"/>
        </w:rPr>
        <w:t xml:space="preserve"> </w:t>
      </w:r>
      <w:del w:id="15" w:author="Alexandre Miguel Kaizeler Guedes Da Silva Afonso" w:date="2026-09-02T10:59:00Z" w16du:dateUtc="2026-09-02T09:59:00Z">
        <w:r w:rsidR="0024483F" w:rsidRPr="00F0646D" w:rsidDel="00F0646D">
          <w:rPr>
            <w:rFonts w:ascii="Arial" w:hAnsi="Arial" w:cs="Arial"/>
            <w:sz w:val="24"/>
            <w:szCs w:val="24"/>
            <w:lang w:val="en-GB"/>
          </w:rPr>
          <w:delText xml:space="preserve">impedes </w:delText>
        </w:r>
      </w:del>
      <w:ins w:id="16" w:author="Alexandre Miguel Kaizeler Guedes Da Silva Afonso" w:date="2026-09-02T10:59:00Z" w16du:dateUtc="2026-09-02T09:59:00Z">
        <w:r w:rsidR="00F0646D">
          <w:rPr>
            <w:rFonts w:ascii="Arial" w:hAnsi="Arial" w:cs="Arial"/>
            <w:sz w:val="24"/>
            <w:szCs w:val="24"/>
            <w:lang w:val="en-GB"/>
          </w:rPr>
          <w:t>impairs</w:t>
        </w:r>
        <w:r w:rsidR="00F0646D" w:rsidRPr="00F0646D">
          <w:rPr>
            <w:rFonts w:ascii="Arial" w:hAnsi="Arial" w:cs="Arial"/>
            <w:sz w:val="24"/>
            <w:szCs w:val="24"/>
            <w:lang w:val="en-GB"/>
          </w:rPr>
          <w:t xml:space="preserve"> </w:t>
        </w:r>
      </w:ins>
      <w:del w:id="17" w:author="Alexandre Miguel Kaizeler Guedes Da Silva Afonso" w:date="2026-09-02T10:59:00Z" w16du:dateUtc="2026-09-02T09:59:00Z">
        <w:r w:rsidR="0024483F" w:rsidRPr="00F0646D" w:rsidDel="00F0646D">
          <w:rPr>
            <w:rFonts w:ascii="Arial" w:hAnsi="Arial" w:cs="Arial"/>
            <w:sz w:val="24"/>
            <w:szCs w:val="24"/>
            <w:lang w:val="en-GB"/>
          </w:rPr>
          <w:delText>so</w:delText>
        </w:r>
      </w:del>
      <w:ins w:id="18" w:author="Alexandre Miguel Kaizeler Guedes Da Silva Afonso" w:date="2026-09-02T10:59:00Z" w16du:dateUtc="2026-09-02T09:59:00Z">
        <w:r w:rsidR="00F0646D">
          <w:rPr>
            <w:rFonts w:ascii="Arial" w:hAnsi="Arial" w:cs="Arial"/>
            <w:sz w:val="24"/>
            <w:szCs w:val="24"/>
            <w:lang w:val="en-GB"/>
          </w:rPr>
          <w:t>these phenotypes</w:t>
        </w:r>
      </w:ins>
      <w:r w:rsidR="00D32406"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{"citationID":"CwVQ2dEv","properties":{"formattedCitation":"(27, 28)","plainCitation":"(27, 28)","noteIndex":0},"citationItems":[{"id":"7QlDGlPw/vnNW88k2","uris":["http://zotero.org/users/local/1p9EH8ax/items/EUAG3M4I"],"itemData":{"id":61,"type":"article-journal","abstract":"Under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F0646D">
        <w:rPr>
          <w:rFonts w:ascii="Arial" w:hAnsi="Arial" w:cs="Arial"/>
          <w:sz w:val="24"/>
          <w:szCs w:val="24"/>
          <w:lang w:val="en-GB"/>
        </w:rPr>
        <w:fldChar w:fldCharType="separate"/>
      </w:r>
      <w:r w:rsidR="0097304F" w:rsidRPr="00F0646D">
        <w:rPr>
          <w:rFonts w:ascii="Arial" w:hAnsi="Arial" w:cs="Arial"/>
          <w:sz w:val="24"/>
          <w:lang w:val="en-GB"/>
        </w:rPr>
        <w:t>(27, 28)</w:t>
      </w:r>
      <w:r w:rsidR="00D32406" w:rsidRPr="00F0646D">
        <w:rPr>
          <w:rFonts w:ascii="Arial" w:hAnsi="Arial" w:cs="Arial"/>
          <w:sz w:val="24"/>
          <w:szCs w:val="24"/>
          <w:lang w:val="en-GB"/>
        </w:rPr>
        <w:fldChar w:fldCharType="end"/>
      </w:r>
      <w:r w:rsidR="0024483F" w:rsidRPr="00F0646D">
        <w:rPr>
          <w:rFonts w:ascii="Arial" w:hAnsi="Arial" w:cs="Arial"/>
          <w:sz w:val="24"/>
          <w:szCs w:val="24"/>
          <w:lang w:val="en-GB"/>
        </w:rPr>
        <w:t xml:space="preserve">. </w:t>
      </w:r>
      <w:r w:rsidR="001E0438" w:rsidRPr="00F0646D">
        <w:rPr>
          <w:rFonts w:ascii="Arial" w:hAnsi="Arial" w:cs="Arial"/>
          <w:sz w:val="24"/>
          <w:szCs w:val="24"/>
          <w:lang w:val="en-GB"/>
        </w:rPr>
        <w:t>However, it is not known if these results solely arise from the blockade of SG formation or involve other functions of the targete</w:t>
      </w:r>
      <w:r w:rsidR="00A47003" w:rsidRPr="00F0646D">
        <w:rPr>
          <w:rFonts w:ascii="Arial" w:hAnsi="Arial" w:cs="Arial"/>
          <w:sz w:val="24"/>
          <w:szCs w:val="24"/>
          <w:lang w:val="en-GB"/>
        </w:rPr>
        <w:t>d</w:t>
      </w:r>
      <w:r w:rsidR="001E0438" w:rsidRPr="00F0646D">
        <w:rPr>
          <w:rFonts w:ascii="Arial" w:hAnsi="Arial" w:cs="Arial"/>
          <w:sz w:val="24"/>
          <w:szCs w:val="24"/>
          <w:lang w:val="en-GB"/>
        </w:rPr>
        <w:t xml:space="preserve"> proteins, such as G3BP1 and COX-1/2, beyond their role in SGs. </w:t>
      </w:r>
      <w:r w:rsidR="007A1EF8" w:rsidRPr="00F0646D">
        <w:rPr>
          <w:rFonts w:ascii="Arial" w:hAnsi="Arial" w:cs="Arial"/>
          <w:sz w:val="24"/>
          <w:szCs w:val="24"/>
          <w:lang w:val="en-GB"/>
        </w:rPr>
        <w:t>For example, only 20% of G3BP1 locali</w:t>
      </w:r>
      <w:r w:rsidR="00B475D4" w:rsidRPr="00F0646D">
        <w:rPr>
          <w:rFonts w:ascii="Arial" w:hAnsi="Arial" w:cs="Arial"/>
          <w:sz w:val="24"/>
          <w:szCs w:val="24"/>
          <w:lang w:val="en-GB"/>
        </w:rPr>
        <w:t>s</w:t>
      </w:r>
      <w:r w:rsidR="007A1EF8" w:rsidRPr="00F0646D">
        <w:rPr>
          <w:rFonts w:ascii="Arial" w:hAnsi="Arial" w:cs="Arial"/>
          <w:sz w:val="24"/>
          <w:szCs w:val="24"/>
          <w:lang w:val="en-GB"/>
        </w:rPr>
        <w:t>es to SG</w:t>
      </w:r>
      <w:ins w:id="19" w:author="Alexandre Miguel Kaizeler Guedes Da Silva Afonso" w:date="2026-09-02T10:59:00Z" w16du:dateUtc="2026-09-02T09:59:00Z">
        <w:r w:rsidR="00F0646D">
          <w:rPr>
            <w:rFonts w:ascii="Arial" w:hAnsi="Arial" w:cs="Arial"/>
            <w:sz w:val="24"/>
            <w:szCs w:val="24"/>
            <w:lang w:val="en-GB"/>
          </w:rPr>
          <w:t>s</w:t>
        </w:r>
      </w:ins>
      <w:r w:rsidR="007A1EF8" w:rsidRPr="00F0646D">
        <w:rPr>
          <w:rFonts w:ascii="Arial" w:hAnsi="Arial" w:cs="Arial"/>
          <w:sz w:val="24"/>
          <w:szCs w:val="24"/>
          <w:lang w:val="en-GB"/>
        </w:rPr>
        <w:t>, reiterating how th</w:t>
      </w:r>
      <w:r w:rsidR="00030CF8" w:rsidRPr="00F0646D">
        <w:rPr>
          <w:rFonts w:ascii="Arial" w:hAnsi="Arial" w:cs="Arial"/>
          <w:sz w:val="24"/>
          <w:szCs w:val="24"/>
          <w:lang w:val="en-GB"/>
        </w:rPr>
        <w:t>ese</w:t>
      </w:r>
      <w:r w:rsidR="007A1EF8" w:rsidRPr="00F0646D">
        <w:rPr>
          <w:rFonts w:ascii="Arial" w:hAnsi="Arial" w:cs="Arial"/>
          <w:sz w:val="24"/>
          <w:szCs w:val="24"/>
          <w:lang w:val="en-GB"/>
        </w:rPr>
        <w:t xml:space="preserve"> target</w:t>
      </w:r>
      <w:r w:rsidR="00030CF8" w:rsidRPr="00F0646D">
        <w:rPr>
          <w:rFonts w:ascii="Arial" w:hAnsi="Arial" w:cs="Arial"/>
          <w:sz w:val="24"/>
          <w:szCs w:val="24"/>
          <w:lang w:val="en-GB"/>
        </w:rPr>
        <w:t>s</w:t>
      </w:r>
      <w:r w:rsidR="007A1EF8" w:rsidRPr="00F0646D">
        <w:rPr>
          <w:rFonts w:ascii="Arial" w:hAnsi="Arial" w:cs="Arial"/>
          <w:sz w:val="24"/>
          <w:szCs w:val="24"/>
          <w:lang w:val="en-GB"/>
        </w:rPr>
        <w:t xml:space="preserve"> may be </w:t>
      </w:r>
      <w:r w:rsidR="00F70F30" w:rsidRPr="00F0646D">
        <w:rPr>
          <w:rFonts w:ascii="Arial" w:hAnsi="Arial" w:cs="Arial"/>
          <w:sz w:val="24"/>
          <w:szCs w:val="24"/>
          <w:lang w:val="en-GB"/>
        </w:rPr>
        <w:t>nonspecific</w:t>
      </w:r>
      <w:r w:rsidR="007A1EF8" w:rsidRPr="00F0646D">
        <w:rPr>
          <w:rFonts w:ascii="Arial" w:hAnsi="Arial" w:cs="Arial"/>
          <w:sz w:val="24"/>
          <w:szCs w:val="24"/>
          <w:lang w:val="en-GB"/>
        </w:rPr>
        <w:t xml:space="preserve"> for SG blockage</w:t>
      </w:r>
      <w:r w:rsidR="00025977"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{"citationID":"wfLOzhKT","properties":{"formattedCitation":"(29)","plainCitation":"(29)","noteIndex":0},"citationItems":[{"id":"7QlDGlPw/J6uUxkLm","uris":["http://zotero.org/users/local/1p9EH8ax/items/4ULW7W7L"],"itemData":{"id":48,"type":"article-journal","abstract":"Abstract\n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F0646D">
        <w:rPr>
          <w:rFonts w:ascii="Arial" w:hAnsi="Arial" w:cs="Arial"/>
          <w:sz w:val="24"/>
          <w:szCs w:val="24"/>
          <w:lang w:val="en-GB"/>
        </w:rPr>
        <w:fldChar w:fldCharType="separate"/>
      </w:r>
      <w:r w:rsidR="0097304F" w:rsidRPr="00F0646D">
        <w:rPr>
          <w:rFonts w:ascii="Arial" w:hAnsi="Arial" w:cs="Arial"/>
          <w:sz w:val="24"/>
          <w:lang w:val="en-GB"/>
        </w:rPr>
        <w:t>(29)</w:t>
      </w:r>
      <w:r w:rsidR="00025977" w:rsidRPr="00F0646D">
        <w:rPr>
          <w:rFonts w:ascii="Arial" w:hAnsi="Arial" w:cs="Arial"/>
          <w:sz w:val="24"/>
          <w:szCs w:val="24"/>
          <w:lang w:val="en-GB"/>
        </w:rPr>
        <w:fldChar w:fldCharType="end"/>
      </w:r>
      <w:r w:rsidR="007A1EF8" w:rsidRPr="00F0646D">
        <w:rPr>
          <w:rFonts w:ascii="Arial" w:hAnsi="Arial" w:cs="Arial"/>
          <w:sz w:val="24"/>
          <w:szCs w:val="24"/>
          <w:lang w:val="en-GB"/>
        </w:rPr>
        <w:t>.</w:t>
      </w:r>
    </w:p>
    <w:p w14:paraId="282C1F04" w14:textId="38B5AB46" w:rsidR="007D4D3A" w:rsidRPr="00F0646D" w:rsidRDefault="006771AE" w:rsidP="0098059C">
      <w:pPr>
        <w:jc w:val="both"/>
        <w:rPr>
          <w:rFonts w:ascii="Arial" w:hAnsi="Arial" w:cs="Arial"/>
          <w:sz w:val="24"/>
          <w:szCs w:val="24"/>
          <w:lang w:val="en-GB"/>
        </w:rPr>
      </w:pPr>
      <w:r w:rsidRPr="00F0646D">
        <w:rPr>
          <w:rFonts w:ascii="Arial" w:hAnsi="Arial" w:cs="Arial"/>
          <w:sz w:val="24"/>
          <w:szCs w:val="24"/>
          <w:lang w:val="en-GB"/>
        </w:rPr>
        <w:t>Despite the absence of direct evidence</w:t>
      </w:r>
      <w:r w:rsidR="007A1EF8" w:rsidRPr="00F0646D">
        <w:rPr>
          <w:rFonts w:ascii="Arial" w:hAnsi="Arial" w:cs="Arial"/>
          <w:sz w:val="24"/>
          <w:szCs w:val="24"/>
          <w:lang w:val="en-GB"/>
        </w:rPr>
        <w:t xml:space="preserve"> for their functions</w:t>
      </w:r>
      <w:r w:rsidRPr="00F0646D">
        <w:rPr>
          <w:rFonts w:ascii="Arial" w:hAnsi="Arial" w:cs="Arial"/>
          <w:sz w:val="24"/>
          <w:szCs w:val="24"/>
          <w:lang w:val="en-GB"/>
        </w:rPr>
        <w:t xml:space="preserve">, SGs continue to garner significant attention in various </w:t>
      </w:r>
      <w:r w:rsidR="004777DF" w:rsidRPr="00F0646D">
        <w:rPr>
          <w:rFonts w:ascii="Arial" w:hAnsi="Arial" w:cs="Arial"/>
          <w:sz w:val="24"/>
          <w:szCs w:val="24"/>
          <w:lang w:val="en-GB"/>
        </w:rPr>
        <w:t xml:space="preserve">physiological and pathological </w:t>
      </w:r>
      <w:r w:rsidRPr="00F0646D">
        <w:rPr>
          <w:rFonts w:ascii="Arial" w:hAnsi="Arial" w:cs="Arial"/>
          <w:sz w:val="24"/>
          <w:szCs w:val="24"/>
          <w:lang w:val="en-GB"/>
        </w:rPr>
        <w:t>contexts</w:t>
      </w:r>
      <w:r w:rsidR="007A1EF8" w:rsidRPr="00F0646D">
        <w:rPr>
          <w:rFonts w:ascii="Arial" w:hAnsi="Arial" w:cs="Arial"/>
          <w:sz w:val="24"/>
          <w:szCs w:val="24"/>
          <w:lang w:val="en-GB"/>
        </w:rPr>
        <w:t>, owing to</w:t>
      </w:r>
      <w:r w:rsidRPr="00F0646D">
        <w:rPr>
          <w:rFonts w:ascii="Arial" w:hAnsi="Arial" w:cs="Arial"/>
          <w:sz w:val="24"/>
          <w:szCs w:val="24"/>
          <w:lang w:val="en-GB"/>
        </w:rPr>
        <w:t xml:space="preserve"> their </w:t>
      </w:r>
      <w:r w:rsidR="00EE52A3" w:rsidRPr="00F0646D">
        <w:rPr>
          <w:rFonts w:ascii="Arial" w:hAnsi="Arial" w:cs="Arial"/>
          <w:sz w:val="24"/>
          <w:szCs w:val="24"/>
          <w:lang w:val="en-GB"/>
        </w:rPr>
        <w:t xml:space="preserve">supposed </w:t>
      </w:r>
      <w:r w:rsidRPr="00F0646D">
        <w:rPr>
          <w:rFonts w:ascii="Arial" w:hAnsi="Arial" w:cs="Arial"/>
          <w:sz w:val="24"/>
          <w:szCs w:val="24"/>
          <w:lang w:val="en-GB"/>
        </w:rPr>
        <w:t xml:space="preserve">role in </w:t>
      </w:r>
      <w:r w:rsidR="007A1EF8" w:rsidRPr="00F0646D">
        <w:rPr>
          <w:rFonts w:ascii="Arial" w:hAnsi="Arial" w:cs="Arial"/>
          <w:sz w:val="24"/>
          <w:szCs w:val="24"/>
          <w:lang w:val="en-GB"/>
        </w:rPr>
        <w:t xml:space="preserve">selective </w:t>
      </w:r>
      <w:r w:rsidR="00007D4F" w:rsidRPr="00F0646D">
        <w:rPr>
          <w:rFonts w:ascii="Arial" w:hAnsi="Arial" w:cs="Arial"/>
          <w:sz w:val="24"/>
          <w:szCs w:val="24"/>
          <w:lang w:val="en-GB"/>
        </w:rPr>
        <w:t xml:space="preserve">mRNA and protein </w:t>
      </w:r>
      <w:r w:rsidR="007A1EF8" w:rsidRPr="00F0646D">
        <w:rPr>
          <w:rFonts w:ascii="Arial" w:hAnsi="Arial" w:cs="Arial"/>
          <w:sz w:val="24"/>
          <w:szCs w:val="24"/>
          <w:lang w:val="en-GB"/>
        </w:rPr>
        <w:t>sequestration</w:t>
      </w:r>
      <w:r w:rsidR="00025977" w:rsidRPr="00F0646D">
        <w:rPr>
          <w:rFonts w:ascii="Arial" w:hAnsi="Arial" w:cs="Arial"/>
          <w:sz w:val="24"/>
          <w:szCs w:val="24"/>
          <w:lang w:val="en-GB"/>
        </w:rPr>
        <w:t xml:space="preserve">, </w:t>
      </w:r>
      <w:r w:rsidR="0016772B" w:rsidRPr="00F0646D">
        <w:rPr>
          <w:rFonts w:ascii="Arial" w:hAnsi="Arial" w:cs="Arial"/>
          <w:sz w:val="24"/>
          <w:szCs w:val="24"/>
          <w:lang w:val="en-GB"/>
        </w:rPr>
        <w:t>hypothesi</w:t>
      </w:r>
      <w:r w:rsidR="00B475D4" w:rsidRPr="00F0646D">
        <w:rPr>
          <w:rFonts w:ascii="Arial" w:hAnsi="Arial" w:cs="Arial"/>
          <w:sz w:val="24"/>
          <w:szCs w:val="24"/>
          <w:lang w:val="en-GB"/>
        </w:rPr>
        <w:t>s</w:t>
      </w:r>
      <w:r w:rsidR="0016772B" w:rsidRPr="00F0646D">
        <w:rPr>
          <w:rFonts w:ascii="Arial" w:hAnsi="Arial" w:cs="Arial"/>
          <w:sz w:val="24"/>
          <w:szCs w:val="24"/>
          <w:lang w:val="en-GB"/>
        </w:rPr>
        <w:t xml:space="preserve">ed to contribute to the downregulation of specific </w:t>
      </w:r>
      <w:r w:rsidR="00025977" w:rsidRPr="00F0646D">
        <w:rPr>
          <w:rFonts w:ascii="Arial" w:hAnsi="Arial" w:cs="Arial"/>
          <w:sz w:val="24"/>
          <w:szCs w:val="24"/>
          <w:lang w:val="en-GB"/>
        </w:rPr>
        <w:t>pathways in numerous diseases.</w:t>
      </w:r>
      <w:r w:rsidR="007A1EF8" w:rsidRPr="00F0646D">
        <w:rPr>
          <w:rFonts w:ascii="Arial" w:hAnsi="Arial" w:cs="Arial"/>
          <w:sz w:val="24"/>
          <w:szCs w:val="24"/>
          <w:lang w:val="en-GB"/>
        </w:rPr>
        <w:t xml:space="preserve"> </w:t>
      </w:r>
      <w:r w:rsidRPr="00F0646D">
        <w:rPr>
          <w:rFonts w:ascii="Arial" w:hAnsi="Arial" w:cs="Arial"/>
          <w:sz w:val="24"/>
          <w:szCs w:val="24"/>
          <w:lang w:val="en-GB"/>
        </w:rPr>
        <w:t xml:space="preserve"> </w:t>
      </w:r>
      <w:r w:rsidR="004777DF" w:rsidRPr="00F0646D">
        <w:rPr>
          <w:rFonts w:ascii="Arial" w:hAnsi="Arial" w:cs="Arial"/>
          <w:sz w:val="24"/>
          <w:szCs w:val="24"/>
          <w:lang w:val="en-GB"/>
        </w:rPr>
        <w:t xml:space="preserve">Research </w:t>
      </w:r>
      <w:r w:rsidRPr="00F0646D">
        <w:rPr>
          <w:rFonts w:ascii="Arial" w:hAnsi="Arial" w:cs="Arial"/>
          <w:sz w:val="24"/>
          <w:szCs w:val="24"/>
          <w:lang w:val="en-GB"/>
        </w:rPr>
        <w:t>efforts have led to the curation of two databases housing information on their protein constituents</w:t>
      </w:r>
      <w:r w:rsidR="003B0A32"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{"citationID":"NsQK9i4e","properties":{"formattedCitation":"(8, 30)","plainCitation":"(8, 30)","noteIndex":0},"citationItems":[{"id":"7QlDGlPw/COH0IcUu","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F0646D">
        <w:rPr>
          <w:rFonts w:ascii="Arial" w:hAnsi="Arial" w:cs="Arial"/>
          <w:sz w:val="24"/>
          <w:szCs w:val="24"/>
          <w:lang w:val="en-GB"/>
        </w:rPr>
        <w:fldChar w:fldCharType="separate"/>
      </w:r>
      <w:r w:rsidR="0097304F" w:rsidRPr="00F0646D">
        <w:rPr>
          <w:rFonts w:ascii="Arial" w:hAnsi="Arial" w:cs="Arial"/>
          <w:sz w:val="24"/>
          <w:lang w:val="en-GB"/>
        </w:rPr>
        <w:t>(8, 30)</w:t>
      </w:r>
      <w:r w:rsidR="003B0A32" w:rsidRPr="00F0646D">
        <w:rPr>
          <w:rFonts w:ascii="Arial" w:hAnsi="Arial" w:cs="Arial"/>
          <w:sz w:val="24"/>
          <w:szCs w:val="24"/>
          <w:lang w:val="en-GB"/>
        </w:rPr>
        <w:fldChar w:fldCharType="end"/>
      </w:r>
      <w:r w:rsidRPr="00F0646D">
        <w:rPr>
          <w:rFonts w:ascii="Arial" w:hAnsi="Arial" w:cs="Arial"/>
          <w:sz w:val="24"/>
          <w:szCs w:val="24"/>
          <w:lang w:val="en-GB"/>
        </w:rPr>
        <w:t>,</w:t>
      </w:r>
      <w:r w:rsidR="002255FD" w:rsidRPr="00F0646D">
        <w:rPr>
          <w:rFonts w:ascii="Arial" w:hAnsi="Arial" w:cs="Arial"/>
          <w:sz w:val="24"/>
          <w:szCs w:val="24"/>
          <w:lang w:val="en-GB"/>
        </w:rPr>
        <w:t xml:space="preserve"> revealing that RNA-binding proteins are their main component (&gt;50%). </w:t>
      </w:r>
      <w:r w:rsidR="00423920" w:rsidRPr="00F0646D">
        <w:rPr>
          <w:rFonts w:ascii="Arial" w:hAnsi="Arial" w:cs="Arial"/>
          <w:sz w:val="24"/>
          <w:szCs w:val="24"/>
          <w:lang w:val="en-GB"/>
        </w:rPr>
        <w:t>T</w:t>
      </w:r>
      <w:r w:rsidR="004777DF" w:rsidRPr="00F0646D">
        <w:rPr>
          <w:rFonts w:ascii="Arial" w:hAnsi="Arial" w:cs="Arial"/>
          <w:sz w:val="24"/>
          <w:szCs w:val="24"/>
          <w:lang w:val="en-GB"/>
        </w:rPr>
        <w:t xml:space="preserve">wo main </w:t>
      </w:r>
      <w:r w:rsidRPr="00F0646D">
        <w:rPr>
          <w:rFonts w:ascii="Arial" w:hAnsi="Arial" w:cs="Arial"/>
          <w:sz w:val="24"/>
          <w:szCs w:val="24"/>
          <w:lang w:val="en-GB"/>
        </w:rPr>
        <w:t>methodologies have emerged for elucidating their RNA content: differential</w:t>
      </w:r>
      <w:r w:rsidR="003358D3" w:rsidRPr="00F0646D">
        <w:rPr>
          <w:rFonts w:ascii="Arial" w:hAnsi="Arial" w:cs="Arial"/>
          <w:sz w:val="24"/>
          <w:szCs w:val="24"/>
          <w:lang w:val="en-GB"/>
        </w:rPr>
        <w:t xml:space="preserve"> </w:t>
      </w:r>
      <w:r w:rsidRPr="00F0646D">
        <w:rPr>
          <w:rFonts w:ascii="Arial" w:hAnsi="Arial" w:cs="Arial"/>
          <w:sz w:val="24"/>
          <w:szCs w:val="24"/>
          <w:lang w:val="en-GB"/>
        </w:rPr>
        <w:t>centrifugation</w:t>
      </w:r>
      <w:r w:rsidR="003B0A32"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3Uxuo45z","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F0646D">
        <w:rPr>
          <w:rFonts w:ascii="Arial" w:hAnsi="Arial" w:cs="Arial"/>
          <w:sz w:val="24"/>
          <w:szCs w:val="24"/>
          <w:lang w:val="en-GB"/>
        </w:rPr>
        <w:fldChar w:fldCharType="separate"/>
      </w:r>
      <w:r w:rsidR="0097304F" w:rsidRPr="00F0646D">
        <w:rPr>
          <w:rFonts w:ascii="Arial" w:hAnsi="Arial" w:cs="Arial"/>
          <w:sz w:val="24"/>
          <w:lang w:val="en-GB"/>
        </w:rPr>
        <w:t>(31)</w:t>
      </w:r>
      <w:r w:rsidR="003B0A32" w:rsidRPr="00F0646D">
        <w:rPr>
          <w:rFonts w:ascii="Arial" w:hAnsi="Arial" w:cs="Arial"/>
          <w:sz w:val="24"/>
          <w:szCs w:val="24"/>
          <w:lang w:val="en-GB"/>
        </w:rPr>
        <w:fldChar w:fldCharType="end"/>
      </w:r>
      <w:r w:rsidR="00295CFF" w:rsidRPr="00F0646D">
        <w:rPr>
          <w:rFonts w:ascii="Arial" w:hAnsi="Arial" w:cs="Arial"/>
          <w:sz w:val="24"/>
          <w:szCs w:val="24"/>
          <w:lang w:val="en-GB"/>
        </w:rPr>
        <w:t xml:space="preserve"> (DC)</w:t>
      </w:r>
      <w:r w:rsidRPr="00F0646D">
        <w:rPr>
          <w:rFonts w:ascii="Arial" w:hAnsi="Arial" w:cs="Arial"/>
          <w:sz w:val="24"/>
          <w:szCs w:val="24"/>
          <w:lang w:val="en-GB"/>
        </w:rPr>
        <w:t>, and proximity RNA labe</w:t>
      </w:r>
      <w:r w:rsidR="00026CD4" w:rsidRPr="00F0646D">
        <w:rPr>
          <w:rFonts w:ascii="Arial" w:hAnsi="Arial" w:cs="Arial"/>
          <w:sz w:val="24"/>
          <w:szCs w:val="24"/>
          <w:lang w:val="en-GB"/>
        </w:rPr>
        <w:t>l</w:t>
      </w:r>
      <w:r w:rsidRPr="00F0646D">
        <w:rPr>
          <w:rFonts w:ascii="Arial" w:hAnsi="Arial" w:cs="Arial"/>
          <w:sz w:val="24"/>
          <w:szCs w:val="24"/>
          <w:lang w:val="en-GB"/>
        </w:rPr>
        <w:t>ling via APEX-Seq</w:t>
      </w:r>
      <w:r w:rsidR="003B0A32"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{"citationID":"W2NhhC16","properties":{"formattedCitation":"(29)","plainCitation":"(29)","noteIndex":0},"citationItems":[{"id":"7QlDGlPw/J6uUxkLm","uris":["http://zotero.org/users/local/1p9EH8ax/items/4ULW7W7L"],"itemData":{"id":48,"type":"article-journal","abstract":"Abstract\n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F0646D">
        <w:rPr>
          <w:rFonts w:ascii="Arial" w:hAnsi="Arial" w:cs="Arial"/>
          <w:sz w:val="24"/>
          <w:szCs w:val="24"/>
          <w:lang w:val="en-GB"/>
        </w:rPr>
        <w:fldChar w:fldCharType="separate"/>
      </w:r>
      <w:r w:rsidR="0097304F" w:rsidRPr="00F0646D">
        <w:rPr>
          <w:rFonts w:ascii="Arial" w:hAnsi="Arial" w:cs="Arial"/>
          <w:sz w:val="24"/>
          <w:lang w:val="en-GB"/>
        </w:rPr>
        <w:t>(29)</w:t>
      </w:r>
      <w:r w:rsidR="003B0A32" w:rsidRPr="00F0646D">
        <w:rPr>
          <w:rFonts w:ascii="Arial" w:hAnsi="Arial" w:cs="Arial"/>
          <w:sz w:val="24"/>
          <w:szCs w:val="24"/>
          <w:lang w:val="en-GB"/>
        </w:rPr>
        <w:fldChar w:fldCharType="end"/>
      </w:r>
      <w:r w:rsidR="00295CFF" w:rsidRPr="00F0646D">
        <w:rPr>
          <w:rFonts w:ascii="Arial" w:hAnsi="Arial" w:cs="Arial"/>
          <w:sz w:val="24"/>
          <w:szCs w:val="24"/>
          <w:lang w:val="en-GB"/>
        </w:rPr>
        <w:t xml:space="preserve"> (PL)</w:t>
      </w:r>
      <w:r w:rsidRPr="00F0646D">
        <w:rPr>
          <w:rFonts w:ascii="Arial" w:hAnsi="Arial" w:cs="Arial"/>
          <w:sz w:val="24"/>
          <w:szCs w:val="24"/>
          <w:lang w:val="en-GB"/>
        </w:rPr>
        <w:t xml:space="preserve">, both relying </w:t>
      </w:r>
      <w:r w:rsidRPr="00F0646D">
        <w:rPr>
          <w:rFonts w:ascii="Arial" w:hAnsi="Arial" w:cs="Arial"/>
          <w:sz w:val="24"/>
          <w:szCs w:val="24"/>
          <w:lang w:val="en-GB"/>
        </w:rPr>
        <w:lastRenderedPageBreak/>
        <w:t xml:space="preserve">on core SG proteins (usually G3BP1). </w:t>
      </w:r>
      <w:r w:rsidR="007D4D3A" w:rsidRPr="00F0646D">
        <w:rPr>
          <w:rFonts w:ascii="Arial" w:hAnsi="Arial" w:cs="Arial"/>
          <w:sz w:val="24"/>
          <w:szCs w:val="24"/>
          <w:lang w:val="en-GB"/>
        </w:rPr>
        <w:t xml:space="preserve">Regardless, even when the same SG core protein and stress induction were used, notable disparities </w:t>
      </w:r>
      <w:r w:rsidR="0024758D" w:rsidRPr="00F0646D">
        <w:rPr>
          <w:rFonts w:ascii="Arial" w:hAnsi="Arial" w:cs="Arial"/>
          <w:sz w:val="24"/>
          <w:szCs w:val="24"/>
          <w:lang w:val="en-GB"/>
        </w:rPr>
        <w:t>between</w:t>
      </w:r>
      <w:r w:rsidR="007D4D3A" w:rsidRPr="00F0646D">
        <w:rPr>
          <w:rFonts w:ascii="Arial" w:hAnsi="Arial" w:cs="Arial"/>
          <w:sz w:val="24"/>
          <w:szCs w:val="24"/>
          <w:lang w:val="en-GB"/>
        </w:rPr>
        <w:t xml:space="preserve"> </w:t>
      </w:r>
      <w:r w:rsidR="0024758D" w:rsidRPr="00F0646D">
        <w:rPr>
          <w:rFonts w:ascii="Arial" w:hAnsi="Arial" w:cs="Arial"/>
          <w:sz w:val="24"/>
          <w:szCs w:val="24"/>
          <w:lang w:val="en-GB"/>
        </w:rPr>
        <w:t>transcript</w:t>
      </w:r>
      <w:r w:rsidR="007D4D3A" w:rsidRPr="00F0646D">
        <w:rPr>
          <w:rFonts w:ascii="Arial" w:hAnsi="Arial" w:cs="Arial"/>
          <w:sz w:val="24"/>
          <w:szCs w:val="24"/>
          <w:lang w:val="en-GB"/>
        </w:rPr>
        <w:t>omes</w:t>
      </w:r>
      <w:r w:rsidR="00BB6B60" w:rsidRPr="00F0646D">
        <w:rPr>
          <w:rFonts w:ascii="Arial" w:hAnsi="Arial" w:cs="Arial"/>
          <w:sz w:val="24"/>
          <w:szCs w:val="24"/>
          <w:lang w:val="en-GB"/>
        </w:rPr>
        <w:t xml:space="preserve"> </w:t>
      </w:r>
      <w:r w:rsidR="0024758D" w:rsidRPr="00F0646D">
        <w:rPr>
          <w:rFonts w:ascii="Arial" w:hAnsi="Arial" w:cs="Arial"/>
          <w:sz w:val="24"/>
          <w:szCs w:val="24"/>
          <w:lang w:val="en-GB"/>
        </w:rPr>
        <w:t>isolated with</w:t>
      </w:r>
      <w:r w:rsidR="00BB6B60" w:rsidRPr="00F0646D">
        <w:rPr>
          <w:rFonts w:ascii="Arial" w:hAnsi="Arial" w:cs="Arial"/>
          <w:sz w:val="24"/>
          <w:szCs w:val="24"/>
          <w:lang w:val="en-GB"/>
        </w:rPr>
        <w:t xml:space="preserve"> </w:t>
      </w:r>
      <w:r w:rsidR="004E11F7" w:rsidRPr="00F0646D">
        <w:rPr>
          <w:rFonts w:ascii="Arial" w:hAnsi="Arial" w:cs="Arial"/>
          <w:sz w:val="24"/>
          <w:szCs w:val="24"/>
          <w:lang w:val="en-GB"/>
        </w:rPr>
        <w:t xml:space="preserve">the </w:t>
      </w:r>
      <w:r w:rsidR="00BB6B60" w:rsidRPr="00F0646D">
        <w:rPr>
          <w:rFonts w:ascii="Arial" w:hAnsi="Arial" w:cs="Arial"/>
          <w:sz w:val="24"/>
          <w:szCs w:val="24"/>
          <w:lang w:val="en-GB"/>
        </w:rPr>
        <w:t>different techniques</w:t>
      </w:r>
      <w:r w:rsidR="0024758D" w:rsidRPr="00F0646D">
        <w:rPr>
          <w:rFonts w:ascii="Arial" w:hAnsi="Arial" w:cs="Arial"/>
          <w:sz w:val="24"/>
          <w:szCs w:val="24"/>
          <w:lang w:val="en-GB"/>
        </w:rPr>
        <w:t xml:space="preserve"> were observed</w:t>
      </w:r>
      <w:r w:rsidR="007D4D3A"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{"citationID":"cpQ6e6Mv","properties":{"formattedCitation":"(29, 31)","plainCitation":"(29, 31)","noteIndex":0},"citationItems":[{"id":"7QlDGlPw/J6uUxkLm","uris":["http://zotero.org/users/local/1p9EH8ax/items/4ULW7W7L"],"itemData":{"id":48,"type":"article-journal","abstract":"Abstract\n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F0646D">
        <w:rPr>
          <w:rFonts w:ascii="Arial" w:hAnsi="Arial" w:cs="Arial"/>
          <w:sz w:val="24"/>
          <w:szCs w:val="24"/>
          <w:lang w:val="en-GB"/>
        </w:rPr>
        <w:fldChar w:fldCharType="separate"/>
      </w:r>
      <w:r w:rsidR="0097304F" w:rsidRPr="00F0646D">
        <w:rPr>
          <w:rFonts w:ascii="Arial" w:hAnsi="Arial" w:cs="Arial"/>
          <w:sz w:val="24"/>
          <w:lang w:val="en-GB"/>
        </w:rPr>
        <w:t>(29, 31)</w:t>
      </w:r>
      <w:r w:rsidR="007D4D3A" w:rsidRPr="00F0646D">
        <w:rPr>
          <w:rFonts w:ascii="Arial" w:hAnsi="Arial" w:cs="Arial"/>
          <w:sz w:val="24"/>
          <w:szCs w:val="24"/>
          <w:lang w:val="en-GB"/>
        </w:rPr>
        <w:fldChar w:fldCharType="end"/>
      </w:r>
      <w:r w:rsidR="00A84338" w:rsidRPr="00F0646D">
        <w:rPr>
          <w:rFonts w:ascii="Arial" w:hAnsi="Arial" w:cs="Arial"/>
          <w:sz w:val="24"/>
          <w:szCs w:val="24"/>
          <w:lang w:val="en-GB"/>
        </w:rPr>
        <w:t xml:space="preserve">. </w:t>
      </w:r>
      <w:r w:rsidR="1A6CD51D" w:rsidRPr="00F0646D">
        <w:rPr>
          <w:rFonts w:ascii="Arial" w:hAnsi="Arial" w:cs="Arial"/>
          <w:sz w:val="24"/>
          <w:szCs w:val="24"/>
          <w:lang w:val="en-GB"/>
        </w:rPr>
        <w:t>DC</w:t>
      </w:r>
      <w:r w:rsidR="007D4D3A" w:rsidRPr="00F0646D">
        <w:rPr>
          <w:rFonts w:ascii="Arial" w:hAnsi="Arial" w:cs="Arial"/>
          <w:sz w:val="24"/>
          <w:szCs w:val="24"/>
          <w:lang w:val="en-GB"/>
        </w:rPr>
        <w:t xml:space="preserve"> highlights RNA length as a significant predictor of SG enrichment</w:t>
      </w:r>
      <w:r w:rsidR="007D4D3A"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74YGwI3P","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F0646D">
        <w:rPr>
          <w:rFonts w:ascii="Arial" w:hAnsi="Arial" w:cs="Arial"/>
          <w:sz w:val="24"/>
          <w:szCs w:val="24"/>
          <w:lang w:val="en-GB"/>
        </w:rPr>
        <w:fldChar w:fldCharType="separate"/>
      </w:r>
      <w:r w:rsidR="0097304F" w:rsidRPr="00F0646D">
        <w:rPr>
          <w:rFonts w:ascii="Arial" w:hAnsi="Arial" w:cs="Arial"/>
          <w:sz w:val="24"/>
          <w:lang w:val="en-GB"/>
        </w:rPr>
        <w:t>(31)</w:t>
      </w:r>
      <w:r w:rsidR="007D4D3A" w:rsidRPr="00F0646D">
        <w:rPr>
          <w:rFonts w:ascii="Arial" w:hAnsi="Arial" w:cs="Arial"/>
          <w:sz w:val="24"/>
          <w:szCs w:val="24"/>
          <w:lang w:val="en-GB"/>
        </w:rPr>
        <w:fldChar w:fldCharType="end"/>
      </w:r>
      <w:r w:rsidR="72305665" w:rsidRPr="00F0646D">
        <w:rPr>
          <w:rFonts w:ascii="Arial" w:hAnsi="Arial" w:cs="Arial"/>
          <w:sz w:val="24"/>
          <w:szCs w:val="24"/>
          <w:lang w:val="en-GB"/>
        </w:rPr>
        <w:t xml:space="preserve">, </w:t>
      </w:r>
      <w:r w:rsidR="003358D3" w:rsidRPr="00F0646D">
        <w:rPr>
          <w:rFonts w:ascii="Arial" w:hAnsi="Arial" w:cs="Arial"/>
          <w:sz w:val="24"/>
          <w:szCs w:val="24"/>
          <w:lang w:val="en-GB"/>
        </w:rPr>
        <w:t>but</w:t>
      </w:r>
      <w:r w:rsidR="007D4D3A" w:rsidRPr="00F0646D">
        <w:rPr>
          <w:rFonts w:ascii="Arial" w:hAnsi="Arial" w:cs="Arial"/>
          <w:sz w:val="24"/>
          <w:szCs w:val="24"/>
          <w:lang w:val="en-GB"/>
        </w:rPr>
        <w:t xml:space="preserve"> this </w:t>
      </w:r>
      <w:r w:rsidR="143535F6" w:rsidRPr="00F0646D">
        <w:rPr>
          <w:rFonts w:ascii="Arial" w:hAnsi="Arial" w:cs="Arial"/>
          <w:sz w:val="24"/>
          <w:szCs w:val="24"/>
          <w:lang w:val="en-GB"/>
        </w:rPr>
        <w:t>effect</w:t>
      </w:r>
      <w:r w:rsidR="007D4D3A" w:rsidRPr="00F0646D">
        <w:rPr>
          <w:rFonts w:ascii="Arial" w:hAnsi="Arial" w:cs="Arial"/>
          <w:sz w:val="24"/>
          <w:szCs w:val="24"/>
          <w:lang w:val="en-GB"/>
        </w:rPr>
        <w:t xml:space="preserve"> is absent </w:t>
      </w:r>
      <w:r w:rsidR="003358D3" w:rsidRPr="00F0646D">
        <w:rPr>
          <w:rFonts w:ascii="Arial" w:hAnsi="Arial" w:cs="Arial"/>
          <w:sz w:val="24"/>
          <w:szCs w:val="24"/>
          <w:lang w:val="en-GB"/>
        </w:rPr>
        <w:t>with</w:t>
      </w:r>
      <w:r w:rsidR="007D4D3A" w:rsidRPr="00F0646D">
        <w:rPr>
          <w:rFonts w:ascii="Arial" w:hAnsi="Arial" w:cs="Arial"/>
          <w:sz w:val="24"/>
          <w:szCs w:val="24"/>
          <w:lang w:val="en-GB"/>
        </w:rPr>
        <w:t xml:space="preserve"> </w:t>
      </w:r>
      <w:r w:rsidR="41DF0BB7" w:rsidRPr="00F0646D">
        <w:rPr>
          <w:rFonts w:ascii="Arial" w:hAnsi="Arial" w:cs="Arial"/>
          <w:sz w:val="24"/>
          <w:szCs w:val="24"/>
          <w:lang w:val="en-GB"/>
        </w:rPr>
        <w:t>PL</w:t>
      </w:r>
      <w:r w:rsidR="007D4D3A"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{"citationID":"g5Sdf6yB","properties":{"formattedCitation":"(29)","plainCitation":"(29)","noteIndex":0},"citationItems":[{"id":"7QlDGlPw/J6uUxkLm","uris":["http://zotero.org/users/local/1p9EH8ax/items/4ULW7W7L"],"itemData":{"id":48,"type":"article-journal","abstract":"Abstract\n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F0646D">
        <w:rPr>
          <w:rFonts w:ascii="Arial" w:hAnsi="Arial" w:cs="Arial"/>
          <w:sz w:val="24"/>
          <w:szCs w:val="24"/>
          <w:lang w:val="en-GB"/>
        </w:rPr>
        <w:fldChar w:fldCharType="separate"/>
      </w:r>
      <w:r w:rsidR="0097304F" w:rsidRPr="00F0646D">
        <w:rPr>
          <w:rFonts w:ascii="Arial" w:hAnsi="Arial" w:cs="Arial"/>
          <w:sz w:val="24"/>
          <w:lang w:val="en-GB"/>
        </w:rPr>
        <w:t>(29)</w:t>
      </w:r>
      <w:r w:rsidR="007D4D3A" w:rsidRPr="00F0646D">
        <w:rPr>
          <w:rFonts w:ascii="Arial" w:hAnsi="Arial" w:cs="Arial"/>
          <w:sz w:val="24"/>
          <w:szCs w:val="24"/>
          <w:lang w:val="en-GB"/>
        </w:rPr>
        <w:fldChar w:fldCharType="end"/>
      </w:r>
      <w:r w:rsidR="007D4D3A" w:rsidRPr="00F0646D">
        <w:rPr>
          <w:rFonts w:ascii="Arial" w:hAnsi="Arial" w:cs="Arial"/>
          <w:sz w:val="24"/>
          <w:szCs w:val="24"/>
          <w:lang w:val="en-GB"/>
        </w:rPr>
        <w:t xml:space="preserve">. </w:t>
      </w:r>
      <w:r w:rsidR="0067560D" w:rsidRPr="00F0646D">
        <w:rPr>
          <w:rFonts w:ascii="Arial" w:hAnsi="Arial" w:cs="Arial"/>
          <w:sz w:val="24"/>
          <w:szCs w:val="24"/>
          <w:lang w:val="en-GB"/>
        </w:rPr>
        <w:t xml:space="preserve">The </w:t>
      </w:r>
      <w:r w:rsidR="2037082E" w:rsidRPr="00F0646D">
        <w:rPr>
          <w:rFonts w:ascii="Arial" w:hAnsi="Arial" w:cs="Arial"/>
          <w:sz w:val="24"/>
          <w:szCs w:val="24"/>
          <w:lang w:val="en-GB"/>
        </w:rPr>
        <w:t>enrichment in longer RNAs</w:t>
      </w:r>
      <w:r w:rsidR="0067560D" w:rsidRPr="00F0646D">
        <w:rPr>
          <w:rFonts w:ascii="Arial" w:hAnsi="Arial" w:cs="Arial"/>
          <w:sz w:val="24"/>
          <w:szCs w:val="24"/>
          <w:lang w:val="en-GB"/>
        </w:rPr>
        <w:t xml:space="preserve"> has been </w:t>
      </w:r>
      <w:r w:rsidR="00B475D4" w:rsidRPr="00F0646D">
        <w:rPr>
          <w:rFonts w:ascii="Arial" w:hAnsi="Arial" w:cs="Arial"/>
          <w:sz w:val="24"/>
          <w:szCs w:val="24"/>
          <w:lang w:val="en-GB"/>
        </w:rPr>
        <w:t xml:space="preserve">considered </w:t>
      </w:r>
      <w:r w:rsidR="0067560D" w:rsidRPr="00F0646D">
        <w:rPr>
          <w:rFonts w:ascii="Arial" w:hAnsi="Arial" w:cs="Arial"/>
          <w:sz w:val="24"/>
          <w:szCs w:val="24"/>
          <w:lang w:val="en-GB"/>
        </w:rPr>
        <w:t>to have a biological nature</w:t>
      </w:r>
      <w:r w:rsidR="00F70F30" w:rsidRPr="00F0646D">
        <w:rPr>
          <w:rFonts w:ascii="Arial" w:hAnsi="Arial" w:cs="Arial"/>
          <w:sz w:val="24"/>
          <w:szCs w:val="24"/>
          <w:lang w:val="en-GB"/>
        </w:rPr>
        <w:t>,</w:t>
      </w:r>
      <w:r w:rsidR="00A84338" w:rsidRPr="00F0646D">
        <w:rPr>
          <w:rFonts w:ascii="Arial" w:hAnsi="Arial" w:cs="Arial"/>
          <w:sz w:val="24"/>
          <w:szCs w:val="24"/>
          <w:lang w:val="en-GB"/>
        </w:rPr>
        <w:t xml:space="preserve"> as</w:t>
      </w:r>
      <w:r w:rsidR="00F70F30" w:rsidRPr="00F0646D">
        <w:rPr>
          <w:rFonts w:ascii="Arial" w:hAnsi="Arial" w:cs="Arial"/>
          <w:sz w:val="24"/>
          <w:szCs w:val="24"/>
          <w:lang w:val="en-GB"/>
        </w:rPr>
        <w:t xml:space="preserve"> </w:t>
      </w:r>
      <w:r w:rsidR="00A84338" w:rsidRPr="00F0646D">
        <w:rPr>
          <w:rFonts w:ascii="Arial" w:hAnsi="Arial" w:cs="Arial"/>
          <w:sz w:val="24"/>
          <w:szCs w:val="24"/>
          <w:lang w:val="en-GB"/>
        </w:rPr>
        <w:t xml:space="preserve">SGs are formed by aggregation, longer transcripts equate to more potential binding sites </w:t>
      </w:r>
      <w:r w:rsidR="0067560D" w:rsidRPr="00F0646D">
        <w:rPr>
          <w:rFonts w:ascii="Arial" w:hAnsi="Arial" w:cs="Arial"/>
          <w:sz w:val="24"/>
          <w:szCs w:val="24"/>
          <w:lang w:val="en-GB"/>
        </w:rPr>
        <w:t>for</w:t>
      </w:r>
      <w:r w:rsidR="00A84338" w:rsidRPr="00F0646D">
        <w:rPr>
          <w:rFonts w:ascii="Arial" w:hAnsi="Arial" w:cs="Arial"/>
          <w:sz w:val="24"/>
          <w:szCs w:val="24"/>
          <w:lang w:val="en-GB"/>
        </w:rPr>
        <w:t xml:space="preserve"> RBPs</w:t>
      </w:r>
      <w:r w:rsidR="00030CF8"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VzDH4SMy","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F0646D">
        <w:rPr>
          <w:rFonts w:ascii="Arial" w:hAnsi="Arial" w:cs="Arial"/>
          <w:sz w:val="24"/>
          <w:szCs w:val="24"/>
          <w:lang w:val="en-GB"/>
        </w:rPr>
        <w:fldChar w:fldCharType="separate"/>
      </w:r>
      <w:r w:rsidR="0097304F" w:rsidRPr="00F0646D">
        <w:rPr>
          <w:rFonts w:ascii="Arial" w:hAnsi="Arial" w:cs="Arial"/>
          <w:sz w:val="24"/>
          <w:lang w:val="en-GB"/>
        </w:rPr>
        <w:t>(31)</w:t>
      </w:r>
      <w:r w:rsidR="00030CF8" w:rsidRPr="00F0646D">
        <w:rPr>
          <w:rFonts w:ascii="Arial" w:hAnsi="Arial" w:cs="Arial"/>
          <w:sz w:val="24"/>
          <w:szCs w:val="24"/>
          <w:lang w:val="en-GB"/>
        </w:rPr>
        <w:fldChar w:fldCharType="end"/>
      </w:r>
      <w:r w:rsidR="00A84338" w:rsidRPr="00F0646D">
        <w:rPr>
          <w:rFonts w:ascii="Arial" w:hAnsi="Arial" w:cs="Arial"/>
          <w:sz w:val="24"/>
          <w:szCs w:val="24"/>
          <w:lang w:val="en-GB"/>
        </w:rPr>
        <w:t>. Moreover,</w:t>
      </w:r>
      <w:r w:rsidR="00A84338" w:rsidRPr="00F0646D" w:rsidDel="00A84338">
        <w:rPr>
          <w:rFonts w:ascii="Arial" w:hAnsi="Arial" w:cs="Arial"/>
          <w:sz w:val="24"/>
          <w:szCs w:val="24"/>
          <w:lang w:val="en-GB"/>
        </w:rPr>
        <w:t xml:space="preserve"> </w:t>
      </w:r>
      <w:r w:rsidR="00F50D70" w:rsidRPr="00F0646D">
        <w:rPr>
          <w:rFonts w:ascii="Arial" w:hAnsi="Arial" w:cs="Arial"/>
          <w:sz w:val="24"/>
          <w:szCs w:val="24"/>
          <w:lang w:val="en-GB"/>
        </w:rPr>
        <w:t>it</w:t>
      </w:r>
      <w:r w:rsidR="00716B2E" w:rsidRPr="00F0646D">
        <w:rPr>
          <w:rFonts w:ascii="Arial" w:hAnsi="Arial" w:cs="Arial"/>
          <w:sz w:val="24"/>
          <w:szCs w:val="24"/>
          <w:lang w:val="en-GB"/>
        </w:rPr>
        <w:t xml:space="preserve"> is plausible that </w:t>
      </w:r>
      <w:r w:rsidR="003545B4" w:rsidRPr="00F0646D">
        <w:rPr>
          <w:rFonts w:ascii="Arial" w:hAnsi="Arial" w:cs="Arial"/>
          <w:sz w:val="24"/>
          <w:szCs w:val="24"/>
          <w:lang w:val="en-GB"/>
        </w:rPr>
        <w:t>PL</w:t>
      </w:r>
      <w:r w:rsidR="00A84338" w:rsidRPr="00F0646D">
        <w:rPr>
          <w:rFonts w:ascii="Arial" w:hAnsi="Arial" w:cs="Arial"/>
          <w:sz w:val="24"/>
          <w:szCs w:val="24"/>
          <w:lang w:val="en-GB"/>
        </w:rPr>
        <w:t xml:space="preserve"> </w:t>
      </w:r>
      <w:r w:rsidR="00F56BD2" w:rsidRPr="00F0646D">
        <w:rPr>
          <w:rFonts w:ascii="Arial" w:hAnsi="Arial" w:cs="Arial"/>
          <w:sz w:val="24"/>
          <w:szCs w:val="24"/>
          <w:lang w:val="en-GB"/>
        </w:rPr>
        <w:t xml:space="preserve">also </w:t>
      </w:r>
      <w:r w:rsidR="00716B2E" w:rsidRPr="00F0646D">
        <w:rPr>
          <w:rFonts w:ascii="Arial" w:hAnsi="Arial" w:cs="Arial"/>
          <w:sz w:val="24"/>
          <w:szCs w:val="24"/>
          <w:lang w:val="en-GB"/>
        </w:rPr>
        <w:t>captures G3BP1 that does not locali</w:t>
      </w:r>
      <w:r w:rsidR="00B475D4" w:rsidRPr="00F0646D">
        <w:rPr>
          <w:rFonts w:ascii="Arial" w:hAnsi="Arial" w:cs="Arial"/>
          <w:sz w:val="24"/>
          <w:szCs w:val="24"/>
          <w:lang w:val="en-GB"/>
        </w:rPr>
        <w:t>s</w:t>
      </w:r>
      <w:r w:rsidR="00716B2E" w:rsidRPr="00F0646D">
        <w:rPr>
          <w:rFonts w:ascii="Arial" w:hAnsi="Arial" w:cs="Arial"/>
          <w:sz w:val="24"/>
          <w:szCs w:val="24"/>
          <w:lang w:val="en-GB"/>
        </w:rPr>
        <w:t>e to SGs</w:t>
      </w:r>
      <w:r w:rsidR="00716B2E"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{"citationID":"94cgpR4N","properties":{"formattedCitation":"(29)","plainCitation":"(29)","noteIndex":0},"citationItems":[{"id":"7QlDGlPw/J6uUxkLm","uris":["http://zotero.org/users/local/1p9EH8ax/items/4ULW7W7L"],"itemData":{"id":48,"type":"article-journal","abstract":"Abstract\n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F0646D">
        <w:rPr>
          <w:rFonts w:ascii="Arial" w:hAnsi="Arial" w:cs="Arial"/>
          <w:sz w:val="24"/>
          <w:szCs w:val="24"/>
          <w:lang w:val="en-GB"/>
        </w:rPr>
        <w:fldChar w:fldCharType="separate"/>
      </w:r>
      <w:r w:rsidR="0097304F" w:rsidRPr="00F0646D">
        <w:rPr>
          <w:rFonts w:ascii="Arial" w:hAnsi="Arial" w:cs="Arial"/>
          <w:sz w:val="24"/>
          <w:lang w:val="en-GB"/>
        </w:rPr>
        <w:t>(29)</w:t>
      </w:r>
      <w:r w:rsidR="00716B2E" w:rsidRPr="00F0646D">
        <w:rPr>
          <w:rFonts w:ascii="Arial" w:hAnsi="Arial" w:cs="Arial"/>
          <w:sz w:val="24"/>
          <w:szCs w:val="24"/>
          <w:lang w:val="en-GB"/>
        </w:rPr>
        <w:fldChar w:fldCharType="end"/>
      </w:r>
      <w:r w:rsidR="002B2913" w:rsidRPr="00F0646D">
        <w:rPr>
          <w:rFonts w:ascii="Arial" w:hAnsi="Arial" w:cs="Arial"/>
          <w:sz w:val="24"/>
          <w:szCs w:val="24"/>
          <w:lang w:val="en-GB"/>
        </w:rPr>
        <w:t>, and that therefore part of the obtained enrichment is not SG-specific.</w:t>
      </w:r>
      <w:r w:rsidR="00716B2E" w:rsidRPr="00F0646D">
        <w:rPr>
          <w:rFonts w:ascii="Arial" w:hAnsi="Arial" w:cs="Arial"/>
          <w:sz w:val="24"/>
          <w:szCs w:val="24"/>
          <w:lang w:val="en-GB"/>
        </w:rPr>
        <w:t xml:space="preserve"> </w:t>
      </w:r>
      <w:r w:rsidR="00A84338" w:rsidRPr="00F0646D">
        <w:rPr>
          <w:rFonts w:ascii="Arial" w:hAnsi="Arial" w:cs="Arial"/>
          <w:sz w:val="24"/>
          <w:szCs w:val="24"/>
          <w:lang w:val="en-GB"/>
        </w:rPr>
        <w:t>Nevertheless</w:t>
      </w:r>
      <w:r w:rsidR="00716B2E" w:rsidRPr="00F0646D">
        <w:rPr>
          <w:rFonts w:ascii="Arial" w:hAnsi="Arial" w:cs="Arial"/>
          <w:sz w:val="24"/>
          <w:szCs w:val="24"/>
          <w:lang w:val="en-GB"/>
        </w:rPr>
        <w:t xml:space="preserve">, </w:t>
      </w:r>
      <w:r w:rsidR="00F50D70" w:rsidRPr="00F0646D">
        <w:rPr>
          <w:rFonts w:ascii="Arial" w:hAnsi="Arial" w:cs="Arial"/>
          <w:sz w:val="24"/>
          <w:szCs w:val="24"/>
          <w:lang w:val="en-GB"/>
        </w:rPr>
        <w:t xml:space="preserve">concerns have been raised regarding </w:t>
      </w:r>
      <w:r w:rsidR="00A84338" w:rsidRPr="00F0646D">
        <w:rPr>
          <w:rFonts w:ascii="Arial" w:hAnsi="Arial" w:cs="Arial"/>
          <w:sz w:val="24"/>
          <w:szCs w:val="24"/>
          <w:lang w:val="en-GB"/>
        </w:rPr>
        <w:t>the</w:t>
      </w:r>
      <w:r w:rsidR="00901F72" w:rsidRPr="00F0646D">
        <w:rPr>
          <w:rFonts w:ascii="Arial" w:hAnsi="Arial" w:cs="Arial"/>
          <w:sz w:val="24"/>
          <w:szCs w:val="24"/>
          <w:lang w:val="en-GB"/>
        </w:rPr>
        <w:t xml:space="preserve"> </w:t>
      </w:r>
      <w:r w:rsidR="00716B2E" w:rsidRPr="00F0646D">
        <w:rPr>
          <w:rFonts w:ascii="Arial" w:hAnsi="Arial" w:cs="Arial"/>
          <w:sz w:val="24"/>
          <w:szCs w:val="24"/>
          <w:lang w:val="en-GB"/>
        </w:rPr>
        <w:t xml:space="preserve">inherent bias of </w:t>
      </w:r>
      <w:r w:rsidR="00234381" w:rsidRPr="00F0646D">
        <w:rPr>
          <w:rFonts w:ascii="Arial" w:hAnsi="Arial" w:cs="Arial"/>
          <w:sz w:val="24"/>
          <w:szCs w:val="24"/>
          <w:lang w:val="en-GB"/>
        </w:rPr>
        <w:t>DC</w:t>
      </w:r>
      <w:r w:rsidR="00716B2E" w:rsidRPr="00F0646D">
        <w:rPr>
          <w:rFonts w:ascii="Arial" w:hAnsi="Arial" w:cs="Arial"/>
          <w:sz w:val="24"/>
          <w:szCs w:val="24"/>
          <w:lang w:val="en-GB"/>
        </w:rPr>
        <w:t xml:space="preserve"> towards </w:t>
      </w:r>
      <w:r w:rsidR="00901F72" w:rsidRPr="00F0646D">
        <w:rPr>
          <w:rFonts w:ascii="Arial" w:hAnsi="Arial" w:cs="Arial"/>
          <w:sz w:val="24"/>
          <w:szCs w:val="24"/>
          <w:lang w:val="en-GB"/>
        </w:rPr>
        <w:t xml:space="preserve">isolating </w:t>
      </w:r>
      <w:r w:rsidR="00716B2E" w:rsidRPr="00F0646D">
        <w:rPr>
          <w:rFonts w:ascii="Arial" w:hAnsi="Arial" w:cs="Arial"/>
          <w:sz w:val="24"/>
          <w:szCs w:val="24"/>
          <w:lang w:val="en-GB"/>
        </w:rPr>
        <w:t xml:space="preserve">longer transcripts, </w:t>
      </w:r>
      <w:r w:rsidR="001D1E1C" w:rsidRPr="00F0646D">
        <w:rPr>
          <w:rFonts w:ascii="Arial" w:hAnsi="Arial" w:cs="Arial"/>
          <w:sz w:val="24"/>
          <w:szCs w:val="24"/>
          <w:lang w:val="en-GB"/>
        </w:rPr>
        <w:t>as longer RNAs tend to precipitate more readily given their greater number of intermolecular interaction sites, forming condensates with increased molecular weight</w:t>
      </w:r>
      <w:r w:rsidR="00716B2E" w:rsidRPr="00F0646D">
        <w:rPr>
          <w:rFonts w:ascii="Arial" w:hAnsi="Arial" w:cs="Arial"/>
          <w:sz w:val="24"/>
          <w:szCs w:val="24"/>
          <w:lang w:val="en-GB"/>
        </w:rPr>
        <w:fldChar w:fldCharType="begin"/>
      </w:r>
      <w:r w:rsidR="00300753" w:rsidRPr="00F0646D">
        <w:rPr>
          <w:rFonts w:ascii="Arial" w:hAnsi="Arial" w:cs="Arial"/>
          <w:sz w:val="24"/>
          <w:szCs w:val="24"/>
          <w:lang w:val="en-GB"/>
        </w:rPr>
        <w:instrText xml:space="preserve"> ADDIN ZOTERO_ITEM CSL_CITATION {"citationID":"Cx7PMuYr","properties":{"formattedCitation":"(32, 33)","plainCitation":"(32, 33)","noteIndex":0},"citationItems":[{"id":"7QlDGlPw/5Illk25b","uris":["http://zotero.org/users/local/1p9EH8ax/items/Q44GWUCS"],"itemData":{"id":75,"type":"article-journal","container-title":"Molecular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F0646D">
        <w:rPr>
          <w:rFonts w:ascii="Arial" w:hAnsi="Arial" w:cs="Arial"/>
          <w:sz w:val="24"/>
          <w:szCs w:val="24"/>
          <w:lang w:val="en-GB"/>
        </w:rPr>
        <w:fldChar w:fldCharType="separate"/>
      </w:r>
      <w:r w:rsidR="0097304F" w:rsidRPr="00F0646D">
        <w:rPr>
          <w:rFonts w:ascii="Arial" w:hAnsi="Arial" w:cs="Arial"/>
          <w:sz w:val="24"/>
          <w:lang w:val="en-GB"/>
        </w:rPr>
        <w:t>(32, 33)</w:t>
      </w:r>
      <w:r w:rsidR="00716B2E" w:rsidRPr="00F0646D">
        <w:rPr>
          <w:rFonts w:ascii="Arial" w:hAnsi="Arial" w:cs="Arial"/>
          <w:sz w:val="24"/>
          <w:szCs w:val="24"/>
          <w:lang w:val="en-GB"/>
        </w:rPr>
        <w:fldChar w:fldCharType="end"/>
      </w:r>
      <w:r w:rsidR="00716B2E" w:rsidRPr="00F0646D">
        <w:rPr>
          <w:rFonts w:ascii="Arial" w:hAnsi="Arial" w:cs="Arial"/>
          <w:sz w:val="24"/>
          <w:szCs w:val="24"/>
          <w:lang w:val="en-GB"/>
        </w:rPr>
        <w:t>.</w:t>
      </w:r>
    </w:p>
    <w:p w14:paraId="1BF4952E" w14:textId="0E1381D7" w:rsidR="00BB50B9" w:rsidRPr="00BB50B9" w:rsidRDefault="00BB50B9" w:rsidP="00BB50B9">
      <w:pPr>
        <w:jc w:val="both"/>
        <w:rPr>
          <w:ins w:id="20" w:author="Alexandre Miguel Kaizeler Guedes Da Silva Afonso" w:date="2026-09-02T11:11:00Z"/>
          <w:rFonts w:ascii="Arial" w:hAnsi="Arial" w:cs="Arial"/>
          <w:sz w:val="24"/>
          <w:szCs w:val="24"/>
        </w:rPr>
      </w:pPr>
      <w:ins w:id="21" w:author="Alexandre Miguel Kaizeler Guedes Da Silva Afonso" w:date="2026-09-02T11:11:00Z">
        <w:r w:rsidRPr="00BB50B9">
          <w:rPr>
            <w:rFonts w:ascii="Arial" w:hAnsi="Arial" w:cs="Arial"/>
            <w:sz w:val="24"/>
            <w:szCs w:val="24"/>
          </w:rPr>
          <w:t xml:space="preserve">To resolve discrepancies in SG </w:t>
        </w:r>
        <w:proofErr w:type="spellStart"/>
        <w:r w:rsidRPr="00BB50B9">
          <w:rPr>
            <w:rFonts w:ascii="Arial" w:hAnsi="Arial" w:cs="Arial"/>
            <w:sz w:val="24"/>
            <w:szCs w:val="24"/>
          </w:rPr>
          <w:t>characterisation</w:t>
        </w:r>
        <w:proofErr w:type="spellEnd"/>
        <w:r w:rsidRPr="00BB50B9">
          <w:rPr>
            <w:rFonts w:ascii="Arial" w:hAnsi="Arial" w:cs="Arial"/>
            <w:sz w:val="24"/>
            <w:szCs w:val="24"/>
          </w:rPr>
          <w:t xml:space="preserve">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w:t>
        </w:r>
        <w:proofErr w:type="gramStart"/>
        <w:r w:rsidRPr="00BB50B9">
          <w:rPr>
            <w:rFonts w:ascii="Arial" w:hAnsi="Arial" w:cs="Arial"/>
            <w:sz w:val="24"/>
            <w:szCs w:val="24"/>
          </w:rPr>
          <w:t>correcting for</w:t>
        </w:r>
        <w:proofErr w:type="gramEnd"/>
        <w:r w:rsidRPr="00BB50B9">
          <w:rPr>
            <w:rFonts w:ascii="Arial" w:hAnsi="Arial" w:cs="Arial"/>
            <w:sz w:val="24"/>
            <w:szCs w:val="24"/>
          </w:rPr>
          <w:t xml:space="preserve"> this bias, substantial differences between studies remained</w:t>
        </w:r>
      </w:ins>
      <w:ins w:id="22" w:author="Alexandre Miguel Kaizeler Guedes Da Silva Afonso" w:date="2026-09-02T11:11:00Z" w16du:dateUtc="2026-09-02T10:11:00Z">
        <w:r>
          <w:rPr>
            <w:rFonts w:ascii="Arial" w:hAnsi="Arial" w:cs="Arial"/>
            <w:sz w:val="24"/>
            <w:szCs w:val="24"/>
          </w:rPr>
          <w:t>.</w:t>
        </w:r>
      </w:ins>
      <w:ins w:id="23" w:author="Alexandre Miguel Kaizeler Guedes Da Silva Afonso" w:date="2026-09-02T11:11:00Z">
        <w:r w:rsidRPr="00BB50B9">
          <w:rPr>
            <w:rFonts w:ascii="Arial" w:hAnsi="Arial" w:cs="Arial"/>
            <w:sz w:val="24"/>
            <w:szCs w:val="24"/>
          </w:rPr>
          <w:t xml:space="preserve"> </w:t>
        </w:r>
      </w:ins>
      <w:ins w:id="24" w:author="Alexandre Miguel Kaizeler Guedes Da Silva Afonso" w:date="2026-09-02T11:11:00Z" w16du:dateUtc="2026-09-02T10:11:00Z">
        <w:r>
          <w:rPr>
            <w:rFonts w:ascii="Arial" w:hAnsi="Arial" w:cs="Arial"/>
            <w:sz w:val="24"/>
            <w:szCs w:val="24"/>
          </w:rPr>
          <w:t>M</w:t>
        </w:r>
      </w:ins>
      <w:ins w:id="25" w:author="Alexandre Miguel Kaizeler Guedes Da Silva Afonso" w:date="2026-09-02T11:11:00Z">
        <w:r w:rsidRPr="00BB50B9">
          <w:rPr>
            <w:rFonts w:ascii="Arial" w:hAnsi="Arial" w:cs="Arial"/>
            <w:sz w:val="24"/>
            <w:szCs w:val="24"/>
          </w:rPr>
          <w:t>itochondrial encoded RNAs nonetheless stood out as a distinctively regulated transcript class, with a modest but significant enrichment in our consensus SG signature despite inconsistent enrichment or depletion across individual datasets.</w:t>
        </w:r>
      </w:ins>
    </w:p>
    <w:p w14:paraId="110BC687" w14:textId="77777777" w:rsidR="00BB50B9" w:rsidRPr="00BB50B9" w:rsidRDefault="00BB50B9" w:rsidP="00BB50B9">
      <w:pPr>
        <w:jc w:val="both"/>
        <w:rPr>
          <w:ins w:id="26" w:author="Alexandre Miguel Kaizeler Guedes Da Silva Afonso" w:date="2026-09-02T11:11:00Z"/>
          <w:rFonts w:ascii="Arial" w:hAnsi="Arial" w:cs="Arial"/>
          <w:sz w:val="24"/>
          <w:szCs w:val="24"/>
        </w:rPr>
      </w:pPr>
      <w:ins w:id="27" w:author="Alexandre Miguel Kaizeler Guedes Da Silva Afonso" w:date="2026-09-02T11:11:00Z">
        <w:r w:rsidRPr="00BB50B9">
          <w:rPr>
            <w:rFonts w:ascii="Arial" w:hAnsi="Arial" w:cs="Arial"/>
            <w:sz w:val="24"/>
            <w:szCs w:val="24"/>
          </w:rPr>
          <w:t xml:space="preserve">Our </w:t>
        </w:r>
        <w:proofErr w:type="gramStart"/>
        <w:r w:rsidRPr="00BB50B9">
          <w:rPr>
            <w:rFonts w:ascii="Arial" w:hAnsi="Arial" w:cs="Arial"/>
            <w:sz w:val="24"/>
            <w:szCs w:val="24"/>
          </w:rPr>
          <w:t>analyses further</w:t>
        </w:r>
        <w:proofErr w:type="gramEnd"/>
        <w:r w:rsidRPr="00BB50B9">
          <w:rPr>
            <w:rFonts w:ascii="Arial" w:hAnsi="Arial" w:cs="Arial"/>
            <w:sz w:val="24"/>
            <w:szCs w:val="24"/>
          </w:rPr>
          <w:t xml:space="preserve"> suggest that SGs may modulate the cellular stress response, potentially dampening rather than amplifying it, which could help limit downstream effects such as excessive inflammation. Although the functional significance of mitochondrial RNA enrichment is not yet resolved, immunofluorescence experiments suggest that mitochondrial </w:t>
        </w:r>
        <w:proofErr w:type="spellStart"/>
        <w:r w:rsidRPr="00BB50B9">
          <w:rPr>
            <w:rFonts w:ascii="Arial" w:hAnsi="Arial" w:cs="Arial"/>
            <w:sz w:val="24"/>
            <w:szCs w:val="24"/>
          </w:rPr>
          <w:t>dsRNAs</w:t>
        </w:r>
        <w:proofErr w:type="spellEnd"/>
        <w:r w:rsidRPr="00BB50B9">
          <w:rPr>
            <w:rFonts w:ascii="Arial" w:hAnsi="Arial" w:cs="Arial"/>
            <w:sz w:val="24"/>
            <w:szCs w:val="24"/>
          </w:rPr>
          <w:t xml:space="preserve"> are taken up by SGs upon stress, supporting a potential role in modulating immune </w:t>
        </w:r>
        <w:proofErr w:type="spellStart"/>
        <w:r w:rsidRPr="00BB50B9">
          <w:rPr>
            <w:rFonts w:ascii="Arial" w:hAnsi="Arial" w:cs="Arial"/>
            <w:sz w:val="24"/>
            <w:szCs w:val="24"/>
          </w:rPr>
          <w:t>signalling</w:t>
        </w:r>
        <w:proofErr w:type="spellEnd"/>
        <w:r w:rsidRPr="00BB50B9">
          <w:rPr>
            <w:rFonts w:ascii="Arial" w:hAnsi="Arial" w:cs="Arial"/>
            <w:sz w:val="24"/>
            <w:szCs w:val="24"/>
          </w:rPr>
          <w:t>.</w:t>
        </w:r>
      </w:ins>
    </w:p>
    <w:p w14:paraId="50527D4F" w14:textId="5A982B73" w:rsidR="00FE7F5C" w:rsidRPr="009450FC" w:rsidRDefault="00FE7F5C" w:rsidP="00FE7F5C">
      <w:pPr>
        <w:pStyle w:val="Ttulo1"/>
        <w:rPr>
          <w:rFonts w:cs="Arial"/>
          <w:lang w:val="en-GB"/>
        </w:rPr>
      </w:pPr>
      <w:r>
        <w:rPr>
          <w:rFonts w:cs="Arial"/>
          <w:lang w:val="en-GB"/>
        </w:rPr>
        <w:t xml:space="preserve">Materials and </w:t>
      </w:r>
      <w:r w:rsidRPr="009450FC">
        <w:rPr>
          <w:rFonts w:cs="Arial"/>
          <w:lang w:val="en-GB"/>
        </w:rPr>
        <w:t>Methods</w:t>
      </w:r>
    </w:p>
    <w:p w14:paraId="3EA59B8E" w14:textId="5730E2AB" w:rsidR="0098042C" w:rsidRPr="00E1164B" w:rsidRDefault="00FE7F5C" w:rsidP="0098042C">
      <w:pPr>
        <w:pStyle w:val="Ttulo2"/>
        <w:rPr>
          <w:rFonts w:cs="Arial"/>
          <w:lang w:val="en-GB"/>
        </w:rPr>
      </w:pPr>
      <w:r w:rsidRPr="00E1164B">
        <w:rPr>
          <w:rFonts w:cs="Arial"/>
          <w:lang w:val="en-GB"/>
        </w:rPr>
        <w:t>Reagents</w:t>
      </w:r>
    </w:p>
    <w:tbl>
      <w:tblPr>
        <w:tblStyle w:val="TabelacomGrelha"/>
        <w:tblW w:w="0" w:type="auto"/>
        <w:tblLook w:val="04A0" w:firstRow="1" w:lastRow="0" w:firstColumn="1" w:lastColumn="0" w:noHBand="0" w:noVBand="1"/>
      </w:tblPr>
      <w:tblGrid>
        <w:gridCol w:w="3116"/>
        <w:gridCol w:w="3117"/>
        <w:gridCol w:w="3117"/>
      </w:tblGrid>
      <w:tr w:rsidR="00FE7F5C" w:rsidRPr="00B475D4" w14:paraId="3328A226" w14:textId="77777777" w:rsidTr="009450FC">
        <w:tc>
          <w:tcPr>
            <w:tcW w:w="3116" w:type="dxa"/>
          </w:tcPr>
          <w:p w14:paraId="57355594" w14:textId="704746A0"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Reagent</w:t>
            </w:r>
          </w:p>
        </w:tc>
        <w:tc>
          <w:tcPr>
            <w:tcW w:w="3117" w:type="dxa"/>
          </w:tcPr>
          <w:p w14:paraId="342100E2"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712BAA14"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393C05AB" w14:textId="77777777" w:rsidTr="009450FC">
        <w:tc>
          <w:tcPr>
            <w:tcW w:w="9350" w:type="dxa"/>
            <w:gridSpan w:val="3"/>
            <w:vAlign w:val="center"/>
          </w:tcPr>
          <w:p w14:paraId="38E16066"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Antibodies</w:t>
            </w:r>
          </w:p>
        </w:tc>
      </w:tr>
      <w:tr w:rsidR="00FE7F5C" w:rsidRPr="00B475D4" w14:paraId="3BDBEF4F" w14:textId="77777777" w:rsidTr="009450FC">
        <w:tc>
          <w:tcPr>
            <w:tcW w:w="3116" w:type="dxa"/>
            <w:vAlign w:val="center"/>
          </w:tcPr>
          <w:p w14:paraId="4EB2381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Anti-G3BP1</w:t>
            </w:r>
          </w:p>
        </w:tc>
        <w:tc>
          <w:tcPr>
            <w:tcW w:w="3117" w:type="dxa"/>
            <w:vAlign w:val="center"/>
          </w:tcPr>
          <w:p w14:paraId="261E31A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6F62C99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1" w:history="1">
              <w:r w:rsidRPr="009450FC">
                <w:rPr>
                  <w:rStyle w:val="Hiperligao"/>
                  <w:rFonts w:ascii="Arial" w:hAnsi="Arial" w:cs="Arial"/>
                  <w:sz w:val="24"/>
                  <w:szCs w:val="24"/>
                  <w:u w:val="none"/>
                  <w:lang w:val="en-GB"/>
                </w:rPr>
                <w:t>HPA004052</w:t>
              </w:r>
            </w:hyperlink>
            <w:r w:rsidRPr="009450FC">
              <w:rPr>
                <w:rFonts w:ascii="Arial" w:hAnsi="Arial" w:cs="Arial"/>
                <w:sz w:val="24"/>
                <w:szCs w:val="24"/>
                <w:lang w:val="en-GB"/>
              </w:rPr>
              <w:t xml:space="preserve">, </w:t>
            </w:r>
            <w:hyperlink r:id="rId12"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_1849348</w:t>
              </w:r>
            </w:hyperlink>
          </w:p>
        </w:tc>
      </w:tr>
      <w:tr w:rsidR="00FE7F5C" w:rsidRPr="00B475D4" w14:paraId="5149C4B4" w14:textId="77777777" w:rsidTr="009450FC">
        <w:tc>
          <w:tcPr>
            <w:tcW w:w="3116" w:type="dxa"/>
            <w:vAlign w:val="center"/>
          </w:tcPr>
          <w:p w14:paraId="7F787A8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Rabbit Anti-TIA1</w:t>
            </w:r>
          </w:p>
        </w:tc>
        <w:tc>
          <w:tcPr>
            <w:tcW w:w="3117" w:type="dxa"/>
            <w:vAlign w:val="center"/>
          </w:tcPr>
          <w:p w14:paraId="4C02265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Atlas Antibodies</w:t>
            </w:r>
          </w:p>
        </w:tc>
        <w:tc>
          <w:tcPr>
            <w:tcW w:w="3117" w:type="dxa"/>
            <w:vAlign w:val="center"/>
          </w:tcPr>
          <w:p w14:paraId="0985138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3" w:history="1">
              <w:r w:rsidRPr="009450FC">
                <w:rPr>
                  <w:rStyle w:val="Hiperligao"/>
                  <w:rFonts w:ascii="Arial" w:hAnsi="Arial" w:cs="Arial"/>
                  <w:sz w:val="24"/>
                  <w:szCs w:val="24"/>
                  <w:u w:val="none"/>
                  <w:lang w:val="en-GB"/>
                </w:rPr>
                <w:t>HPA056961</w:t>
              </w:r>
            </w:hyperlink>
            <w:r w:rsidRPr="009450FC">
              <w:rPr>
                <w:rFonts w:ascii="Arial" w:hAnsi="Arial" w:cs="Arial"/>
                <w:sz w:val="24"/>
                <w:szCs w:val="24"/>
                <w:lang w:val="en-GB"/>
              </w:rPr>
              <w:t xml:space="preserve">, </w:t>
            </w:r>
            <w:hyperlink r:id="rId14"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 xml:space="preserve">_2683289     </w:t>
              </w:r>
            </w:hyperlink>
          </w:p>
        </w:tc>
      </w:tr>
      <w:tr w:rsidR="00FE7F5C" w:rsidRPr="00B475D4" w14:paraId="4369B6C8" w14:textId="77777777" w:rsidTr="009450FC">
        <w:tc>
          <w:tcPr>
            <w:tcW w:w="3116" w:type="dxa"/>
            <w:vAlign w:val="center"/>
          </w:tcPr>
          <w:p w14:paraId="160C17D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Mouse Anti-dsRNA J2</w:t>
            </w:r>
          </w:p>
        </w:tc>
        <w:tc>
          <w:tcPr>
            <w:tcW w:w="3117" w:type="dxa"/>
            <w:vAlign w:val="center"/>
          </w:tcPr>
          <w:p w14:paraId="68FC576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Jena Bioscience</w:t>
            </w:r>
          </w:p>
        </w:tc>
        <w:tc>
          <w:tcPr>
            <w:tcW w:w="3117" w:type="dxa"/>
            <w:vAlign w:val="center"/>
          </w:tcPr>
          <w:p w14:paraId="33B19CE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5" w:history="1">
              <w:r w:rsidRPr="009450FC">
                <w:rPr>
                  <w:rStyle w:val="Hiperligao"/>
                  <w:rFonts w:ascii="Arial" w:hAnsi="Arial" w:cs="Arial"/>
                  <w:sz w:val="24"/>
                  <w:szCs w:val="24"/>
                  <w:u w:val="none"/>
                  <w:lang w:val="en-GB"/>
                </w:rPr>
                <w:t>RNT-SCI-10010200</w:t>
              </w:r>
            </w:hyperlink>
            <w:r w:rsidRPr="009450FC">
              <w:rPr>
                <w:rFonts w:ascii="Arial" w:hAnsi="Arial" w:cs="Arial"/>
                <w:sz w:val="24"/>
                <w:szCs w:val="24"/>
                <w:lang w:val="en-GB"/>
              </w:rPr>
              <w:t>,</w:t>
            </w:r>
          </w:p>
          <w:p w14:paraId="3FDE04C4" w14:textId="77777777" w:rsidR="00FE7F5C" w:rsidRPr="009450FC" w:rsidRDefault="00FE7F5C" w:rsidP="009450FC">
            <w:pPr>
              <w:rPr>
                <w:rFonts w:ascii="Arial" w:hAnsi="Arial" w:cs="Arial"/>
                <w:sz w:val="24"/>
                <w:szCs w:val="24"/>
                <w:lang w:val="en-GB"/>
              </w:rPr>
            </w:pPr>
            <w:hyperlink r:id="rId16"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_2922431</w:t>
              </w:r>
            </w:hyperlink>
          </w:p>
        </w:tc>
      </w:tr>
      <w:tr w:rsidR="00FE7F5C" w:rsidRPr="00B475D4" w14:paraId="0DAD3607" w14:textId="77777777" w:rsidTr="009450FC">
        <w:tc>
          <w:tcPr>
            <w:tcW w:w="3116" w:type="dxa"/>
            <w:vAlign w:val="center"/>
          </w:tcPr>
          <w:p w14:paraId="4995FF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Chicken Anti-HSP60</w:t>
            </w:r>
          </w:p>
        </w:tc>
        <w:tc>
          <w:tcPr>
            <w:tcW w:w="3117" w:type="dxa"/>
            <w:vAlign w:val="center"/>
          </w:tcPr>
          <w:p w14:paraId="1A854F4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Bio-Techne Sales Corp.</w:t>
            </w:r>
          </w:p>
        </w:tc>
        <w:tc>
          <w:tcPr>
            <w:tcW w:w="3117" w:type="dxa"/>
            <w:vAlign w:val="center"/>
          </w:tcPr>
          <w:p w14:paraId="073FEF2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7" w:anchor="product-documents" w:history="1">
              <w:r w:rsidRPr="009450FC">
                <w:rPr>
                  <w:rStyle w:val="Hiperligao"/>
                  <w:rFonts w:ascii="Arial" w:hAnsi="Arial" w:cs="Arial"/>
                  <w:sz w:val="24"/>
                  <w:szCs w:val="24"/>
                  <w:u w:val="none"/>
                  <w:lang w:val="en-GB"/>
                </w:rPr>
                <w:t>NBP3-05536-50ul</w:t>
              </w:r>
            </w:hyperlink>
            <w:r w:rsidRPr="009450FC">
              <w:rPr>
                <w:rFonts w:ascii="Arial" w:hAnsi="Arial" w:cs="Arial"/>
                <w:sz w:val="24"/>
                <w:szCs w:val="24"/>
                <w:lang w:val="en-GB"/>
              </w:rPr>
              <w:t>,</w:t>
            </w:r>
          </w:p>
          <w:p w14:paraId="3AC75FA6" w14:textId="77777777" w:rsidR="00FE7F5C" w:rsidRPr="009450FC" w:rsidRDefault="00FE7F5C" w:rsidP="009450FC">
            <w:pPr>
              <w:rPr>
                <w:rFonts w:ascii="Arial" w:hAnsi="Arial" w:cs="Arial"/>
                <w:sz w:val="24"/>
                <w:szCs w:val="24"/>
                <w:lang w:val="en-GB"/>
              </w:rPr>
            </w:pPr>
            <w:hyperlink r:id="rId18"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_3086708</w:t>
              </w:r>
            </w:hyperlink>
          </w:p>
        </w:tc>
      </w:tr>
      <w:tr w:rsidR="00FE7F5C" w:rsidRPr="00B475D4" w14:paraId="55D7E825" w14:textId="77777777" w:rsidTr="009450FC">
        <w:tc>
          <w:tcPr>
            <w:tcW w:w="3116" w:type="dxa"/>
            <w:vAlign w:val="center"/>
          </w:tcPr>
          <w:p w14:paraId="48FE726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lastRenderedPageBreak/>
              <w:t>Donkey anti-Rabbit IgG (H+L) Highly Cross-Adsorbed Secondary Antibody, Alexa Fluor™ 647</w:t>
            </w:r>
          </w:p>
        </w:tc>
        <w:tc>
          <w:tcPr>
            <w:tcW w:w="3117" w:type="dxa"/>
            <w:vAlign w:val="center"/>
          </w:tcPr>
          <w:p w14:paraId="6477944F"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Thermo</w:t>
            </w:r>
            <w:proofErr w:type="spellEnd"/>
            <w:r w:rsidRPr="009450FC">
              <w:rPr>
                <w:rFonts w:ascii="Arial" w:hAnsi="Arial" w:cs="Arial"/>
                <w:sz w:val="24"/>
                <w:szCs w:val="24"/>
                <w:lang w:val="en-GB"/>
              </w:rPr>
              <w:t xml:space="preserve"> Fisher</w:t>
            </w:r>
          </w:p>
        </w:tc>
        <w:tc>
          <w:tcPr>
            <w:tcW w:w="3117" w:type="dxa"/>
            <w:vAlign w:val="center"/>
          </w:tcPr>
          <w:p w14:paraId="5A81920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19" w:history="1">
              <w:r w:rsidRPr="009450FC">
                <w:rPr>
                  <w:rStyle w:val="Hiperligao"/>
                  <w:rFonts w:ascii="Arial" w:hAnsi="Arial" w:cs="Arial"/>
                  <w:sz w:val="24"/>
                  <w:szCs w:val="24"/>
                  <w:u w:val="none"/>
                  <w:lang w:val="en-GB"/>
                </w:rPr>
                <w:t>A-31573</w:t>
              </w:r>
            </w:hyperlink>
            <w:r w:rsidRPr="009450FC">
              <w:rPr>
                <w:rFonts w:ascii="Arial" w:hAnsi="Arial" w:cs="Arial"/>
                <w:sz w:val="24"/>
                <w:szCs w:val="24"/>
                <w:lang w:val="en-GB"/>
              </w:rPr>
              <w:t>,</w:t>
            </w:r>
          </w:p>
          <w:p w14:paraId="37CD30DA" w14:textId="77777777" w:rsidR="00FE7F5C" w:rsidRPr="009450FC" w:rsidRDefault="00FE7F5C" w:rsidP="009450FC">
            <w:pPr>
              <w:rPr>
                <w:rFonts w:ascii="Arial" w:hAnsi="Arial" w:cs="Arial"/>
                <w:sz w:val="24"/>
                <w:szCs w:val="24"/>
                <w:lang w:val="en-GB"/>
              </w:rPr>
            </w:pPr>
            <w:hyperlink r:id="rId20"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_2536183</w:t>
              </w:r>
            </w:hyperlink>
          </w:p>
        </w:tc>
      </w:tr>
      <w:tr w:rsidR="00FE7F5C" w:rsidRPr="00B475D4" w14:paraId="1EA5766E" w14:textId="77777777" w:rsidTr="009450FC">
        <w:tc>
          <w:tcPr>
            <w:tcW w:w="3116" w:type="dxa"/>
            <w:vAlign w:val="center"/>
          </w:tcPr>
          <w:p w14:paraId="56F1C22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Donkey anti-Mouse IgG (H+L) Highly Cross-Adsorbed Secondary Antibody, Alexa Fluor™ 488</w:t>
            </w:r>
          </w:p>
        </w:tc>
        <w:tc>
          <w:tcPr>
            <w:tcW w:w="3117" w:type="dxa"/>
            <w:vAlign w:val="center"/>
          </w:tcPr>
          <w:p w14:paraId="13B370C0"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Thermo</w:t>
            </w:r>
            <w:proofErr w:type="spellEnd"/>
            <w:r w:rsidRPr="009450FC">
              <w:rPr>
                <w:rFonts w:ascii="Arial" w:hAnsi="Arial" w:cs="Arial"/>
                <w:sz w:val="24"/>
                <w:szCs w:val="24"/>
                <w:lang w:val="en-GB"/>
              </w:rPr>
              <w:t xml:space="preserve"> Fisher</w:t>
            </w:r>
          </w:p>
        </w:tc>
        <w:tc>
          <w:tcPr>
            <w:tcW w:w="3117" w:type="dxa"/>
            <w:vAlign w:val="center"/>
          </w:tcPr>
          <w:p w14:paraId="65F929E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1" w:history="1">
              <w:r w:rsidRPr="009450FC">
                <w:rPr>
                  <w:rStyle w:val="Hiperligao"/>
                  <w:rFonts w:ascii="Arial" w:hAnsi="Arial" w:cs="Arial"/>
                  <w:sz w:val="24"/>
                  <w:szCs w:val="24"/>
                  <w:u w:val="none"/>
                  <w:lang w:val="en-GB"/>
                </w:rPr>
                <w:t>A-21202</w:t>
              </w:r>
            </w:hyperlink>
            <w:r w:rsidRPr="009450FC">
              <w:rPr>
                <w:rFonts w:ascii="Arial" w:hAnsi="Arial" w:cs="Arial"/>
                <w:sz w:val="24"/>
                <w:szCs w:val="24"/>
                <w:lang w:val="en-GB"/>
              </w:rPr>
              <w:t>,</w:t>
            </w:r>
          </w:p>
          <w:p w14:paraId="22C94695" w14:textId="77777777" w:rsidR="00FE7F5C" w:rsidRPr="009450FC" w:rsidRDefault="00FE7F5C" w:rsidP="009450FC">
            <w:pPr>
              <w:rPr>
                <w:rFonts w:ascii="Arial" w:hAnsi="Arial" w:cs="Arial"/>
                <w:sz w:val="24"/>
                <w:szCs w:val="24"/>
                <w:lang w:val="en-GB"/>
              </w:rPr>
            </w:pPr>
            <w:hyperlink r:id="rId22"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_141607</w:t>
              </w:r>
            </w:hyperlink>
          </w:p>
        </w:tc>
      </w:tr>
      <w:tr w:rsidR="00FE7F5C" w:rsidRPr="00B475D4" w14:paraId="25A68979" w14:textId="77777777" w:rsidTr="009450FC">
        <w:tc>
          <w:tcPr>
            <w:tcW w:w="3116" w:type="dxa"/>
            <w:vAlign w:val="center"/>
          </w:tcPr>
          <w:p w14:paraId="4CBD2B8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Donkey anti-Chicken </w:t>
            </w:r>
            <w:proofErr w:type="spellStart"/>
            <w:r w:rsidRPr="009450FC">
              <w:rPr>
                <w:rFonts w:ascii="Arial" w:hAnsi="Arial" w:cs="Arial"/>
                <w:sz w:val="24"/>
                <w:szCs w:val="24"/>
                <w:lang w:val="en-GB"/>
              </w:rPr>
              <w:t>IgY</w:t>
            </w:r>
            <w:proofErr w:type="spellEnd"/>
            <w:r w:rsidRPr="009450FC">
              <w:rPr>
                <w:rFonts w:ascii="Arial" w:hAnsi="Arial" w:cs="Arial"/>
                <w:sz w:val="24"/>
                <w:szCs w:val="24"/>
                <w:lang w:val="en-GB"/>
              </w:rPr>
              <w:t xml:space="preserve"> (H+L) Highly Cross Adsorbed Secondary Antibody, Alexa Fluor™ 568</w:t>
            </w:r>
          </w:p>
        </w:tc>
        <w:tc>
          <w:tcPr>
            <w:tcW w:w="3117" w:type="dxa"/>
            <w:vAlign w:val="center"/>
          </w:tcPr>
          <w:p w14:paraId="103CDF60"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Thermo</w:t>
            </w:r>
            <w:proofErr w:type="spellEnd"/>
            <w:r w:rsidRPr="009450FC">
              <w:rPr>
                <w:rFonts w:ascii="Arial" w:hAnsi="Arial" w:cs="Arial"/>
                <w:sz w:val="24"/>
                <w:szCs w:val="24"/>
                <w:lang w:val="en-GB"/>
              </w:rPr>
              <w:t xml:space="preserve"> Fisher</w:t>
            </w:r>
          </w:p>
        </w:tc>
        <w:tc>
          <w:tcPr>
            <w:tcW w:w="3117" w:type="dxa"/>
            <w:vAlign w:val="center"/>
          </w:tcPr>
          <w:p w14:paraId="0A5211D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3" w:history="1">
              <w:r w:rsidRPr="009450FC">
                <w:rPr>
                  <w:rStyle w:val="Hiperligao"/>
                  <w:rFonts w:ascii="Arial" w:hAnsi="Arial" w:cs="Arial"/>
                  <w:sz w:val="24"/>
                  <w:szCs w:val="24"/>
                  <w:u w:val="none"/>
                  <w:lang w:val="en-GB"/>
                </w:rPr>
                <w:t>A78950</w:t>
              </w:r>
            </w:hyperlink>
            <w:r w:rsidRPr="009450FC">
              <w:rPr>
                <w:rFonts w:ascii="Arial" w:hAnsi="Arial" w:cs="Arial"/>
                <w:sz w:val="24"/>
                <w:szCs w:val="24"/>
                <w:lang w:val="en-GB"/>
              </w:rPr>
              <w:t>,</w:t>
            </w:r>
          </w:p>
          <w:p w14:paraId="0983F04E" w14:textId="77777777" w:rsidR="00FE7F5C" w:rsidRPr="009450FC" w:rsidRDefault="00FE7F5C" w:rsidP="009450FC">
            <w:pPr>
              <w:rPr>
                <w:rFonts w:ascii="Arial" w:hAnsi="Arial" w:cs="Arial"/>
                <w:sz w:val="24"/>
                <w:szCs w:val="24"/>
                <w:lang w:val="en-GB"/>
              </w:rPr>
            </w:pPr>
            <w:hyperlink r:id="rId24" w:history="1">
              <w:proofErr w:type="gramStart"/>
              <w:r w:rsidRPr="009450FC">
                <w:rPr>
                  <w:rStyle w:val="Hiperligao"/>
                  <w:rFonts w:ascii="Arial" w:hAnsi="Arial" w:cs="Arial"/>
                  <w:sz w:val="24"/>
                  <w:szCs w:val="24"/>
                  <w:u w:val="none"/>
                  <w:lang w:val="en-GB"/>
                </w:rPr>
                <w:t>RRID:AB</w:t>
              </w:r>
              <w:proofErr w:type="gramEnd"/>
              <w:r w:rsidRPr="009450FC">
                <w:rPr>
                  <w:rStyle w:val="Hiperligao"/>
                  <w:rFonts w:ascii="Arial" w:hAnsi="Arial" w:cs="Arial"/>
                  <w:sz w:val="24"/>
                  <w:szCs w:val="24"/>
                  <w:u w:val="none"/>
                  <w:lang w:val="en-GB"/>
                </w:rPr>
                <w:t>_2921072</w:t>
              </w:r>
            </w:hyperlink>
          </w:p>
        </w:tc>
      </w:tr>
      <w:tr w:rsidR="00FE7F5C" w:rsidRPr="00B475D4" w14:paraId="46FA1646" w14:textId="77777777" w:rsidTr="009450FC">
        <w:tc>
          <w:tcPr>
            <w:tcW w:w="9350" w:type="dxa"/>
            <w:gridSpan w:val="3"/>
            <w:vAlign w:val="center"/>
          </w:tcPr>
          <w:p w14:paraId="00F4B616" w14:textId="77777777" w:rsidR="00FE7F5C" w:rsidRPr="009450FC" w:rsidRDefault="00FE7F5C" w:rsidP="009450FC">
            <w:pPr>
              <w:rPr>
                <w:rFonts w:ascii="Arial" w:hAnsi="Arial" w:cs="Arial"/>
                <w:sz w:val="24"/>
                <w:szCs w:val="24"/>
                <w:lang w:val="en-GB"/>
              </w:rPr>
            </w:pPr>
            <w:r w:rsidRPr="009450FC">
              <w:rPr>
                <w:rFonts w:ascii="Arial" w:hAnsi="Arial" w:cs="Arial"/>
                <w:b/>
                <w:bCs/>
                <w:sz w:val="28"/>
                <w:szCs w:val="28"/>
                <w:lang w:val="en-GB"/>
              </w:rPr>
              <w:t>Chemicals, dyes and other reagents</w:t>
            </w:r>
          </w:p>
        </w:tc>
      </w:tr>
      <w:tr w:rsidR="00FE7F5C" w:rsidRPr="00B475D4" w14:paraId="4B264284" w14:textId="77777777" w:rsidTr="009450FC">
        <w:tc>
          <w:tcPr>
            <w:tcW w:w="3116" w:type="dxa"/>
            <w:vAlign w:val="center"/>
          </w:tcPr>
          <w:p w14:paraId="033562B0"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DAPI</w:t>
            </w:r>
          </w:p>
        </w:tc>
        <w:tc>
          <w:tcPr>
            <w:tcW w:w="3117" w:type="dxa"/>
            <w:vAlign w:val="center"/>
          </w:tcPr>
          <w:p w14:paraId="32179E0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4F1747B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5" w:history="1">
              <w:r w:rsidRPr="009450FC">
                <w:rPr>
                  <w:rStyle w:val="Hiperligao"/>
                  <w:rFonts w:ascii="Arial" w:hAnsi="Arial" w:cs="Arial"/>
                  <w:sz w:val="24"/>
                  <w:szCs w:val="24"/>
                  <w:u w:val="none"/>
                  <w:lang w:val="en-GB"/>
                </w:rPr>
                <w:t>D9452</w:t>
              </w:r>
            </w:hyperlink>
          </w:p>
        </w:tc>
      </w:tr>
      <w:tr w:rsidR="00FE7F5C" w:rsidRPr="00B475D4" w14:paraId="405F7E37" w14:textId="77777777" w:rsidTr="009450FC">
        <w:tc>
          <w:tcPr>
            <w:tcW w:w="3116" w:type="dxa"/>
            <w:vAlign w:val="center"/>
          </w:tcPr>
          <w:p w14:paraId="15D2AD6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D-Sorbitol</w:t>
            </w:r>
          </w:p>
        </w:tc>
        <w:tc>
          <w:tcPr>
            <w:tcW w:w="3117" w:type="dxa"/>
            <w:vAlign w:val="center"/>
          </w:tcPr>
          <w:p w14:paraId="4E530E07"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634DF29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6" w:history="1">
              <w:r w:rsidRPr="009450FC">
                <w:rPr>
                  <w:rStyle w:val="Hiperligao"/>
                  <w:rFonts w:ascii="Arial" w:hAnsi="Arial" w:cs="Arial"/>
                  <w:sz w:val="24"/>
                  <w:szCs w:val="24"/>
                  <w:u w:val="none"/>
                  <w:lang w:val="en-GB"/>
                </w:rPr>
                <w:t>S6021</w:t>
              </w:r>
            </w:hyperlink>
          </w:p>
        </w:tc>
      </w:tr>
      <w:tr w:rsidR="00FE7F5C" w:rsidRPr="00B475D4" w14:paraId="722E56FC" w14:textId="77777777" w:rsidTr="009450FC">
        <w:tc>
          <w:tcPr>
            <w:tcW w:w="3116" w:type="dxa"/>
            <w:vAlign w:val="center"/>
          </w:tcPr>
          <w:p w14:paraId="2A79E02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DIDS</w:t>
            </w:r>
          </w:p>
        </w:tc>
        <w:tc>
          <w:tcPr>
            <w:tcW w:w="3117" w:type="dxa"/>
            <w:vAlign w:val="center"/>
          </w:tcPr>
          <w:p w14:paraId="2098AE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1C7C935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7" w:history="1">
              <w:r w:rsidRPr="009450FC">
                <w:rPr>
                  <w:rStyle w:val="Hiperligao"/>
                  <w:rFonts w:ascii="Arial" w:hAnsi="Arial" w:cs="Arial"/>
                  <w:sz w:val="24"/>
                  <w:szCs w:val="24"/>
                  <w:u w:val="none"/>
                  <w:lang w:val="en-GB"/>
                </w:rPr>
                <w:t>309795</w:t>
              </w:r>
            </w:hyperlink>
          </w:p>
        </w:tc>
      </w:tr>
      <w:tr w:rsidR="00FE7F5C" w:rsidRPr="00B475D4" w14:paraId="6FD8D1E6" w14:textId="77777777" w:rsidTr="009450FC">
        <w:tc>
          <w:tcPr>
            <w:tcW w:w="3116" w:type="dxa"/>
            <w:vAlign w:val="center"/>
          </w:tcPr>
          <w:p w14:paraId="76CBF99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Triton X-100</w:t>
            </w:r>
          </w:p>
        </w:tc>
        <w:tc>
          <w:tcPr>
            <w:tcW w:w="3117" w:type="dxa"/>
            <w:vAlign w:val="center"/>
          </w:tcPr>
          <w:p w14:paraId="0A32A2AC"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Sigma-Aldrich</w:t>
            </w:r>
          </w:p>
        </w:tc>
        <w:tc>
          <w:tcPr>
            <w:tcW w:w="3117" w:type="dxa"/>
            <w:vAlign w:val="center"/>
          </w:tcPr>
          <w:p w14:paraId="5397565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8" w:history="1">
              <w:r w:rsidRPr="009450FC">
                <w:rPr>
                  <w:rStyle w:val="Hiperligao"/>
                  <w:rFonts w:ascii="Arial" w:hAnsi="Arial" w:cs="Arial"/>
                  <w:sz w:val="24"/>
                  <w:szCs w:val="24"/>
                  <w:u w:val="none"/>
                  <w:lang w:val="en-GB"/>
                </w:rPr>
                <w:t>T8787</w:t>
              </w:r>
            </w:hyperlink>
          </w:p>
        </w:tc>
      </w:tr>
      <w:tr w:rsidR="00887583" w:rsidRPr="00B475D4" w14:paraId="17E52155" w14:textId="77777777" w:rsidTr="009450FC">
        <w:trPr>
          <w:ins w:id="28" w:author="Alexandre Miguel Kaizeler Guedes Da Silva Afonso" w:date="2026-09-07T13:18:00Z" w16du:dateUtc="2026-09-07T12:18:00Z"/>
        </w:trPr>
        <w:tc>
          <w:tcPr>
            <w:tcW w:w="3116" w:type="dxa"/>
            <w:vAlign w:val="center"/>
          </w:tcPr>
          <w:p w14:paraId="72759B86" w14:textId="69193134" w:rsidR="00887583" w:rsidRPr="009450FC" w:rsidRDefault="00887583" w:rsidP="009450FC">
            <w:pPr>
              <w:rPr>
                <w:ins w:id="29" w:author="Alexandre Miguel Kaizeler Guedes Da Silva Afonso" w:date="2026-09-07T13:18:00Z" w16du:dateUtc="2026-09-07T12:18:00Z"/>
                <w:rFonts w:ascii="Arial" w:hAnsi="Arial" w:cs="Arial"/>
                <w:sz w:val="24"/>
                <w:szCs w:val="24"/>
                <w:lang w:val="en-GB"/>
              </w:rPr>
            </w:pPr>
            <w:ins w:id="30" w:author="Alexandre Miguel Kaizeler Guedes Da Silva Afonso" w:date="2026-09-07T13:18:00Z" w16du:dateUtc="2026-09-07T12:18:00Z">
              <w:r>
                <w:rPr>
                  <w:rFonts w:ascii="Arial" w:hAnsi="Arial" w:cs="Arial"/>
                  <w:sz w:val="24"/>
                  <w:szCs w:val="24"/>
                  <w:lang w:val="en-GB"/>
                </w:rPr>
                <w:t>Bovine Serum Albumin</w:t>
              </w:r>
            </w:ins>
          </w:p>
        </w:tc>
        <w:tc>
          <w:tcPr>
            <w:tcW w:w="3117" w:type="dxa"/>
            <w:vAlign w:val="center"/>
          </w:tcPr>
          <w:p w14:paraId="24DC562C" w14:textId="76E2EDCD" w:rsidR="00887583" w:rsidRPr="00887583" w:rsidRDefault="00887583" w:rsidP="009450FC">
            <w:pPr>
              <w:rPr>
                <w:ins w:id="31" w:author="Alexandre Miguel Kaizeler Guedes Da Silva Afonso" w:date="2026-09-07T13:18:00Z" w16du:dateUtc="2026-09-07T12:18:00Z"/>
                <w:rFonts w:ascii="Arial" w:hAnsi="Arial" w:cs="Arial"/>
                <w:sz w:val="24"/>
                <w:szCs w:val="24"/>
                <w:lang w:val="en-GB"/>
              </w:rPr>
            </w:pPr>
            <w:ins w:id="32" w:author="Alexandre Miguel Kaizeler Guedes Da Silva Afonso" w:date="2026-09-07T13:18:00Z" w16du:dateUtc="2026-09-07T12:18:00Z">
              <w:r w:rsidRPr="00887583">
                <w:rPr>
                  <w:rFonts w:ascii="Arial" w:hAnsi="Arial" w:cs="Arial"/>
                  <w:sz w:val="24"/>
                  <w:szCs w:val="24"/>
                  <w:lang w:val="en-GB"/>
                </w:rPr>
                <w:t>Sigma-Aldrich</w:t>
              </w:r>
            </w:ins>
          </w:p>
        </w:tc>
        <w:tc>
          <w:tcPr>
            <w:tcW w:w="3117" w:type="dxa"/>
            <w:vAlign w:val="center"/>
          </w:tcPr>
          <w:p w14:paraId="33E29E71" w14:textId="2EE20EBA" w:rsidR="00887583" w:rsidRPr="00887583" w:rsidRDefault="00887583" w:rsidP="009450FC">
            <w:pPr>
              <w:rPr>
                <w:ins w:id="33" w:author="Alexandre Miguel Kaizeler Guedes Da Silva Afonso" w:date="2026-09-07T13:18:00Z" w16du:dateUtc="2026-09-07T12:18:00Z"/>
                <w:rFonts w:ascii="Arial" w:hAnsi="Arial" w:cs="Arial"/>
                <w:sz w:val="24"/>
                <w:szCs w:val="24"/>
                <w:lang w:val="en-GB"/>
              </w:rPr>
            </w:pPr>
            <w:ins w:id="34" w:author="Alexandre Miguel Kaizeler Guedes Da Silva Afonso" w:date="2026-09-07T13:18:00Z" w16du:dateUtc="2026-09-07T12:18:00Z">
              <w:r w:rsidRPr="00887583">
                <w:rPr>
                  <w:rFonts w:ascii="Arial" w:hAnsi="Arial" w:cs="Arial"/>
                  <w:sz w:val="24"/>
                  <w:szCs w:val="24"/>
                  <w:lang w:val="en-GB"/>
                </w:rPr>
                <w:t xml:space="preserve">Cat # </w:t>
              </w:r>
            </w:ins>
            <w:ins w:id="35" w:author="Alexandre Miguel Kaizeler Guedes Da Silva Afonso" w:date="2026-09-07T13:19:00Z" w16du:dateUtc="2026-09-07T12:19:00Z">
              <w:r w:rsidRPr="00887583">
                <w:rPr>
                  <w:rFonts w:ascii="Arial" w:hAnsi="Arial" w:cs="Arial"/>
                  <w:sz w:val="24"/>
                  <w:szCs w:val="24"/>
                </w:rPr>
                <w:fldChar w:fldCharType="begin"/>
              </w:r>
              <w:r w:rsidRPr="00887583">
                <w:rPr>
                  <w:rFonts w:ascii="Arial" w:hAnsi="Arial" w:cs="Arial"/>
                  <w:sz w:val="24"/>
                  <w:szCs w:val="24"/>
                </w:rPr>
                <w:instrText>HYPERLINK "https://www.sigmaaldrich.com/PT/en/product/sigma/a6003"</w:instrText>
              </w:r>
              <w:r w:rsidRPr="00887583">
                <w:rPr>
                  <w:rFonts w:ascii="Arial" w:hAnsi="Arial" w:cs="Arial"/>
                  <w:sz w:val="24"/>
                  <w:szCs w:val="24"/>
                </w:rPr>
              </w:r>
              <w:r w:rsidRPr="00887583">
                <w:rPr>
                  <w:rFonts w:ascii="Arial" w:hAnsi="Arial" w:cs="Arial"/>
                  <w:sz w:val="24"/>
                  <w:szCs w:val="24"/>
                </w:rPr>
                <w:fldChar w:fldCharType="separate"/>
              </w:r>
              <w:r w:rsidRPr="00887583">
                <w:rPr>
                  <w:rStyle w:val="Hiperligao"/>
                  <w:rFonts w:ascii="Arial" w:hAnsi="Arial" w:cs="Arial"/>
                  <w:sz w:val="24"/>
                  <w:szCs w:val="24"/>
                  <w:u w:val="none"/>
                  <w:rPrChange w:id="36" w:author="Alexandre Miguel Kaizeler Guedes Da Silva Afonso" w:date="2026-09-07T13:19:00Z" w16du:dateUtc="2026-09-07T12:19:00Z">
                    <w:rPr/>
                  </w:rPrChange>
                </w:rPr>
                <w:t>A6003</w:t>
              </w:r>
              <w:r w:rsidRPr="00887583">
                <w:rPr>
                  <w:rFonts w:ascii="Arial" w:hAnsi="Arial" w:cs="Arial"/>
                  <w:sz w:val="24"/>
                  <w:szCs w:val="24"/>
                </w:rPr>
                <w:fldChar w:fldCharType="end"/>
              </w:r>
            </w:ins>
          </w:p>
        </w:tc>
      </w:tr>
      <w:tr w:rsidR="007169BC" w:rsidRPr="00B475D4" w14:paraId="65FC2E4F" w14:textId="77777777" w:rsidTr="009450FC">
        <w:trPr>
          <w:ins w:id="37" w:author="Alexandre Miguel Kaizeler Guedes Da Silva Afonso" w:date="2026-09-07T13:27:00Z" w16du:dateUtc="2026-09-07T12:27:00Z"/>
        </w:trPr>
        <w:tc>
          <w:tcPr>
            <w:tcW w:w="3116" w:type="dxa"/>
            <w:vAlign w:val="center"/>
          </w:tcPr>
          <w:p w14:paraId="4A694C1B" w14:textId="5574C8CD" w:rsidR="007169BC" w:rsidRPr="009450FC" w:rsidRDefault="007169BC" w:rsidP="009450FC">
            <w:pPr>
              <w:rPr>
                <w:ins w:id="38" w:author="Alexandre Miguel Kaizeler Guedes Da Silva Afonso" w:date="2026-09-07T13:27:00Z" w16du:dateUtc="2026-09-07T12:27:00Z"/>
                <w:rFonts w:ascii="Arial" w:hAnsi="Arial" w:cs="Arial"/>
                <w:sz w:val="24"/>
                <w:szCs w:val="24"/>
                <w:lang w:val="en-GB"/>
              </w:rPr>
            </w:pPr>
            <w:ins w:id="39" w:author="Alexandre Miguel Kaizeler Guedes Da Silva Afonso" w:date="2026-09-07T13:28:00Z" w16du:dateUtc="2026-09-07T12:28:00Z">
              <w:r w:rsidRPr="007169BC">
                <w:rPr>
                  <w:rFonts w:ascii="Arial" w:hAnsi="Arial" w:cs="Arial"/>
                  <w:sz w:val="24"/>
                  <w:szCs w:val="24"/>
                  <w:lang w:val="en-GB"/>
                </w:rPr>
                <w:t>Magnesium chloride hexahydrate</w:t>
              </w:r>
            </w:ins>
          </w:p>
        </w:tc>
        <w:tc>
          <w:tcPr>
            <w:tcW w:w="3117" w:type="dxa"/>
            <w:vAlign w:val="center"/>
          </w:tcPr>
          <w:p w14:paraId="44998F49" w14:textId="706C5F84" w:rsidR="007169BC" w:rsidRPr="009450FC" w:rsidRDefault="007169BC" w:rsidP="009450FC">
            <w:pPr>
              <w:rPr>
                <w:ins w:id="40" w:author="Alexandre Miguel Kaizeler Guedes Da Silva Afonso" w:date="2026-09-07T13:27:00Z" w16du:dateUtc="2026-09-07T12:27:00Z"/>
                <w:rFonts w:ascii="Arial" w:hAnsi="Arial" w:cs="Arial"/>
                <w:sz w:val="24"/>
                <w:szCs w:val="24"/>
                <w:lang w:val="en-GB"/>
              </w:rPr>
            </w:pPr>
            <w:ins w:id="41" w:author="Alexandre Miguel Kaizeler Guedes Da Silva Afonso" w:date="2026-09-07T13:28:00Z" w16du:dateUtc="2026-09-07T12:28:00Z">
              <w:r w:rsidRPr="00887583">
                <w:rPr>
                  <w:rFonts w:ascii="Arial" w:hAnsi="Arial" w:cs="Arial"/>
                  <w:sz w:val="24"/>
                  <w:szCs w:val="24"/>
                  <w:lang w:val="en-GB"/>
                </w:rPr>
                <w:t>Sigma-Aldrich</w:t>
              </w:r>
            </w:ins>
          </w:p>
        </w:tc>
        <w:tc>
          <w:tcPr>
            <w:tcW w:w="3117" w:type="dxa"/>
            <w:vAlign w:val="center"/>
          </w:tcPr>
          <w:p w14:paraId="521AB770" w14:textId="0BC10F07" w:rsidR="007169BC" w:rsidRPr="007169BC" w:rsidRDefault="007169BC" w:rsidP="009450FC">
            <w:pPr>
              <w:rPr>
                <w:ins w:id="42" w:author="Alexandre Miguel Kaizeler Guedes Da Silva Afonso" w:date="2026-09-07T13:27:00Z" w16du:dateUtc="2026-09-07T12:27:00Z"/>
                <w:rFonts w:ascii="Arial" w:hAnsi="Arial" w:cs="Arial"/>
                <w:sz w:val="24"/>
                <w:szCs w:val="24"/>
                <w:rPrChange w:id="43" w:author="Alexandre Miguel Kaizeler Guedes Da Silva Afonso" w:date="2026-09-07T13:28:00Z" w16du:dateUtc="2026-09-07T12:28:00Z">
                  <w:rPr>
                    <w:ins w:id="44" w:author="Alexandre Miguel Kaizeler Guedes Da Silva Afonso" w:date="2026-09-07T13:27:00Z" w16du:dateUtc="2026-09-07T12:27:00Z"/>
                    <w:rFonts w:ascii="Arial" w:hAnsi="Arial" w:cs="Arial"/>
                    <w:sz w:val="24"/>
                    <w:szCs w:val="24"/>
                    <w:lang w:val="en-GB"/>
                  </w:rPr>
                </w:rPrChange>
              </w:rPr>
            </w:pPr>
            <w:ins w:id="45" w:author="Alexandre Miguel Kaizeler Guedes Da Silva Afonso" w:date="2026-09-07T13:28:00Z" w16du:dateUtc="2026-09-07T12:28:00Z">
              <w:r w:rsidRPr="007169BC">
                <w:rPr>
                  <w:rFonts w:ascii="Arial" w:hAnsi="Arial" w:cs="Arial"/>
                  <w:sz w:val="24"/>
                  <w:szCs w:val="24"/>
                  <w:lang w:val="en-GB"/>
                </w:rPr>
                <w:t xml:space="preserve">Cas # </w:t>
              </w:r>
              <w:r w:rsidRPr="007169BC">
                <w:rPr>
                  <w:rFonts w:ascii="Arial" w:hAnsi="Arial" w:cs="Arial"/>
                  <w:sz w:val="24"/>
                  <w:szCs w:val="24"/>
                </w:rPr>
                <w:fldChar w:fldCharType="begin"/>
              </w:r>
              <w:r w:rsidRPr="007169BC">
                <w:rPr>
                  <w:rFonts w:ascii="Arial" w:hAnsi="Arial" w:cs="Arial"/>
                  <w:sz w:val="24"/>
                  <w:szCs w:val="24"/>
                </w:rPr>
                <w:instrText>HYPERLINK "https://www.sigmaaldrich.com/PT/en/search/7791-18-6?focus=products&amp;page=1&amp;perpage=30&amp;sort=relevance&amp;term=7791-18-6&amp;type=cas_number"</w:instrText>
              </w:r>
              <w:r w:rsidRPr="007169BC">
                <w:rPr>
                  <w:rFonts w:ascii="Arial" w:hAnsi="Arial" w:cs="Arial"/>
                  <w:sz w:val="24"/>
                  <w:szCs w:val="24"/>
                </w:rPr>
              </w:r>
              <w:r w:rsidRPr="007169BC">
                <w:rPr>
                  <w:rFonts w:ascii="Arial" w:hAnsi="Arial" w:cs="Arial"/>
                  <w:sz w:val="24"/>
                  <w:szCs w:val="24"/>
                </w:rPr>
                <w:fldChar w:fldCharType="separate"/>
              </w:r>
              <w:r w:rsidRPr="007169BC">
                <w:rPr>
                  <w:rStyle w:val="Hiperligao"/>
                  <w:rFonts w:ascii="Arial" w:hAnsi="Arial" w:cs="Arial"/>
                  <w:sz w:val="24"/>
                  <w:szCs w:val="24"/>
                  <w:u w:val="none"/>
                  <w:rPrChange w:id="46" w:author="Alexandre Miguel Kaizeler Guedes Da Silva Afonso" w:date="2026-09-07T13:28:00Z" w16du:dateUtc="2026-09-07T12:28:00Z">
                    <w:rPr>
                      <w:rFonts w:ascii="Arial" w:hAnsi="Arial" w:cs="Arial"/>
                      <w:b/>
                      <w:bCs/>
                      <w:sz w:val="24"/>
                      <w:szCs w:val="24"/>
                    </w:rPr>
                  </w:rPrChange>
                </w:rPr>
                <w:t>7791-18-6</w:t>
              </w:r>
              <w:r w:rsidRPr="007169BC">
                <w:rPr>
                  <w:rFonts w:ascii="Arial" w:hAnsi="Arial" w:cs="Arial"/>
                  <w:sz w:val="24"/>
                  <w:szCs w:val="24"/>
                </w:rPr>
                <w:fldChar w:fldCharType="end"/>
              </w:r>
            </w:ins>
          </w:p>
        </w:tc>
      </w:tr>
      <w:tr w:rsidR="007169BC" w:rsidRPr="00B475D4" w14:paraId="75241B9F" w14:textId="77777777" w:rsidTr="009450FC">
        <w:trPr>
          <w:ins w:id="47" w:author="Alexandre Miguel Kaizeler Guedes Da Silva Afonso" w:date="2026-09-07T13:28:00Z" w16du:dateUtc="2026-09-07T12:28:00Z"/>
        </w:trPr>
        <w:tc>
          <w:tcPr>
            <w:tcW w:w="3116" w:type="dxa"/>
            <w:vAlign w:val="center"/>
          </w:tcPr>
          <w:p w14:paraId="37F21420" w14:textId="50E8F985" w:rsidR="007169BC" w:rsidRPr="009450FC" w:rsidRDefault="007169BC" w:rsidP="009450FC">
            <w:pPr>
              <w:rPr>
                <w:ins w:id="48" w:author="Alexandre Miguel Kaizeler Guedes Da Silva Afonso" w:date="2026-09-07T13:28:00Z" w16du:dateUtc="2026-09-07T12:28:00Z"/>
                <w:rFonts w:ascii="Arial" w:hAnsi="Arial" w:cs="Arial"/>
                <w:sz w:val="24"/>
                <w:szCs w:val="24"/>
                <w:lang w:val="en-GB"/>
              </w:rPr>
            </w:pPr>
            <w:ins w:id="49" w:author="Alexandre Miguel Kaizeler Guedes Da Silva Afonso" w:date="2026-09-07T13:31:00Z" w16du:dateUtc="2026-09-07T12:31:00Z">
              <w:r w:rsidRPr="007169BC">
                <w:rPr>
                  <w:rFonts w:ascii="Arial" w:hAnsi="Arial" w:cs="Arial"/>
                  <w:sz w:val="24"/>
                  <w:szCs w:val="24"/>
                  <w:lang w:val="en-GB"/>
                </w:rPr>
                <w:t>Calcium chloride dihydrate</w:t>
              </w:r>
            </w:ins>
          </w:p>
        </w:tc>
        <w:tc>
          <w:tcPr>
            <w:tcW w:w="3117" w:type="dxa"/>
            <w:vAlign w:val="center"/>
          </w:tcPr>
          <w:p w14:paraId="5CFAD143" w14:textId="7A2E62DF" w:rsidR="007169BC" w:rsidRPr="007169BC" w:rsidRDefault="007169BC" w:rsidP="009450FC">
            <w:pPr>
              <w:rPr>
                <w:ins w:id="50" w:author="Alexandre Miguel Kaizeler Guedes Da Silva Afonso" w:date="2026-09-07T13:28:00Z" w16du:dateUtc="2026-09-07T12:28:00Z"/>
                <w:rFonts w:ascii="Arial" w:hAnsi="Arial" w:cs="Arial"/>
                <w:sz w:val="24"/>
                <w:szCs w:val="24"/>
                <w:lang w:val="en-GB"/>
              </w:rPr>
            </w:pPr>
            <w:ins w:id="51" w:author="Alexandre Miguel Kaizeler Guedes Da Silva Afonso" w:date="2026-09-07T13:31:00Z" w16du:dateUtc="2026-09-07T12:31:00Z">
              <w:r w:rsidRPr="007169BC">
                <w:rPr>
                  <w:rFonts w:ascii="Arial" w:hAnsi="Arial" w:cs="Arial"/>
                  <w:sz w:val="24"/>
                  <w:szCs w:val="24"/>
                  <w:lang w:val="en-GB"/>
                </w:rPr>
                <w:t>Sigma-Aldrich</w:t>
              </w:r>
            </w:ins>
          </w:p>
        </w:tc>
        <w:tc>
          <w:tcPr>
            <w:tcW w:w="3117" w:type="dxa"/>
            <w:vAlign w:val="center"/>
          </w:tcPr>
          <w:p w14:paraId="1D3AD5AD" w14:textId="23F5B5E7" w:rsidR="007169BC" w:rsidRPr="007169BC" w:rsidRDefault="007169BC" w:rsidP="009450FC">
            <w:pPr>
              <w:rPr>
                <w:ins w:id="52" w:author="Alexandre Miguel Kaizeler Guedes Da Silva Afonso" w:date="2026-09-07T13:28:00Z" w16du:dateUtc="2026-09-07T12:28:00Z"/>
                <w:rFonts w:ascii="Arial" w:hAnsi="Arial" w:cs="Arial"/>
                <w:sz w:val="24"/>
                <w:szCs w:val="24"/>
                <w:lang w:val="en-GB"/>
              </w:rPr>
            </w:pPr>
            <w:ins w:id="53" w:author="Alexandre Miguel Kaizeler Guedes Da Silva Afonso" w:date="2026-09-07T13:32:00Z" w16du:dateUtc="2026-09-07T12:32:00Z">
              <w:r w:rsidRPr="007169BC">
                <w:rPr>
                  <w:rFonts w:ascii="Arial" w:hAnsi="Arial" w:cs="Arial"/>
                  <w:sz w:val="24"/>
                  <w:szCs w:val="24"/>
                  <w:lang w:val="en-GB"/>
                </w:rPr>
                <w:t xml:space="preserve">Cas # </w:t>
              </w:r>
              <w:r w:rsidRPr="007169BC">
                <w:rPr>
                  <w:rFonts w:ascii="Arial" w:hAnsi="Arial" w:cs="Arial"/>
                  <w:sz w:val="24"/>
                  <w:szCs w:val="24"/>
                </w:rPr>
                <w:fldChar w:fldCharType="begin"/>
              </w:r>
              <w:r w:rsidRPr="007169BC">
                <w:rPr>
                  <w:rFonts w:ascii="Arial" w:hAnsi="Arial" w:cs="Arial"/>
                  <w:sz w:val="24"/>
                  <w:szCs w:val="24"/>
                </w:rPr>
                <w:instrText>HYPERLINK "https://www.sigmaaldrich.com/PT/en/search/10035-04-8?focus=products&amp;page=1&amp;perpage=30&amp;sort=relevance&amp;term=10035-04-8&amp;type=cas_number"</w:instrText>
              </w:r>
              <w:r w:rsidRPr="007169BC">
                <w:rPr>
                  <w:rFonts w:ascii="Arial" w:hAnsi="Arial" w:cs="Arial"/>
                  <w:sz w:val="24"/>
                  <w:szCs w:val="24"/>
                </w:rPr>
              </w:r>
              <w:r w:rsidRPr="007169BC">
                <w:rPr>
                  <w:rFonts w:ascii="Arial" w:hAnsi="Arial" w:cs="Arial"/>
                  <w:sz w:val="24"/>
                  <w:szCs w:val="24"/>
                </w:rPr>
                <w:fldChar w:fldCharType="separate"/>
              </w:r>
              <w:r w:rsidRPr="007169BC">
                <w:rPr>
                  <w:rStyle w:val="Hiperligao"/>
                  <w:rFonts w:ascii="Arial" w:hAnsi="Arial" w:cs="Arial"/>
                  <w:sz w:val="24"/>
                  <w:szCs w:val="24"/>
                  <w:u w:val="none"/>
                  <w:rPrChange w:id="54" w:author="Alexandre Miguel Kaizeler Guedes Da Silva Afonso" w:date="2026-09-07T13:32:00Z" w16du:dateUtc="2026-09-07T12:32:00Z">
                    <w:rPr>
                      <w:rFonts w:ascii="Arial" w:hAnsi="Arial" w:cs="Arial"/>
                      <w:sz w:val="24"/>
                      <w:szCs w:val="24"/>
                    </w:rPr>
                  </w:rPrChange>
                </w:rPr>
                <w:t>10035-04-8</w:t>
              </w:r>
              <w:r w:rsidRPr="007169BC">
                <w:rPr>
                  <w:rFonts w:ascii="Arial" w:hAnsi="Arial" w:cs="Arial"/>
                  <w:sz w:val="24"/>
                  <w:szCs w:val="24"/>
                </w:rPr>
                <w:fldChar w:fldCharType="end"/>
              </w:r>
            </w:ins>
          </w:p>
        </w:tc>
      </w:tr>
      <w:tr w:rsidR="00FE7F5C" w:rsidRPr="00B475D4" w14:paraId="6462FE83" w14:textId="77777777" w:rsidTr="009450FC">
        <w:tc>
          <w:tcPr>
            <w:tcW w:w="3116" w:type="dxa"/>
            <w:vAlign w:val="center"/>
          </w:tcPr>
          <w:p w14:paraId="6BF95385"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Goat Serum</w:t>
            </w:r>
          </w:p>
        </w:tc>
        <w:tc>
          <w:tcPr>
            <w:tcW w:w="3117" w:type="dxa"/>
            <w:vAlign w:val="center"/>
          </w:tcPr>
          <w:p w14:paraId="570615F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Agilent Dako</w:t>
            </w:r>
          </w:p>
        </w:tc>
        <w:tc>
          <w:tcPr>
            <w:tcW w:w="3117" w:type="dxa"/>
            <w:vAlign w:val="center"/>
          </w:tcPr>
          <w:p w14:paraId="1F85A04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29" w:history="1">
              <w:r w:rsidRPr="009450FC">
                <w:rPr>
                  <w:rStyle w:val="Hiperligao"/>
                  <w:rFonts w:ascii="Arial" w:hAnsi="Arial" w:cs="Arial"/>
                  <w:sz w:val="24"/>
                  <w:szCs w:val="24"/>
                  <w:u w:val="none"/>
                  <w:lang w:val="en-GB"/>
                </w:rPr>
                <w:t>X090710</w:t>
              </w:r>
            </w:hyperlink>
          </w:p>
        </w:tc>
      </w:tr>
      <w:tr w:rsidR="00FE7F5C" w:rsidRPr="00B475D4" w14:paraId="71E2F610" w14:textId="77777777" w:rsidTr="009450FC">
        <w:tc>
          <w:tcPr>
            <w:tcW w:w="3116" w:type="dxa"/>
            <w:vAlign w:val="center"/>
          </w:tcPr>
          <w:p w14:paraId="44CADA4E"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DMEM/F-12, no phenol red</w:t>
            </w:r>
          </w:p>
        </w:tc>
        <w:tc>
          <w:tcPr>
            <w:tcW w:w="3117" w:type="dxa"/>
            <w:vAlign w:val="center"/>
          </w:tcPr>
          <w:p w14:paraId="3525BFB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0437F5F2"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Cat #</w:t>
            </w:r>
            <w:r w:rsidRPr="00887583">
              <w:rPr>
                <w:rFonts w:ascii="Arial" w:hAnsi="Arial" w:cs="Arial"/>
                <w:sz w:val="24"/>
                <w:szCs w:val="24"/>
                <w:lang w:val="en-GB"/>
              </w:rPr>
              <w:t xml:space="preserve"> </w:t>
            </w:r>
            <w:r w:rsidRPr="00887583">
              <w:fldChar w:fldCharType="begin"/>
            </w:r>
            <w:r w:rsidRPr="00887583">
              <w:instrText>HYPERLINK "https://www.thermofisher.com/order/catalog/product/21041025"</w:instrText>
            </w:r>
            <w:r w:rsidRPr="00887583">
              <w:fldChar w:fldCharType="separate"/>
            </w:r>
            <w:r w:rsidRPr="00887583">
              <w:rPr>
                <w:rStyle w:val="Hiperligao"/>
                <w:rFonts w:ascii="Arial" w:hAnsi="Arial" w:cs="Arial"/>
                <w:sz w:val="24"/>
                <w:szCs w:val="24"/>
                <w:u w:val="none"/>
                <w:lang w:val="en-GB"/>
                <w:rPrChange w:id="55" w:author="Alexandre Miguel Kaizeler Guedes Da Silva Afonso" w:date="2026-09-07T13:18:00Z" w16du:dateUtc="2026-09-07T12:18:00Z">
                  <w:rPr>
                    <w:rStyle w:val="Hiperligao"/>
                    <w:rFonts w:ascii="Arial" w:hAnsi="Arial" w:cs="Arial"/>
                    <w:sz w:val="24"/>
                    <w:szCs w:val="24"/>
                    <w:lang w:val="en-GB"/>
                  </w:rPr>
                </w:rPrChange>
              </w:rPr>
              <w:t>21041025</w:t>
            </w:r>
            <w:r w:rsidRPr="00887583">
              <w:fldChar w:fldCharType="end"/>
            </w:r>
          </w:p>
        </w:tc>
      </w:tr>
      <w:tr w:rsidR="00FE7F5C" w:rsidRPr="00B475D4" w14:paraId="2BDDA9CB" w14:textId="77777777" w:rsidTr="009450FC">
        <w:tc>
          <w:tcPr>
            <w:tcW w:w="3116" w:type="dxa"/>
            <w:vAlign w:val="center"/>
          </w:tcPr>
          <w:p w14:paraId="2B06CA03"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Fetal</w:t>
            </w:r>
            <w:proofErr w:type="spellEnd"/>
            <w:r w:rsidRPr="009450FC">
              <w:rPr>
                <w:rFonts w:ascii="Arial" w:hAnsi="Arial" w:cs="Arial"/>
                <w:sz w:val="24"/>
                <w:szCs w:val="24"/>
                <w:lang w:val="en-GB"/>
              </w:rPr>
              <w:t xml:space="preserve"> Bovine Serum, one shot</w:t>
            </w:r>
          </w:p>
        </w:tc>
        <w:tc>
          <w:tcPr>
            <w:tcW w:w="3117" w:type="dxa"/>
            <w:vAlign w:val="center"/>
          </w:tcPr>
          <w:p w14:paraId="3E8094DB"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Gibco</w:t>
            </w:r>
          </w:p>
        </w:tc>
        <w:tc>
          <w:tcPr>
            <w:tcW w:w="3117" w:type="dxa"/>
            <w:vAlign w:val="center"/>
          </w:tcPr>
          <w:p w14:paraId="65DB5F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0" w:history="1">
              <w:r w:rsidRPr="009450FC">
                <w:rPr>
                  <w:rStyle w:val="Hiperligao"/>
                  <w:rFonts w:ascii="Arial" w:hAnsi="Arial" w:cs="Arial"/>
                  <w:sz w:val="24"/>
                  <w:szCs w:val="24"/>
                  <w:u w:val="none"/>
                  <w:lang w:val="en-GB"/>
                </w:rPr>
                <w:t>A5209401</w:t>
              </w:r>
            </w:hyperlink>
          </w:p>
        </w:tc>
      </w:tr>
      <w:tr w:rsidR="00FE7F5C" w:rsidRPr="00B475D4" w14:paraId="0DF9279C" w14:textId="77777777" w:rsidTr="009450FC">
        <w:tc>
          <w:tcPr>
            <w:tcW w:w="3116" w:type="dxa"/>
            <w:vAlign w:val="center"/>
          </w:tcPr>
          <w:p w14:paraId="71C78FAF" w14:textId="77777777" w:rsidR="00FE7F5C" w:rsidRPr="004839F3" w:rsidRDefault="00FE7F5C" w:rsidP="009450FC">
            <w:pPr>
              <w:rPr>
                <w:rFonts w:ascii="Arial" w:hAnsi="Arial" w:cs="Arial"/>
                <w:sz w:val="24"/>
                <w:szCs w:val="24"/>
                <w:lang w:val="pt-PT"/>
              </w:rPr>
            </w:pPr>
            <w:proofErr w:type="spellStart"/>
            <w:r w:rsidRPr="004839F3">
              <w:rPr>
                <w:rFonts w:ascii="Arial" w:hAnsi="Arial" w:cs="Arial"/>
                <w:sz w:val="24"/>
                <w:szCs w:val="24"/>
                <w:lang w:val="pt-PT"/>
              </w:rPr>
              <w:t>Paraformaldehyde</w:t>
            </w:r>
            <w:proofErr w:type="spellEnd"/>
            <w:r w:rsidRPr="004839F3">
              <w:rPr>
                <w:rFonts w:ascii="Arial" w:hAnsi="Arial" w:cs="Arial"/>
                <w:sz w:val="24"/>
                <w:szCs w:val="24"/>
                <w:lang w:val="pt-PT"/>
              </w:rPr>
              <w:t xml:space="preserve"> 16% </w:t>
            </w:r>
            <w:proofErr w:type="spellStart"/>
            <w:r w:rsidRPr="004839F3">
              <w:rPr>
                <w:rFonts w:ascii="Arial" w:hAnsi="Arial" w:cs="Arial"/>
                <w:sz w:val="24"/>
                <w:szCs w:val="24"/>
                <w:lang w:val="pt-PT"/>
              </w:rPr>
              <w:t>Aqueous</w:t>
            </w:r>
            <w:proofErr w:type="spellEnd"/>
            <w:r w:rsidRPr="004839F3">
              <w:rPr>
                <w:rFonts w:ascii="Arial" w:hAnsi="Arial" w:cs="Arial"/>
                <w:sz w:val="24"/>
                <w:szCs w:val="24"/>
                <w:lang w:val="pt-PT"/>
              </w:rPr>
              <w:t xml:space="preserve"> </w:t>
            </w:r>
            <w:proofErr w:type="spellStart"/>
            <w:r w:rsidRPr="004839F3">
              <w:rPr>
                <w:rFonts w:ascii="Arial" w:hAnsi="Arial" w:cs="Arial"/>
                <w:sz w:val="24"/>
                <w:szCs w:val="24"/>
                <w:lang w:val="pt-PT"/>
              </w:rPr>
              <w:t>Solution</w:t>
            </w:r>
            <w:proofErr w:type="spellEnd"/>
            <w:r w:rsidRPr="004839F3">
              <w:rPr>
                <w:rFonts w:ascii="Arial" w:hAnsi="Arial" w:cs="Arial"/>
                <w:sz w:val="24"/>
                <w:szCs w:val="24"/>
                <w:lang w:val="pt-PT"/>
              </w:rPr>
              <w:t xml:space="preserve"> EM Grade</w:t>
            </w:r>
          </w:p>
        </w:tc>
        <w:tc>
          <w:tcPr>
            <w:tcW w:w="3117" w:type="dxa"/>
            <w:vAlign w:val="center"/>
          </w:tcPr>
          <w:p w14:paraId="0FE01C9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Electron Microscopy Sciences</w:t>
            </w:r>
          </w:p>
        </w:tc>
        <w:tc>
          <w:tcPr>
            <w:tcW w:w="3117" w:type="dxa"/>
            <w:vAlign w:val="center"/>
          </w:tcPr>
          <w:p w14:paraId="23B5BBF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1" w:history="1">
              <w:r w:rsidRPr="009450FC">
                <w:rPr>
                  <w:rStyle w:val="Hiperligao"/>
                  <w:rFonts w:ascii="Arial" w:hAnsi="Arial" w:cs="Arial"/>
                  <w:sz w:val="24"/>
                  <w:szCs w:val="24"/>
                  <w:u w:val="none"/>
                  <w:lang w:val="en-GB"/>
                </w:rPr>
                <w:t>15710</w:t>
              </w:r>
            </w:hyperlink>
          </w:p>
        </w:tc>
      </w:tr>
      <w:tr w:rsidR="00B1315E" w:rsidRPr="00B475D4" w14:paraId="3F876388" w14:textId="77777777" w:rsidTr="009450FC">
        <w:trPr>
          <w:ins w:id="56" w:author="Alexandre Miguel Kaizeler Guedes Da Silva Afonso" w:date="2026-09-07T13:07:00Z" w16du:dateUtc="2026-09-07T12:07:00Z"/>
        </w:trPr>
        <w:tc>
          <w:tcPr>
            <w:tcW w:w="3116" w:type="dxa"/>
            <w:vAlign w:val="center"/>
          </w:tcPr>
          <w:p w14:paraId="68969142" w14:textId="7F23A93D" w:rsidR="00B1315E" w:rsidRPr="004839F3" w:rsidRDefault="00B1315E" w:rsidP="009450FC">
            <w:pPr>
              <w:rPr>
                <w:ins w:id="57" w:author="Alexandre Miguel Kaizeler Guedes Da Silva Afonso" w:date="2026-09-07T13:07:00Z" w16du:dateUtc="2026-09-07T12:07:00Z"/>
                <w:rFonts w:ascii="Arial" w:hAnsi="Arial" w:cs="Arial"/>
                <w:sz w:val="24"/>
                <w:szCs w:val="24"/>
                <w:lang w:val="pt-PT"/>
              </w:rPr>
            </w:pPr>
            <w:proofErr w:type="spellStart"/>
            <w:ins w:id="58" w:author="Alexandre Miguel Kaizeler Guedes Da Silva Afonso" w:date="2026-09-07T13:13:00Z" w16du:dateUtc="2026-09-07T12:13:00Z">
              <w:r>
                <w:rPr>
                  <w:rFonts w:ascii="Arial" w:hAnsi="Arial" w:cs="Arial"/>
                  <w:sz w:val="24"/>
                  <w:szCs w:val="24"/>
                  <w:lang w:val="pt-PT"/>
                </w:rPr>
                <w:t>Gelatin</w:t>
              </w:r>
            </w:ins>
            <w:ins w:id="59" w:author="Alexandre Miguel Kaizeler Guedes Da Silva Afonso" w:date="2026-09-07T13:14:00Z" w16du:dateUtc="2026-09-07T12:14:00Z">
              <w:r w:rsidR="00887583">
                <w:rPr>
                  <w:rFonts w:ascii="Arial" w:hAnsi="Arial" w:cs="Arial"/>
                  <w:sz w:val="24"/>
                  <w:szCs w:val="24"/>
                  <w:lang w:val="pt-PT"/>
                </w:rPr>
                <w:t>e</w:t>
              </w:r>
            </w:ins>
            <w:proofErr w:type="spellEnd"/>
          </w:p>
        </w:tc>
        <w:tc>
          <w:tcPr>
            <w:tcW w:w="3117" w:type="dxa"/>
            <w:vAlign w:val="center"/>
          </w:tcPr>
          <w:p w14:paraId="734F6E1D" w14:textId="293EBB6B" w:rsidR="00B1315E" w:rsidRPr="009450FC" w:rsidRDefault="00B1315E" w:rsidP="009450FC">
            <w:pPr>
              <w:rPr>
                <w:ins w:id="60" w:author="Alexandre Miguel Kaizeler Guedes Da Silva Afonso" w:date="2026-09-07T13:07:00Z" w16du:dateUtc="2026-09-07T12:07:00Z"/>
                <w:rFonts w:ascii="Arial" w:hAnsi="Arial" w:cs="Arial"/>
                <w:sz w:val="24"/>
                <w:szCs w:val="24"/>
                <w:lang w:val="en-GB"/>
              </w:rPr>
            </w:pPr>
            <w:ins w:id="61" w:author="Alexandre Miguel Kaizeler Guedes Da Silva Afonso" w:date="2026-09-07T13:13:00Z" w16du:dateUtc="2026-09-07T12:13:00Z">
              <w:r>
                <w:rPr>
                  <w:rFonts w:ascii="Arial" w:hAnsi="Arial" w:cs="Arial"/>
                  <w:sz w:val="24"/>
                  <w:szCs w:val="24"/>
                  <w:lang w:val="en-GB"/>
                </w:rPr>
                <w:t>V</w:t>
              </w:r>
            </w:ins>
            <w:ins w:id="62" w:author="Alexandre Miguel Kaizeler Guedes Da Silva Afonso" w:date="2026-09-07T13:15:00Z" w16du:dateUtc="2026-09-07T12:15:00Z">
              <w:r w:rsidR="00887583">
                <w:rPr>
                  <w:rFonts w:ascii="Arial" w:hAnsi="Arial" w:cs="Arial"/>
                  <w:sz w:val="24"/>
                  <w:szCs w:val="24"/>
                  <w:lang w:val="en-GB"/>
                </w:rPr>
                <w:t>W</w:t>
              </w:r>
            </w:ins>
            <w:ins w:id="63" w:author="Alexandre Miguel Kaizeler Guedes Da Silva Afonso" w:date="2026-09-07T13:13:00Z" w16du:dateUtc="2026-09-07T12:13:00Z">
              <w:r>
                <w:rPr>
                  <w:rFonts w:ascii="Arial" w:hAnsi="Arial" w:cs="Arial"/>
                  <w:sz w:val="24"/>
                  <w:szCs w:val="24"/>
                  <w:lang w:val="en-GB"/>
                </w:rPr>
                <w:t>R</w:t>
              </w:r>
            </w:ins>
          </w:p>
        </w:tc>
        <w:tc>
          <w:tcPr>
            <w:tcW w:w="3117" w:type="dxa"/>
            <w:vAlign w:val="center"/>
          </w:tcPr>
          <w:p w14:paraId="494036E9" w14:textId="36812A3C" w:rsidR="00B1315E" w:rsidRPr="009450FC" w:rsidRDefault="00887583" w:rsidP="009450FC">
            <w:pPr>
              <w:rPr>
                <w:ins w:id="64" w:author="Alexandre Miguel Kaizeler Guedes Da Silva Afonso" w:date="2026-09-07T13:07:00Z" w16du:dateUtc="2026-09-07T12:07:00Z"/>
                <w:rFonts w:ascii="Arial" w:hAnsi="Arial" w:cs="Arial"/>
                <w:sz w:val="24"/>
                <w:szCs w:val="24"/>
                <w:lang w:val="en-GB"/>
              </w:rPr>
            </w:pPr>
            <w:ins w:id="65" w:author="Alexandre Miguel Kaizeler Guedes Da Silva Afonso" w:date="2026-09-07T13:15:00Z" w16du:dateUtc="2026-09-07T12:15:00Z">
              <w:r>
                <w:rPr>
                  <w:rFonts w:ascii="Arial" w:hAnsi="Arial" w:cs="Arial"/>
                  <w:sz w:val="24"/>
                  <w:szCs w:val="24"/>
                  <w:lang w:val="en-GB"/>
                </w:rPr>
                <w:t xml:space="preserve">Cat # </w:t>
              </w:r>
              <w:r w:rsidRPr="00887583">
                <w:rPr>
                  <w:rFonts w:ascii="Arial" w:hAnsi="Arial" w:cs="Arial"/>
                  <w:sz w:val="24"/>
                  <w:szCs w:val="24"/>
                </w:rPr>
                <w:fldChar w:fldCharType="begin"/>
              </w:r>
              <w:r w:rsidRPr="00887583">
                <w:rPr>
                  <w:rFonts w:ascii="Arial" w:hAnsi="Arial" w:cs="Arial"/>
                  <w:sz w:val="24"/>
                  <w:szCs w:val="24"/>
                </w:rPr>
                <w:instrText>HYPERLINK "https://www.vwr.com/pt/en/product/2341384/gelatin"</w:instrText>
              </w:r>
              <w:r w:rsidRPr="00887583">
                <w:rPr>
                  <w:rFonts w:ascii="Arial" w:hAnsi="Arial" w:cs="Arial"/>
                  <w:sz w:val="24"/>
                  <w:szCs w:val="24"/>
                </w:rPr>
              </w:r>
              <w:r w:rsidRPr="00887583">
                <w:rPr>
                  <w:rFonts w:ascii="Arial" w:hAnsi="Arial" w:cs="Arial"/>
                  <w:sz w:val="24"/>
                  <w:szCs w:val="24"/>
                </w:rPr>
                <w:fldChar w:fldCharType="separate"/>
              </w:r>
              <w:r w:rsidRPr="00887583">
                <w:rPr>
                  <w:rStyle w:val="Hiperligao"/>
                  <w:rFonts w:ascii="Arial" w:hAnsi="Arial" w:cs="Arial"/>
                  <w:sz w:val="24"/>
                  <w:szCs w:val="24"/>
                  <w:u w:val="none"/>
                  <w:rPrChange w:id="66" w:author="Alexandre Miguel Kaizeler Guedes Da Silva Afonso" w:date="2026-09-07T13:16:00Z" w16du:dateUtc="2026-09-07T12:16:00Z">
                    <w:rPr>
                      <w:rFonts w:ascii="Arial" w:hAnsi="Arial" w:cs="Arial"/>
                      <w:sz w:val="24"/>
                      <w:szCs w:val="24"/>
                    </w:rPr>
                  </w:rPrChange>
                </w:rPr>
                <w:t>9764</w:t>
              </w:r>
              <w:r w:rsidRPr="00887583">
                <w:rPr>
                  <w:rFonts w:ascii="Arial" w:hAnsi="Arial" w:cs="Arial"/>
                  <w:sz w:val="24"/>
                  <w:szCs w:val="24"/>
                </w:rPr>
                <w:fldChar w:fldCharType="end"/>
              </w:r>
            </w:ins>
          </w:p>
        </w:tc>
      </w:tr>
      <w:tr w:rsidR="00FE7F5C" w:rsidRPr="00B475D4" w14:paraId="2360393A" w14:textId="77777777" w:rsidTr="009450FC">
        <w:tc>
          <w:tcPr>
            <w:tcW w:w="3116" w:type="dxa"/>
            <w:vAlign w:val="center"/>
          </w:tcPr>
          <w:p w14:paraId="2A715195" w14:textId="77777777" w:rsidR="00FE7F5C" w:rsidRPr="009450FC" w:rsidRDefault="00FE7F5C" w:rsidP="009450FC">
            <w:pPr>
              <w:rPr>
                <w:rFonts w:ascii="Arial" w:hAnsi="Arial" w:cs="Arial"/>
                <w:sz w:val="24"/>
                <w:szCs w:val="24"/>
                <w:lang w:val="en-GB"/>
              </w:rPr>
            </w:pPr>
            <w:proofErr w:type="spellStart"/>
            <w:r w:rsidRPr="009450FC">
              <w:rPr>
                <w:rFonts w:ascii="Arial" w:hAnsi="Arial" w:cs="Arial"/>
                <w:sz w:val="24"/>
                <w:szCs w:val="24"/>
                <w:lang w:val="en-GB"/>
              </w:rPr>
              <w:t>Costar</w:t>
            </w:r>
            <w:proofErr w:type="spellEnd"/>
            <w:r w:rsidRPr="009450FC">
              <w:rPr>
                <w:rFonts w:ascii="Arial" w:hAnsi="Arial" w:cs="Arial"/>
                <w:sz w:val="24"/>
                <w:szCs w:val="24"/>
                <w:lang w:val="en-GB"/>
              </w:rPr>
              <w:t>® 24-well Clear TC-treated Multiple Well Plates</w:t>
            </w:r>
          </w:p>
        </w:tc>
        <w:tc>
          <w:tcPr>
            <w:tcW w:w="3117" w:type="dxa"/>
            <w:vAlign w:val="center"/>
          </w:tcPr>
          <w:p w14:paraId="585386A9"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Corning</w:t>
            </w:r>
          </w:p>
        </w:tc>
        <w:tc>
          <w:tcPr>
            <w:tcW w:w="3117" w:type="dxa"/>
            <w:vAlign w:val="center"/>
          </w:tcPr>
          <w:p w14:paraId="1761F0D1"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2" w:history="1">
              <w:r w:rsidRPr="009450FC">
                <w:rPr>
                  <w:rStyle w:val="Hiperligao"/>
                  <w:rFonts w:ascii="Arial" w:hAnsi="Arial" w:cs="Arial"/>
                  <w:sz w:val="24"/>
                  <w:szCs w:val="24"/>
                  <w:u w:val="none"/>
                  <w:lang w:val="en-GB"/>
                </w:rPr>
                <w:t>3524</w:t>
              </w:r>
            </w:hyperlink>
          </w:p>
        </w:tc>
      </w:tr>
      <w:tr w:rsidR="00FE7F5C" w:rsidRPr="00B475D4" w14:paraId="11C740AF" w14:textId="77777777" w:rsidTr="009450FC">
        <w:tc>
          <w:tcPr>
            <w:tcW w:w="3116" w:type="dxa"/>
            <w:vAlign w:val="center"/>
          </w:tcPr>
          <w:p w14:paraId="3D801B7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VECTASHIELD® Antifade Mounting Medium</w:t>
            </w:r>
          </w:p>
        </w:tc>
        <w:tc>
          <w:tcPr>
            <w:tcW w:w="3117" w:type="dxa"/>
            <w:vAlign w:val="center"/>
          </w:tcPr>
          <w:p w14:paraId="76AB9E2A"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Vector Laboratories</w:t>
            </w:r>
          </w:p>
        </w:tc>
        <w:tc>
          <w:tcPr>
            <w:tcW w:w="3117" w:type="dxa"/>
            <w:vAlign w:val="center"/>
          </w:tcPr>
          <w:p w14:paraId="30DFB8F4"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3" w:history="1">
              <w:r w:rsidRPr="009450FC">
                <w:rPr>
                  <w:rStyle w:val="Hiperligao"/>
                  <w:rFonts w:ascii="Arial" w:hAnsi="Arial" w:cs="Arial"/>
                  <w:sz w:val="24"/>
                  <w:szCs w:val="24"/>
                  <w:u w:val="none"/>
                  <w:lang w:val="en-GB"/>
                </w:rPr>
                <w:t>H-1000</w:t>
              </w:r>
            </w:hyperlink>
          </w:p>
        </w:tc>
      </w:tr>
      <w:tr w:rsidR="00FE7F5C" w:rsidRPr="00B475D4" w14:paraId="458CE143" w14:textId="77777777" w:rsidTr="009450FC">
        <w:tc>
          <w:tcPr>
            <w:tcW w:w="3116" w:type="dxa"/>
            <w:vAlign w:val="center"/>
          </w:tcPr>
          <w:p w14:paraId="24093D76"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VWR®, Microscope Slides</w:t>
            </w:r>
          </w:p>
        </w:tc>
        <w:tc>
          <w:tcPr>
            <w:tcW w:w="3117" w:type="dxa"/>
            <w:vAlign w:val="center"/>
          </w:tcPr>
          <w:p w14:paraId="1187A11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Avantor</w:t>
            </w:r>
          </w:p>
        </w:tc>
        <w:tc>
          <w:tcPr>
            <w:tcW w:w="3117" w:type="dxa"/>
            <w:vAlign w:val="center"/>
          </w:tcPr>
          <w:p w14:paraId="1B3B1B23"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4" w:history="1">
              <w:r w:rsidRPr="009450FC">
                <w:rPr>
                  <w:rStyle w:val="Hiperligao"/>
                  <w:rFonts w:ascii="Arial" w:hAnsi="Arial" w:cs="Arial"/>
                  <w:sz w:val="24"/>
                  <w:szCs w:val="24"/>
                  <w:u w:val="none"/>
                  <w:lang w:val="en-GB"/>
                </w:rPr>
                <w:t>564378</w:t>
              </w:r>
            </w:hyperlink>
          </w:p>
        </w:tc>
      </w:tr>
      <w:tr w:rsidR="00FE7F5C" w:rsidRPr="00B475D4" w14:paraId="7580D0A1" w14:textId="77777777" w:rsidTr="009450FC">
        <w:tc>
          <w:tcPr>
            <w:tcW w:w="3116" w:type="dxa"/>
            <w:vAlign w:val="center"/>
          </w:tcPr>
          <w:p w14:paraId="48AA8F1F"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Cover Glasses Circular</w:t>
            </w:r>
          </w:p>
        </w:tc>
        <w:tc>
          <w:tcPr>
            <w:tcW w:w="3117" w:type="dxa"/>
            <w:vAlign w:val="center"/>
          </w:tcPr>
          <w:p w14:paraId="5241728D"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Marienfeld Superior</w:t>
            </w:r>
          </w:p>
        </w:tc>
        <w:tc>
          <w:tcPr>
            <w:tcW w:w="3117" w:type="dxa"/>
            <w:vAlign w:val="center"/>
          </w:tcPr>
          <w:p w14:paraId="33D46058" w14:textId="77777777"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 xml:space="preserve">Cat # </w:t>
            </w:r>
            <w:hyperlink r:id="rId35" w:history="1">
              <w:r w:rsidRPr="009450FC">
                <w:rPr>
                  <w:rStyle w:val="Hiperligao"/>
                  <w:rFonts w:ascii="Arial" w:hAnsi="Arial" w:cs="Arial"/>
                  <w:sz w:val="24"/>
                  <w:szCs w:val="24"/>
                  <w:u w:val="none"/>
                  <w:lang w:val="en-GB"/>
                </w:rPr>
                <w:t>0111530</w:t>
              </w:r>
            </w:hyperlink>
          </w:p>
        </w:tc>
      </w:tr>
    </w:tbl>
    <w:p w14:paraId="68E01634" w14:textId="77777777" w:rsidR="00FE7F5C" w:rsidRDefault="00FE7F5C" w:rsidP="00FE7F5C">
      <w:pPr>
        <w:rPr>
          <w:rFonts w:ascii="Arial" w:hAnsi="Arial" w:cs="Arial"/>
          <w:sz w:val="24"/>
          <w:szCs w:val="24"/>
          <w:lang w:val="en-GB"/>
        </w:rPr>
      </w:pPr>
    </w:p>
    <w:p w14:paraId="644B546D" w14:textId="14F77374" w:rsidR="00FE7F5C" w:rsidRDefault="00FE7F5C" w:rsidP="00FE7F5C">
      <w:pPr>
        <w:pStyle w:val="Ttulo2"/>
        <w:rPr>
          <w:lang w:val="en-GB"/>
        </w:rPr>
      </w:pPr>
      <w:r>
        <w:rPr>
          <w:lang w:val="en-GB"/>
        </w:rPr>
        <w:t>Biological Resources</w:t>
      </w:r>
    </w:p>
    <w:tbl>
      <w:tblPr>
        <w:tblStyle w:val="TabelacomGrelha"/>
        <w:tblW w:w="0" w:type="auto"/>
        <w:tblLook w:val="04A0" w:firstRow="1" w:lastRow="0" w:firstColumn="1" w:lastColumn="0" w:noHBand="0" w:noVBand="1"/>
      </w:tblPr>
      <w:tblGrid>
        <w:gridCol w:w="2342"/>
        <w:gridCol w:w="2843"/>
        <w:gridCol w:w="4165"/>
      </w:tblGrid>
      <w:tr w:rsidR="00FE7F5C" w:rsidRPr="00B475D4" w14:paraId="19987E08" w14:textId="77777777" w:rsidTr="009450FC">
        <w:tc>
          <w:tcPr>
            <w:tcW w:w="3116" w:type="dxa"/>
          </w:tcPr>
          <w:p w14:paraId="7923DB2B" w14:textId="0F03777A" w:rsidR="00FE7F5C" w:rsidRPr="009450FC" w:rsidRDefault="0098042C" w:rsidP="009450FC">
            <w:pPr>
              <w:rPr>
                <w:rFonts w:ascii="Arial" w:hAnsi="Arial" w:cs="Arial"/>
                <w:b/>
                <w:bCs/>
                <w:sz w:val="28"/>
                <w:szCs w:val="28"/>
                <w:lang w:val="en-GB"/>
              </w:rPr>
            </w:pPr>
            <w:r>
              <w:rPr>
                <w:rFonts w:ascii="Arial" w:hAnsi="Arial" w:cs="Arial"/>
                <w:b/>
                <w:bCs/>
                <w:sz w:val="28"/>
                <w:szCs w:val="28"/>
                <w:lang w:val="en-GB"/>
              </w:rPr>
              <w:t>Cell Lines</w:t>
            </w:r>
          </w:p>
        </w:tc>
        <w:tc>
          <w:tcPr>
            <w:tcW w:w="3117" w:type="dxa"/>
          </w:tcPr>
          <w:p w14:paraId="6F9BFC40"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4E29185D" w14:textId="77777777" w:rsidR="00FE7F5C" w:rsidRPr="009450FC" w:rsidRDefault="00FE7F5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FE7F5C" w:rsidRPr="00B475D4" w14:paraId="10E3CEA7" w14:textId="77777777" w:rsidTr="009450FC">
        <w:tc>
          <w:tcPr>
            <w:tcW w:w="3116" w:type="dxa"/>
            <w:vAlign w:val="center"/>
          </w:tcPr>
          <w:p w14:paraId="407FF37F" w14:textId="3E036696" w:rsidR="00FE7F5C" w:rsidRPr="009450FC" w:rsidRDefault="00FE7F5C" w:rsidP="009450FC">
            <w:pPr>
              <w:rPr>
                <w:rFonts w:ascii="Arial" w:hAnsi="Arial" w:cs="Arial"/>
                <w:sz w:val="24"/>
                <w:szCs w:val="24"/>
                <w:lang w:val="en-GB"/>
              </w:rPr>
            </w:pPr>
            <w:r w:rsidRPr="009450FC">
              <w:rPr>
                <w:rFonts w:ascii="Arial" w:hAnsi="Arial" w:cs="Arial"/>
                <w:sz w:val="24"/>
                <w:szCs w:val="24"/>
                <w:lang w:val="en-GB"/>
              </w:rPr>
              <w:t>U2-OS</w:t>
            </w:r>
            <w:ins w:id="67" w:author="Alexandre Miguel Kaizeler Guedes Da Silva Afonso" w:date="2026-09-07T10:41:00Z" w16du:dateUtc="2026-09-07T09:41:00Z">
              <w:r w:rsidR="00C77CB0">
                <w:rPr>
                  <w:rFonts w:ascii="Arial" w:hAnsi="Arial" w:cs="Arial"/>
                  <w:sz w:val="24"/>
                  <w:szCs w:val="24"/>
                  <w:lang w:val="en-GB"/>
                </w:rPr>
                <w:t xml:space="preserve"> (Tet-On)</w:t>
              </w:r>
            </w:ins>
          </w:p>
        </w:tc>
        <w:tc>
          <w:tcPr>
            <w:tcW w:w="3117" w:type="dxa"/>
            <w:vAlign w:val="center"/>
          </w:tcPr>
          <w:p w14:paraId="07AD2AB4" w14:textId="3508D6A0" w:rsidR="00FE7F5C" w:rsidRPr="009450FC" w:rsidRDefault="00FE7F5C" w:rsidP="009450FC">
            <w:pPr>
              <w:rPr>
                <w:rFonts w:ascii="Arial" w:hAnsi="Arial" w:cs="Arial"/>
                <w:sz w:val="24"/>
                <w:szCs w:val="24"/>
                <w:lang w:val="en-GB"/>
              </w:rPr>
            </w:pPr>
            <w:del w:id="68" w:author="Alexandre Miguel Kaizeler Guedes Da Silva Afonso" w:date="2026-09-07T10:41:00Z" w16du:dateUtc="2026-09-07T09:41:00Z">
              <w:r w:rsidRPr="009450FC" w:rsidDel="00C77CB0">
                <w:rPr>
                  <w:rFonts w:ascii="Arial" w:hAnsi="Arial" w:cs="Arial"/>
                  <w:sz w:val="24"/>
                  <w:szCs w:val="24"/>
                  <w:lang w:val="en-GB"/>
                </w:rPr>
                <w:delText>Carmo-Fonseca Lab</w:delText>
              </w:r>
            </w:del>
            <w:proofErr w:type="spellStart"/>
            <w:ins w:id="69" w:author="Alexandre Miguel Kaizeler Guedes Da Silva Afonso" w:date="2026-09-07T10:41:00Z" w16du:dateUtc="2026-09-07T09:41:00Z">
              <w:r w:rsidR="00C77CB0">
                <w:rPr>
                  <w:rFonts w:ascii="Arial" w:hAnsi="Arial" w:cs="Arial"/>
                  <w:sz w:val="24"/>
                  <w:szCs w:val="24"/>
                  <w:lang w:val="en-GB"/>
                </w:rPr>
                <w:t>Clontech</w:t>
              </w:r>
              <w:proofErr w:type="spellEnd"/>
              <w:r w:rsidR="00C77CB0">
                <w:rPr>
                  <w:rFonts w:ascii="Arial" w:hAnsi="Arial" w:cs="Arial"/>
                  <w:sz w:val="24"/>
                  <w:szCs w:val="24"/>
                  <w:lang w:val="en-GB"/>
                </w:rPr>
                <w:t>/Takara Bio</w:t>
              </w:r>
            </w:ins>
          </w:p>
        </w:tc>
        <w:tc>
          <w:tcPr>
            <w:tcW w:w="3117" w:type="dxa"/>
            <w:vAlign w:val="center"/>
          </w:tcPr>
          <w:p w14:paraId="194BED85" w14:textId="289C94A2" w:rsidR="00FE7F5C" w:rsidRPr="009450FC" w:rsidRDefault="00FE7F5C" w:rsidP="009450FC">
            <w:pPr>
              <w:rPr>
                <w:rFonts w:ascii="Arial" w:hAnsi="Arial" w:cs="Arial"/>
                <w:sz w:val="24"/>
                <w:szCs w:val="24"/>
                <w:lang w:val="en-GB"/>
              </w:rPr>
            </w:pPr>
            <w:del w:id="70" w:author="Alexandre Miguel Kaizeler Guedes Da Silva Afonso" w:date="2026-09-07T10:41:00Z" w16du:dateUtc="2026-09-07T09:41:00Z">
              <w:r w:rsidRPr="009450FC" w:rsidDel="00C77CB0">
                <w:rPr>
                  <w:rFonts w:ascii="Arial" w:hAnsi="Arial" w:cs="Arial"/>
                  <w:sz w:val="24"/>
                  <w:szCs w:val="24"/>
                  <w:lang w:val="en-GB"/>
                </w:rPr>
                <w:delText>NA</w:delText>
              </w:r>
            </w:del>
            <w:ins w:id="71" w:author="Alexandre Miguel Kaizeler Guedes Da Silva Afonso" w:date="2026-09-07T10:41:00Z" w16du:dateUtc="2026-09-07T09:41:00Z">
              <w:r w:rsidR="00C77CB0">
                <w:rPr>
                  <w:rFonts w:ascii="Arial" w:hAnsi="Arial" w:cs="Arial"/>
                  <w:sz w:val="24"/>
                  <w:szCs w:val="24"/>
                  <w:lang w:val="en-GB"/>
                </w:rPr>
                <w:t xml:space="preserve">Cat # </w:t>
              </w:r>
            </w:ins>
            <w:ins w:id="72" w:author="Alexandre Miguel Kaizeler Guedes Da Silva Afonso" w:date="2026-09-07T10:42:00Z" w16du:dateUtc="2026-09-07T09:42:00Z">
              <w:r w:rsidR="00C77CB0">
                <w:rPr>
                  <w:rFonts w:ascii="Arial" w:hAnsi="Arial" w:cs="Arial"/>
                  <w:sz w:val="24"/>
                  <w:szCs w:val="24"/>
                  <w:lang w:val="en-GB"/>
                </w:rPr>
                <w:fldChar w:fldCharType="begin"/>
              </w:r>
              <w:r w:rsidR="00C77CB0">
                <w:rPr>
                  <w:rFonts w:ascii="Arial" w:hAnsi="Arial" w:cs="Arial"/>
                  <w:sz w:val="24"/>
                  <w:szCs w:val="24"/>
                  <w:lang w:val="en-GB"/>
                </w:rPr>
                <w:instrText>HYPERLINK "https://www.takarabio.com/documents/Certificate%20of%20Analysis/630919/630919-011916.pdf"</w:instrText>
              </w:r>
              <w:r w:rsidR="00C77CB0">
                <w:rPr>
                  <w:rFonts w:ascii="Arial" w:hAnsi="Arial" w:cs="Arial"/>
                  <w:sz w:val="24"/>
                  <w:szCs w:val="24"/>
                  <w:lang w:val="en-GB"/>
                </w:rPr>
              </w:r>
              <w:r w:rsidR="00C77CB0">
                <w:rPr>
                  <w:rFonts w:ascii="Arial" w:hAnsi="Arial" w:cs="Arial"/>
                  <w:sz w:val="24"/>
                  <w:szCs w:val="24"/>
                  <w:lang w:val="en-GB"/>
                </w:rPr>
                <w:fldChar w:fldCharType="separate"/>
              </w:r>
              <w:r w:rsidR="00C77CB0" w:rsidRPr="00C77CB0">
                <w:rPr>
                  <w:rStyle w:val="Hiperligao"/>
                  <w:rFonts w:ascii="Arial" w:hAnsi="Arial" w:cs="Arial"/>
                  <w:sz w:val="24"/>
                  <w:szCs w:val="24"/>
                  <w:lang w:val="en-GB"/>
                </w:rPr>
                <w:t>630919</w:t>
              </w:r>
              <w:r w:rsidR="00C77CB0">
                <w:rPr>
                  <w:rFonts w:ascii="Arial" w:hAnsi="Arial" w:cs="Arial"/>
                  <w:sz w:val="24"/>
                  <w:szCs w:val="24"/>
                  <w:lang w:val="en-GB"/>
                </w:rPr>
                <w:fldChar w:fldCharType="end"/>
              </w:r>
            </w:ins>
            <w:r w:rsidRPr="009450FC">
              <w:rPr>
                <w:rFonts w:ascii="Arial" w:hAnsi="Arial" w:cs="Arial"/>
                <w:sz w:val="24"/>
                <w:szCs w:val="24"/>
                <w:lang w:val="en-GB"/>
              </w:rPr>
              <w:t>,</w:t>
            </w:r>
            <w:r w:rsidRPr="00C77CB0">
              <w:rPr>
                <w:rFonts w:ascii="Arial" w:hAnsi="Arial" w:cs="Arial"/>
                <w:sz w:val="28"/>
                <w:szCs w:val="28"/>
                <w:lang w:val="en-GB"/>
                <w:rPrChange w:id="73" w:author="Alexandre Miguel Kaizeler Guedes Da Silva Afonso" w:date="2026-09-07T10:43:00Z" w16du:dateUtc="2026-09-07T09:43:00Z">
                  <w:rPr>
                    <w:rFonts w:ascii="Arial" w:hAnsi="Arial" w:cs="Arial"/>
                    <w:sz w:val="24"/>
                    <w:szCs w:val="24"/>
                    <w:lang w:val="en-GB"/>
                  </w:rPr>
                </w:rPrChange>
              </w:rPr>
              <w:t xml:space="preserve"> </w:t>
            </w:r>
            <w:ins w:id="74" w:author="Alexandre Miguel Kaizeler Guedes Da Silva Afonso" w:date="2026-09-07T10:43:00Z" w16du:dateUtc="2026-09-07T09:43:00Z">
              <w:r w:rsidR="00C77CB0">
                <w:rPr>
                  <w:rFonts w:ascii="Arial" w:hAnsi="Arial" w:cs="Arial"/>
                  <w:sz w:val="24"/>
                  <w:szCs w:val="24"/>
                </w:rPr>
                <w:fldChar w:fldCharType="begin"/>
              </w:r>
              <w:r w:rsidR="00C77CB0">
                <w:rPr>
                  <w:rFonts w:ascii="Arial" w:hAnsi="Arial" w:cs="Arial"/>
                  <w:sz w:val="24"/>
                  <w:szCs w:val="24"/>
                </w:rPr>
                <w:instrText>HYPERLINK "https://www.cellosaurus.org/CVCL_V335"</w:instrText>
              </w:r>
              <w:r w:rsidR="00C77CB0">
                <w:rPr>
                  <w:rFonts w:ascii="Arial" w:hAnsi="Arial" w:cs="Arial"/>
                  <w:sz w:val="24"/>
                  <w:szCs w:val="24"/>
                </w:rPr>
              </w:r>
              <w:r w:rsidR="00C77CB0">
                <w:rPr>
                  <w:rFonts w:ascii="Arial" w:hAnsi="Arial" w:cs="Arial"/>
                  <w:sz w:val="24"/>
                  <w:szCs w:val="24"/>
                </w:rPr>
                <w:fldChar w:fldCharType="separate"/>
              </w:r>
              <w:proofErr w:type="gramStart"/>
              <w:r w:rsidR="00C77CB0" w:rsidRPr="00C77CB0">
                <w:rPr>
                  <w:rStyle w:val="Hiperligao"/>
                  <w:rFonts w:ascii="Arial" w:hAnsi="Arial" w:cs="Arial"/>
                  <w:sz w:val="24"/>
                  <w:szCs w:val="24"/>
                  <w:rPrChange w:id="75" w:author="Alexandre Miguel Kaizeler Guedes Da Silva Afonso" w:date="2026-09-07T10:43:00Z" w16du:dateUtc="2026-09-07T09:43:00Z">
                    <w:rPr/>
                  </w:rPrChange>
                </w:rPr>
                <w:t>RRID:CVCL</w:t>
              </w:r>
              <w:proofErr w:type="gramEnd"/>
              <w:r w:rsidR="00C77CB0" w:rsidRPr="00C77CB0">
                <w:rPr>
                  <w:rStyle w:val="Hiperligao"/>
                  <w:rFonts w:ascii="Arial" w:hAnsi="Arial" w:cs="Arial"/>
                  <w:sz w:val="24"/>
                  <w:szCs w:val="24"/>
                </w:rPr>
                <w:t>_</w:t>
              </w:r>
              <w:r w:rsidR="00C77CB0" w:rsidRPr="00C77CB0">
                <w:rPr>
                  <w:rStyle w:val="Hiperligao"/>
                  <w:rFonts w:ascii="Arial" w:hAnsi="Arial" w:cs="Arial"/>
                  <w:sz w:val="24"/>
                  <w:szCs w:val="24"/>
                  <w:rPrChange w:id="76" w:author="Alexandre Miguel Kaizeler Guedes Da Silva Afonso" w:date="2026-09-07T10:43:00Z" w16du:dateUtc="2026-09-07T09:43:00Z">
                    <w:rPr/>
                  </w:rPrChange>
                </w:rPr>
                <w:t>V335</w:t>
              </w:r>
              <w:r w:rsidR="00C77CB0">
                <w:rPr>
                  <w:rFonts w:ascii="Arial" w:hAnsi="Arial" w:cs="Arial"/>
                  <w:sz w:val="24"/>
                  <w:szCs w:val="24"/>
                </w:rPr>
                <w:fldChar w:fldCharType="end"/>
              </w:r>
            </w:ins>
            <w:del w:id="77" w:author="Alexandre Miguel Kaizeler Guedes Da Silva Afonso" w:date="2026-09-07T10:43:00Z" w16du:dateUtc="2026-09-07T09:43:00Z">
              <w:r w:rsidDel="00C77CB0">
                <w:fldChar w:fldCharType="begin"/>
              </w:r>
              <w:r w:rsidDel="00C77CB0">
                <w:delInstrText>HYPERLINK "https://www.cellosaurus.org/CVCL_0042"</w:delInstrText>
              </w:r>
              <w:r w:rsidDel="00C77CB0">
                <w:fldChar w:fldCharType="separate"/>
              </w:r>
              <w:r w:rsidRPr="009450FC" w:rsidDel="00C77CB0">
                <w:rPr>
                  <w:rStyle w:val="Hiperligao"/>
                  <w:rFonts w:ascii="Arial" w:hAnsi="Arial" w:cs="Arial"/>
                  <w:sz w:val="24"/>
                  <w:szCs w:val="24"/>
                  <w:u w:val="none"/>
                  <w:lang w:val="en-GB"/>
                </w:rPr>
                <w:delText>RRID:CVCL_0042</w:delText>
              </w:r>
              <w:r w:rsidDel="00C77CB0">
                <w:fldChar w:fldCharType="end"/>
              </w:r>
            </w:del>
          </w:p>
        </w:tc>
      </w:tr>
    </w:tbl>
    <w:p w14:paraId="7933550D" w14:textId="77777777" w:rsidR="00FE7F5C" w:rsidRDefault="00FE7F5C" w:rsidP="00FE7F5C">
      <w:pPr>
        <w:rPr>
          <w:lang w:val="en-GB"/>
        </w:rPr>
      </w:pPr>
    </w:p>
    <w:p w14:paraId="243F6969" w14:textId="4F590029" w:rsidR="0098042C" w:rsidRPr="009450FC" w:rsidRDefault="0098042C" w:rsidP="0098042C">
      <w:pPr>
        <w:pStyle w:val="Ttulo2"/>
        <w:rPr>
          <w:lang w:val="en-GB"/>
        </w:rPr>
      </w:pPr>
      <w:r>
        <w:rPr>
          <w:lang w:val="en-GB"/>
        </w:rPr>
        <w:lastRenderedPageBreak/>
        <w:t>Software and Algorithms</w:t>
      </w:r>
    </w:p>
    <w:tbl>
      <w:tblPr>
        <w:tblStyle w:val="TabelacomGrelha"/>
        <w:tblW w:w="0" w:type="auto"/>
        <w:tblLook w:val="04A0" w:firstRow="1" w:lastRow="0" w:firstColumn="1" w:lastColumn="0" w:noHBand="0" w:noVBand="1"/>
      </w:tblPr>
      <w:tblGrid>
        <w:gridCol w:w="3116"/>
        <w:gridCol w:w="3117"/>
        <w:gridCol w:w="3117"/>
      </w:tblGrid>
      <w:tr w:rsidR="0098042C" w:rsidRPr="00B475D4" w14:paraId="6AF4D86B" w14:textId="77777777" w:rsidTr="009450FC">
        <w:tc>
          <w:tcPr>
            <w:tcW w:w="3116" w:type="dxa"/>
          </w:tcPr>
          <w:p w14:paraId="378A12EC" w14:textId="16C1A7AE"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Resource</w:t>
            </w:r>
          </w:p>
        </w:tc>
        <w:tc>
          <w:tcPr>
            <w:tcW w:w="3117" w:type="dxa"/>
          </w:tcPr>
          <w:p w14:paraId="4704C6F8"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Source</w:t>
            </w:r>
          </w:p>
        </w:tc>
        <w:tc>
          <w:tcPr>
            <w:tcW w:w="3117" w:type="dxa"/>
          </w:tcPr>
          <w:p w14:paraId="1D51ECC4" w14:textId="77777777" w:rsidR="0098042C" w:rsidRPr="009450FC" w:rsidRDefault="0098042C" w:rsidP="009450FC">
            <w:pPr>
              <w:rPr>
                <w:rFonts w:ascii="Arial" w:hAnsi="Arial" w:cs="Arial"/>
                <w:b/>
                <w:bCs/>
                <w:sz w:val="28"/>
                <w:szCs w:val="28"/>
                <w:lang w:val="en-GB"/>
              </w:rPr>
            </w:pPr>
            <w:r w:rsidRPr="009450FC">
              <w:rPr>
                <w:rFonts w:ascii="Arial" w:hAnsi="Arial" w:cs="Arial"/>
                <w:b/>
                <w:bCs/>
                <w:sz w:val="28"/>
                <w:szCs w:val="28"/>
                <w:lang w:val="en-GB"/>
              </w:rPr>
              <w:t>Identifier</w:t>
            </w:r>
          </w:p>
        </w:tc>
      </w:tr>
      <w:tr w:rsidR="0098042C" w:rsidRPr="00B475D4" w14:paraId="6BC7676C" w14:textId="77777777" w:rsidTr="009450FC">
        <w:tc>
          <w:tcPr>
            <w:tcW w:w="3116" w:type="dxa"/>
            <w:vAlign w:val="center"/>
          </w:tcPr>
          <w:p w14:paraId="642DD3CA"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FIJI (v1.54p)</w:t>
            </w:r>
          </w:p>
        </w:tc>
        <w:tc>
          <w:tcPr>
            <w:tcW w:w="3117" w:type="dxa"/>
            <w:vAlign w:val="center"/>
          </w:tcPr>
          <w:p w14:paraId="4D22E7F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NIH</w:t>
            </w:r>
          </w:p>
        </w:tc>
        <w:tc>
          <w:tcPr>
            <w:tcW w:w="3117" w:type="dxa"/>
            <w:vAlign w:val="center"/>
          </w:tcPr>
          <w:p w14:paraId="4F28D02E" w14:textId="77777777" w:rsidR="0098042C" w:rsidRPr="009450FC" w:rsidRDefault="0098042C" w:rsidP="009450FC">
            <w:pPr>
              <w:rPr>
                <w:rFonts w:ascii="Arial" w:hAnsi="Arial" w:cs="Arial"/>
                <w:sz w:val="24"/>
                <w:szCs w:val="24"/>
                <w:lang w:val="en-GB"/>
              </w:rPr>
            </w:pPr>
            <w:hyperlink r:id="rId36" w:history="1">
              <w:r w:rsidRPr="009450FC">
                <w:rPr>
                  <w:rStyle w:val="Hiperligao"/>
                  <w:rFonts w:ascii="Arial" w:hAnsi="Arial" w:cs="Arial"/>
                  <w:sz w:val="24"/>
                  <w:szCs w:val="24"/>
                  <w:u w:val="none"/>
                  <w:lang w:val="en-GB"/>
                </w:rPr>
                <w:t>ImageJ</w:t>
              </w:r>
            </w:hyperlink>
          </w:p>
        </w:tc>
      </w:tr>
      <w:tr w:rsidR="0098042C" w:rsidRPr="00B475D4" w14:paraId="13EA4D40" w14:textId="77777777" w:rsidTr="009450FC">
        <w:tc>
          <w:tcPr>
            <w:tcW w:w="3116" w:type="dxa"/>
            <w:vAlign w:val="center"/>
          </w:tcPr>
          <w:p w14:paraId="5BD79DF5" w14:textId="4332CDB9"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ZEN (v3.</w:t>
            </w:r>
            <w:ins w:id="78" w:author="Alexandre Miguel Kaizeler Guedes Da Silva Afonso" w:date="2026-09-07T10:50:00Z" w16du:dateUtc="2026-09-07T09:50:00Z">
              <w:r w:rsidR="00D34D5C">
                <w:rPr>
                  <w:rFonts w:ascii="Arial" w:hAnsi="Arial" w:cs="Arial"/>
                  <w:sz w:val="24"/>
                  <w:szCs w:val="24"/>
                  <w:lang w:val="en-GB"/>
                </w:rPr>
                <w:t>12</w:t>
              </w:r>
            </w:ins>
            <w:ins w:id="79" w:author="Alexandre Miguel Kaizeler Guedes Da Silva Afonso" w:date="2026-09-07T10:51:00Z" w16du:dateUtc="2026-09-07T09:51:00Z">
              <w:r w:rsidR="00D34D5C">
                <w:rPr>
                  <w:rFonts w:ascii="Arial" w:hAnsi="Arial" w:cs="Arial"/>
                  <w:sz w:val="24"/>
                  <w:szCs w:val="24"/>
                  <w:lang w:val="en-GB"/>
                </w:rPr>
                <w:t>; in LSM 980</w:t>
              </w:r>
            </w:ins>
            <w:del w:id="80" w:author="Alexandre Miguel Kaizeler Guedes Da Silva Afonso" w:date="2026-09-07T10:50:00Z" w16du:dateUtc="2026-09-07T09:50:00Z">
              <w:r w:rsidRPr="009450FC" w:rsidDel="00D34D5C">
                <w:rPr>
                  <w:rFonts w:ascii="Arial" w:hAnsi="Arial" w:cs="Arial"/>
                  <w:sz w:val="24"/>
                  <w:szCs w:val="24"/>
                  <w:lang w:val="en-GB"/>
                </w:rPr>
                <w:delText>4.91</w:delText>
              </w:r>
            </w:del>
            <w:r w:rsidRPr="009450FC">
              <w:rPr>
                <w:rFonts w:ascii="Arial" w:hAnsi="Arial" w:cs="Arial"/>
                <w:sz w:val="24"/>
                <w:szCs w:val="24"/>
                <w:lang w:val="en-GB"/>
              </w:rPr>
              <w:t>)</w:t>
            </w:r>
          </w:p>
        </w:tc>
        <w:tc>
          <w:tcPr>
            <w:tcW w:w="3117" w:type="dxa"/>
            <w:vAlign w:val="center"/>
          </w:tcPr>
          <w:p w14:paraId="79D3A66D"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Zeiss</w:t>
            </w:r>
          </w:p>
        </w:tc>
        <w:tc>
          <w:tcPr>
            <w:tcW w:w="3117" w:type="dxa"/>
            <w:vAlign w:val="center"/>
          </w:tcPr>
          <w:p w14:paraId="47A4AF6A" w14:textId="77777777" w:rsidR="0098042C" w:rsidRPr="009450FC" w:rsidRDefault="0098042C" w:rsidP="009450FC">
            <w:pPr>
              <w:rPr>
                <w:rFonts w:ascii="Arial" w:hAnsi="Arial" w:cs="Arial"/>
                <w:sz w:val="24"/>
                <w:szCs w:val="24"/>
                <w:lang w:val="en-GB"/>
              </w:rPr>
            </w:pPr>
            <w:hyperlink r:id="rId37" w:history="1">
              <w:r w:rsidRPr="009450FC">
                <w:rPr>
                  <w:rStyle w:val="Hiperligao"/>
                  <w:rFonts w:ascii="Arial" w:hAnsi="Arial" w:cs="Arial"/>
                  <w:sz w:val="24"/>
                  <w:szCs w:val="24"/>
                  <w:u w:val="none"/>
                  <w:lang w:val="en-GB"/>
                </w:rPr>
                <w:t>ZEISS Z</w:t>
              </w:r>
              <w:r w:rsidRPr="009450FC">
                <w:rPr>
                  <w:rStyle w:val="Hiperligao"/>
                  <w:rFonts w:ascii="Arial" w:hAnsi="Arial" w:cs="Arial"/>
                  <w:sz w:val="24"/>
                  <w:szCs w:val="24"/>
                  <w:u w:val="none"/>
                  <w:lang w:val="en-GB"/>
                </w:rPr>
                <w:t>E</w:t>
              </w:r>
              <w:r w:rsidRPr="009450FC">
                <w:rPr>
                  <w:rStyle w:val="Hiperligao"/>
                  <w:rFonts w:ascii="Arial" w:hAnsi="Arial" w:cs="Arial"/>
                  <w:sz w:val="24"/>
                  <w:szCs w:val="24"/>
                  <w:u w:val="none"/>
                  <w:lang w:val="en-GB"/>
                </w:rPr>
                <w:t>N Microscopy Software</w:t>
              </w:r>
            </w:hyperlink>
          </w:p>
        </w:tc>
      </w:tr>
      <w:tr w:rsidR="00D34D5C" w:rsidRPr="00B475D4" w14:paraId="5EB3AE1B" w14:textId="77777777" w:rsidTr="009450FC">
        <w:trPr>
          <w:ins w:id="81" w:author="Alexandre Miguel Kaizeler Guedes Da Silva Afonso" w:date="2026-09-07T10:47:00Z" w16du:dateUtc="2026-09-07T09:47:00Z"/>
        </w:trPr>
        <w:tc>
          <w:tcPr>
            <w:tcW w:w="3116" w:type="dxa"/>
            <w:vAlign w:val="center"/>
          </w:tcPr>
          <w:p w14:paraId="1015100D" w14:textId="3CCD7BD1" w:rsidR="00D34D5C" w:rsidRPr="009450FC" w:rsidRDefault="00D34D5C" w:rsidP="009450FC">
            <w:pPr>
              <w:rPr>
                <w:ins w:id="82" w:author="Alexandre Miguel Kaizeler Guedes Da Silva Afonso" w:date="2026-09-07T10:47:00Z" w16du:dateUtc="2026-09-07T09:47:00Z"/>
                <w:rFonts w:ascii="Arial" w:hAnsi="Arial" w:cs="Arial"/>
                <w:sz w:val="24"/>
                <w:szCs w:val="24"/>
                <w:lang w:val="en-GB"/>
              </w:rPr>
            </w:pPr>
            <w:ins w:id="83" w:author="Alexandre Miguel Kaizeler Guedes Da Silva Afonso" w:date="2026-09-07T10:51:00Z" w16du:dateUtc="2026-09-07T09:51:00Z">
              <w:r w:rsidRPr="009450FC">
                <w:rPr>
                  <w:rFonts w:ascii="Arial" w:hAnsi="Arial" w:cs="Arial"/>
                  <w:sz w:val="24"/>
                  <w:szCs w:val="24"/>
                  <w:lang w:val="en-GB"/>
                </w:rPr>
                <w:t>ZEN (v</w:t>
              </w:r>
              <w:r>
                <w:rPr>
                  <w:rFonts w:ascii="Arial" w:hAnsi="Arial" w:cs="Arial"/>
                  <w:sz w:val="24"/>
                  <w:szCs w:val="24"/>
                  <w:lang w:val="en-GB"/>
                </w:rPr>
                <w:t>2</w:t>
              </w:r>
              <w:r w:rsidRPr="009450FC">
                <w:rPr>
                  <w:rFonts w:ascii="Arial" w:hAnsi="Arial" w:cs="Arial"/>
                  <w:sz w:val="24"/>
                  <w:szCs w:val="24"/>
                  <w:lang w:val="en-GB"/>
                </w:rPr>
                <w:t>.</w:t>
              </w:r>
              <w:r>
                <w:rPr>
                  <w:rFonts w:ascii="Arial" w:hAnsi="Arial" w:cs="Arial"/>
                  <w:sz w:val="24"/>
                  <w:szCs w:val="24"/>
                  <w:lang w:val="en-GB"/>
                </w:rPr>
                <w:t>3 SP1 (black edition)</w:t>
              </w:r>
              <w:r>
                <w:rPr>
                  <w:rFonts w:ascii="Arial" w:hAnsi="Arial" w:cs="Arial"/>
                  <w:sz w:val="24"/>
                  <w:szCs w:val="24"/>
                  <w:lang w:val="en-GB"/>
                </w:rPr>
                <w:t xml:space="preserve">; in LSM </w:t>
              </w:r>
              <w:r>
                <w:rPr>
                  <w:rFonts w:ascii="Arial" w:hAnsi="Arial" w:cs="Arial"/>
                  <w:sz w:val="24"/>
                  <w:szCs w:val="24"/>
                  <w:lang w:val="en-GB"/>
                </w:rPr>
                <w:t>8</w:t>
              </w:r>
              <w:r>
                <w:rPr>
                  <w:rFonts w:ascii="Arial" w:hAnsi="Arial" w:cs="Arial"/>
                  <w:sz w:val="24"/>
                  <w:szCs w:val="24"/>
                  <w:lang w:val="en-GB"/>
                </w:rPr>
                <w:t>80</w:t>
              </w:r>
              <w:r w:rsidRPr="009450FC">
                <w:rPr>
                  <w:rFonts w:ascii="Arial" w:hAnsi="Arial" w:cs="Arial"/>
                  <w:sz w:val="24"/>
                  <w:szCs w:val="24"/>
                  <w:lang w:val="en-GB"/>
                </w:rPr>
                <w:t>)</w:t>
              </w:r>
            </w:ins>
          </w:p>
        </w:tc>
        <w:tc>
          <w:tcPr>
            <w:tcW w:w="3117" w:type="dxa"/>
            <w:vAlign w:val="center"/>
          </w:tcPr>
          <w:p w14:paraId="13157E4B" w14:textId="191DB6F9" w:rsidR="00D34D5C" w:rsidRPr="009450FC" w:rsidRDefault="00D34D5C" w:rsidP="009450FC">
            <w:pPr>
              <w:rPr>
                <w:ins w:id="84" w:author="Alexandre Miguel Kaizeler Guedes Da Silva Afonso" w:date="2026-09-07T10:47:00Z" w16du:dateUtc="2026-09-07T09:47:00Z"/>
                <w:rFonts w:ascii="Arial" w:hAnsi="Arial" w:cs="Arial"/>
                <w:sz w:val="24"/>
                <w:szCs w:val="24"/>
                <w:lang w:val="en-GB"/>
              </w:rPr>
            </w:pPr>
            <w:ins w:id="85" w:author="Alexandre Miguel Kaizeler Guedes Da Silva Afonso" w:date="2026-09-07T10:47:00Z" w16du:dateUtc="2026-09-07T09:47:00Z">
              <w:r w:rsidRPr="009450FC">
                <w:rPr>
                  <w:rFonts w:ascii="Arial" w:hAnsi="Arial" w:cs="Arial"/>
                  <w:sz w:val="24"/>
                  <w:szCs w:val="24"/>
                  <w:lang w:val="en-GB"/>
                </w:rPr>
                <w:t>Zeiss</w:t>
              </w:r>
            </w:ins>
          </w:p>
        </w:tc>
        <w:tc>
          <w:tcPr>
            <w:tcW w:w="3117" w:type="dxa"/>
            <w:vAlign w:val="center"/>
          </w:tcPr>
          <w:p w14:paraId="3A9AC63C" w14:textId="1518AE57" w:rsidR="00D34D5C" w:rsidRDefault="00D34D5C" w:rsidP="009450FC">
            <w:pPr>
              <w:rPr>
                <w:ins w:id="86" w:author="Alexandre Miguel Kaizeler Guedes Da Silva Afonso" w:date="2026-09-07T10:47:00Z" w16du:dateUtc="2026-09-07T09:47:00Z"/>
              </w:rPr>
            </w:pPr>
            <w:ins w:id="87" w:author="Alexandre Miguel Kaizeler Guedes Da Silva Afonso" w:date="2026-09-07T10:47:00Z" w16du:dateUtc="2026-09-07T09:47:00Z">
              <w:r>
                <w:fldChar w:fldCharType="begin"/>
              </w:r>
              <w:r>
                <w:instrText>HYPERLINK "https://www.zeiss.com/microscopy/en/products/software/zeiss-zen.html"</w:instrText>
              </w:r>
              <w:r>
                <w:fldChar w:fldCharType="separate"/>
              </w:r>
              <w:r w:rsidRPr="009450FC">
                <w:rPr>
                  <w:rStyle w:val="Hiperligao"/>
                  <w:rFonts w:ascii="Arial" w:hAnsi="Arial" w:cs="Arial"/>
                  <w:sz w:val="24"/>
                  <w:szCs w:val="24"/>
                  <w:u w:val="none"/>
                  <w:lang w:val="en-GB"/>
                </w:rPr>
                <w:t>ZEISS ZEN Microscopy Software</w:t>
              </w:r>
              <w:r>
                <w:fldChar w:fldCharType="end"/>
              </w:r>
            </w:ins>
          </w:p>
        </w:tc>
      </w:tr>
      <w:tr w:rsidR="0098042C" w:rsidRPr="00B475D4" w14:paraId="5E945706" w14:textId="77777777" w:rsidTr="009450FC">
        <w:tc>
          <w:tcPr>
            <w:tcW w:w="3116" w:type="dxa"/>
            <w:vAlign w:val="center"/>
          </w:tcPr>
          <w:p w14:paraId="1EA25EA1"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t>Imaris</w:t>
            </w:r>
            <w:proofErr w:type="spellEnd"/>
            <w:r w:rsidRPr="009450FC">
              <w:rPr>
                <w:rFonts w:ascii="Arial" w:hAnsi="Arial" w:cs="Arial"/>
                <w:sz w:val="24"/>
                <w:szCs w:val="24"/>
                <w:lang w:val="en-GB"/>
              </w:rPr>
              <w:t xml:space="preserve"> (v10.2.0)</w:t>
            </w:r>
          </w:p>
        </w:tc>
        <w:tc>
          <w:tcPr>
            <w:tcW w:w="3117" w:type="dxa"/>
            <w:vAlign w:val="center"/>
          </w:tcPr>
          <w:p w14:paraId="5614F9D0"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Oxford Instruments</w:t>
            </w:r>
          </w:p>
        </w:tc>
        <w:tc>
          <w:tcPr>
            <w:tcW w:w="3117" w:type="dxa"/>
            <w:vAlign w:val="center"/>
          </w:tcPr>
          <w:p w14:paraId="7DC08AA8" w14:textId="77777777" w:rsidR="0098042C" w:rsidRPr="009450FC" w:rsidRDefault="0098042C" w:rsidP="009450FC">
            <w:pPr>
              <w:rPr>
                <w:rFonts w:ascii="Arial" w:hAnsi="Arial" w:cs="Arial"/>
                <w:sz w:val="24"/>
                <w:szCs w:val="24"/>
                <w:lang w:val="en-GB"/>
              </w:rPr>
            </w:pPr>
            <w:hyperlink r:id="rId38" w:history="1">
              <w:proofErr w:type="spellStart"/>
              <w:r w:rsidRPr="009450FC">
                <w:rPr>
                  <w:rStyle w:val="Hiperligao"/>
                  <w:rFonts w:ascii="Arial" w:hAnsi="Arial" w:cs="Arial"/>
                  <w:sz w:val="24"/>
                  <w:szCs w:val="24"/>
                  <w:u w:val="none"/>
                  <w:lang w:val="en-GB"/>
                </w:rPr>
                <w:t>Imaris</w:t>
              </w:r>
              <w:proofErr w:type="spellEnd"/>
              <w:r w:rsidRPr="009450FC">
                <w:rPr>
                  <w:rStyle w:val="Hiperligao"/>
                  <w:rFonts w:ascii="Arial" w:hAnsi="Arial" w:cs="Arial"/>
                  <w:sz w:val="24"/>
                  <w:szCs w:val="24"/>
                  <w:u w:val="none"/>
                  <w:lang w:val="en-GB"/>
                </w:rPr>
                <w:t xml:space="preserve"> - Oxford Instruments</w:t>
              </w:r>
            </w:hyperlink>
          </w:p>
        </w:tc>
      </w:tr>
      <w:tr w:rsidR="0098042C" w:rsidRPr="00B475D4" w14:paraId="5D73B100" w14:textId="77777777" w:rsidTr="009450FC">
        <w:tc>
          <w:tcPr>
            <w:tcW w:w="3116" w:type="dxa"/>
            <w:vAlign w:val="center"/>
          </w:tcPr>
          <w:p w14:paraId="7BDB7517"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 PowerPoint (v16.0.1)</w:t>
            </w:r>
          </w:p>
        </w:tc>
        <w:tc>
          <w:tcPr>
            <w:tcW w:w="3117" w:type="dxa"/>
            <w:vAlign w:val="center"/>
          </w:tcPr>
          <w:p w14:paraId="2D27F37C"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Microsoft</w:t>
            </w:r>
          </w:p>
        </w:tc>
        <w:tc>
          <w:tcPr>
            <w:tcW w:w="3117" w:type="dxa"/>
            <w:vAlign w:val="center"/>
          </w:tcPr>
          <w:p w14:paraId="70B4A6E6" w14:textId="77777777" w:rsidR="0098042C" w:rsidRPr="009450FC" w:rsidRDefault="0098042C" w:rsidP="009450FC">
            <w:pPr>
              <w:rPr>
                <w:rFonts w:ascii="Arial" w:hAnsi="Arial" w:cs="Arial"/>
                <w:sz w:val="24"/>
                <w:szCs w:val="24"/>
                <w:lang w:val="en-GB"/>
              </w:rPr>
            </w:pPr>
            <w:hyperlink r:id="rId39" w:history="1">
              <w:r w:rsidRPr="009450FC">
                <w:rPr>
                  <w:rStyle w:val="Hiperligao"/>
                  <w:rFonts w:ascii="Arial" w:hAnsi="Arial" w:cs="Arial"/>
                  <w:sz w:val="24"/>
                  <w:szCs w:val="24"/>
                  <w:u w:val="none"/>
                  <w:lang w:val="en-GB"/>
                </w:rPr>
                <w:t>PowerPoint | Microsoft 365</w:t>
              </w:r>
            </w:hyperlink>
          </w:p>
        </w:tc>
      </w:tr>
      <w:tr w:rsidR="0098042C" w:rsidRPr="00B475D4" w14:paraId="24396747" w14:textId="77777777" w:rsidTr="009450FC">
        <w:tc>
          <w:tcPr>
            <w:tcW w:w="3116" w:type="dxa"/>
            <w:vAlign w:val="center"/>
          </w:tcPr>
          <w:p w14:paraId="3A5A391F"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(v4.1.2)</w:t>
            </w:r>
          </w:p>
        </w:tc>
        <w:tc>
          <w:tcPr>
            <w:tcW w:w="3117" w:type="dxa"/>
            <w:vAlign w:val="center"/>
          </w:tcPr>
          <w:p w14:paraId="324E38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R Foundation</w:t>
            </w:r>
          </w:p>
        </w:tc>
        <w:tc>
          <w:tcPr>
            <w:tcW w:w="3117" w:type="dxa"/>
            <w:vAlign w:val="center"/>
          </w:tcPr>
          <w:p w14:paraId="7DCFB400" w14:textId="77777777" w:rsidR="0098042C" w:rsidRPr="009450FC" w:rsidRDefault="0098042C" w:rsidP="009450FC">
            <w:pPr>
              <w:rPr>
                <w:rFonts w:ascii="Arial" w:hAnsi="Arial" w:cs="Arial"/>
                <w:sz w:val="24"/>
                <w:szCs w:val="24"/>
                <w:lang w:val="en-GB"/>
              </w:rPr>
            </w:pPr>
            <w:hyperlink r:id="rId40" w:history="1">
              <w:r w:rsidRPr="009450FC">
                <w:rPr>
                  <w:rStyle w:val="Hiperligao"/>
                  <w:rFonts w:ascii="Arial" w:hAnsi="Arial" w:cs="Arial"/>
                  <w:sz w:val="24"/>
                  <w:szCs w:val="24"/>
                  <w:u w:val="none"/>
                  <w:lang w:val="en-GB"/>
                </w:rPr>
                <w:t>R: The R Project for Statistical Computing</w:t>
              </w:r>
            </w:hyperlink>
          </w:p>
        </w:tc>
      </w:tr>
      <w:tr w:rsidR="0098042C" w:rsidRPr="00B475D4" w14:paraId="5AC28747" w14:textId="77777777" w:rsidTr="009450FC">
        <w:tc>
          <w:tcPr>
            <w:tcW w:w="3116" w:type="dxa"/>
            <w:vAlign w:val="center"/>
          </w:tcPr>
          <w:p w14:paraId="493BCB43"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Perl (v5.26.1)</w:t>
            </w:r>
          </w:p>
        </w:tc>
        <w:tc>
          <w:tcPr>
            <w:tcW w:w="3117" w:type="dxa"/>
            <w:vAlign w:val="center"/>
          </w:tcPr>
          <w:p w14:paraId="15F19339"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The Perl Foundation</w:t>
            </w:r>
          </w:p>
        </w:tc>
        <w:tc>
          <w:tcPr>
            <w:tcW w:w="3117" w:type="dxa"/>
            <w:vAlign w:val="center"/>
          </w:tcPr>
          <w:p w14:paraId="6FA9A8ED" w14:textId="77777777" w:rsidR="0098042C" w:rsidRPr="009450FC" w:rsidRDefault="0098042C" w:rsidP="009450FC">
            <w:pPr>
              <w:rPr>
                <w:rFonts w:ascii="Arial" w:hAnsi="Arial" w:cs="Arial"/>
                <w:sz w:val="24"/>
                <w:szCs w:val="24"/>
                <w:lang w:val="en-GB"/>
              </w:rPr>
            </w:pPr>
            <w:hyperlink r:id="rId41" w:history="1">
              <w:r w:rsidRPr="009450FC">
                <w:rPr>
                  <w:rStyle w:val="Hiperligao"/>
                  <w:rFonts w:ascii="Arial" w:hAnsi="Arial" w:cs="Arial"/>
                  <w:sz w:val="24"/>
                  <w:szCs w:val="24"/>
                  <w:u w:val="none"/>
                  <w:lang w:val="en-GB"/>
                </w:rPr>
                <w:t>The Perl Programming Language</w:t>
              </w:r>
            </w:hyperlink>
          </w:p>
        </w:tc>
      </w:tr>
      <w:tr w:rsidR="0098042C" w:rsidRPr="00B475D4" w14:paraId="2BA93695" w14:textId="77777777" w:rsidTr="009450FC">
        <w:tc>
          <w:tcPr>
            <w:tcW w:w="3116" w:type="dxa"/>
            <w:vAlign w:val="center"/>
          </w:tcPr>
          <w:p w14:paraId="73CCA04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Bowtie (v.1.2.2)</w:t>
            </w:r>
          </w:p>
        </w:tc>
        <w:tc>
          <w:tcPr>
            <w:tcW w:w="3117" w:type="dxa"/>
            <w:vAlign w:val="center"/>
          </w:tcPr>
          <w:p w14:paraId="0C2ED7A9" w14:textId="6985EC8A"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B. Langmead et al., 2009</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VRKL0Wyi","properties":{"formattedCitation":"(34)","plainCitation":"(34)","noteIndex":0},"citationItems":[{"id":"7QlDGlPw/xd30mXB5","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(34)</w:t>
            </w:r>
            <w:r w:rsidRPr="009450FC">
              <w:rPr>
                <w:rFonts w:ascii="Arial" w:hAnsi="Arial" w:cs="Arial"/>
                <w:sz w:val="24"/>
                <w:szCs w:val="24"/>
                <w:lang w:val="en-GB"/>
              </w:rPr>
              <w:fldChar w:fldCharType="end"/>
            </w:r>
          </w:p>
        </w:tc>
        <w:tc>
          <w:tcPr>
            <w:tcW w:w="3117" w:type="dxa"/>
            <w:vAlign w:val="center"/>
          </w:tcPr>
          <w:p w14:paraId="7C1423AA" w14:textId="77777777" w:rsidR="0098042C" w:rsidRPr="009450FC" w:rsidRDefault="0098042C" w:rsidP="009450FC">
            <w:pPr>
              <w:rPr>
                <w:rFonts w:ascii="Arial" w:hAnsi="Arial" w:cs="Arial"/>
                <w:sz w:val="24"/>
                <w:szCs w:val="24"/>
                <w:lang w:val="en-GB"/>
              </w:rPr>
            </w:pPr>
            <w:hyperlink r:id="rId42" w:history="1">
              <w:r w:rsidRPr="009450FC">
                <w:rPr>
                  <w:rStyle w:val="Hiperligao"/>
                  <w:rFonts w:ascii="Arial" w:hAnsi="Arial" w:cs="Arial"/>
                  <w:sz w:val="24"/>
                  <w:szCs w:val="24"/>
                  <w:u w:val="none"/>
                  <w:lang w:val="en-GB"/>
                </w:rPr>
                <w:t>Bowtie: An ultrafast, memory-efficient short read aligner</w:t>
              </w:r>
            </w:hyperlink>
          </w:p>
        </w:tc>
      </w:tr>
      <w:tr w:rsidR="0098042C" w:rsidRPr="00B475D4" w14:paraId="799FFA9C" w14:textId="77777777" w:rsidTr="009450FC">
        <w:tc>
          <w:tcPr>
            <w:tcW w:w="3116" w:type="dxa"/>
            <w:vAlign w:val="center"/>
          </w:tcPr>
          <w:p w14:paraId="159FB57E"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STAR (v2.7.9a)</w:t>
            </w:r>
          </w:p>
        </w:tc>
        <w:tc>
          <w:tcPr>
            <w:tcW w:w="3117" w:type="dxa"/>
            <w:vAlign w:val="center"/>
          </w:tcPr>
          <w:p w14:paraId="2B026191" w14:textId="7C625130"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 Dobin et al., 2013</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0v2A4U4d","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(35)</w:t>
            </w:r>
            <w:r w:rsidRPr="009450FC">
              <w:rPr>
                <w:rFonts w:ascii="Arial" w:hAnsi="Arial" w:cs="Arial"/>
                <w:sz w:val="24"/>
                <w:szCs w:val="24"/>
                <w:lang w:val="en-GB"/>
              </w:rPr>
              <w:fldChar w:fldCharType="end"/>
            </w:r>
          </w:p>
        </w:tc>
        <w:tc>
          <w:tcPr>
            <w:tcW w:w="3117" w:type="dxa"/>
            <w:vAlign w:val="center"/>
          </w:tcPr>
          <w:p w14:paraId="1565B366" w14:textId="77777777" w:rsidR="0098042C" w:rsidRPr="009450FC" w:rsidRDefault="0098042C" w:rsidP="009450FC">
            <w:pPr>
              <w:rPr>
                <w:rFonts w:ascii="Arial" w:hAnsi="Arial" w:cs="Arial"/>
                <w:sz w:val="24"/>
                <w:szCs w:val="24"/>
                <w:lang w:val="en-GB"/>
              </w:rPr>
            </w:pPr>
            <w:hyperlink r:id="rId43" w:history="1">
              <w:proofErr w:type="spellStart"/>
              <w:r w:rsidRPr="009450FC">
                <w:rPr>
                  <w:rStyle w:val="Hiperligao"/>
                  <w:rFonts w:ascii="Arial" w:hAnsi="Arial" w:cs="Arial"/>
                  <w:sz w:val="24"/>
                  <w:szCs w:val="24"/>
                  <w:u w:val="none"/>
                  <w:lang w:val="en-GB"/>
                </w:rPr>
                <w:t>alexdobin</w:t>
              </w:r>
              <w:proofErr w:type="spellEnd"/>
              <w:r w:rsidRPr="009450FC">
                <w:rPr>
                  <w:rStyle w:val="Hiperligao"/>
                  <w:rFonts w:ascii="Arial" w:hAnsi="Arial" w:cs="Arial"/>
                  <w:sz w:val="24"/>
                  <w:szCs w:val="24"/>
                  <w:u w:val="none"/>
                  <w:lang w:val="en-GB"/>
                </w:rPr>
                <w:t>/STAR: RNA-</w:t>
              </w:r>
              <w:proofErr w:type="spellStart"/>
              <w:r w:rsidRPr="009450FC">
                <w:rPr>
                  <w:rStyle w:val="Hiperligao"/>
                  <w:rFonts w:ascii="Arial" w:hAnsi="Arial" w:cs="Arial"/>
                  <w:sz w:val="24"/>
                  <w:szCs w:val="24"/>
                  <w:u w:val="none"/>
                  <w:lang w:val="en-GB"/>
                </w:rPr>
                <w:t>seq</w:t>
              </w:r>
              <w:proofErr w:type="spellEnd"/>
              <w:r w:rsidRPr="009450FC">
                <w:rPr>
                  <w:rStyle w:val="Hiperligao"/>
                  <w:rFonts w:ascii="Arial" w:hAnsi="Arial" w:cs="Arial"/>
                  <w:sz w:val="24"/>
                  <w:szCs w:val="24"/>
                  <w:u w:val="none"/>
                  <w:lang w:val="en-GB"/>
                </w:rPr>
                <w:t xml:space="preserve"> aligner</w:t>
              </w:r>
            </w:hyperlink>
          </w:p>
        </w:tc>
      </w:tr>
      <w:tr w:rsidR="0098042C" w:rsidRPr="00B475D4" w14:paraId="1BE535DD" w14:textId="77777777" w:rsidTr="009450FC">
        <w:tc>
          <w:tcPr>
            <w:tcW w:w="3116" w:type="dxa"/>
            <w:vAlign w:val="center"/>
          </w:tcPr>
          <w:p w14:paraId="095E3979"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t>Trimmomatic</w:t>
            </w:r>
            <w:proofErr w:type="spellEnd"/>
            <w:r w:rsidRPr="009450FC">
              <w:rPr>
                <w:rFonts w:ascii="Arial" w:hAnsi="Arial" w:cs="Arial"/>
                <w:sz w:val="24"/>
                <w:szCs w:val="24"/>
                <w:lang w:val="en-GB"/>
              </w:rPr>
              <w:t xml:space="preserve"> (v0.3.9)</w:t>
            </w:r>
          </w:p>
        </w:tc>
        <w:tc>
          <w:tcPr>
            <w:tcW w:w="3117" w:type="dxa"/>
            <w:vAlign w:val="center"/>
          </w:tcPr>
          <w:p w14:paraId="7ECF81BD" w14:textId="09C63A8D"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AM. Bolger et al., 2014</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P4XHllyV","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(36)</w:t>
            </w:r>
            <w:r w:rsidRPr="009450FC">
              <w:rPr>
                <w:rFonts w:ascii="Arial" w:hAnsi="Arial" w:cs="Arial"/>
                <w:sz w:val="24"/>
                <w:szCs w:val="24"/>
                <w:lang w:val="en-GB"/>
              </w:rPr>
              <w:fldChar w:fldCharType="end"/>
            </w:r>
          </w:p>
        </w:tc>
        <w:tc>
          <w:tcPr>
            <w:tcW w:w="3117" w:type="dxa"/>
            <w:vAlign w:val="center"/>
          </w:tcPr>
          <w:p w14:paraId="79B124FF" w14:textId="77777777" w:rsidR="0098042C" w:rsidRPr="009450FC" w:rsidRDefault="0098042C" w:rsidP="009450FC">
            <w:pPr>
              <w:rPr>
                <w:rFonts w:ascii="Arial" w:hAnsi="Arial" w:cs="Arial"/>
                <w:sz w:val="24"/>
                <w:szCs w:val="24"/>
                <w:lang w:val="en-GB"/>
              </w:rPr>
            </w:pPr>
            <w:hyperlink r:id="rId44" w:history="1">
              <w:r w:rsidRPr="009450FC">
                <w:rPr>
                  <w:rStyle w:val="Hiperligao"/>
                  <w:rFonts w:ascii="Arial" w:hAnsi="Arial" w:cs="Arial"/>
                  <w:sz w:val="24"/>
                  <w:szCs w:val="24"/>
                  <w:u w:val="none"/>
                  <w:lang w:val="en-GB"/>
                </w:rPr>
                <w:t xml:space="preserve">USADELLAB.org - </w:t>
              </w:r>
              <w:proofErr w:type="spellStart"/>
              <w:r w:rsidRPr="009450FC">
                <w:rPr>
                  <w:rStyle w:val="Hiperligao"/>
                  <w:rFonts w:ascii="Arial" w:hAnsi="Arial" w:cs="Arial"/>
                  <w:sz w:val="24"/>
                  <w:szCs w:val="24"/>
                  <w:u w:val="none"/>
                  <w:lang w:val="en-GB"/>
                </w:rPr>
                <w:t>Trimmomatic</w:t>
              </w:r>
              <w:proofErr w:type="spellEnd"/>
              <w:r w:rsidRPr="009450FC">
                <w:rPr>
                  <w:rStyle w:val="Hiperligao"/>
                  <w:rFonts w:ascii="Arial" w:hAnsi="Arial" w:cs="Arial"/>
                  <w:sz w:val="24"/>
                  <w:szCs w:val="24"/>
                  <w:u w:val="none"/>
                  <w:lang w:val="en-GB"/>
                </w:rPr>
                <w:t>: A flexible read trimming tool for Illumina NGS data</w:t>
              </w:r>
            </w:hyperlink>
          </w:p>
        </w:tc>
      </w:tr>
      <w:tr w:rsidR="0098042C" w:rsidRPr="00B475D4" w14:paraId="5963AA2F" w14:textId="77777777" w:rsidTr="009450FC">
        <w:tc>
          <w:tcPr>
            <w:tcW w:w="3116" w:type="dxa"/>
            <w:vAlign w:val="center"/>
          </w:tcPr>
          <w:p w14:paraId="43501010" w14:textId="77777777" w:rsidR="0098042C" w:rsidRPr="009450FC" w:rsidRDefault="0098042C" w:rsidP="009450FC">
            <w:pPr>
              <w:rPr>
                <w:rFonts w:ascii="Arial" w:hAnsi="Arial" w:cs="Arial"/>
                <w:sz w:val="24"/>
                <w:szCs w:val="24"/>
                <w:lang w:val="en-GB"/>
              </w:rPr>
            </w:pPr>
            <w:proofErr w:type="spellStart"/>
            <w:r w:rsidRPr="009450FC">
              <w:rPr>
                <w:rFonts w:ascii="Arial" w:hAnsi="Arial" w:cs="Arial"/>
                <w:sz w:val="24"/>
                <w:szCs w:val="24"/>
                <w:lang w:val="en-GB"/>
              </w:rPr>
              <w:t>featureCounts</w:t>
            </w:r>
            <w:proofErr w:type="spellEnd"/>
            <w:r w:rsidRPr="009450FC">
              <w:rPr>
                <w:rFonts w:ascii="Arial" w:hAnsi="Arial" w:cs="Arial"/>
                <w:sz w:val="24"/>
                <w:szCs w:val="24"/>
                <w:lang w:val="en-GB"/>
              </w:rPr>
              <w:t xml:space="preserve"> (v2.0.3)</w:t>
            </w:r>
          </w:p>
        </w:tc>
        <w:tc>
          <w:tcPr>
            <w:tcW w:w="3117" w:type="dxa"/>
            <w:vAlign w:val="center"/>
          </w:tcPr>
          <w:p w14:paraId="7185192A" w14:textId="0D9B516C"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Y. Liao et al., 2014</w:t>
            </w:r>
            <w:r w:rsidRPr="009450FC">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{"citationID":"9Q54XUCB","properties":{"formattedCitation":"(37)","plainCitation":"(37)","noteIndex":0},"citationItems":[{"id":78,"uris":["http://zotero.org/users/local/q86rvdj2/items/NS8CUNNE"],"itemData":{"id":78,"type":"article-journal","abstract":"Abstract\n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(37)</w:t>
            </w:r>
            <w:r w:rsidRPr="009450FC">
              <w:rPr>
                <w:rFonts w:ascii="Arial" w:hAnsi="Arial" w:cs="Arial"/>
                <w:sz w:val="24"/>
                <w:szCs w:val="24"/>
                <w:lang w:val="en-GB"/>
              </w:rPr>
              <w:fldChar w:fldCharType="end"/>
            </w:r>
          </w:p>
        </w:tc>
        <w:tc>
          <w:tcPr>
            <w:tcW w:w="3117" w:type="dxa"/>
            <w:vAlign w:val="center"/>
          </w:tcPr>
          <w:p w14:paraId="1A235AEB" w14:textId="77777777" w:rsidR="0098042C" w:rsidRPr="009450FC" w:rsidRDefault="0098042C" w:rsidP="009450FC">
            <w:pPr>
              <w:rPr>
                <w:rFonts w:ascii="Arial" w:hAnsi="Arial" w:cs="Arial"/>
                <w:sz w:val="24"/>
                <w:szCs w:val="24"/>
                <w:lang w:val="en-GB"/>
              </w:rPr>
            </w:pPr>
            <w:hyperlink r:id="rId45" w:history="1">
              <w:r w:rsidRPr="009450FC">
                <w:rPr>
                  <w:rStyle w:val="Hiperligao"/>
                  <w:rFonts w:ascii="Arial" w:hAnsi="Arial" w:cs="Arial"/>
                  <w:sz w:val="24"/>
                  <w:szCs w:val="24"/>
                  <w:u w:val="none"/>
                  <w:lang w:val="en-GB"/>
                </w:rPr>
                <w:t>The Subread package</w:t>
              </w:r>
            </w:hyperlink>
          </w:p>
        </w:tc>
      </w:tr>
      <w:tr w:rsidR="0098042C" w:rsidRPr="00B475D4" w14:paraId="2A386AB1" w14:textId="77777777" w:rsidTr="009450FC">
        <w:tc>
          <w:tcPr>
            <w:tcW w:w="3116" w:type="dxa"/>
            <w:vAlign w:val="center"/>
          </w:tcPr>
          <w:p w14:paraId="5F84AB7B" w14:textId="77777777"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VAST-TOOLS (v2.5.1)</w:t>
            </w:r>
          </w:p>
        </w:tc>
        <w:tc>
          <w:tcPr>
            <w:tcW w:w="3117" w:type="dxa"/>
            <w:vAlign w:val="center"/>
          </w:tcPr>
          <w:p w14:paraId="7FB388CA" w14:textId="3EE54E6F" w:rsidR="0098042C" w:rsidRPr="009450FC" w:rsidRDefault="0098042C" w:rsidP="009450FC">
            <w:pPr>
              <w:rPr>
                <w:rFonts w:ascii="Arial" w:hAnsi="Arial" w:cs="Arial"/>
                <w:sz w:val="24"/>
                <w:szCs w:val="24"/>
                <w:lang w:val="en-GB"/>
              </w:rPr>
            </w:pPr>
            <w:r w:rsidRPr="009450FC">
              <w:rPr>
                <w:rFonts w:ascii="Arial" w:hAnsi="Arial" w:cs="Arial"/>
                <w:sz w:val="24"/>
                <w:szCs w:val="24"/>
                <w:lang w:val="en-GB"/>
              </w:rPr>
              <w:t xml:space="preserve">J. </w:t>
            </w:r>
            <w:proofErr w:type="spellStart"/>
            <w:r w:rsidRPr="009450FC">
              <w:rPr>
                <w:rFonts w:ascii="Arial" w:hAnsi="Arial" w:cs="Arial"/>
                <w:sz w:val="24"/>
                <w:szCs w:val="24"/>
                <w:lang w:val="en-GB"/>
              </w:rPr>
              <w:t>Tapial</w:t>
            </w:r>
            <w:proofErr w:type="spellEnd"/>
            <w:r w:rsidRPr="009450FC">
              <w:rPr>
                <w:rFonts w:ascii="Arial" w:hAnsi="Arial" w:cs="Arial"/>
                <w:sz w:val="24"/>
                <w:szCs w:val="24"/>
                <w:lang w:val="en-GB"/>
              </w:rPr>
              <w:t xml:space="preserve">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7iycgWlH","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(38)</w:t>
            </w:r>
            <w:r w:rsidRPr="009450FC">
              <w:rPr>
                <w:rFonts w:ascii="Arial" w:hAnsi="Arial" w:cs="Arial"/>
                <w:sz w:val="24"/>
                <w:szCs w:val="24"/>
                <w:lang w:val="en-GB"/>
              </w:rPr>
              <w:fldChar w:fldCharType="end"/>
            </w:r>
          </w:p>
        </w:tc>
        <w:tc>
          <w:tcPr>
            <w:tcW w:w="3117" w:type="dxa"/>
            <w:vAlign w:val="center"/>
          </w:tcPr>
          <w:p w14:paraId="259397EF" w14:textId="77777777" w:rsidR="0098042C" w:rsidRPr="009450FC" w:rsidRDefault="0098042C" w:rsidP="009450FC">
            <w:pPr>
              <w:rPr>
                <w:rFonts w:ascii="Arial" w:hAnsi="Arial" w:cs="Arial"/>
                <w:sz w:val="24"/>
                <w:szCs w:val="24"/>
                <w:lang w:val="en-GB"/>
              </w:rPr>
            </w:pPr>
            <w:hyperlink r:id="rId46" w:history="1">
              <w:proofErr w:type="spellStart"/>
              <w:r w:rsidRPr="009450FC">
                <w:rPr>
                  <w:rStyle w:val="Hiperligao"/>
                  <w:rFonts w:ascii="Arial" w:hAnsi="Arial" w:cs="Arial"/>
                  <w:sz w:val="24"/>
                  <w:szCs w:val="24"/>
                  <w:u w:val="none"/>
                  <w:lang w:val="en-GB"/>
                </w:rPr>
                <w:t>vastgroup</w:t>
              </w:r>
              <w:proofErr w:type="spellEnd"/>
              <w:r w:rsidRPr="009450FC">
                <w:rPr>
                  <w:rStyle w:val="Hiperligao"/>
                  <w:rFonts w:ascii="Arial" w:hAnsi="Arial" w:cs="Arial"/>
                  <w:sz w:val="24"/>
                  <w:szCs w:val="24"/>
                  <w:u w:val="none"/>
                  <w:lang w:val="en-GB"/>
                </w:rPr>
                <w:t>/vast-tools: A toolset for profiling alternative splicing events in RNA-</w:t>
              </w:r>
              <w:proofErr w:type="spellStart"/>
              <w:r w:rsidRPr="009450FC">
                <w:rPr>
                  <w:rStyle w:val="Hiperligao"/>
                  <w:rFonts w:ascii="Arial" w:hAnsi="Arial" w:cs="Arial"/>
                  <w:sz w:val="24"/>
                  <w:szCs w:val="24"/>
                  <w:u w:val="none"/>
                  <w:lang w:val="en-GB"/>
                </w:rPr>
                <w:t>Seq</w:t>
              </w:r>
              <w:proofErr w:type="spellEnd"/>
              <w:r w:rsidRPr="009450FC">
                <w:rPr>
                  <w:rStyle w:val="Hiperligao"/>
                  <w:rFonts w:ascii="Arial" w:hAnsi="Arial" w:cs="Arial"/>
                  <w:sz w:val="24"/>
                  <w:szCs w:val="24"/>
                  <w:u w:val="none"/>
                  <w:lang w:val="en-GB"/>
                </w:rPr>
                <w:t xml:space="preserve"> data.</w:t>
              </w:r>
            </w:hyperlink>
          </w:p>
        </w:tc>
      </w:tr>
    </w:tbl>
    <w:p w14:paraId="4AE764FB" w14:textId="77777777" w:rsidR="0098042C" w:rsidRPr="00E1164B" w:rsidRDefault="0098042C" w:rsidP="00FE7F5C">
      <w:pPr>
        <w:rPr>
          <w:lang w:val="en-GB"/>
        </w:rPr>
      </w:pPr>
    </w:p>
    <w:p w14:paraId="77C0B1A3" w14:textId="77777777" w:rsidR="00FE7F5C" w:rsidRPr="009450FC" w:rsidRDefault="00FE7F5C" w:rsidP="00FE7F5C">
      <w:pPr>
        <w:pStyle w:val="Ttulo2"/>
        <w:rPr>
          <w:lang w:val="en-GB"/>
        </w:rPr>
      </w:pPr>
      <w:r w:rsidRPr="009450FC">
        <w:rPr>
          <w:lang w:val="en-GB"/>
        </w:rPr>
        <w:t>Datasets</w:t>
      </w:r>
    </w:p>
    <w:p w14:paraId="366BB7DF" w14:textId="00EB627F" w:rsidR="00FE7F5C" w:rsidRPr="00E05EC5" w:rsidRDefault="00FE7F5C" w:rsidP="00FE7F5C">
      <w:pPr>
        <w:jc w:val="both"/>
        <w:rPr>
          <w:rFonts w:ascii="Arial" w:hAnsi="Arial" w:cs="Arial"/>
          <w:sz w:val="24"/>
          <w:szCs w:val="24"/>
          <w:lang w:val="en-GB"/>
        </w:rPr>
      </w:pPr>
      <w:r w:rsidRPr="00E05EC5">
        <w:rPr>
          <w:rFonts w:ascii="Arial" w:hAnsi="Arial" w:cs="Arial"/>
          <w:sz w:val="24"/>
          <w:szCs w:val="24"/>
          <w:lang w:val="en-GB"/>
        </w:rPr>
        <w:t xml:space="preserve">For dataset procurement, we searched GEO Datasets using the term </w:t>
      </w:r>
      <w:r w:rsidRPr="00E05EC5">
        <w:rPr>
          <w:rFonts w:ascii="Arial" w:hAnsi="Arial" w:cs="Arial"/>
          <w:i/>
          <w:iCs/>
          <w:sz w:val="24"/>
          <w:szCs w:val="24"/>
          <w:lang w:val="en-GB"/>
        </w:rPr>
        <w:t>“stress granule”</w:t>
      </w:r>
      <w:r w:rsidRPr="00E05EC5">
        <w:rPr>
          <w:rFonts w:ascii="Arial" w:hAnsi="Arial" w:cs="Arial"/>
          <w:sz w:val="24"/>
          <w:szCs w:val="24"/>
          <w:lang w:val="en-GB"/>
        </w:rPr>
        <w:t xml:space="preserve">, filtering for expression profiling by high-throughput sequencing and restricting to human samples, excluding microarray studies. Using this approach, no single-cell datasets were retrieved. All publicly available studies up to </w:t>
      </w:r>
      <w:ins w:id="88" w:author="Alexandre Miguel Kaizeler Guedes Da Silva Afonso" w:date="2026-09-02T11:23:00Z" w16du:dateUtc="2026-09-02T10:23:00Z">
        <w:r w:rsidR="007047BA">
          <w:rPr>
            <w:rFonts w:ascii="Arial" w:hAnsi="Arial" w:cs="Arial"/>
            <w:sz w:val="24"/>
            <w:szCs w:val="24"/>
            <w:lang w:val="en-GB"/>
          </w:rPr>
          <w:t xml:space="preserve">1 </w:t>
        </w:r>
      </w:ins>
      <w:r w:rsidRPr="00E05EC5">
        <w:rPr>
          <w:rFonts w:ascii="Arial" w:hAnsi="Arial" w:cs="Arial"/>
          <w:sz w:val="24"/>
          <w:szCs w:val="24"/>
          <w:lang w:val="en-GB"/>
        </w:rPr>
        <w:t xml:space="preserve">September </w:t>
      </w:r>
      <w:del w:id="89" w:author="Alexandre Miguel Kaizeler Guedes Da Silva Afonso" w:date="2026-09-02T11:23:00Z" w16du:dateUtc="2026-09-02T10:23:00Z">
        <w:r w:rsidRPr="00E05EC5" w:rsidDel="007047BA">
          <w:rPr>
            <w:rFonts w:ascii="Arial" w:hAnsi="Arial" w:cs="Arial"/>
            <w:sz w:val="24"/>
            <w:szCs w:val="24"/>
            <w:lang w:val="en-GB"/>
          </w:rPr>
          <w:delText>1</w:delText>
        </w:r>
      </w:del>
      <w:del w:id="90" w:author="Alexandre Miguel Kaizeler Guedes Da Silva Afonso" w:date="2026-09-02T11:22:00Z" w16du:dateUtc="2026-09-02T10:22:00Z">
        <w:r w:rsidRPr="00E05EC5" w:rsidDel="007047BA">
          <w:rPr>
            <w:rFonts w:ascii="Arial" w:hAnsi="Arial" w:cs="Arial"/>
            <w:sz w:val="24"/>
            <w:szCs w:val="24"/>
            <w:lang w:val="en-GB"/>
          </w:rPr>
          <w:delText xml:space="preserve">, </w:delText>
        </w:r>
      </w:del>
      <w:r w:rsidRPr="00E05EC5">
        <w:rPr>
          <w:rFonts w:ascii="Arial" w:hAnsi="Arial" w:cs="Arial"/>
          <w:sz w:val="24"/>
          <w:szCs w:val="24"/>
          <w:lang w:val="en-GB"/>
        </w:rPr>
        <w:t>2024, were included. From the studies initially considered during the screening, we</w:t>
      </w:r>
      <w:ins w:id="91" w:author="Alexandre Miguel Kaizeler Guedes Da Silva Afonso" w:date="2026-09-02T11:18:00Z" w16du:dateUtc="2026-09-02T10:18:00Z">
        <w:r w:rsidR="007047BA">
          <w:rPr>
            <w:rFonts w:ascii="Arial" w:hAnsi="Arial" w:cs="Arial"/>
            <w:sz w:val="24"/>
            <w:szCs w:val="24"/>
            <w:lang w:val="en-GB"/>
          </w:rPr>
          <w:t xml:space="preserve"> </w:t>
        </w:r>
        <w:r w:rsidR="007047BA" w:rsidRPr="00E05EC5">
          <w:rPr>
            <w:rFonts w:ascii="Arial" w:hAnsi="Arial" w:cs="Arial"/>
            <w:sz w:val="24"/>
            <w:szCs w:val="24"/>
            <w:lang w:val="en-GB"/>
          </w:rPr>
          <w:t>specifically</w:t>
        </w:r>
      </w:ins>
      <w:r w:rsidRPr="00E05EC5">
        <w:rPr>
          <w:rFonts w:ascii="Arial" w:hAnsi="Arial" w:cs="Arial"/>
          <w:sz w:val="24"/>
          <w:szCs w:val="24"/>
          <w:lang w:val="en-GB"/>
        </w:rPr>
        <w:t xml:space="preserve"> excluded </w:t>
      </w:r>
      <w:del w:id="92" w:author="Alexandre Miguel Kaizeler Guedes Da Silva Afonso" w:date="2026-09-02T11:18:00Z" w16du:dateUtc="2026-09-02T10:18:00Z">
        <w:r w:rsidRPr="00E05EC5" w:rsidDel="007047BA">
          <w:rPr>
            <w:rFonts w:ascii="Arial" w:hAnsi="Arial" w:cs="Arial"/>
            <w:sz w:val="24"/>
            <w:szCs w:val="24"/>
            <w:lang w:val="en-GB"/>
          </w:rPr>
          <w:delText xml:space="preserve">specifically </w:delText>
        </w:r>
      </w:del>
      <w:r w:rsidRPr="00E05EC5">
        <w:rPr>
          <w:rFonts w:ascii="Arial" w:hAnsi="Arial" w:cs="Arial"/>
          <w:sz w:val="24"/>
          <w:szCs w:val="24"/>
          <w:lang w:val="en-GB"/>
        </w:rPr>
        <w:t>the dataset associated with Yi et al. (GSE245209 and GSE245210)</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bgCA47WK","properties":{"formattedCitation":"(39)","plainCitation":"(39)","noteIndex":0},"citationItems":[{"id":"7QlDGlPw/WKbOqqsE","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(39)</w:t>
      </w:r>
      <w:r w:rsidRPr="00E05EC5">
        <w:rPr>
          <w:rFonts w:ascii="Arial" w:hAnsi="Arial" w:cs="Arial"/>
          <w:sz w:val="24"/>
          <w:szCs w:val="24"/>
          <w:lang w:val="en-GB"/>
        </w:rPr>
        <w:fldChar w:fldCharType="end"/>
      </w:r>
      <w:r w:rsidRPr="00E05EC5">
        <w:rPr>
          <w:rFonts w:ascii="Arial" w:hAnsi="Arial" w:cs="Arial"/>
          <w:sz w:val="24"/>
          <w:szCs w:val="24"/>
          <w:lang w:val="en-GB"/>
        </w:rPr>
        <w:t xml:space="preserve">, given that its </w:t>
      </w:r>
      <w:proofErr w:type="spellStart"/>
      <w:r w:rsidRPr="00E05EC5">
        <w:rPr>
          <w:rFonts w:ascii="Arial" w:hAnsi="Arial" w:cs="Arial"/>
          <w:sz w:val="24"/>
          <w:szCs w:val="24"/>
          <w:lang w:val="en-GB"/>
        </w:rPr>
        <w:t>CoCLIP</w:t>
      </w:r>
      <w:proofErr w:type="spellEnd"/>
      <w:r w:rsidRPr="00E05EC5">
        <w:rPr>
          <w:rFonts w:ascii="Arial" w:hAnsi="Arial" w:cs="Arial"/>
          <w:sz w:val="24"/>
          <w:szCs w:val="24"/>
          <w:lang w:val="en-GB"/>
        </w:rPr>
        <w:t xml:space="preserve"> method required peak-based analyses across conditions, more analogous to CLIP than standard differential expression. Part of the study from Sato et al. (GSE188397)</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{"citationID":"cNYkQwUj","properties":{"formattedCitation":"(40)","plainCitation":"(40)","noteIndex":0},"citationItems":[{"id":48,"uris":["http://zotero.org/users/local/q86rvdj2/items/58V556AS"],"itemData":{"id":48,"type":"article-journal","abstract":"Environmental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(40)</w:t>
      </w:r>
      <w:r w:rsidRPr="00E05EC5">
        <w:rPr>
          <w:rFonts w:ascii="Arial" w:hAnsi="Arial" w:cs="Arial"/>
          <w:sz w:val="24"/>
          <w:szCs w:val="24"/>
          <w:lang w:val="en-GB"/>
        </w:rPr>
        <w:fldChar w:fldCharType="end"/>
      </w:r>
      <w:r w:rsidRPr="00E05EC5">
        <w:rPr>
          <w:rFonts w:ascii="Arial" w:hAnsi="Arial" w:cs="Arial"/>
          <w:sz w:val="24"/>
          <w:szCs w:val="24"/>
          <w:lang w:val="en-GB"/>
        </w:rPr>
        <w:t xml:space="preserve"> also featured samples more akin to CLIP, but, as these had considerably higher read depth, we found they could be analysed as regular RNA-</w:t>
      </w:r>
      <w:proofErr w:type="spellStart"/>
      <w:r w:rsidRPr="00E05EC5">
        <w:rPr>
          <w:rFonts w:ascii="Arial" w:hAnsi="Arial" w:cs="Arial"/>
          <w:sz w:val="24"/>
          <w:szCs w:val="24"/>
          <w:lang w:val="en-GB"/>
        </w:rPr>
        <w:t>Seq</w:t>
      </w:r>
      <w:proofErr w:type="spellEnd"/>
      <w:r w:rsidRPr="00E05EC5">
        <w:rPr>
          <w:rFonts w:ascii="Arial" w:hAnsi="Arial" w:cs="Arial"/>
          <w:sz w:val="24"/>
          <w:szCs w:val="24"/>
          <w:lang w:val="en-GB"/>
        </w:rPr>
        <w:t xml:space="preserve"> samples, and were thus kept.</w:t>
      </w:r>
    </w:p>
    <w:p w14:paraId="2088B97A" w14:textId="6EF4D113" w:rsidR="00FE7F5C" w:rsidRPr="00E05EC5" w:rsidRDefault="00FE7F5C" w:rsidP="00FE7F5C">
      <w:pPr>
        <w:jc w:val="both"/>
        <w:rPr>
          <w:rFonts w:ascii="Arial" w:hAnsi="Arial" w:cs="Arial"/>
          <w:sz w:val="24"/>
          <w:szCs w:val="24"/>
          <w:lang w:val="en-GB"/>
        </w:rPr>
      </w:pPr>
      <w:r w:rsidRPr="00E05EC5">
        <w:rPr>
          <w:rFonts w:ascii="Arial" w:hAnsi="Arial" w:cs="Arial"/>
          <w:sz w:val="24"/>
          <w:szCs w:val="24"/>
          <w:lang w:val="en-GB"/>
        </w:rPr>
        <w:t>The following datasets were used throughout this work</w:t>
      </w:r>
      <w:r w:rsidR="00773F67" w:rsidRPr="00E05EC5">
        <w:rPr>
          <w:rFonts w:ascii="Arial" w:hAnsi="Arial" w:cs="Arial"/>
          <w:sz w:val="24"/>
          <w:szCs w:val="24"/>
          <w:lang w:val="en-GB"/>
        </w:rPr>
        <w:t xml:space="preserve"> (see Table 1; Figure 1B)</w:t>
      </w:r>
      <w:r w:rsidRPr="00E05EC5">
        <w:rPr>
          <w:rFonts w:ascii="Arial" w:hAnsi="Arial" w:cs="Arial"/>
          <w:sz w:val="24"/>
          <w:szCs w:val="24"/>
          <w:lang w:val="en-GB"/>
        </w:rPr>
        <w:t>:</w:t>
      </w:r>
    </w:p>
    <w:p w14:paraId="38403AB0" w14:textId="349B3C09" w:rsidR="00FE7F5C" w:rsidRPr="00E05EC5" w:rsidRDefault="00FE7F5C" w:rsidP="00FE7F5C">
      <w:pPr>
        <w:pStyle w:val="PargrafodaLista"/>
        <w:numPr>
          <w:ilvl w:val="0"/>
          <w:numId w:val="19"/>
        </w:numPr>
        <w:jc w:val="both"/>
        <w:rPr>
          <w:rFonts w:ascii="Arial" w:hAnsi="Arial" w:cs="Arial"/>
          <w:sz w:val="24"/>
          <w:szCs w:val="24"/>
          <w:lang w:val="en-GB"/>
        </w:rPr>
      </w:pPr>
      <w:r w:rsidRPr="00E05EC5">
        <w:rPr>
          <w:rFonts w:ascii="Arial" w:hAnsi="Arial" w:cs="Arial"/>
          <w:sz w:val="24"/>
          <w:szCs w:val="24"/>
          <w:lang w:val="en-GB"/>
        </w:rPr>
        <w:lastRenderedPageBreak/>
        <w:t>For the SG transcriptomes: GSE99304</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Z8UYqmha","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(31)</w:t>
      </w:r>
      <w:r w:rsidRPr="00E05EC5">
        <w:rPr>
          <w:rFonts w:ascii="Arial" w:hAnsi="Arial" w:cs="Arial"/>
          <w:sz w:val="24"/>
          <w:szCs w:val="24"/>
          <w:lang w:val="en-GB"/>
        </w:rPr>
        <w:fldChar w:fldCharType="end"/>
      </w:r>
      <w:r w:rsidRPr="00E05EC5">
        <w:rPr>
          <w:rFonts w:ascii="Arial" w:hAnsi="Arial" w:cs="Arial"/>
          <w:sz w:val="24"/>
          <w:szCs w:val="24"/>
          <w:lang w:val="en-GB"/>
        </w:rPr>
        <w:t>; GSE138988</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C2B9qVXd","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(41)</w:t>
      </w:r>
      <w:r w:rsidRPr="00E05EC5">
        <w:rPr>
          <w:rFonts w:ascii="Arial" w:hAnsi="Arial" w:cs="Arial"/>
          <w:sz w:val="24"/>
          <w:szCs w:val="24"/>
          <w:lang w:val="en-GB"/>
        </w:rPr>
        <w:fldChar w:fldCharType="end"/>
      </w:r>
      <w:r w:rsidRPr="00E05EC5">
        <w:rPr>
          <w:rFonts w:ascii="Arial" w:hAnsi="Arial" w:cs="Arial"/>
          <w:sz w:val="24"/>
          <w:szCs w:val="24"/>
          <w:lang w:val="en-GB"/>
        </w:rPr>
        <w:t>; GSE121575</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{"citationID":"vzDRfMqu","properties":{"formattedCitation":"(42)","plainCitation":"(42)","noteIndex":0},"citationItems":[{"id":"7QlDGlPw/gkhNPGSd","uris":["http://zotero.org/users/local/q86rvdj2/items/GSP7GE7Q"],"itemData":{"id":35,"type":"article-journal","abstract":"Diverse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(42)</w:t>
      </w:r>
      <w:r w:rsidRPr="00E05EC5">
        <w:rPr>
          <w:rFonts w:ascii="Arial" w:hAnsi="Arial" w:cs="Arial"/>
          <w:sz w:val="24"/>
          <w:szCs w:val="24"/>
          <w:lang w:val="en-GB"/>
        </w:rPr>
        <w:fldChar w:fldCharType="end"/>
      </w:r>
      <w:r w:rsidRPr="00E05EC5">
        <w:rPr>
          <w:rFonts w:ascii="Arial" w:hAnsi="Arial" w:cs="Arial"/>
          <w:sz w:val="24"/>
          <w:szCs w:val="24"/>
          <w:lang w:val="en-GB"/>
        </w:rPr>
        <w:t>; GSE138058</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72DUy4Gv","properties":{"formattedCitation":"(29)","plainCitation":"(29)","noteIndex":0},"citationItems":[{"id":"7QlDGlPw/J6uUxkLm","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(29)</w:t>
      </w:r>
      <w:r w:rsidRPr="00E05EC5">
        <w:rPr>
          <w:rFonts w:ascii="Arial" w:hAnsi="Arial" w:cs="Arial"/>
          <w:sz w:val="24"/>
          <w:szCs w:val="24"/>
          <w:lang w:val="en-GB"/>
        </w:rPr>
        <w:fldChar w:fldCharType="end"/>
      </w:r>
      <w:r w:rsidRPr="00E05EC5">
        <w:rPr>
          <w:rFonts w:ascii="Arial" w:hAnsi="Arial" w:cs="Arial"/>
          <w:sz w:val="24"/>
          <w:szCs w:val="24"/>
          <w:lang w:val="en-GB"/>
        </w:rPr>
        <w:t>; GSE119977</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{"citationID":"oGV58if6","properties":{"formattedCitation":"(43,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(43, 44)</w:t>
      </w:r>
      <w:r w:rsidRPr="00E05EC5">
        <w:rPr>
          <w:rFonts w:ascii="Arial" w:hAnsi="Arial" w:cs="Arial"/>
          <w:sz w:val="24"/>
          <w:szCs w:val="24"/>
          <w:lang w:val="en-GB"/>
        </w:rPr>
        <w:fldChar w:fldCharType="end"/>
      </w:r>
      <w:r w:rsidRPr="00E05EC5">
        <w:rPr>
          <w:rFonts w:ascii="Arial" w:hAnsi="Arial" w:cs="Arial"/>
          <w:sz w:val="24"/>
          <w:szCs w:val="24"/>
          <w:lang w:val="en-GB"/>
        </w:rPr>
        <w:t>; GSE143413</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{"citationID":"sopMXSWe","properties":{"formattedCitation":"(45)","plainCitation":"(45)","noteIndex":0},"citationItems":[{"id":"7QlDGlPw/Qz4Ggg1q","uris":["http://zotero.org/users/local/q86rvdj2/items/UEHNMUCB"],"itemData":{"id":33,"type":"article-journal","abstract":"Abstract\n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(45)</w:t>
      </w:r>
      <w:r w:rsidRPr="00E05EC5">
        <w:rPr>
          <w:rFonts w:ascii="Arial" w:hAnsi="Arial" w:cs="Arial"/>
          <w:sz w:val="24"/>
          <w:szCs w:val="24"/>
          <w:lang w:val="en-GB"/>
        </w:rPr>
        <w:fldChar w:fldCharType="end"/>
      </w:r>
      <w:r w:rsidRPr="00E05EC5">
        <w:rPr>
          <w:rFonts w:ascii="Arial" w:hAnsi="Arial" w:cs="Arial"/>
          <w:sz w:val="24"/>
          <w:szCs w:val="24"/>
          <w:lang w:val="en-GB"/>
        </w:rPr>
        <w:t>; GSE171792</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{"citationID":"GAwmQ5Mq","properties":{"formattedCitation":"(46)","plainCitation":"(46)","noteIndex":0},"citationItems":[{"id":38,"uris":["http://zotero.org/users/local/q86rvdj2/items/248G6XHW"],"itemData":{"id":38,"type":"article-journal","container-title":"Molecular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(46)</w:t>
      </w:r>
      <w:r w:rsidRPr="00E05EC5">
        <w:rPr>
          <w:rFonts w:ascii="Arial" w:hAnsi="Arial" w:cs="Arial"/>
          <w:sz w:val="24"/>
          <w:szCs w:val="24"/>
          <w:lang w:val="en-GB"/>
        </w:rPr>
        <w:fldChar w:fldCharType="end"/>
      </w:r>
      <w:r w:rsidRPr="00E05EC5">
        <w:rPr>
          <w:rFonts w:ascii="Arial" w:hAnsi="Arial" w:cs="Arial"/>
          <w:sz w:val="24"/>
          <w:szCs w:val="24"/>
          <w:lang w:val="en-GB"/>
        </w:rPr>
        <w:t>; GSE188397</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{"citationID":"ayIczSlf","properties":{"formattedCitation":"(40)","plainCitation":"(40)","noteIndex":0},"citationItems":[{"id":48,"uris":["http://zotero.org/users/local/q86rvdj2/items/58V556AS"],"itemData":{"id":48,"type":"article-journal","abstract":"Environmental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(40)</w:t>
      </w:r>
      <w:r w:rsidRPr="00E05EC5">
        <w:rPr>
          <w:rFonts w:ascii="Arial" w:hAnsi="Arial" w:cs="Arial"/>
          <w:sz w:val="24"/>
          <w:szCs w:val="24"/>
          <w:lang w:val="en-GB"/>
        </w:rPr>
        <w:fldChar w:fldCharType="end"/>
      </w:r>
      <w:r w:rsidRPr="00E05EC5">
        <w:rPr>
          <w:rFonts w:ascii="Arial" w:hAnsi="Arial" w:cs="Arial"/>
          <w:sz w:val="24"/>
          <w:szCs w:val="24"/>
          <w:lang w:val="en-GB"/>
        </w:rPr>
        <w:t>; GSE171655</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{"citationID":"j5nzjTnw","properties":{"formattedCitation":"(47)","plainCitation":"(47)","noteIndex":0},"citationItems":[{"id":"7QlDGlPw/5ocBptU6","uris":["http://zotero.org/users/local/q86rvdj2/items/6RY56SSI"],"itemData":{"id":118,"type":"article-journal","abstract":"To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(47)</w:t>
      </w:r>
      <w:r w:rsidRPr="00E05EC5">
        <w:rPr>
          <w:rFonts w:ascii="Arial" w:hAnsi="Arial" w:cs="Arial"/>
          <w:sz w:val="24"/>
          <w:szCs w:val="24"/>
          <w:lang w:val="en-GB"/>
        </w:rPr>
        <w:fldChar w:fldCharType="end"/>
      </w:r>
      <w:r w:rsidRPr="00E05EC5">
        <w:rPr>
          <w:rFonts w:ascii="Arial" w:hAnsi="Arial" w:cs="Arial"/>
          <w:sz w:val="24"/>
          <w:szCs w:val="24"/>
          <w:lang w:val="en-GB"/>
        </w:rPr>
        <w:t>; GSE197001</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RHnsoL1Q","properties":{"formattedCitation":"(6)","plainCitation":"(6)","noteIndex":0},"citationItems":[{"id":"7QlDGlPw/2urqL3Mr","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(6)</w:t>
      </w:r>
      <w:r w:rsidRPr="00E05EC5">
        <w:rPr>
          <w:rFonts w:ascii="Arial" w:hAnsi="Arial" w:cs="Arial"/>
          <w:sz w:val="24"/>
          <w:szCs w:val="24"/>
          <w:lang w:val="en-GB"/>
        </w:rPr>
        <w:fldChar w:fldCharType="end"/>
      </w:r>
      <w:r w:rsidRPr="00E05EC5">
        <w:rPr>
          <w:rFonts w:ascii="Arial" w:hAnsi="Arial" w:cs="Arial"/>
          <w:sz w:val="24"/>
          <w:szCs w:val="24"/>
          <w:lang w:val="en-GB"/>
        </w:rPr>
        <w:t>; GSE223295</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{"citationID":"G1LBiLSO","properties":{"formattedCitation":"(48)","plainCitation":"(48)","noteIndex":0},"citationItems":[{"id":51,"uris":["http://zotero.org/users/local/q86rvdj2/items/KINUZQD6"],"itemData":{"id":51,"type":"article-journal","abstract":"Stress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(48)</w:t>
      </w:r>
      <w:r w:rsidRPr="00E05EC5">
        <w:rPr>
          <w:rFonts w:ascii="Arial" w:hAnsi="Arial" w:cs="Arial"/>
          <w:sz w:val="24"/>
          <w:szCs w:val="24"/>
          <w:lang w:val="en-GB"/>
        </w:rPr>
        <w:fldChar w:fldCharType="end"/>
      </w:r>
      <w:r w:rsidRPr="00E05EC5">
        <w:rPr>
          <w:rFonts w:ascii="Arial" w:hAnsi="Arial" w:cs="Arial"/>
          <w:sz w:val="24"/>
          <w:szCs w:val="24"/>
          <w:lang w:val="en-GB"/>
        </w:rPr>
        <w:t>; GSE226161</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KgyrAEbv","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(49)</w:t>
      </w:r>
      <w:r w:rsidRPr="00E05EC5">
        <w:rPr>
          <w:rFonts w:ascii="Arial" w:hAnsi="Arial" w:cs="Arial"/>
          <w:sz w:val="24"/>
          <w:szCs w:val="24"/>
          <w:lang w:val="en-GB"/>
        </w:rPr>
        <w:fldChar w:fldCharType="end"/>
      </w:r>
      <w:r w:rsidRPr="00E05EC5">
        <w:rPr>
          <w:rFonts w:ascii="Arial" w:hAnsi="Arial" w:cs="Arial"/>
          <w:sz w:val="24"/>
          <w:szCs w:val="24"/>
          <w:lang w:val="en-GB"/>
        </w:rPr>
        <w:t>; GSE218180</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yqrBcITD","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(50)</w:t>
      </w:r>
      <w:r w:rsidRPr="00E05EC5">
        <w:rPr>
          <w:rFonts w:ascii="Arial" w:hAnsi="Arial" w:cs="Arial"/>
          <w:sz w:val="24"/>
          <w:szCs w:val="24"/>
          <w:lang w:val="en-GB"/>
        </w:rPr>
        <w:fldChar w:fldCharType="end"/>
      </w:r>
      <w:r w:rsidRPr="00E05EC5">
        <w:rPr>
          <w:rFonts w:ascii="Arial" w:hAnsi="Arial" w:cs="Arial"/>
          <w:sz w:val="24"/>
          <w:szCs w:val="24"/>
          <w:lang w:val="en-GB"/>
        </w:rPr>
        <w:t>; GSE212380</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JUMlbxdU","properties":{"formattedCitation":"(51)","plainCitation":"(51)","noteIndex":0},"citationItems":[{"id":"7QlDGlPw/UZaa8tcf","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(51)</w:t>
      </w:r>
      <w:r w:rsidRPr="00E05EC5">
        <w:rPr>
          <w:rFonts w:ascii="Arial" w:hAnsi="Arial" w:cs="Arial"/>
          <w:sz w:val="24"/>
          <w:szCs w:val="24"/>
          <w:lang w:val="en-GB"/>
        </w:rPr>
        <w:fldChar w:fldCharType="end"/>
      </w:r>
      <w:r w:rsidRPr="00E05EC5">
        <w:rPr>
          <w:rFonts w:ascii="Arial" w:hAnsi="Arial" w:cs="Arial"/>
          <w:sz w:val="24"/>
          <w:szCs w:val="24"/>
          <w:lang w:val="en-GB"/>
        </w:rPr>
        <w:t>; GSE242766</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cP2z7MGi","properties":{"formattedCitation":"(52)","plainCitation":"(52)","noteIndex":0},"citationItems":[{"id":"7QlDGlPw/Tlt1UJmL","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(52)</w:t>
      </w:r>
      <w:r w:rsidRPr="00E05EC5">
        <w:rPr>
          <w:rFonts w:ascii="Arial" w:hAnsi="Arial" w:cs="Arial"/>
          <w:sz w:val="24"/>
          <w:szCs w:val="24"/>
          <w:lang w:val="en-GB"/>
        </w:rPr>
        <w:fldChar w:fldCharType="end"/>
      </w:r>
      <w:r w:rsidRPr="00E05EC5">
        <w:rPr>
          <w:rFonts w:ascii="Arial" w:hAnsi="Arial" w:cs="Arial"/>
          <w:sz w:val="24"/>
          <w:szCs w:val="24"/>
          <w:lang w:val="en-GB"/>
        </w:rPr>
        <w:t>; PRJNA1152621</w:t>
      </w:r>
      <w:r w:rsidRPr="00E05EC5">
        <w:rPr>
          <w:rFonts w:ascii="Arial" w:hAnsi="Arial" w:cs="Arial"/>
          <w:sz w:val="24"/>
          <w:szCs w:val="24"/>
          <w:lang w:val="en-GB"/>
        </w:rPr>
        <w:fldChar w:fldCharType="begin"/>
      </w:r>
      <w:r w:rsidR="001823B1" w:rsidRPr="00E05EC5">
        <w:rPr>
          <w:rFonts w:ascii="Arial" w:hAnsi="Arial" w:cs="Arial"/>
          <w:sz w:val="24"/>
          <w:szCs w:val="24"/>
          <w:lang w:val="en-GB"/>
        </w:rPr>
        <w:instrText xml:space="preserve"> ADDIN ZOTERO_ITEM CSL_CITATION {"citationID":"RBQMLYbm","properties":{"unsorted":false,"formattedCitation":"(53)","plainCitation":"(53)","noteIndex":0},"citationItems":[{"id":902,"uris":["http://zotero.org/users/local/q86rvdj2/items/VDPQSALM"],"itemData":{"id":902,"type":"article-journal","abstract":"The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(53)</w:t>
      </w:r>
      <w:r w:rsidRPr="00E05EC5">
        <w:rPr>
          <w:rFonts w:ascii="Arial" w:hAnsi="Arial" w:cs="Arial"/>
          <w:sz w:val="24"/>
          <w:szCs w:val="24"/>
          <w:lang w:val="en-GB"/>
        </w:rPr>
        <w:fldChar w:fldCharType="end"/>
      </w:r>
      <w:r w:rsidRPr="00E05EC5">
        <w:rPr>
          <w:rFonts w:ascii="Arial" w:hAnsi="Arial" w:cs="Arial"/>
          <w:sz w:val="24"/>
          <w:szCs w:val="24"/>
          <w:lang w:val="en-GB"/>
        </w:rPr>
        <w:t>.</w:t>
      </w:r>
    </w:p>
    <w:p w14:paraId="131842B7" w14:textId="5CDD2DB2" w:rsidR="00FE7F5C" w:rsidRPr="00E05EC5" w:rsidRDefault="00FE7F5C" w:rsidP="00FE7F5C">
      <w:pPr>
        <w:pStyle w:val="PargrafodaLista"/>
        <w:numPr>
          <w:ilvl w:val="0"/>
          <w:numId w:val="19"/>
        </w:numPr>
        <w:jc w:val="both"/>
        <w:rPr>
          <w:rFonts w:ascii="Arial" w:hAnsi="Arial" w:cs="Arial"/>
          <w:sz w:val="24"/>
          <w:szCs w:val="24"/>
          <w:lang w:val="en-GB"/>
        </w:rPr>
      </w:pPr>
      <w:r w:rsidRPr="00E05EC5">
        <w:rPr>
          <w:rFonts w:ascii="Arial" w:hAnsi="Arial" w:cs="Arial"/>
          <w:sz w:val="24"/>
          <w:szCs w:val="24"/>
          <w:lang w:val="en-GB"/>
        </w:rPr>
        <w:t>For the WC transcriptomes: GSE138988</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8quBdvFb","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(41)</w:t>
      </w:r>
      <w:r w:rsidRPr="00E05EC5">
        <w:rPr>
          <w:rFonts w:ascii="Arial" w:hAnsi="Arial" w:cs="Arial"/>
          <w:sz w:val="24"/>
          <w:szCs w:val="24"/>
          <w:lang w:val="en-GB"/>
        </w:rPr>
        <w:fldChar w:fldCharType="end"/>
      </w:r>
      <w:r w:rsidRPr="00E05EC5">
        <w:rPr>
          <w:rFonts w:ascii="Arial" w:hAnsi="Arial" w:cs="Arial"/>
          <w:sz w:val="24"/>
          <w:szCs w:val="24"/>
          <w:lang w:val="en-GB"/>
        </w:rPr>
        <w:t>; GSE119977</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{"citationID":"omS0XhAu","properties":{"formattedCitation":"(43,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(43, 44)</w:t>
      </w:r>
      <w:r w:rsidRPr="00E05EC5">
        <w:rPr>
          <w:rFonts w:ascii="Arial" w:hAnsi="Arial" w:cs="Arial"/>
          <w:sz w:val="24"/>
          <w:szCs w:val="24"/>
          <w:lang w:val="en-GB"/>
        </w:rPr>
        <w:fldChar w:fldCharType="end"/>
      </w:r>
      <w:r w:rsidRPr="00E05EC5">
        <w:rPr>
          <w:rFonts w:ascii="Arial" w:hAnsi="Arial" w:cs="Arial"/>
          <w:sz w:val="24"/>
          <w:szCs w:val="24"/>
          <w:lang w:val="en-GB"/>
        </w:rPr>
        <w:t>; GSE173953</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cA9xeUpd","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(7)</w:t>
      </w:r>
      <w:r w:rsidRPr="00E05EC5">
        <w:rPr>
          <w:rFonts w:ascii="Arial" w:hAnsi="Arial" w:cs="Arial"/>
          <w:sz w:val="24"/>
          <w:szCs w:val="24"/>
          <w:lang w:val="en-GB"/>
        </w:rPr>
        <w:fldChar w:fldCharType="end"/>
      </w:r>
      <w:r w:rsidRPr="00E05EC5">
        <w:rPr>
          <w:rFonts w:ascii="Arial" w:hAnsi="Arial" w:cs="Arial"/>
          <w:sz w:val="24"/>
          <w:szCs w:val="24"/>
          <w:lang w:val="en-GB"/>
        </w:rPr>
        <w:t>.</w:t>
      </w:r>
    </w:p>
    <w:p w14:paraId="24C4129D" w14:textId="7EAA8685" w:rsidR="00FE7F5C" w:rsidRPr="00E05EC5" w:rsidRDefault="00FE7F5C" w:rsidP="00FE7F5C">
      <w:pPr>
        <w:pStyle w:val="PargrafodaLista"/>
        <w:numPr>
          <w:ilvl w:val="0"/>
          <w:numId w:val="19"/>
        </w:numPr>
        <w:jc w:val="both"/>
        <w:rPr>
          <w:rFonts w:ascii="Arial" w:hAnsi="Arial" w:cs="Arial"/>
          <w:sz w:val="24"/>
          <w:szCs w:val="24"/>
          <w:lang w:val="en-GB"/>
        </w:rPr>
      </w:pPr>
      <w:r w:rsidRPr="00E05EC5">
        <w:rPr>
          <w:rFonts w:ascii="Arial" w:hAnsi="Arial" w:cs="Arial"/>
          <w:sz w:val="24"/>
          <w:szCs w:val="24"/>
          <w:lang w:val="en-GB"/>
        </w:rPr>
        <w:t>For the PB transcriptomes: GSE138988</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VfQklZX6","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(41)</w:t>
      </w:r>
      <w:r w:rsidRPr="00E05EC5">
        <w:rPr>
          <w:rFonts w:ascii="Arial" w:hAnsi="Arial" w:cs="Arial"/>
          <w:sz w:val="24"/>
          <w:szCs w:val="24"/>
          <w:lang w:val="en-GB"/>
        </w:rPr>
        <w:fldChar w:fldCharType="end"/>
      </w:r>
      <w:r w:rsidRPr="00E05EC5">
        <w:rPr>
          <w:rFonts w:ascii="Arial" w:hAnsi="Arial" w:cs="Arial"/>
          <w:sz w:val="24"/>
          <w:szCs w:val="24"/>
          <w:lang w:val="en-GB"/>
        </w:rPr>
        <w:t>; GSE224858/GSE224752</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PY6iXm2h","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(54)</w:t>
      </w:r>
      <w:r w:rsidRPr="00E05EC5">
        <w:rPr>
          <w:rFonts w:ascii="Arial" w:hAnsi="Arial" w:cs="Arial"/>
          <w:sz w:val="24"/>
          <w:szCs w:val="24"/>
          <w:lang w:val="en-GB"/>
        </w:rPr>
        <w:fldChar w:fldCharType="end"/>
      </w:r>
      <w:r w:rsidRPr="00E05EC5">
        <w:rPr>
          <w:rFonts w:ascii="Arial" w:hAnsi="Arial" w:cs="Arial"/>
          <w:sz w:val="24"/>
          <w:szCs w:val="24"/>
          <w:lang w:val="en-GB"/>
        </w:rPr>
        <w:t>.</w:t>
      </w:r>
    </w:p>
    <w:p w14:paraId="110AEA5A" w14:textId="10081ED6" w:rsidR="00FE7F5C" w:rsidRPr="00E05EC5" w:rsidRDefault="00FE7F5C" w:rsidP="00FE7F5C">
      <w:pPr>
        <w:pStyle w:val="PargrafodaLista"/>
        <w:numPr>
          <w:ilvl w:val="0"/>
          <w:numId w:val="19"/>
        </w:numPr>
        <w:jc w:val="both"/>
        <w:rPr>
          <w:rFonts w:ascii="Arial" w:hAnsi="Arial" w:cs="Arial"/>
          <w:sz w:val="24"/>
          <w:szCs w:val="24"/>
          <w:lang w:val="en-GB"/>
        </w:rPr>
      </w:pPr>
      <w:r w:rsidRPr="00E05EC5">
        <w:rPr>
          <w:rFonts w:ascii="Arial" w:hAnsi="Arial" w:cs="Arial"/>
          <w:sz w:val="24"/>
          <w:szCs w:val="24"/>
          <w:lang w:val="en-GB"/>
        </w:rPr>
        <w:t>The dataset for the yeast centrifugation modulation: GSE265963</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crqrJFTk","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(33)</w:t>
      </w:r>
      <w:r w:rsidRPr="00E05EC5">
        <w:rPr>
          <w:rFonts w:ascii="Arial" w:hAnsi="Arial" w:cs="Arial"/>
          <w:sz w:val="24"/>
          <w:szCs w:val="24"/>
          <w:lang w:val="en-GB"/>
        </w:rPr>
        <w:fldChar w:fldCharType="end"/>
      </w:r>
      <w:r w:rsidRPr="00E05EC5">
        <w:rPr>
          <w:rFonts w:ascii="Arial" w:hAnsi="Arial" w:cs="Arial"/>
          <w:sz w:val="24"/>
          <w:szCs w:val="24"/>
          <w:lang w:val="en-GB"/>
        </w:rPr>
        <w:t>.</w:t>
      </w:r>
    </w:p>
    <w:p w14:paraId="6ACD45F3" w14:textId="676763CB" w:rsidR="00FE7F5C" w:rsidRPr="00E05EC5" w:rsidRDefault="00FE7F5C" w:rsidP="00FE7F5C">
      <w:pPr>
        <w:pStyle w:val="PargrafodaLista"/>
        <w:numPr>
          <w:ilvl w:val="0"/>
          <w:numId w:val="19"/>
        </w:numPr>
        <w:jc w:val="both"/>
        <w:rPr>
          <w:rFonts w:ascii="Arial" w:hAnsi="Arial" w:cs="Arial"/>
          <w:sz w:val="24"/>
          <w:szCs w:val="24"/>
          <w:lang w:val="en-GB"/>
        </w:rPr>
      </w:pPr>
      <w:r w:rsidRPr="00E05EC5">
        <w:rPr>
          <w:rFonts w:ascii="Arial" w:hAnsi="Arial" w:cs="Arial"/>
          <w:sz w:val="24"/>
          <w:szCs w:val="24"/>
          <w:lang w:val="en-GB"/>
        </w:rPr>
        <w:t>The MAVS KD (senescence inhibition) dataset: GSE236521</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kOUQQ6uN","properties":{"formattedCitation":"(55)","plainCitation":"(55)","noteIndex":0},"citationItems":[{"id":"7QlDGlPw/IneWLFEq","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(55)</w:t>
      </w:r>
      <w:r w:rsidRPr="00E05EC5">
        <w:rPr>
          <w:rFonts w:ascii="Arial" w:hAnsi="Arial" w:cs="Arial"/>
          <w:sz w:val="24"/>
          <w:szCs w:val="24"/>
          <w:lang w:val="en-GB"/>
        </w:rPr>
        <w:fldChar w:fldCharType="end"/>
      </w:r>
      <w:r w:rsidRPr="00E05EC5">
        <w:rPr>
          <w:rFonts w:ascii="Arial" w:hAnsi="Arial" w:cs="Arial"/>
          <w:sz w:val="24"/>
          <w:szCs w:val="24"/>
          <w:lang w:val="en-GB"/>
        </w:rPr>
        <w:t>.</w:t>
      </w:r>
    </w:p>
    <w:p w14:paraId="111F61B0" w14:textId="77777777" w:rsidR="00773F67" w:rsidRPr="00E05EC5" w:rsidRDefault="00773F67" w:rsidP="00F42DD7">
      <w:pPr>
        <w:pStyle w:val="PargrafodaLista"/>
        <w:jc w:val="both"/>
        <w:rPr>
          <w:rFonts w:ascii="Arial" w:hAnsi="Arial" w:cs="Arial"/>
          <w:sz w:val="24"/>
          <w:szCs w:val="24"/>
          <w:lang w:val="en-GB"/>
        </w:rPr>
      </w:pPr>
    </w:p>
    <w:p w14:paraId="3F7B5926" w14:textId="2CF9CBBA" w:rsidR="00773F67" w:rsidRPr="00E05EC5" w:rsidRDefault="00773F67" w:rsidP="00F42DD7">
      <w:pPr>
        <w:jc w:val="both"/>
        <w:rPr>
          <w:rFonts w:ascii="Arial" w:hAnsi="Arial" w:cs="Arial"/>
          <w:sz w:val="24"/>
          <w:szCs w:val="24"/>
          <w:lang w:val="en-GB"/>
        </w:rPr>
      </w:pPr>
      <w:r w:rsidRPr="00E05EC5">
        <w:rPr>
          <w:rFonts w:ascii="Arial" w:hAnsi="Arial" w:cs="Arial"/>
          <w:sz w:val="24"/>
          <w:szCs w:val="24"/>
          <w:lang w:val="en-GB"/>
        </w:rPr>
        <w:t xml:space="preserve">For the final set of SG and WC transcriptomes corrected for centrifugation-associated RNA length biases (Figure 4A), studies were </w:t>
      </w:r>
      <w:del w:id="93" w:author="Alexandre Miguel Kaizeler Guedes Da Silva Afonso" w:date="2026-09-02T11:23:00Z" w16du:dateUtc="2026-09-02T10:23:00Z">
        <w:r w:rsidRPr="00E05EC5" w:rsidDel="007047BA">
          <w:rPr>
            <w:rFonts w:ascii="Arial" w:hAnsi="Arial" w:cs="Arial"/>
            <w:sz w:val="24"/>
            <w:szCs w:val="24"/>
            <w:lang w:val="en-GB"/>
          </w:rPr>
          <w:delText xml:space="preserve">maintained </w:delText>
        </w:r>
      </w:del>
      <w:ins w:id="94" w:author="Alexandre Miguel Kaizeler Guedes Da Silva Afonso" w:date="2026-09-02T11:23:00Z" w16du:dateUtc="2026-09-02T10:23:00Z">
        <w:r w:rsidR="007047BA">
          <w:rPr>
            <w:rFonts w:ascii="Arial" w:hAnsi="Arial" w:cs="Arial"/>
            <w:sz w:val="24"/>
            <w:szCs w:val="24"/>
            <w:lang w:val="en-GB"/>
          </w:rPr>
          <w:t>retained</w:t>
        </w:r>
        <w:r w:rsidR="007047BA" w:rsidRPr="00E05EC5">
          <w:rPr>
            <w:rFonts w:ascii="Arial" w:hAnsi="Arial" w:cs="Arial"/>
            <w:sz w:val="24"/>
            <w:szCs w:val="24"/>
            <w:lang w:val="en-GB"/>
          </w:rPr>
          <w:t xml:space="preserve"> </w:t>
        </w:r>
      </w:ins>
      <w:r w:rsidRPr="00E05EC5">
        <w:rPr>
          <w:rFonts w:ascii="Arial" w:hAnsi="Arial" w:cs="Arial"/>
          <w:sz w:val="24"/>
          <w:szCs w:val="24"/>
          <w:lang w:val="en-GB"/>
        </w:rPr>
        <w:t>if they had appropriate technical controls (</w:t>
      </w:r>
      <w:r w:rsidRPr="00E05EC5">
        <w:rPr>
          <w:rFonts w:ascii="Arial" w:hAnsi="Arial" w:cs="Arial"/>
          <w:i/>
          <w:iCs/>
          <w:sz w:val="24"/>
          <w:szCs w:val="24"/>
          <w:lang w:val="en-GB"/>
        </w:rPr>
        <w:t>i.e.</w:t>
      </w:r>
      <w:r w:rsidRPr="00E05EC5">
        <w:rPr>
          <w:rFonts w:ascii="Arial" w:hAnsi="Arial" w:cs="Arial"/>
          <w:sz w:val="24"/>
          <w:szCs w:val="24"/>
          <w:lang w:val="en-GB"/>
        </w:rPr>
        <w:t xml:space="preserve">, not just SG samples, but also equivalent cellular fractions, empty vectors, in stressed and unstressed conditions) and at least </w:t>
      </w:r>
      <w:ins w:id="95" w:author="Alexandre Miguel Kaizeler Guedes Da Silva Afonso" w:date="2026-09-02T11:23:00Z" w16du:dateUtc="2026-09-02T10:23:00Z">
        <w:r w:rsidR="007047BA">
          <w:rPr>
            <w:rFonts w:ascii="Arial" w:hAnsi="Arial" w:cs="Arial"/>
            <w:sz w:val="24"/>
            <w:szCs w:val="24"/>
            <w:lang w:val="en-GB"/>
          </w:rPr>
          <w:t>three</w:t>
        </w:r>
      </w:ins>
      <w:del w:id="96" w:author="Alexandre Miguel Kaizeler Guedes Da Silva Afonso" w:date="2026-09-02T11:23:00Z" w16du:dateUtc="2026-09-02T10:23:00Z">
        <w:r w:rsidRPr="00E05EC5" w:rsidDel="007047BA">
          <w:rPr>
            <w:rFonts w:ascii="Arial" w:hAnsi="Arial" w:cs="Arial"/>
            <w:sz w:val="24"/>
            <w:szCs w:val="24"/>
            <w:lang w:val="en-GB"/>
          </w:rPr>
          <w:delText>3</w:delText>
        </w:r>
      </w:del>
      <w:r w:rsidRPr="00E05EC5">
        <w:rPr>
          <w:rFonts w:ascii="Arial" w:hAnsi="Arial" w:cs="Arial"/>
          <w:sz w:val="24"/>
          <w:szCs w:val="24"/>
          <w:lang w:val="en-GB"/>
        </w:rPr>
        <w:t xml:space="preserve"> SG replicate samples (see Supplementary Methods). Even though most DC studies had no appropriate technical controls, we considered that our simulated SG samples could serve as such, and thus these studies were maintained.</w:t>
      </w:r>
    </w:p>
    <w:p w14:paraId="60017183" w14:textId="034B8EDC" w:rsidR="00FE7F5C" w:rsidRPr="00E05EC5" w:rsidRDefault="00FE7F5C" w:rsidP="00FE7F5C">
      <w:pPr>
        <w:jc w:val="both"/>
        <w:rPr>
          <w:rFonts w:ascii="Arial" w:hAnsi="Arial" w:cs="Arial"/>
          <w:sz w:val="24"/>
          <w:szCs w:val="24"/>
          <w:lang w:val="en-GB"/>
        </w:rPr>
      </w:pPr>
      <w:r w:rsidRPr="00E05EC5">
        <w:rPr>
          <w:rFonts w:ascii="Arial" w:hAnsi="Arial" w:cs="Arial"/>
          <w:sz w:val="24"/>
          <w:szCs w:val="24"/>
          <w:lang w:val="en-GB"/>
        </w:rPr>
        <w:t>Canonical transcript lengths were obtained from ENSEMBL (v. 108)</w:t>
      </w:r>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{"citationID":"jdc3Dx4M","properties":{"formattedCitation":"(56)","plainCitation":"(56)","noteIndex":0},"citationItems":[{"id":"7QlDGlPw/6rGpjaSB","uris":["http://zotero.org/users/local/q86rvdj2/items/9KCRDC56"],"itemData":{"id":71,"type":"article-journal","abstract":"Abstract\n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(56)</w:t>
      </w:r>
      <w:r w:rsidRPr="00E05EC5">
        <w:rPr>
          <w:rFonts w:ascii="Arial" w:hAnsi="Arial" w:cs="Arial"/>
          <w:sz w:val="24"/>
          <w:szCs w:val="24"/>
          <w:lang w:val="en-GB"/>
        </w:rPr>
        <w:fldChar w:fldCharType="end"/>
      </w:r>
      <w:r w:rsidRPr="00E05EC5">
        <w:rPr>
          <w:rFonts w:ascii="Arial" w:hAnsi="Arial" w:cs="Arial"/>
          <w:sz w:val="24"/>
          <w:szCs w:val="24"/>
          <w:lang w:val="en-GB"/>
        </w:rPr>
        <w:t>.</w:t>
      </w:r>
    </w:p>
    <w:p w14:paraId="326CA0B5" w14:textId="40B873B5" w:rsidR="00FE7F5C" w:rsidRPr="00E05EC5" w:rsidRDefault="00FE7F5C" w:rsidP="00FE7F5C">
      <w:pPr>
        <w:jc w:val="both"/>
        <w:rPr>
          <w:rFonts w:ascii="Arial" w:hAnsi="Arial" w:cs="Arial"/>
          <w:sz w:val="24"/>
          <w:szCs w:val="24"/>
          <w:lang w:val="en-GB"/>
        </w:rPr>
      </w:pPr>
      <w:r w:rsidRPr="00E05EC5">
        <w:rPr>
          <w:rFonts w:ascii="Arial" w:hAnsi="Arial" w:cs="Arial"/>
          <w:sz w:val="24"/>
          <w:szCs w:val="24"/>
          <w:lang w:val="en-GB"/>
        </w:rPr>
        <w:t>ac4C RNA modification information was obtained from Arango</w:t>
      </w:r>
      <w:ins w:id="97" w:author="Alexandre Miguel Kaizeler Guedes Da Silva Afonso" w:date="2026-09-02T11:23:00Z" w16du:dateUtc="2026-09-02T10:23:00Z">
        <w:r w:rsidR="007047BA">
          <w:rPr>
            <w:rFonts w:ascii="Arial" w:hAnsi="Arial" w:cs="Arial"/>
            <w:sz w:val="24"/>
            <w:szCs w:val="24"/>
            <w:lang w:val="en-GB"/>
          </w:rPr>
          <w:t xml:space="preserve"> et al.</w:t>
        </w:r>
      </w:ins>
      <w:r w:rsidRPr="00E05EC5">
        <w:rPr>
          <w:rFonts w:ascii="Arial" w:hAnsi="Arial" w:cs="Arial"/>
          <w:sz w:val="24"/>
          <w:szCs w:val="24"/>
          <w:lang w:val="en-GB"/>
        </w:rPr>
        <w:t xml:space="preserve"> </w:t>
      </w:r>
      <w:ins w:id="98" w:author="Alexandre Miguel Kaizeler Guedes Da Silva Afonso" w:date="2026-09-02T11:23:00Z" w16du:dateUtc="2026-09-02T10:23:00Z">
        <w:r w:rsidR="007047BA">
          <w:rPr>
            <w:rFonts w:ascii="Arial" w:hAnsi="Arial" w:cs="Arial"/>
            <w:sz w:val="24"/>
            <w:szCs w:val="24"/>
            <w:lang w:val="en-GB"/>
          </w:rPr>
          <w:t>(</w:t>
        </w:r>
      </w:ins>
      <w:r w:rsidRPr="00E05EC5">
        <w:rPr>
          <w:rFonts w:ascii="Arial" w:hAnsi="Arial" w:cs="Arial"/>
          <w:sz w:val="24"/>
          <w:szCs w:val="24"/>
          <w:lang w:val="en-GB"/>
        </w:rPr>
        <w:t>2022</w:t>
      </w:r>
      <w:ins w:id="99" w:author="Alexandre Miguel Kaizeler Guedes Da Silva Afonso" w:date="2026-09-02T11:23:00Z" w16du:dateUtc="2026-09-02T10:23:00Z">
        <w:r w:rsidR="007047BA">
          <w:rPr>
            <w:rFonts w:ascii="Arial" w:hAnsi="Arial" w:cs="Arial"/>
            <w:sz w:val="24"/>
            <w:szCs w:val="24"/>
            <w:lang w:val="en-GB"/>
          </w:rPr>
          <w:t>)</w:t>
        </w:r>
      </w:ins>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{"citationID":"5M10RJLF","properties":{"formattedCitation":"(57)","plainCitation":"(57)","noteIndex":0},"citationItems":[{"id":"7QlDGlPw/gbhukJyi","uris":["http://zotero.org/users/local/q86rvdj2/items/SRGGSTAQ"],"itemData":{"id":80,"type":"article-journal","abstract":"mRNA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(57)</w:t>
      </w:r>
      <w:r w:rsidRPr="00E05EC5">
        <w:rPr>
          <w:rFonts w:ascii="Arial" w:hAnsi="Arial" w:cs="Arial"/>
          <w:sz w:val="24"/>
          <w:szCs w:val="24"/>
          <w:lang w:val="en-GB"/>
        </w:rPr>
        <w:fldChar w:fldCharType="end"/>
      </w:r>
      <w:r w:rsidRPr="00E05EC5">
        <w:rPr>
          <w:rFonts w:ascii="Arial" w:hAnsi="Arial" w:cs="Arial"/>
          <w:sz w:val="24"/>
          <w:szCs w:val="24"/>
          <w:lang w:val="en-GB"/>
        </w:rPr>
        <w:t xml:space="preserve"> Supplementary Table 2, “ac4C_gene_summary” sheet.</w:t>
      </w:r>
    </w:p>
    <w:p w14:paraId="0C5E0BBC" w14:textId="6680FD44" w:rsidR="00FE7F5C" w:rsidRPr="00E05EC5" w:rsidRDefault="00FE7F5C" w:rsidP="00FE7F5C">
      <w:pPr>
        <w:jc w:val="both"/>
        <w:rPr>
          <w:rFonts w:ascii="Arial" w:hAnsi="Arial" w:cs="Arial"/>
          <w:sz w:val="24"/>
          <w:szCs w:val="24"/>
          <w:lang w:val="en-GB"/>
        </w:rPr>
      </w:pPr>
      <w:r w:rsidRPr="00E05EC5">
        <w:rPr>
          <w:rFonts w:ascii="Arial" w:hAnsi="Arial" w:cs="Arial"/>
          <w:sz w:val="24"/>
          <w:szCs w:val="24"/>
          <w:lang w:val="en-GB"/>
        </w:rPr>
        <w:t xml:space="preserve">m6A RNA modification information was obtained from Khong </w:t>
      </w:r>
      <w:ins w:id="100" w:author="Alexandre Miguel Kaizeler Guedes Da Silva Afonso" w:date="2026-09-02T11:23:00Z" w16du:dateUtc="2026-09-02T10:23:00Z">
        <w:r w:rsidR="007047BA">
          <w:rPr>
            <w:rFonts w:ascii="Arial" w:hAnsi="Arial" w:cs="Arial"/>
            <w:sz w:val="24"/>
            <w:szCs w:val="24"/>
            <w:lang w:val="en-GB"/>
          </w:rPr>
          <w:t>et al. (</w:t>
        </w:r>
      </w:ins>
      <w:r w:rsidRPr="00E05EC5">
        <w:rPr>
          <w:rFonts w:ascii="Arial" w:hAnsi="Arial" w:cs="Arial"/>
          <w:sz w:val="24"/>
          <w:szCs w:val="24"/>
          <w:lang w:val="en-GB"/>
        </w:rPr>
        <w:t>2022</w:t>
      </w:r>
      <w:ins w:id="101" w:author="Alexandre Miguel Kaizeler Guedes Da Silva Afonso" w:date="2026-09-02T11:23:00Z" w16du:dateUtc="2026-09-02T10:23:00Z">
        <w:r w:rsidR="007047BA">
          <w:rPr>
            <w:rFonts w:ascii="Arial" w:hAnsi="Arial" w:cs="Arial"/>
            <w:sz w:val="24"/>
            <w:szCs w:val="24"/>
            <w:lang w:val="en-GB"/>
          </w:rPr>
          <w:t>)</w:t>
        </w:r>
      </w:ins>
      <w:r w:rsidRPr="00E05EC5">
        <w:rPr>
          <w:rFonts w:ascii="Arial" w:hAnsi="Arial" w:cs="Arial"/>
          <w:sz w:val="24"/>
          <w:szCs w:val="24"/>
          <w:lang w:val="en-GB"/>
        </w:rPr>
        <w:fldChar w:fldCharType="begin"/>
      </w:r>
      <w:r w:rsidR="00300753" w:rsidRPr="00E05EC5">
        <w:rPr>
          <w:rFonts w:ascii="Arial" w:hAnsi="Arial" w:cs="Arial"/>
          <w:sz w:val="24"/>
          <w:szCs w:val="24"/>
          <w:lang w:val="en-GB"/>
        </w:rPr>
        <w:instrText xml:space="preserve"> ADDIN ZOTERO_ITEM CSL_CITATION {"citationID":"yaOleDSs","properties":{"formattedCitation":"(58)","plainCitation":"(58)","noteIndex":0},"citationItems":[{"id":"7QlDGlPw/bIECC45S","uris":["http://zotero.org/users/local/q86rvdj2/items/E326XE3S"],"itemData":{"id":83,"type":"article-journal","abstract":"Abstract\n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E05EC5">
        <w:rPr>
          <w:rFonts w:ascii="Arial" w:hAnsi="Arial" w:cs="Arial"/>
          <w:sz w:val="24"/>
          <w:szCs w:val="24"/>
          <w:lang w:val="en-GB"/>
        </w:rPr>
        <w:fldChar w:fldCharType="separate"/>
      </w:r>
      <w:r w:rsidR="0097304F" w:rsidRPr="00E05EC5">
        <w:rPr>
          <w:rFonts w:ascii="Arial" w:hAnsi="Arial" w:cs="Arial"/>
          <w:sz w:val="24"/>
          <w:lang w:val="en-GB"/>
        </w:rPr>
        <w:t>(58)</w:t>
      </w:r>
      <w:r w:rsidRPr="00E05EC5">
        <w:rPr>
          <w:rFonts w:ascii="Arial" w:hAnsi="Arial" w:cs="Arial"/>
          <w:sz w:val="24"/>
          <w:szCs w:val="24"/>
          <w:lang w:val="en-GB"/>
        </w:rPr>
        <w:fldChar w:fldCharType="end"/>
      </w:r>
      <w:r w:rsidRPr="00E05EC5">
        <w:rPr>
          <w:rFonts w:ascii="Arial" w:hAnsi="Arial" w:cs="Arial"/>
          <w:sz w:val="24"/>
          <w:szCs w:val="24"/>
          <w:lang w:val="en-GB"/>
        </w:rPr>
        <w:t xml:space="preserve"> Supplementary Data 1.</w:t>
      </w:r>
    </w:p>
    <w:p w14:paraId="0EF4E5D2" w14:textId="77777777" w:rsidR="00FE7F5C" w:rsidRPr="009450FC" w:rsidRDefault="00FE7F5C" w:rsidP="00FE7F5C">
      <w:pPr>
        <w:pStyle w:val="Ttulo2"/>
        <w:rPr>
          <w:lang w:val="en-GB"/>
        </w:rPr>
      </w:pPr>
      <w:r w:rsidRPr="009450FC">
        <w:rPr>
          <w:lang w:val="en-GB"/>
        </w:rPr>
        <w:t>TCGA expression data</w:t>
      </w:r>
    </w:p>
    <w:p w14:paraId="64215771" w14:textId="3742DC63" w:rsidR="00FE7F5C" w:rsidRPr="00D401A7" w:rsidRDefault="00FE7F5C" w:rsidP="00FE7F5C">
      <w:pPr>
        <w:jc w:val="both"/>
        <w:rPr>
          <w:rFonts w:ascii="Arial" w:hAnsi="Arial" w:cs="Arial"/>
          <w:color w:val="000000" w:themeColor="text1"/>
          <w:sz w:val="24"/>
          <w:szCs w:val="24"/>
          <w:lang w:val="en-GB"/>
        </w:rPr>
      </w:pPr>
      <w:r w:rsidRPr="00D401A7">
        <w:rPr>
          <w:rFonts w:ascii="Arial" w:hAnsi="Arial" w:cs="Arial"/>
          <w:color w:val="000000" w:themeColor="text1"/>
          <w:sz w:val="24"/>
          <w:szCs w:val="24"/>
          <w:lang w:val="en-GB"/>
        </w:rPr>
        <w:t>Expression data generated by the TCGA Research Network were downloaded from the GDC Data Portal (</w:t>
      </w:r>
      <w:hyperlink r:id="rId47" w:history="1">
        <w:r w:rsidRPr="00D401A7">
          <w:rPr>
            <w:rStyle w:val="Hiperligao"/>
            <w:rFonts w:ascii="Arial" w:hAnsi="Arial" w:cs="Arial"/>
            <w:sz w:val="24"/>
            <w:szCs w:val="24"/>
            <w:lang w:val="en-GB"/>
          </w:rPr>
          <w:t>https://portal.gdc.cancer.gov/</w:t>
        </w:r>
      </w:hyperlink>
      <w:r w:rsidRPr="00D401A7">
        <w:rPr>
          <w:rFonts w:ascii="Arial" w:hAnsi="Arial" w:cs="Arial"/>
          <w:color w:val="000000" w:themeColor="text1"/>
          <w:sz w:val="24"/>
          <w:szCs w:val="24"/>
          <w:lang w:val="en-GB"/>
        </w:rPr>
        <w:t xml:space="preserve">) </w:t>
      </w:r>
      <w:r w:rsidRPr="00D401A7">
        <w:rPr>
          <w:rFonts w:ascii="Arial" w:hAnsi="Arial" w:cs="Arial"/>
          <w:color w:val="000000" w:themeColor="text1"/>
          <w:sz w:val="24"/>
          <w:szCs w:val="24"/>
          <w:lang w:val="en-GB"/>
        </w:rPr>
        <w:fldChar w:fldCharType="begin"/>
      </w:r>
      <w:r w:rsidR="00300753" w:rsidRPr="00D401A7">
        <w:rPr>
          <w:rFonts w:ascii="Arial" w:hAnsi="Arial" w:cs="Arial"/>
          <w:color w:val="000000" w:themeColor="text1"/>
          <w:sz w:val="24"/>
          <w:szCs w:val="24"/>
          <w:lang w:val="en-GB"/>
        </w:rPr>
        <w:instrText xml:space="preserve"> ADDIN ZOTERO_ITEM CSL_CITATION {"citationID":"3UnrFvky","properties":{"formattedCitation":"(59,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D401A7">
        <w:rPr>
          <w:rFonts w:ascii="Arial" w:hAnsi="Arial" w:cs="Arial"/>
          <w:color w:val="000000" w:themeColor="text1"/>
          <w:sz w:val="24"/>
          <w:szCs w:val="24"/>
          <w:lang w:val="en-GB"/>
        </w:rPr>
        <w:fldChar w:fldCharType="separate"/>
      </w:r>
      <w:r w:rsidR="0097304F" w:rsidRPr="00D401A7">
        <w:rPr>
          <w:rFonts w:ascii="Arial" w:hAnsi="Arial" w:cs="Arial"/>
          <w:sz w:val="24"/>
          <w:szCs w:val="24"/>
          <w:lang w:val="en-GB"/>
        </w:rPr>
        <w:t>(59, 60)</w:t>
      </w:r>
      <w:r w:rsidRPr="00D401A7">
        <w:rPr>
          <w:rFonts w:ascii="Arial" w:hAnsi="Arial" w:cs="Arial"/>
          <w:color w:val="000000" w:themeColor="text1"/>
          <w:sz w:val="24"/>
          <w:szCs w:val="24"/>
          <w:lang w:val="en-GB"/>
        </w:rPr>
        <w:fldChar w:fldCharType="end"/>
      </w:r>
      <w:r w:rsidRPr="00D401A7">
        <w:rPr>
          <w:rFonts w:ascii="Arial" w:hAnsi="Arial" w:cs="Arial"/>
          <w:color w:val="000000" w:themeColor="text1"/>
          <w:sz w:val="24"/>
          <w:szCs w:val="24"/>
          <w:lang w:val="en-GB"/>
        </w:rPr>
        <w:t xml:space="preserve">. </w:t>
      </w:r>
    </w:p>
    <w:p w14:paraId="6E24860E" w14:textId="25D19718" w:rsidR="00FE7F5C" w:rsidRPr="00D401A7" w:rsidRDefault="00FE7F5C" w:rsidP="00FE7F5C">
      <w:pPr>
        <w:jc w:val="both"/>
        <w:rPr>
          <w:rFonts w:ascii="Arial" w:hAnsi="Arial" w:cs="Arial"/>
          <w:b/>
          <w:bCs/>
          <w:color w:val="00B0F0"/>
          <w:sz w:val="24"/>
          <w:szCs w:val="24"/>
          <w:lang w:val="en-GB"/>
        </w:rPr>
      </w:pPr>
      <w:r w:rsidRPr="00D401A7">
        <w:rPr>
          <w:rFonts w:ascii="Arial" w:hAnsi="Arial" w:cs="Arial"/>
          <w:color w:val="000000" w:themeColor="text1"/>
          <w:sz w:val="24"/>
          <w:szCs w:val="24"/>
          <w:lang w:val="en-GB"/>
        </w:rPr>
        <w:t>Read count data for each cancer type were pre-processed separately. We started by filtering out genes deemed uninformative due to their very low expression across samples: only genes with a normalised expression of at least 1 CPM in at least 40% of the samples were kept for analysis, using the same filtering criterion previously adopted in our analysis of other large-scale transcriptomic datasets</w:t>
      </w:r>
      <w:r w:rsidRPr="00D401A7">
        <w:rPr>
          <w:rFonts w:ascii="Arial" w:hAnsi="Arial" w:cs="Arial"/>
          <w:color w:val="000000" w:themeColor="text1"/>
          <w:sz w:val="24"/>
          <w:szCs w:val="24"/>
          <w:lang w:val="en-GB"/>
        </w:rPr>
        <w:fldChar w:fldCharType="begin"/>
      </w:r>
      <w:r w:rsidR="00300753" w:rsidRPr="00D401A7">
        <w:rPr>
          <w:rFonts w:ascii="Arial" w:hAnsi="Arial" w:cs="Arial"/>
          <w:color w:val="000000" w:themeColor="text1"/>
          <w:sz w:val="24"/>
          <w:szCs w:val="24"/>
          <w:lang w:val="en-GB"/>
        </w:rPr>
        <w:instrText xml:space="preserve"> ADDIN ZOTERO_ITEM CSL_CITATION {"citationID":"ZJY5wEUp","properties":{"formattedCitation":"(61)","plainCitation":"(61)","noteIndex":0},"citationItems":[{"id":"7QlDGlPw/uF5d1qn0","uris":["http://zotero.org/users/local/q86rvdj2/items/BTWDNJWJ"],"itemData":{"id":45,"type":"article-journal","abstract":"We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D401A7">
        <w:rPr>
          <w:rFonts w:ascii="Arial" w:hAnsi="Arial" w:cs="Arial"/>
          <w:color w:val="000000" w:themeColor="text1"/>
          <w:sz w:val="24"/>
          <w:szCs w:val="24"/>
          <w:lang w:val="en-GB"/>
        </w:rPr>
        <w:fldChar w:fldCharType="separate"/>
      </w:r>
      <w:r w:rsidR="0097304F" w:rsidRPr="00D401A7">
        <w:rPr>
          <w:rFonts w:ascii="Arial" w:hAnsi="Arial" w:cs="Arial"/>
          <w:sz w:val="24"/>
          <w:szCs w:val="24"/>
          <w:lang w:val="en-GB"/>
        </w:rPr>
        <w:t>(61)</w:t>
      </w:r>
      <w:r w:rsidRPr="00D401A7">
        <w:rPr>
          <w:rFonts w:ascii="Arial" w:hAnsi="Arial" w:cs="Arial"/>
          <w:color w:val="000000" w:themeColor="text1"/>
          <w:sz w:val="24"/>
          <w:szCs w:val="24"/>
          <w:lang w:val="en-GB"/>
        </w:rPr>
        <w:fldChar w:fldCharType="end"/>
      </w:r>
      <w:r w:rsidRPr="00D401A7">
        <w:rPr>
          <w:rFonts w:ascii="Arial" w:hAnsi="Arial" w:cs="Arial"/>
          <w:color w:val="000000" w:themeColor="text1"/>
          <w:sz w:val="24"/>
          <w:szCs w:val="24"/>
          <w:lang w:val="en-GB"/>
        </w:rPr>
        <w:t>.</w:t>
      </w:r>
    </w:p>
    <w:p w14:paraId="0A37B888" w14:textId="77777777" w:rsidR="00FE7F5C" w:rsidRPr="009450FC" w:rsidRDefault="00FE7F5C" w:rsidP="00FE7F5C">
      <w:pPr>
        <w:pStyle w:val="Ttulo2"/>
        <w:rPr>
          <w:lang w:val="en-GB"/>
        </w:rPr>
      </w:pPr>
      <w:r w:rsidRPr="009450FC">
        <w:rPr>
          <w:lang w:val="en-GB"/>
        </w:rPr>
        <w:t>Dataset pre-processing</w:t>
      </w:r>
    </w:p>
    <w:p w14:paraId="16AEED2F" w14:textId="22C58396"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Downloaded raw reads (in FASTQ format) were trimmed using </w:t>
      </w:r>
      <w:proofErr w:type="spellStart"/>
      <w:r w:rsidRPr="00D401A7">
        <w:rPr>
          <w:rFonts w:ascii="Arial" w:hAnsi="Arial" w:cs="Arial"/>
          <w:sz w:val="24"/>
          <w:szCs w:val="24"/>
          <w:lang w:val="en-GB"/>
        </w:rPr>
        <w:t>Trimmomatic</w:t>
      </w:r>
      <w:proofErr w:type="spellEnd"/>
      <w:r w:rsidRPr="00D401A7">
        <w:rPr>
          <w:rFonts w:ascii="Arial" w:hAnsi="Arial" w:cs="Arial"/>
          <w:sz w:val="24"/>
          <w:szCs w:val="24"/>
          <w:lang w:val="en-GB"/>
        </w:rPr>
        <w:t xml:space="preserve"> (v0.39)</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eAvRSn4l","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lang w:val="en-GB"/>
        </w:rPr>
        <w:t>(36)</w:t>
      </w:r>
      <w:r w:rsidRPr="00D401A7">
        <w:rPr>
          <w:rFonts w:ascii="Arial" w:hAnsi="Arial" w:cs="Arial"/>
          <w:sz w:val="24"/>
          <w:szCs w:val="24"/>
          <w:lang w:val="en-GB"/>
        </w:rPr>
        <w:fldChar w:fldCharType="end"/>
      </w:r>
      <w:r w:rsidRPr="00D401A7">
        <w:rPr>
          <w:rFonts w:ascii="Arial" w:hAnsi="Arial" w:cs="Arial"/>
          <w:sz w:val="24"/>
          <w:szCs w:val="24"/>
          <w:lang w:val="en-GB"/>
        </w:rPr>
        <w:t xml:space="preserve"> operating in either single-end (SE) or paired-end (PE) mode, depending on the original study design, with appropriate adapter sequences and parameters. Trimmed reads were then aligned to the hg38 reference genome using STAR</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HzEwcWVS","properties":{"formattedCitation":"(35)","plainCitation":"(35)","noteIndex":0},"citationItems":[{"id":"7QlDGlPw/qW22cKco","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lang w:val="en-GB"/>
        </w:rPr>
        <w:t>(35)</w:t>
      </w:r>
      <w:r w:rsidRPr="00D401A7">
        <w:rPr>
          <w:rFonts w:ascii="Arial" w:hAnsi="Arial" w:cs="Arial"/>
          <w:sz w:val="24"/>
          <w:szCs w:val="24"/>
          <w:lang w:val="en-GB"/>
        </w:rPr>
        <w:fldChar w:fldCharType="end"/>
      </w:r>
      <w:r w:rsidRPr="00D401A7">
        <w:rPr>
          <w:rFonts w:ascii="Arial" w:hAnsi="Arial" w:cs="Arial"/>
          <w:sz w:val="24"/>
          <w:szCs w:val="24"/>
          <w:lang w:val="en-GB"/>
        </w:rPr>
        <w:t xml:space="preserve"> (v2.7.9a) with the following parameters:</w:t>
      </w:r>
    </w:p>
    <w:p w14:paraId="4FCDEB41"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lastRenderedPageBreak/>
        <w:br/>
        <w:t xml:space="preserve">  --</w:t>
      </w:r>
      <w:proofErr w:type="spellStart"/>
      <w:r w:rsidRPr="00D401A7">
        <w:rPr>
          <w:rFonts w:ascii="Arial" w:hAnsi="Arial" w:cs="Arial"/>
          <w:sz w:val="24"/>
          <w:szCs w:val="24"/>
          <w:lang w:val="en-GB"/>
        </w:rPr>
        <w:t>outFilterType</w:t>
      </w:r>
      <w:proofErr w:type="spellEnd"/>
      <w:r w:rsidRPr="00D401A7">
        <w:rPr>
          <w:rFonts w:ascii="Arial" w:hAnsi="Arial" w:cs="Arial"/>
          <w:sz w:val="24"/>
          <w:szCs w:val="24"/>
          <w:lang w:val="en-GB"/>
        </w:rPr>
        <w:t xml:space="preserve"> </w:t>
      </w:r>
      <w:proofErr w:type="spellStart"/>
      <w:r w:rsidRPr="00D401A7">
        <w:rPr>
          <w:rFonts w:ascii="Arial" w:hAnsi="Arial" w:cs="Arial"/>
          <w:sz w:val="24"/>
          <w:szCs w:val="24"/>
          <w:lang w:val="en-GB"/>
        </w:rPr>
        <w:t>BySJout</w:t>
      </w:r>
      <w:proofErr w:type="spellEnd"/>
      <w:r w:rsidRPr="00D401A7">
        <w:rPr>
          <w:rFonts w:ascii="Arial" w:hAnsi="Arial" w:cs="Arial"/>
          <w:sz w:val="24"/>
          <w:szCs w:val="24"/>
          <w:lang w:val="en-GB"/>
        </w:rPr>
        <w:t xml:space="preserve"> \</w:t>
      </w:r>
    </w:p>
    <w:p w14:paraId="29C70BE2"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alignSJoverhangMin</w:t>
      </w:r>
      <w:proofErr w:type="spellEnd"/>
      <w:r w:rsidRPr="00D401A7">
        <w:rPr>
          <w:rFonts w:ascii="Arial" w:hAnsi="Arial" w:cs="Arial"/>
          <w:sz w:val="24"/>
          <w:szCs w:val="24"/>
          <w:lang w:val="en-GB"/>
        </w:rPr>
        <w:t xml:space="preserve"> 8 \</w:t>
      </w:r>
    </w:p>
    <w:p w14:paraId="541FACD3"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alignSJDBoverhangMin</w:t>
      </w:r>
      <w:proofErr w:type="spellEnd"/>
      <w:r w:rsidRPr="00D401A7">
        <w:rPr>
          <w:rFonts w:ascii="Arial" w:hAnsi="Arial" w:cs="Arial"/>
          <w:sz w:val="24"/>
          <w:szCs w:val="24"/>
          <w:lang w:val="en-GB"/>
        </w:rPr>
        <w:t xml:space="preserve"> 1\</w:t>
      </w:r>
    </w:p>
    <w:p w14:paraId="5E35FEAE"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alignIntronMin</w:t>
      </w:r>
      <w:proofErr w:type="spellEnd"/>
      <w:r w:rsidRPr="00D401A7">
        <w:rPr>
          <w:rFonts w:ascii="Arial" w:hAnsi="Arial" w:cs="Arial"/>
          <w:sz w:val="24"/>
          <w:szCs w:val="24"/>
          <w:lang w:val="en-GB"/>
        </w:rPr>
        <w:t xml:space="preserve"> 20 \</w:t>
      </w:r>
    </w:p>
    <w:p w14:paraId="587845DB"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proofErr w:type="gramStart"/>
      <w:r w:rsidRPr="00D401A7">
        <w:rPr>
          <w:rFonts w:ascii="Arial" w:hAnsi="Arial" w:cs="Arial"/>
          <w:sz w:val="24"/>
          <w:szCs w:val="24"/>
          <w:lang w:val="en-GB"/>
        </w:rPr>
        <w:t>alignIntronMax</w:t>
      </w:r>
      <w:proofErr w:type="spellEnd"/>
      <w:r w:rsidRPr="00D401A7">
        <w:rPr>
          <w:rFonts w:ascii="Arial" w:hAnsi="Arial" w:cs="Arial"/>
          <w:sz w:val="24"/>
          <w:szCs w:val="24"/>
          <w:lang w:val="en-GB"/>
        </w:rPr>
        <w:t xml:space="preserve">  1000000</w:t>
      </w:r>
      <w:proofErr w:type="gramEnd"/>
      <w:r w:rsidRPr="00D401A7">
        <w:rPr>
          <w:rFonts w:ascii="Arial" w:hAnsi="Arial" w:cs="Arial"/>
          <w:sz w:val="24"/>
          <w:szCs w:val="24"/>
          <w:lang w:val="en-GB"/>
        </w:rPr>
        <w:t xml:space="preserve"> \</w:t>
      </w:r>
    </w:p>
    <w:p w14:paraId="191CCAF0"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proofErr w:type="gramStart"/>
      <w:r w:rsidRPr="00D401A7">
        <w:rPr>
          <w:rFonts w:ascii="Arial" w:hAnsi="Arial" w:cs="Arial"/>
          <w:sz w:val="24"/>
          <w:szCs w:val="24"/>
          <w:lang w:val="en-GB"/>
        </w:rPr>
        <w:t>alignMatesGapMax</w:t>
      </w:r>
      <w:proofErr w:type="spellEnd"/>
      <w:r w:rsidRPr="00D401A7">
        <w:rPr>
          <w:rFonts w:ascii="Arial" w:hAnsi="Arial" w:cs="Arial"/>
          <w:sz w:val="24"/>
          <w:szCs w:val="24"/>
          <w:lang w:val="en-GB"/>
        </w:rPr>
        <w:t xml:space="preserve">  1000000</w:t>
      </w:r>
      <w:proofErr w:type="gramEnd"/>
      <w:r w:rsidRPr="00D401A7">
        <w:rPr>
          <w:rFonts w:ascii="Arial" w:hAnsi="Arial" w:cs="Arial"/>
          <w:sz w:val="24"/>
          <w:szCs w:val="24"/>
          <w:lang w:val="en-GB"/>
        </w:rPr>
        <w:t xml:space="preserve"> \</w:t>
      </w:r>
    </w:p>
    <w:p w14:paraId="00A20DA4"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outFilterMultimapNmax</w:t>
      </w:r>
      <w:proofErr w:type="spellEnd"/>
      <w:r w:rsidRPr="00D401A7">
        <w:rPr>
          <w:rFonts w:ascii="Arial" w:hAnsi="Arial" w:cs="Arial"/>
          <w:sz w:val="24"/>
          <w:szCs w:val="24"/>
          <w:lang w:val="en-GB"/>
        </w:rPr>
        <w:t xml:space="preserve"> 1 \</w:t>
      </w:r>
    </w:p>
    <w:p w14:paraId="63F205BF"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outFilterMismatchNmax</w:t>
      </w:r>
      <w:proofErr w:type="spellEnd"/>
      <w:r w:rsidRPr="00D401A7">
        <w:rPr>
          <w:rFonts w:ascii="Arial" w:hAnsi="Arial" w:cs="Arial"/>
          <w:sz w:val="24"/>
          <w:szCs w:val="24"/>
          <w:lang w:val="en-GB"/>
        </w:rPr>
        <w:t xml:space="preserve"> 999 \</w:t>
      </w:r>
    </w:p>
    <w:p w14:paraId="56D360EE" w14:textId="77777777"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t xml:space="preserve">  --</w:t>
      </w:r>
      <w:proofErr w:type="spellStart"/>
      <w:r w:rsidRPr="00D401A7">
        <w:rPr>
          <w:rFonts w:ascii="Arial" w:hAnsi="Arial" w:cs="Arial"/>
          <w:sz w:val="24"/>
          <w:szCs w:val="24"/>
          <w:lang w:val="en-GB"/>
        </w:rPr>
        <w:t>outFilterMismatchNoverLmax</w:t>
      </w:r>
      <w:proofErr w:type="spellEnd"/>
      <w:r w:rsidRPr="00D401A7">
        <w:rPr>
          <w:rFonts w:ascii="Arial" w:hAnsi="Arial" w:cs="Arial"/>
          <w:sz w:val="24"/>
          <w:szCs w:val="24"/>
          <w:lang w:val="en-GB"/>
        </w:rPr>
        <w:t xml:space="preserve"> 0.04 \</w:t>
      </w:r>
    </w:p>
    <w:p w14:paraId="063A6906" w14:textId="7DFBEB52" w:rsidR="00FE7F5C" w:rsidRPr="00D401A7" w:rsidRDefault="00FE7F5C" w:rsidP="00FE7F5C">
      <w:pPr>
        <w:jc w:val="both"/>
        <w:rPr>
          <w:rFonts w:ascii="Arial" w:hAnsi="Arial" w:cs="Arial"/>
          <w:sz w:val="24"/>
          <w:szCs w:val="24"/>
          <w:lang w:val="en-GB"/>
        </w:rPr>
      </w:pPr>
      <w:r w:rsidRPr="00D401A7">
        <w:rPr>
          <w:rFonts w:ascii="Arial" w:hAnsi="Arial" w:cs="Arial"/>
          <w:sz w:val="24"/>
          <w:szCs w:val="24"/>
          <w:lang w:val="en-GB"/>
        </w:rPr>
        <w:br/>
        <w:t>Aligned reads (BAM files) were subsequently annotated using the GENCODE v42 primary assembly</w:t>
      </w:r>
      <w:r w:rsidRPr="00D401A7">
        <w:rPr>
          <w:rFonts w:ascii="Arial" w:hAnsi="Arial" w:cs="Arial"/>
          <w:sz w:val="24"/>
          <w:szCs w:val="24"/>
          <w:lang w:val="en-GB"/>
        </w:rPr>
        <w:fldChar w:fldCharType="begin"/>
      </w:r>
      <w:r w:rsidR="001823B1" w:rsidRPr="00D401A7">
        <w:rPr>
          <w:rFonts w:ascii="Arial" w:hAnsi="Arial" w:cs="Arial"/>
          <w:sz w:val="24"/>
          <w:szCs w:val="24"/>
          <w:lang w:val="en-GB"/>
        </w:rPr>
        <w:instrText xml:space="preserve"> ADDIN ZOTERO_ITEM CSL_CITATION {"citationID":"4HzIppkU","properties":{"formattedCitation":"(62)","plainCitation":"(62)","noteIndex":0},"citationItems":[{"id":76,"uris":["http://zotero.org/users/local/q86rvdj2/items/PYBG7A4E"],"itemData":{"id":76,"type":"article-journal","abstract":"Abstract\n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lang w:val="en-GB"/>
        </w:rPr>
        <w:t>(62)</w:t>
      </w:r>
      <w:r w:rsidRPr="00D401A7">
        <w:rPr>
          <w:rFonts w:ascii="Arial" w:hAnsi="Arial" w:cs="Arial"/>
          <w:sz w:val="24"/>
          <w:szCs w:val="24"/>
          <w:lang w:val="en-GB"/>
        </w:rPr>
        <w:fldChar w:fldCharType="end"/>
      </w:r>
      <w:r w:rsidRPr="00D401A7">
        <w:rPr>
          <w:rFonts w:ascii="Arial" w:hAnsi="Arial" w:cs="Arial"/>
          <w:sz w:val="24"/>
          <w:szCs w:val="24"/>
          <w:lang w:val="en-GB"/>
        </w:rPr>
        <w:t xml:space="preserve"> and quantified with </w:t>
      </w:r>
      <w:proofErr w:type="spellStart"/>
      <w:r w:rsidRPr="00D401A7">
        <w:rPr>
          <w:rFonts w:ascii="Arial" w:hAnsi="Arial" w:cs="Arial"/>
          <w:sz w:val="24"/>
          <w:szCs w:val="24"/>
          <w:lang w:val="en-GB"/>
        </w:rPr>
        <w:t>featureCounts</w:t>
      </w:r>
      <w:proofErr w:type="spellEnd"/>
      <w:r w:rsidRPr="00D401A7">
        <w:rPr>
          <w:rFonts w:ascii="Arial" w:hAnsi="Arial" w:cs="Arial"/>
          <w:sz w:val="24"/>
          <w:szCs w:val="24"/>
          <w:lang w:val="en-GB"/>
        </w:rPr>
        <w:fldChar w:fldCharType="begin"/>
      </w:r>
      <w:r w:rsidR="001823B1" w:rsidRPr="00D401A7">
        <w:rPr>
          <w:rFonts w:ascii="Arial" w:hAnsi="Arial" w:cs="Arial"/>
          <w:sz w:val="24"/>
          <w:szCs w:val="24"/>
          <w:lang w:val="en-GB"/>
        </w:rPr>
        <w:instrText xml:space="preserve"> ADDIN ZOTERO_ITEM CSL_CITATION {"citationID":"S72qnDis","properties":{"formattedCitation":"(37)","plainCitation":"(37)","noteIndex":0},"citationItems":[{"id":78,"uris":["http://zotero.org/users/local/q86rvdj2/items/NS8CUNNE"],"itemData":{"id":78,"type":"article-journal","abstract":"Abstract\n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lang w:val="en-GB"/>
        </w:rPr>
        <w:t>(37)</w:t>
      </w:r>
      <w:r w:rsidRPr="00D401A7">
        <w:rPr>
          <w:rFonts w:ascii="Arial" w:hAnsi="Arial" w:cs="Arial"/>
          <w:sz w:val="24"/>
          <w:szCs w:val="24"/>
          <w:lang w:val="en-GB"/>
        </w:rPr>
        <w:fldChar w:fldCharType="end"/>
      </w:r>
      <w:r w:rsidRPr="00D401A7">
        <w:rPr>
          <w:rFonts w:ascii="Arial" w:hAnsi="Arial" w:cs="Arial"/>
          <w:sz w:val="24"/>
          <w:szCs w:val="24"/>
          <w:lang w:val="en-GB"/>
        </w:rPr>
        <w:t xml:space="preserve"> (v2.0.3).</w:t>
      </w:r>
    </w:p>
    <w:p w14:paraId="09DBC780" w14:textId="77777777" w:rsidR="00FE7F5C" w:rsidRPr="009450FC" w:rsidRDefault="00FE7F5C" w:rsidP="00FE7F5C">
      <w:pPr>
        <w:pStyle w:val="Ttulo2"/>
        <w:rPr>
          <w:lang w:val="en-GB"/>
        </w:rPr>
      </w:pPr>
      <w:r w:rsidRPr="009450FC">
        <w:rPr>
          <w:lang w:val="en-GB"/>
        </w:rPr>
        <w:t>Read count data pre-processing</w:t>
      </w:r>
    </w:p>
    <w:p w14:paraId="4F813571" w14:textId="67CB8E05" w:rsidR="00FE7F5C" w:rsidRPr="00D401A7" w:rsidRDefault="00FE7F5C" w:rsidP="00FE7F5C">
      <w:pPr>
        <w:jc w:val="both"/>
        <w:rPr>
          <w:sz w:val="24"/>
          <w:szCs w:val="24"/>
          <w:lang w:val="en-GB"/>
        </w:rPr>
      </w:pPr>
      <w:r w:rsidRPr="00D401A7">
        <w:rPr>
          <w:rFonts w:ascii="Arial" w:hAnsi="Arial" w:cs="Arial"/>
          <w:sz w:val="24"/>
          <w:szCs w:val="24"/>
          <w:lang w:val="en-GB"/>
        </w:rPr>
        <w:t>Raw read counts were first filtered to remove lowly expressed genes, independently for each dataset</w:t>
      </w:r>
      <w:r w:rsidRPr="00D401A7">
        <w:rPr>
          <w:sz w:val="24"/>
          <w:szCs w:val="24"/>
          <w:lang w:val="en-GB"/>
        </w:rPr>
        <w:t xml:space="preserve">. </w:t>
      </w:r>
      <w:r w:rsidRPr="00D401A7">
        <w:rPr>
          <w:rFonts w:ascii="Arial" w:hAnsi="Arial" w:cs="Arial"/>
          <w:sz w:val="24"/>
          <w:szCs w:val="24"/>
          <w:lang w:val="en-GB"/>
        </w:rPr>
        <w:t>For all datasets, filtering was applied across all samples. Filtered read counts, including those from TCGA, were then used to calculate library size scaling factors using the trimmed mean of M-values</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JksUrdOE","properties":{"formattedCitation":"(63)","plainCitation":"(63)","noteIndex":0},"citationItems":[{"id":"7QlDGlPw/AhHD03FS","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szCs w:val="24"/>
          <w:lang w:val="en-GB"/>
        </w:rPr>
        <w:t>(63)</w:t>
      </w:r>
      <w:r w:rsidRPr="00D401A7">
        <w:rPr>
          <w:rFonts w:ascii="Arial" w:hAnsi="Arial" w:cs="Arial"/>
          <w:sz w:val="24"/>
          <w:szCs w:val="24"/>
          <w:lang w:val="en-GB"/>
        </w:rPr>
        <w:fldChar w:fldCharType="end"/>
      </w:r>
      <w:r w:rsidRPr="00D401A7">
        <w:rPr>
          <w:sz w:val="24"/>
          <w:szCs w:val="24"/>
          <w:lang w:val="en-GB"/>
        </w:rPr>
        <w:t xml:space="preserve"> (</w:t>
      </w:r>
      <w:r w:rsidRPr="00D401A7">
        <w:rPr>
          <w:rFonts w:ascii="Arial" w:hAnsi="Arial" w:cs="Arial"/>
          <w:sz w:val="24"/>
          <w:szCs w:val="24"/>
          <w:lang w:val="en-GB"/>
        </w:rPr>
        <w:t>TMM</w:t>
      </w:r>
      <w:r w:rsidRPr="00D401A7">
        <w:rPr>
          <w:sz w:val="24"/>
          <w:szCs w:val="24"/>
          <w:lang w:val="en-GB"/>
        </w:rPr>
        <w:t xml:space="preserve">; </w:t>
      </w:r>
      <w:proofErr w:type="spellStart"/>
      <w:r w:rsidRPr="00D401A7">
        <w:rPr>
          <w:rFonts w:ascii="Cascadia Code" w:hAnsi="Cascadia Code"/>
          <w:sz w:val="24"/>
          <w:szCs w:val="24"/>
          <w:lang w:val="en-GB"/>
        </w:rPr>
        <w:t>calcNormFactors</w:t>
      </w:r>
      <w:proofErr w:type="spellEnd"/>
      <w:r w:rsidRPr="00D401A7">
        <w:rPr>
          <w:sz w:val="24"/>
          <w:szCs w:val="24"/>
          <w:lang w:val="en-GB"/>
        </w:rPr>
        <w:t xml:space="preserve"> </w:t>
      </w:r>
      <w:r w:rsidRPr="00D401A7">
        <w:rPr>
          <w:rFonts w:ascii="Arial" w:hAnsi="Arial" w:cs="Arial"/>
          <w:sz w:val="24"/>
          <w:szCs w:val="24"/>
          <w:lang w:val="en-GB"/>
        </w:rPr>
        <w:t xml:space="preserve">function from </w:t>
      </w:r>
      <w:proofErr w:type="spellStart"/>
      <w:r w:rsidRPr="00D401A7">
        <w:rPr>
          <w:rFonts w:ascii="Cascadia Code" w:hAnsi="Cascadia Code"/>
          <w:sz w:val="24"/>
          <w:szCs w:val="24"/>
          <w:lang w:val="en-GB"/>
        </w:rPr>
        <w:t>edgeR</w:t>
      </w:r>
      <w:proofErr w:type="spellEnd"/>
      <w:r w:rsidRPr="00D401A7">
        <w:rPr>
          <w:rFonts w:ascii="Cascadia Code" w:hAnsi="Cascadia Code"/>
          <w:sz w:val="24"/>
          <w:szCs w:val="24"/>
          <w:lang w:val="en-GB"/>
        </w:rPr>
        <w:t xml:space="preserve"> </w:t>
      </w:r>
      <w:r w:rsidRPr="00D401A7">
        <w:rPr>
          <w:rFonts w:ascii="Arial" w:hAnsi="Arial" w:cs="Arial"/>
          <w:sz w:val="24"/>
          <w:szCs w:val="24"/>
          <w:lang w:val="en-GB"/>
        </w:rPr>
        <w:t>(v3.36.0)</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rN00o92B","properties":{"formattedCitation":"(64)","plainCitation":"(64)","noteIndex":0},"citationItems":[{"id":"7QlDGlPw/P9q9uPqU","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szCs w:val="24"/>
          <w:lang w:val="en-GB"/>
        </w:rPr>
        <w:t>(64)</w:t>
      </w:r>
      <w:r w:rsidRPr="00D401A7">
        <w:rPr>
          <w:rFonts w:ascii="Arial" w:hAnsi="Arial" w:cs="Arial"/>
          <w:sz w:val="24"/>
          <w:szCs w:val="24"/>
          <w:lang w:val="en-GB"/>
        </w:rPr>
        <w:fldChar w:fldCharType="end"/>
      </w:r>
      <w:r w:rsidRPr="00D401A7">
        <w:rPr>
          <w:rFonts w:ascii="Arial" w:hAnsi="Arial" w:cs="Arial"/>
          <w:sz w:val="24"/>
          <w:szCs w:val="24"/>
          <w:lang w:val="en-GB"/>
        </w:rPr>
        <w:t>)</w:t>
      </w:r>
      <w:r w:rsidRPr="00D401A7">
        <w:rPr>
          <w:sz w:val="24"/>
          <w:szCs w:val="24"/>
          <w:lang w:val="en-GB"/>
        </w:rPr>
        <w:t xml:space="preserve">. </w:t>
      </w:r>
      <w:r w:rsidRPr="00D401A7">
        <w:rPr>
          <w:rFonts w:ascii="Arial" w:hAnsi="Arial" w:cs="Arial"/>
          <w:sz w:val="24"/>
          <w:szCs w:val="24"/>
          <w:lang w:val="en-GB"/>
        </w:rPr>
        <w:t>Those read counts were subsequently normalised and log2-transformed using the</w:t>
      </w:r>
      <w:r w:rsidRPr="00D401A7">
        <w:rPr>
          <w:sz w:val="24"/>
          <w:szCs w:val="24"/>
          <w:lang w:val="en-GB"/>
        </w:rPr>
        <w:t xml:space="preserve"> </w:t>
      </w:r>
      <w:proofErr w:type="spellStart"/>
      <w:r w:rsidRPr="00D401A7">
        <w:rPr>
          <w:rFonts w:ascii="Cascadia Code" w:hAnsi="Cascadia Code"/>
          <w:sz w:val="24"/>
          <w:szCs w:val="24"/>
          <w:lang w:val="en-GB"/>
        </w:rPr>
        <w:t>voom</w:t>
      </w:r>
      <w:proofErr w:type="spellEnd"/>
      <w:r w:rsidRPr="00D401A7">
        <w:rPr>
          <w:rFonts w:ascii="Cascadia Code" w:hAnsi="Cascadia Code"/>
          <w:sz w:val="24"/>
          <w:szCs w:val="24"/>
          <w:lang w:val="en-GB"/>
        </w:rPr>
        <w:fldChar w:fldCharType="begin"/>
      </w:r>
      <w:r w:rsidR="00300753" w:rsidRPr="00D401A7">
        <w:rPr>
          <w:rFonts w:ascii="Cascadia Code" w:hAnsi="Cascadia Code"/>
          <w:sz w:val="24"/>
          <w:szCs w:val="24"/>
          <w:lang w:val="en-GB"/>
        </w:rPr>
        <w:instrText xml:space="preserve"> ADDIN ZOTERO_ITEM CSL_CITATION {"citationID":"Ig2nDU13","properties":{"formattedCitation":"(65)","plainCitation":"(65)","noteIndex":0},"citationItems":[{"id":"7QlDGlPw/RRzYtoVA","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Pr="00D401A7">
        <w:rPr>
          <w:rFonts w:ascii="Cascadia Code" w:hAnsi="Cascadia Code"/>
          <w:sz w:val="24"/>
          <w:szCs w:val="24"/>
          <w:lang w:val="en-GB"/>
        </w:rPr>
        <w:fldChar w:fldCharType="separate"/>
      </w:r>
      <w:r w:rsidR="0097304F" w:rsidRPr="00D401A7">
        <w:rPr>
          <w:rFonts w:ascii="Arial" w:hAnsi="Arial" w:cs="Arial"/>
          <w:sz w:val="24"/>
          <w:szCs w:val="24"/>
          <w:lang w:val="en-GB"/>
        </w:rPr>
        <w:t>(65)</w:t>
      </w:r>
      <w:r w:rsidRPr="00D401A7">
        <w:rPr>
          <w:rFonts w:ascii="Cascadia Code" w:hAnsi="Cascadia Code"/>
          <w:sz w:val="24"/>
          <w:szCs w:val="24"/>
          <w:lang w:val="en-GB"/>
        </w:rPr>
        <w:fldChar w:fldCharType="end"/>
      </w:r>
      <w:r w:rsidRPr="00D401A7">
        <w:rPr>
          <w:sz w:val="24"/>
          <w:szCs w:val="24"/>
          <w:lang w:val="en-GB"/>
        </w:rPr>
        <w:t xml:space="preserve"> </w:t>
      </w:r>
      <w:r w:rsidRPr="00D401A7">
        <w:rPr>
          <w:rFonts w:ascii="Arial" w:hAnsi="Arial" w:cs="Arial"/>
          <w:sz w:val="24"/>
          <w:szCs w:val="24"/>
          <w:lang w:val="en-GB"/>
        </w:rPr>
        <w:t>function from</w:t>
      </w:r>
      <w:r w:rsidRPr="00D401A7">
        <w:rPr>
          <w:sz w:val="24"/>
          <w:szCs w:val="24"/>
          <w:lang w:val="en-GB"/>
        </w:rPr>
        <w:t xml:space="preserve"> </w:t>
      </w:r>
      <w:proofErr w:type="spellStart"/>
      <w:r w:rsidRPr="00D401A7">
        <w:rPr>
          <w:rFonts w:ascii="Cascadia Code" w:hAnsi="Cascadia Code"/>
          <w:sz w:val="24"/>
          <w:szCs w:val="24"/>
          <w:lang w:val="en-GB"/>
        </w:rPr>
        <w:t>limma</w:t>
      </w:r>
      <w:proofErr w:type="spellEnd"/>
      <w:r w:rsidRPr="00D401A7">
        <w:rPr>
          <w:rFonts w:ascii="Cascadia Code" w:hAnsi="Cascadia Code"/>
          <w:sz w:val="24"/>
          <w:szCs w:val="24"/>
          <w:lang w:val="en-GB"/>
        </w:rPr>
        <w:t xml:space="preserve"> </w:t>
      </w:r>
      <w:r w:rsidRPr="00D401A7">
        <w:rPr>
          <w:rFonts w:ascii="Arial" w:hAnsi="Arial" w:cs="Arial"/>
          <w:sz w:val="24"/>
          <w:szCs w:val="24"/>
          <w:lang w:val="en-GB"/>
        </w:rPr>
        <w:t>(v.3.50.3)</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lEA3Q6u4","properties":{"formattedCitation":"(66)","plainCitation":"(66)","noteIndex":0},"citationItems":[{"id":"7QlDGlPw/AU5dZMXd","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szCs w:val="24"/>
          <w:lang w:val="en-GB"/>
        </w:rPr>
        <w:t>(66)</w:t>
      </w:r>
      <w:r w:rsidRPr="00D401A7">
        <w:rPr>
          <w:rFonts w:ascii="Arial" w:hAnsi="Arial" w:cs="Arial"/>
          <w:sz w:val="24"/>
          <w:szCs w:val="24"/>
          <w:lang w:val="en-GB"/>
        </w:rPr>
        <w:fldChar w:fldCharType="end"/>
      </w:r>
      <w:r w:rsidRPr="00D401A7">
        <w:rPr>
          <w:rFonts w:ascii="Arial" w:hAnsi="Arial" w:cs="Arial"/>
          <w:sz w:val="24"/>
          <w:szCs w:val="24"/>
          <w:lang w:val="en-GB"/>
        </w:rPr>
        <w:t>.</w:t>
      </w:r>
    </w:p>
    <w:p w14:paraId="2AEC15E1" w14:textId="77777777" w:rsidR="00FE7F5C" w:rsidRPr="009450FC" w:rsidRDefault="00FE7F5C" w:rsidP="00FE7F5C">
      <w:pPr>
        <w:pStyle w:val="Ttulo2"/>
        <w:rPr>
          <w:lang w:val="en-GB"/>
        </w:rPr>
      </w:pPr>
      <w:r w:rsidRPr="009450FC">
        <w:rPr>
          <w:lang w:val="en-GB"/>
        </w:rPr>
        <w:t>Differential expression analysis</w:t>
      </w:r>
    </w:p>
    <w:p w14:paraId="3E102CCF" w14:textId="4CB565E0" w:rsidR="00FE7F5C" w:rsidRPr="009450FC" w:rsidRDefault="00FE7F5C" w:rsidP="00FE7F5C">
      <w:pPr>
        <w:jc w:val="both"/>
        <w:rPr>
          <w:rFonts w:ascii="-webkit-standard" w:hAnsi="-webkit-standard" w:hint="eastAsia"/>
          <w:color w:val="000000" w:themeColor="text1"/>
          <w:sz w:val="27"/>
          <w:szCs w:val="27"/>
          <w:lang w:val="en-GB"/>
        </w:rPr>
      </w:pPr>
      <w:r w:rsidRPr="009450FC">
        <w:rPr>
          <w:rFonts w:ascii="Arial" w:hAnsi="Arial" w:cs="Arial"/>
          <w:sz w:val="24"/>
          <w:szCs w:val="24"/>
          <w:lang w:val="en-GB"/>
        </w:rPr>
        <w:t>To model expression changes between conditions (</w:t>
      </w:r>
      <w:r w:rsidRPr="009450FC">
        <w:rPr>
          <w:rFonts w:ascii="Arial" w:hAnsi="Arial" w:cs="Arial"/>
          <w:i/>
          <w:iCs/>
          <w:sz w:val="24"/>
          <w:szCs w:val="24"/>
          <w:lang w:val="en-GB"/>
        </w:rPr>
        <w:t>e.g.</w:t>
      </w:r>
      <w:r w:rsidRPr="009450FC">
        <w:rPr>
          <w:rFonts w:ascii="Arial" w:hAnsi="Arial" w:cs="Arial"/>
          <w:sz w:val="24"/>
          <w:szCs w:val="24"/>
          <w:lang w:val="en-GB"/>
        </w:rPr>
        <w:t xml:space="preserve">, SGs vs WCs, stressed vs unstressed cells, or stressed cells with vs without SGs), we fitted linear models to the gene expression data. The exact linear models used for each dataset </w:t>
      </w:r>
      <w:del w:id="102" w:author="Alexandre Miguel Kaizeler Guedes Da Silva Afonso" w:date="2026-09-02T11:32:00Z" w16du:dateUtc="2026-09-02T10:32:00Z">
        <w:r w:rsidRPr="009450FC" w:rsidDel="00D401A7">
          <w:rPr>
            <w:rFonts w:ascii="Arial" w:hAnsi="Arial" w:cs="Arial"/>
            <w:sz w:val="24"/>
            <w:szCs w:val="24"/>
            <w:lang w:val="en-GB"/>
          </w:rPr>
          <w:delText xml:space="preserve">is </w:delText>
        </w:r>
      </w:del>
      <w:ins w:id="103" w:author="Alexandre Miguel Kaizeler Guedes Da Silva Afonso" w:date="2026-09-02T11:32:00Z" w16du:dateUtc="2026-09-02T10:32:00Z">
        <w:r w:rsidR="00D401A7">
          <w:rPr>
            <w:rFonts w:ascii="Arial" w:hAnsi="Arial" w:cs="Arial"/>
            <w:sz w:val="24"/>
            <w:szCs w:val="24"/>
            <w:lang w:val="en-GB"/>
          </w:rPr>
          <w:t>are</w:t>
        </w:r>
        <w:r w:rsidR="00D401A7" w:rsidRPr="009450FC">
          <w:rPr>
            <w:rFonts w:ascii="Arial" w:hAnsi="Arial" w:cs="Arial"/>
            <w:sz w:val="24"/>
            <w:szCs w:val="24"/>
            <w:lang w:val="en-GB"/>
          </w:rPr>
          <w:t xml:space="preserve"> </w:t>
        </w:r>
      </w:ins>
      <w:r w:rsidRPr="009450FC">
        <w:rPr>
          <w:rFonts w:ascii="Arial" w:hAnsi="Arial" w:cs="Arial"/>
          <w:sz w:val="24"/>
          <w:szCs w:val="24"/>
          <w:lang w:val="en-GB"/>
        </w:rPr>
        <w:t>provided in the project’s GitHub repository, under each stud</w:t>
      </w:r>
      <w:ins w:id="104" w:author="Alexandre Miguel Kaizeler Guedes Da Silva Afonso" w:date="2026-09-02T11:32:00Z" w16du:dateUtc="2026-09-02T10:32:00Z">
        <w:r w:rsidR="00D401A7">
          <w:rPr>
            <w:rFonts w:ascii="Arial" w:hAnsi="Arial" w:cs="Arial"/>
            <w:sz w:val="24"/>
            <w:szCs w:val="24"/>
            <w:lang w:val="en-GB"/>
          </w:rPr>
          <w:t>y</w:t>
        </w:r>
      </w:ins>
      <w:del w:id="105" w:author="Alexandre Miguel Kaizeler Guedes Da Silva Afonso" w:date="2026-09-02T11:32:00Z" w16du:dateUtc="2026-09-02T10:32:00Z">
        <w:r w:rsidRPr="009450FC" w:rsidDel="00D401A7">
          <w:rPr>
            <w:rFonts w:ascii="Arial" w:hAnsi="Arial" w:cs="Arial"/>
            <w:sz w:val="24"/>
            <w:szCs w:val="24"/>
            <w:lang w:val="en-GB"/>
          </w:rPr>
          <w:delText>ies</w:delText>
        </w:r>
      </w:del>
      <w:r w:rsidRPr="009450FC">
        <w:rPr>
          <w:rFonts w:ascii="Arial" w:hAnsi="Arial" w:cs="Arial"/>
          <w:sz w:val="24"/>
          <w:szCs w:val="24"/>
          <w:lang w:val="en-GB"/>
        </w:rPr>
        <w:t>’</w:t>
      </w:r>
      <w:ins w:id="106" w:author="Alexandre Miguel Kaizeler Guedes Da Silva Afonso" w:date="2026-09-02T11:32:00Z" w16du:dateUtc="2026-09-02T10:32:00Z">
        <w:r w:rsidR="00D401A7">
          <w:rPr>
            <w:rFonts w:ascii="Arial" w:hAnsi="Arial" w:cs="Arial"/>
            <w:sz w:val="24"/>
            <w:szCs w:val="24"/>
            <w:lang w:val="en-GB"/>
          </w:rPr>
          <w:t>s corresponding</w:t>
        </w:r>
      </w:ins>
      <w:r w:rsidRPr="009450FC">
        <w:rPr>
          <w:rFonts w:ascii="Arial" w:hAnsi="Arial" w:cs="Arial"/>
          <w:sz w:val="24"/>
          <w:szCs w:val="24"/>
          <w:lang w:val="en-GB"/>
        </w:rPr>
        <w:t xml:space="preserve"> GEOID. Standard errors for the models were then moderated using empirical Bayes shrinkage, and differentially expressed genes were defined separately for each dataset using empirical dataset-specific log</w:t>
      </w:r>
      <w:r w:rsidRPr="009450FC">
        <w:rPr>
          <w:rFonts w:ascii="Arial" w:hAnsi="Arial" w:cs="Arial"/>
          <w:sz w:val="24"/>
          <w:szCs w:val="24"/>
          <w:vertAlign w:val="subscript"/>
          <w:lang w:val="en-GB"/>
        </w:rPr>
        <w:t>2</w:t>
      </w:r>
      <w:r w:rsidRPr="009450FC">
        <w:rPr>
          <w:rFonts w:ascii="Arial" w:hAnsi="Arial" w:cs="Arial"/>
          <w:sz w:val="24"/>
          <w:szCs w:val="24"/>
          <w:lang w:val="en-GB"/>
        </w:rPr>
        <w:t xml:space="preserve"> fold-change (log</w:t>
      </w:r>
      <w:r w:rsidRPr="009450FC">
        <w:rPr>
          <w:rFonts w:ascii="Arial" w:hAnsi="Arial" w:cs="Arial"/>
          <w:sz w:val="24"/>
          <w:szCs w:val="24"/>
          <w:vertAlign w:val="subscript"/>
          <w:lang w:val="en-GB"/>
        </w:rPr>
        <w:t>2</w:t>
      </w:r>
      <w:r w:rsidRPr="009450FC">
        <w:rPr>
          <w:rFonts w:ascii="Arial" w:hAnsi="Arial" w:cs="Arial"/>
          <w:sz w:val="24"/>
          <w:szCs w:val="24"/>
          <w:lang w:val="en-GB"/>
        </w:rPr>
        <w:t>FC) values and B-statistics, rather than fixed thresholds. For splicing and RBP analysis, RBP-encoding genes with |log</w:t>
      </w:r>
      <w:r w:rsidRPr="009450FC">
        <w:rPr>
          <w:rFonts w:ascii="Arial" w:hAnsi="Arial" w:cs="Arial"/>
          <w:sz w:val="24"/>
          <w:szCs w:val="24"/>
          <w:vertAlign w:val="subscript"/>
          <w:lang w:val="en-GB"/>
        </w:rPr>
        <w:t>2</w:t>
      </w:r>
      <w:r w:rsidRPr="009450FC">
        <w:rPr>
          <w:rFonts w:ascii="Arial" w:hAnsi="Arial" w:cs="Arial"/>
          <w:sz w:val="24"/>
          <w:szCs w:val="24"/>
          <w:lang w:val="en-GB"/>
        </w:rPr>
        <w:t>FC| &lt; 0.5 and adjusted p</w:t>
      </w:r>
      <w:r w:rsidR="00CF494D">
        <w:rPr>
          <w:rFonts w:ascii="Arial" w:hAnsi="Arial" w:cs="Arial"/>
          <w:sz w:val="24"/>
          <w:szCs w:val="24"/>
          <w:lang w:val="en-GB"/>
        </w:rPr>
        <w:t>-</w:t>
      </w:r>
      <w:r w:rsidRPr="009450FC">
        <w:rPr>
          <w:rFonts w:ascii="Arial" w:hAnsi="Arial" w:cs="Arial"/>
          <w:sz w:val="24"/>
          <w:szCs w:val="24"/>
          <w:lang w:val="en-GB"/>
        </w:rPr>
        <w:t>value &gt; 0.05 were considered non-differentially expressed.</w:t>
      </w:r>
      <w:r w:rsidRPr="009450FC">
        <w:rPr>
          <w:rFonts w:ascii="-webkit-standard" w:hAnsi="-webkit-standard" w:hint="eastAsia"/>
          <w:color w:val="000000" w:themeColor="text1"/>
          <w:sz w:val="27"/>
          <w:szCs w:val="27"/>
          <w:lang w:val="en-GB"/>
        </w:rPr>
        <w:t xml:space="preserve"> </w:t>
      </w:r>
    </w:p>
    <w:p w14:paraId="0D93D366" w14:textId="77777777" w:rsidR="00FE7F5C" w:rsidRPr="009450FC" w:rsidRDefault="00FE7F5C" w:rsidP="00FE7F5C">
      <w:pPr>
        <w:pStyle w:val="Ttulo2"/>
        <w:rPr>
          <w:lang w:val="en-GB"/>
        </w:rPr>
      </w:pPr>
      <w:r w:rsidRPr="009450FC">
        <w:rPr>
          <w:lang w:val="en-GB"/>
        </w:rPr>
        <w:t>Correlations</w:t>
      </w:r>
    </w:p>
    <w:p w14:paraId="7B21AD7E" w14:textId="1B9574D9"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Unless otherwise indicated, Spearman’s correlation coefficients (</w:t>
      </w:r>
      <w:r w:rsidRPr="009450FC">
        <w:rPr>
          <w:rFonts w:ascii="Symbol" w:eastAsia="Symbol" w:hAnsi="Symbol" w:cs="Symbol"/>
          <w:sz w:val="24"/>
          <w:szCs w:val="24"/>
          <w:lang w:val="en-GB"/>
        </w:rPr>
        <w:t>r)</w:t>
      </w:r>
      <w:r w:rsidRPr="009450FC">
        <w:rPr>
          <w:rFonts w:ascii="Arial" w:hAnsi="Arial" w:cs="Arial"/>
          <w:sz w:val="24"/>
          <w:szCs w:val="24"/>
          <w:lang w:val="en-GB"/>
        </w:rPr>
        <w:t xml:space="preserve"> and the associated tests’ p-values were calculated for comparison between gene-level moderated t-statistics </w:t>
      </w:r>
      <w:r w:rsidRPr="009450FC">
        <w:rPr>
          <w:rFonts w:ascii="Arial" w:hAnsi="Arial" w:cs="Arial"/>
          <w:sz w:val="24"/>
          <w:szCs w:val="24"/>
          <w:lang w:val="en-GB"/>
        </w:rPr>
        <w:lastRenderedPageBreak/>
        <w:t xml:space="preserve">of differential expression. For correlations </w:t>
      </w:r>
      <w:r w:rsidRPr="00D401A7">
        <w:rPr>
          <w:rFonts w:ascii="Arial" w:hAnsi="Arial" w:cs="Arial"/>
          <w:sz w:val="24"/>
          <w:szCs w:val="24"/>
          <w:lang w:val="en-GB"/>
        </w:rPr>
        <w:t>involving transcript length, the canonical (or the longest, in case of ambiguity) transcript obtained from ENSEMBL (v. 108)</w:t>
      </w:r>
      <w:r w:rsidRPr="00D401A7">
        <w:rPr>
          <w:rFonts w:ascii="Arial" w:hAnsi="Arial" w:cs="Arial"/>
          <w:sz w:val="24"/>
          <w:szCs w:val="24"/>
          <w:lang w:val="en-GB"/>
        </w:rPr>
        <w:fldChar w:fldCharType="begin"/>
      </w:r>
      <w:r w:rsidR="00300753" w:rsidRPr="00D401A7">
        <w:rPr>
          <w:rFonts w:ascii="Arial" w:hAnsi="Arial" w:cs="Arial"/>
          <w:sz w:val="24"/>
          <w:szCs w:val="24"/>
          <w:lang w:val="en-GB"/>
        </w:rPr>
        <w:instrText xml:space="preserve"> ADDIN ZOTERO_ITEM CSL_CITATION {"citationID":"oSVKXZhn","properties":{"formattedCitation":"(56)","plainCitation":"(56)","noteIndex":0},"citationItems":[{"id":"7QlDGlPw/6rGpjaSB","uris":["http://zotero.org/users/local/q86rvdj2/items/9KCRDC56"],"itemData":{"id":71,"type":"article-journal","abstract":"Abstract\n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D401A7">
        <w:rPr>
          <w:rFonts w:ascii="Arial" w:hAnsi="Arial" w:cs="Arial"/>
          <w:sz w:val="24"/>
          <w:szCs w:val="24"/>
          <w:lang w:val="en-GB"/>
        </w:rPr>
        <w:fldChar w:fldCharType="separate"/>
      </w:r>
      <w:r w:rsidR="0097304F" w:rsidRPr="00D401A7">
        <w:rPr>
          <w:rFonts w:ascii="Arial" w:hAnsi="Arial" w:cs="Arial"/>
          <w:sz w:val="24"/>
          <w:lang w:val="en-GB"/>
        </w:rPr>
        <w:t>(56)</w:t>
      </w:r>
      <w:r w:rsidRPr="00D401A7">
        <w:rPr>
          <w:rFonts w:ascii="Arial" w:hAnsi="Arial" w:cs="Arial"/>
          <w:sz w:val="24"/>
          <w:szCs w:val="24"/>
          <w:lang w:val="en-GB"/>
        </w:rPr>
        <w:fldChar w:fldCharType="end"/>
      </w:r>
      <w:r w:rsidRPr="00D401A7">
        <w:rPr>
          <w:rFonts w:ascii="Arial" w:hAnsi="Arial" w:cs="Arial"/>
          <w:sz w:val="24"/>
          <w:szCs w:val="24"/>
          <w:lang w:val="en-GB"/>
        </w:rPr>
        <w:t xml:space="preserve"> was used.</w:t>
      </w:r>
      <w:r w:rsidRPr="009450FC">
        <w:rPr>
          <w:rFonts w:ascii="Arial" w:hAnsi="Arial" w:cs="Arial"/>
          <w:sz w:val="24"/>
          <w:szCs w:val="24"/>
          <w:lang w:val="en-GB"/>
        </w:rPr>
        <w:t xml:space="preserve"> </w:t>
      </w:r>
    </w:p>
    <w:p w14:paraId="5609B8E0" w14:textId="77777777" w:rsidR="00FE7F5C" w:rsidRPr="009450FC" w:rsidRDefault="00FE7F5C" w:rsidP="00FE7F5C">
      <w:pPr>
        <w:pStyle w:val="Ttulo2"/>
        <w:rPr>
          <w:lang w:val="en-GB"/>
        </w:rPr>
      </w:pPr>
      <w:r w:rsidRPr="009450FC">
        <w:rPr>
          <w:lang w:val="en-GB"/>
        </w:rPr>
        <w:t>GSEA</w:t>
      </w:r>
    </w:p>
    <w:p w14:paraId="4E065E30" w14:textId="4635A821"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each gene expression contrast of interest, such as SG enrichment, </w:t>
      </w:r>
      <w:r w:rsidRPr="00900BAE">
        <w:rPr>
          <w:rFonts w:ascii="Arial" w:hAnsi="Arial" w:cs="Arial"/>
          <w:sz w:val="24"/>
          <w:szCs w:val="24"/>
          <w:lang w:val="en-GB"/>
        </w:rPr>
        <w:t>GSEA</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{"citationID":"ngsdXvte","properties":{"formattedCitation":"(67)","plainCitation":"(67)","noteIndex":0},"citationItems":[{"id":63,"uris":["http://zotero.org/users/local/q86rvdj2/items/FRT56J38"],"itemData":{"id":63,"type":"article-journal","abstract":"Although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(67)</w:t>
      </w:r>
      <w:r w:rsidRPr="00900BAE">
        <w:rPr>
          <w:rFonts w:ascii="Arial" w:hAnsi="Arial" w:cs="Arial"/>
          <w:sz w:val="24"/>
          <w:szCs w:val="24"/>
          <w:lang w:val="en-GB"/>
        </w:rPr>
        <w:fldChar w:fldCharType="end"/>
      </w:r>
      <w:r w:rsidRPr="00900BAE">
        <w:rPr>
          <w:rFonts w:ascii="Arial" w:hAnsi="Arial" w:cs="Arial"/>
          <w:sz w:val="24"/>
          <w:szCs w:val="24"/>
          <w:lang w:val="en-GB"/>
        </w:rPr>
        <w:t xml:space="preserve"> was </w:t>
      </w:r>
      <w:r w:rsidRPr="009450FC">
        <w:rPr>
          <w:rFonts w:ascii="Arial" w:hAnsi="Arial" w:cs="Arial"/>
          <w:sz w:val="24"/>
          <w:szCs w:val="24"/>
          <w:lang w:val="en-GB"/>
        </w:rPr>
        <w:t>performed using the</w:t>
      </w:r>
      <w:r w:rsidRPr="009450FC">
        <w:rPr>
          <w:sz w:val="24"/>
          <w:szCs w:val="24"/>
          <w:lang w:val="en-GB"/>
        </w:rPr>
        <w:t xml:space="preserve"> </w:t>
      </w:r>
      <w:proofErr w:type="spellStart"/>
      <w:r w:rsidRPr="009450FC">
        <w:rPr>
          <w:rFonts w:ascii="Cascadia Code" w:hAnsi="Cascadia Code"/>
          <w:sz w:val="24"/>
          <w:szCs w:val="24"/>
          <w:lang w:val="en-GB"/>
        </w:rPr>
        <w:t>fgsea</w:t>
      </w:r>
      <w:proofErr w:type="spellEnd"/>
      <w:r w:rsidRPr="009450FC">
        <w:rPr>
          <w:rFonts w:ascii="Cascadia Code" w:hAnsi="Cascadia Code"/>
          <w:sz w:val="24"/>
          <w:szCs w:val="24"/>
          <w:lang w:val="en-GB"/>
        </w:rPr>
        <w:t xml:space="preserve"> </w:t>
      </w:r>
      <w:r w:rsidRPr="009450FC">
        <w:rPr>
          <w:rFonts w:ascii="Arial" w:hAnsi="Arial" w:cs="Arial"/>
          <w:sz w:val="24"/>
          <w:szCs w:val="24"/>
          <w:lang w:val="en-GB"/>
        </w:rPr>
        <w:t>(v1.20</w:t>
      </w:r>
      <w:r w:rsidRPr="00900BAE">
        <w:rPr>
          <w:rFonts w:ascii="Arial" w:hAnsi="Arial" w:cs="Arial"/>
          <w:sz w:val="24"/>
          <w:szCs w:val="24"/>
          <w:lang w:val="en-GB"/>
        </w:rPr>
        <w:t>.0)</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{"citationID":"jaGoH04x","properties":{"formattedCitation":"(68)","plainCitation":"(68)","noteIndex":0},"citationItems":[{"id":66,"uris":["http://zotero.org/users/local/q86rvdj2/items/76VJSID8"],"itemData":{"id":66,"type":"article","abstract":"Abstract\n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(68)</w:t>
      </w:r>
      <w:r w:rsidRPr="00900BAE">
        <w:rPr>
          <w:rFonts w:ascii="Arial" w:hAnsi="Arial" w:cs="Arial"/>
          <w:sz w:val="24"/>
          <w:szCs w:val="24"/>
          <w:lang w:val="en-GB"/>
        </w:rPr>
        <w:fldChar w:fldCharType="end"/>
      </w:r>
      <w:r w:rsidRPr="00900BAE">
        <w:rPr>
          <w:rFonts w:ascii="Arial" w:hAnsi="Arial" w:cs="Arial"/>
          <w:sz w:val="24"/>
          <w:szCs w:val="24"/>
          <w:lang w:val="en-GB"/>
        </w:rPr>
        <w:t xml:space="preserve"> R</w:t>
      </w:r>
      <w:r w:rsidRPr="009450FC">
        <w:rPr>
          <w:rFonts w:ascii="Arial" w:hAnsi="Arial" w:cs="Arial"/>
          <w:sz w:val="24"/>
          <w:szCs w:val="24"/>
          <w:lang w:val="en-GB"/>
        </w:rPr>
        <w:t xml:space="preserve"> package. Genes were ranked by t-statistics of differential expression, ordered from most positive to most negative, and analy</w:t>
      </w:r>
      <w:r>
        <w:rPr>
          <w:rFonts w:ascii="Arial" w:hAnsi="Arial" w:cs="Arial"/>
          <w:sz w:val="24"/>
          <w:szCs w:val="24"/>
          <w:lang w:val="en-GB"/>
        </w:rPr>
        <w:t>s</w:t>
      </w:r>
      <w:r w:rsidRPr="009450FC">
        <w:rPr>
          <w:rFonts w:ascii="Arial" w:hAnsi="Arial" w:cs="Arial"/>
          <w:sz w:val="24"/>
          <w:szCs w:val="24"/>
          <w:lang w:val="en-GB"/>
        </w:rPr>
        <w:t xml:space="preserve">ed against the Hallmark </w:t>
      </w:r>
      <w:r w:rsidRPr="00900BAE">
        <w:rPr>
          <w:rFonts w:ascii="Arial" w:hAnsi="Arial" w:cs="Arial"/>
          <w:sz w:val="24"/>
          <w:szCs w:val="24"/>
          <w:lang w:val="en-GB"/>
        </w:rPr>
        <w:t>gene sets</w:t>
      </w:r>
      <w:r w:rsidRPr="00900BAE">
        <w:rPr>
          <w:rFonts w:ascii="Arial" w:hAnsi="Arial" w:cs="Arial"/>
          <w:sz w:val="24"/>
          <w:szCs w:val="24"/>
          <w:lang w:val="en-GB"/>
        </w:rPr>
        <w:fldChar w:fldCharType="begin"/>
      </w:r>
      <w:r w:rsidR="00300753" w:rsidRPr="00900BAE">
        <w:rPr>
          <w:rFonts w:ascii="Arial" w:hAnsi="Arial" w:cs="Arial"/>
          <w:sz w:val="24"/>
          <w:szCs w:val="24"/>
          <w:lang w:val="en-GB"/>
        </w:rPr>
        <w:instrText xml:space="preserve"> ADDIN ZOTERO_ITEM CSL_CITATION {"citationID":"d3I1fG7q","properties":{"formattedCitation":"(69)","plainCitation":"(69)","noteIndex":0},"citationItems":[{"id":"7QlDGlPw/tIS3EePM","uris":["http://zotero.org/users/local/q86rvdj2/items/V9EHF5I2"],"itemData":{"id":68,"type":"article-journal","abstract":"The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(69)</w:t>
      </w:r>
      <w:r w:rsidRPr="00900BAE">
        <w:rPr>
          <w:rFonts w:ascii="Arial" w:hAnsi="Arial" w:cs="Arial"/>
          <w:sz w:val="24"/>
          <w:szCs w:val="24"/>
          <w:lang w:val="en-GB"/>
        </w:rPr>
        <w:fldChar w:fldCharType="end"/>
      </w:r>
      <w:r w:rsidRPr="00900BAE">
        <w:rPr>
          <w:rFonts w:ascii="Arial" w:hAnsi="Arial" w:cs="Arial"/>
          <w:sz w:val="24"/>
          <w:szCs w:val="24"/>
          <w:lang w:val="en-GB"/>
        </w:rPr>
        <w:t>. The normalised enrichment score (NES) was extracted to quantify the extent to which a given</w:t>
      </w:r>
      <w:r w:rsidRPr="009450FC">
        <w:rPr>
          <w:rFonts w:ascii="Arial" w:hAnsi="Arial" w:cs="Arial"/>
          <w:sz w:val="24"/>
          <w:szCs w:val="24"/>
          <w:lang w:val="en-GB"/>
        </w:rPr>
        <w:t xml:space="preserve"> gene set is enriched at the extremes of the ranked gene list. Positive and negative NESs indicate gene sets enriched amongst over- and under-expressed genes, respectively. For transcript length enrichment analysis, genes were ordered from the longest to the shortest. </w:t>
      </w:r>
    </w:p>
    <w:p w14:paraId="65583818" w14:textId="77777777" w:rsidR="00FE7F5C" w:rsidRPr="009450FC" w:rsidRDefault="00FE7F5C" w:rsidP="00FE7F5C">
      <w:pPr>
        <w:pStyle w:val="Ttulo2"/>
        <w:rPr>
          <w:lang w:val="en-GB"/>
        </w:rPr>
      </w:pPr>
      <w:r w:rsidRPr="009450FC">
        <w:rPr>
          <w:lang w:val="en-GB"/>
        </w:rPr>
        <w:t>Centrifugation simulation (Spin-Sim)</w:t>
      </w:r>
    </w:p>
    <w:p w14:paraId="046CD6B3" w14:textId="69777727" w:rsidR="00FE7F5C" w:rsidRPr="00900BAE" w:rsidRDefault="00FE7F5C" w:rsidP="00FE7F5C">
      <w:pPr>
        <w:jc w:val="both"/>
        <w:rPr>
          <w:rFonts w:ascii="Arial" w:hAnsi="Arial" w:cs="Arial"/>
          <w:sz w:val="24"/>
          <w:szCs w:val="24"/>
          <w:lang w:val="en-GB"/>
        </w:rPr>
      </w:pPr>
      <w:r w:rsidRPr="00900BAE">
        <w:rPr>
          <w:rFonts w:ascii="Arial" w:hAnsi="Arial" w:cs="Arial"/>
          <w:sz w:val="24"/>
          <w:szCs w:val="24"/>
          <w:lang w:val="en-GB"/>
        </w:rPr>
        <w:t>Transcript read counts were first normalised to Transcripts Per Million (TPM). Canonical nucleotide sequences for each transcript were retrieved from ENSEMBL</w:t>
      </w:r>
      <w:r w:rsidRPr="00900BAE">
        <w:rPr>
          <w:rFonts w:ascii="Arial" w:hAnsi="Arial" w:cs="Arial"/>
          <w:sz w:val="24"/>
          <w:szCs w:val="24"/>
          <w:lang w:val="en-GB"/>
        </w:rPr>
        <w:fldChar w:fldCharType="begin"/>
      </w:r>
      <w:r w:rsidR="00300753" w:rsidRPr="00900BAE">
        <w:rPr>
          <w:rFonts w:ascii="Arial" w:hAnsi="Arial" w:cs="Arial"/>
          <w:sz w:val="24"/>
          <w:szCs w:val="24"/>
          <w:lang w:val="en-GB"/>
        </w:rPr>
        <w:instrText xml:space="preserve"> ADDIN ZOTERO_ITEM CSL_CITATION {"citationID":"RMpM1gHz","properties":{"formattedCitation":"(56)","plainCitation":"(56)","noteIndex":0},"citationItems":[{"id":"7QlDGlPw/6rGpjaSB","uris":["http://zotero.org/users/local/q86rvdj2/items/9KCRDC56"],"itemData":{"id":71,"type":"article-journal","abstract":"Abstract\n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(56)</w:t>
      </w:r>
      <w:r w:rsidRPr="00900BAE">
        <w:rPr>
          <w:rFonts w:ascii="Arial" w:hAnsi="Arial" w:cs="Arial"/>
          <w:sz w:val="24"/>
          <w:szCs w:val="24"/>
          <w:lang w:val="en-GB"/>
        </w:rPr>
        <w:fldChar w:fldCharType="end"/>
      </w:r>
      <w:r w:rsidRPr="00900BAE">
        <w:rPr>
          <w:rFonts w:ascii="Arial" w:hAnsi="Arial" w:cs="Arial"/>
          <w:sz w:val="24"/>
          <w:szCs w:val="24"/>
          <w:lang w:val="en-GB"/>
        </w:rPr>
        <w:t xml:space="preserve"> to determine nucleotide composition and calculate the molecular weight (MW) of each RNA using</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{"citationID":"YHOBWlLP","properties":{"formattedCitation":"(70)","plainCitation":"(70)","noteIndex":0},"citationItems":[{"id":85,"uris":["http://zotero.org/users/local/q86rvdj2/items/3ZFTTHT6"],"itemData":{"id":85,"type":"document","title":"DNA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(70)</w:t>
      </w:r>
      <w:r w:rsidRPr="00900BAE">
        <w:rPr>
          <w:rFonts w:ascii="Arial" w:hAnsi="Arial" w:cs="Arial"/>
          <w:sz w:val="24"/>
          <w:szCs w:val="24"/>
          <w:lang w:val="en-GB"/>
        </w:rPr>
        <w:fldChar w:fldCharType="end"/>
      </w:r>
      <w:r w:rsidRPr="00900BAE">
        <w:rPr>
          <w:rFonts w:ascii="Arial" w:hAnsi="Arial" w:cs="Arial"/>
          <w:sz w:val="24"/>
          <w:szCs w:val="24"/>
          <w:lang w:val="en-GB"/>
        </w:rPr>
        <w:t>:</w:t>
      </w:r>
    </w:p>
    <w:p w14:paraId="5E754CAB"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MW = (A × 329.2) + (U × 306.2) + (C × 305.2) + (G × 345.2) + 159 g/mol </w:t>
      </w:r>
      <w:r w:rsidRPr="009450FC">
        <w:rPr>
          <w:rFonts w:ascii="Arial" w:hAnsi="Arial" w:cs="Arial"/>
          <w:i/>
          <w:iCs/>
          <w:sz w:val="24"/>
          <w:szCs w:val="24"/>
          <w:lang w:val="en-GB"/>
        </w:rPr>
        <w:t>(1)</w:t>
      </w:r>
    </w:p>
    <w:p w14:paraId="550B2C70" w14:textId="15D3E0CB" w:rsidR="00FE7F5C" w:rsidRPr="00900BAE" w:rsidRDefault="00FE7F5C" w:rsidP="00FE7F5C">
      <w:pPr>
        <w:jc w:val="both"/>
        <w:rPr>
          <w:rFonts w:ascii="Arial" w:hAnsi="Arial" w:cs="Arial"/>
          <w:sz w:val="24"/>
          <w:szCs w:val="24"/>
          <w:lang w:val="en-GB"/>
        </w:rPr>
      </w:pPr>
      <w:r w:rsidRPr="00900BAE">
        <w:rPr>
          <w:rFonts w:ascii="Arial" w:hAnsi="Arial" w:cs="Arial"/>
          <w:sz w:val="24"/>
          <w:szCs w:val="24"/>
          <w:lang w:val="en-GB"/>
        </w:rPr>
        <w:t>To simulate RNA sedimentation during centrifugation, we applied a simplified particle sedimentation model</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{"citationID":"iIyQysjz","properties":{"formattedCitation":"(71)","plainCitation":"(71)","noteIndex":0},"citationItems":[{"id":170,"uris":["http://zotero.org/users/local/q86rvdj2/items/W5LIRSN5"],"itemData":{"id":170,"type":"article-journal","title":"The ultracentrifuge.","author":[{"family":"Svedberg","given":"Theodor"},{"family":"Pedersen","given":"Kai Oluf"}],"issued":{"date-parts":[["1940"]]}}}],"schema":"https://github.com/citation-style-language/schema/raw/master/csl-citation.json"}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(71)</w:t>
      </w:r>
      <w:r w:rsidRPr="00900BAE">
        <w:rPr>
          <w:rFonts w:ascii="Arial" w:hAnsi="Arial" w:cs="Arial"/>
          <w:sz w:val="24"/>
          <w:szCs w:val="24"/>
          <w:lang w:val="en-GB"/>
        </w:rPr>
        <w:fldChar w:fldCharType="end"/>
      </w:r>
      <w:r w:rsidRPr="00900BAE">
        <w:rPr>
          <w:rFonts w:ascii="Arial" w:hAnsi="Arial" w:cs="Arial"/>
          <w:sz w:val="24"/>
          <w:szCs w:val="24"/>
          <w:lang w:val="en-GB"/>
        </w:rPr>
        <w:t xml:space="preserve">: </w:t>
      </w:r>
    </w:p>
    <w:p w14:paraId="28B4A93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Sedimentation Coefficient × Acceleration × Time </w:t>
      </w:r>
      <w:r w:rsidRPr="009450FC">
        <w:rPr>
          <w:rFonts w:ascii="Arial" w:hAnsi="Arial" w:cs="Arial"/>
          <w:i/>
          <w:iCs/>
          <w:sz w:val="24"/>
          <w:szCs w:val="24"/>
          <w:lang w:val="en-GB"/>
        </w:rPr>
        <w:t>(2)</w:t>
      </w:r>
    </w:p>
    <w:p w14:paraId="35CD8039" w14:textId="2E310D65" w:rsidR="00FE7F5C" w:rsidRPr="009450FC" w:rsidRDefault="00FE7F5C" w:rsidP="00FE7F5C">
      <w:pPr>
        <w:jc w:val="both"/>
        <w:rPr>
          <w:rFonts w:ascii="Arial" w:hAnsi="Arial" w:cs="Arial"/>
          <w:i/>
          <w:iCs/>
          <w:sz w:val="20"/>
          <w:szCs w:val="20"/>
          <w:lang w:val="en-GB"/>
        </w:rPr>
      </w:pPr>
      <w:r w:rsidRPr="009450FC">
        <w:rPr>
          <w:rFonts w:ascii="Arial" w:hAnsi="Arial" w:cs="Arial"/>
          <w:sz w:val="24"/>
          <w:szCs w:val="24"/>
          <w:lang w:val="en-GB"/>
        </w:rPr>
        <w:t>Since precise sedimentation coefficients depend on transcript-specific features (</w:t>
      </w:r>
      <w:r w:rsidRPr="009450FC">
        <w:rPr>
          <w:rFonts w:ascii="Arial" w:hAnsi="Arial" w:cs="Arial"/>
          <w:i/>
          <w:iCs/>
          <w:sz w:val="24"/>
          <w:szCs w:val="24"/>
          <w:lang w:val="en-GB"/>
        </w:rPr>
        <w:t>e.g.</w:t>
      </w:r>
      <w:r w:rsidRPr="009450FC">
        <w:rPr>
          <w:rFonts w:ascii="Arial" w:hAnsi="Arial" w:cs="Arial"/>
          <w:sz w:val="24"/>
          <w:szCs w:val="24"/>
          <w:lang w:val="en-GB"/>
        </w:rPr>
        <w:t>, shape, folding, and hydration), we used a heuristic approximation</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IjqDOmLv","properties":{"formattedCitation":"(72)","plainCitation":"(72)","noteIndex":0},"citationItems":[{"id":"7QlDGlPw/4QFzl1h8","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(72)</w:t>
      </w:r>
      <w:r w:rsidRPr="009450FC">
        <w:rPr>
          <w:rFonts w:ascii="Arial" w:hAnsi="Arial" w:cs="Arial"/>
          <w:sz w:val="24"/>
          <w:szCs w:val="24"/>
          <w:lang w:val="en-GB"/>
        </w:rPr>
        <w:fldChar w:fldCharType="end"/>
      </w:r>
      <w:r w:rsidRPr="009450FC">
        <w:rPr>
          <w:rFonts w:ascii="Arial" w:hAnsi="Arial" w:cs="Arial"/>
          <w:sz w:val="24"/>
          <w:szCs w:val="24"/>
          <w:lang w:val="en-GB"/>
        </w:rPr>
        <w:t xml:space="preserve"> assuming spherical RNA behavio</w:t>
      </w:r>
      <w:ins w:id="107" w:author="Alexandre Miguel Kaizeler Guedes Da Silva Afonso" w:date="2026-09-02T11:40:00Z" w16du:dateUtc="2026-09-02T10:40:00Z">
        <w:r w:rsidR="00900BAE">
          <w:rPr>
            <w:rFonts w:ascii="Arial" w:hAnsi="Arial" w:cs="Arial"/>
            <w:sz w:val="24"/>
            <w:szCs w:val="24"/>
            <w:lang w:val="en-GB"/>
          </w:rPr>
          <w:t>u</w:t>
        </w:r>
      </w:ins>
      <w:r w:rsidRPr="009450FC">
        <w:rPr>
          <w:rFonts w:ascii="Arial" w:hAnsi="Arial" w:cs="Arial"/>
          <w:sz w:val="24"/>
          <w:szCs w:val="24"/>
          <w:lang w:val="en-GB"/>
        </w:rPr>
        <w:t xml:space="preserve">r and sedimentation coefficients proportional to the cube root of MW: </w:t>
      </w:r>
    </w:p>
    <w:p w14:paraId="27BCD63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Distance = </w:t>
      </w:r>
      <w:r w:rsidRPr="009450FC">
        <w:rPr>
          <w:rFonts w:ascii="Cambria Math" w:hAnsi="Cambria Math" w:cs="Cambria Math"/>
          <w:sz w:val="24"/>
          <w:szCs w:val="24"/>
          <w:lang w:val="en-GB"/>
        </w:rPr>
        <w:t>∛</w:t>
      </w:r>
      <w:proofErr w:type="spellStart"/>
      <w:r w:rsidRPr="009450FC">
        <w:rPr>
          <w:rFonts w:ascii="Cambria Math" w:hAnsi="Cambria Math" w:cs="Cambria Math"/>
          <w:sz w:val="24"/>
          <w:szCs w:val="24"/>
          <w:lang w:val="en-GB"/>
        </w:rPr>
        <w:t>k</w:t>
      </w:r>
      <w:r w:rsidRPr="009450FC">
        <w:rPr>
          <w:rFonts w:ascii="Arial" w:hAnsi="Arial" w:cs="Arial"/>
          <w:sz w:val="24"/>
          <w:szCs w:val="24"/>
          <w:lang w:val="en-GB"/>
        </w:rPr>
        <w:t>MW</w:t>
      </w:r>
      <w:proofErr w:type="spellEnd"/>
      <w:r w:rsidRPr="009450FC">
        <w:rPr>
          <w:rFonts w:ascii="Arial" w:hAnsi="Arial" w:cs="Arial"/>
          <w:sz w:val="24"/>
          <w:szCs w:val="24"/>
          <w:lang w:val="en-GB"/>
        </w:rPr>
        <w:t xml:space="preserve"> × Acceleration × Time </w:t>
      </w:r>
      <w:r w:rsidRPr="009450FC">
        <w:rPr>
          <w:rFonts w:ascii="Arial" w:hAnsi="Arial" w:cs="Arial"/>
          <w:i/>
          <w:iCs/>
          <w:sz w:val="24"/>
          <w:szCs w:val="24"/>
          <w:lang w:val="en-GB"/>
        </w:rPr>
        <w:t>(3)</w:t>
      </w:r>
    </w:p>
    <w:p w14:paraId="1273993C" w14:textId="24145D4B" w:rsidR="00FE7F5C" w:rsidRPr="009450FC" w:rsidRDefault="00FE7F5C" w:rsidP="00FE7F5C">
      <w:pPr>
        <w:jc w:val="both"/>
        <w:rPr>
          <w:rFonts w:ascii="Arial" w:hAnsi="Arial" w:cs="Arial"/>
          <w:i/>
          <w:iCs/>
          <w:sz w:val="21"/>
          <w:szCs w:val="21"/>
          <w:lang w:val="en-GB"/>
        </w:rPr>
      </w:pPr>
      <w:r w:rsidRPr="009450FC">
        <w:rPr>
          <w:rFonts w:ascii="Arial" w:hAnsi="Arial" w:cs="Arial"/>
          <w:sz w:val="24"/>
          <w:szCs w:val="24"/>
          <w:lang w:val="en-GB"/>
        </w:rPr>
        <w:t>The centrifugation process was modelled after Khong et al. 2017</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4uKOR3mm","properties":{"formattedCitation":"(31)","plainCitation":"(31)","noteIndex":0},"citationItems":[{"id":"7QlDGlPw/FbnlmiAa","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(31)</w:t>
      </w:r>
      <w:r w:rsidRPr="009450FC">
        <w:rPr>
          <w:rFonts w:ascii="Arial" w:hAnsi="Arial" w:cs="Arial"/>
          <w:sz w:val="24"/>
          <w:szCs w:val="24"/>
          <w:lang w:val="en-GB"/>
        </w:rPr>
        <w:fldChar w:fldCharType="end"/>
      </w:r>
      <w:r w:rsidRPr="009450FC">
        <w:rPr>
          <w:rFonts w:ascii="Arial" w:hAnsi="Arial" w:cs="Arial"/>
          <w:sz w:val="24"/>
          <w:szCs w:val="24"/>
          <w:lang w:val="en-GB"/>
        </w:rPr>
        <w:t>, assuming initiation from the 1 mL mark in standard 2 mL microcentrifuge tubes (distance from bottom ~2 cm). Each transcript’s sedimentation distance was scaled proportionally to estimate the fraction of each RNA that would sediment. These sedimented proportions were converted back to read counts using:</w:t>
      </w:r>
    </w:p>
    <w:p w14:paraId="77CA59AD"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Counts = ((TPM × Transcript Length) / 10</w:t>
      </w:r>
      <w:r w:rsidRPr="009450FC">
        <w:rPr>
          <w:rFonts w:ascii="Arial" w:hAnsi="Arial" w:cs="Arial"/>
          <w:sz w:val="24"/>
          <w:szCs w:val="24"/>
          <w:vertAlign w:val="superscript"/>
          <w:lang w:val="en-GB"/>
        </w:rPr>
        <w:t>6</w:t>
      </w:r>
      <w:r w:rsidRPr="009450FC">
        <w:rPr>
          <w:rFonts w:ascii="Arial" w:hAnsi="Arial" w:cs="Arial"/>
          <w:sz w:val="24"/>
          <w:szCs w:val="24"/>
          <w:lang w:val="en-GB"/>
        </w:rPr>
        <w:t xml:space="preserve">) × Original Read Depth </w:t>
      </w:r>
      <w:r w:rsidRPr="009450FC">
        <w:rPr>
          <w:rFonts w:ascii="Arial" w:hAnsi="Arial" w:cs="Arial"/>
          <w:i/>
          <w:iCs/>
          <w:sz w:val="24"/>
          <w:szCs w:val="24"/>
          <w:lang w:val="en-GB"/>
        </w:rPr>
        <w:t>(4)</w:t>
      </w:r>
    </w:p>
    <w:p w14:paraId="28DF3B9C"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where </w:t>
      </w:r>
      <w:r w:rsidRPr="009450FC">
        <w:rPr>
          <w:rFonts w:ascii="Arial" w:hAnsi="Arial" w:cs="Arial"/>
          <w:i/>
          <w:iCs/>
          <w:sz w:val="24"/>
          <w:szCs w:val="24"/>
          <w:lang w:val="en-GB"/>
        </w:rPr>
        <w:t>Original Read Depth</w:t>
      </w:r>
      <w:r w:rsidRPr="009450FC">
        <w:rPr>
          <w:rFonts w:ascii="Arial" w:hAnsi="Arial" w:cs="Arial"/>
          <w:sz w:val="24"/>
          <w:szCs w:val="24"/>
          <w:lang w:val="en-GB"/>
        </w:rPr>
        <w:t xml:space="preserve"> corresponds to the total number of reads in the associated SG sample, ensuring consistency between original and simulated datasets. This approach was used for the analyses presented in Figure 2.</w:t>
      </w:r>
    </w:p>
    <w:p w14:paraId="16FE8998" w14:textId="7D3F7250" w:rsidR="00FE7F5C" w:rsidRPr="00900BAE" w:rsidRDefault="00FE7F5C" w:rsidP="00FE7F5C">
      <w:pPr>
        <w:jc w:val="both"/>
        <w:rPr>
          <w:rFonts w:ascii="Arial" w:hAnsi="Arial" w:cs="Arial"/>
          <w:sz w:val="24"/>
          <w:szCs w:val="24"/>
          <w:lang w:val="en-GB"/>
        </w:rPr>
      </w:pPr>
      <w:r w:rsidRPr="00900BAE">
        <w:rPr>
          <w:rFonts w:ascii="Arial" w:hAnsi="Arial" w:cs="Arial"/>
          <w:sz w:val="24"/>
          <w:szCs w:val="24"/>
          <w:lang w:val="en-GB"/>
        </w:rPr>
        <w:t>For RNA modification experiments, transcript MW was adjusted by +14 g/mol for each m6A site</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{"citationID":"jPg0C3nk","properties":{"formattedCitation":"(73)","plainCitation":"(73)","noteIndex":0},"citationItems":[{"id":110,"uris":["http://zotero.org/users/local/q86rvdj2/items/7B7LM8TR"],"itemData":{"id":110,"type":"document","title":"PubChem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(73)</w:t>
      </w:r>
      <w:r w:rsidRPr="00900BAE">
        <w:rPr>
          <w:rFonts w:ascii="Arial" w:hAnsi="Arial" w:cs="Arial"/>
          <w:sz w:val="24"/>
          <w:szCs w:val="24"/>
          <w:lang w:val="en-GB"/>
        </w:rPr>
        <w:fldChar w:fldCharType="end"/>
      </w:r>
      <w:r w:rsidRPr="00900BAE">
        <w:rPr>
          <w:rFonts w:ascii="Arial" w:hAnsi="Arial" w:cs="Arial"/>
          <w:sz w:val="24"/>
          <w:szCs w:val="24"/>
          <w:lang w:val="en-GB"/>
        </w:rPr>
        <w:t xml:space="preserve"> and +42 g/mol for each ac4C site</w:t>
      </w:r>
      <w:r w:rsidRPr="00900BAE">
        <w:rPr>
          <w:rFonts w:ascii="Arial" w:hAnsi="Arial" w:cs="Arial"/>
          <w:sz w:val="24"/>
          <w:szCs w:val="24"/>
          <w:lang w:val="en-GB"/>
        </w:rPr>
        <w:fldChar w:fldCharType="begin"/>
      </w:r>
      <w:r w:rsidR="00300753" w:rsidRPr="00900BAE">
        <w:rPr>
          <w:rFonts w:ascii="Arial" w:hAnsi="Arial" w:cs="Arial"/>
          <w:sz w:val="24"/>
          <w:szCs w:val="24"/>
          <w:lang w:val="en-GB"/>
        </w:rPr>
        <w:instrText xml:space="preserve"> ADDIN ZOTERO_ITEM CSL_CITATION {"citationID":"RXDro1S0","properties":{"formattedCitation":"(74)","plainCitation":"(74)","noteIndex":0},"citationItems":[{"id":"7QlDGlPw/JrS3DXrw","uris":["http://zotero.org/users/local/q86rvdj2/items/8W6CN5XQ"],"itemData":{"id":111,"type":"document","title":"PubChem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(74)</w:t>
      </w:r>
      <w:r w:rsidRPr="00900BAE">
        <w:rPr>
          <w:rFonts w:ascii="Arial" w:hAnsi="Arial" w:cs="Arial"/>
          <w:sz w:val="24"/>
          <w:szCs w:val="24"/>
          <w:lang w:val="en-GB"/>
        </w:rPr>
        <w:fldChar w:fldCharType="end"/>
      </w:r>
      <w:r w:rsidRPr="00900BAE">
        <w:rPr>
          <w:rFonts w:ascii="Arial" w:hAnsi="Arial" w:cs="Arial"/>
          <w:sz w:val="24"/>
          <w:szCs w:val="24"/>
          <w:lang w:val="en-GB"/>
        </w:rPr>
        <w:t xml:space="preserve">. </w:t>
      </w:r>
    </w:p>
    <w:p w14:paraId="3DF14F5B" w14:textId="1D5D1B23" w:rsidR="00FE7F5C" w:rsidRPr="00900BAE" w:rsidRDefault="00FE7F5C" w:rsidP="00FE7F5C">
      <w:pPr>
        <w:jc w:val="both"/>
        <w:rPr>
          <w:rFonts w:ascii="Arial" w:hAnsi="Arial" w:cs="Arial"/>
          <w:sz w:val="24"/>
          <w:szCs w:val="24"/>
          <w:lang w:val="en-GB"/>
        </w:rPr>
      </w:pPr>
      <w:r w:rsidRPr="00900BAE">
        <w:rPr>
          <w:rFonts w:ascii="Arial" w:hAnsi="Arial" w:cs="Arial"/>
          <w:sz w:val="24"/>
          <w:szCs w:val="24"/>
          <w:lang w:val="en-GB"/>
        </w:rPr>
        <w:lastRenderedPageBreak/>
        <w:t xml:space="preserve">Additional simulations used empirical data from </w:t>
      </w:r>
      <w:proofErr w:type="spellStart"/>
      <w:r w:rsidRPr="00900BAE">
        <w:rPr>
          <w:rFonts w:ascii="Arial" w:hAnsi="Arial" w:cs="Arial"/>
          <w:sz w:val="24"/>
          <w:szCs w:val="24"/>
          <w:lang w:val="en-GB"/>
        </w:rPr>
        <w:t>Glauninger</w:t>
      </w:r>
      <w:proofErr w:type="spellEnd"/>
      <w:r w:rsidRPr="00900BAE">
        <w:rPr>
          <w:rFonts w:ascii="Arial" w:hAnsi="Arial" w:cs="Arial"/>
          <w:sz w:val="24"/>
          <w:szCs w:val="24"/>
          <w:lang w:val="en-GB"/>
        </w:rPr>
        <w:t xml:space="preserve"> 2024</w:t>
      </w:r>
      <w:r w:rsidRPr="00900BAE">
        <w:rPr>
          <w:rFonts w:ascii="Arial" w:hAnsi="Arial" w:cs="Arial"/>
          <w:sz w:val="24"/>
          <w:szCs w:val="24"/>
          <w:lang w:val="en-GB"/>
        </w:rPr>
        <w:fldChar w:fldCharType="begin"/>
      </w:r>
      <w:r w:rsidR="00300753" w:rsidRPr="00900BAE">
        <w:rPr>
          <w:rFonts w:ascii="Arial" w:hAnsi="Arial" w:cs="Arial"/>
          <w:sz w:val="24"/>
          <w:szCs w:val="24"/>
          <w:lang w:val="en-GB"/>
        </w:rPr>
        <w:instrText xml:space="preserve"> ADDIN ZOTERO_ITEM CSL_CITATION {"citationID":"ylbfCAaw","properties":{"formattedCitation":"(33)","plainCitation":"(33)","noteIndex":0},"citationItems":[{"id":"7QlDGlPw/Ue3q6JCf","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(33)</w:t>
      </w:r>
      <w:r w:rsidRPr="00900BAE">
        <w:rPr>
          <w:rFonts w:ascii="Arial" w:hAnsi="Arial" w:cs="Arial"/>
          <w:sz w:val="24"/>
          <w:szCs w:val="24"/>
          <w:lang w:val="en-GB"/>
        </w:rPr>
        <w:fldChar w:fldCharType="end"/>
      </w:r>
      <w:r w:rsidRPr="00900BAE">
        <w:rPr>
          <w:rFonts w:ascii="Arial" w:hAnsi="Arial" w:cs="Arial"/>
          <w:sz w:val="24"/>
          <w:szCs w:val="24"/>
          <w:lang w:val="en-GB"/>
        </w:rPr>
        <w:t xml:space="preserve">, which measured RNA sedimentation in centrifuged yeast samples. From </w:t>
      </w:r>
      <w:del w:id="108" w:author="Alexandre Miguel Kaizeler Guedes Da Silva Afonso" w:date="2026-09-02T11:42:00Z" w16du:dateUtc="2026-09-02T10:42:00Z">
        <w:r w:rsidRPr="00900BAE" w:rsidDel="00900BAE">
          <w:rPr>
            <w:rFonts w:ascii="Arial" w:hAnsi="Arial" w:cs="Arial"/>
            <w:sz w:val="24"/>
            <w:szCs w:val="24"/>
            <w:lang w:val="en-GB"/>
          </w:rPr>
          <w:delText xml:space="preserve">these </w:delText>
        </w:r>
      </w:del>
      <w:ins w:id="109" w:author="Alexandre Miguel Kaizeler Guedes Da Silva Afonso" w:date="2026-09-02T11:42:00Z" w16du:dateUtc="2026-09-02T10:42:00Z">
        <w:r w:rsidR="00900BAE">
          <w:rPr>
            <w:rFonts w:ascii="Arial" w:hAnsi="Arial" w:cs="Arial"/>
            <w:sz w:val="24"/>
            <w:szCs w:val="24"/>
            <w:lang w:val="en-GB"/>
          </w:rPr>
          <w:t>this</w:t>
        </w:r>
        <w:r w:rsidR="00900BAE" w:rsidRPr="00900BAE">
          <w:rPr>
            <w:rFonts w:ascii="Arial" w:hAnsi="Arial" w:cs="Arial"/>
            <w:sz w:val="24"/>
            <w:szCs w:val="24"/>
            <w:lang w:val="en-GB"/>
          </w:rPr>
          <w:t xml:space="preserve"> </w:t>
        </w:r>
      </w:ins>
      <w:r w:rsidRPr="00900BAE">
        <w:rPr>
          <w:rFonts w:ascii="Arial" w:hAnsi="Arial" w:cs="Arial"/>
          <w:sz w:val="24"/>
          <w:szCs w:val="24"/>
          <w:lang w:val="en-GB"/>
        </w:rPr>
        <w:t xml:space="preserve">dataset’s </w:t>
      </w:r>
      <w:proofErr w:type="spellStart"/>
      <w:r w:rsidRPr="00900BAE">
        <w:rPr>
          <w:rFonts w:ascii="Arial" w:hAnsi="Arial" w:cs="Arial"/>
          <w:sz w:val="24"/>
          <w:szCs w:val="24"/>
          <w:lang w:val="en-GB"/>
        </w:rPr>
        <w:t>azide</w:t>
      </w:r>
      <w:proofErr w:type="spellEnd"/>
      <w:r w:rsidRPr="00900BAE">
        <w:rPr>
          <w:rFonts w:ascii="Arial" w:hAnsi="Arial" w:cs="Arial"/>
          <w:sz w:val="24"/>
          <w:szCs w:val="24"/>
          <w:lang w:val="en-GB"/>
        </w:rPr>
        <w:t xml:space="preserve"> stressed samples, which we considered </w:t>
      </w:r>
      <w:del w:id="110" w:author="Alexandre Miguel Kaizeler Guedes Da Silva Afonso" w:date="2026-09-02T11:41:00Z" w16du:dateUtc="2026-09-02T10:41:00Z">
        <w:r w:rsidRPr="00900BAE" w:rsidDel="00900BAE">
          <w:rPr>
            <w:rFonts w:ascii="Arial" w:hAnsi="Arial" w:cs="Arial"/>
            <w:sz w:val="24"/>
            <w:szCs w:val="24"/>
            <w:lang w:val="en-GB"/>
          </w:rPr>
          <w:delText xml:space="preserve">was </w:delText>
        </w:r>
      </w:del>
      <w:ins w:id="111" w:author="Alexandre Miguel Kaizeler Guedes Da Silva Afonso" w:date="2026-09-02T11:41:00Z" w16du:dateUtc="2026-09-02T10:41:00Z">
        <w:r w:rsidR="00900BAE">
          <w:rPr>
            <w:rFonts w:ascii="Arial" w:hAnsi="Arial" w:cs="Arial"/>
            <w:sz w:val="24"/>
            <w:szCs w:val="24"/>
            <w:lang w:val="en-GB"/>
          </w:rPr>
          <w:t>were</w:t>
        </w:r>
        <w:r w:rsidR="00900BAE" w:rsidRPr="00900BAE">
          <w:rPr>
            <w:rFonts w:ascii="Arial" w:hAnsi="Arial" w:cs="Arial"/>
            <w:sz w:val="24"/>
            <w:szCs w:val="24"/>
            <w:lang w:val="en-GB"/>
          </w:rPr>
          <w:t xml:space="preserve"> </w:t>
        </w:r>
      </w:ins>
      <w:del w:id="112" w:author="Alexandre Miguel Kaizeler Guedes Da Silva Afonso" w:date="2026-09-02T11:42:00Z" w16du:dateUtc="2026-09-02T10:42:00Z">
        <w:r w:rsidRPr="00900BAE" w:rsidDel="00900BAE">
          <w:rPr>
            <w:rFonts w:ascii="Arial" w:hAnsi="Arial" w:cs="Arial"/>
            <w:sz w:val="24"/>
            <w:szCs w:val="24"/>
            <w:lang w:val="en-GB"/>
          </w:rPr>
          <w:delText>the most similar</w:delText>
        </w:r>
      </w:del>
      <w:ins w:id="113" w:author="Alexandre Miguel Kaizeler Guedes Da Silva Afonso" w:date="2026-09-02T11:42:00Z" w16du:dateUtc="2026-09-02T10:42:00Z">
        <w:r w:rsidR="00900BAE">
          <w:rPr>
            <w:rFonts w:ascii="Arial" w:hAnsi="Arial" w:cs="Arial"/>
            <w:sz w:val="24"/>
            <w:szCs w:val="24"/>
            <w:lang w:val="en-GB"/>
          </w:rPr>
          <w:t>comparable</w:t>
        </w:r>
      </w:ins>
      <w:r w:rsidRPr="00900BAE">
        <w:rPr>
          <w:rFonts w:ascii="Arial" w:hAnsi="Arial" w:cs="Arial"/>
          <w:sz w:val="24"/>
          <w:szCs w:val="24"/>
          <w:lang w:val="en-GB"/>
        </w:rPr>
        <w:t xml:space="preserve"> to the commonly used </w:t>
      </w:r>
      <w:proofErr w:type="spellStart"/>
      <w:r w:rsidRPr="00900BAE">
        <w:rPr>
          <w:rFonts w:ascii="Arial" w:hAnsi="Arial" w:cs="Arial"/>
          <w:sz w:val="24"/>
          <w:szCs w:val="24"/>
          <w:lang w:val="en-GB"/>
        </w:rPr>
        <w:t>arsenite</w:t>
      </w:r>
      <w:proofErr w:type="spellEnd"/>
      <w:r w:rsidRPr="00900BAE">
        <w:rPr>
          <w:rFonts w:ascii="Arial" w:hAnsi="Arial" w:cs="Arial"/>
          <w:sz w:val="24"/>
          <w:szCs w:val="24"/>
          <w:lang w:val="en-GB"/>
        </w:rPr>
        <w:t xml:space="preserve"> (Figure 1B) as </w:t>
      </w:r>
      <w:del w:id="114" w:author="Alexandre Miguel Kaizeler Guedes Da Silva Afonso" w:date="2026-09-02T11:42:00Z" w16du:dateUtc="2026-09-02T10:42:00Z">
        <w:r w:rsidRPr="00900BAE" w:rsidDel="00900BAE">
          <w:rPr>
            <w:rFonts w:ascii="Arial" w:hAnsi="Arial" w:cs="Arial"/>
            <w:sz w:val="24"/>
            <w:szCs w:val="24"/>
            <w:lang w:val="en-GB"/>
          </w:rPr>
          <w:delText xml:space="preserve">they </w:delText>
        </w:r>
      </w:del>
      <w:r w:rsidRPr="00900BAE">
        <w:rPr>
          <w:rFonts w:ascii="Arial" w:hAnsi="Arial" w:cs="Arial"/>
          <w:sz w:val="24"/>
          <w:szCs w:val="24"/>
          <w:lang w:val="en-GB"/>
        </w:rPr>
        <w:t>both cause oxidative stress</w:t>
      </w:r>
      <w:r w:rsidRPr="00900BAE">
        <w:rPr>
          <w:rFonts w:ascii="Arial" w:hAnsi="Arial" w:cs="Arial"/>
          <w:sz w:val="24"/>
          <w:szCs w:val="24"/>
          <w:lang w:val="en-GB"/>
        </w:rPr>
        <w:fldChar w:fldCharType="begin"/>
      </w:r>
      <w:r w:rsidR="001823B1" w:rsidRPr="00900BAE">
        <w:rPr>
          <w:rFonts w:ascii="Arial" w:hAnsi="Arial" w:cs="Arial"/>
          <w:sz w:val="24"/>
          <w:szCs w:val="24"/>
          <w:lang w:val="en-GB"/>
        </w:rPr>
        <w:instrText xml:space="preserve"> ADDIN ZOTERO_ITEM CSL_CITATION {"citationID":"8I5cOIjc","properties":{"formattedCitation":"(75)","plainCitation":"(75)","noteIndex":0},"citationItems":[{"id":171,"uris":["http://zotero.org/users/local/q86rvdj2/items/TFBU9PGL"],"itemData":{"id":171,"type":"article-journal","abstract":"Sodium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changes.","container-title":"Genomics","DOI":"10.1016/j.ygeno.2020.05.001","ISSN":"1089-8646","issue":"5","journalAbbreviation":"Genomics","language":"eng","page":"2978-2989","PMID":"32437849","PMCID":"PMC7116212","source":"PubMed","title":"Elucidation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Pr="00900BAE">
        <w:rPr>
          <w:rFonts w:ascii="Arial" w:hAnsi="Arial" w:cs="Arial"/>
          <w:sz w:val="24"/>
          <w:szCs w:val="24"/>
          <w:lang w:val="en-GB"/>
        </w:rPr>
        <w:fldChar w:fldCharType="separate"/>
      </w:r>
      <w:r w:rsidR="0097304F" w:rsidRPr="00900BAE">
        <w:rPr>
          <w:rFonts w:ascii="Arial" w:hAnsi="Arial" w:cs="Arial"/>
          <w:sz w:val="24"/>
          <w:lang w:val="en-GB"/>
        </w:rPr>
        <w:t>(75)</w:t>
      </w:r>
      <w:r w:rsidRPr="00900BAE">
        <w:rPr>
          <w:rFonts w:ascii="Arial" w:hAnsi="Arial" w:cs="Arial"/>
          <w:sz w:val="24"/>
          <w:szCs w:val="24"/>
          <w:lang w:val="en-GB"/>
        </w:rPr>
        <w:fldChar w:fldCharType="end"/>
      </w:r>
      <w:r w:rsidRPr="00900BAE">
        <w:rPr>
          <w:rFonts w:ascii="Arial" w:hAnsi="Arial" w:cs="Arial"/>
          <w:sz w:val="24"/>
          <w:szCs w:val="24"/>
          <w:lang w:val="en-GB"/>
        </w:rPr>
        <w:t>, we derived a linear model relating RNA length to sedimentation coefficient, which showed slightly stronger correlation than MW. After testing different models, we used the cube root of RNA length to fit the final model:</w:t>
      </w:r>
    </w:p>
    <w:p w14:paraId="6D7E264E"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Sedimentation Coefficient = </w:t>
      </w:r>
      <w:proofErr w:type="gramStart"/>
      <w:r w:rsidRPr="009450FC">
        <w:rPr>
          <w:rFonts w:ascii="Cambria Math" w:hAnsi="Cambria Math" w:cs="Cambria Math"/>
          <w:sz w:val="24"/>
          <w:szCs w:val="24"/>
          <w:lang w:val="en-GB"/>
        </w:rPr>
        <w:t>∛</w:t>
      </w:r>
      <w:r w:rsidRPr="009450FC">
        <w:rPr>
          <w:rFonts w:ascii="Arial" w:hAnsi="Arial" w:cs="Arial"/>
          <w:sz w:val="24"/>
          <w:szCs w:val="24"/>
          <w:lang w:val="en-GB"/>
        </w:rPr>
        <w:t>(</w:t>
      </w:r>
      <w:proofErr w:type="gramEnd"/>
      <w:r w:rsidRPr="009450FC">
        <w:rPr>
          <w:rFonts w:ascii="Arial" w:hAnsi="Arial" w:cs="Arial"/>
          <w:sz w:val="24"/>
          <w:szCs w:val="24"/>
          <w:lang w:val="en-GB"/>
        </w:rPr>
        <w:t>RNA Length) × 6.09 × 10</w:t>
      </w:r>
      <w:r w:rsidRPr="009450FC">
        <w:rPr>
          <w:rFonts w:ascii="Cambria Math" w:hAnsi="Cambria Math" w:cs="Cambria Math"/>
          <w:sz w:val="24"/>
          <w:szCs w:val="24"/>
          <w:lang w:val="en-GB"/>
        </w:rPr>
        <w:t>⁻</w:t>
      </w:r>
      <w:r w:rsidRPr="009450FC">
        <w:rPr>
          <w:rFonts w:ascii="Arial" w:hAnsi="Arial" w:cs="Arial"/>
          <w:sz w:val="24"/>
          <w:szCs w:val="24"/>
          <w:lang w:val="en-GB"/>
        </w:rPr>
        <w:t>¹¹ + 3.88 × 10</w:t>
      </w:r>
      <w:r w:rsidRPr="009450FC">
        <w:rPr>
          <w:rFonts w:ascii="Cambria Math" w:hAnsi="Cambria Math" w:cs="Cambria Math"/>
          <w:sz w:val="24"/>
          <w:szCs w:val="24"/>
          <w:lang w:val="en-GB"/>
        </w:rPr>
        <w:t>⁻</w:t>
      </w:r>
      <w:r w:rsidRPr="009450FC">
        <w:rPr>
          <w:rFonts w:ascii="Arial" w:hAnsi="Arial" w:cs="Arial"/>
          <w:sz w:val="24"/>
          <w:szCs w:val="24"/>
          <w:lang w:val="en-GB"/>
        </w:rPr>
        <w:t xml:space="preserve">¹⁰ </w:t>
      </w:r>
      <w:r w:rsidRPr="009450FC">
        <w:rPr>
          <w:rFonts w:ascii="Arial" w:hAnsi="Arial" w:cs="Arial"/>
          <w:i/>
          <w:iCs/>
          <w:sz w:val="24"/>
          <w:szCs w:val="24"/>
          <w:lang w:val="en-GB"/>
        </w:rPr>
        <w:t>(5)</w:t>
      </w:r>
    </w:p>
    <w:p w14:paraId="1B906CC8"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Mitochondrial RNAs exhibited disproportionately high sedimentation relative to size, so we derived a separate equation for them using a linear model relating RNA length to sedimentation coefficient, considering only mitochondrial encoded RNAs:</w:t>
      </w:r>
    </w:p>
    <w:p w14:paraId="0EAA049C" w14:textId="77777777" w:rsidR="00FE7F5C" w:rsidRPr="009450FC" w:rsidRDefault="00FE7F5C" w:rsidP="00FE7F5C">
      <w:pPr>
        <w:jc w:val="center"/>
        <w:rPr>
          <w:rFonts w:ascii="Arial" w:hAnsi="Arial" w:cs="Arial"/>
          <w:sz w:val="24"/>
          <w:szCs w:val="24"/>
          <w:lang w:val="en-GB"/>
        </w:rPr>
      </w:pPr>
      <w:r w:rsidRPr="009450FC">
        <w:rPr>
          <w:rFonts w:ascii="Arial" w:hAnsi="Arial" w:cs="Arial"/>
          <w:sz w:val="24"/>
          <w:szCs w:val="24"/>
          <w:lang w:val="en-GB"/>
        </w:rPr>
        <w:t xml:space="preserve">MT Sedimentation Coefficient = </w:t>
      </w:r>
      <w:proofErr w:type="gramStart"/>
      <w:r w:rsidRPr="009450FC">
        <w:rPr>
          <w:rFonts w:ascii="Cambria Math" w:hAnsi="Cambria Math" w:cs="Cambria Math"/>
          <w:sz w:val="24"/>
          <w:szCs w:val="24"/>
          <w:lang w:val="en-GB"/>
        </w:rPr>
        <w:t>∛</w:t>
      </w:r>
      <w:r w:rsidRPr="009450FC">
        <w:rPr>
          <w:rFonts w:ascii="Arial" w:hAnsi="Arial" w:cs="Arial"/>
          <w:sz w:val="24"/>
          <w:szCs w:val="24"/>
          <w:lang w:val="en-GB"/>
        </w:rPr>
        <w:t>(</w:t>
      </w:r>
      <w:proofErr w:type="gramEnd"/>
      <w:r w:rsidRPr="009450FC">
        <w:rPr>
          <w:rFonts w:ascii="Arial" w:hAnsi="Arial" w:cs="Arial"/>
          <w:sz w:val="24"/>
          <w:szCs w:val="24"/>
          <w:lang w:val="en-GB"/>
        </w:rPr>
        <w:t>RNA Length) × 3.23 × 10</w:t>
      </w:r>
      <w:r w:rsidRPr="009450FC">
        <w:rPr>
          <w:rFonts w:ascii="Cambria Math" w:hAnsi="Cambria Math" w:cs="Cambria Math"/>
          <w:sz w:val="24"/>
          <w:szCs w:val="24"/>
          <w:lang w:val="en-GB"/>
        </w:rPr>
        <w:t>⁻</w:t>
      </w:r>
      <w:r w:rsidRPr="009450FC">
        <w:rPr>
          <w:rFonts w:ascii="Arial" w:hAnsi="Arial" w:cs="Arial"/>
          <w:sz w:val="24"/>
          <w:szCs w:val="24"/>
          <w:lang w:val="en-GB"/>
        </w:rPr>
        <w:t>¹¹ + 1.17 × 10</w:t>
      </w:r>
      <w:r w:rsidRPr="009450FC">
        <w:rPr>
          <w:rFonts w:ascii="Cambria Math" w:hAnsi="Cambria Math" w:cs="Cambria Math"/>
          <w:sz w:val="24"/>
          <w:szCs w:val="24"/>
          <w:lang w:val="en-GB"/>
        </w:rPr>
        <w:t>⁻</w:t>
      </w:r>
      <w:r w:rsidRPr="009450FC">
        <w:rPr>
          <w:rFonts w:ascii="Arial" w:hAnsi="Arial" w:cs="Arial"/>
          <w:sz w:val="24"/>
          <w:szCs w:val="24"/>
          <w:lang w:val="en-GB"/>
        </w:rPr>
        <w:t xml:space="preserve">⁹ </w:t>
      </w:r>
      <w:r w:rsidRPr="009450FC">
        <w:rPr>
          <w:rFonts w:ascii="Arial" w:hAnsi="Arial" w:cs="Arial"/>
          <w:i/>
          <w:iCs/>
          <w:sz w:val="24"/>
          <w:szCs w:val="24"/>
          <w:lang w:val="en-GB"/>
        </w:rPr>
        <w:t>(6)</w:t>
      </w:r>
    </w:p>
    <w:p w14:paraId="2B7F80E2"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As before, sedimented RNA abundances were converted back to read counts using equation </w:t>
      </w:r>
      <w:r w:rsidRPr="009450FC">
        <w:rPr>
          <w:rFonts w:ascii="Arial" w:hAnsi="Arial" w:cs="Arial"/>
          <w:i/>
          <w:iCs/>
          <w:sz w:val="24"/>
          <w:szCs w:val="24"/>
          <w:lang w:val="en-GB"/>
        </w:rPr>
        <w:t>(4)</w:t>
      </w:r>
      <w:r w:rsidRPr="009450FC">
        <w:rPr>
          <w:rFonts w:ascii="Arial" w:hAnsi="Arial" w:cs="Arial"/>
          <w:sz w:val="24"/>
          <w:szCs w:val="24"/>
          <w:lang w:val="en-GB"/>
        </w:rPr>
        <w:t xml:space="preserve">. </w:t>
      </w:r>
    </w:p>
    <w:p w14:paraId="3F62EB86" w14:textId="77777777" w:rsidR="001B750D" w:rsidRPr="002C281C" w:rsidRDefault="001B750D" w:rsidP="001B750D">
      <w:pPr>
        <w:pStyle w:val="Ttulo2"/>
        <w:rPr>
          <w:lang w:val="en-GB"/>
        </w:rPr>
      </w:pPr>
      <w:r>
        <w:rPr>
          <w:lang w:val="en-GB"/>
        </w:rPr>
        <w:t>Consensus SG Transcriptome</w:t>
      </w:r>
    </w:p>
    <w:p w14:paraId="50F24D2E" w14:textId="6E79A470" w:rsidR="001B750D" w:rsidRPr="009450FC" w:rsidRDefault="001B750D" w:rsidP="001B750D">
      <w:pPr>
        <w:rPr>
          <w:rFonts w:ascii="Arial" w:hAnsi="Arial" w:cs="Arial"/>
          <w:sz w:val="24"/>
          <w:szCs w:val="24"/>
          <w:lang w:val="en-GB"/>
        </w:rPr>
      </w:pPr>
      <w:r w:rsidRPr="009450FC">
        <w:rPr>
          <w:rFonts w:ascii="Arial" w:hAnsi="Arial" w:cs="Arial"/>
          <w:sz w:val="24"/>
          <w:szCs w:val="24"/>
          <w:lang w:val="en-GB"/>
        </w:rPr>
        <w:t xml:space="preserve">To derive a consensus </w:t>
      </w:r>
      <w:r w:rsidR="00E14B7D">
        <w:rPr>
          <w:rFonts w:ascii="Arial" w:hAnsi="Arial" w:cs="Arial"/>
          <w:sz w:val="24"/>
          <w:szCs w:val="24"/>
          <w:lang w:val="en-GB"/>
        </w:rPr>
        <w:t>SG transcriptomic signature</w:t>
      </w:r>
      <w:r w:rsidRPr="009450FC">
        <w:rPr>
          <w:rFonts w:ascii="Arial" w:hAnsi="Arial" w:cs="Arial"/>
          <w:sz w:val="24"/>
          <w:szCs w:val="24"/>
          <w:lang w:val="en-GB"/>
        </w:rPr>
        <w:t xml:space="preserve">, we computed </w:t>
      </w:r>
      <w:r w:rsidR="00850FBE">
        <w:rPr>
          <w:rFonts w:ascii="Arial" w:hAnsi="Arial" w:cs="Arial"/>
          <w:sz w:val="24"/>
          <w:szCs w:val="24"/>
          <w:lang w:val="en-GB"/>
        </w:rPr>
        <w:t>the</w:t>
      </w:r>
      <w:r w:rsidRPr="009450FC">
        <w:rPr>
          <w:rFonts w:ascii="Arial" w:hAnsi="Arial" w:cs="Arial"/>
          <w:sz w:val="24"/>
          <w:szCs w:val="24"/>
          <w:lang w:val="en-GB"/>
        </w:rPr>
        <w:t xml:space="preserve"> </w:t>
      </w:r>
      <w:r w:rsidR="00850FBE">
        <w:rPr>
          <w:rFonts w:ascii="Arial" w:hAnsi="Arial" w:cs="Arial"/>
          <w:sz w:val="24"/>
          <w:szCs w:val="24"/>
          <w:lang w:val="en-GB"/>
        </w:rPr>
        <w:t>mean</w:t>
      </w:r>
      <w:r w:rsidRPr="009450FC">
        <w:rPr>
          <w:rFonts w:ascii="Arial" w:hAnsi="Arial" w:cs="Arial"/>
          <w:sz w:val="24"/>
          <w:szCs w:val="24"/>
          <w:lang w:val="en-GB"/>
        </w:rPr>
        <w:t xml:space="preserve"> of per-gene t-statistics </w:t>
      </w:r>
      <w:r w:rsidR="00E14B7D">
        <w:rPr>
          <w:rFonts w:ascii="Arial" w:hAnsi="Arial" w:cs="Arial"/>
          <w:sz w:val="24"/>
          <w:szCs w:val="24"/>
          <w:lang w:val="en-GB"/>
        </w:rPr>
        <w:t xml:space="preserve">of </w:t>
      </w:r>
      <w:r w:rsidR="00E14B7D" w:rsidRPr="009450FC">
        <w:rPr>
          <w:rFonts w:ascii="Arial" w:hAnsi="Arial" w:cs="Arial"/>
          <w:sz w:val="24"/>
          <w:szCs w:val="24"/>
          <w:lang w:val="en-GB"/>
        </w:rPr>
        <w:t>differential expression</w:t>
      </w:r>
      <w:r w:rsidR="00E14B7D">
        <w:rPr>
          <w:rFonts w:ascii="Arial" w:hAnsi="Arial" w:cs="Arial"/>
          <w:sz w:val="24"/>
          <w:szCs w:val="24"/>
          <w:lang w:val="en-GB"/>
        </w:rPr>
        <w:t xml:space="preserve"> between SGs and </w:t>
      </w:r>
      <w:r w:rsidR="00944289">
        <w:rPr>
          <w:rFonts w:ascii="Arial" w:hAnsi="Arial" w:cs="Arial"/>
          <w:sz w:val="24"/>
          <w:szCs w:val="24"/>
          <w:lang w:val="en-GB"/>
        </w:rPr>
        <w:t>respective controls</w:t>
      </w:r>
      <w:r w:rsidR="00E14B7D" w:rsidRPr="009450FC">
        <w:rPr>
          <w:rFonts w:ascii="Arial" w:hAnsi="Arial" w:cs="Arial"/>
          <w:sz w:val="24"/>
          <w:szCs w:val="24"/>
          <w:lang w:val="en-GB"/>
        </w:rPr>
        <w:t xml:space="preserve"> </w:t>
      </w:r>
      <w:r w:rsidRPr="009450FC">
        <w:rPr>
          <w:rFonts w:ascii="Arial" w:hAnsi="Arial" w:cs="Arial"/>
          <w:sz w:val="24"/>
          <w:szCs w:val="24"/>
          <w:lang w:val="en-GB"/>
        </w:rPr>
        <w:t xml:space="preserve">across </w:t>
      </w:r>
      <w:r>
        <w:rPr>
          <w:rFonts w:ascii="Arial" w:hAnsi="Arial" w:cs="Arial"/>
          <w:sz w:val="24"/>
          <w:szCs w:val="24"/>
          <w:lang w:val="en-GB"/>
        </w:rPr>
        <w:t>dataset</w:t>
      </w:r>
      <w:r w:rsidR="00C242BF">
        <w:rPr>
          <w:rFonts w:ascii="Arial" w:hAnsi="Arial" w:cs="Arial"/>
          <w:sz w:val="24"/>
          <w:szCs w:val="24"/>
          <w:lang w:val="en-GB"/>
        </w:rPr>
        <w:t>s</w:t>
      </w:r>
      <w:r w:rsidR="00D352C6">
        <w:rPr>
          <w:rFonts w:ascii="Arial" w:hAnsi="Arial" w:cs="Arial"/>
          <w:sz w:val="24"/>
          <w:szCs w:val="24"/>
          <w:lang w:val="en-GB"/>
        </w:rPr>
        <w:t>, including only</w:t>
      </w:r>
      <w:r w:rsidRPr="009450FC">
        <w:rPr>
          <w:rFonts w:ascii="Arial" w:hAnsi="Arial" w:cs="Arial"/>
          <w:sz w:val="24"/>
          <w:szCs w:val="24"/>
          <w:lang w:val="en-GB"/>
        </w:rPr>
        <w:t xml:space="preserve"> </w:t>
      </w:r>
      <w:r w:rsidR="00D352C6">
        <w:rPr>
          <w:rFonts w:ascii="Arial" w:hAnsi="Arial" w:cs="Arial"/>
          <w:sz w:val="24"/>
          <w:szCs w:val="24"/>
          <w:lang w:val="en-GB"/>
        </w:rPr>
        <w:t>g</w:t>
      </w:r>
      <w:r w:rsidRPr="009450FC">
        <w:rPr>
          <w:rFonts w:ascii="Arial" w:hAnsi="Arial" w:cs="Arial"/>
          <w:sz w:val="24"/>
          <w:szCs w:val="24"/>
          <w:lang w:val="en-GB"/>
        </w:rPr>
        <w:t xml:space="preserve">enes </w:t>
      </w:r>
      <w:r>
        <w:rPr>
          <w:rFonts w:ascii="Arial" w:hAnsi="Arial" w:cs="Arial"/>
          <w:sz w:val="24"/>
          <w:szCs w:val="24"/>
          <w:lang w:val="en-GB"/>
        </w:rPr>
        <w:t>present in all datasets</w:t>
      </w:r>
      <w:r w:rsidRPr="009450FC">
        <w:rPr>
          <w:rFonts w:ascii="Arial" w:hAnsi="Arial" w:cs="Arial"/>
          <w:sz w:val="24"/>
          <w:szCs w:val="24"/>
          <w:lang w:val="en-GB"/>
        </w:rPr>
        <w:t>, allowing the resulting consensus signal to remain directly interpretable in t-statistic units for downstream analyses</w:t>
      </w:r>
      <w:r>
        <w:rPr>
          <w:rFonts w:ascii="Arial" w:hAnsi="Arial" w:cs="Arial"/>
          <w:sz w:val="24"/>
          <w:szCs w:val="24"/>
          <w:lang w:val="en-GB"/>
        </w:rPr>
        <w:t>.</w:t>
      </w:r>
    </w:p>
    <w:p w14:paraId="117030AD" w14:textId="77777777" w:rsidR="00FE7F5C" w:rsidRPr="009450FC" w:rsidRDefault="00FE7F5C" w:rsidP="00FE7F5C">
      <w:pPr>
        <w:pStyle w:val="Ttulo2"/>
        <w:rPr>
          <w:lang w:val="en-GB"/>
        </w:rPr>
      </w:pPr>
      <w:r w:rsidRPr="009450FC">
        <w:rPr>
          <w:lang w:val="en-GB"/>
        </w:rPr>
        <w:t xml:space="preserve">U-2 OS growth conditions </w:t>
      </w:r>
    </w:p>
    <w:p w14:paraId="180824EE" w14:textId="7C59D951"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Human osteosarcoma U-2 OS cells were cultured in </w:t>
      </w:r>
      <w:ins w:id="115" w:author="Alexandre Miguel Kaizeler Guedes Da Silva Afonso" w:date="2026-09-02T11:44:00Z" w16du:dateUtc="2026-09-02T10:44:00Z">
        <w:r w:rsidR="00900BAE">
          <w:rPr>
            <w:rFonts w:ascii="Arial" w:hAnsi="Arial" w:cs="Arial"/>
            <w:sz w:val="24"/>
            <w:szCs w:val="24"/>
            <w:lang w:val="en-GB"/>
          </w:rPr>
          <w:t xml:space="preserve">high-glucose </w:t>
        </w:r>
      </w:ins>
      <w:r w:rsidRPr="009450FC">
        <w:rPr>
          <w:rFonts w:ascii="Arial" w:hAnsi="Arial" w:cs="Arial"/>
          <w:sz w:val="24"/>
          <w:szCs w:val="24"/>
          <w:lang w:val="en-GB"/>
        </w:rPr>
        <w:t>DMEM</w:t>
      </w:r>
      <w:ins w:id="116" w:author="Alexandre Miguel Kaizeler Guedes Da Silva Afonso" w:date="2026-09-07T12:29:00Z" w16du:dateUtc="2026-09-07T11:29:00Z">
        <w:r w:rsidR="005829C8">
          <w:rPr>
            <w:rFonts w:ascii="Arial" w:hAnsi="Arial" w:cs="Arial"/>
            <w:sz w:val="24"/>
            <w:szCs w:val="24"/>
            <w:lang w:val="en-GB"/>
          </w:rPr>
          <w:t xml:space="preserve"> </w:t>
        </w:r>
      </w:ins>
      <w:del w:id="117" w:author="Alexandre Miguel Kaizeler Guedes Da Silva Afonso" w:date="2026-09-02T11:44:00Z" w16du:dateUtc="2026-09-02T10:44:00Z">
        <w:r w:rsidRPr="009450FC" w:rsidDel="00900BAE">
          <w:rPr>
            <w:rFonts w:ascii="Arial" w:hAnsi="Arial" w:cs="Arial"/>
            <w:sz w:val="24"/>
            <w:szCs w:val="24"/>
            <w:lang w:val="en-GB"/>
          </w:rPr>
          <w:delText xml:space="preserve"> (high glucose) </w:delText>
        </w:r>
      </w:del>
      <w:r w:rsidRPr="009450FC">
        <w:rPr>
          <w:rFonts w:ascii="Arial" w:hAnsi="Arial" w:cs="Arial"/>
          <w:sz w:val="24"/>
          <w:szCs w:val="24"/>
          <w:lang w:val="en-GB"/>
        </w:rPr>
        <w:t xml:space="preserve">supplemented with 10% </w:t>
      </w:r>
      <w:proofErr w:type="spellStart"/>
      <w:r w:rsidRPr="009450FC">
        <w:rPr>
          <w:rFonts w:ascii="Arial" w:hAnsi="Arial" w:cs="Arial"/>
          <w:sz w:val="24"/>
          <w:szCs w:val="24"/>
          <w:lang w:val="en-GB"/>
        </w:rPr>
        <w:t>fetal</w:t>
      </w:r>
      <w:proofErr w:type="spellEnd"/>
      <w:r w:rsidRPr="009450FC">
        <w:rPr>
          <w:rFonts w:ascii="Arial" w:hAnsi="Arial" w:cs="Arial"/>
          <w:sz w:val="24"/>
          <w:szCs w:val="24"/>
          <w:lang w:val="en-GB"/>
        </w:rPr>
        <w:t xml:space="preserve"> bovine serum</w:t>
      </w:r>
      <w:ins w:id="118" w:author="Alexandre Miguel Kaizeler Guedes Da Silva Afonso" w:date="2026-09-02T11:43:00Z" w16du:dateUtc="2026-09-02T10:43:00Z">
        <w:r w:rsidR="00900BAE">
          <w:rPr>
            <w:rFonts w:ascii="Arial" w:hAnsi="Arial" w:cs="Arial"/>
            <w:sz w:val="24"/>
            <w:szCs w:val="24"/>
            <w:lang w:val="en-GB"/>
          </w:rPr>
          <w:t xml:space="preserve"> and maintained at 37ºC with 5% CO</w:t>
        </w:r>
        <w:r w:rsidR="00900BAE" w:rsidRPr="002C2439">
          <w:rPr>
            <w:rFonts w:ascii="Arial" w:hAnsi="Arial" w:cs="Arial"/>
            <w:sz w:val="24"/>
            <w:szCs w:val="24"/>
            <w:vertAlign w:val="subscript"/>
            <w:lang w:val="en-GB"/>
          </w:rPr>
          <w:t>2</w:t>
        </w:r>
      </w:ins>
      <w:r w:rsidRPr="009450FC">
        <w:rPr>
          <w:rFonts w:ascii="Arial" w:hAnsi="Arial" w:cs="Arial"/>
          <w:sz w:val="24"/>
          <w:szCs w:val="24"/>
          <w:lang w:val="en-GB"/>
        </w:rPr>
        <w:t>. Cells were plated on glass coverslips in 24-well plates and used for all experimental procedures.</w:t>
      </w:r>
    </w:p>
    <w:p w14:paraId="0B7D8E4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AC764F9" w14:textId="77777777" w:rsidR="00FE7F5C" w:rsidRPr="009450FC" w:rsidRDefault="00FE7F5C" w:rsidP="00FE7F5C">
      <w:pPr>
        <w:pStyle w:val="Ttulo2"/>
        <w:rPr>
          <w:lang w:val="en-GB"/>
        </w:rPr>
      </w:pPr>
      <w:r w:rsidRPr="009450FC">
        <w:rPr>
          <w:lang w:val="en-GB"/>
        </w:rPr>
        <w:t>Stress conditions</w:t>
      </w:r>
    </w:p>
    <w:p w14:paraId="7E798CFB" w14:textId="036AAD4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To examine mRNA locali</w:t>
      </w:r>
      <w:r>
        <w:rPr>
          <w:rFonts w:ascii="Arial" w:hAnsi="Arial" w:cs="Arial"/>
          <w:sz w:val="24"/>
          <w:szCs w:val="24"/>
          <w:lang w:val="en-GB"/>
        </w:rPr>
        <w:t>s</w:t>
      </w:r>
      <w:r w:rsidRPr="009450FC">
        <w:rPr>
          <w:rFonts w:ascii="Arial" w:hAnsi="Arial" w:cs="Arial"/>
          <w:sz w:val="24"/>
          <w:szCs w:val="24"/>
          <w:lang w:val="en-GB"/>
        </w:rPr>
        <w:t>ation under stress, when 80% confluency was reached, cells were exposed to 0.4 M sorbitol for 3 h</w:t>
      </w:r>
      <w:del w:id="119" w:author="Alexandre Miguel Kaizeler Guedes Da Silva Afonso" w:date="2026-09-02T11:46:00Z" w16du:dateUtc="2026-09-02T10:46:00Z">
        <w:r w:rsidRPr="009450FC" w:rsidDel="00CF2986">
          <w:rPr>
            <w:rFonts w:ascii="Arial" w:hAnsi="Arial" w:cs="Arial"/>
            <w:sz w:val="24"/>
            <w:szCs w:val="24"/>
            <w:lang w:val="en-GB"/>
          </w:rPr>
          <w:delText>ours</w:delText>
        </w:r>
      </w:del>
      <w:r w:rsidRPr="009450FC">
        <w:rPr>
          <w:rFonts w:ascii="Arial" w:hAnsi="Arial" w:cs="Arial"/>
          <w:sz w:val="24"/>
          <w:szCs w:val="24"/>
          <w:lang w:val="en-GB"/>
        </w:rPr>
        <w:t xml:space="preserve">. To inhibit mitochondrial dsRNA leakage into the </w:t>
      </w:r>
      <w:r w:rsidRPr="00CF2986">
        <w:rPr>
          <w:rFonts w:ascii="Arial" w:hAnsi="Arial" w:cs="Arial"/>
          <w:sz w:val="24"/>
          <w:szCs w:val="24"/>
          <w:lang w:val="en-GB"/>
        </w:rPr>
        <w:t xml:space="preserve">cytosol, 50 </w:t>
      </w:r>
      <w:proofErr w:type="spellStart"/>
      <w:r w:rsidRPr="00CF2986">
        <w:rPr>
          <w:rFonts w:ascii="Arial" w:hAnsi="Arial" w:cs="Arial"/>
          <w:sz w:val="24"/>
          <w:szCs w:val="24"/>
          <w:lang w:val="en-GB"/>
        </w:rPr>
        <w:t>μM</w:t>
      </w:r>
      <w:proofErr w:type="spellEnd"/>
      <w:r w:rsidRPr="00CF2986">
        <w:rPr>
          <w:rFonts w:ascii="Arial" w:hAnsi="Arial" w:cs="Arial"/>
          <w:color w:val="1B1B1B"/>
          <w:sz w:val="28"/>
          <w:szCs w:val="28"/>
          <w:shd w:val="clear" w:color="auto" w:fill="FFFFFF"/>
          <w:lang w:val="en-GB"/>
        </w:rPr>
        <w:t xml:space="preserve"> </w:t>
      </w:r>
      <w:r w:rsidRPr="00CF2986">
        <w:rPr>
          <w:rFonts w:ascii="Arial" w:hAnsi="Arial" w:cs="Arial"/>
          <w:sz w:val="24"/>
          <w:szCs w:val="24"/>
          <w:lang w:val="en-GB"/>
        </w:rPr>
        <w:t>4,4′-diisothiocyanatostilbene-2,2′-disulfonate (DIDS) (as previously described</w:t>
      </w:r>
      <w:r w:rsidRPr="00CF2986">
        <w:rPr>
          <w:rFonts w:ascii="Arial" w:hAnsi="Arial" w:cs="Arial"/>
          <w:sz w:val="24"/>
          <w:szCs w:val="24"/>
          <w:lang w:val="en-GB"/>
        </w:rPr>
        <w:fldChar w:fldCharType="begin"/>
      </w:r>
      <w:r w:rsidR="001823B1" w:rsidRPr="00CF2986">
        <w:rPr>
          <w:rFonts w:ascii="Arial" w:hAnsi="Arial" w:cs="Arial"/>
          <w:sz w:val="24"/>
          <w:szCs w:val="24"/>
          <w:lang w:val="en-GB"/>
        </w:rPr>
        <w:instrText xml:space="preserve"> ADDIN ZOTERO_ITEM CSL_CITATION {"citationID":"G6NUCJOi","properties":{"formattedCitation":"(76)","plainCitation":"(76)","noteIndex":0},"citationItems":[{"id":134,"uris":["http://zotero.org/users/local/q86rvdj2/items/HRYLS8CR"],"itemData":{"id":134,"type":"article-journal","abstract":"In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CF2986">
        <w:rPr>
          <w:rFonts w:ascii="Arial" w:hAnsi="Arial" w:cs="Arial"/>
          <w:sz w:val="24"/>
          <w:szCs w:val="24"/>
          <w:lang w:val="en-GB"/>
        </w:rPr>
        <w:fldChar w:fldCharType="separate"/>
      </w:r>
      <w:r w:rsidR="0097304F" w:rsidRPr="00CF2986">
        <w:rPr>
          <w:rFonts w:ascii="Arial" w:hAnsi="Arial" w:cs="Arial"/>
          <w:sz w:val="24"/>
          <w:lang w:val="en-GB"/>
        </w:rPr>
        <w:t>(76)</w:t>
      </w:r>
      <w:r w:rsidRPr="00CF2986">
        <w:rPr>
          <w:rFonts w:ascii="Arial" w:hAnsi="Arial" w:cs="Arial"/>
          <w:sz w:val="24"/>
          <w:szCs w:val="24"/>
          <w:lang w:val="en-GB"/>
        </w:rPr>
        <w:fldChar w:fldCharType="end"/>
      </w:r>
      <w:r w:rsidRPr="00CF2986">
        <w:rPr>
          <w:rFonts w:ascii="Arial" w:hAnsi="Arial" w:cs="Arial"/>
          <w:sz w:val="24"/>
          <w:szCs w:val="24"/>
          <w:lang w:val="en-GB"/>
        </w:rPr>
        <w:t>) was applied either in combination with sorbitol or alone (control) for the same duration.</w:t>
      </w:r>
    </w:p>
    <w:p w14:paraId="18226203"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Reagents and material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7A16C50F" w14:textId="77777777" w:rsidR="00FE7F5C" w:rsidRPr="009450FC" w:rsidRDefault="00FE7F5C" w:rsidP="00FE7F5C">
      <w:pPr>
        <w:pStyle w:val="Ttulo2"/>
        <w:rPr>
          <w:lang w:val="en-GB"/>
        </w:rPr>
      </w:pPr>
      <w:r w:rsidRPr="009450FC">
        <w:rPr>
          <w:lang w:val="en-GB"/>
        </w:rPr>
        <w:t>Immunofluorescence</w:t>
      </w:r>
    </w:p>
    <w:p w14:paraId="5692C496" w14:textId="278C1AFA"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Following stress treatments, cells were washed three times with PBS+/+</w:t>
      </w:r>
      <w:ins w:id="120" w:author="Alexandre Miguel Kaizeler Guedes Da Silva Afonso" w:date="2026-09-02T11:53:00Z" w16du:dateUtc="2026-09-02T10:53:00Z">
        <w:r w:rsidR="00CF2986">
          <w:rPr>
            <w:rFonts w:ascii="Arial" w:hAnsi="Arial" w:cs="Arial"/>
            <w:sz w:val="24"/>
            <w:szCs w:val="24"/>
            <w:lang w:val="en-GB"/>
          </w:rPr>
          <w:t xml:space="preserve"> pH 7.4</w:t>
        </w:r>
      </w:ins>
      <w:r w:rsidRPr="009450FC">
        <w:rPr>
          <w:rFonts w:ascii="Arial" w:hAnsi="Arial" w:cs="Arial"/>
          <w:sz w:val="24"/>
          <w:szCs w:val="24"/>
          <w:lang w:val="en-GB"/>
        </w:rPr>
        <w:t xml:space="preserve">. Fixation was performed with 4% </w:t>
      </w:r>
      <w:ins w:id="121" w:author="Alexandre Miguel Kaizeler Guedes Da Silva Afonso" w:date="2026-09-02T11:53:00Z" w16du:dateUtc="2026-09-02T10:53:00Z">
        <w:r w:rsidR="00CF2986">
          <w:rPr>
            <w:rFonts w:ascii="Arial" w:hAnsi="Arial" w:cs="Arial"/>
            <w:sz w:val="24"/>
            <w:szCs w:val="24"/>
            <w:lang w:val="en-GB"/>
          </w:rPr>
          <w:t>para</w:t>
        </w:r>
      </w:ins>
      <w:r w:rsidRPr="009450FC">
        <w:rPr>
          <w:rFonts w:ascii="Arial" w:hAnsi="Arial" w:cs="Arial"/>
          <w:sz w:val="24"/>
          <w:szCs w:val="24"/>
          <w:lang w:val="en-GB"/>
        </w:rPr>
        <w:t>formaldehyde in PBS+/+</w:t>
      </w:r>
      <w:ins w:id="122" w:author="Alexandre Miguel Kaizeler Guedes Da Silva Afonso" w:date="2026-09-02T11:53:00Z" w16du:dateUtc="2026-09-02T10:53:00Z">
        <w:r w:rsidR="00CF2986">
          <w:rPr>
            <w:rFonts w:ascii="Arial" w:hAnsi="Arial" w:cs="Arial"/>
            <w:sz w:val="24"/>
            <w:szCs w:val="24"/>
            <w:lang w:val="en-GB"/>
          </w:rPr>
          <w:t xml:space="preserve"> </w:t>
        </w:r>
      </w:ins>
      <w:del w:id="123" w:author="Alexandre Miguel Kaizeler Guedes Da Silva Afonso" w:date="2026-09-02T11:53:00Z" w16du:dateUtc="2026-09-02T10:53:00Z">
        <w:r w:rsidRPr="009450FC" w:rsidDel="00CF2986">
          <w:rPr>
            <w:rFonts w:ascii="Arial" w:hAnsi="Arial" w:cs="Arial"/>
            <w:sz w:val="24"/>
            <w:szCs w:val="24"/>
            <w:lang w:val="en-GB"/>
          </w:rPr>
          <w:delText xml:space="preserve"> (pH 7.4) </w:delText>
        </w:r>
      </w:del>
      <w:r w:rsidRPr="009450FC">
        <w:rPr>
          <w:rFonts w:ascii="Arial" w:hAnsi="Arial" w:cs="Arial"/>
          <w:sz w:val="24"/>
          <w:szCs w:val="24"/>
          <w:lang w:val="en-GB"/>
        </w:rPr>
        <w:t xml:space="preserve">for 20 min at room temperature, after which cells were washed three additional times with PBS+/+. </w:t>
      </w:r>
      <w:proofErr w:type="spellStart"/>
      <w:r w:rsidRPr="009450FC">
        <w:rPr>
          <w:rFonts w:ascii="Arial" w:hAnsi="Arial" w:cs="Arial"/>
          <w:sz w:val="24"/>
          <w:szCs w:val="24"/>
          <w:lang w:val="en-GB"/>
        </w:rPr>
        <w:lastRenderedPageBreak/>
        <w:t>Permeabili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was carried out using 0.1% Triton X-100 in PBS+/+ for 10 min at room temperature, followed by three washes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w:t>
      </w:r>
    </w:p>
    <w:p w14:paraId="578C9D4F" w14:textId="6E2D699A"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Glass coverslips were then removed from the 24-well plates and transferred to a humid chamber prepared with 20 µL droplets </w:t>
      </w:r>
      <w:del w:id="124" w:author="Alexandre Miguel Kaizeler Guedes Da Silva Afonso" w:date="2026-09-07T12:15:00Z" w16du:dateUtc="2026-09-07T11:15:00Z">
        <w:r w:rsidRPr="009450FC" w:rsidDel="00191E54">
          <w:rPr>
            <w:rFonts w:ascii="Arial" w:hAnsi="Arial" w:cs="Arial"/>
            <w:sz w:val="24"/>
            <w:szCs w:val="24"/>
            <w:lang w:val="en-GB"/>
          </w:rPr>
          <w:delText xml:space="preserve">of </w:delText>
        </w:r>
      </w:del>
      <w:ins w:id="125" w:author="Alexandre Miguel Kaizeler Guedes Da Silva Afonso" w:date="2026-09-07T12:14:00Z" w16du:dateUtc="2026-09-07T11:14:00Z">
        <w:r w:rsidR="00191E54">
          <w:rPr>
            <w:rFonts w:ascii="Arial" w:hAnsi="Arial" w:cs="Arial"/>
            <w:sz w:val="24"/>
            <w:szCs w:val="24"/>
            <w:lang w:val="en-GB"/>
          </w:rPr>
          <w:t xml:space="preserve">in </w:t>
        </w:r>
      </w:ins>
      <w:r w:rsidRPr="009450FC">
        <w:rPr>
          <w:rFonts w:ascii="Arial" w:hAnsi="Arial" w:cs="Arial"/>
          <w:sz w:val="24"/>
          <w:szCs w:val="24"/>
          <w:lang w:val="en-GB"/>
        </w:rPr>
        <w:t>blocking buffer</w:t>
      </w:r>
      <w:ins w:id="126" w:author="Alexandre Miguel Kaizeler Guedes Da Silva Afonso" w:date="2026-09-07T12:15:00Z" w16du:dateUtc="2026-09-07T11:15:00Z">
        <w:r w:rsidR="00191E54">
          <w:rPr>
            <w:rFonts w:ascii="Arial" w:hAnsi="Arial" w:cs="Arial"/>
            <w:sz w:val="24"/>
            <w:szCs w:val="24"/>
            <w:lang w:val="en-GB"/>
          </w:rPr>
          <w:t xml:space="preserve"> with 5% goat serum</w:t>
        </w:r>
      </w:ins>
      <w:ins w:id="127" w:author="Alexandre Miguel Kaizeler Guedes Da Silva Afonso" w:date="2026-09-07T12:14:00Z" w16du:dateUtc="2026-09-07T11:14:00Z">
        <w:r w:rsidR="00191E54">
          <w:rPr>
            <w:rFonts w:ascii="Arial" w:hAnsi="Arial" w:cs="Arial"/>
            <w:sz w:val="24"/>
            <w:szCs w:val="24"/>
            <w:lang w:val="en-GB"/>
          </w:rPr>
          <w:t xml:space="preserve">. </w:t>
        </w:r>
      </w:ins>
      <w:del w:id="128" w:author="Alexandre Miguel Kaizeler Guedes Da Silva Afonso" w:date="2026-09-07T12:14:00Z" w16du:dateUtc="2026-09-07T11:14:00Z">
        <w:r w:rsidRPr="009450FC" w:rsidDel="00191E54">
          <w:rPr>
            <w:rFonts w:ascii="Arial" w:hAnsi="Arial" w:cs="Arial"/>
            <w:sz w:val="24"/>
            <w:szCs w:val="24"/>
            <w:lang w:val="en-GB"/>
          </w:rPr>
          <w:delText xml:space="preserve"> (5% goat serum in </w:delText>
        </w:r>
      </w:del>
      <w:del w:id="129" w:author="Alexandre Miguel Kaizeler Guedes Da Silva Afonso" w:date="2026-09-07T12:13:00Z" w16du:dateUtc="2026-09-07T11:13:00Z">
        <w:r w:rsidRPr="009450FC" w:rsidDel="00191E54">
          <w:rPr>
            <w:rFonts w:ascii="Arial" w:hAnsi="Arial" w:cs="Arial"/>
            <w:sz w:val="24"/>
            <w:szCs w:val="24"/>
            <w:lang w:val="en-GB"/>
          </w:rPr>
          <w:delText>PBS</w:delText>
        </w:r>
      </w:del>
      <w:del w:id="130" w:author="Alexandre Miguel Kaizeler Guedes Da Silva Afonso" w:date="2026-09-07T12:14:00Z" w16du:dateUtc="2026-09-07T11:14:00Z">
        <w:r w:rsidRPr="009450FC" w:rsidDel="00191E54">
          <w:rPr>
            <w:rFonts w:ascii="Arial" w:hAnsi="Arial" w:cs="Arial"/>
            <w:sz w:val="24"/>
            <w:szCs w:val="24"/>
            <w:lang w:val="en-GB"/>
          </w:rPr>
          <w:delText xml:space="preserve">). </w:delText>
        </w:r>
      </w:del>
      <w:r w:rsidRPr="009450FC">
        <w:rPr>
          <w:rFonts w:ascii="Arial" w:hAnsi="Arial" w:cs="Arial"/>
          <w:sz w:val="24"/>
          <w:szCs w:val="24"/>
          <w:lang w:val="en-GB"/>
        </w:rPr>
        <w:t xml:space="preserve">Coverslips were inverted onto the droplets (cell side facing down) and incubated for 60 min at room temperature. Primary antibodies against HSP60 (mitochondria), J2 (dsRNA), and G3BP1 or TIA1 (stress granules) were diluted 1:200 </w:t>
      </w:r>
      <w:ins w:id="131" w:author="Alexandre Miguel Kaizeler Guedes Da Silva Afonso" w:date="2026-09-07T12:16:00Z" w16du:dateUtc="2026-09-07T11:16:00Z">
        <w:r w:rsidR="00191E54">
          <w:rPr>
            <w:rFonts w:ascii="Arial" w:hAnsi="Arial" w:cs="Arial"/>
            <w:sz w:val="24"/>
            <w:szCs w:val="24"/>
            <w:lang w:val="en-GB"/>
          </w:rPr>
          <w:t xml:space="preserve">in </w:t>
        </w:r>
        <w:r w:rsidR="00191E54" w:rsidRPr="009450FC">
          <w:rPr>
            <w:rFonts w:ascii="Arial" w:hAnsi="Arial" w:cs="Arial"/>
            <w:sz w:val="24"/>
            <w:szCs w:val="24"/>
            <w:lang w:val="en-GB"/>
          </w:rPr>
          <w:t>blocking buffer</w:t>
        </w:r>
        <w:r w:rsidR="00191E54">
          <w:rPr>
            <w:rFonts w:ascii="Arial" w:hAnsi="Arial" w:cs="Arial"/>
            <w:sz w:val="24"/>
            <w:szCs w:val="24"/>
            <w:lang w:val="en-GB"/>
          </w:rPr>
          <w:t xml:space="preserve"> with 5% goat serum</w:t>
        </w:r>
        <w:r w:rsidR="00191E54" w:rsidRPr="009450FC" w:rsidDel="00191E54">
          <w:rPr>
            <w:rFonts w:ascii="Arial" w:hAnsi="Arial" w:cs="Arial"/>
            <w:sz w:val="24"/>
            <w:szCs w:val="24"/>
            <w:lang w:val="en-GB"/>
          </w:rPr>
          <w:t xml:space="preserve"> </w:t>
        </w:r>
      </w:ins>
      <w:del w:id="132" w:author="Alexandre Miguel Kaizeler Guedes Da Silva Afonso" w:date="2026-09-07T12:16:00Z" w16du:dateUtc="2026-09-07T11:16:00Z">
        <w:r w:rsidRPr="009450FC" w:rsidDel="00191E54">
          <w:rPr>
            <w:rFonts w:ascii="Arial" w:hAnsi="Arial" w:cs="Arial"/>
            <w:sz w:val="24"/>
            <w:szCs w:val="24"/>
            <w:lang w:val="en-GB"/>
          </w:rPr>
          <w:delText xml:space="preserve">in blocking buffer </w:delText>
        </w:r>
      </w:del>
      <w:r w:rsidRPr="009450FC">
        <w:rPr>
          <w:rFonts w:ascii="Arial" w:hAnsi="Arial" w:cs="Arial"/>
          <w:sz w:val="24"/>
          <w:szCs w:val="24"/>
          <w:lang w:val="en-GB"/>
        </w:rPr>
        <w:t xml:space="preserve">and applied to coverslips using the drop technique (10 µL per coverslip). Incubation proceeded for 2 h at room temperature in </w:t>
      </w:r>
      <w:del w:id="133" w:author="Alexandre Miguel Kaizeler Guedes Da Silva Afonso" w:date="2026-09-02T11:54:00Z" w16du:dateUtc="2026-09-02T10:54:00Z">
        <w:r w:rsidRPr="009450FC" w:rsidDel="00CF2986">
          <w:rPr>
            <w:rFonts w:ascii="Arial" w:hAnsi="Arial" w:cs="Arial"/>
            <w:sz w:val="24"/>
            <w:szCs w:val="24"/>
            <w:lang w:val="en-GB"/>
          </w:rPr>
          <w:delText xml:space="preserve">the </w:delText>
        </w:r>
      </w:del>
      <w:ins w:id="134" w:author="Alexandre Miguel Kaizeler Guedes Da Silva Afonso" w:date="2026-09-02T11:54:00Z" w16du:dateUtc="2026-09-02T10:54:00Z">
        <w:r w:rsidR="00CF2986">
          <w:rPr>
            <w:rFonts w:ascii="Arial" w:hAnsi="Arial" w:cs="Arial"/>
            <w:sz w:val="24"/>
            <w:szCs w:val="24"/>
            <w:lang w:val="en-GB"/>
          </w:rPr>
          <w:t>a</w:t>
        </w:r>
        <w:r w:rsidR="00CF2986" w:rsidRPr="009450FC">
          <w:rPr>
            <w:rFonts w:ascii="Arial" w:hAnsi="Arial" w:cs="Arial"/>
            <w:sz w:val="24"/>
            <w:szCs w:val="24"/>
            <w:lang w:val="en-GB"/>
          </w:rPr>
          <w:t xml:space="preserve"> </w:t>
        </w:r>
      </w:ins>
      <w:r w:rsidRPr="009450FC">
        <w:rPr>
          <w:rFonts w:ascii="Arial" w:hAnsi="Arial" w:cs="Arial"/>
          <w:sz w:val="24"/>
          <w:szCs w:val="24"/>
          <w:lang w:val="en-GB"/>
        </w:rPr>
        <w:t>humid chamber. Afterward</w:t>
      </w:r>
      <w:ins w:id="135" w:author="Alexandre Miguel Kaizeler Guedes Da Silva Afonso" w:date="2026-09-02T11:54:00Z" w16du:dateUtc="2026-09-02T10:54:00Z">
        <w:r w:rsidR="00CF2986">
          <w:rPr>
            <w:rFonts w:ascii="Arial" w:hAnsi="Arial" w:cs="Arial"/>
            <w:sz w:val="24"/>
            <w:szCs w:val="24"/>
            <w:lang w:val="en-GB"/>
          </w:rPr>
          <w:t>s</w:t>
        </w:r>
      </w:ins>
      <w:r w:rsidRPr="009450FC">
        <w:rPr>
          <w:rFonts w:ascii="Arial" w:hAnsi="Arial" w:cs="Arial"/>
          <w:sz w:val="24"/>
          <w:szCs w:val="24"/>
          <w:lang w:val="en-GB"/>
        </w:rPr>
        <w:t xml:space="preserve">, coverslips were washed three times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w:t>
      </w:r>
    </w:p>
    <w:p w14:paraId="487BD257" w14:textId="3E0E2AD0" w:rsidR="00FE7F5C" w:rsidRDefault="00FE7F5C" w:rsidP="00FE7F5C">
      <w:pPr>
        <w:rPr>
          <w:ins w:id="136" w:author="Alexandre Miguel Kaizeler Guedes Da Silva Afonso" w:date="2026-09-07T12:31:00Z" w16du:dateUtc="2026-09-07T11:31:00Z"/>
          <w:rFonts w:ascii="Arial" w:hAnsi="Arial" w:cs="Arial"/>
          <w:sz w:val="24"/>
          <w:szCs w:val="24"/>
          <w:lang w:val="en-GB"/>
        </w:rPr>
      </w:pPr>
      <w:r w:rsidRPr="009450FC">
        <w:rPr>
          <w:rFonts w:ascii="Arial" w:hAnsi="Arial" w:cs="Arial"/>
          <w:sz w:val="24"/>
          <w:szCs w:val="24"/>
          <w:lang w:val="en-GB"/>
        </w:rPr>
        <w:t xml:space="preserve">Secondary antibodies were diluted 1:500 </w:t>
      </w:r>
      <w:ins w:id="137" w:author="Alexandre Miguel Kaizeler Guedes Da Silva Afonso" w:date="2026-09-07T12:16:00Z" w16du:dateUtc="2026-09-07T11:16:00Z">
        <w:r w:rsidR="00191E54">
          <w:rPr>
            <w:rFonts w:ascii="Arial" w:hAnsi="Arial" w:cs="Arial"/>
            <w:sz w:val="24"/>
            <w:szCs w:val="24"/>
            <w:lang w:val="en-GB"/>
          </w:rPr>
          <w:t xml:space="preserve">in </w:t>
        </w:r>
        <w:r w:rsidR="00191E54" w:rsidRPr="009450FC">
          <w:rPr>
            <w:rFonts w:ascii="Arial" w:hAnsi="Arial" w:cs="Arial"/>
            <w:sz w:val="24"/>
            <w:szCs w:val="24"/>
            <w:lang w:val="en-GB"/>
          </w:rPr>
          <w:t>blocking buffer</w:t>
        </w:r>
        <w:r w:rsidR="00191E54">
          <w:rPr>
            <w:rFonts w:ascii="Arial" w:hAnsi="Arial" w:cs="Arial"/>
            <w:sz w:val="24"/>
            <w:szCs w:val="24"/>
            <w:lang w:val="en-GB"/>
          </w:rPr>
          <w:t xml:space="preserve"> with 5% goat serum</w:t>
        </w:r>
        <w:r w:rsidR="00191E54" w:rsidRPr="009450FC" w:rsidDel="00191E54">
          <w:rPr>
            <w:rFonts w:ascii="Arial" w:hAnsi="Arial" w:cs="Arial"/>
            <w:sz w:val="24"/>
            <w:szCs w:val="24"/>
            <w:lang w:val="en-GB"/>
          </w:rPr>
          <w:t xml:space="preserve"> </w:t>
        </w:r>
      </w:ins>
      <w:del w:id="138" w:author="Alexandre Miguel Kaizeler Guedes Da Silva Afonso" w:date="2026-09-07T12:16:00Z" w16du:dateUtc="2026-09-07T11:16:00Z">
        <w:r w:rsidRPr="009450FC" w:rsidDel="00191E54">
          <w:rPr>
            <w:rFonts w:ascii="Arial" w:hAnsi="Arial" w:cs="Arial"/>
            <w:sz w:val="24"/>
            <w:szCs w:val="24"/>
            <w:lang w:val="en-GB"/>
          </w:rPr>
          <w:delText xml:space="preserve">in blocking buffer </w:delText>
        </w:r>
      </w:del>
      <w:r w:rsidRPr="009450FC">
        <w:rPr>
          <w:rFonts w:ascii="Arial" w:hAnsi="Arial" w:cs="Arial"/>
          <w:sz w:val="24"/>
          <w:szCs w:val="24"/>
          <w:lang w:val="en-GB"/>
        </w:rPr>
        <w:t xml:space="preserve">together with DAPI (1:1000) and applied to coverslips (10 µL per coverslip) for 1 h in the dark at room temperature. Coverslips were then washed three times in </w:t>
      </w:r>
      <w:proofErr w:type="spellStart"/>
      <w:r w:rsidRPr="009450FC">
        <w:rPr>
          <w:rFonts w:ascii="Arial" w:hAnsi="Arial" w:cs="Arial"/>
          <w:sz w:val="24"/>
          <w:szCs w:val="24"/>
          <w:lang w:val="en-GB"/>
        </w:rPr>
        <w:t>unsupplemented</w:t>
      </w:r>
      <w:proofErr w:type="spellEnd"/>
      <w:r w:rsidRPr="009450FC">
        <w:rPr>
          <w:rFonts w:ascii="Arial" w:hAnsi="Arial" w:cs="Arial"/>
          <w:sz w:val="24"/>
          <w:szCs w:val="24"/>
          <w:lang w:val="en-GB"/>
        </w:rPr>
        <w:t xml:space="preserve"> PBS with agitation (5 min each wash). For mounting, 2 µL of </w:t>
      </w:r>
      <w:proofErr w:type="spellStart"/>
      <w:r w:rsidRPr="009450FC">
        <w:rPr>
          <w:rFonts w:ascii="Arial" w:hAnsi="Arial" w:cs="Arial"/>
          <w:sz w:val="24"/>
          <w:szCs w:val="24"/>
          <w:lang w:val="en-GB"/>
        </w:rPr>
        <w:t>Vectashield</w:t>
      </w:r>
      <w:proofErr w:type="spellEnd"/>
      <w:r w:rsidRPr="009450FC">
        <w:rPr>
          <w:rFonts w:ascii="Arial" w:hAnsi="Arial" w:cs="Arial"/>
          <w:sz w:val="24"/>
          <w:szCs w:val="24"/>
          <w:lang w:val="en-GB"/>
        </w:rPr>
        <w:t xml:space="preserve"> was placed on each microscope slide, and two coverslips were carefully placed cell-side down onto the drops. Coverslips were sealed with nail polish </w:t>
      </w:r>
      <w:del w:id="139" w:author="Alexandre Miguel Kaizeler Guedes Da Silva Afonso" w:date="2026-09-02T11:55:00Z" w16du:dateUtc="2026-09-02T10:55:00Z">
        <w:r w:rsidRPr="009450FC" w:rsidDel="00CF2986">
          <w:rPr>
            <w:rFonts w:ascii="Arial" w:hAnsi="Arial" w:cs="Arial"/>
            <w:sz w:val="24"/>
            <w:szCs w:val="24"/>
            <w:lang w:val="en-GB"/>
          </w:rPr>
          <w:delText>prior to</w:delText>
        </w:r>
      </w:del>
      <w:ins w:id="140" w:author="Alexandre Miguel Kaizeler Guedes Da Silva Afonso" w:date="2026-09-02T11:55:00Z" w16du:dateUtc="2026-09-02T10:55:00Z">
        <w:r w:rsidR="00CF2986">
          <w:rPr>
            <w:rFonts w:ascii="Arial" w:hAnsi="Arial" w:cs="Arial"/>
            <w:sz w:val="24"/>
            <w:szCs w:val="24"/>
            <w:lang w:val="en-GB"/>
          </w:rPr>
          <w:t>before</w:t>
        </w:r>
      </w:ins>
      <w:r w:rsidRPr="009450FC">
        <w:rPr>
          <w:rFonts w:ascii="Arial" w:hAnsi="Arial" w:cs="Arial"/>
          <w:sz w:val="24"/>
          <w:szCs w:val="24"/>
          <w:lang w:val="en-GB"/>
        </w:rPr>
        <w:t xml:space="preserve"> imaging.</w:t>
      </w:r>
    </w:p>
    <w:p w14:paraId="0BA0B803" w14:textId="0B42115A" w:rsidR="005829C8" w:rsidRDefault="00F34572" w:rsidP="00FE7F5C">
      <w:pPr>
        <w:rPr>
          <w:ins w:id="141" w:author="Alexandre Miguel Kaizeler Guedes Da Silva Afonso" w:date="2026-09-07T12:16:00Z" w16du:dateUtc="2026-09-07T11:16:00Z"/>
          <w:rFonts w:ascii="Arial" w:hAnsi="Arial" w:cs="Arial"/>
          <w:sz w:val="24"/>
          <w:szCs w:val="24"/>
          <w:lang w:val="en-GB"/>
        </w:rPr>
      </w:pPr>
      <w:ins w:id="142" w:author="Alexandre Miguel Kaizeler Guedes Da Silva Afonso" w:date="2026-09-07T12:53:00Z" w16du:dateUtc="2026-09-07T11:53:00Z">
        <w:r w:rsidRPr="00F34572">
          <w:rPr>
            <w:rFonts w:ascii="Arial" w:hAnsi="Arial" w:cs="Arial"/>
            <w:sz w:val="24"/>
            <w:szCs w:val="24"/>
            <w:lang w:val="en-GB"/>
          </w:rPr>
          <w:t>PBS+/+</w:t>
        </w:r>
      </w:ins>
      <w:ins w:id="143" w:author="Alexandre Miguel Kaizeler Guedes Da Silva Afonso" w:date="2026-09-07T12:54:00Z" w16du:dateUtc="2026-09-07T11:54:00Z">
        <w:r>
          <w:rPr>
            <w:rFonts w:ascii="Arial" w:hAnsi="Arial" w:cs="Arial"/>
            <w:sz w:val="24"/>
            <w:szCs w:val="24"/>
            <w:lang w:val="en-GB"/>
          </w:rPr>
          <w:t xml:space="preserve"> (supplemented with </w:t>
        </w:r>
      </w:ins>
      <w:ins w:id="144" w:author="Alexandre Miguel Kaizeler Guedes Da Silva Afonso" w:date="2026-09-07T12:55:00Z" w16du:dateUtc="2026-09-07T11:55:00Z">
        <w:r>
          <w:rPr>
            <w:rFonts w:ascii="Arial" w:hAnsi="Arial" w:cs="Arial"/>
            <w:sz w:val="24"/>
            <w:szCs w:val="24"/>
            <w:lang w:val="en-GB"/>
          </w:rPr>
          <w:t>Ca2+ and Mg2+)</w:t>
        </w:r>
      </w:ins>
      <w:ins w:id="145" w:author="Alexandre Miguel Kaizeler Guedes Da Silva Afonso" w:date="2026-09-07T12:53:00Z" w16du:dateUtc="2026-09-07T11:53:00Z">
        <w:r w:rsidRPr="00F34572">
          <w:rPr>
            <w:rFonts w:ascii="Arial" w:hAnsi="Arial" w:cs="Arial"/>
            <w:sz w:val="24"/>
            <w:szCs w:val="24"/>
            <w:lang w:val="en-GB"/>
          </w:rPr>
          <w:t xml:space="preserve"> was prepared as a 1 L solution by combining 600 mL of </w:t>
        </w:r>
        <w:proofErr w:type="spellStart"/>
        <w:r w:rsidRPr="00F34572">
          <w:rPr>
            <w:rFonts w:ascii="Arial" w:hAnsi="Arial" w:cs="Arial"/>
            <w:sz w:val="24"/>
            <w:szCs w:val="24"/>
            <w:lang w:val="en-GB"/>
          </w:rPr>
          <w:t>MilliQ</w:t>
        </w:r>
        <w:proofErr w:type="spellEnd"/>
        <w:r w:rsidRPr="00F34572">
          <w:rPr>
            <w:rFonts w:ascii="Arial" w:hAnsi="Arial" w:cs="Arial"/>
            <w:sz w:val="24"/>
            <w:szCs w:val="24"/>
            <w:lang w:val="en-GB"/>
          </w:rPr>
          <w:t xml:space="preserve"> H2O with 100 mL of 10</w:t>
        </w:r>
      </w:ins>
      <w:ins w:id="146" w:author="Alexandre Miguel Kaizeler Guedes Da Silva Afonso" w:date="2026-09-07T12:54:00Z" w16du:dateUtc="2026-09-07T11:54:00Z">
        <w:r>
          <w:rPr>
            <w:rFonts w:ascii="Arial" w:hAnsi="Arial" w:cs="Arial"/>
            <w:sz w:val="24"/>
            <w:szCs w:val="24"/>
            <w:lang w:val="en-GB"/>
          </w:rPr>
          <w:t>x</w:t>
        </w:r>
      </w:ins>
      <w:ins w:id="147" w:author="Alexandre Miguel Kaizeler Guedes Da Silva Afonso" w:date="2026-09-07T12:53:00Z" w16du:dateUtc="2026-09-07T11:53:00Z">
        <w:r w:rsidRPr="00F34572">
          <w:rPr>
            <w:rFonts w:ascii="Arial" w:hAnsi="Arial" w:cs="Arial"/>
            <w:sz w:val="24"/>
            <w:szCs w:val="24"/>
            <w:lang w:val="en-GB"/>
          </w:rPr>
          <w:t xml:space="preserve"> PBS</w:t>
        </w:r>
      </w:ins>
      <w:ins w:id="148" w:author="Alexandre Miguel Kaizeler Guedes Da Silva Afonso" w:date="2026-09-07T12:54:00Z" w16du:dateUtc="2026-09-07T11:54:00Z">
        <w:r>
          <w:rPr>
            <w:rFonts w:ascii="Arial" w:hAnsi="Arial" w:cs="Arial"/>
            <w:sz w:val="24"/>
            <w:szCs w:val="24"/>
            <w:lang w:val="en-GB"/>
          </w:rPr>
          <w:t>-</w:t>
        </w:r>
      </w:ins>
      <w:ins w:id="149" w:author="Alexandre Miguel Kaizeler Guedes Da Silva Afonso" w:date="2026-09-07T12:53:00Z" w16du:dateUtc="2026-09-07T11:53:00Z">
        <w:r w:rsidRPr="00F34572">
          <w:rPr>
            <w:rFonts w:ascii="Arial" w:hAnsi="Arial" w:cs="Arial"/>
            <w:sz w:val="24"/>
            <w:szCs w:val="24"/>
            <w:lang w:val="en-GB"/>
          </w:rPr>
          <w:t>/</w:t>
        </w:r>
      </w:ins>
      <w:ins w:id="150" w:author="Alexandre Miguel Kaizeler Guedes Da Silva Afonso" w:date="2026-09-07T12:54:00Z" w16du:dateUtc="2026-09-07T11:54:00Z">
        <w:r>
          <w:rPr>
            <w:rFonts w:ascii="Arial" w:hAnsi="Arial" w:cs="Arial"/>
            <w:sz w:val="24"/>
            <w:szCs w:val="24"/>
            <w:lang w:val="en-GB"/>
          </w:rPr>
          <w:t>-</w:t>
        </w:r>
      </w:ins>
      <w:ins w:id="151" w:author="Alexandre Miguel Kaizeler Guedes Da Silva Afonso" w:date="2026-09-07T12:55:00Z" w16du:dateUtc="2026-09-07T11:55:00Z">
        <w:r>
          <w:rPr>
            <w:rFonts w:ascii="Arial" w:hAnsi="Arial" w:cs="Arial"/>
            <w:sz w:val="24"/>
            <w:szCs w:val="24"/>
            <w:lang w:val="en-GB"/>
          </w:rPr>
          <w:t xml:space="preserve"> (</w:t>
        </w:r>
        <w:proofErr w:type="spellStart"/>
        <w:r w:rsidRPr="00F34572">
          <w:rPr>
            <w:rFonts w:ascii="Arial" w:hAnsi="Arial" w:cs="Arial"/>
            <w:sz w:val="24"/>
            <w:szCs w:val="24"/>
            <w:lang w:val="en-GB"/>
          </w:rPr>
          <w:t>unsupplemented</w:t>
        </w:r>
        <w:proofErr w:type="spellEnd"/>
        <w:r>
          <w:rPr>
            <w:rFonts w:ascii="Arial" w:hAnsi="Arial" w:cs="Arial"/>
            <w:sz w:val="24"/>
            <w:szCs w:val="24"/>
            <w:lang w:val="en-GB"/>
          </w:rPr>
          <w:t>)</w:t>
        </w:r>
      </w:ins>
      <w:ins w:id="152" w:author="Alexandre Miguel Kaizeler Guedes Da Silva Afonso" w:date="2026-09-07T12:53:00Z" w16du:dateUtc="2026-09-07T11:53:00Z">
        <w:r w:rsidRPr="00F34572">
          <w:rPr>
            <w:rFonts w:ascii="Arial" w:hAnsi="Arial" w:cs="Arial"/>
            <w:sz w:val="24"/>
            <w:szCs w:val="24"/>
            <w:lang w:val="en-GB"/>
          </w:rPr>
          <w:t xml:space="preserve">. MgCl2·6H2O (33 mL of a 0.01 M stock solution; final concentration 0.33 mM) and CaCl2·2H2O (90 mL of a 0.01 M stock solution; final concentration 0.9 mM) were then added dropwise, </w:t>
        </w:r>
      </w:ins>
      <w:ins w:id="153" w:author="Alexandre Miguel Kaizeler Guedes Da Silva Afonso" w:date="2026-09-07T12:57:00Z" w16du:dateUtc="2026-09-07T11:57:00Z">
        <w:r>
          <w:rPr>
            <w:rFonts w:ascii="Arial" w:hAnsi="Arial" w:cs="Arial"/>
            <w:sz w:val="24"/>
            <w:szCs w:val="24"/>
            <w:lang w:val="en-GB"/>
          </w:rPr>
          <w:t xml:space="preserve">with </w:t>
        </w:r>
      </w:ins>
      <w:ins w:id="154" w:author="Alexandre Miguel Kaizeler Guedes Da Silva Afonso" w:date="2026-09-07T12:53:00Z" w16du:dateUtc="2026-09-07T11:53:00Z">
        <w:r w:rsidRPr="00F34572">
          <w:rPr>
            <w:rFonts w:ascii="Arial" w:hAnsi="Arial" w:cs="Arial"/>
            <w:sz w:val="24"/>
            <w:szCs w:val="24"/>
            <w:lang w:val="en-GB"/>
          </w:rPr>
          <w:t xml:space="preserve">the solution brought to a final volume of 1 L with </w:t>
        </w:r>
        <w:proofErr w:type="spellStart"/>
        <w:r w:rsidRPr="00F34572">
          <w:rPr>
            <w:rFonts w:ascii="Arial" w:hAnsi="Arial" w:cs="Arial"/>
            <w:sz w:val="24"/>
            <w:szCs w:val="24"/>
            <w:lang w:val="en-GB"/>
          </w:rPr>
          <w:t>MilliQ</w:t>
        </w:r>
        <w:proofErr w:type="spellEnd"/>
        <w:r w:rsidRPr="00F34572">
          <w:rPr>
            <w:rFonts w:ascii="Arial" w:hAnsi="Arial" w:cs="Arial"/>
            <w:sz w:val="24"/>
            <w:szCs w:val="24"/>
            <w:lang w:val="en-GB"/>
          </w:rPr>
          <w:t xml:space="preserve"> H2O</w:t>
        </w:r>
      </w:ins>
      <w:ins w:id="155" w:author="Alexandre Miguel Kaizeler Guedes Da Silva Afonso" w:date="2026-09-07T12:57:00Z" w16du:dateUtc="2026-09-07T11:57:00Z">
        <w:r>
          <w:rPr>
            <w:rFonts w:ascii="Arial" w:hAnsi="Arial" w:cs="Arial"/>
            <w:sz w:val="24"/>
            <w:szCs w:val="24"/>
            <w:lang w:val="en-GB"/>
          </w:rPr>
          <w:t>.</w:t>
        </w:r>
      </w:ins>
      <w:ins w:id="156" w:author="Alexandre Miguel Kaizeler Guedes Da Silva Afonso" w:date="2026-09-07T12:53:00Z" w16du:dateUtc="2026-09-07T11:53:00Z">
        <w:r w:rsidRPr="00F34572">
          <w:rPr>
            <w:rFonts w:ascii="Arial" w:hAnsi="Arial" w:cs="Arial"/>
            <w:sz w:val="24"/>
            <w:szCs w:val="24"/>
            <w:lang w:val="en-GB"/>
          </w:rPr>
          <w:t xml:space="preserve"> pH was </w:t>
        </w:r>
      </w:ins>
      <w:ins w:id="157" w:author="Alexandre Miguel Kaizeler Guedes Da Silva Afonso" w:date="2026-09-07T12:57:00Z" w16du:dateUtc="2026-09-07T11:57:00Z">
        <w:r>
          <w:rPr>
            <w:rFonts w:ascii="Arial" w:hAnsi="Arial" w:cs="Arial"/>
            <w:sz w:val="24"/>
            <w:szCs w:val="24"/>
            <w:lang w:val="en-GB"/>
          </w:rPr>
          <w:t xml:space="preserve">then </w:t>
        </w:r>
      </w:ins>
      <w:ins w:id="158" w:author="Alexandre Miguel Kaizeler Guedes Da Silva Afonso" w:date="2026-09-07T12:53:00Z" w16du:dateUtc="2026-09-07T11:53:00Z">
        <w:r w:rsidRPr="00F34572">
          <w:rPr>
            <w:rFonts w:ascii="Arial" w:hAnsi="Arial" w:cs="Arial"/>
            <w:sz w:val="24"/>
            <w:szCs w:val="24"/>
            <w:lang w:val="en-GB"/>
          </w:rPr>
          <w:t>adjusted to 7.4</w:t>
        </w:r>
      </w:ins>
      <w:ins w:id="159" w:author="Alexandre Miguel Kaizeler Guedes Da Silva Afonso" w:date="2026-09-07T12:58:00Z" w16du:dateUtc="2026-09-07T11:58:00Z">
        <w:r>
          <w:rPr>
            <w:rFonts w:ascii="Arial" w:hAnsi="Arial" w:cs="Arial"/>
            <w:sz w:val="24"/>
            <w:szCs w:val="24"/>
            <w:lang w:val="en-GB"/>
          </w:rPr>
          <w:t>, followed by filtering</w:t>
        </w:r>
      </w:ins>
      <w:ins w:id="160" w:author="Alexandre Miguel Kaizeler Guedes Da Silva Afonso" w:date="2026-09-07T12:57:00Z" w16du:dateUtc="2026-09-07T11:57:00Z">
        <w:r>
          <w:rPr>
            <w:rFonts w:ascii="Arial" w:hAnsi="Arial" w:cs="Arial"/>
            <w:sz w:val="24"/>
            <w:szCs w:val="24"/>
            <w:lang w:val="en-GB"/>
          </w:rPr>
          <w:t>.</w:t>
        </w:r>
      </w:ins>
    </w:p>
    <w:p w14:paraId="496AA258" w14:textId="49C7C508" w:rsidR="00191E54" w:rsidDel="005829C8" w:rsidRDefault="005829C8" w:rsidP="00FE7F5C">
      <w:pPr>
        <w:rPr>
          <w:del w:id="161" w:author="Alexandre Miguel Kaizeler Guedes Da Silva Afonso" w:date="2026-09-07T12:26:00Z" w16du:dateUtc="2026-09-07T11:26:00Z"/>
          <w:rFonts w:ascii="Arial" w:hAnsi="Arial" w:cs="Arial"/>
          <w:sz w:val="24"/>
          <w:szCs w:val="24"/>
        </w:rPr>
      </w:pPr>
      <w:ins w:id="162" w:author="Alexandre Miguel Kaizeler Guedes Da Silva Afonso" w:date="2026-09-07T12:26:00Z">
        <w:r w:rsidRPr="005829C8">
          <w:rPr>
            <w:rFonts w:ascii="Arial" w:hAnsi="Arial" w:cs="Arial"/>
            <w:sz w:val="24"/>
            <w:szCs w:val="24"/>
          </w:rPr>
          <w:t>The blocking buffer used throughout the immunofluorescence protocol was prepared by warming 1</w:t>
        </w:r>
      </w:ins>
      <w:ins w:id="163" w:author="Alexandre Miguel Kaizeler Guedes Da Silva Afonso" w:date="2026-09-07T12:29:00Z" w16du:dateUtc="2026-09-07T11:29:00Z">
        <w:r>
          <w:rPr>
            <w:rFonts w:ascii="Arial" w:hAnsi="Arial" w:cs="Arial"/>
            <w:sz w:val="24"/>
            <w:szCs w:val="24"/>
          </w:rPr>
          <w:t>x</w:t>
        </w:r>
      </w:ins>
      <w:ins w:id="164" w:author="Alexandre Miguel Kaizeler Guedes Da Silva Afonso" w:date="2026-09-07T12:26:00Z">
        <w:r w:rsidRPr="005829C8">
          <w:rPr>
            <w:rFonts w:ascii="Arial" w:hAnsi="Arial" w:cs="Arial"/>
            <w:sz w:val="24"/>
            <w:szCs w:val="24"/>
          </w:rPr>
          <w:t xml:space="preserve"> PBS</w:t>
        </w:r>
      </w:ins>
      <w:ins w:id="165" w:author="Alexandre Miguel Kaizeler Guedes Da Silva Afonso" w:date="2026-09-07T12:28:00Z" w16du:dateUtc="2026-09-07T11:28:00Z">
        <w:r>
          <w:rPr>
            <w:rFonts w:ascii="Arial" w:hAnsi="Arial" w:cs="Arial"/>
            <w:sz w:val="24"/>
            <w:szCs w:val="24"/>
          </w:rPr>
          <w:t>-</w:t>
        </w:r>
      </w:ins>
      <w:ins w:id="166" w:author="Alexandre Miguel Kaizeler Guedes Da Silva Afonso" w:date="2026-09-07T12:26:00Z">
        <w:r w:rsidRPr="005829C8">
          <w:rPr>
            <w:rFonts w:ascii="Arial" w:hAnsi="Arial" w:cs="Arial"/>
            <w:sz w:val="24"/>
            <w:szCs w:val="24"/>
          </w:rPr>
          <w:t>/</w:t>
        </w:r>
      </w:ins>
      <w:ins w:id="167" w:author="Alexandre Miguel Kaizeler Guedes Da Silva Afonso" w:date="2026-09-07T12:28:00Z" w16du:dateUtc="2026-09-07T11:28:00Z">
        <w:r>
          <w:rPr>
            <w:rFonts w:ascii="Arial" w:hAnsi="Arial" w:cs="Arial"/>
            <w:sz w:val="24"/>
            <w:szCs w:val="24"/>
          </w:rPr>
          <w:t>-</w:t>
        </w:r>
      </w:ins>
      <w:ins w:id="168" w:author="Alexandre Miguel Kaizeler Guedes Da Silva Afonso" w:date="2026-09-07T12:26:00Z">
        <w:r w:rsidRPr="005829C8">
          <w:rPr>
            <w:rFonts w:ascii="Arial" w:hAnsi="Arial" w:cs="Arial"/>
            <w:sz w:val="24"/>
            <w:szCs w:val="24"/>
          </w:rPr>
          <w:t xml:space="preserve"> (70 mL) and dissolving 0.2% tissue-culture-grade gelatin (0.2 g) with the aid of a magnetic stirrer. The solution was then </w:t>
        </w:r>
      </w:ins>
      <w:ins w:id="169" w:author="Alexandre Miguel Kaizeler Guedes Da Silva Afonso" w:date="2026-09-07T12:26:00Z" w16du:dateUtc="2026-09-07T11:26:00Z">
        <w:r>
          <w:rPr>
            <w:rFonts w:ascii="Arial" w:hAnsi="Arial" w:cs="Arial"/>
            <w:sz w:val="24"/>
            <w:szCs w:val="24"/>
          </w:rPr>
          <w:t>cooled to room</w:t>
        </w:r>
      </w:ins>
      <w:ins w:id="170" w:author="Alexandre Miguel Kaizeler Guedes Da Silva Afonso" w:date="2026-09-07T12:26:00Z">
        <w:r w:rsidRPr="005829C8">
          <w:rPr>
            <w:rFonts w:ascii="Arial" w:hAnsi="Arial" w:cs="Arial"/>
            <w:sz w:val="24"/>
            <w:szCs w:val="24"/>
          </w:rPr>
          <w:t xml:space="preserve"> temperature before </w:t>
        </w:r>
        <w:proofErr w:type="gramStart"/>
        <w:r w:rsidRPr="005829C8">
          <w:rPr>
            <w:rFonts w:ascii="Arial" w:hAnsi="Arial" w:cs="Arial"/>
            <w:sz w:val="24"/>
            <w:szCs w:val="24"/>
          </w:rPr>
          <w:t>addition of</w:t>
        </w:r>
        <w:proofErr w:type="gramEnd"/>
        <w:r w:rsidRPr="005829C8">
          <w:rPr>
            <w:rFonts w:ascii="Arial" w:hAnsi="Arial" w:cs="Arial"/>
            <w:sz w:val="24"/>
            <w:szCs w:val="24"/>
          </w:rPr>
          <w:t xml:space="preserve"> 2% FBS (2 mL), 2% BSA (20 mL of a pre-made 10% BSA stock solution), and 0.3% Triton X-100 (1.5 mL of a 20% stock solution). The buffer was brought to its final volume with 1× PBS,</w:t>
        </w:r>
      </w:ins>
      <w:ins w:id="171" w:author="Alexandre Miguel Kaizeler Guedes Da Silva Afonso" w:date="2026-09-07T12:28:00Z" w16du:dateUtc="2026-09-07T11:28:00Z">
        <w:r>
          <w:rPr>
            <w:rFonts w:ascii="Arial" w:hAnsi="Arial" w:cs="Arial"/>
            <w:sz w:val="24"/>
            <w:szCs w:val="24"/>
          </w:rPr>
          <w:t xml:space="preserve"> followed by</w:t>
        </w:r>
      </w:ins>
      <w:ins w:id="172" w:author="Alexandre Miguel Kaizeler Guedes Da Silva Afonso" w:date="2026-09-07T12:26:00Z">
        <w:r w:rsidRPr="005829C8">
          <w:rPr>
            <w:rFonts w:ascii="Arial" w:hAnsi="Arial" w:cs="Arial"/>
            <w:sz w:val="24"/>
            <w:szCs w:val="24"/>
          </w:rPr>
          <w:t xml:space="preserve"> filter</w:t>
        </w:r>
      </w:ins>
      <w:ins w:id="173" w:author="Alexandre Miguel Kaizeler Guedes Da Silva Afonso" w:date="2026-09-07T12:28:00Z" w16du:dateUtc="2026-09-07T11:28:00Z">
        <w:r>
          <w:rPr>
            <w:rFonts w:ascii="Arial" w:hAnsi="Arial" w:cs="Arial"/>
            <w:sz w:val="24"/>
            <w:szCs w:val="24"/>
          </w:rPr>
          <w:t>ing</w:t>
        </w:r>
      </w:ins>
      <w:ins w:id="174" w:author="Alexandre Miguel Kaizeler Guedes Da Silva Afonso" w:date="2026-09-07T12:26:00Z">
        <w:r w:rsidRPr="005829C8">
          <w:rPr>
            <w:rFonts w:ascii="Arial" w:hAnsi="Arial" w:cs="Arial"/>
            <w:sz w:val="24"/>
            <w:szCs w:val="24"/>
          </w:rPr>
          <w:t>.</w:t>
        </w:r>
      </w:ins>
    </w:p>
    <w:p w14:paraId="012EB5C0" w14:textId="77777777" w:rsidR="005829C8" w:rsidRPr="009450FC" w:rsidRDefault="005829C8" w:rsidP="00191E54">
      <w:pPr>
        <w:rPr>
          <w:ins w:id="175" w:author="Alexandre Miguel Kaizeler Guedes Da Silva Afonso" w:date="2026-09-07T12:27:00Z" w16du:dateUtc="2026-09-07T11:27:00Z"/>
          <w:rFonts w:ascii="Arial" w:hAnsi="Arial" w:cs="Arial"/>
          <w:sz w:val="24"/>
          <w:szCs w:val="24"/>
          <w:lang w:val="en-GB"/>
        </w:rPr>
      </w:pPr>
    </w:p>
    <w:p w14:paraId="514129FF"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Reagents and material references are supplied in the Key Resources Table.</w:t>
      </w:r>
    </w:p>
    <w:p w14:paraId="4BF50609" w14:textId="77777777" w:rsidR="00FE7F5C" w:rsidRPr="009450FC" w:rsidRDefault="00FE7F5C" w:rsidP="00FE7F5C">
      <w:pPr>
        <w:pStyle w:val="Ttulo2"/>
        <w:rPr>
          <w:lang w:val="en-GB"/>
        </w:rPr>
      </w:pPr>
      <w:r w:rsidRPr="009450FC">
        <w:rPr>
          <w:lang w:val="en-GB"/>
        </w:rPr>
        <w:t>Microscopy and image analysis</w:t>
      </w:r>
    </w:p>
    <w:p w14:paraId="11F55E6A" w14:textId="0FAC9798"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For Supplementary Figures 1</w:t>
      </w:r>
      <w:r w:rsidR="00FB07D3">
        <w:rPr>
          <w:rFonts w:ascii="Arial" w:hAnsi="Arial" w:cs="Arial"/>
          <w:sz w:val="24"/>
          <w:szCs w:val="24"/>
          <w:lang w:val="en-GB"/>
        </w:rPr>
        <w:t>1</w:t>
      </w:r>
      <w:r w:rsidRPr="009450FC">
        <w:rPr>
          <w:rFonts w:ascii="Arial" w:hAnsi="Arial" w:cs="Arial"/>
          <w:sz w:val="24"/>
          <w:szCs w:val="24"/>
          <w:lang w:val="en-GB"/>
        </w:rPr>
        <w:t xml:space="preserve"> and 1</w:t>
      </w:r>
      <w:r w:rsidR="00FB07D3">
        <w:rPr>
          <w:rFonts w:ascii="Arial" w:hAnsi="Arial" w:cs="Arial"/>
          <w:sz w:val="24"/>
          <w:szCs w:val="24"/>
          <w:lang w:val="en-GB"/>
        </w:rPr>
        <w:t>4</w:t>
      </w:r>
      <w:r w:rsidRPr="009450FC">
        <w:rPr>
          <w:rFonts w:ascii="Arial" w:hAnsi="Arial" w:cs="Arial"/>
          <w:sz w:val="24"/>
          <w:szCs w:val="24"/>
          <w:lang w:val="en-GB"/>
        </w:rPr>
        <w:t>, after fixation, cells were imaged on a ZEISS LSM 880 confocal microscope, using a 63x/1.4 Plan-Apochromat DIC oil immersion objective. For each condition, a z-stack of a single field of view (1024</w:t>
      </w:r>
      <w:ins w:id="176" w:author="Alexandre Miguel Kaizeler Guedes Da Silva Afonso" w:date="2026-09-02T12:00:00Z" w16du:dateUtc="2026-09-02T11:00:00Z">
        <w:r w:rsidR="00832CCA">
          <w:rPr>
            <w:rFonts w:ascii="Arial" w:hAnsi="Arial" w:cs="Arial"/>
            <w:sz w:val="24"/>
            <w:szCs w:val="24"/>
            <w:lang w:val="en-GB"/>
          </w:rPr>
          <w:t xml:space="preserve"> </w:t>
        </w:r>
      </w:ins>
      <w:r w:rsidRPr="009450FC">
        <w:rPr>
          <w:rFonts w:ascii="Arial" w:hAnsi="Arial" w:cs="Arial"/>
          <w:sz w:val="24"/>
          <w:szCs w:val="24"/>
          <w:lang w:val="en-GB"/>
        </w:rPr>
        <w:t>x</w:t>
      </w:r>
      <w:ins w:id="177" w:author="Alexandre Miguel Kaizeler Guedes Da Silva Afonso" w:date="2026-09-02T12:00:00Z" w16du:dateUtc="2026-09-02T11:00:00Z">
        <w:r w:rsidR="00832CCA">
          <w:rPr>
            <w:rFonts w:ascii="Arial" w:hAnsi="Arial" w:cs="Arial"/>
            <w:sz w:val="24"/>
            <w:szCs w:val="24"/>
            <w:lang w:val="en-GB"/>
          </w:rPr>
          <w:t xml:space="preserve"> </w:t>
        </w:r>
      </w:ins>
      <w:r w:rsidRPr="009450FC">
        <w:rPr>
          <w:rFonts w:ascii="Arial" w:hAnsi="Arial" w:cs="Arial"/>
          <w:sz w:val="24"/>
          <w:szCs w:val="24"/>
          <w:lang w:val="en-GB"/>
        </w:rPr>
        <w:t>1024</w:t>
      </w:r>
      <w:ins w:id="178" w:author="Alexandre Miguel Kaizeler Guedes Da Silva Afonso" w:date="2026-09-02T12:00:00Z" w16du:dateUtc="2026-09-02T11:00:00Z">
        <w:r w:rsidR="00832CCA">
          <w:rPr>
            <w:rFonts w:ascii="Arial" w:hAnsi="Arial" w:cs="Arial"/>
            <w:sz w:val="24"/>
            <w:szCs w:val="24"/>
            <w:lang w:val="en-GB"/>
          </w:rPr>
          <w:t xml:space="preserve"> </w:t>
        </w:r>
      </w:ins>
      <w:r w:rsidRPr="009450FC">
        <w:rPr>
          <w:rFonts w:ascii="Arial" w:hAnsi="Arial" w:cs="Arial"/>
          <w:sz w:val="24"/>
          <w:szCs w:val="24"/>
          <w:lang w:val="en-GB"/>
        </w:rPr>
        <w:t>p</w:t>
      </w:r>
      <w:ins w:id="179" w:author="Alexandre Miguel Kaizeler Guedes Da Silva Afonso" w:date="2026-09-02T12:00:00Z" w16du:dateUtc="2026-09-02T11:00:00Z">
        <w:r w:rsidR="00832CCA">
          <w:rPr>
            <w:rFonts w:ascii="Arial" w:hAnsi="Arial" w:cs="Arial"/>
            <w:sz w:val="24"/>
            <w:szCs w:val="24"/>
            <w:lang w:val="en-GB"/>
          </w:rPr>
          <w:t>ixels</w:t>
        </w:r>
      </w:ins>
      <w:del w:id="180" w:author="Alexandre Miguel Kaizeler Guedes Da Silva Afonso" w:date="2026-09-02T12:00:00Z" w16du:dateUtc="2026-09-02T11:00:00Z">
        <w:r w:rsidRPr="009450FC" w:rsidDel="00832CCA">
          <w:rPr>
            <w:rFonts w:ascii="Arial" w:hAnsi="Arial" w:cs="Arial"/>
            <w:sz w:val="24"/>
            <w:szCs w:val="24"/>
            <w:lang w:val="en-GB"/>
          </w:rPr>
          <w:delText>x</w:delText>
        </w:r>
      </w:del>
      <w:ins w:id="181" w:author="Alexandre Miguel Kaizeler Guedes Da Silva Afonso" w:date="2026-09-02T12:00:00Z" w16du:dateUtc="2026-09-02T11:00:00Z">
        <w:r w:rsidR="00832CCA">
          <w:rPr>
            <w:rFonts w:ascii="Arial" w:hAnsi="Arial" w:cs="Arial"/>
            <w:sz w:val="24"/>
            <w:szCs w:val="24"/>
            <w:lang w:val="en-GB"/>
          </w:rPr>
          <w:t>;</w:t>
        </w:r>
      </w:ins>
      <w:del w:id="182" w:author="Alexandre Miguel Kaizeler Guedes Da Silva Afonso" w:date="2026-09-02T12:00:00Z" w16du:dateUtc="2026-09-02T11:00:00Z">
        <w:r w:rsidRPr="009450FC" w:rsidDel="00832CCA">
          <w:rPr>
            <w:rFonts w:ascii="Arial" w:hAnsi="Arial" w:cs="Arial"/>
            <w:sz w:val="24"/>
            <w:szCs w:val="24"/>
            <w:lang w:val="en-GB"/>
          </w:rPr>
          <w:delText>, with a</w:delText>
        </w:r>
      </w:del>
      <w:r w:rsidRPr="009450FC">
        <w:rPr>
          <w:rFonts w:ascii="Arial" w:hAnsi="Arial" w:cs="Arial"/>
          <w:sz w:val="24"/>
          <w:szCs w:val="24"/>
          <w:lang w:val="en-GB"/>
        </w:rPr>
        <w:t xml:space="preserve"> p</w:t>
      </w:r>
      <w:ins w:id="183" w:author="Alexandre Miguel Kaizeler Guedes Da Silva Afonso" w:date="2026-09-02T12:00:00Z" w16du:dateUtc="2026-09-02T11:00:00Z">
        <w:r w:rsidR="00832CCA">
          <w:rPr>
            <w:rFonts w:ascii="Arial" w:hAnsi="Arial" w:cs="Arial"/>
            <w:sz w:val="24"/>
            <w:szCs w:val="24"/>
            <w:lang w:val="en-GB"/>
          </w:rPr>
          <w:t>ixel</w:t>
        </w:r>
      </w:ins>
      <w:del w:id="184" w:author="Alexandre Miguel Kaizeler Guedes Da Silva Afonso" w:date="2026-09-02T12:00:00Z" w16du:dateUtc="2026-09-02T11:00:00Z">
        <w:r w:rsidRPr="009450FC" w:rsidDel="00832CCA">
          <w:rPr>
            <w:rFonts w:ascii="Arial" w:hAnsi="Arial" w:cs="Arial"/>
            <w:sz w:val="24"/>
            <w:szCs w:val="24"/>
            <w:lang w:val="en-GB"/>
          </w:rPr>
          <w:delText>x</w:delText>
        </w:r>
      </w:del>
      <w:r w:rsidRPr="009450FC">
        <w:rPr>
          <w:rFonts w:ascii="Arial" w:hAnsi="Arial" w:cs="Arial"/>
          <w:sz w:val="24"/>
          <w:szCs w:val="24"/>
          <w:lang w:val="en-GB"/>
        </w:rPr>
        <w:t xml:space="preserve"> size </w:t>
      </w:r>
      <w:del w:id="185" w:author="Alexandre Miguel Kaizeler Guedes Da Silva Afonso" w:date="2026-09-02T12:00:00Z" w16du:dateUtc="2026-09-02T11:00:00Z">
        <w:r w:rsidRPr="009450FC" w:rsidDel="00832CCA">
          <w:rPr>
            <w:rFonts w:ascii="Arial" w:hAnsi="Arial" w:cs="Arial"/>
            <w:sz w:val="24"/>
            <w:szCs w:val="24"/>
            <w:lang w:val="en-GB"/>
          </w:rPr>
          <w:delText xml:space="preserve">of </w:delText>
        </w:r>
      </w:del>
      <w:r w:rsidRPr="009450FC">
        <w:rPr>
          <w:rFonts w:ascii="Arial" w:hAnsi="Arial" w:cs="Arial"/>
          <w:sz w:val="24"/>
          <w:szCs w:val="24"/>
          <w:lang w:val="en-GB"/>
        </w:rPr>
        <w:t>0.13 µm) was acquired, comprising 10–20 Z-planes, with a 0.48 µm step size, according to Nyquist, with a scan zoom of 1</w:t>
      </w:r>
      <w:del w:id="186" w:author="Alexandre Miguel Kaizeler Guedes Da Silva Afonso" w:date="2026-09-02T11:59:00Z" w16du:dateUtc="2026-09-02T10:59:00Z">
        <w:r w:rsidRPr="009450FC" w:rsidDel="00832CCA">
          <w:rPr>
            <w:rFonts w:ascii="Arial" w:hAnsi="Arial" w:cs="Arial"/>
            <w:sz w:val="24"/>
            <w:szCs w:val="24"/>
            <w:lang w:val="en-GB"/>
          </w:rPr>
          <w:delText>.0</w:delText>
        </w:r>
      </w:del>
      <w:r w:rsidRPr="009450FC">
        <w:rPr>
          <w:lang w:val="en-GB"/>
        </w:rPr>
        <w:t xml:space="preserve">. </w:t>
      </w:r>
      <w:r w:rsidRPr="009450FC">
        <w:rPr>
          <w:rFonts w:ascii="Arial" w:hAnsi="Arial" w:cs="Arial"/>
          <w:sz w:val="24"/>
          <w:szCs w:val="24"/>
          <w:lang w:val="en-GB"/>
        </w:rPr>
        <w:t xml:space="preserve">G3BP1 and TIA1 were excited using a 633 nm laser, HSP60 </w:t>
      </w:r>
      <w:del w:id="187"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88"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 xml:space="preserve">a 561 nm laser, dsRNA J2 </w:t>
      </w:r>
      <w:del w:id="189"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90"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 xml:space="preserve">a 488 nm laser, and DAPI </w:t>
      </w:r>
      <w:del w:id="191"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92"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a 405 nm laser. Images were observed in FIJI, with maximum intensity thresholds defined for each channel using sorbitol-stressed samples. These same parameters were then applied to all other conditions to ensure consistency across images.</w:t>
      </w:r>
    </w:p>
    <w:p w14:paraId="0D33C581" w14:textId="0470B5AA"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For Figure 6, the same samples from Supplementary Figure 1</w:t>
      </w:r>
      <w:r w:rsidR="00FB07D3">
        <w:rPr>
          <w:rFonts w:ascii="Arial" w:hAnsi="Arial" w:cs="Arial"/>
          <w:sz w:val="24"/>
          <w:szCs w:val="24"/>
          <w:lang w:val="en-GB"/>
        </w:rPr>
        <w:t>1</w:t>
      </w:r>
      <w:r w:rsidRPr="009450FC">
        <w:rPr>
          <w:rFonts w:ascii="Arial" w:hAnsi="Arial" w:cs="Arial"/>
          <w:sz w:val="24"/>
          <w:szCs w:val="24"/>
          <w:lang w:val="en-GB"/>
        </w:rPr>
        <w:t xml:space="preserve"> were re-acquired using a ZEISS LSM 980 with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2 confocal microscope, with a 63x/1.4 Plan-Apochromat DIC oil immersion objective, using the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2 in Super Resolution mode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SR). Three fields of view were acquired per condition (2245x2245px, with a </w:t>
      </w:r>
      <w:proofErr w:type="spellStart"/>
      <w:r w:rsidRPr="009450FC">
        <w:rPr>
          <w:rFonts w:ascii="Arial" w:hAnsi="Arial" w:cs="Arial"/>
          <w:sz w:val="24"/>
          <w:szCs w:val="24"/>
          <w:lang w:val="en-GB"/>
        </w:rPr>
        <w:t>px</w:t>
      </w:r>
      <w:proofErr w:type="spellEnd"/>
      <w:r w:rsidRPr="009450FC">
        <w:rPr>
          <w:rFonts w:ascii="Arial" w:hAnsi="Arial" w:cs="Arial"/>
          <w:sz w:val="24"/>
          <w:szCs w:val="24"/>
          <w:lang w:val="en-GB"/>
        </w:rPr>
        <w:t xml:space="preserve"> size of 0.035 µm), with each z-stack comprising 35–65 Z-planes with a 0.130 µm step size</w:t>
      </w:r>
      <w:del w:id="193" w:author="Alexandre Miguel Kaizeler Guedes Da Silva Afonso" w:date="2026-09-02T12:03:00Z" w16du:dateUtc="2026-09-02T11:03:00Z">
        <w:r w:rsidRPr="009450FC" w:rsidDel="00832CCA">
          <w:rPr>
            <w:rFonts w:ascii="Arial" w:hAnsi="Arial" w:cs="Arial"/>
            <w:sz w:val="24"/>
            <w:szCs w:val="24"/>
            <w:lang w:val="en-GB"/>
          </w:rPr>
          <w:delText>, according to Nyquist</w:delText>
        </w:r>
      </w:del>
      <w:r w:rsidRPr="009450FC">
        <w:rPr>
          <w:rFonts w:ascii="Arial" w:hAnsi="Arial" w:cs="Arial"/>
          <w:sz w:val="24"/>
          <w:szCs w:val="24"/>
          <w:lang w:val="en-GB"/>
        </w:rPr>
        <w:t xml:space="preserve">, with a scan zoom of 1.7. G3BP1 was excited using a 639 nm laser, HSP60 </w:t>
      </w:r>
      <w:del w:id="194"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95"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 xml:space="preserve">a 561 nm laser, dsRNA J2 </w:t>
      </w:r>
      <w:del w:id="196"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97"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 xml:space="preserve">a 488 nm laser, and DAPI </w:t>
      </w:r>
      <w:del w:id="198" w:author="Alexandre Miguel Kaizeler Guedes Da Silva Afonso" w:date="2026-09-02T12:01:00Z" w16du:dateUtc="2026-09-02T11:01:00Z">
        <w:r w:rsidRPr="009450FC" w:rsidDel="00832CCA">
          <w:rPr>
            <w:rFonts w:ascii="Arial" w:hAnsi="Arial" w:cs="Arial"/>
            <w:sz w:val="24"/>
            <w:szCs w:val="24"/>
            <w:lang w:val="en-GB"/>
          </w:rPr>
          <w:delText xml:space="preserve">with </w:delText>
        </w:r>
      </w:del>
      <w:ins w:id="199" w:author="Alexandre Miguel Kaizeler Guedes Da Silva Afonso" w:date="2026-09-02T12:01:00Z" w16du:dateUtc="2026-09-02T11:01:00Z">
        <w:r w:rsidR="00832CCA">
          <w:rPr>
            <w:rFonts w:ascii="Arial" w:hAnsi="Arial" w:cs="Arial"/>
            <w:sz w:val="24"/>
            <w:szCs w:val="24"/>
            <w:lang w:val="en-GB"/>
          </w:rPr>
          <w:t>using</w:t>
        </w:r>
        <w:r w:rsidR="00832CCA" w:rsidRPr="009450FC">
          <w:rPr>
            <w:rFonts w:ascii="Arial" w:hAnsi="Arial" w:cs="Arial"/>
            <w:sz w:val="24"/>
            <w:szCs w:val="24"/>
            <w:lang w:val="en-GB"/>
          </w:rPr>
          <w:t xml:space="preserve"> </w:t>
        </w:r>
      </w:ins>
      <w:r w:rsidRPr="009450FC">
        <w:rPr>
          <w:rFonts w:ascii="Arial" w:hAnsi="Arial" w:cs="Arial"/>
          <w:sz w:val="24"/>
          <w:szCs w:val="24"/>
          <w:lang w:val="en-GB"/>
        </w:rPr>
        <w:t xml:space="preserve">a 405 nm laser.  Raw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data were processed using </w:t>
      </w:r>
      <w:proofErr w:type="spellStart"/>
      <w:r w:rsidRPr="009450FC">
        <w:rPr>
          <w:rFonts w:ascii="Arial" w:hAnsi="Arial" w:cs="Arial"/>
          <w:sz w:val="24"/>
          <w:szCs w:val="24"/>
          <w:lang w:val="en-GB"/>
        </w:rPr>
        <w:t>Airyscan</w:t>
      </w:r>
      <w:proofErr w:type="spellEnd"/>
      <w:r w:rsidRPr="009450FC">
        <w:rPr>
          <w:rFonts w:ascii="Arial" w:hAnsi="Arial" w:cs="Arial"/>
          <w:sz w:val="24"/>
          <w:szCs w:val="24"/>
          <w:lang w:val="en-GB"/>
        </w:rPr>
        <w:t xml:space="preserve"> Joint Deconvolution to improve resolution (Sample structure "Dense" and 5 Maximum Iterations). Basal autofluorescence levels were determined from a control sample incubated with secondary antibodies only and used as a minimal threshold for normali</w:t>
      </w:r>
      <w:r>
        <w:rPr>
          <w:rFonts w:ascii="Arial" w:hAnsi="Arial" w:cs="Arial"/>
          <w:sz w:val="24"/>
          <w:szCs w:val="24"/>
          <w:lang w:val="en-GB"/>
        </w:rPr>
        <w:t>s</w:t>
      </w:r>
      <w:r w:rsidRPr="009450FC">
        <w:rPr>
          <w:rFonts w:ascii="Arial" w:hAnsi="Arial" w:cs="Arial"/>
          <w:sz w:val="24"/>
          <w:szCs w:val="24"/>
          <w:lang w:val="en-GB"/>
        </w:rPr>
        <w:t>ing fluorescence signals in experimental images.</w:t>
      </w:r>
    </w:p>
    <w:p w14:paraId="162C93CC" w14:textId="77777777" w:rsidR="00FE7F5C" w:rsidRPr="009450FC" w:rsidRDefault="00FE7F5C" w:rsidP="00FE7F5C">
      <w:pPr>
        <w:jc w:val="both"/>
        <w:rPr>
          <w:rFonts w:ascii="Arial" w:hAnsi="Arial" w:cs="Arial"/>
          <w:sz w:val="24"/>
          <w:szCs w:val="24"/>
          <w:lang w:val="en-GB"/>
        </w:rPr>
      </w:pP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analysis was performed in </w:t>
      </w:r>
      <w:proofErr w:type="spellStart"/>
      <w:r w:rsidRPr="009450FC">
        <w:rPr>
          <w:rFonts w:ascii="Arial" w:hAnsi="Arial" w:cs="Arial"/>
          <w:sz w:val="24"/>
          <w:szCs w:val="24"/>
          <w:lang w:val="en-GB"/>
        </w:rPr>
        <w:t>Imaris</w:t>
      </w:r>
      <w:proofErr w:type="spellEnd"/>
      <w:r w:rsidRPr="009450FC">
        <w:rPr>
          <w:rFonts w:ascii="Arial" w:hAnsi="Arial" w:cs="Arial"/>
          <w:sz w:val="24"/>
          <w:szCs w:val="24"/>
          <w:lang w:val="en-GB"/>
        </w:rPr>
        <w:t xml:space="preserve"> 10.2.0 CF, using the </w:t>
      </w:r>
      <w:proofErr w:type="spellStart"/>
      <w:r w:rsidRPr="009450FC">
        <w:rPr>
          <w:rFonts w:ascii="Arial" w:hAnsi="Arial" w:cs="Arial"/>
          <w:sz w:val="24"/>
          <w:szCs w:val="24"/>
          <w:lang w:val="en-GB"/>
        </w:rPr>
        <w:t>Coloc</w:t>
      </w:r>
      <w:proofErr w:type="spellEnd"/>
      <w:r w:rsidRPr="009450FC">
        <w:rPr>
          <w:rFonts w:ascii="Arial" w:hAnsi="Arial" w:cs="Arial"/>
          <w:sz w:val="24"/>
          <w:szCs w:val="24"/>
          <w:lang w:val="en-GB"/>
        </w:rPr>
        <w:t xml:space="preserve"> module, quantifying the percentage of overlapping voxels across different channels. Initially,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between HSP60 (mitochondria) and J2 (dsRNA) was measured. Negative controls were used to define the minimum intensity threshold for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of each channel. A new channel was subsequently generated, containing only the J2 signal that did not overlap with HSP60. This non-mitochondrial J2 signal was then analy</w:t>
      </w:r>
      <w:r>
        <w:rPr>
          <w:rFonts w:ascii="Arial" w:hAnsi="Arial" w:cs="Arial"/>
          <w:sz w:val="24"/>
          <w:szCs w:val="24"/>
          <w:lang w:val="en-GB"/>
        </w:rPr>
        <w:t>s</w:t>
      </w:r>
      <w:r w:rsidRPr="009450FC">
        <w:rPr>
          <w:rFonts w:ascii="Arial" w:hAnsi="Arial" w:cs="Arial"/>
          <w:sz w:val="24"/>
          <w:szCs w:val="24"/>
          <w:lang w:val="en-GB"/>
        </w:rPr>
        <w:t xml:space="preserve">ed for </w:t>
      </w: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with G3BP1 (stress granules) under both unstressed and sorbitol-stressed conditions. All image processing and quantifications were performed on an image analysis and processing workstation with support from the Bioimaging Platform of the Gulbenkian Institute for Molecular Medicine Foundation. </w:t>
      </w:r>
    </w:p>
    <w:p w14:paraId="472EB9D9" w14:textId="77777777" w:rsidR="00FE7F5C" w:rsidRPr="009450FC" w:rsidRDefault="00FE7F5C" w:rsidP="00FE7F5C">
      <w:pPr>
        <w:rPr>
          <w:rFonts w:ascii="Arial" w:hAnsi="Arial" w:cs="Arial"/>
          <w:sz w:val="24"/>
          <w:szCs w:val="24"/>
          <w:lang w:val="en-GB"/>
        </w:rPr>
      </w:pPr>
      <w:r w:rsidRPr="009450FC">
        <w:rPr>
          <w:rFonts w:ascii="Arial" w:hAnsi="Arial" w:cs="Arial"/>
          <w:sz w:val="24"/>
          <w:szCs w:val="24"/>
          <w:lang w:val="en-GB"/>
        </w:rPr>
        <w:t xml:space="preserve">Image analysis software references are supplied in the </w:t>
      </w:r>
      <w:r>
        <w:rPr>
          <w:rFonts w:ascii="Arial" w:hAnsi="Arial" w:cs="Arial"/>
          <w:sz w:val="24"/>
          <w:szCs w:val="24"/>
          <w:lang w:val="en-GB"/>
        </w:rPr>
        <w:t>Reagents and</w:t>
      </w:r>
      <w:r w:rsidRPr="009450FC">
        <w:rPr>
          <w:rFonts w:ascii="Arial" w:hAnsi="Arial" w:cs="Arial"/>
          <w:sz w:val="24"/>
          <w:szCs w:val="24"/>
          <w:lang w:val="en-GB"/>
        </w:rPr>
        <w:t xml:space="preserve"> Resources Table.</w:t>
      </w:r>
    </w:p>
    <w:p w14:paraId="669C9145" w14:textId="618921A2" w:rsidR="00FE7F5C" w:rsidRPr="009450FC" w:rsidRDefault="00FE7F5C" w:rsidP="00FE7F5C">
      <w:pPr>
        <w:jc w:val="both"/>
        <w:rPr>
          <w:rFonts w:ascii="Arial" w:hAnsi="Arial" w:cs="Arial"/>
          <w:sz w:val="24"/>
          <w:szCs w:val="24"/>
          <w:lang w:val="en-GB"/>
        </w:rPr>
      </w:pPr>
      <w:proofErr w:type="spellStart"/>
      <w:r w:rsidRPr="009450FC">
        <w:rPr>
          <w:rFonts w:ascii="Arial" w:hAnsi="Arial" w:cs="Arial"/>
          <w:sz w:val="24"/>
          <w:szCs w:val="24"/>
          <w:lang w:val="en-GB"/>
        </w:rPr>
        <w:t>Colocali</w:t>
      </w:r>
      <w:r>
        <w:rPr>
          <w:rFonts w:ascii="Arial" w:hAnsi="Arial" w:cs="Arial"/>
          <w:sz w:val="24"/>
          <w:szCs w:val="24"/>
          <w:lang w:val="en-GB"/>
        </w:rPr>
        <w:t>s</w:t>
      </w:r>
      <w:r w:rsidRPr="009450FC">
        <w:rPr>
          <w:rFonts w:ascii="Arial" w:hAnsi="Arial" w:cs="Arial"/>
          <w:sz w:val="24"/>
          <w:szCs w:val="24"/>
          <w:lang w:val="en-GB"/>
        </w:rPr>
        <w:t>ation</w:t>
      </w:r>
      <w:proofErr w:type="spellEnd"/>
      <w:r w:rsidRPr="009450FC">
        <w:rPr>
          <w:rFonts w:ascii="Arial" w:hAnsi="Arial" w:cs="Arial"/>
          <w:sz w:val="24"/>
          <w:szCs w:val="24"/>
          <w:lang w:val="en-GB"/>
        </w:rPr>
        <w:t xml:space="preserve"> proportions were compared between stressed and unstressed samples using Student’s </w:t>
      </w:r>
      <w:r w:rsidRPr="009450FC">
        <w:rPr>
          <w:rFonts w:ascii="Arial" w:hAnsi="Arial" w:cs="Arial"/>
          <w:i/>
          <w:iCs/>
          <w:sz w:val="24"/>
          <w:szCs w:val="24"/>
          <w:lang w:val="en-GB"/>
        </w:rPr>
        <w:t>t</w:t>
      </w:r>
      <w:r w:rsidRPr="009450FC">
        <w:rPr>
          <w:rFonts w:ascii="Arial" w:hAnsi="Arial" w:cs="Arial"/>
          <w:sz w:val="24"/>
          <w:szCs w:val="24"/>
          <w:lang w:val="en-GB"/>
        </w:rPr>
        <w:t xml:space="preserve">-tests. Given the limited sample size, beta distributions were also fitted to the three replicates per condition. From these fitted distributions, 1000 random samples were drawn and compared across several statistical metrics, including Cohen’s </w:t>
      </w:r>
      <w:r w:rsidRPr="009450FC">
        <w:rPr>
          <w:rFonts w:ascii="Arial" w:hAnsi="Arial" w:cs="Arial"/>
          <w:i/>
          <w:iCs/>
          <w:sz w:val="24"/>
          <w:szCs w:val="24"/>
          <w:lang w:val="en-GB"/>
        </w:rPr>
        <w:t>d</w:t>
      </w:r>
      <w:r w:rsidRPr="009450FC">
        <w:rPr>
          <w:rFonts w:ascii="Arial" w:hAnsi="Arial" w:cs="Arial"/>
          <w:sz w:val="24"/>
          <w:szCs w:val="24"/>
          <w:lang w:val="en-GB"/>
        </w:rPr>
        <w:t xml:space="preserve"> and Area Under the Curve (AUC). Student’s test </w:t>
      </w:r>
      <w:proofErr w:type="gramStart"/>
      <w:r>
        <w:rPr>
          <w:rFonts w:ascii="Arial" w:hAnsi="Arial" w:cs="Arial"/>
          <w:sz w:val="24"/>
          <w:szCs w:val="24"/>
          <w:lang w:val="en-GB"/>
        </w:rPr>
        <w:t>two sided</w:t>
      </w:r>
      <w:proofErr w:type="gramEnd"/>
      <w:r>
        <w:rPr>
          <w:rFonts w:ascii="Arial" w:hAnsi="Arial" w:cs="Arial"/>
          <w:sz w:val="24"/>
          <w:szCs w:val="24"/>
          <w:lang w:val="en-GB"/>
        </w:rPr>
        <w:t xml:space="preserve"> </w:t>
      </w:r>
      <w:r w:rsidRPr="009450FC">
        <w:rPr>
          <w:rFonts w:ascii="Arial" w:hAnsi="Arial" w:cs="Arial"/>
          <w:sz w:val="24"/>
          <w:szCs w:val="24"/>
          <w:lang w:val="en-GB"/>
        </w:rPr>
        <w:t xml:space="preserve">p-value was calculated using the </w:t>
      </w:r>
      <w:del w:id="200" w:author="Alexandre Miguel Kaizeler Guedes Da Silva Afonso" w:date="2026-09-02T12:04:00Z" w16du:dateUtc="2026-09-02T11:04:00Z">
        <w:r w:rsidRPr="009450FC" w:rsidDel="00832CCA">
          <w:rPr>
            <w:rFonts w:ascii="Arial" w:hAnsi="Arial" w:cs="Arial"/>
            <w:sz w:val="24"/>
            <w:szCs w:val="24"/>
            <w:lang w:val="en-GB"/>
          </w:rPr>
          <w:delText xml:space="preserve">3 vs 3 </w:delText>
        </w:r>
      </w:del>
      <w:r w:rsidRPr="009450FC">
        <w:rPr>
          <w:rFonts w:ascii="Arial" w:hAnsi="Arial" w:cs="Arial"/>
          <w:sz w:val="24"/>
          <w:szCs w:val="24"/>
          <w:lang w:val="en-GB"/>
        </w:rPr>
        <w:t>original values</w:t>
      </w:r>
      <w:ins w:id="201" w:author="Alexandre Miguel Kaizeler Guedes Da Silva Afonso" w:date="2026-09-02T12:04:00Z" w16du:dateUtc="2026-09-02T11:04:00Z">
        <w:r w:rsidR="00832CCA">
          <w:rPr>
            <w:rFonts w:ascii="Arial" w:hAnsi="Arial" w:cs="Arial"/>
            <w:sz w:val="24"/>
            <w:szCs w:val="24"/>
            <w:lang w:val="en-GB"/>
          </w:rPr>
          <w:t xml:space="preserve"> (n=3 per condition)</w:t>
        </w:r>
      </w:ins>
      <w:r w:rsidRPr="009450FC">
        <w:rPr>
          <w:rFonts w:ascii="Arial" w:hAnsi="Arial" w:cs="Arial"/>
          <w:sz w:val="24"/>
          <w:szCs w:val="24"/>
          <w:lang w:val="en-GB"/>
        </w:rPr>
        <w:t>.</w:t>
      </w:r>
    </w:p>
    <w:p w14:paraId="1F7E034C" w14:textId="77777777" w:rsidR="00FE7F5C" w:rsidRPr="009450FC" w:rsidRDefault="00FE7F5C" w:rsidP="00FE7F5C">
      <w:pPr>
        <w:pStyle w:val="Ttulo2"/>
        <w:rPr>
          <w:lang w:val="en-GB"/>
        </w:rPr>
      </w:pPr>
      <w:r w:rsidRPr="009450FC">
        <w:rPr>
          <w:lang w:val="en-GB"/>
        </w:rPr>
        <w:t>Alternative hypothesis testing for SGs implication in cancer</w:t>
      </w:r>
    </w:p>
    <w:p w14:paraId="40513E6B" w14:textId="08D10DE7" w:rsidR="00FE7F5C" w:rsidRPr="00DC4DD9" w:rsidRDefault="00FE7F5C" w:rsidP="00FE7F5C">
      <w:pPr>
        <w:jc w:val="both"/>
        <w:rPr>
          <w:rFonts w:ascii="Arial" w:hAnsi="Arial" w:cs="Arial"/>
          <w:i/>
          <w:iCs/>
          <w:sz w:val="21"/>
          <w:szCs w:val="21"/>
          <w:lang w:val="en-GB"/>
        </w:rPr>
      </w:pPr>
      <w:r w:rsidRPr="00DC4DD9">
        <w:rPr>
          <w:rFonts w:ascii="Arial" w:hAnsi="Arial" w:cs="Arial"/>
          <w:sz w:val="24"/>
          <w:szCs w:val="24"/>
          <w:lang w:val="en-GB"/>
        </w:rPr>
        <w:t xml:space="preserve">To explore mechanisms beyond SG assembly that could account for the phenotypes observed in </w:t>
      </w:r>
      <w:r w:rsidRPr="00DC4DD9">
        <w:rPr>
          <w:rFonts w:ascii="Arial" w:hAnsi="Arial" w:cs="Arial"/>
          <w:i/>
          <w:iCs/>
          <w:sz w:val="24"/>
          <w:szCs w:val="24"/>
          <w:lang w:val="en-GB"/>
        </w:rPr>
        <w:t>G3BP1</w:t>
      </w:r>
      <w:r w:rsidRPr="00DC4DD9">
        <w:rPr>
          <w:rFonts w:ascii="Arial" w:hAnsi="Arial" w:cs="Arial"/>
          <w:sz w:val="24"/>
          <w:szCs w:val="24"/>
          <w:lang w:val="en-GB"/>
        </w:rPr>
        <w:t xml:space="preserve"> and </w:t>
      </w:r>
      <w:r w:rsidRPr="00DC4DD9">
        <w:rPr>
          <w:rFonts w:ascii="Arial" w:hAnsi="Arial" w:cs="Arial"/>
          <w:i/>
          <w:iCs/>
          <w:sz w:val="24"/>
          <w:szCs w:val="24"/>
          <w:lang w:val="en-GB"/>
        </w:rPr>
        <w:t>PTGS2</w:t>
      </w:r>
      <w:r w:rsidRPr="00DC4DD9">
        <w:rPr>
          <w:rFonts w:ascii="Arial" w:hAnsi="Arial" w:cs="Arial"/>
          <w:sz w:val="24"/>
          <w:szCs w:val="24"/>
          <w:lang w:val="en-GB"/>
        </w:rPr>
        <w:t xml:space="preserve"> knockout cells, specifically the effects on survival and drug sensitivity, we leveraged multiple computational resources. </w:t>
      </w:r>
      <w:r w:rsidRPr="00DC4DD9">
        <w:rPr>
          <w:rFonts w:ascii="Arial" w:hAnsi="Arial" w:cs="Arial"/>
          <w:i/>
          <w:iCs/>
          <w:sz w:val="24"/>
          <w:szCs w:val="24"/>
          <w:lang w:val="en-GB"/>
        </w:rPr>
        <w:t>PTGS2</w:t>
      </w:r>
      <w:r w:rsidRPr="00DC4DD9">
        <w:rPr>
          <w:rFonts w:ascii="Arial" w:hAnsi="Arial" w:cs="Arial"/>
          <w:sz w:val="24"/>
          <w:szCs w:val="24"/>
          <w:lang w:val="en-GB"/>
        </w:rPr>
        <w:t xml:space="preserve"> perturbagens were  identified using the Connectivity Map</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jlIpmaQR","properties":{"formattedCitation":"(77)","plainCitation":"(77)","noteIndex":0},"citationItems":[{"id":"7QlDGlPw/m6JbysYt","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(77)</w:t>
      </w:r>
      <w:r w:rsidRPr="00DC4DD9">
        <w:rPr>
          <w:rFonts w:ascii="Arial" w:hAnsi="Arial" w:cs="Arial"/>
          <w:sz w:val="24"/>
          <w:szCs w:val="24"/>
          <w:lang w:val="en-GB"/>
        </w:rPr>
        <w:fldChar w:fldCharType="end"/>
      </w:r>
      <w:r w:rsidRPr="00DC4DD9">
        <w:rPr>
          <w:rFonts w:ascii="Arial" w:hAnsi="Arial" w:cs="Arial"/>
          <w:sz w:val="24"/>
          <w:szCs w:val="24"/>
          <w:lang w:val="en-GB"/>
        </w:rPr>
        <w:t>. Drug sensitivity profiles were obtained from the Genomics of Drug Sensitivity in Cancer (GDSC</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8UxHospA","properties":{"formattedCitation":"(78)","plainCitation":"(78)","noteIndex":0},"citationItems":[{"id":"7QlDGlPw/PWdnUMY5","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(78)</w:t>
      </w:r>
      <w:r w:rsidRPr="00DC4DD9">
        <w:rPr>
          <w:rFonts w:ascii="Arial" w:hAnsi="Arial" w:cs="Arial"/>
          <w:sz w:val="24"/>
          <w:szCs w:val="24"/>
          <w:lang w:val="en-GB"/>
        </w:rPr>
        <w:fldChar w:fldCharType="end"/>
      </w:r>
      <w:r w:rsidRPr="00DC4DD9">
        <w:rPr>
          <w:rFonts w:ascii="Arial" w:hAnsi="Arial" w:cs="Arial"/>
          <w:sz w:val="24"/>
          <w:szCs w:val="24"/>
          <w:lang w:val="en-GB"/>
        </w:rPr>
        <w:t xml:space="preserve">) database. </w:t>
      </w:r>
    </w:p>
    <w:p w14:paraId="07D4777A" w14:textId="77777777" w:rsidR="00FE7F5C" w:rsidRPr="009450FC" w:rsidRDefault="00FE7F5C" w:rsidP="00FE7F5C">
      <w:pPr>
        <w:pStyle w:val="Ttulo2"/>
        <w:rPr>
          <w:lang w:val="en-GB"/>
        </w:rPr>
      </w:pPr>
      <w:r w:rsidRPr="009450FC">
        <w:rPr>
          <w:lang w:val="en-GB"/>
        </w:rPr>
        <w:t>SG signatures</w:t>
      </w:r>
    </w:p>
    <w:p w14:paraId="7CF8264F" w14:textId="1DFBB508" w:rsidR="00FE7F5C" w:rsidRPr="00DC4DD9" w:rsidRDefault="00FE7F5C" w:rsidP="00FE7F5C">
      <w:pPr>
        <w:jc w:val="both"/>
        <w:rPr>
          <w:rFonts w:ascii="Arial" w:hAnsi="Arial" w:cs="Arial"/>
          <w:i/>
          <w:iCs/>
          <w:sz w:val="21"/>
          <w:szCs w:val="21"/>
          <w:lang w:val="en-GB"/>
        </w:rPr>
      </w:pPr>
      <w:r w:rsidRPr="00DC4DD9">
        <w:rPr>
          <w:rFonts w:ascii="Arial" w:hAnsi="Arial" w:cs="Arial"/>
          <w:sz w:val="24"/>
          <w:szCs w:val="24"/>
          <w:lang w:val="en-GB"/>
        </w:rPr>
        <w:t>To define an expression signature indicative of SG presence in a given sample, we first created a “discovery” dataset by integrating GSE138988</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Ke1qhHDE","properties":{"formattedCitation":"(41)","plainCitation":"(41)","noteIndex":0},"citationItems":[{"id":"7QlDGlPw/8f8ZloUy","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(41)</w:t>
      </w:r>
      <w:r w:rsidRPr="00DC4DD9">
        <w:rPr>
          <w:rFonts w:ascii="Arial" w:hAnsi="Arial" w:cs="Arial"/>
          <w:sz w:val="24"/>
          <w:szCs w:val="24"/>
          <w:lang w:val="en-GB"/>
        </w:rPr>
        <w:fldChar w:fldCharType="end"/>
      </w:r>
      <w:r w:rsidRPr="00DC4DD9">
        <w:rPr>
          <w:rFonts w:ascii="Arial" w:hAnsi="Arial" w:cs="Arial"/>
          <w:sz w:val="24"/>
          <w:szCs w:val="24"/>
          <w:lang w:val="en-GB"/>
        </w:rPr>
        <w:t xml:space="preserve"> and GSE119977</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{"citationID":"9w8a4p1I","properties":{"formattedCitation":"(43, 44)","plainCitation":"(43, 44)","noteIndex":0},"citationItems":[{"id":"7QlDGlPw/vZJtCPF5","uris":["http://zotero.org/users/local/1p9EH8ax/items/JRJEKK4Q"],"itemData":{"id":"5k6DwBAq/qUKWUeyM","type":"article-journal","abstract":"Stress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(43, 44)</w:t>
      </w:r>
      <w:r w:rsidRPr="00DC4DD9">
        <w:rPr>
          <w:rFonts w:ascii="Arial" w:hAnsi="Arial" w:cs="Arial"/>
          <w:sz w:val="24"/>
          <w:szCs w:val="24"/>
          <w:lang w:val="en-GB"/>
        </w:rPr>
        <w:fldChar w:fldCharType="end"/>
      </w:r>
      <w:r w:rsidRPr="00DC4DD9">
        <w:rPr>
          <w:rFonts w:ascii="Arial" w:hAnsi="Arial" w:cs="Arial"/>
          <w:sz w:val="24"/>
          <w:szCs w:val="24"/>
          <w:lang w:val="en-GB"/>
        </w:rPr>
        <w:t xml:space="preserve">. This integration allowed comparison of stressed cells with and without SGs while controlling for confounding variables, including cell type, genotype, stressor, and study of </w:t>
      </w:r>
      <w:r w:rsidRPr="00DC4DD9">
        <w:rPr>
          <w:rFonts w:ascii="Arial" w:hAnsi="Arial" w:cs="Arial"/>
          <w:sz w:val="24"/>
          <w:szCs w:val="24"/>
          <w:lang w:val="en-GB"/>
        </w:rPr>
        <w:lastRenderedPageBreak/>
        <w:t xml:space="preserve">origin. “Batch effects” arising from these variables were corrected </w:t>
      </w:r>
      <w:del w:id="202" w:author="Alexandre Miguel Kaizeler Guedes Da Silva Afonso" w:date="2026-09-02T12:10:00Z" w16du:dateUtc="2026-09-02T11:10:00Z">
        <w:r w:rsidRPr="00DC4DD9" w:rsidDel="00DC4DD9">
          <w:rPr>
            <w:rFonts w:ascii="Arial" w:hAnsi="Arial" w:cs="Arial"/>
            <w:sz w:val="24"/>
            <w:szCs w:val="24"/>
            <w:lang w:val="en-GB"/>
          </w:rPr>
          <w:delText xml:space="preserve">prior </w:delText>
        </w:r>
      </w:del>
      <w:ins w:id="203" w:author="Alexandre Miguel Kaizeler Guedes Da Silva Afonso" w:date="2026-09-02T12:10:00Z" w16du:dateUtc="2026-09-02T11:10:00Z">
        <w:r w:rsidR="00DC4DD9">
          <w:rPr>
            <w:rFonts w:ascii="Arial" w:hAnsi="Arial" w:cs="Arial"/>
            <w:sz w:val="24"/>
            <w:szCs w:val="24"/>
            <w:lang w:val="en-GB"/>
          </w:rPr>
          <w:t>before</w:t>
        </w:r>
        <w:r w:rsidR="00DC4DD9" w:rsidRPr="00DC4DD9">
          <w:rPr>
            <w:rFonts w:ascii="Arial" w:hAnsi="Arial" w:cs="Arial"/>
            <w:sz w:val="24"/>
            <w:szCs w:val="24"/>
            <w:lang w:val="en-GB"/>
          </w:rPr>
          <w:t xml:space="preserve"> </w:t>
        </w:r>
      </w:ins>
      <w:r w:rsidRPr="00DC4DD9">
        <w:rPr>
          <w:rFonts w:ascii="Arial" w:hAnsi="Arial" w:cs="Arial"/>
          <w:sz w:val="24"/>
          <w:szCs w:val="24"/>
          <w:lang w:val="en-GB"/>
        </w:rPr>
        <w:t xml:space="preserve">to analysis, following the methodology we had previously applied to the </w:t>
      </w:r>
      <w:r w:rsidRPr="00DC4DD9">
        <w:rPr>
          <w:rFonts w:ascii="Arial" w:hAnsi="Arial" w:cs="Arial"/>
          <w:color w:val="000000" w:themeColor="text1"/>
          <w:sz w:val="24"/>
          <w:szCs w:val="24"/>
          <w:lang w:val="en-GB"/>
        </w:rPr>
        <w:t>analysis of other large-scale transcriptomic datasets</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{"citationID":"w51ZsA6Z","properties":{"formattedCitation":"(61)","plainCitation":"(61)","noteIndex":0},"citationItems":[{"id":"7QlDGlPw/uF5d1qn0","uris":["http://zotero.org/users/local/q86rvdj2/items/BTWDNJWJ"],"itemData":{"id":45,"type":"article-journal","abstract":"We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(61)</w:t>
      </w:r>
      <w:r w:rsidRPr="00DC4DD9">
        <w:rPr>
          <w:rFonts w:ascii="Arial" w:hAnsi="Arial" w:cs="Arial"/>
          <w:sz w:val="24"/>
          <w:szCs w:val="24"/>
          <w:lang w:val="en-GB"/>
        </w:rPr>
        <w:fldChar w:fldCharType="end"/>
      </w:r>
      <w:r w:rsidRPr="00DC4DD9">
        <w:rPr>
          <w:rFonts w:ascii="Arial" w:hAnsi="Arial" w:cs="Arial"/>
          <w:sz w:val="24"/>
          <w:szCs w:val="24"/>
          <w:lang w:val="en-GB"/>
        </w:rPr>
        <w:t>. We then employed an elastic net regression with 1000 bootstrap</w:t>
      </w:r>
      <w:del w:id="204" w:author="Alexandre Miguel Kaizeler Guedes Da Silva Afonso" w:date="2026-09-02T12:11:00Z" w16du:dateUtc="2026-09-02T11:11:00Z">
        <w:r w:rsidRPr="00DC4DD9" w:rsidDel="00DC4DD9">
          <w:rPr>
            <w:rFonts w:ascii="Arial" w:hAnsi="Arial" w:cs="Arial"/>
            <w:sz w:val="24"/>
            <w:szCs w:val="24"/>
            <w:lang w:val="en-GB"/>
          </w:rPr>
          <w:delText>ping</w:delText>
        </w:r>
      </w:del>
      <w:r w:rsidRPr="00DC4DD9">
        <w:rPr>
          <w:rFonts w:ascii="Arial" w:hAnsi="Arial" w:cs="Arial"/>
          <w:sz w:val="24"/>
          <w:szCs w:val="24"/>
          <w:lang w:val="en-GB"/>
        </w:rPr>
        <w:t xml:space="preserve"> iterations with a mixing parameter (alpha) of 0.75, yielding a relatively stringent signature. Genes consistently selected in at least 900 iterations were retained. This signature included genes both up- (positive) and down-regulated (negative) in SG</w:t>
      </w:r>
      <w:ins w:id="205" w:author="Alexandre Miguel Kaizeler Guedes Da Silva Afonso" w:date="2026-09-02T12:10:00Z" w16du:dateUtc="2026-09-02T11:10:00Z">
        <w:r w:rsidR="00DC4DD9">
          <w:rPr>
            <w:rFonts w:ascii="Arial" w:hAnsi="Arial" w:cs="Arial"/>
            <w:sz w:val="24"/>
            <w:szCs w:val="24"/>
            <w:lang w:val="en-GB"/>
          </w:rPr>
          <w:t>-</w:t>
        </w:r>
      </w:ins>
      <w:r w:rsidRPr="00DC4DD9">
        <w:rPr>
          <w:rFonts w:ascii="Arial" w:hAnsi="Arial" w:cs="Arial"/>
          <w:sz w:val="24"/>
          <w:szCs w:val="24"/>
          <w:lang w:val="en-GB"/>
        </w:rPr>
        <w:t xml:space="preserve"> positive cells. </w:t>
      </w:r>
    </w:p>
    <w:p w14:paraId="56E29E3B" w14:textId="1AA444A7" w:rsidR="00FE7F5C" w:rsidRPr="00DC4DD9" w:rsidRDefault="00FE7F5C" w:rsidP="00FE7F5C">
      <w:pPr>
        <w:jc w:val="both"/>
        <w:rPr>
          <w:rFonts w:ascii="Arial" w:hAnsi="Arial" w:cs="Arial"/>
          <w:sz w:val="24"/>
          <w:szCs w:val="24"/>
          <w:lang w:val="en-GB"/>
        </w:rPr>
      </w:pPr>
      <w:r w:rsidRPr="00DC4DD9">
        <w:rPr>
          <w:rFonts w:ascii="Arial" w:hAnsi="Arial" w:cs="Arial"/>
          <w:sz w:val="24"/>
          <w:szCs w:val="24"/>
          <w:lang w:val="en-GB"/>
        </w:rPr>
        <w:t>SG score for individual samples was calculated using a non-parametric gene ranking method. Within each sample, all genes were ranked by expression. The SG score for a given sample was computed as the sum of the ranks of the genes in the signature, weighted by (</w:t>
      </w:r>
      <w:r w:rsidRPr="00DC4DD9">
        <w:rPr>
          <w:rFonts w:ascii="Arial" w:hAnsi="Arial" w:cs="Arial"/>
          <w:i/>
          <w:iCs/>
          <w:sz w:val="24"/>
          <w:szCs w:val="24"/>
          <w:lang w:val="en-GB"/>
        </w:rPr>
        <w:t>i.e.</w:t>
      </w:r>
      <w:r w:rsidRPr="00DC4DD9">
        <w:rPr>
          <w:rFonts w:ascii="Arial" w:hAnsi="Arial" w:cs="Arial"/>
          <w:sz w:val="24"/>
          <w:szCs w:val="24"/>
          <w:lang w:val="en-GB"/>
        </w:rPr>
        <w:t xml:space="preserve"> multiplied by) +1 for positive or -1 for negative genes, and normalised by the number of genes in the set. This signature was validated on an independent dataset, GSE173953</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aYayWxXM","properties":{"formattedCitation":"(7)","plainCitation":"(7)","noteIndex":0},"citationItems":[{"id":"7QlDGlPw/whmaCuBT","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(7)</w:t>
      </w:r>
      <w:r w:rsidRPr="00DC4DD9">
        <w:rPr>
          <w:rFonts w:ascii="Arial" w:hAnsi="Arial" w:cs="Arial"/>
          <w:sz w:val="24"/>
          <w:szCs w:val="24"/>
          <w:lang w:val="en-GB"/>
        </w:rPr>
        <w:fldChar w:fldCharType="end"/>
      </w:r>
      <w:r w:rsidRPr="00DC4DD9">
        <w:rPr>
          <w:rFonts w:ascii="Arial" w:hAnsi="Arial" w:cs="Arial"/>
          <w:sz w:val="24"/>
          <w:szCs w:val="24"/>
          <w:lang w:val="en-GB"/>
        </w:rPr>
        <w:t>, with the same batch effect correction as mentioned above</w:t>
      </w:r>
      <w:r w:rsidRPr="00DC4DD9">
        <w:rPr>
          <w:rFonts w:ascii="Arial" w:hAnsi="Arial" w:cs="Arial"/>
          <w:sz w:val="24"/>
          <w:szCs w:val="24"/>
          <w:lang w:val="en-GB"/>
        </w:rPr>
        <w:fldChar w:fldCharType="begin"/>
      </w:r>
      <w:r w:rsidR="00300753" w:rsidRPr="00DC4DD9">
        <w:rPr>
          <w:rFonts w:ascii="Arial" w:hAnsi="Arial" w:cs="Arial"/>
          <w:sz w:val="24"/>
          <w:szCs w:val="24"/>
          <w:lang w:val="en-GB"/>
        </w:rPr>
        <w:instrText xml:space="preserve"> ADDIN ZOTERO_ITEM CSL_CITATION {"citationID":"p3ONnFSw","properties":{"formattedCitation":"(61)","plainCitation":"(61)","noteIndex":0},"citationItems":[{"id":"7QlDGlPw/uF5d1qn0","uris":["http://zotero.org/users/local/q86rvdj2/items/BTWDNJWJ"],"itemData":{"id":45,"type":"article-journal","abstract":"We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DC4DD9">
        <w:rPr>
          <w:rFonts w:ascii="Arial" w:hAnsi="Arial" w:cs="Arial"/>
          <w:sz w:val="24"/>
          <w:szCs w:val="24"/>
          <w:lang w:val="en-GB"/>
        </w:rPr>
        <w:fldChar w:fldCharType="separate"/>
      </w:r>
      <w:r w:rsidR="0097304F" w:rsidRPr="00DC4DD9">
        <w:rPr>
          <w:rFonts w:ascii="Arial" w:hAnsi="Arial" w:cs="Arial"/>
          <w:sz w:val="24"/>
          <w:lang w:val="en-GB"/>
        </w:rPr>
        <w:t>(61)</w:t>
      </w:r>
      <w:r w:rsidRPr="00DC4DD9">
        <w:rPr>
          <w:rFonts w:ascii="Arial" w:hAnsi="Arial" w:cs="Arial"/>
          <w:sz w:val="24"/>
          <w:szCs w:val="24"/>
          <w:lang w:val="en-GB"/>
        </w:rPr>
        <w:fldChar w:fldCharType="end"/>
      </w:r>
      <w:r w:rsidRPr="00DC4DD9">
        <w:rPr>
          <w:rFonts w:ascii="Arial" w:hAnsi="Arial" w:cs="Arial"/>
          <w:sz w:val="24"/>
          <w:szCs w:val="24"/>
          <w:lang w:val="en-GB"/>
        </w:rPr>
        <w:t xml:space="preserve">. </w:t>
      </w:r>
    </w:p>
    <w:p w14:paraId="22AC6CCB" w14:textId="49020167" w:rsidR="00E976A0" w:rsidRPr="00DC4DD9" w:rsidRDefault="00E976A0" w:rsidP="00FE7F5C">
      <w:pPr>
        <w:jc w:val="both"/>
        <w:rPr>
          <w:rFonts w:ascii="Arial" w:hAnsi="Arial" w:cs="Arial"/>
          <w:sz w:val="24"/>
          <w:szCs w:val="24"/>
          <w:lang w:val="en-GB"/>
        </w:rPr>
      </w:pPr>
      <w:r w:rsidRPr="00DC4DD9">
        <w:rPr>
          <w:rFonts w:ascii="Arial" w:hAnsi="Arial" w:cs="Arial"/>
          <w:sz w:val="24"/>
          <w:szCs w:val="24"/>
          <w:lang w:val="en-GB"/>
        </w:rPr>
        <w:t xml:space="preserve">This </w:t>
      </w:r>
      <w:ins w:id="206" w:author="Alexandre Miguel Kaizeler Guedes Da Silva Afonso" w:date="2026-09-02T12:11:00Z" w16du:dateUtc="2026-09-02T11:11:00Z">
        <w:r w:rsidR="00DC4DD9">
          <w:rPr>
            <w:rFonts w:ascii="Arial" w:hAnsi="Arial" w:cs="Arial"/>
            <w:sz w:val="24"/>
            <w:szCs w:val="24"/>
            <w:lang w:val="en-GB"/>
          </w:rPr>
          <w:t>r</w:t>
        </w:r>
      </w:ins>
      <w:del w:id="207" w:author="Alexandre Miguel Kaizeler Guedes Da Silva Afonso" w:date="2026-09-02T12:11:00Z" w16du:dateUtc="2026-09-02T11:11:00Z">
        <w:r w:rsidRPr="00DC4DD9" w:rsidDel="00DC4DD9">
          <w:rPr>
            <w:rFonts w:ascii="Arial" w:hAnsi="Arial" w:cs="Arial"/>
            <w:sz w:val="24"/>
            <w:szCs w:val="24"/>
            <w:lang w:val="en-GB"/>
          </w:rPr>
          <w:delText>R</w:delText>
        </w:r>
      </w:del>
      <w:r w:rsidRPr="00DC4DD9">
        <w:rPr>
          <w:rFonts w:ascii="Arial" w:hAnsi="Arial" w:cs="Arial"/>
          <w:sz w:val="24"/>
          <w:szCs w:val="24"/>
          <w:lang w:val="en-GB"/>
        </w:rPr>
        <w:t>ank-sum approach was also used to estimate mitochondrial/nuclear-encoded mitochondrial transcripts enrichment score.</w:t>
      </w:r>
    </w:p>
    <w:p w14:paraId="4EDD2F40" w14:textId="78748859" w:rsidR="00FE7F5C" w:rsidRPr="00DC4DD9" w:rsidRDefault="00FE7F5C" w:rsidP="00FE7F5C">
      <w:pPr>
        <w:jc w:val="both"/>
        <w:rPr>
          <w:rFonts w:ascii="Arial" w:hAnsi="Arial" w:cs="Arial"/>
          <w:sz w:val="24"/>
          <w:szCs w:val="24"/>
          <w:lang w:val="en-GB"/>
        </w:rPr>
      </w:pPr>
      <w:r w:rsidRPr="00DC4DD9">
        <w:rPr>
          <w:rFonts w:ascii="Arial" w:hAnsi="Arial" w:cs="Arial"/>
          <w:sz w:val="24"/>
          <w:szCs w:val="24"/>
          <w:lang w:val="en-GB"/>
        </w:rPr>
        <w:t xml:space="preserve">For the tumour </w:t>
      </w:r>
      <w:r w:rsidRPr="00DC4DD9">
        <w:rPr>
          <w:rFonts w:ascii="Arial" w:hAnsi="Arial" w:cs="Arial"/>
          <w:i/>
          <w:iCs/>
          <w:sz w:val="24"/>
          <w:szCs w:val="24"/>
          <w:lang w:val="en-GB"/>
          <w:rPrChange w:id="208" w:author="Alexandre Miguel Kaizeler Guedes Da Silva Afonso" w:date="2026-09-02T12:11:00Z" w16du:dateUtc="2026-09-02T11:11:00Z">
            <w:rPr>
              <w:rFonts w:ascii="Arial" w:hAnsi="Arial" w:cs="Arial"/>
              <w:sz w:val="24"/>
              <w:szCs w:val="24"/>
              <w:lang w:val="en-GB"/>
            </w:rPr>
          </w:rPrChange>
        </w:rPr>
        <w:t>v</w:t>
      </w:r>
      <w:ins w:id="209" w:author="Alexandre Miguel Kaizeler Guedes Da Silva Afonso" w:date="2026-09-02T12:11:00Z" w16du:dateUtc="2026-09-02T11:11:00Z">
        <w:r w:rsidR="00DC4DD9">
          <w:rPr>
            <w:rFonts w:ascii="Arial" w:hAnsi="Arial" w:cs="Arial"/>
            <w:sz w:val="24"/>
            <w:szCs w:val="24"/>
            <w:lang w:val="en-GB"/>
          </w:rPr>
          <w:t>ersus</w:t>
        </w:r>
      </w:ins>
      <w:del w:id="210" w:author="Alexandre Miguel Kaizeler Guedes Da Silva Afonso" w:date="2026-09-02T12:11:00Z" w16du:dateUtc="2026-09-02T11:11:00Z">
        <w:r w:rsidRPr="00DC4DD9" w:rsidDel="00DC4DD9">
          <w:rPr>
            <w:rFonts w:ascii="Arial" w:hAnsi="Arial" w:cs="Arial"/>
            <w:i/>
            <w:iCs/>
            <w:sz w:val="24"/>
            <w:szCs w:val="24"/>
            <w:lang w:val="en-GB"/>
            <w:rPrChange w:id="211" w:author="Alexandre Miguel Kaizeler Guedes Da Silva Afonso" w:date="2026-09-02T12:11:00Z" w16du:dateUtc="2026-09-02T11:11:00Z">
              <w:rPr>
                <w:rFonts w:ascii="Arial" w:hAnsi="Arial" w:cs="Arial"/>
                <w:sz w:val="24"/>
                <w:szCs w:val="24"/>
                <w:lang w:val="en-GB"/>
              </w:rPr>
            </w:rPrChange>
          </w:rPr>
          <w:delText>s</w:delText>
        </w:r>
      </w:del>
      <w:r w:rsidRPr="00DC4DD9">
        <w:rPr>
          <w:rFonts w:ascii="Arial" w:hAnsi="Arial" w:cs="Arial"/>
          <w:sz w:val="24"/>
          <w:szCs w:val="24"/>
          <w:lang w:val="en-GB"/>
        </w:rPr>
        <w:t xml:space="preserve"> normal tissue comparison, resulting Welch’s t-test p-values were corrected for the number of tissues tested through the Benjamini-Hochberg (BH) procedure.</w:t>
      </w:r>
    </w:p>
    <w:p w14:paraId="166A80B8" w14:textId="7311F6A9" w:rsidR="00FE7F5C" w:rsidRPr="00DC4DD9" w:rsidRDefault="00FE7F5C" w:rsidP="00FE7F5C">
      <w:pPr>
        <w:jc w:val="both"/>
        <w:rPr>
          <w:rFonts w:ascii="Arial" w:hAnsi="Arial" w:cs="Arial"/>
          <w:i/>
          <w:iCs/>
          <w:lang w:val="en-GB"/>
        </w:rPr>
      </w:pPr>
      <w:r w:rsidRPr="00DC4DD9">
        <w:rPr>
          <w:rFonts w:ascii="Arial" w:hAnsi="Arial" w:cs="Arial"/>
          <w:color w:val="000000" w:themeColor="text1"/>
          <w:sz w:val="24"/>
          <w:szCs w:val="24"/>
          <w:lang w:val="en-GB"/>
        </w:rPr>
        <w:t>For survival analysis, GDC-TCGA samples</w:t>
      </w:r>
      <w:r w:rsidRPr="00DC4DD9">
        <w:rPr>
          <w:rFonts w:ascii="Arial" w:hAnsi="Arial" w:cs="Arial"/>
          <w:color w:val="000000" w:themeColor="text1"/>
          <w:sz w:val="24"/>
          <w:szCs w:val="24"/>
          <w:lang w:val="en-GB"/>
        </w:rPr>
        <w:fldChar w:fldCharType="begin"/>
      </w:r>
      <w:r w:rsidR="00300753" w:rsidRPr="00DC4DD9">
        <w:rPr>
          <w:rFonts w:ascii="Arial" w:hAnsi="Arial" w:cs="Arial"/>
          <w:color w:val="000000" w:themeColor="text1"/>
          <w:sz w:val="24"/>
          <w:szCs w:val="24"/>
          <w:lang w:val="en-GB"/>
        </w:rPr>
        <w:instrText xml:space="preserve"> ADDIN ZOTERO_ITEM CSL_CITATION {"citationID":"QGplwCkG","properties":{"formattedCitation":"(59,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DC4DD9">
        <w:rPr>
          <w:rFonts w:ascii="Arial" w:hAnsi="Arial" w:cs="Arial"/>
          <w:color w:val="000000" w:themeColor="text1"/>
          <w:sz w:val="24"/>
          <w:szCs w:val="24"/>
          <w:lang w:val="en-GB"/>
        </w:rPr>
        <w:fldChar w:fldCharType="separate"/>
      </w:r>
      <w:r w:rsidR="0097304F" w:rsidRPr="00DC4DD9">
        <w:rPr>
          <w:rFonts w:ascii="Arial" w:hAnsi="Arial" w:cs="Arial"/>
          <w:sz w:val="24"/>
          <w:lang w:val="en-GB"/>
        </w:rPr>
        <w:t>(59, 60)</w:t>
      </w:r>
      <w:r w:rsidRPr="00DC4DD9">
        <w:rPr>
          <w:rFonts w:ascii="Arial" w:hAnsi="Arial" w:cs="Arial"/>
          <w:color w:val="000000" w:themeColor="text1"/>
          <w:sz w:val="24"/>
          <w:szCs w:val="24"/>
          <w:lang w:val="en-GB"/>
        </w:rPr>
        <w:fldChar w:fldCharType="end"/>
      </w:r>
      <w:r w:rsidRPr="00DC4DD9">
        <w:rPr>
          <w:rFonts w:ascii="Arial" w:hAnsi="Arial" w:cs="Arial"/>
          <w:color w:val="000000" w:themeColor="text1"/>
          <w:sz w:val="24"/>
          <w:szCs w:val="24"/>
          <w:lang w:val="en-GB"/>
        </w:rPr>
        <w:t xml:space="preserve"> were stratified into top and bottom quartiles based on SG scores (or expression of a specific gene, in Supplementary Figure 1</w:t>
      </w:r>
      <w:r w:rsidR="00FB07D3" w:rsidRPr="00DC4DD9">
        <w:rPr>
          <w:rFonts w:ascii="Arial" w:hAnsi="Arial" w:cs="Arial"/>
          <w:color w:val="000000" w:themeColor="text1"/>
          <w:sz w:val="24"/>
          <w:szCs w:val="24"/>
          <w:lang w:val="en-GB"/>
        </w:rPr>
        <w:t>5</w:t>
      </w:r>
      <w:r w:rsidRPr="00DC4DD9">
        <w:rPr>
          <w:rFonts w:ascii="Arial" w:hAnsi="Arial" w:cs="Arial"/>
          <w:color w:val="000000" w:themeColor="text1"/>
          <w:sz w:val="24"/>
          <w:szCs w:val="24"/>
          <w:lang w:val="en-GB"/>
        </w:rPr>
        <w:t>). Kaplan-Meier survival curves were generated</w:t>
      </w:r>
      <w:ins w:id="212" w:author="Alexandre Miguel Kaizeler Guedes Da Silva Afonso" w:date="2026-09-02T12:10:00Z" w16du:dateUtc="2026-09-02T11:10:00Z">
        <w:r w:rsidR="00DC4DD9">
          <w:rPr>
            <w:rFonts w:ascii="Arial" w:hAnsi="Arial" w:cs="Arial"/>
            <w:color w:val="000000" w:themeColor="text1"/>
            <w:sz w:val="24"/>
            <w:szCs w:val="24"/>
            <w:lang w:val="en-GB"/>
          </w:rPr>
          <w:t>,</w:t>
        </w:r>
      </w:ins>
      <w:r w:rsidRPr="00DC4DD9">
        <w:rPr>
          <w:rFonts w:ascii="Arial" w:hAnsi="Arial" w:cs="Arial"/>
          <w:color w:val="000000" w:themeColor="text1"/>
          <w:sz w:val="24"/>
          <w:szCs w:val="24"/>
          <w:lang w:val="en-GB"/>
        </w:rPr>
        <w:t xml:space="preserve"> and statistical significance was assessed using the log-rank test. To evaluate the significance of observed survival associations, 100 random signatures matching the original SG score signature in size and gene directionality (positive/negative weight) were generated by sampling gene names from the TCGA LAML dataset</w:t>
      </w:r>
      <w:r w:rsidRPr="00DC4DD9">
        <w:rPr>
          <w:rFonts w:ascii="Arial" w:hAnsi="Arial" w:cs="Arial"/>
          <w:color w:val="000000" w:themeColor="text1"/>
          <w:sz w:val="24"/>
          <w:szCs w:val="24"/>
          <w:lang w:val="en-GB"/>
        </w:rPr>
        <w:fldChar w:fldCharType="begin"/>
      </w:r>
      <w:r w:rsidR="00300753" w:rsidRPr="00DC4DD9">
        <w:rPr>
          <w:rFonts w:ascii="Arial" w:hAnsi="Arial" w:cs="Arial"/>
          <w:color w:val="000000" w:themeColor="text1"/>
          <w:sz w:val="24"/>
          <w:szCs w:val="24"/>
          <w:lang w:val="en-GB"/>
        </w:rPr>
        <w:instrText xml:space="preserve"> ADDIN ZOTERO_ITEM CSL_CITATION {"citationID":"JDxhDNuG","properties":{"formattedCitation":"(59,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DC4DD9">
        <w:rPr>
          <w:rFonts w:ascii="Arial" w:hAnsi="Arial" w:cs="Arial"/>
          <w:color w:val="000000" w:themeColor="text1"/>
          <w:sz w:val="24"/>
          <w:szCs w:val="24"/>
          <w:lang w:val="en-GB"/>
        </w:rPr>
        <w:fldChar w:fldCharType="separate"/>
      </w:r>
      <w:r w:rsidR="0097304F" w:rsidRPr="00DC4DD9">
        <w:rPr>
          <w:rFonts w:ascii="Arial" w:hAnsi="Arial" w:cs="Arial"/>
          <w:sz w:val="24"/>
          <w:lang w:val="en-GB"/>
        </w:rPr>
        <w:t>(59, 60)</w:t>
      </w:r>
      <w:r w:rsidRPr="00DC4DD9">
        <w:rPr>
          <w:rFonts w:ascii="Arial" w:hAnsi="Arial" w:cs="Arial"/>
          <w:color w:val="000000" w:themeColor="text1"/>
          <w:sz w:val="24"/>
          <w:szCs w:val="24"/>
          <w:lang w:val="en-GB"/>
        </w:rPr>
        <w:fldChar w:fldCharType="end"/>
      </w:r>
      <w:r w:rsidRPr="00DC4DD9">
        <w:rPr>
          <w:rFonts w:ascii="Arial" w:hAnsi="Arial" w:cs="Arial"/>
          <w:color w:val="000000" w:themeColor="text1"/>
          <w:sz w:val="24"/>
          <w:szCs w:val="24"/>
          <w:lang w:val="en-GB"/>
        </w:rPr>
        <w:t xml:space="preserve">. This dataset was chosen for its large number of expressed genes after filtering. Log-rank p-values were corrected for the number of tissues tested through the BH procedure. Survival analyses were repeated for each random signature, and false discovery rates were calculated as the proportion of random signatures with log-rank p-values lower than those obtained from the original SG signatures. </w:t>
      </w:r>
    </w:p>
    <w:p w14:paraId="0ED8DDDA" w14:textId="77777777" w:rsidR="00FE7F5C" w:rsidRPr="009450FC" w:rsidRDefault="00FE7F5C" w:rsidP="00FE7F5C">
      <w:pPr>
        <w:pStyle w:val="Ttulo2"/>
        <w:rPr>
          <w:lang w:val="en-GB"/>
        </w:rPr>
      </w:pPr>
      <w:r w:rsidRPr="009450FC">
        <w:rPr>
          <w:lang w:val="en-GB"/>
        </w:rPr>
        <w:t>Differential splicing analysis</w:t>
      </w:r>
    </w:p>
    <w:p w14:paraId="30C3A0DB" w14:textId="4E4CF30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We used GEO dataset </w:t>
      </w:r>
      <w:r w:rsidRPr="00B54496">
        <w:rPr>
          <w:rFonts w:ascii="Arial" w:hAnsi="Arial" w:cs="Arial"/>
          <w:sz w:val="24"/>
          <w:szCs w:val="24"/>
          <w:lang w:val="en-GB"/>
        </w:rPr>
        <w:t>GSE173953</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Dy9E9e5A","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(7)</w:t>
      </w:r>
      <w:r w:rsidRPr="00B54496">
        <w:rPr>
          <w:rFonts w:ascii="Arial" w:hAnsi="Arial" w:cs="Arial"/>
          <w:sz w:val="24"/>
          <w:szCs w:val="24"/>
          <w:lang w:val="en-GB"/>
        </w:rPr>
        <w:fldChar w:fldCharType="end"/>
      </w:r>
      <w:r w:rsidRPr="00B54496">
        <w:rPr>
          <w:rFonts w:ascii="Arial" w:hAnsi="Arial" w:cs="Arial"/>
          <w:sz w:val="24"/>
          <w:szCs w:val="24"/>
          <w:lang w:val="en-GB"/>
        </w:rPr>
        <w:t>, which</w:t>
      </w:r>
      <w:r w:rsidRPr="009450FC">
        <w:rPr>
          <w:rFonts w:ascii="Arial" w:hAnsi="Arial" w:cs="Arial"/>
          <w:sz w:val="24"/>
          <w:szCs w:val="24"/>
          <w:lang w:val="en-GB"/>
        </w:rPr>
        <w:t xml:space="preserve"> profiles U2-OS and A549 cells stressed with dsRNA, both with and without SG formation, </w:t>
      </w:r>
      <w:r w:rsidRPr="00B54496">
        <w:rPr>
          <w:rFonts w:ascii="Arial" w:hAnsi="Arial" w:cs="Arial"/>
          <w:sz w:val="24"/>
          <w:szCs w:val="24"/>
          <w:lang w:val="en-GB"/>
        </w:rPr>
        <w:t>because its sequencing depth was substantially higher than that of our alternative option (the “Discovery Dataset”</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{"citationID":"Yfz2lwVR","properties":{"formattedCitation":"(41, 43, 44)","plainCitation":"(41, 43, 44)","noteIndex":0},"citationItems":[{"id":"7QlDGlPw/8f8ZloUy","uris":["http://zotero.org/users/local/1p9EH8ax/items/ARLW3CQN"],"itemData":{"id":"f9pzkrjY/Xjn9zKxE","type":"article-journal","container-title":"Molecular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(41, 43, 44)</w:t>
      </w:r>
      <w:r w:rsidRPr="00B54496">
        <w:rPr>
          <w:rFonts w:ascii="Arial" w:hAnsi="Arial" w:cs="Arial"/>
          <w:sz w:val="24"/>
          <w:szCs w:val="24"/>
          <w:lang w:val="en-GB"/>
        </w:rPr>
        <w:fldChar w:fldCharType="end"/>
      </w:r>
      <w:r w:rsidRPr="00B54496">
        <w:rPr>
          <w:rFonts w:ascii="Arial" w:hAnsi="Arial" w:cs="Arial"/>
          <w:sz w:val="24"/>
          <w:szCs w:val="24"/>
          <w:lang w:val="en-GB"/>
        </w:rPr>
        <w:t xml:space="preserve">). High read depth </w:t>
      </w:r>
      <w:r w:rsidRPr="009450FC">
        <w:rPr>
          <w:rFonts w:ascii="Arial" w:hAnsi="Arial" w:cs="Arial"/>
          <w:sz w:val="24"/>
          <w:szCs w:val="24"/>
          <w:lang w:val="en-GB"/>
        </w:rPr>
        <w:t>is particularly critical for splicing analyses, as exon-exon junction reads and low-abundance isoforms are often un</w:t>
      </w:r>
      <w:r w:rsidRPr="00B54496">
        <w:rPr>
          <w:rFonts w:ascii="Arial" w:hAnsi="Arial" w:cs="Arial"/>
          <w:sz w:val="24"/>
          <w:szCs w:val="24"/>
          <w:lang w:val="en-GB"/>
        </w:rPr>
        <w:t xml:space="preserve">derrepresented, making shallow sequencing insufficient to reliably capture alternative splicing events. Raw reads (FASTQ format) were first trimmed using </w:t>
      </w:r>
      <w:proofErr w:type="spellStart"/>
      <w:ins w:id="213" w:author="Alexandre Miguel Kaizeler Guedes Da Silva Afonso" w:date="2026-09-02T12:47:00Z" w16du:dateUtc="2026-09-02T11:47:00Z">
        <w:r w:rsidR="00B54496" w:rsidRPr="00B54496">
          <w:rPr>
            <w:rFonts w:ascii="Arial" w:hAnsi="Arial" w:cs="Arial"/>
            <w:sz w:val="24"/>
            <w:szCs w:val="24"/>
            <w:lang w:val="en-GB"/>
          </w:rPr>
          <w:t>Trimmomatic</w:t>
        </w:r>
        <w:proofErr w:type="spellEnd"/>
        <w:r w:rsidR="00B54496" w:rsidRPr="00B54496" w:rsidDel="00B54496">
          <w:rPr>
            <w:rFonts w:ascii="Arial" w:hAnsi="Arial" w:cs="Arial"/>
            <w:sz w:val="24"/>
            <w:szCs w:val="24"/>
            <w:lang w:val="en-GB"/>
          </w:rPr>
          <w:t xml:space="preserve"> </w:t>
        </w:r>
      </w:ins>
      <w:del w:id="214" w:author="Alexandre Miguel Kaizeler Guedes Da Silva Afonso" w:date="2026-09-02T12:47:00Z" w16du:dateUtc="2026-09-02T11:47:00Z">
        <w:r w:rsidRPr="00B54496" w:rsidDel="00B54496">
          <w:rPr>
            <w:rFonts w:ascii="Arial" w:hAnsi="Arial" w:cs="Arial"/>
            <w:sz w:val="24"/>
            <w:szCs w:val="24"/>
            <w:lang w:val="en-GB"/>
          </w:rPr>
          <w:delText xml:space="preserve">Trimmommatic </w:delText>
        </w:r>
      </w:del>
      <w:r w:rsidRPr="00B54496">
        <w:rPr>
          <w:rFonts w:ascii="Arial" w:hAnsi="Arial" w:cs="Arial"/>
          <w:sz w:val="24"/>
          <w:szCs w:val="24"/>
          <w:lang w:val="en-GB"/>
        </w:rPr>
        <w:t>(v0.3.9)</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ZyHBDS4a","properties":{"formattedCitation":"(36)","plainCitation":"(36)","noteIndex":0},"citationItems":[{"id":"7QlDGlPw/MJa64cNq","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(36)</w:t>
      </w:r>
      <w:r w:rsidRPr="00B54496">
        <w:rPr>
          <w:rFonts w:ascii="Arial" w:hAnsi="Arial" w:cs="Arial"/>
          <w:sz w:val="24"/>
          <w:szCs w:val="24"/>
          <w:lang w:val="en-GB"/>
        </w:rPr>
        <w:fldChar w:fldCharType="end"/>
      </w:r>
      <w:r w:rsidRPr="00B54496">
        <w:rPr>
          <w:rFonts w:ascii="Arial" w:hAnsi="Arial" w:cs="Arial"/>
          <w:sz w:val="24"/>
          <w:szCs w:val="24"/>
          <w:lang w:val="en-GB"/>
        </w:rPr>
        <w:t xml:space="preserve"> in PE mode. Alternative splicing was quantified with VAST-TOOLS (v. 2.5.1), following the align (against human reference genome hg38) and combine steps</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7wpISDxI","properties":{"formattedCitation":"(38)","plainCitation":"(38)","noteIndex":0},"citationItems":[{"id":"7QlDGlPw/eXeysUEg","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(38)</w:t>
      </w:r>
      <w:r w:rsidRPr="00B54496">
        <w:rPr>
          <w:rFonts w:ascii="Arial" w:hAnsi="Arial" w:cs="Arial"/>
          <w:sz w:val="24"/>
          <w:szCs w:val="24"/>
          <w:lang w:val="en-GB"/>
        </w:rPr>
        <w:fldChar w:fldCharType="end"/>
      </w:r>
      <w:r w:rsidRPr="00B54496">
        <w:rPr>
          <w:rFonts w:ascii="Arial" w:hAnsi="Arial" w:cs="Arial"/>
          <w:sz w:val="24"/>
          <w:szCs w:val="24"/>
          <w:lang w:val="en-GB"/>
        </w:rPr>
        <w:t>.</w:t>
      </w:r>
      <w:r w:rsidRPr="009450FC">
        <w:rPr>
          <w:rFonts w:ascii="Arial" w:hAnsi="Arial" w:cs="Arial"/>
          <w:sz w:val="24"/>
          <w:szCs w:val="24"/>
          <w:lang w:val="en-GB"/>
        </w:rPr>
        <w:t xml:space="preserve"> </w:t>
      </w:r>
    </w:p>
    <w:p w14:paraId="5BFEAEEC" w14:textId="0944392D"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lastRenderedPageBreak/>
        <w:t xml:space="preserve">Differential splicing analysis was then conducted using the </w:t>
      </w:r>
      <w:proofErr w:type="spellStart"/>
      <w:r w:rsidRPr="009450FC">
        <w:rPr>
          <w:rFonts w:ascii="Cascadia Code" w:hAnsi="Cascadia Code" w:cs="Arial"/>
          <w:sz w:val="24"/>
          <w:szCs w:val="24"/>
          <w:lang w:val="en-GB"/>
        </w:rPr>
        <w:t>betAS</w:t>
      </w:r>
      <w:proofErr w:type="spellEnd"/>
      <w:r w:rsidRPr="009450FC">
        <w:rPr>
          <w:rFonts w:ascii="Cascadia Code" w:hAnsi="Cascadia Code" w:cs="Arial"/>
          <w:sz w:val="24"/>
          <w:szCs w:val="24"/>
          <w:lang w:val="en-GB"/>
        </w:rPr>
        <w:t xml:space="preserve"> </w:t>
      </w:r>
      <w:r w:rsidRPr="00B54496">
        <w:rPr>
          <w:rFonts w:ascii="Arial" w:hAnsi="Arial" w:cs="Arial"/>
          <w:sz w:val="24"/>
          <w:szCs w:val="24"/>
          <w:lang w:val="en-GB"/>
        </w:rPr>
        <w:t>(v1.2.1)</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69Yr9jpD","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(79)</w:t>
      </w:r>
      <w:r w:rsidRPr="00B54496">
        <w:rPr>
          <w:rFonts w:ascii="Arial" w:hAnsi="Arial" w:cs="Arial"/>
          <w:sz w:val="24"/>
          <w:szCs w:val="24"/>
          <w:lang w:val="en-GB"/>
        </w:rPr>
        <w:fldChar w:fldCharType="end"/>
      </w:r>
      <w:r w:rsidRPr="00B54496">
        <w:rPr>
          <w:rFonts w:ascii="Arial" w:hAnsi="Arial" w:cs="Arial"/>
          <w:sz w:val="24"/>
          <w:szCs w:val="24"/>
          <w:lang w:val="en-GB"/>
        </w:rPr>
        <w:t xml:space="preserve"> R package, with modifications to the default filtering procedure. By default, the</w:t>
      </w:r>
      <w:r w:rsidRPr="009450FC">
        <w:rPr>
          <w:rFonts w:ascii="Arial" w:hAnsi="Arial" w:cs="Arial"/>
          <w:sz w:val="24"/>
          <w:szCs w:val="24"/>
          <w:lang w:val="en-GB"/>
        </w:rPr>
        <w:t xml:space="preserve"> </w:t>
      </w:r>
      <w:proofErr w:type="spellStart"/>
      <w:r w:rsidRPr="009450FC">
        <w:rPr>
          <w:rFonts w:ascii="Cascadia Code" w:hAnsi="Cascadia Code"/>
          <w:sz w:val="24"/>
          <w:szCs w:val="24"/>
          <w:lang w:val="en-GB"/>
        </w:rPr>
        <w:t>alternativeEvents</w:t>
      </w:r>
      <w:proofErr w:type="spellEnd"/>
      <w:r w:rsidRPr="009450FC">
        <w:rPr>
          <w:rFonts w:ascii="Arial" w:hAnsi="Arial" w:cs="Arial"/>
          <w:sz w:val="24"/>
          <w:szCs w:val="24"/>
          <w:lang w:val="en-GB"/>
        </w:rPr>
        <w:t xml:space="preserve"> </w:t>
      </w:r>
      <w:r w:rsidRPr="00B54496">
        <w:rPr>
          <w:rFonts w:ascii="Arial" w:hAnsi="Arial" w:cs="Arial"/>
          <w:sz w:val="24"/>
          <w:szCs w:val="24"/>
          <w:lang w:val="en-GB"/>
        </w:rPr>
        <w:t>function excludes events in which at least one sample does not meet the percent spliced-in (PSI) thresholds (1&lt;=PSI&lt;=99)</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R7FjiEVt","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(79)</w:t>
      </w:r>
      <w:r w:rsidRPr="00B54496">
        <w:rPr>
          <w:rFonts w:ascii="Arial" w:hAnsi="Arial" w:cs="Arial"/>
          <w:sz w:val="24"/>
          <w:szCs w:val="24"/>
          <w:lang w:val="en-GB"/>
        </w:rPr>
        <w:fldChar w:fldCharType="end"/>
      </w:r>
      <w:r w:rsidRPr="00B54496">
        <w:rPr>
          <w:rFonts w:ascii="Arial" w:hAnsi="Arial" w:cs="Arial"/>
          <w:sz w:val="24"/>
          <w:szCs w:val="24"/>
          <w:lang w:val="en-GB"/>
        </w:rPr>
        <w:t xml:space="preserve">. However, applying these thresholds resulted in the inclusion </w:t>
      </w:r>
      <w:ins w:id="215" w:author="Alexandre Miguel Kaizeler Guedes Da Silva Afonso" w:date="2026-09-02T12:49:00Z" w16du:dateUtc="2026-09-02T11:49:00Z">
        <w:r w:rsidR="00B54496" w:rsidRPr="00B54496">
          <w:rPr>
            <w:rFonts w:ascii="Arial" w:hAnsi="Arial" w:cs="Arial"/>
            <w:sz w:val="24"/>
            <w:szCs w:val="24"/>
            <w:lang w:val="en-GB"/>
          </w:rPr>
          <w:t xml:space="preserve">of </w:t>
        </w:r>
      </w:ins>
      <w:proofErr w:type="gramStart"/>
      <w:r w:rsidRPr="00B54496">
        <w:rPr>
          <w:rFonts w:ascii="Arial" w:hAnsi="Arial" w:cs="Arial"/>
          <w:sz w:val="24"/>
          <w:szCs w:val="24"/>
          <w:lang w:val="en-GB"/>
        </w:rPr>
        <w:t>a large number of</w:t>
      </w:r>
      <w:proofErr w:type="gramEnd"/>
      <w:r w:rsidRPr="00B54496">
        <w:rPr>
          <w:rFonts w:ascii="Arial" w:hAnsi="Arial" w:cs="Arial"/>
          <w:sz w:val="24"/>
          <w:szCs w:val="24"/>
          <w:lang w:val="en-GB"/>
        </w:rPr>
        <w:t xml:space="preserve"> events that appeared constitutive, showing minimal variation rather than true alternative</w:t>
      </w:r>
      <w:ins w:id="216" w:author="Alexandre Miguel Kaizeler Guedes Da Silva Afonso" w:date="2026-09-02T12:53:00Z" w16du:dateUtc="2026-09-02T11:53:00Z">
        <w:r w:rsidR="00B54496">
          <w:rPr>
            <w:rFonts w:ascii="Arial" w:hAnsi="Arial" w:cs="Arial"/>
            <w:sz w:val="24"/>
            <w:szCs w:val="24"/>
            <w:lang w:val="en-GB"/>
          </w:rPr>
          <w:t xml:space="preserve"> splicing</w:t>
        </w:r>
      </w:ins>
      <w:r w:rsidRPr="00B54496">
        <w:rPr>
          <w:rFonts w:ascii="Arial" w:hAnsi="Arial" w:cs="Arial"/>
          <w:sz w:val="24"/>
          <w:szCs w:val="24"/>
          <w:lang w:val="en-GB"/>
        </w:rPr>
        <w:t>.</w:t>
      </w:r>
      <w:r w:rsidRPr="009450FC">
        <w:rPr>
          <w:rFonts w:ascii="Arial" w:hAnsi="Arial" w:cs="Arial"/>
          <w:sz w:val="24"/>
          <w:szCs w:val="24"/>
          <w:lang w:val="en-GB"/>
        </w:rPr>
        <w:t xml:space="preserve"> </w:t>
      </w:r>
    </w:p>
    <w:p w14:paraId="54898ADF" w14:textId="32A35274" w:rsidR="00FE7F5C" w:rsidRPr="009450FC" w:rsidRDefault="00FE7F5C" w:rsidP="00FE7F5C">
      <w:pPr>
        <w:jc w:val="both"/>
        <w:rPr>
          <w:sz w:val="24"/>
          <w:szCs w:val="24"/>
          <w:lang w:val="en-GB"/>
        </w:rPr>
      </w:pPr>
      <w:r w:rsidRPr="009450FC">
        <w:rPr>
          <w:rFonts w:ascii="Arial" w:hAnsi="Arial" w:cs="Arial"/>
          <w:sz w:val="24"/>
          <w:szCs w:val="24"/>
          <w:lang w:val="en-GB"/>
        </w:rPr>
        <w:t xml:space="preserve">To improve specificity for alternative splicing, we incorporated prior information from the  </w:t>
      </w:r>
      <w:r w:rsidRPr="009450FC">
        <w:rPr>
          <w:rFonts w:ascii="Cascadia Code" w:hAnsi="Cascadia Code"/>
          <w:sz w:val="24"/>
          <w:szCs w:val="24"/>
          <w:lang w:val="en-GB"/>
        </w:rPr>
        <w:t>MAIN PSI TABLE</w:t>
      </w:r>
      <w:r w:rsidRPr="009450FC">
        <w:rPr>
          <w:sz w:val="24"/>
          <w:szCs w:val="24"/>
          <w:lang w:val="en-GB"/>
        </w:rPr>
        <w:t xml:space="preserve"> </w:t>
      </w:r>
      <w:r w:rsidRPr="009450FC">
        <w:rPr>
          <w:rFonts w:ascii="Arial" w:hAnsi="Arial" w:cs="Arial"/>
          <w:sz w:val="24"/>
          <w:szCs w:val="24"/>
          <w:lang w:val="en-GB"/>
        </w:rPr>
        <w:t>from VASTDB (</w:t>
      </w:r>
      <w:hyperlink r:id="rId48" w:history="1">
        <w:r w:rsidRPr="009450FC">
          <w:rPr>
            <w:rStyle w:val="Hiperligao"/>
            <w:rFonts w:ascii="Arial" w:hAnsi="Arial" w:cs="Arial"/>
            <w:sz w:val="24"/>
            <w:szCs w:val="24"/>
            <w:lang w:val="en-GB"/>
          </w:rPr>
          <w:t>https://vastdb.crg.eu/wiki/Downloads</w:t>
        </w:r>
      </w:hyperlink>
      <w:r w:rsidRPr="009450FC">
        <w:rPr>
          <w:rFonts w:ascii="Arial" w:hAnsi="Arial" w:cs="Arial"/>
          <w:sz w:val="24"/>
          <w:szCs w:val="24"/>
          <w:lang w:val="en-GB"/>
        </w:rPr>
        <w:t>)</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Jf3NOMfw","properties":{"formattedCitation":"(38)","plainCitation":"(38)","noteIndex":0},"citationItems":[{"id":"7QlDGlPw/eXeysUEg","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(38)</w:t>
      </w:r>
      <w:r w:rsidRPr="00B54496">
        <w:rPr>
          <w:rFonts w:ascii="Arial" w:hAnsi="Arial" w:cs="Arial"/>
          <w:sz w:val="24"/>
          <w:szCs w:val="24"/>
          <w:lang w:val="en-GB"/>
        </w:rPr>
        <w:fldChar w:fldCharType="end"/>
      </w:r>
      <w:r w:rsidRPr="00B54496">
        <w:rPr>
          <w:rFonts w:ascii="Arial" w:hAnsi="Arial" w:cs="Arial"/>
          <w:sz w:val="24"/>
          <w:szCs w:val="24"/>
          <w:lang w:val="en-GB"/>
        </w:rPr>
        <w:t>. For exon-skipping events, we computed the average PSI and variance across tissues and cell types. Events were classified as alternative if they satisfied at least one of the following empirical criteria: variance &gt;= 750 or 12.5 &lt;= PSI average &lt;= 87.5. Only events meeting these criteria were retained for downstream filtering of the VAST-TOOLS output.</w:t>
      </w:r>
      <w:r w:rsidRPr="009450FC">
        <w:rPr>
          <w:rFonts w:ascii="Arial" w:hAnsi="Arial" w:cs="Arial"/>
          <w:sz w:val="24"/>
          <w:szCs w:val="24"/>
          <w:lang w:val="en-GB"/>
        </w:rPr>
        <w:t xml:space="preserve"> </w:t>
      </w:r>
    </w:p>
    <w:p w14:paraId="3BA15F82" w14:textId="2D83F925" w:rsidR="00FE7F5C" w:rsidRPr="00B54496" w:rsidRDefault="00FE7F5C" w:rsidP="00FE7F5C">
      <w:pPr>
        <w:jc w:val="both"/>
        <w:rPr>
          <w:rFonts w:ascii="Arial" w:hAnsi="Arial" w:cs="Arial"/>
          <w:sz w:val="24"/>
          <w:szCs w:val="24"/>
          <w:lang w:val="en-GB"/>
        </w:rPr>
      </w:pPr>
      <w:r w:rsidRPr="00B54496">
        <w:rPr>
          <w:rFonts w:ascii="Arial" w:hAnsi="Arial" w:cs="Arial"/>
          <w:sz w:val="24"/>
          <w:szCs w:val="24"/>
          <w:lang w:val="en-GB"/>
        </w:rPr>
        <w:t xml:space="preserve">For shRNA experiments, data from </w:t>
      </w:r>
      <w:ins w:id="217" w:author="Alexandre Miguel Kaizeler Guedes Da Silva Afonso" w:date="2026-09-02T12:49:00Z" w16du:dateUtc="2026-09-02T11:49:00Z">
        <w:r w:rsidR="00B54496" w:rsidRPr="00B54496">
          <w:rPr>
            <w:rFonts w:ascii="Arial" w:hAnsi="Arial" w:cs="Arial"/>
            <w:sz w:val="24"/>
            <w:szCs w:val="24"/>
            <w:lang w:val="en-GB"/>
          </w:rPr>
          <w:t xml:space="preserve">the </w:t>
        </w:r>
      </w:ins>
      <w:r w:rsidRPr="00B54496">
        <w:rPr>
          <w:rFonts w:ascii="Arial" w:hAnsi="Arial" w:cs="Arial"/>
          <w:sz w:val="24"/>
          <w:szCs w:val="24"/>
          <w:lang w:val="en-GB"/>
        </w:rPr>
        <w:t>ENCODE project</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{"citationID":"BMwReGM5","properties":{"formattedCitation":"(80, 81)","plainCitation":"(80, 81)","noteIndex":0},"citationItems":[{"id":"7QlDGlPw/Z3OBsnyn","uris":["http://zotero.org/users/local/1p9EH8ax/items/FMNNJD3N"],"itemData":{"id":"f9pzkrjY/8HjMp56i","type":"article-journal","container-title":"Nature","DOI":"10.1038/nature11247","ISSN":"0028-0836,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(80, 81)</w:t>
      </w:r>
      <w:r w:rsidRPr="00B54496">
        <w:rPr>
          <w:rFonts w:ascii="Arial" w:hAnsi="Arial" w:cs="Arial"/>
          <w:sz w:val="24"/>
          <w:szCs w:val="24"/>
          <w:lang w:val="en-GB"/>
        </w:rPr>
        <w:fldChar w:fldCharType="end"/>
      </w:r>
      <w:r w:rsidRPr="00B54496">
        <w:rPr>
          <w:rFonts w:ascii="Arial" w:hAnsi="Arial" w:cs="Arial"/>
          <w:sz w:val="24"/>
          <w:szCs w:val="24"/>
          <w:lang w:val="en-GB"/>
        </w:rPr>
        <w:t xml:space="preserve"> (HepG2 and K562 treated with scrambled shRNA</w:t>
      </w:r>
      <w:del w:id="218" w:author="Alexandre Miguel Kaizeler Guedes Da Silva Afonso" w:date="2026-09-02T12:49:00Z" w16du:dateUtc="2026-09-02T11:49:00Z">
        <w:r w:rsidRPr="00B54496" w:rsidDel="00B54496">
          <w:rPr>
            <w:rFonts w:ascii="Arial" w:hAnsi="Arial" w:cs="Arial"/>
            <w:sz w:val="24"/>
            <w:szCs w:val="24"/>
            <w:lang w:val="en-GB"/>
          </w:rPr>
          <w:delText>s</w:delText>
        </w:r>
      </w:del>
      <w:r w:rsidRPr="00B54496">
        <w:rPr>
          <w:rFonts w:ascii="Arial" w:hAnsi="Arial" w:cs="Arial"/>
          <w:sz w:val="24"/>
          <w:szCs w:val="24"/>
          <w:lang w:val="en-GB"/>
        </w:rPr>
        <w:t xml:space="preserve"> controls) were processed jointly using our modified </w:t>
      </w:r>
      <w:proofErr w:type="spellStart"/>
      <w:r w:rsidRPr="00B54496">
        <w:rPr>
          <w:rFonts w:ascii="Arial" w:hAnsi="Arial" w:cs="Arial"/>
          <w:sz w:val="24"/>
          <w:szCs w:val="24"/>
          <w:lang w:val="en-GB"/>
        </w:rPr>
        <w:t>betAS</w:t>
      </w:r>
      <w:proofErr w:type="spellEnd"/>
      <w:r w:rsidRPr="00B54496">
        <w:rPr>
          <w:rFonts w:ascii="Arial" w:hAnsi="Arial" w:cs="Arial"/>
          <w:sz w:val="24"/>
          <w:szCs w:val="24"/>
          <w:lang w:val="en-GB"/>
        </w:rPr>
        <w:t xml:space="preserve"> splicing pipeline</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bw6ovxau","properties":{"formattedCitation":"(79)","plainCitation":"(79)","noteIndex":0},"citationItems":[{"id":"7QlDGlPw/dYzfZk7N","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(79)</w:t>
      </w:r>
      <w:r w:rsidRPr="00B54496">
        <w:rPr>
          <w:rFonts w:ascii="Arial" w:hAnsi="Arial" w:cs="Arial"/>
          <w:sz w:val="24"/>
          <w:szCs w:val="24"/>
          <w:lang w:val="en-GB"/>
        </w:rPr>
        <w:fldChar w:fldCharType="end"/>
      </w:r>
      <w:r w:rsidRPr="00B54496">
        <w:rPr>
          <w:rFonts w:ascii="Arial" w:hAnsi="Arial" w:cs="Arial"/>
          <w:sz w:val="24"/>
          <w:szCs w:val="24"/>
          <w:lang w:val="en-GB"/>
        </w:rPr>
        <w:t>. The same process was applied to the samples from GSE173953</w:t>
      </w:r>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yxhdP4nz","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
        <w:t>(7)</w:t>
      </w:r>
      <w:r w:rsidRPr="00B54496">
        <w:rPr>
          <w:rFonts w:ascii="Arial" w:hAnsi="Arial" w:cs="Arial"/>
          <w:sz w:val="24"/>
          <w:szCs w:val="24"/>
          <w:lang w:val="en-GB"/>
        </w:rPr>
        <w:fldChar w:fldCharType="end"/>
      </w:r>
      <w:r w:rsidRPr="00B54496">
        <w:rPr>
          <w:rFonts w:ascii="Arial" w:hAnsi="Arial" w:cs="Arial"/>
          <w:sz w:val="24"/>
          <w:szCs w:val="24"/>
          <w:lang w:val="en-GB"/>
        </w:rPr>
        <w:t>, with U2-OS and A549 jointly processed. Although this approach yielded fewer differentially spliced events overall, the events identified are likely to represent more robust and reproducible changes.</w:t>
      </w:r>
    </w:p>
    <w:p w14:paraId="38D9D78B" w14:textId="77777777" w:rsidR="00FE7F5C" w:rsidRPr="009450FC" w:rsidRDefault="00FE7F5C" w:rsidP="00FE7F5C">
      <w:pPr>
        <w:pStyle w:val="Ttulo2"/>
        <w:rPr>
          <w:lang w:val="en-GB"/>
        </w:rPr>
      </w:pPr>
      <w:r w:rsidRPr="009450FC">
        <w:rPr>
          <w:lang w:val="en-GB"/>
        </w:rPr>
        <w:t>RBP binding analyses pipeline (</w:t>
      </w:r>
      <w:proofErr w:type="spellStart"/>
      <w:r w:rsidRPr="009450FC">
        <w:rPr>
          <w:lang w:val="en-GB"/>
        </w:rPr>
        <w:t>eCLIPSE</w:t>
      </w:r>
      <w:proofErr w:type="spellEnd"/>
      <w:r w:rsidRPr="009450FC">
        <w:rPr>
          <w:lang w:val="en-GB"/>
        </w:rPr>
        <w:t>)</w:t>
      </w:r>
    </w:p>
    <w:p w14:paraId="182EB6C1" w14:textId="16A34A17" w:rsidR="00FE7F5C" w:rsidRPr="00B54496" w:rsidRDefault="00FE7F5C" w:rsidP="00FE7F5C">
      <w:pPr>
        <w:jc w:val="both"/>
        <w:rPr>
          <w:rFonts w:ascii="Arial" w:hAnsi="Arial" w:cs="Arial"/>
          <w:sz w:val="24"/>
          <w:szCs w:val="24"/>
          <w:lang w:val="en-GB"/>
        </w:rPr>
      </w:pPr>
      <w:proofErr w:type="spellStart"/>
      <w:r w:rsidRPr="00B54496">
        <w:rPr>
          <w:rFonts w:ascii="Arial" w:hAnsi="Arial" w:cs="Arial"/>
          <w:sz w:val="24"/>
          <w:szCs w:val="24"/>
          <w:lang w:val="en-GB"/>
        </w:rPr>
        <w:t>eCLIPSE</w:t>
      </w:r>
      <w:proofErr w:type="spellEnd"/>
      <w:r w:rsidRPr="00B54496">
        <w:rPr>
          <w:rFonts w:ascii="Arial" w:hAnsi="Arial" w:cs="Arial"/>
          <w:sz w:val="24"/>
          <w:szCs w:val="24"/>
          <w:lang w:val="en-GB"/>
        </w:rPr>
        <w:t xml:space="preserve"> (</w:t>
      </w:r>
      <w:proofErr w:type="spellStart"/>
      <w:r w:rsidRPr="00B54496">
        <w:rPr>
          <w:rFonts w:ascii="Arial" w:hAnsi="Arial" w:cs="Arial"/>
          <w:sz w:val="24"/>
          <w:szCs w:val="24"/>
          <w:lang w:val="en-GB"/>
        </w:rPr>
        <w:t>eCLIP</w:t>
      </w:r>
      <w:proofErr w:type="spellEnd"/>
      <w:r w:rsidRPr="00B54496">
        <w:rPr>
          <w:rFonts w:ascii="Arial" w:hAnsi="Arial" w:cs="Arial"/>
          <w:sz w:val="24"/>
          <w:szCs w:val="24"/>
          <w:lang w:val="en-GB"/>
        </w:rPr>
        <w:t xml:space="preserve"> for Splicing Evaluation) is a</w:t>
      </w:r>
      <w:ins w:id="219" w:author="Alexandre Miguel Kaizeler Guedes Da Silva Afonso" w:date="2026-09-02T12:53:00Z" w16du:dateUtc="2026-09-02T11:53:00Z">
        <w:r w:rsidR="00B54496">
          <w:rPr>
            <w:rFonts w:ascii="Arial" w:hAnsi="Arial" w:cs="Arial"/>
            <w:sz w:val="24"/>
            <w:szCs w:val="24"/>
            <w:lang w:val="en-GB"/>
          </w:rPr>
          <w:t>n</w:t>
        </w:r>
      </w:ins>
      <w:r w:rsidRPr="00B54496">
        <w:rPr>
          <w:rFonts w:ascii="Arial" w:hAnsi="Arial" w:cs="Arial"/>
          <w:sz w:val="24"/>
          <w:szCs w:val="24"/>
          <w:lang w:val="en-GB"/>
        </w:rPr>
        <w:t xml:space="preserve"> </w:t>
      </w:r>
      <w:del w:id="220" w:author="Alexandre Miguel Kaizeler Guedes Da Silva Afonso" w:date="2026-09-02T12:54:00Z" w16du:dateUtc="2026-09-02T11:54:00Z">
        <w:r w:rsidRPr="00B54496" w:rsidDel="00B54496">
          <w:rPr>
            <w:rFonts w:ascii="Arial" w:hAnsi="Arial" w:cs="Arial"/>
            <w:sz w:val="24"/>
            <w:szCs w:val="24"/>
            <w:lang w:val="en-GB"/>
          </w:rPr>
          <w:delText>(</w:delText>
        </w:r>
      </w:del>
      <w:r w:rsidRPr="00B54496">
        <w:rPr>
          <w:rFonts w:ascii="Arial" w:hAnsi="Arial" w:cs="Arial"/>
          <w:sz w:val="24"/>
          <w:szCs w:val="24"/>
          <w:lang w:val="en-GB"/>
        </w:rPr>
        <w:t>as</w:t>
      </w:r>
      <w:ins w:id="221" w:author="Alexandre Miguel Kaizeler Guedes Da Silva Afonso" w:date="2026-09-02T12:54:00Z" w16du:dateUtc="2026-09-02T11:54:00Z">
        <w:r w:rsidR="00B54496">
          <w:rPr>
            <w:rFonts w:ascii="Arial" w:hAnsi="Arial" w:cs="Arial"/>
            <w:sz w:val="24"/>
            <w:szCs w:val="24"/>
            <w:lang w:val="en-GB"/>
          </w:rPr>
          <w:t>-yet</w:t>
        </w:r>
      </w:ins>
      <w:r w:rsidRPr="00B54496">
        <w:rPr>
          <w:rFonts w:ascii="Arial" w:hAnsi="Arial" w:cs="Arial"/>
          <w:sz w:val="24"/>
          <w:szCs w:val="24"/>
          <w:lang w:val="en-GB"/>
        </w:rPr>
        <w:t xml:space="preserve"> </w:t>
      </w:r>
      <w:del w:id="222" w:author="Alexandre Miguel Kaizeler Guedes Da Silva Afonso" w:date="2026-09-02T12:54:00Z" w16du:dateUtc="2026-09-02T11:54:00Z">
        <w:r w:rsidRPr="00B54496" w:rsidDel="00B54496">
          <w:rPr>
            <w:rFonts w:ascii="Arial" w:hAnsi="Arial" w:cs="Arial"/>
            <w:sz w:val="24"/>
            <w:szCs w:val="24"/>
            <w:lang w:val="en-GB"/>
          </w:rPr>
          <w:delText xml:space="preserve">of yet </w:delText>
        </w:r>
      </w:del>
      <w:r w:rsidRPr="00B54496">
        <w:rPr>
          <w:rFonts w:ascii="Arial" w:hAnsi="Arial" w:cs="Arial"/>
          <w:sz w:val="24"/>
          <w:szCs w:val="24"/>
          <w:lang w:val="en-GB"/>
        </w:rPr>
        <w:t>unpublished</w:t>
      </w:r>
      <w:del w:id="223" w:author="Alexandre Miguel Kaizeler Guedes Da Silva Afonso" w:date="2026-09-02T12:54:00Z" w16du:dateUtc="2026-09-02T11:54:00Z">
        <w:r w:rsidRPr="00B54496" w:rsidDel="00B54496">
          <w:rPr>
            <w:rFonts w:ascii="Arial" w:hAnsi="Arial" w:cs="Arial"/>
            <w:sz w:val="24"/>
            <w:szCs w:val="24"/>
            <w:lang w:val="en-GB"/>
          </w:rPr>
          <w:delText>)</w:delText>
        </w:r>
      </w:del>
      <w:r w:rsidRPr="00B54496">
        <w:rPr>
          <w:rFonts w:ascii="Arial" w:hAnsi="Arial" w:cs="Arial"/>
          <w:sz w:val="24"/>
          <w:szCs w:val="24"/>
          <w:lang w:val="en-GB"/>
        </w:rPr>
        <w:t xml:space="preserve"> computational pipeline developed to integrate </w:t>
      </w:r>
      <w:proofErr w:type="spellStart"/>
      <w:r w:rsidRPr="00B54496">
        <w:rPr>
          <w:rFonts w:ascii="Arial" w:hAnsi="Arial" w:cs="Arial"/>
          <w:sz w:val="24"/>
          <w:szCs w:val="24"/>
          <w:lang w:val="en-GB"/>
        </w:rPr>
        <w:t>eCLIP</w:t>
      </w:r>
      <w:proofErr w:type="spellEnd"/>
      <w:r w:rsidRPr="00B54496">
        <w:rPr>
          <w:rFonts w:ascii="Arial" w:hAnsi="Arial" w:cs="Arial"/>
          <w:sz w:val="24"/>
          <w:szCs w:val="24"/>
          <w:lang w:val="en-GB"/>
        </w:rPr>
        <w:t xml:space="preserve"> data from the ENCODE project with splicing annotations from </w:t>
      </w:r>
      <w:proofErr w:type="spellStart"/>
      <w:r w:rsidRPr="00B54496">
        <w:rPr>
          <w:rFonts w:ascii="Arial" w:hAnsi="Arial" w:cs="Arial"/>
          <w:sz w:val="24"/>
          <w:szCs w:val="24"/>
          <w:lang w:val="en-GB"/>
        </w:rPr>
        <w:t>VastDB</w:t>
      </w:r>
      <w:proofErr w:type="spellEnd"/>
      <w:r w:rsidRPr="00B54496">
        <w:rPr>
          <w:rFonts w:ascii="Arial" w:hAnsi="Arial" w:cs="Arial"/>
          <w:sz w:val="24"/>
          <w:szCs w:val="24"/>
          <w:lang w:val="en-GB"/>
        </w:rPr>
        <w:fldChar w:fldCharType="begin"/>
      </w:r>
      <w:r w:rsidR="00300753" w:rsidRPr="00B54496">
        <w:rPr>
          <w:rFonts w:ascii="Arial" w:hAnsi="Arial" w:cs="Arial"/>
          <w:sz w:val="24"/>
          <w:szCs w:val="24"/>
          <w:lang w:val="en-GB"/>
        </w:rPr>
        <w:instrText xml:space="preserve"> ADDIN ZOTERO_ITEM CSL_CITATION {"citationID":"9t7URkWr","properties":{"unsorted":false,"formattedCitation":"(38)","plainCitation":"(38)","noteIndex":0},"citationItems":[{"id":"7QlDGlPw/eXeysUEg","uris":["http://zotero.org/users/local/1p9EH8ax/items/YBUMEV7L"],"itemData":{"id":"Vt4aYKIl/xeHejpNh","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B54496">
        <w:rPr>
          <w:rFonts w:ascii="Arial" w:hAnsi="Arial" w:cs="Arial"/>
          <w:sz w:val="24"/>
          <w:szCs w:val="24"/>
          <w:lang w:val="en-GB"/>
        </w:rPr>
        <w:fldChar w:fldCharType="separate"/>
      </w:r>
      <w:r w:rsidR="0097304F" w:rsidRPr="00B54496">
        <w:rPr>
          <w:rFonts w:ascii="Arial" w:hAnsi="Arial" w:cs="Arial"/>
          <w:sz w:val="24"/>
          <w:lang w:val="en-GB"/>
          <w:rPrChange w:id="224" w:author="Alexandre Miguel Kaizeler Guedes Da Silva Afonso" w:date="2026-09-02T12:52:00Z" w16du:dateUtc="2026-09-02T11:52:00Z">
            <w:rPr>
              <w:rFonts w:ascii="Aptos" w:hAnsi="Aptos"/>
              <w:sz w:val="24"/>
              <w:lang w:val="en-GB"/>
            </w:rPr>
          </w:rPrChange>
        </w:rPr>
        <w:t>(38)</w:t>
      </w:r>
      <w:r w:rsidRPr="00B54496">
        <w:rPr>
          <w:rFonts w:ascii="Arial" w:hAnsi="Arial" w:cs="Arial"/>
          <w:sz w:val="24"/>
          <w:szCs w:val="24"/>
          <w:lang w:val="en-GB"/>
        </w:rPr>
        <w:fldChar w:fldCharType="end"/>
      </w:r>
      <w:r w:rsidRPr="00B54496">
        <w:rPr>
          <w:rFonts w:ascii="Arial" w:hAnsi="Arial" w:cs="Arial"/>
          <w:sz w:val="24"/>
          <w:szCs w:val="24"/>
          <w:lang w:val="en-GB"/>
        </w:rPr>
        <w:t xml:space="preserve">, generating RNA splicing maps. By aligning </w:t>
      </w:r>
      <w:proofErr w:type="spellStart"/>
      <w:r w:rsidRPr="00B54496">
        <w:rPr>
          <w:rFonts w:ascii="Arial" w:hAnsi="Arial" w:cs="Arial"/>
          <w:sz w:val="24"/>
          <w:szCs w:val="24"/>
          <w:lang w:val="en-GB"/>
        </w:rPr>
        <w:t>eCLIP</w:t>
      </w:r>
      <w:proofErr w:type="spellEnd"/>
      <w:r w:rsidRPr="00B54496">
        <w:rPr>
          <w:rFonts w:ascii="Arial" w:hAnsi="Arial" w:cs="Arial"/>
          <w:sz w:val="24"/>
          <w:szCs w:val="24"/>
          <w:lang w:val="en-GB"/>
        </w:rPr>
        <w:t xml:space="preserve">-derived RBP binding profiles to the genomic coordinates of annotated splicing events, </w:t>
      </w:r>
      <w:proofErr w:type="spellStart"/>
      <w:r w:rsidRPr="00B54496">
        <w:rPr>
          <w:rFonts w:ascii="Arial" w:hAnsi="Arial" w:cs="Arial"/>
          <w:sz w:val="24"/>
          <w:szCs w:val="24"/>
          <w:lang w:val="en-GB"/>
        </w:rPr>
        <w:t>eCLIPSE</w:t>
      </w:r>
      <w:proofErr w:type="spellEnd"/>
      <w:r w:rsidRPr="00B54496">
        <w:rPr>
          <w:rFonts w:ascii="Arial" w:hAnsi="Arial" w:cs="Arial"/>
          <w:sz w:val="24"/>
          <w:szCs w:val="24"/>
          <w:lang w:val="en-GB"/>
        </w:rPr>
        <w:t xml:space="preserve"> enables the systematic assessment of how individual RBPs regulate alternative splicing, either directly (via their own binding) or indirectly (through downstream effects on other RBPs). All components required to reproduce this pipeline are available on </w:t>
      </w:r>
      <w:proofErr w:type="spellStart"/>
      <w:r w:rsidRPr="00B54496">
        <w:rPr>
          <w:rFonts w:ascii="Arial" w:hAnsi="Arial" w:cs="Arial"/>
          <w:sz w:val="24"/>
          <w:szCs w:val="24"/>
          <w:lang w:val="en-GB"/>
        </w:rPr>
        <w:t>Zenodo</w:t>
      </w:r>
      <w:proofErr w:type="spellEnd"/>
      <w:r w:rsidRPr="00B54496">
        <w:rPr>
          <w:rFonts w:ascii="Arial" w:hAnsi="Arial" w:cs="Arial"/>
          <w:sz w:val="24"/>
          <w:szCs w:val="24"/>
          <w:lang w:val="en-GB"/>
        </w:rPr>
        <w:t xml:space="preserve"> (at </w:t>
      </w:r>
      <w:hyperlink r:id="rId49" w:tgtFrame="_blank" w:history="1">
        <w:r w:rsidRPr="00B54496">
          <w:rPr>
            <w:rStyle w:val="Hiperligao"/>
            <w:rFonts w:ascii="Arial" w:hAnsi="Arial" w:cs="Arial"/>
            <w:sz w:val="24"/>
            <w:szCs w:val="24"/>
          </w:rPr>
          <w:t>doi.org/10.5281/zenodo.21724194</w:t>
        </w:r>
      </w:hyperlink>
      <w:r w:rsidRPr="00B54496">
        <w:rPr>
          <w:rFonts w:ascii="Arial" w:hAnsi="Arial" w:cs="Arial"/>
          <w:sz w:val="24"/>
          <w:szCs w:val="24"/>
          <w:lang w:val="en-GB"/>
        </w:rPr>
        <w:t xml:space="preserve">) and at GitHub (at </w:t>
      </w:r>
      <w:hyperlink r:id="rId50" w:history="1">
        <w:r w:rsidRPr="00B54496">
          <w:rPr>
            <w:rStyle w:val="Hiperligao"/>
            <w:rFonts w:ascii="Arial" w:hAnsi="Arial" w:cs="Arial"/>
            <w:sz w:val="24"/>
            <w:szCs w:val="24"/>
            <w:lang w:val="en-GB"/>
          </w:rPr>
          <w:t>https://github.com/DiseaseTranscriptomicsLab/CHARM</w:t>
        </w:r>
      </w:hyperlink>
      <w:r w:rsidRPr="00B54496">
        <w:rPr>
          <w:rFonts w:ascii="Arial" w:hAnsi="Arial" w:cs="Arial"/>
          <w:sz w:val="24"/>
          <w:szCs w:val="24"/>
          <w:lang w:val="en-GB"/>
        </w:rPr>
        <w:t>).</w:t>
      </w:r>
    </w:p>
    <w:p w14:paraId="5325D9FC" w14:textId="75D37579" w:rsidR="00FE7F5C" w:rsidRPr="00B54496" w:rsidRDefault="00FE7F5C" w:rsidP="00FE7F5C">
      <w:pPr>
        <w:jc w:val="both"/>
        <w:rPr>
          <w:rFonts w:ascii="Arial" w:hAnsi="Arial" w:cs="Arial"/>
          <w:sz w:val="24"/>
          <w:szCs w:val="24"/>
          <w:lang w:val="en-GB"/>
        </w:rPr>
      </w:pPr>
      <w:r w:rsidRPr="00B54496">
        <w:rPr>
          <w:rFonts w:ascii="Arial" w:hAnsi="Arial" w:cs="Arial"/>
          <w:sz w:val="24"/>
          <w:szCs w:val="24"/>
          <w:lang w:val="en-GB"/>
        </w:rPr>
        <w:t xml:space="preserve">A brief description of each relevant step is </w:t>
      </w:r>
      <w:del w:id="225" w:author="Alexandre Miguel Kaizeler Guedes Da Silva Afonso" w:date="2026-09-02T12:54:00Z" w16du:dateUtc="2026-09-02T11:54:00Z">
        <w:r w:rsidRPr="00B54496" w:rsidDel="00B54496">
          <w:rPr>
            <w:rFonts w:ascii="Arial" w:hAnsi="Arial" w:cs="Arial"/>
            <w:sz w:val="24"/>
            <w:szCs w:val="24"/>
            <w:lang w:val="en-GB"/>
          </w:rPr>
          <w:delText xml:space="preserve">shared </w:delText>
        </w:r>
      </w:del>
      <w:ins w:id="226" w:author="Alexandre Miguel Kaizeler Guedes Da Silva Afonso" w:date="2026-09-02T12:54:00Z" w16du:dateUtc="2026-09-02T11:54:00Z">
        <w:r w:rsidR="00B54496">
          <w:rPr>
            <w:rFonts w:ascii="Arial" w:hAnsi="Arial" w:cs="Arial"/>
            <w:sz w:val="24"/>
            <w:szCs w:val="24"/>
            <w:lang w:val="en-GB"/>
          </w:rPr>
          <w:t>provided</w:t>
        </w:r>
        <w:r w:rsidR="00B54496" w:rsidRPr="00B54496">
          <w:rPr>
            <w:rFonts w:ascii="Arial" w:hAnsi="Arial" w:cs="Arial"/>
            <w:sz w:val="24"/>
            <w:szCs w:val="24"/>
            <w:lang w:val="en-GB"/>
          </w:rPr>
          <w:t xml:space="preserve"> </w:t>
        </w:r>
      </w:ins>
      <w:ins w:id="227" w:author="Alexandre Miguel Kaizeler Guedes Da Silva Afonso" w:date="2026-09-02T12:53:00Z" w16du:dateUtc="2026-09-02T11:53:00Z">
        <w:r w:rsidR="00B54496">
          <w:rPr>
            <w:rFonts w:ascii="Arial" w:hAnsi="Arial" w:cs="Arial"/>
            <w:sz w:val="24"/>
            <w:szCs w:val="24"/>
            <w:lang w:val="en-GB"/>
          </w:rPr>
          <w:t>i</w:t>
        </w:r>
      </w:ins>
      <w:del w:id="228" w:author="Alexandre Miguel Kaizeler Guedes Da Silva Afonso" w:date="2026-09-02T12:53:00Z" w16du:dateUtc="2026-09-02T11:53:00Z">
        <w:r w:rsidRPr="00B54496" w:rsidDel="00B54496">
          <w:rPr>
            <w:rFonts w:ascii="Arial" w:hAnsi="Arial" w:cs="Arial"/>
            <w:sz w:val="24"/>
            <w:szCs w:val="24"/>
            <w:lang w:val="en-GB"/>
          </w:rPr>
          <w:delText>o</w:delText>
        </w:r>
      </w:del>
      <w:r w:rsidRPr="00B54496">
        <w:rPr>
          <w:rFonts w:ascii="Arial" w:hAnsi="Arial" w:cs="Arial"/>
          <w:sz w:val="24"/>
          <w:szCs w:val="24"/>
          <w:lang w:val="en-GB"/>
        </w:rPr>
        <w:t>n the sections below.</w:t>
      </w:r>
    </w:p>
    <w:p w14:paraId="6E288A83" w14:textId="77777777" w:rsidR="00FE7F5C" w:rsidRPr="009450FC" w:rsidRDefault="00FE7F5C" w:rsidP="00FE7F5C">
      <w:pPr>
        <w:pStyle w:val="Ttulo3"/>
        <w:rPr>
          <w:lang w:val="en-GB"/>
        </w:rPr>
      </w:pPr>
      <w:r w:rsidRPr="009450FC">
        <w:rPr>
          <w:lang w:val="en-GB"/>
        </w:rPr>
        <w:t>Splicing-genome creation</w:t>
      </w:r>
    </w:p>
    <w:p w14:paraId="2456A7FF" w14:textId="7D94C3EE" w:rsidR="00FE7F5C" w:rsidRPr="009450FC" w:rsidRDefault="00FE7F5C" w:rsidP="00FE7F5C">
      <w:pPr>
        <w:spacing w:after="0"/>
        <w:jc w:val="both"/>
        <w:rPr>
          <w:rFonts w:ascii="Times New Roman" w:eastAsia="Times New Roman" w:hAnsi="Times New Roman" w:cs="Times New Roman"/>
          <w:kern w:val="0"/>
          <w:sz w:val="24"/>
          <w:szCs w:val="24"/>
          <w:lang w:val="en-GB" w:eastAsia="en-GB"/>
          <w14:ligatures w14:val="none"/>
        </w:rPr>
      </w:pPr>
      <w:r w:rsidRPr="009450FC">
        <w:rPr>
          <w:rFonts w:ascii="Arial" w:hAnsi="Arial" w:cs="Arial"/>
          <w:sz w:val="24"/>
          <w:szCs w:val="24"/>
          <w:lang w:val="en-GB"/>
        </w:rPr>
        <w:t xml:space="preserve">A reference “splicing-genome” was first created from </w:t>
      </w:r>
      <w:proofErr w:type="spellStart"/>
      <w:r w:rsidRPr="009450FC">
        <w:rPr>
          <w:rFonts w:ascii="Arial" w:hAnsi="Arial" w:cs="Arial"/>
          <w:sz w:val="24"/>
          <w:szCs w:val="24"/>
          <w:lang w:val="en-GB"/>
        </w:rPr>
        <w:t>VastDB</w:t>
      </w:r>
      <w:proofErr w:type="spellEnd"/>
      <w:r w:rsidRPr="009450FC">
        <w:rPr>
          <w:rFonts w:ascii="Arial" w:hAnsi="Arial" w:cs="Arial"/>
          <w:sz w:val="24"/>
          <w:szCs w:val="24"/>
          <w:lang w:val="en-GB"/>
        </w:rPr>
        <w:t xml:space="preserve"> annotations. Alternative exons shorter than 10 bp were excluded. For each exon</w:t>
      </w:r>
      <w:ins w:id="229" w:author="Alexandre Miguel Kaizeler Guedes Da Silva Afonso" w:date="2026-09-02T12:56:00Z" w16du:dateUtc="2026-09-02T11:56:00Z">
        <w:r w:rsidR="00B54496">
          <w:rPr>
            <w:rFonts w:ascii="Arial" w:hAnsi="Arial" w:cs="Arial"/>
            <w:sz w:val="24"/>
            <w:szCs w:val="24"/>
            <w:lang w:val="en-GB"/>
          </w:rPr>
          <w:t>-</w:t>
        </w:r>
      </w:ins>
      <w:del w:id="230" w:author="Alexandre Miguel Kaizeler Guedes Da Silva Afonso" w:date="2026-09-02T12:56:00Z" w16du:dateUtc="2026-09-02T11:56:00Z">
        <w:r w:rsidRPr="009450FC" w:rsidDel="00B54496">
          <w:rPr>
            <w:rFonts w:ascii="Arial" w:hAnsi="Arial" w:cs="Arial"/>
            <w:sz w:val="24"/>
            <w:szCs w:val="24"/>
            <w:lang w:val="en-GB"/>
          </w:rPr>
          <w:delText xml:space="preserve"> </w:delText>
        </w:r>
      </w:del>
      <w:r w:rsidRPr="009450FC">
        <w:rPr>
          <w:rFonts w:ascii="Arial" w:hAnsi="Arial" w:cs="Arial"/>
          <w:sz w:val="24"/>
          <w:szCs w:val="24"/>
          <w:lang w:val="en-GB"/>
        </w:rPr>
        <w:t xml:space="preserve">skipping event, specific regions of interest (as exemplified </w:t>
      </w:r>
      <w:ins w:id="231" w:author="Alexandre Miguel Kaizeler Guedes Da Silva Afonso" w:date="2026-09-02T12:56:00Z" w16du:dateUtc="2026-09-02T11:56:00Z">
        <w:r w:rsidR="00B54496">
          <w:rPr>
            <w:rFonts w:ascii="Arial" w:hAnsi="Arial" w:cs="Arial"/>
            <w:sz w:val="24"/>
            <w:szCs w:val="24"/>
            <w:lang w:val="en-GB"/>
          </w:rPr>
          <w:t>i</w:t>
        </w:r>
      </w:ins>
      <w:del w:id="232" w:author="Alexandre Miguel Kaizeler Guedes Da Silva Afonso" w:date="2026-09-02T12:56:00Z" w16du:dateUtc="2026-09-02T11:56:00Z">
        <w:r w:rsidRPr="009450FC" w:rsidDel="00B54496">
          <w:rPr>
            <w:rFonts w:ascii="Arial" w:hAnsi="Arial" w:cs="Arial"/>
            <w:sz w:val="24"/>
            <w:szCs w:val="24"/>
            <w:lang w:val="en-GB"/>
          </w:rPr>
          <w:delText>o</w:delText>
        </w:r>
      </w:del>
      <w:r w:rsidRPr="009450FC">
        <w:rPr>
          <w:rFonts w:ascii="Arial" w:hAnsi="Arial" w:cs="Arial"/>
          <w:sz w:val="24"/>
          <w:szCs w:val="24"/>
          <w:lang w:val="en-GB"/>
        </w:rPr>
        <w:t>n Supplementary Figure 1</w:t>
      </w:r>
      <w:r w:rsidR="00FB07D3">
        <w:rPr>
          <w:rFonts w:ascii="Arial" w:hAnsi="Arial" w:cs="Arial"/>
          <w:sz w:val="24"/>
          <w:szCs w:val="24"/>
          <w:lang w:val="en-GB"/>
        </w:rPr>
        <w:t>2</w:t>
      </w:r>
      <w:r w:rsidRPr="009450FC">
        <w:rPr>
          <w:rFonts w:ascii="Arial" w:hAnsi="Arial" w:cs="Arial"/>
          <w:sz w:val="24"/>
          <w:szCs w:val="24"/>
          <w:lang w:val="en-GB"/>
        </w:rPr>
        <w:t xml:space="preserve">) were defined as follows:  </w:t>
      </w:r>
    </w:p>
    <w:p w14:paraId="2B77A466" w14:textId="77777777" w:rsidR="00FE7F5C" w:rsidRPr="009450FC" w:rsidRDefault="00FE7F5C" w:rsidP="00FE7F5C">
      <w:pPr>
        <w:pStyle w:val="PargrafodaLista"/>
        <w:numPr>
          <w:ilvl w:val="0"/>
          <w:numId w:val="9"/>
        </w:numPr>
        <w:spacing w:before="120" w:after="100" w:afterAutospacing="1" w:line="240" w:lineRule="auto"/>
        <w:rPr>
          <w:rFonts w:ascii="Arial" w:hAnsi="Arial" w:cs="Arial"/>
          <w:sz w:val="24"/>
          <w:szCs w:val="24"/>
          <w:lang w:val="en-GB"/>
        </w:rPr>
      </w:pPr>
      <w:r w:rsidRPr="009450FC">
        <w:rPr>
          <w:rFonts w:ascii="Arial" w:hAnsi="Arial" w:cs="Arial"/>
          <w:sz w:val="24"/>
          <w:szCs w:val="24"/>
          <w:lang w:val="en-GB"/>
        </w:rPr>
        <w:t>Upstream exon end: −50 bp to the exon boundary</w:t>
      </w:r>
    </w:p>
    <w:p w14:paraId="27EAB0D4"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Upstream </w:t>
      </w:r>
      <w:proofErr w:type="gramStart"/>
      <w:r w:rsidRPr="009450FC">
        <w:rPr>
          <w:rFonts w:ascii="Arial" w:hAnsi="Arial" w:cs="Arial"/>
          <w:sz w:val="24"/>
          <w:szCs w:val="24"/>
          <w:lang w:val="en-GB"/>
        </w:rPr>
        <w:t>intron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intron boundary to +200 bp</w:t>
      </w:r>
    </w:p>
    <w:p w14:paraId="718E6B56"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Upstream intron end: −200 bp to the intron boundary</w:t>
      </w:r>
    </w:p>
    <w:p w14:paraId="7FB8B687"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Alternative </w:t>
      </w:r>
      <w:proofErr w:type="gramStart"/>
      <w:r w:rsidRPr="009450FC">
        <w:rPr>
          <w:rFonts w:ascii="Arial" w:hAnsi="Arial" w:cs="Arial"/>
          <w:sz w:val="24"/>
          <w:szCs w:val="24"/>
          <w:lang w:val="en-GB"/>
        </w:rPr>
        <w:t>exon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exon boundary to +50 bp</w:t>
      </w:r>
    </w:p>
    <w:p w14:paraId="6C3F55A5"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Alternative exon end: −50 bp to the exon boundary</w:t>
      </w:r>
    </w:p>
    <w:p w14:paraId="54C59DD7"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t xml:space="preserve">Downstream </w:t>
      </w:r>
      <w:proofErr w:type="gramStart"/>
      <w:r w:rsidRPr="009450FC">
        <w:rPr>
          <w:rFonts w:ascii="Arial" w:hAnsi="Arial" w:cs="Arial"/>
          <w:sz w:val="24"/>
          <w:szCs w:val="24"/>
          <w:lang w:val="en-GB"/>
        </w:rPr>
        <w:t>intron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intron boundary to +200 bp</w:t>
      </w:r>
    </w:p>
    <w:p w14:paraId="3C452788" w14:textId="77777777" w:rsidR="00FE7F5C" w:rsidRPr="009450FC" w:rsidRDefault="00FE7F5C" w:rsidP="00FE7F5C">
      <w:pPr>
        <w:pStyle w:val="PargrafodaLista"/>
        <w:numPr>
          <w:ilvl w:val="0"/>
          <w:numId w:val="9"/>
        </w:numPr>
        <w:spacing w:before="100" w:beforeAutospacing="1" w:after="100" w:afterAutospacing="1" w:line="240" w:lineRule="auto"/>
        <w:rPr>
          <w:rFonts w:ascii="Arial" w:hAnsi="Arial" w:cs="Arial"/>
          <w:sz w:val="24"/>
          <w:szCs w:val="24"/>
          <w:lang w:val="en-GB"/>
        </w:rPr>
      </w:pPr>
      <w:r w:rsidRPr="009450FC">
        <w:rPr>
          <w:rFonts w:ascii="Arial" w:hAnsi="Arial" w:cs="Arial"/>
          <w:sz w:val="24"/>
          <w:szCs w:val="24"/>
          <w:lang w:val="en-GB"/>
        </w:rPr>
        <w:lastRenderedPageBreak/>
        <w:t>Downstream intron end: −200 bp to the intron boundary</w:t>
      </w:r>
    </w:p>
    <w:p w14:paraId="440A71DC" w14:textId="77777777" w:rsidR="00FE7F5C" w:rsidRPr="009450FC" w:rsidRDefault="00FE7F5C" w:rsidP="00FE7F5C">
      <w:pPr>
        <w:pStyle w:val="PargrafodaLista"/>
        <w:numPr>
          <w:ilvl w:val="0"/>
          <w:numId w:val="9"/>
        </w:numPr>
        <w:spacing w:after="120" w:line="240" w:lineRule="auto"/>
        <w:rPr>
          <w:rFonts w:ascii="Arial" w:hAnsi="Arial" w:cs="Arial"/>
          <w:sz w:val="24"/>
          <w:szCs w:val="24"/>
          <w:lang w:val="en-GB"/>
        </w:rPr>
      </w:pPr>
      <w:r w:rsidRPr="009450FC">
        <w:rPr>
          <w:rFonts w:ascii="Arial" w:hAnsi="Arial" w:cs="Arial"/>
          <w:sz w:val="24"/>
          <w:szCs w:val="24"/>
          <w:lang w:val="en-GB"/>
        </w:rPr>
        <w:t xml:space="preserve">Downstream </w:t>
      </w:r>
      <w:proofErr w:type="gramStart"/>
      <w:r w:rsidRPr="009450FC">
        <w:rPr>
          <w:rFonts w:ascii="Arial" w:hAnsi="Arial" w:cs="Arial"/>
          <w:sz w:val="24"/>
          <w:szCs w:val="24"/>
          <w:lang w:val="en-GB"/>
        </w:rPr>
        <w:t>exon</w:t>
      </w:r>
      <w:proofErr w:type="gramEnd"/>
      <w:r w:rsidRPr="009450FC">
        <w:rPr>
          <w:rFonts w:ascii="Arial" w:hAnsi="Arial" w:cs="Arial"/>
          <w:sz w:val="24"/>
          <w:szCs w:val="24"/>
          <w:lang w:val="en-GB"/>
        </w:rPr>
        <w:t xml:space="preserve"> </w:t>
      </w:r>
      <w:proofErr w:type="gramStart"/>
      <w:r w:rsidRPr="009450FC">
        <w:rPr>
          <w:rFonts w:ascii="Arial" w:hAnsi="Arial" w:cs="Arial"/>
          <w:sz w:val="24"/>
          <w:szCs w:val="24"/>
          <w:lang w:val="en-GB"/>
        </w:rPr>
        <w:t>start:</w:t>
      </w:r>
      <w:proofErr w:type="gramEnd"/>
      <w:r w:rsidRPr="009450FC">
        <w:rPr>
          <w:rFonts w:ascii="Arial" w:hAnsi="Arial" w:cs="Arial"/>
          <w:sz w:val="24"/>
          <w:szCs w:val="24"/>
          <w:lang w:val="en-GB"/>
        </w:rPr>
        <w:t> exon boundary to +50 bp</w:t>
      </w:r>
    </w:p>
    <w:p w14:paraId="5FBEDC83" w14:textId="77777777"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Additional rules for handling short exons or introns (&lt;100 bp or &lt;400 bp, respectively) were defined.  When upstream or downstream introns were shorter than 400 bp, they were divided between the start and end regions, to ensure we maintained comparable regions of interest (</w:t>
      </w:r>
      <w:r w:rsidRPr="009450FC">
        <w:rPr>
          <w:rFonts w:ascii="Arial" w:hAnsi="Arial" w:cs="Arial"/>
          <w:i/>
          <w:iCs/>
          <w:sz w:val="24"/>
          <w:szCs w:val="24"/>
          <w:lang w:val="en-GB"/>
        </w:rPr>
        <w:t>i.e.</w:t>
      </w:r>
      <w:r w:rsidRPr="009450FC">
        <w:rPr>
          <w:rFonts w:ascii="Arial" w:hAnsi="Arial" w:cs="Arial"/>
          <w:sz w:val="24"/>
          <w:szCs w:val="24"/>
          <w:lang w:val="en-GB"/>
        </w:rPr>
        <w:t>, near the splice sites) for these events. For even-length introns, the split was equal; for odd-length introns, the extra base was assigned to the end. For alternative exons shorter than 100 bp, the same rule was applied. For alternative exons with alternative start sites, the start site that maximi</w:t>
      </w:r>
      <w:r>
        <w:rPr>
          <w:rFonts w:ascii="Arial" w:hAnsi="Arial" w:cs="Arial"/>
          <w:sz w:val="24"/>
          <w:szCs w:val="24"/>
          <w:lang w:val="en-GB"/>
        </w:rPr>
        <w:t>s</w:t>
      </w:r>
      <w:r w:rsidRPr="009450FC">
        <w:rPr>
          <w:rFonts w:ascii="Arial" w:hAnsi="Arial" w:cs="Arial"/>
          <w:sz w:val="24"/>
          <w:szCs w:val="24"/>
          <w:lang w:val="en-GB"/>
        </w:rPr>
        <w:t xml:space="preserve">ed exon length was chosen. </w:t>
      </w:r>
    </w:p>
    <w:p w14:paraId="381E7464" w14:textId="77777777" w:rsidR="00FE7F5C" w:rsidRPr="009450FC" w:rsidRDefault="00FE7F5C" w:rsidP="00FE7F5C">
      <w:pPr>
        <w:pStyle w:val="Ttulo3"/>
        <w:rPr>
          <w:lang w:val="en-GB"/>
        </w:rPr>
      </w:pPr>
      <w:proofErr w:type="spellStart"/>
      <w:r w:rsidRPr="009450FC">
        <w:rPr>
          <w:lang w:val="en-GB"/>
        </w:rPr>
        <w:t>eCLIP</w:t>
      </w:r>
      <w:proofErr w:type="spellEnd"/>
      <w:r w:rsidRPr="009450FC">
        <w:rPr>
          <w:lang w:val="en-GB"/>
        </w:rPr>
        <w:t xml:space="preserve"> samples</w:t>
      </w:r>
    </w:p>
    <w:p w14:paraId="03640243" w14:textId="1063D031"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One </w:t>
      </w:r>
      <w:proofErr w:type="spellStart"/>
      <w:r w:rsidRPr="009450FC">
        <w:rPr>
          <w:rFonts w:ascii="Arial" w:hAnsi="Arial" w:cs="Arial"/>
          <w:sz w:val="24"/>
          <w:szCs w:val="24"/>
          <w:lang w:val="en-GB"/>
        </w:rPr>
        <w:t>eCLIP</w:t>
      </w:r>
      <w:proofErr w:type="spellEnd"/>
      <w:r w:rsidRPr="009450FC">
        <w:rPr>
          <w:rFonts w:ascii="Arial" w:hAnsi="Arial" w:cs="Arial"/>
          <w:sz w:val="24"/>
          <w:szCs w:val="24"/>
          <w:lang w:val="en-GB"/>
        </w:rPr>
        <w:t xml:space="preserve"> file per cell line for each available RBP from the ENCODE project</w:t>
      </w:r>
      <w:r w:rsidRPr="009450FC">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{"citationID":"5rD15ksl","properties":{"formattedCitation":"(80, 81)","plainCitation":"(80, 81)","noteIndex":0},"citationItems":[{"id":"7QlDGlPw/Z3OBsnyn","uris":["http://zotero.org/users/local/1p9EH8ax/items/FMNNJD3N"],"itemData":{"id":146,"type":"article-journal","container-title":"Nature","DOI":"10.1038/nature11247","ISSN":"0028-0836,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9450FC">
        <w:rPr>
          <w:rFonts w:ascii="Arial" w:hAnsi="Arial" w:cs="Arial"/>
          <w:sz w:val="24"/>
          <w:szCs w:val="24"/>
          <w:lang w:val="en-GB"/>
        </w:rPr>
        <w:fldChar w:fldCharType="separate"/>
      </w:r>
      <w:r w:rsidR="0097304F" w:rsidRPr="0097304F">
        <w:rPr>
          <w:rFonts w:ascii="Aptos" w:hAnsi="Aptos"/>
          <w:sz w:val="24"/>
          <w:lang w:val="en-GB"/>
        </w:rPr>
        <w:t>(80, 81)</w:t>
      </w:r>
      <w:r w:rsidRPr="009450FC">
        <w:rPr>
          <w:rFonts w:ascii="Arial" w:hAnsi="Arial" w:cs="Arial"/>
          <w:sz w:val="24"/>
          <w:szCs w:val="24"/>
          <w:lang w:val="en-GB"/>
        </w:rPr>
        <w:fldChar w:fldCharType="end"/>
      </w:r>
      <w:r w:rsidRPr="009450FC">
        <w:rPr>
          <w:rFonts w:ascii="Arial" w:hAnsi="Arial" w:cs="Arial"/>
          <w:sz w:val="24"/>
          <w:szCs w:val="24"/>
          <w:lang w:val="en-GB"/>
        </w:rPr>
        <w:t xml:space="preserve"> (252 RBP files) was considered. Processed GRCh38 </w:t>
      </w:r>
      <w:r w:rsidRPr="009450FC">
        <w:rPr>
          <w:rFonts w:ascii="Cascadia Code" w:hAnsi="Cascadia Code" w:cs="Arial"/>
          <w:sz w:val="24"/>
          <w:szCs w:val="24"/>
          <w:lang w:val="en-GB"/>
        </w:rPr>
        <w:t xml:space="preserve">bed </w:t>
      </w:r>
      <w:proofErr w:type="spellStart"/>
      <w:r w:rsidRPr="009450FC">
        <w:rPr>
          <w:rFonts w:ascii="Cascadia Code" w:hAnsi="Cascadia Code" w:cs="Arial"/>
          <w:sz w:val="24"/>
          <w:szCs w:val="24"/>
          <w:lang w:val="en-GB"/>
        </w:rPr>
        <w:t>narrowPeak</w:t>
      </w:r>
      <w:proofErr w:type="spellEnd"/>
      <w:r w:rsidRPr="009450FC">
        <w:rPr>
          <w:rFonts w:ascii="Arial" w:hAnsi="Arial" w:cs="Arial"/>
          <w:sz w:val="24"/>
          <w:szCs w:val="24"/>
          <w:lang w:val="en-GB"/>
        </w:rPr>
        <w:t xml:space="preserve"> files from each RBP, labelled as “default”</w:t>
      </w:r>
      <w:ins w:id="233" w:author="Alexandre Miguel Kaizeler Guedes Da Silva Afonso" w:date="2026-09-02T12:57:00Z" w16du:dateUtc="2026-09-02T11:57:00Z">
        <w:r w:rsidR="00B54496">
          <w:rPr>
            <w:rFonts w:ascii="Arial" w:hAnsi="Arial" w:cs="Arial"/>
            <w:sz w:val="24"/>
            <w:szCs w:val="24"/>
            <w:lang w:val="en-GB"/>
          </w:rPr>
          <w:t xml:space="preserve">, </w:t>
        </w:r>
      </w:ins>
      <w:del w:id="234" w:author="Alexandre Miguel Kaizeler Guedes Da Silva Afonso" w:date="2026-09-02T12:57:00Z" w16du:dateUtc="2026-09-02T11:57:00Z">
        <w:r w:rsidRPr="009450FC" w:rsidDel="00B54496">
          <w:rPr>
            <w:rFonts w:ascii="Arial" w:hAnsi="Arial" w:cs="Arial"/>
            <w:sz w:val="24"/>
            <w:szCs w:val="24"/>
            <w:lang w:val="en-GB"/>
          </w:rPr>
          <w:delText xml:space="preserve"> </w:delText>
        </w:r>
      </w:del>
      <w:r w:rsidRPr="009450FC">
        <w:rPr>
          <w:rFonts w:ascii="Arial" w:hAnsi="Arial" w:cs="Arial"/>
          <w:sz w:val="24"/>
          <w:szCs w:val="24"/>
          <w:lang w:val="en-GB"/>
        </w:rPr>
        <w:t xml:space="preserve">were downloaded, and binding events with “Signal” greater than 3 were retained.  </w:t>
      </w:r>
    </w:p>
    <w:p w14:paraId="2EB78754" w14:textId="77777777" w:rsidR="00FE7F5C" w:rsidRPr="009450FC" w:rsidRDefault="00FE7F5C" w:rsidP="00FE7F5C">
      <w:pPr>
        <w:pStyle w:val="Ttulo3"/>
        <w:rPr>
          <w:lang w:val="en-GB"/>
        </w:rPr>
      </w:pPr>
      <w:r w:rsidRPr="009450FC">
        <w:rPr>
          <w:lang w:val="en-GB"/>
        </w:rPr>
        <w:t>Binding Metagenome Assembly</w:t>
      </w:r>
    </w:p>
    <w:p w14:paraId="51CF63D4" w14:textId="65EA4373"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RBP binding peaks were intersected with the predefined splicing regions to extract the binding signal in hg38 coordinates. For each RBP, each base in the original genome was coded as 0 (no binding) or 1 (binding present). To enable comparison across events of different lengths, each event was mapped to a standardi</w:t>
      </w:r>
      <w:r>
        <w:rPr>
          <w:rFonts w:ascii="Arial" w:hAnsi="Arial" w:cs="Arial"/>
          <w:sz w:val="24"/>
          <w:szCs w:val="24"/>
          <w:lang w:val="en-GB"/>
        </w:rPr>
        <w:t>s</w:t>
      </w:r>
      <w:r w:rsidRPr="009450FC">
        <w:rPr>
          <w:rFonts w:ascii="Arial" w:hAnsi="Arial" w:cs="Arial"/>
          <w:sz w:val="24"/>
          <w:szCs w:val="24"/>
          <w:lang w:val="en-GB"/>
        </w:rPr>
        <w:t>ed “splicing genome” coordinate system corresponding to the regions of interest (</w:t>
      </w:r>
      <w:r w:rsidRPr="009450FC">
        <w:rPr>
          <w:rFonts w:ascii="Arial" w:hAnsi="Arial" w:cs="Arial"/>
          <w:i/>
          <w:iCs/>
          <w:sz w:val="24"/>
          <w:szCs w:val="24"/>
          <w:lang w:val="en-GB"/>
        </w:rPr>
        <w:t>e.g.</w:t>
      </w:r>
      <w:r w:rsidRPr="009450FC">
        <w:rPr>
          <w:rFonts w:ascii="Arial" w:hAnsi="Arial" w:cs="Arial"/>
          <w:sz w:val="24"/>
          <w:szCs w:val="24"/>
          <w:lang w:val="en-GB"/>
        </w:rPr>
        <w:t xml:space="preserve">, upstream exon, upstream intron, alternative exon, downstream intron, downstream exon). Each splicing event was </w:t>
      </w:r>
      <w:proofErr w:type="spellStart"/>
      <w:r w:rsidRPr="009450FC">
        <w:rPr>
          <w:rFonts w:ascii="Arial" w:hAnsi="Arial" w:cs="Arial"/>
          <w:sz w:val="24"/>
          <w:szCs w:val="24"/>
          <w:lang w:val="en-GB"/>
        </w:rPr>
        <w:t>subsetted</w:t>
      </w:r>
      <w:proofErr w:type="spellEnd"/>
      <w:r w:rsidRPr="009450FC">
        <w:rPr>
          <w:rFonts w:ascii="Arial" w:hAnsi="Arial" w:cs="Arial"/>
          <w:sz w:val="24"/>
          <w:szCs w:val="24"/>
          <w:lang w:val="en-GB"/>
        </w:rPr>
        <w:t xml:space="preserve"> and rescaled to fixed splicing genome coordinates (</w:t>
      </w:r>
      <w:r w:rsidRPr="009450FC">
        <w:rPr>
          <w:rFonts w:ascii="Arial" w:hAnsi="Arial" w:cs="Arial"/>
          <w:i/>
          <w:iCs/>
          <w:sz w:val="24"/>
          <w:szCs w:val="24"/>
          <w:lang w:val="en-GB"/>
        </w:rPr>
        <w:t>e.g.</w:t>
      </w:r>
      <w:r w:rsidRPr="009450FC">
        <w:rPr>
          <w:rFonts w:ascii="Arial" w:hAnsi="Arial" w:cs="Arial"/>
          <w:sz w:val="24"/>
          <w:szCs w:val="24"/>
          <w:lang w:val="en-GB"/>
        </w:rPr>
        <w:t>, 1–50 corresponding to −50 bp to upstream exon end in hg38, 51–250 corresponding to upstream intron start to +200 bp,</w:t>
      </w:r>
      <w:r>
        <w:rPr>
          <w:rFonts w:ascii="Arial" w:hAnsi="Arial" w:cs="Arial"/>
          <w:sz w:val="24"/>
          <w:szCs w:val="24"/>
          <w:lang w:val="en-GB"/>
        </w:rPr>
        <w:t xml:space="preserve"> etc.</w:t>
      </w:r>
      <w:r w:rsidRPr="009450FC">
        <w:rPr>
          <w:rFonts w:ascii="Arial" w:hAnsi="Arial" w:cs="Arial"/>
          <w:sz w:val="24"/>
          <w:szCs w:val="24"/>
          <w:lang w:val="en-GB"/>
        </w:rPr>
        <w:t>), preserving the relative position of binding within the region. As stated above, because individual exons or introns can be shorter than the full reference ROI (</w:t>
      </w:r>
      <w:r w:rsidRPr="009450FC">
        <w:rPr>
          <w:rFonts w:ascii="Arial" w:hAnsi="Arial" w:cs="Arial"/>
          <w:i/>
          <w:iCs/>
          <w:sz w:val="24"/>
          <w:szCs w:val="24"/>
          <w:lang w:val="en-GB"/>
        </w:rPr>
        <w:t>i.e.</w:t>
      </w:r>
      <w:r w:rsidRPr="009450FC">
        <w:rPr>
          <w:rFonts w:ascii="Arial" w:hAnsi="Arial" w:cs="Arial"/>
          <w:sz w:val="24"/>
          <w:szCs w:val="24"/>
          <w:lang w:val="en-GB"/>
        </w:rPr>
        <w:t xml:space="preserve">, exons &lt;100 bp or introns &lt;400 bp), some positions in the splicing genome may not have corresponding hg38 coordinates with binding information. These positions are assigned NA to indicate missing binding data. Binding information in splicing genome coordinates </w:t>
      </w:r>
      <w:del w:id="235" w:author="Alexandre Miguel Kaizeler Guedes Da Silva Afonso" w:date="2026-09-02T12:58:00Z" w16du:dateUtc="2026-09-02T11:58:00Z">
        <w:r w:rsidRPr="009450FC" w:rsidDel="007C56A8">
          <w:rPr>
            <w:rFonts w:ascii="Arial" w:hAnsi="Arial" w:cs="Arial"/>
            <w:sz w:val="24"/>
            <w:szCs w:val="24"/>
            <w:lang w:val="en-GB"/>
          </w:rPr>
          <w:delText xml:space="preserve">were </w:delText>
        </w:r>
      </w:del>
      <w:ins w:id="236" w:author="Alexandre Miguel Kaizeler Guedes Da Silva Afonso" w:date="2026-09-02T12:58:00Z" w16du:dateUtc="2026-09-02T11:58:00Z">
        <w:r w:rsidR="007C56A8">
          <w:rPr>
            <w:rFonts w:ascii="Arial" w:hAnsi="Arial" w:cs="Arial"/>
            <w:sz w:val="24"/>
            <w:szCs w:val="24"/>
            <w:lang w:val="en-GB"/>
          </w:rPr>
          <w:t>was</w:t>
        </w:r>
        <w:r w:rsidR="007C56A8" w:rsidRPr="009450FC">
          <w:rPr>
            <w:rFonts w:ascii="Arial" w:hAnsi="Arial" w:cs="Arial"/>
            <w:sz w:val="24"/>
            <w:szCs w:val="24"/>
            <w:lang w:val="en-GB"/>
          </w:rPr>
          <w:t xml:space="preserve"> </w:t>
        </w:r>
      </w:ins>
      <w:proofErr w:type="gramStart"/>
      <w:r w:rsidRPr="009450FC">
        <w:rPr>
          <w:rFonts w:ascii="Arial" w:hAnsi="Arial" w:cs="Arial"/>
          <w:sz w:val="24"/>
          <w:szCs w:val="24"/>
          <w:lang w:val="en-GB"/>
        </w:rPr>
        <w:t>strand-specific</w:t>
      </w:r>
      <w:proofErr w:type="gramEnd"/>
      <w:r w:rsidRPr="009450FC">
        <w:rPr>
          <w:rFonts w:ascii="Arial" w:hAnsi="Arial" w:cs="Arial"/>
          <w:sz w:val="24"/>
          <w:szCs w:val="24"/>
          <w:lang w:val="en-GB"/>
        </w:rPr>
        <w:t xml:space="preserve">. All conversions were implemented in </w:t>
      </w:r>
      <w:r w:rsidRPr="009450FC">
        <w:rPr>
          <w:rFonts w:ascii="Cascadia Code" w:hAnsi="Cascadia Code" w:cs="Arial"/>
          <w:sz w:val="24"/>
          <w:szCs w:val="24"/>
          <w:lang w:val="en-GB"/>
        </w:rPr>
        <w:t xml:space="preserve">Python3 </w:t>
      </w:r>
      <w:r w:rsidRPr="009450FC">
        <w:rPr>
          <w:rFonts w:ascii="Arial" w:hAnsi="Arial" w:cs="Arial"/>
          <w:sz w:val="24"/>
          <w:szCs w:val="24"/>
          <w:lang w:val="en-GB"/>
        </w:rPr>
        <w:t>(v3.10.11). Since Python indexing starts at 0, a +1 was added to Python</w:t>
      </w:r>
      <w:ins w:id="237" w:author="Alexandre Miguel Kaizeler Guedes Da Silva Afonso" w:date="2026-09-02T12:59:00Z" w16du:dateUtc="2026-09-02T11:59:00Z">
        <w:r w:rsidR="007C56A8">
          <w:rPr>
            <w:rFonts w:ascii="Arial" w:hAnsi="Arial" w:cs="Arial"/>
            <w:sz w:val="24"/>
            <w:szCs w:val="24"/>
            <w:lang w:val="en-GB"/>
          </w:rPr>
          <w:t>-</w:t>
        </w:r>
      </w:ins>
      <w:del w:id="238" w:author="Alexandre Miguel Kaizeler Guedes Da Silva Afonso" w:date="2026-09-02T12:59:00Z" w16du:dateUtc="2026-09-02T11:59:00Z">
        <w:r w:rsidRPr="009450FC" w:rsidDel="007C56A8">
          <w:rPr>
            <w:rFonts w:ascii="Arial" w:hAnsi="Arial" w:cs="Arial"/>
            <w:sz w:val="24"/>
            <w:szCs w:val="24"/>
            <w:lang w:val="en-GB"/>
          </w:rPr>
          <w:delText xml:space="preserve"> </w:delText>
        </w:r>
      </w:del>
      <w:r w:rsidRPr="009450FC">
        <w:rPr>
          <w:rFonts w:ascii="Arial" w:hAnsi="Arial" w:cs="Arial"/>
          <w:sz w:val="24"/>
          <w:szCs w:val="24"/>
          <w:lang w:val="en-GB"/>
        </w:rPr>
        <w:t>defined coordinates</w:t>
      </w:r>
      <w:del w:id="239" w:author="Alexandre Miguel Kaizeler Guedes Da Silva Afonso" w:date="2026-09-02T12:59:00Z" w16du:dateUtc="2026-09-02T11:59:00Z">
        <w:r w:rsidRPr="009450FC" w:rsidDel="007C56A8">
          <w:rPr>
            <w:rFonts w:ascii="Arial" w:hAnsi="Arial" w:cs="Arial"/>
            <w:sz w:val="24"/>
            <w:szCs w:val="24"/>
            <w:lang w:val="en-GB"/>
          </w:rPr>
          <w:delText>,</w:delText>
        </w:r>
      </w:del>
      <w:r w:rsidRPr="009450FC">
        <w:rPr>
          <w:rFonts w:ascii="Arial" w:hAnsi="Arial" w:cs="Arial"/>
          <w:sz w:val="24"/>
          <w:szCs w:val="24"/>
          <w:lang w:val="en-GB"/>
        </w:rPr>
        <w:t xml:space="preserve"> to ensure consistency with R</w:t>
      </w:r>
      <w:ins w:id="240" w:author="Alexandre Miguel Kaizeler Guedes Da Silva Afonso" w:date="2026-09-02T13:00:00Z" w16du:dateUtc="2026-09-02T12:00:00Z">
        <w:r w:rsidR="007C56A8">
          <w:rPr>
            <w:rFonts w:ascii="Arial" w:hAnsi="Arial" w:cs="Arial"/>
            <w:sz w:val="24"/>
            <w:szCs w:val="24"/>
            <w:lang w:val="en-GB"/>
          </w:rPr>
          <w:t>-</w:t>
        </w:r>
      </w:ins>
      <w:del w:id="241" w:author="Alexandre Miguel Kaizeler Guedes Da Silva Afonso" w:date="2026-09-02T12:59:00Z" w16du:dateUtc="2026-09-02T11:59:00Z">
        <w:r w:rsidRPr="009450FC" w:rsidDel="007C56A8">
          <w:rPr>
            <w:rFonts w:ascii="Arial" w:hAnsi="Arial" w:cs="Arial"/>
            <w:sz w:val="24"/>
            <w:szCs w:val="24"/>
            <w:lang w:val="en-GB"/>
          </w:rPr>
          <w:delText xml:space="preserve"> </w:delText>
        </w:r>
      </w:del>
      <w:r w:rsidRPr="009450FC">
        <w:rPr>
          <w:rFonts w:ascii="Arial" w:hAnsi="Arial" w:cs="Arial"/>
          <w:sz w:val="24"/>
          <w:szCs w:val="24"/>
          <w:lang w:val="en-GB"/>
        </w:rPr>
        <w:t>defined coordinates, whose indexing starts at 1.</w:t>
      </w:r>
    </w:p>
    <w:p w14:paraId="1C358C57" w14:textId="77777777" w:rsidR="00FE7F5C" w:rsidRPr="009450FC" w:rsidRDefault="00FE7F5C" w:rsidP="00FE7F5C">
      <w:pPr>
        <w:pStyle w:val="Ttulo3"/>
        <w:rPr>
          <w:lang w:val="en-GB"/>
        </w:rPr>
      </w:pPr>
      <w:r w:rsidRPr="009450FC">
        <w:rPr>
          <w:lang w:val="en-GB"/>
        </w:rPr>
        <w:t>RNA-binding maps</w:t>
      </w:r>
    </w:p>
    <w:p w14:paraId="4D55B4A8" w14:textId="7D502774" w:rsidR="00FE7F5C" w:rsidRPr="009450FC" w:rsidRDefault="00FE7F5C" w:rsidP="00FE7F5C">
      <w:pPr>
        <w:jc w:val="both"/>
        <w:rPr>
          <w:rFonts w:ascii="Arial" w:hAnsi="Arial" w:cs="Arial"/>
          <w:sz w:val="24"/>
          <w:szCs w:val="24"/>
          <w:lang w:val="en-GB"/>
        </w:rPr>
      </w:pPr>
      <w:proofErr w:type="spellStart"/>
      <w:r w:rsidRPr="009450FC">
        <w:rPr>
          <w:rFonts w:ascii="Cascadia Code" w:hAnsi="Cascadia Code" w:cs="Arial"/>
          <w:sz w:val="24"/>
          <w:szCs w:val="24"/>
          <w:lang w:val="en-GB"/>
        </w:rPr>
        <w:t>betAS</w:t>
      </w:r>
      <w:proofErr w:type="spellEnd"/>
      <w:r w:rsidRPr="009450FC">
        <w:rPr>
          <w:rFonts w:ascii="Arial" w:hAnsi="Arial" w:cs="Arial"/>
          <w:sz w:val="24"/>
          <w:szCs w:val="24"/>
          <w:lang w:val="en-GB"/>
        </w:rPr>
        <w:t>-derived</w:t>
      </w:r>
      <w:r w:rsidRPr="007C56A8">
        <w:rPr>
          <w:rFonts w:ascii="Arial" w:hAnsi="Arial" w:cs="Arial"/>
          <w:sz w:val="24"/>
          <w:szCs w:val="24"/>
          <w:lang w:val="en-GB"/>
        </w:rPr>
        <w:fldChar w:fldCharType="begin"/>
      </w:r>
      <w:r w:rsidR="00300753" w:rsidRPr="007C56A8">
        <w:rPr>
          <w:rFonts w:ascii="Arial" w:hAnsi="Arial" w:cs="Arial"/>
          <w:sz w:val="24"/>
          <w:szCs w:val="24"/>
          <w:lang w:val="en-GB"/>
        </w:rPr>
        <w:instrText xml:space="preserve"> ADDIN ZOTERO_ITEM CSL_CITATION {"citationID":"PAkxUTXo","properties":{"formattedCitation":"(79)","plainCitation":"(79)","noteIndex":0},"citationItems":[{"id":"7QlDGlPw/dYzfZk7N","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7C56A8">
        <w:rPr>
          <w:rFonts w:ascii="Arial" w:hAnsi="Arial" w:cs="Arial"/>
          <w:sz w:val="24"/>
          <w:szCs w:val="24"/>
          <w:lang w:val="en-GB"/>
        </w:rPr>
        <w:fldChar w:fldCharType="separate"/>
      </w:r>
      <w:r w:rsidR="0097304F" w:rsidRPr="007C56A8">
        <w:rPr>
          <w:rFonts w:ascii="Arial" w:hAnsi="Arial" w:cs="Arial"/>
          <w:sz w:val="24"/>
          <w:lang w:val="en-GB"/>
        </w:rPr>
        <w:t>(79)</w:t>
      </w:r>
      <w:r w:rsidRPr="007C56A8">
        <w:rPr>
          <w:rFonts w:ascii="Arial" w:hAnsi="Arial" w:cs="Arial"/>
          <w:sz w:val="24"/>
          <w:szCs w:val="24"/>
          <w:lang w:val="en-GB"/>
        </w:rPr>
        <w:fldChar w:fldCharType="end"/>
      </w:r>
      <w:r w:rsidRPr="007C56A8">
        <w:rPr>
          <w:rFonts w:ascii="Arial" w:hAnsi="Arial" w:cs="Arial"/>
          <w:sz w:val="24"/>
          <w:szCs w:val="24"/>
          <w:lang w:val="en-GB"/>
        </w:rPr>
        <w:t xml:space="preserve"> differential splicing events were divided into categories as maintained, increased, or decreased, based on a</w:t>
      </w:r>
      <w:r w:rsidRPr="009450FC">
        <w:rPr>
          <w:rFonts w:ascii="Arial" w:hAnsi="Arial" w:cs="Arial"/>
          <w:sz w:val="24"/>
          <w:szCs w:val="24"/>
          <w:lang w:val="en-GB"/>
        </w:rPr>
        <w:t xml:space="preserve"> chosen difference in PSI (</w:t>
      </w:r>
      <w:proofErr w:type="spellStart"/>
      <w:r w:rsidRPr="009450FC">
        <w:rPr>
          <w:rFonts w:ascii="Arial" w:hAnsi="Arial" w:cs="Arial"/>
          <w:sz w:val="24"/>
          <w:szCs w:val="24"/>
          <w:lang w:val="en-GB"/>
        </w:rPr>
        <w:t>dPSI</w:t>
      </w:r>
      <w:proofErr w:type="spellEnd"/>
      <w:r w:rsidRPr="009450FC">
        <w:rPr>
          <w:rFonts w:ascii="Arial" w:hAnsi="Arial" w:cs="Arial"/>
          <w:sz w:val="24"/>
          <w:szCs w:val="24"/>
          <w:lang w:val="en-GB"/>
        </w:rPr>
        <w:t>) threshold (|10| in this analysis). For each of these categories, and per RBP, normali</w:t>
      </w:r>
      <w:r>
        <w:rPr>
          <w:rFonts w:ascii="Arial" w:hAnsi="Arial" w:cs="Arial"/>
          <w:sz w:val="24"/>
          <w:szCs w:val="24"/>
          <w:lang w:val="en-GB"/>
        </w:rPr>
        <w:t>s</w:t>
      </w:r>
      <w:r w:rsidRPr="009450FC">
        <w:rPr>
          <w:rFonts w:ascii="Arial" w:hAnsi="Arial" w:cs="Arial"/>
          <w:sz w:val="24"/>
          <w:szCs w:val="24"/>
          <w:lang w:val="en-GB"/>
        </w:rPr>
        <w:t xml:space="preserve">ed binding profiles were computed across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 xml:space="preserve">coordinates for the corresponding events. Specifically, for each nucleotide position in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genome</w:t>
      </w:r>
      <w:r w:rsidRPr="009450FC">
        <w:rPr>
          <w:rFonts w:ascii="Arial" w:hAnsi="Arial" w:cs="Arial"/>
          <w:sz w:val="24"/>
          <w:szCs w:val="24"/>
          <w:lang w:val="en-GB"/>
        </w:rPr>
        <w:t>, the binding signal was calculated to ensure a per-position signal that accounts for missing values due to shorter regions in individual events, which would otherwise be overrepresented:</w:t>
      </w:r>
    </w:p>
    <w:p w14:paraId="6C005CB5" w14:textId="77777777" w:rsidR="00FE7F5C" w:rsidRPr="009450FC" w:rsidRDefault="00FE7F5C" w:rsidP="00FE7F5C">
      <w:pPr>
        <w:jc w:val="center"/>
        <w:rPr>
          <w:rFonts w:ascii="Arial" w:hAnsi="Arial" w:cs="Arial"/>
          <w:sz w:val="24"/>
          <w:szCs w:val="24"/>
          <w:lang w:val="en-GB"/>
        </w:rPr>
      </w:pPr>
      <m:oMath>
        <m:r>
          <m:rPr>
            <m:nor/>
          </m:rPr>
          <w:rPr>
            <w:rFonts w:ascii="Cambria Math" w:hAnsi="Cambria Math" w:cs="Arial"/>
            <w:sz w:val="24"/>
            <w:szCs w:val="24"/>
            <w:lang w:val="en-GB"/>
          </w:rPr>
          <w:lastRenderedPageBreak/>
          <m:t>Normalised binding</m:t>
        </m:r>
        <m:r>
          <w:rPr>
            <w:rFonts w:ascii="Cambria Math" w:hAnsi="Cambria Math" w:cs="Arial"/>
            <w:sz w:val="24"/>
            <w:szCs w:val="24"/>
            <w:lang w:val="en-GB"/>
          </w:rPr>
          <m:t>=</m:t>
        </m:r>
        <m:f>
          <m:fPr>
            <m:ctrlPr>
              <w:rPr>
                <w:rFonts w:ascii="Cambria Math" w:hAnsi="Cambria Math" w:cs="Arial"/>
                <w:sz w:val="24"/>
                <w:szCs w:val="24"/>
                <w:lang w:val="en-GB"/>
              </w:rPr>
            </m:ctrlPr>
          </m:fPr>
          <m:num>
            <m:r>
              <m:rPr>
                <m:nor/>
              </m:rPr>
              <w:rPr>
                <w:rFonts w:ascii="Cambria Math" w:hAnsi="Cambria Math" w:cs="Arial"/>
                <w:sz w:val="24"/>
                <w:szCs w:val="24"/>
                <w:lang w:val="en-GB"/>
              </w:rPr>
              <m:t># of events with binding</m:t>
            </m:r>
            <m:ctrlPr>
              <w:rPr>
                <w:rFonts w:ascii="Cambria Math" w:hAnsi="Cambria Math" w:cs="Arial"/>
                <w:i/>
                <w:sz w:val="24"/>
                <w:szCs w:val="24"/>
                <w:lang w:val="en-GB"/>
              </w:rPr>
            </m:ctrlPr>
          </m:num>
          <m:den>
            <m:r>
              <m:rPr>
                <m:nor/>
              </m:rPr>
              <w:rPr>
                <w:rFonts w:ascii="Cambria Math" w:hAnsi="Cambria Math" w:cs="Arial"/>
                <w:sz w:val="24"/>
                <w:szCs w:val="24"/>
                <w:lang w:val="en-GB"/>
              </w:rPr>
              <m:t>Total # of events</m:t>
            </m:r>
            <m:r>
              <w:rPr>
                <w:rFonts w:ascii="Cambria Math" w:hAnsi="Cambria Math" w:cs="Arial"/>
                <w:sz w:val="24"/>
                <w:szCs w:val="24"/>
                <w:lang w:val="en-GB"/>
              </w:rPr>
              <m:t>-</m:t>
            </m:r>
            <m:r>
              <m:rPr>
                <m:nor/>
              </m:rPr>
              <w:rPr>
                <w:rFonts w:ascii="Cambria Math" w:hAnsi="Cambria Math" w:cs="Arial"/>
                <w:sz w:val="24"/>
                <w:szCs w:val="24"/>
                <w:lang w:val="en-GB"/>
              </w:rPr>
              <m:t xml:space="preserve"> # of NAs</m:t>
            </m:r>
            <m:ctrlPr>
              <w:rPr>
                <w:rFonts w:ascii="Cambria Math" w:hAnsi="Cambria Math" w:cs="Arial"/>
                <w:i/>
                <w:sz w:val="24"/>
                <w:szCs w:val="24"/>
                <w:lang w:val="en-GB"/>
              </w:rPr>
            </m:ctrlPr>
          </m:den>
        </m:f>
      </m:oMath>
      <w:r w:rsidRPr="009450FC">
        <w:rPr>
          <w:rFonts w:ascii="Arial" w:hAnsi="Arial" w:cs="Arial"/>
          <w:sz w:val="24"/>
          <w:szCs w:val="24"/>
          <w:lang w:val="en-GB"/>
        </w:rPr>
        <w:t xml:space="preserve"> </w:t>
      </w:r>
      <w:r w:rsidRPr="009450FC">
        <w:rPr>
          <w:rFonts w:ascii="Arial" w:hAnsi="Arial" w:cs="Arial"/>
          <w:i/>
          <w:iCs/>
          <w:sz w:val="24"/>
          <w:szCs w:val="24"/>
          <w:lang w:val="en-GB"/>
        </w:rPr>
        <w:t>(7)</w:t>
      </w:r>
    </w:p>
    <w:p w14:paraId="64F17720" w14:textId="3B371672"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For assessment of differential binding, a </w:t>
      </w:r>
      <w:ins w:id="242" w:author="Alexandre Miguel Kaizeler Guedes Da Silva Afonso" w:date="2026-09-02T13:03:00Z" w16du:dateUtc="2026-09-02T12:03:00Z">
        <w:r w:rsidR="007C56A8">
          <w:rPr>
            <w:rFonts w:ascii="Arial" w:hAnsi="Arial" w:cs="Arial"/>
            <w:sz w:val="24"/>
            <w:szCs w:val="24"/>
            <w:lang w:val="en-GB"/>
          </w:rPr>
          <w:t>c</w:t>
        </w:r>
      </w:ins>
      <w:del w:id="243" w:author="Alexandre Miguel Kaizeler Guedes Da Silva Afonso" w:date="2026-09-02T13:03:00Z" w16du:dateUtc="2026-09-02T12:03:00Z">
        <w:r w:rsidRPr="009450FC" w:rsidDel="007C56A8">
          <w:rPr>
            <w:rFonts w:ascii="Arial" w:hAnsi="Arial" w:cs="Arial"/>
            <w:sz w:val="24"/>
            <w:szCs w:val="24"/>
            <w:lang w:val="en-GB"/>
          </w:rPr>
          <w:delText>C</w:delText>
        </w:r>
      </w:del>
      <w:r w:rsidRPr="009450FC">
        <w:rPr>
          <w:rFonts w:ascii="Arial" w:hAnsi="Arial" w:cs="Arial"/>
          <w:sz w:val="24"/>
          <w:szCs w:val="24"/>
          <w:lang w:val="en-GB"/>
        </w:rPr>
        <w:t>hi-</w:t>
      </w:r>
      <w:ins w:id="244" w:author="Alexandre Miguel Kaizeler Guedes Da Silva Afonso" w:date="2026-09-02T13:03:00Z" w16du:dateUtc="2026-09-02T12:03:00Z">
        <w:r w:rsidR="007C56A8">
          <w:rPr>
            <w:rFonts w:ascii="Arial" w:hAnsi="Arial" w:cs="Arial"/>
            <w:sz w:val="24"/>
            <w:szCs w:val="24"/>
            <w:lang w:val="en-GB"/>
          </w:rPr>
          <w:t>s</w:t>
        </w:r>
      </w:ins>
      <w:del w:id="245" w:author="Alexandre Miguel Kaizeler Guedes Da Silva Afonso" w:date="2026-09-02T13:03:00Z" w16du:dateUtc="2026-09-02T12:03:00Z">
        <w:r w:rsidRPr="009450FC" w:rsidDel="007C56A8">
          <w:rPr>
            <w:rFonts w:ascii="Arial" w:hAnsi="Arial" w:cs="Arial"/>
            <w:sz w:val="24"/>
            <w:szCs w:val="24"/>
            <w:lang w:val="en-GB"/>
          </w:rPr>
          <w:delText>S</w:delText>
        </w:r>
      </w:del>
      <w:r w:rsidRPr="009450FC">
        <w:rPr>
          <w:rFonts w:ascii="Arial" w:hAnsi="Arial" w:cs="Arial"/>
          <w:sz w:val="24"/>
          <w:szCs w:val="24"/>
          <w:lang w:val="en-GB"/>
        </w:rPr>
        <w:t xml:space="preserve">quared </w:t>
      </w:r>
      <w:ins w:id="246" w:author="Alexandre Miguel Kaizeler Guedes Da Silva Afonso" w:date="2026-09-02T13:03:00Z" w16du:dateUtc="2026-09-02T12:03:00Z">
        <w:r w:rsidR="007C56A8">
          <w:rPr>
            <w:rFonts w:ascii="Arial" w:hAnsi="Arial" w:cs="Arial"/>
            <w:sz w:val="24"/>
            <w:szCs w:val="24"/>
            <w:lang w:val="en-GB"/>
          </w:rPr>
          <w:t>t</w:t>
        </w:r>
      </w:ins>
      <w:del w:id="247" w:author="Alexandre Miguel Kaizeler Guedes Da Silva Afonso" w:date="2026-09-02T13:03:00Z" w16du:dateUtc="2026-09-02T12:03:00Z">
        <w:r w:rsidRPr="009450FC" w:rsidDel="007C56A8">
          <w:rPr>
            <w:rFonts w:ascii="Arial" w:hAnsi="Arial" w:cs="Arial"/>
            <w:sz w:val="24"/>
            <w:szCs w:val="24"/>
            <w:lang w:val="en-GB"/>
          </w:rPr>
          <w:delText>T</w:delText>
        </w:r>
      </w:del>
      <w:r w:rsidRPr="009450FC">
        <w:rPr>
          <w:rFonts w:ascii="Arial" w:hAnsi="Arial" w:cs="Arial"/>
          <w:sz w:val="24"/>
          <w:szCs w:val="24"/>
          <w:lang w:val="en-GB"/>
        </w:rPr>
        <w:t xml:space="preserve">est was applied to each position using the following contingency matrix: </w:t>
      </w:r>
    </w:p>
    <w:tbl>
      <w:tblPr>
        <w:tblStyle w:val="TabelacomGrelha"/>
        <w:tblW w:w="0" w:type="auto"/>
        <w:tblLook w:val="04A0" w:firstRow="1" w:lastRow="0" w:firstColumn="1" w:lastColumn="0" w:noHBand="0" w:noVBand="1"/>
      </w:tblPr>
      <w:tblGrid>
        <w:gridCol w:w="4675"/>
        <w:gridCol w:w="4675"/>
      </w:tblGrid>
      <w:tr w:rsidR="00FE7F5C" w:rsidRPr="00B475D4" w14:paraId="3492B0E8" w14:textId="77777777" w:rsidTr="009450FC">
        <w:tc>
          <w:tcPr>
            <w:tcW w:w="4675" w:type="dxa"/>
          </w:tcPr>
          <w:p w14:paraId="1E73EBB5"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w:t>
            </w:r>
          </w:p>
        </w:tc>
        <w:tc>
          <w:tcPr>
            <w:tcW w:w="4675" w:type="dxa"/>
          </w:tcPr>
          <w:p w14:paraId="60263380"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w:t>
            </w:r>
          </w:p>
        </w:tc>
      </w:tr>
      <w:tr w:rsidR="00FE7F5C" w:rsidRPr="00B475D4" w14:paraId="5B475B36" w14:textId="77777777" w:rsidTr="009450FC">
        <w:tc>
          <w:tcPr>
            <w:tcW w:w="4675" w:type="dxa"/>
          </w:tcPr>
          <w:p w14:paraId="7A999456"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Increased/Decreased Events after Normali</w:t>
            </w:r>
            <w:r>
              <w:rPr>
                <w:rFonts w:ascii="Arial" w:hAnsi="Arial" w:cs="Arial"/>
                <w:sz w:val="24"/>
                <w:szCs w:val="24"/>
                <w:lang w:val="en-GB"/>
              </w:rPr>
              <w:t>s</w:t>
            </w:r>
            <w:r w:rsidRPr="009450FC">
              <w:rPr>
                <w:rFonts w:ascii="Arial" w:hAnsi="Arial" w:cs="Arial"/>
                <w:sz w:val="24"/>
                <w:szCs w:val="24"/>
                <w:lang w:val="en-GB"/>
              </w:rPr>
              <w:t>ed Binding</w:t>
            </w:r>
          </w:p>
        </w:tc>
        <w:tc>
          <w:tcPr>
            <w:tcW w:w="4675" w:type="dxa"/>
          </w:tcPr>
          <w:p w14:paraId="70DCA232" w14:textId="77777777" w:rsidR="00FE7F5C" w:rsidRPr="009450FC" w:rsidRDefault="00FE7F5C" w:rsidP="009450FC">
            <w:pPr>
              <w:jc w:val="both"/>
              <w:rPr>
                <w:rFonts w:ascii="Arial" w:hAnsi="Arial" w:cs="Arial"/>
                <w:sz w:val="24"/>
                <w:szCs w:val="24"/>
                <w:lang w:val="en-GB"/>
              </w:rPr>
            </w:pPr>
            <w:r w:rsidRPr="009450FC">
              <w:rPr>
                <w:rFonts w:ascii="Arial" w:hAnsi="Arial" w:cs="Arial"/>
                <w:sz w:val="24"/>
                <w:szCs w:val="24"/>
                <w:lang w:val="en-GB"/>
              </w:rPr>
              <w:t>Number of Maintained Events after Normali</w:t>
            </w:r>
            <w:r>
              <w:rPr>
                <w:rFonts w:ascii="Arial" w:hAnsi="Arial" w:cs="Arial"/>
                <w:sz w:val="24"/>
                <w:szCs w:val="24"/>
                <w:lang w:val="en-GB"/>
              </w:rPr>
              <w:t>s</w:t>
            </w:r>
            <w:r w:rsidRPr="009450FC">
              <w:rPr>
                <w:rFonts w:ascii="Arial" w:hAnsi="Arial" w:cs="Arial"/>
                <w:sz w:val="24"/>
                <w:szCs w:val="24"/>
                <w:lang w:val="en-GB"/>
              </w:rPr>
              <w:t>ed Binding</w:t>
            </w:r>
          </w:p>
        </w:tc>
      </w:tr>
    </w:tbl>
    <w:p w14:paraId="5B831AFB" w14:textId="77777777" w:rsidR="00FE7F5C" w:rsidRPr="009450FC" w:rsidRDefault="00FE7F5C" w:rsidP="00FE7F5C">
      <w:pPr>
        <w:jc w:val="both"/>
        <w:rPr>
          <w:rFonts w:ascii="Arial" w:hAnsi="Arial" w:cs="Arial"/>
          <w:sz w:val="24"/>
          <w:szCs w:val="24"/>
          <w:lang w:val="en-GB"/>
        </w:rPr>
      </w:pPr>
    </w:p>
    <w:p w14:paraId="4FAEEC65" w14:textId="63517146"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The resulting </w:t>
      </w:r>
      <w:ins w:id="248" w:author="Alexandre Miguel Kaizeler Guedes Da Silva Afonso" w:date="2026-09-02T13:03:00Z" w16du:dateUtc="2026-09-02T12:03:00Z">
        <w:r w:rsidR="007C56A8">
          <w:rPr>
            <w:rFonts w:ascii="Arial" w:hAnsi="Arial" w:cs="Arial"/>
            <w:sz w:val="24"/>
            <w:szCs w:val="24"/>
            <w:lang w:val="en-GB"/>
          </w:rPr>
          <w:t>c</w:t>
        </w:r>
      </w:ins>
      <w:del w:id="249" w:author="Alexandre Miguel Kaizeler Guedes Da Silva Afonso" w:date="2026-09-02T13:03:00Z" w16du:dateUtc="2026-09-02T12:03:00Z">
        <w:r w:rsidRPr="009450FC" w:rsidDel="007C56A8">
          <w:rPr>
            <w:rFonts w:ascii="Arial" w:hAnsi="Arial" w:cs="Arial"/>
            <w:sz w:val="24"/>
            <w:szCs w:val="24"/>
            <w:lang w:val="en-GB"/>
          </w:rPr>
          <w:delText>C</w:delText>
        </w:r>
      </w:del>
      <w:r w:rsidRPr="009450FC">
        <w:rPr>
          <w:rFonts w:ascii="Arial" w:hAnsi="Arial" w:cs="Arial"/>
          <w:sz w:val="24"/>
          <w:szCs w:val="24"/>
          <w:lang w:val="en-GB"/>
        </w:rPr>
        <w:t>hi-</w:t>
      </w:r>
      <w:ins w:id="250" w:author="Alexandre Miguel Kaizeler Guedes Da Silva Afonso" w:date="2026-09-02T13:03:00Z" w16du:dateUtc="2026-09-02T12:03:00Z">
        <w:r w:rsidR="007C56A8">
          <w:rPr>
            <w:rFonts w:ascii="Arial" w:hAnsi="Arial" w:cs="Arial"/>
            <w:sz w:val="24"/>
            <w:szCs w:val="24"/>
            <w:lang w:val="en-GB"/>
          </w:rPr>
          <w:t>s</w:t>
        </w:r>
      </w:ins>
      <w:del w:id="251" w:author="Alexandre Miguel Kaizeler Guedes Da Silva Afonso" w:date="2026-09-02T13:03:00Z" w16du:dateUtc="2026-09-02T12:03:00Z">
        <w:r w:rsidRPr="009450FC" w:rsidDel="007C56A8">
          <w:rPr>
            <w:rFonts w:ascii="Arial" w:hAnsi="Arial" w:cs="Arial"/>
            <w:sz w:val="24"/>
            <w:szCs w:val="24"/>
            <w:lang w:val="en-GB"/>
          </w:rPr>
          <w:delText>S</w:delText>
        </w:r>
      </w:del>
      <w:r w:rsidRPr="009450FC">
        <w:rPr>
          <w:rFonts w:ascii="Arial" w:hAnsi="Arial" w:cs="Arial"/>
          <w:sz w:val="24"/>
          <w:szCs w:val="24"/>
          <w:lang w:val="en-GB"/>
        </w:rPr>
        <w:t xml:space="preserve">quared statistic values from the test are then multiplied by -1 for positions with decreased binding. </w:t>
      </w:r>
    </w:p>
    <w:p w14:paraId="04AFB709" w14:textId="7119B1C5" w:rsidR="00FE7F5C" w:rsidRPr="009450FC" w:rsidRDefault="00FE7F5C" w:rsidP="00FE7F5C">
      <w:pPr>
        <w:jc w:val="both"/>
        <w:rPr>
          <w:rFonts w:ascii="Arial" w:hAnsi="Arial" w:cs="Arial"/>
          <w:sz w:val="24"/>
          <w:szCs w:val="24"/>
          <w:lang w:val="en-GB"/>
        </w:rPr>
      </w:pPr>
      <w:r w:rsidRPr="009450FC">
        <w:rPr>
          <w:rFonts w:ascii="Arial" w:hAnsi="Arial" w:cs="Arial"/>
          <w:sz w:val="24"/>
          <w:szCs w:val="24"/>
          <w:lang w:val="en-GB"/>
        </w:rPr>
        <w:t>Finally, position-</w:t>
      </w:r>
      <w:proofErr w:type="gramStart"/>
      <w:r w:rsidRPr="009450FC">
        <w:rPr>
          <w:rFonts w:ascii="Arial" w:hAnsi="Arial" w:cs="Arial"/>
          <w:sz w:val="24"/>
          <w:szCs w:val="24"/>
          <w:lang w:val="en-GB"/>
        </w:rPr>
        <w:t>wise normali</w:t>
      </w:r>
      <w:r>
        <w:rPr>
          <w:rFonts w:ascii="Arial" w:hAnsi="Arial" w:cs="Arial"/>
          <w:sz w:val="24"/>
          <w:szCs w:val="24"/>
          <w:lang w:val="en-GB"/>
        </w:rPr>
        <w:t>s</w:t>
      </w:r>
      <w:r w:rsidRPr="009450FC">
        <w:rPr>
          <w:rFonts w:ascii="Arial" w:hAnsi="Arial" w:cs="Arial"/>
          <w:sz w:val="24"/>
          <w:szCs w:val="24"/>
          <w:lang w:val="en-GB"/>
        </w:rPr>
        <w:t>ed</w:t>
      </w:r>
      <w:proofErr w:type="gramEnd"/>
      <w:r w:rsidRPr="009450FC">
        <w:rPr>
          <w:rFonts w:ascii="Arial" w:hAnsi="Arial" w:cs="Arial"/>
          <w:sz w:val="24"/>
          <w:szCs w:val="24"/>
          <w:lang w:val="en-GB"/>
        </w:rPr>
        <w:t xml:space="preserve"> binding profiles were plotted along the </w:t>
      </w:r>
      <w:r w:rsidR="00CF494D">
        <w:rPr>
          <w:rFonts w:ascii="Arial" w:hAnsi="Arial" w:cs="Arial"/>
          <w:sz w:val="24"/>
          <w:szCs w:val="24"/>
          <w:lang w:val="en-GB"/>
        </w:rPr>
        <w:t xml:space="preserve">splicing </w:t>
      </w:r>
      <w:r w:rsidR="00CF494D" w:rsidRPr="009450FC">
        <w:rPr>
          <w:rFonts w:ascii="Arial" w:hAnsi="Arial" w:cs="Arial"/>
          <w:sz w:val="24"/>
          <w:szCs w:val="24"/>
          <w:lang w:val="en-GB"/>
        </w:rPr>
        <w:t xml:space="preserve">genome </w:t>
      </w:r>
      <w:r w:rsidRPr="009450FC">
        <w:rPr>
          <w:rFonts w:ascii="Arial" w:hAnsi="Arial" w:cs="Arial"/>
          <w:sz w:val="24"/>
          <w:szCs w:val="24"/>
          <w:lang w:val="en-GB"/>
        </w:rPr>
        <w:t>coordinates for each category, with the corresponding Chi-Squared statistic shown in the bottom half of the plot. An example of this analysis and respective plots is given as Supplementary Figure 1</w:t>
      </w:r>
      <w:r w:rsidR="00FB07D3">
        <w:rPr>
          <w:rFonts w:ascii="Arial" w:hAnsi="Arial" w:cs="Arial"/>
          <w:sz w:val="24"/>
          <w:szCs w:val="24"/>
          <w:lang w:val="en-GB"/>
        </w:rPr>
        <w:t>2</w:t>
      </w:r>
      <w:r w:rsidRPr="009450FC">
        <w:rPr>
          <w:rFonts w:ascii="Arial" w:hAnsi="Arial" w:cs="Arial"/>
          <w:sz w:val="24"/>
          <w:szCs w:val="24"/>
          <w:lang w:val="en-GB"/>
        </w:rPr>
        <w:t>, using RBFOX2 as a case-study</w:t>
      </w:r>
      <w:r w:rsidR="00CF494D">
        <w:rPr>
          <w:rFonts w:ascii="Arial" w:hAnsi="Arial" w:cs="Arial"/>
          <w:sz w:val="24"/>
          <w:szCs w:val="24"/>
          <w:lang w:val="en-GB"/>
        </w:rPr>
        <w:t>.</w:t>
      </w:r>
    </w:p>
    <w:p w14:paraId="640D8DAA" w14:textId="77777777" w:rsidR="00FE7F5C" w:rsidRDefault="00FE7F5C" w:rsidP="00FE7F5C">
      <w:pPr>
        <w:jc w:val="both"/>
        <w:rPr>
          <w:rFonts w:ascii="Arial" w:hAnsi="Arial" w:cs="Arial"/>
          <w:sz w:val="24"/>
          <w:szCs w:val="24"/>
          <w:lang w:val="en-GB"/>
        </w:rPr>
      </w:pPr>
      <w:r w:rsidRPr="009450FC">
        <w:rPr>
          <w:rFonts w:ascii="Arial" w:hAnsi="Arial" w:cs="Arial"/>
          <w:sz w:val="24"/>
          <w:szCs w:val="24"/>
          <w:lang w:val="en-GB"/>
        </w:rPr>
        <w:t xml:space="preserve">Taken together, these steps generate statistically assessed RBP binding maps for maintained, increased, and decreased exon inclusion events. This process was performed in </w:t>
      </w:r>
      <w:r w:rsidRPr="009450FC">
        <w:rPr>
          <w:rFonts w:ascii="Cascadia Code" w:hAnsi="Cascadia Code" w:cs="Arial"/>
          <w:sz w:val="24"/>
          <w:szCs w:val="24"/>
          <w:lang w:val="en-GB"/>
        </w:rPr>
        <w:t>R</w:t>
      </w:r>
      <w:r w:rsidRPr="009450FC">
        <w:rPr>
          <w:rFonts w:ascii="Arial" w:hAnsi="Arial" w:cs="Arial"/>
          <w:sz w:val="24"/>
          <w:szCs w:val="24"/>
          <w:lang w:val="en-GB"/>
        </w:rPr>
        <w:t xml:space="preserve"> (v. 4.1.2).</w:t>
      </w:r>
    </w:p>
    <w:p w14:paraId="28C639C0" w14:textId="642943B2" w:rsidR="00030CF8" w:rsidRPr="001B750D" w:rsidRDefault="00030CF8" w:rsidP="00533F41">
      <w:pPr>
        <w:pStyle w:val="Ttulo1"/>
        <w:rPr>
          <w:lang w:val="en-GB"/>
        </w:rPr>
      </w:pPr>
      <w:r w:rsidRPr="001B750D">
        <w:rPr>
          <w:lang w:val="en-GB"/>
        </w:rPr>
        <w:t>Results</w:t>
      </w:r>
    </w:p>
    <w:p w14:paraId="57A2515E" w14:textId="76215D70" w:rsidR="00030CF8" w:rsidRPr="001B750D" w:rsidRDefault="00030CF8" w:rsidP="0005428B">
      <w:pPr>
        <w:pStyle w:val="Ttulo2"/>
        <w:rPr>
          <w:lang w:val="en-GB"/>
        </w:rPr>
      </w:pPr>
      <w:r w:rsidRPr="001B750D">
        <w:rPr>
          <w:lang w:val="en-GB"/>
        </w:rPr>
        <w:t xml:space="preserve">Different SG </w:t>
      </w:r>
      <w:r w:rsidR="00CF3DAD" w:rsidRPr="001B750D">
        <w:rPr>
          <w:lang w:val="en-GB"/>
        </w:rPr>
        <w:t>p</w:t>
      </w:r>
      <w:r w:rsidRPr="001B750D">
        <w:rPr>
          <w:lang w:val="en-GB"/>
        </w:rPr>
        <w:t xml:space="preserve">urification </w:t>
      </w:r>
      <w:r w:rsidR="00CF3DAD" w:rsidRPr="001B750D">
        <w:rPr>
          <w:lang w:val="en-GB"/>
        </w:rPr>
        <w:t>t</w:t>
      </w:r>
      <w:r w:rsidRPr="001B750D">
        <w:rPr>
          <w:lang w:val="en-GB"/>
        </w:rPr>
        <w:t xml:space="preserve">echniques </w:t>
      </w:r>
      <w:r w:rsidR="00B265A9" w:rsidRPr="001B750D">
        <w:rPr>
          <w:lang w:val="en-GB"/>
        </w:rPr>
        <w:t>yield</w:t>
      </w:r>
      <w:r w:rsidRPr="001B750D">
        <w:rPr>
          <w:lang w:val="en-GB"/>
        </w:rPr>
        <w:t xml:space="preserve"> </w:t>
      </w:r>
      <w:r w:rsidR="00CF3DAD" w:rsidRPr="001B750D">
        <w:rPr>
          <w:lang w:val="en-GB"/>
        </w:rPr>
        <w:t>d</w:t>
      </w:r>
      <w:r w:rsidRPr="001B750D">
        <w:rPr>
          <w:lang w:val="en-GB"/>
        </w:rPr>
        <w:t xml:space="preserve">ifferent </w:t>
      </w:r>
      <w:r w:rsidR="00B265A9" w:rsidRPr="001B750D">
        <w:rPr>
          <w:lang w:val="en-GB"/>
        </w:rPr>
        <w:t xml:space="preserve">SG transcriptomes </w:t>
      </w:r>
    </w:p>
    <w:p w14:paraId="5FD1C6DE" w14:textId="77777777" w:rsidR="007825DE" w:rsidRDefault="003F5D37" w:rsidP="0098059C">
      <w:pPr>
        <w:jc w:val="both"/>
        <w:rPr>
          <w:rFonts w:ascii="Arial" w:hAnsi="Arial" w:cs="Arial"/>
          <w:sz w:val="24"/>
          <w:szCs w:val="24"/>
          <w:lang w:val="en-GB"/>
        </w:rPr>
      </w:pPr>
      <w:r w:rsidRPr="001B750D">
        <w:rPr>
          <w:rFonts w:ascii="Arial" w:hAnsi="Arial" w:cs="Arial"/>
          <w:sz w:val="24"/>
          <w:szCs w:val="24"/>
          <w:lang w:val="en-GB"/>
        </w:rPr>
        <w:t>We</w:t>
      </w:r>
      <w:r w:rsidR="00850B0A" w:rsidRPr="001B750D">
        <w:rPr>
          <w:rFonts w:ascii="Arial" w:hAnsi="Arial" w:cs="Arial"/>
          <w:sz w:val="24"/>
          <w:szCs w:val="24"/>
          <w:lang w:val="en-GB"/>
        </w:rPr>
        <w:t xml:space="preserve"> first compiled public</w:t>
      </w:r>
      <w:r w:rsidR="00C70114" w:rsidRPr="001B750D">
        <w:rPr>
          <w:rFonts w:ascii="Arial" w:hAnsi="Arial" w:cs="Arial"/>
          <w:sz w:val="24"/>
          <w:szCs w:val="24"/>
          <w:lang w:val="en-GB"/>
        </w:rPr>
        <w:t>ly available</w:t>
      </w:r>
      <w:r w:rsidR="00850B0A" w:rsidRPr="001B750D">
        <w:rPr>
          <w:rFonts w:ascii="Arial" w:hAnsi="Arial" w:cs="Arial"/>
          <w:sz w:val="24"/>
          <w:szCs w:val="24"/>
          <w:lang w:val="en-GB"/>
        </w:rPr>
        <w:t xml:space="preserve"> </w:t>
      </w:r>
      <w:r w:rsidR="00137866" w:rsidRPr="001B750D">
        <w:rPr>
          <w:rFonts w:ascii="Arial" w:hAnsi="Arial" w:cs="Arial"/>
          <w:sz w:val="24"/>
          <w:szCs w:val="24"/>
          <w:lang w:val="en-GB"/>
        </w:rPr>
        <w:t xml:space="preserve">transcriptomic </w:t>
      </w:r>
      <w:r w:rsidR="00850B0A" w:rsidRPr="001B750D">
        <w:rPr>
          <w:rFonts w:ascii="Arial" w:hAnsi="Arial" w:cs="Arial"/>
          <w:sz w:val="24"/>
          <w:szCs w:val="24"/>
          <w:lang w:val="en-GB"/>
        </w:rPr>
        <w:t xml:space="preserve">datasets </w:t>
      </w:r>
      <w:r w:rsidR="00137866" w:rsidRPr="001B750D">
        <w:rPr>
          <w:rFonts w:ascii="Arial" w:hAnsi="Arial" w:cs="Arial"/>
          <w:sz w:val="24"/>
          <w:szCs w:val="24"/>
          <w:lang w:val="en-GB"/>
        </w:rPr>
        <w:t xml:space="preserve">of </w:t>
      </w:r>
      <w:r w:rsidR="00234381" w:rsidRPr="001B750D">
        <w:rPr>
          <w:rFonts w:ascii="Arial" w:hAnsi="Arial" w:cs="Arial"/>
          <w:sz w:val="24"/>
          <w:szCs w:val="24"/>
          <w:lang w:val="en-GB"/>
        </w:rPr>
        <w:t xml:space="preserve">human </w:t>
      </w:r>
      <w:r w:rsidR="00850B0A" w:rsidRPr="001B750D">
        <w:rPr>
          <w:rFonts w:ascii="Arial" w:hAnsi="Arial" w:cs="Arial"/>
          <w:sz w:val="24"/>
          <w:szCs w:val="24"/>
          <w:lang w:val="en-GB"/>
        </w:rPr>
        <w:t>SG</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DC6BDF" w:rsidRPr="001B750D">
        <w:rPr>
          <w:rFonts w:ascii="Arial" w:hAnsi="Arial" w:cs="Arial"/>
          <w:sz w:val="24"/>
          <w:szCs w:val="24"/>
          <w:lang w:val="en-GB"/>
        </w:rPr>
        <w:t>isolated</w:t>
      </w:r>
      <w:r w:rsidR="00137866" w:rsidRPr="001B750D">
        <w:rPr>
          <w:rFonts w:ascii="Arial" w:hAnsi="Arial" w:cs="Arial"/>
          <w:sz w:val="24"/>
          <w:szCs w:val="24"/>
          <w:lang w:val="en-GB"/>
        </w:rPr>
        <w:t xml:space="preserve"> </w:t>
      </w:r>
      <w:r w:rsidR="00850B0A" w:rsidRPr="001B750D">
        <w:rPr>
          <w:rFonts w:ascii="Arial" w:hAnsi="Arial" w:cs="Arial"/>
          <w:sz w:val="24"/>
          <w:szCs w:val="24"/>
          <w:lang w:val="en-GB"/>
        </w:rPr>
        <w:t xml:space="preserve">through </w:t>
      </w:r>
      <w:r w:rsidR="00137866" w:rsidRPr="001B750D">
        <w:rPr>
          <w:rFonts w:ascii="Arial" w:hAnsi="Arial" w:cs="Arial"/>
          <w:sz w:val="24"/>
          <w:szCs w:val="24"/>
          <w:lang w:val="en-GB"/>
        </w:rPr>
        <w:t>various</w:t>
      </w:r>
      <w:r w:rsidR="00850B0A" w:rsidRPr="001B750D">
        <w:rPr>
          <w:rFonts w:ascii="Arial" w:hAnsi="Arial" w:cs="Arial"/>
          <w:sz w:val="24"/>
          <w:szCs w:val="24"/>
          <w:lang w:val="en-GB"/>
        </w:rPr>
        <w:t xml:space="preserve"> method</w:t>
      </w:r>
      <w:r w:rsidR="00137866" w:rsidRPr="001B750D">
        <w:rPr>
          <w:rFonts w:ascii="Arial" w:hAnsi="Arial" w:cs="Arial"/>
          <w:sz w:val="24"/>
          <w:szCs w:val="24"/>
          <w:lang w:val="en-GB"/>
        </w:rPr>
        <w:t>s</w:t>
      </w:r>
      <w:r w:rsidR="00850B0A" w:rsidRPr="001B750D">
        <w:rPr>
          <w:rFonts w:ascii="Arial" w:hAnsi="Arial" w:cs="Arial"/>
          <w:sz w:val="24"/>
          <w:szCs w:val="24"/>
          <w:lang w:val="en-GB"/>
        </w:rPr>
        <w:t xml:space="preserve"> (</w:t>
      </w:r>
      <w:r w:rsidR="00030CF8" w:rsidRPr="001B750D">
        <w:rPr>
          <w:rFonts w:ascii="Arial" w:hAnsi="Arial" w:cs="Arial"/>
          <w:sz w:val="24"/>
          <w:szCs w:val="24"/>
          <w:lang w:val="en-GB"/>
        </w:rPr>
        <w:t>Table 1</w:t>
      </w:r>
      <w:r w:rsidR="00234381" w:rsidRPr="001B750D">
        <w:rPr>
          <w:rFonts w:ascii="Arial" w:hAnsi="Arial" w:cs="Arial"/>
          <w:sz w:val="24"/>
          <w:szCs w:val="24"/>
          <w:lang w:val="en-GB"/>
        </w:rPr>
        <w:t>)</w:t>
      </w:r>
      <w:r w:rsidR="00ED5844" w:rsidRPr="001B750D">
        <w:rPr>
          <w:rFonts w:ascii="Arial" w:hAnsi="Arial" w:cs="Arial"/>
          <w:sz w:val="24"/>
          <w:szCs w:val="24"/>
          <w:lang w:val="en-GB"/>
        </w:rPr>
        <w:t xml:space="preserve">. </w:t>
      </w:r>
    </w:p>
    <w:p w14:paraId="5BF7F28E" w14:textId="77777777" w:rsidR="007825DE" w:rsidRPr="00CD17BC" w:rsidRDefault="007825DE" w:rsidP="007825DE">
      <w:pPr>
        <w:jc w:val="both"/>
        <w:rPr>
          <w:rFonts w:ascii="Arial" w:hAnsi="Arial" w:cs="Arial"/>
          <w:sz w:val="20"/>
          <w:szCs w:val="20"/>
          <w:lang w:val="en-GB"/>
        </w:rPr>
      </w:pPr>
      <w:r w:rsidRPr="00CD17BC">
        <w:rPr>
          <w:rFonts w:ascii="Arial" w:hAnsi="Arial" w:cs="Arial"/>
          <w:b/>
          <w:bCs/>
          <w:sz w:val="20"/>
          <w:szCs w:val="20"/>
          <w:lang w:val="en-GB"/>
        </w:rPr>
        <w:t>Table 1</w:t>
      </w:r>
      <w:r w:rsidRPr="00CD17BC">
        <w:rPr>
          <w:rFonts w:ascii="Arial" w:hAnsi="Arial" w:cs="Arial"/>
          <w:sz w:val="20"/>
          <w:szCs w:val="20"/>
          <w:lang w:val="en-GB"/>
        </w:rPr>
        <w:t xml:space="preserve">. </w:t>
      </w:r>
      <w:r w:rsidRPr="00CD17BC">
        <w:rPr>
          <w:rFonts w:ascii="Arial" w:hAnsi="Arial" w:cs="Arial"/>
          <w:b/>
          <w:bCs/>
          <w:sz w:val="20"/>
          <w:szCs w:val="20"/>
          <w:lang w:val="en-GB"/>
        </w:rPr>
        <w:t>Gene Expression Omnibus (GEO) datasets used for human SG transcriptome analyses.</w:t>
      </w:r>
      <w:r w:rsidRPr="00CD17BC">
        <w:rPr>
          <w:rFonts w:ascii="Arial" w:hAnsi="Arial" w:cs="Arial"/>
          <w:sz w:val="20"/>
          <w:szCs w:val="20"/>
          <w:lang w:val="en-GB"/>
        </w:rPr>
        <w:t xml:space="preserve"> For each </w:t>
      </w:r>
      <w:r w:rsidRPr="00CD17BC">
        <w:rPr>
          <w:rFonts w:ascii="Arial" w:hAnsi="Arial" w:cs="Arial"/>
          <w:i/>
          <w:iCs/>
          <w:sz w:val="20"/>
          <w:szCs w:val="20"/>
          <w:lang w:val="en-GB"/>
        </w:rPr>
        <w:t>Study</w:t>
      </w:r>
      <w:r w:rsidRPr="00CD17BC">
        <w:rPr>
          <w:rFonts w:ascii="Arial" w:hAnsi="Arial" w:cs="Arial"/>
          <w:sz w:val="20"/>
          <w:szCs w:val="20"/>
          <w:lang w:val="en-GB"/>
        </w:rPr>
        <w:t xml:space="preserve">, the table lists the SG isolation </w:t>
      </w:r>
      <w:r w:rsidRPr="00CD17BC">
        <w:rPr>
          <w:rFonts w:ascii="Arial" w:hAnsi="Arial" w:cs="Arial"/>
          <w:i/>
          <w:iCs/>
          <w:sz w:val="20"/>
          <w:szCs w:val="20"/>
          <w:lang w:val="en-GB"/>
        </w:rPr>
        <w:t>Method</w:t>
      </w:r>
      <w:r w:rsidRPr="00CD17BC">
        <w:rPr>
          <w:rFonts w:ascii="Arial" w:hAnsi="Arial" w:cs="Arial"/>
          <w:sz w:val="20"/>
          <w:szCs w:val="20"/>
          <w:lang w:val="en-GB"/>
        </w:rPr>
        <w:t xml:space="preserve">, </w:t>
      </w:r>
      <w:r w:rsidRPr="00CD17BC">
        <w:rPr>
          <w:rFonts w:ascii="Arial" w:hAnsi="Arial" w:cs="Arial"/>
          <w:i/>
          <w:iCs/>
          <w:sz w:val="20"/>
          <w:szCs w:val="20"/>
          <w:lang w:val="en-GB"/>
        </w:rPr>
        <w:t>Stress</w:t>
      </w:r>
      <w:r w:rsidRPr="00CD17BC">
        <w:rPr>
          <w:rFonts w:ascii="Arial" w:hAnsi="Arial" w:cs="Arial"/>
          <w:sz w:val="20"/>
          <w:szCs w:val="20"/>
          <w:lang w:val="en-GB"/>
        </w:rPr>
        <w:t xml:space="preserve"> stimulus, </w:t>
      </w:r>
      <w:r w:rsidRPr="00CD17BC">
        <w:rPr>
          <w:rFonts w:ascii="Arial" w:hAnsi="Arial" w:cs="Arial"/>
          <w:i/>
          <w:iCs/>
          <w:sz w:val="20"/>
          <w:szCs w:val="20"/>
          <w:lang w:val="en-GB"/>
        </w:rPr>
        <w:t>Target</w:t>
      </w:r>
      <w:r w:rsidRPr="00CD17BC">
        <w:rPr>
          <w:rFonts w:ascii="Arial" w:hAnsi="Arial" w:cs="Arial"/>
          <w:sz w:val="20"/>
          <w:szCs w:val="20"/>
          <w:lang w:val="en-GB"/>
        </w:rPr>
        <w:t xml:space="preserve"> used for SG isolation, </w:t>
      </w:r>
      <w:r w:rsidRPr="00CD17BC">
        <w:rPr>
          <w:rFonts w:ascii="Arial" w:hAnsi="Arial" w:cs="Arial"/>
          <w:i/>
          <w:iCs/>
          <w:sz w:val="20"/>
          <w:szCs w:val="20"/>
          <w:lang w:val="en-GB"/>
        </w:rPr>
        <w:t>Cell</w:t>
      </w:r>
      <w:r w:rsidRPr="00CD17BC">
        <w:rPr>
          <w:rFonts w:ascii="Arial" w:hAnsi="Arial" w:cs="Arial"/>
          <w:sz w:val="20"/>
          <w:szCs w:val="20"/>
          <w:lang w:val="en-GB"/>
        </w:rPr>
        <w:t xml:space="preserve"> types involved, and associated </w:t>
      </w:r>
      <w:r w:rsidRPr="00CD17BC">
        <w:rPr>
          <w:rFonts w:ascii="Arial" w:hAnsi="Arial" w:cs="Arial"/>
          <w:i/>
          <w:iCs/>
          <w:sz w:val="20"/>
          <w:szCs w:val="20"/>
          <w:lang w:val="en-GB"/>
        </w:rPr>
        <w:t>Transcriptome</w:t>
      </w:r>
      <w:r w:rsidRPr="00CD17BC">
        <w:rPr>
          <w:rFonts w:ascii="Arial" w:hAnsi="Arial" w:cs="Arial"/>
          <w:sz w:val="20"/>
          <w:szCs w:val="20"/>
          <w:lang w:val="en-GB"/>
        </w:rPr>
        <w:t xml:space="preserve"> alterations (including transient changes), and GEO accession number (</w:t>
      </w:r>
      <w:r w:rsidRPr="00CD17BC">
        <w:rPr>
          <w:rFonts w:ascii="Arial" w:hAnsi="Arial" w:cs="Arial"/>
          <w:i/>
          <w:iCs/>
          <w:sz w:val="20"/>
          <w:szCs w:val="20"/>
          <w:lang w:val="en-GB"/>
        </w:rPr>
        <w:t>GSEID</w:t>
      </w:r>
      <w:r w:rsidRPr="00CD17BC">
        <w:rPr>
          <w:rFonts w:ascii="Arial" w:hAnsi="Arial" w:cs="Arial"/>
          <w:sz w:val="20"/>
          <w:szCs w:val="20"/>
          <w:lang w:val="en-GB"/>
        </w:rPr>
        <w:t xml:space="preserve">). G3BP refers to G3BP1 alone or both G3BP1 and G3BP2. For the PIC, PHOTON, and FANCI methods, </w:t>
      </w:r>
      <w:r w:rsidRPr="00CD17BC">
        <w:rPr>
          <w:rFonts w:ascii="Arial" w:hAnsi="Arial" w:cs="Arial"/>
          <w:i/>
          <w:iCs/>
          <w:sz w:val="20"/>
          <w:szCs w:val="20"/>
          <w:lang w:val="en-GB"/>
        </w:rPr>
        <w:t>Target</w:t>
      </w:r>
      <w:r w:rsidRPr="00CD17BC">
        <w:rPr>
          <w:rFonts w:ascii="Arial" w:hAnsi="Arial" w:cs="Arial"/>
          <w:sz w:val="20"/>
          <w:szCs w:val="20"/>
          <w:lang w:val="en-GB"/>
        </w:rPr>
        <w:t xml:space="preserve"> refers to the antibody used to mark SGs via immunofluorescence, enabling photo-based or fluorescence-activated isolation. DC – Differential centrifugation; DC* – Differential centrifugation without immunoprecipitation; PL – Proximity labelling; PL** – Proximity labelling-derived technique; PIC – Photo-isolation chemistry; </w:t>
      </w:r>
      <w:proofErr w:type="spellStart"/>
      <w:r w:rsidRPr="00CD17BC">
        <w:rPr>
          <w:rFonts w:ascii="Arial" w:hAnsi="Arial" w:cs="Arial"/>
          <w:sz w:val="20"/>
          <w:szCs w:val="20"/>
          <w:lang w:val="en-GB"/>
        </w:rPr>
        <w:t>eCLIP-Seq</w:t>
      </w:r>
      <w:proofErr w:type="spellEnd"/>
      <w:r w:rsidRPr="00CD17BC">
        <w:rPr>
          <w:rFonts w:ascii="Arial" w:hAnsi="Arial" w:cs="Arial"/>
          <w:sz w:val="20"/>
          <w:szCs w:val="20"/>
          <w:lang w:val="en-GB"/>
        </w:rPr>
        <w:t xml:space="preserve"> – Enhanced cross-linking and immunoprecipitation sequencing; ARTR-</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 Assay for reverse transcription-based RBP binding site sequencing; FANCI – Fluorescence-activated non-membrane condensate isolation; PHOTON – </w:t>
      </w:r>
      <w:proofErr w:type="spellStart"/>
      <w:r w:rsidRPr="00CD17BC">
        <w:rPr>
          <w:rFonts w:ascii="Arial" w:hAnsi="Arial" w:cs="Arial"/>
          <w:sz w:val="20"/>
          <w:szCs w:val="20"/>
          <w:lang w:val="en-GB"/>
        </w:rPr>
        <w:t>Photoselection</w:t>
      </w:r>
      <w:proofErr w:type="spellEnd"/>
      <w:r w:rsidRPr="00CD17BC">
        <w:rPr>
          <w:rFonts w:ascii="Arial" w:hAnsi="Arial" w:cs="Arial"/>
          <w:sz w:val="20"/>
          <w:szCs w:val="20"/>
          <w:lang w:val="en-GB"/>
        </w:rPr>
        <w:t xml:space="preserve"> of transcriptome over nanoscale.</w:t>
      </w:r>
    </w:p>
    <w:tbl>
      <w:tblPr>
        <w:tblStyle w:val="TabeladeGrelha6Colorida"/>
        <w:tblW w:w="9922" w:type="dxa"/>
        <w:tblInd w:w="-5" w:type="dxa"/>
        <w:tblLook w:val="04A0" w:firstRow="1" w:lastRow="0" w:firstColumn="1" w:lastColumn="0" w:noHBand="0" w:noVBand="1"/>
      </w:tblPr>
      <w:tblGrid>
        <w:gridCol w:w="1655"/>
        <w:gridCol w:w="1082"/>
        <w:gridCol w:w="1547"/>
        <w:gridCol w:w="1005"/>
        <w:gridCol w:w="1099"/>
        <w:gridCol w:w="1898"/>
        <w:gridCol w:w="1636"/>
      </w:tblGrid>
      <w:tr w:rsidR="007825DE" w:rsidRPr="00B475D4" w14:paraId="360B4271" w14:textId="77777777" w:rsidTr="00CD1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10C66" w14:textId="77777777" w:rsidR="007825DE" w:rsidRPr="00CD17BC" w:rsidRDefault="007825DE" w:rsidP="00CD17BC">
            <w:pPr>
              <w:jc w:val="center"/>
              <w:rPr>
                <w:rFonts w:ascii="Arial" w:hAnsi="Arial" w:cs="Arial"/>
                <w:sz w:val="24"/>
                <w:szCs w:val="24"/>
                <w:lang w:val="en-GB"/>
              </w:rPr>
            </w:pPr>
            <w:r w:rsidRPr="00CD17BC">
              <w:rPr>
                <w:rFonts w:ascii="Arial" w:hAnsi="Arial" w:cs="Arial"/>
                <w:sz w:val="24"/>
                <w:szCs w:val="24"/>
                <w:lang w:val="en-GB"/>
              </w:rPr>
              <w:t>Study</w:t>
            </w:r>
          </w:p>
        </w:tc>
        <w:tc>
          <w:tcPr>
            <w:tcW w:w="0" w:type="auto"/>
            <w:vAlign w:val="center"/>
          </w:tcPr>
          <w:p w14:paraId="58E58496"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Method</w:t>
            </w:r>
          </w:p>
        </w:tc>
        <w:tc>
          <w:tcPr>
            <w:tcW w:w="0" w:type="auto"/>
            <w:vAlign w:val="center"/>
          </w:tcPr>
          <w:p w14:paraId="781C5F08"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Stress</w:t>
            </w:r>
          </w:p>
        </w:tc>
        <w:tc>
          <w:tcPr>
            <w:tcW w:w="0" w:type="auto"/>
            <w:vAlign w:val="center"/>
          </w:tcPr>
          <w:p w14:paraId="7376AF5D"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Target</w:t>
            </w:r>
          </w:p>
        </w:tc>
        <w:tc>
          <w:tcPr>
            <w:tcW w:w="0" w:type="auto"/>
            <w:vAlign w:val="center"/>
          </w:tcPr>
          <w:p w14:paraId="2B326D8F"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Cell</w:t>
            </w:r>
          </w:p>
        </w:tc>
        <w:tc>
          <w:tcPr>
            <w:tcW w:w="0" w:type="auto"/>
            <w:vAlign w:val="center"/>
          </w:tcPr>
          <w:p w14:paraId="48A1DAA5"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Transcriptome</w:t>
            </w:r>
          </w:p>
        </w:tc>
        <w:tc>
          <w:tcPr>
            <w:tcW w:w="0" w:type="auto"/>
            <w:vAlign w:val="center"/>
          </w:tcPr>
          <w:p w14:paraId="044DC1AA" w14:textId="77777777" w:rsidR="007825DE" w:rsidRPr="00CD17BC" w:rsidRDefault="007825DE" w:rsidP="00CD17B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
            </w:pPr>
            <w:r w:rsidRPr="00CD17BC">
              <w:rPr>
                <w:rFonts w:ascii="Arial" w:hAnsi="Arial" w:cs="Arial"/>
                <w:sz w:val="24"/>
                <w:szCs w:val="24"/>
                <w:lang w:val="en-GB"/>
              </w:rPr>
              <w:t>GSEID</w:t>
            </w:r>
          </w:p>
        </w:tc>
      </w:tr>
      <w:tr w:rsidR="007825DE" w:rsidRPr="00B475D4" w14:paraId="1EE89922"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00BEEB" w14:textId="6F7A8E1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GXD62pYv","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p>
        </w:tc>
        <w:tc>
          <w:tcPr>
            <w:tcW w:w="0" w:type="auto"/>
            <w:vAlign w:val="center"/>
          </w:tcPr>
          <w:p w14:paraId="5CA91D5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ED7F9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928F4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790904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7FFBF80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0067886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GSE99304</w:t>
            </w:r>
          </w:p>
        </w:tc>
      </w:tr>
      <w:tr w:rsidR="007825DE" w:rsidRPr="00B475D4" w14:paraId="7C9B18B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C476C4B" w14:textId="7E739E8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YI3Rm4BT","properties":{"formattedCitation":"(41)","plainCitation":"(41)","noteIndex":0},"citationItems":[{"id":"7QlDGlPw/8f8ZloUy","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(41)</w:t>
            </w:r>
            <w:r w:rsidRPr="00CD17BC">
              <w:rPr>
                <w:rFonts w:ascii="Arial" w:hAnsi="Arial" w:cs="Arial"/>
                <w:sz w:val="20"/>
                <w:szCs w:val="20"/>
                <w:lang w:val="en-GB"/>
              </w:rPr>
              <w:fldChar w:fldCharType="end"/>
            </w:r>
          </w:p>
        </w:tc>
        <w:tc>
          <w:tcPr>
            <w:tcW w:w="0" w:type="auto"/>
            <w:vAlign w:val="center"/>
          </w:tcPr>
          <w:p w14:paraId="3B12514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48C547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35F19C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None</w:t>
            </w:r>
          </w:p>
        </w:tc>
        <w:tc>
          <w:tcPr>
            <w:tcW w:w="0" w:type="auto"/>
            <w:vAlign w:val="center"/>
          </w:tcPr>
          <w:p w14:paraId="026C862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1863CCC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47B4C29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GSE138988</w:t>
            </w:r>
          </w:p>
        </w:tc>
      </w:tr>
      <w:tr w:rsidR="007825DE" w:rsidRPr="00B475D4" w14:paraId="2A70BAAA"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0F0A5A" w14:textId="07C4B72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A. Padrón 2019</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{"citationID":"7CjIoYXS","properties":{"formattedCitation":"(42)","plainCitation":"(42)","noteIndex":0},"citationItems":[{"id":"7QlDGlPw/gkhNPGSd","uris":["http://zotero.org/users/local/q86rvdj2/items/GSP7GE7Q"],"itemData":{"id":35,"type":"article-journal","abstract":"Diverse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(42)</w:t>
            </w:r>
            <w:r w:rsidRPr="00CD17BC">
              <w:rPr>
                <w:rFonts w:ascii="Arial" w:hAnsi="Arial" w:cs="Arial"/>
                <w:sz w:val="20"/>
                <w:szCs w:val="20"/>
                <w:lang w:val="en-GB"/>
              </w:rPr>
              <w:fldChar w:fldCharType="end"/>
            </w:r>
          </w:p>
        </w:tc>
        <w:tc>
          <w:tcPr>
            <w:tcW w:w="0" w:type="auto"/>
            <w:vAlign w:val="center"/>
          </w:tcPr>
          <w:p w14:paraId="0D0D06A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47C3D92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 xml:space="preserve">Heat-shock and </w:t>
            </w:r>
            <w:proofErr w:type="spellStart"/>
            <w:r w:rsidRPr="00CD17BC">
              <w:rPr>
                <w:rFonts w:ascii="Arial" w:hAnsi="Arial" w:cs="Arial"/>
                <w:sz w:val="20"/>
                <w:szCs w:val="20"/>
                <w:lang w:val="en-GB"/>
              </w:rPr>
              <w:t>Hippuristanol</w:t>
            </w:r>
            <w:proofErr w:type="spellEnd"/>
          </w:p>
        </w:tc>
        <w:tc>
          <w:tcPr>
            <w:tcW w:w="0" w:type="auto"/>
            <w:vAlign w:val="center"/>
          </w:tcPr>
          <w:p w14:paraId="3F6D98E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eIF4A</w:t>
            </w:r>
          </w:p>
        </w:tc>
        <w:tc>
          <w:tcPr>
            <w:tcW w:w="0" w:type="auto"/>
            <w:vAlign w:val="center"/>
          </w:tcPr>
          <w:p w14:paraId="6A8F046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w:t>
            </w:r>
          </w:p>
        </w:tc>
        <w:tc>
          <w:tcPr>
            <w:tcW w:w="0" w:type="auto"/>
            <w:vAlign w:val="center"/>
          </w:tcPr>
          <w:p w14:paraId="0BA87EE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APEX2-eIF4A</w:t>
            </w:r>
          </w:p>
        </w:tc>
        <w:tc>
          <w:tcPr>
            <w:tcW w:w="0" w:type="auto"/>
            <w:vAlign w:val="center"/>
          </w:tcPr>
          <w:p w14:paraId="5A19CA3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GSE121575</w:t>
            </w:r>
          </w:p>
        </w:tc>
      </w:tr>
      <w:tr w:rsidR="007825DE" w:rsidRPr="00B475D4" w14:paraId="040EFA8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41B5D530" w14:textId="02D3701D"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lastRenderedPageBreak/>
              <w:t xml:space="preserve">SP. </w:t>
            </w:r>
            <w:proofErr w:type="spellStart"/>
            <w:r w:rsidRPr="00CD17BC">
              <w:rPr>
                <w:rFonts w:ascii="Arial" w:hAnsi="Arial" w:cs="Arial"/>
                <w:sz w:val="20"/>
                <w:szCs w:val="20"/>
                <w:lang w:val="en-GB"/>
              </w:rPr>
              <w:t>Somasekharan</w:t>
            </w:r>
            <w:proofErr w:type="spellEnd"/>
            <w:r w:rsidRPr="00CD17BC">
              <w:rPr>
                <w:rFonts w:ascii="Arial" w:hAnsi="Arial" w:cs="Arial"/>
                <w:sz w:val="20"/>
                <w:szCs w:val="20"/>
                <w:lang w:val="en-GB"/>
              </w:rPr>
              <w:t xml:space="preserve"> 2020</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JW3zPRf","properties":{"formattedCitation":"(29)","plainCitation":"(29)","noteIndex":0},"citationItems":[{"id":"7QlDGlPw/J6uUxkLm","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p>
        </w:tc>
        <w:tc>
          <w:tcPr>
            <w:tcW w:w="0" w:type="auto"/>
            <w:vAlign w:val="center"/>
          </w:tcPr>
          <w:p w14:paraId="77C06C9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C1230F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50ECA35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142D18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PC-3</w:t>
            </w:r>
          </w:p>
        </w:tc>
        <w:tc>
          <w:tcPr>
            <w:tcW w:w="0" w:type="auto"/>
            <w:vAlign w:val="center"/>
          </w:tcPr>
          <w:p w14:paraId="1B6D76E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APEX2-G3BP</w:t>
            </w:r>
          </w:p>
        </w:tc>
        <w:tc>
          <w:tcPr>
            <w:tcW w:w="0" w:type="auto"/>
            <w:vAlign w:val="center"/>
          </w:tcPr>
          <w:p w14:paraId="517802C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GSE138058</w:t>
            </w:r>
          </w:p>
        </w:tc>
      </w:tr>
      <w:tr w:rsidR="007825DE" w:rsidRPr="00B475D4" w14:paraId="4D2C7DE8"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AE31BC" w14:textId="5D8229A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T. Matheny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{"citationID":"bswUvPNu","properties":{"formattedCitation":"(43, 44)","plainCitation":"(43, 44)","noteIndex":0},"citationItems":[{"id":"7QlDGlPw/vZJtCPF5","uris":["http://zotero.org/users/local/1p9EH8ax/items/JRJEKK4Q"],"itemData":{"id":"ixGPuM3I/LfeLao1K","type":"article-journal","abstract":"Stress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(43, 44)</w:t>
            </w:r>
            <w:r w:rsidRPr="00CD17BC">
              <w:rPr>
                <w:rFonts w:ascii="Arial" w:hAnsi="Arial" w:cs="Arial"/>
                <w:sz w:val="20"/>
                <w:szCs w:val="20"/>
                <w:lang w:val="en-GB"/>
              </w:rPr>
              <w:fldChar w:fldCharType="end"/>
            </w:r>
          </w:p>
        </w:tc>
        <w:tc>
          <w:tcPr>
            <w:tcW w:w="0" w:type="auto"/>
            <w:vAlign w:val="center"/>
          </w:tcPr>
          <w:p w14:paraId="2EB6DC9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8E71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7A06489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PABPC1 and G3BP</w:t>
            </w:r>
          </w:p>
        </w:tc>
        <w:tc>
          <w:tcPr>
            <w:tcW w:w="0" w:type="auto"/>
            <w:vAlign w:val="center"/>
          </w:tcPr>
          <w:p w14:paraId="5E1B2CD5"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5393C3E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G3BP-GFP and G3BP KO</w:t>
            </w:r>
          </w:p>
        </w:tc>
        <w:tc>
          <w:tcPr>
            <w:tcW w:w="0" w:type="auto"/>
            <w:vAlign w:val="center"/>
          </w:tcPr>
          <w:p w14:paraId="66CFCE5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GSE119977</w:t>
            </w:r>
          </w:p>
        </w:tc>
      </w:tr>
      <w:tr w:rsidR="007825DE" w:rsidRPr="00B475D4" w14:paraId="2C6A873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E708FE" w14:textId="766C6D51"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M. Honda 2021</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{"citationID":"4HHAAifP","properties":{"formattedCitation":"(45)","plainCitation":"(45)","noteIndex":0},"citationItems":[{"id":"7QlDGlPw/Qz4Ggg1q","uris":["http://zotero.org/users/local/q86rvdj2/items/UEHNMUCB"],"itemData":{"id":33,"type":"article-journal","abstract":"Abstract\n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(45)</w:t>
            </w:r>
            <w:r w:rsidRPr="00CD17BC">
              <w:rPr>
                <w:rFonts w:ascii="Arial" w:hAnsi="Arial" w:cs="Arial"/>
                <w:sz w:val="20"/>
                <w:szCs w:val="20"/>
                <w:lang w:val="en-GB"/>
              </w:rPr>
              <w:fldChar w:fldCharType="end"/>
            </w:r>
          </w:p>
        </w:tc>
        <w:tc>
          <w:tcPr>
            <w:tcW w:w="0" w:type="auto"/>
            <w:vAlign w:val="center"/>
          </w:tcPr>
          <w:p w14:paraId="4050DEB3"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PIC</w:t>
            </w:r>
          </w:p>
        </w:tc>
        <w:tc>
          <w:tcPr>
            <w:tcW w:w="0" w:type="auto"/>
            <w:vAlign w:val="center"/>
          </w:tcPr>
          <w:p w14:paraId="797C5E7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33416C4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FE3A04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A89B93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0941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GSE143413</w:t>
            </w:r>
          </w:p>
        </w:tc>
      </w:tr>
      <w:tr w:rsidR="007825DE" w:rsidRPr="00B475D4" w14:paraId="46F4FA5D"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D2AF3D" w14:textId="45C452C3"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H. Shen 2022</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{"citationID":"qQp5tVdz","properties":{"formattedCitation":"(46)","plainCitation":"(46)","noteIndex":0},"citationItems":[{"id":38,"uris":["http://zotero.org/users/local/q86rvdj2/items/248G6XHW"],"itemData":{"id":38,"type":"article-journal","container-title":"Molecular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(46)</w:t>
            </w:r>
            <w:r w:rsidRPr="00CD17BC">
              <w:rPr>
                <w:rFonts w:ascii="Arial" w:hAnsi="Arial" w:cs="Arial"/>
                <w:sz w:val="20"/>
                <w:szCs w:val="20"/>
                <w:lang w:val="en-GB"/>
              </w:rPr>
              <w:fldChar w:fldCharType="end"/>
            </w:r>
          </w:p>
        </w:tc>
        <w:tc>
          <w:tcPr>
            <w:tcW w:w="0" w:type="auto"/>
            <w:vAlign w:val="center"/>
          </w:tcPr>
          <w:p w14:paraId="6699719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27A814DC"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763515AF"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DDX3X and DDX3Y</w:t>
            </w:r>
          </w:p>
        </w:tc>
        <w:tc>
          <w:tcPr>
            <w:tcW w:w="0" w:type="auto"/>
            <w:vAlign w:val="center"/>
          </w:tcPr>
          <w:p w14:paraId="6D8DCBA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CA302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APEX2-DDX3X and APEX2-DDX3Y</w:t>
            </w:r>
          </w:p>
        </w:tc>
        <w:tc>
          <w:tcPr>
            <w:tcW w:w="0" w:type="auto"/>
            <w:vAlign w:val="center"/>
          </w:tcPr>
          <w:p w14:paraId="2EA690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GSE171792</w:t>
            </w:r>
          </w:p>
        </w:tc>
      </w:tr>
      <w:tr w:rsidR="007825DE" w:rsidRPr="00B475D4" w14:paraId="03813F50"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F35A597" w14:textId="6783E5E0"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V. Iadevaia 2022</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{"citationID":"bPi1c8KJ","properties":{"formattedCitation":"(47)","plainCitation":"(47)","noteIndex":0},"citationItems":[{"id":"7QlDGlPw/5ocBptU6","uris":["http://zotero.org/users/local/q86rvdj2/items/6RY56SSI"],"itemData":{"id":118,"type":"article-journal","abstract":"To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(47)</w:t>
            </w:r>
            <w:r w:rsidRPr="00CD17BC">
              <w:rPr>
                <w:rFonts w:ascii="Arial" w:hAnsi="Arial" w:cs="Arial"/>
                <w:sz w:val="20"/>
                <w:szCs w:val="20"/>
                <w:lang w:val="en-GB"/>
              </w:rPr>
              <w:fldChar w:fldCharType="end"/>
            </w:r>
          </w:p>
        </w:tc>
        <w:tc>
          <w:tcPr>
            <w:tcW w:w="0" w:type="auto"/>
            <w:vAlign w:val="center"/>
          </w:tcPr>
          <w:p w14:paraId="081E699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11C5E0F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Viral Infection</w:t>
            </w:r>
          </w:p>
        </w:tc>
        <w:tc>
          <w:tcPr>
            <w:tcW w:w="0" w:type="auto"/>
            <w:vAlign w:val="center"/>
          </w:tcPr>
          <w:p w14:paraId="6F53F0B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245A067"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U2-OS</w:t>
            </w:r>
          </w:p>
        </w:tc>
        <w:tc>
          <w:tcPr>
            <w:tcW w:w="0" w:type="auto"/>
            <w:vAlign w:val="center"/>
          </w:tcPr>
          <w:p w14:paraId="44274AB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G3BP-GFP</w:t>
            </w:r>
          </w:p>
        </w:tc>
        <w:tc>
          <w:tcPr>
            <w:tcW w:w="0" w:type="auto"/>
            <w:vAlign w:val="center"/>
          </w:tcPr>
          <w:p w14:paraId="32690F6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GSE171655</w:t>
            </w:r>
          </w:p>
        </w:tc>
      </w:tr>
      <w:tr w:rsidR="007825DE" w:rsidRPr="00B475D4" w14:paraId="247E9614"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67F76" w14:textId="1679AE1A"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K. Sato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{"citationID":"1NI0M84K","properties":{"formattedCitation":"(40)","plainCitation":"(40)","noteIndex":0},"citationItems":[{"id":48,"uris":["http://zotero.org/users/local/q86rvdj2/items/58V556AS"],"itemData":{"id":48,"type":"article-journal","abstract":"Environmental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(40)</w:t>
            </w:r>
            <w:r w:rsidRPr="00CD17BC">
              <w:rPr>
                <w:rFonts w:ascii="Arial" w:hAnsi="Arial" w:cs="Arial"/>
                <w:sz w:val="20"/>
                <w:szCs w:val="20"/>
                <w:lang w:val="en-GB"/>
              </w:rPr>
              <w:fldChar w:fldCharType="end"/>
            </w:r>
          </w:p>
        </w:tc>
        <w:tc>
          <w:tcPr>
            <w:tcW w:w="0" w:type="auto"/>
            <w:vAlign w:val="center"/>
          </w:tcPr>
          <w:p w14:paraId="47348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 xml:space="preserve">DC and </w:t>
            </w:r>
            <w:proofErr w:type="spellStart"/>
            <w:r w:rsidRPr="00CD17BC">
              <w:rPr>
                <w:rFonts w:ascii="Arial" w:hAnsi="Arial" w:cs="Arial"/>
                <w:sz w:val="20"/>
                <w:szCs w:val="20"/>
                <w:lang w:val="en-GB"/>
              </w:rPr>
              <w:t>eCLIP-Seq</w:t>
            </w:r>
            <w:proofErr w:type="spellEnd"/>
          </w:p>
        </w:tc>
        <w:tc>
          <w:tcPr>
            <w:tcW w:w="0" w:type="auto"/>
            <w:vAlign w:val="center"/>
          </w:tcPr>
          <w:p w14:paraId="458A6B8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6A4BF6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7F4DD17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SH-SY-5Y</w:t>
            </w:r>
          </w:p>
        </w:tc>
        <w:tc>
          <w:tcPr>
            <w:tcW w:w="0" w:type="auto"/>
            <w:vAlign w:val="center"/>
          </w:tcPr>
          <w:p w14:paraId="6769D8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2B0677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GSE188397</w:t>
            </w:r>
          </w:p>
        </w:tc>
      </w:tr>
      <w:tr w:rsidR="007825DE" w:rsidRPr="00B475D4" w14:paraId="74725F0A"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2750402E" w14:textId="641D0D1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N. Curdy 2023</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qJHmK5G0","properties":{"formattedCitation":"(6)","plainCitation":"(6)","noteIndex":0},"citationItems":[{"id":"7QlDGlPw/2urqL3Mr","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(6)</w:t>
            </w:r>
            <w:r w:rsidRPr="00CD17BC">
              <w:rPr>
                <w:rFonts w:ascii="Arial" w:hAnsi="Arial" w:cs="Arial"/>
                <w:sz w:val="20"/>
                <w:szCs w:val="20"/>
                <w:lang w:val="en-GB"/>
              </w:rPr>
              <w:fldChar w:fldCharType="end"/>
            </w:r>
          </w:p>
        </w:tc>
        <w:tc>
          <w:tcPr>
            <w:tcW w:w="0" w:type="auto"/>
            <w:vAlign w:val="center"/>
          </w:tcPr>
          <w:p w14:paraId="4CBAE00E"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8324D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T-Cell Activation</w:t>
            </w:r>
          </w:p>
        </w:tc>
        <w:tc>
          <w:tcPr>
            <w:tcW w:w="0" w:type="auto"/>
            <w:vAlign w:val="center"/>
          </w:tcPr>
          <w:p w14:paraId="7CD529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1895D9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Donor T-Cells</w:t>
            </w:r>
          </w:p>
        </w:tc>
        <w:tc>
          <w:tcPr>
            <w:tcW w:w="0" w:type="auto"/>
            <w:vAlign w:val="center"/>
          </w:tcPr>
          <w:p w14:paraId="47D273B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FADAA7D"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GSE19700</w:t>
            </w:r>
          </w:p>
        </w:tc>
      </w:tr>
      <w:tr w:rsidR="007825DE" w:rsidRPr="00B475D4" w14:paraId="64B36BB9"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4F68C" w14:textId="2F1B62B2"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Z. Ren 2023</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{"citationID":"kfq4MaBb","properties":{"formattedCitation":"(48)","plainCitation":"(48)","noteIndex":0},"citationItems":[{"id":51,"uris":["http://zotero.org/users/local/q86rvdj2/items/KINUZQD6"],"itemData":{"id":51,"type":"article-journal","abstract":"Stress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(48)</w:t>
            </w:r>
            <w:r w:rsidRPr="00CD17BC">
              <w:rPr>
                <w:rFonts w:ascii="Arial" w:hAnsi="Arial" w:cs="Arial"/>
                <w:sz w:val="20"/>
                <w:szCs w:val="20"/>
                <w:lang w:val="en-GB"/>
              </w:rPr>
              <w:fldChar w:fldCharType="end"/>
            </w:r>
          </w:p>
        </w:tc>
        <w:tc>
          <w:tcPr>
            <w:tcW w:w="0" w:type="auto"/>
            <w:vAlign w:val="center"/>
          </w:tcPr>
          <w:p w14:paraId="536332B3"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PL**</w:t>
            </w:r>
          </w:p>
        </w:tc>
        <w:tc>
          <w:tcPr>
            <w:tcW w:w="0" w:type="auto"/>
            <w:vAlign w:val="center"/>
          </w:tcPr>
          <w:p w14:paraId="1F9CCEB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and Hyperosmotic</w:t>
            </w:r>
          </w:p>
        </w:tc>
        <w:tc>
          <w:tcPr>
            <w:tcW w:w="0" w:type="auto"/>
            <w:vAlign w:val="center"/>
          </w:tcPr>
          <w:p w14:paraId="5DB282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24421119"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HEK293T and U2-OS</w:t>
            </w:r>
          </w:p>
        </w:tc>
        <w:tc>
          <w:tcPr>
            <w:tcW w:w="0" w:type="auto"/>
            <w:vAlign w:val="center"/>
          </w:tcPr>
          <w:p w14:paraId="1596B7D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G3BP-miniSOG</w:t>
            </w:r>
          </w:p>
        </w:tc>
        <w:tc>
          <w:tcPr>
            <w:tcW w:w="0" w:type="auto"/>
            <w:vAlign w:val="center"/>
          </w:tcPr>
          <w:p w14:paraId="521758B8"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GSE223295</w:t>
            </w:r>
          </w:p>
        </w:tc>
      </w:tr>
      <w:tr w:rsidR="007825DE" w:rsidRPr="00B475D4" w14:paraId="43C41F7B"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52389317" w14:textId="284BC5FF"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Xiao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N79UErFd","properties":{"formattedCitation":"(49)","plainCitation":"(49)","noteIndex":0},"citationItems":[{"id":"7QlDGlPw/98rOCFIe","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(49)</w:t>
            </w:r>
            <w:r w:rsidRPr="00CD17BC">
              <w:rPr>
                <w:rFonts w:ascii="Arial" w:hAnsi="Arial" w:cs="Arial"/>
                <w:sz w:val="20"/>
                <w:szCs w:val="20"/>
                <w:lang w:val="en-GB"/>
              </w:rPr>
              <w:fldChar w:fldCharType="end"/>
            </w:r>
          </w:p>
        </w:tc>
        <w:tc>
          <w:tcPr>
            <w:tcW w:w="0" w:type="auto"/>
            <w:vAlign w:val="center"/>
          </w:tcPr>
          <w:p w14:paraId="5F6FAEF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ARTR-</w:t>
            </w:r>
            <w:proofErr w:type="spellStart"/>
            <w:r w:rsidRPr="00CD17BC">
              <w:rPr>
                <w:rFonts w:ascii="Arial" w:hAnsi="Arial" w:cs="Arial"/>
                <w:sz w:val="20"/>
                <w:szCs w:val="20"/>
                <w:lang w:val="en-GB"/>
              </w:rPr>
              <w:t>Seq</w:t>
            </w:r>
            <w:proofErr w:type="spellEnd"/>
          </w:p>
        </w:tc>
        <w:tc>
          <w:tcPr>
            <w:tcW w:w="0" w:type="auto"/>
            <w:vAlign w:val="center"/>
          </w:tcPr>
          <w:p w14:paraId="5A995E1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8BAFF4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48DF4039"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37AF9BD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w:t>
            </w:r>
          </w:p>
        </w:tc>
        <w:tc>
          <w:tcPr>
            <w:tcW w:w="0" w:type="auto"/>
            <w:vAlign w:val="center"/>
          </w:tcPr>
          <w:p w14:paraId="66FAEF88"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GSE226161</w:t>
            </w:r>
          </w:p>
        </w:tc>
      </w:tr>
      <w:tr w:rsidR="007825DE" w:rsidRPr="00B475D4" w14:paraId="7406A7BF"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F87AD0" w14:textId="68160FF6"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Y. Zhou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383MQdr7","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(50)</w:t>
            </w:r>
            <w:r w:rsidRPr="00CD17BC">
              <w:rPr>
                <w:rFonts w:ascii="Arial" w:hAnsi="Arial" w:cs="Arial"/>
                <w:sz w:val="20"/>
                <w:szCs w:val="20"/>
                <w:lang w:val="en-GB"/>
              </w:rPr>
              <w:fldChar w:fldCharType="end"/>
            </w:r>
          </w:p>
        </w:tc>
        <w:tc>
          <w:tcPr>
            <w:tcW w:w="0" w:type="auto"/>
            <w:vAlign w:val="center"/>
          </w:tcPr>
          <w:p w14:paraId="388C623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FANCI</w:t>
            </w:r>
          </w:p>
        </w:tc>
        <w:tc>
          <w:tcPr>
            <w:tcW w:w="0" w:type="auto"/>
            <w:vAlign w:val="center"/>
          </w:tcPr>
          <w:p w14:paraId="7C9FC97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 Hyperosmotic, Heat-shock and UV Irradiation</w:t>
            </w:r>
          </w:p>
        </w:tc>
        <w:tc>
          <w:tcPr>
            <w:tcW w:w="0" w:type="auto"/>
            <w:vAlign w:val="center"/>
          </w:tcPr>
          <w:p w14:paraId="1900C801"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4E0585E2"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44EE1FCB"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DHX9-eGFP and G3BP-mCherry</w:t>
            </w:r>
          </w:p>
        </w:tc>
        <w:tc>
          <w:tcPr>
            <w:tcW w:w="0" w:type="auto"/>
            <w:vAlign w:val="center"/>
          </w:tcPr>
          <w:p w14:paraId="7E468FC6"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GSE218180</w:t>
            </w:r>
          </w:p>
        </w:tc>
      </w:tr>
      <w:tr w:rsidR="007825DE" w:rsidRPr="00B475D4" w14:paraId="703ADD8E"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3E5E3E4D" w14:textId="1CE36E08"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P. Kudrin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9OWS3cMr","properties":{"formattedCitation":"(51)","plainCitation":"(51)","noteIndex":0},"citationItems":[{"id":"7QlDGlPw/UZaa8tcf","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(51)</w:t>
            </w:r>
            <w:r w:rsidRPr="00CD17BC">
              <w:rPr>
                <w:rFonts w:ascii="Arial" w:hAnsi="Arial" w:cs="Arial"/>
                <w:sz w:val="20"/>
                <w:szCs w:val="20"/>
                <w:lang w:val="en-GB"/>
              </w:rPr>
              <w:fldChar w:fldCharType="end"/>
            </w:r>
          </w:p>
        </w:tc>
        <w:tc>
          <w:tcPr>
            <w:tcW w:w="0" w:type="auto"/>
            <w:vAlign w:val="center"/>
          </w:tcPr>
          <w:p w14:paraId="4088E9D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5F7EA23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822B130"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05F44C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082DE184"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NAT10 KO</w:t>
            </w:r>
          </w:p>
        </w:tc>
        <w:tc>
          <w:tcPr>
            <w:tcW w:w="0" w:type="auto"/>
            <w:vAlign w:val="center"/>
          </w:tcPr>
          <w:p w14:paraId="63312A91"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GSE212380</w:t>
            </w:r>
          </w:p>
        </w:tc>
      </w:tr>
      <w:tr w:rsidR="007825DE" w:rsidRPr="00B475D4" w14:paraId="1E8F9CB0" w14:textId="77777777" w:rsidTr="00CD1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528B79" w14:textId="02C6C095"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G. Di Timoteo 2024</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es3DzLzf","properties":{"formattedCitation":"(52)","plainCitation":"(52)","noteIndex":0},"citationItems":[{"id":"7QlDGlPw/Tlt1UJmL","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(52)</w:t>
            </w:r>
            <w:r w:rsidRPr="00CD17BC">
              <w:rPr>
                <w:rFonts w:ascii="Arial" w:hAnsi="Arial" w:cs="Arial"/>
                <w:sz w:val="20"/>
                <w:szCs w:val="20"/>
                <w:lang w:val="en-GB"/>
              </w:rPr>
              <w:fldChar w:fldCharType="end"/>
            </w:r>
          </w:p>
        </w:tc>
        <w:tc>
          <w:tcPr>
            <w:tcW w:w="0" w:type="auto"/>
            <w:vAlign w:val="center"/>
          </w:tcPr>
          <w:p w14:paraId="02BD503E"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DC</w:t>
            </w:r>
          </w:p>
        </w:tc>
        <w:tc>
          <w:tcPr>
            <w:tcW w:w="0" w:type="auto"/>
            <w:vAlign w:val="center"/>
          </w:tcPr>
          <w:p w14:paraId="33BBFF3D"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4E3BA127"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G3BP</w:t>
            </w:r>
          </w:p>
        </w:tc>
        <w:tc>
          <w:tcPr>
            <w:tcW w:w="0" w:type="auto"/>
            <w:vAlign w:val="center"/>
          </w:tcPr>
          <w:p w14:paraId="60A2256A"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SK-N-BE</w:t>
            </w:r>
          </w:p>
        </w:tc>
        <w:tc>
          <w:tcPr>
            <w:tcW w:w="0" w:type="auto"/>
            <w:vAlign w:val="center"/>
          </w:tcPr>
          <w:p w14:paraId="478241F4"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METTL3 KD, and FUS-P525L</w:t>
            </w:r>
          </w:p>
        </w:tc>
        <w:tc>
          <w:tcPr>
            <w:tcW w:w="0" w:type="auto"/>
            <w:vAlign w:val="center"/>
          </w:tcPr>
          <w:p w14:paraId="6B28FD70" w14:textId="77777777" w:rsidR="007825DE" w:rsidRPr="00CD17BC" w:rsidRDefault="007825DE" w:rsidP="00CD17B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GSE242766</w:t>
            </w:r>
          </w:p>
        </w:tc>
      </w:tr>
      <w:tr w:rsidR="007825DE" w:rsidRPr="00B475D4" w14:paraId="6A19BBD8" w14:textId="77777777" w:rsidTr="00CD17BC">
        <w:tc>
          <w:tcPr>
            <w:cnfStyle w:val="001000000000" w:firstRow="0" w:lastRow="0" w:firstColumn="1" w:lastColumn="0" w:oddVBand="0" w:evenVBand="0" w:oddHBand="0" w:evenHBand="0" w:firstRowFirstColumn="0" w:firstRowLastColumn="0" w:lastRowFirstColumn="0" w:lastRowLastColumn="0"/>
            <w:tcW w:w="0" w:type="auto"/>
            <w:vAlign w:val="center"/>
          </w:tcPr>
          <w:p w14:paraId="067ACE1A" w14:textId="6A88D1AC" w:rsidR="007825DE" w:rsidRPr="00CD17BC" w:rsidRDefault="007825DE" w:rsidP="00CD17BC">
            <w:pPr>
              <w:jc w:val="center"/>
              <w:rPr>
                <w:rFonts w:ascii="Arial" w:hAnsi="Arial" w:cs="Arial"/>
                <w:sz w:val="20"/>
                <w:szCs w:val="20"/>
                <w:lang w:val="en-GB"/>
              </w:rPr>
            </w:pPr>
            <w:r w:rsidRPr="00CD17BC">
              <w:rPr>
                <w:rFonts w:ascii="Arial" w:hAnsi="Arial" w:cs="Arial"/>
                <w:sz w:val="20"/>
                <w:szCs w:val="20"/>
                <w:lang w:val="en-GB"/>
              </w:rPr>
              <w:t xml:space="preserve">S. </w:t>
            </w:r>
            <w:proofErr w:type="spellStart"/>
            <w:r w:rsidRPr="00CD17BC">
              <w:rPr>
                <w:rFonts w:ascii="Arial" w:hAnsi="Arial" w:cs="Arial"/>
                <w:sz w:val="20"/>
                <w:szCs w:val="20"/>
                <w:lang w:val="en-GB"/>
              </w:rPr>
              <w:t>Rajachandran</w:t>
            </w:r>
            <w:proofErr w:type="spellEnd"/>
            <w:r w:rsidRPr="00CD17BC">
              <w:rPr>
                <w:rFonts w:ascii="Arial" w:hAnsi="Arial" w:cs="Arial"/>
                <w:sz w:val="20"/>
                <w:szCs w:val="20"/>
                <w:lang w:val="en-GB"/>
              </w:rPr>
              <w:t xml:space="preserve"> 2024</w:t>
            </w:r>
            <w:r w:rsidRPr="00CD17B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{"citationID":"qaLXBtBS","properties":{"unsorted":false,"formattedCitation":"(53)","plainCitation":"(53)","noteIndex":0},"citationItems":[{"id":902,"uris":["http://zotero.org/users/local/q86rvdj2/items/VDPQSALM"],"itemData":{"id":902,"type":"article-journal","abstract":"The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(53)</w:t>
            </w:r>
            <w:r w:rsidRPr="00CD17BC">
              <w:rPr>
                <w:rFonts w:ascii="Arial" w:hAnsi="Arial" w:cs="Arial"/>
                <w:sz w:val="20"/>
                <w:szCs w:val="20"/>
                <w:lang w:val="en-GB"/>
              </w:rPr>
              <w:fldChar w:fldCharType="end"/>
            </w:r>
          </w:p>
        </w:tc>
        <w:tc>
          <w:tcPr>
            <w:tcW w:w="0" w:type="auto"/>
            <w:vAlign w:val="center"/>
          </w:tcPr>
          <w:p w14:paraId="30417DD5"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PHOTON</w:t>
            </w:r>
          </w:p>
        </w:tc>
        <w:tc>
          <w:tcPr>
            <w:tcW w:w="0" w:type="auto"/>
            <w:vAlign w:val="center"/>
          </w:tcPr>
          <w:p w14:paraId="5B852BAB"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Oxidative</w:t>
            </w:r>
          </w:p>
        </w:tc>
        <w:tc>
          <w:tcPr>
            <w:tcW w:w="0" w:type="auto"/>
            <w:vAlign w:val="center"/>
          </w:tcPr>
          <w:p w14:paraId="1EE9306A"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eIF3eta</w:t>
            </w:r>
          </w:p>
        </w:tc>
        <w:tc>
          <w:tcPr>
            <w:tcW w:w="0" w:type="auto"/>
            <w:vAlign w:val="center"/>
          </w:tcPr>
          <w:p w14:paraId="72F31E8F"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HeLa</w:t>
            </w:r>
          </w:p>
        </w:tc>
        <w:tc>
          <w:tcPr>
            <w:tcW w:w="0" w:type="auto"/>
            <w:vAlign w:val="center"/>
          </w:tcPr>
          <w:p w14:paraId="73E83BCC"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Wild-Type and METTL3 KO</w:t>
            </w:r>
          </w:p>
        </w:tc>
        <w:tc>
          <w:tcPr>
            <w:tcW w:w="0" w:type="auto"/>
            <w:vAlign w:val="center"/>
          </w:tcPr>
          <w:p w14:paraId="2F4AF806" w14:textId="77777777" w:rsidR="007825DE" w:rsidRPr="00CD17BC" w:rsidRDefault="007825DE" w:rsidP="00CD17B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
            </w:pPr>
            <w:r w:rsidRPr="00CD17BC">
              <w:rPr>
                <w:rFonts w:ascii="Arial" w:hAnsi="Arial" w:cs="Arial"/>
                <w:sz w:val="20"/>
                <w:szCs w:val="20"/>
                <w:lang w:val="en-GB"/>
              </w:rPr>
              <w:t>PRJNA1152621</w:t>
            </w:r>
          </w:p>
        </w:tc>
      </w:tr>
    </w:tbl>
    <w:p w14:paraId="4EEDBED7" w14:textId="77777777" w:rsidR="007825DE" w:rsidRDefault="007825DE" w:rsidP="0098059C">
      <w:pPr>
        <w:jc w:val="both"/>
        <w:rPr>
          <w:rFonts w:ascii="Arial" w:hAnsi="Arial" w:cs="Arial"/>
          <w:sz w:val="24"/>
          <w:szCs w:val="24"/>
          <w:lang w:val="en-GB"/>
        </w:rPr>
      </w:pPr>
    </w:p>
    <w:p w14:paraId="1A5E4D60" w14:textId="579FFBEF" w:rsidR="00C70114" w:rsidRPr="00E1164B" w:rsidRDefault="00C70114" w:rsidP="0098059C">
      <w:pPr>
        <w:jc w:val="both"/>
        <w:rPr>
          <w:rFonts w:ascii="Arial" w:hAnsi="Arial" w:cs="Arial"/>
          <w:color w:val="000000"/>
          <w:sz w:val="24"/>
          <w:szCs w:val="24"/>
          <w:lang w:val="en-GB"/>
        </w:rPr>
      </w:pPr>
      <w:r w:rsidRPr="00E1164B">
        <w:rPr>
          <w:rFonts w:ascii="Arial" w:hAnsi="Arial" w:cs="Arial"/>
          <w:sz w:val="24"/>
          <w:szCs w:val="24"/>
          <w:lang w:val="en-GB"/>
        </w:rPr>
        <w:t>For each dataset, w</w:t>
      </w:r>
      <w:r w:rsidR="00CA4039" w:rsidRPr="00E1164B">
        <w:rPr>
          <w:rFonts w:ascii="Arial" w:hAnsi="Arial" w:cs="Arial"/>
          <w:sz w:val="24"/>
          <w:szCs w:val="24"/>
          <w:lang w:val="en-GB"/>
        </w:rPr>
        <w:t xml:space="preserve">e compared </w:t>
      </w:r>
      <w:r w:rsidR="007D5262" w:rsidRPr="00E1164B">
        <w:rPr>
          <w:rFonts w:ascii="Arial" w:hAnsi="Arial" w:cs="Arial"/>
          <w:sz w:val="24"/>
          <w:szCs w:val="24"/>
          <w:lang w:val="en-GB"/>
        </w:rPr>
        <w:t xml:space="preserve">gene (mRNA) </w:t>
      </w:r>
      <w:r w:rsidR="00C56193" w:rsidRPr="00E1164B">
        <w:rPr>
          <w:rFonts w:ascii="Arial" w:hAnsi="Arial" w:cs="Arial"/>
          <w:sz w:val="24"/>
          <w:szCs w:val="24"/>
          <w:lang w:val="en-GB"/>
        </w:rPr>
        <w:t xml:space="preserve">expression between </w:t>
      </w:r>
      <w:r w:rsidR="00CA4039" w:rsidRPr="00E1164B">
        <w:rPr>
          <w:rFonts w:ascii="Arial" w:hAnsi="Arial" w:cs="Arial"/>
          <w:sz w:val="24"/>
          <w:szCs w:val="24"/>
          <w:lang w:val="en-GB"/>
        </w:rPr>
        <w:t xml:space="preserve">SGs </w:t>
      </w:r>
      <w:r w:rsidR="00C56193" w:rsidRPr="00E1164B">
        <w:rPr>
          <w:rFonts w:ascii="Arial" w:hAnsi="Arial" w:cs="Arial"/>
          <w:sz w:val="24"/>
          <w:szCs w:val="24"/>
          <w:lang w:val="en-GB"/>
        </w:rPr>
        <w:t xml:space="preserve">and </w:t>
      </w:r>
      <w:r w:rsidR="00CA4039" w:rsidRPr="00E1164B">
        <w:rPr>
          <w:rFonts w:ascii="Arial" w:hAnsi="Arial" w:cs="Arial"/>
          <w:sz w:val="24"/>
          <w:szCs w:val="24"/>
          <w:lang w:val="en-GB"/>
        </w:rPr>
        <w:t xml:space="preserve">the </w:t>
      </w:r>
      <w:r w:rsidRPr="00E1164B">
        <w:rPr>
          <w:rFonts w:ascii="Arial" w:hAnsi="Arial" w:cs="Arial"/>
          <w:sz w:val="24"/>
          <w:szCs w:val="24"/>
          <w:lang w:val="en-GB"/>
        </w:rPr>
        <w:t xml:space="preserve">corresponding </w:t>
      </w:r>
      <w:r w:rsidR="00CA4039" w:rsidRPr="00E1164B">
        <w:rPr>
          <w:rFonts w:ascii="Arial" w:hAnsi="Arial" w:cs="Arial"/>
          <w:sz w:val="24"/>
          <w:szCs w:val="24"/>
          <w:lang w:val="en-GB"/>
        </w:rPr>
        <w:t>whole-cell or cytoplasmic fraction</w:t>
      </w:r>
      <w:r w:rsidR="00646313" w:rsidRPr="00E1164B">
        <w:rPr>
          <w:rFonts w:ascii="Arial" w:hAnsi="Arial" w:cs="Arial"/>
          <w:sz w:val="24"/>
          <w:szCs w:val="24"/>
          <w:lang w:val="en-GB"/>
        </w:rPr>
        <w:t xml:space="preserve"> (</w:t>
      </w:r>
      <w:r w:rsidR="00D22A72" w:rsidRPr="00E1164B">
        <w:rPr>
          <w:rFonts w:ascii="Arial" w:hAnsi="Arial" w:cs="Arial"/>
          <w:sz w:val="24"/>
          <w:szCs w:val="24"/>
          <w:lang w:val="en-GB"/>
        </w:rPr>
        <w:t xml:space="preserve">henceforth </w:t>
      </w:r>
      <w:r w:rsidRPr="00E1164B">
        <w:rPr>
          <w:rFonts w:ascii="Arial" w:hAnsi="Arial" w:cs="Arial"/>
          <w:sz w:val="24"/>
          <w:szCs w:val="24"/>
          <w:lang w:val="en-GB"/>
        </w:rPr>
        <w:t xml:space="preserve">collectively </w:t>
      </w:r>
      <w:r w:rsidR="1494A1DC" w:rsidRPr="00E1164B">
        <w:rPr>
          <w:rFonts w:ascii="Arial" w:hAnsi="Arial" w:cs="Arial"/>
          <w:sz w:val="24"/>
          <w:szCs w:val="24"/>
          <w:lang w:val="en-GB"/>
        </w:rPr>
        <w:t>referred</w:t>
      </w:r>
      <w:r w:rsidRPr="00E1164B">
        <w:rPr>
          <w:rFonts w:ascii="Arial" w:hAnsi="Arial" w:cs="Arial"/>
          <w:sz w:val="24"/>
          <w:szCs w:val="24"/>
          <w:lang w:val="en-GB"/>
        </w:rPr>
        <w:t xml:space="preserve"> to </w:t>
      </w:r>
      <w:r w:rsidR="00646313" w:rsidRPr="00E1164B">
        <w:rPr>
          <w:rFonts w:ascii="Arial" w:hAnsi="Arial" w:cs="Arial"/>
          <w:sz w:val="24"/>
          <w:szCs w:val="24"/>
          <w:lang w:val="en-GB"/>
        </w:rPr>
        <w:t>as WC)</w:t>
      </w:r>
      <w:r w:rsidRPr="00E1164B">
        <w:rPr>
          <w:rFonts w:ascii="Arial" w:hAnsi="Arial" w:cs="Arial"/>
          <w:sz w:val="24"/>
          <w:szCs w:val="24"/>
          <w:lang w:val="en-GB"/>
        </w:rPr>
        <w:t xml:space="preserve">. </w:t>
      </w:r>
      <w:r w:rsidR="00A03DB7" w:rsidRPr="00E1164B">
        <w:rPr>
          <w:rFonts w:ascii="Arial" w:hAnsi="Arial" w:cs="Arial"/>
          <w:sz w:val="24"/>
          <w:szCs w:val="24"/>
          <w:lang w:val="en-GB"/>
        </w:rPr>
        <w:t xml:space="preserve">SGs isolated by DC </w:t>
      </w:r>
      <w:r w:rsidRPr="00E1164B">
        <w:rPr>
          <w:rFonts w:ascii="Arial" w:hAnsi="Arial" w:cs="Arial"/>
          <w:sz w:val="24"/>
          <w:szCs w:val="24"/>
          <w:lang w:val="en-GB"/>
        </w:rPr>
        <w:t>consistently contai</w:t>
      </w:r>
      <w:r w:rsidR="00814350" w:rsidRPr="00E1164B">
        <w:rPr>
          <w:rFonts w:ascii="Arial" w:hAnsi="Arial" w:cs="Arial"/>
          <w:sz w:val="24"/>
          <w:szCs w:val="24"/>
          <w:lang w:val="en-GB"/>
        </w:rPr>
        <w:t>n</w:t>
      </w:r>
      <w:r w:rsidRPr="00E1164B">
        <w:rPr>
          <w:rFonts w:ascii="Arial" w:hAnsi="Arial" w:cs="Arial"/>
          <w:sz w:val="24"/>
          <w:szCs w:val="24"/>
          <w:lang w:val="en-GB"/>
        </w:rPr>
        <w:t xml:space="preserve">ed </w:t>
      </w:r>
      <w:r w:rsidR="00A03DB7" w:rsidRPr="00E1164B">
        <w:rPr>
          <w:rFonts w:ascii="Arial" w:hAnsi="Arial" w:cs="Arial"/>
          <w:sz w:val="24"/>
          <w:szCs w:val="24"/>
          <w:lang w:val="en-GB"/>
        </w:rPr>
        <w:t>longer transcripts on average (Figure 1A</w:t>
      </w:r>
      <w:r w:rsidRPr="00E1164B">
        <w:rPr>
          <w:rFonts w:ascii="Arial" w:hAnsi="Arial" w:cs="Arial"/>
          <w:sz w:val="24"/>
          <w:szCs w:val="24"/>
          <w:lang w:val="en-GB"/>
        </w:rPr>
        <w:t>, l</w:t>
      </w:r>
      <w:r w:rsidR="00A03DB7" w:rsidRPr="00E1164B">
        <w:rPr>
          <w:rFonts w:ascii="Arial" w:hAnsi="Arial" w:cs="Arial"/>
          <w:sz w:val="24"/>
          <w:szCs w:val="24"/>
          <w:lang w:val="en-GB"/>
        </w:rPr>
        <w:t>eft</w:t>
      </w:r>
      <w:r w:rsidRPr="00E1164B">
        <w:rPr>
          <w:rFonts w:ascii="Arial" w:hAnsi="Arial" w:cs="Arial"/>
          <w:sz w:val="24"/>
          <w:szCs w:val="24"/>
          <w:lang w:val="en-GB"/>
        </w:rPr>
        <w:t>;</w:t>
      </w:r>
      <w:r w:rsidR="00A03DB7" w:rsidRPr="00E1164B">
        <w:rPr>
          <w:rFonts w:ascii="Arial" w:hAnsi="Arial" w:cs="Arial"/>
          <w:sz w:val="24"/>
          <w:szCs w:val="24"/>
          <w:lang w:val="en-GB"/>
        </w:rPr>
        <w:t xml:space="preserve"> Khong </w:t>
      </w:r>
      <w:r w:rsidR="00A03DB7" w:rsidRPr="00707417">
        <w:rPr>
          <w:rFonts w:ascii="Arial" w:hAnsi="Arial" w:cs="Arial"/>
          <w:sz w:val="24"/>
          <w:szCs w:val="24"/>
          <w:lang w:val="en-GB"/>
        </w:rPr>
        <w:t>2017</w:t>
      </w:r>
      <w:r w:rsidR="00C1553A" w:rsidRPr="00707417">
        <w:rPr>
          <w:rFonts w:ascii="Arial" w:hAnsi="Arial" w:cs="Arial"/>
          <w:sz w:val="24"/>
          <w:szCs w:val="24"/>
          <w:lang w:val="en-GB"/>
        </w:rPr>
        <w:t xml:space="preserve"> study</w:t>
      </w:r>
      <w:r w:rsidR="00A03DB7"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HRDsIyYM","properties":{"formattedCitation":"(31)","plainCitation":"(31)","noteIndex":0},"citationItems":[{"id":"7QlDGlPw/FbnlmiAa","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707417">
        <w:rPr>
          <w:rFonts w:ascii="Arial" w:hAnsi="Arial" w:cs="Arial"/>
          <w:sz w:val="24"/>
          <w:szCs w:val="24"/>
          <w:lang w:val="en-GB"/>
        </w:rPr>
        <w:fldChar w:fldCharType="separate"/>
      </w:r>
      <w:r w:rsidR="0097304F" w:rsidRPr="00707417">
        <w:rPr>
          <w:rFonts w:ascii="Arial" w:hAnsi="Arial" w:cs="Arial"/>
          <w:sz w:val="24"/>
          <w:lang w:val="en-GB"/>
        </w:rPr>
        <w:t>(31)</w:t>
      </w:r>
      <w:r w:rsidR="00A03DB7" w:rsidRPr="00707417">
        <w:rPr>
          <w:rFonts w:ascii="Arial" w:hAnsi="Arial" w:cs="Arial"/>
          <w:sz w:val="24"/>
          <w:szCs w:val="24"/>
          <w:lang w:val="en-GB"/>
        </w:rPr>
        <w:fldChar w:fldCharType="end"/>
      </w:r>
      <w:r w:rsidR="00A03DB7" w:rsidRPr="00707417">
        <w:rPr>
          <w:rFonts w:ascii="Arial" w:hAnsi="Arial" w:cs="Arial"/>
          <w:sz w:val="24"/>
          <w:szCs w:val="24"/>
          <w:lang w:val="en-GB"/>
        </w:rPr>
        <w:t xml:space="preserve"> </w:t>
      </w:r>
      <w:r w:rsidRPr="00707417">
        <w:rPr>
          <w:rFonts w:ascii="Arial" w:hAnsi="Arial" w:cs="Arial"/>
          <w:sz w:val="24"/>
          <w:szCs w:val="24"/>
          <w:lang w:val="en-GB"/>
        </w:rPr>
        <w:t>shown</w:t>
      </w:r>
      <w:r w:rsidRPr="00E1164B">
        <w:rPr>
          <w:rFonts w:ascii="Arial" w:hAnsi="Arial" w:cs="Arial"/>
          <w:sz w:val="24"/>
          <w:szCs w:val="24"/>
          <w:lang w:val="en-GB"/>
        </w:rPr>
        <w:t xml:space="preserve"> </w:t>
      </w:r>
      <w:r w:rsidR="00A03DB7" w:rsidRPr="00E1164B">
        <w:rPr>
          <w:rFonts w:ascii="Arial" w:hAnsi="Arial" w:cs="Arial"/>
          <w:sz w:val="24"/>
          <w:szCs w:val="24"/>
          <w:lang w:val="en-GB"/>
        </w:rPr>
        <w:t xml:space="preserve">as example), irrespective of stress stimuli and cell type (Figure </w:t>
      </w:r>
      <w:r w:rsidR="0090257F" w:rsidRPr="00E1164B">
        <w:rPr>
          <w:rFonts w:ascii="Arial" w:hAnsi="Arial" w:cs="Arial"/>
          <w:sz w:val="24"/>
          <w:szCs w:val="24"/>
          <w:lang w:val="en-GB"/>
        </w:rPr>
        <w:t>1B)</w:t>
      </w:r>
      <w:r w:rsidR="00A03DB7" w:rsidRPr="00E1164B">
        <w:rPr>
          <w:rFonts w:ascii="Arial" w:hAnsi="Arial" w:cs="Arial"/>
          <w:sz w:val="24"/>
          <w:szCs w:val="24"/>
          <w:lang w:val="en-GB"/>
        </w:rPr>
        <w:t xml:space="preserve">. </w:t>
      </w:r>
      <w:r w:rsidR="00E44437" w:rsidRPr="00E1164B">
        <w:rPr>
          <w:rFonts w:ascii="Arial" w:hAnsi="Arial" w:cs="Arial"/>
          <w:sz w:val="24"/>
          <w:szCs w:val="24"/>
          <w:lang w:val="en-GB"/>
        </w:rPr>
        <w:t>Gene expression profiles of DC-purified SGs exhibit a consistently high correlation with each other (</w:t>
      </w:r>
      <w:r w:rsidR="0090257F" w:rsidRPr="00E1164B">
        <w:rPr>
          <w:rFonts w:ascii="Arial" w:hAnsi="Arial" w:cs="Arial"/>
          <w:sz w:val="24"/>
          <w:szCs w:val="24"/>
          <w:lang w:val="en-GB"/>
        </w:rPr>
        <w:t>Figure 1B</w:t>
      </w:r>
      <w:r w:rsidR="00E44437" w:rsidRPr="00E1164B">
        <w:rPr>
          <w:rFonts w:ascii="Arial" w:hAnsi="Arial" w:cs="Arial"/>
          <w:sz w:val="24"/>
          <w:szCs w:val="24"/>
          <w:lang w:val="en-GB"/>
        </w:rPr>
        <w:t xml:space="preserve">). </w:t>
      </w:r>
      <w:r w:rsidR="00A03DB7" w:rsidRPr="00E1164B">
        <w:rPr>
          <w:rFonts w:ascii="Arial" w:hAnsi="Arial" w:cs="Arial"/>
          <w:sz w:val="24"/>
          <w:szCs w:val="24"/>
          <w:lang w:val="en-GB"/>
        </w:rPr>
        <w:t xml:space="preserve">In contrast, </w:t>
      </w:r>
      <w:r w:rsidR="006B1A17" w:rsidRPr="00E1164B">
        <w:rPr>
          <w:rFonts w:ascii="Arial" w:hAnsi="Arial" w:cs="Arial"/>
          <w:sz w:val="24"/>
          <w:szCs w:val="24"/>
          <w:lang w:val="en-GB"/>
        </w:rPr>
        <w:t xml:space="preserve">PL-based </w:t>
      </w:r>
      <w:r w:rsidR="007478B6" w:rsidRPr="00E1164B">
        <w:rPr>
          <w:rFonts w:ascii="Arial" w:hAnsi="Arial" w:cs="Arial"/>
          <w:sz w:val="24"/>
          <w:szCs w:val="24"/>
          <w:lang w:val="en-GB"/>
        </w:rPr>
        <w:t>SG transcriptomes</w:t>
      </w:r>
      <w:r w:rsidR="006B1A17" w:rsidRPr="00E1164B">
        <w:rPr>
          <w:rFonts w:ascii="Arial" w:hAnsi="Arial" w:cs="Arial"/>
          <w:sz w:val="24"/>
          <w:szCs w:val="24"/>
          <w:lang w:val="en-GB"/>
        </w:rPr>
        <w:t xml:space="preserve"> showed a weak enrichment </w:t>
      </w:r>
      <w:r w:rsidR="007478B6" w:rsidRPr="00E1164B">
        <w:rPr>
          <w:rFonts w:ascii="Arial" w:hAnsi="Arial" w:cs="Arial"/>
          <w:sz w:val="24"/>
          <w:szCs w:val="24"/>
          <w:lang w:val="en-GB"/>
        </w:rPr>
        <w:t>for</w:t>
      </w:r>
      <w:r w:rsidR="006B1A17" w:rsidRPr="00E1164B">
        <w:rPr>
          <w:rFonts w:ascii="Arial" w:hAnsi="Arial" w:cs="Arial"/>
          <w:sz w:val="24"/>
          <w:szCs w:val="24"/>
          <w:lang w:val="en-GB"/>
        </w:rPr>
        <w:t xml:space="preserve"> shorter transcripts </w:t>
      </w:r>
      <w:r w:rsidR="00A21704" w:rsidRPr="00E1164B">
        <w:rPr>
          <w:rFonts w:ascii="Arial" w:hAnsi="Arial" w:cs="Arial"/>
          <w:sz w:val="24"/>
          <w:szCs w:val="24"/>
          <w:lang w:val="en-GB"/>
        </w:rPr>
        <w:t xml:space="preserve">(Figure </w:t>
      </w:r>
      <w:r w:rsidR="00E44437" w:rsidRPr="00E1164B">
        <w:rPr>
          <w:rFonts w:ascii="Arial" w:hAnsi="Arial" w:cs="Arial"/>
          <w:sz w:val="24"/>
          <w:szCs w:val="24"/>
          <w:lang w:val="en-GB"/>
        </w:rPr>
        <w:t>1A</w:t>
      </w:r>
      <w:r w:rsidR="009217DF" w:rsidRPr="00E1164B">
        <w:rPr>
          <w:rFonts w:ascii="Arial" w:hAnsi="Arial" w:cs="Arial"/>
          <w:sz w:val="24"/>
          <w:szCs w:val="24"/>
          <w:lang w:val="en-GB"/>
        </w:rPr>
        <w:t>, r</w:t>
      </w:r>
      <w:r w:rsidR="00E44437" w:rsidRPr="00E1164B">
        <w:rPr>
          <w:rFonts w:ascii="Arial" w:hAnsi="Arial" w:cs="Arial"/>
          <w:sz w:val="24"/>
          <w:szCs w:val="24"/>
          <w:lang w:val="en-GB"/>
        </w:rPr>
        <w:t>ight</w:t>
      </w:r>
      <w:r w:rsidR="009217DF" w:rsidRPr="00E1164B">
        <w:rPr>
          <w:rFonts w:ascii="Arial" w:hAnsi="Arial" w:cs="Arial"/>
          <w:sz w:val="24"/>
          <w:szCs w:val="24"/>
          <w:lang w:val="en-GB"/>
        </w:rPr>
        <w:t>;</w:t>
      </w:r>
      <w:r w:rsidR="00E44437" w:rsidRPr="00E1164B">
        <w:rPr>
          <w:rFonts w:ascii="Arial" w:hAnsi="Arial" w:cs="Arial"/>
          <w:sz w:val="24"/>
          <w:szCs w:val="24"/>
          <w:lang w:val="en-GB"/>
        </w:rPr>
        <w:t xml:space="preserve">  </w:t>
      </w:r>
      <w:proofErr w:type="spellStart"/>
      <w:r w:rsidR="00E44437" w:rsidRPr="00E1164B">
        <w:rPr>
          <w:rFonts w:ascii="Arial" w:hAnsi="Arial" w:cs="Arial"/>
          <w:sz w:val="24"/>
          <w:szCs w:val="24"/>
          <w:lang w:val="en-GB"/>
        </w:rPr>
        <w:t>Somasekharan</w:t>
      </w:r>
      <w:proofErr w:type="spellEnd"/>
      <w:r w:rsidR="00E44437" w:rsidRPr="00E1164B">
        <w:rPr>
          <w:rFonts w:ascii="Arial" w:hAnsi="Arial" w:cs="Arial"/>
          <w:sz w:val="24"/>
          <w:szCs w:val="24"/>
          <w:lang w:val="en-GB"/>
        </w:rPr>
        <w:t xml:space="preserve"> 2020 </w:t>
      </w:r>
      <w:r w:rsidR="00E44437" w:rsidRPr="00707417">
        <w:rPr>
          <w:rFonts w:ascii="Arial" w:hAnsi="Arial" w:cs="Arial"/>
          <w:sz w:val="24"/>
          <w:szCs w:val="24"/>
          <w:lang w:val="en-GB"/>
        </w:rPr>
        <w:t>study</w:t>
      </w:r>
      <w:r w:rsidR="00E44437"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4rUdpmgl","properties":{"formattedCitation":"(29)","plainCitation":"(29)","noteIndex":0},"citationItems":[{"id":"7QlDGlPw/J6uUxkLm","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707417">
        <w:rPr>
          <w:rFonts w:ascii="Arial" w:hAnsi="Arial" w:cs="Arial"/>
          <w:sz w:val="24"/>
          <w:szCs w:val="24"/>
          <w:lang w:val="en-GB"/>
        </w:rPr>
        <w:fldChar w:fldCharType="separate"/>
      </w:r>
      <w:r w:rsidR="0097304F" w:rsidRPr="00707417">
        <w:rPr>
          <w:rFonts w:ascii="Arial" w:hAnsi="Arial" w:cs="Arial"/>
          <w:sz w:val="24"/>
          <w:lang w:val="en-GB"/>
        </w:rPr>
        <w:t>(29)</w:t>
      </w:r>
      <w:r w:rsidR="00E44437" w:rsidRPr="00707417">
        <w:rPr>
          <w:rFonts w:ascii="Arial" w:hAnsi="Arial" w:cs="Arial"/>
          <w:sz w:val="24"/>
          <w:szCs w:val="24"/>
          <w:lang w:val="en-GB"/>
        </w:rPr>
        <w:fldChar w:fldCharType="end"/>
      </w:r>
      <w:r w:rsidR="00E44437" w:rsidRPr="00E1164B">
        <w:rPr>
          <w:rFonts w:ascii="Arial" w:hAnsi="Arial" w:cs="Arial"/>
          <w:sz w:val="24"/>
          <w:szCs w:val="24"/>
          <w:lang w:val="en-GB"/>
        </w:rPr>
        <w:t xml:space="preserve"> given as example</w:t>
      </w:r>
      <w:r w:rsidR="00A21704" w:rsidRPr="00E1164B">
        <w:rPr>
          <w:rFonts w:ascii="Arial" w:hAnsi="Arial" w:cs="Arial"/>
          <w:sz w:val="24"/>
          <w:szCs w:val="24"/>
          <w:lang w:val="en-GB"/>
        </w:rPr>
        <w:t>)</w:t>
      </w:r>
      <w:r w:rsidR="00E44437" w:rsidRPr="00E1164B">
        <w:rPr>
          <w:rFonts w:ascii="Arial" w:hAnsi="Arial" w:cs="Arial"/>
          <w:sz w:val="24"/>
          <w:szCs w:val="24"/>
          <w:lang w:val="en-GB"/>
        </w:rPr>
        <w:t xml:space="preserve"> and </w:t>
      </w:r>
      <w:r w:rsidR="00FC7ABA" w:rsidRPr="00E1164B">
        <w:rPr>
          <w:rFonts w:ascii="Arial" w:hAnsi="Arial" w:cs="Arial"/>
          <w:sz w:val="24"/>
          <w:szCs w:val="24"/>
          <w:lang w:val="en-GB"/>
        </w:rPr>
        <w:t xml:space="preserve">exhibited minimal correlation between SG gene expression profiles, </w:t>
      </w:r>
      <w:r w:rsidR="0016113E" w:rsidRPr="00E1164B">
        <w:rPr>
          <w:rFonts w:ascii="Arial" w:hAnsi="Arial" w:cs="Arial"/>
          <w:sz w:val="24"/>
          <w:szCs w:val="24"/>
          <w:lang w:val="en-GB"/>
        </w:rPr>
        <w:t xml:space="preserve">even </w:t>
      </w:r>
      <w:r w:rsidR="00FC7ABA" w:rsidRPr="00E1164B">
        <w:rPr>
          <w:rFonts w:ascii="Arial" w:hAnsi="Arial" w:cs="Arial"/>
          <w:sz w:val="24"/>
          <w:szCs w:val="24"/>
          <w:lang w:val="en-GB"/>
        </w:rPr>
        <w:t xml:space="preserve">under </w:t>
      </w:r>
      <w:r w:rsidR="0016113E" w:rsidRPr="00E1164B">
        <w:rPr>
          <w:rFonts w:ascii="Arial" w:hAnsi="Arial" w:cs="Arial"/>
          <w:sz w:val="24"/>
          <w:szCs w:val="24"/>
          <w:lang w:val="en-GB"/>
        </w:rPr>
        <w:t xml:space="preserve">the same stress </w:t>
      </w:r>
      <w:r w:rsidR="002E618B" w:rsidRPr="00E1164B">
        <w:rPr>
          <w:rFonts w:ascii="Arial" w:hAnsi="Arial" w:cs="Arial"/>
          <w:sz w:val="24"/>
          <w:szCs w:val="24"/>
          <w:lang w:val="en-GB"/>
        </w:rPr>
        <w:t xml:space="preserve">stimulus </w:t>
      </w:r>
      <w:r w:rsidR="00FD4449" w:rsidRPr="00E1164B">
        <w:rPr>
          <w:rFonts w:ascii="Arial" w:hAnsi="Arial" w:cs="Arial"/>
          <w:sz w:val="24"/>
          <w:szCs w:val="24"/>
          <w:lang w:val="en-GB"/>
        </w:rPr>
        <w:t xml:space="preserve">(Figure </w:t>
      </w:r>
      <w:r w:rsidR="0090257F" w:rsidRPr="00E1164B">
        <w:rPr>
          <w:rFonts w:ascii="Arial" w:hAnsi="Arial" w:cs="Arial"/>
          <w:sz w:val="24"/>
          <w:szCs w:val="24"/>
          <w:lang w:val="en-GB"/>
        </w:rPr>
        <w:t>1B</w:t>
      </w:r>
      <w:r w:rsidR="00FD4449" w:rsidRPr="00E1164B">
        <w:rPr>
          <w:rFonts w:ascii="Arial" w:hAnsi="Arial" w:cs="Arial"/>
          <w:sz w:val="24"/>
          <w:szCs w:val="24"/>
          <w:lang w:val="en-GB"/>
        </w:rPr>
        <w:t>)</w:t>
      </w:r>
      <w:r w:rsidR="00E44437" w:rsidRPr="00E1164B">
        <w:rPr>
          <w:rFonts w:ascii="Arial" w:hAnsi="Arial" w:cs="Arial"/>
          <w:sz w:val="24"/>
          <w:szCs w:val="24"/>
          <w:lang w:val="en-GB"/>
        </w:rPr>
        <w:t xml:space="preserve">. </w:t>
      </w:r>
    </w:p>
    <w:p w14:paraId="15959C4A" w14:textId="2DC26473" w:rsidR="00FC7ABA" w:rsidRDefault="00271D8F" w:rsidP="0098059C">
      <w:pPr>
        <w:jc w:val="both"/>
        <w:rPr>
          <w:rFonts w:ascii="Arial" w:hAnsi="Arial" w:cs="Arial"/>
          <w:color w:val="000000" w:themeColor="text1"/>
          <w:sz w:val="24"/>
          <w:szCs w:val="24"/>
          <w:lang w:val="en-GB"/>
        </w:rPr>
      </w:pPr>
      <w:r w:rsidRPr="00E1164B">
        <w:rPr>
          <w:rFonts w:ascii="Arial" w:hAnsi="Arial" w:cs="Arial"/>
          <w:sz w:val="24"/>
          <w:szCs w:val="24"/>
          <w:lang w:val="en-GB"/>
        </w:rPr>
        <w:t xml:space="preserve">We </w:t>
      </w:r>
      <w:r w:rsidR="00FC7ABA" w:rsidRPr="00E1164B">
        <w:rPr>
          <w:rFonts w:ascii="Arial" w:hAnsi="Arial" w:cs="Arial"/>
          <w:sz w:val="24"/>
          <w:szCs w:val="24"/>
          <w:lang w:val="en-GB"/>
        </w:rPr>
        <w:t xml:space="preserve">performed </w:t>
      </w:r>
      <w:r w:rsidR="00030CF8" w:rsidRPr="00E1164B">
        <w:rPr>
          <w:rFonts w:ascii="Arial" w:hAnsi="Arial" w:cs="Arial"/>
          <w:sz w:val="24"/>
          <w:szCs w:val="24"/>
          <w:lang w:val="en-GB"/>
        </w:rPr>
        <w:t>Gene Set Enrichment Analysis (GSEA)</w:t>
      </w:r>
      <w:r w:rsidR="001E334D" w:rsidRPr="00E1164B">
        <w:rPr>
          <w:rFonts w:ascii="Arial" w:hAnsi="Arial" w:cs="Arial"/>
          <w:sz w:val="24"/>
          <w:szCs w:val="24"/>
          <w:lang w:val="en-GB"/>
        </w:rPr>
        <w:fldChar w:fldCharType="begin"/>
      </w:r>
      <w:r w:rsidR="001823B1">
        <w:rPr>
          <w:rFonts w:ascii="Arial" w:hAnsi="Arial" w:cs="Arial"/>
          <w:sz w:val="24"/>
          <w:szCs w:val="24"/>
          <w:lang w:val="en-GB"/>
        </w:rPr>
        <w:instrText xml:space="preserve"> ADDIN ZOTERO_ITEM CSL_CITATION {"citationID":"eLST8S5h","properties":{"formattedCitation":"(67)","plainCitation":"(67)","noteIndex":0},"citationItems":[{"id":63,"uris":["http://zotero.org/users/local/q86rvdj2/items/FRT56J38"],"itemData":{"id":63,"type":"article-journal","abstract":"Although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E1164B">
        <w:rPr>
          <w:rFonts w:ascii="Arial" w:hAnsi="Arial" w:cs="Arial"/>
          <w:sz w:val="24"/>
          <w:szCs w:val="24"/>
          <w:lang w:val="en-GB"/>
        </w:rPr>
        <w:fldChar w:fldCharType="separate"/>
      </w:r>
      <w:r w:rsidR="0097304F" w:rsidRPr="0097304F">
        <w:rPr>
          <w:rFonts w:ascii="Aptos" w:hAnsi="Aptos"/>
          <w:sz w:val="24"/>
          <w:lang w:val="en-GB"/>
        </w:rPr>
        <w:t>(67)</w:t>
      </w:r>
      <w:r w:rsidR="001E334D" w:rsidRPr="00E1164B">
        <w:rPr>
          <w:rFonts w:ascii="Arial" w:hAnsi="Arial" w:cs="Arial"/>
          <w:sz w:val="24"/>
          <w:szCs w:val="24"/>
          <w:lang w:val="en-GB"/>
        </w:rPr>
        <w:fldChar w:fldCharType="end"/>
      </w:r>
      <w:r w:rsidR="00030CF8" w:rsidRPr="00E1164B">
        <w:rPr>
          <w:rFonts w:ascii="Arial" w:hAnsi="Arial" w:cs="Arial"/>
          <w:sz w:val="24"/>
          <w:szCs w:val="24"/>
          <w:lang w:val="en-GB"/>
        </w:rPr>
        <w:t xml:space="preserve"> </w:t>
      </w:r>
      <w:r w:rsidR="00F95A23" w:rsidRPr="00E1164B">
        <w:rPr>
          <w:rFonts w:ascii="Arial" w:hAnsi="Arial" w:cs="Arial"/>
          <w:sz w:val="24"/>
          <w:szCs w:val="24"/>
          <w:lang w:val="en-GB"/>
        </w:rPr>
        <w:t xml:space="preserve">for </w:t>
      </w:r>
      <w:r w:rsidR="00FC7ABA" w:rsidRPr="00E1164B">
        <w:rPr>
          <w:rFonts w:ascii="Arial" w:hAnsi="Arial" w:cs="Arial"/>
          <w:sz w:val="24"/>
          <w:szCs w:val="24"/>
          <w:lang w:val="en-GB"/>
        </w:rPr>
        <w:t xml:space="preserve">the </w:t>
      </w:r>
      <w:r w:rsidR="00F95A23" w:rsidRPr="00E1164B">
        <w:rPr>
          <w:rFonts w:ascii="Arial" w:hAnsi="Arial" w:cs="Arial"/>
          <w:sz w:val="24"/>
          <w:szCs w:val="24"/>
          <w:lang w:val="en-GB"/>
        </w:rPr>
        <w:t>Hallmarks</w:t>
      </w:r>
      <w:r w:rsidR="00FC7ABA" w:rsidRPr="00E1164B">
        <w:rPr>
          <w:rFonts w:ascii="Arial" w:hAnsi="Arial" w:cs="Arial"/>
          <w:sz w:val="24"/>
          <w:szCs w:val="24"/>
          <w:lang w:val="en-GB"/>
        </w:rPr>
        <w:t xml:space="preserve"> collection</w:t>
      </w:r>
      <w:r w:rsidR="0090257F" w:rsidRPr="00E1164B">
        <w:rPr>
          <w:rFonts w:ascii="Arial" w:hAnsi="Arial" w:cs="Arial"/>
          <w:sz w:val="24"/>
          <w:szCs w:val="24"/>
          <w:lang w:val="en-GB"/>
        </w:rPr>
        <w:fldChar w:fldCharType="begin"/>
      </w:r>
      <w:r w:rsidR="00300753">
        <w:rPr>
          <w:rFonts w:ascii="Arial" w:hAnsi="Arial" w:cs="Arial"/>
          <w:sz w:val="24"/>
          <w:szCs w:val="24"/>
          <w:lang w:val="en-GB"/>
        </w:rPr>
        <w:instrText xml:space="preserve"> ADDIN ZOTERO_ITEM CSL_CITATION {"citationID":"KwyyhmIq","properties":{"formattedCitation":"(82)","plainCitation":"(82)","noteIndex":0},"citationItems":[{"id":"7QlDGlPw/AIMHfA1b","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E1164B">
        <w:rPr>
          <w:rFonts w:ascii="Arial" w:hAnsi="Arial" w:cs="Arial"/>
          <w:sz w:val="24"/>
          <w:szCs w:val="24"/>
          <w:lang w:val="en-GB"/>
        </w:rPr>
        <w:fldChar w:fldCharType="separate"/>
      </w:r>
      <w:r w:rsidR="0097304F" w:rsidRPr="0097304F">
        <w:rPr>
          <w:rFonts w:ascii="Aptos" w:hAnsi="Aptos"/>
          <w:sz w:val="24"/>
          <w:lang w:val="en-GB"/>
        </w:rPr>
        <w:t>(82)</w:t>
      </w:r>
      <w:r w:rsidR="0090257F" w:rsidRPr="00E1164B">
        <w:rPr>
          <w:rFonts w:ascii="Arial" w:hAnsi="Arial" w:cs="Arial"/>
          <w:sz w:val="24"/>
          <w:szCs w:val="24"/>
          <w:lang w:val="en-GB"/>
        </w:rPr>
        <w:fldChar w:fldCharType="end"/>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designed </w:t>
      </w:r>
      <w:r w:rsidR="00F95A23" w:rsidRPr="00E1164B">
        <w:rPr>
          <w:rFonts w:ascii="Arial" w:hAnsi="Arial" w:cs="Arial"/>
          <w:sz w:val="24"/>
          <w:szCs w:val="24"/>
          <w:lang w:val="en-GB"/>
        </w:rPr>
        <w:t>to minimi</w:t>
      </w:r>
      <w:r w:rsidR="004839F3">
        <w:rPr>
          <w:rFonts w:ascii="Arial" w:hAnsi="Arial" w:cs="Arial"/>
          <w:sz w:val="24"/>
          <w:szCs w:val="24"/>
          <w:lang w:val="en-GB"/>
        </w:rPr>
        <w:t>s</w:t>
      </w:r>
      <w:r w:rsidR="00F95A23" w:rsidRPr="00E1164B">
        <w:rPr>
          <w:rFonts w:ascii="Arial" w:hAnsi="Arial" w:cs="Arial"/>
          <w:sz w:val="24"/>
          <w:szCs w:val="24"/>
          <w:lang w:val="en-GB"/>
        </w:rPr>
        <w:t xml:space="preserve">e redundancy between gene sets) </w:t>
      </w:r>
      <w:r w:rsidRPr="00E1164B">
        <w:rPr>
          <w:rFonts w:ascii="Arial" w:hAnsi="Arial" w:cs="Arial"/>
          <w:sz w:val="24"/>
          <w:szCs w:val="24"/>
          <w:lang w:val="en-GB"/>
        </w:rPr>
        <w:t xml:space="preserve">on differentially expressed genes </w:t>
      </w:r>
      <w:r w:rsidR="0087035F" w:rsidRPr="00E1164B">
        <w:rPr>
          <w:rFonts w:ascii="Arial" w:hAnsi="Arial" w:cs="Arial"/>
          <w:sz w:val="24"/>
          <w:szCs w:val="24"/>
          <w:lang w:val="en-GB"/>
        </w:rPr>
        <w:t>(DE</w:t>
      </w:r>
      <w:r w:rsidR="00C563FD" w:rsidRPr="00E1164B">
        <w:rPr>
          <w:rFonts w:ascii="Arial" w:hAnsi="Arial" w:cs="Arial"/>
          <w:sz w:val="24"/>
          <w:szCs w:val="24"/>
          <w:lang w:val="en-GB"/>
        </w:rPr>
        <w:t>G</w:t>
      </w:r>
      <w:r w:rsidR="0087035F" w:rsidRPr="00E1164B">
        <w:rPr>
          <w:rFonts w:ascii="Arial" w:hAnsi="Arial" w:cs="Arial"/>
          <w:sz w:val="24"/>
          <w:szCs w:val="24"/>
          <w:lang w:val="en-GB"/>
        </w:rPr>
        <w:t xml:space="preserve">s) </w:t>
      </w:r>
      <w:r w:rsidR="007D5262" w:rsidRPr="00E1164B">
        <w:rPr>
          <w:rFonts w:ascii="Arial" w:hAnsi="Arial" w:cs="Arial"/>
          <w:sz w:val="24"/>
          <w:szCs w:val="24"/>
          <w:lang w:val="en-GB"/>
        </w:rPr>
        <w:t xml:space="preserve">in </w:t>
      </w:r>
      <w:r w:rsidRPr="00E1164B">
        <w:rPr>
          <w:rFonts w:ascii="Arial" w:hAnsi="Arial" w:cs="Arial"/>
          <w:sz w:val="24"/>
          <w:szCs w:val="24"/>
          <w:lang w:val="en-GB"/>
        </w:rPr>
        <w:t>SGs</w:t>
      </w:r>
      <w:r w:rsidR="00F95A23" w:rsidRPr="00E1164B">
        <w:rPr>
          <w:rFonts w:ascii="Arial" w:hAnsi="Arial" w:cs="Arial"/>
          <w:sz w:val="24"/>
          <w:szCs w:val="24"/>
          <w:lang w:val="en-GB"/>
        </w:rPr>
        <w:t xml:space="preserve"> </w:t>
      </w:r>
      <w:r w:rsidR="00FC7ABA" w:rsidRPr="00E1164B">
        <w:rPr>
          <w:rFonts w:ascii="Arial" w:hAnsi="Arial" w:cs="Arial"/>
          <w:sz w:val="24"/>
          <w:szCs w:val="24"/>
          <w:lang w:val="en-GB"/>
        </w:rPr>
        <w:t xml:space="preserve">induced </w:t>
      </w:r>
      <w:r w:rsidR="00F95A23" w:rsidRPr="00E1164B">
        <w:rPr>
          <w:rFonts w:ascii="Arial" w:hAnsi="Arial" w:cs="Arial"/>
          <w:sz w:val="24"/>
          <w:szCs w:val="24"/>
          <w:lang w:val="en-GB"/>
        </w:rPr>
        <w:t>by</w:t>
      </w:r>
      <w:r w:rsidR="005F76DA" w:rsidRPr="00E1164B">
        <w:rPr>
          <w:rFonts w:ascii="Arial" w:hAnsi="Arial" w:cs="Arial"/>
          <w:sz w:val="24"/>
          <w:szCs w:val="24"/>
          <w:lang w:val="en-GB"/>
        </w:rPr>
        <w:t xml:space="preserve"> oxidative stress</w:t>
      </w:r>
      <w:r w:rsidRPr="00E1164B">
        <w:rPr>
          <w:rFonts w:ascii="Arial" w:hAnsi="Arial" w:cs="Arial"/>
          <w:sz w:val="24"/>
          <w:szCs w:val="24"/>
          <w:lang w:val="en-GB"/>
        </w:rPr>
        <w:t xml:space="preserve"> in</w:t>
      </w:r>
      <w:r w:rsidR="002A2416" w:rsidRPr="00E1164B">
        <w:rPr>
          <w:rFonts w:ascii="Arial" w:hAnsi="Arial" w:cs="Arial"/>
          <w:sz w:val="24"/>
          <w:szCs w:val="24"/>
          <w:lang w:val="en-GB"/>
        </w:rPr>
        <w:t xml:space="preserve"> </w:t>
      </w:r>
      <w:r w:rsidR="005F76DA" w:rsidRPr="00E1164B">
        <w:rPr>
          <w:rFonts w:ascii="Arial" w:hAnsi="Arial" w:cs="Arial"/>
          <w:sz w:val="24"/>
          <w:szCs w:val="24"/>
          <w:lang w:val="en-GB"/>
        </w:rPr>
        <w:t xml:space="preserve">the </w:t>
      </w:r>
      <w:r w:rsidR="00030CF8" w:rsidRPr="00E1164B">
        <w:rPr>
          <w:rFonts w:ascii="Arial" w:hAnsi="Arial" w:cs="Arial"/>
          <w:sz w:val="24"/>
          <w:szCs w:val="24"/>
          <w:lang w:val="en-GB"/>
        </w:rPr>
        <w:t xml:space="preserve">DC and </w:t>
      </w:r>
      <w:r w:rsidR="00FC7ABA" w:rsidRPr="00E1164B">
        <w:rPr>
          <w:rFonts w:ascii="Arial" w:hAnsi="Arial" w:cs="Arial"/>
          <w:sz w:val="24"/>
          <w:szCs w:val="24"/>
          <w:lang w:val="en-GB"/>
        </w:rPr>
        <w:t xml:space="preserve">PL </w:t>
      </w:r>
      <w:r w:rsidR="003D70DD" w:rsidRPr="00E1164B">
        <w:rPr>
          <w:rFonts w:ascii="Arial" w:hAnsi="Arial" w:cs="Arial"/>
          <w:sz w:val="24"/>
          <w:szCs w:val="24"/>
          <w:lang w:val="en-GB"/>
        </w:rPr>
        <w:t>example</w:t>
      </w:r>
      <w:r w:rsidR="00FC7ABA" w:rsidRPr="00E1164B">
        <w:rPr>
          <w:rFonts w:ascii="Arial" w:hAnsi="Arial" w:cs="Arial"/>
          <w:sz w:val="24"/>
          <w:szCs w:val="24"/>
          <w:lang w:val="en-GB"/>
        </w:rPr>
        <w:t xml:space="preserve"> datasets</w:t>
      </w:r>
      <w:r w:rsidR="00036F82" w:rsidRPr="00E1164B">
        <w:rPr>
          <w:rFonts w:ascii="Arial" w:hAnsi="Arial" w:cs="Arial"/>
          <w:sz w:val="24"/>
          <w:szCs w:val="24"/>
          <w:lang w:val="en-GB"/>
        </w:rPr>
        <w:t>,</w:t>
      </w:r>
      <w:r w:rsidR="00A95934" w:rsidRPr="00E1164B">
        <w:rPr>
          <w:rFonts w:ascii="Arial" w:hAnsi="Arial" w:cs="Arial"/>
          <w:sz w:val="24"/>
          <w:szCs w:val="24"/>
          <w:lang w:val="en-GB"/>
        </w:rPr>
        <w:t xml:space="preserve"> </w:t>
      </w:r>
      <w:r w:rsidR="00036F82" w:rsidRPr="00E1164B">
        <w:rPr>
          <w:rFonts w:ascii="Arial" w:hAnsi="Arial" w:cs="Arial"/>
          <w:sz w:val="24"/>
          <w:szCs w:val="24"/>
          <w:lang w:val="en-GB"/>
        </w:rPr>
        <w:t xml:space="preserve">compared </w:t>
      </w:r>
      <w:r w:rsidR="00036F82" w:rsidRPr="00E1164B">
        <w:rPr>
          <w:rFonts w:ascii="Arial" w:hAnsi="Arial" w:cs="Arial"/>
          <w:sz w:val="24"/>
          <w:szCs w:val="24"/>
          <w:lang w:val="en-GB"/>
        </w:rPr>
        <w:lastRenderedPageBreak/>
        <w:t>with</w:t>
      </w:r>
      <w:r w:rsidR="00A95934" w:rsidRPr="00E1164B">
        <w:rPr>
          <w:rFonts w:ascii="Arial" w:hAnsi="Arial" w:cs="Arial"/>
          <w:sz w:val="24"/>
          <w:szCs w:val="24"/>
          <w:lang w:val="en-GB"/>
        </w:rPr>
        <w:t xml:space="preserve"> their WC fraction</w:t>
      </w:r>
      <w:r w:rsidR="000742CA" w:rsidRPr="00E1164B">
        <w:rPr>
          <w:rFonts w:ascii="Arial" w:hAnsi="Arial" w:cs="Arial"/>
          <w:sz w:val="24"/>
          <w:szCs w:val="24"/>
          <w:lang w:val="en-GB"/>
        </w:rPr>
        <w:t xml:space="preserve"> (Figure 1A,B)</w:t>
      </w:r>
      <w:r w:rsidR="00C84CB3" w:rsidRPr="00E1164B">
        <w:rPr>
          <w:rFonts w:ascii="Arial" w:hAnsi="Arial" w:cs="Arial"/>
          <w:sz w:val="24"/>
          <w:szCs w:val="24"/>
          <w:lang w:val="en-GB"/>
        </w:rPr>
        <w:t xml:space="preserve">. </w:t>
      </w:r>
      <w:r w:rsidR="00FC7ABA" w:rsidRPr="00E1164B">
        <w:rPr>
          <w:rFonts w:ascii="Arial" w:hAnsi="Arial" w:cs="Arial"/>
          <w:sz w:val="24"/>
          <w:szCs w:val="24"/>
          <w:lang w:val="en-GB"/>
        </w:rPr>
        <w:t>In</w:t>
      </w:r>
      <w:r w:rsidR="00ED5752" w:rsidRPr="00E1164B">
        <w:rPr>
          <w:rFonts w:ascii="Arial" w:hAnsi="Arial" w:cs="Arial"/>
          <w:sz w:val="24"/>
          <w:szCs w:val="24"/>
          <w:lang w:val="en-GB"/>
        </w:rPr>
        <w:t xml:space="preserve"> DC-purified </w:t>
      </w:r>
      <w:r w:rsidR="00FC7ABA" w:rsidRPr="00E1164B">
        <w:rPr>
          <w:rFonts w:ascii="Arial" w:hAnsi="Arial" w:cs="Arial"/>
          <w:sz w:val="24"/>
          <w:szCs w:val="24"/>
          <w:lang w:val="en-GB"/>
        </w:rPr>
        <w:t xml:space="preserve">transcriptomes, </w:t>
      </w:r>
      <w:r w:rsidR="00D714B2" w:rsidRPr="00E1164B">
        <w:rPr>
          <w:rFonts w:ascii="Arial" w:hAnsi="Arial" w:cs="Arial"/>
          <w:sz w:val="24"/>
          <w:szCs w:val="24"/>
          <w:lang w:val="en-GB"/>
        </w:rPr>
        <w:t xml:space="preserve">Hallmark enrichment </w:t>
      </w:r>
      <w:r w:rsidR="002A14F8" w:rsidRPr="00E1164B">
        <w:rPr>
          <w:rFonts w:ascii="Arial" w:hAnsi="Arial" w:cs="Arial"/>
          <w:sz w:val="24"/>
          <w:szCs w:val="24"/>
          <w:lang w:val="en-GB"/>
        </w:rPr>
        <w:t xml:space="preserve">in SGs </w:t>
      </w:r>
      <w:r w:rsidR="00D714B2" w:rsidRPr="00E1164B">
        <w:rPr>
          <w:rFonts w:ascii="Arial" w:hAnsi="Arial" w:cs="Arial"/>
          <w:sz w:val="24"/>
          <w:szCs w:val="24"/>
          <w:lang w:val="en-GB"/>
        </w:rPr>
        <w:t xml:space="preserve">was strongly confounded with transcript length </w:t>
      </w:r>
      <w:r w:rsidR="00D714B2" w:rsidRPr="00E1164B">
        <w:rPr>
          <w:rFonts w:ascii="Arial" w:hAnsi="Arial" w:cs="Arial"/>
          <w:color w:val="000000" w:themeColor="text1"/>
          <w:sz w:val="24"/>
          <w:szCs w:val="24"/>
          <w:lang w:val="en-GB"/>
        </w:rPr>
        <w:t xml:space="preserve">(Fisher’s p &lt; 1.5e-5, Odds Ratio = 23.77), with </w:t>
      </w:r>
      <w:r w:rsidR="00FC7ABA" w:rsidRPr="00E1164B">
        <w:rPr>
          <w:rFonts w:ascii="Arial" w:hAnsi="Arial" w:cs="Arial"/>
          <w:sz w:val="24"/>
          <w:szCs w:val="24"/>
          <w:lang w:val="en-GB"/>
        </w:rPr>
        <w:t xml:space="preserve">several enriched and depleted Hallmarks </w:t>
      </w:r>
      <w:r w:rsidR="0088375F" w:rsidRPr="00E1164B">
        <w:rPr>
          <w:rFonts w:ascii="Arial" w:hAnsi="Arial" w:cs="Arial"/>
          <w:sz w:val="24"/>
          <w:szCs w:val="24"/>
          <w:lang w:val="en-GB"/>
        </w:rPr>
        <w:t xml:space="preserve">associated with long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mitotic spindle) and </w:t>
      </w:r>
      <w:r w:rsidR="0088375F" w:rsidRPr="00E1164B">
        <w:rPr>
          <w:rFonts w:ascii="Arial" w:hAnsi="Arial" w:cs="Arial"/>
          <w:sz w:val="24"/>
          <w:szCs w:val="24"/>
          <w:lang w:val="en-GB"/>
        </w:rPr>
        <w:t xml:space="preserve">short </w:t>
      </w:r>
      <w:r w:rsidR="00F95A23" w:rsidRPr="00E1164B">
        <w:rPr>
          <w:rFonts w:ascii="Arial" w:hAnsi="Arial" w:cs="Arial"/>
          <w:sz w:val="24"/>
          <w:szCs w:val="24"/>
          <w:lang w:val="en-GB"/>
        </w:rPr>
        <w:t>(</w:t>
      </w:r>
      <w:r w:rsidR="00F95A23" w:rsidRPr="00E1164B">
        <w:rPr>
          <w:rFonts w:ascii="Arial" w:hAnsi="Arial" w:cs="Arial"/>
          <w:i/>
          <w:iCs/>
          <w:sz w:val="24"/>
          <w:szCs w:val="24"/>
          <w:lang w:val="en-GB"/>
        </w:rPr>
        <w:t>e.g.</w:t>
      </w:r>
      <w:r w:rsidR="00F95A23" w:rsidRPr="00E1164B">
        <w:rPr>
          <w:rFonts w:ascii="Arial" w:hAnsi="Arial" w:cs="Arial"/>
          <w:sz w:val="24"/>
          <w:szCs w:val="24"/>
          <w:lang w:val="en-GB"/>
        </w:rPr>
        <w:t xml:space="preserve">, oxidative phosphorylation) </w:t>
      </w:r>
      <w:r w:rsidR="0088375F" w:rsidRPr="00E1164B">
        <w:rPr>
          <w:rFonts w:ascii="Arial" w:hAnsi="Arial" w:cs="Arial"/>
          <w:sz w:val="24"/>
          <w:szCs w:val="24"/>
          <w:lang w:val="en-GB"/>
        </w:rPr>
        <w:t>transcripts</w:t>
      </w:r>
      <w:r w:rsidR="00F95A23" w:rsidRPr="00E1164B">
        <w:rPr>
          <w:rFonts w:ascii="Arial" w:hAnsi="Arial" w:cs="Arial"/>
          <w:sz w:val="24"/>
          <w:szCs w:val="24"/>
          <w:lang w:val="en-GB"/>
        </w:rPr>
        <w:t>, respectively</w:t>
      </w:r>
      <w:r w:rsidR="0088375F" w:rsidRPr="00E1164B">
        <w:rPr>
          <w:rFonts w:ascii="Arial" w:hAnsi="Arial" w:cs="Arial"/>
          <w:sz w:val="24"/>
          <w:szCs w:val="24"/>
          <w:lang w:val="en-GB"/>
        </w:rPr>
        <w:t xml:space="preserve"> </w:t>
      </w:r>
      <w:r w:rsidR="00D85CFB" w:rsidRPr="00E1164B">
        <w:rPr>
          <w:rFonts w:ascii="Arial" w:hAnsi="Arial" w:cs="Arial"/>
          <w:sz w:val="24"/>
          <w:szCs w:val="24"/>
          <w:lang w:val="en-GB"/>
        </w:rPr>
        <w:t xml:space="preserve">(Figure </w:t>
      </w:r>
      <w:r w:rsidR="0090257F" w:rsidRPr="00E1164B">
        <w:rPr>
          <w:rFonts w:ascii="Arial" w:hAnsi="Arial" w:cs="Arial"/>
          <w:sz w:val="24"/>
          <w:szCs w:val="24"/>
          <w:lang w:val="en-GB"/>
        </w:rPr>
        <w:t>1C)</w:t>
      </w:r>
      <w:r w:rsidR="00DD3154" w:rsidRPr="00E1164B">
        <w:rPr>
          <w:rFonts w:ascii="Arial" w:hAnsi="Arial" w:cs="Arial"/>
          <w:sz w:val="24"/>
          <w:szCs w:val="24"/>
          <w:lang w:val="en-GB"/>
        </w:rPr>
        <w:fldChar w:fldCharType="begin"/>
      </w:r>
      <w:r w:rsidR="00DD3154" w:rsidRPr="00E1164B">
        <w:rPr>
          <w:rFonts w:ascii="Arial" w:hAnsi="Arial" w:cs="Arial"/>
          <w:sz w:val="24"/>
          <w:szCs w:val="24"/>
          <w:lang w:val="en-GB"/>
        </w:rPr>
        <w:instrText xml:space="preserve"> ADDIN ZOTERO_TEMP </w:instrText>
      </w:r>
      <w:r w:rsidR="00DD3154" w:rsidRPr="00E1164B">
        <w:rPr>
          <w:rFonts w:ascii="Arial" w:hAnsi="Arial" w:cs="Arial"/>
          <w:sz w:val="24"/>
          <w:szCs w:val="24"/>
          <w:lang w:val="en-GB"/>
        </w:rPr>
        <w:fldChar w:fldCharType="separate"/>
      </w:r>
      <w:r w:rsidR="00DD3154" w:rsidRPr="00E1164B">
        <w:rPr>
          <w:rFonts w:ascii="Arial" w:hAnsi="Arial" w:cs="Arial"/>
          <w:sz w:val="24"/>
          <w:szCs w:val="24"/>
          <w:lang w:val="en-GB"/>
        </w:rPr>
        <w:fldChar w:fldCharType="end"/>
      </w:r>
      <w:r w:rsidR="00D85CFB" w:rsidRPr="00E1164B">
        <w:rPr>
          <w:rFonts w:ascii="Arial" w:hAnsi="Arial" w:cs="Arial"/>
          <w:sz w:val="24"/>
          <w:szCs w:val="24"/>
          <w:lang w:val="en-GB"/>
        </w:rPr>
        <w:t xml:space="preserve">. </w:t>
      </w:r>
      <w:r w:rsidR="008C7B36" w:rsidRPr="00E1164B">
        <w:rPr>
          <w:rFonts w:ascii="Arial" w:hAnsi="Arial" w:cs="Arial"/>
          <w:color w:val="000000" w:themeColor="text1"/>
          <w:sz w:val="24"/>
          <w:szCs w:val="24"/>
          <w:lang w:val="en-GB"/>
        </w:rPr>
        <w:t xml:space="preserve">In </w:t>
      </w:r>
      <w:r w:rsidR="006C4D42" w:rsidRPr="00E1164B">
        <w:rPr>
          <w:rFonts w:ascii="Arial" w:hAnsi="Arial" w:cs="Arial"/>
          <w:color w:val="000000" w:themeColor="text1"/>
          <w:sz w:val="24"/>
          <w:szCs w:val="24"/>
          <w:lang w:val="en-GB"/>
        </w:rPr>
        <w:t xml:space="preserve">PL-purified </w:t>
      </w:r>
      <w:r w:rsidR="006C4D42" w:rsidRPr="00E1164B">
        <w:rPr>
          <w:rFonts w:ascii="Arial" w:hAnsi="Arial" w:cs="Arial"/>
          <w:sz w:val="24"/>
          <w:szCs w:val="24"/>
          <w:lang w:val="en-GB"/>
        </w:rPr>
        <w:t>transcriptomes</w:t>
      </w:r>
      <w:r w:rsidR="008C7B36" w:rsidRPr="00E1164B">
        <w:rPr>
          <w:rFonts w:ascii="Arial" w:hAnsi="Arial" w:cs="Arial"/>
          <w:sz w:val="24"/>
          <w:szCs w:val="24"/>
          <w:lang w:val="en-GB"/>
        </w:rPr>
        <w:t>, the observed enrichment in short transcripts</w:t>
      </w:r>
      <w:r w:rsidR="002A14F8" w:rsidRPr="00E1164B">
        <w:rPr>
          <w:rFonts w:ascii="Arial" w:hAnsi="Arial" w:cs="Arial"/>
          <w:sz w:val="24"/>
          <w:szCs w:val="24"/>
          <w:lang w:val="en-GB"/>
        </w:rPr>
        <w:t xml:space="preserve"> in SGs</w:t>
      </w:r>
      <w:r w:rsidR="008C7B36" w:rsidRPr="00E1164B">
        <w:rPr>
          <w:rFonts w:ascii="Arial" w:hAnsi="Arial" w:cs="Arial"/>
          <w:sz w:val="24"/>
          <w:szCs w:val="24"/>
          <w:lang w:val="en-GB"/>
        </w:rPr>
        <w:t xml:space="preserve"> (Figure 1A</w:t>
      </w:r>
      <w:r w:rsidR="00D714B2" w:rsidRPr="00E1164B">
        <w:rPr>
          <w:rFonts w:ascii="Arial" w:hAnsi="Arial" w:cs="Arial"/>
          <w:sz w:val="24"/>
          <w:szCs w:val="24"/>
          <w:lang w:val="en-GB"/>
        </w:rPr>
        <w:t>, r</w:t>
      </w:r>
      <w:r w:rsidR="008C7B36" w:rsidRPr="00E1164B">
        <w:rPr>
          <w:rFonts w:ascii="Arial" w:hAnsi="Arial" w:cs="Arial"/>
          <w:sz w:val="24"/>
          <w:szCs w:val="24"/>
          <w:lang w:val="en-GB"/>
        </w:rPr>
        <w:t xml:space="preserve">ight) </w:t>
      </w:r>
      <w:ins w:id="252" w:author="Alexandre Miguel Kaizeler Guedes Da Silva Afonso" w:date="2026-09-02T13:07:00Z" w16du:dateUtc="2026-09-02T12:07:00Z">
        <w:r w:rsidR="00C46BA2">
          <w:rPr>
            <w:rFonts w:ascii="Arial" w:hAnsi="Arial" w:cs="Arial"/>
            <w:sz w:val="24"/>
            <w:szCs w:val="24"/>
            <w:lang w:val="en-GB"/>
          </w:rPr>
          <w:t xml:space="preserve">was </w:t>
        </w:r>
      </w:ins>
      <w:r w:rsidR="008C7B36" w:rsidRPr="00E1164B">
        <w:rPr>
          <w:rFonts w:ascii="Arial" w:hAnsi="Arial" w:cs="Arial"/>
          <w:sz w:val="24"/>
          <w:szCs w:val="24"/>
          <w:lang w:val="en-GB"/>
        </w:rPr>
        <w:t xml:space="preserve">also reflected on the </w:t>
      </w:r>
      <w:r w:rsidR="00C05C9B" w:rsidRPr="00E1164B">
        <w:rPr>
          <w:rFonts w:ascii="Arial" w:hAnsi="Arial" w:cs="Arial"/>
          <w:sz w:val="24"/>
          <w:szCs w:val="24"/>
          <w:lang w:val="en-GB"/>
        </w:rPr>
        <w:t>H</w:t>
      </w:r>
      <w:r w:rsidR="008C7B36" w:rsidRPr="00E1164B">
        <w:rPr>
          <w:rFonts w:ascii="Arial" w:hAnsi="Arial" w:cs="Arial"/>
          <w:sz w:val="24"/>
          <w:szCs w:val="24"/>
          <w:lang w:val="en-GB"/>
        </w:rPr>
        <w:t>allmark enrichment analysis</w:t>
      </w:r>
      <w:r w:rsidR="00D85CFB" w:rsidRPr="00E1164B">
        <w:rPr>
          <w:rFonts w:ascii="Arial" w:hAnsi="Arial" w:cs="Arial"/>
          <w:sz w:val="24"/>
          <w:szCs w:val="24"/>
          <w:lang w:val="en-GB"/>
        </w:rPr>
        <w:t xml:space="preserve"> </w:t>
      </w:r>
      <w:r w:rsidR="00D85CFB" w:rsidRPr="00E1164B">
        <w:rPr>
          <w:rFonts w:ascii="Arial" w:hAnsi="Arial" w:cs="Arial"/>
          <w:color w:val="000000" w:themeColor="text1"/>
          <w:sz w:val="24"/>
          <w:szCs w:val="24"/>
          <w:lang w:val="en-GB"/>
        </w:rPr>
        <w:t>(</w:t>
      </w:r>
      <w:r w:rsidR="008C7B36" w:rsidRPr="00E1164B">
        <w:rPr>
          <w:rFonts w:ascii="Arial" w:hAnsi="Arial" w:cs="Arial"/>
          <w:color w:val="000000" w:themeColor="text1"/>
          <w:sz w:val="24"/>
          <w:szCs w:val="24"/>
          <w:lang w:val="en-GB"/>
        </w:rPr>
        <w:t xml:space="preserve">Figure </w:t>
      </w:r>
      <w:r w:rsidR="001175E4" w:rsidRPr="00E1164B">
        <w:rPr>
          <w:rFonts w:ascii="Arial" w:hAnsi="Arial" w:cs="Arial"/>
          <w:color w:val="000000" w:themeColor="text1"/>
          <w:sz w:val="24"/>
          <w:szCs w:val="24"/>
          <w:lang w:val="en-GB"/>
        </w:rPr>
        <w:t>1C</w:t>
      </w:r>
      <w:r w:rsidR="008C7B36" w:rsidRPr="00E1164B">
        <w:rPr>
          <w:rFonts w:ascii="Arial" w:hAnsi="Arial" w:cs="Arial"/>
          <w:color w:val="000000" w:themeColor="text1"/>
          <w:sz w:val="24"/>
          <w:szCs w:val="24"/>
          <w:lang w:val="en-GB"/>
        </w:rPr>
        <w:t xml:space="preserve">; </w:t>
      </w:r>
      <w:r w:rsidR="00D85CFB" w:rsidRPr="00E1164B">
        <w:rPr>
          <w:rFonts w:ascii="Arial" w:hAnsi="Arial" w:cs="Arial"/>
          <w:color w:val="000000" w:themeColor="text1"/>
          <w:sz w:val="24"/>
          <w:szCs w:val="24"/>
          <w:lang w:val="en-GB"/>
        </w:rPr>
        <w:t xml:space="preserve">p </w:t>
      </w:r>
      <w:r w:rsidR="00FB425B" w:rsidRPr="00E1164B">
        <w:rPr>
          <w:rFonts w:ascii="Arial" w:hAnsi="Arial" w:cs="Arial"/>
          <w:color w:val="000000" w:themeColor="text1"/>
          <w:sz w:val="24"/>
          <w:szCs w:val="24"/>
          <w:lang w:val="en-GB"/>
        </w:rPr>
        <w:t>&lt;</w:t>
      </w:r>
      <w:r w:rsidR="00D85CFB" w:rsidRPr="00E1164B">
        <w:rPr>
          <w:rFonts w:ascii="Arial" w:hAnsi="Arial" w:cs="Arial"/>
          <w:color w:val="000000" w:themeColor="text1"/>
          <w:sz w:val="24"/>
          <w:szCs w:val="24"/>
          <w:lang w:val="en-GB"/>
        </w:rPr>
        <w:t xml:space="preserve"> 0.0</w:t>
      </w:r>
      <w:r w:rsidR="00FB425B" w:rsidRPr="00E1164B">
        <w:rPr>
          <w:rFonts w:ascii="Arial" w:hAnsi="Arial" w:cs="Arial"/>
          <w:color w:val="000000" w:themeColor="text1"/>
          <w:sz w:val="24"/>
          <w:szCs w:val="24"/>
          <w:lang w:val="en-GB"/>
        </w:rPr>
        <w:t>001</w:t>
      </w:r>
      <w:r w:rsidR="00D85CFB" w:rsidRPr="00E1164B">
        <w:rPr>
          <w:rFonts w:ascii="Arial" w:hAnsi="Arial" w:cs="Arial"/>
          <w:color w:val="000000" w:themeColor="text1"/>
          <w:sz w:val="24"/>
          <w:szCs w:val="24"/>
          <w:lang w:val="en-GB"/>
        </w:rPr>
        <w:t xml:space="preserve">, </w:t>
      </w:r>
      <w:r w:rsidR="00FB425B" w:rsidRPr="00E1164B">
        <w:rPr>
          <w:rFonts w:ascii="Arial" w:hAnsi="Arial" w:cs="Arial"/>
          <w:color w:val="000000" w:themeColor="text1"/>
          <w:sz w:val="24"/>
          <w:szCs w:val="24"/>
          <w:lang w:val="en-GB"/>
        </w:rPr>
        <w:t>Odds Ratio = 0.06</w:t>
      </w:r>
      <w:r w:rsidR="00D85CFB" w:rsidRPr="00E1164B">
        <w:rPr>
          <w:rFonts w:ascii="Arial" w:hAnsi="Arial" w:cs="Arial"/>
          <w:color w:val="000000" w:themeColor="text1"/>
          <w:sz w:val="24"/>
          <w:szCs w:val="24"/>
          <w:lang w:val="en-GB"/>
        </w:rPr>
        <w:t>).</w:t>
      </w:r>
    </w:p>
    <w:p w14:paraId="0310528C" w14:textId="77777777" w:rsidR="007825DE" w:rsidRPr="00CD17BC" w:rsidRDefault="007825DE" w:rsidP="007825DE">
      <w:pPr>
        <w:jc w:val="both"/>
        <w:rPr>
          <w:rFonts w:ascii="Arial" w:hAnsi="Arial" w:cs="Arial"/>
          <w:sz w:val="24"/>
          <w:szCs w:val="24"/>
          <w:lang w:val="en-GB"/>
        </w:rPr>
      </w:pPr>
    </w:p>
    <w:p w14:paraId="243B6A7A" w14:textId="77777777" w:rsidR="007825DE" w:rsidRPr="00CD17BC" w:rsidRDefault="007825DE" w:rsidP="007825DE">
      <w:pPr>
        <w:jc w:val="both"/>
        <w:rPr>
          <w:rFonts w:ascii="Arial" w:hAnsi="Arial" w:cs="Arial"/>
          <w:b/>
          <w:bCs/>
          <w:sz w:val="20"/>
          <w:szCs w:val="20"/>
          <w:lang w:val="en-GB"/>
        </w:rPr>
      </w:pPr>
      <w:r w:rsidRPr="00CD17BC">
        <w:rPr>
          <w:noProof/>
          <w:lang w:val="en-GB"/>
        </w:rPr>
        <w:lastRenderedPageBreak/>
        <w:drawing>
          <wp:inline distT="0" distB="0" distL="0" distR="0" wp14:anchorId="75A517A0" wp14:editId="59884810">
            <wp:extent cx="6096000" cy="8804076"/>
            <wp:effectExtent l="0" t="0" r="0" b="0"/>
            <wp:docPr id="6796890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51">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p>
    <w:p w14:paraId="44D8B2E9" w14:textId="4A454E52" w:rsidR="007825DE" w:rsidRPr="00E1164B" w:rsidRDefault="007825DE" w:rsidP="0098059C">
      <w:pPr>
        <w:jc w:val="both"/>
        <w:rPr>
          <w:rFonts w:ascii="Arial" w:hAnsi="Arial" w:cs="Arial"/>
          <w:color w:val="000000" w:themeColor="text1"/>
          <w:sz w:val="20"/>
          <w:szCs w:val="20"/>
          <w:lang w:val="en-GB"/>
        </w:rPr>
      </w:pPr>
      <w:r w:rsidRPr="00CD17BC">
        <w:rPr>
          <w:rStyle w:val="Ttulo6Carter"/>
          <w:rFonts w:ascii="Arial" w:hAnsi="Arial" w:cs="Arial"/>
          <w:b/>
          <w:bCs/>
          <w:i w:val="0"/>
          <w:iCs w:val="0"/>
          <w:color w:val="000000" w:themeColor="text1"/>
          <w:sz w:val="20"/>
          <w:szCs w:val="20"/>
          <w:lang w:val="en-GB"/>
        </w:rPr>
        <w:lastRenderedPageBreak/>
        <w:t>Figure 1.</w:t>
      </w:r>
      <w:r w:rsidRPr="00CD17BC">
        <w:rPr>
          <w:rFonts w:ascii="Arial" w:hAnsi="Arial" w:cs="Arial"/>
          <w:b/>
          <w:bCs/>
          <w:color w:val="000000" w:themeColor="text1"/>
          <w:sz w:val="20"/>
          <w:szCs w:val="20"/>
          <w:lang w:val="en-GB"/>
        </w:rPr>
        <w:t xml:space="preserve"> SGs purified by different methods have distinct transcriptomes</w:t>
      </w:r>
      <w:r w:rsidRPr="00CD17BC">
        <w:rPr>
          <w:rFonts w:ascii="Arial" w:hAnsi="Arial" w:cs="Arial"/>
          <w:b/>
          <w:bCs/>
          <w:sz w:val="20"/>
          <w:szCs w:val="20"/>
          <w:lang w:val="en-GB"/>
        </w:rPr>
        <w:t>.</w:t>
      </w:r>
      <w:r w:rsidRPr="00CD17BC">
        <w:rPr>
          <w:rFonts w:ascii="Arial" w:hAnsi="Arial" w:cs="Arial"/>
          <w:b/>
          <w:bCs/>
          <w:color w:val="FF0000"/>
          <w:sz w:val="20"/>
          <w:szCs w:val="20"/>
          <w:lang w:val="en-GB"/>
        </w:rPr>
        <w:t xml:space="preserve"> </w:t>
      </w:r>
      <w:r w:rsidRPr="00CD17BC">
        <w:rPr>
          <w:rFonts w:ascii="Arial" w:hAnsi="Arial" w:cs="Arial"/>
          <w:sz w:val="20"/>
          <w:szCs w:val="20"/>
          <w:lang w:val="en-GB"/>
        </w:rPr>
        <w:t xml:space="preserve">(A) Scatter plots of t-statistics of differential gene expression (DGE) between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in number of nucleotides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for SG purification by </w:t>
      </w:r>
      <w:r w:rsidRPr="00CD17BC">
        <w:rPr>
          <w:lang w:val="en-GB"/>
        </w:rPr>
        <w:t>DC</w:t>
      </w:r>
      <w:r w:rsidRPr="00CD17BC">
        <w:rPr>
          <w:lang w:val="en-GB"/>
        </w:rPr>
        <w:fldChar w:fldCharType="begin"/>
      </w:r>
      <w:r w:rsidR="00300753">
        <w:rPr>
          <w:lang w:val="en-GB"/>
        </w:rPr>
        <w:instrText xml:space="preserve"> ADDIN ZOTERO_ITEM CSL_CITATION {"citationID":"1GFGtehl","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lang w:val="en-GB"/>
        </w:rPr>
        <w:fldChar w:fldCharType="separate"/>
      </w:r>
      <w:r w:rsidR="0097304F" w:rsidRPr="0097304F">
        <w:rPr>
          <w:rFonts w:ascii="Aptos" w:hAnsi="Aptos"/>
          <w:lang w:val="en-GB"/>
        </w:rPr>
        <w:t>(31)</w:t>
      </w:r>
      <w:r w:rsidRPr="00CD17BC">
        <w:rPr>
          <w:lang w:val="en-GB"/>
        </w:rPr>
        <w:fldChar w:fldCharType="end"/>
      </w:r>
      <w:r w:rsidRPr="00CD17BC">
        <w:rPr>
          <w:rFonts w:ascii="Arial" w:hAnsi="Arial" w:cs="Arial"/>
          <w:sz w:val="20"/>
          <w:szCs w:val="20"/>
          <w:lang w:val="en-GB"/>
        </w:rPr>
        <w:t xml:space="preserve"> (left) and 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glIaf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(right);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(B) </w:t>
      </w:r>
      <w:r w:rsidRPr="00CD17BC">
        <w:rPr>
          <w:rFonts w:ascii="Arial" w:hAnsi="Arial" w:cs="Arial"/>
          <w:color w:val="000000" w:themeColor="text1"/>
          <w:sz w:val="20"/>
          <w:szCs w:val="20"/>
          <w:lang w:val="en-GB"/>
        </w:rPr>
        <w:t xml:space="preserve">Heatmap of Spearman’s correlations between </w:t>
      </w:r>
      <w:r w:rsidRPr="00CD17BC">
        <w:rPr>
          <w:rFonts w:ascii="Arial" w:hAnsi="Arial" w:cs="Arial"/>
          <w:sz w:val="20"/>
          <w:szCs w:val="20"/>
          <w:lang w:val="en-GB"/>
        </w:rPr>
        <w:t xml:space="preserve">t-statistics of DGE between SGs and WCs, </w:t>
      </w:r>
      <w:r w:rsidRPr="00CD17BC">
        <w:rPr>
          <w:rFonts w:ascii="Arial" w:hAnsi="Arial" w:cs="Arial"/>
          <w:color w:val="000000" w:themeColor="text1"/>
          <w:sz w:val="20"/>
          <w:szCs w:val="20"/>
          <w:lang w:val="en-GB"/>
        </w:rPr>
        <w:t xml:space="preserve">from different studies, and RNA </w:t>
      </w:r>
      <w:r w:rsidRPr="00CD17BC">
        <w:rPr>
          <w:rFonts w:ascii="Arial" w:hAnsi="Arial" w:cs="Arial"/>
          <w:sz w:val="20"/>
          <w:szCs w:val="20"/>
          <w:lang w:val="en-GB"/>
        </w:rPr>
        <w:t xml:space="preserve">length. </w:t>
      </w:r>
      <w:r w:rsidRPr="00CD17BC">
        <w:rPr>
          <w:rFonts w:ascii="Arial" w:hAnsi="Arial" w:cs="Arial"/>
          <w:color w:val="000000" w:themeColor="text1"/>
          <w:sz w:val="20"/>
          <w:szCs w:val="20"/>
          <w:lang w:val="en-GB"/>
        </w:rPr>
        <w:t xml:space="preserve">Stress stimulus, cell type, transcriptome of origin, SG purification method, and target molecule used for purification of each study are given below the heatmap. </w:t>
      </w:r>
      <w:r w:rsidRPr="00CD17BC">
        <w:rPr>
          <w:rFonts w:ascii="Arial" w:hAnsi="Arial" w:cs="Arial"/>
          <w:sz w:val="20"/>
          <w:szCs w:val="20"/>
          <w:lang w:val="en-GB"/>
        </w:rPr>
        <w:t>G3BP refers to G3BP1 alone or both G3BP1 and G3BP2. METTL3 knockdown and knockout are marked with the same colo</w:t>
      </w:r>
      <w:r w:rsidR="006E12C5">
        <w:rPr>
          <w:rFonts w:ascii="Arial" w:hAnsi="Arial" w:cs="Arial"/>
          <w:sz w:val="20"/>
          <w:szCs w:val="20"/>
          <w:lang w:val="en-GB"/>
        </w:rPr>
        <w:t>u</w:t>
      </w:r>
      <w:r w:rsidRPr="00CD17BC">
        <w:rPr>
          <w:rFonts w:ascii="Arial" w:hAnsi="Arial" w:cs="Arial"/>
          <w:sz w:val="20"/>
          <w:szCs w:val="20"/>
          <w:lang w:val="en-GB"/>
        </w:rPr>
        <w:t>r.</w:t>
      </w:r>
      <w:r w:rsidRPr="00CD17BC">
        <w:rPr>
          <w:rFonts w:ascii="Arial" w:hAnsi="Arial" w:cs="Arial"/>
          <w:color w:val="000000" w:themeColor="text1"/>
          <w:sz w:val="20"/>
          <w:szCs w:val="20"/>
          <w:lang w:val="en-GB"/>
        </w:rPr>
        <w:t xml:space="preserve"> (C) Scatter plot of GSEA Normali</w:t>
      </w:r>
      <w:r>
        <w:rPr>
          <w:rFonts w:ascii="Arial" w:hAnsi="Arial" w:cs="Arial"/>
          <w:color w:val="000000" w:themeColor="text1"/>
          <w:sz w:val="20"/>
          <w:szCs w:val="20"/>
          <w:lang w:val="en-GB"/>
        </w:rPr>
        <w:t>s</w:t>
      </w:r>
      <w:r w:rsidRPr="00CD17BC">
        <w:rPr>
          <w:rFonts w:ascii="Arial" w:hAnsi="Arial" w:cs="Arial"/>
          <w:color w:val="000000" w:themeColor="text1"/>
          <w:sz w:val="20"/>
          <w:szCs w:val="20"/>
          <w:lang w:val="en-GB"/>
        </w:rPr>
        <w:t xml:space="preserve">ed Enrichment Scores (NES) of Hallmarks between SGs and WCs, based on genes ranked by t-statistics of differential expression, </w:t>
      </w:r>
      <w:r w:rsidRPr="00CD17BC">
        <w:rPr>
          <w:rFonts w:ascii="Arial" w:hAnsi="Arial" w:cs="Arial"/>
          <w:sz w:val="20"/>
          <w:szCs w:val="20"/>
          <w:lang w:val="en-GB"/>
        </w:rPr>
        <w:t>for SG purification by</w:t>
      </w:r>
      <w:r w:rsidRPr="00CD17BC">
        <w:rPr>
          <w:rFonts w:ascii="Arial" w:hAnsi="Arial" w:cs="Arial"/>
          <w:color w:val="000000" w:themeColor="text1"/>
          <w:sz w:val="20"/>
          <w:szCs w:val="20"/>
          <w:lang w:val="en-GB"/>
        </w:rPr>
        <w:t xml:space="preserve"> </w:t>
      </w:r>
      <w:r w:rsidRPr="00CD17BC">
        <w:rPr>
          <w:rFonts w:ascii="Arial" w:hAnsi="Arial" w:cs="Arial"/>
          <w:sz w:val="20"/>
          <w:szCs w:val="20"/>
          <w:lang w:val="en-GB"/>
        </w:rPr>
        <w:t>DC</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EvKnIAV","properties":{"unsorted":false,"formattedCitation":"(31)","plainCitation":"(31)","noteIndex":0},"citationItems":[{"id":"7QlDGlPw/FbnlmiAa","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color w:val="000000" w:themeColor="text1"/>
          <w:sz w:val="20"/>
          <w:szCs w:val="20"/>
          <w:lang w:val="en-GB"/>
        </w:rPr>
        <w:t xml:space="preserve"> or </w:t>
      </w:r>
      <w:r w:rsidRPr="00CD17BC">
        <w:rPr>
          <w:rFonts w:ascii="Arial" w:hAnsi="Arial" w:cs="Arial"/>
          <w:sz w:val="20"/>
          <w:szCs w:val="20"/>
          <w:lang w:val="en-GB"/>
        </w:rPr>
        <w:t>PL</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7gAvLCY","properties":{"unsorted":false,"formattedCitation":"(29)","plainCitation":"(29)","noteIndex":0},"citationItems":[{"id":"7QlDGlPw/J6uUxkLm","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lang w:val="en-GB"/>
        </w:rPr>
        <w:t xml:space="preserve"> </w:t>
      </w:r>
      <w:r w:rsidRPr="00CD17BC">
        <w:rPr>
          <w:rFonts w:ascii="Arial" w:hAnsi="Arial" w:cs="Arial"/>
          <w:color w:val="000000" w:themeColor="text1"/>
          <w:sz w:val="20"/>
          <w:szCs w:val="20"/>
          <w:lang w:val="en-GB"/>
        </w:rPr>
        <w:t xml:space="preserve">(SG NES -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of </w:t>
      </w:r>
      <w:r w:rsidRPr="00CD17BC">
        <w:rPr>
          <w:rFonts w:ascii="Arial" w:hAnsi="Arial" w:cs="Arial"/>
          <w:sz w:val="20"/>
          <w:szCs w:val="20"/>
          <w:lang w:val="en-GB"/>
        </w:rPr>
        <w:t>representative transcript</w:t>
      </w:r>
      <w:r w:rsidRPr="00CD17BC">
        <w:rPr>
          <w:rFonts w:ascii="Arial" w:hAnsi="Arial" w:cs="Arial"/>
          <w:color w:val="000000" w:themeColor="text1"/>
          <w:sz w:val="20"/>
          <w:szCs w:val="20"/>
          <w:lang w:val="en-GB"/>
        </w:rPr>
        <w:t xml:space="preserve"> (RNA Length NES - X-</w:t>
      </w:r>
      <w:r w:rsidRPr="00CD17BC">
        <w:rPr>
          <w:rFonts w:ascii="Arial" w:hAnsi="Arial" w:cs="Arial"/>
          <w:sz w:val="20"/>
          <w:szCs w:val="20"/>
          <w:lang w:val="en-GB"/>
        </w:rPr>
        <w:t>a</w:t>
      </w:r>
      <w:r w:rsidRPr="00CD17BC">
        <w:rPr>
          <w:rFonts w:ascii="Arial" w:hAnsi="Arial" w:cs="Arial"/>
          <w:color w:val="000000" w:themeColor="text1"/>
          <w:sz w:val="20"/>
          <w:szCs w:val="20"/>
          <w:lang w:val="en-GB"/>
        </w:rPr>
        <w:t>xis). Dashed lines depict identity (Y = X; Y = -X), and axis lines.</w:t>
      </w:r>
    </w:p>
    <w:p w14:paraId="49287C79" w14:textId="2B8F5710" w:rsidR="00F10C64" w:rsidRPr="00707417" w:rsidRDefault="00F10C64" w:rsidP="0098059C">
      <w:pPr>
        <w:jc w:val="both"/>
        <w:rPr>
          <w:rFonts w:ascii="Arial" w:hAnsi="Arial" w:cs="Arial"/>
          <w:color w:val="000000" w:themeColor="text1"/>
          <w:sz w:val="24"/>
          <w:szCs w:val="24"/>
          <w:lang w:val="en-GB"/>
        </w:rPr>
      </w:pPr>
      <w:r w:rsidRPr="00707417">
        <w:rPr>
          <w:rFonts w:ascii="Arial" w:hAnsi="Arial" w:cs="Arial"/>
          <w:sz w:val="24"/>
          <w:szCs w:val="24"/>
          <w:lang w:val="en-GB"/>
        </w:rPr>
        <w:t xml:space="preserve">Notably, these datasets </w:t>
      </w:r>
      <w:r w:rsidR="0087035F" w:rsidRPr="00707417">
        <w:rPr>
          <w:rFonts w:ascii="Arial" w:hAnsi="Arial" w:cs="Arial"/>
          <w:sz w:val="24"/>
          <w:szCs w:val="24"/>
          <w:lang w:val="en-GB"/>
        </w:rPr>
        <w:t>differ</w:t>
      </w:r>
      <w:r w:rsidRPr="00707417">
        <w:rPr>
          <w:rFonts w:ascii="Arial" w:hAnsi="Arial" w:cs="Arial"/>
          <w:sz w:val="24"/>
          <w:szCs w:val="24"/>
          <w:lang w:val="en-GB"/>
        </w:rPr>
        <w:t xml:space="preserve"> in cell lines and </w:t>
      </w:r>
      <w:proofErr w:type="spellStart"/>
      <w:r w:rsidRPr="00707417">
        <w:rPr>
          <w:rFonts w:ascii="Arial" w:hAnsi="Arial" w:cs="Arial"/>
          <w:sz w:val="24"/>
          <w:szCs w:val="24"/>
          <w:lang w:val="en-GB"/>
        </w:rPr>
        <w:t>arsenite</w:t>
      </w:r>
      <w:proofErr w:type="spellEnd"/>
      <w:r w:rsidRPr="00707417">
        <w:rPr>
          <w:rFonts w:ascii="Arial" w:hAnsi="Arial" w:cs="Arial"/>
          <w:sz w:val="24"/>
          <w:szCs w:val="24"/>
          <w:lang w:val="en-GB"/>
        </w:rPr>
        <w:t xml:space="preserve"> </w:t>
      </w:r>
      <w:r w:rsidR="00D85CFB" w:rsidRPr="00707417">
        <w:rPr>
          <w:rFonts w:ascii="Arial" w:hAnsi="Arial" w:cs="Arial"/>
          <w:sz w:val="24"/>
          <w:szCs w:val="24"/>
          <w:lang w:val="en-GB"/>
        </w:rPr>
        <w:t>concentration</w:t>
      </w:r>
      <w:r w:rsidR="00C831A9" w:rsidRPr="00707417">
        <w:rPr>
          <w:rFonts w:ascii="Arial" w:hAnsi="Arial" w:cs="Arial"/>
          <w:sz w:val="24"/>
          <w:szCs w:val="24"/>
          <w:lang w:val="en-GB"/>
        </w:rPr>
        <w:t>s</w:t>
      </w:r>
      <w:r w:rsidRPr="00707417">
        <w:rPr>
          <w:rFonts w:ascii="Arial" w:hAnsi="Arial" w:cs="Arial"/>
          <w:sz w:val="24"/>
          <w:szCs w:val="24"/>
          <w:lang w:val="en-GB"/>
        </w:rPr>
        <w:t>, factors previously suggested to influence SG transcript composition</w:t>
      </w:r>
      <w:r w:rsidR="002A2416"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{"citationID":"Qs60les5","properties":{"formattedCitation":"(29, 83)","plainCitation":"(29, 83)","noteIndex":0},"citationItems":[{"id":"7QlDGlPw/J6uUxkLm","uris":["http://zotero.org/users/local/1p9EH8ax/items/4ULW7W7L"],"itemData":{"id":48,"type":"article-journal","abstract":"Abstract\n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H"}],"issued":{"date-parts":[["2020",7,9]]}}},{"id":462,"uris":["http://zotero.org/users/local/q86rvdj2/items/2KYCDWHM"],"itemData":{"id":462,"type":"article-journal","container-title":"PLOS Biology","DOI":"10.1371/journal.pbio.3000481","ISSN":"1545-7885","issue":"11","journalAbbreviation":"PLoS Biol","page":"e3000481","title":"Recurrent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2A2416" w:rsidRPr="00707417">
        <w:rPr>
          <w:rFonts w:ascii="Arial" w:hAnsi="Arial" w:cs="Arial"/>
          <w:sz w:val="24"/>
          <w:szCs w:val="24"/>
          <w:lang w:val="en-GB"/>
        </w:rPr>
        <w:fldChar w:fldCharType="separate"/>
      </w:r>
      <w:r w:rsidR="0097304F" w:rsidRPr="00707417">
        <w:rPr>
          <w:rFonts w:ascii="Arial" w:hAnsi="Arial" w:cs="Arial"/>
          <w:sz w:val="24"/>
          <w:lang w:val="en-GB"/>
        </w:rPr>
        <w:t>(29, 83)</w:t>
      </w:r>
      <w:r w:rsidR="002A2416" w:rsidRPr="00707417">
        <w:rPr>
          <w:rFonts w:ascii="Arial" w:hAnsi="Arial" w:cs="Arial"/>
          <w:sz w:val="24"/>
          <w:szCs w:val="24"/>
          <w:lang w:val="en-GB"/>
        </w:rPr>
        <w:fldChar w:fldCharType="end"/>
      </w:r>
      <w:r w:rsidR="00D85CFB" w:rsidRPr="00707417">
        <w:rPr>
          <w:rFonts w:ascii="Arial" w:hAnsi="Arial" w:cs="Arial"/>
          <w:sz w:val="24"/>
          <w:szCs w:val="24"/>
          <w:lang w:val="en-GB"/>
        </w:rPr>
        <w:t>.</w:t>
      </w:r>
      <w:r w:rsidRPr="00707417">
        <w:rPr>
          <w:rFonts w:ascii="Arial" w:hAnsi="Arial" w:cs="Arial"/>
          <w:sz w:val="24"/>
          <w:szCs w:val="24"/>
          <w:lang w:val="en-GB"/>
        </w:rPr>
        <w:t xml:space="preserve"> To evaluate whether these biological variables could explain the observed differences, we examined </w:t>
      </w:r>
      <w:r w:rsidR="00E32926" w:rsidRPr="00707417">
        <w:rPr>
          <w:rFonts w:ascii="Arial" w:hAnsi="Arial" w:cs="Arial"/>
          <w:sz w:val="24"/>
          <w:szCs w:val="24"/>
          <w:lang w:val="en-GB"/>
        </w:rPr>
        <w:t xml:space="preserve">the transcriptomic oxidative stress response across the corresponding cell lines (Supplementary Figure 1A). </w:t>
      </w:r>
      <w:proofErr w:type="spellStart"/>
      <w:r w:rsidR="00E32926" w:rsidRPr="00707417">
        <w:rPr>
          <w:rFonts w:ascii="Arial" w:hAnsi="Arial" w:cs="Arial"/>
          <w:sz w:val="24"/>
          <w:szCs w:val="24"/>
          <w:lang w:val="en-GB"/>
        </w:rPr>
        <w:t>A</w:t>
      </w:r>
      <w:r w:rsidR="00171DEB" w:rsidRPr="00707417">
        <w:rPr>
          <w:rFonts w:ascii="Arial" w:hAnsi="Arial" w:cs="Arial"/>
          <w:sz w:val="24"/>
          <w:szCs w:val="24"/>
          <w:lang w:val="en-GB"/>
        </w:rPr>
        <w:t>rsenite</w:t>
      </w:r>
      <w:proofErr w:type="spellEnd"/>
      <w:r w:rsidR="00171DEB" w:rsidRPr="00707417">
        <w:rPr>
          <w:rFonts w:ascii="Arial" w:hAnsi="Arial" w:cs="Arial"/>
          <w:sz w:val="24"/>
          <w:szCs w:val="24"/>
          <w:lang w:val="en-GB"/>
        </w:rPr>
        <w:t xml:space="preserve">-treated U2-OS and PC-3 </w:t>
      </w:r>
      <w:r w:rsidR="00890D02" w:rsidRPr="00707417">
        <w:rPr>
          <w:rFonts w:ascii="Arial" w:hAnsi="Arial" w:cs="Arial"/>
          <w:sz w:val="24"/>
          <w:szCs w:val="24"/>
          <w:lang w:val="en-GB"/>
        </w:rPr>
        <w:t>cell</w:t>
      </w:r>
      <w:r w:rsidR="00E32926" w:rsidRPr="00707417">
        <w:rPr>
          <w:rFonts w:ascii="Arial" w:hAnsi="Arial" w:cs="Arial"/>
          <w:sz w:val="24"/>
          <w:szCs w:val="24"/>
          <w:lang w:val="en-GB"/>
        </w:rPr>
        <w:t xml:space="preserve">s </w:t>
      </w:r>
      <w:r w:rsidR="005B64B1" w:rsidRPr="00707417">
        <w:rPr>
          <w:rFonts w:ascii="Arial" w:hAnsi="Arial" w:cs="Arial"/>
          <w:sz w:val="24"/>
          <w:szCs w:val="24"/>
          <w:lang w:val="en-GB"/>
        </w:rPr>
        <w:t>share highly upregulated genes,</w:t>
      </w:r>
      <w:r w:rsidR="00E27895" w:rsidRPr="00707417">
        <w:rPr>
          <w:rFonts w:ascii="Arial" w:hAnsi="Arial" w:cs="Arial"/>
          <w:sz w:val="24"/>
          <w:szCs w:val="24"/>
          <w:lang w:val="en-GB"/>
        </w:rPr>
        <w:t xml:space="preserve"> </w:t>
      </w:r>
      <w:r w:rsidR="00890D02" w:rsidRPr="00707417">
        <w:rPr>
          <w:rFonts w:ascii="Arial" w:hAnsi="Arial" w:cs="Arial"/>
          <w:sz w:val="24"/>
          <w:szCs w:val="24"/>
          <w:lang w:val="en-GB"/>
        </w:rPr>
        <w:t>includ</w:t>
      </w:r>
      <w:r w:rsidR="005B64B1" w:rsidRPr="00707417">
        <w:rPr>
          <w:rFonts w:ascii="Arial" w:hAnsi="Arial" w:cs="Arial"/>
          <w:sz w:val="24"/>
          <w:szCs w:val="24"/>
          <w:lang w:val="en-GB"/>
        </w:rPr>
        <w:t>ing</w:t>
      </w:r>
      <w:r w:rsidR="00890D02" w:rsidRPr="00707417">
        <w:rPr>
          <w:rFonts w:ascii="Arial" w:hAnsi="Arial" w:cs="Arial"/>
          <w:sz w:val="24"/>
          <w:szCs w:val="24"/>
          <w:lang w:val="en-GB"/>
        </w:rPr>
        <w:t xml:space="preserve"> </w:t>
      </w:r>
      <w:r w:rsidR="00890D02" w:rsidRPr="00707417">
        <w:rPr>
          <w:rFonts w:ascii="Arial" w:hAnsi="Arial" w:cs="Arial"/>
          <w:i/>
          <w:iCs/>
          <w:sz w:val="24"/>
          <w:szCs w:val="24"/>
          <w:lang w:val="en-GB"/>
        </w:rPr>
        <w:t>MT1X</w:t>
      </w:r>
      <w:r w:rsidR="00890D02" w:rsidRPr="00707417">
        <w:rPr>
          <w:rFonts w:ascii="Arial" w:hAnsi="Arial" w:cs="Arial"/>
          <w:sz w:val="24"/>
          <w:szCs w:val="24"/>
          <w:lang w:val="en-GB"/>
        </w:rPr>
        <w:t xml:space="preserve"> and </w:t>
      </w:r>
      <w:r w:rsidR="00890D02" w:rsidRPr="00707417">
        <w:rPr>
          <w:rFonts w:ascii="Arial" w:hAnsi="Arial" w:cs="Arial"/>
          <w:i/>
          <w:iCs/>
          <w:sz w:val="24"/>
          <w:szCs w:val="24"/>
          <w:lang w:val="en-GB"/>
        </w:rPr>
        <w:t>MT2A</w:t>
      </w:r>
      <w:r w:rsidR="00890D02" w:rsidRPr="00707417">
        <w:rPr>
          <w:rFonts w:ascii="Arial" w:hAnsi="Arial" w:cs="Arial"/>
          <w:sz w:val="24"/>
          <w:szCs w:val="24"/>
          <w:lang w:val="en-GB"/>
        </w:rPr>
        <w:t xml:space="preserve"> (</w:t>
      </w:r>
      <w:proofErr w:type="spellStart"/>
      <w:r w:rsidR="00890D02" w:rsidRPr="00707417">
        <w:rPr>
          <w:rFonts w:ascii="Arial" w:hAnsi="Arial" w:cs="Arial"/>
          <w:sz w:val="24"/>
          <w:szCs w:val="24"/>
          <w:lang w:val="en-GB"/>
        </w:rPr>
        <w:t>metallothioneins</w:t>
      </w:r>
      <w:proofErr w:type="spellEnd"/>
      <w:r w:rsidR="00E27895" w:rsidRPr="00707417">
        <w:rPr>
          <w:rFonts w:ascii="Arial" w:hAnsi="Arial" w:cs="Arial"/>
          <w:sz w:val="24"/>
          <w:szCs w:val="24"/>
          <w:lang w:val="en-GB"/>
        </w:rPr>
        <w:t>, a protein class</w:t>
      </w:r>
      <w:r w:rsidR="00890D02" w:rsidRPr="00707417">
        <w:rPr>
          <w:rFonts w:ascii="Arial" w:hAnsi="Arial" w:cs="Arial"/>
          <w:sz w:val="24"/>
          <w:szCs w:val="24"/>
          <w:lang w:val="en-GB"/>
        </w:rPr>
        <w:t xml:space="preserve"> protective against oxidative stress</w:t>
      </w:r>
      <w:r w:rsidR="00E27895" w:rsidRPr="00707417">
        <w:rPr>
          <w:rFonts w:ascii="Arial" w:hAnsi="Arial" w:cs="Arial"/>
          <w:sz w:val="24"/>
          <w:szCs w:val="24"/>
          <w:lang w:val="en-GB"/>
        </w:rPr>
        <w:fldChar w:fldCharType="begin"/>
      </w:r>
      <w:r w:rsidR="001823B1" w:rsidRPr="00707417">
        <w:rPr>
          <w:rFonts w:ascii="Arial" w:hAnsi="Arial" w:cs="Arial"/>
          <w:sz w:val="24"/>
          <w:szCs w:val="24"/>
          <w:lang w:val="en-GB"/>
        </w:rPr>
        <w:instrText xml:space="preserve"> ADDIN ZOTERO_ITEM CSL_CITATION {"citationID":"94WGloYb","properties":{"formattedCitation":"(84)","plainCitation":"(84)","noteIndex":0},"citationItems":[{"id":89,"uris":["http://zotero.org/users/local/q86rvdj2/items/A9PPKIDY"],"itemData":{"id":89,"type":"article-journal","abstract":"Free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707417">
        <w:rPr>
          <w:rFonts w:ascii="Arial" w:hAnsi="Arial" w:cs="Arial"/>
          <w:sz w:val="24"/>
          <w:szCs w:val="24"/>
          <w:lang w:val="en-GB"/>
        </w:rPr>
        <w:fldChar w:fldCharType="separate"/>
      </w:r>
      <w:r w:rsidR="0097304F" w:rsidRPr="00707417">
        <w:rPr>
          <w:rFonts w:ascii="Arial" w:hAnsi="Arial" w:cs="Arial"/>
          <w:sz w:val="24"/>
          <w:lang w:val="en-GB"/>
        </w:rPr>
        <w:t>(84)</w:t>
      </w:r>
      <w:r w:rsidR="00E27895" w:rsidRPr="00707417">
        <w:rPr>
          <w:rFonts w:ascii="Arial" w:hAnsi="Arial" w:cs="Arial"/>
          <w:sz w:val="24"/>
          <w:szCs w:val="24"/>
          <w:lang w:val="en-GB"/>
        </w:rPr>
        <w:fldChar w:fldCharType="end"/>
      </w:r>
      <w:r w:rsidR="00890D02" w:rsidRPr="00707417">
        <w:rPr>
          <w:rFonts w:ascii="Arial" w:hAnsi="Arial" w:cs="Arial"/>
          <w:sz w:val="24"/>
          <w:szCs w:val="24"/>
          <w:lang w:val="en-GB"/>
        </w:rPr>
        <w:t xml:space="preserve">), </w:t>
      </w:r>
      <w:r w:rsidR="00890D02" w:rsidRPr="00707417">
        <w:rPr>
          <w:rFonts w:ascii="Arial" w:hAnsi="Arial" w:cs="Arial"/>
          <w:i/>
          <w:iCs/>
          <w:sz w:val="24"/>
          <w:szCs w:val="24"/>
          <w:lang w:val="en-GB"/>
        </w:rPr>
        <w:t>DUSP1</w:t>
      </w:r>
      <w:r w:rsidR="00890D02" w:rsidRPr="00707417">
        <w:rPr>
          <w:rFonts w:ascii="Arial" w:hAnsi="Arial" w:cs="Arial"/>
          <w:sz w:val="24"/>
          <w:szCs w:val="24"/>
          <w:lang w:val="en-GB"/>
        </w:rPr>
        <w:t xml:space="preserve"> (upregulated during oxidative stress</w:t>
      </w:r>
      <w:r w:rsidR="00E27895" w:rsidRPr="00707417">
        <w:rPr>
          <w:rFonts w:ascii="Arial" w:hAnsi="Arial" w:cs="Arial"/>
          <w:sz w:val="24"/>
          <w:szCs w:val="24"/>
          <w:lang w:val="en-GB"/>
        </w:rPr>
        <w:fldChar w:fldCharType="begin"/>
      </w:r>
      <w:r w:rsidR="001823B1" w:rsidRPr="00707417">
        <w:rPr>
          <w:rFonts w:ascii="Arial" w:hAnsi="Arial" w:cs="Arial"/>
          <w:sz w:val="24"/>
          <w:szCs w:val="24"/>
          <w:lang w:val="en-GB"/>
        </w:rPr>
        <w:instrText xml:space="preserve"> ADDIN ZOTERO_ITEM CSL_CITATION {"citationID":"Rw3mOPWI","properties":{"formattedCitation":"(85)","plainCitation":"(85)","noteIndex":0},"citationItems":[{"id":91,"uris":["http://zotero.org/users/local/q86rvdj2/items/AK43N84B"],"itemData":{"id":91,"type":"article-journal","abstract":"Abstract\n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707417">
        <w:rPr>
          <w:rFonts w:ascii="Arial" w:hAnsi="Arial" w:cs="Arial"/>
          <w:sz w:val="24"/>
          <w:szCs w:val="24"/>
          <w:lang w:val="en-GB"/>
        </w:rPr>
        <w:fldChar w:fldCharType="separate"/>
      </w:r>
      <w:r w:rsidR="0097304F" w:rsidRPr="00707417">
        <w:rPr>
          <w:rFonts w:ascii="Arial" w:hAnsi="Arial" w:cs="Arial"/>
          <w:sz w:val="24"/>
          <w:lang w:val="en-GB"/>
        </w:rPr>
        <w:t>(85)</w:t>
      </w:r>
      <w:r w:rsidR="00E27895" w:rsidRPr="00707417">
        <w:rPr>
          <w:rFonts w:ascii="Arial" w:hAnsi="Arial" w:cs="Arial"/>
          <w:sz w:val="24"/>
          <w:szCs w:val="24"/>
          <w:lang w:val="en-GB"/>
        </w:rPr>
        <w:fldChar w:fldCharType="end"/>
      </w:r>
      <w:r w:rsidR="00890D02" w:rsidRPr="00707417">
        <w:rPr>
          <w:rFonts w:ascii="Arial" w:hAnsi="Arial" w:cs="Arial"/>
          <w:sz w:val="24"/>
          <w:szCs w:val="24"/>
          <w:lang w:val="en-GB"/>
        </w:rPr>
        <w:t xml:space="preserve">), and </w:t>
      </w:r>
      <w:r w:rsidR="00890D02" w:rsidRPr="00707417">
        <w:rPr>
          <w:rFonts w:ascii="Arial" w:hAnsi="Arial" w:cs="Arial"/>
          <w:i/>
          <w:iCs/>
          <w:sz w:val="24"/>
          <w:szCs w:val="24"/>
          <w:lang w:val="en-GB"/>
        </w:rPr>
        <w:t>DNAJB1</w:t>
      </w:r>
      <w:r w:rsidR="00890D02" w:rsidRPr="00707417">
        <w:rPr>
          <w:rFonts w:ascii="Arial" w:hAnsi="Arial" w:cs="Arial"/>
          <w:sz w:val="24"/>
          <w:szCs w:val="24"/>
          <w:lang w:val="en-GB"/>
        </w:rPr>
        <w:t>/</w:t>
      </w:r>
      <w:r w:rsidR="00890D02" w:rsidRPr="00707417">
        <w:rPr>
          <w:rFonts w:ascii="Arial" w:hAnsi="Arial" w:cs="Arial"/>
          <w:i/>
          <w:iCs/>
          <w:sz w:val="24"/>
          <w:szCs w:val="24"/>
          <w:lang w:val="en-GB"/>
        </w:rPr>
        <w:t>HSP40</w:t>
      </w:r>
      <w:r w:rsidR="00890D02" w:rsidRPr="00707417">
        <w:rPr>
          <w:rFonts w:ascii="Arial" w:hAnsi="Arial" w:cs="Arial"/>
          <w:sz w:val="24"/>
          <w:szCs w:val="24"/>
          <w:lang w:val="en-GB"/>
        </w:rPr>
        <w:t xml:space="preserve"> (which mitigates oxidative stress–induced cytotoxicity</w:t>
      </w:r>
      <w:r w:rsidR="00E27895" w:rsidRPr="00707417">
        <w:rPr>
          <w:rFonts w:ascii="Arial" w:hAnsi="Arial" w:cs="Arial"/>
          <w:sz w:val="24"/>
          <w:szCs w:val="24"/>
          <w:lang w:val="en-GB"/>
        </w:rPr>
        <w:fldChar w:fldCharType="begin"/>
      </w:r>
      <w:r w:rsidR="001823B1" w:rsidRPr="00707417">
        <w:rPr>
          <w:rFonts w:ascii="Arial" w:hAnsi="Arial" w:cs="Arial"/>
          <w:sz w:val="24"/>
          <w:szCs w:val="24"/>
          <w:lang w:val="en-GB"/>
        </w:rPr>
        <w:instrText xml:space="preserve"> ADDIN ZOTERO_ITEM CSL_CITATION {"citationID":"ki6Bu3FN","properties":{"formattedCitation":"(86)","plainCitation":"(86)","noteIndex":0},"citationItems":[{"id":92,"uris":["http://zotero.org/users/local/q86rvdj2/items/JEYTESMN"],"itemData":{"id":92,"type":"article-journal","abstract":"Heat shock protein 40 (Hsp40) functions as a co</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fused Hsp40 (TAT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Hsp40). The cells were transduced with 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Hsp40 and exposed to H\n              2\n              O\n              2\n              . We demonstrated that the 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Hsp40</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transduced cells were more resistant to cellular cytotoxicity and cell death. In particular, the degradation of Hsp70 was significantly reduced in 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Hsp40</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containing cells as a consequence of reduced ubiquitin–proteasome activity after oxidative injury. These data support the notion that Hsp40 may confer resistance to oxidative stress via the prevention of proteasome activity.","container-title":"FEBS Letters","DOI":"10.1016/j.febslet.2008.01.053","ISSN":"0014-5793, 1873-3468","issue":"5","journalAbbreviation":"FEBS Letters","language":"en","license":"http://onlinelibrary.wiley.com/termsAndConditions#vor","page":"734-740","source":"DOI.org (Crossref)","title":"TAT</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Hsp40 inhibits oxidative stress</w:instrText>
      </w:r>
      <w:r w:rsidR="001823B1" w:rsidRPr="00707417">
        <w:rPr>
          <w:rFonts w:ascii="Cambria Math" w:hAnsi="Cambria Math" w:cs="Cambria Math"/>
          <w:sz w:val="24"/>
          <w:szCs w:val="24"/>
          <w:lang w:val="en-GB"/>
        </w:rPr>
        <w:instrText>‐</w:instrText>
      </w:r>
      <w:r w:rsidR="001823B1" w:rsidRPr="00707417">
        <w:rPr>
          <w:rFonts w:ascii="Arial" w:hAnsi="Arial" w:cs="Arial"/>
          <w:sz w:val="24"/>
          <w:szCs w:val="24"/>
          <w:lang w:val="en-GB"/>
        </w:rPr>
        <w:instrText xml:space="preserve">mediated cytotoxicity via the inhibition of Hsp70 ubiquitination","volume":"582","author":[{"family":"Kim","given":"Soo-A"},{"family":"Chang","given":"Sunghoe"},{"family":"Yoon","given":"Jung-Hoon"},{"family":"Ahn","given":"Sang-Gun"}],"issued":{"date-parts":[["2008",3,5]]}}}],"schema":"https://github.com/citation-style-language/schema/raw/master/csl-citation.json"} </w:instrText>
      </w:r>
      <w:r w:rsidR="00E27895" w:rsidRPr="00707417">
        <w:rPr>
          <w:rFonts w:ascii="Arial" w:hAnsi="Arial" w:cs="Arial"/>
          <w:sz w:val="24"/>
          <w:szCs w:val="24"/>
          <w:lang w:val="en-GB"/>
        </w:rPr>
        <w:fldChar w:fldCharType="separate"/>
      </w:r>
      <w:r w:rsidR="0097304F" w:rsidRPr="00707417">
        <w:rPr>
          <w:rFonts w:ascii="Arial" w:hAnsi="Arial" w:cs="Arial"/>
          <w:sz w:val="24"/>
          <w:lang w:val="en-GB"/>
        </w:rPr>
        <w:t>(86)</w:t>
      </w:r>
      <w:r w:rsidR="00E27895" w:rsidRPr="00707417">
        <w:rPr>
          <w:rFonts w:ascii="Arial" w:hAnsi="Arial" w:cs="Arial"/>
          <w:sz w:val="24"/>
          <w:szCs w:val="24"/>
          <w:lang w:val="en-GB"/>
        </w:rPr>
        <w:fldChar w:fldCharType="end"/>
      </w:r>
      <w:r w:rsidR="00890D02" w:rsidRPr="00707417">
        <w:rPr>
          <w:rFonts w:ascii="Arial" w:hAnsi="Arial" w:cs="Arial"/>
          <w:sz w:val="24"/>
          <w:szCs w:val="24"/>
          <w:lang w:val="en-GB"/>
        </w:rPr>
        <w:t>).</w:t>
      </w:r>
      <w:r w:rsidR="00D163AE" w:rsidRPr="00707417">
        <w:rPr>
          <w:rFonts w:ascii="Arial" w:hAnsi="Arial" w:cs="Arial"/>
          <w:sz w:val="24"/>
          <w:szCs w:val="24"/>
          <w:lang w:val="en-GB"/>
        </w:rPr>
        <w:t xml:space="preserve"> </w:t>
      </w:r>
      <w:r w:rsidR="005B64B1" w:rsidRPr="00707417">
        <w:rPr>
          <w:rFonts w:ascii="Arial" w:hAnsi="Arial" w:cs="Arial"/>
          <w:sz w:val="24"/>
          <w:szCs w:val="24"/>
          <w:lang w:val="en-GB"/>
        </w:rPr>
        <w:t>Furthermore</w:t>
      </w:r>
      <w:r w:rsidR="00D163AE" w:rsidRPr="00707417">
        <w:rPr>
          <w:rFonts w:ascii="Arial" w:hAnsi="Arial" w:cs="Arial"/>
          <w:sz w:val="24"/>
          <w:szCs w:val="24"/>
          <w:lang w:val="en-GB"/>
        </w:rPr>
        <w:t xml:space="preserve">, GSEA </w:t>
      </w:r>
      <w:r w:rsidR="005B64B1" w:rsidRPr="00707417">
        <w:rPr>
          <w:rFonts w:ascii="Arial" w:hAnsi="Arial" w:cs="Arial"/>
          <w:sz w:val="24"/>
          <w:szCs w:val="24"/>
          <w:lang w:val="en-GB"/>
        </w:rPr>
        <w:t xml:space="preserve">on the </w:t>
      </w:r>
      <w:r w:rsidR="0087035F" w:rsidRPr="00707417">
        <w:rPr>
          <w:rFonts w:ascii="Arial" w:hAnsi="Arial" w:cs="Arial"/>
          <w:sz w:val="24"/>
          <w:szCs w:val="24"/>
          <w:lang w:val="en-GB"/>
        </w:rPr>
        <w:t>DE</w:t>
      </w:r>
      <w:r w:rsidR="00C563FD" w:rsidRPr="00707417">
        <w:rPr>
          <w:rFonts w:ascii="Arial" w:hAnsi="Arial" w:cs="Arial"/>
          <w:sz w:val="24"/>
          <w:szCs w:val="24"/>
          <w:lang w:val="en-GB"/>
        </w:rPr>
        <w:t>G</w:t>
      </w:r>
      <w:r w:rsidR="0087035F" w:rsidRPr="00707417">
        <w:rPr>
          <w:rFonts w:ascii="Arial" w:hAnsi="Arial" w:cs="Arial"/>
          <w:sz w:val="24"/>
          <w:szCs w:val="24"/>
          <w:lang w:val="en-GB"/>
        </w:rPr>
        <w:t>s</w:t>
      </w:r>
      <w:r w:rsidR="005B64B1" w:rsidRPr="00707417">
        <w:rPr>
          <w:rFonts w:ascii="Arial" w:hAnsi="Arial" w:cs="Arial"/>
          <w:sz w:val="24"/>
          <w:szCs w:val="24"/>
          <w:lang w:val="en-GB"/>
        </w:rPr>
        <w:t xml:space="preserve"> between </w:t>
      </w:r>
      <w:r w:rsidR="00BC3F7F" w:rsidRPr="00707417">
        <w:rPr>
          <w:rFonts w:ascii="Arial" w:hAnsi="Arial" w:cs="Arial"/>
          <w:sz w:val="24"/>
          <w:szCs w:val="24"/>
          <w:lang w:val="en-GB"/>
        </w:rPr>
        <w:t>stressed</w:t>
      </w:r>
      <w:r w:rsidR="005B64B1" w:rsidRPr="00707417">
        <w:rPr>
          <w:rFonts w:ascii="Arial" w:hAnsi="Arial" w:cs="Arial"/>
          <w:sz w:val="24"/>
          <w:szCs w:val="24"/>
          <w:lang w:val="en-GB"/>
        </w:rPr>
        <w:t xml:space="preserve"> and </w:t>
      </w:r>
      <w:r w:rsidR="00BC3F7F" w:rsidRPr="00707417">
        <w:rPr>
          <w:rFonts w:ascii="Arial" w:hAnsi="Arial" w:cs="Arial"/>
          <w:sz w:val="24"/>
          <w:szCs w:val="24"/>
          <w:lang w:val="en-GB"/>
        </w:rPr>
        <w:t>unstressed states</w:t>
      </w:r>
      <w:r w:rsidR="005B64B1" w:rsidRPr="00707417">
        <w:rPr>
          <w:rFonts w:ascii="Arial" w:hAnsi="Arial" w:cs="Arial"/>
          <w:sz w:val="24"/>
          <w:szCs w:val="24"/>
          <w:lang w:val="en-GB"/>
        </w:rPr>
        <w:t xml:space="preserve"> </w:t>
      </w:r>
      <w:r w:rsidR="00D45A61" w:rsidRPr="00707417">
        <w:rPr>
          <w:rFonts w:ascii="Arial" w:hAnsi="Arial" w:cs="Arial"/>
          <w:sz w:val="24"/>
          <w:szCs w:val="24"/>
          <w:lang w:val="en-GB"/>
        </w:rPr>
        <w:t xml:space="preserve">in both </w:t>
      </w:r>
      <w:r w:rsidR="005B64B1" w:rsidRPr="00707417">
        <w:rPr>
          <w:rFonts w:ascii="Arial" w:hAnsi="Arial" w:cs="Arial"/>
          <w:sz w:val="24"/>
          <w:szCs w:val="24"/>
          <w:lang w:val="en-GB"/>
        </w:rPr>
        <w:t>cell lines</w:t>
      </w:r>
      <w:r w:rsidR="00936295" w:rsidRPr="00707417">
        <w:rPr>
          <w:rFonts w:ascii="Arial" w:hAnsi="Arial" w:cs="Arial"/>
          <w:sz w:val="24"/>
          <w:szCs w:val="24"/>
          <w:lang w:val="en-GB"/>
        </w:rPr>
        <w:t xml:space="preserve"> revealed similar</w:t>
      </w:r>
      <w:r w:rsidR="00D163AE" w:rsidRPr="00707417">
        <w:rPr>
          <w:rFonts w:ascii="Arial" w:hAnsi="Arial" w:cs="Arial"/>
          <w:sz w:val="24"/>
          <w:szCs w:val="24"/>
          <w:lang w:val="en-GB"/>
        </w:rPr>
        <w:t xml:space="preserve"> Hallmark</w:t>
      </w:r>
      <w:r w:rsidR="00936295" w:rsidRPr="00707417">
        <w:rPr>
          <w:rFonts w:ascii="Arial" w:hAnsi="Arial" w:cs="Arial"/>
          <w:sz w:val="24"/>
          <w:szCs w:val="24"/>
          <w:lang w:val="en-GB"/>
        </w:rPr>
        <w:t xml:space="preserve"> enrichment </w:t>
      </w:r>
      <w:r w:rsidR="001175E4" w:rsidRPr="00707417">
        <w:rPr>
          <w:rFonts w:ascii="Arial" w:hAnsi="Arial" w:cs="Arial"/>
          <w:sz w:val="24"/>
          <w:szCs w:val="24"/>
          <w:lang w:val="en-GB"/>
        </w:rPr>
        <w:t>(Supplementary Figure 1B</w:t>
      </w:r>
      <w:r w:rsidR="00936295" w:rsidRPr="00707417">
        <w:rPr>
          <w:rFonts w:ascii="Arial" w:hAnsi="Arial" w:cs="Arial"/>
          <w:sz w:val="24"/>
          <w:szCs w:val="24"/>
          <w:lang w:val="en-GB"/>
        </w:rPr>
        <w:t xml:space="preserve">; </w:t>
      </w:r>
      <w:r w:rsidR="001175E4" w:rsidRPr="00707417">
        <w:rPr>
          <w:rFonts w:ascii="Arial" w:hAnsi="Arial" w:cs="Arial"/>
          <w:color w:val="000000" w:themeColor="text1"/>
          <w:sz w:val="24"/>
          <w:szCs w:val="24"/>
          <w:lang w:val="en-GB"/>
        </w:rPr>
        <w:t>Fisher’s p &lt; 3.5e-4, Odds Ratio = 21.66).</w:t>
      </w:r>
      <w:r w:rsidR="0087035F" w:rsidRPr="00707417">
        <w:rPr>
          <w:rFonts w:ascii="Arial" w:hAnsi="Arial" w:cs="Arial"/>
          <w:color w:val="000000" w:themeColor="text1"/>
          <w:sz w:val="24"/>
          <w:szCs w:val="24"/>
          <w:lang w:val="en-GB"/>
        </w:rPr>
        <w:t xml:space="preserve"> </w:t>
      </w:r>
      <w:r w:rsidR="00E32926" w:rsidRPr="00707417">
        <w:rPr>
          <w:rFonts w:ascii="Arial" w:hAnsi="Arial" w:cs="Arial"/>
          <w:color w:val="000000" w:themeColor="text1"/>
          <w:sz w:val="24"/>
          <w:szCs w:val="24"/>
          <w:lang w:val="en-GB"/>
        </w:rPr>
        <w:t>Consistent with this, WC transcriptomes from these cell lines under oxidative stress also showed a degree of correlation in the stress response (Supplementary Figure 1</w:t>
      </w:r>
      <w:r w:rsidR="0026698E" w:rsidRPr="00707417">
        <w:rPr>
          <w:rFonts w:ascii="Arial" w:hAnsi="Arial" w:cs="Arial"/>
          <w:color w:val="000000" w:themeColor="text1"/>
          <w:sz w:val="24"/>
          <w:szCs w:val="24"/>
          <w:lang w:val="en-GB"/>
        </w:rPr>
        <w:t>A</w:t>
      </w:r>
      <w:r w:rsidR="00E32926" w:rsidRPr="00707417">
        <w:rPr>
          <w:rFonts w:ascii="Arial" w:hAnsi="Arial" w:cs="Arial"/>
          <w:color w:val="000000" w:themeColor="text1"/>
          <w:sz w:val="24"/>
          <w:szCs w:val="24"/>
          <w:lang w:val="en-GB"/>
        </w:rPr>
        <w:t xml:space="preserve">), together indicating that cell line alone is unlikely to account for the differences seen in SG transcriptomes. </w:t>
      </w:r>
      <w:r w:rsidR="0087035F" w:rsidRPr="00707417">
        <w:rPr>
          <w:rFonts w:ascii="Arial" w:hAnsi="Arial" w:cs="Arial"/>
          <w:color w:val="000000" w:themeColor="text1"/>
          <w:sz w:val="24"/>
          <w:szCs w:val="24"/>
          <w:lang w:val="en-GB"/>
        </w:rPr>
        <w:t>Most likely, the v</w:t>
      </w:r>
      <w:r w:rsidR="0087035F" w:rsidRPr="00707417">
        <w:rPr>
          <w:rFonts w:ascii="Arial" w:hAnsi="Arial" w:cs="Arial"/>
          <w:sz w:val="24"/>
          <w:szCs w:val="24"/>
          <w:lang w:val="en-GB"/>
        </w:rPr>
        <w:t>ariation in SG transcriptomes reflects the different isolation methods used in these example datasets.</w:t>
      </w:r>
      <w:r w:rsidR="00CE2D51" w:rsidRPr="00707417">
        <w:rPr>
          <w:rFonts w:ascii="Arial" w:hAnsi="Arial" w:cs="Arial"/>
          <w:sz w:val="24"/>
          <w:szCs w:val="24"/>
          <w:lang w:val="en-GB"/>
        </w:rPr>
        <w:t xml:space="preserve"> </w:t>
      </w:r>
    </w:p>
    <w:p w14:paraId="6F285E89" w14:textId="44FAA2BD" w:rsidR="00CF3DAD" w:rsidRPr="00E1164B" w:rsidRDefault="650E4FDF" w:rsidP="0098059C">
      <w:pPr>
        <w:pStyle w:val="Ttulo2"/>
        <w:rPr>
          <w:lang w:val="en-GB"/>
        </w:rPr>
      </w:pPr>
      <w:r w:rsidRPr="00E1164B">
        <w:rPr>
          <w:lang w:val="en-GB"/>
        </w:rPr>
        <w:t xml:space="preserve">Simulation of the centrifugation process </w:t>
      </w:r>
      <w:r w:rsidR="1049C011" w:rsidRPr="00E1164B">
        <w:rPr>
          <w:lang w:val="en-GB"/>
        </w:rPr>
        <w:t xml:space="preserve">yields RNA length bias </w:t>
      </w:r>
      <w:r w:rsidRPr="00E1164B">
        <w:rPr>
          <w:lang w:val="en-GB"/>
        </w:rPr>
        <w:t xml:space="preserve">compatible with </w:t>
      </w:r>
      <w:r w:rsidR="1049C011" w:rsidRPr="00E1164B">
        <w:rPr>
          <w:lang w:val="en-GB"/>
        </w:rPr>
        <w:t xml:space="preserve">that observed </w:t>
      </w:r>
      <w:r w:rsidR="62ADAF9A" w:rsidRPr="00E1164B">
        <w:rPr>
          <w:lang w:val="en-GB"/>
        </w:rPr>
        <w:t xml:space="preserve">in </w:t>
      </w:r>
      <w:r w:rsidR="7EA33BCA" w:rsidRPr="00E1164B">
        <w:rPr>
          <w:lang w:val="en-GB"/>
        </w:rPr>
        <w:t>DC</w:t>
      </w:r>
      <w:r w:rsidR="1049C011" w:rsidRPr="00E1164B">
        <w:rPr>
          <w:lang w:val="en-GB"/>
        </w:rPr>
        <w:t>-isolated SGs</w:t>
      </w:r>
    </w:p>
    <w:p w14:paraId="73FA9F80" w14:textId="77777777" w:rsidR="009045C8" w:rsidRPr="00E1164B" w:rsidRDefault="009045C8" w:rsidP="009045C8">
      <w:pPr>
        <w:jc w:val="both"/>
        <w:rPr>
          <w:rFonts w:ascii="Arial" w:hAnsi="Arial" w:cs="Arial"/>
          <w:sz w:val="24"/>
          <w:szCs w:val="24"/>
          <w:lang w:val="en-GB"/>
        </w:rPr>
      </w:pPr>
      <w:r w:rsidRPr="00E1164B">
        <w:rPr>
          <w:rFonts w:ascii="Arial" w:hAnsi="Arial" w:cs="Arial"/>
          <w:sz w:val="24"/>
          <w:szCs w:val="24"/>
          <w:lang w:val="en-GB"/>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is compatible with the null hypothesis that the SG transcriptome is just a sample of the cell's cytosolic transcriptome. This raises the possibility of the RNA length bias in DC-purified SGs not being biological but rather a technical artefact. </w:t>
      </w:r>
    </w:p>
    <w:p w14:paraId="11B0664A" w14:textId="31B5C09F" w:rsidR="00B723AF" w:rsidRPr="00E1164B" w:rsidRDefault="00B723AF" w:rsidP="009045C8">
      <w:pPr>
        <w:jc w:val="both"/>
        <w:rPr>
          <w:rFonts w:ascii="Arial" w:hAnsi="Arial" w:cs="Arial"/>
          <w:sz w:val="24"/>
          <w:szCs w:val="24"/>
          <w:lang w:val="en-GB"/>
        </w:rPr>
      </w:pPr>
      <w:r w:rsidRPr="00E1164B">
        <w:rPr>
          <w:rFonts w:ascii="Arial" w:hAnsi="Arial" w:cs="Arial"/>
          <w:sz w:val="24"/>
          <w:szCs w:val="24"/>
          <w:lang w:val="en-GB"/>
        </w:rPr>
        <w:t>We first considered whether this bias could originate from sampling artefacts inherent to RNA-</w:t>
      </w:r>
      <w:proofErr w:type="spellStart"/>
      <w:r w:rsidRPr="00E1164B">
        <w:rPr>
          <w:rFonts w:ascii="Arial" w:hAnsi="Arial" w:cs="Arial"/>
          <w:sz w:val="24"/>
          <w:szCs w:val="24"/>
          <w:lang w:val="en-GB"/>
        </w:rPr>
        <w:t>seq</w:t>
      </w:r>
      <w:proofErr w:type="spellEnd"/>
      <w:r w:rsidRPr="00E1164B">
        <w:rPr>
          <w:rFonts w:ascii="Arial" w:hAnsi="Arial" w:cs="Arial"/>
          <w:sz w:val="24"/>
          <w:szCs w:val="24"/>
          <w:lang w:val="en-GB"/>
        </w:rPr>
        <w:t xml:space="preserve"> library preparation; however, </w:t>
      </w:r>
      <w:r w:rsidRPr="00E1164B">
        <w:rPr>
          <w:rFonts w:ascii="Arial" w:hAnsi="Arial" w:cs="Arial"/>
          <w:i/>
          <w:iCs/>
          <w:sz w:val="24"/>
          <w:szCs w:val="24"/>
          <w:lang w:val="en-GB"/>
        </w:rPr>
        <w:t>in silico</w:t>
      </w:r>
      <w:r w:rsidRPr="00E1164B">
        <w:rPr>
          <w:rFonts w:ascii="Arial" w:hAnsi="Arial" w:cs="Arial"/>
          <w:sz w:val="24"/>
          <w:szCs w:val="24"/>
          <w:lang w:val="en-GB"/>
        </w:rPr>
        <w:t xml:space="preserve"> simulations ruled out this possibility (Supplementary Data, Supplementary Figures 2 and 3).</w:t>
      </w:r>
    </w:p>
    <w:p w14:paraId="5FF0F46B" w14:textId="4206173D" w:rsidR="00745751" w:rsidRPr="00707417" w:rsidRDefault="00707CBD" w:rsidP="00CE6E8A">
      <w:pPr>
        <w:jc w:val="both"/>
        <w:rPr>
          <w:rFonts w:ascii="Arial" w:hAnsi="Arial" w:cs="Arial"/>
          <w:sz w:val="24"/>
          <w:szCs w:val="24"/>
          <w:lang w:val="en-GB"/>
        </w:rPr>
      </w:pPr>
      <w:r w:rsidRPr="00707417">
        <w:rPr>
          <w:rFonts w:ascii="Arial" w:hAnsi="Arial" w:cs="Arial"/>
          <w:sz w:val="24"/>
          <w:szCs w:val="24"/>
          <w:lang w:val="en-GB"/>
        </w:rPr>
        <w:t>R</w:t>
      </w:r>
      <w:r w:rsidR="00056CB5" w:rsidRPr="00707417">
        <w:rPr>
          <w:rFonts w:ascii="Arial" w:hAnsi="Arial" w:cs="Arial"/>
          <w:sz w:val="24"/>
          <w:szCs w:val="24"/>
          <w:lang w:val="en-GB"/>
        </w:rPr>
        <w:t xml:space="preserve">NAs tend to </w:t>
      </w:r>
      <w:r w:rsidR="00705156" w:rsidRPr="00707417">
        <w:rPr>
          <w:rFonts w:ascii="Arial" w:hAnsi="Arial" w:cs="Arial"/>
          <w:sz w:val="24"/>
          <w:szCs w:val="24"/>
          <w:lang w:val="en-GB"/>
        </w:rPr>
        <w:t xml:space="preserve">naturally </w:t>
      </w:r>
      <w:r w:rsidR="00056CB5" w:rsidRPr="00707417">
        <w:rPr>
          <w:rFonts w:ascii="Arial" w:hAnsi="Arial" w:cs="Arial"/>
          <w:sz w:val="24"/>
          <w:szCs w:val="24"/>
          <w:lang w:val="en-GB"/>
        </w:rPr>
        <w:t>form condensates</w:t>
      </w:r>
      <w:r w:rsidR="00705156" w:rsidRPr="00707417">
        <w:rPr>
          <w:rFonts w:ascii="Arial" w:hAnsi="Arial" w:cs="Arial"/>
          <w:sz w:val="24"/>
          <w:szCs w:val="24"/>
          <w:lang w:val="en-GB"/>
        </w:rPr>
        <w:t xml:space="preserve"> in the cell,</w:t>
      </w:r>
      <w:r w:rsidR="00056CB5" w:rsidRPr="00707417">
        <w:rPr>
          <w:rFonts w:ascii="Arial" w:hAnsi="Arial" w:cs="Arial"/>
          <w:sz w:val="24"/>
          <w:szCs w:val="24"/>
          <w:lang w:val="en-GB"/>
        </w:rPr>
        <w:t xml:space="preserve"> independent</w:t>
      </w:r>
      <w:r w:rsidR="00705156" w:rsidRPr="00707417">
        <w:rPr>
          <w:rFonts w:ascii="Arial" w:hAnsi="Arial" w:cs="Arial"/>
          <w:sz w:val="24"/>
          <w:szCs w:val="24"/>
          <w:lang w:val="en-GB"/>
        </w:rPr>
        <w:t>ly</w:t>
      </w:r>
      <w:r w:rsidR="00056CB5" w:rsidRPr="00707417">
        <w:rPr>
          <w:rFonts w:ascii="Arial" w:hAnsi="Arial" w:cs="Arial"/>
          <w:sz w:val="24"/>
          <w:szCs w:val="24"/>
          <w:lang w:val="en-GB"/>
        </w:rPr>
        <w:t xml:space="preserve"> of their locali</w:t>
      </w:r>
      <w:r w:rsidR="004839F3" w:rsidRPr="00707417">
        <w:rPr>
          <w:rFonts w:ascii="Arial" w:hAnsi="Arial" w:cs="Arial"/>
          <w:sz w:val="24"/>
          <w:szCs w:val="24"/>
          <w:lang w:val="en-GB"/>
        </w:rPr>
        <w:t>s</w:t>
      </w:r>
      <w:r w:rsidR="00056CB5" w:rsidRPr="00707417">
        <w:rPr>
          <w:rFonts w:ascii="Arial" w:hAnsi="Arial" w:cs="Arial"/>
          <w:sz w:val="24"/>
          <w:szCs w:val="24"/>
          <w:lang w:val="en-GB"/>
        </w:rPr>
        <w:t>ation to SGs</w:t>
      </w:r>
      <w:r w:rsidR="00056CB5"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{"citationID":"zDLd3Y3Q","properties":{"formattedCitation":"(32, 33)","plainCitation":"(32, 33)","noteIndex":0},"citationItems":[{"id":"7QlDGlPw/5Illk25b","uris":["http://zotero.org/users/local/1p9EH8ax/items/Q44GWUCS"],"itemData":{"id":"mYxpVVa4/eGQVLnAZ","type":"article-journal","container-title":"Molecular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Allan"}],"issued":{"date-parts":[["2022",7]]}}},{"id":"7QlDGlPw/Ue3q6JCf","uris":["http://zotero.org/users/local/1p9EH8ax/items/76HJKWHJ"],"itemData":{"id":"BBFnzxKo/U8gzqVaC","type":"article","abstract":"Abstract\n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707417">
        <w:rPr>
          <w:rFonts w:ascii="Arial" w:hAnsi="Arial" w:cs="Arial"/>
          <w:sz w:val="24"/>
          <w:szCs w:val="24"/>
          <w:lang w:val="en-GB"/>
        </w:rPr>
        <w:fldChar w:fldCharType="separate"/>
      </w:r>
      <w:r w:rsidR="0097304F" w:rsidRPr="00707417">
        <w:rPr>
          <w:rFonts w:ascii="Arial" w:hAnsi="Arial" w:cs="Arial"/>
          <w:sz w:val="24"/>
          <w:lang w:val="en-GB"/>
        </w:rPr>
        <w:t>(32, 33)</w:t>
      </w:r>
      <w:r w:rsidR="00056CB5" w:rsidRPr="00707417">
        <w:rPr>
          <w:rFonts w:ascii="Arial" w:hAnsi="Arial" w:cs="Arial"/>
          <w:sz w:val="24"/>
          <w:szCs w:val="24"/>
          <w:lang w:val="en-GB"/>
        </w:rPr>
        <w:fldChar w:fldCharType="end"/>
      </w:r>
      <w:r w:rsidR="00056CB5" w:rsidRPr="00707417">
        <w:rPr>
          <w:rFonts w:ascii="Arial" w:hAnsi="Arial" w:cs="Arial"/>
          <w:sz w:val="24"/>
          <w:szCs w:val="24"/>
          <w:lang w:val="en-GB"/>
        </w:rPr>
        <w:t xml:space="preserve">. </w:t>
      </w:r>
      <w:r w:rsidRPr="00707417">
        <w:rPr>
          <w:rFonts w:ascii="Arial" w:hAnsi="Arial" w:cs="Arial"/>
          <w:sz w:val="24"/>
          <w:szCs w:val="24"/>
          <w:lang w:val="en-GB"/>
        </w:rPr>
        <w:t>Thus</w:t>
      </w:r>
      <w:r w:rsidR="00056CB5" w:rsidRPr="00707417">
        <w:rPr>
          <w:rFonts w:ascii="Arial" w:hAnsi="Arial" w:cs="Arial"/>
          <w:sz w:val="24"/>
          <w:szCs w:val="24"/>
          <w:lang w:val="en-GB"/>
        </w:rPr>
        <w:t xml:space="preserve">, DC purification, which isolates condensate-rich fractions prior to </w:t>
      </w:r>
      <w:r w:rsidR="00D01CC5" w:rsidRPr="00707417">
        <w:rPr>
          <w:rFonts w:ascii="Arial" w:hAnsi="Arial" w:cs="Arial"/>
          <w:sz w:val="24"/>
          <w:szCs w:val="24"/>
          <w:lang w:val="en-GB"/>
        </w:rPr>
        <w:t xml:space="preserve">their </w:t>
      </w:r>
      <w:r w:rsidR="00056CB5" w:rsidRPr="00707417">
        <w:rPr>
          <w:rFonts w:ascii="Arial" w:hAnsi="Arial" w:cs="Arial"/>
          <w:sz w:val="24"/>
          <w:szCs w:val="24"/>
          <w:lang w:val="en-GB"/>
        </w:rPr>
        <w:t xml:space="preserve">immunoprecipitation, may </w:t>
      </w:r>
      <w:r w:rsidRPr="00707417">
        <w:rPr>
          <w:rFonts w:ascii="Arial" w:hAnsi="Arial" w:cs="Arial"/>
          <w:sz w:val="24"/>
          <w:szCs w:val="24"/>
          <w:lang w:val="en-GB"/>
        </w:rPr>
        <w:t xml:space="preserve">also </w:t>
      </w:r>
      <w:r w:rsidR="00056CB5" w:rsidRPr="00707417">
        <w:rPr>
          <w:rFonts w:ascii="Arial" w:hAnsi="Arial" w:cs="Arial"/>
          <w:sz w:val="24"/>
          <w:szCs w:val="24"/>
          <w:lang w:val="en-GB"/>
        </w:rPr>
        <w:t>capture RNA condensates</w:t>
      </w:r>
      <w:r w:rsidR="00D01CC5" w:rsidRPr="00707417">
        <w:rPr>
          <w:rFonts w:ascii="Arial" w:hAnsi="Arial" w:cs="Arial"/>
          <w:sz w:val="24"/>
          <w:szCs w:val="24"/>
          <w:lang w:val="en-GB"/>
        </w:rPr>
        <w:t xml:space="preserve"> other than</w:t>
      </w:r>
      <w:r w:rsidR="00056CB5" w:rsidRPr="00707417">
        <w:rPr>
          <w:rFonts w:ascii="Arial" w:hAnsi="Arial" w:cs="Arial"/>
          <w:sz w:val="24"/>
          <w:szCs w:val="24"/>
          <w:lang w:val="en-GB"/>
        </w:rPr>
        <w:t xml:space="preserve"> SGs. To test this, </w:t>
      </w:r>
      <w:r w:rsidR="00056CB5" w:rsidRPr="00707417">
        <w:rPr>
          <w:rFonts w:ascii="Arial" w:hAnsi="Arial" w:cs="Arial"/>
          <w:sz w:val="24"/>
          <w:szCs w:val="24"/>
          <w:lang w:val="en-GB"/>
        </w:rPr>
        <w:lastRenderedPageBreak/>
        <w:t xml:space="preserve">we simulated centrifugation </w:t>
      </w:r>
      <w:r w:rsidR="00056CB5" w:rsidRPr="00707417">
        <w:rPr>
          <w:rFonts w:ascii="Arial" w:hAnsi="Arial" w:cs="Arial"/>
          <w:i/>
          <w:iCs/>
          <w:sz w:val="24"/>
          <w:szCs w:val="24"/>
          <w:lang w:val="en-GB"/>
        </w:rPr>
        <w:t>in silico</w:t>
      </w:r>
      <w:r w:rsidR="00056CB5" w:rsidRPr="00707417">
        <w:rPr>
          <w:rFonts w:ascii="Arial" w:hAnsi="Arial" w:cs="Arial"/>
          <w:sz w:val="24"/>
          <w:szCs w:val="24"/>
          <w:lang w:val="en-GB"/>
        </w:rPr>
        <w:t xml:space="preserve"> using WC expression data</w:t>
      </w:r>
      <w:r w:rsidR="00EA08B7"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wKkoDgm9","properties":{"formattedCitation":"(31)","plainCitation":"(31)","noteIndex":0},"citationItems":[{"id":"7QlDGlPw/FbnlmiAa","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sidRPr="00707417">
        <w:rPr>
          <w:rFonts w:ascii="Arial" w:hAnsi="Arial" w:cs="Arial"/>
          <w:sz w:val="24"/>
          <w:szCs w:val="24"/>
          <w:lang w:val="en-GB"/>
        </w:rPr>
        <w:fldChar w:fldCharType="separate"/>
      </w:r>
      <w:r w:rsidR="0097304F" w:rsidRPr="00707417">
        <w:rPr>
          <w:rFonts w:ascii="Arial" w:hAnsi="Arial" w:cs="Arial"/>
          <w:sz w:val="24"/>
          <w:lang w:val="en-GB"/>
        </w:rPr>
        <w:t>(31)</w:t>
      </w:r>
      <w:r w:rsidR="00EA08B7" w:rsidRPr="00707417">
        <w:rPr>
          <w:rFonts w:ascii="Arial" w:hAnsi="Arial" w:cs="Arial"/>
          <w:sz w:val="24"/>
          <w:szCs w:val="24"/>
          <w:lang w:val="en-GB"/>
        </w:rPr>
        <w:fldChar w:fldCharType="end"/>
      </w:r>
      <w:r w:rsidR="003D45D0" w:rsidRPr="00707417">
        <w:rPr>
          <w:rFonts w:ascii="Arial" w:hAnsi="Arial" w:cs="Arial"/>
          <w:sz w:val="24"/>
          <w:szCs w:val="24"/>
          <w:lang w:val="en-GB"/>
        </w:rPr>
        <w:t>,</w:t>
      </w:r>
      <w:r w:rsidR="00BB7E1D" w:rsidRPr="00707417">
        <w:rPr>
          <w:rFonts w:ascii="Arial" w:hAnsi="Arial" w:cs="Arial"/>
          <w:sz w:val="24"/>
          <w:szCs w:val="24"/>
          <w:lang w:val="en-GB"/>
        </w:rPr>
        <w:t xml:space="preserve"> </w:t>
      </w:r>
      <w:r w:rsidR="002071F8" w:rsidRPr="00707417">
        <w:rPr>
          <w:rFonts w:ascii="Arial" w:hAnsi="Arial" w:cs="Arial"/>
          <w:sz w:val="24"/>
          <w:szCs w:val="24"/>
          <w:lang w:val="en-GB"/>
        </w:rPr>
        <w:t>model</w:t>
      </w:r>
      <w:r w:rsidR="00CA2544" w:rsidRPr="00707417">
        <w:rPr>
          <w:rFonts w:ascii="Arial" w:hAnsi="Arial" w:cs="Arial"/>
          <w:sz w:val="24"/>
          <w:szCs w:val="24"/>
          <w:lang w:val="en-GB"/>
        </w:rPr>
        <w:t>ling</w:t>
      </w:r>
      <w:r w:rsidR="00056CB5" w:rsidRPr="00707417">
        <w:rPr>
          <w:rFonts w:ascii="Arial" w:hAnsi="Arial" w:cs="Arial"/>
          <w:sz w:val="24"/>
          <w:szCs w:val="24"/>
          <w:lang w:val="en-GB"/>
        </w:rPr>
        <w:t xml:space="preserve"> RNA precipitation</w:t>
      </w:r>
      <w:r w:rsidR="00CA2544" w:rsidRPr="00707417">
        <w:rPr>
          <w:rFonts w:ascii="Arial" w:hAnsi="Arial" w:cs="Arial"/>
          <w:sz w:val="24"/>
          <w:szCs w:val="24"/>
          <w:lang w:val="en-GB"/>
        </w:rPr>
        <w:t xml:space="preserve"> a</w:t>
      </w:r>
      <w:r w:rsidR="00056CB5" w:rsidRPr="00707417">
        <w:rPr>
          <w:rFonts w:ascii="Arial" w:hAnsi="Arial" w:cs="Arial"/>
          <w:sz w:val="24"/>
          <w:szCs w:val="24"/>
          <w:lang w:val="en-GB"/>
        </w:rPr>
        <w:t>s depend</w:t>
      </w:r>
      <w:r w:rsidR="007764F4" w:rsidRPr="00707417">
        <w:rPr>
          <w:rFonts w:ascii="Arial" w:hAnsi="Arial" w:cs="Arial"/>
          <w:sz w:val="24"/>
          <w:szCs w:val="24"/>
          <w:lang w:val="en-GB"/>
        </w:rPr>
        <w:t xml:space="preserve">ent primarily on transcript molecular </w:t>
      </w:r>
      <w:r w:rsidR="00CB7DEF" w:rsidRPr="00707417">
        <w:rPr>
          <w:rFonts w:ascii="Arial" w:hAnsi="Arial" w:cs="Arial"/>
          <w:sz w:val="24"/>
          <w:szCs w:val="24"/>
          <w:lang w:val="en-GB"/>
        </w:rPr>
        <w:t xml:space="preserve">weight under the assumption of </w:t>
      </w:r>
      <w:r w:rsidR="00056CB5" w:rsidRPr="00707417">
        <w:rPr>
          <w:rFonts w:ascii="Arial" w:hAnsi="Arial" w:cs="Arial"/>
          <w:sz w:val="24"/>
          <w:szCs w:val="24"/>
          <w:lang w:val="en-GB"/>
        </w:rPr>
        <w:t>uniform condensate shape</w:t>
      </w:r>
      <w:r w:rsidR="007764F4" w:rsidRPr="00707417">
        <w:rPr>
          <w:rFonts w:ascii="Arial" w:hAnsi="Arial" w:cs="Arial"/>
          <w:sz w:val="24"/>
          <w:szCs w:val="24"/>
          <w:lang w:val="en-GB"/>
        </w:rPr>
        <w:t xml:space="preserve"> (Figure </w:t>
      </w:r>
      <w:r w:rsidR="003B23DA" w:rsidRPr="00707417">
        <w:rPr>
          <w:rFonts w:ascii="Arial" w:hAnsi="Arial" w:cs="Arial"/>
          <w:sz w:val="24"/>
          <w:szCs w:val="24"/>
          <w:lang w:val="en-GB"/>
        </w:rPr>
        <w:t>2</w:t>
      </w:r>
      <w:r w:rsidR="007764F4" w:rsidRPr="00707417">
        <w:rPr>
          <w:rFonts w:ascii="Arial" w:hAnsi="Arial" w:cs="Arial"/>
          <w:sz w:val="24"/>
          <w:szCs w:val="24"/>
          <w:lang w:val="en-GB"/>
        </w:rPr>
        <w:t>A)</w:t>
      </w:r>
      <w:r w:rsidR="00056CB5" w:rsidRPr="00707417">
        <w:rPr>
          <w:rFonts w:ascii="Arial" w:hAnsi="Arial" w:cs="Arial"/>
          <w:sz w:val="24"/>
          <w:szCs w:val="24"/>
          <w:lang w:val="en-GB"/>
        </w:rPr>
        <w:t xml:space="preserve">. </w:t>
      </w:r>
      <w:r w:rsidR="006F0E42" w:rsidRPr="00707417">
        <w:rPr>
          <w:rFonts w:ascii="Arial" w:hAnsi="Arial" w:cs="Arial"/>
          <w:sz w:val="24"/>
          <w:szCs w:val="24"/>
          <w:lang w:val="en-GB"/>
        </w:rPr>
        <w:t>Although RNAs sediment as part of condensates, we model</w:t>
      </w:r>
      <w:ins w:id="253" w:author="Alexandre Miguel Kaizeler Guedes Da Silva Afonso" w:date="2026-09-02T13:15:00Z" w16du:dateUtc="2026-09-02T12:15:00Z">
        <w:r w:rsidR="00707417">
          <w:rPr>
            <w:rFonts w:ascii="Arial" w:hAnsi="Arial" w:cs="Arial"/>
            <w:sz w:val="24"/>
            <w:szCs w:val="24"/>
            <w:lang w:val="en-GB"/>
          </w:rPr>
          <w:t>l</w:t>
        </w:r>
      </w:ins>
      <w:r w:rsidR="006F0E42" w:rsidRPr="00707417">
        <w:rPr>
          <w:rFonts w:ascii="Arial" w:hAnsi="Arial" w:cs="Arial"/>
          <w:sz w:val="24"/>
          <w:szCs w:val="24"/>
          <w:lang w:val="en-GB"/>
        </w:rPr>
        <w:t xml:space="preserve">ed each transcript as </w:t>
      </w:r>
      <w:proofErr w:type="spellStart"/>
      <w:r w:rsidR="006F0E42" w:rsidRPr="00707417">
        <w:rPr>
          <w:rFonts w:ascii="Arial" w:hAnsi="Arial" w:cs="Arial"/>
          <w:sz w:val="24"/>
          <w:szCs w:val="24"/>
          <w:lang w:val="en-GB"/>
        </w:rPr>
        <w:t>sedimenting</w:t>
      </w:r>
      <w:proofErr w:type="spellEnd"/>
      <w:r w:rsidR="006F0E42" w:rsidRPr="00707417">
        <w:rPr>
          <w:rFonts w:ascii="Arial" w:hAnsi="Arial" w:cs="Arial"/>
          <w:sz w:val="24"/>
          <w:szCs w:val="24"/>
          <w:lang w:val="en-GB"/>
        </w:rPr>
        <w:t xml:space="preserve"> independently, using its molecular weight as a proxy for the condensate</w:t>
      </w:r>
      <w:r w:rsidR="008A047C" w:rsidRPr="00707417">
        <w:rPr>
          <w:rFonts w:ascii="Arial" w:hAnsi="Arial" w:cs="Arial"/>
          <w:sz w:val="24"/>
          <w:szCs w:val="24"/>
          <w:lang w:val="en-GB"/>
        </w:rPr>
        <w:t xml:space="preserve"> (</w:t>
      </w:r>
      <w:r w:rsidR="008A5691" w:rsidRPr="00707417">
        <w:rPr>
          <w:rFonts w:ascii="Arial" w:hAnsi="Arial" w:cs="Arial"/>
          <w:sz w:val="24"/>
          <w:szCs w:val="24"/>
          <w:lang w:val="en-GB"/>
        </w:rPr>
        <w:t>see</w:t>
      </w:r>
      <w:r w:rsidR="008A047C" w:rsidRPr="00707417">
        <w:rPr>
          <w:rFonts w:ascii="Arial" w:hAnsi="Arial" w:cs="Arial"/>
          <w:sz w:val="24"/>
          <w:szCs w:val="24"/>
          <w:lang w:val="en-GB"/>
        </w:rPr>
        <w:t xml:space="preserve"> Methods)</w:t>
      </w:r>
      <w:r w:rsidR="00056CB5" w:rsidRPr="00707417">
        <w:rPr>
          <w:rFonts w:ascii="Arial" w:hAnsi="Arial" w:cs="Arial"/>
          <w:sz w:val="24"/>
          <w:szCs w:val="24"/>
          <w:lang w:val="en-GB"/>
        </w:rPr>
        <w:t xml:space="preserve">. </w:t>
      </w:r>
      <w:r w:rsidR="00EB3F9A" w:rsidRPr="00707417">
        <w:rPr>
          <w:rFonts w:ascii="Arial" w:hAnsi="Arial" w:cs="Arial"/>
          <w:lang w:val="en-GB"/>
        </w:rPr>
        <w:t xml:space="preserve"> </w:t>
      </w:r>
      <w:r w:rsidR="00EB3F9A" w:rsidRPr="00707417">
        <w:rPr>
          <w:rFonts w:ascii="Arial" w:hAnsi="Arial" w:cs="Arial"/>
          <w:sz w:val="24"/>
          <w:szCs w:val="24"/>
          <w:lang w:val="en-GB"/>
        </w:rPr>
        <w:t>This approach yields a gene expression profile attributable solely to the technical effect of centrifugation, which we interpret as putative SGs.</w:t>
      </w:r>
      <w:r w:rsidR="00D32F9F" w:rsidRPr="00707417">
        <w:rPr>
          <w:rFonts w:ascii="Arial" w:hAnsi="Arial" w:cs="Arial"/>
          <w:sz w:val="24"/>
          <w:szCs w:val="24"/>
          <w:lang w:val="en-GB"/>
        </w:rPr>
        <w:t xml:space="preserve"> </w:t>
      </w:r>
      <w:r w:rsidR="002F46AE" w:rsidRPr="00707417">
        <w:rPr>
          <w:rFonts w:ascii="Arial" w:hAnsi="Arial" w:cs="Arial"/>
          <w:sz w:val="24"/>
          <w:szCs w:val="24"/>
          <w:lang w:val="en-GB"/>
        </w:rPr>
        <w:t xml:space="preserve">The simulated SGs displayed a </w:t>
      </w:r>
      <w:r w:rsidR="00056CB5" w:rsidRPr="00707417">
        <w:rPr>
          <w:rFonts w:ascii="Arial" w:hAnsi="Arial" w:cs="Arial"/>
          <w:sz w:val="24"/>
          <w:szCs w:val="24"/>
          <w:lang w:val="en-GB"/>
        </w:rPr>
        <w:t xml:space="preserve">positive </w:t>
      </w:r>
      <w:r w:rsidR="00A86F50" w:rsidRPr="00707417">
        <w:rPr>
          <w:rFonts w:ascii="Arial" w:hAnsi="Arial" w:cs="Arial"/>
          <w:sz w:val="24"/>
          <w:szCs w:val="24"/>
          <w:lang w:val="en-GB"/>
        </w:rPr>
        <w:t xml:space="preserve">RNA </w:t>
      </w:r>
      <w:r w:rsidR="00056CB5" w:rsidRPr="00707417">
        <w:rPr>
          <w:rFonts w:ascii="Arial" w:hAnsi="Arial" w:cs="Arial"/>
          <w:sz w:val="24"/>
          <w:szCs w:val="24"/>
          <w:lang w:val="en-GB"/>
        </w:rPr>
        <w:t>length bias</w:t>
      </w:r>
      <w:r w:rsidR="002F46AE" w:rsidRPr="00707417">
        <w:rPr>
          <w:rFonts w:ascii="Arial" w:hAnsi="Arial" w:cs="Arial"/>
          <w:sz w:val="24"/>
          <w:szCs w:val="24"/>
          <w:lang w:val="en-GB"/>
        </w:rPr>
        <w:t xml:space="preserve"> relative to WC samples</w:t>
      </w:r>
      <w:r w:rsidR="00A86F50" w:rsidRPr="00707417">
        <w:rPr>
          <w:rFonts w:ascii="Arial" w:hAnsi="Arial" w:cs="Arial"/>
          <w:sz w:val="24"/>
          <w:szCs w:val="24"/>
          <w:lang w:val="en-GB"/>
        </w:rPr>
        <w:t>,</w:t>
      </w:r>
      <w:r w:rsidR="00056CB5" w:rsidRPr="00707417">
        <w:rPr>
          <w:rFonts w:ascii="Arial" w:hAnsi="Arial" w:cs="Arial"/>
          <w:sz w:val="24"/>
          <w:szCs w:val="24"/>
          <w:lang w:val="en-GB"/>
        </w:rPr>
        <w:t xml:space="preserve"> </w:t>
      </w:r>
      <w:r w:rsidR="002F46AE" w:rsidRPr="00707417">
        <w:rPr>
          <w:rFonts w:ascii="Arial" w:hAnsi="Arial" w:cs="Arial"/>
          <w:sz w:val="24"/>
          <w:szCs w:val="24"/>
          <w:lang w:val="en-GB"/>
        </w:rPr>
        <w:t xml:space="preserve">matching that seen </w:t>
      </w:r>
      <w:r w:rsidR="00056CB5" w:rsidRPr="00707417">
        <w:rPr>
          <w:rFonts w:ascii="Arial" w:hAnsi="Arial" w:cs="Arial"/>
          <w:sz w:val="24"/>
          <w:szCs w:val="24"/>
          <w:lang w:val="en-GB"/>
        </w:rPr>
        <w:t>in the original DC data</w:t>
      </w:r>
      <w:r w:rsidR="00496CC3" w:rsidRPr="00707417">
        <w:rPr>
          <w:rFonts w:ascii="Arial" w:hAnsi="Arial" w:cs="Arial"/>
          <w:sz w:val="24"/>
          <w:szCs w:val="24"/>
          <w:lang w:val="en-GB"/>
        </w:rPr>
        <w:fldChar w:fldCharType="begin"/>
      </w:r>
      <w:r w:rsidR="00300753" w:rsidRPr="00707417">
        <w:rPr>
          <w:rFonts w:ascii="Arial" w:hAnsi="Arial" w:cs="Arial"/>
          <w:sz w:val="24"/>
          <w:szCs w:val="24"/>
          <w:lang w:val="en-GB"/>
        </w:rPr>
        <w:instrText xml:space="preserve"> ADDIN ZOTERO_ITEM CSL_CITATION {"citationID":"RwQrkxpp","properties":{"formattedCitation":"(31)","plainCitation":"(31)","noteIndex":0},"citationItems":[{"id":"7QlDGlPw/FbnlmiAa","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sidRPr="00707417">
        <w:rPr>
          <w:rFonts w:ascii="Arial" w:hAnsi="Arial" w:cs="Arial"/>
          <w:sz w:val="24"/>
          <w:szCs w:val="24"/>
          <w:lang w:val="en-GB"/>
        </w:rPr>
        <w:fldChar w:fldCharType="separate"/>
      </w:r>
      <w:r w:rsidR="0097304F" w:rsidRPr="00707417">
        <w:rPr>
          <w:rFonts w:ascii="Arial" w:hAnsi="Arial" w:cs="Arial"/>
          <w:sz w:val="24"/>
          <w:lang w:val="en-GB"/>
        </w:rPr>
        <w:t>(31)</w:t>
      </w:r>
      <w:r w:rsidR="00496CC3" w:rsidRPr="00707417">
        <w:rPr>
          <w:rFonts w:ascii="Arial" w:hAnsi="Arial" w:cs="Arial"/>
          <w:sz w:val="24"/>
          <w:szCs w:val="24"/>
          <w:lang w:val="en-GB"/>
        </w:rPr>
        <w:fldChar w:fldCharType="end"/>
      </w:r>
      <w:r w:rsidR="00056CB5" w:rsidRPr="00707417">
        <w:rPr>
          <w:rFonts w:ascii="Arial" w:hAnsi="Arial" w:cs="Arial"/>
          <w:sz w:val="24"/>
          <w:szCs w:val="24"/>
          <w:lang w:val="en-GB"/>
        </w:rPr>
        <w:t xml:space="preserve"> (Figure </w:t>
      </w:r>
      <w:r w:rsidR="003B23DA" w:rsidRPr="00707417">
        <w:rPr>
          <w:rFonts w:ascii="Arial" w:hAnsi="Arial" w:cs="Arial"/>
          <w:sz w:val="24"/>
          <w:szCs w:val="24"/>
          <w:lang w:val="en-GB"/>
        </w:rPr>
        <w:t>2</w:t>
      </w:r>
      <w:r w:rsidR="00056CB5" w:rsidRPr="00707417">
        <w:rPr>
          <w:rFonts w:ascii="Arial" w:hAnsi="Arial" w:cs="Arial"/>
          <w:sz w:val="24"/>
          <w:szCs w:val="24"/>
          <w:lang w:val="en-GB"/>
        </w:rPr>
        <w:t xml:space="preserve">B). GSEA </w:t>
      </w:r>
      <w:r w:rsidR="00C563FD" w:rsidRPr="00707417">
        <w:rPr>
          <w:rFonts w:ascii="Arial" w:hAnsi="Arial" w:cs="Arial"/>
          <w:sz w:val="24"/>
          <w:szCs w:val="24"/>
          <w:lang w:val="en-GB"/>
        </w:rPr>
        <w:t xml:space="preserve">for Hallmarks on DEGs between simulated SGs and WC samples </w:t>
      </w:r>
      <w:r w:rsidR="00056CB5" w:rsidRPr="00707417">
        <w:rPr>
          <w:rFonts w:ascii="Arial" w:hAnsi="Arial" w:cs="Arial"/>
          <w:sz w:val="24"/>
          <w:szCs w:val="24"/>
          <w:lang w:val="en-GB"/>
        </w:rPr>
        <w:t>was also confounded by transcript size</w:t>
      </w:r>
      <w:r w:rsidR="006B1A17" w:rsidRPr="00707417">
        <w:rPr>
          <w:rFonts w:ascii="Arial" w:hAnsi="Arial" w:cs="Arial"/>
          <w:sz w:val="24"/>
          <w:szCs w:val="24"/>
          <w:lang w:val="en-GB"/>
        </w:rPr>
        <w:t xml:space="preserve"> (Fisher's p &lt; 1e-9, Odds Ratio = 44.18)</w:t>
      </w:r>
      <w:r w:rsidR="00056CB5" w:rsidRPr="00707417">
        <w:rPr>
          <w:rFonts w:ascii="Arial" w:hAnsi="Arial" w:cs="Arial"/>
          <w:sz w:val="24"/>
          <w:szCs w:val="24"/>
          <w:lang w:val="en-GB"/>
        </w:rPr>
        <w:t xml:space="preserve"> (</w:t>
      </w:r>
      <w:r w:rsidR="00E614EB" w:rsidRPr="00707417">
        <w:rPr>
          <w:rFonts w:ascii="Arial" w:hAnsi="Arial" w:cs="Arial"/>
          <w:sz w:val="24"/>
          <w:szCs w:val="24"/>
          <w:lang w:val="en-GB"/>
        </w:rPr>
        <w:t xml:space="preserve">Figure </w:t>
      </w:r>
      <w:r w:rsidR="003B23DA" w:rsidRPr="00707417">
        <w:rPr>
          <w:rFonts w:ascii="Arial" w:hAnsi="Arial" w:cs="Arial"/>
          <w:sz w:val="24"/>
          <w:szCs w:val="24"/>
          <w:lang w:val="en-GB"/>
        </w:rPr>
        <w:t>2</w:t>
      </w:r>
      <w:r w:rsidR="00E614EB" w:rsidRPr="00707417">
        <w:rPr>
          <w:rFonts w:ascii="Arial" w:hAnsi="Arial" w:cs="Arial"/>
          <w:sz w:val="24"/>
          <w:szCs w:val="24"/>
          <w:lang w:val="en-GB"/>
        </w:rPr>
        <w:t>C</w:t>
      </w:r>
      <w:r w:rsidR="00056CB5" w:rsidRPr="00707417">
        <w:rPr>
          <w:rFonts w:ascii="Arial" w:hAnsi="Arial" w:cs="Arial"/>
          <w:sz w:val="24"/>
          <w:szCs w:val="24"/>
          <w:lang w:val="en-GB"/>
        </w:rPr>
        <w:t xml:space="preserve">), consistent with </w:t>
      </w:r>
      <w:r w:rsidR="00630178" w:rsidRPr="00707417">
        <w:rPr>
          <w:rFonts w:ascii="Arial" w:hAnsi="Arial" w:cs="Arial"/>
          <w:sz w:val="24"/>
          <w:szCs w:val="24"/>
          <w:lang w:val="en-GB"/>
        </w:rPr>
        <w:t>previous results (Figure 1C).</w:t>
      </w:r>
      <w:r w:rsidR="009027BC" w:rsidRPr="00707417">
        <w:rPr>
          <w:rFonts w:ascii="Arial" w:hAnsi="Arial" w:cs="Arial"/>
          <w:sz w:val="24"/>
          <w:szCs w:val="24"/>
          <w:lang w:val="en-GB"/>
        </w:rPr>
        <w:t xml:space="preserve"> </w:t>
      </w:r>
    </w:p>
    <w:p w14:paraId="67BD72F5" w14:textId="245224A4" w:rsidR="00932236" w:rsidRPr="00707417" w:rsidRDefault="006B47B7" w:rsidP="00B87F9F">
      <w:pPr>
        <w:jc w:val="both"/>
        <w:rPr>
          <w:rFonts w:ascii="Arial" w:hAnsi="Arial" w:cs="Arial"/>
          <w:sz w:val="24"/>
          <w:szCs w:val="24"/>
          <w:lang w:val="en-GB"/>
        </w:rPr>
      </w:pPr>
      <w:r w:rsidRPr="00707417">
        <w:rPr>
          <w:rFonts w:ascii="Arial" w:hAnsi="Arial" w:cs="Arial"/>
          <w:sz w:val="24"/>
          <w:szCs w:val="24"/>
          <w:lang w:val="en-GB"/>
        </w:rPr>
        <w:t xml:space="preserve">We </w:t>
      </w:r>
      <w:r w:rsidR="17268880" w:rsidRPr="00707417">
        <w:rPr>
          <w:rFonts w:ascii="Arial" w:hAnsi="Arial" w:cs="Arial"/>
          <w:sz w:val="24"/>
          <w:szCs w:val="24"/>
          <w:lang w:val="en-GB"/>
        </w:rPr>
        <w:t>found a strong correlation</w:t>
      </w:r>
      <w:r w:rsidR="00BC2AB4" w:rsidRPr="00707417">
        <w:rPr>
          <w:rFonts w:ascii="Arial" w:hAnsi="Arial" w:cs="Arial"/>
          <w:sz w:val="24"/>
          <w:szCs w:val="24"/>
          <w:lang w:val="en-GB"/>
        </w:rPr>
        <w:t xml:space="preserve"> between simulated and DC-purified SGs in DEGs</w:t>
      </w:r>
      <w:r w:rsidR="00BC2AB4" w:rsidRPr="00707417">
        <w:rPr>
          <w:rFonts w:ascii="Arial" w:hAnsi="Arial" w:cs="Arial"/>
          <w:lang w:val="en-GB"/>
        </w:rPr>
        <w:t xml:space="preserve"> </w:t>
      </w:r>
      <w:r w:rsidR="00BC2AB4" w:rsidRPr="00707417">
        <w:rPr>
          <w:rFonts w:ascii="Arial" w:hAnsi="Arial" w:cs="Arial"/>
          <w:sz w:val="24"/>
          <w:szCs w:val="24"/>
          <w:lang w:val="en-GB"/>
        </w:rPr>
        <w:t xml:space="preserve">relative to WC samples </w:t>
      </w:r>
      <w:r w:rsidR="17268880" w:rsidRPr="00707417">
        <w:rPr>
          <w:rFonts w:ascii="Arial" w:hAnsi="Arial" w:cs="Arial"/>
          <w:sz w:val="24"/>
          <w:szCs w:val="24"/>
          <w:lang w:val="en-GB"/>
        </w:rPr>
        <w:t xml:space="preserve">(Figure </w:t>
      </w:r>
      <w:r w:rsidR="003B23DA" w:rsidRPr="00707417">
        <w:rPr>
          <w:rFonts w:ascii="Arial" w:hAnsi="Arial" w:cs="Arial"/>
          <w:sz w:val="24"/>
          <w:szCs w:val="24"/>
          <w:lang w:val="en-GB"/>
        </w:rPr>
        <w:t>2</w:t>
      </w:r>
      <w:r w:rsidR="17268880" w:rsidRPr="00707417">
        <w:rPr>
          <w:rFonts w:ascii="Arial" w:hAnsi="Arial" w:cs="Arial"/>
          <w:sz w:val="24"/>
          <w:szCs w:val="24"/>
          <w:lang w:val="en-GB"/>
        </w:rPr>
        <w:t>D).</w:t>
      </w:r>
      <w:r w:rsidR="00260A64" w:rsidRPr="00707417">
        <w:rPr>
          <w:rFonts w:ascii="Arial" w:hAnsi="Arial" w:cs="Arial"/>
          <w:sz w:val="24"/>
          <w:szCs w:val="24"/>
          <w:lang w:val="en-GB"/>
        </w:rPr>
        <w:t xml:space="preserve"> </w:t>
      </w:r>
      <w:r w:rsidR="17268880" w:rsidRPr="00707417">
        <w:rPr>
          <w:rFonts w:ascii="Arial" w:hAnsi="Arial" w:cs="Arial"/>
          <w:sz w:val="24"/>
          <w:szCs w:val="24"/>
          <w:lang w:val="en-GB"/>
        </w:rPr>
        <w:t>Since the simulated SGs are derived only from WC expression and lack SG-specific biological signals, we interpret them as representing the centrifugation component of the DC method. Compari</w:t>
      </w:r>
      <w:r w:rsidR="6A540705" w:rsidRPr="00707417">
        <w:rPr>
          <w:rFonts w:ascii="Arial" w:hAnsi="Arial" w:cs="Arial"/>
          <w:sz w:val="24"/>
          <w:szCs w:val="24"/>
          <w:lang w:val="en-GB"/>
        </w:rPr>
        <w:t xml:space="preserve">ng </w:t>
      </w:r>
      <w:r w:rsidR="00321710" w:rsidRPr="00707417">
        <w:rPr>
          <w:rFonts w:ascii="Arial" w:hAnsi="Arial" w:cs="Arial"/>
          <w:sz w:val="24"/>
          <w:szCs w:val="24"/>
          <w:lang w:val="en-GB"/>
        </w:rPr>
        <w:t xml:space="preserve">transcriptomes between </w:t>
      </w:r>
      <w:r w:rsidR="6A540705" w:rsidRPr="00707417">
        <w:rPr>
          <w:rFonts w:ascii="Arial" w:hAnsi="Arial" w:cs="Arial"/>
          <w:sz w:val="24"/>
          <w:szCs w:val="24"/>
          <w:lang w:val="en-GB"/>
        </w:rPr>
        <w:t>the</w:t>
      </w:r>
      <w:r w:rsidR="7D5752A0" w:rsidRPr="00707417">
        <w:rPr>
          <w:rFonts w:ascii="Arial" w:hAnsi="Arial" w:cs="Arial"/>
          <w:sz w:val="24"/>
          <w:szCs w:val="24"/>
          <w:lang w:val="en-GB"/>
        </w:rPr>
        <w:t xml:space="preserve"> simulated SGs</w:t>
      </w:r>
      <w:r w:rsidR="17268880" w:rsidRPr="00707417">
        <w:rPr>
          <w:rFonts w:ascii="Arial" w:hAnsi="Arial" w:cs="Arial"/>
          <w:sz w:val="24"/>
          <w:szCs w:val="24"/>
          <w:lang w:val="en-GB"/>
        </w:rPr>
        <w:t xml:space="preserve"> </w:t>
      </w:r>
      <w:r w:rsidR="00321710" w:rsidRPr="00707417">
        <w:rPr>
          <w:rFonts w:ascii="Arial" w:hAnsi="Arial" w:cs="Arial"/>
          <w:sz w:val="24"/>
          <w:szCs w:val="24"/>
          <w:lang w:val="en-GB"/>
        </w:rPr>
        <w:t xml:space="preserve">and </w:t>
      </w:r>
      <w:r w:rsidR="17268880" w:rsidRPr="00707417">
        <w:rPr>
          <w:rFonts w:ascii="Arial" w:hAnsi="Arial" w:cs="Arial"/>
          <w:sz w:val="24"/>
          <w:szCs w:val="24"/>
          <w:lang w:val="en-GB"/>
        </w:rPr>
        <w:t xml:space="preserve">the </w:t>
      </w:r>
      <w:r w:rsidR="00CF34F9" w:rsidRPr="00707417">
        <w:rPr>
          <w:rFonts w:ascii="Arial" w:hAnsi="Arial" w:cs="Arial"/>
          <w:sz w:val="24"/>
          <w:szCs w:val="24"/>
          <w:lang w:val="en-GB"/>
        </w:rPr>
        <w:t xml:space="preserve">DC-purified </w:t>
      </w:r>
      <w:r w:rsidR="4A739581" w:rsidRPr="00707417">
        <w:rPr>
          <w:rFonts w:ascii="Arial" w:hAnsi="Arial" w:cs="Arial"/>
          <w:sz w:val="24"/>
          <w:szCs w:val="24"/>
          <w:lang w:val="en-GB"/>
        </w:rPr>
        <w:t>ones</w:t>
      </w:r>
      <w:r w:rsidR="248E65E9" w:rsidRPr="00707417">
        <w:rPr>
          <w:rFonts w:ascii="Arial" w:hAnsi="Arial" w:cs="Arial"/>
          <w:sz w:val="24"/>
          <w:szCs w:val="24"/>
          <w:lang w:val="en-GB"/>
        </w:rPr>
        <w:t xml:space="preserve"> </w:t>
      </w:r>
      <w:r w:rsidR="17268880" w:rsidRPr="00707417">
        <w:rPr>
          <w:rFonts w:ascii="Arial" w:hAnsi="Arial" w:cs="Arial"/>
          <w:sz w:val="24"/>
          <w:szCs w:val="24"/>
          <w:lang w:val="en-GB"/>
        </w:rPr>
        <w:t>allow</w:t>
      </w:r>
      <w:r w:rsidR="42A9E4BA" w:rsidRPr="00707417">
        <w:rPr>
          <w:rFonts w:ascii="Arial" w:hAnsi="Arial" w:cs="Arial"/>
          <w:sz w:val="24"/>
          <w:szCs w:val="24"/>
          <w:lang w:val="en-GB"/>
        </w:rPr>
        <w:t>s</w:t>
      </w:r>
      <w:r w:rsidR="17268880" w:rsidRPr="00707417">
        <w:rPr>
          <w:rFonts w:ascii="Arial" w:hAnsi="Arial" w:cs="Arial"/>
          <w:sz w:val="24"/>
          <w:szCs w:val="24"/>
          <w:lang w:val="en-GB"/>
        </w:rPr>
        <w:t xml:space="preserve"> us to identify transcripts </w:t>
      </w:r>
      <w:r w:rsidR="0013309A" w:rsidRPr="00707417">
        <w:rPr>
          <w:rFonts w:ascii="Arial" w:hAnsi="Arial" w:cs="Arial"/>
          <w:sz w:val="24"/>
          <w:szCs w:val="24"/>
          <w:lang w:val="en-GB"/>
        </w:rPr>
        <w:t>sequestered</w:t>
      </w:r>
      <w:r w:rsidR="17268880" w:rsidRPr="00707417">
        <w:rPr>
          <w:rFonts w:ascii="Arial" w:hAnsi="Arial" w:cs="Arial"/>
          <w:sz w:val="24"/>
          <w:szCs w:val="24"/>
          <w:lang w:val="en-GB"/>
        </w:rPr>
        <w:t xml:space="preserve"> beyond what would be expected </w:t>
      </w:r>
      <w:r w:rsidR="7D5752A0" w:rsidRPr="00707417">
        <w:rPr>
          <w:rFonts w:ascii="Arial" w:hAnsi="Arial" w:cs="Arial"/>
          <w:sz w:val="24"/>
          <w:szCs w:val="24"/>
          <w:lang w:val="en-GB"/>
        </w:rPr>
        <w:t>from</w:t>
      </w:r>
      <w:r w:rsidR="17268880" w:rsidRPr="00707417">
        <w:rPr>
          <w:rFonts w:ascii="Arial" w:hAnsi="Arial" w:cs="Arial"/>
          <w:sz w:val="24"/>
          <w:szCs w:val="24"/>
          <w:lang w:val="en-GB"/>
        </w:rPr>
        <w:t xml:space="preserve"> </w:t>
      </w:r>
      <w:r w:rsidR="004839F3" w:rsidRPr="00707417">
        <w:rPr>
          <w:rFonts w:ascii="Arial" w:hAnsi="Arial" w:cs="Arial"/>
          <w:sz w:val="24"/>
          <w:szCs w:val="24"/>
          <w:lang w:val="en-GB"/>
        </w:rPr>
        <w:t>their sedimentation</w:t>
      </w:r>
      <w:r w:rsidR="17268880" w:rsidRPr="00707417">
        <w:rPr>
          <w:rFonts w:ascii="Arial" w:hAnsi="Arial" w:cs="Arial"/>
          <w:sz w:val="24"/>
          <w:szCs w:val="24"/>
          <w:lang w:val="en-GB"/>
        </w:rPr>
        <w:t xml:space="preserve"> alone. Th</w:t>
      </w:r>
      <w:r w:rsidR="00956D83" w:rsidRPr="00707417">
        <w:rPr>
          <w:rFonts w:ascii="Arial" w:hAnsi="Arial" w:cs="Arial"/>
          <w:sz w:val="24"/>
          <w:szCs w:val="24"/>
          <w:lang w:val="en-GB"/>
        </w:rPr>
        <w:t>ese</w:t>
      </w:r>
      <w:r w:rsidR="17268880" w:rsidRPr="00707417">
        <w:rPr>
          <w:rFonts w:ascii="Arial" w:hAnsi="Arial" w:cs="Arial"/>
          <w:sz w:val="24"/>
          <w:szCs w:val="24"/>
          <w:lang w:val="en-GB"/>
        </w:rPr>
        <w:t xml:space="preserve"> </w:t>
      </w:r>
      <w:r w:rsidR="00143893" w:rsidRPr="00707417">
        <w:rPr>
          <w:rFonts w:ascii="Arial" w:hAnsi="Arial" w:cs="Arial"/>
          <w:sz w:val="24"/>
          <w:szCs w:val="24"/>
          <w:lang w:val="en-GB"/>
        </w:rPr>
        <w:t>"</w:t>
      </w:r>
      <w:r w:rsidR="00956D83" w:rsidRPr="00707417">
        <w:rPr>
          <w:rFonts w:ascii="Arial" w:hAnsi="Arial" w:cs="Arial"/>
          <w:i/>
          <w:iCs/>
          <w:sz w:val="24"/>
          <w:szCs w:val="24"/>
          <w:lang w:val="en-GB"/>
        </w:rPr>
        <w:t>corrected</w:t>
      </w:r>
      <w:r w:rsidR="00143893" w:rsidRPr="00707417">
        <w:rPr>
          <w:rFonts w:ascii="Arial" w:hAnsi="Arial" w:cs="Arial"/>
          <w:sz w:val="24"/>
          <w:szCs w:val="24"/>
          <w:lang w:val="en-GB"/>
        </w:rPr>
        <w:t>”</w:t>
      </w:r>
      <w:r w:rsidR="17268880" w:rsidRPr="00707417">
        <w:rPr>
          <w:rFonts w:ascii="Arial" w:hAnsi="Arial" w:cs="Arial"/>
          <w:sz w:val="24"/>
          <w:szCs w:val="24"/>
          <w:lang w:val="en-GB"/>
        </w:rPr>
        <w:t xml:space="preserve"> SG</w:t>
      </w:r>
      <w:r w:rsidR="00143893" w:rsidRPr="00707417">
        <w:rPr>
          <w:rFonts w:ascii="Arial" w:hAnsi="Arial" w:cs="Arial"/>
          <w:sz w:val="24"/>
          <w:szCs w:val="24"/>
          <w:lang w:val="en-GB"/>
        </w:rPr>
        <w:t xml:space="preserve"> transcriptomes</w:t>
      </w:r>
      <w:r w:rsidR="00956D83" w:rsidRPr="00707417">
        <w:rPr>
          <w:rFonts w:ascii="Arial" w:hAnsi="Arial" w:cs="Arial"/>
          <w:sz w:val="24"/>
          <w:szCs w:val="24"/>
          <w:lang w:val="en-GB"/>
        </w:rPr>
        <w:t xml:space="preserve"> </w:t>
      </w:r>
      <w:r w:rsidR="17268880" w:rsidRPr="00707417">
        <w:rPr>
          <w:rFonts w:ascii="Arial" w:hAnsi="Arial" w:cs="Arial"/>
          <w:sz w:val="24"/>
          <w:szCs w:val="24"/>
          <w:lang w:val="en-GB"/>
        </w:rPr>
        <w:t xml:space="preserve">show no length bias (Figure </w:t>
      </w:r>
      <w:r w:rsidR="003B23DA" w:rsidRPr="00707417">
        <w:rPr>
          <w:rFonts w:ascii="Arial" w:hAnsi="Arial" w:cs="Arial"/>
          <w:sz w:val="24"/>
          <w:szCs w:val="24"/>
          <w:lang w:val="en-GB"/>
        </w:rPr>
        <w:t>2</w:t>
      </w:r>
      <w:r w:rsidR="17268880" w:rsidRPr="00707417">
        <w:rPr>
          <w:rFonts w:ascii="Arial" w:hAnsi="Arial" w:cs="Arial"/>
          <w:sz w:val="24"/>
          <w:szCs w:val="24"/>
          <w:lang w:val="en-GB"/>
        </w:rPr>
        <w:t>E)</w:t>
      </w:r>
      <w:r w:rsidR="34A2A245" w:rsidRPr="00707417">
        <w:rPr>
          <w:rFonts w:ascii="Arial" w:hAnsi="Arial" w:cs="Arial"/>
          <w:sz w:val="24"/>
          <w:szCs w:val="24"/>
          <w:lang w:val="en-GB"/>
        </w:rPr>
        <w:t>, s</w:t>
      </w:r>
      <w:r w:rsidR="17268880" w:rsidRPr="00707417">
        <w:rPr>
          <w:rFonts w:ascii="Arial" w:hAnsi="Arial" w:cs="Arial"/>
          <w:sz w:val="24"/>
          <w:szCs w:val="24"/>
          <w:lang w:val="en-GB"/>
        </w:rPr>
        <w:t>uggest</w:t>
      </w:r>
      <w:r w:rsidR="34A2A245" w:rsidRPr="00707417">
        <w:rPr>
          <w:rFonts w:ascii="Arial" w:hAnsi="Arial" w:cs="Arial"/>
          <w:sz w:val="24"/>
          <w:szCs w:val="24"/>
          <w:lang w:val="en-GB"/>
        </w:rPr>
        <w:t>ing</w:t>
      </w:r>
      <w:r w:rsidR="17268880" w:rsidRPr="00707417">
        <w:rPr>
          <w:rFonts w:ascii="Arial" w:hAnsi="Arial" w:cs="Arial"/>
          <w:sz w:val="24"/>
          <w:szCs w:val="24"/>
          <w:lang w:val="en-GB"/>
        </w:rPr>
        <w:t xml:space="preserve"> that the </w:t>
      </w:r>
      <w:r w:rsidR="00143893" w:rsidRPr="00707417">
        <w:rPr>
          <w:rFonts w:ascii="Arial" w:hAnsi="Arial" w:cs="Arial"/>
          <w:sz w:val="24"/>
          <w:szCs w:val="24"/>
          <w:lang w:val="en-GB"/>
        </w:rPr>
        <w:t xml:space="preserve">reported </w:t>
      </w:r>
      <w:r w:rsidR="17268880" w:rsidRPr="00707417">
        <w:rPr>
          <w:rFonts w:ascii="Arial" w:hAnsi="Arial" w:cs="Arial"/>
          <w:sz w:val="24"/>
          <w:szCs w:val="24"/>
          <w:lang w:val="en-GB"/>
        </w:rPr>
        <w:t xml:space="preserve">length bias in the original </w:t>
      </w:r>
      <w:r w:rsidR="00956D83" w:rsidRPr="00707417">
        <w:rPr>
          <w:rFonts w:ascii="Arial" w:hAnsi="Arial" w:cs="Arial"/>
          <w:sz w:val="24"/>
          <w:szCs w:val="24"/>
          <w:lang w:val="en-GB"/>
        </w:rPr>
        <w:t>studies</w:t>
      </w:r>
      <w:r w:rsidR="17268880" w:rsidRPr="00707417">
        <w:rPr>
          <w:rFonts w:ascii="Arial" w:hAnsi="Arial" w:cs="Arial"/>
          <w:sz w:val="24"/>
          <w:szCs w:val="24"/>
          <w:lang w:val="en-GB"/>
        </w:rPr>
        <w:t xml:space="preserve"> </w:t>
      </w:r>
      <w:r w:rsidR="34A2A245" w:rsidRPr="00707417">
        <w:rPr>
          <w:rFonts w:ascii="Arial" w:hAnsi="Arial" w:cs="Arial"/>
          <w:sz w:val="24"/>
          <w:szCs w:val="24"/>
          <w:lang w:val="en-GB"/>
        </w:rPr>
        <w:t>likely stems from</w:t>
      </w:r>
      <w:r w:rsidR="17268880" w:rsidRPr="00707417">
        <w:rPr>
          <w:rFonts w:ascii="Arial" w:hAnsi="Arial" w:cs="Arial"/>
          <w:sz w:val="24"/>
          <w:szCs w:val="24"/>
          <w:lang w:val="en-GB"/>
        </w:rPr>
        <w:t xml:space="preserve"> centrifugation-related artefacts in the purification process.</w:t>
      </w:r>
      <w:r w:rsidR="00260A64" w:rsidRPr="00707417">
        <w:rPr>
          <w:rFonts w:ascii="Arial" w:hAnsi="Arial" w:cs="Arial"/>
          <w:sz w:val="24"/>
          <w:szCs w:val="24"/>
          <w:lang w:val="en-GB"/>
        </w:rPr>
        <w:t xml:space="preserve"> </w:t>
      </w:r>
      <w:r w:rsidR="00127E3D" w:rsidRPr="00707417">
        <w:rPr>
          <w:rFonts w:ascii="Arial" w:hAnsi="Arial" w:cs="Arial"/>
          <w:sz w:val="24"/>
          <w:szCs w:val="24"/>
          <w:lang w:val="en-GB"/>
        </w:rPr>
        <w:t>Although this simulation relies on coarse approximations, most notably the assumption that each RNA transcript behaves as an independent sphere, the fact that even this simplified model closely reproduces the DC length bias strengthens the interpretation that centrifugation is a dominant contributor to this effect.</w:t>
      </w:r>
    </w:p>
    <w:p w14:paraId="2F4BC5AB" w14:textId="77777777" w:rsidR="006E12C5" w:rsidRPr="00CD17BC" w:rsidRDefault="006E12C5" w:rsidP="006E12C5">
      <w:pPr>
        <w:rPr>
          <w:lang w:val="en-GB"/>
        </w:rPr>
      </w:pPr>
    </w:p>
    <w:p w14:paraId="08EB0BCA" w14:textId="77777777" w:rsidR="006E12C5" w:rsidRPr="00CD17BC" w:rsidRDefault="006E12C5" w:rsidP="006E12C5">
      <w:pPr>
        <w:jc w:val="both"/>
        <w:rPr>
          <w:rFonts w:ascii="Arial" w:hAnsi="Arial" w:cs="Arial"/>
          <w:sz w:val="24"/>
          <w:szCs w:val="24"/>
          <w:lang w:val="en-GB"/>
        </w:rPr>
      </w:pPr>
      <w:r w:rsidRPr="00CD17BC">
        <w:rPr>
          <w:rFonts w:ascii="Arial" w:hAnsi="Arial" w:cs="Arial"/>
          <w:noProof/>
          <w:sz w:val="24"/>
          <w:szCs w:val="24"/>
          <w:lang w:val="en-GB"/>
        </w:rPr>
        <w:lastRenderedPageBreak/>
        <w:drawing>
          <wp:inline distT="0" distB="0" distL="0" distR="0" wp14:anchorId="160852D3" wp14:editId="585E14A2">
            <wp:extent cx="5943600" cy="7696200"/>
            <wp:effectExtent l="0" t="0" r="0" b="0"/>
            <wp:docPr id="607810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52">
                      <a:extLst>
                        <a:ext uri="{28A0092B-C50C-407E-A947-70E740481C1C}">
                          <a14:useLocalDpi xmlns:a14="http://schemas.microsoft.com/office/drawing/2010/main" val="0"/>
                        </a:ext>
                      </a:extLst>
                    </a:blip>
                    <a:srcRect l="76" r="76"/>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3CFC3CFF" w14:textId="4A66D797" w:rsidR="00C746F8" w:rsidRPr="001B750D" w:rsidRDefault="006E12C5" w:rsidP="00B87F9F">
      <w:pPr>
        <w:jc w:val="both"/>
        <w:rPr>
          <w:rFonts w:ascii="Arial" w:hAnsi="Arial" w:cs="Arial"/>
          <w:b/>
          <w:bCs/>
          <w:sz w:val="20"/>
          <w:szCs w:val="20"/>
          <w:lang w:val="en-GB"/>
        </w:rPr>
      </w:pPr>
      <w:r w:rsidRPr="00CD17BC">
        <w:rPr>
          <w:rFonts w:ascii="Arial" w:hAnsi="Arial" w:cs="Arial"/>
          <w:b/>
          <w:bCs/>
          <w:sz w:val="20"/>
          <w:szCs w:val="20"/>
          <w:lang w:val="en-GB"/>
        </w:rPr>
        <w:t xml:space="preserve">Figure 2. Length bias in DC-isolated SGs is compatible with inherent RNA condensation. </w:t>
      </w:r>
      <w:r w:rsidRPr="00CD17BC">
        <w:rPr>
          <w:rFonts w:ascii="Arial" w:hAnsi="Arial" w:cs="Arial"/>
          <w:sz w:val="20"/>
          <w:szCs w:val="20"/>
          <w:lang w:val="en-GB"/>
        </w:rPr>
        <w:t xml:space="preserve">(A) Schematic representation of standard DC protocol alongside our </w:t>
      </w:r>
      <w:proofErr w:type="gramStart"/>
      <w:r w:rsidRPr="00CD17BC">
        <w:rPr>
          <w:rFonts w:ascii="Arial" w:hAnsi="Arial" w:cs="Arial"/>
          <w:i/>
          <w:iCs/>
          <w:sz w:val="20"/>
          <w:szCs w:val="20"/>
          <w:lang w:val="en-GB"/>
        </w:rPr>
        <w:t>in silico</w:t>
      </w:r>
      <w:proofErr w:type="gramEnd"/>
      <w:r w:rsidRPr="00CD17BC">
        <w:rPr>
          <w:rFonts w:ascii="Arial" w:hAnsi="Arial" w:cs="Arial"/>
          <w:sz w:val="20"/>
          <w:szCs w:val="20"/>
          <w:lang w:val="en-GB"/>
        </w:rPr>
        <w:t xml:space="preserve"> pipeline for simulating the </w:t>
      </w:r>
      <w:r w:rsidRPr="00CD17BC">
        <w:rPr>
          <w:rFonts w:ascii="Arial" w:hAnsi="Arial" w:cs="Arial"/>
          <w:sz w:val="20"/>
          <w:szCs w:val="20"/>
          <w:lang w:val="en-GB"/>
        </w:rPr>
        <w:lastRenderedPageBreak/>
        <w:t xml:space="preserve">centrifugation process. </w:t>
      </w:r>
      <w:r w:rsidRPr="00CD17BC">
        <w:rPr>
          <w:rFonts w:ascii="Arial" w:hAnsi="Arial" w:cs="Arial"/>
          <w:i/>
          <w:iCs/>
          <w:sz w:val="20"/>
          <w:szCs w:val="20"/>
          <w:lang w:val="en-GB"/>
        </w:rPr>
        <w:t>d</w:t>
      </w:r>
      <w:r w:rsidRPr="00CD17BC">
        <w:rPr>
          <w:rFonts w:ascii="Arial" w:hAnsi="Arial" w:cs="Arial"/>
          <w:sz w:val="20"/>
          <w:szCs w:val="20"/>
          <w:lang w:val="en-GB"/>
        </w:rPr>
        <w:t xml:space="preserve"> = distance travelled by each RNA during centrifugation; </w:t>
      </w:r>
      <w:r w:rsidRPr="00CD17BC">
        <w:rPr>
          <w:rFonts w:ascii="Arial" w:hAnsi="Arial" w:cs="Arial"/>
          <w:i/>
          <w:iCs/>
          <w:sz w:val="20"/>
          <w:szCs w:val="20"/>
          <w:lang w:val="en-GB"/>
        </w:rPr>
        <w:t>Mw</w:t>
      </w:r>
      <w:r w:rsidRPr="00CD17BC">
        <w:rPr>
          <w:rFonts w:ascii="Arial" w:hAnsi="Arial" w:cs="Arial"/>
          <w:sz w:val="20"/>
          <w:szCs w:val="20"/>
          <w:lang w:val="en-GB"/>
        </w:rPr>
        <w:t xml:space="preserve"> = Molecular weight of each RNA transcript, in g/mol; </w:t>
      </w:r>
      <w:r w:rsidRPr="00CD17BC">
        <w:rPr>
          <w:rFonts w:ascii="Arial" w:hAnsi="Arial" w:cs="Arial"/>
          <w:i/>
          <w:iCs/>
          <w:sz w:val="20"/>
          <w:szCs w:val="20"/>
          <w:lang w:val="en-GB"/>
        </w:rPr>
        <w:t>g</w:t>
      </w:r>
      <w:r w:rsidRPr="00CD17BC">
        <w:rPr>
          <w:rFonts w:ascii="Arial" w:hAnsi="Arial" w:cs="Arial"/>
          <w:sz w:val="20"/>
          <w:szCs w:val="20"/>
          <w:lang w:val="en-GB"/>
        </w:rPr>
        <w:t xml:space="preserve"> = centrifugation acceleration, in g; </w:t>
      </w:r>
      <w:r w:rsidRPr="00CD17BC">
        <w:rPr>
          <w:rFonts w:ascii="Arial" w:hAnsi="Arial" w:cs="Arial"/>
          <w:i/>
          <w:iCs/>
          <w:sz w:val="20"/>
          <w:szCs w:val="20"/>
          <w:lang w:val="en-GB"/>
        </w:rPr>
        <w:t xml:space="preserve">t </w:t>
      </w:r>
      <w:r w:rsidRPr="00CD17BC">
        <w:rPr>
          <w:rFonts w:ascii="Arial" w:hAnsi="Arial" w:cs="Arial"/>
          <w:sz w:val="20"/>
          <w:szCs w:val="20"/>
          <w:lang w:val="en-GB"/>
        </w:rPr>
        <w:t xml:space="preserve">= time of centrifugation, in seconds.  (B) Scatter plot of t-statistics of DGE between simulated SGs, and WCs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(C) Scatter plot of GSEA NES of Hallmark gene sets in DGE between simulated SGs and WC samples, with genes ranked by t-statistics of differential expression (Y-axis)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genes ranked by length (</w:t>
      </w:r>
      <w:proofErr w:type="spellStart"/>
      <w:r w:rsidRPr="00CD17BC">
        <w:rPr>
          <w:rFonts w:ascii="Arial" w:hAnsi="Arial" w:cs="Arial"/>
          <w:color w:val="000000" w:themeColor="text1"/>
          <w:sz w:val="20"/>
          <w:szCs w:val="20"/>
          <w:lang w:val="en-GB"/>
        </w:rPr>
        <w:t>nt</w:t>
      </w:r>
      <w:proofErr w:type="spellEnd"/>
      <w:r w:rsidRPr="00CD17BC">
        <w:rPr>
          <w:rFonts w:ascii="Arial" w:hAnsi="Arial" w:cs="Arial"/>
          <w:color w:val="000000" w:themeColor="text1"/>
          <w:sz w:val="20"/>
          <w:szCs w:val="20"/>
          <w:lang w:val="en-GB"/>
        </w:rPr>
        <w:t>) (X-</w:t>
      </w:r>
      <w:r w:rsidRPr="00CD17BC">
        <w:rPr>
          <w:rFonts w:ascii="Arial" w:hAnsi="Arial" w:cs="Arial"/>
          <w:sz w:val="20"/>
          <w:szCs w:val="20"/>
          <w:lang w:val="en-GB"/>
        </w:rPr>
        <w:t>a</w:t>
      </w:r>
      <w:r w:rsidRPr="00CD17BC">
        <w:rPr>
          <w:rFonts w:ascii="Arial" w:hAnsi="Arial" w:cs="Arial"/>
          <w:color w:val="000000" w:themeColor="text1"/>
          <w:sz w:val="20"/>
          <w:szCs w:val="20"/>
          <w:lang w:val="en-GB"/>
        </w:rPr>
        <w:t>xis). Fisher’s test Odds Ratio (OR) and associated p-value on top right corner. Dashed lines depict identity (Y = X; Y = -X), and axis lines.</w:t>
      </w:r>
      <w:r w:rsidRPr="00CD17BC">
        <w:rPr>
          <w:rFonts w:ascii="Arial" w:hAnsi="Arial" w:cs="Arial"/>
          <w:sz w:val="20"/>
          <w:szCs w:val="20"/>
          <w:lang w:val="en-GB"/>
        </w:rPr>
        <w:t xml:space="preserve"> (D) Scatter plots of t-statistics of DGE in simulated SGs (Y-axis) and DC-purified SGs (X-axis), relative to WC samples; genes as circles colo</w:t>
      </w:r>
      <w:r>
        <w:rPr>
          <w:rFonts w:ascii="Arial" w:hAnsi="Arial" w:cs="Arial"/>
          <w:sz w:val="20"/>
          <w:szCs w:val="20"/>
          <w:lang w:val="en-GB"/>
        </w:rPr>
        <w:t>u</w:t>
      </w:r>
      <w:r w:rsidRPr="00CD17BC">
        <w:rPr>
          <w:rFonts w:ascii="Arial" w:hAnsi="Arial" w:cs="Arial"/>
          <w:sz w:val="20"/>
          <w:szCs w:val="20"/>
          <w:lang w:val="en-GB"/>
        </w:rPr>
        <w:t xml:space="preserve">red by RNA length in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(E) Scatter plots of t-statistics of DGE in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simulated SGs (Y-axis) </w:t>
      </w:r>
      <w:r w:rsidRPr="00CD17BC">
        <w:rPr>
          <w:rFonts w:ascii="Arial" w:hAnsi="Arial" w:cs="Arial"/>
          <w:i/>
          <w:iCs/>
          <w:sz w:val="20"/>
          <w:szCs w:val="20"/>
          <w:lang w:val="en-GB"/>
        </w:rPr>
        <w:t>versus</w:t>
      </w:r>
      <w:r w:rsidRPr="00CD17BC">
        <w:rPr>
          <w:rFonts w:ascii="Arial" w:hAnsi="Arial" w:cs="Arial"/>
          <w:sz w:val="20"/>
          <w:szCs w:val="20"/>
          <w:lang w:val="en-GB"/>
        </w:rPr>
        <w:t xml:space="preserve"> length of gene’s representative RNA transcript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ml:space="preserve">)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Scatter plots of t-statistics of DGE between stressed vs unstressed RNP samples (Y-axis) and between stressed vs unstressed WC samples (X-axis). Genes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w:t>
      </w:r>
      <w:proofErr w:type="gramStart"/>
      <w:r w:rsidRPr="00CD17BC">
        <w:rPr>
          <w:rFonts w:ascii="Arial" w:hAnsi="Arial" w:cs="Arial"/>
          <w:sz w:val="20"/>
          <w:szCs w:val="20"/>
          <w:lang w:val="en-GB"/>
        </w:rPr>
        <w:t>B,D</w:t>
      </w:r>
      <w:proofErr w:type="gramEnd"/>
      <w:r w:rsidRPr="00CD17BC">
        <w:rPr>
          <w:rFonts w:ascii="Arial" w:hAnsi="Arial" w:cs="Arial"/>
          <w:sz w:val="20"/>
          <w:szCs w:val="20"/>
          <w:lang w:val="en-GB"/>
        </w:rPr>
        <w:t>,</w:t>
      </w:r>
      <w:proofErr w:type="gramStart"/>
      <w:r w:rsidRPr="00CD17BC">
        <w:rPr>
          <w:rFonts w:ascii="Arial" w:hAnsi="Arial" w:cs="Arial"/>
          <w:sz w:val="20"/>
          <w:szCs w:val="20"/>
          <w:lang w:val="en-GB"/>
        </w:rPr>
        <w:t>E,F</w:t>
      </w:r>
      <w:proofErr w:type="gramEnd"/>
      <w:r w:rsidRPr="00CD17BC">
        <w:rPr>
          <w:rFonts w:ascii="Arial" w:hAnsi="Arial" w:cs="Arial"/>
          <w:sz w:val="20"/>
          <w:szCs w:val="20"/>
          <w:lang w:val="en-GB"/>
        </w:rPr>
        <w:t>).</w:t>
      </w:r>
      <w:r>
        <w:rPr>
          <w:rFonts w:ascii="Arial" w:hAnsi="Arial" w:cs="Arial"/>
          <w:sz w:val="20"/>
          <w:szCs w:val="20"/>
          <w:lang w:val="en-GB"/>
        </w:rPr>
        <w:t xml:space="preserve"> </w:t>
      </w:r>
      <w:r w:rsidRPr="00CD17BC">
        <w:rPr>
          <w:rFonts w:ascii="Arial" w:hAnsi="Arial" w:cs="Arial"/>
          <w:sz w:val="20"/>
          <w:szCs w:val="20"/>
          <w:lang w:val="en-GB"/>
        </w:rPr>
        <w:t>The original WC expression from Khong 2017</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5wTHhth","properties":{"formattedCitation":"(31)","plainCitation":"(31)","noteIndex":0},"citationItems":[{"id":"7QlDGlPw/FbnlmiAa","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was used to simulate SG samples.</w:t>
      </w:r>
    </w:p>
    <w:p w14:paraId="2C66E5AE" w14:textId="2E6B4270" w:rsidR="0013309A" w:rsidRPr="001B750D" w:rsidRDefault="7FEF16FB" w:rsidP="004C6CE0">
      <w:pPr>
        <w:jc w:val="both"/>
        <w:rPr>
          <w:rFonts w:ascii="Times New Roman" w:eastAsia="Times New Roman" w:hAnsi="Times New Roman" w:cs="Times New Roman"/>
          <w:color w:val="000000"/>
          <w:kern w:val="0"/>
          <w:sz w:val="24"/>
          <w:szCs w:val="24"/>
          <w:lang w:val="en-GB" w:eastAsia="en-GB"/>
          <w14:ligatures w14:val="none"/>
        </w:rPr>
      </w:pPr>
      <w:r w:rsidRPr="00E4681A">
        <w:rPr>
          <w:rFonts w:ascii="Arial" w:hAnsi="Arial" w:cs="Arial"/>
          <w:sz w:val="24"/>
          <w:szCs w:val="24"/>
          <w:lang w:val="en-GB"/>
        </w:rPr>
        <w:t>If the SG signal is confounded by natural RNA condensation,</w:t>
      </w:r>
      <w:r w:rsidR="00DE3785" w:rsidRPr="00E4681A">
        <w:rPr>
          <w:rFonts w:ascii="Arial" w:hAnsi="Arial" w:cs="Arial"/>
          <w:sz w:val="24"/>
          <w:szCs w:val="24"/>
          <w:lang w:val="en-GB"/>
        </w:rPr>
        <w:t xml:space="preserve"> a more appropriate control for DC-purified SGs </w:t>
      </w:r>
      <w:r w:rsidR="77FF42D5" w:rsidRPr="00E4681A">
        <w:rPr>
          <w:rFonts w:ascii="Arial" w:hAnsi="Arial" w:cs="Arial"/>
          <w:sz w:val="24"/>
          <w:szCs w:val="24"/>
          <w:lang w:val="en-GB"/>
        </w:rPr>
        <w:t>requires</w:t>
      </w:r>
      <w:r w:rsidRPr="00E4681A">
        <w:rPr>
          <w:rFonts w:ascii="Arial" w:hAnsi="Arial" w:cs="Arial"/>
          <w:sz w:val="24"/>
          <w:szCs w:val="24"/>
          <w:lang w:val="en-GB"/>
        </w:rPr>
        <w:t xml:space="preserve"> </w:t>
      </w:r>
      <w:r w:rsidR="00D15C26" w:rsidRPr="00E4681A">
        <w:rPr>
          <w:rFonts w:ascii="Arial" w:hAnsi="Arial" w:cs="Arial"/>
          <w:sz w:val="24"/>
          <w:szCs w:val="24"/>
          <w:lang w:val="en-GB"/>
        </w:rPr>
        <w:t xml:space="preserve">identically processed </w:t>
      </w:r>
      <w:r w:rsidRPr="00E4681A">
        <w:rPr>
          <w:rFonts w:ascii="Arial" w:hAnsi="Arial" w:cs="Arial"/>
          <w:sz w:val="24"/>
          <w:szCs w:val="24"/>
          <w:lang w:val="en-GB"/>
        </w:rPr>
        <w:t>samples lacking SGs</w:t>
      </w:r>
      <w:r w:rsidR="302E883D" w:rsidRPr="00E4681A">
        <w:rPr>
          <w:rFonts w:ascii="Arial" w:hAnsi="Arial" w:cs="Arial"/>
          <w:sz w:val="24"/>
          <w:szCs w:val="24"/>
          <w:lang w:val="en-GB"/>
        </w:rPr>
        <w:t xml:space="preserve">. </w:t>
      </w:r>
      <w:r w:rsidR="27EFCBB8" w:rsidRPr="00E4681A">
        <w:rPr>
          <w:rFonts w:ascii="Arial" w:hAnsi="Arial" w:cs="Arial"/>
          <w:sz w:val="24"/>
          <w:szCs w:val="24"/>
          <w:lang w:val="en-GB"/>
        </w:rPr>
        <w:t>In t</w:t>
      </w:r>
      <w:r w:rsidR="302E883D" w:rsidRPr="00E4681A">
        <w:rPr>
          <w:rFonts w:ascii="Arial" w:hAnsi="Arial" w:cs="Arial"/>
          <w:sz w:val="24"/>
          <w:szCs w:val="24"/>
          <w:lang w:val="en-GB"/>
        </w:rPr>
        <w:t>he Matheny 2019 dataset</w:t>
      </w:r>
      <w:r w:rsidR="00A05084"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J9PD3f54","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sidRPr="00E4681A">
        <w:rPr>
          <w:rFonts w:ascii="Arial" w:hAnsi="Arial" w:cs="Arial"/>
          <w:sz w:val="24"/>
          <w:szCs w:val="24"/>
          <w:lang w:val="en-GB"/>
        </w:rPr>
        <w:fldChar w:fldCharType="separate"/>
      </w:r>
      <w:r w:rsidR="0097304F" w:rsidRPr="00E4681A">
        <w:rPr>
          <w:rFonts w:ascii="Arial" w:hAnsi="Arial" w:cs="Arial"/>
          <w:sz w:val="24"/>
          <w:lang w:val="en-GB"/>
        </w:rPr>
        <w:t>(41)</w:t>
      </w:r>
      <w:r w:rsidR="00A05084" w:rsidRPr="00E4681A">
        <w:rPr>
          <w:rFonts w:ascii="Arial" w:hAnsi="Arial" w:cs="Arial"/>
          <w:sz w:val="24"/>
          <w:szCs w:val="24"/>
          <w:lang w:val="en-GB"/>
        </w:rPr>
        <w:fldChar w:fldCharType="end"/>
      </w:r>
      <w:r w:rsidR="27EFCBB8" w:rsidRPr="00E4681A">
        <w:rPr>
          <w:rFonts w:ascii="Arial" w:hAnsi="Arial" w:cs="Arial"/>
          <w:sz w:val="24"/>
          <w:szCs w:val="24"/>
          <w:lang w:val="en-GB"/>
        </w:rPr>
        <w:t>,</w:t>
      </w:r>
      <w:r w:rsidR="302E883D" w:rsidRPr="00E4681A">
        <w:rPr>
          <w:rFonts w:ascii="Arial" w:hAnsi="Arial" w:cs="Arial"/>
          <w:sz w:val="24"/>
          <w:szCs w:val="24"/>
          <w:lang w:val="en-GB"/>
        </w:rPr>
        <w:t xml:space="preserve"> WC and ribonucleoprotein (RNP) granule </w:t>
      </w:r>
      <w:r w:rsidR="27EFCBB8" w:rsidRPr="00E4681A">
        <w:rPr>
          <w:rFonts w:ascii="Arial" w:hAnsi="Arial" w:cs="Arial"/>
          <w:sz w:val="24"/>
          <w:szCs w:val="24"/>
          <w:lang w:val="en-GB"/>
        </w:rPr>
        <w:t xml:space="preserve">fractions were collected </w:t>
      </w:r>
      <w:r w:rsidR="302E883D" w:rsidRPr="00E4681A">
        <w:rPr>
          <w:rFonts w:ascii="Arial" w:hAnsi="Arial" w:cs="Arial"/>
          <w:sz w:val="24"/>
          <w:szCs w:val="24"/>
          <w:lang w:val="en-GB"/>
        </w:rPr>
        <w:t>under stressed and unstressed conditions</w:t>
      </w:r>
      <w:r w:rsidR="24AC95FA" w:rsidRPr="00E4681A">
        <w:rPr>
          <w:rFonts w:ascii="Arial" w:hAnsi="Arial" w:cs="Arial"/>
          <w:sz w:val="24"/>
          <w:szCs w:val="24"/>
          <w:lang w:val="en-GB"/>
        </w:rPr>
        <w:t xml:space="preserve">, using DC </w:t>
      </w:r>
      <w:r w:rsidR="10E30FD2" w:rsidRPr="00E4681A">
        <w:rPr>
          <w:rFonts w:ascii="Arial" w:hAnsi="Arial" w:cs="Arial"/>
          <w:sz w:val="24"/>
          <w:szCs w:val="24"/>
          <w:lang w:val="en-GB"/>
        </w:rPr>
        <w:t xml:space="preserve">but </w:t>
      </w:r>
      <w:r w:rsidR="6A89883C" w:rsidRPr="00E4681A">
        <w:rPr>
          <w:rFonts w:ascii="Arial" w:hAnsi="Arial" w:cs="Arial"/>
          <w:sz w:val="24"/>
          <w:szCs w:val="24"/>
          <w:lang w:val="en-GB"/>
        </w:rPr>
        <w:t xml:space="preserve">without </w:t>
      </w:r>
      <w:proofErr w:type="spellStart"/>
      <w:r w:rsidR="714EF813" w:rsidRPr="00E4681A">
        <w:rPr>
          <w:rFonts w:ascii="Arial" w:hAnsi="Arial" w:cs="Arial"/>
          <w:sz w:val="24"/>
          <w:szCs w:val="24"/>
          <w:lang w:val="en-GB"/>
        </w:rPr>
        <w:t>immunopurification</w:t>
      </w:r>
      <w:proofErr w:type="spellEnd"/>
      <w:r w:rsidR="00DD3DFB"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rQ1nRYjG","properties":{"formattedCitation":"(41)","plainCitation":"(41)","noteIndex":0},"citationItems":[{"id":"7QlDGlPw/8f8ZloUy","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E4681A">
        <w:rPr>
          <w:rFonts w:ascii="Arial" w:hAnsi="Arial" w:cs="Arial"/>
          <w:sz w:val="24"/>
          <w:szCs w:val="24"/>
          <w:lang w:val="en-GB"/>
        </w:rPr>
        <w:fldChar w:fldCharType="separate"/>
      </w:r>
      <w:r w:rsidR="0097304F" w:rsidRPr="00E4681A">
        <w:rPr>
          <w:rFonts w:ascii="Arial" w:hAnsi="Arial" w:cs="Arial"/>
          <w:sz w:val="24"/>
          <w:lang w:val="en-GB"/>
        </w:rPr>
        <w:t>(41)</w:t>
      </w:r>
      <w:r w:rsidR="00DD3DFB" w:rsidRPr="00E4681A">
        <w:rPr>
          <w:rFonts w:ascii="Arial" w:hAnsi="Arial" w:cs="Arial"/>
          <w:sz w:val="24"/>
          <w:szCs w:val="24"/>
          <w:lang w:val="en-GB"/>
        </w:rPr>
        <w:fldChar w:fldCharType="end"/>
      </w:r>
      <w:r w:rsidR="6A89883C" w:rsidRPr="00E4681A">
        <w:rPr>
          <w:rFonts w:ascii="Arial" w:hAnsi="Arial" w:cs="Arial"/>
          <w:sz w:val="24"/>
          <w:szCs w:val="24"/>
          <w:lang w:val="en-GB"/>
        </w:rPr>
        <w:t>.</w:t>
      </w:r>
      <w:r w:rsidR="302E883D" w:rsidRPr="00E4681A">
        <w:rPr>
          <w:rFonts w:ascii="Arial" w:hAnsi="Arial" w:cs="Arial"/>
          <w:sz w:val="24"/>
          <w:szCs w:val="24"/>
          <w:lang w:val="en-GB"/>
        </w:rPr>
        <w:t xml:space="preserve"> </w:t>
      </w:r>
      <w:r w:rsidR="7357D47A" w:rsidRPr="00E4681A">
        <w:rPr>
          <w:rFonts w:ascii="Arial" w:hAnsi="Arial" w:cs="Arial"/>
          <w:sz w:val="24"/>
          <w:szCs w:val="24"/>
          <w:lang w:val="en-GB"/>
        </w:rPr>
        <w:t>S</w:t>
      </w:r>
      <w:r w:rsidR="302E883D" w:rsidRPr="00E4681A">
        <w:rPr>
          <w:rFonts w:ascii="Arial" w:hAnsi="Arial" w:cs="Arial"/>
          <w:sz w:val="24"/>
          <w:szCs w:val="24"/>
          <w:lang w:val="en-GB"/>
        </w:rPr>
        <w:t xml:space="preserve">tressed RNPs </w:t>
      </w:r>
      <w:r w:rsidR="4AA67D4A" w:rsidRPr="00E4681A">
        <w:rPr>
          <w:rFonts w:ascii="Arial" w:hAnsi="Arial" w:cs="Arial"/>
          <w:sz w:val="24"/>
          <w:szCs w:val="24"/>
          <w:lang w:val="en-GB"/>
        </w:rPr>
        <w:t xml:space="preserve">fractions </w:t>
      </w:r>
      <w:r w:rsidR="302E883D" w:rsidRPr="00E4681A">
        <w:rPr>
          <w:rFonts w:ascii="Arial" w:hAnsi="Arial" w:cs="Arial"/>
          <w:sz w:val="24"/>
          <w:szCs w:val="24"/>
          <w:lang w:val="en-GB"/>
        </w:rPr>
        <w:t xml:space="preserve">contain SGs </w:t>
      </w:r>
      <w:r w:rsidR="4AA67D4A" w:rsidRPr="00E4681A">
        <w:rPr>
          <w:rFonts w:ascii="Arial" w:hAnsi="Arial" w:cs="Arial"/>
          <w:sz w:val="24"/>
          <w:szCs w:val="24"/>
          <w:lang w:val="en-GB"/>
        </w:rPr>
        <w:t>together</w:t>
      </w:r>
      <w:r w:rsidR="302E883D" w:rsidRPr="00E4681A">
        <w:rPr>
          <w:rFonts w:ascii="Arial" w:hAnsi="Arial" w:cs="Arial"/>
          <w:sz w:val="24"/>
          <w:szCs w:val="24"/>
          <w:lang w:val="en-GB"/>
        </w:rPr>
        <w:t xml:space="preserve"> with other </w:t>
      </w:r>
      <w:r w:rsidR="1C06F1D2" w:rsidRPr="00E4681A">
        <w:rPr>
          <w:rFonts w:ascii="Arial" w:hAnsi="Arial" w:cs="Arial"/>
          <w:sz w:val="24"/>
          <w:szCs w:val="24"/>
          <w:lang w:val="en-GB"/>
        </w:rPr>
        <w:t>granules</w:t>
      </w:r>
      <w:r w:rsidR="302E883D" w:rsidRPr="00E4681A">
        <w:rPr>
          <w:rFonts w:ascii="Arial" w:hAnsi="Arial" w:cs="Arial"/>
          <w:sz w:val="24"/>
          <w:szCs w:val="24"/>
          <w:lang w:val="en-GB"/>
        </w:rPr>
        <w:t>, such as processing bodies (PBs),</w:t>
      </w:r>
      <w:r w:rsidR="1196E93B" w:rsidRPr="00E4681A">
        <w:rPr>
          <w:rFonts w:ascii="Arial" w:hAnsi="Arial" w:cs="Arial"/>
          <w:sz w:val="24"/>
          <w:szCs w:val="24"/>
          <w:lang w:val="en-GB"/>
        </w:rPr>
        <w:t xml:space="preserve"> </w:t>
      </w:r>
      <w:r w:rsidR="25DFF99E" w:rsidRPr="00E4681A">
        <w:rPr>
          <w:rFonts w:ascii="Arial" w:hAnsi="Arial" w:cs="Arial"/>
          <w:sz w:val="24"/>
          <w:szCs w:val="24"/>
          <w:lang w:val="en-GB"/>
        </w:rPr>
        <w:t>a</w:t>
      </w:r>
      <w:r w:rsidR="1196E93B" w:rsidRPr="00E4681A">
        <w:rPr>
          <w:rFonts w:ascii="Arial" w:hAnsi="Arial" w:cs="Arial"/>
          <w:sz w:val="24"/>
          <w:szCs w:val="24"/>
          <w:lang w:val="en-GB"/>
        </w:rPr>
        <w:t xml:space="preserve"> type of cytoplasmic granules</w:t>
      </w:r>
      <w:r w:rsidR="25DFF99E" w:rsidRPr="00E4681A">
        <w:rPr>
          <w:rFonts w:ascii="Arial" w:hAnsi="Arial" w:cs="Arial"/>
          <w:sz w:val="24"/>
          <w:szCs w:val="24"/>
          <w:lang w:val="en-GB"/>
        </w:rPr>
        <w:t xml:space="preserve"> </w:t>
      </w:r>
      <w:r w:rsidR="1C06F1D2" w:rsidRPr="00E4681A">
        <w:rPr>
          <w:rFonts w:ascii="Arial" w:hAnsi="Arial" w:cs="Arial"/>
          <w:sz w:val="24"/>
          <w:szCs w:val="24"/>
          <w:lang w:val="en-GB"/>
        </w:rPr>
        <w:t xml:space="preserve">also </w:t>
      </w:r>
      <w:r w:rsidR="25DFF99E" w:rsidRPr="00E4681A">
        <w:rPr>
          <w:rFonts w:ascii="Arial" w:hAnsi="Arial" w:cs="Arial"/>
          <w:sz w:val="24"/>
          <w:szCs w:val="24"/>
          <w:lang w:val="en-GB"/>
        </w:rPr>
        <w:t>present in unstressed cells</w:t>
      </w:r>
      <w:r w:rsidR="131809E9" w:rsidRPr="00E4681A">
        <w:rPr>
          <w:rFonts w:ascii="Arial" w:hAnsi="Arial" w:cs="Arial"/>
          <w:sz w:val="24"/>
          <w:szCs w:val="24"/>
          <w:lang w:val="en-GB"/>
        </w:rPr>
        <w:t xml:space="preserve"> and</w:t>
      </w:r>
      <w:r w:rsidR="25DFF99E" w:rsidRPr="00E4681A">
        <w:rPr>
          <w:rFonts w:ascii="Arial" w:hAnsi="Arial" w:cs="Arial"/>
          <w:sz w:val="24"/>
          <w:szCs w:val="24"/>
          <w:lang w:val="en-GB"/>
        </w:rPr>
        <w:t xml:space="preserve"> linked with RNA degradation, </w:t>
      </w:r>
      <w:r w:rsidR="131809E9" w:rsidRPr="00E4681A">
        <w:rPr>
          <w:rFonts w:ascii="Arial" w:hAnsi="Arial" w:cs="Arial"/>
          <w:sz w:val="24"/>
          <w:szCs w:val="24"/>
          <w:lang w:val="en-GB"/>
        </w:rPr>
        <w:t xml:space="preserve">whereas </w:t>
      </w:r>
      <w:r w:rsidR="302E883D" w:rsidRPr="00E4681A">
        <w:rPr>
          <w:rFonts w:ascii="Arial" w:hAnsi="Arial" w:cs="Arial"/>
          <w:sz w:val="24"/>
          <w:szCs w:val="24"/>
          <w:lang w:val="en-GB"/>
        </w:rPr>
        <w:t xml:space="preserve">unstressed </w:t>
      </w:r>
      <w:r w:rsidR="131809E9" w:rsidRPr="00E4681A">
        <w:rPr>
          <w:rFonts w:ascii="Arial" w:hAnsi="Arial" w:cs="Arial"/>
          <w:sz w:val="24"/>
          <w:szCs w:val="24"/>
          <w:lang w:val="en-GB"/>
        </w:rPr>
        <w:t xml:space="preserve">RNPs </w:t>
      </w:r>
      <w:r w:rsidR="302E883D" w:rsidRPr="00E4681A">
        <w:rPr>
          <w:rFonts w:ascii="Arial" w:hAnsi="Arial" w:cs="Arial"/>
          <w:sz w:val="24"/>
          <w:szCs w:val="24"/>
          <w:lang w:val="en-GB"/>
        </w:rPr>
        <w:t>lack SGs</w:t>
      </w:r>
      <w:r w:rsidR="00183352"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8uDkoac6","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E4681A">
        <w:rPr>
          <w:rFonts w:ascii="Arial" w:hAnsi="Arial" w:cs="Arial"/>
          <w:sz w:val="24"/>
          <w:szCs w:val="24"/>
          <w:lang w:val="en-GB"/>
        </w:rPr>
        <w:fldChar w:fldCharType="separate"/>
      </w:r>
      <w:r w:rsidR="0097304F" w:rsidRPr="00E4681A">
        <w:rPr>
          <w:rFonts w:ascii="Arial" w:hAnsi="Arial" w:cs="Arial"/>
          <w:sz w:val="24"/>
          <w:lang w:val="en-GB"/>
        </w:rPr>
        <w:t>(41)</w:t>
      </w:r>
      <w:r w:rsidR="00183352" w:rsidRPr="00E4681A">
        <w:rPr>
          <w:rFonts w:ascii="Arial" w:hAnsi="Arial" w:cs="Arial"/>
          <w:sz w:val="24"/>
          <w:szCs w:val="24"/>
          <w:lang w:val="en-GB"/>
        </w:rPr>
        <w:fldChar w:fldCharType="end"/>
      </w:r>
      <w:r w:rsidR="302E883D" w:rsidRPr="00E4681A">
        <w:rPr>
          <w:rFonts w:ascii="Arial" w:hAnsi="Arial" w:cs="Arial"/>
          <w:sz w:val="24"/>
          <w:szCs w:val="24"/>
          <w:lang w:val="en-GB"/>
        </w:rPr>
        <w:t xml:space="preserve">. </w:t>
      </w:r>
      <w:r w:rsidR="1F55C672" w:rsidRPr="00E4681A">
        <w:rPr>
          <w:rFonts w:ascii="Arial" w:hAnsi="Arial" w:cs="Arial"/>
          <w:sz w:val="24"/>
          <w:szCs w:val="24"/>
          <w:lang w:val="en-GB"/>
        </w:rPr>
        <w:t xml:space="preserve">If SG-specific RNA sequestration occurs beyond effects of stress and centrifugation, stressed versus unstressed RNP transcriptome </w:t>
      </w:r>
      <w:r w:rsidR="004D62E5" w:rsidRPr="00E4681A">
        <w:rPr>
          <w:rFonts w:ascii="Arial" w:hAnsi="Arial" w:cs="Arial"/>
          <w:sz w:val="24"/>
          <w:szCs w:val="24"/>
          <w:lang w:val="en-GB"/>
        </w:rPr>
        <w:t xml:space="preserve">differences </w:t>
      </w:r>
      <w:r w:rsidR="1F55C672" w:rsidRPr="00E4681A">
        <w:rPr>
          <w:rFonts w:ascii="Arial" w:hAnsi="Arial" w:cs="Arial"/>
          <w:sz w:val="24"/>
          <w:szCs w:val="24"/>
          <w:lang w:val="en-GB"/>
        </w:rPr>
        <w:t xml:space="preserve">would </w:t>
      </w:r>
      <w:r w:rsidR="0069747B" w:rsidRPr="00E4681A">
        <w:rPr>
          <w:rFonts w:ascii="Arial" w:hAnsi="Arial" w:cs="Arial"/>
          <w:sz w:val="24"/>
          <w:szCs w:val="24"/>
          <w:lang w:val="en-GB"/>
        </w:rPr>
        <w:t xml:space="preserve">noticeably </w:t>
      </w:r>
      <w:r w:rsidR="1F55C672" w:rsidRPr="00E4681A">
        <w:rPr>
          <w:rFonts w:ascii="Arial" w:hAnsi="Arial" w:cs="Arial"/>
          <w:sz w:val="24"/>
          <w:szCs w:val="24"/>
          <w:lang w:val="en-GB"/>
        </w:rPr>
        <w:t xml:space="preserve">deviate from those observed in </w:t>
      </w:r>
      <w:r w:rsidR="0069747B" w:rsidRPr="00E4681A">
        <w:rPr>
          <w:rFonts w:ascii="Arial" w:hAnsi="Arial" w:cs="Arial"/>
          <w:sz w:val="24"/>
          <w:szCs w:val="24"/>
          <w:lang w:val="en-GB"/>
        </w:rPr>
        <w:t xml:space="preserve">homologous </w:t>
      </w:r>
      <w:r w:rsidR="1F55C672" w:rsidRPr="00E4681A">
        <w:rPr>
          <w:rFonts w:ascii="Arial" w:hAnsi="Arial" w:cs="Arial"/>
          <w:sz w:val="24"/>
          <w:szCs w:val="24"/>
          <w:lang w:val="en-GB"/>
        </w:rPr>
        <w:t>WC comparisons</w:t>
      </w:r>
      <w:r w:rsidR="302E883D" w:rsidRPr="00E4681A">
        <w:rPr>
          <w:rFonts w:ascii="Arial" w:hAnsi="Arial" w:cs="Arial"/>
          <w:sz w:val="24"/>
          <w:szCs w:val="24"/>
          <w:lang w:val="en-GB"/>
        </w:rPr>
        <w:t>.</w:t>
      </w:r>
      <w:r w:rsidR="302E883D" w:rsidRPr="001B750D">
        <w:rPr>
          <w:rFonts w:ascii="Arial" w:hAnsi="Arial" w:cs="Arial"/>
          <w:sz w:val="24"/>
          <w:szCs w:val="24"/>
          <w:lang w:val="en-GB"/>
        </w:rPr>
        <w:t xml:space="preserve"> </w:t>
      </w:r>
      <w:r w:rsidR="0069747B" w:rsidRPr="001B750D">
        <w:rPr>
          <w:rFonts w:ascii="Arial" w:hAnsi="Arial" w:cs="Arial"/>
          <w:sz w:val="24"/>
          <w:szCs w:val="24"/>
          <w:lang w:val="en-GB"/>
        </w:rPr>
        <w:t>T</w:t>
      </w:r>
      <w:r w:rsidR="19A0AC6B" w:rsidRPr="001B750D">
        <w:rPr>
          <w:rFonts w:ascii="Arial" w:hAnsi="Arial" w:cs="Arial"/>
          <w:sz w:val="24"/>
          <w:szCs w:val="24"/>
          <w:lang w:val="en-GB"/>
        </w:rPr>
        <w:t>he two comparisons are strongly</w:t>
      </w:r>
      <w:r w:rsidR="302E883D" w:rsidRPr="001B750D">
        <w:rPr>
          <w:rFonts w:ascii="Arial" w:hAnsi="Arial" w:cs="Arial"/>
          <w:sz w:val="24"/>
          <w:szCs w:val="24"/>
          <w:lang w:val="en-GB"/>
        </w:rPr>
        <w:t xml:space="preserve"> correla</w:t>
      </w:r>
      <w:r w:rsidR="19A0AC6B" w:rsidRPr="001B750D">
        <w:rPr>
          <w:rFonts w:ascii="Arial" w:hAnsi="Arial" w:cs="Arial"/>
          <w:sz w:val="24"/>
          <w:szCs w:val="24"/>
          <w:lang w:val="en-GB"/>
        </w:rPr>
        <w:t>ted</w:t>
      </w:r>
      <w:r w:rsidR="6548210E" w:rsidRPr="001B750D">
        <w:rPr>
          <w:rFonts w:ascii="Arial" w:hAnsi="Arial" w:cs="Arial"/>
          <w:sz w:val="24"/>
          <w:szCs w:val="24"/>
          <w:lang w:val="en-GB"/>
        </w:rPr>
        <w:t xml:space="preserve"> (</w:t>
      </w:r>
      <w:r w:rsidR="6548210E" w:rsidRPr="001B750D">
        <w:rPr>
          <w:rFonts w:ascii="Symbol" w:eastAsia="Symbol" w:hAnsi="Symbol" w:cs="Symbol"/>
          <w:sz w:val="24"/>
          <w:szCs w:val="24"/>
          <w:lang w:val="en-GB"/>
        </w:rPr>
        <w:t>r</w:t>
      </w:r>
      <w:r w:rsidR="6548210E" w:rsidRPr="001B750D">
        <w:rPr>
          <w:rFonts w:ascii="Arial" w:hAnsi="Arial" w:cs="Arial"/>
          <w:sz w:val="24"/>
          <w:szCs w:val="24"/>
          <w:lang w:val="en-GB"/>
        </w:rPr>
        <w:t xml:space="preserve"> = 0.71</w:t>
      </w:r>
      <w:r w:rsidR="12EE47AF" w:rsidRPr="001B750D">
        <w:rPr>
          <w:rFonts w:ascii="Arial" w:hAnsi="Arial" w:cs="Arial"/>
          <w:sz w:val="24"/>
          <w:szCs w:val="24"/>
          <w:lang w:val="en-GB"/>
        </w:rPr>
        <w:t xml:space="preserve">; Figure </w:t>
      </w:r>
      <w:r w:rsidR="00777298" w:rsidRPr="001B750D">
        <w:rPr>
          <w:rFonts w:ascii="Arial" w:hAnsi="Arial" w:cs="Arial"/>
          <w:sz w:val="24"/>
          <w:szCs w:val="24"/>
          <w:lang w:val="en-GB"/>
        </w:rPr>
        <w:t>2</w:t>
      </w:r>
      <w:r w:rsidR="12EE47AF" w:rsidRPr="001B750D">
        <w:rPr>
          <w:rFonts w:ascii="Arial" w:hAnsi="Arial" w:cs="Arial"/>
          <w:sz w:val="24"/>
          <w:szCs w:val="24"/>
          <w:lang w:val="en-GB"/>
        </w:rPr>
        <w:t>F</w:t>
      </w:r>
      <w:r w:rsidR="6548210E" w:rsidRPr="001B750D">
        <w:rPr>
          <w:rFonts w:ascii="Arial" w:hAnsi="Arial" w:cs="Arial"/>
          <w:sz w:val="24"/>
          <w:szCs w:val="24"/>
          <w:lang w:val="en-GB"/>
        </w:rPr>
        <w:t>)</w:t>
      </w:r>
      <w:r w:rsidR="12EE47AF" w:rsidRPr="001B750D">
        <w:rPr>
          <w:rFonts w:ascii="Arial" w:hAnsi="Arial" w:cs="Arial"/>
          <w:sz w:val="24"/>
          <w:szCs w:val="24"/>
          <w:lang w:val="en-GB"/>
        </w:rPr>
        <w:t>,</w:t>
      </w:r>
      <w:r w:rsidR="302E883D" w:rsidRPr="001B750D">
        <w:rPr>
          <w:rFonts w:ascii="Arial" w:hAnsi="Arial" w:cs="Arial"/>
          <w:sz w:val="24"/>
          <w:szCs w:val="24"/>
          <w:lang w:val="en-GB"/>
        </w:rPr>
        <w:t xml:space="preserve"> indicating that the SG transcriptome predominantly mirrors the cellular transcriptome,</w:t>
      </w:r>
      <w:r w:rsidR="00DE3785" w:rsidRPr="001B750D">
        <w:rPr>
          <w:rFonts w:ascii="Arial" w:hAnsi="Arial" w:cs="Arial"/>
          <w:sz w:val="24"/>
          <w:szCs w:val="24"/>
          <w:lang w:val="en-GB"/>
        </w:rPr>
        <w:t xml:space="preserve"> be it stressed or unstressed,</w:t>
      </w:r>
      <w:r w:rsidR="302E883D" w:rsidRPr="001B750D">
        <w:rPr>
          <w:rFonts w:ascii="Arial" w:hAnsi="Arial" w:cs="Arial"/>
          <w:sz w:val="24"/>
          <w:szCs w:val="24"/>
          <w:lang w:val="en-GB"/>
        </w:rPr>
        <w:t xml:space="preserve"> with minimal transcript-specific sequestration. </w:t>
      </w:r>
      <w:r w:rsidR="3ED07017" w:rsidRPr="001B750D">
        <w:rPr>
          <w:rFonts w:ascii="Arial" w:hAnsi="Arial" w:cs="Arial"/>
          <w:sz w:val="24"/>
          <w:szCs w:val="24"/>
          <w:lang w:val="en-GB"/>
        </w:rPr>
        <w:t>V</w:t>
      </w:r>
      <w:r w:rsidR="302E883D" w:rsidRPr="001B750D">
        <w:rPr>
          <w:rFonts w:ascii="Arial" w:hAnsi="Arial" w:cs="Arial"/>
          <w:sz w:val="24"/>
          <w:szCs w:val="24"/>
          <w:lang w:val="en-GB"/>
        </w:rPr>
        <w:t>ariance analysis</w:t>
      </w:r>
      <w:r w:rsidR="3ED07017" w:rsidRPr="001B750D">
        <w:rPr>
          <w:rFonts w:ascii="Arial" w:hAnsi="Arial" w:cs="Arial"/>
          <w:sz w:val="24"/>
          <w:szCs w:val="24"/>
          <w:lang w:val="en-GB"/>
        </w:rPr>
        <w:t xml:space="preserve"> further shows that </w:t>
      </w:r>
      <w:r w:rsidR="302E883D" w:rsidRPr="001B750D">
        <w:rPr>
          <w:rFonts w:ascii="Arial" w:hAnsi="Arial" w:cs="Arial"/>
          <w:sz w:val="24"/>
          <w:szCs w:val="24"/>
          <w:lang w:val="en-GB"/>
        </w:rPr>
        <w:t>SG</w:t>
      </w:r>
      <w:r w:rsidR="3ED07017" w:rsidRPr="001B750D">
        <w:rPr>
          <w:rFonts w:ascii="Arial" w:hAnsi="Arial" w:cs="Arial"/>
          <w:sz w:val="24"/>
          <w:szCs w:val="24"/>
          <w:lang w:val="en-GB"/>
        </w:rPr>
        <w:t>-</w:t>
      </w:r>
      <w:r w:rsidR="3ED07017" w:rsidRPr="00E4681A">
        <w:rPr>
          <w:rFonts w:ascii="Arial" w:hAnsi="Arial" w:cs="Arial"/>
          <w:sz w:val="24"/>
          <w:szCs w:val="24"/>
          <w:lang w:val="en-GB"/>
        </w:rPr>
        <w:t>specific effects</w:t>
      </w:r>
      <w:r w:rsidR="302E883D" w:rsidRPr="00E4681A">
        <w:rPr>
          <w:rFonts w:ascii="Arial" w:hAnsi="Arial" w:cs="Arial"/>
          <w:sz w:val="24"/>
          <w:szCs w:val="24"/>
          <w:lang w:val="en-GB"/>
        </w:rPr>
        <w:t xml:space="preserve"> are </w:t>
      </w:r>
      <w:r w:rsidR="3ED07017" w:rsidRPr="00E4681A">
        <w:rPr>
          <w:rFonts w:ascii="Arial" w:hAnsi="Arial" w:cs="Arial"/>
          <w:sz w:val="24"/>
          <w:szCs w:val="24"/>
          <w:lang w:val="en-GB"/>
        </w:rPr>
        <w:t xml:space="preserve">smaller </w:t>
      </w:r>
      <w:r w:rsidR="302E883D" w:rsidRPr="00E4681A">
        <w:rPr>
          <w:rFonts w:ascii="Arial" w:hAnsi="Arial" w:cs="Arial"/>
          <w:sz w:val="24"/>
          <w:szCs w:val="24"/>
          <w:lang w:val="en-GB"/>
        </w:rPr>
        <w:t>than those attributable to stress and centrifugation (</w:t>
      </w:r>
      <w:r w:rsidR="25DFF99E" w:rsidRPr="00E4681A">
        <w:rPr>
          <w:rFonts w:ascii="Arial" w:hAnsi="Arial" w:cs="Arial"/>
          <w:sz w:val="24"/>
          <w:szCs w:val="24"/>
          <w:lang w:val="en-GB"/>
        </w:rPr>
        <w:t xml:space="preserve">Supplementary Figure </w:t>
      </w:r>
      <w:r w:rsidR="000E5291" w:rsidRPr="00E4681A">
        <w:rPr>
          <w:rFonts w:ascii="Arial" w:hAnsi="Arial" w:cs="Arial"/>
          <w:sz w:val="24"/>
          <w:szCs w:val="24"/>
          <w:lang w:val="en-GB"/>
        </w:rPr>
        <w:t>4</w:t>
      </w:r>
      <w:r w:rsidR="302E883D" w:rsidRPr="00E4681A">
        <w:rPr>
          <w:rFonts w:ascii="Arial" w:hAnsi="Arial" w:cs="Arial"/>
          <w:sz w:val="24"/>
          <w:szCs w:val="24"/>
          <w:lang w:val="en-GB"/>
        </w:rPr>
        <w:t>).</w:t>
      </w:r>
      <w:r w:rsidR="057F1EE2" w:rsidRPr="00E4681A">
        <w:rPr>
          <w:rFonts w:ascii="Arial" w:hAnsi="Arial" w:cs="Arial"/>
          <w:sz w:val="24"/>
          <w:szCs w:val="24"/>
          <w:lang w:val="en-GB"/>
        </w:rPr>
        <w:t xml:space="preserve"> Notably, </w:t>
      </w:r>
      <w:r w:rsidR="0098059C" w:rsidRPr="00E4681A">
        <w:rPr>
          <w:rFonts w:ascii="Arial" w:hAnsi="Arial" w:cs="Arial"/>
          <w:sz w:val="24"/>
          <w:szCs w:val="24"/>
          <w:lang w:val="en-GB"/>
        </w:rPr>
        <w:t>this study</w:t>
      </w:r>
      <w:r w:rsidR="057F1EE2" w:rsidRPr="00E4681A">
        <w:rPr>
          <w:rFonts w:ascii="Arial" w:hAnsi="Arial" w:cs="Arial"/>
          <w:sz w:val="24"/>
          <w:szCs w:val="24"/>
          <w:lang w:val="en-GB"/>
        </w:rPr>
        <w:t xml:space="preserve"> did not perform </w:t>
      </w:r>
      <w:proofErr w:type="spellStart"/>
      <w:r w:rsidR="057F1EE2" w:rsidRPr="00E4681A">
        <w:rPr>
          <w:rFonts w:ascii="Arial" w:hAnsi="Arial" w:cs="Arial"/>
          <w:sz w:val="24"/>
          <w:szCs w:val="24"/>
          <w:lang w:val="en-GB"/>
        </w:rPr>
        <w:t>immunopurification</w:t>
      </w:r>
      <w:proofErr w:type="spellEnd"/>
      <w:r w:rsidR="057F1EE2" w:rsidRPr="00E4681A">
        <w:rPr>
          <w:rFonts w:ascii="Arial" w:hAnsi="Arial" w:cs="Arial"/>
          <w:sz w:val="24"/>
          <w:szCs w:val="24"/>
          <w:lang w:val="en-GB"/>
        </w:rPr>
        <w:t xml:space="preserve"> for a core SG protein</w:t>
      </w:r>
      <w:r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0f6xRqSt","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4681A">
        <w:rPr>
          <w:rFonts w:ascii="Arial" w:hAnsi="Arial" w:cs="Arial"/>
          <w:sz w:val="24"/>
          <w:szCs w:val="24"/>
          <w:lang w:val="en-GB"/>
        </w:rPr>
        <w:fldChar w:fldCharType="separate"/>
      </w:r>
      <w:r w:rsidR="0097304F" w:rsidRPr="00E4681A">
        <w:rPr>
          <w:rFonts w:ascii="Arial" w:hAnsi="Arial" w:cs="Arial"/>
          <w:sz w:val="24"/>
          <w:lang w:val="en-GB"/>
        </w:rPr>
        <w:t>(41)</w:t>
      </w:r>
      <w:r w:rsidRPr="00E4681A">
        <w:rPr>
          <w:rFonts w:ascii="Arial" w:hAnsi="Arial" w:cs="Arial"/>
          <w:sz w:val="24"/>
          <w:szCs w:val="24"/>
          <w:lang w:val="en-GB"/>
        </w:rPr>
        <w:fldChar w:fldCharType="end"/>
      </w:r>
      <w:r w:rsidR="057F1EE2" w:rsidRPr="00E4681A">
        <w:rPr>
          <w:rFonts w:ascii="Arial" w:hAnsi="Arial" w:cs="Arial"/>
          <w:sz w:val="24"/>
          <w:szCs w:val="24"/>
          <w:lang w:val="en-GB"/>
        </w:rPr>
        <w:t xml:space="preserve">, </w:t>
      </w:r>
      <w:r w:rsidR="00A05084" w:rsidRPr="00E4681A">
        <w:rPr>
          <w:rFonts w:ascii="Arial" w:hAnsi="Arial" w:cs="Arial"/>
          <w:sz w:val="24"/>
          <w:szCs w:val="24"/>
          <w:lang w:val="en-GB"/>
        </w:rPr>
        <w:t>thus potentially</w:t>
      </w:r>
      <w:r w:rsidR="057F1EE2" w:rsidRPr="00E4681A">
        <w:rPr>
          <w:rFonts w:ascii="Arial" w:hAnsi="Arial" w:cs="Arial"/>
          <w:sz w:val="24"/>
          <w:szCs w:val="24"/>
          <w:lang w:val="en-GB"/>
        </w:rPr>
        <w:t xml:space="preserve"> diluting the SG-specific signal among other RNA condensates and explaining their lack of clear detection. Also, one fewer centrifugation step was performed compared to other DC protocols, which may explain the weaker RNA length </w:t>
      </w:r>
      <w:r w:rsidR="0069747B" w:rsidRPr="00E4681A">
        <w:rPr>
          <w:rFonts w:ascii="Arial" w:hAnsi="Arial" w:cs="Arial"/>
          <w:sz w:val="24"/>
          <w:szCs w:val="24"/>
          <w:lang w:val="en-GB"/>
        </w:rPr>
        <w:t xml:space="preserve">bias </w:t>
      </w:r>
      <w:r w:rsidR="057F1EE2" w:rsidRPr="00E4681A">
        <w:rPr>
          <w:rFonts w:ascii="Arial" w:hAnsi="Arial" w:cs="Arial"/>
          <w:sz w:val="24"/>
          <w:szCs w:val="24"/>
          <w:lang w:val="en-GB"/>
        </w:rPr>
        <w:t xml:space="preserve">observed in this dataset, even relative to other DC studies using the same cell types and stress conditions (Figure </w:t>
      </w:r>
      <w:r w:rsidR="006147BC" w:rsidRPr="00E4681A">
        <w:rPr>
          <w:rFonts w:ascii="Arial" w:hAnsi="Arial" w:cs="Arial"/>
          <w:sz w:val="24"/>
          <w:szCs w:val="24"/>
          <w:lang w:val="en-GB"/>
        </w:rPr>
        <w:t>1B</w:t>
      </w:r>
      <w:r w:rsidR="057F1EE2" w:rsidRPr="00E4681A">
        <w:rPr>
          <w:rFonts w:ascii="Arial" w:hAnsi="Arial" w:cs="Arial"/>
          <w:sz w:val="24"/>
          <w:szCs w:val="24"/>
          <w:lang w:val="en-GB"/>
        </w:rPr>
        <w:t>).</w:t>
      </w:r>
    </w:p>
    <w:p w14:paraId="73081FD4" w14:textId="4E1DE107" w:rsidR="00443306" w:rsidRPr="00E4681A" w:rsidRDefault="009A0BAE" w:rsidP="00D676A0">
      <w:pPr>
        <w:jc w:val="both"/>
        <w:rPr>
          <w:rFonts w:ascii="Arial" w:hAnsi="Arial" w:cs="Arial"/>
          <w:sz w:val="24"/>
          <w:szCs w:val="24"/>
          <w:lang w:val="en-GB"/>
        </w:rPr>
      </w:pPr>
      <w:r w:rsidRPr="00E4681A">
        <w:rPr>
          <w:rFonts w:ascii="Arial" w:hAnsi="Arial" w:cs="Arial"/>
          <w:sz w:val="24"/>
          <w:szCs w:val="24"/>
          <w:lang w:val="en-GB"/>
        </w:rPr>
        <w:t xml:space="preserve">Beyond RNA length and translation </w:t>
      </w:r>
      <w:r w:rsidR="00C552AF" w:rsidRPr="00E4681A">
        <w:rPr>
          <w:rFonts w:ascii="Arial" w:hAnsi="Arial" w:cs="Arial"/>
          <w:sz w:val="24"/>
          <w:szCs w:val="24"/>
          <w:lang w:val="en-GB"/>
        </w:rPr>
        <w:t>efficiency</w:t>
      </w:r>
      <w:r w:rsidR="00C552AF"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zoWpAJIK","properties":{"formattedCitation":"(32)","plainCitation":"(32)","noteIndex":0},"citationItems":[{"id":"7QlDGlPw/5Illk25b","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E4681A">
        <w:rPr>
          <w:rFonts w:ascii="Arial" w:hAnsi="Arial" w:cs="Arial"/>
          <w:sz w:val="24"/>
          <w:szCs w:val="24"/>
          <w:lang w:val="en-GB"/>
        </w:rPr>
        <w:fldChar w:fldCharType="separate"/>
      </w:r>
      <w:r w:rsidR="0097304F" w:rsidRPr="00E4681A">
        <w:rPr>
          <w:rFonts w:ascii="Arial" w:hAnsi="Arial" w:cs="Arial"/>
          <w:sz w:val="24"/>
          <w:lang w:val="en-GB"/>
        </w:rPr>
        <w:t>(32)</w:t>
      </w:r>
      <w:r w:rsidR="00C552AF" w:rsidRPr="00E4681A">
        <w:rPr>
          <w:rFonts w:ascii="Arial" w:hAnsi="Arial" w:cs="Arial"/>
          <w:sz w:val="24"/>
          <w:szCs w:val="24"/>
          <w:lang w:val="en-GB"/>
        </w:rPr>
        <w:fldChar w:fldCharType="end"/>
      </w:r>
      <w:r w:rsidR="00C552AF" w:rsidRPr="00E4681A">
        <w:rPr>
          <w:rFonts w:ascii="Arial" w:hAnsi="Arial" w:cs="Arial"/>
          <w:sz w:val="24"/>
          <w:szCs w:val="24"/>
          <w:lang w:val="en-GB"/>
        </w:rPr>
        <w:t>, RNA modifications</w:t>
      </w:r>
      <w:r w:rsidR="00FB7D5F" w:rsidRPr="00E4681A">
        <w:rPr>
          <w:rFonts w:ascii="Arial" w:hAnsi="Arial" w:cs="Arial"/>
          <w:sz w:val="24"/>
          <w:szCs w:val="24"/>
          <w:lang w:val="en-GB"/>
        </w:rPr>
        <w:t xml:space="preserve"> such</w:t>
      </w:r>
      <w:r w:rsidR="000A32A5" w:rsidRPr="00E4681A">
        <w:rPr>
          <w:rFonts w:ascii="Arial" w:hAnsi="Arial" w:cs="Arial"/>
          <w:sz w:val="24"/>
          <w:szCs w:val="24"/>
          <w:lang w:val="en-GB"/>
        </w:rPr>
        <w:t xml:space="preserve"> as</w:t>
      </w:r>
      <w:r w:rsidR="00FB7D5F" w:rsidRPr="00E4681A">
        <w:rPr>
          <w:rFonts w:ascii="Arial" w:hAnsi="Arial" w:cs="Arial"/>
          <w:sz w:val="24"/>
          <w:szCs w:val="24"/>
          <w:lang w:val="en-GB"/>
        </w:rPr>
        <w:t xml:space="preserve"> </w:t>
      </w:r>
      <w:r w:rsidRPr="00E4681A">
        <w:rPr>
          <w:rFonts w:ascii="Arial" w:hAnsi="Arial" w:cs="Arial"/>
          <w:sz w:val="24"/>
          <w:szCs w:val="24"/>
          <w:lang w:val="en-GB"/>
        </w:rPr>
        <w:t>m</w:t>
      </w:r>
      <w:r w:rsidRPr="00E4681A">
        <w:rPr>
          <w:rFonts w:ascii="Arial" w:hAnsi="Arial" w:cs="Arial"/>
          <w:sz w:val="24"/>
          <w:szCs w:val="24"/>
          <w:vertAlign w:val="superscript"/>
          <w:lang w:val="en-GB"/>
        </w:rPr>
        <w:t>6</w:t>
      </w:r>
      <w:r w:rsidRPr="00E4681A">
        <w:rPr>
          <w:rFonts w:ascii="Arial" w:hAnsi="Arial" w:cs="Arial"/>
          <w:sz w:val="24"/>
          <w:szCs w:val="24"/>
          <w:lang w:val="en-GB"/>
        </w:rPr>
        <w:t>A and ac</w:t>
      </w:r>
      <w:r w:rsidRPr="00E4681A">
        <w:rPr>
          <w:rFonts w:ascii="Arial" w:hAnsi="Arial" w:cs="Arial"/>
          <w:sz w:val="24"/>
          <w:szCs w:val="24"/>
          <w:vertAlign w:val="superscript"/>
          <w:lang w:val="en-GB"/>
        </w:rPr>
        <w:t>4</w:t>
      </w:r>
      <w:r w:rsidRPr="00E4681A">
        <w:rPr>
          <w:rFonts w:ascii="Arial" w:hAnsi="Arial" w:cs="Arial"/>
          <w:sz w:val="24"/>
          <w:szCs w:val="24"/>
          <w:lang w:val="en-GB"/>
        </w:rPr>
        <w:t>C</w:t>
      </w:r>
      <w:r w:rsidR="00C552AF" w:rsidRPr="00E4681A">
        <w:rPr>
          <w:rFonts w:ascii="Arial" w:hAnsi="Arial" w:cs="Arial"/>
          <w:sz w:val="24"/>
          <w:szCs w:val="24"/>
          <w:lang w:val="en-GB"/>
        </w:rPr>
        <w:t xml:space="preserve"> have been </w:t>
      </w:r>
      <w:r w:rsidR="00A13140" w:rsidRPr="00E4681A">
        <w:rPr>
          <w:rFonts w:ascii="Arial" w:hAnsi="Arial" w:cs="Arial"/>
          <w:sz w:val="24"/>
          <w:szCs w:val="24"/>
          <w:lang w:val="en-GB"/>
        </w:rPr>
        <w:t xml:space="preserve">associated </w:t>
      </w:r>
      <w:r w:rsidRPr="00E4681A">
        <w:rPr>
          <w:rFonts w:ascii="Arial" w:hAnsi="Arial" w:cs="Arial"/>
          <w:sz w:val="24"/>
          <w:szCs w:val="24"/>
          <w:lang w:val="en-GB"/>
        </w:rPr>
        <w:t>with</w:t>
      </w:r>
      <w:r w:rsidR="00C552AF" w:rsidRPr="00E4681A">
        <w:rPr>
          <w:rFonts w:ascii="Arial" w:hAnsi="Arial" w:cs="Arial"/>
          <w:sz w:val="24"/>
          <w:szCs w:val="24"/>
          <w:lang w:val="en-GB"/>
        </w:rPr>
        <w:t xml:space="preserve"> SG enrichment </w:t>
      </w:r>
      <w:r w:rsidR="00CF5A5C" w:rsidRPr="00E4681A">
        <w:rPr>
          <w:rFonts w:ascii="Arial" w:hAnsi="Arial" w:cs="Arial"/>
          <w:sz w:val="24"/>
          <w:szCs w:val="24"/>
          <w:lang w:val="en-GB"/>
        </w:rPr>
        <w:t>obtained through</w:t>
      </w:r>
      <w:r w:rsidR="00A13140" w:rsidRPr="00E4681A">
        <w:rPr>
          <w:rFonts w:ascii="Arial" w:hAnsi="Arial" w:cs="Arial"/>
          <w:sz w:val="24"/>
          <w:szCs w:val="24"/>
          <w:lang w:val="en-GB"/>
        </w:rPr>
        <w:t xml:space="preserve"> </w:t>
      </w:r>
      <w:r w:rsidR="00C552AF" w:rsidRPr="00E4681A">
        <w:rPr>
          <w:rFonts w:ascii="Arial" w:hAnsi="Arial" w:cs="Arial"/>
          <w:sz w:val="24"/>
          <w:szCs w:val="24"/>
          <w:lang w:val="en-GB"/>
        </w:rPr>
        <w:t>DC</w:t>
      </w:r>
      <w:r w:rsidR="00246FA6"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{"citationID":"9E1rPFsD","properties":{"formattedCitation":"(51, 52, 87, 88)","plainCitation":"(51, 52, 87, 88)","noteIndex":0},"citationItems":[{"id":"7QlDGlPw/FSif2qXI","uris":["http://zotero.org/users/local/1p9EH8ax/items/TA9JATSL"],"itemData":{"id":84,"type":"article-journal","container-title":"Nature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7QlDGlPw/aibD1Yil","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R."}],"issued":{"date-parts":[["2023",10]]}}},{"id":"7QlDGlPw/Tlt1UJmL","uris":["http://zotero.org/users/local/1p9EH8ax/items/ZR7U6BKW"],"itemData":{"id":88,"type":"article-journal","abstract":"Abstract\n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7QlDGlPw/UZaa8tcf","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E4681A">
        <w:rPr>
          <w:rFonts w:ascii="Arial" w:hAnsi="Arial" w:cs="Arial"/>
          <w:sz w:val="24"/>
          <w:szCs w:val="24"/>
          <w:lang w:val="en-GB"/>
        </w:rPr>
        <w:fldChar w:fldCharType="separate"/>
      </w:r>
      <w:r w:rsidR="0097304F" w:rsidRPr="00E4681A">
        <w:rPr>
          <w:rFonts w:ascii="Arial" w:hAnsi="Arial" w:cs="Arial"/>
          <w:sz w:val="24"/>
          <w:lang w:val="en-GB"/>
        </w:rPr>
        <w:t>(51, 52, 87, 88)</w:t>
      </w:r>
      <w:r w:rsidR="00246FA6" w:rsidRPr="00E4681A">
        <w:rPr>
          <w:rFonts w:ascii="Arial" w:hAnsi="Arial" w:cs="Arial"/>
          <w:sz w:val="24"/>
          <w:szCs w:val="24"/>
          <w:lang w:val="en-GB"/>
        </w:rPr>
        <w:fldChar w:fldCharType="end"/>
      </w:r>
      <w:r w:rsidR="00C552AF" w:rsidRPr="00E4681A">
        <w:rPr>
          <w:rFonts w:ascii="Arial" w:hAnsi="Arial" w:cs="Arial"/>
          <w:sz w:val="24"/>
          <w:szCs w:val="24"/>
          <w:lang w:val="en-GB"/>
        </w:rPr>
        <w:t xml:space="preserve">. </w:t>
      </w:r>
      <w:r w:rsidR="00815DEC" w:rsidRPr="00E4681A">
        <w:rPr>
          <w:rFonts w:ascii="Arial" w:hAnsi="Arial" w:cs="Arial"/>
          <w:sz w:val="24"/>
          <w:szCs w:val="24"/>
          <w:lang w:val="en-GB"/>
        </w:rPr>
        <w:t xml:space="preserve">To evaluate whether </w:t>
      </w:r>
      <w:r w:rsidR="004D28AF" w:rsidRPr="00E4681A">
        <w:rPr>
          <w:rFonts w:ascii="Arial" w:hAnsi="Arial" w:cs="Arial"/>
          <w:sz w:val="24"/>
          <w:szCs w:val="24"/>
          <w:lang w:val="en-GB"/>
        </w:rPr>
        <w:t>this association is</w:t>
      </w:r>
      <w:r w:rsidR="00815DEC" w:rsidRPr="00E4681A">
        <w:rPr>
          <w:rFonts w:ascii="Arial" w:hAnsi="Arial" w:cs="Arial"/>
          <w:sz w:val="24"/>
          <w:szCs w:val="24"/>
          <w:lang w:val="en-GB"/>
        </w:rPr>
        <w:t xml:space="preserve"> genuine, we compared differential SG versus WC expression in modification-knockout cells relative to wild-type counterparts, using interaction model residuals to isolate modification-dependent effects on SG sequestration (</w:t>
      </w:r>
      <w:r w:rsidR="00F0355E" w:rsidRPr="00E4681A">
        <w:rPr>
          <w:rFonts w:ascii="Arial" w:hAnsi="Arial" w:cs="Arial"/>
          <w:sz w:val="24"/>
          <w:szCs w:val="24"/>
          <w:lang w:val="en-GB"/>
        </w:rPr>
        <w:t xml:space="preserve">Supplementary </w:t>
      </w:r>
      <w:r w:rsidR="00CA4F03" w:rsidRPr="00E4681A">
        <w:rPr>
          <w:rFonts w:ascii="Arial" w:hAnsi="Arial" w:cs="Arial"/>
          <w:sz w:val="24"/>
          <w:szCs w:val="24"/>
          <w:lang w:val="en-GB"/>
        </w:rPr>
        <w:t>Figure 5A</w:t>
      </w:r>
      <w:r w:rsidR="00815DEC" w:rsidRPr="00E4681A">
        <w:rPr>
          <w:rFonts w:ascii="Arial" w:hAnsi="Arial" w:cs="Arial"/>
          <w:sz w:val="24"/>
          <w:szCs w:val="24"/>
          <w:lang w:val="en-GB"/>
        </w:rPr>
        <w:t>). While m</w:t>
      </w:r>
      <w:r w:rsidR="001C7219" w:rsidRPr="00E4681A">
        <w:rPr>
          <w:rFonts w:ascii="Arial" w:hAnsi="Arial" w:cs="Arial"/>
          <w:sz w:val="24"/>
          <w:szCs w:val="24"/>
          <w:vertAlign w:val="superscript"/>
          <w:lang w:val="en-GB"/>
        </w:rPr>
        <w:t>6</w:t>
      </w:r>
      <w:r w:rsidR="00815DEC" w:rsidRPr="00E4681A">
        <w:rPr>
          <w:rFonts w:ascii="Arial" w:hAnsi="Arial" w:cs="Arial"/>
          <w:sz w:val="24"/>
          <w:szCs w:val="24"/>
          <w:lang w:val="en-GB"/>
        </w:rPr>
        <w:t>A knockout produced no discernible shift in SG enrichment, ac</w:t>
      </w:r>
      <w:r w:rsidR="001C7219" w:rsidRPr="00E4681A">
        <w:rPr>
          <w:rFonts w:ascii="Arial" w:hAnsi="Arial" w:cs="Arial"/>
          <w:sz w:val="24"/>
          <w:szCs w:val="24"/>
          <w:vertAlign w:val="superscript"/>
          <w:lang w:val="en-GB"/>
        </w:rPr>
        <w:t>4</w:t>
      </w:r>
      <w:r w:rsidR="00815DEC" w:rsidRPr="00E4681A">
        <w:rPr>
          <w:rFonts w:ascii="Arial" w:hAnsi="Arial" w:cs="Arial"/>
          <w:sz w:val="24"/>
          <w:szCs w:val="24"/>
          <w:lang w:val="en-GB"/>
        </w:rPr>
        <w:t>C knockout was associated with a modest but detectable effect (</w:t>
      </w:r>
      <w:r w:rsidR="00F0355E" w:rsidRPr="00E4681A">
        <w:rPr>
          <w:rFonts w:ascii="Arial" w:hAnsi="Arial" w:cs="Arial"/>
          <w:sz w:val="24"/>
          <w:szCs w:val="24"/>
          <w:lang w:val="en-GB"/>
        </w:rPr>
        <w:t>Supplementary F</w:t>
      </w:r>
      <w:r w:rsidR="00CA4F03" w:rsidRPr="00E4681A">
        <w:rPr>
          <w:rFonts w:ascii="Arial" w:hAnsi="Arial" w:cs="Arial"/>
          <w:sz w:val="24"/>
          <w:szCs w:val="24"/>
          <w:lang w:val="en-GB"/>
        </w:rPr>
        <w:t>igure 5B</w:t>
      </w:r>
      <w:r w:rsidR="00815DEC" w:rsidRPr="00E4681A">
        <w:rPr>
          <w:rFonts w:ascii="Arial" w:hAnsi="Arial" w:cs="Arial"/>
          <w:sz w:val="24"/>
          <w:szCs w:val="24"/>
          <w:lang w:val="en-GB"/>
        </w:rPr>
        <w:t xml:space="preserve">). However, the magnitude of this shift correlated only weakly with the per-transcript number of </w:t>
      </w:r>
      <w:proofErr w:type="spellStart"/>
      <w:r w:rsidR="00815DEC" w:rsidRPr="00E4681A">
        <w:rPr>
          <w:rFonts w:ascii="Arial" w:hAnsi="Arial" w:cs="Arial"/>
          <w:sz w:val="24"/>
          <w:szCs w:val="24"/>
          <w:lang w:val="en-GB"/>
        </w:rPr>
        <w:t>ac⁴C</w:t>
      </w:r>
      <w:proofErr w:type="spellEnd"/>
      <w:r w:rsidR="00815DEC" w:rsidRPr="00E4681A">
        <w:rPr>
          <w:rFonts w:ascii="Arial" w:hAnsi="Arial" w:cs="Arial"/>
          <w:sz w:val="24"/>
          <w:szCs w:val="24"/>
          <w:lang w:val="en-GB"/>
        </w:rPr>
        <w:t xml:space="preserve"> modifications (</w:t>
      </w:r>
      <w:r w:rsidR="00F0355E" w:rsidRPr="00E4681A">
        <w:rPr>
          <w:rFonts w:ascii="Arial" w:hAnsi="Arial" w:cs="Arial"/>
          <w:sz w:val="24"/>
          <w:szCs w:val="24"/>
          <w:lang w:val="en-GB"/>
        </w:rPr>
        <w:t>Supplementary F</w:t>
      </w:r>
      <w:r w:rsidR="00CA4F03" w:rsidRPr="00E4681A">
        <w:rPr>
          <w:rFonts w:ascii="Arial" w:hAnsi="Arial" w:cs="Arial"/>
          <w:sz w:val="24"/>
          <w:szCs w:val="24"/>
          <w:lang w:val="en-GB"/>
        </w:rPr>
        <w:t>igure 5C</w:t>
      </w:r>
      <w:r w:rsidR="00815DEC" w:rsidRPr="00E4681A">
        <w:rPr>
          <w:rFonts w:ascii="Arial" w:hAnsi="Arial" w:cs="Arial"/>
          <w:sz w:val="24"/>
          <w:szCs w:val="24"/>
          <w:lang w:val="en-GB"/>
        </w:rPr>
        <w:t xml:space="preserve">), arguing </w:t>
      </w:r>
      <w:r w:rsidR="00815DEC" w:rsidRPr="00E4681A">
        <w:rPr>
          <w:rFonts w:ascii="Arial" w:hAnsi="Arial" w:cs="Arial"/>
          <w:sz w:val="24"/>
          <w:szCs w:val="24"/>
          <w:lang w:val="en-GB"/>
        </w:rPr>
        <w:lastRenderedPageBreak/>
        <w:t>against a direct causal role for the modification itself</w:t>
      </w:r>
      <w:r w:rsidR="00E238F5" w:rsidRPr="00E4681A">
        <w:rPr>
          <w:rFonts w:ascii="Arial" w:hAnsi="Arial" w:cs="Arial"/>
          <w:sz w:val="24"/>
          <w:szCs w:val="24"/>
          <w:lang w:val="en-GB"/>
        </w:rPr>
        <w:t xml:space="preserve">. </w:t>
      </w:r>
      <w:r w:rsidR="00E238F5" w:rsidRPr="00E4681A">
        <w:rPr>
          <w:rFonts w:ascii="Arial" w:hAnsi="Arial" w:cs="Arial"/>
          <w:i/>
          <w:iCs/>
          <w:sz w:val="24"/>
          <w:szCs w:val="24"/>
          <w:lang w:val="en-GB"/>
        </w:rPr>
        <w:t>In silico</w:t>
      </w:r>
      <w:r w:rsidR="00E238F5" w:rsidRPr="00E4681A">
        <w:rPr>
          <w:rFonts w:ascii="Arial" w:hAnsi="Arial" w:cs="Arial"/>
          <w:sz w:val="24"/>
          <w:szCs w:val="24"/>
          <w:lang w:val="en-GB"/>
        </w:rPr>
        <w:t xml:space="preserve"> simulations </w:t>
      </w:r>
      <w:proofErr w:type="gramStart"/>
      <w:r w:rsidR="00E238F5" w:rsidRPr="00E4681A">
        <w:rPr>
          <w:rFonts w:ascii="Arial" w:hAnsi="Arial" w:cs="Arial"/>
          <w:sz w:val="24"/>
          <w:szCs w:val="24"/>
          <w:lang w:val="en-GB"/>
        </w:rPr>
        <w:t>taking into account</w:t>
      </w:r>
      <w:proofErr w:type="gramEnd"/>
      <w:r w:rsidR="00E238F5" w:rsidRPr="00E4681A">
        <w:rPr>
          <w:rFonts w:ascii="Arial" w:hAnsi="Arial" w:cs="Arial"/>
          <w:sz w:val="24"/>
          <w:szCs w:val="24"/>
          <w:lang w:val="en-GB"/>
        </w:rPr>
        <w:t xml:space="preserve"> the additional weight from these modifications showed only limited correlation with enrichment.</w:t>
      </w:r>
      <w:r w:rsidR="00815DEC" w:rsidRPr="00E4681A">
        <w:rPr>
          <w:rFonts w:ascii="Arial" w:hAnsi="Arial" w:cs="Arial"/>
          <w:sz w:val="24"/>
          <w:szCs w:val="24"/>
          <w:lang w:val="en-GB"/>
        </w:rPr>
        <w:t xml:space="preserve"> Instead, RNA length substantially accounted for the observed differences (</w:t>
      </w:r>
      <w:r w:rsidR="00F0355E" w:rsidRPr="00E4681A">
        <w:rPr>
          <w:rFonts w:ascii="Arial" w:hAnsi="Arial" w:cs="Arial"/>
          <w:sz w:val="24"/>
          <w:szCs w:val="24"/>
          <w:lang w:val="en-GB"/>
        </w:rPr>
        <w:t>Supplementary F</w:t>
      </w:r>
      <w:r w:rsidR="00CA4F03" w:rsidRPr="00E4681A">
        <w:rPr>
          <w:rFonts w:ascii="Arial" w:hAnsi="Arial" w:cs="Arial"/>
          <w:sz w:val="24"/>
          <w:szCs w:val="24"/>
          <w:lang w:val="en-GB"/>
        </w:rPr>
        <w:t>igure 5D</w:t>
      </w:r>
      <w:r w:rsidR="00815DEC" w:rsidRPr="00E4681A">
        <w:rPr>
          <w:rFonts w:ascii="Arial" w:hAnsi="Arial" w:cs="Arial"/>
          <w:sz w:val="24"/>
          <w:szCs w:val="24"/>
          <w:lang w:val="en-GB"/>
        </w:rPr>
        <w:t xml:space="preserve">), suggesting that the </w:t>
      </w:r>
      <w:proofErr w:type="spellStart"/>
      <w:r w:rsidR="00815DEC" w:rsidRPr="00E4681A">
        <w:rPr>
          <w:rFonts w:ascii="Arial" w:hAnsi="Arial" w:cs="Arial"/>
          <w:sz w:val="24"/>
          <w:szCs w:val="24"/>
          <w:lang w:val="en-GB"/>
        </w:rPr>
        <w:t>ac⁴C-associated</w:t>
      </w:r>
      <w:proofErr w:type="spellEnd"/>
      <w:r w:rsidR="00815DEC" w:rsidRPr="00E4681A">
        <w:rPr>
          <w:rFonts w:ascii="Arial" w:hAnsi="Arial" w:cs="Arial"/>
          <w:sz w:val="24"/>
          <w:szCs w:val="24"/>
          <w:lang w:val="en-GB"/>
        </w:rPr>
        <w:t xml:space="preserve"> signal reflects a length-dependent bias rather than a direct effect of the modification on SG transcript sequestration.</w:t>
      </w:r>
    </w:p>
    <w:p w14:paraId="76C656CF" w14:textId="43E5743E" w:rsidR="00030CF8" w:rsidRPr="001B750D" w:rsidRDefault="00117464" w:rsidP="00595C2C">
      <w:pPr>
        <w:pStyle w:val="Ttulo2"/>
        <w:rPr>
          <w:lang w:val="en-GB"/>
        </w:rPr>
      </w:pPr>
      <w:r w:rsidRPr="001B750D">
        <w:rPr>
          <w:lang w:val="en-GB"/>
        </w:rPr>
        <w:t xml:space="preserve">Differential </w:t>
      </w:r>
      <w:r w:rsidR="008F7A29" w:rsidRPr="001B750D">
        <w:rPr>
          <w:lang w:val="en-GB"/>
        </w:rPr>
        <w:t>c</w:t>
      </w:r>
      <w:r w:rsidRPr="001B750D">
        <w:rPr>
          <w:lang w:val="en-GB"/>
        </w:rPr>
        <w:t xml:space="preserve">entrifugation </w:t>
      </w:r>
      <w:r w:rsidR="008F7A29" w:rsidRPr="001B750D">
        <w:rPr>
          <w:lang w:val="en-GB"/>
        </w:rPr>
        <w:t>y</w:t>
      </w:r>
      <w:r w:rsidRPr="001B750D">
        <w:rPr>
          <w:lang w:val="en-GB"/>
        </w:rPr>
        <w:t xml:space="preserve">ields </w:t>
      </w:r>
      <w:r w:rsidR="008F7A29" w:rsidRPr="001B750D">
        <w:rPr>
          <w:lang w:val="en-GB"/>
        </w:rPr>
        <w:t>s</w:t>
      </w:r>
      <w:r w:rsidRPr="001B750D">
        <w:rPr>
          <w:lang w:val="en-GB"/>
        </w:rPr>
        <w:t xml:space="preserve">imilar </w:t>
      </w:r>
      <w:r w:rsidR="008F7A29" w:rsidRPr="001B750D">
        <w:rPr>
          <w:lang w:val="en-GB"/>
        </w:rPr>
        <w:t>t</w:t>
      </w:r>
      <w:r w:rsidRPr="001B750D">
        <w:rPr>
          <w:lang w:val="en-GB"/>
        </w:rPr>
        <w:t xml:space="preserve">ranscriptomes for </w:t>
      </w:r>
      <w:r w:rsidR="00354BAE">
        <w:rPr>
          <w:lang w:val="en-GB"/>
        </w:rPr>
        <w:t xml:space="preserve">SGs </w:t>
      </w:r>
      <w:r w:rsidRPr="001B750D">
        <w:rPr>
          <w:lang w:val="en-GB"/>
        </w:rPr>
        <w:t xml:space="preserve">and </w:t>
      </w:r>
      <w:r w:rsidR="00973DDA" w:rsidRPr="001B750D">
        <w:rPr>
          <w:lang w:val="en-GB"/>
        </w:rPr>
        <w:t>other</w:t>
      </w:r>
      <w:r w:rsidRPr="001B750D">
        <w:rPr>
          <w:lang w:val="en-GB"/>
        </w:rPr>
        <w:t xml:space="preserve"> RNP </w:t>
      </w:r>
      <w:r w:rsidR="008F7A29" w:rsidRPr="001B750D">
        <w:rPr>
          <w:lang w:val="en-GB"/>
        </w:rPr>
        <w:t>g</w:t>
      </w:r>
      <w:r w:rsidRPr="001B750D">
        <w:rPr>
          <w:lang w:val="en-GB"/>
        </w:rPr>
        <w:t>ranules</w:t>
      </w:r>
    </w:p>
    <w:p w14:paraId="39AFE1EA" w14:textId="7172DB00" w:rsidR="00FD63A0" w:rsidRPr="00E4681A" w:rsidRDefault="007D2B4E" w:rsidP="00002659">
      <w:pPr>
        <w:jc w:val="both"/>
        <w:rPr>
          <w:rFonts w:ascii="Arial" w:hAnsi="Arial" w:cs="Arial"/>
          <w:sz w:val="24"/>
          <w:szCs w:val="24"/>
          <w:lang w:val="en-GB"/>
        </w:rPr>
      </w:pPr>
      <w:r w:rsidRPr="00E4681A">
        <w:rPr>
          <w:rFonts w:ascii="Arial" w:hAnsi="Arial" w:cs="Arial"/>
          <w:sz w:val="24"/>
          <w:szCs w:val="24"/>
          <w:lang w:val="en-GB"/>
        </w:rPr>
        <w:t xml:space="preserve">Based on the </w:t>
      </w:r>
      <w:r w:rsidR="00791159" w:rsidRPr="00E4681A">
        <w:rPr>
          <w:rFonts w:ascii="Arial" w:hAnsi="Arial" w:cs="Arial"/>
          <w:sz w:val="24"/>
          <w:szCs w:val="24"/>
          <w:lang w:val="en-GB"/>
        </w:rPr>
        <w:t>observations above</w:t>
      </w:r>
      <w:r w:rsidR="06D3BB7D" w:rsidRPr="00E4681A">
        <w:rPr>
          <w:rFonts w:ascii="Arial" w:hAnsi="Arial" w:cs="Arial"/>
          <w:sz w:val="24"/>
          <w:szCs w:val="24"/>
          <w:lang w:val="en-GB"/>
        </w:rPr>
        <w:t>, w</w:t>
      </w:r>
      <w:r w:rsidR="00717150" w:rsidRPr="00E4681A">
        <w:rPr>
          <w:rFonts w:ascii="Arial" w:hAnsi="Arial" w:cs="Arial"/>
          <w:sz w:val="24"/>
          <w:szCs w:val="24"/>
          <w:lang w:val="en-GB"/>
        </w:rPr>
        <w:t>e hypothesi</w:t>
      </w:r>
      <w:r w:rsidR="007A3D3F" w:rsidRPr="00E4681A">
        <w:rPr>
          <w:rFonts w:ascii="Arial" w:hAnsi="Arial" w:cs="Arial"/>
          <w:sz w:val="24"/>
          <w:szCs w:val="24"/>
          <w:lang w:val="en-GB"/>
        </w:rPr>
        <w:t>s</w:t>
      </w:r>
      <w:r w:rsidR="00717150" w:rsidRPr="00E4681A">
        <w:rPr>
          <w:rFonts w:ascii="Arial" w:hAnsi="Arial" w:cs="Arial"/>
          <w:sz w:val="24"/>
          <w:szCs w:val="24"/>
          <w:lang w:val="en-GB"/>
        </w:rPr>
        <w:t xml:space="preserve">e that the SG transcriptome isolated by DC is substantially confounded by the centrifugation process itself rather than representing exclusive biological sequestration. Consequently, </w:t>
      </w:r>
      <w:r w:rsidR="004E5C33" w:rsidRPr="00E4681A">
        <w:rPr>
          <w:rFonts w:ascii="Arial" w:hAnsi="Arial" w:cs="Arial"/>
          <w:sz w:val="24"/>
          <w:szCs w:val="24"/>
          <w:lang w:val="en-GB"/>
        </w:rPr>
        <w:t xml:space="preserve">other </w:t>
      </w:r>
      <w:r w:rsidR="00717150" w:rsidRPr="00E4681A">
        <w:rPr>
          <w:rFonts w:ascii="Arial" w:hAnsi="Arial" w:cs="Arial"/>
          <w:sz w:val="24"/>
          <w:szCs w:val="24"/>
          <w:lang w:val="en-GB"/>
        </w:rPr>
        <w:t>samples</w:t>
      </w:r>
      <w:r w:rsidR="00FD63A0" w:rsidRPr="00E4681A">
        <w:rPr>
          <w:rFonts w:ascii="Arial" w:hAnsi="Arial" w:cs="Arial"/>
          <w:sz w:val="24"/>
          <w:szCs w:val="24"/>
          <w:lang w:val="en-GB"/>
        </w:rPr>
        <w:t xml:space="preserve"> isolated by similar</w:t>
      </w:r>
      <w:r w:rsidR="00717150" w:rsidRPr="00E4681A">
        <w:rPr>
          <w:rFonts w:ascii="Arial" w:hAnsi="Arial" w:cs="Arial"/>
          <w:sz w:val="24"/>
          <w:szCs w:val="24"/>
          <w:lang w:val="en-GB"/>
        </w:rPr>
        <w:t xml:space="preserve"> DC protocols</w:t>
      </w:r>
      <w:r w:rsidR="00C80525" w:rsidRPr="00E4681A">
        <w:rPr>
          <w:rFonts w:ascii="Arial" w:hAnsi="Arial" w:cs="Arial"/>
          <w:sz w:val="24"/>
          <w:szCs w:val="24"/>
          <w:lang w:val="en-GB"/>
        </w:rPr>
        <w:t>,</w:t>
      </w:r>
      <w:r w:rsidR="00FD63A0" w:rsidRPr="00E4681A">
        <w:rPr>
          <w:rFonts w:ascii="Arial" w:hAnsi="Arial" w:cs="Arial"/>
          <w:sz w:val="24"/>
          <w:szCs w:val="24"/>
          <w:lang w:val="en-GB"/>
        </w:rPr>
        <w:t xml:space="preserve"> regardless of their identity,</w:t>
      </w:r>
      <w:r w:rsidR="00717150" w:rsidRPr="00E4681A">
        <w:rPr>
          <w:rFonts w:ascii="Arial" w:hAnsi="Arial" w:cs="Arial"/>
          <w:sz w:val="24"/>
          <w:szCs w:val="24"/>
          <w:lang w:val="en-GB"/>
        </w:rPr>
        <w:t xml:space="preserve"> </w:t>
      </w:r>
      <w:r w:rsidR="00183352" w:rsidRPr="00E4681A">
        <w:rPr>
          <w:rFonts w:ascii="Arial" w:hAnsi="Arial" w:cs="Arial"/>
          <w:sz w:val="24"/>
          <w:szCs w:val="24"/>
          <w:lang w:val="en-GB"/>
        </w:rPr>
        <w:t xml:space="preserve">should yield </w:t>
      </w:r>
      <w:r w:rsidR="004C4BD0" w:rsidRPr="00E4681A">
        <w:rPr>
          <w:rFonts w:ascii="Arial" w:hAnsi="Arial" w:cs="Arial"/>
          <w:sz w:val="24"/>
          <w:szCs w:val="24"/>
          <w:lang w:val="en-GB"/>
        </w:rPr>
        <w:t>comparable profiles</w:t>
      </w:r>
      <w:r w:rsidR="00973DDA" w:rsidRPr="00E4681A">
        <w:rPr>
          <w:rFonts w:ascii="Arial" w:hAnsi="Arial" w:cs="Arial"/>
          <w:sz w:val="24"/>
          <w:szCs w:val="24"/>
          <w:lang w:val="en-GB"/>
        </w:rPr>
        <w:t xml:space="preserve">, with </w:t>
      </w:r>
      <w:r w:rsidR="00F83DE6" w:rsidRPr="00E4681A">
        <w:rPr>
          <w:rFonts w:ascii="Arial" w:hAnsi="Arial" w:cs="Arial"/>
          <w:sz w:val="24"/>
          <w:szCs w:val="24"/>
          <w:lang w:val="en-GB"/>
        </w:rPr>
        <w:t>enrichment for longe</w:t>
      </w:r>
      <w:r w:rsidR="00FD63A0" w:rsidRPr="00E4681A">
        <w:rPr>
          <w:rFonts w:ascii="Arial" w:hAnsi="Arial" w:cs="Arial"/>
          <w:sz w:val="24"/>
          <w:szCs w:val="24"/>
          <w:lang w:val="en-GB"/>
        </w:rPr>
        <w:t>r RNAs</w:t>
      </w:r>
      <w:r w:rsidR="00AB09E6" w:rsidRPr="00E4681A">
        <w:rPr>
          <w:rFonts w:ascii="Arial" w:hAnsi="Arial" w:cs="Arial"/>
          <w:sz w:val="24"/>
          <w:szCs w:val="24"/>
          <w:lang w:val="en-GB"/>
        </w:rPr>
        <w:t>.</w:t>
      </w:r>
    </w:p>
    <w:p w14:paraId="6D2FB342" w14:textId="5B46A407" w:rsidR="00002659" w:rsidRPr="00E4681A" w:rsidRDefault="00AB09E6" w:rsidP="00002659">
      <w:pPr>
        <w:jc w:val="both"/>
        <w:rPr>
          <w:rFonts w:ascii="Arial" w:hAnsi="Arial" w:cs="Arial"/>
          <w:sz w:val="24"/>
          <w:szCs w:val="24"/>
          <w:lang w:val="en-GB"/>
        </w:rPr>
      </w:pPr>
      <w:r w:rsidRPr="00E4681A">
        <w:rPr>
          <w:rFonts w:ascii="Arial" w:hAnsi="Arial" w:cs="Arial"/>
          <w:sz w:val="24"/>
          <w:szCs w:val="24"/>
          <w:lang w:val="en-GB"/>
        </w:rPr>
        <w:t>In the Matheny 2019 dataset</w:t>
      </w:r>
      <w:r w:rsidR="00973DDA"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JE33tNLO","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sidRPr="00E4681A">
        <w:rPr>
          <w:rFonts w:ascii="Arial" w:hAnsi="Arial" w:cs="Arial"/>
          <w:sz w:val="24"/>
          <w:szCs w:val="24"/>
          <w:lang w:val="en-GB"/>
        </w:rPr>
        <w:fldChar w:fldCharType="separate"/>
      </w:r>
      <w:r w:rsidR="0097304F" w:rsidRPr="00E4681A">
        <w:rPr>
          <w:rFonts w:ascii="Arial" w:hAnsi="Arial" w:cs="Arial"/>
          <w:sz w:val="24"/>
          <w:lang w:val="en-GB"/>
        </w:rPr>
        <w:t>(41)</w:t>
      </w:r>
      <w:r w:rsidR="00973DDA" w:rsidRPr="00E4681A">
        <w:rPr>
          <w:rFonts w:ascii="Arial" w:hAnsi="Arial" w:cs="Arial"/>
          <w:sz w:val="24"/>
          <w:szCs w:val="24"/>
          <w:lang w:val="en-GB"/>
        </w:rPr>
        <w:fldChar w:fldCharType="end"/>
      </w:r>
      <w:r w:rsidRPr="00E4681A">
        <w:rPr>
          <w:rFonts w:ascii="Arial" w:hAnsi="Arial" w:cs="Arial"/>
          <w:sz w:val="24"/>
          <w:szCs w:val="24"/>
          <w:lang w:val="en-GB"/>
        </w:rPr>
        <w:t xml:space="preserve">, </w:t>
      </w:r>
      <w:r w:rsidR="00FD63A0" w:rsidRPr="00E4681A">
        <w:rPr>
          <w:rFonts w:ascii="Arial" w:hAnsi="Arial" w:cs="Arial"/>
          <w:sz w:val="24"/>
          <w:szCs w:val="24"/>
          <w:lang w:val="en-GB"/>
        </w:rPr>
        <w:t>stressed PBs and bulk RNP granules were purified by DC, with PBs distinguished by an additional immunoprecipitation step using EDC3</w:t>
      </w:r>
      <w:r w:rsidR="00D74E73"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lRraYCUi","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E4681A">
        <w:rPr>
          <w:rFonts w:ascii="Arial" w:hAnsi="Arial" w:cs="Arial"/>
          <w:sz w:val="24"/>
          <w:szCs w:val="24"/>
          <w:lang w:val="en-GB"/>
        </w:rPr>
        <w:fldChar w:fldCharType="separate"/>
      </w:r>
      <w:r w:rsidR="0097304F" w:rsidRPr="00E4681A">
        <w:rPr>
          <w:rFonts w:ascii="Arial" w:hAnsi="Arial" w:cs="Arial"/>
          <w:sz w:val="24"/>
          <w:lang w:val="en-GB"/>
        </w:rPr>
        <w:t>(41)</w:t>
      </w:r>
      <w:r w:rsidR="00D74E73" w:rsidRPr="00E4681A">
        <w:rPr>
          <w:rFonts w:ascii="Arial" w:hAnsi="Arial" w:cs="Arial"/>
          <w:sz w:val="24"/>
          <w:szCs w:val="24"/>
          <w:lang w:val="en-GB"/>
        </w:rPr>
        <w:fldChar w:fldCharType="end"/>
      </w:r>
      <w:r w:rsidR="00D74E73" w:rsidRPr="00E4681A">
        <w:rPr>
          <w:rFonts w:ascii="Arial" w:hAnsi="Arial" w:cs="Arial"/>
          <w:sz w:val="24"/>
          <w:szCs w:val="24"/>
          <w:lang w:val="en-GB"/>
        </w:rPr>
        <w:t xml:space="preserve">. </w:t>
      </w:r>
      <w:r w:rsidR="00FD63A0" w:rsidRPr="00E4681A">
        <w:rPr>
          <w:rFonts w:ascii="Arial" w:hAnsi="Arial" w:cs="Arial"/>
          <w:sz w:val="24"/>
          <w:szCs w:val="24"/>
          <w:lang w:val="en-GB"/>
        </w:rPr>
        <w:t>The original Khong 2017 dataset</w:t>
      </w:r>
      <w:r w:rsidR="00FD63A0"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DlzzHtY4","properties":{"formattedCitation":"(31)","plainCitation":"(31)","noteIndex":0},"citationItems":[{"id":"7QlDGlPw/FbnlmiAa","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sidRPr="00E4681A">
        <w:rPr>
          <w:rFonts w:ascii="Arial" w:hAnsi="Arial" w:cs="Arial"/>
          <w:sz w:val="24"/>
          <w:szCs w:val="24"/>
          <w:lang w:val="en-GB"/>
        </w:rPr>
        <w:fldChar w:fldCharType="separate"/>
      </w:r>
      <w:r w:rsidR="0097304F" w:rsidRPr="00E4681A">
        <w:rPr>
          <w:rFonts w:ascii="Arial" w:hAnsi="Arial" w:cs="Arial"/>
          <w:sz w:val="24"/>
          <w:lang w:val="en-GB"/>
        </w:rPr>
        <w:t>(31)</w:t>
      </w:r>
      <w:r w:rsidR="00FD63A0" w:rsidRPr="00E4681A">
        <w:rPr>
          <w:rFonts w:ascii="Arial" w:hAnsi="Arial" w:cs="Arial"/>
          <w:sz w:val="24"/>
          <w:szCs w:val="24"/>
          <w:lang w:val="en-GB"/>
        </w:rPr>
        <w:fldChar w:fldCharType="end"/>
      </w:r>
      <w:r w:rsidR="00FD63A0" w:rsidRPr="00E4681A">
        <w:rPr>
          <w:rFonts w:ascii="Arial" w:hAnsi="Arial" w:cs="Arial"/>
          <w:sz w:val="24"/>
          <w:szCs w:val="24"/>
          <w:lang w:val="en-GB"/>
        </w:rPr>
        <w:t xml:space="preserve"> used a similar three-round DC protocol to isolate SGs (using G3BP for immunoprecipitation).</w:t>
      </w:r>
    </w:p>
    <w:p w14:paraId="165B8EA1" w14:textId="1F3EEF4C" w:rsidR="003B39B1" w:rsidRPr="00E4681A" w:rsidRDefault="00FD63A0" w:rsidP="000B561C">
      <w:pPr>
        <w:jc w:val="both"/>
        <w:rPr>
          <w:rFonts w:ascii="Arial" w:hAnsi="Arial" w:cs="Arial"/>
          <w:sz w:val="24"/>
          <w:szCs w:val="24"/>
          <w:lang w:val="en-GB"/>
        </w:rPr>
      </w:pPr>
      <w:r w:rsidRPr="00E4681A">
        <w:rPr>
          <w:rFonts w:ascii="Arial" w:hAnsi="Arial" w:cs="Arial"/>
          <w:sz w:val="24"/>
          <w:szCs w:val="24"/>
          <w:lang w:val="en-GB"/>
        </w:rPr>
        <w:t>Despite representing distinct cytoplasmic granules, DC-purified SGs and PBs displayed similar transcriptomes (</w:t>
      </w:r>
      <w:r w:rsidR="00D50179" w:rsidRPr="00E4681A">
        <w:rPr>
          <w:rFonts w:ascii="Arial" w:hAnsi="Arial" w:cs="Arial"/>
          <w:sz w:val="24"/>
          <w:szCs w:val="24"/>
          <w:lang w:val="en-GB"/>
        </w:rPr>
        <w:t xml:space="preserve">Supplementary </w:t>
      </w:r>
      <w:r w:rsidRPr="00E4681A">
        <w:rPr>
          <w:rFonts w:ascii="Arial" w:hAnsi="Arial" w:cs="Arial"/>
          <w:sz w:val="24"/>
          <w:szCs w:val="24"/>
          <w:lang w:val="en-GB"/>
        </w:rPr>
        <w:t>Fig</w:t>
      </w:r>
      <w:r w:rsidR="00D50179" w:rsidRPr="00E4681A">
        <w:rPr>
          <w:rFonts w:ascii="Arial" w:hAnsi="Arial" w:cs="Arial"/>
          <w:sz w:val="24"/>
          <w:szCs w:val="24"/>
          <w:lang w:val="en-GB"/>
        </w:rPr>
        <w:t>ure</w:t>
      </w:r>
      <w:r w:rsidRPr="00E4681A">
        <w:rPr>
          <w:rFonts w:ascii="Arial" w:hAnsi="Arial" w:cs="Arial"/>
          <w:sz w:val="24"/>
          <w:szCs w:val="24"/>
          <w:lang w:val="en-GB"/>
        </w:rPr>
        <w:t xml:space="preserve"> </w:t>
      </w:r>
      <w:r w:rsidR="00D50179" w:rsidRPr="00E4681A">
        <w:rPr>
          <w:rFonts w:ascii="Arial" w:hAnsi="Arial" w:cs="Arial"/>
          <w:sz w:val="24"/>
          <w:szCs w:val="24"/>
          <w:lang w:val="en-GB"/>
        </w:rPr>
        <w:t>6</w:t>
      </w:r>
      <w:r w:rsidRPr="00E4681A">
        <w:rPr>
          <w:rFonts w:ascii="Arial" w:hAnsi="Arial" w:cs="Arial"/>
          <w:sz w:val="24"/>
          <w:szCs w:val="24"/>
          <w:lang w:val="en-GB"/>
        </w:rPr>
        <w:t>A), as noted by the authors</w:t>
      </w:r>
      <w:r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yZv9rQU5","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4681A">
        <w:rPr>
          <w:rFonts w:ascii="Arial" w:hAnsi="Arial" w:cs="Arial"/>
          <w:sz w:val="24"/>
          <w:szCs w:val="24"/>
          <w:lang w:val="en-GB"/>
        </w:rPr>
        <w:fldChar w:fldCharType="separate"/>
      </w:r>
      <w:r w:rsidR="0097304F" w:rsidRPr="00E4681A">
        <w:rPr>
          <w:rFonts w:ascii="Arial" w:hAnsi="Arial" w:cs="Arial"/>
          <w:sz w:val="24"/>
          <w:lang w:val="en-GB"/>
        </w:rPr>
        <w:t>(41)</w:t>
      </w:r>
      <w:r w:rsidRPr="00E4681A">
        <w:rPr>
          <w:rFonts w:ascii="Arial" w:hAnsi="Arial" w:cs="Arial"/>
          <w:sz w:val="24"/>
          <w:szCs w:val="24"/>
          <w:lang w:val="en-GB"/>
        </w:rPr>
        <w:fldChar w:fldCharType="end"/>
      </w:r>
      <w:r w:rsidRPr="00E4681A">
        <w:rPr>
          <w:rFonts w:ascii="Arial" w:hAnsi="Arial" w:cs="Arial"/>
          <w:sz w:val="24"/>
          <w:szCs w:val="24"/>
          <w:lang w:val="en-GB"/>
        </w:rPr>
        <w:t>. Moreover, both SGs and PBs were more similar to each other than to bulk RNP granules purified by two rounds of centrifugation (</w:t>
      </w:r>
      <w:r w:rsidR="00D50179" w:rsidRPr="00E4681A">
        <w:rPr>
          <w:rFonts w:ascii="Arial" w:hAnsi="Arial" w:cs="Arial"/>
          <w:sz w:val="24"/>
          <w:szCs w:val="24"/>
          <w:lang w:val="en-GB"/>
        </w:rPr>
        <w:t xml:space="preserve">Supplementary </w:t>
      </w:r>
      <w:r w:rsidRPr="00E4681A">
        <w:rPr>
          <w:rFonts w:ascii="Arial" w:hAnsi="Arial" w:cs="Arial"/>
          <w:sz w:val="24"/>
          <w:szCs w:val="24"/>
          <w:lang w:val="en-GB"/>
        </w:rPr>
        <w:t>Fig</w:t>
      </w:r>
      <w:r w:rsidR="00D50179" w:rsidRPr="00E4681A">
        <w:rPr>
          <w:rFonts w:ascii="Arial" w:hAnsi="Arial" w:cs="Arial"/>
          <w:sz w:val="24"/>
          <w:szCs w:val="24"/>
          <w:lang w:val="en-GB"/>
        </w:rPr>
        <w:t>ure</w:t>
      </w:r>
      <w:r w:rsidRPr="00E4681A">
        <w:rPr>
          <w:rFonts w:ascii="Arial" w:hAnsi="Arial" w:cs="Arial"/>
          <w:sz w:val="24"/>
          <w:szCs w:val="24"/>
          <w:lang w:val="en-GB"/>
        </w:rPr>
        <w:t xml:space="preserve"> </w:t>
      </w:r>
      <w:r w:rsidR="00D50179" w:rsidRPr="00E4681A">
        <w:rPr>
          <w:rFonts w:ascii="Arial" w:hAnsi="Arial" w:cs="Arial"/>
          <w:sz w:val="24"/>
          <w:szCs w:val="24"/>
          <w:lang w:val="en-GB"/>
        </w:rPr>
        <w:t>6</w:t>
      </w:r>
      <w:r w:rsidR="006B16AB" w:rsidRPr="00E4681A">
        <w:rPr>
          <w:rFonts w:ascii="Arial" w:hAnsi="Arial" w:cs="Arial"/>
          <w:sz w:val="24"/>
          <w:szCs w:val="24"/>
          <w:lang w:val="en-GB"/>
        </w:rPr>
        <w:t>B</w:t>
      </w:r>
      <w:r w:rsidR="00791159" w:rsidRPr="00E4681A">
        <w:rPr>
          <w:rFonts w:ascii="Arial" w:hAnsi="Arial" w:cs="Arial"/>
          <w:sz w:val="24"/>
          <w:szCs w:val="24"/>
          <w:lang w:val="en-GB"/>
        </w:rPr>
        <w:t>-</w:t>
      </w:r>
      <w:r w:rsidR="006B16AB" w:rsidRPr="00E4681A">
        <w:rPr>
          <w:rFonts w:ascii="Arial" w:hAnsi="Arial" w:cs="Arial"/>
          <w:sz w:val="24"/>
          <w:szCs w:val="24"/>
          <w:lang w:val="en-GB"/>
        </w:rPr>
        <w:t>C</w:t>
      </w:r>
      <w:r w:rsidRPr="00E4681A">
        <w:rPr>
          <w:rFonts w:ascii="Arial" w:hAnsi="Arial" w:cs="Arial"/>
          <w:sz w:val="24"/>
          <w:szCs w:val="24"/>
          <w:lang w:val="en-GB"/>
        </w:rPr>
        <w:t xml:space="preserve">). It is unclear if this pattern reflects </w:t>
      </w:r>
      <w:r w:rsidR="006B16AB" w:rsidRPr="00E4681A">
        <w:rPr>
          <w:rFonts w:ascii="Arial" w:hAnsi="Arial" w:cs="Arial"/>
          <w:sz w:val="24"/>
          <w:szCs w:val="24"/>
          <w:lang w:val="en-GB"/>
        </w:rPr>
        <w:t xml:space="preserve">the contribution of multiple other condensate types in the </w:t>
      </w:r>
      <w:r w:rsidRPr="00E4681A">
        <w:rPr>
          <w:rFonts w:ascii="Arial" w:hAnsi="Arial" w:cs="Arial"/>
          <w:sz w:val="24"/>
          <w:szCs w:val="24"/>
          <w:lang w:val="en-GB"/>
        </w:rPr>
        <w:t>bulk RNP granule preparations or, more simply, the additional centrifugation step applied to both SGs and PBs.</w:t>
      </w:r>
    </w:p>
    <w:p w14:paraId="2E7C7EF5" w14:textId="6CC3DB48" w:rsidR="002C7673" w:rsidRPr="00E4681A" w:rsidRDefault="006B16AB" w:rsidP="000B561C">
      <w:pPr>
        <w:jc w:val="both"/>
        <w:rPr>
          <w:rFonts w:ascii="Arial" w:hAnsi="Arial" w:cs="Arial"/>
          <w:sz w:val="24"/>
          <w:szCs w:val="24"/>
          <w:lang w:val="en-GB"/>
        </w:rPr>
      </w:pPr>
      <w:r w:rsidRPr="00E4681A">
        <w:rPr>
          <w:rFonts w:ascii="Arial" w:hAnsi="Arial" w:cs="Arial"/>
          <w:sz w:val="24"/>
          <w:szCs w:val="24"/>
          <w:lang w:val="en-GB"/>
        </w:rPr>
        <w:t>Additionally, i</w:t>
      </w:r>
      <w:r w:rsidR="00A9634E" w:rsidRPr="00E4681A">
        <w:rPr>
          <w:rFonts w:ascii="Arial" w:hAnsi="Arial" w:cs="Arial"/>
          <w:sz w:val="24"/>
          <w:szCs w:val="24"/>
          <w:lang w:val="en-GB"/>
        </w:rPr>
        <w:t>n</w:t>
      </w:r>
      <w:r w:rsidRPr="00E4681A">
        <w:rPr>
          <w:rFonts w:ascii="Arial" w:hAnsi="Arial" w:cs="Arial"/>
          <w:sz w:val="24"/>
          <w:szCs w:val="24"/>
          <w:lang w:val="en-GB"/>
        </w:rPr>
        <w:t xml:space="preserve"> </w:t>
      </w:r>
      <w:r w:rsidR="00FD63A0" w:rsidRPr="00E4681A">
        <w:rPr>
          <w:rFonts w:ascii="Arial" w:hAnsi="Arial" w:cs="Arial"/>
          <w:sz w:val="24"/>
          <w:szCs w:val="24"/>
          <w:lang w:val="en-GB"/>
        </w:rPr>
        <w:t>Matheny 2019</w:t>
      </w:r>
      <w:r w:rsidR="00FD63A0"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jHaQ7esA","properties":{"formattedCitation":"(41)","plainCitation":"(41)","noteIndex":0},"citationItems":[{"id":"7QlDGlPw/8f8ZloUy","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sidRPr="00E4681A">
        <w:rPr>
          <w:rFonts w:ascii="Arial" w:hAnsi="Arial" w:cs="Arial"/>
          <w:sz w:val="24"/>
          <w:szCs w:val="24"/>
          <w:lang w:val="en-GB"/>
        </w:rPr>
        <w:fldChar w:fldCharType="separate"/>
      </w:r>
      <w:r w:rsidR="0097304F" w:rsidRPr="00E4681A">
        <w:rPr>
          <w:rFonts w:ascii="Arial" w:hAnsi="Arial" w:cs="Arial"/>
          <w:sz w:val="24"/>
          <w:lang w:val="en-GB"/>
        </w:rPr>
        <w:t>(41)</w:t>
      </w:r>
      <w:r w:rsidR="00FD63A0" w:rsidRPr="00E4681A">
        <w:rPr>
          <w:rFonts w:ascii="Arial" w:hAnsi="Arial" w:cs="Arial"/>
          <w:sz w:val="24"/>
          <w:szCs w:val="24"/>
          <w:lang w:val="en-GB"/>
        </w:rPr>
        <w:fldChar w:fldCharType="end"/>
      </w:r>
      <w:r w:rsidR="00A9634E" w:rsidRPr="00E4681A">
        <w:rPr>
          <w:rFonts w:ascii="Arial" w:hAnsi="Arial" w:cs="Arial"/>
          <w:sz w:val="24"/>
          <w:szCs w:val="24"/>
          <w:lang w:val="en-GB"/>
        </w:rPr>
        <w:t>,</w:t>
      </w:r>
      <w:r w:rsidR="00F62682" w:rsidRPr="00E4681A">
        <w:rPr>
          <w:rFonts w:ascii="Arial" w:hAnsi="Arial" w:cs="Arial"/>
          <w:sz w:val="24"/>
          <w:szCs w:val="24"/>
          <w:lang w:val="en-GB"/>
        </w:rPr>
        <w:t xml:space="preserve"> </w:t>
      </w:r>
      <w:r w:rsidR="007D2B4E" w:rsidRPr="00E4681A">
        <w:rPr>
          <w:rFonts w:ascii="Arial" w:hAnsi="Arial" w:cs="Arial"/>
          <w:sz w:val="24"/>
          <w:szCs w:val="24"/>
          <w:lang w:val="en-GB"/>
        </w:rPr>
        <w:t>these</w:t>
      </w:r>
      <w:r w:rsidR="00605666" w:rsidRPr="00E4681A">
        <w:rPr>
          <w:rFonts w:ascii="Arial" w:hAnsi="Arial" w:cs="Arial"/>
          <w:sz w:val="24"/>
          <w:szCs w:val="24"/>
          <w:lang w:val="en-GB"/>
        </w:rPr>
        <w:t xml:space="preserve"> DC-</w:t>
      </w:r>
      <w:r w:rsidR="00F62682" w:rsidRPr="00E4681A">
        <w:rPr>
          <w:rFonts w:ascii="Arial" w:hAnsi="Arial" w:cs="Arial"/>
          <w:sz w:val="24"/>
          <w:szCs w:val="24"/>
          <w:lang w:val="en-GB"/>
        </w:rPr>
        <w:t xml:space="preserve">isolated stressed PBs </w:t>
      </w:r>
      <w:r w:rsidR="00FD63A0" w:rsidRPr="00E4681A">
        <w:rPr>
          <w:rFonts w:ascii="Arial" w:hAnsi="Arial" w:cs="Arial"/>
          <w:sz w:val="24"/>
          <w:szCs w:val="24"/>
          <w:lang w:val="en-GB"/>
        </w:rPr>
        <w:t xml:space="preserve">showed </w:t>
      </w:r>
      <w:r w:rsidR="003F0778" w:rsidRPr="00E4681A">
        <w:rPr>
          <w:rFonts w:ascii="Arial" w:hAnsi="Arial" w:cs="Arial"/>
          <w:sz w:val="24"/>
          <w:szCs w:val="24"/>
          <w:lang w:val="en-GB"/>
        </w:rPr>
        <w:t>lower</w:t>
      </w:r>
      <w:r w:rsidR="00FD63A0" w:rsidRPr="00E4681A">
        <w:rPr>
          <w:rFonts w:ascii="Arial" w:hAnsi="Arial" w:cs="Arial"/>
          <w:sz w:val="24"/>
          <w:szCs w:val="24"/>
          <w:lang w:val="en-GB"/>
        </w:rPr>
        <w:t xml:space="preserve"> similarity to unstressed PBs isolated by </w:t>
      </w:r>
      <w:r w:rsidR="00EA4861" w:rsidRPr="00E4681A">
        <w:rPr>
          <w:rFonts w:ascii="Arial" w:hAnsi="Arial" w:cs="Arial"/>
          <w:sz w:val="24"/>
          <w:szCs w:val="24"/>
          <w:lang w:val="en-GB"/>
        </w:rPr>
        <w:t>fluorescence</w:t>
      </w:r>
      <w:ins w:id="254" w:author="Alexandre Miguel Kaizeler Guedes Da Silva Afonso" w:date="2026-09-02T13:24:00Z" w16du:dateUtc="2026-09-02T12:24:00Z">
        <w:r w:rsidR="00E4681A">
          <w:rPr>
            <w:rFonts w:ascii="Arial" w:hAnsi="Arial" w:cs="Arial"/>
            <w:sz w:val="24"/>
            <w:szCs w:val="24"/>
            <w:lang w:val="en-GB"/>
          </w:rPr>
          <w:t>-</w:t>
        </w:r>
      </w:ins>
      <w:del w:id="255" w:author="Alexandre Miguel Kaizeler Guedes Da Silva Afonso" w:date="2026-09-02T13:24:00Z" w16du:dateUtc="2026-09-02T12:24:00Z">
        <w:r w:rsidR="00EA4861" w:rsidRPr="00E4681A" w:rsidDel="00E4681A">
          <w:rPr>
            <w:rFonts w:ascii="Arial" w:hAnsi="Arial" w:cs="Arial"/>
            <w:sz w:val="24"/>
            <w:szCs w:val="24"/>
            <w:lang w:val="en-GB"/>
          </w:rPr>
          <w:delText xml:space="preserve"> </w:delText>
        </w:r>
      </w:del>
      <w:r w:rsidR="00EA4861" w:rsidRPr="00E4681A">
        <w:rPr>
          <w:rFonts w:ascii="Arial" w:hAnsi="Arial" w:cs="Arial"/>
          <w:sz w:val="24"/>
          <w:szCs w:val="24"/>
          <w:lang w:val="en-GB"/>
        </w:rPr>
        <w:t>activated particle sorting (</w:t>
      </w:r>
      <w:r w:rsidR="00FD63A0" w:rsidRPr="00E4681A">
        <w:rPr>
          <w:rFonts w:ascii="Arial" w:hAnsi="Arial" w:cs="Arial"/>
          <w:sz w:val="24"/>
          <w:szCs w:val="24"/>
          <w:lang w:val="en-GB"/>
        </w:rPr>
        <w:t>FAPS</w:t>
      </w:r>
      <w:r w:rsidR="00EA4861" w:rsidRPr="00E4681A">
        <w:rPr>
          <w:rFonts w:ascii="Arial" w:hAnsi="Arial" w:cs="Arial"/>
          <w:sz w:val="24"/>
          <w:szCs w:val="24"/>
          <w:lang w:val="en-GB"/>
        </w:rPr>
        <w:t>)</w:t>
      </w:r>
      <w:r w:rsidR="00FD63A0" w:rsidRPr="00E4681A">
        <w:rPr>
          <w:rFonts w:ascii="Arial" w:hAnsi="Arial" w:cs="Arial"/>
          <w:sz w:val="24"/>
          <w:szCs w:val="24"/>
          <w:lang w:val="en-GB"/>
        </w:rPr>
        <w:t xml:space="preserve"> </w:t>
      </w:r>
      <w:r w:rsidR="00EA4861" w:rsidRPr="00E4681A">
        <w:rPr>
          <w:rFonts w:ascii="Arial" w:hAnsi="Arial" w:cs="Arial"/>
          <w:sz w:val="24"/>
          <w:szCs w:val="24"/>
          <w:lang w:val="en-GB"/>
        </w:rPr>
        <w:t>from</w:t>
      </w:r>
      <w:r w:rsidR="00FD63A0" w:rsidRPr="00E4681A">
        <w:rPr>
          <w:rFonts w:ascii="Arial" w:hAnsi="Arial" w:cs="Arial"/>
          <w:sz w:val="24"/>
          <w:szCs w:val="24"/>
          <w:lang w:val="en-GB"/>
        </w:rPr>
        <w:t xml:space="preserve"> </w:t>
      </w:r>
      <w:proofErr w:type="spellStart"/>
      <w:r w:rsidR="00FD63A0" w:rsidRPr="00E4681A">
        <w:rPr>
          <w:rFonts w:ascii="Arial" w:hAnsi="Arial" w:cs="Arial"/>
          <w:sz w:val="24"/>
          <w:szCs w:val="24"/>
          <w:lang w:val="en-GB"/>
        </w:rPr>
        <w:t>Hubstenberger</w:t>
      </w:r>
      <w:proofErr w:type="spellEnd"/>
      <w:r w:rsidR="00FD63A0" w:rsidRPr="00E4681A">
        <w:rPr>
          <w:rFonts w:ascii="Arial" w:hAnsi="Arial" w:cs="Arial"/>
          <w:sz w:val="24"/>
          <w:szCs w:val="24"/>
          <w:lang w:val="en-GB"/>
        </w:rPr>
        <w:t xml:space="preserve">  2017</w:t>
      </w:r>
      <w:r w:rsidR="00EA4861" w:rsidRPr="00E4681A">
        <w:rPr>
          <w:rFonts w:ascii="Arial" w:hAnsi="Arial" w:cs="Arial"/>
          <w:sz w:val="24"/>
          <w:szCs w:val="24"/>
          <w:lang w:val="en-GB"/>
        </w:rPr>
        <w:fldChar w:fldCharType="begin"/>
      </w:r>
      <w:r w:rsidR="001823B1" w:rsidRPr="00E4681A">
        <w:rPr>
          <w:rFonts w:ascii="Arial" w:hAnsi="Arial" w:cs="Arial"/>
          <w:sz w:val="24"/>
          <w:szCs w:val="24"/>
          <w:lang w:val="en-GB"/>
        </w:rPr>
        <w:instrText xml:space="preserve"> ADDIN ZOTERO_ITEM CSL_CITATION {"citationID":"e7IQbIZw","properties":{"formattedCitation":"(89)","plainCitation":"(89)","noteIndex":0},"citationItems":[{"id":121,"uris":["http://zotero.org/users/local/q86rvdj2/items/SZJHB8LF"],"itemData":{"id":121,"type":"article-journal","abstract":"Within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Cell","language":"eng","page":"144-157.e5","PMID":"28965817","source":"PubMed","title":"P-Body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sidRPr="00E4681A">
        <w:rPr>
          <w:rFonts w:ascii="Arial" w:hAnsi="Arial" w:cs="Arial"/>
          <w:sz w:val="24"/>
          <w:szCs w:val="24"/>
          <w:lang w:val="en-GB"/>
        </w:rPr>
        <w:fldChar w:fldCharType="separate"/>
      </w:r>
      <w:r w:rsidR="0097304F" w:rsidRPr="00E4681A">
        <w:rPr>
          <w:rFonts w:ascii="Arial" w:hAnsi="Arial" w:cs="Arial"/>
          <w:sz w:val="24"/>
          <w:lang w:val="en-GB"/>
        </w:rPr>
        <w:t>(89)</w:t>
      </w:r>
      <w:r w:rsidR="00EA4861" w:rsidRPr="00E4681A">
        <w:rPr>
          <w:rFonts w:ascii="Arial" w:hAnsi="Arial" w:cs="Arial"/>
          <w:sz w:val="24"/>
          <w:szCs w:val="24"/>
          <w:lang w:val="en-GB"/>
        </w:rPr>
        <w:fldChar w:fldCharType="end"/>
      </w:r>
      <w:del w:id="256" w:author="Alexandre Miguel Kaizeler Guedes Da Silva Afonso" w:date="2026-09-02T13:25:00Z" w16du:dateUtc="2026-09-02T12:25:00Z">
        <w:r w:rsidR="003F0778" w:rsidRPr="00E4681A" w:rsidDel="00E4681A">
          <w:rPr>
            <w:rFonts w:ascii="Arial" w:hAnsi="Arial" w:cs="Arial"/>
            <w:sz w:val="24"/>
            <w:szCs w:val="24"/>
            <w:lang w:val="en-GB"/>
          </w:rPr>
          <w:delText>,</w:delText>
        </w:r>
      </w:del>
      <w:r w:rsidR="003F0778" w:rsidRPr="00E4681A">
        <w:rPr>
          <w:rFonts w:ascii="Arial" w:hAnsi="Arial" w:cs="Arial"/>
          <w:sz w:val="24"/>
          <w:szCs w:val="24"/>
          <w:lang w:val="en-GB"/>
        </w:rPr>
        <w:t xml:space="preserve"> than </w:t>
      </w:r>
      <w:del w:id="257" w:author="Alexandre Miguel Kaizeler Guedes Da Silva Afonso" w:date="2026-09-02T13:25:00Z" w16du:dateUtc="2026-09-02T12:25:00Z">
        <w:r w:rsidR="003F0778" w:rsidRPr="00E4681A" w:rsidDel="00E4681A">
          <w:rPr>
            <w:rFonts w:ascii="Arial" w:hAnsi="Arial" w:cs="Arial"/>
            <w:sz w:val="24"/>
            <w:szCs w:val="24"/>
            <w:lang w:val="en-GB"/>
          </w:rPr>
          <w:delText xml:space="preserve">to </w:delText>
        </w:r>
      </w:del>
      <w:r w:rsidR="003F0778" w:rsidRPr="00E4681A">
        <w:rPr>
          <w:rFonts w:ascii="Arial" w:hAnsi="Arial" w:cs="Arial"/>
          <w:sz w:val="24"/>
          <w:szCs w:val="24"/>
          <w:lang w:val="en-GB"/>
        </w:rPr>
        <w:t>to SG</w:t>
      </w:r>
      <w:ins w:id="258" w:author="Alexandre Miguel Kaizeler Guedes Da Silva Afonso" w:date="2026-09-02T13:25:00Z" w16du:dateUtc="2026-09-02T12:25:00Z">
        <w:r w:rsidR="00E4681A">
          <w:rPr>
            <w:rFonts w:ascii="Arial" w:hAnsi="Arial" w:cs="Arial"/>
            <w:sz w:val="24"/>
            <w:szCs w:val="24"/>
            <w:lang w:val="en-GB"/>
          </w:rPr>
          <w:t>s</w:t>
        </w:r>
      </w:ins>
      <w:r w:rsidR="00F62682" w:rsidRPr="00E4681A">
        <w:rPr>
          <w:rFonts w:ascii="Arial" w:hAnsi="Arial" w:cs="Arial"/>
          <w:sz w:val="24"/>
          <w:szCs w:val="24"/>
          <w:lang w:val="en-GB"/>
        </w:rPr>
        <w:t xml:space="preserve">. </w:t>
      </w:r>
      <w:r w:rsidR="00EA4861" w:rsidRPr="00E4681A">
        <w:rPr>
          <w:rFonts w:ascii="Arial" w:hAnsi="Arial" w:cs="Arial"/>
          <w:sz w:val="24"/>
          <w:szCs w:val="24"/>
          <w:lang w:val="en-GB"/>
        </w:rPr>
        <w:t>We confirmed this observation using another independent FAPS dataset,</w:t>
      </w:r>
      <w:r w:rsidR="004F76C7" w:rsidRPr="00E4681A">
        <w:rPr>
          <w:rFonts w:ascii="Arial" w:hAnsi="Arial" w:cs="Arial"/>
          <w:sz w:val="24"/>
          <w:szCs w:val="24"/>
          <w:lang w:val="en-GB"/>
        </w:rPr>
        <w:t xml:space="preserve"> </w:t>
      </w:r>
      <w:r w:rsidR="00EA4861" w:rsidRPr="00E4681A">
        <w:rPr>
          <w:rFonts w:ascii="Arial" w:hAnsi="Arial" w:cs="Arial"/>
          <w:sz w:val="24"/>
          <w:szCs w:val="24"/>
          <w:lang w:val="en-GB"/>
        </w:rPr>
        <w:t>Kodali 2024</w:t>
      </w:r>
      <w:r w:rsidR="00EA4861"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Tb0TH2LO","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sidRPr="00E4681A">
        <w:rPr>
          <w:rFonts w:ascii="Arial" w:hAnsi="Arial" w:cs="Arial"/>
          <w:sz w:val="24"/>
          <w:szCs w:val="24"/>
          <w:lang w:val="en-GB"/>
        </w:rPr>
        <w:fldChar w:fldCharType="separate"/>
      </w:r>
      <w:r w:rsidR="0097304F" w:rsidRPr="00E4681A">
        <w:rPr>
          <w:rFonts w:ascii="Arial" w:hAnsi="Arial" w:cs="Arial"/>
          <w:sz w:val="24"/>
          <w:lang w:val="en-GB"/>
        </w:rPr>
        <w:t>(54)</w:t>
      </w:r>
      <w:r w:rsidR="00EA4861" w:rsidRPr="00E4681A">
        <w:rPr>
          <w:rFonts w:ascii="Arial" w:hAnsi="Arial" w:cs="Arial"/>
          <w:sz w:val="24"/>
          <w:szCs w:val="24"/>
          <w:lang w:val="en-GB"/>
        </w:rPr>
        <w:fldChar w:fldCharType="end"/>
      </w:r>
      <w:r w:rsidR="003F0778" w:rsidRPr="00E4681A">
        <w:rPr>
          <w:rFonts w:ascii="Arial" w:hAnsi="Arial" w:cs="Arial"/>
          <w:sz w:val="24"/>
          <w:szCs w:val="24"/>
          <w:lang w:val="en-GB"/>
        </w:rPr>
        <w:t>, where, albeit correlated, stressed DC-isolated PBs still exhibited higher similarity to either DC-isolated SGs or RNPs</w:t>
      </w:r>
      <w:r w:rsidR="00EA4861" w:rsidRPr="00E4681A">
        <w:rPr>
          <w:rFonts w:ascii="Arial" w:hAnsi="Arial" w:cs="Arial"/>
          <w:sz w:val="24"/>
          <w:szCs w:val="24"/>
          <w:lang w:val="en-GB"/>
        </w:rPr>
        <w:t xml:space="preserve"> (</w:t>
      </w:r>
      <w:r w:rsidR="00D50179" w:rsidRPr="00E4681A">
        <w:rPr>
          <w:rFonts w:ascii="Arial" w:hAnsi="Arial" w:cs="Arial"/>
          <w:sz w:val="24"/>
          <w:szCs w:val="24"/>
          <w:lang w:val="en-GB"/>
        </w:rPr>
        <w:t xml:space="preserve">Supplementary </w:t>
      </w:r>
      <w:r w:rsidRPr="00E4681A">
        <w:rPr>
          <w:rFonts w:ascii="Arial" w:hAnsi="Arial" w:cs="Arial"/>
          <w:sz w:val="24"/>
          <w:szCs w:val="24"/>
          <w:lang w:val="en-GB"/>
        </w:rPr>
        <w:t xml:space="preserve">Figure </w:t>
      </w:r>
      <w:r w:rsidR="00D50179" w:rsidRPr="00E4681A">
        <w:rPr>
          <w:rFonts w:ascii="Arial" w:hAnsi="Arial" w:cs="Arial"/>
          <w:sz w:val="24"/>
          <w:szCs w:val="24"/>
          <w:lang w:val="en-GB"/>
        </w:rPr>
        <w:t>6</w:t>
      </w:r>
      <w:r w:rsidR="003F0778" w:rsidRPr="00E4681A">
        <w:rPr>
          <w:rFonts w:ascii="Arial" w:hAnsi="Arial" w:cs="Arial"/>
          <w:sz w:val="24"/>
          <w:szCs w:val="24"/>
          <w:lang w:val="en-GB"/>
        </w:rPr>
        <w:t>A-</w:t>
      </w:r>
      <w:r w:rsidRPr="00E4681A">
        <w:rPr>
          <w:rFonts w:ascii="Arial" w:hAnsi="Arial" w:cs="Arial"/>
          <w:sz w:val="24"/>
          <w:szCs w:val="24"/>
          <w:lang w:val="en-GB"/>
        </w:rPr>
        <w:t>D</w:t>
      </w:r>
      <w:r w:rsidR="00EA4861" w:rsidRPr="00E4681A">
        <w:rPr>
          <w:rFonts w:ascii="Arial" w:hAnsi="Arial" w:cs="Arial"/>
          <w:sz w:val="24"/>
          <w:szCs w:val="24"/>
          <w:lang w:val="en-GB"/>
        </w:rPr>
        <w:t>).</w:t>
      </w:r>
    </w:p>
    <w:p w14:paraId="1DC17BEE" w14:textId="70195BC6" w:rsidR="00163897" w:rsidRPr="00E4681A" w:rsidRDefault="00163897" w:rsidP="004F76C7">
      <w:pPr>
        <w:jc w:val="both"/>
        <w:rPr>
          <w:rFonts w:ascii="Arial" w:hAnsi="Arial" w:cs="Arial"/>
          <w:sz w:val="24"/>
          <w:szCs w:val="24"/>
          <w:lang w:val="en-GB"/>
        </w:rPr>
      </w:pPr>
      <w:r w:rsidRPr="00E4681A">
        <w:rPr>
          <w:rFonts w:ascii="Arial" w:hAnsi="Arial" w:cs="Arial"/>
          <w:sz w:val="24"/>
          <w:szCs w:val="24"/>
          <w:lang w:val="en-GB"/>
        </w:rPr>
        <w:t>In Zhou 2024</w:t>
      </w:r>
      <w:r w:rsidRPr="00E4681A">
        <w:rPr>
          <w:rFonts w:ascii="Arial" w:hAnsi="Arial" w:cs="Arial"/>
          <w:sz w:val="24"/>
          <w:szCs w:val="24"/>
          <w:lang w:val="en-GB"/>
        </w:rPr>
        <w:fldChar w:fldCharType="begin"/>
      </w:r>
      <w:r w:rsidR="001823B1" w:rsidRPr="00E4681A">
        <w:rPr>
          <w:rFonts w:ascii="Arial" w:hAnsi="Arial" w:cs="Arial"/>
          <w:sz w:val="24"/>
          <w:szCs w:val="24"/>
          <w:lang w:val="en-GB"/>
        </w:rPr>
        <w:instrText xml:space="preserve"> ADDIN ZOTERO_ITEM CSL_CITATION {"citationID":"ke0kIRIr","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E4681A">
        <w:rPr>
          <w:rFonts w:ascii="Arial" w:hAnsi="Arial" w:cs="Arial"/>
          <w:sz w:val="24"/>
          <w:szCs w:val="24"/>
          <w:lang w:val="en-GB"/>
        </w:rPr>
        <w:fldChar w:fldCharType="separate"/>
      </w:r>
      <w:r w:rsidR="0097304F" w:rsidRPr="00E4681A">
        <w:rPr>
          <w:rFonts w:ascii="Arial" w:hAnsi="Arial" w:cs="Arial"/>
          <w:sz w:val="24"/>
          <w:lang w:val="en-GB"/>
        </w:rPr>
        <w:t>(50)</w:t>
      </w:r>
      <w:r w:rsidRPr="00E4681A">
        <w:rPr>
          <w:rFonts w:ascii="Arial" w:hAnsi="Arial" w:cs="Arial"/>
          <w:sz w:val="24"/>
          <w:szCs w:val="24"/>
          <w:lang w:val="en-GB"/>
        </w:rPr>
        <w:fldChar w:fldCharType="end"/>
      </w:r>
      <w:r w:rsidRPr="00E4681A">
        <w:rPr>
          <w:rFonts w:ascii="Arial" w:hAnsi="Arial" w:cs="Arial"/>
          <w:sz w:val="24"/>
          <w:szCs w:val="24"/>
          <w:lang w:val="en-GB"/>
        </w:rPr>
        <w:t>, stress granules were isolated using fluorescence-activated non-membrane condensates isolation (FANCI), a flow cytometry–based approach similar to FAPS. Notably, even after batch correction for cell type and stress</w:t>
      </w:r>
      <w:r w:rsidR="001C1174" w:rsidRPr="00E4681A">
        <w:rPr>
          <w:rFonts w:ascii="Arial" w:hAnsi="Arial" w:cs="Arial"/>
          <w:sz w:val="24"/>
          <w:szCs w:val="24"/>
          <w:lang w:val="en-GB"/>
        </w:rPr>
        <w:t xml:space="preserve"> (</w:t>
      </w:r>
      <w:r w:rsidR="008A5691" w:rsidRPr="00E4681A">
        <w:rPr>
          <w:rFonts w:ascii="Arial" w:hAnsi="Arial" w:cs="Arial"/>
          <w:sz w:val="24"/>
          <w:szCs w:val="24"/>
          <w:lang w:val="en-GB"/>
        </w:rPr>
        <w:t>see</w:t>
      </w:r>
      <w:r w:rsidR="001C1174" w:rsidRPr="00E4681A">
        <w:rPr>
          <w:rFonts w:ascii="Arial" w:hAnsi="Arial" w:cs="Arial"/>
          <w:sz w:val="24"/>
          <w:szCs w:val="24"/>
          <w:lang w:val="en-GB"/>
        </w:rPr>
        <w:t xml:space="preserve"> Methods)</w:t>
      </w:r>
      <w:r w:rsidRPr="00E4681A">
        <w:rPr>
          <w:rFonts w:ascii="Arial" w:hAnsi="Arial" w:cs="Arial"/>
          <w:sz w:val="24"/>
          <w:szCs w:val="24"/>
          <w:lang w:val="en-GB"/>
        </w:rPr>
        <w:t xml:space="preserve">, FANCI/FAPS-isolated SGs remained less </w:t>
      </w:r>
      <w:proofErr w:type="gramStart"/>
      <w:r w:rsidRPr="00E4681A">
        <w:rPr>
          <w:rFonts w:ascii="Arial" w:hAnsi="Arial" w:cs="Arial"/>
          <w:sz w:val="24"/>
          <w:szCs w:val="24"/>
          <w:lang w:val="en-GB"/>
        </w:rPr>
        <w:t>similar to</w:t>
      </w:r>
      <w:proofErr w:type="gramEnd"/>
      <w:r w:rsidRPr="00E4681A">
        <w:rPr>
          <w:rFonts w:ascii="Arial" w:hAnsi="Arial" w:cs="Arial"/>
          <w:sz w:val="24"/>
          <w:szCs w:val="24"/>
          <w:lang w:val="en-GB"/>
        </w:rPr>
        <w:t xml:space="preserve"> DC-isolated SGs than the latter are to PB-isolated SGs, despite SGs and PBs being distinct structures (</w:t>
      </w:r>
      <w:r w:rsidR="00D50179" w:rsidRPr="00E4681A">
        <w:rPr>
          <w:rFonts w:ascii="Arial" w:hAnsi="Arial" w:cs="Arial"/>
          <w:sz w:val="24"/>
          <w:szCs w:val="24"/>
          <w:lang w:val="en-GB"/>
        </w:rPr>
        <w:t xml:space="preserve">Supplementary </w:t>
      </w:r>
      <w:r w:rsidRPr="00E4681A">
        <w:rPr>
          <w:rFonts w:ascii="Arial" w:hAnsi="Arial" w:cs="Arial"/>
          <w:sz w:val="24"/>
          <w:szCs w:val="24"/>
          <w:lang w:val="en-GB"/>
        </w:rPr>
        <w:t xml:space="preserve">Figure </w:t>
      </w:r>
      <w:r w:rsidR="00D50179" w:rsidRPr="00E4681A">
        <w:rPr>
          <w:rFonts w:ascii="Arial" w:hAnsi="Arial" w:cs="Arial"/>
          <w:sz w:val="24"/>
          <w:szCs w:val="24"/>
          <w:lang w:val="en-GB"/>
        </w:rPr>
        <w:t>6</w:t>
      </w:r>
      <w:r w:rsidRPr="00E4681A">
        <w:rPr>
          <w:rFonts w:ascii="Arial" w:hAnsi="Arial" w:cs="Arial"/>
          <w:sz w:val="24"/>
          <w:szCs w:val="24"/>
          <w:lang w:val="en-GB"/>
        </w:rPr>
        <w:t>E).</w:t>
      </w:r>
    </w:p>
    <w:p w14:paraId="5F8C0794" w14:textId="6D6EBE0B" w:rsidR="00163897" w:rsidRPr="00E4681A" w:rsidRDefault="00EA4861" w:rsidP="004F76C7">
      <w:pPr>
        <w:jc w:val="both"/>
        <w:rPr>
          <w:rFonts w:ascii="Arial" w:hAnsi="Arial" w:cs="Arial"/>
          <w:sz w:val="24"/>
          <w:szCs w:val="24"/>
          <w:lang w:val="en-GB"/>
        </w:rPr>
      </w:pPr>
      <w:r w:rsidRPr="00E4681A">
        <w:rPr>
          <w:rFonts w:ascii="Arial" w:hAnsi="Arial" w:cs="Arial"/>
          <w:sz w:val="24"/>
          <w:szCs w:val="24"/>
          <w:lang w:val="en-GB"/>
        </w:rPr>
        <w:t xml:space="preserve">While </w:t>
      </w:r>
      <w:r w:rsidR="00007467" w:rsidRPr="00E4681A">
        <w:rPr>
          <w:rFonts w:ascii="Arial" w:hAnsi="Arial" w:cs="Arial"/>
          <w:sz w:val="24"/>
          <w:szCs w:val="24"/>
          <w:lang w:val="en-GB"/>
        </w:rPr>
        <w:t>Matheny 2019</w:t>
      </w:r>
      <w:r w:rsidR="001C1174"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SUezQ1Jf","properties":{"formattedCitation":"(41)","plainCitation":"(41)","noteIndex":0},"citationItems":[{"id":"7QlDGlPw/8f8ZloUy","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sidRPr="00E4681A">
        <w:rPr>
          <w:rFonts w:ascii="Arial" w:hAnsi="Arial" w:cs="Arial"/>
          <w:sz w:val="24"/>
          <w:szCs w:val="24"/>
          <w:lang w:val="en-GB"/>
        </w:rPr>
        <w:fldChar w:fldCharType="separate"/>
      </w:r>
      <w:r w:rsidR="0097304F" w:rsidRPr="00E4681A">
        <w:rPr>
          <w:rFonts w:ascii="Arial" w:hAnsi="Arial" w:cs="Arial"/>
          <w:sz w:val="24"/>
          <w:lang w:val="en-GB"/>
        </w:rPr>
        <w:t>(41)</w:t>
      </w:r>
      <w:r w:rsidR="001C1174" w:rsidRPr="00E4681A">
        <w:rPr>
          <w:rFonts w:ascii="Arial" w:hAnsi="Arial" w:cs="Arial"/>
          <w:sz w:val="24"/>
          <w:szCs w:val="24"/>
          <w:lang w:val="en-GB"/>
        </w:rPr>
        <w:fldChar w:fldCharType="end"/>
      </w:r>
      <w:r w:rsidR="00002659" w:rsidRPr="00E4681A">
        <w:rPr>
          <w:rFonts w:ascii="Arial" w:hAnsi="Arial" w:cs="Arial"/>
          <w:sz w:val="24"/>
          <w:szCs w:val="24"/>
          <w:lang w:val="en-GB"/>
        </w:rPr>
        <w:t xml:space="preserve"> posit</w:t>
      </w:r>
      <w:r w:rsidR="00163897" w:rsidRPr="00E4681A">
        <w:rPr>
          <w:rFonts w:ascii="Arial" w:hAnsi="Arial" w:cs="Arial"/>
          <w:sz w:val="24"/>
          <w:szCs w:val="24"/>
          <w:lang w:val="en-GB"/>
        </w:rPr>
        <w:t>s</w:t>
      </w:r>
      <w:r w:rsidR="00002659" w:rsidRPr="00E4681A">
        <w:rPr>
          <w:rFonts w:ascii="Arial" w:hAnsi="Arial" w:cs="Arial"/>
          <w:sz w:val="24"/>
          <w:szCs w:val="24"/>
          <w:lang w:val="en-GB"/>
        </w:rPr>
        <w:t xml:space="preserve"> that stress causes a shift in the PB transcriptome </w:t>
      </w:r>
      <w:r w:rsidR="00D45343" w:rsidRPr="00E4681A">
        <w:rPr>
          <w:rFonts w:ascii="Arial" w:hAnsi="Arial" w:cs="Arial"/>
          <w:sz w:val="24"/>
          <w:szCs w:val="24"/>
          <w:lang w:val="en-GB"/>
        </w:rPr>
        <w:t xml:space="preserve">by increasing the pool </w:t>
      </w:r>
      <w:r w:rsidR="00002659" w:rsidRPr="00E4681A">
        <w:rPr>
          <w:rFonts w:ascii="Arial" w:hAnsi="Arial" w:cs="Arial"/>
          <w:sz w:val="24"/>
          <w:szCs w:val="24"/>
          <w:lang w:val="en-GB"/>
        </w:rPr>
        <w:t xml:space="preserve">of </w:t>
      </w:r>
      <w:r w:rsidR="00605666" w:rsidRPr="00E4681A">
        <w:rPr>
          <w:rFonts w:ascii="Arial" w:hAnsi="Arial" w:cs="Arial"/>
          <w:sz w:val="24"/>
          <w:szCs w:val="24"/>
          <w:lang w:val="en-GB"/>
        </w:rPr>
        <w:t xml:space="preserve">available </w:t>
      </w:r>
      <w:proofErr w:type="spellStart"/>
      <w:r w:rsidR="00002659" w:rsidRPr="00E4681A">
        <w:rPr>
          <w:rFonts w:ascii="Arial" w:hAnsi="Arial" w:cs="Arial"/>
          <w:sz w:val="24"/>
          <w:szCs w:val="24"/>
          <w:lang w:val="en-GB"/>
        </w:rPr>
        <w:t>nontranslating</w:t>
      </w:r>
      <w:proofErr w:type="spellEnd"/>
      <w:r w:rsidR="00002659" w:rsidRPr="00E4681A">
        <w:rPr>
          <w:rFonts w:ascii="Arial" w:hAnsi="Arial" w:cs="Arial"/>
          <w:sz w:val="24"/>
          <w:szCs w:val="24"/>
          <w:lang w:val="en-GB"/>
        </w:rPr>
        <w:t xml:space="preserve"> mRNAs</w:t>
      </w:r>
      <w:r w:rsidR="00876A55" w:rsidRPr="00E4681A">
        <w:rPr>
          <w:rFonts w:ascii="Arial" w:hAnsi="Arial" w:cs="Arial"/>
          <w:sz w:val="24"/>
          <w:szCs w:val="24"/>
          <w:lang w:val="en-GB"/>
        </w:rPr>
        <w:t xml:space="preserve"> in the cell</w:t>
      </w:r>
      <w:r w:rsidR="00002659"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atkZUFZB","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E4681A">
        <w:rPr>
          <w:rFonts w:ascii="Arial" w:hAnsi="Arial" w:cs="Arial"/>
          <w:sz w:val="24"/>
          <w:szCs w:val="24"/>
          <w:lang w:val="en-GB"/>
        </w:rPr>
        <w:fldChar w:fldCharType="separate"/>
      </w:r>
      <w:r w:rsidR="0097304F" w:rsidRPr="00E4681A">
        <w:rPr>
          <w:rFonts w:ascii="Arial" w:hAnsi="Arial" w:cs="Arial"/>
          <w:sz w:val="24"/>
          <w:lang w:val="en-GB"/>
        </w:rPr>
        <w:t>(41)</w:t>
      </w:r>
      <w:r w:rsidR="00002659" w:rsidRPr="00E4681A">
        <w:rPr>
          <w:rFonts w:ascii="Arial" w:hAnsi="Arial" w:cs="Arial"/>
          <w:sz w:val="24"/>
          <w:szCs w:val="24"/>
          <w:lang w:val="en-GB"/>
        </w:rPr>
        <w:fldChar w:fldCharType="end"/>
      </w:r>
      <w:r w:rsidRPr="00E4681A">
        <w:rPr>
          <w:rFonts w:ascii="Arial" w:hAnsi="Arial" w:cs="Arial"/>
          <w:sz w:val="24"/>
          <w:szCs w:val="24"/>
          <w:lang w:val="en-GB"/>
        </w:rPr>
        <w:t>,</w:t>
      </w:r>
      <w:r w:rsidR="006B16AB" w:rsidRPr="00E4681A">
        <w:rPr>
          <w:rFonts w:ascii="Arial" w:hAnsi="Arial" w:cs="Arial"/>
          <w:sz w:val="24"/>
          <w:szCs w:val="24"/>
          <w:lang w:val="en-GB"/>
        </w:rPr>
        <w:t xml:space="preserve"> hence</w:t>
      </w:r>
      <w:r w:rsidRPr="00E4681A">
        <w:rPr>
          <w:rFonts w:ascii="Arial" w:hAnsi="Arial" w:cs="Arial"/>
          <w:sz w:val="24"/>
          <w:szCs w:val="24"/>
          <w:lang w:val="en-GB"/>
        </w:rPr>
        <w:t xml:space="preserve"> increasing their similarities to SGs,</w:t>
      </w:r>
      <w:r w:rsidR="004F76C7" w:rsidRPr="00E4681A">
        <w:rPr>
          <w:rFonts w:ascii="Arial" w:hAnsi="Arial" w:cs="Arial"/>
          <w:sz w:val="24"/>
          <w:szCs w:val="24"/>
          <w:lang w:val="en-GB"/>
        </w:rPr>
        <w:t xml:space="preserve"> our reanalysis does not support this explanation.</w:t>
      </w:r>
      <w:r w:rsidRPr="00E4681A">
        <w:rPr>
          <w:rFonts w:ascii="Arial" w:hAnsi="Arial" w:cs="Arial"/>
          <w:sz w:val="24"/>
          <w:szCs w:val="24"/>
          <w:lang w:val="en-GB"/>
        </w:rPr>
        <w:t xml:space="preserve"> </w:t>
      </w:r>
    </w:p>
    <w:p w14:paraId="620AE7F5" w14:textId="171BD698" w:rsidR="00163897" w:rsidRPr="00E4681A" w:rsidRDefault="001D1E1C" w:rsidP="00D676A0">
      <w:pPr>
        <w:jc w:val="both"/>
        <w:rPr>
          <w:rFonts w:ascii="Arial" w:hAnsi="Arial" w:cs="Arial"/>
          <w:sz w:val="24"/>
          <w:szCs w:val="24"/>
          <w:lang w:val="en-GB"/>
        </w:rPr>
      </w:pPr>
      <w:r w:rsidRPr="00E4681A">
        <w:rPr>
          <w:rFonts w:ascii="Arial" w:hAnsi="Arial" w:cs="Arial"/>
          <w:sz w:val="24"/>
          <w:szCs w:val="24"/>
          <w:lang w:val="en-GB"/>
        </w:rPr>
        <w:lastRenderedPageBreak/>
        <w:t>W</w:t>
      </w:r>
      <w:r w:rsidR="00163897" w:rsidRPr="00E4681A">
        <w:rPr>
          <w:rFonts w:ascii="Arial" w:hAnsi="Arial" w:cs="Arial"/>
          <w:sz w:val="24"/>
          <w:szCs w:val="24"/>
          <w:lang w:val="en-GB"/>
        </w:rPr>
        <w:t>e integrated the Zhou 2024</w:t>
      </w:r>
      <w:r w:rsidR="001C1174" w:rsidRPr="00E4681A">
        <w:rPr>
          <w:rFonts w:ascii="Arial" w:hAnsi="Arial" w:cs="Arial"/>
          <w:sz w:val="24"/>
          <w:szCs w:val="24"/>
          <w:lang w:val="en-GB"/>
        </w:rPr>
        <w:fldChar w:fldCharType="begin"/>
      </w:r>
      <w:r w:rsidR="001823B1" w:rsidRPr="00E4681A">
        <w:rPr>
          <w:rFonts w:ascii="Arial" w:hAnsi="Arial" w:cs="Arial"/>
          <w:sz w:val="24"/>
          <w:szCs w:val="24"/>
          <w:lang w:val="en-GB"/>
        </w:rPr>
        <w:instrText xml:space="preserve"> ADDIN ZOTERO_ITEM CSL_CITATION {"citationID":"cDXhXlVq","properties":{"formattedCitation":"(50)","plainCitation":"(50)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sidRPr="00E4681A">
        <w:rPr>
          <w:rFonts w:ascii="Arial" w:hAnsi="Arial" w:cs="Arial"/>
          <w:sz w:val="24"/>
          <w:szCs w:val="24"/>
          <w:lang w:val="en-GB"/>
        </w:rPr>
        <w:fldChar w:fldCharType="separate"/>
      </w:r>
      <w:r w:rsidR="0097304F" w:rsidRPr="00E4681A">
        <w:rPr>
          <w:rFonts w:ascii="Arial" w:hAnsi="Arial" w:cs="Arial"/>
          <w:sz w:val="24"/>
          <w:lang w:val="en-GB"/>
        </w:rPr>
        <w:t>(50)</w:t>
      </w:r>
      <w:r w:rsidR="001C1174" w:rsidRPr="00E4681A">
        <w:rPr>
          <w:rFonts w:ascii="Arial" w:hAnsi="Arial" w:cs="Arial"/>
          <w:sz w:val="24"/>
          <w:szCs w:val="24"/>
          <w:lang w:val="en-GB"/>
        </w:rPr>
        <w:fldChar w:fldCharType="end"/>
      </w:r>
      <w:r w:rsidR="00163897" w:rsidRPr="00E4681A">
        <w:rPr>
          <w:rFonts w:ascii="Arial" w:hAnsi="Arial" w:cs="Arial"/>
          <w:sz w:val="24"/>
          <w:szCs w:val="24"/>
          <w:lang w:val="en-GB"/>
        </w:rPr>
        <w:t xml:space="preserve"> and Kodali 2024</w:t>
      </w:r>
      <w:r w:rsidR="001C1174" w:rsidRPr="00E4681A">
        <w:rPr>
          <w:rFonts w:ascii="Arial" w:hAnsi="Arial" w:cs="Arial"/>
          <w:sz w:val="24"/>
          <w:szCs w:val="24"/>
          <w:lang w:val="en-GB"/>
        </w:rPr>
        <w:fldChar w:fldCharType="begin"/>
      </w:r>
      <w:r w:rsidR="00300753" w:rsidRPr="00E4681A">
        <w:rPr>
          <w:rFonts w:ascii="Arial" w:hAnsi="Arial" w:cs="Arial"/>
          <w:sz w:val="24"/>
          <w:szCs w:val="24"/>
          <w:lang w:val="en-GB"/>
        </w:rPr>
        <w:instrText xml:space="preserve"> ADDIN ZOTERO_ITEM CSL_CITATION {"citationID":"94FrbZv6","properties":{"formattedCitation":"(54)","plainCitation":"(54)","noteIndex":0},"citationItems":[{"id":"7QlDGlPw/f98aTOS3","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sidRPr="00E4681A">
        <w:rPr>
          <w:rFonts w:ascii="Arial" w:hAnsi="Arial" w:cs="Arial"/>
          <w:sz w:val="24"/>
          <w:szCs w:val="24"/>
          <w:lang w:val="en-GB"/>
        </w:rPr>
        <w:fldChar w:fldCharType="separate"/>
      </w:r>
      <w:r w:rsidR="0097304F" w:rsidRPr="00E4681A">
        <w:rPr>
          <w:rFonts w:ascii="Arial" w:hAnsi="Arial" w:cs="Arial"/>
          <w:sz w:val="24"/>
          <w:lang w:val="en-GB"/>
        </w:rPr>
        <w:t>(54)</w:t>
      </w:r>
      <w:r w:rsidR="001C1174" w:rsidRPr="00E4681A">
        <w:rPr>
          <w:rFonts w:ascii="Arial" w:hAnsi="Arial" w:cs="Arial"/>
          <w:sz w:val="24"/>
          <w:szCs w:val="24"/>
          <w:lang w:val="en-GB"/>
        </w:rPr>
        <w:fldChar w:fldCharType="end"/>
      </w:r>
      <w:r w:rsidR="00163897" w:rsidRPr="00E4681A">
        <w:rPr>
          <w:rFonts w:ascii="Arial" w:hAnsi="Arial" w:cs="Arial"/>
          <w:sz w:val="24"/>
          <w:szCs w:val="24"/>
          <w:lang w:val="en-GB"/>
        </w:rPr>
        <w:t xml:space="preserve"> datasets, which used these flow cytometry</w:t>
      </w:r>
      <w:r w:rsidR="00D50179" w:rsidRPr="00E4681A">
        <w:rPr>
          <w:rFonts w:ascii="Arial" w:hAnsi="Arial" w:cs="Arial"/>
          <w:sz w:val="24"/>
          <w:szCs w:val="24"/>
          <w:lang w:val="en-GB"/>
        </w:rPr>
        <w:t>-</w:t>
      </w:r>
      <w:r w:rsidR="00163897" w:rsidRPr="00E4681A">
        <w:rPr>
          <w:rFonts w:ascii="Arial" w:hAnsi="Arial" w:cs="Arial"/>
          <w:sz w:val="24"/>
          <w:szCs w:val="24"/>
          <w:lang w:val="en-GB"/>
        </w:rPr>
        <w:t>based methods in HeLa cells. Both studies included unstressed WC controls, allowing batch correction for stress</w:t>
      </w:r>
      <w:r w:rsidR="001C1174" w:rsidRPr="00E4681A">
        <w:rPr>
          <w:rFonts w:ascii="Arial" w:hAnsi="Arial" w:cs="Arial"/>
          <w:sz w:val="24"/>
          <w:szCs w:val="24"/>
          <w:lang w:val="en-GB"/>
        </w:rPr>
        <w:t xml:space="preserve"> (</w:t>
      </w:r>
      <w:r w:rsidR="008A5691" w:rsidRPr="00E4681A">
        <w:rPr>
          <w:rFonts w:ascii="Arial" w:hAnsi="Arial" w:cs="Arial"/>
          <w:sz w:val="24"/>
          <w:szCs w:val="24"/>
          <w:lang w:val="en-GB"/>
        </w:rPr>
        <w:t>see</w:t>
      </w:r>
      <w:r w:rsidR="001C1174" w:rsidRPr="00E4681A">
        <w:rPr>
          <w:rFonts w:ascii="Arial" w:hAnsi="Arial" w:cs="Arial"/>
          <w:sz w:val="24"/>
          <w:szCs w:val="24"/>
          <w:lang w:val="en-GB"/>
        </w:rPr>
        <w:t xml:space="preserve"> Methods)</w:t>
      </w:r>
      <w:r w:rsidR="00163897" w:rsidRPr="00E4681A">
        <w:rPr>
          <w:rFonts w:ascii="Arial" w:hAnsi="Arial" w:cs="Arial"/>
          <w:sz w:val="24"/>
          <w:szCs w:val="24"/>
          <w:lang w:val="en-GB"/>
        </w:rPr>
        <w:t>. This adjustment confirmed that similarities between SGs and PBs isolated by FAPS/FANCI persist even after controlling for stress, but they remain far weaker than those observed with DC isolation (</w:t>
      </w:r>
      <w:r w:rsidR="00D50179" w:rsidRPr="00E4681A">
        <w:rPr>
          <w:rFonts w:ascii="Arial" w:hAnsi="Arial" w:cs="Arial"/>
          <w:sz w:val="24"/>
          <w:szCs w:val="24"/>
          <w:lang w:val="en-GB"/>
        </w:rPr>
        <w:t xml:space="preserve">Supplementary </w:t>
      </w:r>
      <w:r w:rsidR="00163897" w:rsidRPr="00E4681A">
        <w:rPr>
          <w:rFonts w:ascii="Arial" w:hAnsi="Arial" w:cs="Arial"/>
          <w:sz w:val="24"/>
          <w:szCs w:val="24"/>
          <w:lang w:val="en-GB"/>
        </w:rPr>
        <w:t xml:space="preserve">Figure </w:t>
      </w:r>
      <w:r w:rsidR="00D50179" w:rsidRPr="00E4681A">
        <w:rPr>
          <w:rFonts w:ascii="Arial" w:hAnsi="Arial" w:cs="Arial"/>
          <w:sz w:val="24"/>
          <w:szCs w:val="24"/>
          <w:lang w:val="en-GB"/>
        </w:rPr>
        <w:t>6</w:t>
      </w:r>
      <w:r w:rsidR="00163897" w:rsidRPr="00E4681A">
        <w:rPr>
          <w:rFonts w:ascii="Arial" w:hAnsi="Arial" w:cs="Arial"/>
          <w:sz w:val="24"/>
          <w:szCs w:val="24"/>
          <w:lang w:val="en-GB"/>
        </w:rPr>
        <w:t>F).</w:t>
      </w:r>
    </w:p>
    <w:p w14:paraId="433553A2" w14:textId="4419C57A" w:rsidR="00D676A0" w:rsidRPr="00E4681A" w:rsidRDefault="001F3757" w:rsidP="00D676A0">
      <w:pPr>
        <w:jc w:val="both"/>
        <w:rPr>
          <w:rFonts w:ascii="Arial" w:hAnsi="Arial" w:cs="Arial"/>
          <w:sz w:val="24"/>
          <w:szCs w:val="24"/>
          <w:lang w:val="en-GB"/>
        </w:rPr>
      </w:pPr>
      <w:r w:rsidRPr="00E4681A">
        <w:rPr>
          <w:rFonts w:ascii="Arial" w:hAnsi="Arial" w:cs="Arial"/>
          <w:sz w:val="24"/>
          <w:szCs w:val="24"/>
          <w:lang w:val="en-GB"/>
        </w:rPr>
        <w:t xml:space="preserve">It is important to note that this </w:t>
      </w:r>
      <w:r w:rsidR="00163897" w:rsidRPr="00E4681A">
        <w:rPr>
          <w:rFonts w:ascii="Arial" w:hAnsi="Arial" w:cs="Arial"/>
          <w:sz w:val="24"/>
          <w:szCs w:val="24"/>
          <w:lang w:val="en-GB"/>
        </w:rPr>
        <w:t xml:space="preserve">batch correction </w:t>
      </w:r>
      <w:r w:rsidRPr="00E4681A">
        <w:rPr>
          <w:rFonts w:ascii="Arial" w:hAnsi="Arial" w:cs="Arial"/>
          <w:sz w:val="24"/>
          <w:szCs w:val="24"/>
          <w:lang w:val="en-GB"/>
        </w:rPr>
        <w:t xml:space="preserve">approach relies on the assumption of equivalent stress effects </w:t>
      </w:r>
      <w:r w:rsidR="00007467" w:rsidRPr="00E4681A">
        <w:rPr>
          <w:rFonts w:ascii="Arial" w:hAnsi="Arial" w:cs="Arial"/>
          <w:sz w:val="24"/>
          <w:szCs w:val="24"/>
          <w:lang w:val="en-GB"/>
        </w:rPr>
        <w:t>in SG</w:t>
      </w:r>
      <w:ins w:id="259" w:author="Alexandre Miguel Kaizeler Guedes Da Silva Afonso" w:date="2026-09-02T13:27:00Z" w16du:dateUtc="2026-09-02T12:27:00Z">
        <w:r w:rsidR="00E4681A">
          <w:rPr>
            <w:rFonts w:ascii="Arial" w:hAnsi="Arial" w:cs="Arial"/>
            <w:sz w:val="24"/>
            <w:szCs w:val="24"/>
            <w:lang w:val="en-GB"/>
          </w:rPr>
          <w:t>s</w:t>
        </w:r>
      </w:ins>
      <w:r w:rsidR="00007467" w:rsidRPr="00E4681A">
        <w:rPr>
          <w:rFonts w:ascii="Arial" w:hAnsi="Arial" w:cs="Arial"/>
          <w:sz w:val="24"/>
          <w:szCs w:val="24"/>
          <w:lang w:val="en-GB"/>
        </w:rPr>
        <w:t xml:space="preserve"> and PBs</w:t>
      </w:r>
      <w:r w:rsidRPr="00E4681A">
        <w:rPr>
          <w:rFonts w:ascii="Arial" w:hAnsi="Arial" w:cs="Arial"/>
          <w:sz w:val="24"/>
          <w:szCs w:val="24"/>
          <w:lang w:val="en-GB"/>
        </w:rPr>
        <w:t>, which may not fully capture more complex biological interactions. Nevertheless, in the absence of stressed PB data purified by FAPS, it remains uncertain whether the divergence between DC and FAPS datasets reflects genuine stress-induced remode</w:t>
      </w:r>
      <w:ins w:id="260" w:author="Alexandre Miguel Kaizeler Guedes Da Silva Afonso" w:date="2026-09-02T13:27:00Z" w16du:dateUtc="2026-09-02T12:27:00Z">
        <w:r w:rsidR="00E4681A">
          <w:rPr>
            <w:rFonts w:ascii="Arial" w:hAnsi="Arial" w:cs="Arial"/>
            <w:sz w:val="24"/>
            <w:szCs w:val="24"/>
            <w:lang w:val="en-GB"/>
          </w:rPr>
          <w:t>l</w:t>
        </w:r>
      </w:ins>
      <w:r w:rsidRPr="00E4681A">
        <w:rPr>
          <w:rFonts w:ascii="Arial" w:hAnsi="Arial" w:cs="Arial"/>
          <w:sz w:val="24"/>
          <w:szCs w:val="24"/>
          <w:lang w:val="en-GB"/>
        </w:rPr>
        <w:t>ling of PBs or, instead, an art</w:t>
      </w:r>
      <w:r w:rsidR="00785D4C" w:rsidRPr="00E4681A">
        <w:rPr>
          <w:rFonts w:ascii="Arial" w:hAnsi="Arial" w:cs="Arial"/>
          <w:sz w:val="24"/>
          <w:szCs w:val="24"/>
          <w:lang w:val="en-GB"/>
        </w:rPr>
        <w:t>e</w:t>
      </w:r>
      <w:r w:rsidRPr="00E4681A">
        <w:rPr>
          <w:rFonts w:ascii="Arial" w:hAnsi="Arial" w:cs="Arial"/>
          <w:sz w:val="24"/>
          <w:szCs w:val="24"/>
          <w:lang w:val="en-GB"/>
        </w:rPr>
        <w:t>fact introduced by centrifugation, such as length-dependent RNA bias.</w:t>
      </w:r>
    </w:p>
    <w:p w14:paraId="4C5D7F6B" w14:textId="1F5A7956" w:rsidR="005767DB" w:rsidRPr="00944289" w:rsidRDefault="005767DB" w:rsidP="009A3A3C">
      <w:pPr>
        <w:pStyle w:val="Ttulo2"/>
        <w:rPr>
          <w:lang w:val="en-GB"/>
        </w:rPr>
      </w:pPr>
      <w:r w:rsidRPr="00944289">
        <w:rPr>
          <w:lang w:val="en-GB"/>
        </w:rPr>
        <w:t>Method-</w:t>
      </w:r>
      <w:r w:rsidR="1A12B905" w:rsidRPr="00944289">
        <w:rPr>
          <w:lang w:val="en-GB"/>
        </w:rPr>
        <w:t>s</w:t>
      </w:r>
      <w:r w:rsidRPr="00944289">
        <w:rPr>
          <w:lang w:val="en-GB"/>
        </w:rPr>
        <w:t xml:space="preserve">pecific </w:t>
      </w:r>
      <w:r w:rsidR="50E179E0" w:rsidRPr="00944289">
        <w:rPr>
          <w:lang w:val="en-GB"/>
        </w:rPr>
        <w:t>c</w:t>
      </w:r>
      <w:r w:rsidRPr="00944289">
        <w:rPr>
          <w:lang w:val="en-GB"/>
        </w:rPr>
        <w:t xml:space="preserve">orrections for </w:t>
      </w:r>
      <w:r w:rsidR="076C8892" w:rsidRPr="00944289">
        <w:rPr>
          <w:lang w:val="en-GB"/>
        </w:rPr>
        <w:t>d</w:t>
      </w:r>
      <w:r w:rsidRPr="00944289">
        <w:rPr>
          <w:lang w:val="en-GB"/>
        </w:rPr>
        <w:t xml:space="preserve">istinct </w:t>
      </w:r>
      <w:r w:rsidR="44ACF24C" w:rsidRPr="00944289">
        <w:rPr>
          <w:lang w:val="en-GB"/>
        </w:rPr>
        <w:t>c</w:t>
      </w:r>
      <w:r w:rsidRPr="00944289">
        <w:rPr>
          <w:lang w:val="en-GB"/>
        </w:rPr>
        <w:t>onfounders</w:t>
      </w:r>
      <w:r w:rsidR="00595C2C" w:rsidRPr="00944289">
        <w:rPr>
          <w:lang w:val="en-GB"/>
        </w:rPr>
        <w:t xml:space="preserve"> </w:t>
      </w:r>
      <w:r w:rsidR="6D0F2F31" w:rsidRPr="00944289">
        <w:rPr>
          <w:lang w:val="en-GB"/>
        </w:rPr>
        <w:t>r</w:t>
      </w:r>
      <w:r w:rsidRPr="00944289">
        <w:rPr>
          <w:lang w:val="en-GB"/>
        </w:rPr>
        <w:t>eveal SG</w:t>
      </w:r>
      <w:r w:rsidR="00B07D2B" w:rsidRPr="00944289">
        <w:rPr>
          <w:lang w:val="en-GB"/>
        </w:rPr>
        <w:t>-specific</w:t>
      </w:r>
      <w:r w:rsidRPr="00944289">
        <w:rPr>
          <w:lang w:val="en-GB"/>
        </w:rPr>
        <w:t xml:space="preserve"> RNA </w:t>
      </w:r>
      <w:r w:rsidR="78786F2A" w:rsidRPr="00944289">
        <w:rPr>
          <w:lang w:val="en-GB"/>
        </w:rPr>
        <w:t>s</w:t>
      </w:r>
      <w:r w:rsidRPr="00944289">
        <w:rPr>
          <w:lang w:val="en-GB"/>
        </w:rPr>
        <w:t xml:space="preserve">equestration </w:t>
      </w:r>
    </w:p>
    <w:p w14:paraId="1B7DCA2D" w14:textId="0C7C9AF1" w:rsidR="00487C18" w:rsidRPr="00E4660B" w:rsidRDefault="00C80E1F" w:rsidP="001A0035">
      <w:pPr>
        <w:jc w:val="both"/>
        <w:rPr>
          <w:rFonts w:ascii="Arial" w:hAnsi="Arial" w:cs="Arial"/>
          <w:sz w:val="24"/>
          <w:szCs w:val="24"/>
          <w:lang w:val="en-GB"/>
        </w:rPr>
      </w:pPr>
      <w:r w:rsidRPr="00E4660B">
        <w:rPr>
          <w:rFonts w:ascii="Arial" w:hAnsi="Arial" w:cs="Arial"/>
          <w:sz w:val="24"/>
          <w:szCs w:val="24"/>
          <w:lang w:val="en-GB"/>
        </w:rPr>
        <w:t xml:space="preserve">To </w:t>
      </w:r>
      <w:r w:rsidR="0091257A" w:rsidRPr="00E4660B">
        <w:rPr>
          <w:rFonts w:ascii="Arial" w:hAnsi="Arial" w:cs="Arial"/>
          <w:sz w:val="24"/>
          <w:szCs w:val="24"/>
          <w:lang w:val="en-GB"/>
        </w:rPr>
        <w:t>assess the generali</w:t>
      </w:r>
      <w:r w:rsidR="00785D4C" w:rsidRPr="00E4660B">
        <w:rPr>
          <w:rFonts w:ascii="Arial" w:hAnsi="Arial" w:cs="Arial"/>
          <w:sz w:val="24"/>
          <w:szCs w:val="24"/>
          <w:lang w:val="en-GB"/>
        </w:rPr>
        <w:t>s</w:t>
      </w:r>
      <w:r w:rsidR="0091257A" w:rsidRPr="00E4660B">
        <w:rPr>
          <w:rFonts w:ascii="Arial" w:hAnsi="Arial" w:cs="Arial"/>
          <w:sz w:val="24"/>
          <w:szCs w:val="24"/>
          <w:lang w:val="en-GB"/>
        </w:rPr>
        <w:t xml:space="preserve">ability of </w:t>
      </w:r>
      <w:r w:rsidRPr="00E4660B">
        <w:rPr>
          <w:rFonts w:ascii="Arial" w:hAnsi="Arial" w:cs="Arial"/>
          <w:sz w:val="24"/>
          <w:szCs w:val="24"/>
          <w:lang w:val="en-GB"/>
        </w:rPr>
        <w:t xml:space="preserve">our </w:t>
      </w:r>
      <w:r w:rsidR="00D15A69" w:rsidRPr="00E4660B">
        <w:rPr>
          <w:rFonts w:ascii="Arial" w:hAnsi="Arial" w:cs="Arial"/>
          <w:sz w:val="24"/>
          <w:szCs w:val="24"/>
          <w:lang w:val="en-GB"/>
        </w:rPr>
        <w:t xml:space="preserve">centrifugation </w:t>
      </w:r>
      <w:r w:rsidRPr="00E4660B">
        <w:rPr>
          <w:rFonts w:ascii="Arial" w:hAnsi="Arial" w:cs="Arial"/>
          <w:sz w:val="24"/>
          <w:szCs w:val="24"/>
          <w:lang w:val="en-GB"/>
        </w:rPr>
        <w:t>hypothesis, we analy</w:t>
      </w:r>
      <w:r w:rsidR="00785D4C" w:rsidRPr="00E4660B">
        <w:rPr>
          <w:rFonts w:ascii="Arial" w:hAnsi="Arial" w:cs="Arial"/>
          <w:sz w:val="24"/>
          <w:szCs w:val="24"/>
          <w:lang w:val="en-GB"/>
        </w:rPr>
        <w:t>s</w:t>
      </w:r>
      <w:r w:rsidRPr="00E4660B">
        <w:rPr>
          <w:rFonts w:ascii="Arial" w:hAnsi="Arial" w:cs="Arial"/>
          <w:sz w:val="24"/>
          <w:szCs w:val="24"/>
          <w:lang w:val="en-GB"/>
        </w:rPr>
        <w:t>ed</w:t>
      </w:r>
      <w:r w:rsidR="00095ED0" w:rsidRPr="00E4660B">
        <w:rPr>
          <w:rFonts w:ascii="Arial" w:hAnsi="Arial" w:cs="Arial"/>
          <w:sz w:val="24"/>
          <w:szCs w:val="24"/>
          <w:lang w:val="en-GB"/>
        </w:rPr>
        <w:t xml:space="preserve"> publicly available Sed-</w:t>
      </w:r>
      <w:proofErr w:type="spellStart"/>
      <w:r w:rsidR="2C4A6BC7" w:rsidRPr="00E4660B">
        <w:rPr>
          <w:rFonts w:ascii="Arial" w:hAnsi="Arial" w:cs="Arial"/>
          <w:sz w:val="24"/>
          <w:szCs w:val="24"/>
          <w:lang w:val="en-GB"/>
        </w:rPr>
        <w:t>s</w:t>
      </w:r>
      <w:r w:rsidR="00095ED0" w:rsidRPr="00E4660B">
        <w:rPr>
          <w:rFonts w:ascii="Arial" w:hAnsi="Arial" w:cs="Arial"/>
          <w:sz w:val="24"/>
          <w:szCs w:val="24"/>
          <w:lang w:val="en-GB"/>
        </w:rPr>
        <w:t>eq</w:t>
      </w:r>
      <w:proofErr w:type="spellEnd"/>
      <w:r w:rsidR="00095ED0" w:rsidRPr="00E4660B">
        <w:rPr>
          <w:rFonts w:ascii="Arial" w:hAnsi="Arial" w:cs="Arial"/>
          <w:sz w:val="24"/>
          <w:szCs w:val="24"/>
          <w:lang w:val="en-GB"/>
        </w:rPr>
        <w:t xml:space="preserve"> data</w:t>
      </w:r>
      <w:r w:rsidR="00095ED0" w:rsidRPr="00E4660B">
        <w:rPr>
          <w:rFonts w:ascii="Arial" w:hAnsi="Arial" w:cs="Arial"/>
          <w:sz w:val="24"/>
          <w:szCs w:val="24"/>
          <w:lang w:val="en-GB"/>
        </w:rPr>
        <w:fldChar w:fldCharType="begin"/>
      </w:r>
      <w:r w:rsidR="00300753" w:rsidRPr="00E4660B">
        <w:rPr>
          <w:rFonts w:ascii="Arial" w:hAnsi="Arial" w:cs="Arial"/>
          <w:sz w:val="24"/>
          <w:szCs w:val="24"/>
          <w:lang w:val="en-GB"/>
        </w:rPr>
        <w:instrText xml:space="preserve"> ADDIN ZOTERO_ITEM CSL_CITATION {"citationID":"V46ff4Uj","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E4660B">
        <w:rPr>
          <w:rFonts w:ascii="Arial" w:hAnsi="Arial" w:cs="Arial"/>
          <w:sz w:val="24"/>
          <w:szCs w:val="24"/>
          <w:lang w:val="en-GB"/>
        </w:rPr>
        <w:fldChar w:fldCharType="separate"/>
      </w:r>
      <w:r w:rsidR="0097304F" w:rsidRPr="00E4660B">
        <w:rPr>
          <w:rFonts w:ascii="Arial" w:hAnsi="Arial" w:cs="Arial"/>
          <w:sz w:val="24"/>
          <w:lang w:val="en-GB"/>
        </w:rPr>
        <w:t>(33)</w:t>
      </w:r>
      <w:r w:rsidR="00095ED0" w:rsidRPr="00E4660B">
        <w:rPr>
          <w:rFonts w:ascii="Arial" w:hAnsi="Arial" w:cs="Arial"/>
          <w:sz w:val="24"/>
          <w:szCs w:val="24"/>
          <w:lang w:val="en-GB"/>
        </w:rPr>
        <w:fldChar w:fldCharType="end"/>
      </w:r>
      <w:r w:rsidR="00496E7B" w:rsidRPr="00E4660B">
        <w:rPr>
          <w:rFonts w:ascii="Arial" w:hAnsi="Arial" w:cs="Arial"/>
          <w:sz w:val="24"/>
          <w:szCs w:val="24"/>
          <w:lang w:val="en-GB"/>
        </w:rPr>
        <w:t>, which measure</w:t>
      </w:r>
      <w:r w:rsidR="00FF2624" w:rsidRPr="00E4660B">
        <w:rPr>
          <w:rFonts w:ascii="Arial" w:hAnsi="Arial" w:cs="Arial"/>
          <w:sz w:val="24"/>
          <w:szCs w:val="24"/>
          <w:lang w:val="en-GB"/>
        </w:rPr>
        <w:t>d</w:t>
      </w:r>
      <w:r w:rsidR="00496E7B" w:rsidRPr="00E4660B">
        <w:rPr>
          <w:rFonts w:ascii="Arial" w:hAnsi="Arial" w:cs="Arial"/>
          <w:sz w:val="24"/>
          <w:szCs w:val="24"/>
          <w:lang w:val="en-GB"/>
        </w:rPr>
        <w:t xml:space="preserve"> RNA sedimentation by sequencing pelleted and </w:t>
      </w:r>
      <w:proofErr w:type="spellStart"/>
      <w:r w:rsidR="00496E7B" w:rsidRPr="00E4660B">
        <w:rPr>
          <w:rFonts w:ascii="Arial" w:hAnsi="Arial" w:cs="Arial"/>
          <w:sz w:val="24"/>
          <w:szCs w:val="24"/>
          <w:lang w:val="en-GB"/>
        </w:rPr>
        <w:t>unpelleted</w:t>
      </w:r>
      <w:proofErr w:type="spellEnd"/>
      <w:r w:rsidR="00496E7B" w:rsidRPr="00E4660B">
        <w:rPr>
          <w:rFonts w:ascii="Arial" w:hAnsi="Arial" w:cs="Arial"/>
          <w:sz w:val="24"/>
          <w:szCs w:val="24"/>
          <w:lang w:val="en-GB"/>
        </w:rPr>
        <w:t xml:space="preserve"> fractions from stressed and unstressed yeast cells</w:t>
      </w:r>
      <w:r w:rsidR="00CA2BC9" w:rsidRPr="00E4660B">
        <w:rPr>
          <w:rFonts w:ascii="Arial" w:hAnsi="Arial" w:cs="Arial"/>
          <w:sz w:val="24"/>
          <w:szCs w:val="24"/>
          <w:lang w:val="en-GB"/>
        </w:rPr>
        <w:t xml:space="preserve">. </w:t>
      </w:r>
      <w:r w:rsidR="00AC5F4F" w:rsidRPr="00E4660B">
        <w:rPr>
          <w:rFonts w:ascii="Arial" w:hAnsi="Arial" w:cs="Arial"/>
          <w:sz w:val="24"/>
          <w:szCs w:val="24"/>
          <w:lang w:val="en-GB"/>
        </w:rPr>
        <w:t>T</w:t>
      </w:r>
      <w:r w:rsidR="00095ED0" w:rsidRPr="00E4660B">
        <w:rPr>
          <w:rFonts w:ascii="Arial" w:hAnsi="Arial" w:cs="Arial"/>
          <w:sz w:val="24"/>
          <w:szCs w:val="24"/>
          <w:lang w:val="en-GB"/>
        </w:rPr>
        <w:t xml:space="preserve">his </w:t>
      </w:r>
      <w:r w:rsidR="00AC5F4F" w:rsidRPr="00E4660B">
        <w:rPr>
          <w:rFonts w:ascii="Arial" w:hAnsi="Arial" w:cs="Arial"/>
          <w:sz w:val="24"/>
          <w:szCs w:val="24"/>
          <w:lang w:val="en-GB"/>
        </w:rPr>
        <w:t xml:space="preserve">experimental dataset enabled us </w:t>
      </w:r>
      <w:r w:rsidR="00095ED0" w:rsidRPr="00E4660B">
        <w:rPr>
          <w:rFonts w:ascii="Arial" w:hAnsi="Arial" w:cs="Arial"/>
          <w:sz w:val="24"/>
          <w:szCs w:val="24"/>
          <w:lang w:val="en-GB"/>
        </w:rPr>
        <w:t xml:space="preserve">to </w:t>
      </w:r>
      <w:r w:rsidR="00803AB0" w:rsidRPr="00E4660B">
        <w:rPr>
          <w:rFonts w:ascii="Arial" w:hAnsi="Arial" w:cs="Arial"/>
          <w:sz w:val="24"/>
          <w:szCs w:val="24"/>
          <w:lang w:val="en-GB"/>
        </w:rPr>
        <w:t xml:space="preserve">derive </w:t>
      </w:r>
      <w:r w:rsidR="00095ED0" w:rsidRPr="00E4660B">
        <w:rPr>
          <w:rFonts w:ascii="Arial" w:hAnsi="Arial" w:cs="Arial"/>
          <w:sz w:val="24"/>
          <w:szCs w:val="24"/>
          <w:lang w:val="en-GB"/>
        </w:rPr>
        <w:t>transcript-specific sedimentation coefficients (</w:t>
      </w:r>
      <w:r w:rsidR="00095ED0" w:rsidRPr="00E4660B">
        <w:rPr>
          <w:rFonts w:ascii="Arial" w:hAnsi="Arial" w:cs="Arial"/>
          <w:i/>
          <w:iCs/>
          <w:sz w:val="24"/>
          <w:szCs w:val="24"/>
          <w:lang w:val="en-GB"/>
        </w:rPr>
        <w:t>S</w:t>
      </w:r>
      <w:r w:rsidR="00095ED0" w:rsidRPr="00E4660B">
        <w:rPr>
          <w:rFonts w:ascii="Arial" w:hAnsi="Arial" w:cs="Arial"/>
          <w:sz w:val="24"/>
          <w:szCs w:val="24"/>
          <w:lang w:val="en-GB"/>
        </w:rPr>
        <w:t>)</w:t>
      </w:r>
      <w:r w:rsidR="00487C18" w:rsidRPr="00E4660B">
        <w:rPr>
          <w:rFonts w:ascii="Arial" w:hAnsi="Arial" w:cs="Arial"/>
          <w:sz w:val="24"/>
          <w:szCs w:val="24"/>
          <w:lang w:val="en-GB"/>
        </w:rPr>
        <w:t xml:space="preserve"> (</w:t>
      </w:r>
      <w:r w:rsidR="00FA76AA" w:rsidRPr="00E4660B">
        <w:rPr>
          <w:rFonts w:ascii="Arial" w:hAnsi="Arial" w:cs="Arial"/>
          <w:i/>
          <w:iCs/>
          <w:sz w:val="24"/>
          <w:szCs w:val="24"/>
          <w:lang w:val="en-GB"/>
        </w:rPr>
        <w:t>i.e.</w:t>
      </w:r>
      <w:r w:rsidR="00FA76AA" w:rsidRPr="00E4660B">
        <w:rPr>
          <w:rFonts w:ascii="Arial" w:hAnsi="Arial" w:cs="Arial"/>
          <w:sz w:val="24"/>
          <w:szCs w:val="24"/>
          <w:lang w:val="en-GB"/>
        </w:rPr>
        <w:t xml:space="preserve">, how much a </w:t>
      </w:r>
      <w:proofErr w:type="gramStart"/>
      <w:r w:rsidR="00FA76AA" w:rsidRPr="00E4660B">
        <w:rPr>
          <w:rFonts w:ascii="Arial" w:hAnsi="Arial" w:cs="Arial"/>
          <w:sz w:val="24"/>
          <w:szCs w:val="24"/>
          <w:lang w:val="en-GB"/>
        </w:rPr>
        <w:t>particle sediments</w:t>
      </w:r>
      <w:proofErr w:type="gramEnd"/>
      <w:r w:rsidR="00FA76AA" w:rsidRPr="00E4660B">
        <w:rPr>
          <w:rFonts w:ascii="Arial" w:hAnsi="Arial" w:cs="Arial"/>
          <w:sz w:val="24"/>
          <w:szCs w:val="24"/>
          <w:lang w:val="en-GB"/>
        </w:rPr>
        <w:t xml:space="preserve">, </w:t>
      </w:r>
      <w:r w:rsidR="008A5691" w:rsidRPr="00E4660B">
        <w:rPr>
          <w:rFonts w:ascii="Arial" w:hAnsi="Arial" w:cs="Arial"/>
          <w:sz w:val="24"/>
          <w:szCs w:val="24"/>
          <w:lang w:val="en-GB"/>
        </w:rPr>
        <w:t>see</w:t>
      </w:r>
      <w:r w:rsidR="00487C18" w:rsidRPr="00E4660B">
        <w:rPr>
          <w:rFonts w:ascii="Arial" w:hAnsi="Arial" w:cs="Arial"/>
          <w:sz w:val="24"/>
          <w:szCs w:val="24"/>
          <w:lang w:val="en-GB"/>
        </w:rPr>
        <w:t xml:space="preserve"> Methods)</w:t>
      </w:r>
      <w:r w:rsidR="00803AB0" w:rsidRPr="00E4660B">
        <w:rPr>
          <w:rFonts w:ascii="Arial" w:hAnsi="Arial" w:cs="Arial"/>
          <w:sz w:val="24"/>
          <w:szCs w:val="24"/>
          <w:lang w:val="en-GB"/>
        </w:rPr>
        <w:t xml:space="preserve">, offering a more precise estimate </w:t>
      </w:r>
      <w:r w:rsidR="001D71BD" w:rsidRPr="00E4660B">
        <w:rPr>
          <w:rFonts w:ascii="Arial" w:hAnsi="Arial" w:cs="Arial"/>
          <w:sz w:val="24"/>
          <w:szCs w:val="24"/>
          <w:lang w:val="en-GB"/>
        </w:rPr>
        <w:t xml:space="preserve">of RNA sedimentation </w:t>
      </w:r>
      <w:r w:rsidR="00803AB0" w:rsidRPr="00E4660B">
        <w:rPr>
          <w:rFonts w:ascii="Arial" w:hAnsi="Arial" w:cs="Arial"/>
          <w:sz w:val="24"/>
          <w:szCs w:val="24"/>
          <w:lang w:val="en-GB"/>
        </w:rPr>
        <w:t>than our first weight-based</w:t>
      </w:r>
      <w:r w:rsidR="001D71BD" w:rsidRPr="00E4660B">
        <w:rPr>
          <w:rFonts w:ascii="Arial" w:hAnsi="Arial" w:cs="Arial"/>
          <w:sz w:val="24"/>
          <w:szCs w:val="24"/>
          <w:lang w:val="en-GB"/>
        </w:rPr>
        <w:t>-only</w:t>
      </w:r>
      <w:r w:rsidR="00803AB0" w:rsidRPr="00E4660B">
        <w:rPr>
          <w:rFonts w:ascii="Arial" w:hAnsi="Arial" w:cs="Arial"/>
          <w:sz w:val="24"/>
          <w:szCs w:val="24"/>
          <w:lang w:val="en-GB"/>
        </w:rPr>
        <w:t xml:space="preserve"> approximations</w:t>
      </w:r>
      <w:r w:rsidR="00095ED0" w:rsidRPr="00E4660B">
        <w:rPr>
          <w:rFonts w:ascii="Arial" w:hAnsi="Arial" w:cs="Arial"/>
          <w:sz w:val="24"/>
          <w:szCs w:val="24"/>
          <w:lang w:val="en-GB"/>
        </w:rPr>
        <w:t xml:space="preserve">. </w:t>
      </w:r>
    </w:p>
    <w:p w14:paraId="59D5E5EC" w14:textId="33078F4F" w:rsidR="005E503A" w:rsidRPr="00E4660B" w:rsidRDefault="001C668A" w:rsidP="00C91318">
      <w:pPr>
        <w:jc w:val="both"/>
        <w:rPr>
          <w:rFonts w:ascii="Arial" w:hAnsi="Arial" w:cs="Arial"/>
          <w:i/>
          <w:iCs/>
          <w:sz w:val="24"/>
          <w:szCs w:val="24"/>
          <w:lang w:val="en-GB"/>
        </w:rPr>
      </w:pPr>
      <w:r w:rsidRPr="00E4660B">
        <w:rPr>
          <w:rFonts w:ascii="Arial" w:hAnsi="Arial" w:cs="Arial"/>
          <w:sz w:val="24"/>
          <w:szCs w:val="24"/>
          <w:lang w:val="en-GB"/>
        </w:rPr>
        <w:t xml:space="preserve">Applying these coefficients to simulate </w:t>
      </w:r>
      <w:r w:rsidR="00095ED0" w:rsidRPr="00E4660B">
        <w:rPr>
          <w:rFonts w:ascii="Arial" w:hAnsi="Arial" w:cs="Arial"/>
          <w:sz w:val="24"/>
          <w:szCs w:val="24"/>
          <w:lang w:val="en-GB"/>
        </w:rPr>
        <w:t xml:space="preserve">SG </w:t>
      </w:r>
      <w:r w:rsidR="00AF127A" w:rsidRPr="00E4660B">
        <w:rPr>
          <w:rFonts w:ascii="Arial" w:hAnsi="Arial" w:cs="Arial"/>
          <w:sz w:val="24"/>
          <w:szCs w:val="24"/>
          <w:lang w:val="en-GB"/>
        </w:rPr>
        <w:t>transcript-sequestration</w:t>
      </w:r>
      <w:r w:rsidR="00095ED0" w:rsidRPr="00E4660B">
        <w:rPr>
          <w:rFonts w:ascii="Arial" w:hAnsi="Arial" w:cs="Arial"/>
          <w:sz w:val="24"/>
          <w:szCs w:val="24"/>
          <w:lang w:val="en-GB"/>
        </w:rPr>
        <w:t xml:space="preserve"> </w:t>
      </w:r>
      <w:r w:rsidR="00B613A4" w:rsidRPr="00E4660B">
        <w:rPr>
          <w:rFonts w:ascii="Arial" w:hAnsi="Arial" w:cs="Arial"/>
          <w:sz w:val="24"/>
          <w:szCs w:val="24"/>
          <w:lang w:val="en-GB"/>
        </w:rPr>
        <w:t xml:space="preserve">against WC </w:t>
      </w:r>
      <w:r w:rsidRPr="00E4660B">
        <w:rPr>
          <w:rFonts w:ascii="Arial" w:hAnsi="Arial" w:cs="Arial"/>
          <w:sz w:val="24"/>
          <w:szCs w:val="24"/>
          <w:lang w:val="en-GB"/>
        </w:rPr>
        <w:t xml:space="preserve">in </w:t>
      </w:r>
      <w:r w:rsidR="00487C18" w:rsidRPr="00E4660B">
        <w:rPr>
          <w:rFonts w:ascii="Arial" w:hAnsi="Arial" w:cs="Arial"/>
          <w:sz w:val="24"/>
          <w:szCs w:val="24"/>
          <w:lang w:val="en-GB"/>
        </w:rPr>
        <w:t xml:space="preserve">an </w:t>
      </w:r>
      <w:r w:rsidRPr="00E4660B">
        <w:rPr>
          <w:rFonts w:ascii="Arial" w:hAnsi="Arial" w:cs="Arial"/>
          <w:sz w:val="24"/>
          <w:szCs w:val="24"/>
          <w:lang w:val="en-GB"/>
        </w:rPr>
        <w:t xml:space="preserve">independent </w:t>
      </w:r>
      <w:r w:rsidR="00095ED0" w:rsidRPr="00E4660B">
        <w:rPr>
          <w:rFonts w:ascii="Arial" w:hAnsi="Arial" w:cs="Arial"/>
          <w:sz w:val="24"/>
          <w:szCs w:val="24"/>
          <w:lang w:val="en-GB"/>
        </w:rPr>
        <w:t xml:space="preserve">yeast </w:t>
      </w:r>
      <w:r w:rsidRPr="00E4660B">
        <w:rPr>
          <w:rFonts w:ascii="Arial" w:hAnsi="Arial" w:cs="Arial"/>
          <w:sz w:val="24"/>
          <w:szCs w:val="24"/>
          <w:lang w:val="en-GB"/>
        </w:rPr>
        <w:t>dataset</w:t>
      </w:r>
      <w:r w:rsidRPr="00E4660B">
        <w:rPr>
          <w:rFonts w:ascii="Arial" w:hAnsi="Arial" w:cs="Arial"/>
          <w:sz w:val="24"/>
          <w:szCs w:val="24"/>
          <w:lang w:val="en-GB"/>
        </w:rPr>
        <w:fldChar w:fldCharType="begin"/>
      </w:r>
      <w:r w:rsidR="00300753" w:rsidRPr="00E4660B">
        <w:rPr>
          <w:rFonts w:ascii="Arial" w:hAnsi="Arial" w:cs="Arial"/>
          <w:sz w:val="24"/>
          <w:szCs w:val="24"/>
          <w:lang w:val="en-GB"/>
        </w:rPr>
        <w:instrText xml:space="preserve"> ADDIN ZOTERO_ITEM CSL_CITATION {"citationID":"38tq5Qdr","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4660B">
        <w:rPr>
          <w:rFonts w:ascii="Arial" w:hAnsi="Arial" w:cs="Arial"/>
          <w:sz w:val="24"/>
          <w:szCs w:val="24"/>
          <w:lang w:val="en-GB"/>
        </w:rPr>
        <w:fldChar w:fldCharType="separate"/>
      </w:r>
      <w:r w:rsidR="0097304F" w:rsidRPr="00E4660B">
        <w:rPr>
          <w:rFonts w:ascii="Arial" w:hAnsi="Arial" w:cs="Arial"/>
          <w:sz w:val="24"/>
          <w:lang w:val="en-GB"/>
        </w:rPr>
        <w:t>(31)</w:t>
      </w:r>
      <w:r w:rsidRPr="00E4660B">
        <w:rPr>
          <w:rFonts w:ascii="Arial" w:hAnsi="Arial" w:cs="Arial"/>
          <w:sz w:val="24"/>
          <w:szCs w:val="24"/>
          <w:lang w:val="en-GB"/>
        </w:rPr>
        <w:fldChar w:fldCharType="end"/>
      </w:r>
      <w:r w:rsidRPr="00E4660B">
        <w:rPr>
          <w:rFonts w:ascii="Arial" w:hAnsi="Arial" w:cs="Arial"/>
          <w:sz w:val="24"/>
          <w:szCs w:val="24"/>
          <w:lang w:val="en-GB"/>
        </w:rPr>
        <w:t xml:space="preserve"> yielded a</w:t>
      </w:r>
      <w:r w:rsidR="00095ED0" w:rsidRPr="00E4660B">
        <w:rPr>
          <w:rFonts w:ascii="Arial" w:hAnsi="Arial" w:cs="Arial"/>
          <w:sz w:val="24"/>
          <w:szCs w:val="24"/>
          <w:lang w:val="en-GB"/>
        </w:rPr>
        <w:t xml:space="preserve"> strong correlation</w:t>
      </w:r>
      <w:r w:rsidR="001E308D" w:rsidRPr="00E4660B">
        <w:rPr>
          <w:rFonts w:ascii="Arial" w:hAnsi="Arial" w:cs="Arial"/>
          <w:sz w:val="24"/>
          <w:szCs w:val="24"/>
          <w:lang w:val="en-GB"/>
        </w:rPr>
        <w:t xml:space="preserve"> </w:t>
      </w:r>
      <w:r w:rsidR="009451D5" w:rsidRPr="00E4660B">
        <w:rPr>
          <w:rFonts w:ascii="Arial" w:hAnsi="Arial" w:cs="Arial"/>
          <w:sz w:val="24"/>
          <w:szCs w:val="24"/>
          <w:lang w:val="en-GB"/>
        </w:rPr>
        <w:t>with</w:t>
      </w:r>
      <w:r w:rsidR="001E308D" w:rsidRPr="00E4660B">
        <w:rPr>
          <w:rFonts w:ascii="Arial" w:hAnsi="Arial" w:cs="Arial"/>
          <w:sz w:val="24"/>
          <w:szCs w:val="24"/>
          <w:lang w:val="en-GB"/>
        </w:rPr>
        <w:t xml:space="preserve"> </w:t>
      </w:r>
      <w:r w:rsidR="00866132" w:rsidRPr="00E4660B">
        <w:rPr>
          <w:rFonts w:ascii="Arial" w:hAnsi="Arial" w:cs="Arial"/>
          <w:sz w:val="24"/>
          <w:szCs w:val="24"/>
          <w:lang w:val="en-GB"/>
        </w:rPr>
        <w:t xml:space="preserve">observed </w:t>
      </w:r>
      <w:r w:rsidR="001E308D" w:rsidRPr="00E4660B">
        <w:rPr>
          <w:rFonts w:ascii="Arial" w:hAnsi="Arial" w:cs="Arial"/>
          <w:sz w:val="24"/>
          <w:szCs w:val="24"/>
          <w:lang w:val="en-GB"/>
        </w:rPr>
        <w:t xml:space="preserve">SG </w:t>
      </w:r>
      <w:r w:rsidR="00866132" w:rsidRPr="00E4660B">
        <w:rPr>
          <w:rFonts w:ascii="Arial" w:hAnsi="Arial" w:cs="Arial"/>
          <w:sz w:val="24"/>
          <w:szCs w:val="24"/>
          <w:lang w:val="en-GB"/>
        </w:rPr>
        <w:t xml:space="preserve">profiles </w:t>
      </w:r>
      <w:r w:rsidR="00095ED0" w:rsidRPr="00E4660B">
        <w:rPr>
          <w:rFonts w:ascii="Arial" w:hAnsi="Arial" w:cs="Arial"/>
          <w:sz w:val="24"/>
          <w:szCs w:val="24"/>
          <w:lang w:val="en-GB"/>
        </w:rPr>
        <w:t xml:space="preserve">(Supplementary Figure </w:t>
      </w:r>
      <w:r w:rsidR="001519A5" w:rsidRPr="00E4660B">
        <w:rPr>
          <w:rFonts w:ascii="Arial" w:hAnsi="Arial" w:cs="Arial"/>
          <w:sz w:val="24"/>
          <w:szCs w:val="24"/>
          <w:lang w:val="en-GB"/>
        </w:rPr>
        <w:t>7</w:t>
      </w:r>
      <w:r w:rsidR="00AF127A" w:rsidRPr="00E4660B">
        <w:rPr>
          <w:rFonts w:ascii="Arial" w:hAnsi="Arial" w:cs="Arial"/>
          <w:sz w:val="24"/>
          <w:szCs w:val="24"/>
          <w:lang w:val="en-GB"/>
        </w:rPr>
        <w:t>A</w:t>
      </w:r>
      <w:r w:rsidR="00095ED0" w:rsidRPr="00E4660B">
        <w:rPr>
          <w:rFonts w:ascii="Arial" w:hAnsi="Arial" w:cs="Arial"/>
          <w:sz w:val="24"/>
          <w:szCs w:val="24"/>
          <w:lang w:val="en-GB"/>
        </w:rPr>
        <w:t>).</w:t>
      </w:r>
      <w:r w:rsidR="00866132" w:rsidRPr="00E4660B">
        <w:rPr>
          <w:rFonts w:ascii="Arial" w:hAnsi="Arial" w:cs="Arial"/>
          <w:sz w:val="24"/>
          <w:szCs w:val="24"/>
          <w:lang w:val="en-GB"/>
        </w:rPr>
        <w:t xml:space="preserve"> </w:t>
      </w:r>
      <w:r w:rsidR="007763C0" w:rsidRPr="00E4660B">
        <w:rPr>
          <w:rFonts w:ascii="Arial" w:hAnsi="Arial" w:cs="Arial"/>
          <w:sz w:val="24"/>
          <w:szCs w:val="24"/>
          <w:lang w:val="en-GB"/>
        </w:rPr>
        <w:t>These results support our hypothesis in an experimental system</w:t>
      </w:r>
      <w:r w:rsidR="00C67B25" w:rsidRPr="00E4660B">
        <w:rPr>
          <w:rFonts w:ascii="Arial" w:hAnsi="Arial" w:cs="Arial"/>
          <w:sz w:val="24"/>
          <w:szCs w:val="24"/>
          <w:lang w:val="en-GB"/>
        </w:rPr>
        <w:t xml:space="preserve">, </w:t>
      </w:r>
      <w:r w:rsidR="00DE2322" w:rsidRPr="00E4660B">
        <w:rPr>
          <w:rFonts w:ascii="Arial" w:hAnsi="Arial" w:cs="Arial"/>
          <w:sz w:val="24"/>
          <w:szCs w:val="24"/>
          <w:lang w:val="en-GB"/>
        </w:rPr>
        <w:t xml:space="preserve">albeit </w:t>
      </w:r>
      <w:r w:rsidR="00C67B25" w:rsidRPr="00E4660B">
        <w:rPr>
          <w:rFonts w:ascii="Arial" w:hAnsi="Arial" w:cs="Arial"/>
          <w:sz w:val="24"/>
          <w:szCs w:val="24"/>
          <w:lang w:val="en-GB"/>
        </w:rPr>
        <w:t xml:space="preserve">in a different </w:t>
      </w:r>
      <w:r w:rsidR="001D45E7" w:rsidRPr="00E4660B">
        <w:rPr>
          <w:rFonts w:ascii="Arial" w:hAnsi="Arial" w:cs="Arial"/>
          <w:sz w:val="24"/>
          <w:szCs w:val="24"/>
          <w:lang w:val="en-GB"/>
        </w:rPr>
        <w:t>organism</w:t>
      </w:r>
      <w:r w:rsidR="007763C0" w:rsidRPr="00E4660B">
        <w:rPr>
          <w:rFonts w:ascii="Arial" w:hAnsi="Arial" w:cs="Arial"/>
          <w:sz w:val="24"/>
          <w:szCs w:val="24"/>
          <w:lang w:val="en-GB"/>
        </w:rPr>
        <w:t>.</w:t>
      </w:r>
    </w:p>
    <w:p w14:paraId="73520148" w14:textId="44B1F5CD" w:rsidR="00C80FBA" w:rsidRPr="00E4660B" w:rsidRDefault="00BC4A2F" w:rsidP="009A3A3C">
      <w:pPr>
        <w:jc w:val="both"/>
        <w:rPr>
          <w:rFonts w:ascii="Arial" w:hAnsi="Arial" w:cs="Arial"/>
          <w:sz w:val="24"/>
          <w:szCs w:val="24"/>
          <w:lang w:val="en-GB"/>
        </w:rPr>
      </w:pPr>
      <w:r w:rsidRPr="00E4660B">
        <w:rPr>
          <w:rFonts w:ascii="Arial" w:hAnsi="Arial" w:cs="Arial"/>
          <w:sz w:val="24"/>
          <w:szCs w:val="24"/>
          <w:lang w:val="en-GB"/>
        </w:rPr>
        <w:t>We</w:t>
      </w:r>
      <w:r w:rsidR="005B5767" w:rsidRPr="00E4660B">
        <w:rPr>
          <w:rFonts w:ascii="Arial" w:hAnsi="Arial" w:cs="Arial"/>
          <w:sz w:val="24"/>
          <w:szCs w:val="24"/>
          <w:lang w:val="en-GB"/>
        </w:rPr>
        <w:t xml:space="preserve"> next extended this framework to human cells</w:t>
      </w:r>
      <w:del w:id="261" w:author="Alexandre Miguel Kaizeler Guedes Da Silva Afonso" w:date="2026-09-02T13:29:00Z" w16du:dateUtc="2026-09-02T12:29:00Z">
        <w:r w:rsidR="005B5767" w:rsidRPr="00E4660B" w:rsidDel="00F40176">
          <w:rPr>
            <w:rFonts w:ascii="Arial" w:hAnsi="Arial" w:cs="Arial"/>
            <w:sz w:val="24"/>
            <w:szCs w:val="24"/>
            <w:lang w:val="en-GB"/>
          </w:rPr>
          <w:delText>,</w:delText>
        </w:r>
      </w:del>
      <w:r w:rsidR="005B5767" w:rsidRPr="00E4660B">
        <w:rPr>
          <w:rFonts w:ascii="Arial" w:hAnsi="Arial" w:cs="Arial"/>
          <w:sz w:val="24"/>
          <w:szCs w:val="24"/>
          <w:lang w:val="en-GB"/>
        </w:rPr>
        <w:t xml:space="preserve"> by </w:t>
      </w:r>
      <w:r w:rsidRPr="00E4660B">
        <w:rPr>
          <w:rFonts w:ascii="Arial" w:hAnsi="Arial" w:cs="Arial"/>
          <w:sz w:val="24"/>
          <w:szCs w:val="24"/>
          <w:lang w:val="en-GB"/>
        </w:rPr>
        <w:t>deriv</w:t>
      </w:r>
      <w:r w:rsidR="005B5767" w:rsidRPr="00E4660B">
        <w:rPr>
          <w:rFonts w:ascii="Arial" w:hAnsi="Arial" w:cs="Arial"/>
          <w:sz w:val="24"/>
          <w:szCs w:val="24"/>
          <w:lang w:val="en-GB"/>
        </w:rPr>
        <w:t>ing</w:t>
      </w:r>
      <w:r w:rsidRPr="00E4660B">
        <w:rPr>
          <w:rFonts w:ascii="Arial" w:hAnsi="Arial" w:cs="Arial"/>
          <w:sz w:val="24"/>
          <w:szCs w:val="24"/>
          <w:lang w:val="en-GB"/>
        </w:rPr>
        <w:t xml:space="preserve"> formulas linking </w:t>
      </w:r>
      <w:r w:rsidR="000D27B0" w:rsidRPr="00E4660B">
        <w:rPr>
          <w:rFonts w:ascii="Arial" w:hAnsi="Arial" w:cs="Arial"/>
          <w:i/>
          <w:iCs/>
          <w:sz w:val="24"/>
          <w:szCs w:val="24"/>
          <w:lang w:val="en-GB"/>
        </w:rPr>
        <w:t>S</w:t>
      </w:r>
      <w:r w:rsidRPr="00E4660B">
        <w:rPr>
          <w:rFonts w:ascii="Arial" w:hAnsi="Arial" w:cs="Arial"/>
          <w:sz w:val="24"/>
          <w:szCs w:val="24"/>
          <w:lang w:val="en-GB"/>
        </w:rPr>
        <w:t xml:space="preserve"> to RNA length</w:t>
      </w:r>
      <w:r w:rsidR="00C91318" w:rsidRPr="00E4660B">
        <w:rPr>
          <w:rFonts w:ascii="Arial" w:hAnsi="Arial" w:cs="Arial"/>
          <w:sz w:val="24"/>
          <w:szCs w:val="24"/>
          <w:lang w:val="en-GB"/>
        </w:rPr>
        <w:t xml:space="preserve"> (</w:t>
      </w:r>
      <w:r w:rsidR="008A5691" w:rsidRPr="00E4660B">
        <w:rPr>
          <w:rFonts w:ascii="Arial" w:hAnsi="Arial" w:cs="Arial"/>
          <w:sz w:val="24"/>
          <w:szCs w:val="24"/>
          <w:lang w:val="en-GB"/>
        </w:rPr>
        <w:t>see</w:t>
      </w:r>
      <w:r w:rsidR="00C91318" w:rsidRPr="00E4660B">
        <w:rPr>
          <w:rFonts w:ascii="Arial" w:hAnsi="Arial" w:cs="Arial"/>
          <w:sz w:val="24"/>
          <w:szCs w:val="24"/>
          <w:lang w:val="en-GB"/>
        </w:rPr>
        <w:t xml:space="preserve"> Methods)</w:t>
      </w:r>
      <w:r w:rsidR="00F17640" w:rsidRPr="00E4660B">
        <w:rPr>
          <w:rFonts w:ascii="Arial" w:hAnsi="Arial" w:cs="Arial"/>
          <w:sz w:val="24"/>
          <w:szCs w:val="24"/>
          <w:lang w:val="en-GB"/>
        </w:rPr>
        <w:t xml:space="preserve">. </w:t>
      </w:r>
      <w:r w:rsidR="000D27B0" w:rsidRPr="00E4660B">
        <w:rPr>
          <w:rFonts w:ascii="Arial" w:hAnsi="Arial" w:cs="Arial"/>
          <w:sz w:val="24"/>
          <w:szCs w:val="24"/>
          <w:lang w:val="en-GB"/>
        </w:rPr>
        <w:t xml:space="preserve">These enabled us to estimate theoretical </w:t>
      </w:r>
      <w:r w:rsidR="000D27B0" w:rsidRPr="00E4660B">
        <w:rPr>
          <w:rFonts w:ascii="Arial" w:hAnsi="Arial" w:cs="Arial"/>
          <w:i/>
          <w:iCs/>
          <w:sz w:val="24"/>
          <w:szCs w:val="24"/>
          <w:lang w:val="en-GB"/>
        </w:rPr>
        <w:t>S</w:t>
      </w:r>
      <w:r w:rsidR="000D27B0" w:rsidRPr="00E4660B">
        <w:rPr>
          <w:rFonts w:ascii="Arial" w:hAnsi="Arial" w:cs="Arial"/>
          <w:sz w:val="24"/>
          <w:szCs w:val="24"/>
          <w:lang w:val="en-GB"/>
        </w:rPr>
        <w:t xml:space="preserve"> values for human RNAs and simulate their expected sedimentation in human samples, providing an </w:t>
      </w:r>
      <w:proofErr w:type="gramStart"/>
      <w:r w:rsidR="000D27B0" w:rsidRPr="00E4660B">
        <w:rPr>
          <w:rFonts w:ascii="Arial" w:hAnsi="Arial" w:cs="Arial"/>
          <w:i/>
          <w:iCs/>
          <w:sz w:val="24"/>
          <w:szCs w:val="24"/>
          <w:lang w:val="en-GB"/>
        </w:rPr>
        <w:t>in silico</w:t>
      </w:r>
      <w:proofErr w:type="gramEnd"/>
      <w:r w:rsidR="000D27B0" w:rsidRPr="00E4660B">
        <w:rPr>
          <w:rFonts w:ascii="Arial" w:hAnsi="Arial" w:cs="Arial"/>
          <w:sz w:val="24"/>
          <w:szCs w:val="24"/>
          <w:lang w:val="en-GB"/>
        </w:rPr>
        <w:t xml:space="preserve"> model of putative SGs. Simulations based on </w:t>
      </w:r>
      <w:r w:rsidR="000D27B0" w:rsidRPr="00E4660B">
        <w:rPr>
          <w:rFonts w:ascii="Arial" w:hAnsi="Arial" w:cs="Arial"/>
          <w:i/>
          <w:iCs/>
          <w:sz w:val="24"/>
          <w:szCs w:val="24"/>
          <w:lang w:val="en-GB"/>
        </w:rPr>
        <w:t>S</w:t>
      </w:r>
      <w:r w:rsidR="000D27B0" w:rsidRPr="00E4660B">
        <w:rPr>
          <w:rFonts w:ascii="Arial" w:hAnsi="Arial" w:cs="Arial"/>
          <w:sz w:val="24"/>
          <w:szCs w:val="24"/>
          <w:lang w:val="en-GB"/>
        </w:rPr>
        <w:t xml:space="preserve"> values more closely matched empirical data than our earlier weight-based approach (Figure </w:t>
      </w:r>
      <w:r w:rsidR="00322932" w:rsidRPr="00E4660B">
        <w:rPr>
          <w:rFonts w:ascii="Arial" w:hAnsi="Arial" w:cs="Arial"/>
          <w:sz w:val="24"/>
          <w:szCs w:val="24"/>
          <w:lang w:val="en-GB"/>
        </w:rPr>
        <w:t>3</w:t>
      </w:r>
      <w:r w:rsidR="000D27B0" w:rsidRPr="00E4660B">
        <w:rPr>
          <w:rFonts w:ascii="Arial" w:hAnsi="Arial" w:cs="Arial"/>
          <w:sz w:val="24"/>
          <w:szCs w:val="24"/>
          <w:lang w:val="en-GB"/>
        </w:rPr>
        <w:t xml:space="preserve">B </w:t>
      </w:r>
      <w:r w:rsidR="000D27B0" w:rsidRPr="00E4660B">
        <w:rPr>
          <w:rFonts w:ascii="Arial" w:hAnsi="Arial" w:cs="Arial"/>
          <w:i/>
          <w:iCs/>
          <w:sz w:val="24"/>
          <w:szCs w:val="24"/>
          <w:lang w:val="en-GB"/>
        </w:rPr>
        <w:t>v</w:t>
      </w:r>
      <w:r w:rsidR="00E6760D" w:rsidRPr="00E4660B">
        <w:rPr>
          <w:rFonts w:ascii="Arial" w:hAnsi="Arial" w:cs="Arial"/>
          <w:i/>
          <w:iCs/>
          <w:sz w:val="24"/>
          <w:szCs w:val="24"/>
          <w:lang w:val="en-GB"/>
        </w:rPr>
        <w:t>ersus</w:t>
      </w:r>
      <w:r w:rsidR="000D27B0" w:rsidRPr="00E4660B">
        <w:rPr>
          <w:rFonts w:ascii="Arial" w:hAnsi="Arial" w:cs="Arial"/>
          <w:sz w:val="24"/>
          <w:szCs w:val="24"/>
          <w:lang w:val="en-GB"/>
        </w:rPr>
        <w:t xml:space="preserve"> Figure </w:t>
      </w:r>
      <w:r w:rsidR="00322932" w:rsidRPr="00E4660B">
        <w:rPr>
          <w:rFonts w:ascii="Arial" w:hAnsi="Arial" w:cs="Arial"/>
          <w:sz w:val="24"/>
          <w:szCs w:val="24"/>
          <w:lang w:val="en-GB"/>
        </w:rPr>
        <w:t>2</w:t>
      </w:r>
      <w:r w:rsidR="000D27B0" w:rsidRPr="00E4660B">
        <w:rPr>
          <w:rFonts w:ascii="Arial" w:hAnsi="Arial" w:cs="Arial"/>
          <w:sz w:val="24"/>
          <w:szCs w:val="24"/>
          <w:lang w:val="en-GB"/>
        </w:rPr>
        <w:t>D). Comparing observed SG sequestration</w:t>
      </w:r>
      <w:r w:rsidR="000D27B0" w:rsidRPr="00E4660B">
        <w:rPr>
          <w:rFonts w:ascii="Arial" w:hAnsi="Arial" w:cs="Arial"/>
          <w:sz w:val="24"/>
          <w:szCs w:val="24"/>
          <w:lang w:val="en-GB"/>
        </w:rPr>
        <w:fldChar w:fldCharType="begin"/>
      </w:r>
      <w:r w:rsidR="00300753" w:rsidRPr="00E4660B">
        <w:rPr>
          <w:rFonts w:ascii="Arial" w:hAnsi="Arial" w:cs="Arial"/>
          <w:sz w:val="24"/>
          <w:szCs w:val="24"/>
          <w:lang w:val="en-GB"/>
        </w:rPr>
        <w:instrText xml:space="preserve"> ADDIN ZOTERO_ITEM CSL_CITATION {"citationID":"pbtyeX2O","properties":{"formattedCitation":"(31)","plainCitation":"(31)","noteIndex":0},"citationItems":[{"id":"7QlDGlPw/FbnlmiAa","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sidRPr="00E4660B">
        <w:rPr>
          <w:rFonts w:ascii="Arial" w:hAnsi="Arial" w:cs="Arial"/>
          <w:sz w:val="24"/>
          <w:szCs w:val="24"/>
          <w:lang w:val="en-GB"/>
        </w:rPr>
        <w:fldChar w:fldCharType="separate"/>
      </w:r>
      <w:r w:rsidR="0097304F" w:rsidRPr="00E4660B">
        <w:rPr>
          <w:rFonts w:ascii="Arial" w:hAnsi="Arial" w:cs="Arial"/>
          <w:sz w:val="24"/>
          <w:lang w:val="en-GB"/>
        </w:rPr>
        <w:t>(31)</w:t>
      </w:r>
      <w:r w:rsidR="000D27B0" w:rsidRPr="00E4660B">
        <w:rPr>
          <w:rFonts w:ascii="Arial" w:hAnsi="Arial" w:cs="Arial"/>
          <w:sz w:val="24"/>
          <w:szCs w:val="24"/>
          <w:lang w:val="en-GB"/>
        </w:rPr>
        <w:fldChar w:fldCharType="end"/>
      </w:r>
      <w:r w:rsidR="000D27B0" w:rsidRPr="00E4660B">
        <w:rPr>
          <w:rFonts w:ascii="Arial" w:hAnsi="Arial" w:cs="Arial"/>
          <w:sz w:val="24"/>
          <w:szCs w:val="24"/>
          <w:lang w:val="en-GB"/>
        </w:rPr>
        <w:t xml:space="preserve"> with these simulations allowed us to identify transcripts enriched or depleted beyond their predicted </w:t>
      </w:r>
      <w:r w:rsidR="000D27B0" w:rsidRPr="00E4660B">
        <w:rPr>
          <w:rFonts w:ascii="Arial" w:hAnsi="Arial" w:cs="Arial"/>
          <w:i/>
          <w:iCs/>
          <w:sz w:val="24"/>
          <w:szCs w:val="24"/>
          <w:lang w:val="en-GB"/>
        </w:rPr>
        <w:t>S</w:t>
      </w:r>
      <w:r w:rsidR="000D27B0" w:rsidRPr="00E4660B">
        <w:rPr>
          <w:rFonts w:ascii="Arial" w:hAnsi="Arial" w:cs="Arial"/>
          <w:sz w:val="24"/>
          <w:szCs w:val="24"/>
          <w:lang w:val="en-GB"/>
        </w:rPr>
        <w:t xml:space="preserve"> values, thereby isolating a corrected SG signal that reflects sequestration independent of centrifugation effects. </w:t>
      </w:r>
      <w:r w:rsidRPr="00E4660B">
        <w:rPr>
          <w:rFonts w:ascii="Arial" w:hAnsi="Arial" w:cs="Arial"/>
          <w:sz w:val="24"/>
          <w:szCs w:val="24"/>
          <w:lang w:val="en-GB"/>
        </w:rPr>
        <w:t xml:space="preserve">As a proof of concept, this approach </w:t>
      </w:r>
      <w:r w:rsidR="00C92AC4" w:rsidRPr="00E4660B">
        <w:rPr>
          <w:rFonts w:ascii="Arial" w:hAnsi="Arial" w:cs="Arial"/>
          <w:sz w:val="24"/>
          <w:szCs w:val="24"/>
          <w:lang w:val="en-GB"/>
        </w:rPr>
        <w:t>recovered</w:t>
      </w:r>
      <w:r w:rsidRPr="00E4660B">
        <w:rPr>
          <w:rFonts w:ascii="Arial" w:hAnsi="Arial" w:cs="Arial"/>
          <w:sz w:val="24"/>
          <w:szCs w:val="24"/>
          <w:lang w:val="en-GB"/>
        </w:rPr>
        <w:t xml:space="preserve"> known SG markers</w:t>
      </w:r>
      <w:r w:rsidR="00D40986" w:rsidRPr="00E4660B">
        <w:rPr>
          <w:rFonts w:ascii="Arial" w:hAnsi="Arial" w:cs="Arial"/>
          <w:sz w:val="24"/>
          <w:szCs w:val="24"/>
          <w:lang w:val="en-GB"/>
        </w:rPr>
        <w:t>,</w:t>
      </w:r>
      <w:r w:rsidRPr="00E4660B">
        <w:rPr>
          <w:rFonts w:ascii="Arial" w:hAnsi="Arial" w:cs="Arial"/>
          <w:sz w:val="24"/>
          <w:szCs w:val="24"/>
          <w:lang w:val="en-GB"/>
        </w:rPr>
        <w:t xml:space="preserve"> </w:t>
      </w:r>
      <w:r w:rsidR="00C92AC4" w:rsidRPr="00E4660B">
        <w:rPr>
          <w:rFonts w:ascii="Arial" w:hAnsi="Arial" w:cs="Arial"/>
          <w:sz w:val="24"/>
          <w:szCs w:val="24"/>
          <w:lang w:val="en-GB"/>
        </w:rPr>
        <w:t>such as</w:t>
      </w:r>
      <w:r w:rsidRPr="00E4660B">
        <w:rPr>
          <w:rFonts w:ascii="Arial" w:hAnsi="Arial" w:cs="Arial"/>
          <w:sz w:val="24"/>
          <w:szCs w:val="24"/>
          <w:lang w:val="en-GB"/>
        </w:rPr>
        <w:t xml:space="preserve"> </w:t>
      </w:r>
      <w:r w:rsidRPr="00E4660B">
        <w:rPr>
          <w:rFonts w:ascii="Arial" w:hAnsi="Arial" w:cs="Arial"/>
          <w:i/>
          <w:iCs/>
          <w:sz w:val="24"/>
          <w:szCs w:val="24"/>
          <w:lang w:val="en-GB"/>
        </w:rPr>
        <w:t>NORAD</w:t>
      </w:r>
      <w:r w:rsidRPr="00E4660B">
        <w:rPr>
          <w:rFonts w:ascii="Arial" w:hAnsi="Arial" w:cs="Arial"/>
          <w:sz w:val="24"/>
          <w:szCs w:val="24"/>
          <w:lang w:val="en-GB"/>
        </w:rPr>
        <w:t xml:space="preserve"> as enriched and </w:t>
      </w:r>
      <w:r w:rsidRPr="00E4660B">
        <w:rPr>
          <w:rFonts w:ascii="Arial" w:hAnsi="Arial" w:cs="Arial"/>
          <w:i/>
          <w:iCs/>
          <w:sz w:val="24"/>
          <w:szCs w:val="24"/>
          <w:lang w:val="en-GB"/>
        </w:rPr>
        <w:t>GAPDH</w:t>
      </w:r>
      <w:r w:rsidRPr="00E4660B">
        <w:rPr>
          <w:rFonts w:ascii="Arial" w:hAnsi="Arial" w:cs="Arial"/>
          <w:sz w:val="24"/>
          <w:szCs w:val="24"/>
          <w:lang w:val="en-GB"/>
        </w:rPr>
        <w:t xml:space="preserve"> as depleted, consistent with previous RNA FISH validation</w:t>
      </w:r>
      <w:r w:rsidRPr="00E4660B">
        <w:rPr>
          <w:rFonts w:ascii="Arial" w:hAnsi="Arial" w:cs="Arial"/>
          <w:sz w:val="24"/>
          <w:szCs w:val="24"/>
          <w:lang w:val="en-GB"/>
        </w:rPr>
        <w:fldChar w:fldCharType="begin"/>
      </w:r>
      <w:r w:rsidR="00300753" w:rsidRPr="00E4660B">
        <w:rPr>
          <w:rFonts w:ascii="Arial" w:hAnsi="Arial" w:cs="Arial"/>
          <w:sz w:val="24"/>
          <w:szCs w:val="24"/>
          <w:lang w:val="en-GB"/>
        </w:rPr>
        <w:instrText xml:space="preserve"> ADDIN ZOTERO_ITEM CSL_CITATION {"citationID":"7MkqgaSL","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4660B">
        <w:rPr>
          <w:rFonts w:ascii="Arial" w:hAnsi="Arial" w:cs="Arial"/>
          <w:sz w:val="24"/>
          <w:szCs w:val="24"/>
          <w:lang w:val="en-GB"/>
        </w:rPr>
        <w:fldChar w:fldCharType="separate"/>
      </w:r>
      <w:r w:rsidR="0097304F" w:rsidRPr="00E4660B">
        <w:rPr>
          <w:rFonts w:ascii="Arial" w:hAnsi="Arial" w:cs="Arial"/>
          <w:sz w:val="24"/>
          <w:lang w:val="en-GB"/>
        </w:rPr>
        <w:t>(31)</w:t>
      </w:r>
      <w:r w:rsidRPr="00E4660B">
        <w:rPr>
          <w:rFonts w:ascii="Arial" w:hAnsi="Arial" w:cs="Arial"/>
          <w:sz w:val="24"/>
          <w:szCs w:val="24"/>
          <w:lang w:val="en-GB"/>
        </w:rPr>
        <w:fldChar w:fldCharType="end"/>
      </w:r>
      <w:r w:rsidRPr="00E4660B">
        <w:rPr>
          <w:rFonts w:ascii="Arial" w:hAnsi="Arial" w:cs="Arial"/>
          <w:sz w:val="24"/>
          <w:szCs w:val="24"/>
          <w:lang w:val="en-GB"/>
        </w:rPr>
        <w:t xml:space="preserve"> (Supplementary Figure </w:t>
      </w:r>
      <w:r w:rsidR="001519A5" w:rsidRPr="00E4660B">
        <w:rPr>
          <w:rFonts w:ascii="Arial" w:hAnsi="Arial" w:cs="Arial"/>
          <w:sz w:val="24"/>
          <w:szCs w:val="24"/>
          <w:lang w:val="en-GB"/>
        </w:rPr>
        <w:t>7</w:t>
      </w:r>
      <w:r w:rsidR="00AF127A" w:rsidRPr="00E4660B">
        <w:rPr>
          <w:rFonts w:ascii="Arial" w:hAnsi="Arial" w:cs="Arial"/>
          <w:sz w:val="24"/>
          <w:szCs w:val="24"/>
          <w:lang w:val="en-GB"/>
        </w:rPr>
        <w:t>B</w:t>
      </w:r>
      <w:r w:rsidRPr="00E4660B">
        <w:rPr>
          <w:rFonts w:ascii="Arial" w:hAnsi="Arial" w:cs="Arial"/>
          <w:sz w:val="24"/>
          <w:szCs w:val="24"/>
          <w:lang w:val="en-GB"/>
        </w:rPr>
        <w:t>).</w:t>
      </w:r>
      <w:r w:rsidR="00402595" w:rsidRPr="00E4660B">
        <w:rPr>
          <w:rFonts w:ascii="Arial" w:hAnsi="Arial" w:cs="Arial"/>
          <w:sz w:val="24"/>
          <w:szCs w:val="24"/>
          <w:lang w:val="en-GB"/>
        </w:rPr>
        <w:t xml:space="preserve"> </w:t>
      </w:r>
      <w:r w:rsidRPr="00E4660B">
        <w:rPr>
          <w:rFonts w:ascii="Arial" w:hAnsi="Arial" w:cs="Arial"/>
          <w:sz w:val="24"/>
          <w:szCs w:val="24"/>
          <w:lang w:val="en-GB"/>
        </w:rPr>
        <w:t xml:space="preserve">The corrected </w:t>
      </w:r>
      <w:r w:rsidR="00AE51E3" w:rsidRPr="00E4660B">
        <w:rPr>
          <w:rFonts w:ascii="Arial" w:hAnsi="Arial" w:cs="Arial"/>
          <w:sz w:val="24"/>
          <w:szCs w:val="24"/>
          <w:lang w:val="en-GB"/>
        </w:rPr>
        <w:t xml:space="preserve">SG </w:t>
      </w:r>
      <w:r w:rsidRPr="00E4660B">
        <w:rPr>
          <w:rFonts w:ascii="Arial" w:hAnsi="Arial" w:cs="Arial"/>
          <w:sz w:val="24"/>
          <w:szCs w:val="24"/>
          <w:lang w:val="en-GB"/>
        </w:rPr>
        <w:t xml:space="preserve">signal </w:t>
      </w:r>
      <w:r w:rsidR="00322932" w:rsidRPr="00E4660B">
        <w:rPr>
          <w:rFonts w:ascii="Arial" w:hAnsi="Arial" w:cs="Arial"/>
          <w:sz w:val="24"/>
          <w:szCs w:val="24"/>
          <w:lang w:val="en-GB"/>
        </w:rPr>
        <w:t xml:space="preserve">exhibited no </w:t>
      </w:r>
      <w:r w:rsidR="005228A0" w:rsidRPr="00E4660B">
        <w:rPr>
          <w:rFonts w:ascii="Arial" w:hAnsi="Arial" w:cs="Arial"/>
          <w:sz w:val="24"/>
          <w:szCs w:val="24"/>
          <w:lang w:val="en-GB"/>
        </w:rPr>
        <w:t xml:space="preserve">meaningful </w:t>
      </w:r>
      <w:r w:rsidR="00322932" w:rsidRPr="00E4660B">
        <w:rPr>
          <w:rFonts w:ascii="Arial" w:hAnsi="Arial" w:cs="Arial"/>
          <w:sz w:val="24"/>
          <w:szCs w:val="24"/>
          <w:lang w:val="en-GB"/>
        </w:rPr>
        <w:t>correlation</w:t>
      </w:r>
      <w:r w:rsidRPr="00E4660B">
        <w:rPr>
          <w:rFonts w:ascii="Arial" w:hAnsi="Arial" w:cs="Arial"/>
          <w:sz w:val="24"/>
          <w:szCs w:val="24"/>
          <w:lang w:val="en-GB"/>
        </w:rPr>
        <w:t xml:space="preserve"> with RNA length (Figure </w:t>
      </w:r>
      <w:r w:rsidR="00322932" w:rsidRPr="00E4660B">
        <w:rPr>
          <w:rFonts w:ascii="Arial" w:hAnsi="Arial" w:cs="Arial"/>
          <w:sz w:val="24"/>
          <w:szCs w:val="24"/>
          <w:lang w:val="en-GB"/>
        </w:rPr>
        <w:t>3</w:t>
      </w:r>
      <w:r w:rsidRPr="00E4660B">
        <w:rPr>
          <w:rFonts w:ascii="Arial" w:hAnsi="Arial" w:cs="Arial"/>
          <w:sz w:val="24"/>
          <w:szCs w:val="24"/>
          <w:lang w:val="en-GB"/>
        </w:rPr>
        <w:t xml:space="preserve">C), </w:t>
      </w:r>
      <w:r w:rsidR="00322932" w:rsidRPr="00E4660B">
        <w:rPr>
          <w:rFonts w:ascii="Arial" w:hAnsi="Arial" w:cs="Arial"/>
          <w:sz w:val="24"/>
          <w:szCs w:val="24"/>
          <w:lang w:val="en-GB"/>
        </w:rPr>
        <w:t xml:space="preserve">differing from the original </w:t>
      </w:r>
      <w:r w:rsidR="00C9143D" w:rsidRPr="00E4660B">
        <w:rPr>
          <w:rFonts w:ascii="Arial" w:eastAsiaTheme="minorHAnsi" w:hAnsi="Arial" w:cs="Arial"/>
          <w:kern w:val="0"/>
          <w:sz w:val="24"/>
          <w:szCs w:val="24"/>
          <w:lang w:val="en-GB"/>
        </w:rPr>
        <w:t>study</w:t>
      </w:r>
      <w:r w:rsidRPr="00E4660B">
        <w:rPr>
          <w:rFonts w:ascii="Arial" w:hAnsi="Arial" w:cs="Arial"/>
          <w:sz w:val="24"/>
          <w:szCs w:val="24"/>
          <w:lang w:val="en-GB"/>
        </w:rPr>
        <w:fldChar w:fldCharType="begin"/>
      </w:r>
      <w:r w:rsidR="00300753" w:rsidRPr="00E4660B">
        <w:rPr>
          <w:rFonts w:ascii="Arial" w:hAnsi="Arial" w:cs="Arial"/>
          <w:sz w:val="24"/>
          <w:szCs w:val="24"/>
          <w:lang w:val="en-GB"/>
        </w:rPr>
        <w:instrText xml:space="preserve"> ADDIN ZOTERO_ITEM CSL_CITATION {"citationID":"sfA9BfIj","properties":{"formattedCitation":"(31)","plainCitation":"(31)","noteIndex":0},"citationItems":[{"id":"7QlDGlPw/FbnlmiAa","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4660B">
        <w:rPr>
          <w:rFonts w:ascii="Arial" w:hAnsi="Arial" w:cs="Arial"/>
          <w:sz w:val="24"/>
          <w:szCs w:val="24"/>
          <w:lang w:val="en-GB"/>
        </w:rPr>
        <w:fldChar w:fldCharType="separate"/>
      </w:r>
      <w:r w:rsidR="0097304F" w:rsidRPr="00E4660B">
        <w:rPr>
          <w:rFonts w:ascii="Arial" w:hAnsi="Arial" w:cs="Arial"/>
          <w:sz w:val="24"/>
          <w:lang w:val="en-GB"/>
        </w:rPr>
        <w:t>(31)</w:t>
      </w:r>
      <w:r w:rsidRPr="00E4660B">
        <w:rPr>
          <w:rFonts w:ascii="Arial" w:hAnsi="Arial" w:cs="Arial"/>
          <w:sz w:val="24"/>
          <w:szCs w:val="24"/>
          <w:lang w:val="en-GB"/>
        </w:rPr>
        <w:fldChar w:fldCharType="end"/>
      </w:r>
      <w:r w:rsidRPr="00E4660B">
        <w:rPr>
          <w:rFonts w:ascii="Arial" w:hAnsi="Arial" w:cs="Arial"/>
          <w:sz w:val="24"/>
          <w:szCs w:val="24"/>
          <w:lang w:val="en-GB"/>
        </w:rPr>
        <w:t xml:space="preserve">. GSEA </w:t>
      </w:r>
      <w:r w:rsidR="006B0BCC" w:rsidRPr="00E4660B">
        <w:rPr>
          <w:rFonts w:ascii="Arial" w:hAnsi="Arial" w:cs="Arial"/>
          <w:sz w:val="24"/>
          <w:szCs w:val="24"/>
          <w:lang w:val="en-GB"/>
        </w:rPr>
        <w:t xml:space="preserve">reveals that </w:t>
      </w:r>
      <w:r w:rsidRPr="00E4660B">
        <w:rPr>
          <w:rFonts w:ascii="Arial" w:hAnsi="Arial" w:cs="Arial"/>
          <w:sz w:val="24"/>
          <w:szCs w:val="24"/>
          <w:lang w:val="en-GB"/>
        </w:rPr>
        <w:t>corrected SG</w:t>
      </w:r>
      <w:r w:rsidR="000C6397" w:rsidRPr="00E4660B">
        <w:rPr>
          <w:rFonts w:ascii="Arial" w:hAnsi="Arial" w:cs="Arial"/>
          <w:sz w:val="24"/>
          <w:szCs w:val="24"/>
          <w:lang w:val="en-GB"/>
        </w:rPr>
        <w:t xml:space="preserve"> transcriptomes</w:t>
      </w:r>
      <w:r w:rsidRPr="00E4660B">
        <w:rPr>
          <w:rFonts w:ascii="Arial" w:hAnsi="Arial" w:cs="Arial"/>
          <w:sz w:val="24"/>
          <w:szCs w:val="24"/>
          <w:lang w:val="en-GB"/>
        </w:rPr>
        <w:t xml:space="preserve"> </w:t>
      </w:r>
      <w:r w:rsidR="00C7595E" w:rsidRPr="00E4660B">
        <w:rPr>
          <w:rFonts w:ascii="Arial" w:hAnsi="Arial" w:cs="Arial"/>
          <w:sz w:val="24"/>
          <w:szCs w:val="24"/>
          <w:lang w:val="en-GB"/>
        </w:rPr>
        <w:t xml:space="preserve">were enriched for </w:t>
      </w:r>
      <w:r w:rsidRPr="00E4660B">
        <w:rPr>
          <w:rFonts w:ascii="Arial" w:hAnsi="Arial" w:cs="Arial"/>
          <w:sz w:val="24"/>
          <w:szCs w:val="24"/>
          <w:lang w:val="en-GB"/>
        </w:rPr>
        <w:t>mitotic spindle</w:t>
      </w:r>
      <w:r w:rsidR="00C7595E" w:rsidRPr="00E4660B">
        <w:rPr>
          <w:rFonts w:ascii="Arial" w:hAnsi="Arial" w:cs="Arial"/>
          <w:sz w:val="24"/>
          <w:szCs w:val="24"/>
          <w:lang w:val="en-GB"/>
        </w:rPr>
        <w:t>-related transcripts</w:t>
      </w:r>
      <w:r w:rsidRPr="00E4660B">
        <w:rPr>
          <w:rFonts w:ascii="Arial" w:hAnsi="Arial" w:cs="Arial"/>
          <w:sz w:val="24"/>
          <w:szCs w:val="24"/>
          <w:lang w:val="en-GB"/>
        </w:rPr>
        <w:t xml:space="preserve"> (Figure </w:t>
      </w:r>
      <w:r w:rsidR="00322932" w:rsidRPr="00E4660B">
        <w:rPr>
          <w:rFonts w:ascii="Arial" w:hAnsi="Arial" w:cs="Arial"/>
          <w:sz w:val="24"/>
          <w:szCs w:val="24"/>
          <w:lang w:val="en-GB"/>
        </w:rPr>
        <w:t>3</w:t>
      </w:r>
      <w:r w:rsidRPr="00E4660B">
        <w:rPr>
          <w:rFonts w:ascii="Arial" w:hAnsi="Arial" w:cs="Arial"/>
          <w:sz w:val="24"/>
          <w:szCs w:val="24"/>
          <w:lang w:val="en-GB"/>
        </w:rPr>
        <w:t>D)</w:t>
      </w:r>
      <w:r w:rsidR="00CB7C6C" w:rsidRPr="00E4660B">
        <w:rPr>
          <w:rFonts w:ascii="Arial" w:hAnsi="Arial" w:cs="Arial"/>
          <w:sz w:val="24"/>
          <w:szCs w:val="24"/>
          <w:lang w:val="en-GB"/>
        </w:rPr>
        <w:t>, consistent with the possibility that</w:t>
      </w:r>
      <w:r w:rsidRPr="00E4660B">
        <w:rPr>
          <w:rFonts w:ascii="Arial" w:hAnsi="Arial" w:cs="Arial"/>
          <w:sz w:val="24"/>
          <w:szCs w:val="24"/>
          <w:lang w:val="en-GB"/>
        </w:rPr>
        <w:t xml:space="preserve"> SGs selectively sequester </w:t>
      </w:r>
      <w:r w:rsidR="00CB7C6C" w:rsidRPr="00E4660B">
        <w:rPr>
          <w:rFonts w:ascii="Arial" w:hAnsi="Arial" w:cs="Arial"/>
          <w:sz w:val="24"/>
          <w:szCs w:val="24"/>
          <w:lang w:val="en-GB"/>
        </w:rPr>
        <w:t xml:space="preserve">cell-cycle-associated RNAs </w:t>
      </w:r>
      <w:r w:rsidR="00364221" w:rsidRPr="00E4660B">
        <w:rPr>
          <w:rFonts w:ascii="Arial" w:hAnsi="Arial" w:cs="Arial"/>
          <w:sz w:val="24"/>
          <w:szCs w:val="24"/>
          <w:lang w:val="en-GB"/>
        </w:rPr>
        <w:t xml:space="preserve">to reduce </w:t>
      </w:r>
      <w:r w:rsidRPr="00E4660B">
        <w:rPr>
          <w:rFonts w:ascii="Arial" w:hAnsi="Arial" w:cs="Arial"/>
          <w:sz w:val="24"/>
          <w:szCs w:val="24"/>
          <w:lang w:val="en-GB"/>
        </w:rPr>
        <w:t xml:space="preserve">cell division during stress. However, this </w:t>
      </w:r>
      <w:r w:rsidR="003A1708" w:rsidRPr="00E4660B">
        <w:rPr>
          <w:rFonts w:ascii="Arial" w:hAnsi="Arial" w:cs="Arial"/>
          <w:sz w:val="24"/>
          <w:szCs w:val="24"/>
          <w:lang w:val="en-GB"/>
        </w:rPr>
        <w:t>interpretation</w:t>
      </w:r>
      <w:r w:rsidRPr="00E4660B">
        <w:rPr>
          <w:rFonts w:ascii="Arial" w:hAnsi="Arial" w:cs="Arial"/>
          <w:sz w:val="24"/>
          <w:szCs w:val="24"/>
          <w:lang w:val="en-GB"/>
        </w:rPr>
        <w:t xml:space="preserve"> is challenged by </w:t>
      </w:r>
      <w:r w:rsidR="007F6224" w:rsidRPr="00E4660B">
        <w:rPr>
          <w:rFonts w:ascii="Arial" w:hAnsi="Arial" w:cs="Arial"/>
          <w:sz w:val="24"/>
          <w:szCs w:val="24"/>
          <w:lang w:val="en-GB"/>
        </w:rPr>
        <w:t xml:space="preserve">concurrent signatures </w:t>
      </w:r>
      <w:r w:rsidRPr="00E4660B">
        <w:rPr>
          <w:rFonts w:ascii="Arial" w:hAnsi="Arial" w:cs="Arial"/>
          <w:sz w:val="24"/>
          <w:szCs w:val="24"/>
          <w:lang w:val="en-GB"/>
        </w:rPr>
        <w:t>of TNF-α signalling via NF-</w:t>
      </w:r>
      <w:proofErr w:type="spellStart"/>
      <w:r w:rsidRPr="00E4660B">
        <w:rPr>
          <w:rFonts w:ascii="Arial" w:hAnsi="Arial" w:cs="Arial"/>
          <w:sz w:val="24"/>
          <w:szCs w:val="24"/>
          <w:lang w:val="en-GB"/>
        </w:rPr>
        <w:t>κB</w:t>
      </w:r>
      <w:proofErr w:type="spellEnd"/>
      <w:r w:rsidR="007F6224" w:rsidRPr="00E4660B">
        <w:rPr>
          <w:rFonts w:ascii="Arial" w:hAnsi="Arial" w:cs="Arial"/>
          <w:sz w:val="24"/>
          <w:szCs w:val="24"/>
          <w:lang w:val="en-GB"/>
        </w:rPr>
        <w:t xml:space="preserve"> pathway downregulatio</w:t>
      </w:r>
      <w:r w:rsidR="008D0D0E" w:rsidRPr="00E4660B">
        <w:rPr>
          <w:rFonts w:ascii="Arial" w:hAnsi="Arial" w:cs="Arial"/>
          <w:sz w:val="24"/>
          <w:szCs w:val="24"/>
          <w:lang w:val="en-GB"/>
        </w:rPr>
        <w:t>n (</w:t>
      </w:r>
      <w:r w:rsidRPr="00E4660B">
        <w:rPr>
          <w:rFonts w:ascii="Arial" w:hAnsi="Arial" w:cs="Arial"/>
          <w:sz w:val="24"/>
          <w:szCs w:val="24"/>
          <w:lang w:val="en-GB"/>
        </w:rPr>
        <w:t xml:space="preserve">a core </w:t>
      </w:r>
      <w:r w:rsidRPr="00E4660B">
        <w:rPr>
          <w:rFonts w:ascii="Arial" w:hAnsi="Arial" w:cs="Arial"/>
          <w:sz w:val="24"/>
          <w:szCs w:val="24"/>
          <w:lang w:val="en-GB"/>
        </w:rPr>
        <w:lastRenderedPageBreak/>
        <w:t>stress response pathway</w:t>
      </w:r>
      <w:r w:rsidR="008D0D0E" w:rsidRPr="00E4660B">
        <w:rPr>
          <w:rFonts w:ascii="Arial" w:hAnsi="Arial" w:cs="Arial"/>
          <w:sz w:val="24"/>
          <w:szCs w:val="24"/>
          <w:lang w:val="en-GB"/>
        </w:rPr>
        <w:t>)</w:t>
      </w:r>
      <w:r w:rsidRPr="00E4660B">
        <w:rPr>
          <w:rFonts w:ascii="Arial" w:hAnsi="Arial" w:cs="Arial"/>
          <w:sz w:val="24"/>
          <w:szCs w:val="24"/>
          <w:lang w:val="en-GB"/>
        </w:rPr>
        <w:t xml:space="preserve"> and upregulation of metabolic pathways</w:t>
      </w:r>
      <w:r w:rsidR="008D0D0E" w:rsidRPr="00E4660B">
        <w:rPr>
          <w:rFonts w:ascii="Arial" w:hAnsi="Arial" w:cs="Arial"/>
          <w:sz w:val="24"/>
          <w:szCs w:val="24"/>
          <w:lang w:val="en-GB"/>
        </w:rPr>
        <w:t>, leaving</w:t>
      </w:r>
      <w:r w:rsidRPr="00E4660B">
        <w:rPr>
          <w:rFonts w:ascii="Arial" w:hAnsi="Arial" w:cs="Arial"/>
          <w:sz w:val="24"/>
          <w:szCs w:val="24"/>
          <w:lang w:val="en-GB"/>
        </w:rPr>
        <w:t xml:space="preserve"> the functional </w:t>
      </w:r>
      <w:r w:rsidR="008D0D0E" w:rsidRPr="00E4660B">
        <w:rPr>
          <w:rFonts w:ascii="Arial" w:hAnsi="Arial" w:cs="Arial"/>
          <w:sz w:val="24"/>
          <w:szCs w:val="24"/>
          <w:lang w:val="en-GB"/>
        </w:rPr>
        <w:t>implications</w:t>
      </w:r>
      <w:r w:rsidRPr="00E4660B">
        <w:rPr>
          <w:rFonts w:ascii="Arial" w:hAnsi="Arial" w:cs="Arial"/>
          <w:sz w:val="24"/>
          <w:szCs w:val="24"/>
          <w:lang w:val="en-GB"/>
        </w:rPr>
        <w:t xml:space="preserve"> of S</w:t>
      </w:r>
      <w:r w:rsidR="008D0D0E" w:rsidRPr="00E4660B">
        <w:rPr>
          <w:rFonts w:ascii="Arial" w:hAnsi="Arial" w:cs="Arial"/>
          <w:sz w:val="24"/>
          <w:szCs w:val="24"/>
          <w:lang w:val="en-GB"/>
        </w:rPr>
        <w:t>G sequestration</w:t>
      </w:r>
      <w:r w:rsidRPr="00E4660B">
        <w:rPr>
          <w:rFonts w:ascii="Arial" w:hAnsi="Arial" w:cs="Arial"/>
          <w:sz w:val="24"/>
          <w:szCs w:val="24"/>
          <w:lang w:val="en-GB"/>
        </w:rPr>
        <w:t xml:space="preserve"> in cellular regulation </w:t>
      </w:r>
      <w:r w:rsidR="008D0D0E" w:rsidRPr="00E4660B">
        <w:rPr>
          <w:rFonts w:ascii="Arial" w:hAnsi="Arial" w:cs="Arial"/>
          <w:sz w:val="24"/>
          <w:szCs w:val="24"/>
          <w:lang w:val="en-GB"/>
        </w:rPr>
        <w:t>unresolved</w:t>
      </w:r>
      <w:r w:rsidRPr="00E4660B">
        <w:rPr>
          <w:rFonts w:ascii="Arial" w:hAnsi="Arial" w:cs="Arial"/>
          <w:sz w:val="24"/>
          <w:szCs w:val="24"/>
          <w:lang w:val="en-GB"/>
        </w:rPr>
        <w:t>.</w:t>
      </w:r>
    </w:p>
    <w:p w14:paraId="729DCD5B" w14:textId="21C5378B" w:rsidR="00971428" w:rsidRPr="00F40176" w:rsidRDefault="00F138FC" w:rsidP="00833F86">
      <w:pPr>
        <w:jc w:val="both"/>
        <w:rPr>
          <w:rFonts w:ascii="Arial" w:hAnsi="Arial" w:cs="Arial"/>
          <w:i/>
          <w:iCs/>
          <w:sz w:val="20"/>
          <w:szCs w:val="20"/>
          <w:lang w:val="en-GB"/>
        </w:rPr>
      </w:pPr>
      <w:r w:rsidRPr="00F40176">
        <w:rPr>
          <w:rFonts w:ascii="Arial" w:hAnsi="Arial" w:cs="Arial"/>
          <w:color w:val="000000" w:themeColor="text1"/>
          <w:sz w:val="24"/>
          <w:szCs w:val="24"/>
          <w:lang w:val="en-GB"/>
        </w:rPr>
        <w:t>To further refine our understanding of SG composition in human cells, we applied a correction strategy to account for both centrifugation and stress effects using the Matheny 2019 dataset</w:t>
      </w:r>
      <w:r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mxAsSVzl","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F40176">
        <w:rPr>
          <w:rFonts w:ascii="Arial" w:hAnsi="Arial" w:cs="Arial"/>
          <w:sz w:val="24"/>
          <w:szCs w:val="24"/>
          <w:lang w:val="en-GB"/>
        </w:rPr>
        <w:fldChar w:fldCharType="separate"/>
      </w:r>
      <w:r w:rsidR="0097304F" w:rsidRPr="00F40176">
        <w:rPr>
          <w:rFonts w:ascii="Arial" w:hAnsi="Arial" w:cs="Arial"/>
          <w:sz w:val="24"/>
          <w:lang w:val="en-GB"/>
        </w:rPr>
        <w:t>(41)</w:t>
      </w:r>
      <w:r w:rsidRPr="00F40176">
        <w:rPr>
          <w:rFonts w:ascii="Arial" w:hAnsi="Arial" w:cs="Arial"/>
          <w:sz w:val="24"/>
          <w:szCs w:val="24"/>
          <w:lang w:val="en-GB"/>
        </w:rPr>
        <w:fldChar w:fldCharType="end"/>
      </w:r>
      <w:r w:rsidRPr="00F40176">
        <w:rPr>
          <w:rFonts w:ascii="Arial" w:hAnsi="Arial" w:cs="Arial"/>
          <w:color w:val="000000" w:themeColor="text1"/>
          <w:sz w:val="24"/>
          <w:szCs w:val="24"/>
          <w:lang w:val="en-GB"/>
        </w:rPr>
        <w:t xml:space="preserve">. </w:t>
      </w:r>
      <w:r w:rsidR="00813B5D" w:rsidRPr="00F40176">
        <w:rPr>
          <w:rFonts w:ascii="Arial" w:hAnsi="Arial" w:cs="Arial"/>
          <w:color w:val="000000" w:themeColor="text1"/>
          <w:sz w:val="24"/>
          <w:szCs w:val="24"/>
          <w:lang w:val="en-GB"/>
        </w:rPr>
        <w:t>T</w:t>
      </w:r>
      <w:r w:rsidR="001C0FA1" w:rsidRPr="00F40176">
        <w:rPr>
          <w:rFonts w:ascii="Arial" w:hAnsi="Arial" w:cs="Arial"/>
          <w:color w:val="000000" w:themeColor="text1"/>
          <w:sz w:val="24"/>
          <w:szCs w:val="24"/>
          <w:lang w:val="en-GB"/>
        </w:rPr>
        <w:t>h</w:t>
      </w:r>
      <w:r w:rsidR="00B27CF1" w:rsidRPr="00F40176">
        <w:rPr>
          <w:rFonts w:ascii="Arial" w:hAnsi="Arial" w:cs="Arial"/>
          <w:color w:val="000000" w:themeColor="text1"/>
          <w:sz w:val="24"/>
          <w:szCs w:val="24"/>
          <w:lang w:val="en-GB"/>
        </w:rPr>
        <w:t>is</w:t>
      </w:r>
      <w:r w:rsidR="00476D15" w:rsidRPr="00F40176">
        <w:rPr>
          <w:rFonts w:ascii="Arial" w:hAnsi="Arial" w:cs="Arial"/>
          <w:color w:val="000000" w:themeColor="text1"/>
          <w:sz w:val="24"/>
          <w:szCs w:val="24"/>
          <w:lang w:val="en-GB"/>
        </w:rPr>
        <w:t xml:space="preserve"> </w:t>
      </w:r>
      <w:r w:rsidR="00476D15" w:rsidRPr="00F40176">
        <w:rPr>
          <w:rFonts w:ascii="Arial" w:hAnsi="Arial" w:cs="Arial"/>
          <w:sz w:val="24"/>
          <w:szCs w:val="24"/>
          <w:lang w:val="en-GB"/>
        </w:rPr>
        <w:t xml:space="preserve">dataset includes both unstressed and stressed </w:t>
      </w:r>
      <w:r w:rsidR="00AE51E3" w:rsidRPr="00F40176">
        <w:rPr>
          <w:rFonts w:ascii="Arial" w:hAnsi="Arial" w:cs="Arial"/>
          <w:sz w:val="24"/>
          <w:szCs w:val="24"/>
          <w:lang w:val="en-GB"/>
        </w:rPr>
        <w:t>RNP</w:t>
      </w:r>
      <w:r w:rsidR="004A0564" w:rsidRPr="00F40176">
        <w:rPr>
          <w:rFonts w:ascii="Arial" w:hAnsi="Arial" w:cs="Arial"/>
          <w:sz w:val="24"/>
          <w:szCs w:val="24"/>
          <w:lang w:val="en-GB"/>
        </w:rPr>
        <w:t xml:space="preserve"> and WC </w:t>
      </w:r>
      <w:r w:rsidR="00476D15" w:rsidRPr="00F40176">
        <w:rPr>
          <w:rFonts w:ascii="Arial" w:hAnsi="Arial" w:cs="Arial"/>
          <w:sz w:val="24"/>
          <w:szCs w:val="24"/>
          <w:lang w:val="en-GB"/>
        </w:rPr>
        <w:t xml:space="preserve">samples, </w:t>
      </w:r>
      <w:r w:rsidR="001C0FA1" w:rsidRPr="00F40176">
        <w:rPr>
          <w:rFonts w:ascii="Arial" w:hAnsi="Arial" w:cs="Arial"/>
          <w:sz w:val="24"/>
          <w:szCs w:val="24"/>
          <w:lang w:val="en-GB"/>
        </w:rPr>
        <w:t xml:space="preserve">which can </w:t>
      </w:r>
      <w:r w:rsidR="00476D15" w:rsidRPr="00F40176">
        <w:rPr>
          <w:rFonts w:ascii="Arial" w:hAnsi="Arial" w:cs="Arial"/>
          <w:sz w:val="24"/>
          <w:szCs w:val="24"/>
          <w:lang w:val="en-GB"/>
        </w:rPr>
        <w:t>control for centrifugation effects from the DC method. However, direct</w:t>
      </w:r>
      <w:r w:rsidR="003463D0" w:rsidRPr="00F40176">
        <w:rPr>
          <w:rFonts w:ascii="Arial" w:hAnsi="Arial" w:cs="Arial"/>
          <w:sz w:val="24"/>
          <w:szCs w:val="24"/>
          <w:lang w:val="en-GB"/>
        </w:rPr>
        <w:t>ly</w:t>
      </w:r>
      <w:r w:rsidR="00476D15" w:rsidRPr="00F40176">
        <w:rPr>
          <w:rFonts w:ascii="Arial" w:hAnsi="Arial" w:cs="Arial"/>
          <w:sz w:val="24"/>
          <w:szCs w:val="24"/>
          <w:lang w:val="en-GB"/>
        </w:rPr>
        <w:t xml:space="preserve"> compari</w:t>
      </w:r>
      <w:r w:rsidR="003463D0" w:rsidRPr="00F40176">
        <w:rPr>
          <w:rFonts w:ascii="Arial" w:hAnsi="Arial" w:cs="Arial"/>
          <w:sz w:val="24"/>
          <w:szCs w:val="24"/>
          <w:lang w:val="en-GB"/>
        </w:rPr>
        <w:t>ng</w:t>
      </w:r>
      <w:r w:rsidR="00476D15" w:rsidRPr="00F40176">
        <w:rPr>
          <w:rFonts w:ascii="Arial" w:hAnsi="Arial" w:cs="Arial"/>
          <w:sz w:val="24"/>
          <w:szCs w:val="24"/>
          <w:lang w:val="en-GB"/>
        </w:rPr>
        <w:t xml:space="preserve"> </w:t>
      </w:r>
      <w:r w:rsidR="00F068C1" w:rsidRPr="00F40176">
        <w:rPr>
          <w:rFonts w:ascii="Arial" w:hAnsi="Arial" w:cs="Arial"/>
          <w:sz w:val="24"/>
          <w:szCs w:val="24"/>
          <w:lang w:val="en-GB"/>
        </w:rPr>
        <w:t xml:space="preserve">RNPs from </w:t>
      </w:r>
      <w:r w:rsidR="003463D0" w:rsidRPr="00F40176">
        <w:rPr>
          <w:rFonts w:ascii="Arial" w:hAnsi="Arial" w:cs="Arial"/>
          <w:sz w:val="24"/>
          <w:szCs w:val="24"/>
          <w:lang w:val="en-GB"/>
        </w:rPr>
        <w:t>stressed and unstressed cells</w:t>
      </w:r>
      <w:r w:rsidR="005109E6" w:rsidRPr="00F40176">
        <w:rPr>
          <w:rFonts w:ascii="Arial" w:hAnsi="Arial" w:cs="Arial"/>
          <w:sz w:val="24"/>
          <w:szCs w:val="24"/>
          <w:lang w:val="en-GB"/>
        </w:rPr>
        <w:t xml:space="preserve"> (which</w:t>
      </w:r>
      <w:r w:rsidR="008E68F1" w:rsidRPr="00F40176">
        <w:rPr>
          <w:rFonts w:ascii="Arial" w:hAnsi="Arial" w:cs="Arial"/>
          <w:sz w:val="24"/>
          <w:szCs w:val="24"/>
          <w:lang w:val="en-GB"/>
        </w:rPr>
        <w:t>,</w:t>
      </w:r>
      <w:r w:rsidR="005109E6" w:rsidRPr="00F40176">
        <w:rPr>
          <w:rFonts w:ascii="Arial" w:hAnsi="Arial" w:cs="Arial"/>
          <w:sz w:val="24"/>
          <w:szCs w:val="24"/>
          <w:lang w:val="en-GB"/>
        </w:rPr>
        <w:t xml:space="preserve"> as abovementioned</w:t>
      </w:r>
      <w:r w:rsidR="008E68F1" w:rsidRPr="00F40176">
        <w:rPr>
          <w:rFonts w:ascii="Arial" w:hAnsi="Arial" w:cs="Arial"/>
          <w:sz w:val="24"/>
          <w:szCs w:val="24"/>
          <w:lang w:val="en-GB"/>
        </w:rPr>
        <w:t>,</w:t>
      </w:r>
      <w:r w:rsidR="005109E6" w:rsidRPr="00F40176">
        <w:rPr>
          <w:rFonts w:ascii="Arial" w:hAnsi="Arial" w:cs="Arial"/>
          <w:sz w:val="24"/>
          <w:szCs w:val="24"/>
          <w:lang w:val="en-GB"/>
        </w:rPr>
        <w:t xml:space="preserve"> contain SGs in the former)</w:t>
      </w:r>
      <w:r w:rsidR="003463D0" w:rsidRPr="00F40176">
        <w:rPr>
          <w:rFonts w:ascii="Arial" w:hAnsi="Arial" w:cs="Arial"/>
          <w:sz w:val="24"/>
          <w:szCs w:val="24"/>
          <w:lang w:val="en-GB"/>
        </w:rPr>
        <w:t xml:space="preserve"> is likely to primarily reflect</w:t>
      </w:r>
      <w:r w:rsidR="00476D15" w:rsidRPr="00F40176">
        <w:rPr>
          <w:rFonts w:ascii="Arial" w:hAnsi="Arial" w:cs="Arial"/>
          <w:sz w:val="24"/>
          <w:szCs w:val="24"/>
          <w:lang w:val="en-GB"/>
        </w:rPr>
        <w:t xml:space="preserve"> stress</w:t>
      </w:r>
      <w:r w:rsidR="003463D0" w:rsidRPr="00F40176">
        <w:rPr>
          <w:rFonts w:ascii="Arial" w:hAnsi="Arial" w:cs="Arial"/>
          <w:sz w:val="24"/>
          <w:szCs w:val="24"/>
          <w:lang w:val="en-GB"/>
        </w:rPr>
        <w:t>-induced changes rather than SG-specific composition</w:t>
      </w:r>
      <w:r w:rsidR="00476D15" w:rsidRPr="00F40176">
        <w:rPr>
          <w:rFonts w:ascii="Arial" w:hAnsi="Arial" w:cs="Arial"/>
          <w:sz w:val="24"/>
          <w:szCs w:val="24"/>
          <w:lang w:val="en-GB"/>
        </w:rPr>
        <w:t xml:space="preserve">. To </w:t>
      </w:r>
      <w:r w:rsidR="004D05C4" w:rsidRPr="00F40176">
        <w:rPr>
          <w:rFonts w:ascii="Arial" w:hAnsi="Arial" w:cs="Arial"/>
          <w:sz w:val="24"/>
          <w:szCs w:val="24"/>
          <w:lang w:val="en-GB"/>
        </w:rPr>
        <w:t>disentangle</w:t>
      </w:r>
      <w:r w:rsidR="00476D15" w:rsidRPr="00F40176">
        <w:rPr>
          <w:rFonts w:ascii="Arial" w:hAnsi="Arial" w:cs="Arial"/>
          <w:sz w:val="24"/>
          <w:szCs w:val="24"/>
          <w:lang w:val="en-GB"/>
        </w:rPr>
        <w:t xml:space="preserve"> SG</w:t>
      </w:r>
      <w:r w:rsidR="004D05C4" w:rsidRPr="00F40176">
        <w:rPr>
          <w:rFonts w:ascii="Arial" w:hAnsi="Arial" w:cs="Arial"/>
          <w:sz w:val="24"/>
          <w:szCs w:val="24"/>
          <w:lang w:val="en-GB"/>
        </w:rPr>
        <w:t>-specific</w:t>
      </w:r>
      <w:r w:rsidR="00476D15" w:rsidRPr="00F40176">
        <w:rPr>
          <w:rFonts w:ascii="Arial" w:hAnsi="Arial" w:cs="Arial"/>
          <w:sz w:val="24"/>
          <w:szCs w:val="24"/>
          <w:lang w:val="en-GB"/>
        </w:rPr>
        <w:t xml:space="preserve"> signal</w:t>
      </w:r>
      <w:r w:rsidR="004D05C4" w:rsidRPr="00F40176">
        <w:rPr>
          <w:rFonts w:ascii="Arial" w:hAnsi="Arial" w:cs="Arial"/>
          <w:sz w:val="24"/>
          <w:szCs w:val="24"/>
          <w:lang w:val="en-GB"/>
        </w:rPr>
        <w:t xml:space="preserve"> from general stress responses</w:t>
      </w:r>
      <w:r w:rsidR="00476D15" w:rsidRPr="00F40176">
        <w:rPr>
          <w:rFonts w:ascii="Arial" w:hAnsi="Arial" w:cs="Arial"/>
          <w:sz w:val="24"/>
          <w:szCs w:val="24"/>
          <w:lang w:val="en-GB"/>
        </w:rPr>
        <w:t xml:space="preserve">, we applied linear models </w:t>
      </w:r>
      <w:r w:rsidR="00DA5387" w:rsidRPr="00F40176">
        <w:rPr>
          <w:rFonts w:ascii="Arial" w:hAnsi="Arial" w:cs="Arial"/>
          <w:sz w:val="24"/>
          <w:szCs w:val="24"/>
          <w:lang w:val="en-GB"/>
        </w:rPr>
        <w:t xml:space="preserve">that accounted </w:t>
      </w:r>
      <w:r w:rsidR="00476D15" w:rsidRPr="00F40176">
        <w:rPr>
          <w:rFonts w:ascii="Arial" w:hAnsi="Arial" w:cs="Arial"/>
          <w:sz w:val="24"/>
          <w:szCs w:val="24"/>
          <w:lang w:val="en-GB"/>
        </w:rPr>
        <w:t>for both centrifugation and stress</w:t>
      </w:r>
      <w:r w:rsidR="00B67232" w:rsidRPr="00F40176">
        <w:rPr>
          <w:rFonts w:ascii="Arial" w:hAnsi="Arial" w:cs="Arial"/>
          <w:sz w:val="24"/>
          <w:szCs w:val="24"/>
          <w:lang w:val="en-GB"/>
        </w:rPr>
        <w:t xml:space="preserve"> effects</w:t>
      </w:r>
      <w:r w:rsidR="006104FE" w:rsidRPr="00F40176">
        <w:rPr>
          <w:rFonts w:ascii="Arial" w:hAnsi="Arial" w:cs="Arial"/>
          <w:sz w:val="24"/>
          <w:szCs w:val="24"/>
          <w:lang w:val="en-GB"/>
        </w:rPr>
        <w:t xml:space="preserve"> (</w:t>
      </w:r>
      <w:r w:rsidR="008A5691" w:rsidRPr="00F40176">
        <w:rPr>
          <w:rFonts w:ascii="Arial" w:hAnsi="Arial" w:cs="Arial"/>
          <w:sz w:val="24"/>
          <w:szCs w:val="24"/>
          <w:lang w:val="en-GB"/>
        </w:rPr>
        <w:t>see</w:t>
      </w:r>
      <w:r w:rsidR="006104FE" w:rsidRPr="00F40176">
        <w:rPr>
          <w:rFonts w:ascii="Arial" w:hAnsi="Arial" w:cs="Arial"/>
          <w:sz w:val="24"/>
          <w:szCs w:val="24"/>
          <w:lang w:val="en-GB"/>
        </w:rPr>
        <w:t xml:space="preserve"> Methods</w:t>
      </w:r>
      <w:r w:rsidR="00500E4F" w:rsidRPr="00F40176">
        <w:rPr>
          <w:rFonts w:ascii="Arial" w:hAnsi="Arial" w:cs="Arial"/>
          <w:sz w:val="24"/>
          <w:szCs w:val="24"/>
          <w:lang w:val="en-GB"/>
        </w:rPr>
        <w:t xml:space="preserve"> and </w:t>
      </w:r>
      <w:r w:rsidR="00333077" w:rsidRPr="00F40176">
        <w:rPr>
          <w:rFonts w:ascii="Arial" w:hAnsi="Arial" w:cs="Arial"/>
          <w:sz w:val="24"/>
          <w:szCs w:val="24"/>
          <w:lang w:val="en-GB"/>
        </w:rPr>
        <w:t xml:space="preserve">Resource </w:t>
      </w:r>
      <w:r w:rsidR="00500E4F" w:rsidRPr="00F40176">
        <w:rPr>
          <w:rFonts w:ascii="Arial" w:hAnsi="Arial" w:cs="Arial"/>
          <w:sz w:val="24"/>
          <w:szCs w:val="24"/>
          <w:lang w:val="en-GB"/>
        </w:rPr>
        <w:t>Availability</w:t>
      </w:r>
      <w:r w:rsidR="006104FE" w:rsidRPr="00F40176">
        <w:rPr>
          <w:rFonts w:ascii="Arial" w:hAnsi="Arial" w:cs="Arial"/>
          <w:sz w:val="24"/>
          <w:szCs w:val="24"/>
          <w:lang w:val="en-GB"/>
        </w:rPr>
        <w:t>)</w:t>
      </w:r>
      <w:r w:rsidR="00B67232" w:rsidRPr="00F40176">
        <w:rPr>
          <w:rFonts w:ascii="Arial" w:hAnsi="Arial" w:cs="Arial"/>
          <w:sz w:val="24"/>
          <w:szCs w:val="24"/>
          <w:lang w:val="en-GB"/>
        </w:rPr>
        <w:t xml:space="preserve">. This </w:t>
      </w:r>
      <w:r w:rsidR="00476D15" w:rsidRPr="00F40176">
        <w:rPr>
          <w:rFonts w:ascii="Arial" w:hAnsi="Arial" w:cs="Arial"/>
          <w:sz w:val="24"/>
          <w:szCs w:val="24"/>
          <w:lang w:val="en-GB"/>
        </w:rPr>
        <w:t>yield</w:t>
      </w:r>
      <w:r w:rsidR="00B67232" w:rsidRPr="00F40176">
        <w:rPr>
          <w:rFonts w:ascii="Arial" w:hAnsi="Arial" w:cs="Arial"/>
          <w:sz w:val="24"/>
          <w:szCs w:val="24"/>
          <w:lang w:val="en-GB"/>
        </w:rPr>
        <w:t>ed</w:t>
      </w:r>
      <w:r w:rsidR="00476D15" w:rsidRPr="00F40176">
        <w:rPr>
          <w:rFonts w:ascii="Arial" w:hAnsi="Arial" w:cs="Arial"/>
          <w:sz w:val="24"/>
          <w:szCs w:val="24"/>
          <w:lang w:val="en-GB"/>
        </w:rPr>
        <w:t xml:space="preserve"> a </w:t>
      </w:r>
      <w:r w:rsidR="00332EBF" w:rsidRPr="00F40176">
        <w:rPr>
          <w:rFonts w:ascii="Arial" w:hAnsi="Arial" w:cs="Arial"/>
          <w:sz w:val="24"/>
          <w:szCs w:val="24"/>
          <w:lang w:val="en-GB"/>
        </w:rPr>
        <w:t>refined</w:t>
      </w:r>
      <w:r w:rsidR="00627DCA" w:rsidRPr="00F40176">
        <w:rPr>
          <w:rFonts w:ascii="Arial" w:hAnsi="Arial" w:cs="Arial"/>
          <w:sz w:val="24"/>
          <w:szCs w:val="24"/>
          <w:lang w:val="en-GB"/>
        </w:rPr>
        <w:t xml:space="preserve"> </w:t>
      </w:r>
      <w:r w:rsidR="00476D15" w:rsidRPr="00F40176">
        <w:rPr>
          <w:rFonts w:ascii="Arial" w:hAnsi="Arial" w:cs="Arial"/>
          <w:sz w:val="24"/>
          <w:szCs w:val="24"/>
          <w:lang w:val="en-GB"/>
        </w:rPr>
        <w:t xml:space="preserve">SG </w:t>
      </w:r>
      <w:r w:rsidR="00627DCA" w:rsidRPr="00F40176">
        <w:rPr>
          <w:rFonts w:ascii="Arial" w:hAnsi="Arial" w:cs="Arial"/>
          <w:sz w:val="24"/>
          <w:szCs w:val="24"/>
          <w:lang w:val="en-GB"/>
        </w:rPr>
        <w:t xml:space="preserve">profile </w:t>
      </w:r>
      <w:r w:rsidR="00476D15" w:rsidRPr="00F40176">
        <w:rPr>
          <w:rFonts w:ascii="Arial" w:hAnsi="Arial" w:cs="Arial"/>
          <w:sz w:val="24"/>
          <w:szCs w:val="24"/>
          <w:lang w:val="en-GB"/>
        </w:rPr>
        <w:t>show</w:t>
      </w:r>
      <w:r w:rsidR="00627DCA" w:rsidRPr="00F40176">
        <w:rPr>
          <w:rFonts w:ascii="Arial" w:hAnsi="Arial" w:cs="Arial"/>
          <w:sz w:val="24"/>
          <w:szCs w:val="24"/>
          <w:lang w:val="en-GB"/>
        </w:rPr>
        <w:t>ing</w:t>
      </w:r>
      <w:r w:rsidR="00476D15" w:rsidRPr="00F40176">
        <w:rPr>
          <w:rFonts w:ascii="Arial" w:hAnsi="Arial" w:cs="Arial"/>
          <w:sz w:val="24"/>
          <w:szCs w:val="24"/>
          <w:lang w:val="en-GB"/>
        </w:rPr>
        <w:t xml:space="preserve"> enrichment </w:t>
      </w:r>
      <w:r w:rsidR="00627DCA" w:rsidRPr="00F40176">
        <w:rPr>
          <w:rFonts w:ascii="Arial" w:hAnsi="Arial" w:cs="Arial"/>
          <w:sz w:val="24"/>
          <w:szCs w:val="24"/>
          <w:lang w:val="en-GB"/>
        </w:rPr>
        <w:t>for</w:t>
      </w:r>
      <w:r w:rsidR="00476D15" w:rsidRPr="00F40176">
        <w:rPr>
          <w:rFonts w:ascii="Arial" w:hAnsi="Arial" w:cs="Arial"/>
          <w:sz w:val="24"/>
          <w:szCs w:val="24"/>
          <w:lang w:val="en-GB"/>
        </w:rPr>
        <w:t xml:space="preserve"> </w:t>
      </w:r>
      <w:r w:rsidR="00476D15" w:rsidRPr="00F40176">
        <w:rPr>
          <w:rFonts w:ascii="Arial" w:hAnsi="Arial" w:cs="Arial"/>
          <w:i/>
          <w:iCs/>
          <w:sz w:val="24"/>
          <w:szCs w:val="24"/>
          <w:lang w:val="en-GB"/>
        </w:rPr>
        <w:t>NORAD</w:t>
      </w:r>
      <w:r w:rsidR="00476D15" w:rsidRPr="00F40176">
        <w:rPr>
          <w:rFonts w:ascii="Arial" w:hAnsi="Arial" w:cs="Arial"/>
          <w:sz w:val="24"/>
          <w:szCs w:val="24"/>
          <w:lang w:val="en-GB"/>
        </w:rPr>
        <w:t xml:space="preserve"> and depletion of </w:t>
      </w:r>
      <w:r w:rsidR="00476D15" w:rsidRPr="00F40176">
        <w:rPr>
          <w:rFonts w:ascii="Arial" w:hAnsi="Arial" w:cs="Arial"/>
          <w:i/>
          <w:iCs/>
          <w:sz w:val="24"/>
          <w:szCs w:val="24"/>
          <w:lang w:val="en-GB"/>
        </w:rPr>
        <w:t>GAPDH</w:t>
      </w:r>
      <w:r w:rsidR="00476D15" w:rsidRPr="00F40176">
        <w:rPr>
          <w:rFonts w:ascii="Arial" w:hAnsi="Arial" w:cs="Arial"/>
          <w:sz w:val="24"/>
          <w:szCs w:val="24"/>
          <w:lang w:val="en-GB"/>
        </w:rPr>
        <w:t xml:space="preserve"> and </w:t>
      </w:r>
      <w:r w:rsidR="00476D15" w:rsidRPr="00F40176">
        <w:rPr>
          <w:rFonts w:ascii="Arial" w:hAnsi="Arial" w:cs="Arial"/>
          <w:i/>
          <w:iCs/>
          <w:sz w:val="24"/>
          <w:szCs w:val="24"/>
          <w:lang w:val="en-GB"/>
        </w:rPr>
        <w:t>ACTB</w:t>
      </w:r>
      <w:r w:rsidR="00476D15" w:rsidRPr="00F40176">
        <w:rPr>
          <w:rFonts w:ascii="Arial" w:hAnsi="Arial" w:cs="Arial"/>
          <w:sz w:val="24"/>
          <w:szCs w:val="24"/>
          <w:lang w:val="en-GB"/>
        </w:rPr>
        <w:t xml:space="preserve"> (Supplementary Figure </w:t>
      </w:r>
      <w:r w:rsidR="00AF127A" w:rsidRPr="00F40176">
        <w:rPr>
          <w:rFonts w:ascii="Arial" w:hAnsi="Arial" w:cs="Arial"/>
          <w:sz w:val="24"/>
          <w:szCs w:val="24"/>
          <w:lang w:val="en-GB"/>
        </w:rPr>
        <w:t>4C</w:t>
      </w:r>
      <w:r w:rsidR="00476D15" w:rsidRPr="00F40176">
        <w:rPr>
          <w:rFonts w:ascii="Arial" w:hAnsi="Arial" w:cs="Arial"/>
          <w:sz w:val="24"/>
          <w:szCs w:val="24"/>
          <w:lang w:val="en-GB"/>
        </w:rPr>
        <w:t xml:space="preserve">), </w:t>
      </w:r>
      <w:r w:rsidR="00627DCA" w:rsidRPr="00F40176">
        <w:rPr>
          <w:rFonts w:ascii="Arial" w:hAnsi="Arial" w:cs="Arial"/>
          <w:sz w:val="24"/>
          <w:szCs w:val="24"/>
          <w:lang w:val="en-GB"/>
        </w:rPr>
        <w:t>as originally validated with</w:t>
      </w:r>
      <w:r w:rsidR="00476D15" w:rsidRPr="00F40176">
        <w:rPr>
          <w:rFonts w:ascii="Arial" w:hAnsi="Arial" w:cs="Arial"/>
          <w:sz w:val="24"/>
          <w:szCs w:val="24"/>
          <w:lang w:val="en-GB"/>
        </w:rPr>
        <w:t xml:space="preserve"> RNA FISH</w:t>
      </w:r>
      <w:r w:rsidR="00476D15"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c6dgZmrn","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F40176">
        <w:rPr>
          <w:rFonts w:ascii="Arial" w:hAnsi="Arial" w:cs="Arial"/>
          <w:sz w:val="24"/>
          <w:szCs w:val="24"/>
          <w:lang w:val="en-GB"/>
        </w:rPr>
        <w:fldChar w:fldCharType="separate"/>
      </w:r>
      <w:r w:rsidR="0097304F" w:rsidRPr="00F40176">
        <w:rPr>
          <w:rFonts w:ascii="Arial" w:hAnsi="Arial" w:cs="Arial"/>
          <w:sz w:val="24"/>
          <w:lang w:val="en-GB"/>
        </w:rPr>
        <w:t>(31)</w:t>
      </w:r>
      <w:r w:rsidR="00476D15" w:rsidRPr="00F40176">
        <w:rPr>
          <w:rFonts w:ascii="Arial" w:hAnsi="Arial" w:cs="Arial"/>
          <w:sz w:val="24"/>
          <w:szCs w:val="24"/>
          <w:lang w:val="en-GB"/>
        </w:rPr>
        <w:fldChar w:fldCharType="end"/>
      </w:r>
      <w:r w:rsidR="00476D15" w:rsidRPr="00F40176">
        <w:rPr>
          <w:rFonts w:ascii="Arial" w:hAnsi="Arial" w:cs="Arial"/>
          <w:sz w:val="24"/>
          <w:szCs w:val="24"/>
          <w:lang w:val="en-GB"/>
        </w:rPr>
        <w:t xml:space="preserve">. </w:t>
      </w:r>
      <w:r w:rsidR="00D41AFF" w:rsidRPr="00F40176">
        <w:rPr>
          <w:rFonts w:ascii="Arial" w:hAnsi="Arial" w:cs="Arial"/>
          <w:sz w:val="24"/>
          <w:szCs w:val="24"/>
          <w:lang w:val="en-GB"/>
        </w:rPr>
        <w:t>Th</w:t>
      </w:r>
      <w:r w:rsidR="005109E6" w:rsidRPr="00F40176">
        <w:rPr>
          <w:rFonts w:ascii="Arial" w:hAnsi="Arial" w:cs="Arial"/>
          <w:sz w:val="24"/>
          <w:szCs w:val="24"/>
          <w:lang w:val="en-GB"/>
        </w:rPr>
        <w:t>is</w:t>
      </w:r>
      <w:r w:rsidR="00476D15" w:rsidRPr="00F40176">
        <w:rPr>
          <w:rFonts w:ascii="Arial" w:hAnsi="Arial" w:cs="Arial"/>
          <w:sz w:val="24"/>
          <w:szCs w:val="24"/>
          <w:lang w:val="en-GB"/>
        </w:rPr>
        <w:t xml:space="preserve"> </w:t>
      </w:r>
      <w:r w:rsidR="005109E6" w:rsidRPr="00F40176">
        <w:rPr>
          <w:rFonts w:ascii="Arial" w:hAnsi="Arial" w:cs="Arial"/>
          <w:sz w:val="24"/>
          <w:szCs w:val="24"/>
          <w:lang w:val="en-GB"/>
        </w:rPr>
        <w:t>controlled</w:t>
      </w:r>
      <w:r w:rsidR="00D41AFF" w:rsidRPr="00F40176">
        <w:rPr>
          <w:rFonts w:ascii="Arial" w:hAnsi="Arial" w:cs="Arial"/>
          <w:sz w:val="24"/>
          <w:szCs w:val="24"/>
          <w:lang w:val="en-GB"/>
        </w:rPr>
        <w:t xml:space="preserve"> </w:t>
      </w:r>
      <w:r w:rsidR="005109E6" w:rsidRPr="00F40176">
        <w:rPr>
          <w:rFonts w:ascii="Arial" w:hAnsi="Arial" w:cs="Arial"/>
          <w:sz w:val="24"/>
          <w:szCs w:val="24"/>
          <w:lang w:val="en-GB"/>
        </w:rPr>
        <w:t>RNP/</w:t>
      </w:r>
      <w:r w:rsidR="00D41AFF" w:rsidRPr="00F40176">
        <w:rPr>
          <w:rFonts w:ascii="Arial" w:hAnsi="Arial" w:cs="Arial"/>
          <w:sz w:val="24"/>
          <w:szCs w:val="24"/>
          <w:lang w:val="en-GB"/>
        </w:rPr>
        <w:t>SG</w:t>
      </w:r>
      <w:r w:rsidR="006254F2" w:rsidRPr="00F40176">
        <w:rPr>
          <w:rFonts w:ascii="Arial" w:hAnsi="Arial" w:cs="Arial"/>
          <w:sz w:val="24"/>
          <w:szCs w:val="24"/>
          <w:lang w:val="en-GB"/>
        </w:rPr>
        <w:t>-specific</w:t>
      </w:r>
      <w:r w:rsidR="00476D15" w:rsidRPr="00F40176">
        <w:rPr>
          <w:rFonts w:ascii="Arial" w:hAnsi="Arial" w:cs="Arial"/>
          <w:sz w:val="24"/>
          <w:szCs w:val="24"/>
          <w:lang w:val="en-GB"/>
        </w:rPr>
        <w:t xml:space="preserve"> signal exhibited a positive</w:t>
      </w:r>
      <w:r w:rsidR="00C27098" w:rsidRPr="00F40176">
        <w:rPr>
          <w:rFonts w:ascii="Arial" w:hAnsi="Arial" w:cs="Arial"/>
          <w:sz w:val="24"/>
          <w:szCs w:val="24"/>
          <w:lang w:val="en-GB"/>
        </w:rPr>
        <w:t>, but weaker</w:t>
      </w:r>
      <w:r w:rsidR="006D32CE" w:rsidRPr="00F40176">
        <w:rPr>
          <w:rFonts w:ascii="Arial" w:hAnsi="Arial" w:cs="Arial"/>
          <w:sz w:val="24"/>
          <w:szCs w:val="24"/>
          <w:lang w:val="en-GB"/>
        </w:rPr>
        <w:t xml:space="preserve"> than previously reported,</w:t>
      </w:r>
      <w:r w:rsidR="00476D15" w:rsidRPr="00F40176">
        <w:rPr>
          <w:rFonts w:ascii="Arial" w:hAnsi="Arial" w:cs="Arial"/>
          <w:sz w:val="24"/>
          <w:szCs w:val="24"/>
          <w:lang w:val="en-GB"/>
        </w:rPr>
        <w:t xml:space="preserve"> correlation with RNA length</w:t>
      </w:r>
      <w:r w:rsidR="006D32CE" w:rsidRPr="00F40176">
        <w:rPr>
          <w:rFonts w:ascii="Arial" w:hAnsi="Arial" w:cs="Arial"/>
          <w:sz w:val="24"/>
          <w:szCs w:val="24"/>
          <w:lang w:val="en-GB"/>
        </w:rPr>
        <w:t xml:space="preserve"> </w:t>
      </w:r>
      <w:r w:rsidR="00476D15" w:rsidRPr="00F40176">
        <w:rPr>
          <w:rFonts w:ascii="Arial" w:hAnsi="Arial" w:cs="Arial"/>
          <w:sz w:val="24"/>
          <w:szCs w:val="24"/>
          <w:lang w:val="en-GB"/>
        </w:rPr>
        <w:t>(</w:t>
      </w:r>
      <w:r w:rsidR="00AF127A" w:rsidRPr="00F40176">
        <w:rPr>
          <w:rFonts w:ascii="Arial" w:hAnsi="Arial" w:cs="Arial"/>
          <w:sz w:val="24"/>
          <w:szCs w:val="24"/>
          <w:lang w:val="en-GB"/>
        </w:rPr>
        <w:t>Supplementary</w:t>
      </w:r>
      <w:r w:rsidR="0020636A" w:rsidRPr="00F40176">
        <w:rPr>
          <w:rFonts w:ascii="Arial" w:hAnsi="Arial" w:cs="Arial"/>
          <w:sz w:val="24"/>
          <w:szCs w:val="24"/>
          <w:lang w:val="en-GB"/>
        </w:rPr>
        <w:t xml:space="preserve"> Figure</w:t>
      </w:r>
      <w:r w:rsidR="00AF127A" w:rsidRPr="00F40176">
        <w:rPr>
          <w:rFonts w:ascii="Arial" w:hAnsi="Arial" w:cs="Arial"/>
          <w:sz w:val="24"/>
          <w:szCs w:val="24"/>
          <w:lang w:val="en-GB"/>
        </w:rPr>
        <w:t xml:space="preserve"> </w:t>
      </w:r>
      <w:r w:rsidR="001519A5" w:rsidRPr="00F40176">
        <w:rPr>
          <w:rFonts w:ascii="Arial" w:hAnsi="Arial" w:cs="Arial"/>
          <w:sz w:val="24"/>
          <w:szCs w:val="24"/>
          <w:lang w:val="en-GB"/>
        </w:rPr>
        <w:t>7</w:t>
      </w:r>
      <w:r w:rsidR="00AF127A" w:rsidRPr="00F40176">
        <w:rPr>
          <w:rFonts w:ascii="Arial" w:hAnsi="Arial" w:cs="Arial"/>
          <w:sz w:val="24"/>
          <w:szCs w:val="24"/>
          <w:lang w:val="en-GB"/>
        </w:rPr>
        <w:t>D)</w:t>
      </w:r>
      <w:r w:rsidR="00476D15" w:rsidRPr="00F40176">
        <w:rPr>
          <w:rFonts w:ascii="Arial" w:hAnsi="Arial" w:cs="Arial"/>
          <w:sz w:val="24"/>
          <w:szCs w:val="24"/>
          <w:lang w:val="en-GB"/>
        </w:rPr>
        <w:t xml:space="preserve">. Mirroring the DC-corrected data (Figure </w:t>
      </w:r>
      <w:r w:rsidR="00322932" w:rsidRPr="00F40176">
        <w:rPr>
          <w:rFonts w:ascii="Arial" w:hAnsi="Arial" w:cs="Arial"/>
          <w:sz w:val="24"/>
          <w:szCs w:val="24"/>
          <w:lang w:val="en-GB"/>
        </w:rPr>
        <w:t>3</w:t>
      </w:r>
      <w:r w:rsidR="00AF127A" w:rsidRPr="00F40176">
        <w:rPr>
          <w:rFonts w:ascii="Arial" w:hAnsi="Arial" w:cs="Arial"/>
          <w:sz w:val="24"/>
          <w:szCs w:val="24"/>
          <w:lang w:val="en-GB"/>
        </w:rPr>
        <w:t>D</w:t>
      </w:r>
      <w:r w:rsidR="00476D15" w:rsidRPr="00F40176">
        <w:rPr>
          <w:rFonts w:ascii="Arial" w:hAnsi="Arial" w:cs="Arial"/>
          <w:sz w:val="24"/>
          <w:szCs w:val="24"/>
          <w:lang w:val="en-GB"/>
        </w:rPr>
        <w:t>), GSEA shows downregulation of pathways related to metabolism (</w:t>
      </w:r>
      <w:r w:rsidR="00AF127A" w:rsidRPr="00F40176">
        <w:rPr>
          <w:rFonts w:ascii="Arial" w:hAnsi="Arial" w:cs="Arial"/>
          <w:sz w:val="24"/>
          <w:szCs w:val="24"/>
          <w:lang w:val="en-GB"/>
        </w:rPr>
        <w:t xml:space="preserve">Supplementary Figure </w:t>
      </w:r>
      <w:r w:rsidR="001519A5" w:rsidRPr="00F40176">
        <w:rPr>
          <w:rFonts w:ascii="Arial" w:hAnsi="Arial" w:cs="Arial"/>
          <w:sz w:val="24"/>
          <w:szCs w:val="24"/>
          <w:lang w:val="en-GB"/>
        </w:rPr>
        <w:t>7</w:t>
      </w:r>
      <w:r w:rsidR="00AF127A" w:rsidRPr="00F40176">
        <w:rPr>
          <w:rFonts w:ascii="Arial" w:hAnsi="Arial" w:cs="Arial"/>
          <w:sz w:val="24"/>
          <w:szCs w:val="24"/>
          <w:lang w:val="en-GB"/>
        </w:rPr>
        <w:t>E</w:t>
      </w:r>
      <w:r w:rsidR="00476D15" w:rsidRPr="00F40176">
        <w:rPr>
          <w:rFonts w:ascii="Arial" w:hAnsi="Arial" w:cs="Arial"/>
          <w:sz w:val="24"/>
          <w:szCs w:val="24"/>
          <w:lang w:val="en-GB"/>
        </w:rPr>
        <w:t xml:space="preserve">). However, it also </w:t>
      </w:r>
      <w:r w:rsidR="00B54FFA" w:rsidRPr="00F40176">
        <w:rPr>
          <w:rFonts w:ascii="Arial" w:hAnsi="Arial" w:cs="Arial"/>
          <w:sz w:val="24"/>
          <w:szCs w:val="24"/>
          <w:lang w:val="en-GB"/>
        </w:rPr>
        <w:t>suggests</w:t>
      </w:r>
      <w:r w:rsidR="00476D15" w:rsidRPr="00F40176">
        <w:rPr>
          <w:rFonts w:ascii="Arial" w:hAnsi="Arial" w:cs="Arial"/>
          <w:sz w:val="24"/>
          <w:szCs w:val="24"/>
          <w:lang w:val="en-GB"/>
        </w:rPr>
        <w:t xml:space="preserve"> downregulation of apoptosis pathways (</w:t>
      </w:r>
      <w:r w:rsidR="00AF127A" w:rsidRPr="00F40176">
        <w:rPr>
          <w:rFonts w:ascii="Arial" w:hAnsi="Arial" w:cs="Arial"/>
          <w:sz w:val="24"/>
          <w:szCs w:val="24"/>
          <w:lang w:val="en-GB"/>
        </w:rPr>
        <w:t xml:space="preserve">Supplementary Figure </w:t>
      </w:r>
      <w:r w:rsidR="001519A5" w:rsidRPr="00F40176">
        <w:rPr>
          <w:rFonts w:ascii="Arial" w:hAnsi="Arial" w:cs="Arial"/>
          <w:sz w:val="24"/>
          <w:szCs w:val="24"/>
          <w:lang w:val="en-GB"/>
        </w:rPr>
        <w:t>7</w:t>
      </w:r>
      <w:r w:rsidR="00AF127A" w:rsidRPr="00F40176">
        <w:rPr>
          <w:rFonts w:ascii="Arial" w:hAnsi="Arial" w:cs="Arial"/>
          <w:sz w:val="24"/>
          <w:szCs w:val="24"/>
          <w:lang w:val="en-GB"/>
        </w:rPr>
        <w:t>E</w:t>
      </w:r>
      <w:r w:rsidR="00476D15" w:rsidRPr="00F40176">
        <w:rPr>
          <w:rFonts w:ascii="Arial" w:hAnsi="Arial" w:cs="Arial"/>
          <w:sz w:val="24"/>
          <w:szCs w:val="24"/>
          <w:lang w:val="en-GB"/>
        </w:rPr>
        <w:t>), challeng</w:t>
      </w:r>
      <w:r w:rsidR="00B54FFA" w:rsidRPr="00F40176">
        <w:rPr>
          <w:rFonts w:ascii="Arial" w:hAnsi="Arial" w:cs="Arial"/>
          <w:sz w:val="24"/>
          <w:szCs w:val="24"/>
          <w:lang w:val="en-GB"/>
        </w:rPr>
        <w:t>ing</w:t>
      </w:r>
      <w:r w:rsidR="00476D15" w:rsidRPr="00F40176">
        <w:rPr>
          <w:rFonts w:ascii="Arial" w:hAnsi="Arial" w:cs="Arial"/>
          <w:sz w:val="24"/>
          <w:szCs w:val="24"/>
          <w:lang w:val="en-GB"/>
        </w:rPr>
        <w:t xml:space="preserve"> the hypothesis that SGs inhibit apoptosis by sequestering pro-apoptotic transcripts</w:t>
      </w:r>
      <w:r w:rsidR="00476D15"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{"citationID":"k7a1rRlH","properties":{"formattedCitation":"(12, 13)","plainCitation":"(12, 13)","noteIndex":0},"citationItems":[{"id":"7QlDGlPw/arsn2ApG","uris":["http://zotero.org/users/local/1p9EH8ax/items/CUBP4YDB"],"itemData":{"id":"kQO2AUWH/6JfxAOAI","type":"article-journal","container-title":"Current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F40176">
        <w:rPr>
          <w:rFonts w:ascii="Arial" w:hAnsi="Arial" w:cs="Arial"/>
          <w:sz w:val="24"/>
          <w:szCs w:val="24"/>
          <w:lang w:val="en-GB"/>
        </w:rPr>
        <w:fldChar w:fldCharType="separate"/>
      </w:r>
      <w:r w:rsidR="0097304F" w:rsidRPr="00F40176">
        <w:rPr>
          <w:rFonts w:ascii="Arial" w:hAnsi="Arial" w:cs="Arial"/>
          <w:sz w:val="24"/>
          <w:lang w:val="en-GB"/>
        </w:rPr>
        <w:t>(12, 13)</w:t>
      </w:r>
      <w:r w:rsidR="00476D15" w:rsidRPr="00F40176">
        <w:rPr>
          <w:rFonts w:ascii="Arial" w:hAnsi="Arial" w:cs="Arial"/>
          <w:sz w:val="24"/>
          <w:szCs w:val="24"/>
          <w:lang w:val="en-GB"/>
        </w:rPr>
        <w:fldChar w:fldCharType="end"/>
      </w:r>
      <w:r w:rsidR="00476D15" w:rsidRPr="00F40176">
        <w:rPr>
          <w:rFonts w:ascii="Arial" w:hAnsi="Arial" w:cs="Arial"/>
          <w:sz w:val="24"/>
          <w:szCs w:val="24"/>
          <w:lang w:val="en-GB"/>
        </w:rPr>
        <w:t>.</w:t>
      </w:r>
      <w:r w:rsidR="004D05C4" w:rsidRPr="00F40176">
        <w:rPr>
          <w:rFonts w:ascii="Arial" w:hAnsi="Arial" w:cs="Arial"/>
          <w:sz w:val="24"/>
          <w:szCs w:val="24"/>
          <w:lang w:val="en-GB"/>
        </w:rPr>
        <w:t xml:space="preserve"> </w:t>
      </w:r>
    </w:p>
    <w:p w14:paraId="3E497C7A" w14:textId="416B426D" w:rsidR="00476D15" w:rsidRPr="00F40176" w:rsidRDefault="00BB05B0" w:rsidP="00476D15">
      <w:pPr>
        <w:jc w:val="both"/>
        <w:rPr>
          <w:rFonts w:ascii="Arial" w:hAnsi="Arial" w:cs="Arial"/>
          <w:sz w:val="24"/>
          <w:szCs w:val="24"/>
          <w:lang w:val="en-GB"/>
        </w:rPr>
      </w:pPr>
      <w:r w:rsidRPr="00F40176">
        <w:rPr>
          <w:rFonts w:ascii="Arial" w:hAnsi="Arial" w:cs="Arial"/>
          <w:sz w:val="24"/>
          <w:szCs w:val="24"/>
          <w:lang w:val="en-GB"/>
        </w:rPr>
        <w:t>PL methods</w:t>
      </w:r>
      <w:r w:rsidR="003C0348" w:rsidRPr="00F40176">
        <w:rPr>
          <w:rFonts w:ascii="Arial" w:hAnsi="Arial" w:cs="Arial"/>
          <w:sz w:val="24"/>
          <w:szCs w:val="24"/>
          <w:lang w:val="en-GB"/>
        </w:rPr>
        <w:t xml:space="preserve">, </w:t>
      </w:r>
      <w:r w:rsidR="761BFD49" w:rsidRPr="00F40176">
        <w:rPr>
          <w:rFonts w:ascii="Arial" w:hAnsi="Arial" w:cs="Arial"/>
          <w:sz w:val="24"/>
          <w:szCs w:val="24"/>
          <w:lang w:val="en-GB"/>
        </w:rPr>
        <w:t>although</w:t>
      </w:r>
      <w:r w:rsidRPr="00F40176">
        <w:rPr>
          <w:rFonts w:ascii="Arial" w:hAnsi="Arial" w:cs="Arial"/>
          <w:sz w:val="24"/>
          <w:szCs w:val="24"/>
          <w:lang w:val="en-GB"/>
        </w:rPr>
        <w:t xml:space="preserve"> not rely</w:t>
      </w:r>
      <w:r w:rsidR="003C0348" w:rsidRPr="00F40176">
        <w:rPr>
          <w:rFonts w:ascii="Arial" w:hAnsi="Arial" w:cs="Arial"/>
          <w:sz w:val="24"/>
          <w:szCs w:val="24"/>
          <w:lang w:val="en-GB"/>
        </w:rPr>
        <w:t>ing</w:t>
      </w:r>
      <w:r w:rsidRPr="00F40176">
        <w:rPr>
          <w:rFonts w:ascii="Arial" w:hAnsi="Arial" w:cs="Arial"/>
          <w:sz w:val="24"/>
          <w:szCs w:val="24"/>
          <w:lang w:val="en-GB"/>
        </w:rPr>
        <w:t xml:space="preserve"> on centrifugation, are also subjected to </w:t>
      </w:r>
      <w:r w:rsidR="049527EC" w:rsidRPr="00F40176">
        <w:rPr>
          <w:rFonts w:ascii="Arial" w:hAnsi="Arial" w:cs="Arial"/>
          <w:sz w:val="24"/>
          <w:szCs w:val="24"/>
          <w:lang w:val="en-GB"/>
        </w:rPr>
        <w:t>confounding</w:t>
      </w:r>
      <w:r w:rsidRPr="00F40176">
        <w:rPr>
          <w:rFonts w:ascii="Arial" w:hAnsi="Arial" w:cs="Arial"/>
          <w:sz w:val="24"/>
          <w:szCs w:val="24"/>
          <w:lang w:val="en-GB"/>
        </w:rPr>
        <w:t xml:space="preserve"> factors</w:t>
      </w:r>
      <w:r w:rsidR="007E3E60" w:rsidRPr="00F40176">
        <w:rPr>
          <w:rFonts w:ascii="Arial" w:hAnsi="Arial" w:cs="Arial"/>
          <w:sz w:val="24"/>
          <w:szCs w:val="24"/>
          <w:lang w:val="en-GB"/>
        </w:rPr>
        <w:t xml:space="preserve">. Notably, </w:t>
      </w:r>
      <w:r w:rsidR="007B2A41" w:rsidRPr="00F40176">
        <w:rPr>
          <w:rFonts w:ascii="Arial" w:hAnsi="Arial" w:cs="Arial"/>
          <w:sz w:val="24"/>
          <w:szCs w:val="24"/>
          <w:lang w:val="en-GB"/>
        </w:rPr>
        <w:t xml:space="preserve">the labelling protein </w:t>
      </w:r>
      <w:r w:rsidR="007E3E60" w:rsidRPr="00F40176">
        <w:rPr>
          <w:rFonts w:ascii="Arial" w:hAnsi="Arial" w:cs="Arial"/>
          <w:sz w:val="24"/>
          <w:szCs w:val="24"/>
          <w:lang w:val="en-GB"/>
        </w:rPr>
        <w:t>G3BP1</w:t>
      </w:r>
      <w:r w:rsidRPr="00F40176">
        <w:rPr>
          <w:rFonts w:ascii="Arial" w:hAnsi="Arial" w:cs="Arial"/>
          <w:sz w:val="24"/>
          <w:szCs w:val="24"/>
          <w:lang w:val="en-GB"/>
        </w:rPr>
        <w:t xml:space="preserve"> </w:t>
      </w:r>
      <w:r w:rsidR="00476D15" w:rsidRPr="00F40176">
        <w:rPr>
          <w:rFonts w:ascii="Arial" w:hAnsi="Arial" w:cs="Arial"/>
          <w:sz w:val="24"/>
          <w:szCs w:val="24"/>
          <w:lang w:val="en-GB"/>
        </w:rPr>
        <w:t>does not exclusively locali</w:t>
      </w:r>
      <w:r w:rsidR="002A7AAA" w:rsidRPr="00F40176">
        <w:rPr>
          <w:rFonts w:ascii="Arial" w:hAnsi="Arial" w:cs="Arial"/>
          <w:sz w:val="24"/>
          <w:szCs w:val="24"/>
          <w:lang w:val="en-GB"/>
        </w:rPr>
        <w:t>s</w:t>
      </w:r>
      <w:r w:rsidR="00476D15" w:rsidRPr="00F40176">
        <w:rPr>
          <w:rFonts w:ascii="Arial" w:hAnsi="Arial" w:cs="Arial"/>
          <w:sz w:val="24"/>
          <w:szCs w:val="24"/>
          <w:lang w:val="en-GB"/>
        </w:rPr>
        <w:t>e to SGs</w:t>
      </w:r>
      <w:r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GGLtuEd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F40176">
        <w:rPr>
          <w:rFonts w:ascii="Arial" w:hAnsi="Arial" w:cs="Arial"/>
          <w:sz w:val="24"/>
          <w:szCs w:val="24"/>
          <w:lang w:val="en-GB"/>
        </w:rPr>
        <w:fldChar w:fldCharType="separate"/>
      </w:r>
      <w:r w:rsidR="0097304F" w:rsidRPr="00F40176">
        <w:rPr>
          <w:rFonts w:ascii="Arial" w:hAnsi="Arial" w:cs="Arial"/>
          <w:sz w:val="24"/>
          <w:lang w:val="en-GB"/>
        </w:rPr>
        <w:t>(29)</w:t>
      </w:r>
      <w:r w:rsidRPr="00F40176">
        <w:rPr>
          <w:rFonts w:ascii="Arial" w:hAnsi="Arial" w:cs="Arial"/>
          <w:sz w:val="24"/>
          <w:szCs w:val="24"/>
          <w:lang w:val="en-GB"/>
        </w:rPr>
        <w:fldChar w:fldCharType="end"/>
      </w:r>
      <w:r w:rsidR="000F207E" w:rsidRPr="00F40176">
        <w:rPr>
          <w:rFonts w:ascii="Arial" w:hAnsi="Arial" w:cs="Arial"/>
          <w:sz w:val="24"/>
          <w:szCs w:val="24"/>
          <w:lang w:val="en-GB"/>
        </w:rPr>
        <w:t>, and thus PL may capture RNAs beyond bona fide SGs.</w:t>
      </w:r>
      <w:r w:rsidR="00476D15" w:rsidRPr="00F40176">
        <w:rPr>
          <w:rFonts w:ascii="Arial" w:hAnsi="Arial" w:cs="Arial"/>
          <w:sz w:val="24"/>
          <w:szCs w:val="24"/>
          <w:lang w:val="en-GB"/>
        </w:rPr>
        <w:t xml:space="preserve"> </w:t>
      </w:r>
      <w:r w:rsidR="006B6772" w:rsidRPr="00F40176">
        <w:rPr>
          <w:rFonts w:ascii="Arial" w:hAnsi="Arial" w:cs="Arial"/>
          <w:sz w:val="24"/>
          <w:szCs w:val="24"/>
          <w:lang w:val="en-GB"/>
        </w:rPr>
        <w:t xml:space="preserve">Although we cannot </w:t>
      </w:r>
      <w:r w:rsidR="005109E6" w:rsidRPr="00F40176">
        <w:rPr>
          <w:rFonts w:ascii="Arial" w:hAnsi="Arial" w:cs="Arial"/>
          <w:sz w:val="24"/>
          <w:szCs w:val="24"/>
          <w:lang w:val="en-GB"/>
        </w:rPr>
        <w:t xml:space="preserve">directly </w:t>
      </w:r>
      <w:r w:rsidR="006B6772" w:rsidRPr="00F40176">
        <w:rPr>
          <w:rFonts w:ascii="Arial" w:hAnsi="Arial" w:cs="Arial"/>
          <w:sz w:val="24"/>
          <w:szCs w:val="24"/>
          <w:lang w:val="en-GB"/>
        </w:rPr>
        <w:t>control for this, we used</w:t>
      </w:r>
      <w:r w:rsidR="00476D15" w:rsidRPr="00F40176">
        <w:rPr>
          <w:rFonts w:ascii="Arial" w:hAnsi="Arial" w:cs="Arial"/>
          <w:sz w:val="24"/>
          <w:szCs w:val="24"/>
          <w:lang w:val="en-GB"/>
        </w:rPr>
        <w:t xml:space="preserve"> linear models</w:t>
      </w:r>
      <w:r w:rsidR="00EE4393" w:rsidRPr="00F40176">
        <w:rPr>
          <w:rFonts w:ascii="Arial" w:hAnsi="Arial" w:cs="Arial"/>
          <w:sz w:val="24"/>
          <w:szCs w:val="24"/>
          <w:lang w:val="en-GB"/>
        </w:rPr>
        <w:t xml:space="preserve"> with interaction effects</w:t>
      </w:r>
      <w:r w:rsidR="00476D15" w:rsidRPr="00F40176">
        <w:rPr>
          <w:rFonts w:ascii="Arial" w:hAnsi="Arial" w:cs="Arial"/>
          <w:sz w:val="24"/>
          <w:szCs w:val="24"/>
          <w:lang w:val="en-GB"/>
        </w:rPr>
        <w:t>, similar to our approach with the Matheny 2019</w:t>
      </w:r>
      <w:r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cizMau0x","properties":{"formattedCitation":"(41)","plainCitation":"(41)","noteIndex":0},"citationItems":[{"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F40176">
        <w:rPr>
          <w:rFonts w:ascii="Arial" w:hAnsi="Arial" w:cs="Arial"/>
          <w:sz w:val="24"/>
          <w:szCs w:val="24"/>
          <w:lang w:val="en-GB"/>
        </w:rPr>
        <w:fldChar w:fldCharType="separate"/>
      </w:r>
      <w:r w:rsidR="0097304F" w:rsidRPr="00F40176">
        <w:rPr>
          <w:rFonts w:ascii="Arial" w:hAnsi="Arial" w:cs="Arial"/>
          <w:sz w:val="24"/>
          <w:lang w:val="en-GB"/>
        </w:rPr>
        <w:t>(41)</w:t>
      </w:r>
      <w:r w:rsidRPr="00F40176">
        <w:rPr>
          <w:rFonts w:ascii="Arial" w:hAnsi="Arial" w:cs="Arial"/>
          <w:sz w:val="24"/>
          <w:szCs w:val="24"/>
          <w:lang w:val="en-GB"/>
        </w:rPr>
        <w:fldChar w:fldCharType="end"/>
      </w:r>
      <w:r w:rsidR="00476D15" w:rsidRPr="00F40176">
        <w:rPr>
          <w:rFonts w:ascii="Arial" w:hAnsi="Arial" w:cs="Arial"/>
          <w:sz w:val="24"/>
          <w:szCs w:val="24"/>
          <w:lang w:val="en-GB"/>
        </w:rPr>
        <w:t xml:space="preserve"> dataset, </w:t>
      </w:r>
      <w:r w:rsidR="00D958D6" w:rsidRPr="00F40176">
        <w:rPr>
          <w:rFonts w:ascii="Arial" w:hAnsi="Arial" w:cs="Arial"/>
          <w:sz w:val="24"/>
          <w:szCs w:val="24"/>
          <w:lang w:val="en-GB"/>
        </w:rPr>
        <w:t>and</w:t>
      </w:r>
      <w:r w:rsidR="00476D15" w:rsidRPr="00F40176">
        <w:rPr>
          <w:rFonts w:ascii="Arial" w:hAnsi="Arial" w:cs="Arial"/>
          <w:sz w:val="24"/>
          <w:szCs w:val="24"/>
          <w:lang w:val="en-GB"/>
        </w:rPr>
        <w:t xml:space="preserve"> controlled for </w:t>
      </w:r>
      <w:r w:rsidR="00E25CB1" w:rsidRPr="00F40176">
        <w:rPr>
          <w:rFonts w:ascii="Arial" w:hAnsi="Arial" w:cs="Arial"/>
          <w:sz w:val="24"/>
          <w:szCs w:val="24"/>
          <w:lang w:val="en-GB"/>
        </w:rPr>
        <w:t xml:space="preserve">other </w:t>
      </w:r>
      <w:r w:rsidR="00476D15" w:rsidRPr="00F40176">
        <w:rPr>
          <w:rFonts w:ascii="Arial" w:hAnsi="Arial" w:cs="Arial"/>
          <w:sz w:val="24"/>
          <w:szCs w:val="24"/>
          <w:lang w:val="en-GB"/>
        </w:rPr>
        <w:t>confounding variables (</w:t>
      </w:r>
      <w:r w:rsidR="008A5691" w:rsidRPr="00F40176">
        <w:rPr>
          <w:rFonts w:ascii="Arial" w:hAnsi="Arial" w:cs="Arial"/>
          <w:sz w:val="24"/>
          <w:szCs w:val="24"/>
          <w:lang w:val="en-GB"/>
        </w:rPr>
        <w:t>see</w:t>
      </w:r>
      <w:r w:rsidR="00476D15" w:rsidRPr="00F40176">
        <w:rPr>
          <w:rFonts w:ascii="Arial" w:hAnsi="Arial" w:cs="Arial"/>
          <w:sz w:val="24"/>
          <w:szCs w:val="24"/>
          <w:lang w:val="en-GB"/>
        </w:rPr>
        <w:t xml:space="preserve"> Methods) to isolate the SG-specific </w:t>
      </w:r>
      <w:r w:rsidR="00EE4393" w:rsidRPr="00F40176">
        <w:rPr>
          <w:rFonts w:ascii="Arial" w:hAnsi="Arial" w:cs="Arial"/>
          <w:sz w:val="24"/>
          <w:szCs w:val="24"/>
          <w:lang w:val="en-GB"/>
        </w:rPr>
        <w:t xml:space="preserve">gene expression </w:t>
      </w:r>
      <w:r w:rsidR="00476D15" w:rsidRPr="00F40176">
        <w:rPr>
          <w:rFonts w:ascii="Arial" w:hAnsi="Arial" w:cs="Arial"/>
          <w:sz w:val="24"/>
          <w:szCs w:val="24"/>
          <w:lang w:val="en-GB"/>
        </w:rPr>
        <w:t>signal</w:t>
      </w:r>
      <w:r w:rsidR="00A4382A" w:rsidRPr="00F40176">
        <w:rPr>
          <w:rFonts w:ascii="Arial" w:hAnsi="Arial" w:cs="Arial"/>
          <w:sz w:val="24"/>
          <w:szCs w:val="24"/>
          <w:lang w:val="en-GB"/>
        </w:rPr>
        <w:t xml:space="preserve">. </w:t>
      </w:r>
      <w:r w:rsidR="00EF1676" w:rsidRPr="00F40176">
        <w:rPr>
          <w:rFonts w:ascii="Arial" w:hAnsi="Arial" w:cs="Arial"/>
          <w:sz w:val="24"/>
          <w:szCs w:val="24"/>
          <w:lang w:val="en-GB"/>
        </w:rPr>
        <w:t>In PL-purified SG</w:t>
      </w:r>
      <w:r w:rsidR="00AF127A" w:rsidRPr="00F40176">
        <w:rPr>
          <w:rFonts w:ascii="Arial" w:hAnsi="Arial" w:cs="Arial"/>
          <w:sz w:val="24"/>
          <w:szCs w:val="24"/>
          <w:lang w:val="en-GB"/>
        </w:rPr>
        <w:t>s</w:t>
      </w:r>
      <w:r w:rsidR="00EF1676" w:rsidRPr="00F40176">
        <w:rPr>
          <w:rFonts w:ascii="Arial" w:hAnsi="Arial" w:cs="Arial"/>
          <w:sz w:val="24"/>
          <w:szCs w:val="24"/>
          <w:lang w:val="en-GB"/>
        </w:rPr>
        <w:t>, this</w:t>
      </w:r>
      <w:r w:rsidR="005109E6" w:rsidRPr="00F40176">
        <w:rPr>
          <w:rFonts w:ascii="Arial" w:hAnsi="Arial" w:cs="Arial"/>
          <w:sz w:val="24"/>
          <w:szCs w:val="24"/>
          <w:lang w:val="en-GB"/>
        </w:rPr>
        <w:t xml:space="preserve"> </w:t>
      </w:r>
      <w:r w:rsidR="00476D15" w:rsidRPr="00F40176">
        <w:rPr>
          <w:rFonts w:ascii="Arial" w:hAnsi="Arial" w:cs="Arial"/>
          <w:sz w:val="24"/>
          <w:szCs w:val="24"/>
          <w:lang w:val="en-GB"/>
        </w:rPr>
        <w:t xml:space="preserve">showed a negative </w:t>
      </w:r>
      <w:r w:rsidR="00E72E18" w:rsidRPr="00F40176">
        <w:rPr>
          <w:rFonts w:ascii="Arial" w:hAnsi="Arial" w:cs="Arial"/>
          <w:sz w:val="24"/>
          <w:szCs w:val="24"/>
          <w:lang w:val="en-GB"/>
        </w:rPr>
        <w:t>correlation with RNA length</w:t>
      </w:r>
      <w:r w:rsidR="00476D15" w:rsidRPr="00F40176">
        <w:rPr>
          <w:rFonts w:ascii="Arial" w:hAnsi="Arial" w:cs="Arial"/>
          <w:sz w:val="24"/>
          <w:szCs w:val="24"/>
          <w:lang w:val="en-GB"/>
        </w:rPr>
        <w:t xml:space="preserve"> (Figure </w:t>
      </w:r>
      <w:r w:rsidR="00322932" w:rsidRPr="00F40176">
        <w:rPr>
          <w:rFonts w:ascii="Arial" w:hAnsi="Arial" w:cs="Arial"/>
          <w:sz w:val="24"/>
          <w:szCs w:val="24"/>
          <w:lang w:val="en-GB"/>
        </w:rPr>
        <w:t>3</w:t>
      </w:r>
      <w:r w:rsidR="00AF127A" w:rsidRPr="00F40176">
        <w:rPr>
          <w:rFonts w:ascii="Arial" w:hAnsi="Arial" w:cs="Arial"/>
          <w:sz w:val="24"/>
          <w:szCs w:val="24"/>
          <w:lang w:val="en-GB"/>
        </w:rPr>
        <w:t>E</w:t>
      </w:r>
      <w:r w:rsidR="00476D15" w:rsidRPr="00F40176">
        <w:rPr>
          <w:rFonts w:ascii="Arial" w:hAnsi="Arial" w:cs="Arial"/>
          <w:sz w:val="24"/>
          <w:szCs w:val="24"/>
          <w:lang w:val="en-GB"/>
        </w:rPr>
        <w:t>)</w:t>
      </w:r>
      <w:r w:rsidR="00AB4C1A" w:rsidRPr="00F40176">
        <w:rPr>
          <w:rFonts w:ascii="Arial" w:hAnsi="Arial" w:cs="Arial"/>
          <w:sz w:val="24"/>
          <w:szCs w:val="24"/>
          <w:lang w:val="en-GB"/>
        </w:rPr>
        <w:t>, and</w:t>
      </w:r>
      <w:r w:rsidR="00476D15" w:rsidRPr="00F40176">
        <w:rPr>
          <w:rFonts w:ascii="Arial" w:hAnsi="Arial" w:cs="Arial"/>
          <w:sz w:val="24"/>
          <w:szCs w:val="24"/>
          <w:lang w:val="en-GB"/>
        </w:rPr>
        <w:t xml:space="preserve"> GSEA revealed upregulation of metabolism and stress response pathways, </w:t>
      </w:r>
      <w:r w:rsidR="00AB4C1A" w:rsidRPr="00F40176">
        <w:rPr>
          <w:rFonts w:ascii="Arial" w:hAnsi="Arial" w:cs="Arial"/>
          <w:sz w:val="24"/>
          <w:szCs w:val="24"/>
          <w:lang w:val="en-GB"/>
        </w:rPr>
        <w:t>consistent with</w:t>
      </w:r>
      <w:r w:rsidR="00476D15" w:rsidRPr="00F40176">
        <w:rPr>
          <w:rFonts w:ascii="Arial" w:hAnsi="Arial" w:cs="Arial"/>
          <w:sz w:val="24"/>
          <w:szCs w:val="24"/>
          <w:lang w:val="en-GB"/>
        </w:rPr>
        <w:t xml:space="preserve"> selective transcript sequestration (Figure </w:t>
      </w:r>
      <w:r w:rsidR="00322932" w:rsidRPr="00F40176">
        <w:rPr>
          <w:rFonts w:ascii="Arial" w:hAnsi="Arial" w:cs="Arial"/>
          <w:sz w:val="24"/>
          <w:szCs w:val="24"/>
          <w:lang w:val="en-GB"/>
        </w:rPr>
        <w:t>3</w:t>
      </w:r>
      <w:r w:rsidR="00AF127A" w:rsidRPr="00F40176">
        <w:rPr>
          <w:rFonts w:ascii="Arial" w:hAnsi="Arial" w:cs="Arial"/>
          <w:sz w:val="24"/>
          <w:szCs w:val="24"/>
          <w:lang w:val="en-GB"/>
        </w:rPr>
        <w:t>F</w:t>
      </w:r>
      <w:r w:rsidR="00476D15" w:rsidRPr="00F40176">
        <w:rPr>
          <w:rFonts w:ascii="Arial" w:hAnsi="Arial" w:cs="Arial"/>
          <w:sz w:val="24"/>
          <w:szCs w:val="24"/>
          <w:lang w:val="en-GB"/>
        </w:rPr>
        <w:t>).</w:t>
      </w:r>
    </w:p>
    <w:p w14:paraId="0AFE12C5" w14:textId="77777777" w:rsidR="008A4290" w:rsidRPr="008A4290" w:rsidRDefault="008A4290" w:rsidP="008A4290">
      <w:pPr>
        <w:rPr>
          <w:lang w:val="en-GB"/>
        </w:rPr>
      </w:pPr>
    </w:p>
    <w:p w14:paraId="5022C06B" w14:textId="77777777" w:rsidR="008A4290" w:rsidRPr="00CD17BC" w:rsidRDefault="008A4290" w:rsidP="008A4290">
      <w:pPr>
        <w:jc w:val="both"/>
        <w:rPr>
          <w:rFonts w:ascii="Arial" w:hAnsi="Arial" w:cs="Arial"/>
          <w:b/>
          <w:bCs/>
          <w:sz w:val="20"/>
          <w:szCs w:val="20"/>
          <w:lang w:val="en-GB"/>
        </w:rPr>
      </w:pPr>
      <w:r w:rsidRPr="00CD17BC">
        <w:rPr>
          <w:rFonts w:ascii="Arial" w:hAnsi="Arial" w:cs="Arial"/>
          <w:b/>
          <w:bCs/>
          <w:noProof/>
          <w:sz w:val="20"/>
          <w:szCs w:val="20"/>
          <w:lang w:val="en-GB"/>
        </w:rPr>
        <w:lastRenderedPageBreak/>
        <w:drawing>
          <wp:inline distT="0" distB="0" distL="0" distR="0" wp14:anchorId="61DDABB7" wp14:editId="2DBA67E8">
            <wp:extent cx="5934362" cy="7912483"/>
            <wp:effectExtent l="0" t="0" r="0" b="0"/>
            <wp:docPr id="525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047"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34362" cy="7912483"/>
                    </a:xfrm>
                    <a:prstGeom prst="rect">
                      <a:avLst/>
                    </a:prstGeom>
                  </pic:spPr>
                </pic:pic>
              </a:graphicData>
            </a:graphic>
          </wp:inline>
        </w:drawing>
      </w:r>
    </w:p>
    <w:p w14:paraId="603CB331" w14:textId="77777777" w:rsidR="008A4290" w:rsidRPr="00CD17BC" w:rsidRDefault="008A4290" w:rsidP="008A4290">
      <w:pPr>
        <w:jc w:val="both"/>
        <w:rPr>
          <w:rFonts w:ascii="Arial" w:hAnsi="Arial" w:cs="Arial"/>
          <w:sz w:val="24"/>
          <w:szCs w:val="24"/>
          <w:lang w:val="en-GB"/>
        </w:rPr>
      </w:pPr>
    </w:p>
    <w:p w14:paraId="5FFA8017" w14:textId="1A095A79" w:rsidR="006E12C5" w:rsidRPr="001B750D" w:rsidRDefault="008A4290" w:rsidP="00476D15">
      <w:pPr>
        <w:jc w:val="both"/>
        <w:rPr>
          <w:rFonts w:ascii="Arial" w:hAnsi="Arial" w:cs="Arial"/>
          <w:sz w:val="20"/>
          <w:szCs w:val="20"/>
          <w:lang w:val="en-GB"/>
        </w:rPr>
      </w:pPr>
      <w:r w:rsidRPr="00CD17BC">
        <w:rPr>
          <w:rFonts w:ascii="Arial" w:hAnsi="Arial" w:cs="Arial"/>
          <w:b/>
          <w:bCs/>
          <w:sz w:val="20"/>
          <w:szCs w:val="20"/>
          <w:lang w:val="en-GB"/>
        </w:rPr>
        <w:lastRenderedPageBreak/>
        <w:t xml:space="preserve">Figure 3. Method-specific corrections for SGs transcriptomes unveil their specificities. </w:t>
      </w:r>
      <w:r w:rsidRPr="00CD17BC">
        <w:rPr>
          <w:rFonts w:ascii="Arial" w:hAnsi="Arial" w:cs="Arial"/>
          <w:sz w:val="20"/>
          <w:szCs w:val="20"/>
          <w:lang w:val="en-GB"/>
        </w:rPr>
        <w:t xml:space="preserve">(A) Scatter plot of yeast </w:t>
      </w:r>
      <w:r w:rsidRPr="00CD17BC">
        <w:rPr>
          <w:rFonts w:ascii="Arial" w:hAnsi="Arial" w:cs="Arial"/>
          <w:i/>
          <w:iCs/>
          <w:sz w:val="20"/>
          <w:szCs w:val="20"/>
          <w:lang w:val="en-GB"/>
        </w:rPr>
        <w:t>S</w:t>
      </w:r>
      <w:r w:rsidRPr="00CD17BC">
        <w:rPr>
          <w:rFonts w:ascii="Arial" w:hAnsi="Arial" w:cs="Arial"/>
          <w:sz w:val="20"/>
          <w:szCs w:val="20"/>
          <w:lang w:val="en-GB"/>
        </w:rPr>
        <w:t xml:space="preserve"> values obtained from Sed-</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m36bqNS","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w:t>
      </w:r>
      <w:ins w:id="262" w:author="Alexandre Miguel Kaizeler Guedes Da Silva Afonso" w:date="2026-09-02T13:35:00Z" w16du:dateUtc="2026-09-02T12:35:00Z">
        <w:r w:rsidR="00F40176">
          <w:rPr>
            <w:rFonts w:ascii="Arial" w:hAnsi="Arial" w:cs="Arial"/>
            <w:sz w:val="20"/>
            <w:szCs w:val="20"/>
            <w:lang w:val="en-GB"/>
          </w:rPr>
          <w:t xml:space="preserve">the </w:t>
        </w:r>
      </w:ins>
      <w:r w:rsidRPr="00CD17BC">
        <w:rPr>
          <w:rFonts w:ascii="Arial" w:hAnsi="Arial" w:cs="Arial"/>
          <w:sz w:val="20"/>
          <w:szCs w:val="20"/>
          <w:lang w:val="en-GB"/>
        </w:rPr>
        <w:t>cubic root of yeast RNA length (</w:t>
      </w:r>
      <w:proofErr w:type="spellStart"/>
      <w:r w:rsidRPr="00CD17BC">
        <w:rPr>
          <w:rFonts w:ascii="Arial" w:hAnsi="Arial" w:cs="Arial"/>
          <w:sz w:val="20"/>
          <w:szCs w:val="20"/>
          <w:lang w:val="en-GB"/>
        </w:rPr>
        <w:t>nt</w:t>
      </w:r>
      <w:proofErr w:type="spellEnd"/>
      <w:r w:rsidRPr="00CD17BC">
        <w:rPr>
          <w:rFonts w:ascii="Arial" w:hAnsi="Arial" w:cs="Arial"/>
          <w:sz w:val="20"/>
          <w:szCs w:val="20"/>
          <w:lang w:val="en-GB"/>
        </w:rPr>
        <w:t>) (X-Axis); Each circle denotes a transcript, with mitochondrially encoded transcripts colo</w:t>
      </w:r>
      <w:r>
        <w:rPr>
          <w:rFonts w:ascii="Arial" w:hAnsi="Arial" w:cs="Arial"/>
          <w:sz w:val="20"/>
          <w:szCs w:val="20"/>
          <w:lang w:val="en-GB"/>
        </w:rPr>
        <w:t>u</w:t>
      </w:r>
      <w:r w:rsidRPr="00CD17BC">
        <w:rPr>
          <w:rFonts w:ascii="Arial" w:hAnsi="Arial" w:cs="Arial"/>
          <w:sz w:val="20"/>
          <w:szCs w:val="20"/>
          <w:lang w:val="en-GB"/>
        </w:rPr>
        <w:t xml:space="preserve">red in cyan;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The dashed line corresponds to the least-squares linear regression fit between the two variables. (B) Scatter plot of t-statistics of DGE of simulated SGs </w:t>
      </w:r>
      <w:r w:rsidRPr="00CD17BC">
        <w:rPr>
          <w:rFonts w:ascii="Arial" w:hAnsi="Arial" w:cs="Arial"/>
          <w:i/>
          <w:iCs/>
          <w:sz w:val="20"/>
          <w:szCs w:val="20"/>
          <w:lang w:val="en-GB"/>
        </w:rPr>
        <w:t>versus</w:t>
      </w:r>
      <w:r w:rsidRPr="00CD17BC">
        <w:rPr>
          <w:rFonts w:ascii="Arial" w:hAnsi="Arial" w:cs="Arial"/>
          <w:sz w:val="20"/>
          <w:szCs w:val="20"/>
          <w:lang w:val="en-GB"/>
        </w:rPr>
        <w:t xml:space="preserve"> WCs, with S estimations based on Sed-</w:t>
      </w:r>
      <w:proofErr w:type="spellStart"/>
      <w:r w:rsidRPr="00CD17BC">
        <w:rPr>
          <w:rFonts w:ascii="Arial" w:hAnsi="Arial" w:cs="Arial"/>
          <w:sz w:val="20"/>
          <w:szCs w:val="20"/>
          <w:lang w:val="en-GB"/>
        </w:rPr>
        <w:t>seq</w:t>
      </w:r>
      <w:proofErr w:type="spellEnd"/>
      <w:r w:rsidRPr="00CD17BC">
        <w:rPr>
          <w:rFonts w:ascii="Arial" w:hAnsi="Arial" w:cs="Arial"/>
          <w:sz w:val="20"/>
          <w:szCs w:val="20"/>
          <w:lang w:val="en-GB"/>
        </w:rPr>
        <w:t xml:space="preserve"> data</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hMjaSUN","properties":{"formattedCitation":"(33)","plainCitation":"(33)","noteIndex":0},"citationItems":[{"id":"7QlDGlPw/Ue3q6JCf","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(33)</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DGE of DC-purified SGs </w:t>
      </w:r>
      <w:r w:rsidRPr="00CD17BC">
        <w:rPr>
          <w:rFonts w:ascii="Arial" w:hAnsi="Arial" w:cs="Arial"/>
          <w:i/>
          <w:iCs/>
          <w:sz w:val="20"/>
          <w:szCs w:val="20"/>
          <w:lang w:val="en-GB"/>
        </w:rPr>
        <w:t>versus</w:t>
      </w:r>
      <w:r w:rsidRPr="00CD17BC">
        <w:rPr>
          <w:rFonts w:ascii="Arial" w:hAnsi="Arial" w:cs="Arial"/>
          <w:sz w:val="20"/>
          <w:szCs w:val="20"/>
          <w:lang w:val="en-GB"/>
        </w:rPr>
        <w:t xml:space="preserve"> WCs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SK3lPa9","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(X-Axis); transcripts as circles colo</w:t>
      </w:r>
      <w:r>
        <w:rPr>
          <w:rFonts w:ascii="Arial" w:hAnsi="Arial" w:cs="Arial"/>
          <w:sz w:val="20"/>
          <w:szCs w:val="20"/>
          <w:lang w:val="en-GB"/>
        </w:rPr>
        <w:t>u</w:t>
      </w:r>
      <w:r w:rsidRPr="00CD17BC">
        <w:rPr>
          <w:rFonts w:ascii="Arial" w:hAnsi="Arial" w:cs="Arial"/>
          <w:sz w:val="20"/>
          <w:szCs w:val="20"/>
          <w:lang w:val="en-GB"/>
        </w:rPr>
        <w:t xml:space="preserve">red by RNA length;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(C) Scatter plot of RNA length (X-Axis, log scale) and t-statistics of DGE of </w:t>
      </w:r>
      <w:r>
        <w:rPr>
          <w:rFonts w:ascii="Arial" w:hAnsi="Arial" w:cs="Arial"/>
          <w:sz w:val="20"/>
          <w:szCs w:val="20"/>
          <w:lang w:val="en-GB"/>
        </w:rPr>
        <w:t xml:space="preserve">DC-Purified SGs </w:t>
      </w:r>
      <w:r w:rsidRPr="00CD17BC">
        <w:rPr>
          <w:rFonts w:ascii="Arial" w:hAnsi="Arial" w:cs="Arial"/>
          <w:i/>
          <w:iCs/>
          <w:sz w:val="20"/>
          <w:szCs w:val="20"/>
          <w:lang w:val="en-GB"/>
        </w:rPr>
        <w:t>versus</w:t>
      </w:r>
      <w:r>
        <w:rPr>
          <w:rFonts w:ascii="Arial" w:hAnsi="Arial" w:cs="Arial"/>
          <w:sz w:val="20"/>
          <w:szCs w:val="20"/>
          <w:lang w:val="en-GB"/>
        </w:rPr>
        <w:t xml:space="preserve"> </w:t>
      </w:r>
      <w:r w:rsidRPr="00CD17BC">
        <w:rPr>
          <w:rFonts w:ascii="Arial" w:hAnsi="Arial" w:cs="Arial"/>
          <w:sz w:val="20"/>
          <w:szCs w:val="20"/>
          <w:lang w:val="en-GB"/>
        </w:rPr>
        <w:t>Simulated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AFoswnP","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xml:space="preserve"> (thus what we consider to be centrifugation-corrected SGs) (Y-Axis);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(D)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Simulated SGs </w:t>
      </w:r>
      <w:r w:rsidRPr="00CD17BC">
        <w:rPr>
          <w:rFonts w:ascii="Arial" w:hAnsi="Arial" w:cs="Arial"/>
          <w:i/>
          <w:iCs/>
          <w:color w:val="000000" w:themeColor="text1"/>
          <w:sz w:val="20"/>
          <w:szCs w:val="20"/>
          <w:lang w:val="en-GB"/>
        </w:rPr>
        <w:t>versus</w:t>
      </w:r>
      <w:r w:rsidRPr="00CD17BC">
        <w:rPr>
          <w:rFonts w:ascii="Arial" w:hAnsi="Arial" w:cs="Arial"/>
          <w:color w:val="000000" w:themeColor="text1"/>
          <w:sz w:val="20"/>
          <w:szCs w:val="20"/>
          <w:lang w:val="en-GB"/>
        </w:rPr>
        <w:t xml:space="preserve"> DC-Purified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kNLL0Zwa","properties":{"formattedCitation":"(31)","plainCitation":"(31)","noteIndex":0},"citationItems":[{"id":"7QlDGlPw/FbnlmiAa","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(31)</w:t>
      </w:r>
      <w:r w:rsidRPr="00CD17BC">
        <w:rPr>
          <w:rFonts w:ascii="Arial" w:hAnsi="Arial" w:cs="Arial"/>
          <w:sz w:val="20"/>
          <w:szCs w:val="20"/>
          <w:lang w:val="en-GB"/>
        </w:rPr>
        <w:fldChar w:fldCharType="end"/>
      </w:r>
      <w:r w:rsidRPr="00CD17BC">
        <w:rPr>
          <w:rFonts w:ascii="Arial" w:hAnsi="Arial" w:cs="Arial"/>
          <w:sz w:val="20"/>
          <w:szCs w:val="20"/>
          <w:lang w:val="en-GB"/>
        </w:rPr>
        <w:t>. (E) Scatter plot of t-statistics of DGE in 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MvXjMKR8","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(Y-Axis) and RNA length (X-Axis, log scale); transcripts as circles; density contour lines in dark red, Spearman’s correlation coefficient </w:t>
      </w:r>
      <w:r w:rsidRPr="00CD17BC">
        <w:rPr>
          <w:rFonts w:ascii="Symbol" w:eastAsia="Symbol" w:hAnsi="Symbol" w:cs="Symbol"/>
          <w:sz w:val="20"/>
          <w:szCs w:val="20"/>
          <w:lang w:val="en-GB"/>
        </w:rPr>
        <w:t>r</w:t>
      </w:r>
      <w:r w:rsidRPr="00CD17BC">
        <w:rPr>
          <w:rFonts w:ascii="Arial" w:hAnsi="Arial" w:cs="Arial"/>
          <w:sz w:val="20"/>
          <w:szCs w:val="20"/>
          <w:lang w:val="en-GB"/>
        </w:rPr>
        <w:t xml:space="preserve"> and associated test’s p-value on top left corner. (F) </w:t>
      </w:r>
      <w:r w:rsidRPr="00CD17BC">
        <w:rPr>
          <w:rFonts w:ascii="Arial" w:hAnsi="Arial" w:cs="Arial"/>
          <w:color w:val="000000" w:themeColor="text1"/>
          <w:sz w:val="20"/>
          <w:szCs w:val="20"/>
          <w:lang w:val="en-GB"/>
        </w:rPr>
        <w:t xml:space="preserve">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xml:space="preserve">, in </w:t>
      </w:r>
      <w:r w:rsidRPr="00CD17BC">
        <w:rPr>
          <w:rFonts w:ascii="Arial" w:hAnsi="Arial" w:cs="Arial"/>
          <w:sz w:val="20"/>
          <w:szCs w:val="20"/>
          <w:lang w:val="en-GB"/>
        </w:rPr>
        <w:t>linear modelled PL-isolated SGs</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hoWPbruF","properties":{"formattedCitation":"(29)","plainCitation":"(29)","noteIndex":0},"citationItems":[{"id":"7QlDGlPw/J6uUxkLm","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(29)</w:t>
      </w:r>
      <w:r w:rsidRPr="00CD17BC">
        <w:rPr>
          <w:rFonts w:ascii="Arial" w:hAnsi="Arial" w:cs="Arial"/>
          <w:sz w:val="20"/>
          <w:szCs w:val="20"/>
          <w:lang w:val="en-GB"/>
        </w:rPr>
        <w:fldChar w:fldCharType="end"/>
      </w:r>
      <w:r w:rsidRPr="00CD17BC">
        <w:rPr>
          <w:rFonts w:ascii="Arial" w:hAnsi="Arial" w:cs="Arial"/>
          <w:sz w:val="20"/>
          <w:szCs w:val="20"/>
          <w:lang w:val="en-GB"/>
        </w:rPr>
        <w:t xml:space="preserve">. </w:t>
      </w:r>
    </w:p>
    <w:p w14:paraId="54BAB33F" w14:textId="2CEFE64C" w:rsidR="00D434C7" w:rsidRPr="00F40176" w:rsidRDefault="00FA76AA" w:rsidP="00C562FA">
      <w:pPr>
        <w:jc w:val="both"/>
        <w:rPr>
          <w:rFonts w:ascii="Arial" w:hAnsi="Arial" w:cs="Arial"/>
          <w:sz w:val="24"/>
          <w:szCs w:val="24"/>
          <w:lang w:val="en-GB"/>
        </w:rPr>
      </w:pPr>
      <w:r w:rsidRPr="00F40176">
        <w:rPr>
          <w:rFonts w:ascii="Arial" w:hAnsi="Arial" w:cs="Arial"/>
          <w:sz w:val="24"/>
          <w:szCs w:val="24"/>
          <w:lang w:val="en-GB"/>
        </w:rPr>
        <w:t xml:space="preserve">While </w:t>
      </w:r>
      <w:r w:rsidR="0088535A" w:rsidRPr="00F40176">
        <w:rPr>
          <w:rFonts w:ascii="Arial" w:hAnsi="Arial" w:cs="Arial"/>
          <w:sz w:val="24"/>
          <w:szCs w:val="24"/>
          <w:lang w:val="en-GB"/>
        </w:rPr>
        <w:t xml:space="preserve">the previous </w:t>
      </w:r>
      <w:r w:rsidR="00750F39" w:rsidRPr="00F40176">
        <w:rPr>
          <w:rFonts w:ascii="Arial" w:hAnsi="Arial" w:cs="Arial"/>
          <w:sz w:val="24"/>
          <w:szCs w:val="24"/>
          <w:lang w:val="en-GB"/>
        </w:rPr>
        <w:t xml:space="preserve">corrections provided a </w:t>
      </w:r>
      <w:r w:rsidR="00240B6F" w:rsidRPr="00F40176">
        <w:rPr>
          <w:rFonts w:ascii="Arial" w:hAnsi="Arial" w:cs="Arial"/>
          <w:sz w:val="24"/>
          <w:szCs w:val="24"/>
          <w:lang w:val="en-GB"/>
        </w:rPr>
        <w:t>putative</w:t>
      </w:r>
      <w:r w:rsidR="00750F39" w:rsidRPr="00F40176">
        <w:rPr>
          <w:rFonts w:ascii="Arial" w:hAnsi="Arial" w:cs="Arial"/>
          <w:sz w:val="24"/>
          <w:szCs w:val="24"/>
          <w:lang w:val="en-GB"/>
        </w:rPr>
        <w:t xml:space="preserve"> SG-specific </w:t>
      </w:r>
      <w:r w:rsidR="00240B6F" w:rsidRPr="00F40176">
        <w:rPr>
          <w:rFonts w:ascii="Arial" w:hAnsi="Arial" w:cs="Arial"/>
          <w:sz w:val="24"/>
          <w:szCs w:val="24"/>
          <w:lang w:val="en-GB"/>
        </w:rPr>
        <w:t>gene expression signal</w:t>
      </w:r>
      <w:r w:rsidR="00750F39" w:rsidRPr="00F40176">
        <w:rPr>
          <w:rFonts w:ascii="Arial" w:hAnsi="Arial" w:cs="Arial"/>
          <w:sz w:val="24"/>
          <w:szCs w:val="24"/>
          <w:lang w:val="en-GB"/>
        </w:rPr>
        <w:t xml:space="preserve">, WC transcriptomes can offer complementary insights into the effects of SGs across the cell. Importantly, as </w:t>
      </w:r>
      <w:proofErr w:type="gramStart"/>
      <w:r w:rsidR="009747D2" w:rsidRPr="00F40176">
        <w:rPr>
          <w:rFonts w:ascii="Arial" w:hAnsi="Arial" w:cs="Arial"/>
          <w:sz w:val="24"/>
          <w:szCs w:val="24"/>
          <w:lang w:val="en-GB"/>
        </w:rPr>
        <w:t>the majority of</w:t>
      </w:r>
      <w:proofErr w:type="gramEnd"/>
      <w:r w:rsidR="009747D2" w:rsidRPr="00F40176">
        <w:rPr>
          <w:rFonts w:ascii="Arial" w:hAnsi="Arial" w:cs="Arial"/>
          <w:sz w:val="24"/>
          <w:szCs w:val="24"/>
          <w:lang w:val="en-GB"/>
        </w:rPr>
        <w:t xml:space="preserve"> publicly available datasets </w:t>
      </w:r>
      <w:r w:rsidR="00954F9B" w:rsidRPr="00F40176">
        <w:rPr>
          <w:rFonts w:ascii="Arial" w:hAnsi="Arial" w:cs="Arial"/>
          <w:sz w:val="24"/>
          <w:szCs w:val="24"/>
          <w:lang w:val="en-GB"/>
        </w:rPr>
        <w:t xml:space="preserve">do not purify </w:t>
      </w:r>
      <w:r w:rsidR="00E4629C" w:rsidRPr="00F40176">
        <w:rPr>
          <w:rFonts w:ascii="Arial" w:hAnsi="Arial" w:cs="Arial"/>
          <w:sz w:val="24"/>
          <w:szCs w:val="24"/>
          <w:lang w:val="en-GB"/>
        </w:rPr>
        <w:t>SGs, infer</w:t>
      </w:r>
      <w:ins w:id="263" w:author="Alexandre Miguel Kaizeler Guedes Da Silva Afonso" w:date="2026-09-02T13:36:00Z" w16du:dateUtc="2026-09-02T12:36:00Z">
        <w:r w:rsidR="00F40176">
          <w:rPr>
            <w:rFonts w:ascii="Arial" w:hAnsi="Arial" w:cs="Arial"/>
            <w:sz w:val="24"/>
            <w:szCs w:val="24"/>
            <w:lang w:val="en-GB"/>
          </w:rPr>
          <w:t>r</w:t>
        </w:r>
      </w:ins>
      <w:r w:rsidR="00E4629C" w:rsidRPr="00F40176">
        <w:rPr>
          <w:rFonts w:ascii="Arial" w:hAnsi="Arial" w:cs="Arial"/>
          <w:sz w:val="24"/>
          <w:szCs w:val="24"/>
          <w:lang w:val="en-GB"/>
        </w:rPr>
        <w:t xml:space="preserve">ing their presence and effects in the cell from WC transcriptomes would prove </w:t>
      </w:r>
      <w:r w:rsidR="00647DF1" w:rsidRPr="00F40176">
        <w:rPr>
          <w:rFonts w:ascii="Arial" w:hAnsi="Arial" w:cs="Arial"/>
          <w:sz w:val="24"/>
          <w:szCs w:val="24"/>
          <w:lang w:val="en-GB"/>
        </w:rPr>
        <w:t>in</w:t>
      </w:r>
      <w:r w:rsidR="00E4629C" w:rsidRPr="00F40176">
        <w:rPr>
          <w:rFonts w:ascii="Arial" w:hAnsi="Arial" w:cs="Arial"/>
          <w:sz w:val="24"/>
          <w:szCs w:val="24"/>
          <w:lang w:val="en-GB"/>
        </w:rPr>
        <w:t>valuable</w:t>
      </w:r>
      <w:r w:rsidR="00647DF1" w:rsidRPr="00F40176">
        <w:rPr>
          <w:rFonts w:ascii="Arial" w:hAnsi="Arial" w:cs="Arial"/>
          <w:sz w:val="24"/>
          <w:szCs w:val="24"/>
          <w:lang w:val="en-GB"/>
        </w:rPr>
        <w:t xml:space="preserve"> in studying their effect/function </w:t>
      </w:r>
      <w:ins w:id="264" w:author="Alexandre Miguel Kaizeler Guedes Da Silva Afonso" w:date="2026-09-02T13:36:00Z" w16du:dateUtc="2026-09-02T12:36:00Z">
        <w:r w:rsidR="00F40176">
          <w:rPr>
            <w:rFonts w:ascii="Arial" w:hAnsi="Arial" w:cs="Arial"/>
            <w:sz w:val="24"/>
            <w:szCs w:val="24"/>
            <w:lang w:val="en-GB"/>
          </w:rPr>
          <w:t>i</w:t>
        </w:r>
      </w:ins>
      <w:del w:id="265" w:author="Alexandre Miguel Kaizeler Guedes Da Silva Afonso" w:date="2026-09-02T13:36:00Z" w16du:dateUtc="2026-09-02T12:36:00Z">
        <w:r w:rsidR="00647DF1" w:rsidRPr="00F40176" w:rsidDel="00F40176">
          <w:rPr>
            <w:rFonts w:ascii="Arial" w:hAnsi="Arial" w:cs="Arial"/>
            <w:sz w:val="24"/>
            <w:szCs w:val="24"/>
            <w:lang w:val="en-GB"/>
          </w:rPr>
          <w:delText>o</w:delText>
        </w:r>
      </w:del>
      <w:r w:rsidR="00647DF1" w:rsidRPr="00F40176">
        <w:rPr>
          <w:rFonts w:ascii="Arial" w:hAnsi="Arial" w:cs="Arial"/>
          <w:sz w:val="24"/>
          <w:szCs w:val="24"/>
          <w:lang w:val="en-GB"/>
        </w:rPr>
        <w:t>n other biological contexts.</w:t>
      </w:r>
      <w:r w:rsidR="00E4629C" w:rsidRPr="00F40176">
        <w:rPr>
          <w:rFonts w:ascii="Arial" w:hAnsi="Arial" w:cs="Arial"/>
          <w:sz w:val="24"/>
          <w:szCs w:val="24"/>
          <w:lang w:val="en-GB"/>
        </w:rPr>
        <w:t xml:space="preserve"> However, a major challenge in analy</w:t>
      </w:r>
      <w:r w:rsidR="002A7AAA" w:rsidRPr="00F40176">
        <w:rPr>
          <w:rFonts w:ascii="Arial" w:hAnsi="Arial" w:cs="Arial"/>
          <w:sz w:val="24"/>
          <w:szCs w:val="24"/>
          <w:lang w:val="en-GB"/>
        </w:rPr>
        <w:t>s</w:t>
      </w:r>
      <w:r w:rsidR="00E4629C" w:rsidRPr="00F40176">
        <w:rPr>
          <w:rFonts w:ascii="Arial" w:hAnsi="Arial" w:cs="Arial"/>
          <w:sz w:val="24"/>
          <w:szCs w:val="24"/>
          <w:lang w:val="en-GB"/>
        </w:rPr>
        <w:t>ing the WC transc</w:t>
      </w:r>
      <w:r w:rsidR="006B41A5" w:rsidRPr="00F40176">
        <w:rPr>
          <w:rFonts w:ascii="Arial" w:hAnsi="Arial" w:cs="Arial"/>
          <w:sz w:val="24"/>
          <w:szCs w:val="24"/>
          <w:lang w:val="en-GB"/>
        </w:rPr>
        <w:t xml:space="preserve">riptome </w:t>
      </w:r>
      <w:r w:rsidR="00647DF1" w:rsidRPr="00F40176">
        <w:rPr>
          <w:rFonts w:ascii="Arial" w:hAnsi="Arial" w:cs="Arial"/>
          <w:sz w:val="24"/>
          <w:szCs w:val="24"/>
          <w:lang w:val="en-GB"/>
        </w:rPr>
        <w:t>i</w:t>
      </w:r>
      <w:r w:rsidR="006B41A5" w:rsidRPr="00F40176">
        <w:rPr>
          <w:rFonts w:ascii="Arial" w:hAnsi="Arial" w:cs="Arial"/>
          <w:sz w:val="24"/>
          <w:szCs w:val="24"/>
          <w:lang w:val="en-GB"/>
        </w:rPr>
        <w:t xml:space="preserve">s separating the general stress response from SG-specific contributions. </w:t>
      </w:r>
      <w:r w:rsidR="00476D15" w:rsidRPr="00F40176">
        <w:rPr>
          <w:rFonts w:ascii="Arial" w:hAnsi="Arial" w:cs="Arial"/>
          <w:sz w:val="24"/>
          <w:szCs w:val="24"/>
          <w:lang w:val="en-GB"/>
        </w:rPr>
        <w:t>G3BP1/G3BP2 KO cells</w:t>
      </w:r>
      <w:r w:rsidR="006B41A5" w:rsidRPr="00F40176">
        <w:rPr>
          <w:rFonts w:ascii="Arial" w:hAnsi="Arial" w:cs="Arial"/>
          <w:sz w:val="24"/>
          <w:szCs w:val="24"/>
          <w:lang w:val="en-GB"/>
        </w:rPr>
        <w:t>, which</w:t>
      </w:r>
      <w:r w:rsidR="00476D15" w:rsidRPr="00F40176">
        <w:rPr>
          <w:rFonts w:ascii="Arial" w:hAnsi="Arial" w:cs="Arial"/>
          <w:sz w:val="24"/>
          <w:szCs w:val="24"/>
          <w:lang w:val="en-GB"/>
        </w:rPr>
        <w:t xml:space="preserve"> do not form visibly detectable SGs </w:t>
      </w:r>
      <w:r w:rsidR="00AB7C0A" w:rsidRPr="00F40176">
        <w:rPr>
          <w:rFonts w:ascii="Arial" w:hAnsi="Arial" w:cs="Arial"/>
          <w:sz w:val="24"/>
          <w:szCs w:val="24"/>
          <w:lang w:val="en-GB"/>
        </w:rPr>
        <w:t xml:space="preserve">under </w:t>
      </w:r>
      <w:r w:rsidR="00476D15" w:rsidRPr="00F40176">
        <w:rPr>
          <w:rFonts w:ascii="Arial" w:hAnsi="Arial" w:cs="Arial"/>
          <w:sz w:val="24"/>
          <w:szCs w:val="24"/>
          <w:lang w:val="en-GB"/>
        </w:rPr>
        <w:t>oxidative stress</w:t>
      </w:r>
      <w:r w:rsidR="00AB7C0A" w:rsidRPr="00F40176">
        <w:rPr>
          <w:rFonts w:ascii="Arial" w:hAnsi="Arial" w:cs="Arial"/>
          <w:sz w:val="24"/>
          <w:szCs w:val="24"/>
          <w:lang w:val="en-GB"/>
        </w:rPr>
        <w:t>, allowed us to distinguish these effects</w:t>
      </w:r>
      <w:r w:rsidR="00647DF1"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{"citationID":"xDfDQjMM","properties":{"formattedCitation":"(41,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F40176">
        <w:rPr>
          <w:rFonts w:ascii="Arial" w:hAnsi="Arial" w:cs="Arial"/>
          <w:sz w:val="24"/>
          <w:szCs w:val="24"/>
          <w:lang w:val="en-GB"/>
        </w:rPr>
        <w:fldChar w:fldCharType="separate"/>
      </w:r>
      <w:r w:rsidR="0097304F" w:rsidRPr="00F40176">
        <w:rPr>
          <w:rFonts w:ascii="Arial" w:hAnsi="Arial" w:cs="Arial"/>
          <w:sz w:val="24"/>
          <w:lang w:val="en-GB"/>
        </w:rPr>
        <w:t>(41, 43, 44)</w:t>
      </w:r>
      <w:r w:rsidR="00647DF1" w:rsidRPr="00F40176">
        <w:rPr>
          <w:rFonts w:ascii="Arial" w:hAnsi="Arial" w:cs="Arial"/>
          <w:sz w:val="24"/>
          <w:szCs w:val="24"/>
          <w:lang w:val="en-GB"/>
        </w:rPr>
        <w:fldChar w:fldCharType="end"/>
      </w:r>
      <w:r w:rsidR="00476D15" w:rsidRPr="00F40176">
        <w:rPr>
          <w:rFonts w:ascii="Arial" w:hAnsi="Arial" w:cs="Arial"/>
          <w:sz w:val="24"/>
          <w:szCs w:val="24"/>
          <w:lang w:val="en-GB"/>
        </w:rPr>
        <w:t>. By comparing KO and WT cells under stressed and unstressed conditions,</w:t>
      </w:r>
      <w:r w:rsidR="00476D15" w:rsidRPr="00F40176">
        <w:rPr>
          <w:rFonts w:ascii="Arial" w:hAnsi="Arial" w:cs="Arial"/>
          <w:lang w:val="en-GB"/>
        </w:rPr>
        <w:t xml:space="preserve"> </w:t>
      </w:r>
      <w:r w:rsidR="00476D15" w:rsidRPr="00F40176">
        <w:rPr>
          <w:rFonts w:ascii="Arial" w:hAnsi="Arial" w:cs="Arial"/>
          <w:sz w:val="24"/>
          <w:szCs w:val="24"/>
          <w:lang w:val="en-GB"/>
        </w:rPr>
        <w:t>we isolate</w:t>
      </w:r>
      <w:r w:rsidR="00AB7C0A" w:rsidRPr="00F40176">
        <w:rPr>
          <w:rFonts w:ascii="Arial" w:hAnsi="Arial" w:cs="Arial"/>
          <w:sz w:val="24"/>
          <w:szCs w:val="24"/>
          <w:lang w:val="en-GB"/>
        </w:rPr>
        <w:t>d</w:t>
      </w:r>
      <w:r w:rsidR="00476D15" w:rsidRPr="00F40176">
        <w:rPr>
          <w:rFonts w:ascii="Arial" w:hAnsi="Arial" w:cs="Arial"/>
          <w:sz w:val="24"/>
          <w:szCs w:val="24"/>
          <w:lang w:val="en-GB"/>
        </w:rPr>
        <w:t xml:space="preserve"> the </w:t>
      </w:r>
      <w:r w:rsidR="00981A1A" w:rsidRPr="00F40176">
        <w:rPr>
          <w:rFonts w:ascii="Arial" w:hAnsi="Arial" w:cs="Arial"/>
          <w:sz w:val="24"/>
          <w:szCs w:val="24"/>
          <w:lang w:val="en-GB"/>
        </w:rPr>
        <w:t>contributions</w:t>
      </w:r>
      <w:r w:rsidR="00476D15" w:rsidRPr="00F40176">
        <w:rPr>
          <w:rFonts w:ascii="Arial" w:hAnsi="Arial" w:cs="Arial"/>
          <w:sz w:val="24"/>
          <w:szCs w:val="24"/>
          <w:lang w:val="en-GB"/>
        </w:rPr>
        <w:t xml:space="preserve"> of SGs, stress, and the KO itself</w:t>
      </w:r>
      <w:r w:rsidR="00981A1A" w:rsidRPr="00F40176">
        <w:rPr>
          <w:rFonts w:ascii="Arial" w:hAnsi="Arial" w:cs="Arial"/>
          <w:sz w:val="24"/>
          <w:szCs w:val="24"/>
          <w:lang w:val="en-GB"/>
        </w:rPr>
        <w:t xml:space="preserve"> to the WC transcriptome (</w:t>
      </w:r>
      <w:r w:rsidR="008A5691" w:rsidRPr="00F40176">
        <w:rPr>
          <w:rFonts w:ascii="Arial" w:hAnsi="Arial" w:cs="Arial"/>
          <w:sz w:val="24"/>
          <w:szCs w:val="24"/>
          <w:lang w:val="en-GB"/>
        </w:rPr>
        <w:t>see</w:t>
      </w:r>
      <w:r w:rsidR="00981A1A" w:rsidRPr="00F40176">
        <w:rPr>
          <w:rFonts w:ascii="Arial" w:hAnsi="Arial" w:cs="Arial"/>
          <w:sz w:val="24"/>
          <w:szCs w:val="24"/>
          <w:lang w:val="en-GB"/>
        </w:rPr>
        <w:t xml:space="preserve"> Methods)</w:t>
      </w:r>
      <w:r w:rsidR="00647DF1" w:rsidRPr="00F40176">
        <w:rPr>
          <w:rFonts w:ascii="Arial" w:hAnsi="Arial" w:cs="Arial"/>
          <w:sz w:val="24"/>
          <w:szCs w:val="24"/>
          <w:lang w:val="en-GB"/>
        </w:rPr>
        <w:fldChar w:fldCharType="begin"/>
      </w:r>
      <w:r w:rsidR="00300753" w:rsidRPr="00F40176">
        <w:rPr>
          <w:rFonts w:ascii="Arial" w:hAnsi="Arial" w:cs="Arial"/>
          <w:sz w:val="24"/>
          <w:szCs w:val="24"/>
          <w:lang w:val="en-GB"/>
        </w:rPr>
        <w:instrText xml:space="preserve"> ADDIN ZOTERO_ITEM CSL_CITATION {"citationID":"QzfduCm1","properties":{"formattedCitation":"(41, 43, 44)","plainCitation":"(41, 43, 44)","noteIndex":0},"citationItems":[{"id":"7QlDGlPw/8f8ZloUy","uris":["http://zotero.org/users/local/1p9EH8ax/items/ARLW3CQN"],"itemData":{"id":"zVEVYf4k/3Ffbzfao","type":"article-journal","container-title":"Molecular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F40176">
        <w:rPr>
          <w:rFonts w:ascii="Arial" w:hAnsi="Arial" w:cs="Arial"/>
          <w:sz w:val="24"/>
          <w:szCs w:val="24"/>
          <w:lang w:val="en-GB"/>
        </w:rPr>
        <w:fldChar w:fldCharType="separate"/>
      </w:r>
      <w:r w:rsidR="0097304F" w:rsidRPr="00F40176">
        <w:rPr>
          <w:rFonts w:ascii="Arial" w:hAnsi="Arial" w:cs="Arial"/>
          <w:sz w:val="24"/>
          <w:lang w:val="en-GB"/>
        </w:rPr>
        <w:t>(41, 43, 44)</w:t>
      </w:r>
      <w:r w:rsidR="00647DF1" w:rsidRPr="00F40176">
        <w:rPr>
          <w:rFonts w:ascii="Arial" w:hAnsi="Arial" w:cs="Arial"/>
          <w:sz w:val="24"/>
          <w:szCs w:val="24"/>
          <w:lang w:val="en-GB"/>
        </w:rPr>
        <w:fldChar w:fldCharType="end"/>
      </w:r>
      <w:r w:rsidR="00476D15" w:rsidRPr="00F40176">
        <w:rPr>
          <w:rFonts w:ascii="Arial" w:hAnsi="Arial" w:cs="Arial"/>
          <w:sz w:val="24"/>
          <w:szCs w:val="24"/>
          <w:lang w:val="en-GB"/>
        </w:rPr>
        <w:t>. Contrary to their theori</w:t>
      </w:r>
      <w:r w:rsidR="002A7AAA" w:rsidRPr="00F40176">
        <w:rPr>
          <w:rFonts w:ascii="Arial" w:hAnsi="Arial" w:cs="Arial"/>
          <w:sz w:val="24"/>
          <w:szCs w:val="24"/>
          <w:lang w:val="en-GB"/>
        </w:rPr>
        <w:t>s</w:t>
      </w:r>
      <w:r w:rsidR="00476D15" w:rsidRPr="00F40176">
        <w:rPr>
          <w:rFonts w:ascii="Arial" w:hAnsi="Arial" w:cs="Arial"/>
          <w:sz w:val="24"/>
          <w:szCs w:val="24"/>
          <w:lang w:val="en-GB"/>
        </w:rPr>
        <w:t xml:space="preserve">ed function in </w:t>
      </w:r>
      <w:r w:rsidRPr="00F40176">
        <w:rPr>
          <w:rFonts w:ascii="Arial" w:hAnsi="Arial" w:cs="Arial"/>
          <w:sz w:val="24"/>
          <w:szCs w:val="24"/>
          <w:lang w:val="en-GB"/>
        </w:rPr>
        <w:t>increasing the efficacy of</w:t>
      </w:r>
      <w:r w:rsidR="00476D15" w:rsidRPr="00F40176">
        <w:rPr>
          <w:rFonts w:ascii="Arial" w:hAnsi="Arial" w:cs="Arial"/>
          <w:sz w:val="24"/>
          <w:szCs w:val="24"/>
          <w:lang w:val="en-GB"/>
        </w:rPr>
        <w:t xml:space="preserve"> the stress response, SGs appear to hamper </w:t>
      </w:r>
      <w:r w:rsidR="005228A0" w:rsidRPr="00F40176">
        <w:rPr>
          <w:rFonts w:ascii="Arial" w:hAnsi="Arial" w:cs="Arial"/>
          <w:sz w:val="24"/>
          <w:szCs w:val="24"/>
          <w:lang w:val="en-GB"/>
        </w:rPr>
        <w:t>it</w:t>
      </w:r>
      <w:r w:rsidR="00476D15" w:rsidRPr="00F40176">
        <w:rPr>
          <w:rFonts w:ascii="Arial" w:hAnsi="Arial" w:cs="Arial"/>
          <w:sz w:val="24"/>
          <w:szCs w:val="24"/>
          <w:lang w:val="en-GB"/>
        </w:rPr>
        <w:t xml:space="preserve">, as evidenced by the downregulation of </w:t>
      </w:r>
      <w:r w:rsidR="009552A0" w:rsidRPr="00F40176">
        <w:rPr>
          <w:rFonts w:ascii="Arial" w:hAnsi="Arial" w:cs="Arial"/>
          <w:sz w:val="24"/>
          <w:szCs w:val="24"/>
          <w:lang w:val="en-GB"/>
        </w:rPr>
        <w:t>inflammation-</w:t>
      </w:r>
      <w:r w:rsidR="00476D15" w:rsidRPr="00F40176">
        <w:rPr>
          <w:rFonts w:ascii="Arial" w:hAnsi="Arial" w:cs="Arial"/>
          <w:sz w:val="24"/>
          <w:szCs w:val="24"/>
          <w:lang w:val="en-GB"/>
        </w:rPr>
        <w:t xml:space="preserve">related </w:t>
      </w:r>
      <w:r w:rsidR="009552A0" w:rsidRPr="00F40176">
        <w:rPr>
          <w:rFonts w:ascii="Arial" w:hAnsi="Arial" w:cs="Arial"/>
          <w:sz w:val="24"/>
          <w:szCs w:val="24"/>
          <w:lang w:val="en-GB"/>
        </w:rPr>
        <w:t>pathways</w:t>
      </w:r>
      <w:r w:rsidR="00476D15" w:rsidRPr="00F40176">
        <w:rPr>
          <w:rFonts w:ascii="Arial" w:hAnsi="Arial" w:cs="Arial"/>
          <w:sz w:val="24"/>
          <w:szCs w:val="24"/>
          <w:lang w:val="en-GB"/>
        </w:rPr>
        <w:t xml:space="preserve"> (</w:t>
      </w:r>
      <w:r w:rsidR="0058385B" w:rsidRPr="00F40176">
        <w:rPr>
          <w:rFonts w:ascii="Arial" w:hAnsi="Arial" w:cs="Arial"/>
          <w:sz w:val="24"/>
          <w:szCs w:val="24"/>
          <w:lang w:val="en-GB"/>
        </w:rPr>
        <w:t xml:space="preserve">Supplementary Figure </w:t>
      </w:r>
      <w:r w:rsidR="001519A5" w:rsidRPr="00F40176">
        <w:rPr>
          <w:rFonts w:ascii="Arial" w:hAnsi="Arial" w:cs="Arial"/>
          <w:sz w:val="24"/>
          <w:szCs w:val="24"/>
          <w:lang w:val="en-GB"/>
        </w:rPr>
        <w:t>7</w:t>
      </w:r>
      <w:r w:rsidR="0058385B" w:rsidRPr="00F40176">
        <w:rPr>
          <w:rFonts w:ascii="Arial" w:hAnsi="Arial" w:cs="Arial"/>
          <w:sz w:val="24"/>
          <w:szCs w:val="24"/>
          <w:lang w:val="en-GB"/>
        </w:rPr>
        <w:t>F).</w:t>
      </w:r>
      <w:r w:rsidR="00476D15" w:rsidRPr="00F40176">
        <w:rPr>
          <w:rFonts w:ascii="Arial" w:hAnsi="Arial" w:cs="Arial"/>
          <w:sz w:val="24"/>
          <w:szCs w:val="24"/>
          <w:lang w:val="en-GB"/>
        </w:rPr>
        <w:t xml:space="preserve"> </w:t>
      </w:r>
    </w:p>
    <w:p w14:paraId="75FCC0E1" w14:textId="523E4507" w:rsidR="00D013B2" w:rsidRPr="001B750D" w:rsidRDefault="00A85DA9" w:rsidP="00C438BD">
      <w:pPr>
        <w:pStyle w:val="Ttulo2"/>
        <w:rPr>
          <w:lang w:val="en-GB"/>
        </w:rPr>
      </w:pPr>
      <w:r w:rsidRPr="001B750D">
        <w:rPr>
          <w:lang w:val="en-GB"/>
        </w:rPr>
        <w:t>Meta-</w:t>
      </w:r>
      <w:r w:rsidR="00207AA3" w:rsidRPr="001B750D">
        <w:rPr>
          <w:lang w:val="en-GB"/>
        </w:rPr>
        <w:t>a</w:t>
      </w:r>
      <w:r w:rsidRPr="001B750D">
        <w:rPr>
          <w:lang w:val="en-GB"/>
        </w:rPr>
        <w:t xml:space="preserve">nalysis </w:t>
      </w:r>
      <w:r w:rsidR="00DF7BD2" w:rsidRPr="001B750D">
        <w:rPr>
          <w:lang w:val="en-GB"/>
        </w:rPr>
        <w:t xml:space="preserve">of SG transcriptomes </w:t>
      </w:r>
      <w:r w:rsidR="00207AA3" w:rsidRPr="001B750D">
        <w:rPr>
          <w:lang w:val="en-GB"/>
        </w:rPr>
        <w:t>s</w:t>
      </w:r>
      <w:r w:rsidR="00C20476" w:rsidRPr="001B750D">
        <w:rPr>
          <w:lang w:val="en-GB"/>
        </w:rPr>
        <w:t>uggests</w:t>
      </w:r>
      <w:r w:rsidR="00CD4344" w:rsidRPr="001B750D">
        <w:rPr>
          <w:lang w:val="en-GB"/>
        </w:rPr>
        <w:t xml:space="preserve"> SG-related</w:t>
      </w:r>
      <w:r w:rsidRPr="001B750D">
        <w:rPr>
          <w:lang w:val="en-GB"/>
        </w:rPr>
        <w:t xml:space="preserve"> </w:t>
      </w:r>
      <w:r w:rsidR="00207AA3" w:rsidRPr="001B750D">
        <w:rPr>
          <w:lang w:val="en-GB"/>
        </w:rPr>
        <w:t>d</w:t>
      </w:r>
      <w:r w:rsidRPr="001B750D">
        <w:rPr>
          <w:lang w:val="en-GB"/>
        </w:rPr>
        <w:t xml:space="preserve">ampening of </w:t>
      </w:r>
      <w:r w:rsidR="00207AA3" w:rsidRPr="001B750D">
        <w:rPr>
          <w:lang w:val="en-GB"/>
        </w:rPr>
        <w:t>i</w:t>
      </w:r>
      <w:r w:rsidRPr="001B750D">
        <w:rPr>
          <w:lang w:val="en-GB"/>
        </w:rPr>
        <w:t xml:space="preserve">nflammatory </w:t>
      </w:r>
      <w:r w:rsidR="00207AA3" w:rsidRPr="001B750D">
        <w:rPr>
          <w:lang w:val="en-GB"/>
        </w:rPr>
        <w:t>s</w:t>
      </w:r>
      <w:r w:rsidRPr="001B750D">
        <w:rPr>
          <w:lang w:val="en-GB"/>
        </w:rPr>
        <w:t>ignal</w:t>
      </w:r>
      <w:r w:rsidR="003A4167" w:rsidRPr="001B750D">
        <w:rPr>
          <w:lang w:val="en-GB"/>
        </w:rPr>
        <w:t>l</w:t>
      </w:r>
      <w:r w:rsidRPr="001B750D">
        <w:rPr>
          <w:lang w:val="en-GB"/>
        </w:rPr>
        <w:t>ing</w:t>
      </w:r>
    </w:p>
    <w:p w14:paraId="31D63F2A" w14:textId="0DC359FA" w:rsidR="00E572E0" w:rsidRPr="009D1299" w:rsidRDefault="00AD73B7" w:rsidP="00533F41">
      <w:pPr>
        <w:jc w:val="both"/>
        <w:rPr>
          <w:rFonts w:ascii="Arial" w:hAnsi="Arial" w:cs="Arial"/>
          <w:sz w:val="24"/>
          <w:szCs w:val="24"/>
          <w:lang w:val="en-GB"/>
        </w:rPr>
      </w:pPr>
      <w:r w:rsidRPr="009D1299">
        <w:rPr>
          <w:rFonts w:ascii="Arial" w:hAnsi="Arial" w:cs="Arial"/>
          <w:sz w:val="24"/>
          <w:szCs w:val="24"/>
          <w:lang w:val="en-GB"/>
        </w:rPr>
        <w:t xml:space="preserve">Given the differing results across </w:t>
      </w:r>
      <w:r w:rsidR="00C47E31" w:rsidRPr="009D1299">
        <w:rPr>
          <w:rFonts w:ascii="Arial" w:hAnsi="Arial" w:cs="Arial"/>
          <w:sz w:val="24"/>
          <w:szCs w:val="24"/>
          <w:lang w:val="en-GB"/>
        </w:rPr>
        <w:t xml:space="preserve">SG purification </w:t>
      </w:r>
      <w:r w:rsidRPr="009D1299">
        <w:rPr>
          <w:rFonts w:ascii="Arial" w:hAnsi="Arial" w:cs="Arial"/>
          <w:sz w:val="24"/>
          <w:szCs w:val="24"/>
          <w:lang w:val="en-GB"/>
        </w:rPr>
        <w:t>methods, we applied our correction strategies to the remainin</w:t>
      </w:r>
      <w:r w:rsidR="001059F3" w:rsidRPr="009D1299">
        <w:rPr>
          <w:rFonts w:ascii="Arial" w:hAnsi="Arial" w:cs="Arial"/>
          <w:sz w:val="24"/>
          <w:szCs w:val="24"/>
          <w:lang w:val="en-GB"/>
        </w:rPr>
        <w:t>g</w:t>
      </w:r>
      <w:r w:rsidR="00C47E31" w:rsidRPr="009D1299">
        <w:rPr>
          <w:rFonts w:ascii="Arial" w:hAnsi="Arial" w:cs="Arial"/>
          <w:sz w:val="24"/>
          <w:szCs w:val="24"/>
          <w:lang w:val="en-GB"/>
        </w:rPr>
        <w:t xml:space="preserve"> </w:t>
      </w:r>
      <w:r w:rsidRPr="009D1299">
        <w:rPr>
          <w:rFonts w:ascii="Arial" w:hAnsi="Arial" w:cs="Arial"/>
          <w:sz w:val="24"/>
          <w:szCs w:val="24"/>
          <w:lang w:val="en-GB"/>
        </w:rPr>
        <w:t>datasets</w:t>
      </w:r>
      <w:r w:rsidR="001059F3" w:rsidRPr="009D1299">
        <w:rPr>
          <w:rFonts w:ascii="Arial" w:hAnsi="Arial" w:cs="Arial"/>
          <w:sz w:val="24"/>
          <w:szCs w:val="24"/>
          <w:lang w:val="en-GB"/>
        </w:rPr>
        <w:t xml:space="preserve"> we deemed suitable</w:t>
      </w:r>
      <w:r w:rsidRPr="009D1299">
        <w:rPr>
          <w:rFonts w:ascii="Arial" w:hAnsi="Arial" w:cs="Arial"/>
          <w:sz w:val="24"/>
          <w:szCs w:val="24"/>
          <w:lang w:val="en-GB"/>
        </w:rPr>
        <w:t xml:space="preserve"> </w:t>
      </w:r>
      <w:r w:rsidR="004B1C39" w:rsidRPr="009D1299">
        <w:rPr>
          <w:rFonts w:ascii="Arial" w:hAnsi="Arial" w:cs="Arial"/>
          <w:sz w:val="24"/>
          <w:szCs w:val="24"/>
          <w:lang w:val="en-GB"/>
        </w:rPr>
        <w:t>(see Methods</w:t>
      </w:r>
      <w:proofErr w:type="gramStart"/>
      <w:r w:rsidR="004B1C39" w:rsidRPr="009D1299">
        <w:rPr>
          <w:rFonts w:ascii="Arial" w:hAnsi="Arial" w:cs="Arial"/>
          <w:sz w:val="24"/>
          <w:szCs w:val="24"/>
          <w:lang w:val="en-GB"/>
        </w:rPr>
        <w:t>)</w:t>
      </w:r>
      <w:r w:rsidR="00393E03" w:rsidRPr="009D1299">
        <w:rPr>
          <w:rFonts w:ascii="Arial" w:hAnsi="Arial" w:cs="Arial"/>
          <w:sz w:val="24"/>
          <w:szCs w:val="24"/>
          <w:lang w:val="en-GB"/>
        </w:rPr>
        <w:t>, and</w:t>
      </w:r>
      <w:proofErr w:type="gramEnd"/>
      <w:r w:rsidR="00393E03" w:rsidRPr="009D1299">
        <w:rPr>
          <w:rFonts w:ascii="Arial" w:hAnsi="Arial" w:cs="Arial"/>
          <w:sz w:val="24"/>
          <w:szCs w:val="24"/>
          <w:lang w:val="en-GB"/>
        </w:rPr>
        <w:t xml:space="preserve"> compared the</w:t>
      </w:r>
      <w:r w:rsidR="00E5448F" w:rsidRPr="009D1299">
        <w:rPr>
          <w:rFonts w:ascii="Arial" w:hAnsi="Arial" w:cs="Arial"/>
          <w:sz w:val="24"/>
          <w:szCs w:val="24"/>
          <w:lang w:val="en-GB"/>
        </w:rPr>
        <w:t>m</w:t>
      </w:r>
      <w:r w:rsidR="00393E03" w:rsidRPr="009D1299">
        <w:rPr>
          <w:rFonts w:ascii="Arial" w:hAnsi="Arial" w:cs="Arial"/>
          <w:sz w:val="24"/>
          <w:szCs w:val="24"/>
          <w:lang w:val="en-GB"/>
        </w:rPr>
        <w:t xml:space="preserve"> (Figure 4A)</w:t>
      </w:r>
      <w:r w:rsidR="004B1C39" w:rsidRPr="009D1299">
        <w:rPr>
          <w:rFonts w:ascii="Arial" w:hAnsi="Arial" w:cs="Arial"/>
          <w:sz w:val="24"/>
          <w:szCs w:val="24"/>
          <w:lang w:val="en-GB"/>
        </w:rPr>
        <w:t xml:space="preserve">. </w:t>
      </w:r>
      <w:r w:rsidR="002A7AAA" w:rsidRPr="009D1299">
        <w:rPr>
          <w:rFonts w:ascii="Arial" w:hAnsi="Arial" w:cs="Arial"/>
          <w:sz w:val="24"/>
          <w:szCs w:val="24"/>
          <w:lang w:val="en-GB"/>
        </w:rPr>
        <w:t>When DC-purified PBs were available, the</w:t>
      </w:r>
      <w:r w:rsidR="00753523" w:rsidRPr="009D1299">
        <w:rPr>
          <w:rFonts w:ascii="Arial" w:hAnsi="Arial" w:cs="Arial"/>
          <w:sz w:val="24"/>
          <w:szCs w:val="24"/>
          <w:lang w:val="en-GB"/>
        </w:rPr>
        <w:t>y</w:t>
      </w:r>
      <w:r w:rsidR="002A7AAA" w:rsidRPr="009D1299">
        <w:rPr>
          <w:rFonts w:ascii="Arial" w:hAnsi="Arial" w:cs="Arial"/>
          <w:sz w:val="24"/>
          <w:szCs w:val="24"/>
          <w:lang w:val="en-GB"/>
        </w:rPr>
        <w:t xml:space="preserve"> were compared with DC-purified SGs, to control for the technique. </w:t>
      </w:r>
      <w:r w:rsidR="00753523" w:rsidRPr="009D1299">
        <w:rPr>
          <w:rFonts w:ascii="Arial" w:hAnsi="Arial" w:cs="Arial"/>
          <w:sz w:val="24"/>
          <w:szCs w:val="24"/>
          <w:lang w:val="en-GB"/>
        </w:rPr>
        <w:t>We used t</w:t>
      </w:r>
      <w:r w:rsidR="002A7AAA" w:rsidRPr="009D1299">
        <w:rPr>
          <w:rFonts w:ascii="Arial" w:hAnsi="Arial" w:cs="Arial"/>
          <w:sz w:val="24"/>
          <w:szCs w:val="24"/>
          <w:lang w:val="en-GB"/>
        </w:rPr>
        <w:t xml:space="preserve">his approach </w:t>
      </w:r>
      <w:r w:rsidR="00753523" w:rsidRPr="009D1299">
        <w:rPr>
          <w:rFonts w:ascii="Arial" w:hAnsi="Arial" w:cs="Arial"/>
          <w:sz w:val="24"/>
          <w:szCs w:val="24"/>
          <w:lang w:val="en-GB"/>
        </w:rPr>
        <w:t>for</w:t>
      </w:r>
      <w:r w:rsidR="00F84F2F" w:rsidRPr="009D1299">
        <w:rPr>
          <w:rFonts w:ascii="Arial" w:hAnsi="Arial" w:cs="Arial"/>
          <w:sz w:val="24"/>
          <w:szCs w:val="24"/>
          <w:lang w:val="en-GB"/>
        </w:rPr>
        <w:t xml:space="preserve"> the Matheny 2019 </w:t>
      </w:r>
      <w:r w:rsidR="00753523" w:rsidRPr="009D1299">
        <w:rPr>
          <w:rFonts w:ascii="Arial" w:hAnsi="Arial" w:cs="Arial"/>
          <w:sz w:val="24"/>
          <w:szCs w:val="24"/>
          <w:lang w:val="en-GB"/>
        </w:rPr>
        <w:t>dataset</w:t>
      </w:r>
      <w:r w:rsidR="00F84F2F" w:rsidRPr="009D1299">
        <w:rPr>
          <w:rFonts w:ascii="Arial" w:hAnsi="Arial" w:cs="Arial"/>
          <w:sz w:val="24"/>
          <w:szCs w:val="24"/>
          <w:lang w:val="en-GB"/>
        </w:rPr>
        <w:t xml:space="preserve">, as we consider </w:t>
      </w:r>
      <w:r w:rsidR="00753523" w:rsidRPr="009D1299">
        <w:rPr>
          <w:rFonts w:ascii="Arial" w:hAnsi="Arial" w:cs="Arial"/>
          <w:sz w:val="24"/>
          <w:szCs w:val="24"/>
          <w:lang w:val="en-GB"/>
        </w:rPr>
        <w:t xml:space="preserve">that </w:t>
      </w:r>
      <w:r w:rsidR="00F84F2F" w:rsidRPr="009D1299">
        <w:rPr>
          <w:rFonts w:ascii="Arial" w:hAnsi="Arial" w:cs="Arial"/>
          <w:sz w:val="24"/>
          <w:szCs w:val="24"/>
          <w:lang w:val="en-GB"/>
        </w:rPr>
        <w:t>it better recapture</w:t>
      </w:r>
      <w:r w:rsidR="00753523" w:rsidRPr="009D1299">
        <w:rPr>
          <w:rFonts w:ascii="Arial" w:hAnsi="Arial" w:cs="Arial"/>
          <w:sz w:val="24"/>
          <w:szCs w:val="24"/>
          <w:lang w:val="en-GB"/>
        </w:rPr>
        <w:t>s</w:t>
      </w:r>
      <w:r w:rsidR="00F84F2F" w:rsidRPr="009D1299">
        <w:rPr>
          <w:rFonts w:ascii="Arial" w:hAnsi="Arial" w:cs="Arial"/>
          <w:sz w:val="24"/>
          <w:szCs w:val="24"/>
          <w:lang w:val="en-GB"/>
        </w:rPr>
        <w:t xml:space="preserve"> the SG transcriptome th</w:t>
      </w:r>
      <w:del w:id="266" w:author="Alexandre Miguel Kaizeler Guedes Da Silva Afonso" w:date="2026-09-02T13:38:00Z" w16du:dateUtc="2026-09-02T12:38:00Z">
        <w:r w:rsidR="00F84F2F" w:rsidRPr="009D1299" w:rsidDel="009D1299">
          <w:rPr>
            <w:rFonts w:ascii="Arial" w:hAnsi="Arial" w:cs="Arial"/>
            <w:sz w:val="24"/>
            <w:szCs w:val="24"/>
            <w:lang w:val="en-GB"/>
          </w:rPr>
          <w:delText>e</w:delText>
        </w:r>
      </w:del>
      <w:proofErr w:type="gramStart"/>
      <w:ins w:id="267" w:author="Alexandre Miguel Kaizeler Guedes Da Silva Afonso" w:date="2026-09-02T13:38:00Z" w16du:dateUtc="2026-09-02T12:38:00Z">
        <w:r w:rsidR="009D1299">
          <w:rPr>
            <w:rFonts w:ascii="Arial" w:hAnsi="Arial" w:cs="Arial"/>
            <w:sz w:val="24"/>
            <w:szCs w:val="24"/>
            <w:lang w:val="en-GB"/>
          </w:rPr>
          <w:t>a</w:t>
        </w:r>
      </w:ins>
      <w:r w:rsidR="00F84F2F" w:rsidRPr="009D1299">
        <w:rPr>
          <w:rFonts w:ascii="Arial" w:hAnsi="Arial" w:cs="Arial"/>
          <w:sz w:val="24"/>
          <w:szCs w:val="24"/>
          <w:lang w:val="en-GB"/>
        </w:rPr>
        <w:t>n</w:t>
      </w:r>
      <w:proofErr w:type="gramEnd"/>
      <w:r w:rsidR="00F84F2F" w:rsidRPr="009D1299">
        <w:rPr>
          <w:rFonts w:ascii="Arial" w:hAnsi="Arial" w:cs="Arial"/>
          <w:sz w:val="24"/>
          <w:szCs w:val="24"/>
          <w:lang w:val="en-GB"/>
        </w:rPr>
        <w:t xml:space="preserve"> simply comparing RNP granules alone.</w:t>
      </w:r>
    </w:p>
    <w:p w14:paraId="4D375971" w14:textId="1AB91736" w:rsidR="00842F49" w:rsidRPr="009D1299" w:rsidRDefault="00842F49" w:rsidP="00842F49">
      <w:pPr>
        <w:jc w:val="both"/>
        <w:rPr>
          <w:rFonts w:ascii="Arial" w:hAnsi="Arial" w:cs="Arial"/>
          <w:sz w:val="24"/>
          <w:szCs w:val="24"/>
          <w:lang w:val="en-GB"/>
        </w:rPr>
      </w:pPr>
      <w:r w:rsidRPr="009D1299">
        <w:rPr>
          <w:rFonts w:ascii="Arial" w:hAnsi="Arial" w:cs="Arial"/>
          <w:sz w:val="24"/>
          <w:szCs w:val="24"/>
          <w:lang w:val="en-GB"/>
        </w:rPr>
        <w:t>Despite our corrections, substantial discrepancies remain across datasets (</w:t>
      </w:r>
      <w:r w:rsidR="00C06B89" w:rsidRPr="009D1299">
        <w:rPr>
          <w:rFonts w:ascii="Arial" w:hAnsi="Arial" w:cs="Arial"/>
          <w:sz w:val="24"/>
          <w:szCs w:val="24"/>
          <w:lang w:val="en-GB"/>
        </w:rPr>
        <w:t>Figure 4A</w:t>
      </w:r>
      <w:r w:rsidRPr="009D1299">
        <w:rPr>
          <w:rFonts w:ascii="Arial" w:hAnsi="Arial" w:cs="Arial"/>
          <w:sz w:val="24"/>
          <w:szCs w:val="24"/>
          <w:lang w:val="en-GB"/>
        </w:rPr>
        <w:t xml:space="preserve">), independent of purification method. The exception </w:t>
      </w:r>
      <w:del w:id="268" w:author="Alexandre Miguel Kaizeler Guedes Da Silva Afonso" w:date="2026-09-02T13:39:00Z" w16du:dateUtc="2026-09-02T12:39:00Z">
        <w:r w:rsidR="00F937C9" w:rsidRPr="009D1299" w:rsidDel="009D1299">
          <w:rPr>
            <w:rFonts w:ascii="Arial" w:hAnsi="Arial" w:cs="Arial"/>
            <w:sz w:val="24"/>
            <w:szCs w:val="24"/>
            <w:lang w:val="en-GB"/>
          </w:rPr>
          <w:delText xml:space="preserve">are </w:delText>
        </w:r>
      </w:del>
      <w:ins w:id="269" w:author="Alexandre Miguel Kaizeler Guedes Da Silva Afonso" w:date="2026-09-02T13:39:00Z" w16du:dateUtc="2026-09-02T12:39:00Z">
        <w:r w:rsidR="009D1299">
          <w:rPr>
            <w:rFonts w:ascii="Arial" w:hAnsi="Arial" w:cs="Arial"/>
            <w:sz w:val="24"/>
            <w:szCs w:val="24"/>
            <w:lang w:val="en-GB"/>
          </w:rPr>
          <w:t>is</w:t>
        </w:r>
        <w:r w:rsidR="009D1299" w:rsidRPr="009D1299">
          <w:rPr>
            <w:rFonts w:ascii="Arial" w:hAnsi="Arial" w:cs="Arial"/>
            <w:sz w:val="24"/>
            <w:szCs w:val="24"/>
            <w:lang w:val="en-GB"/>
          </w:rPr>
          <w:t xml:space="preserve"> </w:t>
        </w:r>
      </w:ins>
      <w:r w:rsidR="00F937C9" w:rsidRPr="009D1299">
        <w:rPr>
          <w:rFonts w:ascii="Arial" w:hAnsi="Arial" w:cs="Arial"/>
          <w:sz w:val="24"/>
          <w:szCs w:val="24"/>
          <w:lang w:val="en-GB"/>
        </w:rPr>
        <w:t xml:space="preserve">the transcriptomes of </w:t>
      </w:r>
      <w:r w:rsidRPr="009D1299">
        <w:rPr>
          <w:rFonts w:ascii="Arial" w:hAnsi="Arial" w:cs="Arial"/>
          <w:sz w:val="24"/>
          <w:szCs w:val="24"/>
          <w:lang w:val="en-GB"/>
        </w:rPr>
        <w:t>DC-purified SGs corrected for centrifugation</w:t>
      </w:r>
      <w:r w:rsidR="00843FD2" w:rsidRPr="009D1299">
        <w:rPr>
          <w:rFonts w:ascii="Arial" w:hAnsi="Arial" w:cs="Arial"/>
          <w:sz w:val="24"/>
          <w:szCs w:val="24"/>
          <w:lang w:val="en-GB"/>
        </w:rPr>
        <w:t>,</w:t>
      </w:r>
      <w:r w:rsidRPr="009D1299">
        <w:rPr>
          <w:rFonts w:ascii="Arial" w:hAnsi="Arial" w:cs="Arial"/>
          <w:sz w:val="24"/>
          <w:szCs w:val="24"/>
          <w:lang w:val="en-GB"/>
        </w:rPr>
        <w:t xml:space="preserve"> consistent</w:t>
      </w:r>
      <w:r w:rsidR="00393E03" w:rsidRPr="009D1299">
        <w:rPr>
          <w:rFonts w:ascii="Arial" w:hAnsi="Arial" w:cs="Arial"/>
          <w:sz w:val="24"/>
          <w:szCs w:val="24"/>
          <w:lang w:val="en-GB"/>
        </w:rPr>
        <w:t xml:space="preserve"> with one another</w:t>
      </w:r>
      <w:r w:rsidRPr="009D1299">
        <w:rPr>
          <w:rFonts w:ascii="Arial" w:hAnsi="Arial" w:cs="Arial"/>
          <w:sz w:val="24"/>
          <w:szCs w:val="24"/>
          <w:lang w:val="en-GB"/>
        </w:rPr>
        <w:t xml:space="preserve">. SGs may largely reflect a random </w:t>
      </w:r>
      <w:r w:rsidR="00C0798E" w:rsidRPr="009D1299">
        <w:rPr>
          <w:rFonts w:ascii="Arial" w:hAnsi="Arial" w:cs="Arial"/>
          <w:sz w:val="24"/>
          <w:szCs w:val="24"/>
          <w:lang w:val="en-GB"/>
        </w:rPr>
        <w:t>sample</w:t>
      </w:r>
      <w:r w:rsidRPr="009D1299">
        <w:rPr>
          <w:rFonts w:ascii="Arial" w:hAnsi="Arial" w:cs="Arial"/>
          <w:sz w:val="24"/>
          <w:szCs w:val="24"/>
          <w:lang w:val="en-GB"/>
        </w:rPr>
        <w:t xml:space="preserve"> of cellular transcripts, with a </w:t>
      </w:r>
      <w:r w:rsidR="00C0798E" w:rsidRPr="009D1299">
        <w:rPr>
          <w:rFonts w:ascii="Arial" w:hAnsi="Arial" w:cs="Arial"/>
          <w:sz w:val="24"/>
          <w:szCs w:val="24"/>
          <w:lang w:val="en-GB"/>
        </w:rPr>
        <w:t>difficult to detect</w:t>
      </w:r>
      <w:ins w:id="270" w:author="Alexandre Miguel Kaizeler Guedes Da Silva Afonso" w:date="2026-09-02T13:39:00Z" w16du:dateUtc="2026-09-02T12:39:00Z">
        <w:r w:rsidR="00FE660D">
          <w:rPr>
            <w:rFonts w:ascii="Arial" w:hAnsi="Arial" w:cs="Arial"/>
            <w:sz w:val="24"/>
            <w:szCs w:val="24"/>
            <w:lang w:val="en-GB"/>
          </w:rPr>
          <w:t>,</w:t>
        </w:r>
      </w:ins>
      <w:r w:rsidR="00C0798E" w:rsidRPr="009D1299">
        <w:rPr>
          <w:rFonts w:ascii="Arial" w:hAnsi="Arial" w:cs="Arial"/>
          <w:sz w:val="24"/>
          <w:szCs w:val="24"/>
          <w:lang w:val="en-GB"/>
        </w:rPr>
        <w:t xml:space="preserve"> </w:t>
      </w:r>
      <w:r w:rsidRPr="009D1299">
        <w:rPr>
          <w:rFonts w:ascii="Arial" w:hAnsi="Arial" w:cs="Arial"/>
          <w:sz w:val="24"/>
          <w:szCs w:val="24"/>
          <w:lang w:val="en-GB"/>
        </w:rPr>
        <w:t>small minority of specifically</w:t>
      </w:r>
      <w:ins w:id="271" w:author="Alexandre Miguel Kaizeler Guedes Da Silva Afonso" w:date="2026-09-02T13:39:00Z" w16du:dateUtc="2026-09-02T12:39:00Z">
        <w:r w:rsidR="00FE660D">
          <w:rPr>
            <w:rFonts w:ascii="Arial" w:hAnsi="Arial" w:cs="Arial"/>
            <w:sz w:val="24"/>
            <w:szCs w:val="24"/>
            <w:lang w:val="en-GB"/>
          </w:rPr>
          <w:t xml:space="preserve"> </w:t>
        </w:r>
      </w:ins>
      <w:del w:id="272" w:author="Alexandre Miguel Kaizeler Guedes Da Silva Afonso" w:date="2026-09-02T13:39:00Z" w16du:dateUtc="2026-09-02T12:39:00Z">
        <w:r w:rsidRPr="009D1299" w:rsidDel="00FE660D">
          <w:rPr>
            <w:rFonts w:ascii="Arial" w:hAnsi="Arial" w:cs="Arial"/>
            <w:sz w:val="24"/>
            <w:szCs w:val="24"/>
            <w:lang w:val="en-GB"/>
          </w:rPr>
          <w:delText>-</w:delText>
        </w:r>
      </w:del>
      <w:proofErr w:type="spellStart"/>
      <w:r w:rsidRPr="009D1299">
        <w:rPr>
          <w:rFonts w:ascii="Arial" w:hAnsi="Arial" w:cs="Arial"/>
          <w:sz w:val="24"/>
          <w:szCs w:val="24"/>
          <w:lang w:val="en-GB"/>
        </w:rPr>
        <w:t>sequestred</w:t>
      </w:r>
      <w:proofErr w:type="spellEnd"/>
      <w:r w:rsidRPr="009D1299">
        <w:rPr>
          <w:rFonts w:ascii="Arial" w:hAnsi="Arial" w:cs="Arial"/>
          <w:sz w:val="24"/>
          <w:szCs w:val="24"/>
          <w:lang w:val="en-GB"/>
        </w:rPr>
        <w:t xml:space="preserve"> RNAs, </w:t>
      </w:r>
      <w:r w:rsidR="00F937C9" w:rsidRPr="009D1299">
        <w:rPr>
          <w:rFonts w:ascii="Arial" w:hAnsi="Arial" w:cs="Arial"/>
          <w:sz w:val="24"/>
          <w:szCs w:val="24"/>
          <w:lang w:val="en-GB"/>
        </w:rPr>
        <w:t xml:space="preserve">and </w:t>
      </w:r>
      <w:r w:rsidRPr="009D1299">
        <w:rPr>
          <w:rFonts w:ascii="Arial" w:hAnsi="Arial" w:cs="Arial"/>
          <w:sz w:val="24"/>
          <w:szCs w:val="24"/>
          <w:lang w:val="en-GB"/>
        </w:rPr>
        <w:t xml:space="preserve">each </w:t>
      </w:r>
      <w:r w:rsidR="00F937C9" w:rsidRPr="009D1299">
        <w:rPr>
          <w:rFonts w:ascii="Arial" w:hAnsi="Arial" w:cs="Arial"/>
          <w:sz w:val="24"/>
          <w:szCs w:val="24"/>
          <w:lang w:val="en-GB"/>
        </w:rPr>
        <w:t xml:space="preserve">purification </w:t>
      </w:r>
      <w:r w:rsidRPr="009D1299">
        <w:rPr>
          <w:rFonts w:ascii="Arial" w:hAnsi="Arial" w:cs="Arial"/>
          <w:sz w:val="24"/>
          <w:szCs w:val="24"/>
          <w:lang w:val="en-GB"/>
        </w:rPr>
        <w:t xml:space="preserve">method may introduce biases that shape </w:t>
      </w:r>
      <w:r w:rsidRPr="009D1299">
        <w:rPr>
          <w:rFonts w:ascii="Arial" w:hAnsi="Arial" w:cs="Arial"/>
          <w:sz w:val="24"/>
          <w:szCs w:val="24"/>
          <w:lang w:val="en-GB"/>
        </w:rPr>
        <w:lastRenderedPageBreak/>
        <w:t>observed profiles. WC</w:t>
      </w:r>
      <w:r w:rsidR="00834383" w:rsidRPr="009D1299">
        <w:rPr>
          <w:rFonts w:ascii="Arial" w:hAnsi="Arial" w:cs="Arial"/>
          <w:sz w:val="24"/>
          <w:szCs w:val="24"/>
          <w:lang w:val="en-GB"/>
        </w:rPr>
        <w:t xml:space="preserve"> </w:t>
      </w:r>
      <w:r w:rsidRPr="009D1299">
        <w:rPr>
          <w:rFonts w:ascii="Arial" w:hAnsi="Arial" w:cs="Arial"/>
          <w:sz w:val="24"/>
          <w:szCs w:val="24"/>
          <w:lang w:val="en-GB"/>
        </w:rPr>
        <w:t>transcriptome</w:t>
      </w:r>
      <w:r w:rsidR="00834383" w:rsidRPr="009D1299">
        <w:rPr>
          <w:rFonts w:ascii="Arial" w:hAnsi="Arial" w:cs="Arial"/>
          <w:sz w:val="24"/>
          <w:szCs w:val="24"/>
          <w:lang w:val="en-GB"/>
        </w:rPr>
        <w:t>s</w:t>
      </w:r>
      <w:r w:rsidRPr="009D1299">
        <w:rPr>
          <w:rFonts w:ascii="Arial" w:hAnsi="Arial" w:cs="Arial"/>
          <w:sz w:val="24"/>
          <w:szCs w:val="24"/>
          <w:lang w:val="en-GB"/>
        </w:rPr>
        <w:t xml:space="preserve"> generated </w:t>
      </w:r>
      <w:r w:rsidR="00834383" w:rsidRPr="009D1299">
        <w:rPr>
          <w:rFonts w:ascii="Arial" w:hAnsi="Arial" w:cs="Arial"/>
          <w:sz w:val="24"/>
          <w:szCs w:val="24"/>
          <w:lang w:val="en-GB"/>
        </w:rPr>
        <w:t xml:space="preserve">with </w:t>
      </w:r>
      <w:r w:rsidRPr="009D1299">
        <w:rPr>
          <w:rFonts w:ascii="Arial" w:hAnsi="Arial" w:cs="Arial"/>
          <w:sz w:val="24"/>
          <w:szCs w:val="24"/>
          <w:lang w:val="en-GB"/>
        </w:rPr>
        <w:t>standard RNA-</w:t>
      </w:r>
      <w:proofErr w:type="spellStart"/>
      <w:r w:rsidRPr="009D1299">
        <w:rPr>
          <w:rFonts w:ascii="Arial" w:hAnsi="Arial" w:cs="Arial"/>
          <w:sz w:val="24"/>
          <w:szCs w:val="24"/>
          <w:lang w:val="en-GB"/>
        </w:rPr>
        <w:t>seq</w:t>
      </w:r>
      <w:proofErr w:type="spellEnd"/>
      <w:r w:rsidRPr="009D1299">
        <w:rPr>
          <w:rFonts w:ascii="Arial" w:hAnsi="Arial" w:cs="Arial"/>
          <w:sz w:val="24"/>
          <w:szCs w:val="24"/>
          <w:lang w:val="en-GB"/>
        </w:rPr>
        <w:t xml:space="preserve"> </w:t>
      </w:r>
      <w:r w:rsidR="00834383" w:rsidRPr="009D1299">
        <w:rPr>
          <w:rFonts w:ascii="Arial" w:hAnsi="Arial" w:cs="Arial"/>
          <w:sz w:val="24"/>
          <w:szCs w:val="24"/>
          <w:lang w:val="en-GB"/>
        </w:rPr>
        <w:t xml:space="preserve">are </w:t>
      </w:r>
      <w:r w:rsidRPr="009D1299">
        <w:rPr>
          <w:rFonts w:ascii="Arial" w:hAnsi="Arial" w:cs="Arial"/>
          <w:sz w:val="24"/>
          <w:szCs w:val="24"/>
          <w:lang w:val="en-GB"/>
        </w:rPr>
        <w:t xml:space="preserve">also </w:t>
      </w:r>
      <w:r w:rsidR="00834383" w:rsidRPr="009D1299">
        <w:rPr>
          <w:rFonts w:ascii="Arial" w:hAnsi="Arial" w:cs="Arial"/>
          <w:sz w:val="24"/>
          <w:szCs w:val="24"/>
          <w:lang w:val="en-GB"/>
        </w:rPr>
        <w:t>relatively similar</w:t>
      </w:r>
      <w:r w:rsidRPr="009D1299">
        <w:rPr>
          <w:rFonts w:ascii="Arial" w:hAnsi="Arial" w:cs="Arial"/>
          <w:sz w:val="24"/>
          <w:szCs w:val="24"/>
          <w:lang w:val="en-GB"/>
        </w:rPr>
        <w:t xml:space="preserve">. Notably, the PL dataset from </w:t>
      </w:r>
      <w:proofErr w:type="spellStart"/>
      <w:r w:rsidRPr="009D1299">
        <w:rPr>
          <w:rFonts w:ascii="Arial" w:hAnsi="Arial" w:cs="Arial"/>
          <w:sz w:val="24"/>
          <w:szCs w:val="24"/>
          <w:lang w:val="en-GB"/>
        </w:rPr>
        <w:t>Somasekharan</w:t>
      </w:r>
      <w:proofErr w:type="spellEnd"/>
      <w:r w:rsidRPr="009D1299">
        <w:rPr>
          <w:rFonts w:ascii="Arial" w:hAnsi="Arial" w:cs="Arial"/>
          <w:sz w:val="24"/>
          <w:szCs w:val="24"/>
          <w:lang w:val="en-GB"/>
        </w:rPr>
        <w:t xml:space="preserve"> 2020</w:t>
      </w:r>
      <w:r w:rsidR="00C0798E" w:rsidRPr="009D1299">
        <w:rPr>
          <w:rFonts w:ascii="Arial" w:hAnsi="Arial" w:cs="Arial"/>
          <w:sz w:val="24"/>
          <w:szCs w:val="24"/>
          <w:lang w:val="en-GB"/>
        </w:rPr>
        <w:fldChar w:fldCharType="begin"/>
      </w:r>
      <w:r w:rsidR="00300753" w:rsidRPr="009D1299">
        <w:rPr>
          <w:rFonts w:ascii="Arial" w:hAnsi="Arial" w:cs="Arial"/>
          <w:sz w:val="24"/>
          <w:szCs w:val="24"/>
          <w:lang w:val="en-GB"/>
        </w:rPr>
        <w:instrText xml:space="preserve"> ADDIN ZOTERO_ITEM CSL_CITATION {"citationID":"xQFEBxTS","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9D1299">
        <w:rPr>
          <w:rFonts w:ascii="Arial" w:hAnsi="Arial" w:cs="Arial"/>
          <w:sz w:val="24"/>
          <w:szCs w:val="24"/>
          <w:lang w:val="en-GB"/>
        </w:rPr>
        <w:fldChar w:fldCharType="separate"/>
      </w:r>
      <w:r w:rsidR="0097304F" w:rsidRPr="009D1299">
        <w:rPr>
          <w:rFonts w:ascii="Arial" w:hAnsi="Arial" w:cs="Arial"/>
          <w:sz w:val="24"/>
          <w:lang w:val="en-GB"/>
        </w:rPr>
        <w:t>(29)</w:t>
      </w:r>
      <w:r w:rsidR="00C0798E" w:rsidRPr="009D1299">
        <w:rPr>
          <w:rFonts w:ascii="Arial" w:hAnsi="Arial" w:cs="Arial"/>
          <w:sz w:val="24"/>
          <w:szCs w:val="24"/>
          <w:lang w:val="en-GB"/>
        </w:rPr>
        <w:fldChar w:fldCharType="end"/>
      </w:r>
      <w:r w:rsidRPr="009D1299">
        <w:rPr>
          <w:rFonts w:ascii="Arial" w:hAnsi="Arial" w:cs="Arial"/>
          <w:sz w:val="24"/>
          <w:szCs w:val="24"/>
          <w:lang w:val="en-GB"/>
        </w:rPr>
        <w:t xml:space="preserve"> more closely </w:t>
      </w:r>
      <w:r w:rsidR="00834383" w:rsidRPr="009D1299">
        <w:rPr>
          <w:rFonts w:ascii="Arial" w:hAnsi="Arial" w:cs="Arial"/>
          <w:sz w:val="24"/>
          <w:szCs w:val="24"/>
          <w:lang w:val="en-GB"/>
        </w:rPr>
        <w:t xml:space="preserve">resembles </w:t>
      </w:r>
      <w:r w:rsidRPr="009D1299">
        <w:rPr>
          <w:rFonts w:ascii="Arial" w:hAnsi="Arial" w:cs="Arial"/>
          <w:sz w:val="24"/>
          <w:szCs w:val="24"/>
          <w:lang w:val="en-GB"/>
        </w:rPr>
        <w:t>WC transcriptomes than other SG datasets</w:t>
      </w:r>
      <w:r w:rsidR="001E6AFF" w:rsidRPr="009D1299">
        <w:rPr>
          <w:rFonts w:ascii="Arial" w:hAnsi="Arial" w:cs="Arial"/>
          <w:sz w:val="24"/>
          <w:szCs w:val="24"/>
          <w:lang w:val="en-GB"/>
        </w:rPr>
        <w:t xml:space="preserve"> (</w:t>
      </w:r>
      <w:r w:rsidR="00C06B89" w:rsidRPr="009D1299">
        <w:rPr>
          <w:rFonts w:ascii="Arial" w:hAnsi="Arial" w:cs="Arial"/>
          <w:sz w:val="24"/>
          <w:szCs w:val="24"/>
          <w:lang w:val="en-GB"/>
        </w:rPr>
        <w:t>Figure 4A</w:t>
      </w:r>
      <w:r w:rsidR="001E6AFF" w:rsidRPr="009D1299">
        <w:rPr>
          <w:rFonts w:ascii="Arial" w:hAnsi="Arial" w:cs="Arial"/>
          <w:sz w:val="24"/>
          <w:szCs w:val="24"/>
          <w:lang w:val="en-GB"/>
        </w:rPr>
        <w:t>)</w:t>
      </w:r>
      <w:r w:rsidRPr="009D1299">
        <w:rPr>
          <w:rFonts w:ascii="Arial" w:hAnsi="Arial" w:cs="Arial"/>
          <w:sz w:val="24"/>
          <w:szCs w:val="24"/>
          <w:lang w:val="en-GB"/>
        </w:rPr>
        <w:t xml:space="preserve">, </w:t>
      </w:r>
      <w:r w:rsidR="00C0798E" w:rsidRPr="009D1299">
        <w:rPr>
          <w:rFonts w:ascii="Arial" w:hAnsi="Arial" w:cs="Arial"/>
          <w:sz w:val="24"/>
          <w:szCs w:val="24"/>
          <w:lang w:val="en-GB"/>
        </w:rPr>
        <w:t>perhaps</w:t>
      </w:r>
      <w:r w:rsidRPr="009D1299">
        <w:rPr>
          <w:rFonts w:ascii="Arial" w:hAnsi="Arial" w:cs="Arial"/>
          <w:sz w:val="24"/>
          <w:szCs w:val="24"/>
          <w:lang w:val="en-GB"/>
        </w:rPr>
        <w:t xml:space="preserve"> reflecting that only ~20% of G3BP1 locali</w:t>
      </w:r>
      <w:r w:rsidR="00F84F2F" w:rsidRPr="009D1299">
        <w:rPr>
          <w:rFonts w:ascii="Arial" w:hAnsi="Arial" w:cs="Arial"/>
          <w:sz w:val="24"/>
          <w:szCs w:val="24"/>
          <w:lang w:val="en-GB"/>
        </w:rPr>
        <w:t>s</w:t>
      </w:r>
      <w:r w:rsidRPr="009D1299">
        <w:rPr>
          <w:rFonts w:ascii="Arial" w:hAnsi="Arial" w:cs="Arial"/>
          <w:sz w:val="24"/>
          <w:szCs w:val="24"/>
          <w:lang w:val="en-GB"/>
        </w:rPr>
        <w:t xml:space="preserve">es to SGs. </w:t>
      </w:r>
    </w:p>
    <w:p w14:paraId="5F6F2BFA" w14:textId="562E0118" w:rsidR="00842F49" w:rsidRPr="00FE660D" w:rsidRDefault="00856E7B" w:rsidP="00842F49">
      <w:pPr>
        <w:jc w:val="both"/>
        <w:rPr>
          <w:rFonts w:ascii="Arial" w:hAnsi="Arial" w:cs="Arial"/>
          <w:sz w:val="24"/>
          <w:szCs w:val="24"/>
          <w:lang w:val="en-GB"/>
        </w:rPr>
      </w:pPr>
      <w:r w:rsidRPr="00FE660D">
        <w:rPr>
          <w:rFonts w:ascii="Arial" w:hAnsi="Arial" w:cs="Arial"/>
          <w:sz w:val="24"/>
          <w:szCs w:val="24"/>
          <w:lang w:val="en-GB"/>
        </w:rPr>
        <w:t xml:space="preserve">Our </w:t>
      </w:r>
      <w:r w:rsidR="00842F49" w:rsidRPr="00FE660D">
        <w:rPr>
          <w:rFonts w:ascii="Arial" w:hAnsi="Arial" w:cs="Arial"/>
          <w:sz w:val="24"/>
          <w:szCs w:val="24"/>
          <w:lang w:val="en-GB"/>
        </w:rPr>
        <w:t>corrections largely remove length bias</w:t>
      </w:r>
      <w:r w:rsidR="00842F49" w:rsidRPr="00FE660D">
        <w:rPr>
          <w:rFonts w:ascii="Arial" w:hAnsi="Arial" w:cs="Arial"/>
          <w:color w:val="000000" w:themeColor="text1"/>
          <w:sz w:val="24"/>
          <w:szCs w:val="24"/>
          <w:lang w:val="en-GB"/>
        </w:rPr>
        <w:t xml:space="preserve"> </w:t>
      </w:r>
      <w:r w:rsidRPr="00FE660D">
        <w:rPr>
          <w:rFonts w:ascii="Arial" w:hAnsi="Arial" w:cs="Arial"/>
          <w:color w:val="000000" w:themeColor="text1"/>
          <w:sz w:val="24"/>
          <w:szCs w:val="24"/>
          <w:lang w:val="en-GB"/>
        </w:rPr>
        <w:t>in</w:t>
      </w:r>
      <w:r w:rsidRPr="00FE660D">
        <w:rPr>
          <w:rFonts w:ascii="Arial" w:hAnsi="Arial" w:cs="Arial"/>
          <w:sz w:val="24"/>
          <w:szCs w:val="24"/>
          <w:lang w:val="en-GB"/>
        </w:rPr>
        <w:t xml:space="preserve"> the transcriptomes of DC-purified SGs </w:t>
      </w:r>
      <w:r w:rsidR="00842F49" w:rsidRPr="00FE660D">
        <w:rPr>
          <w:rFonts w:ascii="Arial" w:hAnsi="Arial" w:cs="Arial"/>
          <w:color w:val="000000" w:themeColor="text1"/>
          <w:sz w:val="24"/>
          <w:szCs w:val="24"/>
          <w:lang w:val="en-GB"/>
        </w:rPr>
        <w:t>(</w:t>
      </w:r>
      <w:r w:rsidR="00C06B89" w:rsidRPr="00FE660D">
        <w:rPr>
          <w:rFonts w:ascii="Arial" w:hAnsi="Arial" w:cs="Arial"/>
          <w:sz w:val="24"/>
          <w:szCs w:val="24"/>
          <w:lang w:val="en-GB"/>
        </w:rPr>
        <w:t>Figure 4A</w:t>
      </w:r>
      <w:r w:rsidR="00842F49" w:rsidRPr="00FE660D">
        <w:rPr>
          <w:rFonts w:ascii="Arial" w:hAnsi="Arial" w:cs="Arial"/>
          <w:color w:val="000000" w:themeColor="text1"/>
          <w:sz w:val="24"/>
          <w:szCs w:val="24"/>
          <w:lang w:val="en-GB"/>
        </w:rPr>
        <w:t>)</w:t>
      </w:r>
      <w:r w:rsidR="00842F49" w:rsidRPr="00FE660D">
        <w:rPr>
          <w:rFonts w:ascii="Arial" w:hAnsi="Arial" w:cs="Arial"/>
          <w:sz w:val="24"/>
          <w:szCs w:val="24"/>
          <w:lang w:val="en-GB"/>
        </w:rPr>
        <w:t>. By contrast, the PL stud</w:t>
      </w:r>
      <w:r w:rsidR="00C06DF0" w:rsidRPr="00FE660D">
        <w:rPr>
          <w:rFonts w:ascii="Arial" w:hAnsi="Arial" w:cs="Arial"/>
          <w:sz w:val="24"/>
          <w:szCs w:val="24"/>
          <w:lang w:val="en-GB"/>
        </w:rPr>
        <w:t xml:space="preserve">y </w:t>
      </w:r>
      <w:proofErr w:type="spellStart"/>
      <w:r w:rsidR="00842F49" w:rsidRPr="00FE660D">
        <w:rPr>
          <w:rFonts w:ascii="Arial" w:hAnsi="Arial" w:cs="Arial"/>
          <w:sz w:val="24"/>
          <w:szCs w:val="24"/>
          <w:lang w:val="en-GB"/>
        </w:rPr>
        <w:t>Somasekharan</w:t>
      </w:r>
      <w:proofErr w:type="spellEnd"/>
      <w:r w:rsidR="00C0798E" w:rsidRPr="00FE660D">
        <w:rPr>
          <w:rFonts w:ascii="Arial" w:hAnsi="Arial" w:cs="Arial"/>
          <w:sz w:val="24"/>
          <w:szCs w:val="24"/>
          <w:lang w:val="en-GB"/>
        </w:rPr>
        <w:t xml:space="preserve"> 2020</w:t>
      </w:r>
      <w:r w:rsidR="00C0798E"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8ctjxLgg","properties":{"formattedCitation":"(29)","plainCitation":"(29)","noteIndex":0},"citationItems":[{"id":"7QlDGlPw/J6uUxkLm","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FE660D">
        <w:rPr>
          <w:rFonts w:ascii="Arial" w:hAnsi="Arial" w:cs="Arial"/>
          <w:sz w:val="24"/>
          <w:szCs w:val="24"/>
          <w:lang w:val="en-GB"/>
        </w:rPr>
        <w:fldChar w:fldCharType="separate"/>
      </w:r>
      <w:r w:rsidR="0097304F" w:rsidRPr="00FE660D">
        <w:rPr>
          <w:rFonts w:ascii="Arial" w:hAnsi="Arial" w:cs="Arial"/>
          <w:sz w:val="24"/>
          <w:lang w:val="en-GB"/>
        </w:rPr>
        <w:t>(29)</w:t>
      </w:r>
      <w:r w:rsidR="00C0798E" w:rsidRPr="00FE660D">
        <w:rPr>
          <w:rFonts w:ascii="Arial" w:hAnsi="Arial" w:cs="Arial"/>
          <w:sz w:val="24"/>
          <w:szCs w:val="24"/>
          <w:lang w:val="en-GB"/>
        </w:rPr>
        <w:fldChar w:fldCharType="end"/>
      </w:r>
      <w:r w:rsidR="00842F49" w:rsidRPr="00FE660D">
        <w:rPr>
          <w:rFonts w:ascii="Arial" w:hAnsi="Arial" w:cs="Arial"/>
          <w:sz w:val="24"/>
          <w:szCs w:val="24"/>
          <w:lang w:val="en-GB"/>
        </w:rPr>
        <w:t xml:space="preserve"> finds enrichment for short RNAs</w:t>
      </w:r>
      <w:r w:rsidR="00354BAE" w:rsidRPr="00FE660D">
        <w:rPr>
          <w:rFonts w:ascii="Arial" w:hAnsi="Arial" w:cs="Arial"/>
          <w:sz w:val="24"/>
          <w:szCs w:val="24"/>
          <w:lang w:val="en-GB"/>
        </w:rPr>
        <w:t>, while</w:t>
      </w:r>
      <w:r w:rsidR="00842F49" w:rsidRPr="00FE660D">
        <w:rPr>
          <w:rFonts w:ascii="Arial" w:hAnsi="Arial" w:cs="Arial"/>
          <w:sz w:val="24"/>
          <w:szCs w:val="24"/>
          <w:lang w:val="en-GB"/>
        </w:rPr>
        <w:t xml:space="preserve"> PHOTON</w:t>
      </w:r>
      <w:r w:rsidR="00C0798E" w:rsidRPr="00FE660D">
        <w:rPr>
          <w:rFonts w:ascii="Arial" w:hAnsi="Arial" w:cs="Arial"/>
          <w:sz w:val="24"/>
          <w:szCs w:val="24"/>
          <w:lang w:val="en-GB"/>
        </w:rPr>
        <w:t xml:space="preserve"> (</w:t>
      </w:r>
      <w:proofErr w:type="spellStart"/>
      <w:r w:rsidR="00C0798E" w:rsidRPr="00FE660D">
        <w:rPr>
          <w:rFonts w:ascii="Arial" w:hAnsi="Arial" w:cs="Arial"/>
          <w:sz w:val="24"/>
          <w:szCs w:val="24"/>
          <w:lang w:val="en-GB"/>
        </w:rPr>
        <w:t>Rajachandran</w:t>
      </w:r>
      <w:proofErr w:type="spellEnd"/>
      <w:r w:rsidR="00C0798E" w:rsidRPr="00FE660D">
        <w:rPr>
          <w:rFonts w:ascii="Arial" w:hAnsi="Arial" w:cs="Arial"/>
          <w:sz w:val="24"/>
          <w:szCs w:val="24"/>
          <w:lang w:val="en-GB"/>
        </w:rPr>
        <w:t xml:space="preserve"> 2024</w:t>
      </w:r>
      <w:r w:rsidR="00C0798E" w:rsidRPr="00FE660D">
        <w:rPr>
          <w:rFonts w:ascii="Arial" w:hAnsi="Arial" w:cs="Arial"/>
          <w:sz w:val="24"/>
          <w:szCs w:val="24"/>
          <w:lang w:val="en-GB"/>
        </w:rPr>
        <w:fldChar w:fldCharType="begin"/>
      </w:r>
      <w:r w:rsidR="001823B1" w:rsidRPr="00FE660D">
        <w:rPr>
          <w:rFonts w:ascii="Arial" w:hAnsi="Arial" w:cs="Arial"/>
          <w:sz w:val="24"/>
          <w:szCs w:val="24"/>
          <w:lang w:val="en-GB"/>
        </w:rPr>
        <w:instrText xml:space="preserve"> ADDIN ZOTERO_ITEM CSL_CITATION {"citationID":"ZdAQ0hFI","properties":{"unsorted":false,"formattedCitation":"(53)","plainCitation":"(53)","noteIndex":0},"citationItems":[{"id":902,"uris":["http://zotero.org/users/local/q86rvdj2/items/VDPQSALM"],"itemData":{"id":902,"type":"article-journal","abstract":"The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C0798E" w:rsidRPr="00FE660D">
        <w:rPr>
          <w:rFonts w:ascii="Arial" w:hAnsi="Arial" w:cs="Arial"/>
          <w:sz w:val="24"/>
          <w:szCs w:val="24"/>
          <w:lang w:val="en-GB"/>
        </w:rPr>
        <w:fldChar w:fldCharType="separate"/>
      </w:r>
      <w:r w:rsidR="0097304F" w:rsidRPr="00FE660D">
        <w:rPr>
          <w:rFonts w:ascii="Arial" w:hAnsi="Arial" w:cs="Arial"/>
          <w:sz w:val="24"/>
          <w:lang w:val="en-GB"/>
        </w:rPr>
        <w:t>(53)</w:t>
      </w:r>
      <w:r w:rsidR="00C0798E" w:rsidRPr="00FE660D">
        <w:rPr>
          <w:rFonts w:ascii="Arial" w:hAnsi="Arial" w:cs="Arial"/>
          <w:sz w:val="24"/>
          <w:szCs w:val="24"/>
          <w:lang w:val="en-GB"/>
        </w:rPr>
        <w:fldChar w:fldCharType="end"/>
      </w:r>
      <w:r w:rsidR="00C0798E" w:rsidRPr="00FE660D">
        <w:rPr>
          <w:rFonts w:ascii="Arial" w:hAnsi="Arial" w:cs="Arial"/>
          <w:sz w:val="24"/>
          <w:szCs w:val="24"/>
          <w:lang w:val="en-GB"/>
        </w:rPr>
        <w:t>)</w:t>
      </w:r>
      <w:r w:rsidR="00842F49" w:rsidRPr="00FE660D">
        <w:rPr>
          <w:rFonts w:ascii="Arial" w:hAnsi="Arial" w:cs="Arial"/>
          <w:sz w:val="24"/>
          <w:szCs w:val="24"/>
          <w:lang w:val="en-GB"/>
        </w:rPr>
        <w:t xml:space="preserve"> preferentially capture</w:t>
      </w:r>
      <w:r w:rsidR="003673CE" w:rsidRPr="00FE660D">
        <w:rPr>
          <w:rFonts w:ascii="Arial" w:hAnsi="Arial" w:cs="Arial"/>
          <w:sz w:val="24"/>
          <w:szCs w:val="24"/>
          <w:lang w:val="en-GB"/>
        </w:rPr>
        <w:t>s</w:t>
      </w:r>
      <w:r w:rsidR="00842F49" w:rsidRPr="00FE660D">
        <w:rPr>
          <w:rFonts w:ascii="Arial" w:hAnsi="Arial" w:cs="Arial"/>
          <w:sz w:val="24"/>
          <w:szCs w:val="24"/>
          <w:lang w:val="en-GB"/>
        </w:rPr>
        <w:t xml:space="preserve"> longer transcripts</w:t>
      </w:r>
      <w:r w:rsidR="001E6AFF" w:rsidRPr="00FE660D">
        <w:rPr>
          <w:rFonts w:ascii="Arial" w:hAnsi="Arial" w:cs="Arial"/>
          <w:sz w:val="24"/>
          <w:szCs w:val="24"/>
          <w:lang w:val="en-GB"/>
        </w:rPr>
        <w:t xml:space="preserve"> (</w:t>
      </w:r>
      <w:r w:rsidR="00C06B89" w:rsidRPr="00FE660D">
        <w:rPr>
          <w:rFonts w:ascii="Arial" w:hAnsi="Arial" w:cs="Arial"/>
          <w:sz w:val="24"/>
          <w:szCs w:val="24"/>
          <w:lang w:val="en-GB"/>
        </w:rPr>
        <w:t>Figure 4A</w:t>
      </w:r>
      <w:r w:rsidR="001E6AFF" w:rsidRPr="00FE660D">
        <w:rPr>
          <w:rFonts w:ascii="Arial" w:hAnsi="Arial" w:cs="Arial"/>
          <w:sz w:val="24"/>
          <w:szCs w:val="24"/>
          <w:lang w:val="en-GB"/>
        </w:rPr>
        <w:t>)</w:t>
      </w:r>
      <w:r w:rsidR="00842F49" w:rsidRPr="00FE660D">
        <w:rPr>
          <w:rFonts w:ascii="Arial" w:hAnsi="Arial" w:cs="Arial"/>
          <w:sz w:val="24"/>
          <w:szCs w:val="24"/>
          <w:lang w:val="en-GB"/>
        </w:rPr>
        <w:t>. These inconsistencies underscore the persistent challenge of reliably purifying and characteri</w:t>
      </w:r>
      <w:r w:rsidR="00354BAE" w:rsidRPr="00FE660D">
        <w:rPr>
          <w:rFonts w:ascii="Arial" w:hAnsi="Arial" w:cs="Arial"/>
          <w:sz w:val="24"/>
          <w:szCs w:val="24"/>
          <w:lang w:val="en-GB"/>
        </w:rPr>
        <w:t>s</w:t>
      </w:r>
      <w:r w:rsidR="00842F49" w:rsidRPr="00FE660D">
        <w:rPr>
          <w:rFonts w:ascii="Arial" w:hAnsi="Arial" w:cs="Arial"/>
          <w:sz w:val="24"/>
          <w:szCs w:val="24"/>
          <w:lang w:val="en-GB"/>
        </w:rPr>
        <w:t>ing SG transcriptomes.</w:t>
      </w:r>
    </w:p>
    <w:p w14:paraId="5D69D426" w14:textId="75C6AF09" w:rsidR="00DC2535" w:rsidRPr="00FE660D" w:rsidRDefault="00DC2535" w:rsidP="000B6B37">
      <w:pPr>
        <w:jc w:val="both"/>
        <w:rPr>
          <w:rFonts w:ascii="Arial" w:hAnsi="Arial" w:cs="Arial"/>
          <w:sz w:val="24"/>
          <w:szCs w:val="24"/>
          <w:lang w:val="en-GB"/>
        </w:rPr>
      </w:pPr>
      <w:r w:rsidRPr="00FE660D">
        <w:rPr>
          <w:rFonts w:ascii="Arial" w:hAnsi="Arial" w:cs="Arial"/>
          <w:sz w:val="24"/>
          <w:szCs w:val="24"/>
          <w:lang w:val="en-GB"/>
        </w:rPr>
        <w:t xml:space="preserve">GSEA </w:t>
      </w:r>
      <w:r w:rsidR="003E7458" w:rsidRPr="00FE660D">
        <w:rPr>
          <w:rFonts w:ascii="Arial" w:hAnsi="Arial" w:cs="Arial"/>
          <w:sz w:val="24"/>
          <w:szCs w:val="24"/>
          <w:lang w:val="en-GB"/>
        </w:rPr>
        <w:t>also revealed</w:t>
      </w:r>
      <w:r w:rsidRPr="00FE660D">
        <w:rPr>
          <w:rFonts w:ascii="Arial" w:hAnsi="Arial" w:cs="Arial"/>
          <w:sz w:val="24"/>
          <w:szCs w:val="24"/>
          <w:lang w:val="en-GB"/>
        </w:rPr>
        <w:t xml:space="preserve"> no pathways consistently enriched or depleted </w:t>
      </w:r>
      <w:r w:rsidR="003E7458" w:rsidRPr="00FE660D">
        <w:rPr>
          <w:rFonts w:ascii="Arial" w:hAnsi="Arial" w:cs="Arial"/>
          <w:sz w:val="24"/>
          <w:szCs w:val="24"/>
          <w:lang w:val="en-GB"/>
        </w:rPr>
        <w:t xml:space="preserve">in SGs </w:t>
      </w:r>
      <w:r w:rsidRPr="00FE660D">
        <w:rPr>
          <w:rFonts w:ascii="Arial" w:hAnsi="Arial" w:cs="Arial"/>
          <w:sz w:val="24"/>
          <w:szCs w:val="24"/>
          <w:lang w:val="en-GB"/>
        </w:rPr>
        <w:t>across all methods</w:t>
      </w:r>
      <w:r w:rsidR="003E7458" w:rsidRPr="00FE660D">
        <w:rPr>
          <w:rFonts w:ascii="Arial" w:hAnsi="Arial" w:cs="Arial"/>
          <w:sz w:val="24"/>
          <w:szCs w:val="24"/>
          <w:lang w:val="en-GB"/>
        </w:rPr>
        <w:t xml:space="preserve"> (Supplementary </w:t>
      </w:r>
      <w:r w:rsidR="003E7458" w:rsidRPr="00FE660D">
        <w:rPr>
          <w:rFonts w:ascii="Arial" w:hAnsi="Arial" w:cs="Arial"/>
          <w:color w:val="000000" w:themeColor="text1"/>
          <w:sz w:val="24"/>
          <w:szCs w:val="24"/>
          <w:lang w:val="en-GB"/>
        </w:rPr>
        <w:t>Figure 8A-Left</w:t>
      </w:r>
      <w:r w:rsidR="003E7458" w:rsidRPr="00FE660D">
        <w:rPr>
          <w:rFonts w:ascii="Arial" w:hAnsi="Arial" w:cs="Arial"/>
          <w:sz w:val="24"/>
          <w:szCs w:val="24"/>
          <w:lang w:val="en-GB"/>
        </w:rPr>
        <w:t>)</w:t>
      </w:r>
      <w:r w:rsidRPr="00FE660D">
        <w:rPr>
          <w:rFonts w:ascii="Arial" w:hAnsi="Arial" w:cs="Arial"/>
          <w:sz w:val="24"/>
          <w:szCs w:val="24"/>
          <w:lang w:val="en-GB"/>
        </w:rPr>
        <w:t>.</w:t>
      </w:r>
    </w:p>
    <w:p w14:paraId="2F4ADAD2" w14:textId="325C6960" w:rsidR="008D4905" w:rsidRPr="00FE660D" w:rsidRDefault="005E3AD4" w:rsidP="008D4905">
      <w:pPr>
        <w:jc w:val="both"/>
        <w:rPr>
          <w:rFonts w:ascii="Arial" w:hAnsi="Arial" w:cs="Arial"/>
          <w:sz w:val="24"/>
          <w:szCs w:val="24"/>
          <w:lang w:val="en-GB"/>
        </w:rPr>
      </w:pPr>
      <w:r w:rsidRPr="00FE660D">
        <w:rPr>
          <w:rFonts w:ascii="Arial" w:hAnsi="Arial" w:cs="Arial"/>
          <w:sz w:val="24"/>
          <w:szCs w:val="24"/>
          <w:lang w:val="en-GB"/>
        </w:rPr>
        <w:t>Because WC-transcriptomes are less affected by technical biases from purification methods, we first focused on these datasets, integrating and analy</w:t>
      </w:r>
      <w:r w:rsidR="00247190" w:rsidRPr="00FE660D">
        <w:rPr>
          <w:rFonts w:ascii="Arial" w:hAnsi="Arial" w:cs="Arial"/>
          <w:sz w:val="24"/>
          <w:szCs w:val="24"/>
          <w:lang w:val="en-GB"/>
        </w:rPr>
        <w:t>s</w:t>
      </w:r>
      <w:r w:rsidRPr="00FE660D">
        <w:rPr>
          <w:rFonts w:ascii="Arial" w:hAnsi="Arial" w:cs="Arial"/>
          <w:sz w:val="24"/>
          <w:szCs w:val="24"/>
          <w:lang w:val="en-GB"/>
        </w:rPr>
        <w:t>ing them together (Matheny 2019</w:t>
      </w:r>
      <w:r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Z2zrpohL","properties":{"formattedCitation":"(41)","plainCitation":"(41)","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FE660D">
        <w:rPr>
          <w:rFonts w:ascii="Arial" w:hAnsi="Arial" w:cs="Arial"/>
          <w:sz w:val="24"/>
          <w:szCs w:val="24"/>
          <w:lang w:val="en-GB"/>
        </w:rPr>
        <w:fldChar w:fldCharType="separate"/>
      </w:r>
      <w:r w:rsidR="0097304F" w:rsidRPr="00FE660D">
        <w:rPr>
          <w:rFonts w:ascii="Arial" w:hAnsi="Arial" w:cs="Arial"/>
          <w:sz w:val="24"/>
          <w:lang w:val="en-GB"/>
        </w:rPr>
        <w:t>(41)</w:t>
      </w:r>
      <w:r w:rsidRPr="00FE660D">
        <w:rPr>
          <w:rFonts w:ascii="Arial" w:hAnsi="Arial" w:cs="Arial"/>
          <w:sz w:val="24"/>
          <w:szCs w:val="24"/>
          <w:lang w:val="en-GB"/>
        </w:rPr>
        <w:fldChar w:fldCharType="end"/>
      </w:r>
      <w:r w:rsidRPr="00FE660D">
        <w:rPr>
          <w:rFonts w:ascii="Arial" w:hAnsi="Arial" w:cs="Arial"/>
          <w:sz w:val="24"/>
          <w:szCs w:val="24"/>
          <w:lang w:val="en-GB"/>
        </w:rPr>
        <w:t>, 2021</w:t>
      </w:r>
      <w:r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{"citationID":"XPjwN3C1","properties":{"formattedCitation":"(43, 44)","plainCitation":"(43, 44)","noteIndex":0},"citationItems":[{"id":"7QlDGlPw/vZJtCPF5","uris":["http://zotero.org/users/local/1p9EH8ax/items/JRJEKK4Q"],"itemData":{"id":"AR5HKhyi/2WRsil2f","type":"article-journal","abstract":"Stress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FE660D">
        <w:rPr>
          <w:rFonts w:ascii="Arial" w:hAnsi="Arial" w:cs="Arial"/>
          <w:sz w:val="24"/>
          <w:szCs w:val="24"/>
          <w:lang w:val="en-GB"/>
        </w:rPr>
        <w:fldChar w:fldCharType="separate"/>
      </w:r>
      <w:r w:rsidR="0097304F" w:rsidRPr="00FE660D">
        <w:rPr>
          <w:rFonts w:ascii="Arial" w:hAnsi="Arial" w:cs="Arial"/>
          <w:sz w:val="24"/>
          <w:lang w:val="en-GB"/>
        </w:rPr>
        <w:t>(43, 44)</w:t>
      </w:r>
      <w:r w:rsidRPr="00FE660D">
        <w:rPr>
          <w:rFonts w:ascii="Arial" w:hAnsi="Arial" w:cs="Arial"/>
          <w:sz w:val="24"/>
          <w:szCs w:val="24"/>
          <w:lang w:val="en-GB"/>
        </w:rPr>
        <w:fldChar w:fldCharType="end"/>
      </w:r>
      <w:r w:rsidRPr="00FE660D">
        <w:rPr>
          <w:rFonts w:ascii="Arial" w:hAnsi="Arial" w:cs="Arial"/>
          <w:sz w:val="24"/>
          <w:szCs w:val="24"/>
          <w:lang w:val="en-GB"/>
        </w:rPr>
        <w:t xml:space="preserve"> and Paget 2023</w:t>
      </w:r>
      <w:r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C57LiyqT","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FE660D">
        <w:rPr>
          <w:rFonts w:ascii="Arial" w:hAnsi="Arial" w:cs="Arial"/>
          <w:sz w:val="24"/>
          <w:szCs w:val="24"/>
          <w:lang w:val="en-GB"/>
        </w:rPr>
        <w:fldChar w:fldCharType="separate"/>
      </w:r>
      <w:r w:rsidR="0097304F" w:rsidRPr="00FE660D">
        <w:rPr>
          <w:rFonts w:ascii="Arial" w:hAnsi="Arial" w:cs="Arial"/>
          <w:sz w:val="24"/>
          <w:lang w:val="en-GB"/>
        </w:rPr>
        <w:t>(7)</w:t>
      </w:r>
      <w:r w:rsidRPr="00FE660D">
        <w:rPr>
          <w:rFonts w:ascii="Arial" w:hAnsi="Arial" w:cs="Arial"/>
          <w:sz w:val="24"/>
          <w:szCs w:val="24"/>
          <w:lang w:val="en-GB"/>
        </w:rPr>
        <w:fldChar w:fldCharType="end"/>
      </w:r>
      <w:r w:rsidRPr="00FE660D">
        <w:rPr>
          <w:rFonts w:ascii="Arial" w:hAnsi="Arial" w:cs="Arial"/>
          <w:sz w:val="24"/>
          <w:szCs w:val="24"/>
          <w:lang w:val="en-GB"/>
        </w:rPr>
        <w:t xml:space="preserve">). </w:t>
      </w:r>
      <w:r w:rsidR="008D4905" w:rsidRPr="00FE660D">
        <w:rPr>
          <w:rFonts w:ascii="Arial" w:hAnsi="Arial" w:cs="Arial"/>
          <w:sz w:val="24"/>
          <w:szCs w:val="24"/>
          <w:lang w:val="en-GB"/>
        </w:rPr>
        <w:t xml:space="preserve">GSEA identified consistent downregulation of stress- and inflammation-related pathways in </w:t>
      </w:r>
      <w:r w:rsidR="001062FB" w:rsidRPr="00FE660D">
        <w:rPr>
          <w:rFonts w:ascii="Arial" w:hAnsi="Arial" w:cs="Arial"/>
          <w:sz w:val="24"/>
          <w:szCs w:val="24"/>
          <w:lang w:val="en-GB"/>
        </w:rPr>
        <w:t xml:space="preserve">SG-containing </w:t>
      </w:r>
      <w:r w:rsidR="008D4905" w:rsidRPr="00FE660D">
        <w:rPr>
          <w:rFonts w:ascii="Arial" w:hAnsi="Arial" w:cs="Arial"/>
          <w:sz w:val="24"/>
          <w:szCs w:val="24"/>
          <w:lang w:val="en-GB"/>
        </w:rPr>
        <w:t xml:space="preserve">WC </w:t>
      </w:r>
      <w:r w:rsidR="001062FB" w:rsidRPr="00FE660D">
        <w:rPr>
          <w:rFonts w:ascii="Arial" w:hAnsi="Arial" w:cs="Arial"/>
          <w:sz w:val="24"/>
          <w:szCs w:val="24"/>
          <w:lang w:val="en-GB"/>
        </w:rPr>
        <w:t>transcriptomes</w:t>
      </w:r>
      <w:r w:rsidR="008D4905" w:rsidRPr="00FE660D">
        <w:rPr>
          <w:rFonts w:ascii="Arial" w:hAnsi="Arial" w:cs="Arial"/>
          <w:sz w:val="24"/>
          <w:szCs w:val="24"/>
          <w:lang w:val="en-GB"/>
        </w:rPr>
        <w:t>, including interferon responses, TNF signal</w:t>
      </w:r>
      <w:ins w:id="273" w:author="Alexandre Miguel Kaizeler Guedes Da Silva Afonso" w:date="2026-09-02T13:40:00Z" w16du:dateUtc="2026-09-02T12:40:00Z">
        <w:r w:rsidR="00FE660D">
          <w:rPr>
            <w:rFonts w:ascii="Arial" w:hAnsi="Arial" w:cs="Arial"/>
            <w:sz w:val="24"/>
            <w:szCs w:val="24"/>
            <w:lang w:val="en-GB"/>
          </w:rPr>
          <w:t>l</w:t>
        </w:r>
      </w:ins>
      <w:r w:rsidR="008D4905" w:rsidRPr="00FE660D">
        <w:rPr>
          <w:rFonts w:ascii="Arial" w:hAnsi="Arial" w:cs="Arial"/>
          <w:sz w:val="24"/>
          <w:szCs w:val="24"/>
          <w:lang w:val="en-GB"/>
        </w:rPr>
        <w:t>ing via NF-</w:t>
      </w:r>
      <w:proofErr w:type="spellStart"/>
      <w:r w:rsidR="008D4905" w:rsidRPr="00FE660D">
        <w:rPr>
          <w:rFonts w:ascii="Arial" w:hAnsi="Arial" w:cs="Arial"/>
          <w:sz w:val="24"/>
          <w:szCs w:val="24"/>
          <w:lang w:val="en-GB"/>
        </w:rPr>
        <w:t>κB</w:t>
      </w:r>
      <w:proofErr w:type="spellEnd"/>
      <w:r w:rsidR="008D4905" w:rsidRPr="00FE660D">
        <w:rPr>
          <w:rFonts w:ascii="Arial" w:hAnsi="Arial" w:cs="Arial"/>
          <w:sz w:val="24"/>
          <w:szCs w:val="24"/>
          <w:lang w:val="en-GB"/>
        </w:rPr>
        <w:t>, and IL6–JAK–STAT signal</w:t>
      </w:r>
      <w:ins w:id="274" w:author="Alexandre Miguel Kaizeler Guedes Da Silva Afonso" w:date="2026-09-02T13:40:00Z" w16du:dateUtc="2026-09-02T12:40:00Z">
        <w:r w:rsidR="00FE660D">
          <w:rPr>
            <w:rFonts w:ascii="Arial" w:hAnsi="Arial" w:cs="Arial"/>
            <w:sz w:val="24"/>
            <w:szCs w:val="24"/>
            <w:lang w:val="en-GB"/>
          </w:rPr>
          <w:t>l</w:t>
        </w:r>
      </w:ins>
      <w:r w:rsidR="008D4905" w:rsidRPr="00FE660D">
        <w:rPr>
          <w:rFonts w:ascii="Arial" w:hAnsi="Arial" w:cs="Arial"/>
          <w:sz w:val="24"/>
          <w:szCs w:val="24"/>
          <w:lang w:val="en-GB"/>
        </w:rPr>
        <w:t xml:space="preserve">ing (Figure </w:t>
      </w:r>
      <w:r w:rsidR="00843FD2" w:rsidRPr="00FE660D">
        <w:rPr>
          <w:rFonts w:ascii="Arial" w:hAnsi="Arial" w:cs="Arial"/>
          <w:sz w:val="24"/>
          <w:szCs w:val="24"/>
          <w:lang w:val="en-GB"/>
        </w:rPr>
        <w:t>4</w:t>
      </w:r>
      <w:r w:rsidR="001E6AFF" w:rsidRPr="00FE660D">
        <w:rPr>
          <w:rFonts w:ascii="Arial" w:hAnsi="Arial" w:cs="Arial"/>
          <w:sz w:val="24"/>
          <w:szCs w:val="24"/>
          <w:lang w:val="en-GB"/>
        </w:rPr>
        <w:t>B</w:t>
      </w:r>
      <w:r w:rsidR="008D4905" w:rsidRPr="00FE660D">
        <w:rPr>
          <w:rFonts w:ascii="Arial" w:hAnsi="Arial" w:cs="Arial"/>
          <w:sz w:val="24"/>
          <w:szCs w:val="24"/>
          <w:lang w:val="en-GB"/>
        </w:rPr>
        <w:t>). Apoptosis pathways were also downregulated, supporting the proposed role of SGs as inhibitors of apoptosis. Functionally, SGs may act as “shock absorbers”</w:t>
      </w:r>
      <w:r w:rsidR="00843FD2" w:rsidRPr="00FE660D">
        <w:rPr>
          <w:rFonts w:ascii="Arial" w:hAnsi="Arial" w:cs="Arial"/>
          <w:sz w:val="24"/>
          <w:szCs w:val="24"/>
          <w:lang w:val="en-GB"/>
        </w:rPr>
        <w:t>,</w:t>
      </w:r>
      <w:r w:rsidR="008D4905" w:rsidRPr="00FE660D">
        <w:rPr>
          <w:rFonts w:ascii="Arial" w:hAnsi="Arial" w:cs="Arial"/>
          <w:sz w:val="24"/>
          <w:szCs w:val="24"/>
          <w:lang w:val="en-GB"/>
        </w:rPr>
        <w:t xml:space="preserve"> preventing excessive immune responses, a phenomenon previously observed with dsRNA</w:t>
      </w:r>
      <w:r w:rsidR="008D4905"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2EwpKJSg","properties":{"formattedCitation":"(7)","plainCitation":"(7)","noteIndex":0},"citationItems":[{"id":"7QlDGlPw/whmaCuBT","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FE660D">
        <w:rPr>
          <w:rFonts w:ascii="Arial" w:hAnsi="Arial" w:cs="Arial"/>
          <w:sz w:val="24"/>
          <w:szCs w:val="24"/>
          <w:lang w:val="en-GB"/>
        </w:rPr>
        <w:fldChar w:fldCharType="separate"/>
      </w:r>
      <w:r w:rsidR="0097304F" w:rsidRPr="00FE660D">
        <w:rPr>
          <w:rFonts w:ascii="Arial" w:hAnsi="Arial" w:cs="Arial"/>
          <w:sz w:val="24"/>
          <w:lang w:val="en-GB"/>
        </w:rPr>
        <w:t>(7)</w:t>
      </w:r>
      <w:r w:rsidR="008D4905" w:rsidRPr="00FE660D">
        <w:rPr>
          <w:rFonts w:ascii="Arial" w:hAnsi="Arial" w:cs="Arial"/>
          <w:sz w:val="24"/>
          <w:szCs w:val="24"/>
          <w:lang w:val="en-GB"/>
        </w:rPr>
        <w:fldChar w:fldCharType="end"/>
      </w:r>
      <w:r w:rsidR="008D4905" w:rsidRPr="00FE660D">
        <w:rPr>
          <w:rFonts w:ascii="Arial" w:hAnsi="Arial" w:cs="Arial"/>
          <w:sz w:val="24"/>
          <w:szCs w:val="24"/>
          <w:lang w:val="en-GB"/>
        </w:rPr>
        <w:t>. Notably, similar patterns were observed regardless of the stressor, as the T. Matheny</w:t>
      </w:r>
      <w:r w:rsidR="008D4905"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{"citationID":"cQUzh0WV","properties":{"formattedCitation":"(41, 43, 44)","plainCitation":"(41, 43, 44)","noteIndex":0},"citationItems":[{"id":"7QlDGlPw/8f8ZloUy","uris":["http://zotero.org/users/local/1p9EH8ax/items/ARLW3CQN"],"itemData":{"id":"AR5HKhyi/tqdKMUTQ","type":"article-journal","container-title":"Molecular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FE660D">
        <w:rPr>
          <w:rFonts w:ascii="Arial" w:hAnsi="Arial" w:cs="Arial"/>
          <w:sz w:val="24"/>
          <w:szCs w:val="24"/>
          <w:lang w:val="en-GB"/>
        </w:rPr>
        <w:fldChar w:fldCharType="separate"/>
      </w:r>
      <w:r w:rsidR="0097304F" w:rsidRPr="00FE660D">
        <w:rPr>
          <w:rFonts w:ascii="Arial" w:hAnsi="Arial" w:cs="Arial"/>
          <w:sz w:val="24"/>
          <w:lang w:val="en-GB"/>
        </w:rPr>
        <w:t>(41, 43, 44)</w:t>
      </w:r>
      <w:r w:rsidR="008D4905" w:rsidRPr="00FE660D">
        <w:rPr>
          <w:rFonts w:ascii="Arial" w:hAnsi="Arial" w:cs="Arial"/>
          <w:sz w:val="24"/>
          <w:szCs w:val="24"/>
          <w:lang w:val="en-GB"/>
        </w:rPr>
        <w:fldChar w:fldCharType="end"/>
      </w:r>
      <w:r w:rsidR="008D4905" w:rsidRPr="00FE660D">
        <w:rPr>
          <w:rFonts w:ascii="Arial" w:hAnsi="Arial" w:cs="Arial"/>
          <w:sz w:val="24"/>
          <w:szCs w:val="24"/>
          <w:lang w:val="en-GB"/>
        </w:rPr>
        <w:t xml:space="preserve"> datasets used oxidative and hyperosmotic stress</w:t>
      </w:r>
      <w:r w:rsidR="001062FB" w:rsidRPr="00FE660D">
        <w:rPr>
          <w:rFonts w:ascii="Arial" w:hAnsi="Arial" w:cs="Arial"/>
          <w:sz w:val="24"/>
          <w:szCs w:val="24"/>
          <w:lang w:val="en-GB"/>
        </w:rPr>
        <w:t>es</w:t>
      </w:r>
      <w:r w:rsidR="008D4905" w:rsidRPr="00FE660D">
        <w:rPr>
          <w:rFonts w:ascii="Arial" w:hAnsi="Arial" w:cs="Arial"/>
          <w:sz w:val="24"/>
          <w:szCs w:val="24"/>
          <w:lang w:val="en-GB"/>
        </w:rPr>
        <w:t>.</w:t>
      </w:r>
    </w:p>
    <w:p w14:paraId="227535D5" w14:textId="4541E7F5" w:rsidR="009417D0" w:rsidRPr="00FE660D" w:rsidRDefault="00874F14" w:rsidP="009417D0">
      <w:pPr>
        <w:jc w:val="both"/>
        <w:rPr>
          <w:rFonts w:ascii="Arial" w:hAnsi="Arial" w:cs="Arial"/>
          <w:sz w:val="24"/>
          <w:szCs w:val="24"/>
          <w:lang w:val="en-GB"/>
        </w:rPr>
      </w:pPr>
      <w:r w:rsidRPr="00FE660D">
        <w:rPr>
          <w:rFonts w:ascii="Arial" w:hAnsi="Arial" w:cs="Arial"/>
          <w:sz w:val="24"/>
          <w:szCs w:val="24"/>
          <w:lang w:val="en-GB"/>
        </w:rPr>
        <w:t>W</w:t>
      </w:r>
      <w:r w:rsidR="008D4905" w:rsidRPr="00FE660D">
        <w:rPr>
          <w:rFonts w:ascii="Arial" w:hAnsi="Arial" w:cs="Arial"/>
          <w:sz w:val="24"/>
          <w:szCs w:val="24"/>
          <w:lang w:val="en-GB"/>
        </w:rPr>
        <w:t>e observed</w:t>
      </w:r>
      <w:r w:rsidR="005E3AD4" w:rsidRPr="00FE660D">
        <w:rPr>
          <w:rFonts w:ascii="Arial" w:hAnsi="Arial" w:cs="Arial"/>
          <w:sz w:val="24"/>
          <w:szCs w:val="24"/>
          <w:lang w:val="en-GB"/>
        </w:rPr>
        <w:t xml:space="preserve"> downregulation of </w:t>
      </w:r>
      <w:r w:rsidR="005E3AD4" w:rsidRPr="00FE660D">
        <w:rPr>
          <w:rFonts w:ascii="Arial" w:hAnsi="Arial" w:cs="Arial"/>
          <w:i/>
          <w:iCs/>
          <w:sz w:val="24"/>
          <w:szCs w:val="24"/>
          <w:lang w:val="en-GB"/>
        </w:rPr>
        <w:t>FOS</w:t>
      </w:r>
      <w:r w:rsidR="005E3AD4" w:rsidRPr="00FE660D">
        <w:rPr>
          <w:rFonts w:ascii="Arial" w:hAnsi="Arial" w:cs="Arial"/>
          <w:sz w:val="24"/>
          <w:szCs w:val="24"/>
          <w:lang w:val="en-GB"/>
        </w:rPr>
        <w:t>, an immediate-early stress-responsive gene</w:t>
      </w:r>
      <w:r w:rsidR="009417D0"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ajuL31Tg","properties":{"formattedCitation":"(90)","plainCitation":"(90)","noteIndex":0},"citationItems":[{"id":"7QlDGlPw/NsBwTbAK","uris":["http://zotero.org/users/local/1p9EH8ax/items/Z9Y9RXC4"],"itemData":{"id":139,"type":"article-journal","abstract":"Abstract. \n              Objective\n              : The exposure of mammalian cells to extracellular stress induces the expression of immediate early genes such as\n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fos\n              and\n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jun\n              and activates transcription factor activator protein</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1 (AP</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1). The purpose of the current study was to investigate the role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in stress</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induced cell death.\n              Materials and methods\n              : We exposed cultured primary mouse embryonic fibroblasts (MEF) to ultraviolet light (UV</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C) or hydrogen peroxide (H\n              2\n              O\n              2\n              ). Induction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and activation of MAPK/ERK1/2 signalling in the presence or absence of a MAPK inhibitor were analyzed by western blotting. Activation of AP</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1 transcription factors was detected by the electrophoretic mobility shift assay and immunoprecipitation. Cell death was measured by changes in caspase 3 activities and nuclear morphology. Effects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expression on cell death were investigated by transfection.\n              Results\n              : We found that the exposure of cultured primary MEF cells to UV or H\n              2\n              O\n              2\n              caused a significant increase in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protein levels. In addition, these two proteins formed complexes with each other and contributed to activation of AP</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1 transcription complexes. More importantly, under both stress conditions, overexpression of JunD alone or overexpression of both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reduced caspase 3 activity and cell death. At the same time, UV irradiation activated the MAPK/ERK1/2 signalling pathway. The suppression of MEK1/ERK1/2 activation inhibited UV</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induced expression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 and JunD and increased caspase 3 activity and cell death.\n              Conclusion\n              : Our results suggest that both UV and H\n              2\n              O\n              2\n              induce the activation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Fos/JunD AP</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1 complexes resulting in the prevention of cell death. Moreover, UV irradiation</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induced increases in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Fos/JunD expression in primary MEF cells are mediated through the activation of the MAPK/ERK1/2 signalling pathway.","container-title":"Cell Proliferation","DOI":"10.1111/j.1365-2184.2007.00444.x","ISSN":"0960-7722, 1365-2184","issue":"3","journalAbbreviation":"Cell Proliferation","language":"en","license":"http://onlinelibrary.wiley.com/termsAndConditions#vor","page":"431-444","source":"DOI.org (Crossref)","title":"Role of c</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Fos/JunD in protecting stress</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 xml:space="preserve">induced cell death","volume":"40","author":[{"family":"Zhou","given":"H."},{"family":"Gao","given":"J."},{"family":"Lu","given":"Z. Y."},{"family":"Lu","given":"L."},{"family":"Dai","given":"W."},{"family":"Xu","given":"M."}],"issued":{"date-parts":[["2007",6]]}}}],"schema":"https://github.com/citation-style-language/schema/raw/master/csl-citation.json"} </w:instrText>
      </w:r>
      <w:r w:rsidR="009417D0" w:rsidRPr="00FE660D">
        <w:rPr>
          <w:rFonts w:ascii="Arial" w:hAnsi="Arial" w:cs="Arial"/>
          <w:sz w:val="24"/>
          <w:szCs w:val="24"/>
          <w:lang w:val="en-GB"/>
        </w:rPr>
        <w:fldChar w:fldCharType="separate"/>
      </w:r>
      <w:r w:rsidR="0097304F" w:rsidRPr="00FE660D">
        <w:rPr>
          <w:rFonts w:ascii="Arial" w:hAnsi="Arial" w:cs="Arial"/>
          <w:sz w:val="24"/>
          <w:lang w:val="en-GB"/>
        </w:rPr>
        <w:t>(90)</w:t>
      </w:r>
      <w:r w:rsidR="009417D0" w:rsidRPr="00FE660D">
        <w:rPr>
          <w:rFonts w:ascii="Arial" w:hAnsi="Arial" w:cs="Arial"/>
          <w:sz w:val="24"/>
          <w:szCs w:val="24"/>
          <w:lang w:val="en-GB"/>
        </w:rPr>
        <w:fldChar w:fldCharType="end"/>
      </w:r>
      <w:r w:rsidR="009417D0" w:rsidRPr="00FE660D">
        <w:rPr>
          <w:rFonts w:ascii="Arial" w:hAnsi="Arial" w:cs="Arial"/>
          <w:sz w:val="24"/>
          <w:szCs w:val="24"/>
          <w:lang w:val="en-GB"/>
        </w:rPr>
        <w:t xml:space="preserve">, and upregulation of </w:t>
      </w:r>
      <w:r w:rsidR="009417D0" w:rsidRPr="00FE660D">
        <w:rPr>
          <w:rFonts w:ascii="Arial" w:hAnsi="Arial" w:cs="Arial"/>
          <w:i/>
          <w:iCs/>
          <w:sz w:val="24"/>
          <w:szCs w:val="24"/>
          <w:lang w:val="en-GB"/>
        </w:rPr>
        <w:t>SERPINE1</w:t>
      </w:r>
      <w:r w:rsidR="008D4905" w:rsidRPr="00FE660D">
        <w:rPr>
          <w:rFonts w:ascii="Arial" w:hAnsi="Arial" w:cs="Arial"/>
          <w:sz w:val="24"/>
          <w:szCs w:val="24"/>
          <w:lang w:val="en-GB"/>
        </w:rPr>
        <w:t xml:space="preserve">, </w:t>
      </w:r>
      <w:r w:rsidR="005E3AD4" w:rsidRPr="00FE660D">
        <w:rPr>
          <w:rFonts w:ascii="Arial" w:hAnsi="Arial" w:cs="Arial"/>
          <w:sz w:val="24"/>
          <w:szCs w:val="24"/>
          <w:lang w:val="en-GB"/>
        </w:rPr>
        <w:t>a senescence-inducing gene and component of the senescence-associated secretory phenotype (SASP)</w:t>
      </w:r>
      <w:r w:rsidR="009417D0"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Qk3IX9bK","properties":{"formattedCitation":"(15)","plainCitation":"(15)","noteIndex":0},"citationItems":[{"id":"7QlDGlPw/XVYM2PBS","uris":["http://zotero.org/users/local/1p9EH8ax/items/BKDK22WH"],"itemData":{"id":39,"type":"article-journal","container-title":"EMBO reports","DOI":"10.15252/embr.201744722","ISSN":"1469-221X, 1469-3178","issue":"5","journalAbbreviation":"EMBO Reports","language":"en","page":"e44722","source":"DOI.org (Crossref)","title":"Stress granules counteract senescence by sequestration of PAI</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9417D0" w:rsidRPr="00FE660D">
        <w:rPr>
          <w:rFonts w:ascii="Arial" w:hAnsi="Arial" w:cs="Arial"/>
          <w:sz w:val="24"/>
          <w:szCs w:val="24"/>
          <w:lang w:val="en-GB"/>
        </w:rPr>
        <w:fldChar w:fldCharType="separate"/>
      </w:r>
      <w:r w:rsidR="0097304F" w:rsidRPr="00FE660D">
        <w:rPr>
          <w:rFonts w:ascii="Arial" w:hAnsi="Arial" w:cs="Arial"/>
          <w:sz w:val="24"/>
          <w:lang w:val="en-GB"/>
        </w:rPr>
        <w:t>(15)</w:t>
      </w:r>
      <w:r w:rsidR="009417D0" w:rsidRPr="00FE660D">
        <w:rPr>
          <w:rFonts w:ascii="Arial" w:hAnsi="Arial" w:cs="Arial"/>
          <w:sz w:val="24"/>
          <w:szCs w:val="24"/>
          <w:lang w:val="en-GB"/>
        </w:rPr>
        <w:fldChar w:fldCharType="end"/>
      </w:r>
      <w:r w:rsidR="009417D0" w:rsidRPr="00FE660D">
        <w:rPr>
          <w:rFonts w:ascii="Arial" w:hAnsi="Arial" w:cs="Arial"/>
          <w:sz w:val="24"/>
          <w:szCs w:val="24"/>
          <w:lang w:val="en-GB"/>
        </w:rPr>
        <w:t xml:space="preserve"> (Figure </w:t>
      </w:r>
      <w:r w:rsidR="00843FD2" w:rsidRPr="00FE660D">
        <w:rPr>
          <w:rFonts w:ascii="Arial" w:hAnsi="Arial" w:cs="Arial"/>
          <w:sz w:val="24"/>
          <w:szCs w:val="24"/>
          <w:lang w:val="en-GB"/>
        </w:rPr>
        <w:t>4</w:t>
      </w:r>
      <w:r w:rsidR="001E6AFF" w:rsidRPr="00FE660D">
        <w:rPr>
          <w:rFonts w:ascii="Arial" w:hAnsi="Arial" w:cs="Arial"/>
          <w:sz w:val="24"/>
          <w:szCs w:val="24"/>
          <w:lang w:val="en-GB"/>
        </w:rPr>
        <w:t>C</w:t>
      </w:r>
      <w:r w:rsidR="009417D0" w:rsidRPr="00FE660D">
        <w:rPr>
          <w:rFonts w:ascii="Arial" w:hAnsi="Arial" w:cs="Arial"/>
          <w:sz w:val="24"/>
          <w:szCs w:val="24"/>
          <w:lang w:val="en-GB"/>
        </w:rPr>
        <w:t xml:space="preserve">). </w:t>
      </w:r>
    </w:p>
    <w:p w14:paraId="53237E59" w14:textId="77777777" w:rsidR="009062D2" w:rsidRPr="009062D2" w:rsidRDefault="009062D2" w:rsidP="009062D2">
      <w:pPr>
        <w:rPr>
          <w:lang w:val="en-GB"/>
        </w:rPr>
      </w:pPr>
    </w:p>
    <w:p w14:paraId="13B30695" w14:textId="77777777" w:rsidR="009062D2" w:rsidRPr="00CD17BC" w:rsidRDefault="009062D2" w:rsidP="009062D2">
      <w:pPr>
        <w:jc w:val="both"/>
        <w:rPr>
          <w:rFonts w:ascii="Arial" w:hAnsi="Arial" w:cs="Arial"/>
          <w:sz w:val="20"/>
          <w:szCs w:val="20"/>
          <w:lang w:val="en-GB"/>
        </w:rPr>
      </w:pPr>
      <w:r>
        <w:rPr>
          <w:rFonts w:ascii="Arial" w:hAnsi="Arial" w:cs="Arial"/>
          <w:noProof/>
          <w:sz w:val="24"/>
          <w:szCs w:val="24"/>
          <w:lang w:val="en-GB"/>
        </w:rPr>
        <w:lastRenderedPageBreak/>
        <w:drawing>
          <wp:inline distT="0" distB="0" distL="0" distR="0" wp14:anchorId="4A26E77A" wp14:editId="089861CD">
            <wp:extent cx="5943600" cy="8070215"/>
            <wp:effectExtent l="0" t="0" r="0" b="0"/>
            <wp:docPr id="28868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0675" name="Picture 28868067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8070215"/>
                    </a:xfrm>
                    <a:prstGeom prst="rect">
                      <a:avLst/>
                    </a:prstGeom>
                  </pic:spPr>
                </pic:pic>
              </a:graphicData>
            </a:graphic>
          </wp:inline>
        </w:drawing>
      </w:r>
    </w:p>
    <w:p w14:paraId="052002DB" w14:textId="2EDDC10A" w:rsidR="009062D2" w:rsidRPr="00300753" w:rsidRDefault="009062D2" w:rsidP="009417D0">
      <w:pPr>
        <w:jc w:val="both"/>
        <w:rPr>
          <w:rFonts w:ascii="Arial" w:hAnsi="Arial" w:cs="Arial"/>
          <w:sz w:val="20"/>
          <w:szCs w:val="20"/>
          <w:lang w:val="en-GB"/>
        </w:rPr>
      </w:pPr>
      <w:r w:rsidRPr="00CD17BC">
        <w:rPr>
          <w:rFonts w:ascii="Arial" w:hAnsi="Arial" w:cs="Arial"/>
          <w:b/>
          <w:bCs/>
          <w:sz w:val="20"/>
          <w:szCs w:val="20"/>
          <w:lang w:val="en-GB"/>
        </w:rPr>
        <w:lastRenderedPageBreak/>
        <w:t>Figure 4. Meta-analysis of SG transcriptomes reveal</w:t>
      </w:r>
      <w:ins w:id="275" w:author="Alexandre Miguel Kaizeler Guedes Da Silva Afonso" w:date="2026-09-02T13:42:00Z" w16du:dateUtc="2026-09-02T12:42:00Z">
        <w:r w:rsidR="00FE660D">
          <w:rPr>
            <w:rFonts w:ascii="Arial" w:hAnsi="Arial" w:cs="Arial"/>
            <w:b/>
            <w:bCs/>
            <w:sz w:val="20"/>
            <w:szCs w:val="20"/>
            <w:lang w:val="en-GB"/>
          </w:rPr>
          <w:t>s</w:t>
        </w:r>
      </w:ins>
      <w:r w:rsidRPr="00CD17BC">
        <w:rPr>
          <w:rFonts w:ascii="Arial" w:hAnsi="Arial" w:cs="Arial"/>
          <w:b/>
          <w:bCs/>
          <w:sz w:val="20"/>
          <w:szCs w:val="20"/>
          <w:lang w:val="en-GB"/>
        </w:rPr>
        <w:t xml:space="preserve"> SG assembly-specific gene expression alterations in whole cells. </w:t>
      </w:r>
      <w:r w:rsidRPr="00CD17BC">
        <w:rPr>
          <w:rFonts w:ascii="Arial" w:hAnsi="Arial" w:cs="Arial"/>
          <w:sz w:val="20"/>
          <w:szCs w:val="20"/>
          <w:lang w:val="en-GB"/>
        </w:rPr>
        <w:t>(A) H</w:t>
      </w:r>
      <w:r w:rsidRPr="00CD17BC">
        <w:rPr>
          <w:rFonts w:ascii="Arial" w:hAnsi="Arial" w:cs="Arial"/>
          <w:color w:val="000000" w:themeColor="text1"/>
          <w:sz w:val="20"/>
          <w:szCs w:val="20"/>
          <w:lang w:val="en-GB"/>
        </w:rPr>
        <w:t xml:space="preserve">eatmap of Spearman’s correlations between SG and WC transcriptomes, corrected for centrifugation-associated RNA length biases, from different studies and RNA </w:t>
      </w:r>
      <w:r w:rsidRPr="00CD17BC">
        <w:rPr>
          <w:rFonts w:ascii="Arial" w:hAnsi="Arial" w:cs="Arial"/>
          <w:sz w:val="20"/>
          <w:szCs w:val="20"/>
          <w:lang w:val="en-GB"/>
        </w:rPr>
        <w:t xml:space="preserve">length. The </w:t>
      </w:r>
      <w:r w:rsidRPr="00CD17BC">
        <w:rPr>
          <w:rFonts w:ascii="Arial" w:hAnsi="Arial" w:cs="Arial"/>
          <w:color w:val="000000" w:themeColor="text1"/>
          <w:sz w:val="20"/>
          <w:szCs w:val="20"/>
          <w:lang w:val="en-GB"/>
        </w:rPr>
        <w:t>SG purification method of each study is given by the colo</w:t>
      </w:r>
      <w:r w:rsidR="00FA02E6">
        <w:rPr>
          <w:rFonts w:ascii="Arial" w:hAnsi="Arial" w:cs="Arial"/>
          <w:color w:val="000000" w:themeColor="text1"/>
          <w:sz w:val="20"/>
          <w:szCs w:val="20"/>
          <w:lang w:val="en-GB"/>
        </w:rPr>
        <w:t>u</w:t>
      </w:r>
      <w:r w:rsidRPr="00CD17BC">
        <w:rPr>
          <w:rFonts w:ascii="Arial" w:hAnsi="Arial" w:cs="Arial"/>
          <w:color w:val="000000" w:themeColor="text1"/>
          <w:sz w:val="20"/>
          <w:szCs w:val="20"/>
          <w:lang w:val="en-GB"/>
        </w:rPr>
        <w:t>r below the heatmap.</w:t>
      </w:r>
      <w:r w:rsidRPr="00CD17BC">
        <w:rPr>
          <w:rFonts w:ascii="Arial" w:hAnsi="Arial" w:cs="Arial"/>
          <w:sz w:val="20"/>
          <w:szCs w:val="20"/>
          <w:lang w:val="en-GB"/>
        </w:rPr>
        <w:t xml:space="preserve"> (B) </w:t>
      </w:r>
      <w:r w:rsidRPr="00CD17BC">
        <w:rPr>
          <w:rFonts w:ascii="Arial" w:hAnsi="Arial" w:cs="Arial"/>
          <w:color w:val="000000" w:themeColor="text1"/>
          <w:sz w:val="20"/>
          <w:szCs w:val="20"/>
          <w:lang w:val="en-GB"/>
        </w:rPr>
        <w:t xml:space="preserve"> GSEA NES of Hallmark gene sets, </w:t>
      </w:r>
      <w:r w:rsidRPr="00CD17BC">
        <w:rPr>
          <w:rFonts w:ascii="Arial" w:hAnsi="Arial" w:cs="Arial"/>
          <w:sz w:val="20"/>
          <w:szCs w:val="20"/>
          <w:lang w:val="en-GB"/>
        </w:rPr>
        <w:t>with genes ranked by t-statistics of differential expression</w:t>
      </w:r>
      <w:r w:rsidRPr="00CD17BC">
        <w:rPr>
          <w:rFonts w:ascii="Arial" w:hAnsi="Arial" w:cs="Arial"/>
          <w:color w:val="000000" w:themeColor="text1"/>
          <w:sz w:val="20"/>
          <w:szCs w:val="20"/>
          <w:lang w:val="en-GB"/>
        </w:rPr>
        <w:t>, of the SG-specific signal (</w:t>
      </w:r>
      <w:r w:rsidRPr="00CD17BC">
        <w:rPr>
          <w:rFonts w:ascii="Arial" w:hAnsi="Arial" w:cs="Arial"/>
          <w:i/>
          <w:iCs/>
          <w:color w:val="000000" w:themeColor="text1"/>
          <w:sz w:val="20"/>
          <w:szCs w:val="20"/>
          <w:lang w:val="en-GB"/>
        </w:rPr>
        <w:t>i.e.</w:t>
      </w:r>
      <w:r w:rsidRPr="00CD17BC">
        <w:rPr>
          <w:rFonts w:ascii="Arial" w:hAnsi="Arial" w:cs="Arial"/>
          <w:color w:val="000000" w:themeColor="text1"/>
          <w:sz w:val="20"/>
          <w:szCs w:val="20"/>
          <w:lang w:val="en-GB"/>
        </w:rPr>
        <w:t>, what changes in the cells’ gene expression upon SG assembly)</w:t>
      </w:r>
      <w:r w:rsidRPr="00CD17B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{"citationID":"Usz8wewH","properties":{"formattedCitation":"(7,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CD17BC">
        <w:rPr>
          <w:rFonts w:ascii="Arial" w:hAnsi="Arial" w:cs="Arial"/>
          <w:sz w:val="20"/>
          <w:szCs w:val="20"/>
          <w:lang w:val="en-GB"/>
        </w:rPr>
        <w:fldChar w:fldCharType="separate"/>
      </w:r>
      <w:r w:rsidR="0097304F" w:rsidRPr="0097304F">
        <w:rPr>
          <w:rFonts w:ascii="Aptos" w:hAnsi="Aptos"/>
          <w:sz w:val="20"/>
          <w:lang w:val="en-GB"/>
        </w:rPr>
        <w:t>(7, 41, 43)</w:t>
      </w:r>
      <w:r w:rsidRPr="00CD17BC">
        <w:rPr>
          <w:rFonts w:ascii="Arial" w:hAnsi="Arial" w:cs="Arial"/>
          <w:sz w:val="20"/>
          <w:szCs w:val="20"/>
          <w:lang w:val="en-GB"/>
        </w:rPr>
        <w:fldChar w:fldCharType="end"/>
      </w:r>
      <w:r w:rsidRPr="00CD17BC">
        <w:rPr>
          <w:rFonts w:ascii="Arial" w:hAnsi="Arial" w:cs="Arial"/>
          <w:sz w:val="20"/>
          <w:szCs w:val="20"/>
          <w:lang w:val="en-GB"/>
        </w:rPr>
        <w:t>. (C) Volcano plot of DGE (X-Axis – Log2 Fold-Change; Y-Axis – B-Statistic) of the SG-specific signal; transcripts as circles; most differentially expressed transcripts are colo</w:t>
      </w:r>
      <w:r>
        <w:rPr>
          <w:rFonts w:ascii="Arial" w:hAnsi="Arial" w:cs="Arial"/>
          <w:sz w:val="20"/>
          <w:szCs w:val="20"/>
          <w:lang w:val="en-GB"/>
        </w:rPr>
        <w:t>u</w:t>
      </w:r>
      <w:r w:rsidRPr="00CD17BC">
        <w:rPr>
          <w:rFonts w:ascii="Arial" w:hAnsi="Arial" w:cs="Arial"/>
          <w:sz w:val="20"/>
          <w:szCs w:val="20"/>
          <w:lang w:val="en-GB"/>
        </w:rPr>
        <w:t xml:space="preserve">red red (if upregulated, log2FC&gt;1 with B-Statistic&gt;15), blue (if downregulated, log2FC&lt; -2 with B-Statistic&gt;15), or green (if mitochondrially encoded, log2FC&lt; -1). </w:t>
      </w:r>
    </w:p>
    <w:p w14:paraId="15B294F6" w14:textId="529C7213" w:rsidR="00E62C6A" w:rsidRPr="00300753" w:rsidRDefault="00E62C6A" w:rsidP="00E62C6A">
      <w:pPr>
        <w:jc w:val="both"/>
        <w:rPr>
          <w:rFonts w:ascii="Arial" w:hAnsi="Arial" w:cs="Arial"/>
          <w:sz w:val="24"/>
          <w:szCs w:val="24"/>
        </w:rPr>
      </w:pPr>
      <w:r w:rsidRPr="00300753">
        <w:rPr>
          <w:rFonts w:ascii="Arial" w:hAnsi="Arial" w:cs="Arial"/>
          <w:sz w:val="24"/>
          <w:szCs w:val="24"/>
        </w:rPr>
        <w:t>Several datasets showed an enrichment of mitochondrially encoded genes in the putative SG. To rule out a technical explanation for this enrichment, we revisited our yeast sedimentation coefficients. We observed that mitochondrial transcripts consistently exhibited higher S values than other RNAs of comparable length, perhaps reflecting their polycistronic nature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{"citationID":"v8osUs1J","properties":{"unsorted":false,"formattedCitation":"(76)","plainCitation":"(76)","noteIndex":0},"citationItems":[{"id":134,"uris":["http://zotero.org/users/local/q86rvdj2/items/HRYLS8CR"],"itemData":{"id":134,"type":"article-journal","abstract":"In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(76)</w:t>
      </w:r>
      <w:r w:rsidR="00BB12C1" w:rsidRPr="00300753">
        <w:rPr>
          <w:rFonts w:ascii="Arial" w:hAnsi="Arial" w:cs="Arial"/>
          <w:sz w:val="24"/>
          <w:szCs w:val="24"/>
        </w:rPr>
        <w:fldChar w:fldCharType="end"/>
      </w:r>
      <w:r w:rsidRPr="00300753">
        <w:rPr>
          <w:rFonts w:ascii="Arial" w:hAnsi="Arial" w:cs="Arial"/>
          <w:sz w:val="24"/>
          <w:szCs w:val="24"/>
        </w:rPr>
        <w:t xml:space="preserve"> (Figure 3A, teal circles). As such, we recalculated sedimentation coefficients using separate equations for nuclear and mitochondrial transcripts. After this correction, the enrichment persisted in a subset of datasets (Supplementary Figure 9, DC-studies without mitochondrial correction in Supplementary Figure 10). To investigate this further, we performed GSEA across all datasets using a gene set containing the thirty-six mitochondrially encoded transcripts obtained from </w:t>
      </w:r>
      <w:proofErr w:type="spellStart"/>
      <w:r w:rsidRPr="00300753">
        <w:rPr>
          <w:rFonts w:ascii="Arial" w:hAnsi="Arial" w:cs="Arial"/>
          <w:sz w:val="24"/>
          <w:szCs w:val="24"/>
        </w:rPr>
        <w:t>Ensembl</w:t>
      </w:r>
      <w:proofErr w:type="spellEnd"/>
      <w:r w:rsidR="00BB12C1"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UbBT8QYO","properties":{"unsorted":false,"formattedCitation":"(91)","plainCitation":"(91)","noteIndex":0},"citationItems":[{"id":"7QlDGlPw/5zhiuVP2","uris":["http://zotero.org/users/local/azZVBjUa/items/JY5CPI4Q"],"itemData":{"id":"HdbqYvT6/hU73gJme","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(91)</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w:t>
      </w:r>
      <w:r w:rsidR="00FB07D3">
        <w:rPr>
          <w:rFonts w:ascii="Arial" w:hAnsi="Arial" w:cs="Arial"/>
          <w:sz w:val="24"/>
          <w:szCs w:val="24"/>
        </w:rPr>
        <w:t>C</w:t>
      </w:r>
      <w:r w:rsidRPr="00300753">
        <w:rPr>
          <w:rFonts w:ascii="Arial" w:hAnsi="Arial" w:cs="Arial"/>
          <w:sz w:val="24"/>
          <w:szCs w:val="24"/>
        </w:rPr>
        <w:t xml:space="preserve">). As a control, we </w:t>
      </w:r>
      <w:proofErr w:type="spellStart"/>
      <w:r w:rsidRPr="00300753">
        <w:rPr>
          <w:rFonts w:ascii="Arial" w:hAnsi="Arial" w:cs="Arial"/>
          <w:sz w:val="24"/>
          <w:szCs w:val="24"/>
        </w:rPr>
        <w:t>analysed</w:t>
      </w:r>
      <w:proofErr w:type="spellEnd"/>
      <w:r w:rsidRPr="00300753">
        <w:rPr>
          <w:rFonts w:ascii="Arial" w:hAnsi="Arial" w:cs="Arial"/>
          <w:sz w:val="24"/>
          <w:szCs w:val="24"/>
        </w:rPr>
        <w:t xml:space="preserve"> nuclear-encoded transcripts </w:t>
      </w:r>
      <w:proofErr w:type="spellStart"/>
      <w:r w:rsidRPr="00300753">
        <w:rPr>
          <w:rFonts w:ascii="Arial" w:hAnsi="Arial" w:cs="Arial"/>
          <w:sz w:val="24"/>
          <w:szCs w:val="24"/>
        </w:rPr>
        <w:t>localised</w:t>
      </w:r>
      <w:proofErr w:type="spellEnd"/>
      <w:r w:rsidRPr="00300753">
        <w:rPr>
          <w:rFonts w:ascii="Arial" w:hAnsi="Arial" w:cs="Arial"/>
          <w:sz w:val="24"/>
          <w:szCs w:val="24"/>
        </w:rPr>
        <w:t xml:space="preserve"> to mitochondria, selecting top-scoring genes from the </w:t>
      </w:r>
      <w:proofErr w:type="spellStart"/>
      <w:r w:rsidRPr="00300753">
        <w:rPr>
          <w:rFonts w:ascii="Arial" w:hAnsi="Arial" w:cs="Arial"/>
          <w:sz w:val="24"/>
          <w:szCs w:val="24"/>
        </w:rPr>
        <w:t>RNALocate</w:t>
      </w:r>
      <w:proofErr w:type="spellEnd"/>
      <w:r w:rsidRPr="00300753">
        <w:rPr>
          <w:rFonts w:ascii="Arial" w:hAnsi="Arial" w:cs="Arial"/>
          <w:sz w:val="24"/>
          <w:szCs w:val="24"/>
        </w:rPr>
        <w:t xml:space="preserve"> database</w:t>
      </w:r>
      <w:r w:rsidR="00BB12C1"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PNYZTMWP","properties":{"unsorted":false,"formattedCitation":"(92)","plainCitation":"(92)","noteIndex":0},"citationItems":[{"id":125,"uris":["http://zotero.org/users/local/q86rvdj2/items/S99UC9L7"],"itemData":{"id":125,"type":"article-journal","abstract":"Abstract\n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1362-4962","issue":"D1","language":"en","license":"https://creativecommons.org/licenses/by-nc/4.0/","page":"D284-D292","source":"DOI.org (Crossref)","title":"RNALocate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BB12C1" w:rsidRPr="00300753">
        <w:rPr>
          <w:rFonts w:ascii="Arial" w:hAnsi="Arial" w:cs="Arial"/>
          <w:sz w:val="24"/>
          <w:szCs w:val="24"/>
        </w:rPr>
        <w:fldChar w:fldCharType="separate"/>
      </w:r>
      <w:r w:rsidR="0097304F" w:rsidRPr="005379E1">
        <w:rPr>
          <w:rFonts w:ascii="Arial" w:hAnsi="Arial" w:cs="Arial"/>
          <w:sz w:val="24"/>
        </w:rPr>
        <w:t>(92)</w:t>
      </w:r>
      <w:r w:rsidR="00BB12C1" w:rsidRPr="00300753">
        <w:rPr>
          <w:rFonts w:ascii="Arial" w:hAnsi="Arial" w:cs="Arial"/>
          <w:sz w:val="24"/>
          <w:szCs w:val="24"/>
        </w:rPr>
        <w:fldChar w:fldCharType="end"/>
      </w:r>
      <w:r w:rsidRPr="00300753">
        <w:rPr>
          <w:rFonts w:ascii="Arial" w:hAnsi="Arial" w:cs="Arial"/>
          <w:sz w:val="24"/>
          <w:szCs w:val="24"/>
        </w:rPr>
        <w:t xml:space="preserve"> (Supplementary Figure 9</w:t>
      </w:r>
      <w:r w:rsidR="00FB07D3">
        <w:rPr>
          <w:rFonts w:ascii="Arial" w:hAnsi="Arial" w:cs="Arial"/>
          <w:sz w:val="24"/>
          <w:szCs w:val="24"/>
        </w:rPr>
        <w:t>C</w:t>
      </w:r>
      <w:r w:rsidRPr="00300753">
        <w:rPr>
          <w:rFonts w:ascii="Arial" w:hAnsi="Arial" w:cs="Arial"/>
          <w:sz w:val="24"/>
          <w:szCs w:val="24"/>
        </w:rPr>
        <w:t>). Mitochondrially encoded transcripts were significantly depleted in both WC studies and in two SG transcriptome studies, (Matheny 2019</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RKzAwqx","properties":{"unsorted":false,"formattedCitation":"(41)","plainCitation":"(41)","noteIndex":0},"citationItems":[{"id":"7QlDGlPw/8f8ZloUy","uris":["http://zotero.org/users/local/1p9EH8ax/items/ARLW3CQN"],"itemData":{"id":"HdbqYvT6/l28qa0f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(41)</w:t>
      </w:r>
      <w:r w:rsidRPr="00300753">
        <w:rPr>
          <w:rFonts w:ascii="Arial" w:hAnsi="Arial" w:cs="Arial"/>
          <w:sz w:val="24"/>
          <w:szCs w:val="24"/>
        </w:rPr>
        <w:fldChar w:fldCharType="end"/>
      </w:r>
      <w:r w:rsidRPr="00300753">
        <w:rPr>
          <w:rFonts w:ascii="Arial" w:hAnsi="Arial" w:cs="Arial"/>
          <w:sz w:val="24"/>
          <w:szCs w:val="24"/>
        </w:rPr>
        <w:t>, Di Timoteo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dvGCtlOc","properties":{"unsorted":false,"formattedCitation":"(52)","plainCitation":"(52)","noteIndex":0},"citationItems":[{"id":"7QlDGlPw/Tlt1UJmL","uris":["http://zotero.org/users/local/1p9EH8ax/items/ZR7U6BKW"],"itemData":{"id":"HdbqYvT6/sG5Boi5g","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(52)</w:t>
      </w:r>
      <w:r w:rsidRPr="00300753">
        <w:rPr>
          <w:rFonts w:ascii="Arial" w:hAnsi="Arial" w:cs="Arial"/>
          <w:sz w:val="24"/>
          <w:szCs w:val="24"/>
        </w:rPr>
        <w:fldChar w:fldCharType="end"/>
      </w:r>
      <w:r w:rsidRPr="00300753">
        <w:rPr>
          <w:rFonts w:ascii="Arial" w:hAnsi="Arial" w:cs="Arial"/>
          <w:sz w:val="24"/>
          <w:szCs w:val="24"/>
        </w:rPr>
        <w:t>) and significantly enriched in three (</w:t>
      </w:r>
      <w:proofErr w:type="spellStart"/>
      <w:r w:rsidRPr="00300753">
        <w:rPr>
          <w:rFonts w:ascii="Arial" w:hAnsi="Arial" w:cs="Arial"/>
          <w:sz w:val="24"/>
          <w:szCs w:val="24"/>
        </w:rPr>
        <w:t>Somasekharan</w:t>
      </w:r>
      <w:proofErr w:type="spellEnd"/>
      <w:r w:rsidRPr="00300753">
        <w:rPr>
          <w:rFonts w:ascii="Arial" w:hAnsi="Arial" w:cs="Arial"/>
          <w:sz w:val="24"/>
          <w:szCs w:val="24"/>
        </w:rPr>
        <w:t xml:space="preserve"> 2020</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MB2KwnR4","properties":{"unsorted":false,"formattedCitation":"(29)","plainCitation":"(29)","noteIndex":0},"citationItems":[{"id":"7QlDGlPw/J6uUxkLm","uris":["http://zotero.org/users/local/1p9EH8ax/items/4ULW7W7L"],"itemData":{"id":"HdbqYvT6/tR4dm0Yh","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(29)</w:t>
      </w:r>
      <w:r w:rsidRPr="00300753">
        <w:rPr>
          <w:rFonts w:ascii="Arial" w:hAnsi="Arial" w:cs="Arial"/>
          <w:sz w:val="24"/>
          <w:szCs w:val="24"/>
        </w:rPr>
        <w:fldChar w:fldCharType="end"/>
      </w:r>
      <w:r w:rsidRPr="00300753">
        <w:rPr>
          <w:rFonts w:ascii="Arial" w:hAnsi="Arial" w:cs="Arial"/>
          <w:sz w:val="24"/>
          <w:szCs w:val="24"/>
        </w:rPr>
        <w:t>, Kudrin 2024</w:t>
      </w:r>
      <w:r w:rsidRPr="00300753">
        <w:rPr>
          <w:rFonts w:ascii="Arial" w:hAnsi="Arial" w:cs="Arial"/>
          <w:sz w:val="24"/>
          <w:szCs w:val="24"/>
        </w:rPr>
        <w:fldChar w:fldCharType="begin"/>
      </w:r>
      <w:r w:rsidR="00300753">
        <w:rPr>
          <w:rFonts w:ascii="Arial" w:hAnsi="Arial" w:cs="Arial"/>
          <w:sz w:val="24"/>
          <w:szCs w:val="24"/>
        </w:rPr>
        <w:instrText xml:space="preserve"> ADDIN ZOTERO_ITEM CSL_CITATION {"citationID":"avtuJE6G","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(51)</w:t>
      </w:r>
      <w:r w:rsidRPr="00300753">
        <w:rPr>
          <w:rFonts w:ascii="Arial" w:hAnsi="Arial" w:cs="Arial"/>
          <w:sz w:val="24"/>
          <w:szCs w:val="24"/>
        </w:rPr>
        <w:fldChar w:fldCharType="end"/>
      </w:r>
      <w:r w:rsidRPr="00300753">
        <w:rPr>
          <w:rFonts w:ascii="Arial" w:hAnsi="Arial" w:cs="Arial"/>
          <w:sz w:val="24"/>
          <w:szCs w:val="24"/>
        </w:rPr>
        <w:t xml:space="preserve">, </w:t>
      </w:r>
      <w:proofErr w:type="spellStart"/>
      <w:r w:rsidRPr="00300753">
        <w:rPr>
          <w:rFonts w:ascii="Arial" w:hAnsi="Arial" w:cs="Arial"/>
          <w:sz w:val="24"/>
          <w:szCs w:val="24"/>
        </w:rPr>
        <w:t>Rajachandran</w:t>
      </w:r>
      <w:proofErr w:type="spellEnd"/>
      <w:r w:rsidRPr="00300753">
        <w:rPr>
          <w:rFonts w:ascii="Arial" w:hAnsi="Arial" w:cs="Arial"/>
          <w:sz w:val="24"/>
          <w:szCs w:val="24"/>
        </w:rPr>
        <w:t xml:space="preserve"> 2024</w:t>
      </w:r>
      <w:r w:rsidRPr="00300753">
        <w:rPr>
          <w:rFonts w:ascii="Arial" w:hAnsi="Arial" w:cs="Arial"/>
          <w:sz w:val="24"/>
          <w:szCs w:val="24"/>
        </w:rPr>
        <w:fldChar w:fldCharType="begin"/>
      </w:r>
      <w:r w:rsidR="001823B1" w:rsidRPr="00300753">
        <w:rPr>
          <w:rFonts w:ascii="Arial" w:hAnsi="Arial" w:cs="Arial"/>
          <w:sz w:val="24"/>
          <w:szCs w:val="24"/>
        </w:rPr>
        <w:instrText xml:space="preserve"> ADDIN ZOTERO_ITEM CSL_CITATION {"citationID":"vLhcBMQY","properties":{"unsorted":false,"formattedCitation":"(53)","plainCitation":"(53)","noteIndex":0},"citationItems":[{"id":902,"uris":["http://zotero.org/users/local/q86rvdj2/items/VDPQSALM"],"itemData":{"id":902,"type":"article-journal","abstract":"The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300753">
        <w:rPr>
          <w:rFonts w:ascii="Arial" w:hAnsi="Arial" w:cs="Arial"/>
          <w:sz w:val="24"/>
          <w:szCs w:val="24"/>
        </w:rPr>
        <w:fldChar w:fldCharType="separate"/>
      </w:r>
      <w:r w:rsidR="0097304F" w:rsidRPr="00300753">
        <w:rPr>
          <w:rFonts w:ascii="Arial" w:hAnsi="Arial" w:cs="Arial"/>
          <w:sz w:val="24"/>
        </w:rPr>
        <w:t>(53)</w:t>
      </w:r>
      <w:r w:rsidRPr="00300753">
        <w:rPr>
          <w:rFonts w:ascii="Arial" w:hAnsi="Arial" w:cs="Arial"/>
          <w:sz w:val="24"/>
          <w:szCs w:val="24"/>
        </w:rPr>
        <w:fldChar w:fldCharType="end"/>
      </w:r>
      <w:r w:rsidRPr="00300753">
        <w:rPr>
          <w:rFonts w:ascii="Arial" w:hAnsi="Arial" w:cs="Arial"/>
          <w:sz w:val="24"/>
          <w:szCs w:val="24"/>
        </w:rPr>
        <w:t xml:space="preserve">), with the remainder showing no significant enrichment or depletion (Supplementary Figure 9). </w:t>
      </w:r>
      <w:r w:rsidR="00401345" w:rsidRPr="00300753">
        <w:rPr>
          <w:rFonts w:ascii="Arial" w:hAnsi="Arial" w:cs="Arial"/>
          <w:sz w:val="24"/>
          <w:szCs w:val="24"/>
        </w:rPr>
        <w:t>We found no evidence that these results can be generally</w:t>
      </w:r>
      <w:r w:rsidRPr="00300753">
        <w:rPr>
          <w:rFonts w:ascii="Arial" w:hAnsi="Arial" w:cs="Arial"/>
          <w:sz w:val="24"/>
          <w:szCs w:val="24"/>
        </w:rPr>
        <w:t xml:space="preserve"> attributable to expression-level or length-based biases in the underlying data</w:t>
      </w:r>
      <w:r w:rsidR="00D61089" w:rsidRPr="00300753">
        <w:rPr>
          <w:rFonts w:ascii="Arial" w:hAnsi="Arial" w:cs="Arial"/>
          <w:sz w:val="24"/>
          <w:szCs w:val="24"/>
        </w:rPr>
        <w:t xml:space="preserve"> (Supplementary Figure 9</w:t>
      </w:r>
      <w:r w:rsidR="00FB07D3">
        <w:rPr>
          <w:rFonts w:ascii="Arial" w:hAnsi="Arial" w:cs="Arial"/>
          <w:sz w:val="24"/>
          <w:szCs w:val="24"/>
        </w:rPr>
        <w:t>B</w:t>
      </w:r>
      <w:r w:rsidR="00D61089" w:rsidRPr="00300753">
        <w:rPr>
          <w:rFonts w:ascii="Arial" w:hAnsi="Arial" w:cs="Arial"/>
          <w:sz w:val="24"/>
          <w:szCs w:val="24"/>
        </w:rPr>
        <w:t>)</w:t>
      </w:r>
      <w:r w:rsidRPr="00300753">
        <w:rPr>
          <w:rFonts w:ascii="Arial" w:hAnsi="Arial" w:cs="Arial"/>
          <w:sz w:val="24"/>
          <w:szCs w:val="24"/>
        </w:rPr>
        <w:t>.</w:t>
      </w:r>
    </w:p>
    <w:p w14:paraId="7F0962B3" w14:textId="05936015" w:rsidR="00E62C6A" w:rsidRPr="00FE660D" w:rsidRDefault="00E62C6A" w:rsidP="00E62C6A">
      <w:pPr>
        <w:jc w:val="both"/>
        <w:rPr>
          <w:rFonts w:ascii="Arial" w:hAnsi="Arial" w:cs="Arial"/>
          <w:sz w:val="24"/>
          <w:szCs w:val="24"/>
        </w:rPr>
      </w:pPr>
      <w:r w:rsidRPr="00FE660D">
        <w:rPr>
          <w:rFonts w:ascii="Arial" w:hAnsi="Arial" w:cs="Arial"/>
          <w:sz w:val="24"/>
          <w:szCs w:val="24"/>
        </w:rPr>
        <w:t>Intriguingly, th</w:t>
      </w:r>
      <w:r w:rsidR="00680193" w:rsidRPr="00FE660D">
        <w:rPr>
          <w:rFonts w:ascii="Arial" w:hAnsi="Arial" w:cs="Arial"/>
          <w:sz w:val="24"/>
          <w:szCs w:val="24"/>
        </w:rPr>
        <w:t>ose results are</w:t>
      </w:r>
      <w:r w:rsidRPr="00FE660D">
        <w:rPr>
          <w:rFonts w:ascii="Arial" w:hAnsi="Arial" w:cs="Arial"/>
          <w:sz w:val="24"/>
          <w:szCs w:val="24"/>
        </w:rPr>
        <w:t xml:space="preserve"> not easily reconciled with known transcript properties. Mitochondrial transcripts are generally short, yet the </w:t>
      </w:r>
      <w:proofErr w:type="spellStart"/>
      <w:r w:rsidRPr="00FE660D">
        <w:rPr>
          <w:rFonts w:ascii="Arial" w:hAnsi="Arial" w:cs="Arial"/>
          <w:sz w:val="24"/>
          <w:szCs w:val="24"/>
        </w:rPr>
        <w:t>Rajachandran</w:t>
      </w:r>
      <w:proofErr w:type="spellEnd"/>
      <w:r w:rsidRPr="00FE660D">
        <w:rPr>
          <w:rFonts w:ascii="Arial" w:hAnsi="Arial" w:cs="Arial"/>
          <w:sz w:val="24"/>
          <w:szCs w:val="24"/>
        </w:rPr>
        <w:t xml:space="preserve"> et al. 2024</w:t>
      </w:r>
      <w:r w:rsidR="00BB12C1" w:rsidRPr="00FE660D">
        <w:rPr>
          <w:rFonts w:ascii="Arial" w:hAnsi="Arial" w:cs="Arial"/>
          <w:sz w:val="24"/>
          <w:szCs w:val="24"/>
        </w:rPr>
        <w:t xml:space="preserve"> </w:t>
      </w:r>
      <w:r w:rsidRPr="00FE660D">
        <w:rPr>
          <w:rFonts w:ascii="Arial" w:hAnsi="Arial" w:cs="Arial"/>
          <w:sz w:val="24"/>
          <w:szCs w:val="24"/>
        </w:rPr>
        <w:t>dataset</w:t>
      </w:r>
      <w:r w:rsidR="00BB12C1" w:rsidRPr="00FE660D">
        <w:rPr>
          <w:rFonts w:ascii="Arial" w:hAnsi="Arial" w:cs="Arial"/>
          <w:sz w:val="24"/>
          <w:szCs w:val="24"/>
        </w:rPr>
        <w:fldChar w:fldCharType="begin"/>
      </w:r>
      <w:r w:rsidR="001823B1" w:rsidRPr="00FE660D">
        <w:rPr>
          <w:rFonts w:ascii="Arial" w:hAnsi="Arial" w:cs="Arial"/>
          <w:sz w:val="24"/>
          <w:szCs w:val="24"/>
        </w:rPr>
        <w:instrText xml:space="preserve"> ADDIN ZOTERO_ITEM CSL_CITATION {"citationID":"5Jv6Yy0q","properties":{"unsorted":false,"formattedCitation":"(53)","plainCitation":"(53)","noteIndex":0},"citationItems":[{"id":902,"uris":["http://zotero.org/users/local/q86rvdj2/items/VDPQSALM"],"itemData":{"id":902,"type":"article-journal","abstract":"The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BB12C1" w:rsidRPr="00FE660D">
        <w:rPr>
          <w:rFonts w:ascii="Arial" w:hAnsi="Arial" w:cs="Arial"/>
          <w:sz w:val="24"/>
          <w:szCs w:val="24"/>
        </w:rPr>
        <w:fldChar w:fldCharType="separate"/>
      </w:r>
      <w:r w:rsidR="0097304F" w:rsidRPr="00FE660D">
        <w:rPr>
          <w:rFonts w:ascii="Arial" w:hAnsi="Arial" w:cs="Arial"/>
          <w:sz w:val="24"/>
        </w:rPr>
        <w:t>(53)</w:t>
      </w:r>
      <w:r w:rsidR="00BB12C1" w:rsidRPr="00FE660D">
        <w:rPr>
          <w:rFonts w:ascii="Arial" w:hAnsi="Arial" w:cs="Arial"/>
          <w:sz w:val="24"/>
          <w:szCs w:val="24"/>
        </w:rPr>
        <w:fldChar w:fldCharType="end"/>
      </w:r>
      <w:r w:rsidRPr="00FE660D">
        <w:rPr>
          <w:rFonts w:ascii="Arial" w:hAnsi="Arial" w:cs="Arial"/>
          <w:sz w:val="24"/>
          <w:szCs w:val="24"/>
        </w:rPr>
        <w:t xml:space="preserve"> showed a bias toward longer RNAs in SGs</w:t>
      </w:r>
      <w:r w:rsidR="00680193" w:rsidRPr="00FE660D">
        <w:rPr>
          <w:rFonts w:ascii="Arial" w:hAnsi="Arial" w:cs="Arial"/>
          <w:sz w:val="24"/>
          <w:szCs w:val="24"/>
        </w:rPr>
        <w:t xml:space="preserve"> but</w:t>
      </w:r>
      <w:r w:rsidRPr="00FE660D">
        <w:rPr>
          <w:rFonts w:ascii="Arial" w:hAnsi="Arial" w:cs="Arial"/>
          <w:sz w:val="24"/>
          <w:szCs w:val="24"/>
        </w:rPr>
        <w:t xml:space="preserve"> also displayed enrichment of th</w:t>
      </w:r>
      <w:r w:rsidR="00680193" w:rsidRPr="00FE660D">
        <w:rPr>
          <w:rFonts w:ascii="Arial" w:hAnsi="Arial" w:cs="Arial"/>
          <w:sz w:val="24"/>
          <w:szCs w:val="24"/>
        </w:rPr>
        <w:t>o</w:t>
      </w:r>
      <w:r w:rsidRPr="00FE660D">
        <w:rPr>
          <w:rFonts w:ascii="Arial" w:hAnsi="Arial" w:cs="Arial"/>
          <w:sz w:val="24"/>
          <w:szCs w:val="24"/>
        </w:rPr>
        <w:t xml:space="preserve">se short mitochondrial transcripts (NES = 2.26, </w:t>
      </w:r>
      <w:proofErr w:type="spellStart"/>
      <w:r w:rsidRPr="00FE660D">
        <w:rPr>
          <w:rFonts w:ascii="Arial" w:hAnsi="Arial" w:cs="Arial"/>
          <w:sz w:val="24"/>
          <w:szCs w:val="24"/>
        </w:rPr>
        <w:t>adj.p</w:t>
      </w:r>
      <w:proofErr w:type="spellEnd"/>
      <w:r w:rsidRPr="00FE660D">
        <w:rPr>
          <w:rFonts w:ascii="Arial" w:hAnsi="Arial" w:cs="Arial"/>
          <w:sz w:val="24"/>
          <w:szCs w:val="24"/>
        </w:rPr>
        <w:t xml:space="preserve"> = 0.0035). Moreover, the Kudrin et al. 2024 study</w:t>
      </w:r>
      <w:r w:rsidR="00BB12C1" w:rsidRPr="00FE660D">
        <w:rPr>
          <w:rFonts w:ascii="Arial" w:hAnsi="Arial" w:cs="Arial"/>
          <w:sz w:val="24"/>
          <w:szCs w:val="24"/>
        </w:rPr>
        <w:fldChar w:fldCharType="begin"/>
      </w:r>
      <w:r w:rsidR="00300753" w:rsidRPr="00FE660D">
        <w:rPr>
          <w:rFonts w:ascii="Arial" w:hAnsi="Arial" w:cs="Arial"/>
          <w:sz w:val="24"/>
          <w:szCs w:val="24"/>
        </w:rPr>
        <w:instrText xml:space="preserve"> ADDIN ZOTERO_ITEM CSL_CITATION {"citationID":"1LSROgQN","properties":{"unsorted":false,"formattedCitation":"(51)","plainCitation":"(51)","noteIndex":0},"citationItems":[{"id":"7QlDGlPw/UZaa8tcf","uris":["http://zotero.org/users/local/1p9EH8ax/items/38B6FF2B"],"itemData":{"id":"HdbqYvT6/9LJQTMDL","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BB12C1" w:rsidRPr="00FE660D">
        <w:rPr>
          <w:rFonts w:ascii="Arial" w:hAnsi="Arial" w:cs="Arial"/>
          <w:sz w:val="24"/>
          <w:szCs w:val="24"/>
        </w:rPr>
        <w:fldChar w:fldCharType="separate"/>
      </w:r>
      <w:r w:rsidR="0097304F" w:rsidRPr="00FE660D">
        <w:rPr>
          <w:rFonts w:ascii="Arial" w:hAnsi="Arial" w:cs="Arial"/>
          <w:sz w:val="24"/>
        </w:rPr>
        <w:t>(51)</w:t>
      </w:r>
      <w:r w:rsidR="00BB12C1" w:rsidRPr="00FE660D">
        <w:rPr>
          <w:rFonts w:ascii="Arial" w:hAnsi="Arial" w:cs="Arial"/>
          <w:sz w:val="24"/>
          <w:szCs w:val="24"/>
        </w:rPr>
        <w:fldChar w:fldCharType="end"/>
      </w:r>
      <w:r w:rsidR="00BB12C1" w:rsidRPr="00FE660D">
        <w:rPr>
          <w:rFonts w:ascii="Arial" w:hAnsi="Arial" w:cs="Arial"/>
          <w:sz w:val="24"/>
          <w:szCs w:val="24"/>
        </w:rPr>
        <w:t>, even after mitochondrial sedimentation correction,</w:t>
      </w:r>
      <w:r w:rsidRPr="00FE660D">
        <w:rPr>
          <w:rFonts w:ascii="Arial" w:hAnsi="Arial" w:cs="Arial"/>
          <w:sz w:val="24"/>
          <w:szCs w:val="24"/>
        </w:rPr>
        <w:t xml:space="preserve"> also showed mitochondrial gene enrichment in SGs (NES = 2.91, </w:t>
      </w:r>
      <w:proofErr w:type="spellStart"/>
      <w:r w:rsidRPr="00FE660D">
        <w:rPr>
          <w:rFonts w:ascii="Arial" w:hAnsi="Arial" w:cs="Arial"/>
          <w:sz w:val="24"/>
          <w:szCs w:val="24"/>
        </w:rPr>
        <w:t>adj.p</w:t>
      </w:r>
      <w:proofErr w:type="spellEnd"/>
      <w:r w:rsidRPr="00FE660D">
        <w:rPr>
          <w:rFonts w:ascii="Arial" w:hAnsi="Arial" w:cs="Arial"/>
          <w:sz w:val="24"/>
          <w:szCs w:val="24"/>
        </w:rPr>
        <w:t xml:space="preserve"> &lt; 0.001), independently corroborated by elevated mitochondrial signature scores in empirical versus simulated SGs (Cohen's f = 1.76, </w:t>
      </w:r>
      <w:proofErr w:type="spellStart"/>
      <w:r w:rsidRPr="00FE660D">
        <w:rPr>
          <w:rFonts w:ascii="Arial" w:hAnsi="Arial" w:cs="Arial"/>
          <w:sz w:val="24"/>
          <w:szCs w:val="24"/>
        </w:rPr>
        <w:t>adj.p</w:t>
      </w:r>
      <w:proofErr w:type="spellEnd"/>
      <w:r w:rsidRPr="00FE660D">
        <w:rPr>
          <w:rFonts w:ascii="Arial" w:hAnsi="Arial" w:cs="Arial"/>
          <w:sz w:val="24"/>
          <w:szCs w:val="24"/>
        </w:rPr>
        <w:t xml:space="preserve"> = 1.20e-05).</w:t>
      </w:r>
    </w:p>
    <w:p w14:paraId="116B7586" w14:textId="49B227DF" w:rsidR="004B23E5" w:rsidRPr="004B23E5" w:rsidRDefault="005B2A59" w:rsidP="005B2A59">
      <w:pPr>
        <w:jc w:val="both"/>
        <w:rPr>
          <w:rFonts w:ascii="Arial" w:hAnsi="Arial" w:cs="Arial"/>
          <w:sz w:val="24"/>
          <w:szCs w:val="24"/>
        </w:rPr>
      </w:pPr>
      <w:r w:rsidRPr="00300753">
        <w:rPr>
          <w:rFonts w:ascii="Arial" w:hAnsi="Arial" w:cs="Arial"/>
          <w:sz w:val="24"/>
          <w:szCs w:val="24"/>
          <w:lang w:val="en-GB"/>
        </w:rPr>
        <w:t xml:space="preserve">To assess the specificity of these signals, we repeated the analysis using 100 random gene sets matched in size to each mitochondrial group, thereby deriving an empirical </w:t>
      </w:r>
      <w:r w:rsidR="00B86409" w:rsidRPr="00300753">
        <w:rPr>
          <w:rFonts w:ascii="Arial" w:hAnsi="Arial" w:cs="Arial"/>
          <w:sz w:val="24"/>
          <w:szCs w:val="24"/>
          <w:lang w:val="en-GB"/>
        </w:rPr>
        <w:t>False Positive Rate (FPR)</w:t>
      </w:r>
      <w:r w:rsidRPr="00300753">
        <w:rPr>
          <w:rFonts w:ascii="Arial" w:hAnsi="Arial" w:cs="Arial"/>
          <w:sz w:val="24"/>
          <w:szCs w:val="24"/>
          <w:lang w:val="en-GB"/>
        </w:rPr>
        <w:t xml:space="preserve">. This yielded </w:t>
      </w:r>
      <w:r w:rsidR="00B86409" w:rsidRPr="00300753">
        <w:rPr>
          <w:rFonts w:ascii="Arial" w:hAnsi="Arial" w:cs="Arial"/>
          <w:sz w:val="24"/>
          <w:szCs w:val="24"/>
          <w:lang w:val="en-GB"/>
        </w:rPr>
        <w:t>FPR</w:t>
      </w:r>
      <w:r w:rsidRPr="00300753">
        <w:rPr>
          <w:rFonts w:ascii="Arial" w:hAnsi="Arial" w:cs="Arial"/>
          <w:sz w:val="24"/>
          <w:szCs w:val="24"/>
          <w:lang w:val="en-GB"/>
        </w:rPr>
        <w:t xml:space="preserve"> &lt;</w:t>
      </w:r>
      <w:r w:rsidR="00B86409" w:rsidRPr="00300753">
        <w:rPr>
          <w:rFonts w:ascii="Arial" w:hAnsi="Arial" w:cs="Arial"/>
          <w:sz w:val="24"/>
          <w:szCs w:val="24"/>
          <w:lang w:val="en-GB"/>
        </w:rPr>
        <w:t xml:space="preserve"> </w:t>
      </w:r>
      <w:r w:rsidRPr="00300753">
        <w:rPr>
          <w:rFonts w:ascii="Arial" w:hAnsi="Arial" w:cs="Arial"/>
          <w:sz w:val="24"/>
          <w:szCs w:val="24"/>
          <w:lang w:val="en-GB"/>
        </w:rPr>
        <w:t xml:space="preserve">0.05 in eight </w:t>
      </w:r>
      <w:proofErr w:type="spellStart"/>
      <w:r w:rsidRPr="00300753">
        <w:rPr>
          <w:rFonts w:ascii="Arial" w:hAnsi="Arial" w:cs="Arial"/>
          <w:sz w:val="24"/>
          <w:szCs w:val="24"/>
          <w:lang w:val="en-GB"/>
        </w:rPr>
        <w:t>mito</w:t>
      </w:r>
      <w:proofErr w:type="spellEnd"/>
      <w:r w:rsidRPr="00300753">
        <w:rPr>
          <w:rFonts w:ascii="Arial" w:hAnsi="Arial" w:cs="Arial"/>
          <w:sz w:val="24"/>
          <w:szCs w:val="24"/>
          <w:lang w:val="en-GB"/>
        </w:rPr>
        <w:t xml:space="preserve">-encoded datasets, </w:t>
      </w:r>
      <w:r w:rsidR="00FF48E8" w:rsidRPr="00300753">
        <w:rPr>
          <w:rFonts w:ascii="Arial" w:hAnsi="Arial" w:cs="Arial"/>
          <w:sz w:val="24"/>
          <w:szCs w:val="24"/>
          <w:lang w:val="en-GB"/>
        </w:rPr>
        <w:t xml:space="preserve">four </w:t>
      </w:r>
      <w:r w:rsidRPr="00300753">
        <w:rPr>
          <w:rFonts w:ascii="Arial" w:hAnsi="Arial" w:cs="Arial"/>
          <w:sz w:val="24"/>
          <w:szCs w:val="24"/>
          <w:lang w:val="en-GB"/>
        </w:rPr>
        <w:t xml:space="preserve">enriched and </w:t>
      </w:r>
      <w:r w:rsidR="00FF48E8" w:rsidRPr="00300753">
        <w:rPr>
          <w:rFonts w:ascii="Arial" w:hAnsi="Arial" w:cs="Arial"/>
          <w:sz w:val="24"/>
          <w:szCs w:val="24"/>
          <w:lang w:val="en-GB"/>
        </w:rPr>
        <w:t xml:space="preserve">four </w:t>
      </w:r>
      <w:r w:rsidRPr="00300753">
        <w:rPr>
          <w:rFonts w:ascii="Arial" w:hAnsi="Arial" w:cs="Arial"/>
          <w:sz w:val="24"/>
          <w:szCs w:val="24"/>
          <w:lang w:val="en-GB"/>
        </w:rPr>
        <w:t>depleted</w:t>
      </w:r>
      <w:r w:rsidR="00683FD6">
        <w:rPr>
          <w:rFonts w:ascii="Arial" w:hAnsi="Arial" w:cs="Arial"/>
          <w:sz w:val="24"/>
          <w:szCs w:val="24"/>
          <w:lang w:val="en-GB"/>
        </w:rPr>
        <w:t xml:space="preserve"> (including both WC studies)</w:t>
      </w:r>
      <w:ins w:id="276" w:author="Alexandre Miguel Kaizeler Guedes Da Silva Afonso" w:date="2026-09-02T13:45:00Z" w16du:dateUtc="2026-09-02T12:45:00Z">
        <w:r w:rsidR="00FE660D">
          <w:rPr>
            <w:rFonts w:ascii="Arial" w:hAnsi="Arial" w:cs="Arial"/>
            <w:sz w:val="24"/>
            <w:szCs w:val="24"/>
            <w:lang w:val="en-GB"/>
          </w:rPr>
          <w:t>,</w:t>
        </w:r>
      </w:ins>
      <w:r w:rsidRPr="00300753">
        <w:rPr>
          <w:rFonts w:ascii="Arial" w:hAnsi="Arial" w:cs="Arial"/>
          <w:sz w:val="24"/>
          <w:szCs w:val="24"/>
          <w:lang w:val="en-GB"/>
        </w:rPr>
        <w:t xml:space="preserve"> as well as in </w:t>
      </w:r>
      <w:r w:rsidR="00683FD6">
        <w:rPr>
          <w:rFonts w:ascii="Arial" w:hAnsi="Arial" w:cs="Arial"/>
          <w:sz w:val="24"/>
          <w:szCs w:val="24"/>
          <w:lang w:val="en-GB"/>
        </w:rPr>
        <w:t>three</w:t>
      </w:r>
      <w:r w:rsidR="00683FD6" w:rsidRPr="001B750D">
        <w:rPr>
          <w:rFonts w:ascii="Arial" w:hAnsi="Arial" w:cs="Arial"/>
          <w:sz w:val="24"/>
          <w:szCs w:val="24"/>
          <w:lang w:val="en-GB"/>
        </w:rPr>
        <w:t xml:space="preserve"> </w:t>
      </w:r>
      <w:r w:rsidRPr="001B750D">
        <w:rPr>
          <w:rFonts w:ascii="Arial" w:hAnsi="Arial" w:cs="Arial"/>
          <w:sz w:val="24"/>
          <w:szCs w:val="24"/>
          <w:lang w:val="en-GB"/>
        </w:rPr>
        <w:t>nuclear-encoded dataset</w:t>
      </w:r>
      <w:r w:rsidR="00683FD6">
        <w:rPr>
          <w:rFonts w:ascii="Arial" w:hAnsi="Arial" w:cs="Arial"/>
          <w:sz w:val="24"/>
          <w:szCs w:val="24"/>
          <w:lang w:val="en-GB"/>
        </w:rPr>
        <w:t xml:space="preserve">s, one depleted, and two enriched (one WC study). </w:t>
      </w:r>
      <w:r w:rsidRPr="00300753">
        <w:rPr>
          <w:rFonts w:ascii="Arial" w:hAnsi="Arial" w:cs="Arial"/>
          <w:sz w:val="24"/>
          <w:szCs w:val="24"/>
          <w:lang w:val="en-GB"/>
        </w:rPr>
        <w:t xml:space="preserve">The opposing directions of enrichment and depletion across datasets may reflect genuine variation in experimental conditions, such as cell line, stress type, and duration, rather than noise, as </w:t>
      </w:r>
      <w:r w:rsidRPr="00300753">
        <w:rPr>
          <w:rFonts w:ascii="Arial" w:hAnsi="Arial" w:cs="Arial"/>
          <w:sz w:val="24"/>
          <w:szCs w:val="24"/>
          <w:lang w:val="en-GB"/>
        </w:rPr>
        <w:lastRenderedPageBreak/>
        <w:t xml:space="preserve">the specificity of the signal relative to size-matched random gene sets argues against a chance finding. Notably, the </w:t>
      </w:r>
      <w:r w:rsidR="00683FD6">
        <w:rPr>
          <w:rFonts w:ascii="Arial" w:hAnsi="Arial" w:cs="Arial"/>
          <w:sz w:val="24"/>
          <w:szCs w:val="24"/>
          <w:lang w:val="en-GB"/>
        </w:rPr>
        <w:t>relative absence (when compared to mitochondrial)</w:t>
      </w:r>
      <w:r w:rsidR="00683FD6" w:rsidRPr="001B750D">
        <w:rPr>
          <w:rFonts w:ascii="Arial" w:hAnsi="Arial" w:cs="Arial"/>
          <w:sz w:val="24"/>
          <w:szCs w:val="24"/>
          <w:lang w:val="en-GB"/>
        </w:rPr>
        <w:t xml:space="preserve"> </w:t>
      </w:r>
      <w:r w:rsidRPr="001B750D">
        <w:rPr>
          <w:rFonts w:ascii="Arial" w:hAnsi="Arial" w:cs="Arial"/>
          <w:sz w:val="24"/>
          <w:szCs w:val="24"/>
          <w:lang w:val="en-GB"/>
        </w:rPr>
        <w:t>of a signal for nuclear-encoded mitochondrial genes suggests that this effect is specific to mitochondrially encoded transcripts rather than a general property of mitochondria-associated biology. Collectively, these results suggest that mitochondrially encoded transcripts may be dynamically regulated</w:t>
      </w:r>
      <w:r w:rsidR="000F3569">
        <w:rPr>
          <w:rFonts w:ascii="Arial" w:hAnsi="Arial" w:cs="Arial"/>
          <w:sz w:val="24"/>
          <w:szCs w:val="24"/>
          <w:lang w:val="en-GB"/>
        </w:rPr>
        <w:t>, albeit with only a modest effect,</w:t>
      </w:r>
      <w:r w:rsidRPr="001B750D">
        <w:rPr>
          <w:rFonts w:ascii="Arial" w:hAnsi="Arial" w:cs="Arial"/>
          <w:sz w:val="24"/>
          <w:szCs w:val="24"/>
          <w:lang w:val="en-GB"/>
        </w:rPr>
        <w:t xml:space="preserve"> in the context of SG formation in a condition-dependent manner, warranting further investigation</w:t>
      </w:r>
      <w:r w:rsidR="000F3569">
        <w:rPr>
          <w:rFonts w:ascii="Arial" w:hAnsi="Arial" w:cs="Arial"/>
          <w:sz w:val="24"/>
          <w:szCs w:val="24"/>
          <w:lang w:val="en-GB"/>
        </w:rPr>
        <w:t xml:space="preserve">. </w:t>
      </w:r>
      <w:r w:rsidR="004B23E5" w:rsidRPr="004B23E5">
        <w:rPr>
          <w:rFonts w:ascii="Arial" w:hAnsi="Arial" w:cs="Arial"/>
          <w:sz w:val="24"/>
          <w:szCs w:val="24"/>
        </w:rPr>
        <w:t xml:space="preserve">It is important to note that the direction of this modulation, whether they are enriched or depleted in the SG, is unclear from our analyses. </w:t>
      </w:r>
      <w:r w:rsidR="004B23E5" w:rsidRPr="001B750D">
        <w:rPr>
          <w:rFonts w:ascii="Arial" w:hAnsi="Arial" w:cs="Arial"/>
          <w:sz w:val="24"/>
          <w:szCs w:val="24"/>
        </w:rPr>
        <w:t>Given the specificity, but limited magnitude of this signal, we next sought to test experimentally whether SGs sequester mitochondrial dsRNA</w:t>
      </w:r>
      <w:r w:rsidR="004B23E5">
        <w:rPr>
          <w:rFonts w:ascii="Arial" w:hAnsi="Arial" w:cs="Arial"/>
          <w:sz w:val="24"/>
          <w:szCs w:val="24"/>
        </w:rPr>
        <w:t xml:space="preserve"> (results shown below)</w:t>
      </w:r>
      <w:r w:rsidR="004B23E5" w:rsidRPr="001B750D">
        <w:rPr>
          <w:rFonts w:ascii="Arial" w:hAnsi="Arial" w:cs="Arial"/>
          <w:sz w:val="24"/>
          <w:szCs w:val="24"/>
        </w:rPr>
        <w:t>.</w:t>
      </w:r>
    </w:p>
    <w:p w14:paraId="5369E44F" w14:textId="3B5EDBCD" w:rsidR="005B2A59" w:rsidRPr="00FE660D" w:rsidRDefault="005B2A59" w:rsidP="005B2A59">
      <w:pPr>
        <w:jc w:val="both"/>
        <w:rPr>
          <w:rFonts w:ascii="Arial" w:hAnsi="Arial" w:cs="Arial"/>
          <w:sz w:val="24"/>
          <w:szCs w:val="24"/>
          <w:lang w:val="en-GB"/>
        </w:rPr>
      </w:pPr>
      <w:r w:rsidRPr="00FE660D">
        <w:rPr>
          <w:rFonts w:ascii="Arial" w:hAnsi="Arial" w:cs="Arial"/>
          <w:sz w:val="24"/>
          <w:szCs w:val="24"/>
          <w:lang w:val="en-GB"/>
        </w:rPr>
        <w:t xml:space="preserve">To derive a consensus SG </w:t>
      </w:r>
      <w:r w:rsidR="00DC038F" w:rsidRPr="00FE660D">
        <w:rPr>
          <w:rFonts w:ascii="Arial" w:hAnsi="Arial" w:cs="Arial"/>
          <w:sz w:val="24"/>
          <w:szCs w:val="24"/>
          <w:lang w:val="en-GB"/>
        </w:rPr>
        <w:t xml:space="preserve">transcriptomic </w:t>
      </w:r>
      <w:r w:rsidRPr="00FE660D">
        <w:rPr>
          <w:rFonts w:ascii="Arial" w:hAnsi="Arial" w:cs="Arial"/>
          <w:sz w:val="24"/>
          <w:szCs w:val="24"/>
          <w:lang w:val="en-GB"/>
        </w:rPr>
        <w:t xml:space="preserve">signal, we averaged t-statistics </w:t>
      </w:r>
      <w:r w:rsidR="004D46FE" w:rsidRPr="00FE660D">
        <w:rPr>
          <w:rFonts w:ascii="Arial" w:hAnsi="Arial" w:cs="Arial"/>
          <w:sz w:val="24"/>
          <w:szCs w:val="24"/>
          <w:lang w:val="en-GB"/>
        </w:rPr>
        <w:t xml:space="preserve">of </w:t>
      </w:r>
      <w:r w:rsidR="000F3569" w:rsidRPr="00FE660D">
        <w:rPr>
          <w:rFonts w:ascii="Arial" w:hAnsi="Arial" w:cs="Arial"/>
          <w:sz w:val="24"/>
          <w:szCs w:val="24"/>
          <w:lang w:val="en-GB"/>
        </w:rPr>
        <w:t>DGE</w:t>
      </w:r>
      <w:r w:rsidR="004D46FE" w:rsidRPr="00FE660D">
        <w:rPr>
          <w:rFonts w:ascii="Arial" w:hAnsi="Arial" w:cs="Arial"/>
          <w:sz w:val="24"/>
          <w:szCs w:val="24"/>
          <w:lang w:val="en-GB"/>
        </w:rPr>
        <w:t xml:space="preserve"> </w:t>
      </w:r>
      <w:r w:rsidRPr="00FE660D">
        <w:rPr>
          <w:rFonts w:ascii="Arial" w:hAnsi="Arial" w:cs="Arial"/>
          <w:sz w:val="24"/>
          <w:szCs w:val="24"/>
          <w:lang w:val="en-GB"/>
        </w:rPr>
        <w:t>across datasets</w:t>
      </w:r>
      <w:r w:rsidR="00DC038F" w:rsidRPr="00FE660D">
        <w:rPr>
          <w:rFonts w:ascii="Arial" w:hAnsi="Arial" w:cs="Arial"/>
          <w:sz w:val="24"/>
          <w:szCs w:val="24"/>
          <w:lang w:val="en-GB"/>
        </w:rPr>
        <w:t xml:space="preserve"> (see Methods)</w:t>
      </w:r>
      <w:r w:rsidRPr="00FE660D">
        <w:rPr>
          <w:rFonts w:ascii="Arial" w:hAnsi="Arial" w:cs="Arial"/>
          <w:sz w:val="24"/>
          <w:szCs w:val="24"/>
          <w:lang w:val="en-GB"/>
        </w:rPr>
        <w:t xml:space="preserve">. Although </w:t>
      </w:r>
      <w:proofErr w:type="spellStart"/>
      <w:r w:rsidRPr="00FE660D">
        <w:rPr>
          <w:rFonts w:ascii="Arial" w:hAnsi="Arial" w:cs="Arial"/>
          <w:sz w:val="24"/>
          <w:szCs w:val="24"/>
          <w:lang w:val="en-GB"/>
        </w:rPr>
        <w:t>mito</w:t>
      </w:r>
      <w:proofErr w:type="spellEnd"/>
      <w:r w:rsidRPr="00FE660D">
        <w:rPr>
          <w:rFonts w:ascii="Arial" w:hAnsi="Arial" w:cs="Arial"/>
          <w:sz w:val="24"/>
          <w:szCs w:val="24"/>
          <w:lang w:val="en-GB"/>
        </w:rPr>
        <w:t>-encoded RNAs are typically enriched</w:t>
      </w:r>
      <w:r w:rsidR="004D46FE" w:rsidRPr="00FE660D">
        <w:rPr>
          <w:rFonts w:ascii="Arial" w:hAnsi="Arial" w:cs="Arial"/>
          <w:sz w:val="24"/>
          <w:szCs w:val="24"/>
          <w:lang w:val="en-GB"/>
        </w:rPr>
        <w:t xml:space="preserve"> in SGs</w:t>
      </w:r>
      <w:r w:rsidRPr="00FE660D">
        <w:rPr>
          <w:rFonts w:ascii="Arial" w:hAnsi="Arial" w:cs="Arial"/>
          <w:sz w:val="24"/>
          <w:szCs w:val="24"/>
          <w:lang w:val="en-GB"/>
        </w:rPr>
        <w:t>, they are not among the most strongly enriched transcripts overall</w:t>
      </w:r>
      <w:r w:rsidR="0049421F" w:rsidRPr="00FE660D">
        <w:rPr>
          <w:rFonts w:ascii="Arial" w:hAnsi="Arial" w:cs="Arial"/>
          <w:sz w:val="24"/>
          <w:szCs w:val="24"/>
          <w:lang w:val="en-GB"/>
        </w:rPr>
        <w:t xml:space="preserve"> (Supplementary Figure </w:t>
      </w:r>
      <w:r w:rsidR="000F3569" w:rsidRPr="00FE660D">
        <w:rPr>
          <w:rFonts w:ascii="Arial" w:hAnsi="Arial" w:cs="Arial"/>
          <w:sz w:val="24"/>
          <w:szCs w:val="24"/>
          <w:lang w:val="en-GB"/>
        </w:rPr>
        <w:t>8</w:t>
      </w:r>
      <w:r w:rsidR="0049421F" w:rsidRPr="00FE660D">
        <w:rPr>
          <w:rFonts w:ascii="Arial" w:hAnsi="Arial" w:cs="Arial"/>
          <w:sz w:val="24"/>
          <w:szCs w:val="24"/>
          <w:lang w:val="en-GB"/>
        </w:rPr>
        <w:t>B)</w:t>
      </w:r>
      <w:r w:rsidR="003C53A4" w:rsidRPr="00FE660D">
        <w:rPr>
          <w:rFonts w:ascii="Arial" w:hAnsi="Arial" w:cs="Arial"/>
          <w:sz w:val="24"/>
          <w:szCs w:val="24"/>
          <w:lang w:val="en-GB"/>
        </w:rPr>
        <w:t>.</w:t>
      </w:r>
      <w:r w:rsidR="0049421F" w:rsidRPr="00FE660D">
        <w:rPr>
          <w:rFonts w:ascii="Arial" w:hAnsi="Arial" w:cs="Arial"/>
          <w:sz w:val="24"/>
          <w:szCs w:val="24"/>
          <w:lang w:val="en-GB"/>
        </w:rPr>
        <w:t xml:space="preserve"> </w:t>
      </w:r>
      <w:r w:rsidR="003C53A4" w:rsidRPr="00FE660D">
        <w:rPr>
          <w:rFonts w:ascii="Arial" w:hAnsi="Arial" w:cs="Arial"/>
          <w:sz w:val="24"/>
          <w:szCs w:val="24"/>
          <w:lang w:val="en-GB"/>
        </w:rPr>
        <w:t>Still, their</w:t>
      </w:r>
      <w:r w:rsidR="0049421F" w:rsidRPr="00FE660D">
        <w:rPr>
          <w:rFonts w:ascii="Arial" w:hAnsi="Arial" w:cs="Arial"/>
          <w:sz w:val="24"/>
          <w:szCs w:val="24"/>
          <w:lang w:val="en-GB"/>
        </w:rPr>
        <w:t xml:space="preserve"> enrichment is </w:t>
      </w:r>
      <w:r w:rsidR="003C53A4" w:rsidRPr="00FE660D">
        <w:rPr>
          <w:rFonts w:ascii="Arial" w:hAnsi="Arial" w:cs="Arial"/>
          <w:sz w:val="24"/>
          <w:szCs w:val="24"/>
          <w:lang w:val="en-GB"/>
        </w:rPr>
        <w:t xml:space="preserve">strongly significant </w:t>
      </w:r>
      <w:r w:rsidR="00C320DE" w:rsidRPr="00FE660D">
        <w:rPr>
          <w:rFonts w:ascii="Arial" w:hAnsi="Arial" w:cs="Arial"/>
          <w:sz w:val="24"/>
          <w:szCs w:val="24"/>
          <w:lang w:val="en-GB"/>
        </w:rPr>
        <w:t>(</w:t>
      </w:r>
      <w:r w:rsidR="00266BF2" w:rsidRPr="00FE660D">
        <w:rPr>
          <w:rFonts w:ascii="Arial" w:hAnsi="Arial" w:cs="Arial"/>
          <w:sz w:val="24"/>
          <w:szCs w:val="24"/>
          <w:lang w:val="en-GB"/>
        </w:rPr>
        <w:t xml:space="preserve">Supplementary Figure </w:t>
      </w:r>
      <w:r w:rsidR="000F3569" w:rsidRPr="00FE660D">
        <w:rPr>
          <w:rFonts w:ascii="Arial" w:hAnsi="Arial" w:cs="Arial"/>
          <w:sz w:val="24"/>
          <w:szCs w:val="24"/>
          <w:lang w:val="en-GB"/>
        </w:rPr>
        <w:t>8</w:t>
      </w:r>
      <w:r w:rsidR="00266BF2" w:rsidRPr="00FE660D">
        <w:rPr>
          <w:rFonts w:ascii="Arial" w:hAnsi="Arial" w:cs="Arial"/>
          <w:sz w:val="24"/>
          <w:szCs w:val="24"/>
          <w:lang w:val="en-GB"/>
        </w:rPr>
        <w:t>C)</w:t>
      </w:r>
      <w:r w:rsidR="00837140" w:rsidRPr="00FE660D">
        <w:rPr>
          <w:rFonts w:ascii="Arial" w:hAnsi="Arial" w:cs="Arial"/>
          <w:sz w:val="24"/>
          <w:szCs w:val="24"/>
          <w:lang w:val="en-GB"/>
        </w:rPr>
        <w:t xml:space="preserve">, </w:t>
      </w:r>
      <w:r w:rsidR="009228D6" w:rsidRPr="00FE660D">
        <w:rPr>
          <w:rFonts w:ascii="Arial" w:hAnsi="Arial" w:cs="Arial"/>
          <w:sz w:val="24"/>
          <w:szCs w:val="24"/>
          <w:lang w:val="en-GB"/>
        </w:rPr>
        <w:t xml:space="preserve">suggesting </w:t>
      </w:r>
      <w:r w:rsidR="00B0561C" w:rsidRPr="00FE660D">
        <w:rPr>
          <w:rFonts w:ascii="Arial" w:hAnsi="Arial" w:cs="Arial"/>
          <w:sz w:val="24"/>
          <w:szCs w:val="24"/>
          <w:lang w:val="en-GB"/>
        </w:rPr>
        <w:t>their high sensitivity in</w:t>
      </w:r>
      <w:r w:rsidR="00837140" w:rsidRPr="00FE660D">
        <w:rPr>
          <w:rFonts w:ascii="Arial" w:hAnsi="Arial" w:cs="Arial"/>
          <w:sz w:val="24"/>
          <w:szCs w:val="24"/>
          <w:lang w:val="en-GB"/>
        </w:rPr>
        <w:t xml:space="preserve"> </w:t>
      </w:r>
      <w:r w:rsidR="00290002" w:rsidRPr="00FE660D">
        <w:rPr>
          <w:rFonts w:ascii="Arial" w:hAnsi="Arial" w:cs="Arial"/>
          <w:sz w:val="24"/>
          <w:szCs w:val="24"/>
          <w:lang w:val="en-GB"/>
        </w:rPr>
        <w:t>marking</w:t>
      </w:r>
      <w:r w:rsidR="00837140" w:rsidRPr="00FE660D">
        <w:rPr>
          <w:rFonts w:ascii="Arial" w:hAnsi="Arial" w:cs="Arial"/>
          <w:sz w:val="24"/>
          <w:szCs w:val="24"/>
          <w:lang w:val="en-GB"/>
        </w:rPr>
        <w:t xml:space="preserve"> biological effects </w:t>
      </w:r>
      <w:r w:rsidR="00290002" w:rsidRPr="00FE660D">
        <w:rPr>
          <w:rFonts w:ascii="Arial" w:hAnsi="Arial" w:cs="Arial"/>
          <w:sz w:val="24"/>
          <w:szCs w:val="24"/>
          <w:lang w:val="en-GB"/>
        </w:rPr>
        <w:t>and/</w:t>
      </w:r>
      <w:r w:rsidR="00837140" w:rsidRPr="00FE660D">
        <w:rPr>
          <w:rFonts w:ascii="Arial" w:hAnsi="Arial" w:cs="Arial"/>
          <w:sz w:val="24"/>
          <w:szCs w:val="24"/>
          <w:lang w:val="en-GB"/>
        </w:rPr>
        <w:t>or technical biases.</w:t>
      </w:r>
      <w:r w:rsidRPr="00FE660D">
        <w:rPr>
          <w:rFonts w:ascii="Arial" w:hAnsi="Arial" w:cs="Arial"/>
          <w:sz w:val="24"/>
          <w:szCs w:val="24"/>
          <w:lang w:val="en-GB"/>
        </w:rPr>
        <w:t xml:space="preserve"> Among the </w:t>
      </w:r>
      <w:r w:rsidR="004D46FE" w:rsidRPr="00FE660D">
        <w:rPr>
          <w:rFonts w:ascii="Arial" w:hAnsi="Arial" w:cs="Arial"/>
          <w:sz w:val="24"/>
          <w:szCs w:val="24"/>
          <w:lang w:val="en-GB"/>
        </w:rPr>
        <w:t xml:space="preserve">most </w:t>
      </w:r>
      <w:r w:rsidR="000F3569" w:rsidRPr="00FE660D">
        <w:rPr>
          <w:rFonts w:ascii="Arial" w:hAnsi="Arial" w:cs="Arial"/>
          <w:sz w:val="24"/>
          <w:szCs w:val="24"/>
          <w:lang w:val="en-GB"/>
        </w:rPr>
        <w:t xml:space="preserve">consistently </w:t>
      </w:r>
      <w:r w:rsidR="003C53A4" w:rsidRPr="00FE660D">
        <w:rPr>
          <w:rFonts w:ascii="Arial" w:hAnsi="Arial" w:cs="Arial"/>
          <w:sz w:val="24"/>
          <w:szCs w:val="24"/>
          <w:lang w:val="en-GB"/>
        </w:rPr>
        <w:t xml:space="preserve">enriched </w:t>
      </w:r>
      <w:r w:rsidRPr="00FE660D">
        <w:rPr>
          <w:rFonts w:ascii="Arial" w:hAnsi="Arial" w:cs="Arial"/>
          <w:sz w:val="24"/>
          <w:szCs w:val="24"/>
          <w:lang w:val="en-GB"/>
        </w:rPr>
        <w:t>transcripts</w:t>
      </w:r>
      <w:r w:rsidR="000F3569" w:rsidRPr="00FE660D">
        <w:rPr>
          <w:rFonts w:ascii="Arial" w:hAnsi="Arial" w:cs="Arial"/>
          <w:sz w:val="24"/>
          <w:szCs w:val="24"/>
          <w:lang w:val="en-GB"/>
        </w:rPr>
        <w:t xml:space="preserve">, of particular interest is </w:t>
      </w:r>
      <w:r w:rsidR="000F3569" w:rsidRPr="00FE660D">
        <w:rPr>
          <w:rFonts w:ascii="Arial" w:hAnsi="Arial" w:cs="Arial"/>
          <w:i/>
          <w:iCs/>
          <w:sz w:val="24"/>
          <w:szCs w:val="24"/>
          <w:lang w:val="en-GB"/>
          <w:rPrChange w:id="277" w:author="Alexandre Miguel Kaizeler Guedes Da Silva Afonso" w:date="2026-09-02T13:46:00Z" w16du:dateUtc="2026-09-02T12:46:00Z">
            <w:rPr>
              <w:rFonts w:ascii="Arial" w:hAnsi="Arial" w:cs="Arial"/>
              <w:sz w:val="24"/>
              <w:szCs w:val="24"/>
              <w:lang w:val="en-GB"/>
            </w:rPr>
          </w:rPrChange>
        </w:rPr>
        <w:t>PPP1R15A</w:t>
      </w:r>
      <w:r w:rsidR="000F3569" w:rsidRPr="00FE660D">
        <w:rPr>
          <w:rFonts w:ascii="Arial" w:hAnsi="Arial" w:cs="Arial"/>
          <w:sz w:val="24"/>
          <w:szCs w:val="24"/>
          <w:lang w:val="en-GB"/>
        </w:rPr>
        <w:t xml:space="preserve">, </w:t>
      </w:r>
      <w:r w:rsidR="003C53A4" w:rsidRPr="00FE660D">
        <w:rPr>
          <w:rFonts w:ascii="Arial" w:hAnsi="Arial" w:cs="Arial"/>
          <w:sz w:val="24"/>
          <w:szCs w:val="24"/>
          <w:lang w:val="en-GB"/>
        </w:rPr>
        <w:t xml:space="preserve">encoding for a protein </w:t>
      </w:r>
      <w:r w:rsidR="000F3569" w:rsidRPr="00FE660D">
        <w:rPr>
          <w:rFonts w:ascii="Arial" w:hAnsi="Arial" w:cs="Arial"/>
          <w:sz w:val="24"/>
          <w:szCs w:val="24"/>
          <w:lang w:val="en-GB"/>
        </w:rPr>
        <w:t>that promotes apoptosis and inflammation through the NF-</w:t>
      </w:r>
      <w:proofErr w:type="spellStart"/>
      <w:r w:rsidR="000F3569" w:rsidRPr="00FE660D">
        <w:rPr>
          <w:rFonts w:ascii="Arial" w:hAnsi="Arial" w:cs="Arial"/>
          <w:sz w:val="24"/>
          <w:szCs w:val="24"/>
          <w:lang w:val="en-GB"/>
        </w:rPr>
        <w:t>κB</w:t>
      </w:r>
      <w:proofErr w:type="spellEnd"/>
      <w:r w:rsidR="000F3569" w:rsidRPr="00FE660D">
        <w:rPr>
          <w:rFonts w:ascii="Arial" w:hAnsi="Arial" w:cs="Arial"/>
          <w:sz w:val="24"/>
          <w:szCs w:val="24"/>
          <w:lang w:val="en-GB"/>
        </w:rPr>
        <w:t xml:space="preserve"> pathway</w:t>
      </w:r>
      <w:r w:rsidR="00300753" w:rsidRPr="00FE660D">
        <w:rPr>
          <w:rFonts w:ascii="Arial" w:hAnsi="Arial" w:cs="Arial"/>
          <w:sz w:val="24"/>
          <w:szCs w:val="24"/>
          <w:lang w:val="en-GB"/>
        </w:rPr>
        <w:fldChar w:fldCharType="begin"/>
      </w:r>
      <w:r w:rsidR="00A14CCB" w:rsidRPr="00FE660D">
        <w:rPr>
          <w:rFonts w:ascii="Arial" w:hAnsi="Arial" w:cs="Arial"/>
          <w:sz w:val="24"/>
          <w:szCs w:val="24"/>
          <w:lang w:val="en-GB"/>
        </w:rPr>
        <w:instrText xml:space="preserve"> ADDIN ZOTERO_ITEM CSL_CITATION {"citationID":"HC0gV7ys","properties":{"unsorted":false,"formattedCitation":"(93)","plainCitation":"(93)","noteIndex":0},"citationItems":[{"id":956,"uris":["http://zotero.org/users/local/q86rvdj2/items/EKDRDILR"],"itemData":{"id":956,"type":"article-journal","abstract":"ABSTRACT\n            Ischemic stroke (IS) is a prevalent and serious neurological disorder, and is one of the major contributors to mortality and disability worldwide. The activation of autophagy and the inflammatory response following cerebral ischemia are crucial in the progression of IS. Protein phosphatase 1 regulatory subunit 15A (PPP1R15A), as a stress</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responsive protein, has been proven to be closely associated with autophagy. Nevertheless, the molecular mechanism of PPP1R15A in IS remains to be fully understood. Our study screened PPP1R15A as a candidate gene by bioinformatics analysis of the differentially expressed genes (DEGs) in IS and autophagy</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related genes (ARGs). Functionally, experiments uncovered that down</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regulation of PPP1R15A alleviated oxygen–glucose deprivation/reoxygenation (OGD/R)</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mediated inhibition of cell viability and promotion of LDH release, cell apoptosis, autophagy, and inflammation in A172 and SH</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SY5Y cells. Simultaneously, silencing PPP1R15A ameliorated the IS progression in the middle cerebral artery occlusion and reperfusion (MCAO/R) rat model. Furthermore, PPP1R15A activated the toll</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like receptor 4 (TLR4)/nuclear factor kappa B (NF</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κB) pathway in vivo and in vitro. Rescue experiments indicated that TLR4 inhibitors TAK</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242 and NF</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κB inhibitors BAY</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11</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7082 effectively alleviated the malignant progression of IS mediated by overexpression of PPP1R15A. Our data illustrated that PPP1R15A promoted OGD/R</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induced cytotoxicity, apoptosis, autophagy, and inflammation by activating the TLR4/NF</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 xml:space="preserve">κB pathway.","container-title":"Journal of Neuroscience Research","DOI":"10.1002/jnr.70073","ISSN":"0360-4012, 1097-4547","issue":"8","journalAbbreviation":"J of Neuroscience Research","language":"en","page":"e70073","source":"DOI.org (Crossref)","title":"&lt;span style=\"font-variant:small-caps;\"&gt;PPP1R15A&lt;/span&gt; Promotes Apoptosis, Autophagy, and Inflammatory Response to Exacerbate Ischemic Stroke Through Activation of &lt;span style=\"font-variant:small-caps;\"&gt;TLR4&lt;/span&gt; / &lt;span style=\"font-variant:small-caps;\"&gt;NF&lt;/span&gt; </w:instrText>
      </w:r>
      <w:r w:rsidR="00A14CCB" w:rsidRPr="00FE660D">
        <w:rPr>
          <w:rFonts w:ascii="Cambria Math" w:hAnsi="Cambria Math" w:cs="Cambria Math"/>
          <w:sz w:val="24"/>
          <w:szCs w:val="24"/>
          <w:lang w:val="en-GB"/>
        </w:rPr>
        <w:instrText>‐</w:instrText>
      </w:r>
      <w:r w:rsidR="00A14CCB" w:rsidRPr="00FE660D">
        <w:rPr>
          <w:rFonts w:ascii="Arial" w:hAnsi="Arial" w:cs="Arial"/>
          <w:sz w:val="24"/>
          <w:szCs w:val="24"/>
          <w:lang w:val="en-GB"/>
        </w:rPr>
        <w:instrText xml:space="preserve"> &lt;span style=\"font-variant:small-caps;\"&gt;κB&lt;/span&gt; Pathway","title-short":"&lt;span style=\"font-variant","volume":"103","author":[{"family":"Liu","given":"Lijuan"},{"family":"Li","given":"Jian"},{"family":"Yin","given":"Ping"},{"family":"Kong","given":"Shuangyan"},{"family":"Li","given":"Jingxin"}],"issued":{"date-parts":[["2025",8]]}}}],"schema":"https://github.com/citation-style-language/schema/raw/master/csl-citation.json"} </w:instrText>
      </w:r>
      <w:r w:rsidR="00300753" w:rsidRPr="00FE660D">
        <w:rPr>
          <w:rFonts w:ascii="Arial" w:hAnsi="Arial" w:cs="Arial"/>
          <w:sz w:val="24"/>
          <w:szCs w:val="24"/>
          <w:lang w:val="en-GB"/>
        </w:rPr>
        <w:fldChar w:fldCharType="separate"/>
      </w:r>
      <w:r w:rsidR="00A14CCB" w:rsidRPr="00FE660D">
        <w:rPr>
          <w:rFonts w:ascii="Arial" w:hAnsi="Arial" w:cs="Arial"/>
          <w:sz w:val="24"/>
          <w:lang w:val="en-GB"/>
        </w:rPr>
        <w:t>(93)</w:t>
      </w:r>
      <w:r w:rsidR="00300753" w:rsidRPr="00FE660D">
        <w:rPr>
          <w:rFonts w:ascii="Arial" w:hAnsi="Arial" w:cs="Arial"/>
          <w:sz w:val="24"/>
          <w:szCs w:val="24"/>
          <w:lang w:val="en-GB"/>
        </w:rPr>
        <w:fldChar w:fldCharType="end"/>
      </w:r>
      <w:r w:rsidR="000F3569" w:rsidRPr="00FE660D">
        <w:rPr>
          <w:rFonts w:ascii="Arial" w:hAnsi="Arial" w:cs="Arial"/>
          <w:sz w:val="24"/>
          <w:szCs w:val="24"/>
          <w:lang w:val="en-GB"/>
        </w:rPr>
        <w:t>, potentially contributing to the anti-inflammation observed upon SG assembly</w:t>
      </w:r>
      <w:r w:rsidR="00891207"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aM2JpxR3","properties":{"unsorted":false,"formattedCitation":"(7)","plainCitation":"(7)","noteIndex":0},"citationItems":[{"id":"7QlDGlPw/whmaCuBT","uris":["http://zotero.org/users/local/1p9EH8ax/items/BR3BXXDM"],"itemData":{"id":"HdbqYvT6/eaG4uvqu","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91207" w:rsidRPr="00FE660D">
        <w:rPr>
          <w:rFonts w:ascii="Arial" w:hAnsi="Arial" w:cs="Arial"/>
          <w:sz w:val="24"/>
          <w:szCs w:val="24"/>
          <w:lang w:val="en-GB"/>
        </w:rPr>
        <w:fldChar w:fldCharType="separate"/>
      </w:r>
      <w:r w:rsidR="0097304F" w:rsidRPr="00FE660D">
        <w:rPr>
          <w:rFonts w:ascii="Arial" w:hAnsi="Arial" w:cs="Arial"/>
          <w:sz w:val="24"/>
        </w:rPr>
        <w:t>(7)</w:t>
      </w:r>
      <w:r w:rsidR="00891207" w:rsidRPr="00FE660D">
        <w:rPr>
          <w:rFonts w:ascii="Arial" w:hAnsi="Arial" w:cs="Arial"/>
          <w:sz w:val="24"/>
          <w:szCs w:val="24"/>
          <w:lang w:val="en-GB"/>
        </w:rPr>
        <w:fldChar w:fldCharType="end"/>
      </w:r>
      <w:r w:rsidR="000F3569" w:rsidRPr="00FE660D">
        <w:rPr>
          <w:rFonts w:ascii="Arial" w:hAnsi="Arial" w:cs="Arial"/>
          <w:sz w:val="24"/>
          <w:szCs w:val="24"/>
          <w:lang w:val="en-GB"/>
        </w:rPr>
        <w:t>.</w:t>
      </w:r>
    </w:p>
    <w:p w14:paraId="7F8F4514" w14:textId="77BBC0C1" w:rsidR="00891207" w:rsidRPr="00FE660D" w:rsidRDefault="00891207" w:rsidP="003B38FB">
      <w:pPr>
        <w:jc w:val="both"/>
        <w:rPr>
          <w:rFonts w:ascii="Arial" w:hAnsi="Arial" w:cs="Arial"/>
          <w:sz w:val="24"/>
          <w:szCs w:val="24"/>
          <w:lang w:val="en-GB"/>
        </w:rPr>
      </w:pPr>
      <w:r w:rsidRPr="00FE660D">
        <w:rPr>
          <w:rFonts w:ascii="Arial" w:hAnsi="Arial" w:cs="Arial"/>
          <w:sz w:val="24"/>
          <w:szCs w:val="24"/>
        </w:rPr>
        <w:t xml:space="preserve">To further explore the disagreement between studies for individual transcripts, we examined </w:t>
      </w:r>
      <w:r w:rsidRPr="00FE660D">
        <w:rPr>
          <w:rFonts w:ascii="Arial" w:hAnsi="Arial" w:cs="Arial"/>
          <w:i/>
          <w:iCs/>
          <w:sz w:val="24"/>
          <w:szCs w:val="24"/>
        </w:rPr>
        <w:t>NORAD</w:t>
      </w:r>
      <w:r w:rsidRPr="00FE660D">
        <w:rPr>
          <w:rFonts w:ascii="Arial" w:hAnsi="Arial" w:cs="Arial"/>
          <w:sz w:val="24"/>
          <w:szCs w:val="24"/>
        </w:rPr>
        <w:t>, the RNA with the highest presence-in-SG score (Supplementary Figure 8B) and a commonly used SG marker</w:t>
      </w:r>
      <w:r w:rsidRPr="00FE660D">
        <w:rPr>
          <w:rFonts w:ascii="Arial" w:hAnsi="Arial" w:cs="Arial"/>
          <w:sz w:val="24"/>
          <w:szCs w:val="24"/>
        </w:rPr>
        <w:fldChar w:fldCharType="begin"/>
      </w:r>
      <w:r w:rsidR="00300753" w:rsidRPr="00FE660D">
        <w:rPr>
          <w:rFonts w:ascii="Arial" w:hAnsi="Arial" w:cs="Arial"/>
          <w:sz w:val="24"/>
          <w:szCs w:val="24"/>
        </w:rPr>
        <w:instrText xml:space="preserve"> ADDIN ZOTERO_ITEM CSL_CITATION {"citationID":"dMKugz2i","properties":{"unsorted":false,"formattedCitation":"(31)","plainCitation":"(31)","noteIndex":0},"citationItems":[{"id":"7QlDGlPw/FbnlmiAa","uris":["http://zotero.org/users/local/1p9EH8ax/items/WPA4SC2G"],"itemData":{"id":"HdbqYvT6/LSQSyBZz","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FE660D">
        <w:rPr>
          <w:rFonts w:ascii="Arial" w:hAnsi="Arial" w:cs="Arial"/>
          <w:sz w:val="24"/>
          <w:szCs w:val="24"/>
        </w:rPr>
        <w:fldChar w:fldCharType="separate"/>
      </w:r>
      <w:r w:rsidR="0097304F" w:rsidRPr="00FE660D">
        <w:rPr>
          <w:rFonts w:ascii="Arial" w:hAnsi="Arial" w:cs="Arial"/>
          <w:sz w:val="24"/>
        </w:rPr>
        <w:t>(31)</w:t>
      </w:r>
      <w:r w:rsidRPr="00FE660D">
        <w:rPr>
          <w:rFonts w:ascii="Arial" w:hAnsi="Arial" w:cs="Arial"/>
          <w:sz w:val="24"/>
          <w:szCs w:val="24"/>
        </w:rPr>
        <w:fldChar w:fldCharType="end"/>
      </w:r>
      <w:r w:rsidRPr="00FE660D">
        <w:rPr>
          <w:rFonts w:ascii="Arial" w:hAnsi="Arial" w:cs="Arial"/>
          <w:sz w:val="24"/>
          <w:szCs w:val="24"/>
        </w:rPr>
        <w:t xml:space="preserve">. </w:t>
      </w:r>
      <w:r w:rsidRPr="00FE660D">
        <w:rPr>
          <w:rFonts w:ascii="Arial" w:hAnsi="Arial" w:cs="Arial"/>
          <w:i/>
          <w:iCs/>
          <w:sz w:val="24"/>
          <w:szCs w:val="24"/>
        </w:rPr>
        <w:t>NORAD</w:t>
      </w:r>
      <w:r w:rsidRPr="00FE660D">
        <w:rPr>
          <w:rFonts w:ascii="Arial" w:hAnsi="Arial" w:cs="Arial"/>
          <w:sz w:val="24"/>
          <w:szCs w:val="24"/>
        </w:rPr>
        <w:t xml:space="preserve"> displayed </w:t>
      </w:r>
      <w:r w:rsidR="00A722F2" w:rsidRPr="00FE660D">
        <w:rPr>
          <w:rFonts w:ascii="Arial" w:hAnsi="Arial" w:cs="Arial"/>
          <w:sz w:val="24"/>
          <w:szCs w:val="24"/>
        </w:rPr>
        <w:t>very strong enrichment in SGs in some</w:t>
      </w:r>
      <w:r w:rsidRPr="00FE660D">
        <w:rPr>
          <w:rFonts w:ascii="Arial" w:hAnsi="Arial" w:cs="Arial"/>
          <w:sz w:val="24"/>
          <w:szCs w:val="24"/>
        </w:rPr>
        <w:t xml:space="preserve"> dataset</w:t>
      </w:r>
      <w:r w:rsidR="00A722F2" w:rsidRPr="00FE660D">
        <w:rPr>
          <w:rFonts w:ascii="Arial" w:hAnsi="Arial" w:cs="Arial"/>
          <w:sz w:val="24"/>
          <w:szCs w:val="24"/>
        </w:rPr>
        <w:t>s but also</w:t>
      </w:r>
      <w:r w:rsidRPr="00FE660D">
        <w:rPr>
          <w:rFonts w:ascii="Arial" w:hAnsi="Arial" w:cs="Arial"/>
          <w:sz w:val="24"/>
          <w:szCs w:val="24"/>
        </w:rPr>
        <w:t xml:space="preserve"> substantial disagreement between the underlying studies (Supplementary Figure 8B). We found that th</w:t>
      </w:r>
      <w:r w:rsidR="00A722F2" w:rsidRPr="00FE660D">
        <w:rPr>
          <w:rFonts w:ascii="Arial" w:hAnsi="Arial" w:cs="Arial"/>
          <w:sz w:val="24"/>
          <w:szCs w:val="24"/>
        </w:rPr>
        <w:t>e strong</w:t>
      </w:r>
      <w:r w:rsidRPr="00FE660D">
        <w:rPr>
          <w:rFonts w:ascii="Arial" w:hAnsi="Arial" w:cs="Arial"/>
          <w:sz w:val="24"/>
          <w:szCs w:val="24"/>
        </w:rPr>
        <w:t xml:space="preserve"> enrichment was driven almost entirely by DC studies (Supplementary Figure 8D). In contrast, </w:t>
      </w:r>
      <w:r w:rsidR="00A14CCB" w:rsidRPr="00FE660D">
        <w:rPr>
          <w:rFonts w:ascii="Arial" w:hAnsi="Arial" w:cs="Arial"/>
          <w:sz w:val="24"/>
          <w:szCs w:val="24"/>
        </w:rPr>
        <w:t xml:space="preserve">other </w:t>
      </w:r>
      <w:r w:rsidRPr="00FE660D">
        <w:rPr>
          <w:rFonts w:ascii="Arial" w:hAnsi="Arial" w:cs="Arial"/>
          <w:sz w:val="24"/>
          <w:szCs w:val="24"/>
        </w:rPr>
        <w:t xml:space="preserve">purification methods showed comparatively little or no enrichment of </w:t>
      </w:r>
      <w:r w:rsidRPr="00FE660D">
        <w:rPr>
          <w:rFonts w:ascii="Arial" w:hAnsi="Arial" w:cs="Arial"/>
          <w:i/>
          <w:iCs/>
          <w:sz w:val="24"/>
          <w:szCs w:val="24"/>
        </w:rPr>
        <w:t>NORAD</w:t>
      </w:r>
      <w:r w:rsidRPr="00FE660D">
        <w:rPr>
          <w:rFonts w:ascii="Arial" w:hAnsi="Arial" w:cs="Arial"/>
          <w:sz w:val="24"/>
          <w:szCs w:val="24"/>
        </w:rPr>
        <w:t xml:space="preserve">. This discrepancy </w:t>
      </w:r>
      <w:r w:rsidR="00D40AFE" w:rsidRPr="00FE660D">
        <w:rPr>
          <w:rFonts w:ascii="Arial" w:hAnsi="Arial" w:cs="Arial"/>
          <w:sz w:val="24"/>
          <w:szCs w:val="24"/>
        </w:rPr>
        <w:t>was not mitigated by</w:t>
      </w:r>
      <w:r w:rsidRPr="00FE660D">
        <w:rPr>
          <w:rFonts w:ascii="Arial" w:hAnsi="Arial" w:cs="Arial"/>
          <w:sz w:val="24"/>
          <w:szCs w:val="24"/>
        </w:rPr>
        <w:t xml:space="preserve"> our correction procedures, suggesting that </w:t>
      </w:r>
      <w:r w:rsidR="00D40AFE" w:rsidRPr="00FE660D">
        <w:rPr>
          <w:rFonts w:ascii="Arial" w:hAnsi="Arial" w:cs="Arial"/>
          <w:sz w:val="24"/>
          <w:szCs w:val="24"/>
        </w:rPr>
        <w:t xml:space="preserve">it </w:t>
      </w:r>
      <w:r w:rsidRPr="00FE660D">
        <w:rPr>
          <w:rFonts w:ascii="Arial" w:hAnsi="Arial" w:cs="Arial"/>
          <w:sz w:val="24"/>
          <w:szCs w:val="24"/>
        </w:rPr>
        <w:t>at least part</w:t>
      </w:r>
      <w:r w:rsidR="00D40AFE" w:rsidRPr="00FE660D">
        <w:rPr>
          <w:rFonts w:ascii="Arial" w:hAnsi="Arial" w:cs="Arial"/>
          <w:sz w:val="24"/>
          <w:szCs w:val="24"/>
        </w:rPr>
        <w:t>ially</w:t>
      </w:r>
      <w:r w:rsidRPr="00FE660D">
        <w:rPr>
          <w:rFonts w:ascii="Arial" w:hAnsi="Arial" w:cs="Arial"/>
          <w:sz w:val="24"/>
          <w:szCs w:val="24"/>
        </w:rPr>
        <w:t xml:space="preserve"> reflects a genuine methodological difference in SG capture. </w:t>
      </w:r>
    </w:p>
    <w:p w14:paraId="5B72C841" w14:textId="66C2C357" w:rsidR="00623B5A" w:rsidRPr="00A14CCB" w:rsidRDefault="00076CB0" w:rsidP="001B750D">
      <w:pPr>
        <w:pStyle w:val="Ttulo2"/>
        <w:jc w:val="both"/>
        <w:rPr>
          <w:lang w:val="en-GB"/>
        </w:rPr>
      </w:pPr>
      <w:r w:rsidRPr="00A14CCB">
        <w:rPr>
          <w:lang w:val="en-GB"/>
        </w:rPr>
        <w:t xml:space="preserve">Mechanistic </w:t>
      </w:r>
      <w:r w:rsidR="00E2317D" w:rsidRPr="00A14CCB">
        <w:rPr>
          <w:lang w:val="en-GB"/>
        </w:rPr>
        <w:t>m</w:t>
      </w:r>
      <w:r w:rsidRPr="00A14CCB">
        <w:rPr>
          <w:lang w:val="en-GB"/>
        </w:rPr>
        <w:t>odel of SG-</w:t>
      </w:r>
      <w:r w:rsidR="00E2317D" w:rsidRPr="00A14CCB">
        <w:rPr>
          <w:lang w:val="en-GB"/>
        </w:rPr>
        <w:t>m</w:t>
      </w:r>
      <w:r w:rsidRPr="00A14CCB">
        <w:rPr>
          <w:lang w:val="en-GB"/>
        </w:rPr>
        <w:t xml:space="preserve">ediated </w:t>
      </w:r>
      <w:r w:rsidR="00E2317D" w:rsidRPr="00A14CCB">
        <w:rPr>
          <w:lang w:val="en-GB"/>
        </w:rPr>
        <w:t>i</w:t>
      </w:r>
      <w:r w:rsidRPr="00A14CCB">
        <w:rPr>
          <w:lang w:val="en-GB"/>
        </w:rPr>
        <w:t xml:space="preserve">nflammation </w:t>
      </w:r>
      <w:r w:rsidR="00E2317D" w:rsidRPr="00A14CCB">
        <w:rPr>
          <w:lang w:val="en-GB"/>
        </w:rPr>
        <w:t>d</w:t>
      </w:r>
      <w:r w:rsidRPr="00A14CCB">
        <w:rPr>
          <w:lang w:val="en-GB"/>
        </w:rPr>
        <w:t xml:space="preserve">ampening via </w:t>
      </w:r>
      <w:r w:rsidR="00E2317D" w:rsidRPr="00A14CCB">
        <w:rPr>
          <w:lang w:val="en-GB"/>
        </w:rPr>
        <w:t>m</w:t>
      </w:r>
      <w:r w:rsidRPr="00A14CCB">
        <w:rPr>
          <w:lang w:val="en-GB"/>
        </w:rPr>
        <w:t xml:space="preserve">itochondrial RNA </w:t>
      </w:r>
      <w:r w:rsidR="00E2317D" w:rsidRPr="00A14CCB">
        <w:rPr>
          <w:lang w:val="en-GB"/>
        </w:rPr>
        <w:t>s</w:t>
      </w:r>
      <w:r w:rsidRPr="00A14CCB">
        <w:rPr>
          <w:lang w:val="en-GB"/>
        </w:rPr>
        <w:t>equestration</w:t>
      </w:r>
    </w:p>
    <w:p w14:paraId="28D94F2D" w14:textId="77C0C45B" w:rsidR="004D3386" w:rsidRPr="00FE660D" w:rsidRDefault="00BD4148" w:rsidP="004D3386">
      <w:pPr>
        <w:jc w:val="both"/>
        <w:rPr>
          <w:rFonts w:ascii="Arial" w:hAnsi="Arial" w:cs="Arial"/>
          <w:sz w:val="24"/>
          <w:szCs w:val="24"/>
          <w:lang w:val="en-GB"/>
        </w:rPr>
      </w:pPr>
      <w:r w:rsidRPr="00FE660D">
        <w:rPr>
          <w:rFonts w:ascii="Arial" w:hAnsi="Arial" w:cs="Arial"/>
          <w:sz w:val="24"/>
          <w:szCs w:val="24"/>
          <w:lang w:val="en-GB"/>
        </w:rPr>
        <w:t>To explore mechanisms underlying the dampening of stress and inflammatory signa</w:t>
      </w:r>
      <w:ins w:id="278" w:author="Alexandre Miguel Kaizeler Guedes Da Silva Afonso" w:date="2026-09-02T13:48:00Z" w16du:dateUtc="2026-09-02T12:48:00Z">
        <w:r w:rsidR="00FE660D">
          <w:rPr>
            <w:rFonts w:ascii="Arial" w:hAnsi="Arial" w:cs="Arial"/>
            <w:sz w:val="24"/>
            <w:szCs w:val="24"/>
            <w:lang w:val="en-GB"/>
          </w:rPr>
          <w:t>l</w:t>
        </w:r>
      </w:ins>
      <w:r w:rsidRPr="00FE660D">
        <w:rPr>
          <w:rFonts w:ascii="Arial" w:hAnsi="Arial" w:cs="Arial"/>
          <w:sz w:val="24"/>
          <w:szCs w:val="24"/>
          <w:lang w:val="en-GB"/>
        </w:rPr>
        <w:t xml:space="preserve">ling suggested by our meta-analysis, we </w:t>
      </w:r>
      <w:r w:rsidR="00387D0E" w:rsidRPr="00FE660D">
        <w:rPr>
          <w:rFonts w:ascii="Arial" w:hAnsi="Arial" w:cs="Arial"/>
          <w:sz w:val="24"/>
          <w:szCs w:val="24"/>
          <w:lang w:val="en-GB"/>
        </w:rPr>
        <w:t xml:space="preserve">compared </w:t>
      </w:r>
      <w:r w:rsidR="00417879" w:rsidRPr="00FE660D">
        <w:rPr>
          <w:rFonts w:ascii="Arial" w:hAnsi="Arial" w:cs="Arial"/>
          <w:sz w:val="24"/>
          <w:szCs w:val="24"/>
          <w:lang w:val="en-GB"/>
        </w:rPr>
        <w:t xml:space="preserve">the transcriptomic signal </w:t>
      </w:r>
      <w:r w:rsidR="00F109F1" w:rsidRPr="00FE660D">
        <w:rPr>
          <w:rFonts w:ascii="Arial" w:hAnsi="Arial" w:cs="Arial"/>
          <w:sz w:val="24"/>
          <w:szCs w:val="24"/>
          <w:lang w:val="en-GB"/>
        </w:rPr>
        <w:t xml:space="preserve">of </w:t>
      </w:r>
      <w:r w:rsidR="00417879" w:rsidRPr="00FE660D">
        <w:rPr>
          <w:rFonts w:ascii="Arial" w:hAnsi="Arial" w:cs="Arial"/>
          <w:sz w:val="24"/>
          <w:szCs w:val="24"/>
          <w:lang w:val="en-GB"/>
        </w:rPr>
        <w:t xml:space="preserve">WCs bearing SGs with that of SGs </w:t>
      </w:r>
      <w:r w:rsidR="00F109F1" w:rsidRPr="00FE660D">
        <w:rPr>
          <w:rFonts w:ascii="Arial" w:hAnsi="Arial" w:cs="Arial"/>
          <w:sz w:val="24"/>
          <w:szCs w:val="24"/>
          <w:lang w:val="en-GB"/>
        </w:rPr>
        <w:t>relative to</w:t>
      </w:r>
      <w:r w:rsidR="00417879" w:rsidRPr="00FE660D">
        <w:rPr>
          <w:rFonts w:ascii="Arial" w:hAnsi="Arial" w:cs="Arial"/>
          <w:sz w:val="24"/>
          <w:szCs w:val="24"/>
          <w:lang w:val="en-GB"/>
        </w:rPr>
        <w:t xml:space="preserve"> their host WCs </w:t>
      </w:r>
      <w:r w:rsidR="00F109F1" w:rsidRPr="00FE660D">
        <w:rPr>
          <w:rFonts w:ascii="Arial" w:hAnsi="Arial" w:cs="Arial"/>
          <w:sz w:val="24"/>
          <w:szCs w:val="24"/>
          <w:lang w:val="en-GB"/>
        </w:rPr>
        <w:t>and observed</w:t>
      </w:r>
      <w:r w:rsidR="00387D0E" w:rsidRPr="00FE660D">
        <w:rPr>
          <w:rFonts w:ascii="Arial" w:hAnsi="Arial" w:cs="Arial"/>
          <w:sz w:val="24"/>
          <w:szCs w:val="24"/>
          <w:lang w:val="en-GB"/>
        </w:rPr>
        <w:t xml:space="preserve"> </w:t>
      </w:r>
      <w:r w:rsidR="00354BAE" w:rsidRPr="00FE660D">
        <w:rPr>
          <w:rFonts w:ascii="Arial" w:hAnsi="Arial" w:cs="Arial"/>
          <w:sz w:val="24"/>
          <w:szCs w:val="24"/>
          <w:lang w:val="en-GB"/>
        </w:rPr>
        <w:t xml:space="preserve">no </w:t>
      </w:r>
      <w:r w:rsidR="00F109F1" w:rsidRPr="00FE660D">
        <w:rPr>
          <w:rFonts w:ascii="Arial" w:hAnsi="Arial" w:cs="Arial"/>
          <w:sz w:val="24"/>
          <w:szCs w:val="24"/>
          <w:lang w:val="en-GB"/>
        </w:rPr>
        <w:t>meaningful</w:t>
      </w:r>
      <w:r w:rsidRPr="00FE660D">
        <w:rPr>
          <w:rFonts w:ascii="Arial" w:hAnsi="Arial" w:cs="Arial"/>
          <w:sz w:val="24"/>
          <w:szCs w:val="24"/>
          <w:lang w:val="en-GB"/>
        </w:rPr>
        <w:t xml:space="preserve"> correlation (Figure </w:t>
      </w:r>
      <w:r w:rsidR="004E60BE" w:rsidRPr="00FE660D">
        <w:rPr>
          <w:rFonts w:ascii="Arial" w:hAnsi="Arial" w:cs="Arial"/>
          <w:sz w:val="24"/>
          <w:szCs w:val="24"/>
          <w:lang w:val="en-GB"/>
        </w:rPr>
        <w:t>5</w:t>
      </w:r>
      <w:r w:rsidRPr="00FE660D">
        <w:rPr>
          <w:rFonts w:ascii="Arial" w:hAnsi="Arial" w:cs="Arial"/>
          <w:sz w:val="24"/>
          <w:szCs w:val="24"/>
          <w:lang w:val="en-GB"/>
        </w:rPr>
        <w:t>A).</w:t>
      </w:r>
    </w:p>
    <w:p w14:paraId="33BF36CF" w14:textId="1E86BE61" w:rsidR="004D3386" w:rsidRPr="00FE660D" w:rsidRDefault="004D3386" w:rsidP="004D3386">
      <w:pPr>
        <w:jc w:val="both"/>
        <w:rPr>
          <w:rFonts w:ascii="Arial" w:hAnsi="Arial" w:cs="Arial"/>
          <w:sz w:val="24"/>
          <w:szCs w:val="24"/>
          <w:lang w:val="en-GB"/>
        </w:rPr>
      </w:pPr>
      <w:r w:rsidRPr="00FE660D">
        <w:rPr>
          <w:rFonts w:ascii="Arial" w:hAnsi="Arial" w:cs="Arial"/>
          <w:sz w:val="24"/>
          <w:szCs w:val="24"/>
          <w:lang w:val="en-GB"/>
        </w:rPr>
        <w:t xml:space="preserve">Consistent with </w:t>
      </w:r>
      <w:r w:rsidR="007D5907" w:rsidRPr="00FE660D">
        <w:rPr>
          <w:rFonts w:ascii="Arial" w:hAnsi="Arial" w:cs="Arial"/>
          <w:sz w:val="24"/>
          <w:szCs w:val="24"/>
          <w:lang w:val="en-GB"/>
        </w:rPr>
        <w:t>SG</w:t>
      </w:r>
      <w:del w:id="279" w:author="Alexandre Miguel Kaizeler Guedes Da Silva Afonso" w:date="2026-09-02T13:49:00Z" w16du:dateUtc="2026-09-02T12:49:00Z">
        <w:r w:rsidR="007D5907" w:rsidRPr="00FE660D" w:rsidDel="00981D71">
          <w:rPr>
            <w:rFonts w:ascii="Arial" w:hAnsi="Arial" w:cs="Arial"/>
            <w:sz w:val="24"/>
            <w:szCs w:val="24"/>
            <w:lang w:val="en-GB"/>
          </w:rPr>
          <w:delText>’</w:delText>
        </w:r>
      </w:del>
      <w:r w:rsidR="007D5907" w:rsidRPr="00FE660D">
        <w:rPr>
          <w:rFonts w:ascii="Arial" w:hAnsi="Arial" w:cs="Arial"/>
          <w:sz w:val="24"/>
          <w:szCs w:val="24"/>
          <w:lang w:val="en-GB"/>
        </w:rPr>
        <w:t>s</w:t>
      </w:r>
      <w:ins w:id="280" w:author="Alexandre Miguel Kaizeler Guedes Da Silva Afonso" w:date="2026-09-02T13:49:00Z" w16du:dateUtc="2026-09-02T12:49:00Z">
        <w:r w:rsidR="00981D71">
          <w:rPr>
            <w:rFonts w:ascii="Arial" w:hAnsi="Arial" w:cs="Arial"/>
            <w:sz w:val="24"/>
            <w:szCs w:val="24"/>
            <w:lang w:val="en-GB"/>
          </w:rPr>
          <w:t>’</w:t>
        </w:r>
      </w:ins>
      <w:r w:rsidRPr="00FE660D">
        <w:rPr>
          <w:rFonts w:ascii="Arial" w:hAnsi="Arial" w:cs="Arial"/>
          <w:sz w:val="24"/>
          <w:szCs w:val="24"/>
          <w:lang w:val="en-GB"/>
        </w:rPr>
        <w:t xml:space="preserve"> reported role as senescence inhibitors</w:t>
      </w:r>
      <w:r w:rsidR="00525353"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Hu9RZd86","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(Crossref)","title":"Stress granules counteract senescence by sequestration of PAI</w:instrText>
      </w:r>
      <w:r w:rsidR="00300753" w:rsidRPr="00FE660D">
        <w:rPr>
          <w:rFonts w:ascii="Cambria Math" w:hAnsi="Cambria Math" w:cs="Cambria Math"/>
          <w:sz w:val="24"/>
          <w:szCs w:val="24"/>
          <w:lang w:val="en-GB"/>
        </w:rPr>
        <w:instrText>‐</w:instrText>
      </w:r>
      <w:r w:rsidR="00300753" w:rsidRPr="00FE660D">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525353" w:rsidRPr="00FE660D">
        <w:rPr>
          <w:rFonts w:ascii="Arial" w:hAnsi="Arial" w:cs="Arial"/>
          <w:sz w:val="24"/>
          <w:szCs w:val="24"/>
          <w:lang w:val="en-GB"/>
        </w:rPr>
        <w:fldChar w:fldCharType="separate"/>
      </w:r>
      <w:r w:rsidR="0097304F" w:rsidRPr="00FE660D">
        <w:rPr>
          <w:rFonts w:ascii="Arial" w:hAnsi="Arial" w:cs="Arial"/>
          <w:sz w:val="24"/>
          <w:lang w:val="en-GB"/>
        </w:rPr>
        <w:t>(15)</w:t>
      </w:r>
      <w:r w:rsidR="00525353" w:rsidRPr="00FE660D">
        <w:rPr>
          <w:rFonts w:ascii="Arial" w:hAnsi="Arial" w:cs="Arial"/>
          <w:sz w:val="24"/>
          <w:szCs w:val="24"/>
          <w:lang w:val="en-GB"/>
        </w:rPr>
        <w:fldChar w:fldCharType="end"/>
      </w:r>
      <w:r w:rsidRPr="00FE660D">
        <w:rPr>
          <w:rFonts w:ascii="Arial" w:hAnsi="Arial" w:cs="Arial"/>
          <w:sz w:val="24"/>
          <w:szCs w:val="24"/>
          <w:lang w:val="en-GB"/>
        </w:rPr>
        <w:t xml:space="preserve">, we found that a recent study targeting the SASP showed downregulation of pathways similar </w:t>
      </w:r>
      <w:r w:rsidR="00387D0E" w:rsidRPr="00FE660D">
        <w:rPr>
          <w:rFonts w:ascii="Arial" w:hAnsi="Arial" w:cs="Arial"/>
          <w:sz w:val="24"/>
          <w:szCs w:val="24"/>
          <w:lang w:val="en-GB"/>
        </w:rPr>
        <w:t>to those we observed</w:t>
      </w:r>
      <w:r w:rsidRPr="00FE660D">
        <w:rPr>
          <w:rFonts w:ascii="Arial" w:hAnsi="Arial" w:cs="Arial"/>
          <w:sz w:val="24"/>
          <w:szCs w:val="24"/>
          <w:lang w:val="en-GB"/>
        </w:rPr>
        <w:t xml:space="preserve"> in SG assembly</w:t>
      </w:r>
      <w:r w:rsidR="00E27F2C" w:rsidRPr="00FE660D">
        <w:rPr>
          <w:rFonts w:ascii="Arial" w:hAnsi="Arial" w:cs="Arial"/>
          <w:sz w:val="24"/>
          <w:szCs w:val="24"/>
          <w:lang w:val="en-GB"/>
        </w:rPr>
        <w:fldChar w:fldCharType="begin"/>
      </w:r>
      <w:r w:rsidR="00300753" w:rsidRPr="00FE660D">
        <w:rPr>
          <w:rFonts w:ascii="Arial" w:hAnsi="Arial" w:cs="Arial"/>
          <w:sz w:val="24"/>
          <w:szCs w:val="24"/>
          <w:lang w:val="en-GB"/>
        </w:rPr>
        <w:instrText xml:space="preserve"> ADDIN ZOTERO_ITEM CSL_CITATION {"citationID":"NKjPaNgq","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FE660D">
        <w:rPr>
          <w:rFonts w:ascii="Arial" w:hAnsi="Arial" w:cs="Arial"/>
          <w:sz w:val="24"/>
          <w:szCs w:val="24"/>
          <w:lang w:val="en-GB"/>
        </w:rPr>
        <w:fldChar w:fldCharType="separate"/>
      </w:r>
      <w:r w:rsidR="0097304F" w:rsidRPr="00FE660D">
        <w:rPr>
          <w:rFonts w:ascii="Arial" w:hAnsi="Arial" w:cs="Arial"/>
          <w:sz w:val="24"/>
          <w:lang w:val="en-GB"/>
        </w:rPr>
        <w:t>(55)</w:t>
      </w:r>
      <w:r w:rsidR="00E27F2C" w:rsidRPr="00FE660D">
        <w:rPr>
          <w:rFonts w:ascii="Arial" w:hAnsi="Arial" w:cs="Arial"/>
          <w:sz w:val="24"/>
          <w:szCs w:val="24"/>
          <w:lang w:val="en-GB"/>
        </w:rPr>
        <w:fldChar w:fldCharType="end"/>
      </w:r>
      <w:r w:rsidRPr="00FE660D">
        <w:rPr>
          <w:rFonts w:ascii="Arial" w:hAnsi="Arial" w:cs="Arial"/>
          <w:sz w:val="24"/>
          <w:szCs w:val="24"/>
          <w:lang w:val="en-GB"/>
        </w:rPr>
        <w:t xml:space="preserve">. However, a direct comparison reveals notable differences in gene expression between SASP inhibition and SG formation (Figure </w:t>
      </w:r>
      <w:r w:rsidR="004E60BE" w:rsidRPr="00FE660D">
        <w:rPr>
          <w:rFonts w:ascii="Arial" w:hAnsi="Arial" w:cs="Arial"/>
          <w:sz w:val="24"/>
          <w:szCs w:val="24"/>
          <w:lang w:val="en-GB"/>
        </w:rPr>
        <w:t>5</w:t>
      </w:r>
      <w:r w:rsidR="00387D0E" w:rsidRPr="00FE660D">
        <w:rPr>
          <w:rFonts w:ascii="Arial" w:hAnsi="Arial" w:cs="Arial"/>
          <w:sz w:val="24"/>
          <w:szCs w:val="24"/>
          <w:lang w:val="en-GB"/>
        </w:rPr>
        <w:t>B</w:t>
      </w:r>
      <w:r w:rsidRPr="00FE660D">
        <w:rPr>
          <w:rFonts w:ascii="Arial" w:hAnsi="Arial" w:cs="Arial"/>
          <w:sz w:val="24"/>
          <w:szCs w:val="24"/>
          <w:lang w:val="en-GB"/>
        </w:rPr>
        <w:t>).</w:t>
      </w:r>
      <w:r w:rsidR="00525353" w:rsidRPr="00FE660D">
        <w:rPr>
          <w:rFonts w:ascii="Arial" w:hAnsi="Arial" w:cs="Arial"/>
          <w:sz w:val="24"/>
          <w:szCs w:val="24"/>
          <w:lang w:val="en-GB"/>
        </w:rPr>
        <w:t xml:space="preserve">  Nevertheless, </w:t>
      </w:r>
      <w:r w:rsidR="00393E03" w:rsidRPr="00FE660D">
        <w:rPr>
          <w:rFonts w:ascii="Arial" w:hAnsi="Arial" w:cs="Arial"/>
          <w:sz w:val="24"/>
          <w:szCs w:val="24"/>
          <w:lang w:val="en-GB"/>
        </w:rPr>
        <w:t>b</w:t>
      </w:r>
      <w:r w:rsidR="00525353" w:rsidRPr="00FE660D">
        <w:rPr>
          <w:rFonts w:ascii="Arial" w:hAnsi="Arial" w:cs="Arial"/>
          <w:sz w:val="24"/>
          <w:szCs w:val="24"/>
          <w:lang w:val="en-GB"/>
        </w:rPr>
        <w:t xml:space="preserve">oth conditions shared downregulation of mitochondrially encoded RNAs </w:t>
      </w:r>
      <w:r w:rsidR="00525353" w:rsidRPr="00FE660D">
        <w:rPr>
          <w:rFonts w:ascii="Arial" w:hAnsi="Arial" w:cs="Arial"/>
          <w:sz w:val="24"/>
          <w:szCs w:val="24"/>
          <w:lang w:val="en-GB"/>
        </w:rPr>
        <w:lastRenderedPageBreak/>
        <w:t>and</w:t>
      </w:r>
      <w:r w:rsidR="00BD23BD" w:rsidRPr="00FE660D">
        <w:rPr>
          <w:rFonts w:ascii="Arial" w:hAnsi="Arial" w:cs="Arial"/>
          <w:sz w:val="24"/>
          <w:szCs w:val="24"/>
          <w:lang w:val="en-GB"/>
        </w:rPr>
        <w:t>,</w:t>
      </w:r>
      <w:r w:rsidR="00525353" w:rsidRPr="00FE660D">
        <w:rPr>
          <w:rFonts w:ascii="Arial" w:hAnsi="Arial" w:cs="Arial"/>
          <w:sz w:val="24"/>
          <w:szCs w:val="24"/>
          <w:lang w:val="en-GB"/>
        </w:rPr>
        <w:t xml:space="preserve"> although overall correlations were weak, GSEA revealed broad suppression of inflammation-related pathways (Figure </w:t>
      </w:r>
      <w:r w:rsidR="004E60BE" w:rsidRPr="00FE660D">
        <w:rPr>
          <w:rFonts w:ascii="Arial" w:hAnsi="Arial" w:cs="Arial"/>
          <w:sz w:val="24"/>
          <w:szCs w:val="24"/>
          <w:lang w:val="en-GB"/>
        </w:rPr>
        <w:t>5</w:t>
      </w:r>
      <w:r w:rsidR="00525353" w:rsidRPr="00FE660D">
        <w:rPr>
          <w:rFonts w:ascii="Arial" w:hAnsi="Arial" w:cs="Arial"/>
          <w:sz w:val="24"/>
          <w:szCs w:val="24"/>
          <w:lang w:val="en-GB"/>
        </w:rPr>
        <w:t>C).</w:t>
      </w:r>
    </w:p>
    <w:p w14:paraId="52B7AD81" w14:textId="71183B5A" w:rsidR="00525353" w:rsidRPr="00981D71" w:rsidRDefault="00525353" w:rsidP="00525353">
      <w:pPr>
        <w:jc w:val="both"/>
        <w:rPr>
          <w:rFonts w:ascii="Arial" w:hAnsi="Arial" w:cs="Arial"/>
          <w:sz w:val="24"/>
          <w:szCs w:val="24"/>
          <w:lang w:val="en-GB"/>
        </w:rPr>
      </w:pPr>
      <w:r w:rsidRPr="00981D71">
        <w:rPr>
          <w:rFonts w:ascii="Arial" w:hAnsi="Arial" w:cs="Arial"/>
          <w:sz w:val="24"/>
          <w:szCs w:val="24"/>
          <w:lang w:val="en-GB"/>
        </w:rPr>
        <w:t>Since senescent cells exhibit cytoplasmic accumulation of mitochondrial dsRNA that drives inflammation</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5mex7kiW","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(55)</w:t>
      </w:r>
      <w:r w:rsidRPr="00981D71">
        <w:rPr>
          <w:rFonts w:ascii="Arial" w:hAnsi="Arial" w:cs="Arial"/>
          <w:sz w:val="24"/>
          <w:szCs w:val="24"/>
          <w:lang w:val="en-GB"/>
        </w:rPr>
        <w:fldChar w:fldCharType="end"/>
      </w:r>
      <w:r w:rsidRPr="00981D71">
        <w:rPr>
          <w:rFonts w:ascii="Arial" w:hAnsi="Arial" w:cs="Arial"/>
          <w:sz w:val="24"/>
          <w:szCs w:val="24"/>
          <w:lang w:val="en-GB"/>
        </w:rPr>
        <w:t>, and SGs have been reported to counteract senescence</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HuRkQNDo","properties":{"formattedCitation":"(15)","plainCitation":"(15)","noteIndex":0},"citationItems":[{"id":"7QlDGlPw/XVYM2PBS","uris":["http://zotero.org/users/local/1p9EH8ax/items/BKDK22WH"],"itemData":{"id":"HtmS51Tt/0bhit1aw","type":"article-journal","container-title":"EMBO reports","DOI":"10.15252/embr.201744722","ISSN":"1469-221X, 1469-3178","issue":"5","journalAbbreviation":"EMBO Reports","language":"en","page":"e44722","source":"DOI.org (Crossref)","title":"Stress granules counteract senescence by sequestration of PAI</w:instrText>
      </w:r>
      <w:r w:rsidR="00300753" w:rsidRPr="00981D71">
        <w:rPr>
          <w:rFonts w:ascii="Cambria Math" w:hAnsi="Cambria Math" w:cs="Cambria Math"/>
          <w:sz w:val="24"/>
          <w:szCs w:val="24"/>
          <w:lang w:val="en-GB"/>
        </w:rPr>
        <w:instrText>‐</w:instrText>
      </w:r>
      <w:r w:rsidR="00300753" w:rsidRPr="00981D71">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(15)</w:t>
      </w:r>
      <w:r w:rsidRPr="00981D71">
        <w:rPr>
          <w:rFonts w:ascii="Arial" w:hAnsi="Arial" w:cs="Arial"/>
          <w:sz w:val="24"/>
          <w:szCs w:val="24"/>
          <w:lang w:val="en-GB"/>
        </w:rPr>
        <w:fldChar w:fldCharType="end"/>
      </w:r>
      <w:r w:rsidRPr="00981D71">
        <w:rPr>
          <w:rFonts w:ascii="Arial" w:hAnsi="Arial" w:cs="Arial"/>
          <w:sz w:val="24"/>
          <w:szCs w:val="24"/>
          <w:lang w:val="en-GB"/>
        </w:rPr>
        <w:t xml:space="preserve">, we propose a working model (Figure </w:t>
      </w:r>
      <w:r w:rsidR="004E60BE" w:rsidRPr="00981D71">
        <w:rPr>
          <w:rFonts w:ascii="Arial" w:hAnsi="Arial" w:cs="Arial"/>
          <w:sz w:val="24"/>
          <w:szCs w:val="24"/>
          <w:lang w:val="en-GB"/>
        </w:rPr>
        <w:t>5</w:t>
      </w:r>
      <w:r w:rsidR="00964B37" w:rsidRPr="00981D71">
        <w:rPr>
          <w:rFonts w:ascii="Arial" w:hAnsi="Arial" w:cs="Arial"/>
          <w:sz w:val="24"/>
          <w:szCs w:val="24"/>
          <w:lang w:val="en-GB"/>
        </w:rPr>
        <w:t>D</w:t>
      </w:r>
      <w:r w:rsidRPr="00981D71">
        <w:rPr>
          <w:rFonts w:ascii="Arial" w:hAnsi="Arial" w:cs="Arial"/>
          <w:sz w:val="24"/>
          <w:szCs w:val="24"/>
          <w:lang w:val="en-GB"/>
        </w:rPr>
        <w:t xml:space="preserve">). </w:t>
      </w:r>
      <w:r w:rsidR="007E2B38" w:rsidRPr="00981D71">
        <w:rPr>
          <w:rFonts w:ascii="Arial" w:hAnsi="Arial" w:cs="Arial"/>
          <w:sz w:val="24"/>
          <w:szCs w:val="24"/>
          <w:lang w:val="en-GB"/>
        </w:rPr>
        <w:t>In the absence of SGs, cellular stress promotes cytoplasmic leakage of mitochondrial dsRNA, which activates the RIG-I/MDA5/MAVS innate immune pathways</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N6hx5N90","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(55)</w:t>
      </w:r>
      <w:r w:rsidRPr="00981D71">
        <w:rPr>
          <w:rFonts w:ascii="Arial" w:hAnsi="Arial" w:cs="Arial"/>
          <w:sz w:val="24"/>
          <w:szCs w:val="24"/>
          <w:lang w:val="en-GB"/>
        </w:rPr>
        <w:fldChar w:fldCharType="end"/>
      </w:r>
      <w:r w:rsidRPr="00981D71">
        <w:rPr>
          <w:rFonts w:ascii="Arial" w:hAnsi="Arial" w:cs="Arial"/>
          <w:sz w:val="24"/>
          <w:szCs w:val="24"/>
          <w:lang w:val="en-GB"/>
        </w:rPr>
        <w:t>. These innate immune pathways normally detect viral nucleic acids</w:t>
      </w:r>
      <w:r w:rsidR="00964B37" w:rsidRPr="00981D71">
        <w:rPr>
          <w:rFonts w:ascii="Arial" w:hAnsi="Arial" w:cs="Arial"/>
          <w:sz w:val="24"/>
          <w:szCs w:val="24"/>
          <w:lang w:val="en-GB"/>
        </w:rPr>
        <w:t xml:space="preserve"> (like dsRNA)</w:t>
      </w:r>
      <w:r w:rsidRPr="00981D71">
        <w:rPr>
          <w:rFonts w:ascii="Arial" w:hAnsi="Arial" w:cs="Arial"/>
          <w:sz w:val="24"/>
          <w:szCs w:val="24"/>
          <w:lang w:val="en-GB"/>
        </w:rPr>
        <w:t xml:space="preserve"> and trigger interferon and inflammatory responses, ultimately promoting SASP</w:t>
      </w:r>
      <w:r w:rsidR="00964B37"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kFa7LN2O","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981D71">
        <w:rPr>
          <w:rFonts w:ascii="Arial" w:hAnsi="Arial" w:cs="Arial"/>
          <w:sz w:val="24"/>
          <w:szCs w:val="24"/>
          <w:lang w:val="en-GB"/>
        </w:rPr>
        <w:fldChar w:fldCharType="separate"/>
      </w:r>
      <w:r w:rsidR="0097304F" w:rsidRPr="00981D71">
        <w:rPr>
          <w:rFonts w:ascii="Arial" w:hAnsi="Arial" w:cs="Arial"/>
          <w:sz w:val="24"/>
          <w:lang w:val="en-GB"/>
        </w:rPr>
        <w:t>(94)</w:t>
      </w:r>
      <w:r w:rsidR="00964B37" w:rsidRPr="00981D71">
        <w:rPr>
          <w:rFonts w:ascii="Arial" w:hAnsi="Arial" w:cs="Arial"/>
          <w:sz w:val="24"/>
          <w:szCs w:val="24"/>
          <w:lang w:val="en-GB"/>
        </w:rPr>
        <w:fldChar w:fldCharType="end"/>
      </w:r>
      <w:r w:rsidRPr="00981D71">
        <w:rPr>
          <w:rFonts w:ascii="Arial" w:hAnsi="Arial" w:cs="Arial"/>
          <w:sz w:val="24"/>
          <w:szCs w:val="24"/>
          <w:lang w:val="en-GB"/>
        </w:rPr>
        <w:t>.</w:t>
      </w:r>
      <w:r w:rsidR="00964B37" w:rsidRPr="00981D71">
        <w:rPr>
          <w:rFonts w:ascii="Arial" w:hAnsi="Arial" w:cs="Arial"/>
          <w:sz w:val="24"/>
          <w:szCs w:val="24"/>
          <w:lang w:val="en-GB"/>
        </w:rPr>
        <w:t xml:space="preserve"> Despite its cellular intrinsic origin, it has been previously shown that mitochondrial dsRNA can activate these pathways</w:t>
      </w:r>
      <w:r w:rsidR="00964B37"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lUIUt85W","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981D71">
        <w:rPr>
          <w:rFonts w:ascii="Arial" w:hAnsi="Arial" w:cs="Arial"/>
          <w:sz w:val="24"/>
          <w:szCs w:val="24"/>
          <w:lang w:val="en-GB"/>
        </w:rPr>
        <w:fldChar w:fldCharType="separate"/>
      </w:r>
      <w:r w:rsidR="0097304F" w:rsidRPr="00981D71">
        <w:rPr>
          <w:rFonts w:ascii="Arial" w:hAnsi="Arial" w:cs="Arial"/>
          <w:sz w:val="24"/>
          <w:lang w:val="en-GB"/>
        </w:rPr>
        <w:t>(94)</w:t>
      </w:r>
      <w:r w:rsidR="00964B37" w:rsidRPr="00981D71">
        <w:rPr>
          <w:rFonts w:ascii="Arial" w:hAnsi="Arial" w:cs="Arial"/>
          <w:sz w:val="24"/>
          <w:szCs w:val="24"/>
          <w:lang w:val="en-GB"/>
        </w:rPr>
        <w:fldChar w:fldCharType="end"/>
      </w:r>
      <w:r w:rsidR="00964B37" w:rsidRPr="00981D71">
        <w:rPr>
          <w:rFonts w:ascii="Arial" w:hAnsi="Arial" w:cs="Arial"/>
          <w:sz w:val="24"/>
          <w:szCs w:val="24"/>
          <w:lang w:val="en-GB"/>
        </w:rPr>
        <w:t xml:space="preserve">. </w:t>
      </w:r>
      <w:r w:rsidRPr="00981D71">
        <w:rPr>
          <w:rFonts w:ascii="Arial" w:hAnsi="Arial" w:cs="Arial"/>
          <w:sz w:val="24"/>
          <w:szCs w:val="24"/>
          <w:lang w:val="en-GB"/>
        </w:rPr>
        <w:t>When SGs are present, they may sequester these leaked nucleic acids</w:t>
      </w:r>
      <w:r w:rsidR="00964B37" w:rsidRPr="00981D71">
        <w:rPr>
          <w:rFonts w:ascii="Arial" w:hAnsi="Arial" w:cs="Arial"/>
          <w:sz w:val="24"/>
          <w:szCs w:val="24"/>
          <w:lang w:val="en-GB"/>
        </w:rPr>
        <w:t xml:space="preserve">, </w:t>
      </w:r>
      <w:r w:rsidRPr="00981D71">
        <w:rPr>
          <w:rFonts w:ascii="Arial" w:hAnsi="Arial" w:cs="Arial"/>
          <w:sz w:val="24"/>
          <w:szCs w:val="24"/>
          <w:lang w:val="en-GB"/>
        </w:rPr>
        <w:t>possibly explaining their frequent proximity to mitochondria</w:t>
      </w:r>
      <w:r w:rsidR="00330DDB"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K5f9kPy6","properties":{"unsorted":false,"formattedCitation":"(95)","plainCitation":"(95)","noteIndex":0},"citationItems":[{"id":"7QlDGlPw/sdoH0Nve","uris":["http://zotero.org/users/local/q86rvdj2/items/KVCGFUNB"],"itemData":{"id":"Vt4aYKIl/0stzLyRF","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330DDB" w:rsidRPr="00981D71">
        <w:rPr>
          <w:rFonts w:ascii="Arial" w:hAnsi="Arial" w:cs="Arial"/>
          <w:sz w:val="24"/>
          <w:szCs w:val="24"/>
          <w:lang w:val="en-GB"/>
        </w:rPr>
        <w:fldChar w:fldCharType="separate"/>
      </w:r>
      <w:r w:rsidR="0097304F" w:rsidRPr="00981D71">
        <w:rPr>
          <w:rFonts w:ascii="Arial" w:hAnsi="Arial" w:cs="Arial"/>
          <w:sz w:val="24"/>
          <w:lang w:val="en-GB"/>
        </w:rPr>
        <w:t>(95)</w:t>
      </w:r>
      <w:r w:rsidR="00330DDB" w:rsidRPr="00981D71">
        <w:rPr>
          <w:rFonts w:ascii="Arial" w:hAnsi="Arial" w:cs="Arial"/>
          <w:sz w:val="24"/>
          <w:szCs w:val="24"/>
          <w:lang w:val="en-GB"/>
        </w:rPr>
        <w:fldChar w:fldCharType="end"/>
      </w:r>
      <w:r w:rsidR="00964B37" w:rsidRPr="00981D71">
        <w:rPr>
          <w:rFonts w:ascii="Arial" w:hAnsi="Arial" w:cs="Arial"/>
          <w:sz w:val="24"/>
          <w:szCs w:val="24"/>
          <w:lang w:val="en-GB"/>
        </w:rPr>
        <w:t xml:space="preserve">, </w:t>
      </w:r>
      <w:r w:rsidRPr="00981D71">
        <w:rPr>
          <w:rFonts w:ascii="Arial" w:hAnsi="Arial" w:cs="Arial"/>
          <w:sz w:val="24"/>
          <w:szCs w:val="24"/>
          <w:lang w:val="en-GB"/>
        </w:rPr>
        <w:t>thereby dampening inflammatory signa</w:t>
      </w:r>
      <w:ins w:id="281" w:author="Alexandre Miguel Kaizeler Guedes Da Silva Afonso" w:date="2026-09-02T13:50:00Z" w16du:dateUtc="2026-09-02T12:50:00Z">
        <w:r w:rsidR="00981D71">
          <w:rPr>
            <w:rFonts w:ascii="Arial" w:hAnsi="Arial" w:cs="Arial"/>
            <w:sz w:val="24"/>
            <w:szCs w:val="24"/>
            <w:lang w:val="en-GB"/>
          </w:rPr>
          <w:t>l</w:t>
        </w:r>
      </w:ins>
      <w:r w:rsidRPr="00981D71">
        <w:rPr>
          <w:rFonts w:ascii="Arial" w:hAnsi="Arial" w:cs="Arial"/>
          <w:sz w:val="24"/>
          <w:szCs w:val="24"/>
          <w:lang w:val="en-GB"/>
        </w:rPr>
        <w:t>ling and</w:t>
      </w:r>
      <w:r w:rsidR="00964B37" w:rsidRPr="00981D71">
        <w:rPr>
          <w:rFonts w:ascii="Arial" w:hAnsi="Arial" w:cs="Arial"/>
          <w:sz w:val="24"/>
          <w:szCs w:val="24"/>
          <w:lang w:val="en-GB"/>
        </w:rPr>
        <w:t xml:space="preserve"> perhaps even</w:t>
      </w:r>
      <w:r w:rsidRPr="00981D71">
        <w:rPr>
          <w:rFonts w:ascii="Arial" w:hAnsi="Arial" w:cs="Arial"/>
          <w:sz w:val="24"/>
          <w:szCs w:val="24"/>
          <w:lang w:val="en-GB"/>
        </w:rPr>
        <w:t xml:space="preserve"> delaying SASP onset. </w:t>
      </w:r>
    </w:p>
    <w:p w14:paraId="36590C10" w14:textId="77777777" w:rsidR="00397245" w:rsidRPr="00397245" w:rsidRDefault="00397245" w:rsidP="00397245">
      <w:pPr>
        <w:rPr>
          <w:lang w:val="en-GB"/>
        </w:rPr>
      </w:pPr>
    </w:p>
    <w:p w14:paraId="1130A16D" w14:textId="77777777" w:rsidR="00397245" w:rsidRPr="002C281C" w:rsidRDefault="00397245" w:rsidP="00397245">
      <w:pPr>
        <w:rPr>
          <w:rFonts w:ascii="Arial" w:hAnsi="Arial" w:cs="Arial"/>
          <w:sz w:val="20"/>
          <w:szCs w:val="20"/>
          <w:lang w:val="en-GB"/>
        </w:rPr>
      </w:pPr>
      <w:r w:rsidRPr="002C281C">
        <w:rPr>
          <w:rFonts w:ascii="Arial" w:hAnsi="Arial" w:cs="Arial"/>
          <w:sz w:val="20"/>
          <w:szCs w:val="20"/>
          <w:lang w:val="en-GB"/>
        </w:rPr>
        <w:br w:type="page"/>
      </w:r>
    </w:p>
    <w:p w14:paraId="11AD7D63" w14:textId="77777777" w:rsidR="00397245" w:rsidRPr="002C281C" w:rsidRDefault="00397245" w:rsidP="00397245">
      <w:pPr>
        <w:jc w:val="both"/>
        <w:rPr>
          <w:rFonts w:ascii="Arial" w:hAnsi="Arial" w:cs="Arial"/>
          <w:sz w:val="20"/>
          <w:szCs w:val="20"/>
          <w:lang w:val="en-GB"/>
        </w:rPr>
      </w:pPr>
    </w:p>
    <w:p w14:paraId="47AFE793" w14:textId="77777777" w:rsidR="00397245" w:rsidRPr="002C281C" w:rsidRDefault="00397245" w:rsidP="00397245">
      <w:pPr>
        <w:jc w:val="both"/>
        <w:rPr>
          <w:rFonts w:ascii="Arial" w:hAnsi="Arial" w:cs="Arial"/>
          <w:sz w:val="20"/>
          <w:szCs w:val="20"/>
          <w:lang w:val="en-GB"/>
        </w:rPr>
      </w:pPr>
    </w:p>
    <w:p w14:paraId="4253DD7A" w14:textId="77777777" w:rsidR="00397245" w:rsidRPr="002C281C" w:rsidRDefault="00397245" w:rsidP="00397245">
      <w:pPr>
        <w:jc w:val="both"/>
        <w:rPr>
          <w:rFonts w:ascii="Arial" w:hAnsi="Arial" w:cs="Arial"/>
          <w:b/>
          <w:bCs/>
          <w:sz w:val="20"/>
          <w:szCs w:val="20"/>
          <w:lang w:val="en-GB"/>
        </w:rPr>
      </w:pPr>
      <w:r w:rsidRPr="002C281C">
        <w:rPr>
          <w:rFonts w:ascii="Arial" w:hAnsi="Arial" w:cs="Arial"/>
          <w:b/>
          <w:bCs/>
          <w:noProof/>
          <w:sz w:val="20"/>
          <w:szCs w:val="20"/>
          <w:lang w:val="en-GB"/>
        </w:rPr>
        <w:drawing>
          <wp:inline distT="0" distB="0" distL="0" distR="0" wp14:anchorId="72EED267" wp14:editId="4F0AB772">
            <wp:extent cx="5940703" cy="5502275"/>
            <wp:effectExtent l="0" t="0" r="3175" b="0"/>
            <wp:docPr id="14175197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8958" name="Imagem 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0703" cy="5502275"/>
                    </a:xfrm>
                    <a:prstGeom prst="rect">
                      <a:avLst/>
                    </a:prstGeom>
                  </pic:spPr>
                </pic:pic>
              </a:graphicData>
            </a:graphic>
          </wp:inline>
        </w:drawing>
      </w:r>
    </w:p>
    <w:p w14:paraId="0D73ED8F" w14:textId="27A250D6" w:rsidR="00397245" w:rsidRPr="001B750D" w:rsidRDefault="00397245" w:rsidP="00525353">
      <w:pPr>
        <w:jc w:val="both"/>
        <w:rPr>
          <w:rFonts w:ascii="Arial" w:hAnsi="Arial" w:cs="Arial"/>
          <w:sz w:val="20"/>
          <w:szCs w:val="20"/>
          <w:lang w:val="en-GB"/>
        </w:rPr>
      </w:pPr>
      <w:r w:rsidRPr="002C281C">
        <w:rPr>
          <w:rFonts w:ascii="Arial" w:hAnsi="Arial" w:cs="Arial"/>
          <w:b/>
          <w:bCs/>
          <w:sz w:val="20"/>
          <w:szCs w:val="20"/>
          <w:lang w:val="en-GB"/>
        </w:rPr>
        <w:t xml:space="preserve">Figure 5. Mechanistic model of mitochondrial dsRNA–SG axis in inflammation control. </w:t>
      </w:r>
      <w:r w:rsidRPr="002C281C">
        <w:rPr>
          <w:rFonts w:ascii="Arial" w:hAnsi="Arial" w:cs="Arial"/>
          <w:sz w:val="20"/>
          <w:szCs w:val="20"/>
          <w:lang w:val="en-GB"/>
        </w:rPr>
        <w:t>(A)</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SG-bearing WC samples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{"citationID":"R6mmTD52","properties":{"formattedCitation":"(7,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w:t>
      </w:r>
      <w:r>
        <w:rPr>
          <w:rFonts w:ascii="Arial" w:hAnsi="Arial" w:cs="Arial"/>
          <w:sz w:val="20"/>
          <w:szCs w:val="20"/>
          <w:lang w:val="en-GB"/>
        </w:rPr>
        <w:t>weighted average</w:t>
      </w:r>
      <w:r w:rsidRPr="002C281C">
        <w:rPr>
          <w:rFonts w:ascii="Arial" w:hAnsi="Arial" w:cs="Arial"/>
          <w:sz w:val="20"/>
          <w:szCs w:val="20"/>
          <w:lang w:val="en-GB"/>
        </w:rPr>
        <w:t xml:space="preserve"> of t-statistics</w:t>
      </w:r>
      <w:r>
        <w:rPr>
          <w:rFonts w:ascii="Arial" w:hAnsi="Arial" w:cs="Arial"/>
          <w:sz w:val="20"/>
          <w:szCs w:val="20"/>
          <w:lang w:val="en-GB"/>
        </w:rPr>
        <w:t xml:space="preserve"> (see Methods)</w:t>
      </w:r>
      <w:r w:rsidRPr="002C281C">
        <w:rPr>
          <w:rFonts w:ascii="Arial" w:hAnsi="Arial" w:cs="Arial"/>
          <w:sz w:val="20"/>
          <w:szCs w:val="20"/>
          <w:lang w:val="en-GB"/>
        </w:rPr>
        <w:t xml:space="preserve"> of DGE between SGs and WCs across studies (Y-Axis); transcripts as circles; transcripts with most differential/concurrent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(|WC Enrichment * SG Enrichment| &gt; 40 t-statistic);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bottom left corner.</w:t>
      </w:r>
      <w:r w:rsidRPr="002C281C">
        <w:rPr>
          <w:rFonts w:ascii="Arial" w:hAnsi="Arial" w:cs="Arial"/>
          <w:b/>
          <w:bCs/>
          <w:sz w:val="20"/>
          <w:szCs w:val="20"/>
          <w:lang w:val="en-GB"/>
        </w:rPr>
        <w:t xml:space="preserve"> </w:t>
      </w:r>
      <w:r w:rsidRPr="002C281C">
        <w:rPr>
          <w:rFonts w:ascii="Arial" w:hAnsi="Arial" w:cs="Arial"/>
          <w:sz w:val="20"/>
          <w:szCs w:val="20"/>
          <w:lang w:val="en-GB"/>
        </w:rPr>
        <w:t>(B)</w:t>
      </w:r>
      <w:r w:rsidRPr="002C281C">
        <w:rPr>
          <w:rFonts w:ascii="Arial" w:hAnsi="Arial" w:cs="Arial"/>
          <w:b/>
          <w:bCs/>
          <w:sz w:val="20"/>
          <w:szCs w:val="20"/>
          <w:lang w:val="en-GB"/>
        </w:rPr>
        <w:t xml:space="preserve"> </w:t>
      </w:r>
      <w:r w:rsidRPr="002C281C">
        <w:rPr>
          <w:rFonts w:ascii="Arial" w:hAnsi="Arial" w:cs="Arial"/>
          <w:sz w:val="20"/>
          <w:szCs w:val="20"/>
          <w:lang w:val="en-GB"/>
        </w:rPr>
        <w:t>Scatter plot of t-statistics of DGE between SASP-inhibited WC samples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1HjgZ9o3","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through siRNA treatment against MFN1/2</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btKRwfIy","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and their non-inhibited counterparts (Y-Axis – SASP Inhibition), and t-statistics of DGE between SG-bearing WC and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{"citationID":"wCWka01D","properties":{"formattedCitation":"(7, 41, 43)","plainCitation":"(7, 41, 43)","noteIndex":0},"citationItems":[{"id":"7QlDGlPw/whmaCuBT","uris":["http://zotero.org/users/local/1p9EH8ax/items/BR3BXXDM"],"itemData":{"id":"3kMMCi5j/uqI7xV1z","type":"article-journal","container-title":"Molecular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7QlDGlPw/8f8ZloUy","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(7, 41, 43)</w:t>
      </w:r>
      <w:r w:rsidRPr="002C281C">
        <w:rPr>
          <w:rFonts w:ascii="Arial" w:hAnsi="Arial" w:cs="Arial"/>
          <w:sz w:val="20"/>
          <w:szCs w:val="20"/>
          <w:lang w:val="en-GB"/>
        </w:rPr>
        <w:fldChar w:fldCharType="end"/>
      </w:r>
      <w:r w:rsidRPr="002C281C">
        <w:rPr>
          <w:rFonts w:ascii="Arial" w:hAnsi="Arial" w:cs="Arial"/>
          <w:sz w:val="20"/>
          <w:szCs w:val="20"/>
          <w:lang w:val="en-GB"/>
        </w:rPr>
        <w:t xml:space="preserve">; transcripts as circles; </w:t>
      </w:r>
      <w:proofErr w:type="spellStart"/>
      <w:r w:rsidRPr="002C281C">
        <w:rPr>
          <w:rFonts w:ascii="Arial" w:hAnsi="Arial" w:cs="Arial"/>
          <w:sz w:val="20"/>
          <w:szCs w:val="20"/>
          <w:lang w:val="en-GB"/>
        </w:rPr>
        <w:t>trancripts</w:t>
      </w:r>
      <w:proofErr w:type="spellEnd"/>
      <w:r w:rsidRPr="002C281C">
        <w:rPr>
          <w:rFonts w:ascii="Arial" w:hAnsi="Arial" w:cs="Arial"/>
          <w:sz w:val="20"/>
          <w:szCs w:val="20"/>
          <w:lang w:val="en-GB"/>
        </w:rPr>
        <w:t xml:space="preserve"> with most conserved enrichment between axes labelled and colo</w:t>
      </w:r>
      <w:r>
        <w:rPr>
          <w:rFonts w:ascii="Arial" w:hAnsi="Arial" w:cs="Arial"/>
          <w:sz w:val="20"/>
          <w:szCs w:val="20"/>
          <w:lang w:val="en-GB"/>
        </w:rPr>
        <w:t>u</w:t>
      </w:r>
      <w:r w:rsidRPr="002C281C">
        <w:rPr>
          <w:rFonts w:ascii="Arial" w:hAnsi="Arial" w:cs="Arial"/>
          <w:sz w:val="20"/>
          <w:szCs w:val="20"/>
          <w:lang w:val="en-GB"/>
        </w:rPr>
        <w:t xml:space="preserve">red dark red (SG Enrichment * SASP Inhibition &gt; 20), and green if mitochondrially-encoded; density contour lines in dark red, Spearman’s correlation coefficient </w:t>
      </w:r>
      <w:r w:rsidRPr="002C281C">
        <w:rPr>
          <w:rFonts w:ascii="Symbol" w:eastAsia="Symbol" w:hAnsi="Symbol" w:cs="Symbol"/>
          <w:sz w:val="20"/>
          <w:szCs w:val="20"/>
          <w:lang w:val="en-GB"/>
        </w:rPr>
        <w:t>r</w:t>
      </w:r>
      <w:r w:rsidRPr="002C281C">
        <w:rPr>
          <w:rFonts w:ascii="Arial" w:hAnsi="Arial" w:cs="Arial"/>
          <w:sz w:val="20"/>
          <w:szCs w:val="20"/>
          <w:lang w:val="en-GB"/>
        </w:rPr>
        <w:t xml:space="preserve"> and associated test’s p-value on top left corner; Fisher’s test for mitochondrially-encoded </w:t>
      </w:r>
      <w:r w:rsidRPr="002C281C">
        <w:rPr>
          <w:rFonts w:ascii="Arial" w:hAnsi="Arial" w:cs="Arial"/>
          <w:sz w:val="20"/>
          <w:szCs w:val="20"/>
          <w:lang w:val="en-GB"/>
        </w:rPr>
        <w:lastRenderedPageBreak/>
        <w:t xml:space="preserve">transcripts on bottom left corner. (C) Scatter plot of GSEA NES of Hallmark gene sets, with genes ranked by t-statistics of </w:t>
      </w:r>
      <w:r>
        <w:rPr>
          <w:rFonts w:ascii="Arial" w:hAnsi="Arial" w:cs="Arial"/>
          <w:sz w:val="20"/>
          <w:szCs w:val="20"/>
          <w:lang w:val="en-GB"/>
        </w:rPr>
        <w:t>DGE</w:t>
      </w:r>
      <w:r w:rsidRPr="002C281C">
        <w:rPr>
          <w:rFonts w:ascii="Arial" w:hAnsi="Arial" w:cs="Arial"/>
          <w:sz w:val="20"/>
          <w:szCs w:val="20"/>
          <w:lang w:val="en-GB"/>
        </w:rPr>
        <w:t>, in SG-bearing cells compared to their non-bearing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{"citationID":"7xmmX4Ny","properties":{"unsorted":false,"formattedCitation":"(29, 50, 51, 53)","plainCitation":"(29, 50, 51, 53)","noteIndex":0},"citationItems":[{"id":"7QlDGlPw/J6uUxkLm","uris":["http://zotero.org/users/local/1p9EH8ax/items/4ULW7W7L"],"itemData":{"id":"jCcWpdK2/0qH0ns4Q","type":"article-journal","abstract":"Abstract\n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H"}],"issued":{"date-parts":[["2020",7,9]]}}},{"id":"7QlDGlPw/UZaa8tcf","uris":["http://zotero.org/users/local/1p9EH8ax/items/38B6FF2B"],"itemData":{"id":"jCcWpdK2/hGsg69dw","type":"article-journal","abstract":"Abstract\n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(29, 50, 51, 53)</w:t>
      </w:r>
      <w:r w:rsidRPr="002C281C">
        <w:rPr>
          <w:rFonts w:ascii="Arial" w:hAnsi="Arial" w:cs="Arial"/>
          <w:sz w:val="20"/>
          <w:szCs w:val="20"/>
          <w:lang w:val="en-GB"/>
        </w:rPr>
        <w:fldChar w:fldCharType="end"/>
      </w:r>
      <w:r w:rsidRPr="002C281C">
        <w:rPr>
          <w:rFonts w:ascii="Arial" w:hAnsi="Arial" w:cs="Arial"/>
          <w:sz w:val="20"/>
          <w:szCs w:val="20"/>
          <w:lang w:val="en-GB"/>
        </w:rPr>
        <w:t xml:space="preserve"> (X-Axis) and SASP</w:t>
      </w:r>
      <w:ins w:id="282" w:author="Alexandre Miguel Kaizeler Guedes Da Silva Afonso" w:date="2026-09-02T13:50:00Z" w16du:dateUtc="2026-09-02T12:50:00Z">
        <w:r w:rsidR="00981D71">
          <w:rPr>
            <w:rFonts w:ascii="Arial" w:hAnsi="Arial" w:cs="Arial"/>
            <w:sz w:val="20"/>
            <w:szCs w:val="20"/>
            <w:lang w:val="en-GB"/>
          </w:rPr>
          <w:t>-</w:t>
        </w:r>
      </w:ins>
      <w:del w:id="283" w:author="Alexandre Miguel Kaizeler Guedes Da Silva Afonso" w:date="2026-09-02T13:50:00Z" w16du:dateUtc="2026-09-02T12:50:00Z">
        <w:r w:rsidRPr="002C281C" w:rsidDel="00981D71">
          <w:rPr>
            <w:rFonts w:ascii="Arial" w:hAnsi="Arial" w:cs="Arial"/>
            <w:sz w:val="20"/>
            <w:szCs w:val="20"/>
            <w:lang w:val="en-GB"/>
          </w:rPr>
          <w:delText xml:space="preserve"> </w:delText>
        </w:r>
      </w:del>
      <w:r w:rsidRPr="002C281C">
        <w:rPr>
          <w:rFonts w:ascii="Arial" w:hAnsi="Arial" w:cs="Arial"/>
          <w:sz w:val="20"/>
          <w:szCs w:val="20"/>
          <w:lang w:val="en-GB"/>
        </w:rPr>
        <w:t>inhibited samples against their non-inhibited counterparts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AkCl9sax","properties":{"formattedCitation":"(55)","plainCitation":"(55)","noteIndex":0},"citationItems":[{"id":"7QlDGlPw/IneWLFEq","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(Y-Axis). Fisher’s test OR and associated p-value are shown in the plot. Hallmarks linked to inflammation are highlighted</w:t>
      </w:r>
      <w:r>
        <w:rPr>
          <w:rFonts w:ascii="Arial" w:hAnsi="Arial" w:cs="Arial"/>
          <w:sz w:val="20"/>
          <w:szCs w:val="20"/>
          <w:lang w:val="en-GB"/>
        </w:rPr>
        <w:t xml:space="preserve"> and labelled</w:t>
      </w:r>
      <w:r w:rsidRPr="002C281C">
        <w:rPr>
          <w:rFonts w:ascii="Arial" w:hAnsi="Arial" w:cs="Arial"/>
          <w:sz w:val="20"/>
          <w:szCs w:val="20"/>
          <w:lang w:val="en-GB"/>
        </w:rPr>
        <w:t>. (D) Schematic of the proposed mitochondrial dsRNA–SG axis in inflammation control. In the absence of SGs (left), cellular stress promotes mitochondrial nucleic acid leakage, likely via BAX/BAK and VDAC1/2 pores</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dXIZbELD","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Leaked dsRNA is sensed by RIG-I and MDA5, which signal through MAVS to trigger an inflammatory cascade</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5t40SsIk","properties":{"formattedCitation":"(55)","plainCitation":"(55)","noteIndex":0},"citationItems":[{"id":"7QlDGlPw/IneWLFEq","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(55)</w:t>
      </w:r>
      <w:r w:rsidRPr="002C281C">
        <w:rPr>
          <w:rFonts w:ascii="Arial" w:hAnsi="Arial" w:cs="Arial"/>
          <w:sz w:val="20"/>
          <w:szCs w:val="20"/>
          <w:lang w:val="en-GB"/>
        </w:rPr>
        <w:fldChar w:fldCharType="end"/>
      </w:r>
      <w:r w:rsidRPr="002C281C">
        <w:rPr>
          <w:rFonts w:ascii="Arial" w:hAnsi="Arial" w:cs="Arial"/>
          <w:sz w:val="20"/>
          <w:szCs w:val="20"/>
          <w:lang w:val="en-GB"/>
        </w:rPr>
        <w:t xml:space="preserve">. When SGs are present (right), leaked </w:t>
      </w:r>
      <w:proofErr w:type="spellStart"/>
      <w:r w:rsidRPr="002C281C">
        <w:rPr>
          <w:rFonts w:ascii="Arial" w:hAnsi="Arial" w:cs="Arial"/>
          <w:sz w:val="20"/>
          <w:szCs w:val="20"/>
          <w:lang w:val="en-GB"/>
        </w:rPr>
        <w:t>dsRNAs</w:t>
      </w:r>
      <w:proofErr w:type="spellEnd"/>
      <w:r w:rsidRPr="002C281C">
        <w:rPr>
          <w:rFonts w:ascii="Arial" w:hAnsi="Arial" w:cs="Arial"/>
          <w:sz w:val="20"/>
          <w:szCs w:val="20"/>
          <w:lang w:val="en-GB"/>
        </w:rPr>
        <w:t xml:space="preserve"> are sequestered within them, shielding these RNAs from RIG-I and MDA5 recognition and thereby preventing or attenuating inflammatory signa</w:t>
      </w:r>
      <w:ins w:id="284" w:author="Alexandre Miguel Kaizeler Guedes Da Silva Afonso" w:date="2026-09-02T13:50:00Z" w16du:dateUtc="2026-09-02T12:50:00Z">
        <w:r w:rsidR="00981D71">
          <w:rPr>
            <w:rFonts w:ascii="Arial" w:hAnsi="Arial" w:cs="Arial"/>
            <w:sz w:val="20"/>
            <w:szCs w:val="20"/>
            <w:lang w:val="en-GB"/>
          </w:rPr>
          <w:t>l</w:t>
        </w:r>
      </w:ins>
      <w:r w:rsidRPr="002C281C">
        <w:rPr>
          <w:rFonts w:ascii="Arial" w:hAnsi="Arial" w:cs="Arial"/>
          <w:sz w:val="20"/>
          <w:szCs w:val="20"/>
          <w:lang w:val="en-GB"/>
        </w:rPr>
        <w:t xml:space="preserve">ling. In A and C, </w:t>
      </w:r>
      <w:r w:rsidRPr="002C281C">
        <w:rPr>
          <w:rFonts w:ascii="Arial" w:hAnsi="Arial" w:cs="Arial"/>
          <w:color w:val="000000" w:themeColor="text1"/>
          <w:sz w:val="20"/>
          <w:szCs w:val="20"/>
          <w:lang w:val="en-GB"/>
        </w:rPr>
        <w:t>dashed lines depict identity (Y = X; Y = -X). In C, dotted lines depict X = 0 and Y = 0.</w:t>
      </w:r>
    </w:p>
    <w:p w14:paraId="4C2686BB" w14:textId="63538343" w:rsidR="007C0AFC" w:rsidRPr="00981D71" w:rsidRDefault="007158FC" w:rsidP="00533F41">
      <w:pPr>
        <w:jc w:val="both"/>
        <w:rPr>
          <w:rFonts w:ascii="Arial" w:hAnsi="Arial" w:cs="Arial"/>
          <w:sz w:val="24"/>
          <w:szCs w:val="24"/>
          <w:lang w:val="en-GB"/>
        </w:rPr>
      </w:pPr>
      <w:r w:rsidRPr="00981D71">
        <w:rPr>
          <w:rFonts w:ascii="Arial" w:hAnsi="Arial" w:cs="Arial"/>
          <w:sz w:val="24"/>
          <w:szCs w:val="24"/>
          <w:lang w:val="en-GB"/>
        </w:rPr>
        <w:t>Indeed, several recent studies have shown that mitochondrial dsRNA can locali</w:t>
      </w:r>
      <w:r w:rsidR="00354BAE" w:rsidRPr="00981D71">
        <w:rPr>
          <w:rFonts w:ascii="Arial" w:hAnsi="Arial" w:cs="Arial"/>
          <w:sz w:val="24"/>
          <w:szCs w:val="24"/>
          <w:lang w:val="en-GB"/>
        </w:rPr>
        <w:t>s</w:t>
      </w:r>
      <w:r w:rsidRPr="00981D71">
        <w:rPr>
          <w:rFonts w:ascii="Arial" w:hAnsi="Arial" w:cs="Arial"/>
          <w:sz w:val="24"/>
          <w:szCs w:val="24"/>
          <w:lang w:val="en-GB"/>
        </w:rPr>
        <w:t>e to SGs, either through increased mitochondrial permeability</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{"citationID":"s9i85edT","properties":{"formattedCitation":"(76)","plainCitation":"(76)","noteIndex":0},"citationItems":[{"id":134,"uris":["http://zotero.org/users/local/q86rvdj2/items/HRYLS8CR"],"itemData":{"id":134,"type":"article-journal","abstract":"In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(76)</w:t>
      </w:r>
      <w:r w:rsidRPr="00981D71">
        <w:rPr>
          <w:rFonts w:ascii="Arial" w:hAnsi="Arial" w:cs="Arial"/>
          <w:sz w:val="24"/>
          <w:szCs w:val="24"/>
          <w:lang w:val="en-GB"/>
        </w:rPr>
        <w:fldChar w:fldCharType="end"/>
      </w:r>
      <w:r w:rsidRPr="00981D71">
        <w:rPr>
          <w:rFonts w:ascii="Arial" w:hAnsi="Arial" w:cs="Arial"/>
          <w:sz w:val="24"/>
          <w:szCs w:val="24"/>
          <w:lang w:val="en-GB"/>
        </w:rPr>
        <w:t xml:space="preserve"> or stress-induced release through fibrosis</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{"citationID":"yhBJ9LNI","properties":{"formattedCitation":"(96)","plainCitation":"(96)","noteIndex":0},"citationItems":[{"id":136,"uris":["http://zotero.org/users/local/q86rvdj2/items/BNM5WMLP"],"itemData":{"id":136,"type":"article","abstract":"ABSTRACT\n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(96)</w:t>
      </w:r>
      <w:r w:rsidRPr="00981D71">
        <w:rPr>
          <w:rFonts w:ascii="Arial" w:hAnsi="Arial" w:cs="Arial"/>
          <w:sz w:val="24"/>
          <w:szCs w:val="24"/>
          <w:lang w:val="en-GB"/>
        </w:rPr>
        <w:fldChar w:fldCharType="end"/>
      </w:r>
      <w:r w:rsidRPr="00981D71">
        <w:rPr>
          <w:rFonts w:ascii="Arial" w:hAnsi="Arial" w:cs="Arial"/>
          <w:sz w:val="24"/>
          <w:szCs w:val="24"/>
          <w:lang w:val="en-GB"/>
        </w:rPr>
        <w:t xml:space="preserve"> or ag</w:t>
      </w:r>
      <w:ins w:id="285" w:author="Alexandre Miguel Kaizeler Guedes Da Silva Afonso" w:date="2026-09-02T13:54:00Z" w16du:dateUtc="2026-09-02T12:54:00Z">
        <w:r w:rsidR="00981D71">
          <w:rPr>
            <w:rFonts w:ascii="Arial" w:hAnsi="Arial" w:cs="Arial"/>
            <w:sz w:val="24"/>
            <w:szCs w:val="24"/>
            <w:lang w:val="en-GB"/>
          </w:rPr>
          <w:t>e</w:t>
        </w:r>
      </w:ins>
      <w:r w:rsidRPr="00981D71">
        <w:rPr>
          <w:rFonts w:ascii="Arial" w:hAnsi="Arial" w:cs="Arial"/>
          <w:sz w:val="24"/>
          <w:szCs w:val="24"/>
          <w:lang w:val="en-GB"/>
        </w:rPr>
        <w:t>ing</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{"citationID":"5NPwDVhR","properties":{"formattedCitation":"(97)","plainCitation":"(97)","noteIndex":0},"citationItems":[{"id":133,"uris":["http://zotero.org/users/local/q86rvdj2/items/N75XNYGE"],"itemData":{"id":133,"type":"article","abstract":"Abstract\n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(97)</w:t>
      </w:r>
      <w:r w:rsidRPr="00981D71">
        <w:rPr>
          <w:rFonts w:ascii="Arial" w:hAnsi="Arial" w:cs="Arial"/>
          <w:sz w:val="24"/>
          <w:szCs w:val="24"/>
          <w:lang w:val="en-GB"/>
        </w:rPr>
        <w:fldChar w:fldCharType="end"/>
      </w:r>
      <w:r w:rsidRPr="00981D71">
        <w:rPr>
          <w:rFonts w:ascii="Arial" w:hAnsi="Arial" w:cs="Arial"/>
          <w:sz w:val="24"/>
          <w:szCs w:val="24"/>
          <w:lang w:val="en-GB"/>
        </w:rPr>
        <w:t>. However, this raises an important issue: both fibrosis and ag</w:t>
      </w:r>
      <w:ins w:id="286" w:author="Alexandre Miguel Kaizeler Guedes Da Silva Afonso" w:date="2026-09-02T13:54:00Z" w16du:dateUtc="2026-09-02T12:54:00Z">
        <w:r w:rsidR="00981D71">
          <w:rPr>
            <w:rFonts w:ascii="Arial" w:hAnsi="Arial" w:cs="Arial"/>
            <w:sz w:val="24"/>
            <w:szCs w:val="24"/>
            <w:lang w:val="en-GB"/>
          </w:rPr>
          <w:t>e</w:t>
        </w:r>
      </w:ins>
      <w:r w:rsidRPr="00981D71">
        <w:rPr>
          <w:rFonts w:ascii="Arial" w:hAnsi="Arial" w:cs="Arial"/>
          <w:sz w:val="24"/>
          <w:szCs w:val="24"/>
          <w:lang w:val="en-GB"/>
        </w:rPr>
        <w:t>ing are strongly linked to oxidative stress</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{"citationID":"eTI2PUpK","properties":{"formattedCitation":"(98, 99)","plainCitation":"(98, 99)","noteIndex":0},"citationItems":[{"id":"7QlDGlPw/OhrGxegK","uris":["http://zotero.org/users/local/q86rvdj2/items/285EDDCX"],"itemData":{"id":137,"type":"article-journal","abstract":"Most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A."}],"issued":{"date-parts":[["2023",2,16]]}}},{"id":139,"uris":["http://zotero.org/users/local/q86rvdj2/items/L9ITLWLH"],"itemData":{"id":139,"type":"article-journal","abstract":"Reactive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Aging","language":"eng","page":"757-772","PMID":"29731617","PMCID":"PMC5927356","source":"PubMed","title":"Oxidative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(98, 99)</w:t>
      </w:r>
      <w:r w:rsidRPr="00981D71">
        <w:rPr>
          <w:rFonts w:ascii="Arial" w:hAnsi="Arial" w:cs="Arial"/>
          <w:sz w:val="24"/>
          <w:szCs w:val="24"/>
          <w:lang w:val="en-GB"/>
        </w:rPr>
        <w:fldChar w:fldCharType="end"/>
      </w:r>
      <w:r w:rsidRPr="00981D71">
        <w:rPr>
          <w:rFonts w:ascii="Arial" w:hAnsi="Arial" w:cs="Arial"/>
          <w:sz w:val="24"/>
          <w:szCs w:val="24"/>
          <w:lang w:val="en-GB"/>
        </w:rPr>
        <w:t>, which in turn promotes mitochondrial dysfunction and nucleic acid leakage</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{"citationID":"bJgcYAGP","properties":{"formattedCitation":"(100)","plainCitation":"(100)","noteIndex":0},"citationItems":[{"id":142,"uris":["http://zotero.org/users/local/q86rvdj2/items/Z2QNFQLI"],"itemData":{"id":142,"type":"article-journal","abstract":"Abstract\n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(100)</w:t>
      </w:r>
      <w:r w:rsidRPr="00981D71">
        <w:rPr>
          <w:rFonts w:ascii="Arial" w:hAnsi="Arial" w:cs="Arial"/>
          <w:sz w:val="24"/>
          <w:szCs w:val="24"/>
          <w:lang w:val="en-GB"/>
        </w:rPr>
        <w:fldChar w:fldCharType="end"/>
      </w:r>
      <w:r w:rsidRPr="00981D71">
        <w:rPr>
          <w:rFonts w:ascii="Arial" w:hAnsi="Arial" w:cs="Arial"/>
          <w:sz w:val="24"/>
          <w:szCs w:val="24"/>
          <w:lang w:val="en-GB"/>
        </w:rPr>
        <w:t>. It therefore remains unclear whether the proposed mitochondria–SG–inflammation axis represents a general stress response, or whether it is specific to stresses that directly disrupt mitochondrial integrity.</w:t>
      </w:r>
    </w:p>
    <w:p w14:paraId="1AC4C392" w14:textId="6C116DA5" w:rsidR="00E40400" w:rsidRPr="001B750D" w:rsidRDefault="00E40400" w:rsidP="00697B77">
      <w:pPr>
        <w:pStyle w:val="Ttulo2"/>
        <w:rPr>
          <w:lang w:val="en-GB"/>
        </w:rPr>
      </w:pPr>
      <w:r w:rsidRPr="001B750D">
        <w:rPr>
          <w:lang w:val="en-GB"/>
        </w:rPr>
        <w:t xml:space="preserve">Immunofluorescence </w:t>
      </w:r>
      <w:r w:rsidR="00354BAE">
        <w:rPr>
          <w:lang w:val="en-GB"/>
        </w:rPr>
        <w:t>suggests</w:t>
      </w:r>
      <w:r w:rsidRPr="001B750D">
        <w:rPr>
          <w:lang w:val="en-GB"/>
        </w:rPr>
        <w:t xml:space="preserve"> selective sequestration of mitochondrial dsRNA into SGs during hyperosmotic stress</w:t>
      </w:r>
    </w:p>
    <w:p w14:paraId="27B37477" w14:textId="0031F19D" w:rsidR="00A22B92" w:rsidRPr="00981D71" w:rsidRDefault="00A22B92" w:rsidP="00152C5D">
      <w:pPr>
        <w:jc w:val="both"/>
        <w:rPr>
          <w:rFonts w:ascii="Arial" w:hAnsi="Arial" w:cs="Arial"/>
          <w:sz w:val="24"/>
          <w:szCs w:val="24"/>
          <w:lang w:val="en-GB"/>
        </w:rPr>
      </w:pPr>
      <w:r w:rsidRPr="00981D71">
        <w:rPr>
          <w:rFonts w:ascii="Arial" w:hAnsi="Arial" w:cs="Arial"/>
          <w:sz w:val="24"/>
          <w:szCs w:val="24"/>
          <w:lang w:val="en-GB"/>
        </w:rPr>
        <w:t>To avoid confounding effects of oxidative stress, which is tightly linked to mitochondrial dysfunction and nucleic acid leakage</w:t>
      </w:r>
      <w:r w:rsidR="00697B77"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{"citationID":"39k3a9jU","properties":{"formattedCitation":"(100)","plainCitation":"(100)","noteIndex":0},"citationItems":[{"id":142,"uris":["http://zotero.org/users/local/q86rvdj2/items/Z2QNFQLI"],"itemData":{"id":142,"type":"article-journal","abstract":"Abstract\n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981D71">
        <w:rPr>
          <w:rFonts w:ascii="Arial" w:hAnsi="Arial" w:cs="Arial"/>
          <w:sz w:val="24"/>
          <w:szCs w:val="24"/>
          <w:lang w:val="en-GB"/>
        </w:rPr>
        <w:fldChar w:fldCharType="separate"/>
      </w:r>
      <w:r w:rsidR="0097304F" w:rsidRPr="00981D71">
        <w:rPr>
          <w:rFonts w:ascii="Arial" w:hAnsi="Arial" w:cs="Arial"/>
          <w:sz w:val="24"/>
          <w:lang w:val="en-GB"/>
        </w:rPr>
        <w:t>(100)</w:t>
      </w:r>
      <w:r w:rsidR="00697B77" w:rsidRPr="00981D71">
        <w:rPr>
          <w:rFonts w:ascii="Arial" w:hAnsi="Arial" w:cs="Arial"/>
          <w:sz w:val="24"/>
          <w:szCs w:val="24"/>
          <w:lang w:val="en-GB"/>
        </w:rPr>
        <w:fldChar w:fldCharType="end"/>
      </w:r>
      <w:r w:rsidRPr="00981D71">
        <w:rPr>
          <w:rFonts w:ascii="Arial" w:hAnsi="Arial" w:cs="Arial"/>
          <w:sz w:val="24"/>
          <w:szCs w:val="24"/>
          <w:lang w:val="en-GB"/>
        </w:rPr>
        <w:t>, we instead used hyperosmotic stress (</w:t>
      </w:r>
      <w:r w:rsidR="00067C1D" w:rsidRPr="00981D71">
        <w:rPr>
          <w:rFonts w:ascii="Arial" w:hAnsi="Arial" w:cs="Arial"/>
          <w:sz w:val="24"/>
          <w:szCs w:val="24"/>
          <w:lang w:val="en-GB"/>
        </w:rPr>
        <w:t xml:space="preserve">through </w:t>
      </w:r>
      <w:r w:rsidRPr="00981D71">
        <w:rPr>
          <w:rFonts w:ascii="Arial" w:hAnsi="Arial" w:cs="Arial"/>
          <w:sz w:val="24"/>
          <w:szCs w:val="24"/>
          <w:lang w:val="en-GB"/>
        </w:rPr>
        <w:t xml:space="preserve">sorbitol </w:t>
      </w:r>
      <w:r w:rsidR="00067C1D" w:rsidRPr="00981D71">
        <w:rPr>
          <w:rFonts w:ascii="Arial" w:hAnsi="Arial" w:cs="Arial"/>
          <w:sz w:val="24"/>
          <w:szCs w:val="24"/>
          <w:lang w:val="en-GB"/>
        </w:rPr>
        <w:t>exposure</w:t>
      </w:r>
      <w:r w:rsidRPr="00981D71">
        <w:rPr>
          <w:rFonts w:ascii="Arial" w:hAnsi="Arial" w:cs="Arial"/>
          <w:sz w:val="24"/>
          <w:szCs w:val="24"/>
          <w:lang w:val="en-GB"/>
        </w:rPr>
        <w:t>) in U2-OS cells, a widely employed model in SG research</w:t>
      </w:r>
      <w:r w:rsidR="00697B77" w:rsidRPr="00981D71">
        <w:rPr>
          <w:rFonts w:ascii="Arial" w:hAnsi="Arial" w:cs="Arial"/>
          <w:sz w:val="24"/>
          <w:szCs w:val="24"/>
          <w:lang w:val="en-GB"/>
        </w:rPr>
        <w:t xml:space="preserve"> (reviewed in Figure 1B)</w:t>
      </w:r>
      <w:r w:rsidRPr="00981D71">
        <w:rPr>
          <w:rFonts w:ascii="Arial" w:hAnsi="Arial" w:cs="Arial"/>
          <w:sz w:val="24"/>
          <w:szCs w:val="24"/>
          <w:lang w:val="en-GB"/>
        </w:rPr>
        <w:t>. Although hyperosmotic stress can impact mitochondrial function</w:t>
      </w:r>
      <w:r w:rsidR="00067C1D"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{"citationID":"nhSPEZAI","properties":{"formattedCitation":"(101)","plainCitation":"(101)","noteIndex":0},"citationItems":[{"id":155,"uris":["http://zotero.org/users/local/q86rvdj2/items/MMMZKR6X"],"itemData":{"id":155,"type":"article-journal","abstract":"A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981D71">
        <w:rPr>
          <w:rFonts w:ascii="Arial" w:hAnsi="Arial" w:cs="Arial"/>
          <w:sz w:val="24"/>
          <w:szCs w:val="24"/>
          <w:lang w:val="en-GB"/>
        </w:rPr>
        <w:fldChar w:fldCharType="separate"/>
      </w:r>
      <w:r w:rsidR="0097304F" w:rsidRPr="00981D71">
        <w:rPr>
          <w:rFonts w:ascii="Arial" w:hAnsi="Arial" w:cs="Arial"/>
          <w:sz w:val="24"/>
          <w:lang w:val="en-GB"/>
        </w:rPr>
        <w:t>(101)</w:t>
      </w:r>
      <w:r w:rsidR="00067C1D" w:rsidRPr="00981D71">
        <w:rPr>
          <w:rFonts w:ascii="Arial" w:hAnsi="Arial" w:cs="Arial"/>
          <w:sz w:val="24"/>
          <w:szCs w:val="24"/>
          <w:lang w:val="en-GB"/>
        </w:rPr>
        <w:fldChar w:fldCharType="end"/>
      </w:r>
      <w:r w:rsidRPr="00981D71">
        <w:rPr>
          <w:rFonts w:ascii="Arial" w:hAnsi="Arial" w:cs="Arial"/>
          <w:sz w:val="24"/>
          <w:szCs w:val="24"/>
          <w:lang w:val="en-GB"/>
        </w:rPr>
        <w:t>, we reasoned that it would perturb mitochondria less directly than oxidative stress, allowing us to better assess stress granule</w:t>
      </w:r>
      <w:r w:rsidR="004736E5" w:rsidRPr="00981D71">
        <w:rPr>
          <w:rFonts w:ascii="Arial" w:hAnsi="Arial" w:cs="Arial"/>
          <w:sz w:val="24"/>
          <w:szCs w:val="24"/>
          <w:lang w:val="en-GB"/>
        </w:rPr>
        <w:t>-</w:t>
      </w:r>
      <w:r w:rsidRPr="00981D71">
        <w:rPr>
          <w:rFonts w:ascii="Arial" w:hAnsi="Arial" w:cs="Arial"/>
          <w:sz w:val="24"/>
          <w:szCs w:val="24"/>
          <w:lang w:val="en-GB"/>
        </w:rPr>
        <w:t>associated RNA dynamics.</w:t>
      </w:r>
      <w:r w:rsidR="000B7F73" w:rsidRPr="00981D71">
        <w:rPr>
          <w:rFonts w:ascii="Arial" w:hAnsi="Arial" w:cs="Arial"/>
          <w:sz w:val="24"/>
          <w:szCs w:val="24"/>
          <w:lang w:val="en-GB"/>
        </w:rPr>
        <w:t xml:space="preserve"> </w:t>
      </w:r>
    </w:p>
    <w:p w14:paraId="3E5705FA" w14:textId="273EC97C" w:rsidR="00B67087" w:rsidRPr="00981D71" w:rsidRDefault="00B67087" w:rsidP="00152C5D">
      <w:pPr>
        <w:jc w:val="both"/>
        <w:rPr>
          <w:rFonts w:ascii="Arial" w:hAnsi="Arial" w:cs="Arial"/>
          <w:sz w:val="24"/>
          <w:szCs w:val="24"/>
          <w:lang w:val="en-GB"/>
        </w:rPr>
      </w:pPr>
      <w:r w:rsidRPr="00981D71">
        <w:rPr>
          <w:rFonts w:ascii="Arial" w:hAnsi="Arial" w:cs="Arial"/>
          <w:sz w:val="24"/>
          <w:szCs w:val="24"/>
          <w:lang w:val="en-GB"/>
        </w:rPr>
        <w:t>Previous work has shown that inhibition of either BAX/BAK or the mitochondrial porins VDAC1/2 prevents leakage of mitochondrial dsRNA into the cytoplasm</w:t>
      </w:r>
      <w:r w:rsidR="00E7536C" w:rsidRPr="00981D71">
        <w:rPr>
          <w:rFonts w:ascii="Arial" w:hAnsi="Arial" w:cs="Arial"/>
          <w:sz w:val="24"/>
          <w:szCs w:val="24"/>
          <w:vertAlign w:val="superscript"/>
          <w:lang w:val="en-GB"/>
        </w:rPr>
        <w:fldChar w:fldCharType="begin"/>
      </w:r>
      <w:r w:rsidR="001823B1" w:rsidRPr="00981D71">
        <w:rPr>
          <w:rFonts w:ascii="Arial" w:hAnsi="Arial" w:cs="Arial"/>
          <w:sz w:val="24"/>
          <w:szCs w:val="24"/>
          <w:vertAlign w:val="superscript"/>
          <w:lang w:val="en-GB"/>
        </w:rPr>
        <w:instrText xml:space="preserve"> ADDIN ZOTERO_ITEM CSL_CITATION {"citationID":"tFFNDYXa","properties":{"formattedCitation":"(76)","plainCitation":"(76)","noteIndex":0},"citationItems":[{"id":134,"uris":["http://zotero.org/users/local/q86rvdj2/items/HRYLS8CR"],"itemData":{"id":134,"type":"article-journal","abstract":"In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981D71">
        <w:rPr>
          <w:rFonts w:ascii="Arial" w:hAnsi="Arial" w:cs="Arial"/>
          <w:sz w:val="24"/>
          <w:szCs w:val="24"/>
          <w:vertAlign w:val="superscript"/>
          <w:lang w:val="en-GB"/>
        </w:rPr>
        <w:fldChar w:fldCharType="separate"/>
      </w:r>
      <w:r w:rsidR="0097304F" w:rsidRPr="00981D71">
        <w:rPr>
          <w:rFonts w:ascii="Arial" w:hAnsi="Arial" w:cs="Arial"/>
          <w:sz w:val="24"/>
          <w:lang w:val="en-GB"/>
        </w:rPr>
        <w:t>(76)</w:t>
      </w:r>
      <w:r w:rsidR="00E7536C" w:rsidRPr="00981D71">
        <w:rPr>
          <w:rFonts w:ascii="Arial" w:hAnsi="Arial" w:cs="Arial"/>
          <w:sz w:val="24"/>
          <w:szCs w:val="24"/>
          <w:vertAlign w:val="superscript"/>
          <w:lang w:val="en-GB"/>
        </w:rPr>
        <w:fldChar w:fldCharType="end"/>
      </w:r>
      <w:r w:rsidRPr="00981D71">
        <w:rPr>
          <w:rFonts w:ascii="Arial" w:hAnsi="Arial" w:cs="Arial"/>
          <w:sz w:val="24"/>
          <w:szCs w:val="24"/>
          <w:lang w:val="en-GB"/>
        </w:rPr>
        <w:t>. We hypothesi</w:t>
      </w:r>
      <w:r w:rsidR="005B2F9A" w:rsidRPr="00981D71">
        <w:rPr>
          <w:rFonts w:ascii="Arial" w:hAnsi="Arial" w:cs="Arial"/>
          <w:sz w:val="24"/>
          <w:szCs w:val="24"/>
          <w:lang w:val="en-GB"/>
        </w:rPr>
        <w:t>s</w:t>
      </w:r>
      <w:r w:rsidRPr="00981D71">
        <w:rPr>
          <w:rFonts w:ascii="Arial" w:hAnsi="Arial" w:cs="Arial"/>
          <w:sz w:val="24"/>
          <w:szCs w:val="24"/>
          <w:lang w:val="en-GB"/>
        </w:rPr>
        <w:t xml:space="preserve">ed that this mechanism would also apply during hyperosmotic stress and therefore included the VDAC1/2 inhibitor </w:t>
      </w:r>
      <w:r w:rsidR="00FB121D" w:rsidRPr="00981D71">
        <w:rPr>
          <w:rFonts w:ascii="Arial" w:hAnsi="Arial" w:cs="Arial"/>
          <w:sz w:val="24"/>
          <w:szCs w:val="24"/>
          <w:lang w:val="en-GB"/>
        </w:rPr>
        <w:t>4,4</w:t>
      </w:r>
      <w:r w:rsidR="00C364F0" w:rsidRPr="00981D71">
        <w:rPr>
          <w:rFonts w:ascii="Arial" w:hAnsi="Arial" w:cs="Arial"/>
          <w:sz w:val="24"/>
          <w:szCs w:val="24"/>
          <w:lang w:val="en-GB"/>
        </w:rPr>
        <w:t>´</w:t>
      </w:r>
      <w:r w:rsidR="00FB121D" w:rsidRPr="00981D71">
        <w:rPr>
          <w:rFonts w:ascii="Arial" w:hAnsi="Arial" w:cs="Arial"/>
          <w:sz w:val="24"/>
          <w:szCs w:val="24"/>
          <w:lang w:val="en-GB"/>
        </w:rPr>
        <w:t>-diisothiocyanatostilbene-2,2</w:t>
      </w:r>
      <w:r w:rsidR="00C364F0" w:rsidRPr="00981D71">
        <w:rPr>
          <w:rFonts w:ascii="Arial" w:hAnsi="Arial" w:cs="Arial"/>
          <w:sz w:val="24"/>
          <w:szCs w:val="24"/>
          <w:lang w:val="en-GB"/>
        </w:rPr>
        <w:t>´</w:t>
      </w:r>
      <w:r w:rsidR="00FB121D" w:rsidRPr="00981D71">
        <w:rPr>
          <w:rFonts w:ascii="Arial" w:hAnsi="Arial" w:cs="Arial"/>
          <w:sz w:val="24"/>
          <w:szCs w:val="24"/>
          <w:lang w:val="en-GB"/>
        </w:rPr>
        <w:t>-disulfonate  (</w:t>
      </w:r>
      <w:r w:rsidRPr="00981D71">
        <w:rPr>
          <w:rFonts w:ascii="Arial" w:hAnsi="Arial" w:cs="Arial"/>
          <w:sz w:val="24"/>
          <w:szCs w:val="24"/>
          <w:lang w:val="en-GB"/>
        </w:rPr>
        <w:t>DID</w:t>
      </w:r>
      <w:r w:rsidRPr="00981D71">
        <w:rPr>
          <w:rFonts w:ascii="Arial" w:hAnsi="Arial" w:cs="Arial"/>
          <w:color w:val="000000" w:themeColor="text1"/>
          <w:sz w:val="24"/>
          <w:szCs w:val="24"/>
          <w:lang w:val="en-GB"/>
        </w:rPr>
        <w:t>S</w:t>
      </w:r>
      <w:r w:rsidR="00FB121D" w:rsidRPr="00981D71">
        <w:rPr>
          <w:rFonts w:ascii="Arial" w:hAnsi="Arial" w:cs="Arial"/>
          <w:color w:val="000000" w:themeColor="text1"/>
          <w:sz w:val="24"/>
          <w:szCs w:val="24"/>
          <w:lang w:val="en-GB"/>
        </w:rPr>
        <w:t>)</w:t>
      </w:r>
      <w:r w:rsidR="00E7536C" w:rsidRPr="00981D71">
        <w:rPr>
          <w:rFonts w:ascii="Arial" w:hAnsi="Arial" w:cs="Arial"/>
          <w:color w:val="000000" w:themeColor="text1"/>
          <w:sz w:val="24"/>
          <w:szCs w:val="24"/>
          <w:lang w:val="en-GB"/>
        </w:rPr>
        <w:fldChar w:fldCharType="begin"/>
      </w:r>
      <w:r w:rsidR="001823B1" w:rsidRPr="00981D71">
        <w:rPr>
          <w:rFonts w:ascii="Arial" w:hAnsi="Arial" w:cs="Arial"/>
          <w:color w:val="000000" w:themeColor="text1"/>
          <w:sz w:val="24"/>
          <w:szCs w:val="24"/>
          <w:lang w:val="en-GB"/>
        </w:rPr>
        <w:instrText xml:space="preserve"> ADDIN ZOTERO_ITEM CSL_CITATION {"citationID":"1Q0eLsxf","properties":{"formattedCitation":"(76)","plainCitation":"(76)","noteIndex":0},"citationItems":[{"id":134,"uris":["http://zotero.org/users/local/q86rvdj2/items/HRYLS8CR"],"itemData":{"id":134,"type":"article-journal","abstract":"In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981D71">
        <w:rPr>
          <w:rFonts w:ascii="Arial" w:hAnsi="Arial" w:cs="Arial"/>
          <w:color w:val="000000" w:themeColor="text1"/>
          <w:sz w:val="24"/>
          <w:szCs w:val="24"/>
          <w:lang w:val="en-GB"/>
        </w:rPr>
        <w:fldChar w:fldCharType="separate"/>
      </w:r>
      <w:r w:rsidR="0097304F" w:rsidRPr="00981D71">
        <w:rPr>
          <w:rFonts w:ascii="Arial" w:hAnsi="Arial" w:cs="Arial"/>
          <w:sz w:val="24"/>
          <w:lang w:val="en-GB"/>
        </w:rPr>
        <w:t>(76)</w:t>
      </w:r>
      <w:r w:rsidR="00E7536C" w:rsidRPr="00981D71">
        <w:rPr>
          <w:rFonts w:ascii="Arial" w:hAnsi="Arial" w:cs="Arial"/>
          <w:color w:val="000000" w:themeColor="text1"/>
          <w:sz w:val="24"/>
          <w:szCs w:val="24"/>
          <w:lang w:val="en-GB"/>
        </w:rPr>
        <w:fldChar w:fldCharType="end"/>
      </w:r>
      <w:r w:rsidRPr="00981D71">
        <w:rPr>
          <w:rFonts w:ascii="Arial" w:hAnsi="Arial" w:cs="Arial"/>
          <w:sz w:val="24"/>
          <w:szCs w:val="24"/>
          <w:lang w:val="en-GB"/>
        </w:rPr>
        <w:t xml:space="preserve"> as an additional control. Detecting dsRNA within SGs under these conditions would strengthen the case that its origin is mitochondrial rather than from alternative sources</w:t>
      </w:r>
      <w:r w:rsidR="00330DDB" w:rsidRPr="00981D71">
        <w:rPr>
          <w:rFonts w:ascii="Arial" w:hAnsi="Arial" w:cs="Arial"/>
          <w:sz w:val="24"/>
          <w:szCs w:val="24"/>
          <w:lang w:val="en-GB"/>
        </w:rPr>
        <w:t>.</w:t>
      </w:r>
      <w:r w:rsidR="00C7514C" w:rsidRPr="00981D71">
        <w:rPr>
          <w:rFonts w:ascii="Arial" w:hAnsi="Arial" w:cs="Arial"/>
          <w:sz w:val="24"/>
          <w:szCs w:val="24"/>
          <w:lang w:val="en-GB"/>
        </w:rPr>
        <w:t xml:space="preserve"> </w:t>
      </w:r>
    </w:p>
    <w:p w14:paraId="2239F013" w14:textId="5A788EB3" w:rsidR="00C7514C" w:rsidRPr="00981D71" w:rsidRDefault="006B2B5B" w:rsidP="00152C5D">
      <w:pPr>
        <w:jc w:val="both"/>
        <w:rPr>
          <w:rFonts w:ascii="Arial" w:hAnsi="Arial" w:cs="Arial"/>
          <w:sz w:val="24"/>
          <w:szCs w:val="24"/>
          <w:lang w:val="en-GB"/>
        </w:rPr>
      </w:pPr>
      <w:r w:rsidRPr="00981D71">
        <w:rPr>
          <w:rFonts w:ascii="Arial" w:hAnsi="Arial" w:cs="Arial"/>
          <w:sz w:val="24"/>
          <w:szCs w:val="24"/>
          <w:lang w:val="en-GB"/>
        </w:rPr>
        <w:t>To test our model and directly visuali</w:t>
      </w:r>
      <w:r w:rsidR="005B2F9A" w:rsidRPr="00981D71">
        <w:rPr>
          <w:rFonts w:ascii="Arial" w:hAnsi="Arial" w:cs="Arial"/>
          <w:sz w:val="24"/>
          <w:szCs w:val="24"/>
          <w:lang w:val="en-GB"/>
        </w:rPr>
        <w:t>s</w:t>
      </w:r>
      <w:r w:rsidRPr="00981D71">
        <w:rPr>
          <w:rFonts w:ascii="Arial" w:hAnsi="Arial" w:cs="Arial"/>
          <w:sz w:val="24"/>
          <w:szCs w:val="24"/>
          <w:lang w:val="en-GB"/>
        </w:rPr>
        <w:t>e the putative SG–mitochondria–inflammation axis, we performed immunofluorescence using</w:t>
      </w:r>
      <w:r w:rsidR="005B2F9A" w:rsidRPr="00981D71">
        <w:rPr>
          <w:rFonts w:ascii="Arial" w:hAnsi="Arial" w:cs="Arial"/>
          <w:sz w:val="24"/>
          <w:szCs w:val="24"/>
          <w:lang w:val="en-GB"/>
        </w:rPr>
        <w:t xml:space="preserve"> antibodies against</w:t>
      </w:r>
      <w:r w:rsidRPr="00981D71">
        <w:rPr>
          <w:rFonts w:ascii="Arial" w:hAnsi="Arial" w:cs="Arial"/>
          <w:sz w:val="24"/>
          <w:szCs w:val="24"/>
          <w:lang w:val="en-GB"/>
        </w:rPr>
        <w:t xml:space="preserve"> G3BP1 (SG marker, reviewed in Figure 1B)</w:t>
      </w:r>
      <w:r w:rsidR="005B2F9A" w:rsidRPr="00981D71">
        <w:rPr>
          <w:rFonts w:ascii="Arial" w:hAnsi="Arial" w:cs="Arial"/>
          <w:sz w:val="24"/>
          <w:szCs w:val="24"/>
          <w:lang w:val="en-GB"/>
        </w:rPr>
        <w:t xml:space="preserve"> and </w:t>
      </w:r>
      <w:r w:rsidRPr="00981D71">
        <w:rPr>
          <w:rFonts w:ascii="Arial" w:hAnsi="Arial" w:cs="Arial"/>
          <w:sz w:val="24"/>
          <w:szCs w:val="24"/>
          <w:lang w:val="en-GB"/>
        </w:rPr>
        <w:t>HSP60 (mitochondrial marker</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CX6Qqnlm","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(102)</w:t>
      </w:r>
      <w:r w:rsidRPr="00981D71">
        <w:rPr>
          <w:rFonts w:ascii="Arial" w:hAnsi="Arial" w:cs="Arial"/>
          <w:sz w:val="24"/>
          <w:szCs w:val="24"/>
          <w:lang w:val="en-GB"/>
        </w:rPr>
        <w:fldChar w:fldCharType="end"/>
      </w:r>
      <w:r w:rsidRPr="00981D71">
        <w:rPr>
          <w:rFonts w:ascii="Arial" w:hAnsi="Arial" w:cs="Arial"/>
          <w:sz w:val="24"/>
          <w:szCs w:val="24"/>
          <w:lang w:val="en-GB"/>
        </w:rPr>
        <w:t>), J2 (dsRNA marker</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{"citationID":"imovKZDQ","properties":{"formattedCitation":"(76)","plainCitation":"(76)","noteIndex":0},"citationItems":[{"id":134,"uris":["http://zotero.org/users/local/q86rvdj2/items/HRYLS8CR"],"itemData":{"id":134,"type":"article-journal","abstract":"In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(76)</w:t>
      </w:r>
      <w:r w:rsidRPr="00981D71">
        <w:rPr>
          <w:rFonts w:ascii="Arial" w:hAnsi="Arial" w:cs="Arial"/>
          <w:sz w:val="24"/>
          <w:szCs w:val="24"/>
          <w:lang w:val="en-GB"/>
        </w:rPr>
        <w:fldChar w:fldCharType="end"/>
      </w:r>
      <w:r w:rsidRPr="00981D71">
        <w:rPr>
          <w:rFonts w:ascii="Arial" w:hAnsi="Arial" w:cs="Arial"/>
          <w:sz w:val="24"/>
          <w:szCs w:val="24"/>
          <w:lang w:val="en-GB"/>
        </w:rPr>
        <w:t>), and DAPI (nuclei).</w:t>
      </w:r>
    </w:p>
    <w:p w14:paraId="16950D03" w14:textId="23B68AB5" w:rsidR="00D65F76" w:rsidRPr="00981D71" w:rsidRDefault="00D65F76" w:rsidP="00152C5D">
      <w:pPr>
        <w:jc w:val="both"/>
        <w:rPr>
          <w:rFonts w:ascii="Arial" w:hAnsi="Arial" w:cs="Arial"/>
          <w:sz w:val="24"/>
          <w:szCs w:val="24"/>
          <w:lang w:val="en-GB"/>
        </w:rPr>
      </w:pPr>
      <w:r w:rsidRPr="00981D71">
        <w:rPr>
          <w:rFonts w:ascii="Arial" w:hAnsi="Arial" w:cs="Arial"/>
          <w:sz w:val="24"/>
          <w:szCs w:val="24"/>
          <w:lang w:val="en-GB"/>
        </w:rPr>
        <w:t xml:space="preserve">Using the conditions described </w:t>
      </w:r>
      <w:r w:rsidR="00982C2D" w:rsidRPr="00981D71">
        <w:rPr>
          <w:rFonts w:ascii="Arial" w:hAnsi="Arial" w:cs="Arial"/>
          <w:sz w:val="24"/>
          <w:szCs w:val="24"/>
          <w:lang w:val="en-GB"/>
        </w:rPr>
        <w:t xml:space="preserve">in </w:t>
      </w:r>
      <w:r w:rsidRPr="00981D71">
        <w:rPr>
          <w:rFonts w:ascii="Arial" w:hAnsi="Arial" w:cs="Arial"/>
          <w:sz w:val="24"/>
          <w:szCs w:val="24"/>
          <w:lang w:val="en-GB"/>
        </w:rPr>
        <w:t xml:space="preserve">Matheny </w:t>
      </w:r>
      <w:r w:rsidR="00982C2D" w:rsidRPr="00981D71">
        <w:rPr>
          <w:rFonts w:ascii="Arial" w:hAnsi="Arial" w:cs="Arial"/>
          <w:sz w:val="24"/>
          <w:szCs w:val="24"/>
          <w:lang w:val="en-GB"/>
        </w:rPr>
        <w:t>2</w:t>
      </w:r>
      <w:r w:rsidRPr="00981D71">
        <w:rPr>
          <w:rFonts w:ascii="Arial" w:hAnsi="Arial" w:cs="Arial"/>
          <w:sz w:val="24"/>
          <w:szCs w:val="24"/>
          <w:lang w:val="en-GB"/>
        </w:rPr>
        <w:t>021</w:t>
      </w:r>
      <w:r w:rsidR="00982C2D"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{"citationID":"wTU6Vonu","properties":{"formattedCitation":"(43, 44)","plainCitation":"(43, 44)","noteIndex":0},"citationItems":[{"id":"7QlDGlPw/vZJtCPF5","uris":["http://zotero.org/users/local/1p9EH8ax/items/JRJEKK4Q"],"itemData":{"id":"f9pzkrjY/Jss72M7B","type":"article-journal","abstract":"Stress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sidRPr="00981D71">
        <w:rPr>
          <w:rFonts w:ascii="Arial" w:hAnsi="Arial" w:cs="Arial"/>
          <w:sz w:val="24"/>
          <w:szCs w:val="24"/>
          <w:lang w:val="en-GB"/>
        </w:rPr>
        <w:fldChar w:fldCharType="separate"/>
      </w:r>
      <w:r w:rsidR="0097304F" w:rsidRPr="00981D71">
        <w:rPr>
          <w:rFonts w:ascii="Arial" w:hAnsi="Arial" w:cs="Arial"/>
          <w:sz w:val="24"/>
          <w:lang w:val="en-GB"/>
        </w:rPr>
        <w:t>(43, 44)</w:t>
      </w:r>
      <w:r w:rsidR="00982C2D" w:rsidRPr="00981D71">
        <w:rPr>
          <w:rFonts w:ascii="Arial" w:hAnsi="Arial" w:cs="Arial"/>
          <w:sz w:val="24"/>
          <w:szCs w:val="24"/>
          <w:lang w:val="en-GB"/>
        </w:rPr>
        <w:fldChar w:fldCharType="end"/>
      </w:r>
      <w:r w:rsidRPr="00981D71">
        <w:rPr>
          <w:rFonts w:ascii="Arial" w:hAnsi="Arial" w:cs="Arial"/>
          <w:sz w:val="24"/>
          <w:szCs w:val="24"/>
          <w:lang w:val="en-GB"/>
        </w:rPr>
        <w:t xml:space="preserve">, we confirmed by </w:t>
      </w:r>
      <w:del w:id="287" w:author="Alexandre Miguel Kaizeler Guedes Da Silva Afonso" w:date="2026-09-02T13:56:00Z" w16du:dateUtc="2026-09-02T12:56:00Z">
        <w:r w:rsidRPr="00981D71" w:rsidDel="00981D71">
          <w:rPr>
            <w:rFonts w:ascii="Arial" w:hAnsi="Arial" w:cs="Arial"/>
            <w:sz w:val="24"/>
            <w:szCs w:val="24"/>
            <w:lang w:val="en-GB"/>
          </w:rPr>
          <w:delText>63× confocal</w:delText>
        </w:r>
      </w:del>
      <w:ins w:id="288" w:author="Alexandre Miguel Kaizeler Guedes Da Silva Afonso" w:date="2026-09-02T13:56:00Z" w16du:dateUtc="2026-09-02T12:56:00Z">
        <w:r w:rsidR="00981D71">
          <w:rPr>
            <w:rFonts w:ascii="Arial" w:hAnsi="Arial" w:cs="Arial"/>
            <w:sz w:val="24"/>
            <w:szCs w:val="24"/>
            <w:lang w:val="en-GB"/>
          </w:rPr>
          <w:t>using</w:t>
        </w:r>
      </w:ins>
      <w:r w:rsidRPr="00981D71">
        <w:rPr>
          <w:rFonts w:ascii="Arial" w:hAnsi="Arial" w:cs="Arial"/>
          <w:sz w:val="24"/>
          <w:szCs w:val="24"/>
          <w:lang w:val="en-GB"/>
        </w:rPr>
        <w:t xml:space="preserve"> imaging that U2-OS cells exposed to 0.4 M sorbitol for 3 h robustly formed SGs, visuali</w:t>
      </w:r>
      <w:r w:rsidR="005B2F9A" w:rsidRPr="00981D71">
        <w:rPr>
          <w:rFonts w:ascii="Arial" w:hAnsi="Arial" w:cs="Arial"/>
          <w:sz w:val="24"/>
          <w:szCs w:val="24"/>
          <w:lang w:val="en-GB"/>
        </w:rPr>
        <w:t>s</w:t>
      </w:r>
      <w:r w:rsidRPr="00981D71">
        <w:rPr>
          <w:rFonts w:ascii="Arial" w:hAnsi="Arial" w:cs="Arial"/>
          <w:sz w:val="24"/>
          <w:szCs w:val="24"/>
          <w:lang w:val="en-GB"/>
        </w:rPr>
        <w:t>ed as G3BP1-</w:t>
      </w:r>
      <w:r w:rsidR="00EE79E4" w:rsidRPr="00981D71">
        <w:rPr>
          <w:rFonts w:ascii="Arial" w:hAnsi="Arial" w:cs="Arial"/>
          <w:sz w:val="24"/>
          <w:szCs w:val="24"/>
          <w:lang w:val="en-GB"/>
        </w:rPr>
        <w:t>circular</w:t>
      </w:r>
      <w:r w:rsidRPr="00981D71">
        <w:rPr>
          <w:rFonts w:ascii="Arial" w:hAnsi="Arial" w:cs="Arial"/>
          <w:sz w:val="24"/>
          <w:szCs w:val="24"/>
          <w:lang w:val="en-GB"/>
        </w:rPr>
        <w:t xml:space="preserve"> foci, which were absent in unstressed controls</w:t>
      </w:r>
      <w:r w:rsidR="00067C1D" w:rsidRPr="00981D71">
        <w:rPr>
          <w:rFonts w:ascii="Arial" w:hAnsi="Arial" w:cs="Arial"/>
          <w:sz w:val="24"/>
          <w:szCs w:val="24"/>
          <w:lang w:val="en-GB"/>
        </w:rPr>
        <w:t xml:space="preserve"> (</w:t>
      </w:r>
      <w:r w:rsidR="00A406B3" w:rsidRPr="00981D71">
        <w:rPr>
          <w:rFonts w:ascii="Arial" w:hAnsi="Arial" w:cs="Arial"/>
          <w:sz w:val="24"/>
          <w:szCs w:val="24"/>
          <w:lang w:val="en-GB"/>
        </w:rPr>
        <w:t xml:space="preserve">Supplementary </w:t>
      </w:r>
      <w:r w:rsidR="00067C1D" w:rsidRPr="00981D71">
        <w:rPr>
          <w:rFonts w:ascii="Arial" w:hAnsi="Arial" w:cs="Arial"/>
          <w:sz w:val="24"/>
          <w:szCs w:val="24"/>
          <w:lang w:val="en-GB"/>
        </w:rPr>
        <w:t xml:space="preserve">Figure </w:t>
      </w:r>
      <w:r w:rsidR="008F765B" w:rsidRPr="00981D71">
        <w:rPr>
          <w:rFonts w:ascii="Arial" w:hAnsi="Arial" w:cs="Arial"/>
          <w:sz w:val="24"/>
          <w:szCs w:val="24"/>
          <w:lang w:val="en-GB"/>
        </w:rPr>
        <w:t>1</w:t>
      </w:r>
      <w:r w:rsidR="00891207" w:rsidRPr="00981D71">
        <w:rPr>
          <w:rFonts w:ascii="Arial" w:hAnsi="Arial" w:cs="Arial"/>
          <w:sz w:val="24"/>
          <w:szCs w:val="24"/>
          <w:lang w:val="en-GB"/>
        </w:rPr>
        <w:t>1</w:t>
      </w:r>
      <w:r w:rsidR="00067C1D" w:rsidRPr="00981D71">
        <w:rPr>
          <w:rFonts w:ascii="Arial" w:hAnsi="Arial" w:cs="Arial"/>
          <w:sz w:val="24"/>
          <w:szCs w:val="24"/>
          <w:lang w:val="en-GB"/>
        </w:rPr>
        <w:t>)</w:t>
      </w:r>
      <w:r w:rsidRPr="00981D71">
        <w:rPr>
          <w:rFonts w:ascii="Arial" w:hAnsi="Arial" w:cs="Arial"/>
          <w:sz w:val="24"/>
          <w:szCs w:val="24"/>
          <w:lang w:val="en-GB"/>
        </w:rPr>
        <w:t xml:space="preserve">. Strikingly, co-treatment with </w:t>
      </w:r>
      <w:ins w:id="289" w:author="Alexandre Miguel Kaizeler Guedes Da Silva Afonso" w:date="2026-09-02T13:57:00Z" w16du:dateUtc="2026-09-02T12:57:00Z">
        <w:r w:rsidR="00981D71" w:rsidRPr="00981D71">
          <w:rPr>
            <w:rFonts w:ascii="Arial" w:hAnsi="Arial" w:cs="Arial"/>
            <w:sz w:val="24"/>
            <w:szCs w:val="24"/>
            <w:lang w:val="en-GB"/>
          </w:rPr>
          <w:t xml:space="preserve">50 </w:t>
        </w:r>
        <w:proofErr w:type="spellStart"/>
        <w:r w:rsidR="00981D71" w:rsidRPr="00981D71">
          <w:rPr>
            <w:rFonts w:ascii="Arial" w:hAnsi="Arial" w:cs="Arial"/>
            <w:sz w:val="24"/>
            <w:szCs w:val="24"/>
            <w:lang w:val="en-GB"/>
          </w:rPr>
          <w:t>μM</w:t>
        </w:r>
      </w:ins>
      <w:proofErr w:type="spellEnd"/>
      <w:del w:id="290" w:author="Alexandre Miguel Kaizeler Guedes Da Silva Afonso" w:date="2026-09-02T13:57:00Z" w16du:dateUtc="2026-09-02T12:57:00Z">
        <w:r w:rsidRPr="00981D71" w:rsidDel="00981D71">
          <w:rPr>
            <w:rFonts w:ascii="Arial" w:hAnsi="Arial" w:cs="Arial"/>
            <w:sz w:val="24"/>
            <w:szCs w:val="24"/>
            <w:lang w:val="en-GB"/>
          </w:rPr>
          <w:delText>the VDAC inhibitor</w:delText>
        </w:r>
      </w:del>
      <w:r w:rsidRPr="00981D71">
        <w:rPr>
          <w:rFonts w:ascii="Arial" w:hAnsi="Arial" w:cs="Arial"/>
          <w:sz w:val="24"/>
          <w:szCs w:val="24"/>
          <w:lang w:val="en-GB"/>
        </w:rPr>
        <w:t xml:space="preserve"> DIDS</w:t>
      </w:r>
      <w:r w:rsidR="00045E82"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{"citationID":"jAtBgBGM","properties":{"formattedCitation":"(76)","plainCitation":"(76)","noteIndex":0},"citationItems":[{"id":134,"uris":["http://zotero.org/users/local/q86rvdj2/items/HRYLS8CR"],"itemData":{"id":134,"type":"article-journal","abstract":"In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sidRPr="00981D71">
        <w:rPr>
          <w:rFonts w:ascii="Arial" w:hAnsi="Arial" w:cs="Arial"/>
          <w:sz w:val="24"/>
          <w:szCs w:val="24"/>
          <w:lang w:val="en-GB"/>
        </w:rPr>
        <w:fldChar w:fldCharType="separate"/>
      </w:r>
      <w:r w:rsidR="0097304F" w:rsidRPr="00981D71">
        <w:rPr>
          <w:rFonts w:ascii="Arial" w:hAnsi="Arial" w:cs="Arial"/>
          <w:sz w:val="24"/>
          <w:lang w:val="en-GB"/>
        </w:rPr>
        <w:t>(76)</w:t>
      </w:r>
      <w:r w:rsidR="00045E82" w:rsidRPr="00981D71">
        <w:rPr>
          <w:rFonts w:ascii="Arial" w:hAnsi="Arial" w:cs="Arial"/>
          <w:sz w:val="24"/>
          <w:szCs w:val="24"/>
          <w:lang w:val="en-GB"/>
        </w:rPr>
        <w:fldChar w:fldCharType="end"/>
      </w:r>
      <w:ins w:id="291" w:author="Alexandre Miguel Kaizeler Guedes Da Silva Afonso" w:date="2026-09-02T13:57:00Z" w16du:dateUtc="2026-09-02T12:57:00Z">
        <w:r w:rsidR="00981D71">
          <w:rPr>
            <w:rFonts w:ascii="Arial" w:hAnsi="Arial" w:cs="Arial"/>
            <w:sz w:val="24"/>
            <w:szCs w:val="24"/>
            <w:lang w:val="en-GB"/>
          </w:rPr>
          <w:t xml:space="preserve">, a VDAC </w:t>
        </w:r>
        <w:proofErr w:type="spellStart"/>
        <w:r w:rsidR="00981D71">
          <w:rPr>
            <w:rFonts w:ascii="Arial" w:hAnsi="Arial" w:cs="Arial"/>
            <w:sz w:val="24"/>
            <w:szCs w:val="24"/>
            <w:lang w:val="en-GB"/>
          </w:rPr>
          <w:t>inhibitor,</w:t>
        </w:r>
      </w:ins>
      <w:del w:id="292" w:author="Alexandre Miguel Kaizeler Guedes Da Silva Afonso" w:date="2026-09-02T13:57:00Z" w16du:dateUtc="2026-09-02T12:57:00Z">
        <w:r w:rsidRPr="00981D71" w:rsidDel="00981D71">
          <w:rPr>
            <w:rFonts w:ascii="Arial" w:hAnsi="Arial" w:cs="Arial"/>
            <w:sz w:val="24"/>
            <w:szCs w:val="24"/>
            <w:lang w:val="en-GB"/>
          </w:rPr>
          <w:delText xml:space="preserve"> (50 μM) </w:delText>
        </w:r>
      </w:del>
      <w:r w:rsidRPr="00981D71">
        <w:rPr>
          <w:rFonts w:ascii="Arial" w:hAnsi="Arial" w:cs="Arial"/>
          <w:sz w:val="24"/>
          <w:szCs w:val="24"/>
          <w:lang w:val="en-GB"/>
        </w:rPr>
        <w:t>completely</w:t>
      </w:r>
      <w:proofErr w:type="spellEnd"/>
      <w:r w:rsidRPr="00981D71">
        <w:rPr>
          <w:rFonts w:ascii="Arial" w:hAnsi="Arial" w:cs="Arial"/>
          <w:sz w:val="24"/>
          <w:szCs w:val="24"/>
          <w:lang w:val="en-GB"/>
        </w:rPr>
        <w:t xml:space="preserve"> abrogated SG assembly</w:t>
      </w:r>
      <w:r w:rsidR="00067C1D" w:rsidRPr="00981D71">
        <w:rPr>
          <w:rFonts w:ascii="Arial" w:hAnsi="Arial" w:cs="Arial"/>
          <w:sz w:val="24"/>
          <w:szCs w:val="24"/>
          <w:lang w:val="en-GB"/>
        </w:rPr>
        <w:t xml:space="preserve"> (</w:t>
      </w:r>
      <w:r w:rsidR="00A406B3" w:rsidRPr="00981D71">
        <w:rPr>
          <w:rFonts w:ascii="Arial" w:hAnsi="Arial" w:cs="Arial"/>
          <w:sz w:val="24"/>
          <w:szCs w:val="24"/>
          <w:lang w:val="en-GB"/>
        </w:rPr>
        <w:t xml:space="preserve">Supplementary </w:t>
      </w:r>
      <w:r w:rsidR="00067C1D" w:rsidRPr="00981D71">
        <w:rPr>
          <w:rFonts w:ascii="Arial" w:hAnsi="Arial" w:cs="Arial"/>
          <w:sz w:val="24"/>
          <w:szCs w:val="24"/>
          <w:lang w:val="en-GB"/>
        </w:rPr>
        <w:t xml:space="preserve">Figure </w:t>
      </w:r>
      <w:r w:rsidR="008F765B" w:rsidRPr="00981D71">
        <w:rPr>
          <w:rFonts w:ascii="Arial" w:hAnsi="Arial" w:cs="Arial"/>
          <w:sz w:val="24"/>
          <w:szCs w:val="24"/>
          <w:lang w:val="en-GB"/>
        </w:rPr>
        <w:t>1</w:t>
      </w:r>
      <w:r w:rsidR="00891207" w:rsidRPr="00981D71">
        <w:rPr>
          <w:rFonts w:ascii="Arial" w:hAnsi="Arial" w:cs="Arial"/>
          <w:sz w:val="24"/>
          <w:szCs w:val="24"/>
          <w:lang w:val="en-GB"/>
        </w:rPr>
        <w:t>1</w:t>
      </w:r>
      <w:r w:rsidR="00067C1D" w:rsidRPr="00981D71">
        <w:rPr>
          <w:rFonts w:ascii="Arial" w:hAnsi="Arial" w:cs="Arial"/>
          <w:sz w:val="24"/>
          <w:szCs w:val="24"/>
          <w:lang w:val="en-GB"/>
        </w:rPr>
        <w:t>)</w:t>
      </w:r>
      <w:r w:rsidRPr="00981D71">
        <w:rPr>
          <w:rFonts w:ascii="Arial" w:hAnsi="Arial" w:cs="Arial"/>
          <w:sz w:val="24"/>
          <w:szCs w:val="24"/>
          <w:lang w:val="en-GB"/>
        </w:rPr>
        <w:t xml:space="preserve">. This finding suggests that mitochondrial </w:t>
      </w:r>
      <w:r w:rsidRPr="00981D71">
        <w:rPr>
          <w:rFonts w:ascii="Arial" w:hAnsi="Arial" w:cs="Arial"/>
          <w:sz w:val="24"/>
          <w:szCs w:val="24"/>
          <w:lang w:val="en-GB"/>
        </w:rPr>
        <w:lastRenderedPageBreak/>
        <w:t>permeability</w:t>
      </w:r>
      <w:ins w:id="293" w:author="Alexandre Miguel Kaizeler Guedes Da Silva Afonso" w:date="2026-09-02T13:57:00Z" w16du:dateUtc="2026-09-02T12:57:00Z">
        <w:r w:rsidR="00981D71">
          <w:rPr>
            <w:rFonts w:ascii="Arial" w:hAnsi="Arial" w:cs="Arial"/>
            <w:sz w:val="24"/>
            <w:szCs w:val="24"/>
            <w:lang w:val="en-GB"/>
          </w:rPr>
          <w:t xml:space="preserve"> </w:t>
        </w:r>
      </w:ins>
      <w:del w:id="294" w:author="Alexandre Miguel Kaizeler Guedes Da Silva Afonso" w:date="2026-09-02T13:57:00Z" w16du:dateUtc="2026-09-02T12:57:00Z">
        <w:r w:rsidRPr="00981D71" w:rsidDel="00981D71">
          <w:rPr>
            <w:rFonts w:ascii="Arial" w:hAnsi="Arial" w:cs="Arial"/>
            <w:sz w:val="24"/>
            <w:szCs w:val="24"/>
            <w:lang w:val="en-GB"/>
          </w:rPr>
          <w:delText>, or at least</w:delText>
        </w:r>
      </w:del>
      <w:ins w:id="295" w:author="Alexandre Miguel Kaizeler Guedes Da Silva Afonso" w:date="2026-09-02T13:57:00Z" w16du:dateUtc="2026-09-02T12:57:00Z">
        <w:r w:rsidR="00981D71">
          <w:rPr>
            <w:rFonts w:ascii="Arial" w:hAnsi="Arial" w:cs="Arial"/>
            <w:sz w:val="24"/>
            <w:szCs w:val="24"/>
            <w:lang w:val="en-GB"/>
          </w:rPr>
          <w:t>via the</w:t>
        </w:r>
      </w:ins>
      <w:r w:rsidRPr="00981D71">
        <w:rPr>
          <w:rFonts w:ascii="Arial" w:hAnsi="Arial" w:cs="Arial"/>
          <w:sz w:val="24"/>
          <w:szCs w:val="24"/>
          <w:lang w:val="en-GB"/>
        </w:rPr>
        <w:t xml:space="preserve"> VDAC channel activity, is required for SG formation under hyperosmotic stress</w:t>
      </w:r>
      <w:r w:rsidR="00330DDB" w:rsidRPr="00981D71">
        <w:rPr>
          <w:rFonts w:ascii="Arial" w:hAnsi="Arial" w:cs="Arial"/>
          <w:sz w:val="24"/>
          <w:szCs w:val="24"/>
          <w:lang w:val="en-GB"/>
        </w:rPr>
        <w:t xml:space="preserve"> (or that it impedes </w:t>
      </w:r>
      <w:r w:rsidR="00C36DB0" w:rsidRPr="00981D71">
        <w:rPr>
          <w:rFonts w:ascii="Arial" w:hAnsi="Arial" w:cs="Arial"/>
          <w:sz w:val="24"/>
          <w:szCs w:val="24"/>
          <w:lang w:val="en-GB"/>
        </w:rPr>
        <w:t>G3BP1</w:t>
      </w:r>
      <w:r w:rsidR="00330DDB" w:rsidRPr="00981D71">
        <w:rPr>
          <w:rFonts w:ascii="Arial" w:hAnsi="Arial" w:cs="Arial"/>
          <w:sz w:val="24"/>
          <w:szCs w:val="24"/>
          <w:lang w:val="en-GB"/>
        </w:rPr>
        <w:t xml:space="preserve"> locali</w:t>
      </w:r>
      <w:r w:rsidR="005B2F9A" w:rsidRPr="00981D71">
        <w:rPr>
          <w:rFonts w:ascii="Arial" w:hAnsi="Arial" w:cs="Arial"/>
          <w:sz w:val="24"/>
          <w:szCs w:val="24"/>
          <w:lang w:val="en-GB"/>
        </w:rPr>
        <w:t>s</w:t>
      </w:r>
      <w:r w:rsidR="00330DDB" w:rsidRPr="00981D71">
        <w:rPr>
          <w:rFonts w:ascii="Arial" w:hAnsi="Arial" w:cs="Arial"/>
          <w:sz w:val="24"/>
          <w:szCs w:val="24"/>
          <w:lang w:val="en-GB"/>
        </w:rPr>
        <w:t>ation into SGs)</w:t>
      </w:r>
      <w:r w:rsidRPr="00981D71">
        <w:rPr>
          <w:rFonts w:ascii="Arial" w:hAnsi="Arial" w:cs="Arial"/>
          <w:sz w:val="24"/>
          <w:szCs w:val="24"/>
          <w:lang w:val="en-GB"/>
        </w:rPr>
        <w:t>.</w:t>
      </w:r>
    </w:p>
    <w:p w14:paraId="16A547BB" w14:textId="73354D89" w:rsidR="00045E82" w:rsidRPr="00981D71" w:rsidRDefault="00045E82" w:rsidP="00152C5D">
      <w:pPr>
        <w:jc w:val="both"/>
        <w:rPr>
          <w:rFonts w:ascii="Arial" w:hAnsi="Arial" w:cs="Arial"/>
          <w:sz w:val="24"/>
          <w:szCs w:val="24"/>
          <w:lang w:val="en-GB"/>
        </w:rPr>
      </w:pPr>
      <w:r w:rsidRPr="00981D71">
        <w:rPr>
          <w:rFonts w:ascii="Arial" w:hAnsi="Arial" w:cs="Arial"/>
          <w:sz w:val="24"/>
          <w:szCs w:val="24"/>
          <w:lang w:val="en-GB"/>
        </w:rPr>
        <w:t>Notably, SGs have previously been reported to modulate mitochondrial permeability by regulating VDAC activity</w:t>
      </w:r>
      <w:r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{"citationID":"3cOPJveD","properties":{"formattedCitation":"(95)","plainCitation":"(95)","noteIndex":0},"citationItems":[{"id":"7QlDGlPw/sdoH0Nve","uris":["http://zotero.org/users/local/q86rvdj2/items/KVCGFUNB"],"itemData":{"id":93,"type":"article-journal","abstract":"The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(95)</w:t>
      </w:r>
      <w:r w:rsidRPr="00981D71">
        <w:rPr>
          <w:rFonts w:ascii="Arial" w:hAnsi="Arial" w:cs="Arial"/>
          <w:sz w:val="24"/>
          <w:szCs w:val="24"/>
          <w:lang w:val="en-GB"/>
        </w:rPr>
        <w:fldChar w:fldCharType="end"/>
      </w:r>
      <w:r w:rsidRPr="00981D71">
        <w:rPr>
          <w:rFonts w:ascii="Arial" w:hAnsi="Arial" w:cs="Arial"/>
          <w:sz w:val="24"/>
          <w:szCs w:val="24"/>
          <w:lang w:val="en-GB"/>
        </w:rPr>
        <w:t>. The observation that VDAC inhibition blocks SG assembly could point toward a reciprocal relationship, in which SGs both influence and depend on mitochondrial signa</w:t>
      </w:r>
      <w:ins w:id="296" w:author="Alexandre Miguel Kaizeler Guedes Da Silva Afonso" w:date="2026-09-02T14:01:00Z" w16du:dateUtc="2026-09-02T13:01:00Z">
        <w:r w:rsidR="0071248D">
          <w:rPr>
            <w:rFonts w:ascii="Arial" w:hAnsi="Arial" w:cs="Arial"/>
            <w:sz w:val="24"/>
            <w:szCs w:val="24"/>
            <w:lang w:val="en-GB"/>
          </w:rPr>
          <w:t>l</w:t>
        </w:r>
      </w:ins>
      <w:r w:rsidRPr="00981D71">
        <w:rPr>
          <w:rFonts w:ascii="Arial" w:hAnsi="Arial" w:cs="Arial"/>
          <w:sz w:val="24"/>
          <w:szCs w:val="24"/>
          <w:lang w:val="en-GB"/>
        </w:rPr>
        <w:t>ling.</w:t>
      </w:r>
    </w:p>
    <w:p w14:paraId="5DBD8070" w14:textId="1CD1600E" w:rsidR="00045E82" w:rsidRPr="00981D71" w:rsidRDefault="00045E82" w:rsidP="00152C5D">
      <w:pPr>
        <w:jc w:val="both"/>
        <w:rPr>
          <w:rFonts w:ascii="Arial" w:hAnsi="Arial" w:cs="Arial"/>
          <w:sz w:val="24"/>
          <w:szCs w:val="24"/>
          <w:lang w:val="en-GB"/>
        </w:rPr>
      </w:pPr>
      <w:r w:rsidRPr="00981D71">
        <w:rPr>
          <w:rFonts w:ascii="Arial" w:hAnsi="Arial" w:cs="Arial"/>
          <w:sz w:val="24"/>
          <w:szCs w:val="24"/>
          <w:lang w:val="en-GB"/>
        </w:rPr>
        <w:t>At the same time, closer inspection showed that in both stressed and unstressed cells treated with DIDS, G3BP1 displayed a broadly similar diffuse distribution</w:t>
      </w:r>
      <w:r w:rsidR="00067C1D" w:rsidRPr="00981D71">
        <w:rPr>
          <w:rFonts w:ascii="Arial" w:hAnsi="Arial" w:cs="Arial"/>
          <w:sz w:val="24"/>
          <w:szCs w:val="24"/>
          <w:lang w:val="en-GB"/>
        </w:rPr>
        <w:t xml:space="preserve"> (</w:t>
      </w:r>
      <w:r w:rsidR="00A406B3" w:rsidRPr="00981D71">
        <w:rPr>
          <w:rFonts w:ascii="Arial" w:hAnsi="Arial" w:cs="Arial"/>
          <w:sz w:val="24"/>
          <w:szCs w:val="24"/>
          <w:lang w:val="en-GB"/>
        </w:rPr>
        <w:t xml:space="preserve">Supplementary </w:t>
      </w:r>
      <w:r w:rsidR="00067C1D" w:rsidRPr="00981D71">
        <w:rPr>
          <w:rFonts w:ascii="Arial" w:hAnsi="Arial" w:cs="Arial"/>
          <w:sz w:val="24"/>
          <w:szCs w:val="24"/>
          <w:lang w:val="en-GB"/>
        </w:rPr>
        <w:t xml:space="preserve">Figure </w:t>
      </w:r>
      <w:r w:rsidR="008F765B" w:rsidRPr="00981D71">
        <w:rPr>
          <w:rFonts w:ascii="Arial" w:hAnsi="Arial" w:cs="Arial"/>
          <w:sz w:val="24"/>
          <w:szCs w:val="24"/>
          <w:lang w:val="en-GB"/>
        </w:rPr>
        <w:t>1</w:t>
      </w:r>
      <w:r w:rsidR="00891207" w:rsidRPr="00981D71">
        <w:rPr>
          <w:rFonts w:ascii="Arial" w:hAnsi="Arial" w:cs="Arial"/>
          <w:sz w:val="24"/>
          <w:szCs w:val="24"/>
          <w:lang w:val="en-GB"/>
        </w:rPr>
        <w:t>1</w:t>
      </w:r>
      <w:r w:rsidR="00067C1D" w:rsidRPr="00981D71">
        <w:rPr>
          <w:rFonts w:ascii="Arial" w:hAnsi="Arial" w:cs="Arial"/>
          <w:sz w:val="24"/>
          <w:szCs w:val="24"/>
          <w:lang w:val="en-GB"/>
        </w:rPr>
        <w:t>)</w:t>
      </w:r>
      <w:r w:rsidRPr="00981D71">
        <w:rPr>
          <w:rFonts w:ascii="Arial" w:hAnsi="Arial" w:cs="Arial"/>
          <w:sz w:val="24"/>
          <w:szCs w:val="24"/>
          <w:lang w:val="en-GB"/>
        </w:rPr>
        <w:t>. This suggests that DIDS may also exert off-target or global cellular effects, making it difficult to attribute the phenotype exclusively to VDAC inhibition.</w:t>
      </w:r>
    </w:p>
    <w:p w14:paraId="49F528AC" w14:textId="336E2FFA" w:rsidR="00045E82" w:rsidRPr="00981D71" w:rsidRDefault="00045E82" w:rsidP="00152C5D">
      <w:pPr>
        <w:jc w:val="both"/>
        <w:rPr>
          <w:rFonts w:ascii="Arial" w:hAnsi="Arial" w:cs="Arial"/>
          <w:sz w:val="24"/>
          <w:szCs w:val="24"/>
          <w:lang w:val="en-GB"/>
        </w:rPr>
      </w:pPr>
      <w:r w:rsidRPr="00981D71">
        <w:rPr>
          <w:rFonts w:ascii="Arial" w:hAnsi="Arial" w:cs="Arial"/>
          <w:sz w:val="24"/>
          <w:szCs w:val="24"/>
          <w:lang w:val="en-GB"/>
        </w:rPr>
        <w:t>Nevertheless, the requirement for VDAC activity is consistent with a model in which mitochondrial-derived signals contribute to SG assembly. While leakage of mitochondrial nucleic acids remains a plausible mechanism, especially given VDAC’s reported role in their transport</w:t>
      </w:r>
      <w:r w:rsidRPr="00981D71">
        <w:rPr>
          <w:rFonts w:ascii="Arial" w:hAnsi="Arial" w:cs="Arial"/>
          <w:sz w:val="24"/>
          <w:szCs w:val="24"/>
          <w:lang w:val="en-GB"/>
        </w:rPr>
        <w:fldChar w:fldCharType="begin"/>
      </w:r>
      <w:r w:rsidR="001823B1" w:rsidRPr="00981D71">
        <w:rPr>
          <w:rFonts w:ascii="Arial" w:hAnsi="Arial" w:cs="Arial"/>
          <w:sz w:val="24"/>
          <w:szCs w:val="24"/>
          <w:lang w:val="en-GB"/>
        </w:rPr>
        <w:instrText xml:space="preserve"> ADDIN ZOTERO_ITEM CSL_CITATION {"citationID":"EeAXmmc1","properties":{"formattedCitation":"(76)","plainCitation":"(76)","noteIndex":0},"citationItems":[{"id":134,"uris":["http://zotero.org/users/local/q86rvdj2/items/HRYLS8CR"],"itemData":{"id":134,"type":"article-journal","abstract":"In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981D71">
        <w:rPr>
          <w:rFonts w:ascii="Arial" w:hAnsi="Arial" w:cs="Arial"/>
          <w:sz w:val="24"/>
          <w:szCs w:val="24"/>
          <w:lang w:val="en-GB"/>
        </w:rPr>
        <w:fldChar w:fldCharType="separate"/>
      </w:r>
      <w:r w:rsidR="0097304F" w:rsidRPr="00981D71">
        <w:rPr>
          <w:rFonts w:ascii="Arial" w:hAnsi="Arial" w:cs="Arial"/>
          <w:sz w:val="24"/>
          <w:lang w:val="en-GB"/>
        </w:rPr>
        <w:t>(76)</w:t>
      </w:r>
      <w:r w:rsidRPr="00981D71">
        <w:rPr>
          <w:rFonts w:ascii="Arial" w:hAnsi="Arial" w:cs="Arial"/>
          <w:sz w:val="24"/>
          <w:szCs w:val="24"/>
          <w:lang w:val="en-GB"/>
        </w:rPr>
        <w:fldChar w:fldCharType="end"/>
      </w:r>
      <w:r w:rsidRPr="00981D71">
        <w:rPr>
          <w:rFonts w:ascii="Arial" w:hAnsi="Arial" w:cs="Arial"/>
          <w:sz w:val="24"/>
          <w:szCs w:val="24"/>
          <w:lang w:val="en-GB"/>
        </w:rPr>
        <w:t>, other damage-associated products (</w:t>
      </w:r>
      <w:r w:rsidRPr="00981D71">
        <w:rPr>
          <w:rFonts w:ascii="Arial" w:hAnsi="Arial" w:cs="Arial"/>
          <w:i/>
          <w:iCs/>
          <w:sz w:val="24"/>
          <w:szCs w:val="24"/>
          <w:lang w:val="en-GB"/>
        </w:rPr>
        <w:t>e.g</w:t>
      </w:r>
      <w:r w:rsidRPr="00981D71">
        <w:rPr>
          <w:rFonts w:ascii="Arial" w:hAnsi="Arial" w:cs="Arial"/>
          <w:sz w:val="24"/>
          <w:szCs w:val="24"/>
          <w:lang w:val="en-GB"/>
        </w:rPr>
        <w:t>., cytochrome</w:t>
      </w:r>
      <w:r w:rsidR="00EE79E4" w:rsidRPr="00981D71">
        <w:rPr>
          <w:rFonts w:ascii="Arial" w:hAnsi="Arial" w:cs="Arial"/>
          <w:sz w:val="24"/>
          <w:szCs w:val="24"/>
          <w:lang w:val="en-GB"/>
        </w:rPr>
        <w:t>, cardiolipin, metabolites</w:t>
      </w:r>
      <w:r w:rsidRPr="00981D71">
        <w:rPr>
          <w:rFonts w:ascii="Arial" w:hAnsi="Arial" w:cs="Arial"/>
          <w:sz w:val="24"/>
          <w:szCs w:val="24"/>
          <w:lang w:val="en-GB"/>
        </w:rPr>
        <w:t>) could also serve as triggers</w:t>
      </w:r>
      <w:r w:rsidR="00EE79E4" w:rsidRPr="00981D71">
        <w:rPr>
          <w:rFonts w:ascii="Arial" w:hAnsi="Arial" w:cs="Arial"/>
          <w:sz w:val="24"/>
          <w:szCs w:val="24"/>
          <w:lang w:val="en-GB"/>
        </w:rPr>
        <w:t xml:space="preserve"> for </w:t>
      </w:r>
      <w:r w:rsidR="001D1E1C" w:rsidRPr="00981D71">
        <w:rPr>
          <w:rFonts w:ascii="Arial" w:hAnsi="Arial" w:cs="Arial"/>
          <w:sz w:val="24"/>
          <w:szCs w:val="24"/>
          <w:lang w:val="en-GB"/>
        </w:rPr>
        <w:t>inflammatory signalling and subsequent SG assembly</w:t>
      </w:r>
      <w:r w:rsidR="00EE79E4"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oZLBmlhZ","properties":{"formattedCitation":"(103)","plainCitation":"(103)","noteIndex":0},"citationItems":[{"id":"7QlDGlPw/uZ6US4b4","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sidRPr="00981D71">
        <w:rPr>
          <w:rFonts w:ascii="Arial" w:hAnsi="Arial" w:cs="Arial"/>
          <w:sz w:val="24"/>
          <w:szCs w:val="24"/>
          <w:lang w:val="en-GB"/>
        </w:rPr>
        <w:fldChar w:fldCharType="separate"/>
      </w:r>
      <w:r w:rsidR="0097304F" w:rsidRPr="00981D71">
        <w:rPr>
          <w:rFonts w:ascii="Arial" w:hAnsi="Arial" w:cs="Arial"/>
          <w:sz w:val="24"/>
          <w:lang w:val="en-GB"/>
        </w:rPr>
        <w:t>(103)</w:t>
      </w:r>
      <w:r w:rsidR="00EE79E4" w:rsidRPr="00981D71">
        <w:rPr>
          <w:rFonts w:ascii="Arial" w:hAnsi="Arial" w:cs="Arial"/>
          <w:sz w:val="24"/>
          <w:szCs w:val="24"/>
          <w:lang w:val="en-GB"/>
        </w:rPr>
        <w:fldChar w:fldCharType="end"/>
      </w:r>
      <w:r w:rsidRPr="00981D71">
        <w:rPr>
          <w:rFonts w:ascii="Arial" w:hAnsi="Arial" w:cs="Arial"/>
          <w:sz w:val="24"/>
          <w:szCs w:val="24"/>
          <w:lang w:val="en-GB"/>
        </w:rPr>
        <w:t xml:space="preserve">. Alternatively, impaired import of mitochondrial factors might </w:t>
      </w:r>
      <w:r w:rsidR="00EE79E4" w:rsidRPr="00981D71">
        <w:rPr>
          <w:rFonts w:ascii="Arial" w:hAnsi="Arial" w:cs="Arial"/>
          <w:sz w:val="24"/>
          <w:szCs w:val="24"/>
          <w:lang w:val="en-GB"/>
        </w:rPr>
        <w:t>explain</w:t>
      </w:r>
      <w:r w:rsidRPr="00981D71">
        <w:rPr>
          <w:rFonts w:ascii="Arial" w:hAnsi="Arial" w:cs="Arial"/>
          <w:sz w:val="24"/>
          <w:szCs w:val="24"/>
          <w:lang w:val="en-GB"/>
        </w:rPr>
        <w:t xml:space="preserve"> the effect.</w:t>
      </w:r>
    </w:p>
    <w:p w14:paraId="5D261C1C" w14:textId="186AD964" w:rsidR="00045E82" w:rsidRPr="00981D71" w:rsidRDefault="00045E82" w:rsidP="00152C5D">
      <w:pPr>
        <w:jc w:val="both"/>
        <w:rPr>
          <w:rFonts w:ascii="Arial" w:hAnsi="Arial" w:cs="Arial"/>
          <w:sz w:val="24"/>
          <w:szCs w:val="24"/>
          <w:lang w:val="en-GB"/>
        </w:rPr>
      </w:pPr>
      <w:r w:rsidRPr="00981D71">
        <w:rPr>
          <w:rFonts w:ascii="Arial" w:hAnsi="Arial" w:cs="Arial"/>
          <w:sz w:val="24"/>
          <w:szCs w:val="24"/>
          <w:lang w:val="en-GB"/>
        </w:rPr>
        <w:t>Because SGs preferentially formed near mitochondria</w:t>
      </w:r>
      <w:r w:rsidR="00EE79E4" w:rsidRPr="00981D71">
        <w:rPr>
          <w:rFonts w:ascii="Arial" w:hAnsi="Arial" w:cs="Arial"/>
          <w:sz w:val="24"/>
          <w:szCs w:val="24"/>
          <w:lang w:val="en-GB"/>
        </w:rPr>
        <w:fldChar w:fldCharType="begin"/>
      </w:r>
      <w:r w:rsidR="00300753" w:rsidRPr="00981D71">
        <w:rPr>
          <w:rFonts w:ascii="Arial" w:hAnsi="Arial" w:cs="Arial"/>
          <w:sz w:val="24"/>
          <w:szCs w:val="24"/>
          <w:lang w:val="en-GB"/>
        </w:rPr>
        <w:instrText xml:space="preserve"> ADDIN ZOTERO_ITEM CSL_CITATION {"citationID":"OwswiaPK","properties":{"formattedCitation":"(95)","plainCitation":"(95)","noteIndex":0},"citationItems":[{"id":"7QlDGlPw/sdoH0Nve","uris":["http://zotero.org/users/local/q86rvdj2/items/KVCGFUNB"],"itemData":{"id":93,"type":"article-journal","abstract":"The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sidRPr="00981D71">
        <w:rPr>
          <w:rFonts w:ascii="Arial" w:hAnsi="Arial" w:cs="Arial"/>
          <w:sz w:val="24"/>
          <w:szCs w:val="24"/>
          <w:lang w:val="en-GB"/>
        </w:rPr>
        <w:fldChar w:fldCharType="separate"/>
      </w:r>
      <w:r w:rsidR="0097304F" w:rsidRPr="00981D71">
        <w:rPr>
          <w:rFonts w:ascii="Arial" w:hAnsi="Arial" w:cs="Arial"/>
          <w:sz w:val="24"/>
          <w:lang w:val="en-GB"/>
        </w:rPr>
        <w:t>(95)</w:t>
      </w:r>
      <w:r w:rsidR="00EE79E4" w:rsidRPr="00981D71">
        <w:rPr>
          <w:rFonts w:ascii="Arial" w:hAnsi="Arial" w:cs="Arial"/>
          <w:sz w:val="24"/>
          <w:szCs w:val="24"/>
          <w:lang w:val="en-GB"/>
        </w:rPr>
        <w:fldChar w:fldCharType="end"/>
      </w:r>
      <w:r w:rsidR="00EE79E4" w:rsidRPr="00981D71">
        <w:rPr>
          <w:rFonts w:ascii="Arial" w:hAnsi="Arial" w:cs="Arial"/>
          <w:sz w:val="24"/>
          <w:szCs w:val="24"/>
          <w:lang w:val="en-GB"/>
        </w:rPr>
        <w:t>,</w:t>
      </w:r>
      <w:r w:rsidRPr="00981D71">
        <w:rPr>
          <w:rFonts w:ascii="Arial" w:hAnsi="Arial" w:cs="Arial"/>
          <w:sz w:val="24"/>
          <w:szCs w:val="24"/>
          <w:lang w:val="en-GB"/>
        </w:rPr>
        <w:t xml:space="preserve"> this</w:t>
      </w:r>
      <w:r w:rsidR="00EE79E4" w:rsidRPr="00981D71">
        <w:rPr>
          <w:rFonts w:ascii="Arial" w:hAnsi="Arial" w:cs="Arial"/>
          <w:sz w:val="24"/>
          <w:szCs w:val="24"/>
          <w:lang w:val="en-GB"/>
        </w:rPr>
        <w:t xml:space="preserve"> imaging</w:t>
      </w:r>
      <w:r w:rsidRPr="00981D71">
        <w:rPr>
          <w:rFonts w:ascii="Arial" w:hAnsi="Arial" w:cs="Arial"/>
          <w:sz w:val="24"/>
          <w:szCs w:val="24"/>
          <w:lang w:val="en-GB"/>
        </w:rPr>
        <w:t xml:space="preserve"> setup did not provide sufficient spatial resolution to directly </w:t>
      </w:r>
      <w:r w:rsidR="00EE79E4" w:rsidRPr="00981D71">
        <w:rPr>
          <w:rFonts w:ascii="Arial" w:hAnsi="Arial" w:cs="Arial"/>
          <w:sz w:val="24"/>
          <w:szCs w:val="24"/>
          <w:lang w:val="en-GB"/>
        </w:rPr>
        <w:t>quantify</w:t>
      </w:r>
      <w:r w:rsidRPr="00981D71">
        <w:rPr>
          <w:rFonts w:ascii="Arial" w:hAnsi="Arial" w:cs="Arial"/>
          <w:sz w:val="24"/>
          <w:szCs w:val="24"/>
          <w:lang w:val="en-GB"/>
        </w:rPr>
        <w:t xml:space="preserve"> dsRNA </w:t>
      </w:r>
      <w:proofErr w:type="spellStart"/>
      <w:r w:rsidRPr="00981D71">
        <w:rPr>
          <w:rFonts w:ascii="Arial" w:hAnsi="Arial" w:cs="Arial"/>
          <w:sz w:val="24"/>
          <w:szCs w:val="24"/>
          <w:lang w:val="en-GB"/>
        </w:rPr>
        <w:t>colocali</w:t>
      </w:r>
      <w:r w:rsidR="005B2F9A" w:rsidRPr="00981D71">
        <w:rPr>
          <w:rFonts w:ascii="Arial" w:hAnsi="Arial" w:cs="Arial"/>
          <w:sz w:val="24"/>
          <w:szCs w:val="24"/>
          <w:lang w:val="en-GB"/>
        </w:rPr>
        <w:t>s</w:t>
      </w:r>
      <w:r w:rsidRPr="00981D71">
        <w:rPr>
          <w:rFonts w:ascii="Arial" w:hAnsi="Arial" w:cs="Arial"/>
          <w:sz w:val="24"/>
          <w:szCs w:val="24"/>
          <w:lang w:val="en-GB"/>
        </w:rPr>
        <w:t>ation</w:t>
      </w:r>
      <w:proofErr w:type="spellEnd"/>
      <w:r w:rsidRPr="00981D71">
        <w:rPr>
          <w:rFonts w:ascii="Arial" w:hAnsi="Arial" w:cs="Arial"/>
          <w:sz w:val="24"/>
          <w:szCs w:val="24"/>
          <w:lang w:val="en-GB"/>
        </w:rPr>
        <w:t xml:space="preserve"> within SGs.</w:t>
      </w:r>
    </w:p>
    <w:p w14:paraId="53236424" w14:textId="2759BBE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To overcome the resolution limitations of conventional confocal microscopy, we re-imaged the same samples using </w:t>
      </w:r>
      <w:proofErr w:type="spellStart"/>
      <w:r w:rsidRPr="001B750D">
        <w:rPr>
          <w:rFonts w:ascii="Arial" w:hAnsi="Arial" w:cs="Arial"/>
          <w:sz w:val="24"/>
          <w:szCs w:val="24"/>
          <w:lang w:val="en-GB"/>
        </w:rPr>
        <w:t>Airyscan</w:t>
      </w:r>
      <w:proofErr w:type="spellEnd"/>
      <w:r w:rsidRPr="001B750D">
        <w:rPr>
          <w:rFonts w:ascii="Arial" w:hAnsi="Arial" w:cs="Arial"/>
          <w:sz w:val="24"/>
          <w:szCs w:val="24"/>
          <w:lang w:val="en-GB"/>
        </w:rPr>
        <w:t xml:space="preserve"> with joint deconvolution, which markedly improved spatial resolution. Because DIDS treatment altered the baseline distribution of G3BP1, we restricted our comparisons to stressed versus unstressed conditions only. </w:t>
      </w:r>
      <w:r w:rsidR="001D1E1C" w:rsidRPr="001B750D">
        <w:rPr>
          <w:rFonts w:ascii="Arial" w:hAnsi="Arial" w:cs="Arial"/>
          <w:sz w:val="24"/>
          <w:szCs w:val="24"/>
          <w:lang w:val="en-GB"/>
        </w:rPr>
        <w:t>At</w:t>
      </w:r>
      <w:r w:rsidRPr="001B750D">
        <w:rPr>
          <w:rFonts w:ascii="Arial" w:hAnsi="Arial" w:cs="Arial"/>
          <w:sz w:val="24"/>
          <w:szCs w:val="24"/>
          <w:lang w:val="en-GB"/>
        </w:rPr>
        <w:t xml:space="preserve"> this resolution</w:t>
      </w:r>
      <w:r w:rsidR="00C364F0" w:rsidRPr="001B750D">
        <w:rPr>
          <w:rFonts w:ascii="Arial" w:hAnsi="Arial" w:cs="Arial"/>
          <w:sz w:val="24"/>
          <w:szCs w:val="24"/>
          <w:lang w:val="en-GB"/>
        </w:rPr>
        <w:t>,</w:t>
      </w:r>
      <w:r w:rsidRPr="001B750D">
        <w:rPr>
          <w:rFonts w:ascii="Arial" w:hAnsi="Arial" w:cs="Arial"/>
          <w:sz w:val="24"/>
          <w:szCs w:val="24"/>
          <w:lang w:val="en-GB"/>
        </w:rPr>
        <w:t xml:space="preserve"> G3BP1 signal appeared as small, spherical foci in both stressed and unstressed cells, rather than the diffuse distribution typically observed in unstressed cells with conventional confocal imaging</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w:t>
      </w:r>
      <w:r w:rsidRPr="001B750D">
        <w:rPr>
          <w:rFonts w:ascii="Arial" w:hAnsi="Arial" w:cs="Arial"/>
          <w:sz w:val="24"/>
          <w:szCs w:val="24"/>
          <w:lang w:val="en-GB"/>
        </w:rPr>
        <w:t xml:space="preserve">. This made it more challenging to distinguish bona fide SGs from background G3BP1 signal. </w:t>
      </w:r>
      <w:r w:rsidR="003E7FF4" w:rsidRPr="001B750D">
        <w:rPr>
          <w:rFonts w:ascii="Arial" w:hAnsi="Arial" w:cs="Arial"/>
          <w:sz w:val="24"/>
          <w:szCs w:val="24"/>
          <w:lang w:val="en-GB"/>
        </w:rPr>
        <w:t>This observation highlights a broader issue in the field: image-processing choices for SG detection are rarely reported in detail, yet they can substantially influence what is interpreted as an SG.</w:t>
      </w:r>
    </w:p>
    <w:p w14:paraId="46D84FAF" w14:textId="4ADD841C" w:rsidR="00657FA8" w:rsidRPr="0071248D" w:rsidRDefault="00152C5D" w:rsidP="00657FA8">
      <w:pPr>
        <w:jc w:val="both"/>
        <w:rPr>
          <w:rFonts w:ascii="Arial" w:hAnsi="Arial" w:cs="Arial"/>
          <w:sz w:val="24"/>
          <w:szCs w:val="24"/>
          <w:lang w:val="en-GB"/>
        </w:rPr>
      </w:pPr>
      <w:r w:rsidRPr="0071248D">
        <w:rPr>
          <w:rFonts w:ascii="Arial" w:hAnsi="Arial" w:cs="Arial"/>
          <w:sz w:val="24"/>
          <w:szCs w:val="24"/>
          <w:lang w:val="en-GB"/>
        </w:rPr>
        <w:t>First, we calculated the fraction of mitochondrial volume that colocali</w:t>
      </w:r>
      <w:r w:rsidR="005B2F9A" w:rsidRPr="0071248D">
        <w:rPr>
          <w:rFonts w:ascii="Arial" w:hAnsi="Arial" w:cs="Arial"/>
          <w:sz w:val="24"/>
          <w:szCs w:val="24"/>
          <w:lang w:val="en-GB"/>
        </w:rPr>
        <w:t>s</w:t>
      </w:r>
      <w:r w:rsidRPr="0071248D">
        <w:rPr>
          <w:rFonts w:ascii="Arial" w:hAnsi="Arial" w:cs="Arial"/>
          <w:sz w:val="24"/>
          <w:szCs w:val="24"/>
          <w:lang w:val="en-GB"/>
        </w:rPr>
        <w:t>ed with dsRNA volume (in voxels)</w:t>
      </w:r>
      <w:r w:rsidR="00067C1D" w:rsidRPr="0071248D">
        <w:rPr>
          <w:rFonts w:ascii="Arial" w:hAnsi="Arial" w:cs="Arial"/>
          <w:sz w:val="24"/>
          <w:szCs w:val="24"/>
          <w:lang w:val="en-GB"/>
        </w:rPr>
        <w:t xml:space="preserve"> (Figure </w:t>
      </w:r>
      <w:r w:rsidR="00B33410" w:rsidRPr="0071248D">
        <w:rPr>
          <w:rFonts w:ascii="Arial" w:hAnsi="Arial" w:cs="Arial"/>
          <w:sz w:val="24"/>
          <w:szCs w:val="24"/>
          <w:lang w:val="en-GB"/>
        </w:rPr>
        <w:t>6</w:t>
      </w:r>
      <w:r w:rsidR="00067C1D" w:rsidRPr="0071248D">
        <w:rPr>
          <w:rFonts w:ascii="Arial" w:hAnsi="Arial" w:cs="Arial"/>
          <w:sz w:val="24"/>
          <w:szCs w:val="24"/>
          <w:lang w:val="en-GB"/>
        </w:rPr>
        <w:t xml:space="preserve">A, in </w:t>
      </w:r>
      <w:r w:rsidR="00C36DB0" w:rsidRPr="0071248D">
        <w:rPr>
          <w:rFonts w:ascii="Arial" w:hAnsi="Arial" w:cs="Arial"/>
          <w:sz w:val="24"/>
          <w:szCs w:val="24"/>
          <w:lang w:val="en-GB"/>
        </w:rPr>
        <w:t>Cyan</w:t>
      </w:r>
      <w:r w:rsidR="00067C1D" w:rsidRPr="0071248D">
        <w:rPr>
          <w:rFonts w:ascii="Arial" w:hAnsi="Arial" w:cs="Arial"/>
          <w:sz w:val="24"/>
          <w:szCs w:val="24"/>
          <w:lang w:val="en-GB"/>
        </w:rPr>
        <w:t>)</w:t>
      </w:r>
      <w:r w:rsidRPr="0071248D">
        <w:rPr>
          <w:rFonts w:ascii="Arial" w:hAnsi="Arial" w:cs="Arial"/>
          <w:sz w:val="24"/>
          <w:szCs w:val="24"/>
          <w:lang w:val="en-GB"/>
        </w:rPr>
        <w:t xml:space="preserve">. </w:t>
      </w:r>
      <w:r w:rsidR="00FA5A6C" w:rsidRPr="0071248D">
        <w:rPr>
          <w:rFonts w:ascii="Arial" w:hAnsi="Arial" w:cs="Arial"/>
          <w:sz w:val="24"/>
          <w:szCs w:val="24"/>
          <w:lang w:val="en-GB"/>
        </w:rPr>
        <w:t>Unexpectedly, mitochondrial–dsRNA overlap was greater in stressed than in unstressed cells</w:t>
      </w:r>
      <w:r w:rsidR="004A4841" w:rsidRPr="0071248D">
        <w:rPr>
          <w:rFonts w:ascii="Arial" w:hAnsi="Arial" w:cs="Arial"/>
          <w:sz w:val="24"/>
          <w:szCs w:val="24"/>
          <w:lang w:val="en-GB"/>
        </w:rPr>
        <w:t xml:space="preserve">. </w:t>
      </w:r>
      <w:r w:rsidR="00FA5A6C" w:rsidRPr="0071248D">
        <w:rPr>
          <w:rFonts w:ascii="Arial" w:hAnsi="Arial" w:cs="Arial"/>
          <w:sz w:val="24"/>
          <w:szCs w:val="24"/>
          <w:lang w:val="en-GB"/>
        </w:rPr>
        <w:t xml:space="preserve">This may reflect stress-induced remodelling of mitochondrial morphology that increases measured </w:t>
      </w:r>
      <w:proofErr w:type="spellStart"/>
      <w:r w:rsidR="00FA5A6C" w:rsidRPr="0071248D">
        <w:rPr>
          <w:rFonts w:ascii="Arial" w:hAnsi="Arial" w:cs="Arial"/>
          <w:sz w:val="24"/>
          <w:szCs w:val="24"/>
          <w:lang w:val="en-GB"/>
        </w:rPr>
        <w:t>colocali</w:t>
      </w:r>
      <w:r w:rsidR="005B2F9A" w:rsidRPr="0071248D">
        <w:rPr>
          <w:rFonts w:ascii="Arial" w:hAnsi="Arial" w:cs="Arial"/>
          <w:sz w:val="24"/>
          <w:szCs w:val="24"/>
          <w:lang w:val="en-GB"/>
        </w:rPr>
        <w:t>s</w:t>
      </w:r>
      <w:r w:rsidR="00FA5A6C" w:rsidRPr="0071248D">
        <w:rPr>
          <w:rFonts w:ascii="Arial" w:hAnsi="Arial" w:cs="Arial"/>
          <w:sz w:val="24"/>
          <w:szCs w:val="24"/>
          <w:lang w:val="en-GB"/>
        </w:rPr>
        <w:t>ation</w:t>
      </w:r>
      <w:proofErr w:type="spellEnd"/>
      <w:r w:rsidR="00FA5A6C" w:rsidRPr="0071248D">
        <w:rPr>
          <w:rFonts w:ascii="Arial" w:hAnsi="Arial" w:cs="Arial"/>
          <w:sz w:val="24"/>
          <w:szCs w:val="24"/>
          <w:lang w:val="en-GB"/>
        </w:rPr>
        <w:t>, or enhanced dsRNA production under acute stress. Alternatively, even under nominally unstressed culture conditions, cells may experience a baseline level of stress insufficient to trigger SG assembly yet sufficient to promote mitochondrial dsRNA leakage, consistent with our observation that TIA1 displayed a cytoplasmic rather than nuclear distribution even in unstressed cells</w:t>
      </w:r>
      <w:r w:rsidR="00657FA8" w:rsidRPr="0071248D">
        <w:rPr>
          <w:rFonts w:ascii="Arial" w:hAnsi="Arial" w:cs="Arial"/>
          <w:sz w:val="24"/>
          <w:szCs w:val="24"/>
          <w:lang w:val="en-GB"/>
        </w:rPr>
        <w:t>. Because SGs are thought to have protective functions</w:t>
      </w:r>
      <w:r w:rsidR="00657FA8" w:rsidRPr="0071248D">
        <w:rPr>
          <w:rFonts w:ascii="Arial" w:hAnsi="Arial" w:cs="Arial"/>
          <w:sz w:val="24"/>
          <w:szCs w:val="24"/>
          <w:lang w:val="en-GB"/>
        </w:rPr>
        <w:fldChar w:fldCharType="begin"/>
      </w:r>
      <w:r w:rsidR="00300753" w:rsidRPr="0071248D">
        <w:rPr>
          <w:rFonts w:ascii="Arial" w:hAnsi="Arial" w:cs="Arial"/>
          <w:sz w:val="24"/>
          <w:szCs w:val="24"/>
          <w:lang w:val="en-GB"/>
        </w:rPr>
        <w:instrText xml:space="preserve"> ADDIN ZOTERO_ITEM CSL_CITATION {"citationID":"MKQY2q2p","properties":{"formattedCitation":"(7)","plainCitation":"(7)","noteIndex":0},"citationItems":[{"id":"7QlDGlPw/whmaCuBT","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sidRPr="0071248D">
        <w:rPr>
          <w:rFonts w:ascii="Arial" w:hAnsi="Arial" w:cs="Arial"/>
          <w:sz w:val="24"/>
          <w:szCs w:val="24"/>
          <w:lang w:val="en-GB"/>
        </w:rPr>
        <w:fldChar w:fldCharType="separate"/>
      </w:r>
      <w:r w:rsidR="0097304F" w:rsidRPr="0071248D">
        <w:rPr>
          <w:rFonts w:ascii="Arial" w:hAnsi="Arial" w:cs="Arial"/>
          <w:sz w:val="24"/>
          <w:lang w:val="en-GB"/>
        </w:rPr>
        <w:t>(7)</w:t>
      </w:r>
      <w:r w:rsidR="00657FA8" w:rsidRPr="0071248D">
        <w:rPr>
          <w:rFonts w:ascii="Arial" w:hAnsi="Arial" w:cs="Arial"/>
          <w:sz w:val="24"/>
          <w:szCs w:val="24"/>
          <w:lang w:val="en-GB"/>
        </w:rPr>
        <w:fldChar w:fldCharType="end"/>
      </w:r>
      <w:r w:rsidR="00657FA8" w:rsidRPr="0071248D">
        <w:rPr>
          <w:rFonts w:ascii="Arial" w:hAnsi="Arial" w:cs="Arial"/>
          <w:sz w:val="24"/>
          <w:szCs w:val="24"/>
          <w:lang w:val="en-GB"/>
        </w:rPr>
        <w:t xml:space="preserve">, their assembly during acute stress might reduce such leakage, independently of any direct uptake. Moreover, evidence from </w:t>
      </w:r>
      <w:r w:rsidR="00657FA8" w:rsidRPr="0071248D">
        <w:rPr>
          <w:rFonts w:ascii="Arial" w:hAnsi="Arial" w:cs="Arial"/>
          <w:i/>
          <w:iCs/>
          <w:sz w:val="24"/>
          <w:szCs w:val="24"/>
          <w:lang w:val="en-GB"/>
        </w:rPr>
        <w:t>C. elegans</w:t>
      </w:r>
      <w:r w:rsidR="00657FA8" w:rsidRPr="0071248D">
        <w:rPr>
          <w:rFonts w:ascii="Arial" w:hAnsi="Arial" w:cs="Arial"/>
          <w:sz w:val="24"/>
          <w:szCs w:val="24"/>
          <w:lang w:val="en-GB"/>
        </w:rPr>
        <w:t xml:space="preserve"> suggests that inhibition of protein synthesis </w:t>
      </w:r>
      <w:r w:rsidR="00657FA8" w:rsidRPr="0071248D">
        <w:rPr>
          <w:rFonts w:ascii="Arial" w:hAnsi="Arial" w:cs="Arial"/>
          <w:sz w:val="24"/>
          <w:szCs w:val="24"/>
          <w:lang w:val="en-GB"/>
        </w:rPr>
        <w:lastRenderedPageBreak/>
        <w:t>enhances mitochondrial function</w:t>
      </w:r>
      <w:r w:rsidR="00657FA8" w:rsidRPr="0071248D">
        <w:rPr>
          <w:rFonts w:ascii="Arial" w:hAnsi="Arial" w:cs="Arial"/>
          <w:sz w:val="24"/>
          <w:szCs w:val="24"/>
          <w:lang w:val="en-GB"/>
        </w:rPr>
        <w:fldChar w:fldCharType="begin"/>
      </w:r>
      <w:r w:rsidR="001823B1" w:rsidRPr="0071248D">
        <w:rPr>
          <w:rFonts w:ascii="Arial" w:hAnsi="Arial" w:cs="Arial"/>
          <w:sz w:val="24"/>
          <w:szCs w:val="24"/>
          <w:lang w:val="en-GB"/>
        </w:rPr>
        <w:instrText xml:space="preserve"> ADDIN ZOTERO_ITEM CSL_CITATION {"citationID":"ZMIYtYfn","properties":{"formattedCitation":"(104)","plainCitation":"(104)","noteIndex":0},"citationItems":[{"id":161,"uris":["http://zotero.org/users/local/q86rvdj2/items/H6DBU4S9"],"itemData":{"id":161,"type":"article","abstract":"Abstract\n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sidRPr="0071248D">
        <w:rPr>
          <w:rFonts w:ascii="Arial" w:hAnsi="Arial" w:cs="Arial"/>
          <w:sz w:val="24"/>
          <w:szCs w:val="24"/>
          <w:lang w:val="en-GB"/>
        </w:rPr>
        <w:fldChar w:fldCharType="separate"/>
      </w:r>
      <w:r w:rsidR="0097304F" w:rsidRPr="0071248D">
        <w:rPr>
          <w:rFonts w:ascii="Arial" w:hAnsi="Arial" w:cs="Arial"/>
          <w:sz w:val="24"/>
          <w:lang w:val="en-GB"/>
        </w:rPr>
        <w:t>(104)</w:t>
      </w:r>
      <w:r w:rsidR="00657FA8" w:rsidRPr="0071248D">
        <w:rPr>
          <w:rFonts w:ascii="Arial" w:hAnsi="Arial" w:cs="Arial"/>
          <w:sz w:val="24"/>
          <w:szCs w:val="24"/>
          <w:lang w:val="en-GB"/>
        </w:rPr>
        <w:fldChar w:fldCharType="end"/>
      </w:r>
      <w:r w:rsidR="00657FA8" w:rsidRPr="0071248D">
        <w:rPr>
          <w:rFonts w:ascii="Arial" w:hAnsi="Arial" w:cs="Arial"/>
          <w:sz w:val="24"/>
          <w:szCs w:val="24"/>
          <w:lang w:val="en-GB"/>
        </w:rPr>
        <w:t>. Since protein synthesis is typically suppressed under strong stress</w:t>
      </w:r>
      <w:r w:rsidR="00657FA8" w:rsidRPr="0071248D">
        <w:rPr>
          <w:rFonts w:ascii="Arial" w:hAnsi="Arial" w:cs="Arial"/>
          <w:sz w:val="24"/>
          <w:szCs w:val="24"/>
          <w:lang w:val="en-GB"/>
        </w:rPr>
        <w:fldChar w:fldCharType="begin"/>
      </w:r>
      <w:r w:rsidR="00300753" w:rsidRPr="0071248D">
        <w:rPr>
          <w:rFonts w:ascii="Arial" w:hAnsi="Arial" w:cs="Arial"/>
          <w:sz w:val="24"/>
          <w:szCs w:val="24"/>
          <w:lang w:val="en-GB"/>
        </w:rPr>
        <w:instrText xml:space="preserve"> ADDIN ZOTERO_ITEM CSL_CITATION {"citationID":"7zgjWuvy","properties":{"formattedCitation":"(11)","plainCitation":"(11)","noteIndex":0},"citationItems":[{"id":"7QlDGlPw/NAlcW6ab","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sidRPr="0071248D">
        <w:rPr>
          <w:rFonts w:ascii="Arial" w:hAnsi="Arial" w:cs="Arial"/>
          <w:sz w:val="24"/>
          <w:szCs w:val="24"/>
          <w:lang w:val="en-GB"/>
        </w:rPr>
        <w:fldChar w:fldCharType="separate"/>
      </w:r>
      <w:r w:rsidR="0097304F" w:rsidRPr="0071248D">
        <w:rPr>
          <w:rFonts w:ascii="Arial" w:hAnsi="Arial" w:cs="Arial"/>
          <w:sz w:val="24"/>
          <w:lang w:val="en-GB"/>
        </w:rPr>
        <w:t>(11)</w:t>
      </w:r>
      <w:r w:rsidR="00657FA8" w:rsidRPr="0071248D">
        <w:rPr>
          <w:rFonts w:ascii="Arial" w:hAnsi="Arial" w:cs="Arial"/>
          <w:sz w:val="24"/>
          <w:szCs w:val="24"/>
          <w:lang w:val="en-GB"/>
        </w:rPr>
        <w:fldChar w:fldCharType="end"/>
      </w:r>
      <w:r w:rsidR="00657FA8" w:rsidRPr="0071248D">
        <w:rPr>
          <w:rFonts w:ascii="Arial" w:hAnsi="Arial" w:cs="Arial"/>
          <w:sz w:val="24"/>
          <w:szCs w:val="24"/>
          <w:lang w:val="en-GB"/>
        </w:rPr>
        <w:t>, this could paradoxically increase mitochondrial activity and dsRNA production.</w:t>
      </w:r>
    </w:p>
    <w:p w14:paraId="2C8D716B" w14:textId="0C73C559" w:rsidR="00152C5D" w:rsidRDefault="00657FA8" w:rsidP="00657FA8">
      <w:pPr>
        <w:jc w:val="both"/>
        <w:rPr>
          <w:rFonts w:ascii="Arial" w:hAnsi="Arial" w:cs="Arial"/>
          <w:sz w:val="24"/>
          <w:szCs w:val="24"/>
          <w:lang w:val="en-GB"/>
        </w:rPr>
      </w:pPr>
      <w:r w:rsidRPr="001B750D">
        <w:rPr>
          <w:rFonts w:ascii="Arial" w:hAnsi="Arial" w:cs="Arial"/>
          <w:sz w:val="24"/>
          <w:szCs w:val="24"/>
          <w:lang w:val="en-GB"/>
        </w:rPr>
        <w:t xml:space="preserve">To accurately assess SG-associated uptake, we excluded </w:t>
      </w:r>
      <w:proofErr w:type="spellStart"/>
      <w:r w:rsidRPr="001B750D">
        <w:rPr>
          <w:rFonts w:ascii="Arial" w:hAnsi="Arial" w:cs="Arial"/>
          <w:sz w:val="24"/>
          <w:szCs w:val="24"/>
          <w:lang w:val="en-GB"/>
        </w:rPr>
        <w:t>dsRNAs</w:t>
      </w:r>
      <w:proofErr w:type="spellEnd"/>
      <w:r w:rsidRPr="001B750D">
        <w:rPr>
          <w:rFonts w:ascii="Arial" w:hAnsi="Arial" w:cs="Arial"/>
          <w:sz w:val="24"/>
          <w:szCs w:val="24"/>
          <w:lang w:val="en-GB"/>
        </w:rPr>
        <w:t xml:space="preserve"> overlapping both mitochondria and SGs before quantifying their </w:t>
      </w:r>
      <w:proofErr w:type="spellStart"/>
      <w:r w:rsidRPr="001B750D">
        <w:rPr>
          <w:rFonts w:ascii="Arial" w:hAnsi="Arial" w:cs="Arial"/>
          <w:sz w:val="24"/>
          <w:szCs w:val="24"/>
          <w:lang w:val="en-GB"/>
        </w:rPr>
        <w:t>colocali</w:t>
      </w:r>
      <w:r w:rsidR="005B2F9A">
        <w:rPr>
          <w:rFonts w:ascii="Arial" w:hAnsi="Arial" w:cs="Arial"/>
          <w:sz w:val="24"/>
          <w:szCs w:val="24"/>
          <w:lang w:val="en-GB"/>
        </w:rPr>
        <w:t>s</w:t>
      </w:r>
      <w:r w:rsidRPr="001B750D">
        <w:rPr>
          <w:rFonts w:ascii="Arial" w:hAnsi="Arial" w:cs="Arial"/>
          <w:sz w:val="24"/>
          <w:szCs w:val="24"/>
          <w:lang w:val="en-GB"/>
        </w:rPr>
        <w:t>ation</w:t>
      </w:r>
      <w:proofErr w:type="spellEnd"/>
      <w:r w:rsidRPr="001B750D">
        <w:rPr>
          <w:rFonts w:ascii="Arial" w:hAnsi="Arial" w:cs="Arial"/>
          <w:sz w:val="24"/>
          <w:szCs w:val="24"/>
          <w:lang w:val="en-GB"/>
        </w:rPr>
        <w:t xml:space="preserve"> with G3BP1. </w:t>
      </w:r>
      <w:r w:rsidR="00152C5D" w:rsidRPr="001B750D">
        <w:rPr>
          <w:rFonts w:ascii="Arial" w:hAnsi="Arial" w:cs="Arial"/>
          <w:sz w:val="24"/>
          <w:szCs w:val="24"/>
          <w:lang w:val="en-GB"/>
        </w:rPr>
        <w:t xml:space="preserve">Using this filtered </w:t>
      </w:r>
      <w:r w:rsidRPr="001B750D">
        <w:rPr>
          <w:rFonts w:ascii="Arial" w:hAnsi="Arial" w:cs="Arial"/>
          <w:sz w:val="24"/>
          <w:szCs w:val="24"/>
          <w:lang w:val="en-GB"/>
        </w:rPr>
        <w:t>signal</w:t>
      </w:r>
      <w:r w:rsidR="00152C5D" w:rsidRPr="001B750D">
        <w:rPr>
          <w:rFonts w:ascii="Arial" w:hAnsi="Arial" w:cs="Arial"/>
          <w:sz w:val="24"/>
          <w:szCs w:val="24"/>
          <w:lang w:val="en-GB"/>
        </w:rPr>
        <w:t>, we then measured the proportion of dsRNA volume colocali</w:t>
      </w:r>
      <w:r w:rsidR="005B2F9A">
        <w:rPr>
          <w:rFonts w:ascii="Arial" w:hAnsi="Arial" w:cs="Arial"/>
          <w:sz w:val="24"/>
          <w:szCs w:val="24"/>
          <w:lang w:val="en-GB"/>
        </w:rPr>
        <w:t>s</w:t>
      </w:r>
      <w:r w:rsidR="00152C5D" w:rsidRPr="001B750D">
        <w:rPr>
          <w:rFonts w:ascii="Arial" w:hAnsi="Arial" w:cs="Arial"/>
          <w:sz w:val="24"/>
          <w:szCs w:val="24"/>
          <w:lang w:val="en-GB"/>
        </w:rPr>
        <w:t>ing with G3BP1 signal</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067C1D" w:rsidRPr="001B750D">
        <w:rPr>
          <w:rFonts w:ascii="Arial" w:hAnsi="Arial" w:cs="Arial"/>
          <w:sz w:val="24"/>
          <w:szCs w:val="24"/>
          <w:lang w:val="en-GB"/>
        </w:rPr>
        <w:t>A, in Magenta)</w:t>
      </w:r>
      <w:r w:rsidR="00152C5D" w:rsidRPr="001B750D">
        <w:rPr>
          <w:rFonts w:ascii="Arial" w:hAnsi="Arial" w:cs="Arial"/>
          <w:sz w:val="24"/>
          <w:szCs w:val="24"/>
          <w:lang w:val="en-GB"/>
        </w:rPr>
        <w:t xml:space="preserve">. </w:t>
      </w:r>
      <w:proofErr w:type="spellStart"/>
      <w:r w:rsidR="00695C48" w:rsidRPr="001B750D">
        <w:rPr>
          <w:rFonts w:ascii="Arial" w:hAnsi="Arial" w:cs="Arial"/>
          <w:sz w:val="24"/>
          <w:szCs w:val="24"/>
          <w:lang w:val="en-GB"/>
        </w:rPr>
        <w:t>C</w:t>
      </w:r>
      <w:r w:rsidR="00152C5D" w:rsidRPr="001B750D">
        <w:rPr>
          <w:rFonts w:ascii="Arial" w:hAnsi="Arial" w:cs="Arial"/>
          <w:sz w:val="24"/>
          <w:szCs w:val="24"/>
          <w:lang w:val="en-GB"/>
        </w:rPr>
        <w:t>olocali</w:t>
      </w:r>
      <w:r w:rsidR="005B2F9A">
        <w:rPr>
          <w:rFonts w:ascii="Arial" w:hAnsi="Arial" w:cs="Arial"/>
          <w:sz w:val="24"/>
          <w:szCs w:val="24"/>
          <w:lang w:val="en-GB"/>
        </w:rPr>
        <w:t>s</w:t>
      </w:r>
      <w:r w:rsidR="00152C5D" w:rsidRPr="001B750D">
        <w:rPr>
          <w:rFonts w:ascii="Arial" w:hAnsi="Arial" w:cs="Arial"/>
          <w:sz w:val="24"/>
          <w:szCs w:val="24"/>
          <w:lang w:val="en-GB"/>
        </w:rPr>
        <w:t>ation</w:t>
      </w:r>
      <w:proofErr w:type="spellEnd"/>
      <w:r w:rsidR="00152C5D" w:rsidRPr="001B750D">
        <w:rPr>
          <w:rFonts w:ascii="Arial" w:hAnsi="Arial" w:cs="Arial"/>
          <w:sz w:val="24"/>
          <w:szCs w:val="24"/>
          <w:lang w:val="en-GB"/>
        </w:rPr>
        <w:t xml:space="preserve"> was higher under stress, </w:t>
      </w:r>
      <w:r w:rsidR="00695C48" w:rsidRPr="001B750D">
        <w:rPr>
          <w:rFonts w:ascii="Arial" w:hAnsi="Arial" w:cs="Arial"/>
          <w:sz w:val="24"/>
          <w:szCs w:val="24"/>
          <w:lang w:val="en-GB"/>
        </w:rPr>
        <w:t xml:space="preserve">both within mitochondria (Figure </w:t>
      </w:r>
      <w:r w:rsidR="00B33410" w:rsidRPr="001B750D">
        <w:rPr>
          <w:rFonts w:ascii="Arial" w:hAnsi="Arial" w:cs="Arial"/>
          <w:sz w:val="24"/>
          <w:szCs w:val="24"/>
          <w:lang w:val="en-GB"/>
        </w:rPr>
        <w:t>6</w:t>
      </w:r>
      <w:r w:rsidR="00695C48" w:rsidRPr="001B750D">
        <w:rPr>
          <w:rFonts w:ascii="Arial" w:hAnsi="Arial" w:cs="Arial"/>
          <w:sz w:val="24"/>
          <w:szCs w:val="24"/>
          <w:lang w:val="en-GB"/>
        </w:rPr>
        <w:t xml:space="preserve">B) and in SGs, the latter being </w:t>
      </w:r>
      <w:r w:rsidR="00152C5D" w:rsidRPr="001B750D">
        <w:rPr>
          <w:rFonts w:ascii="Arial" w:hAnsi="Arial" w:cs="Arial"/>
          <w:sz w:val="24"/>
          <w:szCs w:val="24"/>
          <w:lang w:val="en-GB"/>
        </w:rPr>
        <w:t>consistent with dsRNA sequestration into SGs</w:t>
      </w:r>
      <w:r w:rsidR="00067C1D" w:rsidRPr="001B750D">
        <w:rPr>
          <w:rFonts w:ascii="Arial" w:hAnsi="Arial" w:cs="Arial"/>
          <w:sz w:val="24"/>
          <w:szCs w:val="24"/>
          <w:lang w:val="en-GB"/>
        </w:rPr>
        <w:t xml:space="preserve"> (Figure </w:t>
      </w:r>
      <w:r w:rsidR="00B33410" w:rsidRPr="001B750D">
        <w:rPr>
          <w:rFonts w:ascii="Arial" w:hAnsi="Arial" w:cs="Arial"/>
          <w:sz w:val="24"/>
          <w:szCs w:val="24"/>
          <w:lang w:val="en-GB"/>
        </w:rPr>
        <w:t>6</w:t>
      </w:r>
      <w:r w:rsidR="00695C48" w:rsidRPr="001B750D">
        <w:rPr>
          <w:rFonts w:ascii="Arial" w:hAnsi="Arial" w:cs="Arial"/>
          <w:sz w:val="24"/>
          <w:szCs w:val="24"/>
          <w:lang w:val="en-GB"/>
        </w:rPr>
        <w:t>C</w:t>
      </w:r>
      <w:r w:rsidR="00067C1D" w:rsidRPr="001B750D">
        <w:rPr>
          <w:rFonts w:ascii="Arial" w:hAnsi="Arial" w:cs="Arial"/>
          <w:sz w:val="24"/>
          <w:szCs w:val="24"/>
          <w:lang w:val="en-GB"/>
        </w:rPr>
        <w:t>)</w:t>
      </w:r>
      <w:r w:rsidR="00152C5D" w:rsidRPr="001B750D">
        <w:rPr>
          <w:rFonts w:ascii="Arial" w:hAnsi="Arial" w:cs="Arial"/>
          <w:sz w:val="24"/>
          <w:szCs w:val="24"/>
          <w:lang w:val="en-GB"/>
        </w:rPr>
        <w:t xml:space="preserve">. </w:t>
      </w:r>
      <w:r w:rsidR="00DE4645" w:rsidRPr="001B750D">
        <w:rPr>
          <w:rFonts w:ascii="Arial" w:hAnsi="Arial" w:cs="Arial"/>
          <w:sz w:val="24"/>
          <w:szCs w:val="24"/>
          <w:lang w:val="en-GB"/>
        </w:rPr>
        <w:t>To account for the limited sample size, data were modelled using beta distributions (see Methods). The small sample size (</w:t>
      </w:r>
      <w:del w:id="297" w:author="Alexandre Miguel Kaizeler Guedes Da Silva Afonso" w:date="2026-09-02T14:03:00Z" w16du:dateUtc="2026-09-02T13:03:00Z">
        <w:r w:rsidR="00DE4645" w:rsidRPr="001B750D" w:rsidDel="0071248D">
          <w:rPr>
            <w:rFonts w:ascii="Arial" w:hAnsi="Arial" w:cs="Arial"/>
            <w:sz w:val="24"/>
            <w:szCs w:val="24"/>
            <w:lang w:val="en-GB"/>
          </w:rPr>
          <w:delText>3</w:delText>
        </w:r>
        <w:r w:rsidR="00E6760D" w:rsidDel="0071248D">
          <w:rPr>
            <w:rFonts w:ascii="Arial" w:hAnsi="Arial" w:cs="Arial"/>
            <w:sz w:val="24"/>
            <w:szCs w:val="24"/>
            <w:lang w:val="en-GB"/>
          </w:rPr>
          <w:delText xml:space="preserve"> </w:delText>
        </w:r>
        <w:r w:rsidR="00E6760D" w:rsidRPr="00A14CCB" w:rsidDel="0071248D">
          <w:rPr>
            <w:rFonts w:ascii="Arial" w:hAnsi="Arial" w:cs="Arial"/>
            <w:i/>
            <w:iCs/>
            <w:sz w:val="24"/>
            <w:szCs w:val="24"/>
            <w:lang w:val="en-GB"/>
          </w:rPr>
          <w:delText>versus</w:delText>
        </w:r>
        <w:r w:rsidR="00DE4645" w:rsidRPr="001B750D" w:rsidDel="0071248D">
          <w:rPr>
            <w:rFonts w:ascii="Arial" w:hAnsi="Arial" w:cs="Arial"/>
            <w:sz w:val="24"/>
            <w:szCs w:val="24"/>
            <w:lang w:val="en-GB"/>
          </w:rPr>
          <w:delText xml:space="preserve"> 3</w:delText>
        </w:r>
      </w:del>
      <w:ins w:id="298" w:author="Alexandre Miguel Kaizeler Guedes Da Silva Afonso" w:date="2026-09-02T14:03:00Z" w16du:dateUtc="2026-09-02T13:03:00Z">
        <w:r w:rsidR="0071248D">
          <w:rPr>
            <w:rFonts w:ascii="Arial" w:hAnsi="Arial" w:cs="Arial"/>
            <w:sz w:val="24"/>
            <w:szCs w:val="24"/>
            <w:lang w:val="en-GB"/>
          </w:rPr>
          <w:t>n=3, per condition</w:t>
        </w:r>
      </w:ins>
      <w:r w:rsidR="00DE4645" w:rsidRPr="001B750D">
        <w:rPr>
          <w:rFonts w:ascii="Arial" w:hAnsi="Arial" w:cs="Arial"/>
          <w:sz w:val="24"/>
          <w:szCs w:val="24"/>
          <w:lang w:val="en-GB"/>
        </w:rPr>
        <w:t>) makes statistical significance meaningless</w:t>
      </w:r>
      <w:ins w:id="299" w:author="Alexandre Miguel Kaizeler Guedes Da Silva Afonso" w:date="2026-09-02T14:02:00Z" w16du:dateUtc="2026-09-02T13:02:00Z">
        <w:r w:rsidR="0071248D">
          <w:rPr>
            <w:rFonts w:ascii="Arial" w:hAnsi="Arial" w:cs="Arial"/>
            <w:sz w:val="24"/>
            <w:szCs w:val="24"/>
            <w:lang w:val="en-GB"/>
          </w:rPr>
          <w:t>,</w:t>
        </w:r>
      </w:ins>
      <w:r w:rsidR="00DE4645" w:rsidRPr="001B750D">
        <w:rPr>
          <w:rFonts w:ascii="Arial" w:hAnsi="Arial" w:cs="Arial"/>
          <w:sz w:val="24"/>
          <w:szCs w:val="24"/>
          <w:lang w:val="en-GB"/>
        </w:rPr>
        <w:t xml:space="preserve"> but the large observed effect size (AUC = 0.969; Cohen’s d = 2.847) (Figure 6C) suggests the hypothesis that SGs sequester cytoplasmic dsRNA under hyperosmotic stress is worthy of further exploration. Given the technical limitations and modest sample size, these data should be regarded as supportive rather than definitive, and further experimental validation will be required to consolidate this model.</w:t>
      </w:r>
    </w:p>
    <w:p w14:paraId="17F1E6FF" w14:textId="77777777" w:rsidR="003619EE" w:rsidRPr="003619EE" w:rsidRDefault="003619EE" w:rsidP="003619EE">
      <w:pPr>
        <w:rPr>
          <w:lang w:val="en-GB"/>
        </w:rPr>
      </w:pPr>
    </w:p>
    <w:p w14:paraId="36378719" w14:textId="77777777" w:rsidR="003619EE" w:rsidRPr="002C281C" w:rsidRDefault="003619EE" w:rsidP="003619EE">
      <w:pPr>
        <w:jc w:val="both"/>
        <w:rPr>
          <w:rFonts w:ascii="Arial" w:hAnsi="Arial" w:cs="Arial"/>
          <w:color w:val="00B0F0"/>
          <w:sz w:val="24"/>
          <w:szCs w:val="24"/>
          <w:lang w:val="en-GB"/>
        </w:rPr>
      </w:pPr>
    </w:p>
    <w:p w14:paraId="0B46A858" w14:textId="77777777" w:rsidR="003619EE" w:rsidRPr="002C281C" w:rsidRDefault="003619EE" w:rsidP="003619EE">
      <w:pPr>
        <w:jc w:val="both"/>
        <w:rPr>
          <w:rFonts w:ascii="Arial" w:hAnsi="Arial" w:cs="Arial"/>
          <w:color w:val="00B0F0"/>
          <w:sz w:val="24"/>
          <w:szCs w:val="24"/>
          <w:lang w:val="en-GB"/>
        </w:rPr>
      </w:pPr>
    </w:p>
    <w:p w14:paraId="30B4FEC7" w14:textId="77777777" w:rsidR="003619EE" w:rsidRPr="002C281C" w:rsidRDefault="003619EE" w:rsidP="003619EE">
      <w:pPr>
        <w:jc w:val="both"/>
        <w:rPr>
          <w:rFonts w:ascii="Arial" w:hAnsi="Arial" w:cs="Arial"/>
          <w:color w:val="00B0F0"/>
          <w:sz w:val="24"/>
          <w:szCs w:val="24"/>
          <w:lang w:val="en-GB"/>
        </w:rPr>
      </w:pPr>
      <w:r w:rsidRPr="002C281C">
        <w:rPr>
          <w:rFonts w:ascii="Arial" w:hAnsi="Arial" w:cs="Arial"/>
          <w:noProof/>
          <w:color w:val="00B0F0"/>
          <w:sz w:val="24"/>
          <w:szCs w:val="24"/>
          <w:lang w:val="en-GB"/>
        </w:rPr>
        <w:lastRenderedPageBreak/>
        <w:drawing>
          <wp:inline distT="0" distB="0" distL="0" distR="0" wp14:anchorId="2CB94B2D" wp14:editId="5B85B924">
            <wp:extent cx="5943600" cy="6675120"/>
            <wp:effectExtent l="0" t="0" r="0" b="0"/>
            <wp:docPr id="3517198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7339" name="Imagem 1540367339"/>
                    <pic:cNvPicPr/>
                  </pic:nvPicPr>
                  <pic:blipFill>
                    <a:blip r:embed="rId56">
                      <a:extLst>
                        <a:ext uri="{28A0092B-C50C-407E-A947-70E740481C1C}">
                          <a14:useLocalDpi xmlns:a14="http://schemas.microsoft.com/office/drawing/2010/main" val="0"/>
                        </a:ext>
                      </a:extLst>
                    </a:blip>
                    <a:stretch>
                      <a:fillRect/>
                    </a:stretch>
                  </pic:blipFill>
                  <pic:spPr>
                    <a:xfrm>
                      <a:off x="0" y="0"/>
                      <a:ext cx="5943600" cy="6675120"/>
                    </a:xfrm>
                    <a:prstGeom prst="rect">
                      <a:avLst/>
                    </a:prstGeom>
                  </pic:spPr>
                </pic:pic>
              </a:graphicData>
            </a:graphic>
          </wp:inline>
        </w:drawing>
      </w:r>
    </w:p>
    <w:p w14:paraId="0D4CCD9D" w14:textId="2F6735C9" w:rsidR="003619EE" w:rsidRPr="001B750D" w:rsidRDefault="003619EE" w:rsidP="00657FA8">
      <w:pPr>
        <w:jc w:val="both"/>
        <w:rPr>
          <w:rFonts w:ascii="Arial" w:hAnsi="Arial" w:cs="Arial"/>
          <w:sz w:val="20"/>
          <w:szCs w:val="20"/>
          <w:lang w:val="en-GB"/>
        </w:rPr>
      </w:pPr>
      <w:r w:rsidRPr="002C281C">
        <w:rPr>
          <w:rFonts w:ascii="Arial" w:hAnsi="Arial" w:cs="Arial"/>
          <w:b/>
          <w:bCs/>
          <w:sz w:val="20"/>
          <w:szCs w:val="20"/>
          <w:lang w:val="en-GB"/>
        </w:rPr>
        <w:t>Figure 6. SG</w:t>
      </w:r>
      <w:ins w:id="300" w:author="Alexandre Miguel Kaizeler Guedes Da Silva Afonso" w:date="2026-09-02T14:06:00Z" w16du:dateUtc="2026-09-02T13:06:00Z">
        <w:r w:rsidR="0071248D">
          <w:rPr>
            <w:rFonts w:ascii="Arial" w:hAnsi="Arial" w:cs="Arial"/>
            <w:b/>
            <w:bCs/>
            <w:sz w:val="20"/>
            <w:szCs w:val="20"/>
            <w:lang w:val="en-GB"/>
          </w:rPr>
          <w:t>s</w:t>
        </w:r>
      </w:ins>
      <w:r w:rsidRPr="002C281C">
        <w:rPr>
          <w:rFonts w:ascii="Arial" w:hAnsi="Arial" w:cs="Arial"/>
          <w:b/>
          <w:bCs/>
          <w:sz w:val="20"/>
          <w:szCs w:val="20"/>
          <w:lang w:val="en-GB"/>
        </w:rPr>
        <w:t xml:space="preserve"> potentially uptake leaked mitochondrial dsRNA. </w:t>
      </w:r>
      <w:r w:rsidRPr="002C281C">
        <w:rPr>
          <w:rFonts w:ascii="Arial" w:hAnsi="Arial" w:cs="Arial"/>
          <w:sz w:val="20"/>
          <w:szCs w:val="20"/>
          <w:lang w:val="en-GB"/>
        </w:rPr>
        <w:t>(A) Representative</w:t>
      </w:r>
      <w:r w:rsidRPr="002C281C">
        <w:rPr>
          <w:rFonts w:ascii="Arial" w:hAnsi="Arial" w:cs="Arial"/>
          <w:b/>
          <w:bCs/>
          <w:sz w:val="20"/>
          <w:szCs w:val="20"/>
          <w:lang w:val="en-GB"/>
        </w:rPr>
        <w:t xml:space="preserve"> </w:t>
      </w:r>
      <w:r w:rsidRPr="002C281C">
        <w:rPr>
          <w:rFonts w:ascii="Arial" w:hAnsi="Arial" w:cs="Arial"/>
          <w:sz w:val="20"/>
          <w:szCs w:val="20"/>
          <w:lang w:val="en-GB"/>
        </w:rPr>
        <w:t xml:space="preserve">immunofluorescence images of U2-OS cells untreated or treated with sorbitol (0.4M). G3BP1 (SG marker, </w:t>
      </w:r>
      <w:r>
        <w:rPr>
          <w:rFonts w:ascii="Arial" w:hAnsi="Arial" w:cs="Arial"/>
          <w:sz w:val="20"/>
          <w:szCs w:val="20"/>
          <w:lang w:val="en-GB"/>
        </w:rPr>
        <w:t>see</w:t>
      </w:r>
      <w:r w:rsidRPr="002C281C">
        <w:rPr>
          <w:rFonts w:ascii="Arial" w:hAnsi="Arial" w:cs="Arial"/>
          <w:sz w:val="20"/>
          <w:szCs w:val="20"/>
          <w:lang w:val="en-GB"/>
        </w:rPr>
        <w:t xml:space="preserve"> Figure 1B) is shown in white, J2 in green (dsRNA marker</w:t>
      </w:r>
      <w:r w:rsidRPr="002C281C">
        <w:rPr>
          <w:rFonts w:ascii="Arial" w:hAnsi="Arial" w:cs="Arial"/>
          <w:sz w:val="20"/>
          <w:szCs w:val="20"/>
          <w:lang w:val="en-GB"/>
        </w:rPr>
        <w:fldChar w:fldCharType="begin"/>
      </w:r>
      <w:r w:rsidR="001823B1">
        <w:rPr>
          <w:rFonts w:ascii="Arial" w:hAnsi="Arial" w:cs="Arial"/>
          <w:sz w:val="20"/>
          <w:szCs w:val="20"/>
          <w:lang w:val="en-GB"/>
        </w:rPr>
        <w:instrText xml:space="preserve"> ADDIN ZOTERO_ITEM CSL_CITATION {"citationID":"TIlRPdCa","properties":{"formattedCitation":"(76)","plainCitation":"(76)","noteIndex":0},"citationItems":[{"id":134,"uris":["http://zotero.org/users/local/q86rvdj2/items/HRYLS8CR"],"itemData":{"id":134,"type":"article-journal","abstract":"In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(76)</w:t>
      </w:r>
      <w:r w:rsidRPr="002C281C">
        <w:rPr>
          <w:rFonts w:ascii="Arial" w:hAnsi="Arial" w:cs="Arial"/>
          <w:sz w:val="20"/>
          <w:szCs w:val="20"/>
          <w:lang w:val="en-GB"/>
        </w:rPr>
        <w:fldChar w:fldCharType="end"/>
      </w:r>
      <w:r w:rsidRPr="002C281C">
        <w:rPr>
          <w:rFonts w:ascii="Arial" w:hAnsi="Arial" w:cs="Arial"/>
          <w:sz w:val="20"/>
          <w:szCs w:val="20"/>
          <w:lang w:val="en-GB"/>
        </w:rPr>
        <w:t>), H</w:t>
      </w:r>
      <w:ins w:id="301" w:author="Alexandre Miguel Kaizeler Guedes Da Silva Afonso" w:date="2026-09-02T14:05:00Z" w16du:dateUtc="2026-09-02T13:05:00Z">
        <w:r w:rsidR="0071248D">
          <w:rPr>
            <w:rFonts w:ascii="Arial" w:hAnsi="Arial" w:cs="Arial"/>
            <w:sz w:val="20"/>
            <w:szCs w:val="20"/>
            <w:lang w:val="en-GB"/>
          </w:rPr>
          <w:t>S</w:t>
        </w:r>
      </w:ins>
      <w:del w:id="302" w:author="Alexandre Miguel Kaizeler Guedes Da Silva Afonso" w:date="2026-09-02T14:05:00Z" w16du:dateUtc="2026-09-02T13:05:00Z">
        <w:r w:rsidRPr="002C281C" w:rsidDel="0071248D">
          <w:rPr>
            <w:rFonts w:ascii="Arial" w:hAnsi="Arial" w:cs="Arial"/>
            <w:sz w:val="20"/>
            <w:szCs w:val="20"/>
            <w:lang w:val="en-GB"/>
          </w:rPr>
          <w:delText>P</w:delText>
        </w:r>
      </w:del>
      <w:ins w:id="303" w:author="Alexandre Miguel Kaizeler Guedes Da Silva Afonso" w:date="2026-09-02T14:05:00Z" w16du:dateUtc="2026-09-02T13:05:00Z">
        <w:r w:rsidR="0071248D">
          <w:rPr>
            <w:rFonts w:ascii="Arial" w:hAnsi="Arial" w:cs="Arial"/>
            <w:sz w:val="20"/>
            <w:szCs w:val="20"/>
            <w:lang w:val="en-GB"/>
          </w:rPr>
          <w:t>P</w:t>
        </w:r>
      </w:ins>
      <w:del w:id="304" w:author="Alexandre Miguel Kaizeler Guedes Da Silva Afonso" w:date="2026-09-02T14:05:00Z" w16du:dateUtc="2026-09-02T13:05:00Z">
        <w:r w:rsidRPr="002C281C" w:rsidDel="0071248D">
          <w:rPr>
            <w:rFonts w:ascii="Arial" w:hAnsi="Arial" w:cs="Arial"/>
            <w:sz w:val="20"/>
            <w:szCs w:val="20"/>
            <w:lang w:val="en-GB"/>
          </w:rPr>
          <w:delText>S</w:delText>
        </w:r>
      </w:del>
      <w:r w:rsidRPr="002C281C">
        <w:rPr>
          <w:rFonts w:ascii="Arial" w:hAnsi="Arial" w:cs="Arial"/>
          <w:sz w:val="20"/>
          <w:szCs w:val="20"/>
          <w:lang w:val="en-GB"/>
        </w:rPr>
        <w:t>60 in red (mitochondrial marker</w:t>
      </w:r>
      <w:r w:rsidRPr="002C281C">
        <w:rPr>
          <w:rFonts w:ascii="Arial" w:hAnsi="Arial" w:cs="Arial"/>
          <w:sz w:val="20"/>
          <w:szCs w:val="20"/>
          <w:lang w:val="en-GB"/>
        </w:rPr>
        <w:fldChar w:fldCharType="begin"/>
      </w:r>
      <w:r w:rsidR="00300753">
        <w:rPr>
          <w:rFonts w:ascii="Arial" w:hAnsi="Arial" w:cs="Arial"/>
          <w:sz w:val="20"/>
          <w:szCs w:val="20"/>
          <w:lang w:val="en-GB"/>
        </w:rPr>
        <w:instrText xml:space="preserve"> ADDIN ZOTERO_ITEM CSL_CITATION {"citationID":"6TcqIEmg","properties":{"formattedCitation":"(102)","plainCitation":"(102)","noteIndex":0},"citationItems":[{"id":"7QlDGlPw/vxXqNOaa","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2C281C">
        <w:rPr>
          <w:rFonts w:ascii="Arial" w:hAnsi="Arial" w:cs="Arial"/>
          <w:sz w:val="20"/>
          <w:szCs w:val="20"/>
          <w:lang w:val="en-GB"/>
        </w:rPr>
        <w:fldChar w:fldCharType="separate"/>
      </w:r>
      <w:r w:rsidR="0097304F" w:rsidRPr="0097304F">
        <w:rPr>
          <w:rFonts w:ascii="Aptos" w:hAnsi="Aptos"/>
          <w:sz w:val="20"/>
          <w:lang w:val="en-GB"/>
        </w:rPr>
        <w:t>(102)</w:t>
      </w:r>
      <w:r w:rsidRPr="002C281C">
        <w:rPr>
          <w:rFonts w:ascii="Arial" w:hAnsi="Arial" w:cs="Arial"/>
          <w:sz w:val="20"/>
          <w:szCs w:val="20"/>
          <w:lang w:val="en-GB"/>
        </w:rPr>
        <w:fldChar w:fldCharType="end"/>
      </w:r>
      <w:r w:rsidRPr="002C281C">
        <w:rPr>
          <w:rFonts w:ascii="Arial" w:hAnsi="Arial" w:cs="Arial"/>
          <w:sz w:val="20"/>
          <w:szCs w:val="20"/>
          <w:lang w:val="en-GB"/>
        </w:rPr>
        <w:t xml:space="preserve">), and nuclei (DAPI) in blue. Merged images of these previous channels are also provided. In the “Cyan” row, a merge of J2 is shown with HSP60. </w:t>
      </w:r>
      <w:proofErr w:type="spellStart"/>
      <w:r w:rsidRPr="002C281C">
        <w:rPr>
          <w:rFonts w:ascii="Arial" w:hAnsi="Arial" w:cs="Arial"/>
          <w:sz w:val="20"/>
          <w:szCs w:val="20"/>
          <w:lang w:val="en-GB"/>
        </w:rPr>
        <w:t>Colocali</w:t>
      </w:r>
      <w:r>
        <w:rPr>
          <w:rFonts w:ascii="Arial" w:hAnsi="Arial" w:cs="Arial"/>
          <w:sz w:val="20"/>
          <w:szCs w:val="20"/>
          <w:lang w:val="en-GB"/>
        </w:rPr>
        <w:t>s</w:t>
      </w:r>
      <w:r w:rsidRPr="002C281C">
        <w:rPr>
          <w:rFonts w:ascii="Arial" w:hAnsi="Arial" w:cs="Arial"/>
          <w:sz w:val="20"/>
          <w:szCs w:val="20"/>
          <w:lang w:val="en-GB"/>
        </w:rPr>
        <w:t>ation</w:t>
      </w:r>
      <w:proofErr w:type="spellEnd"/>
      <w:r w:rsidRPr="002C281C">
        <w:rPr>
          <w:rFonts w:ascii="Arial" w:hAnsi="Arial" w:cs="Arial"/>
          <w:sz w:val="20"/>
          <w:szCs w:val="20"/>
          <w:lang w:val="en-GB"/>
        </w:rPr>
        <w:t xml:space="preserve"> of these volumes (in voxels) is colo</w:t>
      </w:r>
      <w:r>
        <w:rPr>
          <w:rFonts w:ascii="Arial" w:hAnsi="Arial" w:cs="Arial"/>
          <w:sz w:val="20"/>
          <w:szCs w:val="20"/>
          <w:lang w:val="en-GB"/>
        </w:rPr>
        <w:t>u</w:t>
      </w:r>
      <w:r w:rsidRPr="002C281C">
        <w:rPr>
          <w:rFonts w:ascii="Arial" w:hAnsi="Arial" w:cs="Arial"/>
          <w:sz w:val="20"/>
          <w:szCs w:val="20"/>
          <w:lang w:val="en-GB"/>
        </w:rPr>
        <w:t>red in cyan. In the “Magenta” row, a merge of J2, that did not colocali</w:t>
      </w:r>
      <w:r>
        <w:rPr>
          <w:rFonts w:ascii="Arial" w:hAnsi="Arial" w:cs="Arial"/>
          <w:sz w:val="20"/>
          <w:szCs w:val="20"/>
          <w:lang w:val="en-GB"/>
        </w:rPr>
        <w:t>s</w:t>
      </w:r>
      <w:r w:rsidRPr="002C281C">
        <w:rPr>
          <w:rFonts w:ascii="Arial" w:hAnsi="Arial" w:cs="Arial"/>
          <w:sz w:val="20"/>
          <w:szCs w:val="20"/>
          <w:lang w:val="en-GB"/>
        </w:rPr>
        <w:t xml:space="preserve">e with HSP60, is shown with G3BP1. </w:t>
      </w:r>
      <w:proofErr w:type="spellStart"/>
      <w:r w:rsidRPr="002C281C">
        <w:rPr>
          <w:rFonts w:ascii="Arial" w:hAnsi="Arial" w:cs="Arial"/>
          <w:sz w:val="20"/>
          <w:szCs w:val="20"/>
          <w:lang w:val="en-GB"/>
        </w:rPr>
        <w:t>Colocali</w:t>
      </w:r>
      <w:r>
        <w:rPr>
          <w:rFonts w:ascii="Arial" w:hAnsi="Arial" w:cs="Arial"/>
          <w:sz w:val="20"/>
          <w:szCs w:val="20"/>
          <w:lang w:val="en-GB"/>
        </w:rPr>
        <w:t>s</w:t>
      </w:r>
      <w:r w:rsidRPr="002C281C">
        <w:rPr>
          <w:rFonts w:ascii="Arial" w:hAnsi="Arial" w:cs="Arial"/>
          <w:sz w:val="20"/>
          <w:szCs w:val="20"/>
          <w:lang w:val="en-GB"/>
        </w:rPr>
        <w:t>ation</w:t>
      </w:r>
      <w:proofErr w:type="spellEnd"/>
      <w:r w:rsidRPr="002C281C">
        <w:rPr>
          <w:rFonts w:ascii="Arial" w:hAnsi="Arial" w:cs="Arial"/>
          <w:sz w:val="20"/>
          <w:szCs w:val="20"/>
          <w:lang w:val="en-GB"/>
        </w:rPr>
        <w:t xml:space="preserve"> of these volumes (in voxels) is colo</w:t>
      </w:r>
      <w:r>
        <w:rPr>
          <w:rFonts w:ascii="Arial" w:hAnsi="Arial" w:cs="Arial"/>
          <w:sz w:val="20"/>
          <w:szCs w:val="20"/>
          <w:lang w:val="en-GB"/>
        </w:rPr>
        <w:t>u</w:t>
      </w:r>
      <w:r w:rsidRPr="002C281C">
        <w:rPr>
          <w:rFonts w:ascii="Arial" w:hAnsi="Arial" w:cs="Arial"/>
          <w:sz w:val="20"/>
          <w:szCs w:val="20"/>
          <w:lang w:val="en-GB"/>
        </w:rPr>
        <w:t xml:space="preserve">red in magenta. </w:t>
      </w:r>
      <w:ins w:id="305" w:author="Alexandre Miguel Kaizeler Guedes Da Silva Afonso" w:date="2026-09-02T14:07:00Z" w16du:dateUtc="2026-09-02T13:07:00Z">
        <w:r w:rsidR="0071248D">
          <w:rPr>
            <w:rFonts w:ascii="Arial" w:hAnsi="Arial" w:cs="Arial"/>
            <w:sz w:val="20"/>
            <w:szCs w:val="20"/>
            <w:lang w:val="en-GB"/>
          </w:rPr>
          <w:t>The s</w:t>
        </w:r>
      </w:ins>
      <w:del w:id="306" w:author="Alexandre Miguel Kaizeler Guedes Da Silva Afonso" w:date="2026-09-02T14:07:00Z" w16du:dateUtc="2026-09-02T13:07:00Z">
        <w:r w:rsidRPr="002C281C" w:rsidDel="0071248D">
          <w:rPr>
            <w:rFonts w:ascii="Arial" w:hAnsi="Arial" w:cs="Arial"/>
            <w:sz w:val="20"/>
            <w:szCs w:val="20"/>
            <w:lang w:val="en-GB"/>
          </w:rPr>
          <w:delText>S</w:delText>
        </w:r>
      </w:del>
      <w:r w:rsidRPr="002C281C">
        <w:rPr>
          <w:rFonts w:ascii="Arial" w:hAnsi="Arial" w:cs="Arial"/>
          <w:sz w:val="20"/>
          <w:szCs w:val="20"/>
          <w:lang w:val="en-GB"/>
        </w:rPr>
        <w:t xml:space="preserve">cale bar is shown on bottom right corner of each image, in </w:t>
      </w:r>
      <w:r w:rsidRPr="0071248D">
        <w:rPr>
          <w:rFonts w:ascii="Arial" w:hAnsi="Arial" w:cs="Arial"/>
          <w:sz w:val="20"/>
          <w:szCs w:val="20"/>
          <w:lang w:val="en-GB"/>
        </w:rPr>
        <w:t>yellow</w:t>
      </w:r>
      <w:ins w:id="307" w:author="Alexandre Miguel Kaizeler Guedes Da Silva Afonso" w:date="2026-09-02T14:07:00Z" w16du:dateUtc="2026-09-02T13:07:00Z">
        <w:r w:rsidR="0071248D" w:rsidRPr="0071248D">
          <w:rPr>
            <w:rFonts w:ascii="Arial" w:hAnsi="Arial" w:cs="Arial"/>
            <w:sz w:val="20"/>
            <w:szCs w:val="20"/>
            <w:lang w:val="en-GB"/>
          </w:rPr>
          <w:t xml:space="preserve"> (10 </w:t>
        </w:r>
        <w:proofErr w:type="spellStart"/>
        <w:r w:rsidR="0071248D" w:rsidRPr="0071248D">
          <w:rPr>
            <w:rFonts w:ascii="Arial" w:hAnsi="Arial" w:cs="Arial"/>
            <w:sz w:val="20"/>
            <w:szCs w:val="20"/>
            <w:lang w:val="en-GB"/>
          </w:rPr>
          <w:t>μm</w:t>
        </w:r>
        <w:proofErr w:type="spellEnd"/>
        <w:proofErr w:type="gramStart"/>
        <w:r w:rsidR="0071248D" w:rsidRPr="0071248D">
          <w:rPr>
            <w:rFonts w:ascii="Arial" w:hAnsi="Arial" w:cs="Arial"/>
            <w:sz w:val="20"/>
            <w:szCs w:val="20"/>
            <w:lang w:val="en-GB"/>
          </w:rPr>
          <w:t xml:space="preserve">) </w:t>
        </w:r>
      </w:ins>
      <w:r w:rsidRPr="0071248D">
        <w:rPr>
          <w:rFonts w:ascii="Arial" w:hAnsi="Arial" w:cs="Arial"/>
          <w:sz w:val="20"/>
          <w:szCs w:val="20"/>
          <w:lang w:val="en-GB"/>
        </w:rPr>
        <w:t>.</w:t>
      </w:r>
      <w:proofErr w:type="gramEnd"/>
      <w:r w:rsidRPr="002C281C">
        <w:rPr>
          <w:rFonts w:ascii="Arial" w:hAnsi="Arial" w:cs="Arial"/>
          <w:sz w:val="20"/>
          <w:szCs w:val="20"/>
          <w:lang w:val="en-GB"/>
        </w:rPr>
        <w:t xml:space="preserve"> (B-C)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proportions between J2 and HSP60 (B) or G3BP1 (C) were first quantified across all images acquired in the experiment (n = 3). For each condition, </w:t>
      </w:r>
      <w:r w:rsidRPr="00B475D4">
        <w:rPr>
          <w:rFonts w:ascii="Arial" w:hAnsi="Arial" w:cs="Arial"/>
          <w:sz w:val="20"/>
          <w:szCs w:val="20"/>
          <w:lang w:val="en-GB"/>
        </w:rPr>
        <w:lastRenderedPageBreak/>
        <w:t>beta distributions were then fitted to both the empirical measurements and the corresponding null distributions generated from randomi</w:t>
      </w:r>
      <w:r>
        <w:rPr>
          <w:rFonts w:ascii="Arial" w:hAnsi="Arial" w:cs="Arial"/>
          <w:sz w:val="20"/>
          <w:szCs w:val="20"/>
          <w:lang w:val="en-GB"/>
        </w:rPr>
        <w:t>s</w:t>
      </w:r>
      <w:r w:rsidRPr="00B475D4">
        <w:rPr>
          <w:rFonts w:ascii="Arial" w:hAnsi="Arial" w:cs="Arial"/>
          <w:sz w:val="20"/>
          <w:szCs w:val="20"/>
          <w:lang w:val="en-GB"/>
        </w:rPr>
        <w:t xml:space="preserve">ed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controls. Shown are violin plots representing 1000 values sampled from these fitted beta distributions for each condition. White dots denote the observed empirical </w:t>
      </w:r>
      <w:proofErr w:type="spellStart"/>
      <w:r w:rsidRPr="00B475D4">
        <w:rPr>
          <w:rFonts w:ascii="Arial" w:hAnsi="Arial" w:cs="Arial"/>
          <w:sz w:val="20"/>
          <w:szCs w:val="20"/>
          <w:lang w:val="en-GB"/>
        </w:rPr>
        <w:t>colocali</w:t>
      </w:r>
      <w:r>
        <w:rPr>
          <w:rFonts w:ascii="Arial" w:hAnsi="Arial" w:cs="Arial"/>
          <w:sz w:val="20"/>
          <w:szCs w:val="20"/>
          <w:lang w:val="en-GB"/>
        </w:rPr>
        <w:t>s</w:t>
      </w:r>
      <w:r w:rsidRPr="00B475D4">
        <w:rPr>
          <w:rFonts w:ascii="Arial" w:hAnsi="Arial" w:cs="Arial"/>
          <w:sz w:val="20"/>
          <w:szCs w:val="20"/>
          <w:lang w:val="en-GB"/>
        </w:rPr>
        <w:t>ation</w:t>
      </w:r>
      <w:proofErr w:type="spellEnd"/>
      <w:r w:rsidRPr="00B475D4">
        <w:rPr>
          <w:rFonts w:ascii="Arial" w:hAnsi="Arial" w:cs="Arial"/>
          <w:sz w:val="20"/>
          <w:szCs w:val="20"/>
          <w:lang w:val="en-GB"/>
        </w:rPr>
        <w:t xml:space="preserve"> values. Statistical metrics (AUC, Cohen’s d, p-value) are displayed directly on the plot.</w:t>
      </w:r>
      <w:r w:rsidRPr="002C281C">
        <w:rPr>
          <w:rFonts w:ascii="Arial" w:hAnsi="Arial" w:cs="Arial"/>
          <w:sz w:val="20"/>
          <w:szCs w:val="20"/>
          <w:lang w:val="en-GB"/>
        </w:rPr>
        <w:t xml:space="preserve"> AUC: probability that a randomly selected </w:t>
      </w:r>
      <w:r w:rsidRPr="002C281C">
        <w:rPr>
          <w:rFonts w:ascii="Arial" w:hAnsi="Arial" w:cs="Arial"/>
          <w:i/>
          <w:iCs/>
          <w:sz w:val="20"/>
          <w:szCs w:val="20"/>
          <w:lang w:val="en-GB"/>
        </w:rPr>
        <w:t>Sorbitol</w:t>
      </w:r>
      <w:r w:rsidRPr="002C281C">
        <w:rPr>
          <w:rFonts w:ascii="Arial" w:hAnsi="Arial" w:cs="Arial"/>
          <w:sz w:val="20"/>
          <w:szCs w:val="20"/>
          <w:lang w:val="en-GB"/>
        </w:rPr>
        <w:t xml:space="preserve"> sample has a higher value than a randomly chosen </w:t>
      </w:r>
      <w:r w:rsidRPr="002C281C">
        <w:rPr>
          <w:rFonts w:ascii="Arial" w:hAnsi="Arial" w:cs="Arial"/>
          <w:i/>
          <w:iCs/>
          <w:sz w:val="20"/>
          <w:szCs w:val="20"/>
          <w:lang w:val="en-GB"/>
        </w:rPr>
        <w:t>Control</w:t>
      </w:r>
      <w:r w:rsidRPr="002C281C">
        <w:rPr>
          <w:rFonts w:ascii="Arial" w:hAnsi="Arial" w:cs="Arial"/>
          <w:sz w:val="20"/>
          <w:szCs w:val="20"/>
          <w:lang w:val="en-GB"/>
        </w:rPr>
        <w:t xml:space="preserve"> sample; </w:t>
      </w:r>
      <w:r w:rsidRPr="00B475D4">
        <w:rPr>
          <w:rFonts w:ascii="Arial" w:hAnsi="Arial" w:cs="Arial"/>
          <w:sz w:val="20"/>
          <w:szCs w:val="20"/>
          <w:lang w:val="en-GB"/>
        </w:rPr>
        <w:t xml:space="preserve">p-value obtained from a </w:t>
      </w:r>
      <w:proofErr w:type="gramStart"/>
      <w:r w:rsidRPr="00B475D4">
        <w:rPr>
          <w:rFonts w:ascii="Arial" w:hAnsi="Arial" w:cs="Arial"/>
          <w:sz w:val="20"/>
          <w:szCs w:val="20"/>
          <w:lang w:val="en-GB"/>
        </w:rPr>
        <w:t>Student’s</w:t>
      </w:r>
      <w:proofErr w:type="gramEnd"/>
      <w:r w:rsidRPr="00B475D4">
        <w:rPr>
          <w:rFonts w:ascii="Arial" w:hAnsi="Arial" w:cs="Arial"/>
          <w:sz w:val="20"/>
          <w:szCs w:val="20"/>
          <w:lang w:val="en-GB"/>
        </w:rPr>
        <w:t xml:space="preserve"> t-test. In B and C, AUC and Cohen's d values were obtained by comparing the two sets of 1000 values sampled from the </w:t>
      </w:r>
      <w:del w:id="308" w:author="Alexandre Miguel Kaizeler Guedes Da Silva Afonso" w:date="2026-09-02T14:06:00Z" w16du:dateUtc="2026-09-02T13:06:00Z">
        <w:r w:rsidRPr="00B475D4" w:rsidDel="0071248D">
          <w:rPr>
            <w:rFonts w:ascii="Arial" w:hAnsi="Arial" w:cs="Arial"/>
            <w:sz w:val="20"/>
            <w:szCs w:val="20"/>
            <w:lang w:val="en-GB"/>
          </w:rPr>
          <w:delText xml:space="preserve">emited </w:delText>
        </w:r>
      </w:del>
      <w:ins w:id="309" w:author="Alexandre Miguel Kaizeler Guedes Da Silva Afonso" w:date="2026-09-02T14:06:00Z" w16du:dateUtc="2026-09-02T13:06:00Z">
        <w:r w:rsidR="0071248D">
          <w:rPr>
            <w:rFonts w:ascii="Arial" w:hAnsi="Arial" w:cs="Arial"/>
            <w:sz w:val="20"/>
            <w:szCs w:val="20"/>
            <w:lang w:val="en-GB"/>
          </w:rPr>
          <w:t>fitted</w:t>
        </w:r>
        <w:r w:rsidR="0071248D" w:rsidRPr="00B475D4">
          <w:rPr>
            <w:rFonts w:ascii="Arial" w:hAnsi="Arial" w:cs="Arial"/>
            <w:sz w:val="20"/>
            <w:szCs w:val="20"/>
            <w:lang w:val="en-GB"/>
          </w:rPr>
          <w:t xml:space="preserve"> </w:t>
        </w:r>
      </w:ins>
      <w:r w:rsidRPr="00B475D4">
        <w:rPr>
          <w:rFonts w:ascii="Arial" w:hAnsi="Arial" w:cs="Arial"/>
          <w:sz w:val="20"/>
          <w:szCs w:val="20"/>
          <w:lang w:val="en-GB"/>
        </w:rPr>
        <w:t>beta distributions, whereas the p-value was obtained by comparing the two sets of empirical triplicates.</w:t>
      </w:r>
    </w:p>
    <w:p w14:paraId="5BB6505E" w14:textId="25640BCF" w:rsidR="00152C5D" w:rsidRPr="001B750D" w:rsidRDefault="00152C5D" w:rsidP="00152C5D">
      <w:pPr>
        <w:jc w:val="both"/>
        <w:rPr>
          <w:rFonts w:ascii="Arial" w:hAnsi="Arial" w:cs="Arial"/>
          <w:sz w:val="24"/>
          <w:szCs w:val="24"/>
          <w:lang w:val="en-GB"/>
        </w:rPr>
      </w:pPr>
      <w:r w:rsidRPr="001B750D">
        <w:rPr>
          <w:rFonts w:ascii="Arial" w:hAnsi="Arial" w:cs="Arial"/>
          <w:sz w:val="24"/>
          <w:szCs w:val="24"/>
          <w:lang w:val="en-GB"/>
        </w:rPr>
        <w:t xml:space="preserve">Taken together, these observations </w:t>
      </w:r>
      <w:r w:rsidR="00F2403D" w:rsidRPr="001B750D">
        <w:rPr>
          <w:rFonts w:ascii="Arial" w:hAnsi="Arial" w:cs="Arial"/>
          <w:sz w:val="24"/>
          <w:szCs w:val="24"/>
          <w:lang w:val="en-GB"/>
        </w:rPr>
        <w:t>suggest the</w:t>
      </w:r>
      <w:r w:rsidRPr="001B750D">
        <w:rPr>
          <w:rFonts w:ascii="Arial" w:hAnsi="Arial" w:cs="Arial"/>
          <w:sz w:val="24"/>
          <w:szCs w:val="24"/>
          <w:lang w:val="en-GB"/>
        </w:rPr>
        <w:t xml:space="preserve">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1B750D" w:rsidRDefault="00152C5D" w:rsidP="00152C5D">
      <w:pPr>
        <w:rPr>
          <w:rFonts w:ascii="Arial" w:hAnsi="Arial" w:cs="Arial"/>
          <w:sz w:val="24"/>
          <w:szCs w:val="24"/>
          <w:lang w:val="en-GB"/>
        </w:rPr>
      </w:pPr>
    </w:p>
    <w:p w14:paraId="7C2ED4AD" w14:textId="465ECFCF" w:rsidR="00500E4F" w:rsidRPr="001B750D" w:rsidRDefault="00500E4F" w:rsidP="00500E4F">
      <w:pPr>
        <w:pStyle w:val="Ttulo2"/>
        <w:rPr>
          <w:lang w:val="en-GB"/>
        </w:rPr>
      </w:pPr>
      <w:r w:rsidRPr="001B750D">
        <w:rPr>
          <w:lang w:val="en-GB"/>
        </w:rPr>
        <w:t>Sequestration of TIA1 in SGs recapitulates splicing alterations from TIA1 depletion</w:t>
      </w:r>
    </w:p>
    <w:p w14:paraId="4BD6B6B3" w14:textId="758F3098" w:rsidR="00956A1A" w:rsidRPr="00A14CCB" w:rsidRDefault="00A8589F" w:rsidP="00533F41">
      <w:pPr>
        <w:jc w:val="both"/>
        <w:rPr>
          <w:rFonts w:ascii="Arial" w:hAnsi="Arial" w:cs="Arial"/>
          <w:sz w:val="24"/>
          <w:szCs w:val="24"/>
          <w:lang w:val="en-GB"/>
        </w:rPr>
      </w:pPr>
      <w:r w:rsidRPr="00A14CCB">
        <w:rPr>
          <w:rFonts w:ascii="Arial" w:hAnsi="Arial" w:cs="Arial"/>
          <w:sz w:val="24"/>
          <w:szCs w:val="24"/>
          <w:lang w:val="en-GB"/>
        </w:rPr>
        <w:t>In addition to transcriptomes, we investigated SG-associated proteins</w:t>
      </w:r>
      <w:r w:rsidR="00F12DB4" w:rsidRPr="00A14CCB">
        <w:rPr>
          <w:rFonts w:ascii="Arial" w:hAnsi="Arial" w:cs="Arial"/>
          <w:sz w:val="24"/>
          <w:szCs w:val="24"/>
          <w:lang w:val="en-GB"/>
        </w:rPr>
        <w:t>, with a foc</w:t>
      </w:r>
      <w:r w:rsidR="009E3960" w:rsidRPr="00A14CCB">
        <w:rPr>
          <w:rFonts w:ascii="Arial" w:hAnsi="Arial" w:cs="Arial"/>
          <w:sz w:val="24"/>
          <w:szCs w:val="24"/>
          <w:lang w:val="en-GB"/>
        </w:rPr>
        <w:t>u</w:t>
      </w:r>
      <w:r w:rsidR="00F12DB4" w:rsidRPr="00A14CCB">
        <w:rPr>
          <w:rFonts w:ascii="Arial" w:hAnsi="Arial" w:cs="Arial"/>
          <w:sz w:val="24"/>
          <w:szCs w:val="24"/>
          <w:lang w:val="en-GB"/>
        </w:rPr>
        <w:t xml:space="preserve">s on </w:t>
      </w:r>
      <w:r w:rsidR="009E3960" w:rsidRPr="00A14CCB">
        <w:rPr>
          <w:rFonts w:ascii="Arial" w:hAnsi="Arial" w:cs="Arial"/>
          <w:sz w:val="24"/>
          <w:szCs w:val="24"/>
          <w:lang w:val="en-GB"/>
        </w:rPr>
        <w:t>RBPs, which account for roughly</w:t>
      </w:r>
      <w:r w:rsidRPr="00A14CCB">
        <w:rPr>
          <w:rFonts w:ascii="Arial" w:hAnsi="Arial" w:cs="Arial"/>
          <w:sz w:val="24"/>
          <w:szCs w:val="24"/>
          <w:lang w:val="en-GB"/>
        </w:rPr>
        <w:t xml:space="preserve"> 50% of </w:t>
      </w:r>
      <w:r w:rsidR="009E3960" w:rsidRPr="00A14CCB">
        <w:rPr>
          <w:rFonts w:ascii="Arial" w:hAnsi="Arial" w:cs="Arial"/>
          <w:sz w:val="24"/>
          <w:szCs w:val="24"/>
          <w:lang w:val="en-GB"/>
        </w:rPr>
        <w:t>the SG proteome</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RZAnn79","properties":{"unsorted":false,"formattedCitation":"(8)","plainCitation":"(8)","noteIndex":0},"citationItems":[{"id":"7QlDGlPw/COH0IcUu","uris":["http://zotero.org/users/local/1p9EH8ax/items/JKRCUQTG"],"itemData":{"id":"Vt4aYKIl/IeWTjMbg","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(8)</w:t>
      </w:r>
      <w:r w:rsidR="00C36DB0" w:rsidRPr="00A14CCB">
        <w:rPr>
          <w:rFonts w:ascii="Arial" w:hAnsi="Arial" w:cs="Arial"/>
          <w:sz w:val="24"/>
          <w:szCs w:val="24"/>
          <w:lang w:val="en-GB"/>
        </w:rPr>
        <w:fldChar w:fldCharType="end"/>
      </w:r>
      <w:r w:rsidR="009E3960" w:rsidRPr="00A14CCB">
        <w:rPr>
          <w:rFonts w:ascii="Arial" w:hAnsi="Arial" w:cs="Arial"/>
          <w:sz w:val="24"/>
          <w:szCs w:val="24"/>
          <w:lang w:val="en-GB"/>
        </w:rPr>
        <w:t>.</w:t>
      </w:r>
      <w:r w:rsidRPr="00A14CCB">
        <w:rPr>
          <w:rFonts w:ascii="Arial" w:hAnsi="Arial" w:cs="Arial"/>
          <w:sz w:val="24"/>
          <w:szCs w:val="24"/>
          <w:lang w:val="en-GB"/>
        </w:rPr>
        <w:t xml:space="preserve"> </w:t>
      </w:r>
      <w:r w:rsidR="00C264E3" w:rsidRPr="00A14CCB">
        <w:rPr>
          <w:rFonts w:ascii="Arial" w:hAnsi="Arial" w:cs="Arial"/>
          <w:sz w:val="24"/>
          <w:szCs w:val="24"/>
          <w:lang w:val="en-GB"/>
        </w:rPr>
        <w:t xml:space="preserve">Because </w:t>
      </w:r>
      <w:r w:rsidR="0031166E" w:rsidRPr="00A14CCB">
        <w:rPr>
          <w:rFonts w:ascii="Arial" w:hAnsi="Arial" w:cs="Arial"/>
          <w:sz w:val="24"/>
          <w:szCs w:val="24"/>
          <w:lang w:val="en-GB"/>
        </w:rPr>
        <w:t xml:space="preserve">only a fraction of the total amount of these proteins </w:t>
      </w:r>
      <w:r w:rsidR="006E70A5" w:rsidRPr="00A14CCB">
        <w:rPr>
          <w:rFonts w:ascii="Arial" w:hAnsi="Arial" w:cs="Arial"/>
          <w:sz w:val="24"/>
          <w:szCs w:val="24"/>
          <w:lang w:val="en-GB"/>
        </w:rPr>
        <w:t xml:space="preserve">in the cell </w:t>
      </w:r>
      <w:del w:id="310" w:author="Alexandre Miguel Kaizeler Guedes Da Silva Afonso" w:date="2026-09-02T14:10:00Z" w16du:dateUtc="2026-09-02T13:10:00Z">
        <w:r w:rsidR="0031166E" w:rsidRPr="00A14CCB" w:rsidDel="003174E2">
          <w:rPr>
            <w:rFonts w:ascii="Arial" w:hAnsi="Arial" w:cs="Arial"/>
            <w:sz w:val="24"/>
            <w:szCs w:val="24"/>
            <w:lang w:val="en-GB"/>
          </w:rPr>
          <w:delText xml:space="preserve">are </w:delText>
        </w:r>
      </w:del>
      <w:ins w:id="311" w:author="Alexandre Miguel Kaizeler Guedes Da Silva Afonso" w:date="2026-09-02T14:10:00Z" w16du:dateUtc="2026-09-02T13:10:00Z">
        <w:r w:rsidR="003174E2">
          <w:rPr>
            <w:rFonts w:ascii="Arial" w:hAnsi="Arial" w:cs="Arial"/>
            <w:sz w:val="24"/>
            <w:szCs w:val="24"/>
            <w:lang w:val="en-GB"/>
          </w:rPr>
          <w:t>is</w:t>
        </w:r>
        <w:r w:rsidR="003174E2" w:rsidRPr="00A14CCB">
          <w:rPr>
            <w:rFonts w:ascii="Arial" w:hAnsi="Arial" w:cs="Arial"/>
            <w:sz w:val="24"/>
            <w:szCs w:val="24"/>
            <w:lang w:val="en-GB"/>
          </w:rPr>
          <w:t xml:space="preserve"> </w:t>
        </w:r>
      </w:ins>
      <w:r w:rsidR="0031166E" w:rsidRPr="00A14CCB">
        <w:rPr>
          <w:rFonts w:ascii="Arial" w:hAnsi="Arial" w:cs="Arial"/>
          <w:sz w:val="24"/>
          <w:szCs w:val="24"/>
          <w:lang w:val="en-GB"/>
        </w:rPr>
        <w:t>sequestered in SG</w:t>
      </w:r>
      <w:r w:rsidR="006E70A5" w:rsidRPr="00A14CCB">
        <w:rPr>
          <w:rFonts w:ascii="Arial" w:hAnsi="Arial" w:cs="Arial"/>
          <w:sz w:val="24"/>
          <w:szCs w:val="24"/>
          <w:lang w:val="en-GB"/>
        </w:rPr>
        <w:t>s (</w:t>
      </w:r>
      <w:r w:rsidR="006E70A5" w:rsidRPr="00A14CCB">
        <w:rPr>
          <w:rFonts w:ascii="Arial" w:hAnsi="Arial" w:cs="Arial"/>
          <w:i/>
          <w:iCs/>
          <w:sz w:val="24"/>
          <w:szCs w:val="24"/>
          <w:lang w:val="en-GB"/>
        </w:rPr>
        <w:t>e.g.</w:t>
      </w:r>
      <w:r w:rsidR="006E70A5" w:rsidRPr="00A14CCB">
        <w:rPr>
          <w:rFonts w:ascii="Arial" w:hAnsi="Arial" w:cs="Arial"/>
          <w:sz w:val="24"/>
          <w:szCs w:val="24"/>
          <w:lang w:val="en-GB"/>
        </w:rPr>
        <w:t>, only ~20% of G3BP1</w:t>
      </w:r>
      <w:r w:rsidR="00C36DB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1nE0trp2","properties":{"unsorted":false,"formattedCitation":"(29)","plainCitation":"(29)","noteIndex":0},"citationItems":[{"id":"7QlDGlPw/J6uUxkLm","uris":["http://zotero.org/users/local/1p9EH8ax/items/4ULW7W7L"],"itemData":{"id":"Vt4aYKIl/Drng08LB","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36DB0" w:rsidRPr="00A14CCB">
        <w:rPr>
          <w:rFonts w:ascii="Arial" w:hAnsi="Arial" w:cs="Arial"/>
          <w:sz w:val="24"/>
          <w:szCs w:val="24"/>
          <w:lang w:val="en-GB"/>
        </w:rPr>
        <w:fldChar w:fldCharType="separate"/>
      </w:r>
      <w:r w:rsidR="0097304F" w:rsidRPr="005379E1">
        <w:rPr>
          <w:rFonts w:ascii="Arial" w:hAnsi="Arial" w:cs="Arial"/>
          <w:sz w:val="24"/>
          <w:lang w:val="en-GB"/>
        </w:rPr>
        <w:t>(29)</w:t>
      </w:r>
      <w:r w:rsidR="00C36DB0" w:rsidRPr="00A14CCB">
        <w:rPr>
          <w:rFonts w:ascii="Arial" w:hAnsi="Arial" w:cs="Arial"/>
          <w:sz w:val="24"/>
          <w:szCs w:val="24"/>
          <w:lang w:val="en-GB"/>
        </w:rPr>
        <w:fldChar w:fldCharType="end"/>
      </w:r>
      <w:r w:rsidR="006E70A5" w:rsidRPr="00A14CCB">
        <w:rPr>
          <w:rFonts w:ascii="Arial" w:hAnsi="Arial" w:cs="Arial"/>
          <w:sz w:val="24"/>
          <w:szCs w:val="24"/>
          <w:lang w:val="en-GB"/>
        </w:rPr>
        <w:t>)</w:t>
      </w:r>
      <w:r w:rsidR="0074045A" w:rsidRPr="00A14CCB">
        <w:rPr>
          <w:rFonts w:ascii="Arial" w:hAnsi="Arial" w:cs="Arial"/>
          <w:sz w:val="24"/>
          <w:szCs w:val="24"/>
          <w:lang w:val="en-GB"/>
        </w:rPr>
        <w:t>, the functional impact of their partial sequestration remains unclear.</w:t>
      </w:r>
      <w:r w:rsidR="006E70A5" w:rsidRPr="00A14CCB">
        <w:rPr>
          <w:rFonts w:ascii="Arial" w:hAnsi="Arial" w:cs="Arial"/>
          <w:sz w:val="24"/>
          <w:szCs w:val="24"/>
          <w:lang w:val="en-GB"/>
        </w:rPr>
        <w:t xml:space="preserve"> </w:t>
      </w:r>
      <w:r w:rsidR="001D1E1C" w:rsidRPr="00A14CCB">
        <w:rPr>
          <w:rFonts w:ascii="Arial" w:hAnsi="Arial" w:cs="Arial"/>
          <w:sz w:val="24"/>
          <w:szCs w:val="24"/>
          <w:lang w:val="en-GB"/>
        </w:rPr>
        <w:t>RBPs are multifunctional, with roles spanning splicing regulation, translational control, and RNA stability, among others</w:t>
      </w:r>
      <w:r w:rsidR="00956A1A" w:rsidRPr="00A14CCB">
        <w:rPr>
          <w:rFonts w:ascii="Arial" w:hAnsi="Arial" w:cs="Arial"/>
          <w:sz w:val="24"/>
          <w:szCs w:val="24"/>
          <w:lang w:val="en-GB"/>
        </w:rPr>
        <w:t>. When sequestered in</w:t>
      </w:r>
      <w:r w:rsidR="00A6455D" w:rsidRPr="00A14CCB">
        <w:rPr>
          <w:rFonts w:ascii="Arial" w:hAnsi="Arial" w:cs="Arial"/>
          <w:sz w:val="24"/>
          <w:szCs w:val="24"/>
          <w:lang w:val="en-GB"/>
        </w:rPr>
        <w:t>side</w:t>
      </w:r>
      <w:r w:rsidR="00956A1A" w:rsidRPr="00A14CCB">
        <w:rPr>
          <w:rFonts w:ascii="Arial" w:hAnsi="Arial" w:cs="Arial"/>
          <w:sz w:val="24"/>
          <w:szCs w:val="24"/>
          <w:lang w:val="en-GB"/>
        </w:rPr>
        <w:t xml:space="preserve"> SGs, they are displaced from the nucleus</w:t>
      </w:r>
      <w:r w:rsidR="00A6455D" w:rsidRPr="00A14CCB">
        <w:rPr>
          <w:rFonts w:ascii="Arial" w:hAnsi="Arial" w:cs="Arial"/>
          <w:sz w:val="24"/>
          <w:szCs w:val="24"/>
          <w:lang w:val="en-GB"/>
        </w:rPr>
        <w:t xml:space="preserve">, potentially impairing their functions </w:t>
      </w:r>
      <w:r w:rsidR="003E7382" w:rsidRPr="00A14CCB">
        <w:rPr>
          <w:rFonts w:ascii="Arial" w:hAnsi="Arial" w:cs="Arial"/>
          <w:sz w:val="24"/>
          <w:szCs w:val="24"/>
          <w:lang w:val="en-GB"/>
        </w:rPr>
        <w:t xml:space="preserve">therein, namely splicing regulation, </w:t>
      </w:r>
      <w:r w:rsidR="00011DC7" w:rsidRPr="00A14CCB">
        <w:rPr>
          <w:rFonts w:ascii="Arial" w:hAnsi="Arial" w:cs="Arial"/>
          <w:sz w:val="24"/>
          <w:szCs w:val="24"/>
          <w:lang w:val="en-GB"/>
        </w:rPr>
        <w:t xml:space="preserve">and </w:t>
      </w:r>
      <w:r w:rsidR="00956A1A" w:rsidRPr="00A14CCB">
        <w:rPr>
          <w:rFonts w:ascii="Arial" w:hAnsi="Arial" w:cs="Arial"/>
          <w:sz w:val="24"/>
          <w:szCs w:val="24"/>
          <w:lang w:val="en-GB"/>
        </w:rPr>
        <w:t>leading to downstream biological effects</w:t>
      </w:r>
      <w:r w:rsidR="002F0739" w:rsidRPr="00A14CCB">
        <w:rPr>
          <w:rFonts w:ascii="Arial" w:hAnsi="Arial" w:cs="Arial"/>
          <w:sz w:val="24"/>
          <w:szCs w:val="24"/>
          <w:lang w:val="en-GB"/>
        </w:rPr>
        <w:t>.</w:t>
      </w:r>
    </w:p>
    <w:p w14:paraId="1CC3A499" w14:textId="2C36635A" w:rsidR="00F12DB4" w:rsidRPr="00A14CCB" w:rsidRDefault="00011DC7" w:rsidP="00673D9B">
      <w:pPr>
        <w:jc w:val="both"/>
        <w:rPr>
          <w:rFonts w:ascii="Arial" w:hAnsi="Arial" w:cs="Arial"/>
          <w:noProof/>
          <w:sz w:val="24"/>
          <w:szCs w:val="24"/>
          <w:lang w:val="en-GB"/>
        </w:rPr>
      </w:pPr>
      <w:r w:rsidRPr="00A14CCB">
        <w:rPr>
          <w:rFonts w:ascii="Arial" w:hAnsi="Arial" w:cs="Arial"/>
          <w:sz w:val="24"/>
          <w:szCs w:val="24"/>
          <w:lang w:val="en-GB"/>
        </w:rPr>
        <w:t xml:space="preserve">To test this, we </w:t>
      </w:r>
      <w:r w:rsidR="00956A1A" w:rsidRPr="00A14CCB">
        <w:rPr>
          <w:rFonts w:ascii="Arial" w:hAnsi="Arial" w:cs="Arial"/>
          <w:sz w:val="24"/>
          <w:szCs w:val="24"/>
          <w:lang w:val="en-GB"/>
        </w:rPr>
        <w:t xml:space="preserve">compiled a </w:t>
      </w:r>
      <w:r w:rsidR="00870F15" w:rsidRPr="00A14CCB">
        <w:rPr>
          <w:rFonts w:ascii="Arial" w:hAnsi="Arial" w:cs="Arial"/>
          <w:sz w:val="24"/>
          <w:szCs w:val="24"/>
          <w:lang w:val="en-GB"/>
        </w:rPr>
        <w:t xml:space="preserve">set </w:t>
      </w:r>
      <w:r w:rsidR="00956A1A" w:rsidRPr="00A14CCB">
        <w:rPr>
          <w:rFonts w:ascii="Arial" w:hAnsi="Arial" w:cs="Arial"/>
          <w:sz w:val="24"/>
          <w:szCs w:val="24"/>
          <w:lang w:val="en-GB"/>
        </w:rPr>
        <w:t>of RBPs known to localise to SGs</w:t>
      </w:r>
      <w:r w:rsidR="00E513D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{"citationID":"fbVljTDR","properties":{"formattedCitation":"(8, 30)","plainCitation":"(8, 30)","noteIndex":0},"citationItems":[{"id":"7QlDGlPw/COH0IcUu","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7QlDGlPw/XqMjjbqg","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sidRPr="00A14CCB">
        <w:rPr>
          <w:rFonts w:ascii="Arial" w:hAnsi="Arial" w:cs="Arial"/>
          <w:sz w:val="24"/>
          <w:szCs w:val="24"/>
          <w:lang w:val="en-GB"/>
        </w:rPr>
        <w:fldChar w:fldCharType="separate"/>
      </w:r>
      <w:r w:rsidR="0097304F" w:rsidRPr="005379E1">
        <w:rPr>
          <w:rFonts w:ascii="Arial" w:hAnsi="Arial" w:cs="Arial"/>
          <w:sz w:val="24"/>
          <w:lang w:val="en-GB"/>
        </w:rPr>
        <w:t>(8, 30)</w:t>
      </w:r>
      <w:r w:rsidR="00E513DC" w:rsidRPr="00A14CCB">
        <w:rPr>
          <w:rFonts w:ascii="Arial" w:hAnsi="Arial" w:cs="Arial"/>
          <w:sz w:val="24"/>
          <w:szCs w:val="24"/>
          <w:lang w:val="en-GB"/>
        </w:rPr>
        <w:fldChar w:fldCharType="end"/>
      </w:r>
      <w:r w:rsidR="00956A1A" w:rsidRPr="00A14CCB">
        <w:rPr>
          <w:rFonts w:ascii="Arial" w:hAnsi="Arial" w:cs="Arial"/>
          <w:sz w:val="24"/>
          <w:szCs w:val="24"/>
          <w:lang w:val="en-GB"/>
        </w:rPr>
        <w:t xml:space="preserve"> and </w:t>
      </w:r>
      <w:r w:rsidR="00870F15" w:rsidRPr="00A14CCB">
        <w:rPr>
          <w:rFonts w:ascii="Arial" w:hAnsi="Arial" w:cs="Arial"/>
          <w:sz w:val="24"/>
          <w:szCs w:val="24"/>
          <w:lang w:val="en-GB"/>
        </w:rPr>
        <w:t>mapped their RNA targets using</w:t>
      </w:r>
      <w:r w:rsidR="00956A1A" w:rsidRPr="00A14CCB">
        <w:rPr>
          <w:rFonts w:ascii="Arial" w:hAnsi="Arial" w:cs="Arial"/>
          <w:sz w:val="24"/>
          <w:szCs w:val="24"/>
          <w:lang w:val="en-GB"/>
        </w:rPr>
        <w:t xml:space="preserve"> </w:t>
      </w:r>
      <w:proofErr w:type="spellStart"/>
      <w:r w:rsidR="00956A1A" w:rsidRPr="00A14CCB">
        <w:rPr>
          <w:rFonts w:ascii="Arial" w:hAnsi="Arial" w:cs="Arial"/>
          <w:sz w:val="24"/>
          <w:szCs w:val="24"/>
          <w:lang w:val="en-GB"/>
        </w:rPr>
        <w:t>eCLIP</w:t>
      </w:r>
      <w:proofErr w:type="spellEnd"/>
      <w:r w:rsidR="00956A1A" w:rsidRPr="00A14CCB">
        <w:rPr>
          <w:rFonts w:ascii="Arial" w:hAnsi="Arial" w:cs="Arial"/>
          <w:sz w:val="24"/>
          <w:szCs w:val="24"/>
          <w:lang w:val="en-GB"/>
        </w:rPr>
        <w:t xml:space="preserve"> data</w:t>
      </w:r>
      <w:r w:rsidR="00870F15" w:rsidRPr="00A14CCB">
        <w:rPr>
          <w:rFonts w:ascii="Arial" w:hAnsi="Arial" w:cs="Arial"/>
          <w:sz w:val="24"/>
          <w:szCs w:val="24"/>
          <w:lang w:val="en-GB"/>
        </w:rPr>
        <w:t xml:space="preserve"> (</w:t>
      </w:r>
      <w:r w:rsidR="008A5691" w:rsidRPr="00A14CCB">
        <w:rPr>
          <w:rFonts w:ascii="Arial" w:hAnsi="Arial" w:cs="Arial"/>
          <w:sz w:val="24"/>
          <w:szCs w:val="24"/>
          <w:lang w:val="en-GB"/>
        </w:rPr>
        <w:t>see</w:t>
      </w:r>
      <w:r w:rsidR="00870F15" w:rsidRPr="00A14CCB">
        <w:rPr>
          <w:rFonts w:ascii="Arial" w:hAnsi="Arial" w:cs="Arial"/>
          <w:sz w:val="24"/>
          <w:szCs w:val="24"/>
          <w:lang w:val="en-GB"/>
        </w:rPr>
        <w:t xml:space="preserve"> Methods)</w:t>
      </w:r>
      <w:r w:rsidR="00956A1A" w:rsidRPr="00A14CCB">
        <w:rPr>
          <w:rFonts w:ascii="Arial" w:hAnsi="Arial" w:cs="Arial"/>
          <w:sz w:val="24"/>
          <w:szCs w:val="24"/>
          <w:lang w:val="en-GB"/>
        </w:rPr>
        <w:t xml:space="preserve">. We then </w:t>
      </w:r>
      <w:r w:rsidR="00FA5DAB" w:rsidRPr="00A14CCB">
        <w:rPr>
          <w:rFonts w:ascii="Arial" w:hAnsi="Arial" w:cs="Arial"/>
          <w:sz w:val="24"/>
          <w:szCs w:val="24"/>
          <w:lang w:val="en-GB"/>
        </w:rPr>
        <w:t>performed a differential</w:t>
      </w:r>
      <w:r w:rsidR="00956A1A" w:rsidRPr="00A14CCB">
        <w:rPr>
          <w:rFonts w:ascii="Arial" w:hAnsi="Arial" w:cs="Arial"/>
          <w:sz w:val="24"/>
          <w:szCs w:val="24"/>
          <w:lang w:val="en-GB"/>
        </w:rPr>
        <w:t xml:space="preserve"> alternative splicing</w:t>
      </w:r>
      <w:r w:rsidR="00FA5DAB" w:rsidRPr="00A14CCB">
        <w:rPr>
          <w:rFonts w:ascii="Arial" w:hAnsi="Arial" w:cs="Arial"/>
          <w:sz w:val="24"/>
          <w:szCs w:val="24"/>
          <w:lang w:val="en-GB"/>
        </w:rPr>
        <w:t xml:space="preserve"> analysis (DSA)</w:t>
      </w:r>
      <w:r w:rsidR="00F714A1" w:rsidRPr="00A14CCB">
        <w:rPr>
          <w:rFonts w:ascii="Arial" w:hAnsi="Arial" w:cs="Arial"/>
          <w:sz w:val="24"/>
          <w:szCs w:val="24"/>
          <w:lang w:val="en-GB"/>
        </w:rPr>
        <w:t xml:space="preserve"> </w:t>
      </w:r>
      <w:r w:rsidR="00BA42D9" w:rsidRPr="00A14CCB">
        <w:rPr>
          <w:rFonts w:ascii="Arial" w:hAnsi="Arial" w:cs="Arial"/>
          <w:sz w:val="24"/>
          <w:szCs w:val="24"/>
          <w:lang w:val="en-GB"/>
        </w:rPr>
        <w:t>between dsRNA-stressed cells and unstressed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gl2RifO","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956A1A" w:rsidRPr="00A14CCB">
        <w:rPr>
          <w:rFonts w:ascii="Arial" w:hAnsi="Arial" w:cs="Arial"/>
          <w:sz w:val="24"/>
          <w:szCs w:val="24"/>
          <w:lang w:val="en-GB"/>
        </w:rPr>
        <w:t>, focusing on exon skipping events classified as increased, unchanged, or decreased</w:t>
      </w:r>
      <w:r w:rsidR="00B61F56" w:rsidRPr="00A14CCB">
        <w:rPr>
          <w:rFonts w:ascii="Arial" w:hAnsi="Arial" w:cs="Arial"/>
          <w:sz w:val="24"/>
          <w:szCs w:val="24"/>
          <w:lang w:val="en-GB"/>
        </w:rPr>
        <w:t>, assessing binding enrichment for each of these categories</w:t>
      </w:r>
      <w:r w:rsidR="00BA42D9" w:rsidRPr="00A14CCB">
        <w:rPr>
          <w:rFonts w:ascii="Arial" w:hAnsi="Arial" w:cs="Arial"/>
          <w:sz w:val="24"/>
          <w:szCs w:val="24"/>
          <w:lang w:val="en-GB"/>
        </w:rPr>
        <w:t xml:space="preserve"> </w:t>
      </w:r>
      <w:r w:rsidR="00BA42D9" w:rsidRPr="00A14CCB">
        <w:rPr>
          <w:rFonts w:ascii="Arial" w:hAnsi="Arial" w:cs="Arial"/>
          <w:color w:val="000000" w:themeColor="text1"/>
          <w:sz w:val="24"/>
          <w:szCs w:val="24"/>
          <w:lang w:val="en-GB"/>
        </w:rPr>
        <w:t>(</w:t>
      </w:r>
      <w:r w:rsidR="008A5691" w:rsidRPr="00A14CCB">
        <w:rPr>
          <w:rFonts w:ascii="Arial" w:hAnsi="Arial" w:cs="Arial"/>
          <w:color w:val="000000" w:themeColor="text1"/>
          <w:sz w:val="24"/>
          <w:szCs w:val="24"/>
          <w:lang w:val="en-GB"/>
        </w:rPr>
        <w:t>see</w:t>
      </w:r>
      <w:r w:rsidR="00260224" w:rsidRPr="00A14CCB">
        <w:rPr>
          <w:rFonts w:ascii="Arial" w:hAnsi="Arial" w:cs="Arial"/>
          <w:color w:val="000000" w:themeColor="text1"/>
          <w:sz w:val="24"/>
          <w:szCs w:val="24"/>
          <w:lang w:val="en-GB"/>
        </w:rPr>
        <w:t xml:space="preserve"> Methods, </w:t>
      </w:r>
      <w:r w:rsidR="00BA42D9" w:rsidRPr="00A14CCB">
        <w:rPr>
          <w:rFonts w:ascii="Arial" w:hAnsi="Arial" w:cs="Arial"/>
          <w:color w:val="000000" w:themeColor="text1"/>
          <w:sz w:val="24"/>
          <w:szCs w:val="24"/>
          <w:lang w:val="en-GB"/>
        </w:rPr>
        <w:t xml:space="preserve">Supplementary Figure </w:t>
      </w:r>
      <w:r w:rsidR="00C76435" w:rsidRPr="00A14CCB">
        <w:rPr>
          <w:rFonts w:ascii="Arial" w:hAnsi="Arial" w:cs="Arial"/>
          <w:color w:val="000000" w:themeColor="text1"/>
          <w:sz w:val="24"/>
          <w:szCs w:val="24"/>
          <w:lang w:val="en-GB"/>
        </w:rPr>
        <w:t>1</w:t>
      </w:r>
      <w:r w:rsidR="00891207" w:rsidRPr="00A14CCB">
        <w:rPr>
          <w:rFonts w:ascii="Arial" w:hAnsi="Arial" w:cs="Arial"/>
          <w:color w:val="000000" w:themeColor="text1"/>
          <w:sz w:val="24"/>
          <w:szCs w:val="24"/>
          <w:lang w:val="en-GB"/>
        </w:rPr>
        <w:t>2</w:t>
      </w:r>
      <w:r w:rsidR="00260224" w:rsidRPr="00A14CCB">
        <w:rPr>
          <w:rFonts w:ascii="Arial" w:hAnsi="Arial" w:cs="Arial"/>
          <w:color w:val="000000" w:themeColor="text1"/>
          <w:sz w:val="24"/>
          <w:szCs w:val="24"/>
          <w:lang w:val="en-GB"/>
        </w:rPr>
        <w:t xml:space="preserve"> as example</w:t>
      </w:r>
      <w:r w:rsidR="00BA42D9" w:rsidRPr="00A14CCB">
        <w:rPr>
          <w:rFonts w:ascii="Arial" w:hAnsi="Arial" w:cs="Arial"/>
          <w:sz w:val="24"/>
          <w:szCs w:val="24"/>
          <w:lang w:val="en-GB"/>
        </w:rPr>
        <w:t>)</w:t>
      </w:r>
      <w:r w:rsidR="00B61F56" w:rsidRPr="00A14CCB">
        <w:rPr>
          <w:rFonts w:ascii="Arial" w:hAnsi="Arial" w:cs="Arial"/>
          <w:sz w:val="24"/>
          <w:szCs w:val="24"/>
          <w:lang w:val="en-GB"/>
        </w:rPr>
        <w:t>.</w:t>
      </w:r>
      <w:r w:rsidR="00F27195" w:rsidRPr="00A14CCB">
        <w:rPr>
          <w:rFonts w:ascii="Arial" w:hAnsi="Arial" w:cs="Arial"/>
          <w:sz w:val="24"/>
          <w:szCs w:val="24"/>
          <w:lang w:val="en-GB"/>
        </w:rPr>
        <w:t xml:space="preserve"> </w:t>
      </w:r>
      <w:r w:rsidR="00BA42D9" w:rsidRPr="00A14CCB">
        <w:rPr>
          <w:rFonts w:ascii="Arial" w:hAnsi="Arial" w:cs="Arial"/>
          <w:sz w:val="24"/>
          <w:szCs w:val="24"/>
          <w:lang w:val="en-GB"/>
        </w:rPr>
        <w:t xml:space="preserve">This analysis identified </w:t>
      </w:r>
      <w:r w:rsidR="00260A64" w:rsidRPr="00A14CCB">
        <w:rPr>
          <w:rFonts w:ascii="Arial" w:hAnsi="Arial" w:cs="Arial"/>
          <w:sz w:val="24"/>
          <w:szCs w:val="24"/>
          <w:lang w:val="en-GB"/>
        </w:rPr>
        <w:t xml:space="preserve">six </w:t>
      </w:r>
      <w:r w:rsidR="00BA42D9" w:rsidRPr="00A14CCB">
        <w:rPr>
          <w:rFonts w:ascii="Arial" w:hAnsi="Arial" w:cs="Arial"/>
          <w:sz w:val="24"/>
          <w:szCs w:val="24"/>
          <w:lang w:val="en-GB"/>
        </w:rPr>
        <w:t>RBPs (TIA1, QKI, DDX3X, RBM15</w:t>
      </w:r>
      <w:r w:rsidR="00C24FBE" w:rsidRPr="00A14CCB">
        <w:rPr>
          <w:rFonts w:ascii="Arial" w:hAnsi="Arial" w:cs="Arial"/>
          <w:sz w:val="24"/>
          <w:szCs w:val="24"/>
          <w:lang w:val="en-GB"/>
        </w:rPr>
        <w:t>, PCBP1, and YBX3</w:t>
      </w:r>
      <w:r w:rsidR="00BA42D9" w:rsidRPr="00A14CCB">
        <w:rPr>
          <w:rFonts w:ascii="Arial" w:hAnsi="Arial" w:cs="Arial"/>
          <w:sz w:val="24"/>
          <w:szCs w:val="24"/>
          <w:lang w:val="en-GB"/>
        </w:rPr>
        <w:t>) with significant binding enrichment or depletion in these splicing events</w:t>
      </w:r>
      <w:r w:rsidR="002F0739" w:rsidRPr="00A14CCB">
        <w:rPr>
          <w:rFonts w:ascii="Arial" w:hAnsi="Arial" w:cs="Arial"/>
          <w:sz w:val="24"/>
          <w:szCs w:val="24"/>
          <w:lang w:val="en-GB"/>
        </w:rPr>
        <w:t xml:space="preserve">. </w:t>
      </w:r>
      <w:r w:rsidR="00BA42D9" w:rsidRPr="00A14CCB">
        <w:rPr>
          <w:rFonts w:ascii="Arial" w:hAnsi="Arial" w:cs="Arial"/>
          <w:sz w:val="24"/>
          <w:szCs w:val="24"/>
          <w:lang w:val="en-GB"/>
        </w:rPr>
        <w:t>T</w:t>
      </w:r>
      <w:r w:rsidR="00F27195" w:rsidRPr="00A14CCB">
        <w:rPr>
          <w:rFonts w:ascii="Arial" w:hAnsi="Arial" w:cs="Arial"/>
          <w:sz w:val="24"/>
          <w:szCs w:val="24"/>
          <w:lang w:val="en-GB"/>
        </w:rPr>
        <w:t>o minimi</w:t>
      </w:r>
      <w:r w:rsidR="00480D88" w:rsidRPr="00A14CCB">
        <w:rPr>
          <w:rFonts w:ascii="Arial" w:hAnsi="Arial" w:cs="Arial"/>
          <w:sz w:val="24"/>
          <w:szCs w:val="24"/>
          <w:lang w:val="en-GB"/>
        </w:rPr>
        <w:t>s</w:t>
      </w:r>
      <w:r w:rsidR="00F27195" w:rsidRPr="00A14CCB">
        <w:rPr>
          <w:rFonts w:ascii="Arial" w:hAnsi="Arial" w:cs="Arial"/>
          <w:sz w:val="24"/>
          <w:szCs w:val="24"/>
          <w:lang w:val="en-GB"/>
        </w:rPr>
        <w:t>e confounding between expression</w:t>
      </w:r>
      <w:r w:rsidR="00CE77C6" w:rsidRPr="00A14CCB">
        <w:rPr>
          <w:rFonts w:ascii="Arial" w:hAnsi="Arial" w:cs="Arial"/>
          <w:sz w:val="24"/>
          <w:szCs w:val="24"/>
          <w:lang w:val="en-GB"/>
        </w:rPr>
        <w:t>-</w:t>
      </w:r>
      <w:r w:rsidR="00F27195" w:rsidRPr="00A14CCB">
        <w:rPr>
          <w:rFonts w:ascii="Arial" w:hAnsi="Arial" w:cs="Arial"/>
          <w:sz w:val="24"/>
          <w:szCs w:val="24"/>
          <w:lang w:val="en-GB"/>
        </w:rPr>
        <w:t>driven splicing alterations, we excluded RBPs whose expression differed between stressed and unstressed cells</w:t>
      </w:r>
      <w:r w:rsidR="00BA42D9" w:rsidRPr="00A14CCB">
        <w:rPr>
          <w:rFonts w:ascii="Arial" w:hAnsi="Arial" w:cs="Arial"/>
          <w:sz w:val="24"/>
          <w:szCs w:val="24"/>
          <w:lang w:val="en-GB"/>
        </w:rPr>
        <w:t>, in both SG-assembly competent and incompetent cells</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OP6zJMW","properties":{"formattedCitation":"(7)","plainCitation":"(7)","noteIndex":0},"citationItems":[{"id":"7QlDGlPw/whmaCuBT","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(7)</w:t>
      </w:r>
      <w:r w:rsidR="00BA42D9" w:rsidRPr="00A14CCB">
        <w:rPr>
          <w:rFonts w:ascii="Arial" w:hAnsi="Arial" w:cs="Arial"/>
          <w:sz w:val="24"/>
          <w:szCs w:val="24"/>
          <w:lang w:val="en-GB"/>
        </w:rPr>
        <w:fldChar w:fldCharType="end"/>
      </w:r>
      <w:r w:rsidR="00F27195"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00F27195"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A</w:t>
      </w:r>
      <w:r w:rsidR="00F27195" w:rsidRPr="00A14CCB">
        <w:rPr>
          <w:rFonts w:ascii="Arial" w:hAnsi="Arial" w:cs="Arial"/>
          <w:sz w:val="24"/>
          <w:szCs w:val="24"/>
          <w:lang w:val="en-GB"/>
        </w:rPr>
        <w:t>)</w:t>
      </w:r>
      <w:r w:rsidR="00BA42D9" w:rsidRPr="00A14CCB">
        <w:rPr>
          <w:rFonts w:ascii="Arial" w:hAnsi="Arial" w:cs="Arial"/>
          <w:sz w:val="24"/>
          <w:szCs w:val="24"/>
          <w:lang w:val="en-GB"/>
        </w:rPr>
        <w:t xml:space="preserve">, resulting in a final list of </w:t>
      </w:r>
      <w:r w:rsidR="00260A64" w:rsidRPr="00A14CCB">
        <w:rPr>
          <w:rFonts w:ascii="Arial" w:hAnsi="Arial" w:cs="Arial"/>
          <w:sz w:val="24"/>
          <w:szCs w:val="24"/>
          <w:lang w:val="en-GB"/>
        </w:rPr>
        <w:t>4</w:t>
      </w:r>
      <w:r w:rsidR="00BA42D9" w:rsidRPr="00A14CCB">
        <w:rPr>
          <w:rFonts w:ascii="Arial" w:hAnsi="Arial" w:cs="Arial"/>
          <w:sz w:val="24"/>
          <w:szCs w:val="24"/>
          <w:lang w:val="en-GB"/>
        </w:rPr>
        <w:t xml:space="preserve"> potential targets, QKI, TIA1, </w:t>
      </w:r>
      <w:r w:rsidR="00C24FBE" w:rsidRPr="00A14CCB">
        <w:rPr>
          <w:rFonts w:ascii="Arial" w:hAnsi="Arial" w:cs="Arial"/>
          <w:sz w:val="24"/>
          <w:szCs w:val="24"/>
          <w:lang w:val="en-GB"/>
        </w:rPr>
        <w:t>PCBP1</w:t>
      </w:r>
      <w:r w:rsidR="00BA42D9" w:rsidRPr="00A14CCB">
        <w:rPr>
          <w:rFonts w:ascii="Arial" w:hAnsi="Arial" w:cs="Arial"/>
          <w:sz w:val="24"/>
          <w:szCs w:val="24"/>
          <w:lang w:val="en-GB"/>
        </w:rPr>
        <w:t>, and</w:t>
      </w:r>
      <w:r w:rsidR="00C24FBE" w:rsidRPr="00A14CCB">
        <w:rPr>
          <w:rFonts w:ascii="Arial" w:hAnsi="Arial" w:cs="Arial"/>
          <w:sz w:val="24"/>
          <w:szCs w:val="24"/>
          <w:lang w:val="en-GB"/>
        </w:rPr>
        <w:t xml:space="preserve"> YBX3</w:t>
      </w:r>
      <w:r w:rsidR="00BA42D9" w:rsidRPr="00A14CCB">
        <w:rPr>
          <w:rFonts w:ascii="Arial" w:hAnsi="Arial" w:cs="Arial"/>
          <w:sz w:val="24"/>
          <w:szCs w:val="24"/>
          <w:lang w:val="en-GB"/>
        </w:rPr>
        <w:t>.</w:t>
      </w:r>
      <w:r w:rsidR="00F27195" w:rsidRPr="00A14CCB">
        <w:rPr>
          <w:rFonts w:ascii="Arial" w:hAnsi="Arial" w:cs="Arial"/>
          <w:sz w:val="24"/>
          <w:szCs w:val="24"/>
          <w:lang w:val="en-GB"/>
        </w:rPr>
        <w:t xml:space="preserve"> </w:t>
      </w:r>
      <w:r w:rsidR="00B61F56" w:rsidRPr="00A14CCB">
        <w:rPr>
          <w:rFonts w:ascii="Arial" w:hAnsi="Arial" w:cs="Arial"/>
          <w:sz w:val="24"/>
          <w:szCs w:val="24"/>
          <w:lang w:val="en-GB"/>
        </w:rPr>
        <w:t xml:space="preserve"> </w:t>
      </w:r>
    </w:p>
    <w:p w14:paraId="65ADD4CC" w14:textId="73E03357" w:rsidR="00BE46EF" w:rsidRPr="00A14CCB" w:rsidRDefault="00C50331" w:rsidP="00EA46CB">
      <w:pPr>
        <w:jc w:val="both"/>
        <w:rPr>
          <w:rFonts w:ascii="Arial" w:hAnsi="Arial" w:cs="Arial"/>
          <w:sz w:val="24"/>
          <w:szCs w:val="24"/>
          <w:lang w:val="en-GB"/>
        </w:rPr>
      </w:pPr>
      <w:r w:rsidRPr="00A14CCB">
        <w:rPr>
          <w:rFonts w:ascii="Arial" w:hAnsi="Arial" w:cs="Arial"/>
          <w:sz w:val="24"/>
          <w:szCs w:val="24"/>
          <w:lang w:val="en-GB"/>
        </w:rPr>
        <w:t xml:space="preserve">To assess whether these splicing changes were consistent with RBP sequestration, we </w:t>
      </w:r>
      <w:r w:rsidR="00170336" w:rsidRPr="00A14CCB">
        <w:rPr>
          <w:rFonts w:ascii="Arial" w:hAnsi="Arial" w:cs="Arial"/>
          <w:sz w:val="24"/>
          <w:szCs w:val="24"/>
          <w:lang w:val="en-GB"/>
        </w:rPr>
        <w:t>compared</w:t>
      </w:r>
      <w:r w:rsidRPr="00A14CCB">
        <w:rPr>
          <w:rFonts w:ascii="Arial" w:hAnsi="Arial" w:cs="Arial"/>
          <w:sz w:val="24"/>
          <w:szCs w:val="24"/>
          <w:lang w:val="en-GB"/>
        </w:rPr>
        <w:t xml:space="preserve"> splicing patterns in cells with shRNA-mediated knockdown of each </w:t>
      </w:r>
      <w:r w:rsidR="00170336" w:rsidRPr="00A14CCB">
        <w:rPr>
          <w:rFonts w:ascii="Arial" w:hAnsi="Arial" w:cs="Arial"/>
          <w:sz w:val="24"/>
          <w:szCs w:val="24"/>
          <w:lang w:val="en-GB"/>
        </w:rPr>
        <w:t xml:space="preserve">candidate </w:t>
      </w:r>
      <w:r w:rsidRPr="00A14CCB">
        <w:rPr>
          <w:rFonts w:ascii="Arial" w:hAnsi="Arial" w:cs="Arial"/>
          <w:sz w:val="24"/>
          <w:szCs w:val="24"/>
          <w:lang w:val="en-GB"/>
        </w:rPr>
        <w:t>RBP</w:t>
      </w:r>
      <w:r w:rsidR="00BA42D9"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{"citationID":"YQuTfNHe","properties":{"formattedCitation":"(80, 81)","plainCitation":"(80, 81)","noteIndex":0},"citationItems":[{"id":"7QlDGlPw/Z3OBsnyn","uris":["http://zotero.org/users/local/1p9EH8ax/items/FMNNJD3N"],"itemData":{"id":"HtmS51Tt/tbEFMJHL","type":"article-journal","container-title":"Nature","DOI":"10.1038/nature11247","ISSN":"0028-0836,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sidRPr="00A14CCB">
        <w:rPr>
          <w:rFonts w:ascii="Arial" w:hAnsi="Arial" w:cs="Arial"/>
          <w:sz w:val="24"/>
          <w:szCs w:val="24"/>
          <w:lang w:val="en-GB"/>
        </w:rPr>
        <w:fldChar w:fldCharType="separate"/>
      </w:r>
      <w:r w:rsidR="0097304F" w:rsidRPr="005379E1">
        <w:rPr>
          <w:rFonts w:ascii="Arial" w:hAnsi="Arial" w:cs="Arial"/>
          <w:sz w:val="24"/>
          <w:lang w:val="en-GB"/>
        </w:rPr>
        <w:t>(80, 81)</w:t>
      </w:r>
      <w:r w:rsidR="00BA42D9"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Left). RBPs whose RNA binding profiles </w:t>
      </w:r>
      <w:r w:rsidR="00170336" w:rsidRPr="00A14CCB">
        <w:rPr>
          <w:rFonts w:ascii="Arial" w:hAnsi="Arial" w:cs="Arial"/>
          <w:sz w:val="24"/>
          <w:szCs w:val="24"/>
          <w:lang w:val="en-GB"/>
        </w:rPr>
        <w:t>resembled</w:t>
      </w:r>
      <w:r w:rsidRPr="00A14CCB">
        <w:rPr>
          <w:rFonts w:ascii="Arial" w:hAnsi="Arial" w:cs="Arial"/>
          <w:sz w:val="24"/>
          <w:szCs w:val="24"/>
          <w:lang w:val="en-GB"/>
        </w:rPr>
        <w:t xml:space="preserve"> the splicing </w:t>
      </w:r>
      <w:r w:rsidR="00170336" w:rsidRPr="00A14CCB">
        <w:rPr>
          <w:rFonts w:ascii="Arial" w:hAnsi="Arial" w:cs="Arial"/>
          <w:sz w:val="24"/>
          <w:szCs w:val="24"/>
          <w:lang w:val="en-GB"/>
        </w:rPr>
        <w:t>changes</w:t>
      </w:r>
      <w:r w:rsidRPr="00A14CCB">
        <w:rPr>
          <w:rFonts w:ascii="Arial" w:hAnsi="Arial" w:cs="Arial"/>
          <w:sz w:val="24"/>
          <w:szCs w:val="24"/>
          <w:lang w:val="en-GB"/>
        </w:rPr>
        <w:t xml:space="preserve"> </w:t>
      </w:r>
      <w:r w:rsidR="00170336" w:rsidRPr="00A14CCB">
        <w:rPr>
          <w:rFonts w:ascii="Arial" w:hAnsi="Arial" w:cs="Arial"/>
          <w:sz w:val="24"/>
          <w:szCs w:val="24"/>
          <w:lang w:val="en-GB"/>
        </w:rPr>
        <w:t>observed</w:t>
      </w:r>
      <w:r w:rsidRPr="00A14CCB">
        <w:rPr>
          <w:rFonts w:ascii="Arial" w:hAnsi="Arial" w:cs="Arial"/>
          <w:sz w:val="24"/>
          <w:szCs w:val="24"/>
          <w:lang w:val="en-GB"/>
        </w:rPr>
        <w:t xml:space="preserve"> </w:t>
      </w:r>
      <w:r w:rsidR="00170336" w:rsidRPr="00A14CCB">
        <w:rPr>
          <w:rFonts w:ascii="Arial" w:hAnsi="Arial" w:cs="Arial"/>
          <w:sz w:val="24"/>
          <w:szCs w:val="24"/>
          <w:lang w:val="en-GB"/>
        </w:rPr>
        <w:t>upon</w:t>
      </w:r>
      <w:r w:rsidRPr="00A14CCB">
        <w:rPr>
          <w:rFonts w:ascii="Arial" w:hAnsi="Arial" w:cs="Arial"/>
          <w:sz w:val="24"/>
          <w:szCs w:val="24"/>
          <w:lang w:val="en-GB"/>
        </w:rPr>
        <w:t xml:space="preserve"> knockdown were considered likely to affect cellular function through SG sequestration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7B2D1D" w:rsidRPr="00A14CCB">
        <w:rPr>
          <w:rFonts w:ascii="Arial" w:hAnsi="Arial" w:cs="Arial"/>
          <w:sz w:val="24"/>
          <w:szCs w:val="24"/>
          <w:lang w:val="en-GB"/>
        </w:rPr>
        <w:t>B-F</w:t>
      </w:r>
      <w:r w:rsidRPr="00A14CCB">
        <w:rPr>
          <w:rFonts w:ascii="Arial" w:hAnsi="Arial" w:cs="Arial"/>
          <w:sz w:val="24"/>
          <w:szCs w:val="24"/>
          <w:lang w:val="en-GB"/>
        </w:rPr>
        <w:t xml:space="preserve"> – Middle). Of the </w:t>
      </w:r>
      <w:r w:rsidR="00260A64" w:rsidRPr="00A14CCB">
        <w:rPr>
          <w:rFonts w:ascii="Arial" w:hAnsi="Arial" w:cs="Arial"/>
          <w:sz w:val="24"/>
          <w:szCs w:val="24"/>
          <w:lang w:val="en-GB"/>
        </w:rPr>
        <w:t xml:space="preserve">four </w:t>
      </w:r>
      <w:r w:rsidRPr="00A14CCB">
        <w:rPr>
          <w:rFonts w:ascii="Arial" w:hAnsi="Arial" w:cs="Arial"/>
          <w:sz w:val="24"/>
          <w:szCs w:val="24"/>
          <w:lang w:val="en-GB"/>
        </w:rPr>
        <w:t>RBPs, only TIA1</w:t>
      </w:r>
      <w:r w:rsidR="007B2D1D" w:rsidRPr="00A14CCB">
        <w:rPr>
          <w:rFonts w:ascii="Arial" w:hAnsi="Arial" w:cs="Arial"/>
          <w:sz w:val="24"/>
          <w:szCs w:val="24"/>
          <w:lang w:val="en-GB"/>
        </w:rPr>
        <w:t xml:space="preserve"> and YBX3</w:t>
      </w:r>
      <w:r w:rsidRPr="00A14CCB">
        <w:rPr>
          <w:rFonts w:ascii="Arial" w:hAnsi="Arial" w:cs="Arial"/>
          <w:sz w:val="24"/>
          <w:szCs w:val="24"/>
          <w:lang w:val="en-GB"/>
        </w:rPr>
        <w:t xml:space="preserve"> showed visually similar patterns, </w:t>
      </w:r>
      <w:r w:rsidR="00260A64" w:rsidRPr="00A14CCB">
        <w:rPr>
          <w:rFonts w:ascii="Arial" w:hAnsi="Arial" w:cs="Arial"/>
          <w:sz w:val="24"/>
          <w:szCs w:val="24"/>
          <w:lang w:val="en-GB"/>
        </w:rPr>
        <w:t>with Pearson correlations of 0.44 and 0.77</w:t>
      </w:r>
      <w:r w:rsidR="00161827" w:rsidRPr="00A14CCB">
        <w:rPr>
          <w:rFonts w:ascii="Arial" w:hAnsi="Arial" w:cs="Arial"/>
          <w:sz w:val="24"/>
          <w:szCs w:val="24"/>
          <w:lang w:val="en-GB"/>
        </w:rPr>
        <w:t>,</w:t>
      </w:r>
      <w:r w:rsidR="00260A64" w:rsidRPr="00A14CCB">
        <w:rPr>
          <w:rFonts w:ascii="Arial" w:hAnsi="Arial" w:cs="Arial"/>
          <w:sz w:val="24"/>
          <w:szCs w:val="24"/>
          <w:lang w:val="en-GB"/>
        </w:rPr>
        <w:t xml:space="preserve"> respectively</w:t>
      </w:r>
      <w:r w:rsidR="00C36DB0" w:rsidRPr="00A14CCB">
        <w:rPr>
          <w:rFonts w:ascii="Arial" w:hAnsi="Arial" w:cs="Arial"/>
          <w:sz w:val="24"/>
          <w:szCs w:val="24"/>
          <w:lang w:val="en-GB"/>
        </w:rPr>
        <w:t>,</w:t>
      </w:r>
      <w:r w:rsidR="00260A64" w:rsidRPr="00A14CCB">
        <w:rPr>
          <w:rFonts w:ascii="Arial" w:hAnsi="Arial" w:cs="Arial"/>
          <w:sz w:val="24"/>
          <w:szCs w:val="24"/>
          <w:lang w:val="en-GB"/>
        </w:rPr>
        <w:t xml:space="preserve"> between their binding profiles and KD-induced </w:t>
      </w:r>
      <w:r w:rsidR="00260A64" w:rsidRPr="00A14CCB">
        <w:rPr>
          <w:rFonts w:ascii="Arial" w:hAnsi="Arial" w:cs="Arial"/>
          <w:sz w:val="24"/>
          <w:szCs w:val="24"/>
          <w:lang w:val="en-GB"/>
        </w:rPr>
        <w:lastRenderedPageBreak/>
        <w:t>splicing changes (using the Chi-Squared statistic)</w:t>
      </w:r>
      <w:del w:id="312" w:author="Alexandre Miguel Kaizeler Guedes Da Silva Afonso" w:date="2026-09-02T14:11:00Z" w16du:dateUtc="2026-09-02T13:11:00Z">
        <w:r w:rsidR="00260A64" w:rsidRPr="00A14CCB" w:rsidDel="003174E2">
          <w:rPr>
            <w:rFonts w:ascii="Arial" w:hAnsi="Arial" w:cs="Arial"/>
            <w:sz w:val="24"/>
            <w:szCs w:val="24"/>
            <w:lang w:val="en-GB"/>
          </w:rPr>
          <w:delText xml:space="preserve"> </w:delText>
        </w:r>
      </w:del>
      <w:r w:rsidRPr="00A14CCB">
        <w:rPr>
          <w:rFonts w:ascii="Arial" w:hAnsi="Arial" w:cs="Arial"/>
          <w:sz w:val="24"/>
          <w:szCs w:val="24"/>
          <w:lang w:val="en-GB"/>
        </w:rPr>
        <w:t xml:space="preserve">. </w:t>
      </w:r>
      <w:r w:rsidR="00EA46CB" w:rsidRPr="00A14CCB">
        <w:rPr>
          <w:rFonts w:ascii="Arial" w:hAnsi="Arial" w:cs="Arial"/>
          <w:sz w:val="24"/>
          <w:szCs w:val="24"/>
          <w:lang w:val="en-GB"/>
        </w:rPr>
        <w:t>However</w:t>
      </w:r>
      <w:r w:rsidRPr="00A14CCB">
        <w:rPr>
          <w:rFonts w:ascii="Arial" w:hAnsi="Arial" w:cs="Arial"/>
          <w:sz w:val="24"/>
          <w:szCs w:val="24"/>
          <w:lang w:val="en-GB"/>
        </w:rPr>
        <w:t>, these effects may stem from general stress-induced changes in RBP locali</w:t>
      </w:r>
      <w:r w:rsidR="00480D88" w:rsidRPr="00A14CCB">
        <w:rPr>
          <w:rFonts w:ascii="Arial" w:hAnsi="Arial" w:cs="Arial"/>
          <w:sz w:val="24"/>
          <w:szCs w:val="24"/>
          <w:lang w:val="en-GB"/>
        </w:rPr>
        <w:t>s</w:t>
      </w:r>
      <w:r w:rsidRPr="00A14CCB">
        <w:rPr>
          <w:rFonts w:ascii="Arial" w:hAnsi="Arial" w:cs="Arial"/>
          <w:sz w:val="24"/>
          <w:szCs w:val="24"/>
          <w:lang w:val="en-GB"/>
        </w:rPr>
        <w:t>ation or function, rather than SG sequestration specifically.</w:t>
      </w:r>
    </w:p>
    <w:p w14:paraId="11263CF9" w14:textId="499A277F" w:rsidR="00127E3D" w:rsidRPr="00A14CCB" w:rsidRDefault="00C50331" w:rsidP="00C50331">
      <w:pPr>
        <w:jc w:val="both"/>
        <w:rPr>
          <w:rFonts w:ascii="Arial" w:hAnsi="Arial" w:cs="Arial"/>
          <w:sz w:val="24"/>
          <w:szCs w:val="24"/>
          <w:lang w:val="en-GB"/>
        </w:rPr>
      </w:pPr>
      <w:r w:rsidRPr="00A14CCB">
        <w:rPr>
          <w:rFonts w:ascii="Arial" w:hAnsi="Arial" w:cs="Arial"/>
          <w:sz w:val="24"/>
          <w:szCs w:val="24"/>
          <w:lang w:val="en-GB"/>
        </w:rPr>
        <w:t>To determine whether these effects were SG-specific, we repeated the splicing analysis in G3BP1/G3BP2 knockout cells exposed to dsRNA</w:t>
      </w:r>
      <w:r w:rsidR="00C76435" w:rsidRPr="00A14CCB">
        <w:rPr>
          <w:rFonts w:ascii="Arial" w:hAnsi="Arial" w:cs="Arial"/>
          <w:sz w:val="24"/>
          <w:szCs w:val="24"/>
          <w:lang w:val="en-GB"/>
        </w:rPr>
        <w:t xml:space="preserve">, </w:t>
      </w:r>
      <w:r w:rsidRPr="00A14CCB">
        <w:rPr>
          <w:rFonts w:ascii="Arial" w:hAnsi="Arial" w:cs="Arial"/>
          <w:sz w:val="24"/>
          <w:szCs w:val="24"/>
          <w:lang w:val="en-GB"/>
        </w:rPr>
        <w:t>a condition under which SGs do not form</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De1msOc","properties":{"formattedCitation":"(7)","plainCitation":"(7)","noteIndex":0},"citationItems":[{"id":"7QlDGlPw/whmaCuBT","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76435" w:rsidRPr="00A14CCB">
        <w:rPr>
          <w:rFonts w:ascii="Arial" w:hAnsi="Arial" w:cs="Arial"/>
          <w:sz w:val="24"/>
          <w:szCs w:val="24"/>
          <w:lang w:val="en-GB"/>
        </w:rPr>
        <w:t xml:space="preserve">Supplementary </w:t>
      </w:r>
      <w:r w:rsidRPr="00A14CCB">
        <w:rPr>
          <w:rFonts w:ascii="Arial" w:hAnsi="Arial" w:cs="Arial"/>
          <w:sz w:val="24"/>
          <w:szCs w:val="24"/>
          <w:lang w:val="en-GB"/>
        </w:rPr>
        <w:t xml:space="preserve">Figure </w:t>
      </w:r>
      <w:r w:rsidR="00C43609" w:rsidRPr="00A14CCB">
        <w:rPr>
          <w:rFonts w:ascii="Arial" w:hAnsi="Arial" w:cs="Arial"/>
          <w:sz w:val="24"/>
          <w:szCs w:val="24"/>
          <w:lang w:val="en-GB"/>
        </w:rPr>
        <w:t xml:space="preserve"> </w:t>
      </w:r>
      <w:r w:rsidR="00067C1D" w:rsidRPr="00A14CCB">
        <w:rPr>
          <w:rFonts w:ascii="Arial" w:hAnsi="Arial" w:cs="Arial"/>
          <w:sz w:val="24"/>
          <w:szCs w:val="24"/>
          <w:lang w:val="en-GB"/>
        </w:rPr>
        <w:t>1</w:t>
      </w:r>
      <w:r w:rsidR="00891207" w:rsidRPr="00A14CCB">
        <w:rPr>
          <w:rFonts w:ascii="Arial" w:hAnsi="Arial" w:cs="Arial"/>
          <w:sz w:val="24"/>
          <w:szCs w:val="24"/>
          <w:lang w:val="en-GB"/>
        </w:rPr>
        <w:t>3</w:t>
      </w:r>
      <w:r w:rsidR="00C43609" w:rsidRPr="00A14CCB">
        <w:rPr>
          <w:rFonts w:ascii="Arial" w:hAnsi="Arial" w:cs="Arial"/>
          <w:sz w:val="24"/>
          <w:szCs w:val="24"/>
          <w:lang w:val="en-GB"/>
        </w:rPr>
        <w:t>B-F</w:t>
      </w:r>
      <w:r w:rsidRPr="00A14CCB">
        <w:rPr>
          <w:rFonts w:ascii="Arial" w:hAnsi="Arial" w:cs="Arial"/>
          <w:sz w:val="24"/>
          <w:szCs w:val="24"/>
          <w:lang w:val="en-GB"/>
        </w:rPr>
        <w:t xml:space="preserve"> – Right).</w:t>
      </w:r>
      <w:r w:rsidR="00F70F69" w:rsidRPr="00A14CCB">
        <w:rPr>
          <w:rFonts w:ascii="Arial" w:hAnsi="Arial" w:cs="Arial"/>
          <w:sz w:val="24"/>
          <w:szCs w:val="24"/>
          <w:lang w:val="en-GB"/>
        </w:rPr>
        <w:t xml:space="preserve"> </w:t>
      </w:r>
      <w:r w:rsidR="00127E3D" w:rsidRPr="00A14CCB">
        <w:rPr>
          <w:rFonts w:ascii="Arial" w:hAnsi="Arial" w:cs="Arial"/>
          <w:sz w:val="24"/>
          <w:szCs w:val="24"/>
          <w:lang w:val="en-GB"/>
        </w:rPr>
        <w:t xml:space="preserve">Without SG assembly, the correlation for TIA1 dropped markedly (r = 0.07), suggesting that its </w:t>
      </w:r>
      <w:r w:rsidR="00161827" w:rsidRPr="00A14CCB">
        <w:rPr>
          <w:rFonts w:ascii="Arial" w:hAnsi="Arial" w:cs="Arial"/>
          <w:sz w:val="24"/>
          <w:szCs w:val="24"/>
          <w:lang w:val="en-GB"/>
        </w:rPr>
        <w:t xml:space="preserve">impact on </w:t>
      </w:r>
      <w:r w:rsidR="00127E3D" w:rsidRPr="00A14CCB">
        <w:rPr>
          <w:rFonts w:ascii="Arial" w:hAnsi="Arial" w:cs="Arial"/>
          <w:sz w:val="24"/>
          <w:szCs w:val="24"/>
          <w:lang w:val="en-GB"/>
        </w:rPr>
        <w:t xml:space="preserve">splicing is specifically contingent on SG formation and thus consistent with functional impairment through SG sequestration. In contrast, the correlation for YBX3 remained substantial (r = 0.64), indicating that </w:t>
      </w:r>
      <w:r w:rsidR="00161827" w:rsidRPr="00A14CCB">
        <w:rPr>
          <w:rFonts w:ascii="Arial" w:hAnsi="Arial" w:cs="Arial"/>
          <w:sz w:val="24"/>
          <w:szCs w:val="24"/>
          <w:lang w:val="en-GB"/>
        </w:rPr>
        <w:t>the</w:t>
      </w:r>
      <w:r w:rsidR="00127E3D" w:rsidRPr="00A14CCB">
        <w:rPr>
          <w:rFonts w:ascii="Arial" w:hAnsi="Arial" w:cs="Arial"/>
          <w:sz w:val="24"/>
          <w:szCs w:val="24"/>
          <w:lang w:val="en-GB"/>
        </w:rPr>
        <w:t xml:space="preserve"> pattern </w:t>
      </w:r>
      <w:r w:rsidR="00161827" w:rsidRPr="00A14CCB">
        <w:rPr>
          <w:rFonts w:ascii="Arial" w:hAnsi="Arial" w:cs="Arial"/>
          <w:sz w:val="24"/>
          <w:szCs w:val="24"/>
          <w:lang w:val="en-GB"/>
        </w:rPr>
        <w:t xml:space="preserve">of its impact on splicing </w:t>
      </w:r>
      <w:r w:rsidR="00127E3D" w:rsidRPr="00A14CCB">
        <w:rPr>
          <w:rFonts w:ascii="Arial" w:hAnsi="Arial" w:cs="Arial"/>
          <w:sz w:val="24"/>
          <w:szCs w:val="24"/>
          <w:lang w:val="en-GB"/>
        </w:rPr>
        <w:t>reflects a general stress response independent of SG assembly.</w:t>
      </w:r>
    </w:p>
    <w:p w14:paraId="55BF2CFF" w14:textId="07955EE7" w:rsidR="003E739D" w:rsidRPr="00A14CCB" w:rsidRDefault="003E739D" w:rsidP="00127E3D">
      <w:pPr>
        <w:jc w:val="both"/>
        <w:rPr>
          <w:rFonts w:ascii="Arial" w:hAnsi="Arial" w:cs="Arial"/>
          <w:sz w:val="24"/>
          <w:szCs w:val="24"/>
          <w:lang w:val="en-GB"/>
        </w:rPr>
      </w:pPr>
      <w:r w:rsidRPr="00A14CCB">
        <w:rPr>
          <w:rFonts w:ascii="Arial" w:hAnsi="Arial" w:cs="Arial"/>
          <w:sz w:val="24"/>
          <w:szCs w:val="24"/>
          <w:lang w:val="en-GB"/>
        </w:rPr>
        <w:t xml:space="preserve">We next performed immunofluorescence for TIA1 under control and hyperosmotic stress conditions. Although we initially considered including DIDS to block SG formation under stress, providing a closer parallel to our </w:t>
      </w:r>
      <w:proofErr w:type="gramStart"/>
      <w:r w:rsidRPr="00A14CCB">
        <w:rPr>
          <w:rFonts w:ascii="Arial" w:hAnsi="Arial" w:cs="Arial"/>
          <w:i/>
          <w:iCs/>
          <w:sz w:val="24"/>
          <w:szCs w:val="24"/>
          <w:lang w:val="en-GB"/>
        </w:rPr>
        <w:t>in silico</w:t>
      </w:r>
      <w:proofErr w:type="gramEnd"/>
      <w:r w:rsidRPr="00A14CCB">
        <w:rPr>
          <w:rFonts w:ascii="Arial" w:hAnsi="Arial" w:cs="Arial"/>
          <w:sz w:val="24"/>
          <w:szCs w:val="24"/>
          <w:lang w:val="en-GB"/>
        </w:rPr>
        <w:t xml:space="preserve"> comparisons, the compound’s broad off-target and cell-wide effects (</w:t>
      </w:r>
      <w:r w:rsidR="00AD37D6" w:rsidRPr="00A14CCB">
        <w:rPr>
          <w:rFonts w:ascii="Arial" w:hAnsi="Arial" w:cs="Arial"/>
          <w:sz w:val="24"/>
          <w:szCs w:val="24"/>
          <w:lang w:val="en-GB"/>
        </w:rPr>
        <w:t>Supplementary Figure 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 led us to focus instead on a direct comparison between stressed and unstressed cells. Under homeosta</w:t>
      </w:r>
      <w:ins w:id="313" w:author="Alexandre Miguel Kaizeler Guedes Da Silva Afonso" w:date="2026-09-02T14:12:00Z" w16du:dateUtc="2026-09-02T13:12:00Z">
        <w:r w:rsidR="003174E2">
          <w:rPr>
            <w:rFonts w:ascii="Arial" w:hAnsi="Arial" w:cs="Arial"/>
            <w:sz w:val="24"/>
            <w:szCs w:val="24"/>
            <w:lang w:val="en-GB"/>
          </w:rPr>
          <w:t>t</w:t>
        </w:r>
      </w:ins>
      <w:del w:id="314" w:author="Alexandre Miguel Kaizeler Guedes Da Silva Afonso" w:date="2026-09-02T14:12:00Z" w16du:dateUtc="2026-09-02T13:12:00Z">
        <w:r w:rsidRPr="00A14CCB" w:rsidDel="003174E2">
          <w:rPr>
            <w:rFonts w:ascii="Arial" w:hAnsi="Arial" w:cs="Arial"/>
            <w:sz w:val="24"/>
            <w:szCs w:val="24"/>
            <w:lang w:val="en-GB"/>
          </w:rPr>
          <w:delText>s</w:delText>
        </w:r>
      </w:del>
      <w:r w:rsidRPr="00A14CCB">
        <w:rPr>
          <w:rFonts w:ascii="Arial" w:hAnsi="Arial" w:cs="Arial"/>
          <w:sz w:val="24"/>
          <w:szCs w:val="24"/>
          <w:lang w:val="en-GB"/>
        </w:rPr>
        <w:t>ic conditions, TIA1 is typically nuclear</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{"citationID":"JiX2lbT3","properties":{"formattedCitation":"(105,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(105, 106)</w:t>
      </w:r>
      <w:r w:rsidRPr="00A14CCB">
        <w:rPr>
          <w:rFonts w:ascii="Arial" w:hAnsi="Arial" w:cs="Arial"/>
          <w:sz w:val="24"/>
          <w:szCs w:val="24"/>
          <w:lang w:val="en-GB"/>
        </w:rPr>
        <w:fldChar w:fldCharType="end"/>
      </w:r>
      <w:r w:rsidRPr="00A14CCB">
        <w:rPr>
          <w:rFonts w:ascii="Arial" w:hAnsi="Arial" w:cs="Arial"/>
          <w:sz w:val="24"/>
          <w:szCs w:val="24"/>
          <w:lang w:val="en-GB"/>
        </w:rPr>
        <w:t>, but in our experiments the signal was predominantly cytoplasmic, likely reflecting the baseline stress inherent to cell culture. Despite this, we did not detect obvious differences in TIA1 locali</w:t>
      </w:r>
      <w:r w:rsidR="00480D88" w:rsidRPr="00A14CCB">
        <w:rPr>
          <w:rFonts w:ascii="Arial" w:hAnsi="Arial" w:cs="Arial"/>
          <w:sz w:val="24"/>
          <w:szCs w:val="24"/>
          <w:lang w:val="en-GB"/>
        </w:rPr>
        <w:t>s</w:t>
      </w:r>
      <w:r w:rsidRPr="00A14CCB">
        <w:rPr>
          <w:rFonts w:ascii="Arial" w:hAnsi="Arial" w:cs="Arial"/>
          <w:sz w:val="24"/>
          <w:szCs w:val="24"/>
          <w:lang w:val="en-GB"/>
        </w:rPr>
        <w:t xml:space="preserve">ation between stressed and unstressed samples. Nevertheless, TIA1 staining reliably marked SGs, consistent with its canonical role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A</w:t>
      </w:r>
      <w:r w:rsidRPr="00A14CCB">
        <w:rPr>
          <w:rFonts w:ascii="Arial" w:hAnsi="Arial" w:cs="Arial"/>
          <w:sz w:val="24"/>
          <w:szCs w:val="24"/>
          <w:lang w:val="en-GB"/>
        </w:rPr>
        <w:t>).</w:t>
      </w:r>
    </w:p>
    <w:p w14:paraId="05DD611F" w14:textId="30D8D912" w:rsidR="00C50331" w:rsidRPr="00A14CCB" w:rsidRDefault="007D4F23" w:rsidP="001F12A5">
      <w:pPr>
        <w:rPr>
          <w:rFonts w:ascii="Arial" w:hAnsi="Arial" w:cs="Arial"/>
          <w:sz w:val="24"/>
          <w:szCs w:val="24"/>
          <w:lang w:val="en-GB"/>
        </w:rPr>
      </w:pPr>
      <w:r w:rsidRPr="00A14CCB">
        <w:rPr>
          <w:rFonts w:ascii="Arial" w:hAnsi="Arial" w:cs="Arial"/>
          <w:sz w:val="24"/>
          <w:szCs w:val="24"/>
          <w:lang w:val="en-GB"/>
        </w:rPr>
        <w:t>Beyond its</w:t>
      </w:r>
      <w:r w:rsidR="00B442C3" w:rsidRPr="00A14CCB">
        <w:rPr>
          <w:rFonts w:ascii="Arial" w:hAnsi="Arial" w:cs="Arial"/>
          <w:sz w:val="24"/>
          <w:szCs w:val="24"/>
          <w:lang w:val="en-GB"/>
        </w:rPr>
        <w:t xml:space="preserve"> roles in SG</w:t>
      </w:r>
      <w:ins w:id="315" w:author="Alexandre Miguel Kaizeler Guedes Da Silva Afonso" w:date="2026-09-02T14:12:00Z" w16du:dateUtc="2026-09-02T13:12:00Z">
        <w:r w:rsidR="003174E2">
          <w:rPr>
            <w:rFonts w:ascii="Arial" w:hAnsi="Arial" w:cs="Arial"/>
            <w:sz w:val="24"/>
            <w:szCs w:val="24"/>
            <w:lang w:val="en-GB"/>
          </w:rPr>
          <w:t xml:space="preserve"> </w:t>
        </w:r>
      </w:ins>
      <w:del w:id="316" w:author="Alexandre Miguel Kaizeler Guedes Da Silva Afonso" w:date="2026-09-02T14:12:00Z" w16du:dateUtc="2026-09-02T13:12:00Z">
        <w:r w:rsidR="00B442C3" w:rsidRPr="00A14CCB" w:rsidDel="003174E2">
          <w:rPr>
            <w:rFonts w:ascii="Arial" w:hAnsi="Arial" w:cs="Arial"/>
            <w:sz w:val="24"/>
            <w:szCs w:val="24"/>
            <w:lang w:val="en-GB"/>
          </w:rPr>
          <w:delText>-</w:delText>
        </w:r>
      </w:del>
      <w:r w:rsidR="00B442C3" w:rsidRPr="00A14CCB">
        <w:rPr>
          <w:rFonts w:ascii="Arial" w:hAnsi="Arial" w:cs="Arial"/>
          <w:sz w:val="24"/>
          <w:szCs w:val="24"/>
          <w:lang w:val="en-GB"/>
        </w:rPr>
        <w:t>assembly</w:t>
      </w:r>
      <w:r w:rsidR="00B442C3"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{"citationID":"tCB0RdvB","properties":{"formattedCitation":"(107)","plainCitation":"(107)","noteIndex":0},"citationItems":[{"id":"7QlDGlPw/BoN1lUK2","uris":["http://zotero.org/users/local/q86rvdj2/items/73QNTUY6"],"itemData":{"id":143,"type":"article-journal","abstract":"TIA-1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A14CCB">
        <w:rPr>
          <w:rFonts w:ascii="Arial" w:hAnsi="Arial" w:cs="Arial"/>
          <w:sz w:val="24"/>
          <w:szCs w:val="24"/>
          <w:lang w:val="en-GB"/>
        </w:rPr>
        <w:fldChar w:fldCharType="separate"/>
      </w:r>
      <w:r w:rsidR="0097304F" w:rsidRPr="005379E1">
        <w:rPr>
          <w:rFonts w:ascii="Arial" w:hAnsi="Arial" w:cs="Arial"/>
          <w:sz w:val="24"/>
          <w:lang w:val="en-GB"/>
        </w:rPr>
        <w:t>(107)</w:t>
      </w:r>
      <w:r w:rsidR="00B442C3"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C50331" w:rsidRPr="00A14CCB">
        <w:rPr>
          <w:rFonts w:ascii="Arial" w:hAnsi="Arial" w:cs="Arial"/>
          <w:sz w:val="24"/>
          <w:szCs w:val="24"/>
          <w:lang w:val="en-GB"/>
        </w:rPr>
        <w:t xml:space="preserve">TIA1 </w:t>
      </w:r>
      <w:r w:rsidRPr="00A14CCB">
        <w:rPr>
          <w:rFonts w:ascii="Arial" w:hAnsi="Arial" w:cs="Arial"/>
          <w:sz w:val="24"/>
          <w:szCs w:val="24"/>
          <w:lang w:val="en-GB"/>
        </w:rPr>
        <w:t xml:space="preserve">is a known </w:t>
      </w:r>
      <w:r w:rsidR="00C50331" w:rsidRPr="00A14CCB">
        <w:rPr>
          <w:rFonts w:ascii="Arial" w:hAnsi="Arial" w:cs="Arial"/>
          <w:sz w:val="24"/>
          <w:szCs w:val="24"/>
          <w:lang w:val="en-GB"/>
        </w:rPr>
        <w:t>splicing</w:t>
      </w:r>
      <w:r w:rsidRPr="00A14CCB">
        <w:rPr>
          <w:rFonts w:ascii="Arial" w:hAnsi="Arial" w:cs="Arial"/>
          <w:sz w:val="24"/>
          <w:szCs w:val="24"/>
          <w:lang w:val="en-GB"/>
        </w:rPr>
        <w:t xml:space="preserve"> regulator</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{"citationID":"7qzN6WYO","properties":{"formattedCitation":"(108)","plainCitation":"(108)","noteIndex":0},"citationItems":[{"id":"7QlDGlPw/RJGR5MQ2","uris":["http://zotero.org/users/local/q86rvdj2/items/DXAEZCGY"],"itemData":{"id":14,"type":"article-journal","abstract":"Splicing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(108)</w:t>
      </w:r>
      <w:r w:rsidR="00C50331" w:rsidRPr="00A14CCB">
        <w:rPr>
          <w:rFonts w:ascii="Arial" w:hAnsi="Arial" w:cs="Arial"/>
          <w:sz w:val="24"/>
          <w:szCs w:val="24"/>
          <w:lang w:val="en-GB"/>
        </w:rPr>
        <w:fldChar w:fldCharType="end"/>
      </w:r>
      <w:r w:rsidR="00C51233" w:rsidRPr="00A14CCB">
        <w:rPr>
          <w:rFonts w:ascii="Arial" w:hAnsi="Arial" w:cs="Arial"/>
          <w:sz w:val="24"/>
          <w:szCs w:val="24"/>
          <w:lang w:val="en-GB"/>
        </w:rPr>
        <w:t xml:space="preserve">, </w:t>
      </w:r>
      <w:r w:rsidR="00C50331" w:rsidRPr="00A14CCB">
        <w:rPr>
          <w:rFonts w:ascii="Arial" w:hAnsi="Arial" w:cs="Arial"/>
          <w:sz w:val="24"/>
          <w:szCs w:val="24"/>
          <w:lang w:val="en-GB"/>
        </w:rPr>
        <w:t>implicated in various neurological disorders</w:t>
      </w:r>
      <w:r w:rsidR="00C50331"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mTxkOST","properties":{"formattedCitation":"(109)","plainCitation":"(109)","noteIndex":0},"citationItems":[{"id":"7QlDGlPw/qT1XywOw","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(109)</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Alongside TIAR, it </w:t>
      </w:r>
      <w:r w:rsidR="00C51233" w:rsidRPr="00A14CCB">
        <w:rPr>
          <w:rFonts w:ascii="Arial" w:hAnsi="Arial" w:cs="Arial"/>
          <w:sz w:val="24"/>
          <w:szCs w:val="24"/>
          <w:lang w:val="en-GB"/>
        </w:rPr>
        <w:t>participates</w:t>
      </w:r>
      <w:r w:rsidR="00C50331" w:rsidRPr="00A14CCB">
        <w:rPr>
          <w:rFonts w:ascii="Arial" w:hAnsi="Arial" w:cs="Arial"/>
          <w:sz w:val="24"/>
          <w:szCs w:val="24"/>
          <w:lang w:val="en-GB"/>
        </w:rPr>
        <w:t xml:space="preserve"> in viral infection and replication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{"citationID":"TacbITLo","properties":{"formattedCitation":"(110)","plainCitation":"(110)","noteIndex":0},"citationItems":[{"id":22,"uris":["http://zotero.org/users/local/q86rvdj2/items/P5Q76JMX"],"itemData":{"id":22,"type":"article-journal","abstract":"The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with viruses such as West Nile and dengue shown to interact with both proteins, inhibiting SG formation</w:t>
      </w:r>
      <w:r w:rsidR="00C5033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{"citationID":"bgPcI751","properties":{"formattedCitation":"(110)","plainCitation":"(110)","noteIndex":0},"citationItems":[{"id":22,"uris":["http://zotero.org/users/local/q86rvdj2/items/P5Q76JMX"],"itemData":{"id":22,"type":"article-journal","abstract":"The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A14CCB">
        <w:rPr>
          <w:rFonts w:ascii="Arial" w:hAnsi="Arial" w:cs="Arial"/>
          <w:sz w:val="24"/>
          <w:szCs w:val="24"/>
          <w:lang w:val="en-GB"/>
        </w:rPr>
        <w:fldChar w:fldCharType="separate"/>
      </w:r>
      <w:r w:rsidR="0097304F" w:rsidRPr="005379E1">
        <w:rPr>
          <w:rFonts w:ascii="Arial" w:hAnsi="Arial" w:cs="Arial"/>
          <w:sz w:val="24"/>
          <w:lang w:val="en-GB"/>
        </w:rPr>
        <w:t>(110)</w:t>
      </w:r>
      <w:r w:rsidR="00C50331"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043E87" w:rsidRPr="00A14CCB">
        <w:rPr>
          <w:rFonts w:ascii="Arial" w:hAnsi="Arial" w:cs="Arial"/>
          <w:sz w:val="24"/>
          <w:szCs w:val="24"/>
          <w:lang w:val="en-GB"/>
        </w:rPr>
        <w:t>Whether this reflects a viral strategy to disrupt SG function or an indirect consequence of altering TIA1 activity remains unresolved</w:t>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Importantly</w:t>
      </w:r>
      <w:r w:rsidR="00C50331" w:rsidRPr="00A14CCB">
        <w:rPr>
          <w:rFonts w:ascii="Arial" w:hAnsi="Arial" w:cs="Arial"/>
          <w:sz w:val="24"/>
          <w:szCs w:val="24"/>
          <w:lang w:val="en-GB"/>
        </w:rPr>
        <w:t>, the gene expression changes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B</w:t>
      </w:r>
      <w:r w:rsidR="00856307" w:rsidRPr="00A14CCB">
        <w:rPr>
          <w:rFonts w:ascii="Arial" w:hAnsi="Arial" w:cs="Arial"/>
          <w:sz w:val="24"/>
          <w:szCs w:val="24"/>
          <w:lang w:val="en-GB"/>
        </w:rPr>
        <w:t>)</w:t>
      </w:r>
      <w:del w:id="317" w:author="Alexandre Miguel Kaizeler Guedes Da Silva Afonso" w:date="2026-09-02T14:12:00Z" w16du:dateUtc="2026-09-02T13:12:00Z">
        <w:r w:rsidR="00B442C3" w:rsidRPr="00A14CCB" w:rsidDel="003174E2">
          <w:rPr>
            <w:rFonts w:ascii="Arial" w:hAnsi="Arial" w:cs="Arial"/>
            <w:sz w:val="24"/>
            <w:szCs w:val="24"/>
            <w:lang w:val="en-GB"/>
          </w:rPr>
          <w:delText>,</w:delText>
        </w:r>
      </w:del>
      <w:r w:rsidR="00B442C3" w:rsidRPr="00A14CCB">
        <w:rPr>
          <w:rFonts w:ascii="Arial" w:hAnsi="Arial" w:cs="Arial"/>
          <w:sz w:val="24"/>
          <w:szCs w:val="24"/>
          <w:lang w:val="en-GB"/>
        </w:rPr>
        <w:t xml:space="preserve"> and the splicing alterations</w:t>
      </w:r>
      <w:r w:rsidR="00856307" w:rsidRPr="00A14CCB">
        <w:rPr>
          <w:rFonts w:ascii="Arial" w:hAnsi="Arial" w:cs="Arial"/>
          <w:sz w:val="24"/>
          <w:szCs w:val="24"/>
          <w:lang w:val="en-GB"/>
        </w:rPr>
        <w:t xml:space="preserve"> (Supplementary Figure </w:t>
      </w:r>
      <w:r w:rsidR="00AD37D6" w:rsidRPr="00A14CCB">
        <w:rPr>
          <w:rFonts w:ascii="Arial" w:hAnsi="Arial" w:cs="Arial"/>
          <w:sz w:val="24"/>
          <w:szCs w:val="24"/>
          <w:lang w:val="en-GB"/>
        </w:rPr>
        <w:t>1</w:t>
      </w:r>
      <w:r w:rsidR="00891207" w:rsidRPr="00A14CCB">
        <w:rPr>
          <w:rFonts w:ascii="Arial" w:hAnsi="Arial" w:cs="Arial"/>
          <w:sz w:val="24"/>
          <w:szCs w:val="24"/>
          <w:lang w:val="en-GB"/>
        </w:rPr>
        <w:t>4</w:t>
      </w:r>
      <w:r w:rsidR="00AD37D6" w:rsidRPr="00A14CCB">
        <w:rPr>
          <w:rFonts w:ascii="Arial" w:hAnsi="Arial" w:cs="Arial"/>
          <w:sz w:val="24"/>
          <w:szCs w:val="24"/>
          <w:lang w:val="en-GB"/>
        </w:rPr>
        <w:t>C</w:t>
      </w:r>
      <w:r w:rsidR="00856307" w:rsidRPr="00A14CCB">
        <w:rPr>
          <w:rFonts w:ascii="Arial" w:hAnsi="Arial" w:cs="Arial"/>
          <w:sz w:val="24"/>
          <w:szCs w:val="24"/>
          <w:lang w:val="en-GB"/>
        </w:rPr>
        <w:t>)</w:t>
      </w:r>
      <w:r w:rsidR="00B442C3" w:rsidRPr="00A14CCB">
        <w:rPr>
          <w:rFonts w:ascii="Arial" w:hAnsi="Arial" w:cs="Arial"/>
          <w:sz w:val="24"/>
          <w:szCs w:val="24"/>
          <w:lang w:val="en-GB"/>
        </w:rPr>
        <w:t xml:space="preserve"> </w:t>
      </w:r>
      <w:r w:rsidR="00C50331" w:rsidRPr="00A14CCB">
        <w:rPr>
          <w:rFonts w:ascii="Arial" w:hAnsi="Arial" w:cs="Arial"/>
          <w:sz w:val="24"/>
          <w:szCs w:val="24"/>
          <w:lang w:val="en-GB"/>
        </w:rPr>
        <w:t>following TIA1 knockdown</w:t>
      </w:r>
      <w:r w:rsidR="00AD784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{"citationID":"9CMl0G5R","properties":{"formattedCitation":"(80, 81)","plainCitation":"(80, 81)","noteIndex":0},"citationItems":[{"id":"7QlDGlPw/Z3OBsnyn","uris":["http://zotero.org/users/local/1p9EH8ax/items/FMNNJD3N"],"itemData":{"id":"xGq6HyRA/A5jbbBVp","type":"article-journal","container-title":"Nature","DOI":"10.1038/nature11247","ISSN":"0028-0836,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Consortium"}],"issued":{"date-parts":[["2012",9]]}}},{"id":"7QlDGlPw/0PX6m2k0","uris":["http://zotero.org/users/local/1p9EH8ax/items/FNGV5UVZ"],"itemData":{"id":"xGq6HyRA/DYQdPmdc","type":"article-journal","abstract":"Abstract\n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A14CCB">
        <w:rPr>
          <w:rFonts w:ascii="Arial" w:hAnsi="Arial" w:cs="Arial"/>
          <w:sz w:val="24"/>
          <w:szCs w:val="24"/>
          <w:lang w:val="en-GB"/>
        </w:rPr>
        <w:fldChar w:fldCharType="separate"/>
      </w:r>
      <w:r w:rsidR="0097304F" w:rsidRPr="005379E1">
        <w:rPr>
          <w:rFonts w:ascii="Arial" w:hAnsi="Arial" w:cs="Arial"/>
          <w:sz w:val="24"/>
          <w:lang w:val="en-GB"/>
        </w:rPr>
        <w:t>(80, 81)</w:t>
      </w:r>
      <w:r w:rsidR="00AD784C" w:rsidRPr="00A14CCB">
        <w:rPr>
          <w:rFonts w:ascii="Arial" w:hAnsi="Arial" w:cs="Arial"/>
          <w:sz w:val="24"/>
          <w:szCs w:val="24"/>
          <w:lang w:val="en-GB"/>
        </w:rPr>
        <w:fldChar w:fldCharType="end"/>
      </w:r>
      <w:r w:rsidR="00C50331" w:rsidRPr="00A14CCB">
        <w:rPr>
          <w:rFonts w:ascii="Arial" w:hAnsi="Arial" w:cs="Arial"/>
          <w:sz w:val="24"/>
          <w:szCs w:val="24"/>
          <w:lang w:val="en-GB"/>
        </w:rPr>
        <w:t xml:space="preserve"> </w:t>
      </w:r>
      <w:r w:rsidR="00AF75BE" w:rsidRPr="00A14CCB">
        <w:rPr>
          <w:rFonts w:ascii="Arial" w:hAnsi="Arial" w:cs="Arial"/>
          <w:sz w:val="24"/>
          <w:szCs w:val="24"/>
          <w:lang w:val="en-GB"/>
        </w:rPr>
        <w:t>did not reproduce</w:t>
      </w:r>
      <w:r w:rsidR="00C50331" w:rsidRPr="00A14CCB">
        <w:rPr>
          <w:rFonts w:ascii="Arial" w:hAnsi="Arial" w:cs="Arial"/>
          <w:sz w:val="24"/>
          <w:szCs w:val="24"/>
          <w:lang w:val="en-GB"/>
        </w:rPr>
        <w:t xml:space="preserve"> </w:t>
      </w:r>
      <w:r w:rsidR="00B442C3" w:rsidRPr="00A14CCB">
        <w:rPr>
          <w:rFonts w:ascii="Arial" w:hAnsi="Arial" w:cs="Arial"/>
          <w:sz w:val="24"/>
          <w:szCs w:val="24"/>
          <w:lang w:val="en-GB"/>
        </w:rPr>
        <w:t xml:space="preserve">the </w:t>
      </w:r>
      <w:r w:rsidR="00B64FDB" w:rsidRPr="00A14CCB">
        <w:rPr>
          <w:rFonts w:ascii="Arial" w:hAnsi="Arial" w:cs="Arial"/>
          <w:sz w:val="24"/>
          <w:szCs w:val="24"/>
          <w:lang w:val="en-GB"/>
        </w:rPr>
        <w:t>differences observed upon SG-assembly in U2-OS and A549 treated with dsRNA</w:t>
      </w:r>
      <w:r w:rsidR="00B64FDB"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oKD7qJTG","properties":{"formattedCitation":"(7)","plainCitation":"(7)","noteIndex":0},"citationItems":[{"id":"7QlDGlPw/whmaCuBT","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A14CCB">
        <w:rPr>
          <w:rFonts w:ascii="Arial" w:hAnsi="Arial" w:cs="Arial"/>
          <w:sz w:val="24"/>
          <w:szCs w:val="24"/>
          <w:lang w:val="en-GB"/>
        </w:rPr>
        <w:fldChar w:fldCharType="separate"/>
      </w:r>
      <w:r w:rsidR="0097304F" w:rsidRPr="005379E1">
        <w:rPr>
          <w:rFonts w:ascii="Arial" w:hAnsi="Arial" w:cs="Arial"/>
          <w:sz w:val="24"/>
          <w:lang w:val="en-GB"/>
        </w:rPr>
        <w:t>(7)</w:t>
      </w:r>
      <w:r w:rsidR="00B64FDB" w:rsidRPr="00A14CCB">
        <w:rPr>
          <w:rFonts w:ascii="Arial" w:hAnsi="Arial" w:cs="Arial"/>
          <w:sz w:val="24"/>
          <w:szCs w:val="24"/>
          <w:lang w:val="en-GB"/>
        </w:rPr>
        <w:fldChar w:fldCharType="end"/>
      </w:r>
      <w:r w:rsidR="00B64FDB" w:rsidRPr="00A14CCB">
        <w:rPr>
          <w:rFonts w:ascii="Arial" w:hAnsi="Arial" w:cs="Arial"/>
          <w:sz w:val="24"/>
          <w:szCs w:val="24"/>
          <w:lang w:val="en-GB"/>
        </w:rPr>
        <w:t>.</w:t>
      </w:r>
      <w:r w:rsidR="00C50331" w:rsidRPr="00A14CCB">
        <w:rPr>
          <w:rFonts w:ascii="Arial" w:hAnsi="Arial" w:cs="Arial"/>
          <w:sz w:val="24"/>
          <w:szCs w:val="24"/>
          <w:lang w:val="en-GB"/>
        </w:rPr>
        <w:t xml:space="preserve"> </w:t>
      </w:r>
      <w:r w:rsidR="00856307" w:rsidRPr="00A14CCB">
        <w:rPr>
          <w:rFonts w:ascii="Arial" w:hAnsi="Arial" w:cs="Arial"/>
          <w:sz w:val="24"/>
          <w:szCs w:val="24"/>
          <w:lang w:val="en-GB"/>
        </w:rPr>
        <w:t>TIA1 sequestration is therefore unlikely to fully explain the anti-inflammatory phenotype associated with SG assembly.</w:t>
      </w:r>
    </w:p>
    <w:p w14:paraId="6CD90E18" w14:textId="22CF7DBC" w:rsidR="00E9270E" w:rsidRPr="001B750D" w:rsidRDefault="00E9270E" w:rsidP="00E9270E">
      <w:pPr>
        <w:pStyle w:val="Ttulo2"/>
        <w:rPr>
          <w:lang w:val="en-GB"/>
        </w:rPr>
      </w:pPr>
      <w:r w:rsidRPr="001B750D">
        <w:rPr>
          <w:lang w:val="en-GB"/>
        </w:rPr>
        <w:t xml:space="preserve">Proposed links between </w:t>
      </w:r>
      <w:r w:rsidR="00984445" w:rsidRPr="001B750D">
        <w:rPr>
          <w:lang w:val="en-GB"/>
        </w:rPr>
        <w:t>SGs</w:t>
      </w:r>
      <w:r w:rsidRPr="001B750D">
        <w:rPr>
          <w:lang w:val="en-GB"/>
        </w:rPr>
        <w:t xml:space="preserve"> and cancer may reflect indirect mechanisms</w:t>
      </w:r>
    </w:p>
    <w:p w14:paraId="76E88EBF" w14:textId="1F5EA756" w:rsidR="0040650B" w:rsidRPr="00A14CCB" w:rsidRDefault="008C2F52" w:rsidP="00533F41">
      <w:pPr>
        <w:jc w:val="both"/>
        <w:rPr>
          <w:rFonts w:ascii="Arial" w:hAnsi="Arial" w:cs="Arial"/>
          <w:sz w:val="24"/>
          <w:szCs w:val="24"/>
          <w:lang w:val="en-GB"/>
        </w:rPr>
      </w:pPr>
      <w:r w:rsidRPr="00A14CCB">
        <w:rPr>
          <w:rFonts w:ascii="Arial" w:hAnsi="Arial" w:cs="Arial"/>
          <w:sz w:val="24"/>
          <w:szCs w:val="24"/>
          <w:lang w:val="en-GB"/>
        </w:rPr>
        <w:t>Given the established link between inflammation and cancer</w:t>
      </w:r>
      <w:r w:rsidR="000E49D6"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aXarnJvh","properties":{"formattedCitation":"(111)","plainCitation":"(111)","noteIndex":0},"citationItems":[{"id":"7QlDGlPw/VxeUkm9N","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A14CCB">
        <w:rPr>
          <w:rFonts w:ascii="Arial" w:hAnsi="Arial" w:cs="Arial"/>
          <w:sz w:val="24"/>
          <w:szCs w:val="24"/>
          <w:lang w:val="en-GB"/>
        </w:rPr>
        <w:fldChar w:fldCharType="separate"/>
      </w:r>
      <w:r w:rsidR="0097304F" w:rsidRPr="005379E1">
        <w:rPr>
          <w:rFonts w:ascii="Arial" w:hAnsi="Arial" w:cs="Arial"/>
          <w:sz w:val="24"/>
          <w:lang w:val="en-GB"/>
        </w:rPr>
        <w:t>(111)</w:t>
      </w:r>
      <w:r w:rsidR="000E49D6" w:rsidRPr="00A14CCB">
        <w:rPr>
          <w:rFonts w:ascii="Arial" w:hAnsi="Arial" w:cs="Arial"/>
          <w:sz w:val="24"/>
          <w:szCs w:val="24"/>
          <w:lang w:val="en-GB"/>
        </w:rPr>
        <w:fldChar w:fldCharType="end"/>
      </w:r>
      <w:r w:rsidRPr="00A14CCB">
        <w:rPr>
          <w:rFonts w:ascii="Arial" w:hAnsi="Arial" w:cs="Arial"/>
          <w:sz w:val="24"/>
          <w:szCs w:val="24"/>
          <w:lang w:val="en-GB"/>
        </w:rPr>
        <w:t>,</w:t>
      </w:r>
      <w:r w:rsidRPr="005379E1">
        <w:rPr>
          <w:rFonts w:ascii="Arial" w:hAnsi="Arial" w:cs="Arial"/>
          <w:lang w:val="en-GB"/>
        </w:rPr>
        <w:t xml:space="preserve"> </w:t>
      </w:r>
      <w:r w:rsidR="001614EE" w:rsidRPr="00A14CCB">
        <w:rPr>
          <w:rFonts w:ascii="Arial" w:hAnsi="Arial" w:cs="Arial"/>
          <w:sz w:val="24"/>
          <w:szCs w:val="24"/>
          <w:lang w:val="en-GB"/>
        </w:rPr>
        <w:t>SGs’</w:t>
      </w:r>
      <w:r w:rsidRPr="00A14CCB">
        <w:rPr>
          <w:rFonts w:ascii="Arial" w:hAnsi="Arial" w:cs="Arial"/>
          <w:sz w:val="24"/>
          <w:szCs w:val="24"/>
          <w:lang w:val="en-GB"/>
        </w:rPr>
        <w:t xml:space="preserve"> involvement in inflammatory regulation may help explain this association. </w:t>
      </w:r>
      <w:r w:rsidR="00950F3E" w:rsidRPr="00A14CCB">
        <w:rPr>
          <w:rFonts w:ascii="Arial" w:hAnsi="Arial" w:cs="Arial"/>
          <w:sz w:val="24"/>
          <w:szCs w:val="24"/>
          <w:lang w:val="en-GB"/>
        </w:rPr>
        <w:t xml:space="preserve">Namely, </w:t>
      </w:r>
      <w:r w:rsidRPr="00A14CCB">
        <w:rPr>
          <w:rFonts w:ascii="Arial" w:hAnsi="Arial" w:cs="Arial"/>
          <w:sz w:val="24"/>
          <w:szCs w:val="24"/>
          <w:lang w:val="en-GB"/>
        </w:rPr>
        <w:t>SGs have been reported to enhance the metastatic potential of sarcoma cells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{"citationID":"Gvxz8FQ3","properties":{"formattedCitation":"(27)","plainCitation":"(27)","noteIndex":0},"citationItems":[{"id":"7QlDGlPw/vnNW88k2","uris":["http://zotero.org/users/local/1p9EH8ax/items/EUAG3M4I"],"itemData":{"id":61,"type":"article-journal","abstract":"Under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w:instrText>
      </w:r>
      <w:r w:rsidR="00300753" w:rsidRPr="005379E1">
        <w:rPr>
          <w:rFonts w:ascii="Arial" w:hAnsi="Arial" w:cs="Arial"/>
          <w:sz w:val="24"/>
          <w:szCs w:val="24"/>
          <w:lang w:val="en-GB"/>
        </w:rPr>
        <w:instrText>tionally silent mRNAs, preinitiation factors, and RNA-binding proteins. Y-box binding protein 1 (YB-1) localizes to SGs, but its role in SG biology is unknown. We now report that YB-1 directly binds to and translationally activates the 5′ untranslated reg</w:instrText>
      </w:r>
      <w:r w:rsidR="00300753" w:rsidRPr="00A14CCB">
        <w:rPr>
          <w:rFonts w:ascii="Arial" w:hAnsi="Arial" w:cs="Arial"/>
          <w:sz w:val="24"/>
          <w:szCs w:val="24"/>
          <w:lang w:val="en-GB"/>
        </w:rPr>
        <w:instrText xml:space="preserve">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(27)</w:t>
      </w:r>
      <w:r w:rsidR="006605DA" w:rsidRPr="00A14CCB">
        <w:rPr>
          <w:rFonts w:ascii="Arial" w:hAnsi="Arial" w:cs="Arial"/>
          <w:sz w:val="24"/>
          <w:szCs w:val="24"/>
          <w:lang w:val="en-GB"/>
        </w:rPr>
        <w:fldChar w:fldCharType="end"/>
      </w:r>
      <w:r w:rsidR="00950F3E" w:rsidRPr="00A14CCB">
        <w:rPr>
          <w:rFonts w:ascii="Arial" w:hAnsi="Arial" w:cs="Arial"/>
          <w:sz w:val="24"/>
          <w:szCs w:val="24"/>
          <w:lang w:val="en-GB"/>
        </w:rPr>
        <w:t>,</w:t>
      </w:r>
      <w:r w:rsidR="0040650B" w:rsidRPr="00A14CCB">
        <w:rPr>
          <w:rFonts w:ascii="Arial" w:hAnsi="Arial" w:cs="Arial"/>
          <w:sz w:val="24"/>
          <w:szCs w:val="24"/>
          <w:lang w:val="en-GB"/>
        </w:rPr>
        <w:t xml:space="preserve"> </w:t>
      </w:r>
      <w:r w:rsidRPr="00A14CCB">
        <w:rPr>
          <w:rFonts w:ascii="Arial" w:hAnsi="Arial" w:cs="Arial"/>
          <w:sz w:val="24"/>
          <w:szCs w:val="24"/>
          <w:lang w:val="en-GB"/>
        </w:rPr>
        <w:t>based on comparisons between SG</w:t>
      </w:r>
      <w:ins w:id="318" w:author="Alexandre Miguel Kaizeler Guedes Da Silva Afonso" w:date="2026-09-02T14:15:00Z" w16du:dateUtc="2026-09-02T13:15:00Z">
        <w:r w:rsidR="00E7356F">
          <w:rPr>
            <w:rFonts w:ascii="Arial" w:hAnsi="Arial" w:cs="Arial"/>
            <w:sz w:val="24"/>
            <w:szCs w:val="24"/>
            <w:lang w:val="en-GB"/>
          </w:rPr>
          <w:t>-</w:t>
        </w:r>
      </w:ins>
      <w:del w:id="319" w:author="Alexandre Miguel Kaizeler Guedes Da Silva Afonso" w:date="2026-09-02T14:15:00Z" w16du:dateUtc="2026-09-02T13:15:00Z">
        <w:r w:rsidR="00082649" w:rsidRPr="00A14CCB" w:rsidDel="00E7356F">
          <w:rPr>
            <w:rFonts w:ascii="Arial" w:hAnsi="Arial" w:cs="Arial"/>
            <w:sz w:val="24"/>
            <w:szCs w:val="24"/>
            <w:lang w:val="en-GB"/>
          </w:rPr>
          <w:delText xml:space="preserve"> </w:delText>
        </w:r>
      </w:del>
      <w:r w:rsidRPr="00A14CCB">
        <w:rPr>
          <w:rFonts w:ascii="Arial" w:hAnsi="Arial" w:cs="Arial"/>
          <w:sz w:val="24"/>
          <w:szCs w:val="24"/>
          <w:lang w:val="en-GB"/>
        </w:rPr>
        <w:t>competent and SG</w:t>
      </w:r>
      <w:ins w:id="320" w:author="Alexandre Miguel Kaizeler Guedes Da Silva Afonso" w:date="2026-09-02T14:15:00Z" w16du:dateUtc="2026-09-02T13:15:00Z">
        <w:r w:rsidR="00E7356F">
          <w:rPr>
            <w:rFonts w:ascii="Arial" w:hAnsi="Arial" w:cs="Arial"/>
            <w:sz w:val="24"/>
            <w:szCs w:val="24"/>
            <w:lang w:val="en-GB"/>
          </w:rPr>
          <w:t>-</w:t>
        </w:r>
      </w:ins>
      <w:del w:id="321" w:author="Alexandre Miguel Kaizeler Guedes Da Silva Afonso" w:date="2026-09-02T14:15:00Z" w16du:dateUtc="2026-09-02T13:15:00Z">
        <w:r w:rsidR="00082649" w:rsidRPr="00A14CCB" w:rsidDel="00E7356F">
          <w:rPr>
            <w:rFonts w:ascii="Arial" w:hAnsi="Arial" w:cs="Arial"/>
            <w:sz w:val="24"/>
            <w:szCs w:val="24"/>
            <w:lang w:val="en-GB"/>
          </w:rPr>
          <w:delText xml:space="preserve"> </w:delText>
        </w:r>
      </w:del>
      <w:r w:rsidRPr="00A14CCB">
        <w:rPr>
          <w:rFonts w:ascii="Arial" w:hAnsi="Arial" w:cs="Arial"/>
          <w:sz w:val="24"/>
          <w:szCs w:val="24"/>
          <w:lang w:val="en-GB"/>
        </w:rPr>
        <w:t>deficient cells. However, SG ablation in these studies was achieved via G3BP1 knockout, a protein with functions beyond SG assembly, which may have influenced the phenotype.</w:t>
      </w:r>
      <w:r w:rsidR="00DB70F5" w:rsidRPr="00A14CCB">
        <w:rPr>
          <w:rFonts w:ascii="Arial" w:hAnsi="Arial" w:cs="Arial"/>
          <w:sz w:val="24"/>
          <w:szCs w:val="24"/>
          <w:lang w:val="en-GB"/>
        </w:rPr>
        <w:t xml:space="preserve"> Recent studies describing SGs as tumo</w:t>
      </w:r>
      <w:r w:rsidR="00FA02E6" w:rsidRPr="00A14CCB">
        <w:rPr>
          <w:rFonts w:ascii="Arial" w:hAnsi="Arial" w:cs="Arial"/>
          <w:sz w:val="24"/>
          <w:szCs w:val="24"/>
          <w:lang w:val="en-GB"/>
        </w:rPr>
        <w:t>u</w:t>
      </w:r>
      <w:r w:rsidR="00DB70F5" w:rsidRPr="00A14CCB">
        <w:rPr>
          <w:rFonts w:ascii="Arial" w:hAnsi="Arial" w:cs="Arial"/>
          <w:sz w:val="24"/>
          <w:szCs w:val="24"/>
          <w:lang w:val="en-GB"/>
        </w:rPr>
        <w:t>r</w:t>
      </w:r>
      <w:ins w:id="322" w:author="Alexandre Miguel Kaizeler Guedes Da Silva Afonso" w:date="2026-09-02T14:15:00Z" w16du:dateUtc="2026-09-02T13:15:00Z">
        <w:r w:rsidR="00E7356F">
          <w:rPr>
            <w:rFonts w:ascii="Arial" w:hAnsi="Arial" w:cs="Arial"/>
            <w:sz w:val="24"/>
            <w:szCs w:val="24"/>
            <w:lang w:val="en-GB"/>
          </w:rPr>
          <w:t>-</w:t>
        </w:r>
      </w:ins>
      <w:del w:id="323" w:author="Alexandre Miguel Kaizeler Guedes Da Silva Afonso" w:date="2026-09-02T14:15:00Z" w16du:dateUtc="2026-09-02T13:15:00Z">
        <w:r w:rsidR="00DB70F5" w:rsidRPr="00A14CCB" w:rsidDel="00E7356F">
          <w:rPr>
            <w:rFonts w:ascii="Arial" w:hAnsi="Arial" w:cs="Arial"/>
            <w:sz w:val="24"/>
            <w:szCs w:val="24"/>
            <w:lang w:val="en-GB"/>
          </w:rPr>
          <w:delText xml:space="preserve"> </w:delText>
        </w:r>
      </w:del>
      <w:r w:rsidR="00DB70F5" w:rsidRPr="00A14CCB">
        <w:rPr>
          <w:rFonts w:ascii="Arial" w:hAnsi="Arial" w:cs="Arial"/>
          <w:sz w:val="24"/>
          <w:szCs w:val="24"/>
          <w:lang w:val="en-GB"/>
        </w:rPr>
        <w:t xml:space="preserve">promoting in pancreatic cancer specifically disrupted G3BP1’s domain responsible for SG </w:t>
      </w:r>
      <w:r w:rsidR="00DB70F5" w:rsidRPr="00A14CCB">
        <w:rPr>
          <w:rFonts w:ascii="Arial" w:hAnsi="Arial" w:cs="Arial"/>
          <w:sz w:val="24"/>
          <w:szCs w:val="24"/>
          <w:lang w:val="en-GB"/>
        </w:rPr>
        <w:lastRenderedPageBreak/>
        <w:t>assembly</w:t>
      </w:r>
      <w:r w:rsidR="00DB70F5"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WkqgDwHM","properties":{"unsorted":false,"formattedCitation":"(112)","plainCitation":"(112)","noteIndex":0},"citationItems":[{"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823B1" w:rsidRPr="00A14CCB">
        <w:rPr>
          <w:rFonts w:ascii="Tahoma" w:hAnsi="Tahoma" w:cs="Tahoma"/>
          <w:sz w:val="24"/>
          <w:szCs w:val="24"/>
          <w:lang w:val="en-GB"/>
        </w:rPr>
        <w:instrText>﻿</w:instrText>
      </w:r>
      <w:r w:rsidR="001823B1" w:rsidRPr="00A14CCB">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DB70F5" w:rsidRPr="00A14CCB">
        <w:rPr>
          <w:rFonts w:ascii="Arial" w:hAnsi="Arial" w:cs="Arial"/>
          <w:sz w:val="24"/>
          <w:szCs w:val="24"/>
          <w:lang w:val="en-GB"/>
        </w:rPr>
        <w:fldChar w:fldCharType="separate"/>
      </w:r>
      <w:r w:rsidR="0097304F" w:rsidRPr="005379E1">
        <w:rPr>
          <w:rFonts w:ascii="Arial" w:hAnsi="Arial" w:cs="Arial"/>
          <w:sz w:val="24"/>
          <w:lang w:val="en-GB"/>
        </w:rPr>
        <w:t>(112)</w:t>
      </w:r>
      <w:r w:rsidR="00DB70F5" w:rsidRPr="00A14CCB">
        <w:rPr>
          <w:rFonts w:ascii="Arial" w:hAnsi="Arial" w:cs="Arial"/>
          <w:sz w:val="24"/>
          <w:szCs w:val="24"/>
          <w:lang w:val="en-GB"/>
        </w:rPr>
        <w:fldChar w:fldCharType="end"/>
      </w:r>
      <w:r w:rsidR="00DB70F5" w:rsidRPr="00A14CCB">
        <w:rPr>
          <w:rFonts w:ascii="Arial" w:hAnsi="Arial" w:cs="Arial"/>
          <w:sz w:val="24"/>
          <w:szCs w:val="24"/>
          <w:lang w:val="en-GB"/>
        </w:rPr>
        <w:t>, but functions of this domain beyond th</w:t>
      </w:r>
      <w:r w:rsidR="00B662A8" w:rsidRPr="00A14CCB">
        <w:rPr>
          <w:rFonts w:ascii="Arial" w:hAnsi="Arial" w:cs="Arial"/>
          <w:sz w:val="24"/>
          <w:szCs w:val="24"/>
          <w:lang w:val="en-GB"/>
        </w:rPr>
        <w:t>o</w:t>
      </w:r>
      <w:r w:rsidR="00DB70F5" w:rsidRPr="00A14CCB">
        <w:rPr>
          <w:rFonts w:ascii="Arial" w:hAnsi="Arial" w:cs="Arial"/>
          <w:sz w:val="24"/>
          <w:szCs w:val="24"/>
          <w:lang w:val="en-GB"/>
        </w:rPr>
        <w:t>se could similarly affect the phenotype.</w:t>
      </w:r>
      <w:r w:rsidRPr="00A14CCB">
        <w:rPr>
          <w:rFonts w:ascii="Arial" w:hAnsi="Arial" w:cs="Arial"/>
          <w:sz w:val="24"/>
          <w:szCs w:val="24"/>
          <w:lang w:val="en-GB"/>
        </w:rPr>
        <w:t xml:space="preserve"> Moreover, G3BP1 knockout cells can still form SGs under certain stressors, such as hyperosmotic stress</w:t>
      </w:r>
      <w:r w:rsidR="006605DA"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{"citationID":"SrsfcMWv","properties":{"formattedCitation":"(43)","plainCitation":"(43)","noteIndex":0},"citationItems":[{"id":"7QlDGlPw/vZJtCPF5","uris":["http://zotero.org/users/local/1p9EH8ax/items/JRJEKK4Q"],"itemData":{"id":93,"type":"article-journal","abstract":"Stress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A14CCB">
        <w:rPr>
          <w:rFonts w:ascii="Arial" w:hAnsi="Arial" w:cs="Arial"/>
          <w:sz w:val="24"/>
          <w:szCs w:val="24"/>
          <w:lang w:val="en-GB"/>
        </w:rPr>
        <w:fldChar w:fldCharType="separate"/>
      </w:r>
      <w:r w:rsidR="0097304F" w:rsidRPr="005379E1">
        <w:rPr>
          <w:rFonts w:ascii="Arial" w:hAnsi="Arial" w:cs="Arial"/>
          <w:sz w:val="24"/>
          <w:lang w:val="en-GB"/>
        </w:rPr>
        <w:t>(43)</w:t>
      </w:r>
      <w:r w:rsidR="006605DA" w:rsidRPr="00A14CCB">
        <w:rPr>
          <w:rFonts w:ascii="Arial" w:hAnsi="Arial" w:cs="Arial"/>
          <w:sz w:val="24"/>
          <w:szCs w:val="24"/>
          <w:lang w:val="en-GB"/>
        </w:rPr>
        <w:fldChar w:fldCharType="end"/>
      </w:r>
      <w:r w:rsidRPr="00A14CCB">
        <w:rPr>
          <w:rFonts w:ascii="Arial" w:hAnsi="Arial" w:cs="Arial"/>
          <w:sz w:val="24"/>
          <w:szCs w:val="24"/>
          <w:lang w:val="en-GB"/>
        </w:rPr>
        <w:t>, which may occur in the tumour microenvironment. Thus, it remains unclear whether SGs were truly ablated, complicating interpretation of their direct role in metastasis.</w:t>
      </w:r>
    </w:p>
    <w:p w14:paraId="5B995F53" w14:textId="15EA8D33" w:rsidR="0006288C" w:rsidRPr="00A14CCB" w:rsidRDefault="0006288C" w:rsidP="00EC05F5">
      <w:pPr>
        <w:jc w:val="both"/>
        <w:rPr>
          <w:rFonts w:ascii="Arial" w:hAnsi="Arial" w:cs="Arial"/>
          <w:sz w:val="24"/>
          <w:szCs w:val="24"/>
          <w:lang w:val="en-GB"/>
        </w:rPr>
      </w:pPr>
      <w:r w:rsidRPr="00A14CCB">
        <w:rPr>
          <w:rFonts w:ascii="Arial" w:hAnsi="Arial" w:cs="Arial"/>
          <w:sz w:val="24"/>
          <w:szCs w:val="24"/>
          <w:lang w:val="en-GB"/>
        </w:rPr>
        <w:t xml:space="preserve">Multiple </w:t>
      </w:r>
      <w:r w:rsidR="00880806" w:rsidRPr="00A14CCB">
        <w:rPr>
          <w:rFonts w:ascii="Arial" w:hAnsi="Arial" w:cs="Arial"/>
          <w:sz w:val="24"/>
          <w:szCs w:val="24"/>
          <w:lang w:val="en-GB"/>
        </w:rPr>
        <w:t>genes</w:t>
      </w:r>
      <w:r w:rsidRPr="00A14CCB">
        <w:rPr>
          <w:rFonts w:ascii="Arial" w:hAnsi="Arial" w:cs="Arial"/>
          <w:sz w:val="24"/>
          <w:szCs w:val="24"/>
          <w:lang w:val="en-GB"/>
        </w:rPr>
        <w:t xml:space="preserve">, including </w:t>
      </w:r>
      <w:r w:rsidR="00357593" w:rsidRPr="00A14CCB">
        <w:rPr>
          <w:rFonts w:ascii="Arial" w:hAnsi="Arial" w:cs="Arial"/>
          <w:i/>
          <w:iCs/>
          <w:sz w:val="24"/>
          <w:szCs w:val="24"/>
          <w:lang w:val="en-GB"/>
        </w:rPr>
        <w:t>G3BP1</w:t>
      </w:r>
      <w:r w:rsidR="00BD3F8C"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{"citationID":"JYHYbeTi","properties":{"formattedCitation":"(113)","plainCitation":"(113)","noteIndex":0},"citationItems":[{"id":"7QlDGlPw/5btJAm1n","uris":["http://zotero.org/users/local/1p9EH8ax/items/35DXZ2BW"],"itemData":{"id":95,"type":"article-journal","abstract":"Stress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BD3F8C" w:rsidRPr="00A14CCB">
        <w:rPr>
          <w:rFonts w:ascii="Arial" w:hAnsi="Arial" w:cs="Arial"/>
          <w:i/>
          <w:iCs/>
          <w:sz w:val="24"/>
          <w:szCs w:val="24"/>
          <w:lang w:val="en-GB"/>
        </w:rPr>
        <w:fldChar w:fldCharType="end"/>
      </w:r>
      <w:r w:rsidR="00357593" w:rsidRPr="00A14CCB">
        <w:rPr>
          <w:rFonts w:ascii="Arial" w:hAnsi="Arial" w:cs="Arial"/>
          <w:sz w:val="24"/>
          <w:szCs w:val="24"/>
          <w:lang w:val="en-GB"/>
        </w:rPr>
        <w:t xml:space="preserve">, </w:t>
      </w:r>
      <w:r w:rsidR="00BD3F8C" w:rsidRPr="00A14CCB">
        <w:rPr>
          <w:rFonts w:ascii="Arial" w:hAnsi="Arial" w:cs="Arial"/>
          <w:i/>
          <w:iCs/>
          <w:sz w:val="24"/>
          <w:szCs w:val="24"/>
          <w:lang w:val="en-GB"/>
        </w:rPr>
        <w:t>AGO2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iVAhjiSX","properties":{"formattedCitation":"(114)","plainCitation":"(114)","noteIndex":0},"citationItems":[{"id":"7QlDGlPw/fJJXrTa0","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(114)</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BRF1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uKGhoybF","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CAPRIN1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ZhIHwUz","properties":{"formattedCitation":"(116)","plainCitation":"(116)","noteIndex":0},"citationItems":[{"id":"7QlDGlPw/b347v1Gb","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(116)</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CPEB1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{"citationID":"4BzU4qcY","properties":{"formattedCitation":"(117)","plainCitation":"(117)","noteIndex":0},"citationItems":[{"id":"7QlDGlPw/ELhua2jt","uris":["http://zotero.org/users/local/1p9EH8ax/items/H55VLX9V"],"itemData":{"id":103,"type":"article-journal","abstract":"The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DDX6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{"citationID":"H7CaSmIf","properties":{"formattedCitation":"(117)","plainCitation":"(117)","noteIndex":0},"citationItems":[{"id":"7QlDGlPw/ELhua2jt","uris":["http://zotero.org/users/local/1p9EH8ax/items/H55VLX9V"],"itemData":{"id":103,"type":"article-journal","abstract":"The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(117)</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DISC1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OBbOgKYh","properties":{"formattedCitation":"(118)","plainCitation":"(118)","noteIndex":0},"citationItems":[{"id":"7QlDGlPw/eODqvewT","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(118)</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EIF2A</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{"citationID":"g7VU90Lg","properties":{"formattedCitation":"(119)","plainCitation":"(119)","noteIndex":0},"citationItems":[{"id":"7QlDGlPw/CPMwwxeZ","uris":["http://zotero.org/users/local/1p9EH8ax/items/NMFYBRN8"],"itemData":{"id":99,"type":"article-journal","abstract":"In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(119)</w:t>
      </w:r>
      <w:r w:rsidR="00CB531D" w:rsidRPr="00A14CCB">
        <w:rPr>
          <w:rFonts w:ascii="Arial" w:hAnsi="Arial" w:cs="Arial"/>
          <w:i/>
          <w:iCs/>
          <w:sz w:val="24"/>
          <w:szCs w:val="24"/>
          <w:lang w:val="en-GB"/>
        </w:rPr>
        <w:fldChar w:fldCharType="end"/>
      </w:r>
      <w:r w:rsidR="00CB531D" w:rsidRPr="00A14CCB">
        <w:rPr>
          <w:rFonts w:ascii="Arial" w:hAnsi="Arial" w:cs="Arial"/>
          <w:sz w:val="24"/>
          <w:szCs w:val="24"/>
          <w:lang w:val="en-GB"/>
        </w:rPr>
        <w:t>,</w:t>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FASTK</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{"citationID":"vu0NgGWS","properties":{"formattedCitation":"(120)","plainCitation":"(120)","noteIndex":0},"citationItems":[{"id":"7QlDGlPw/8bXpaHct","uris":["http://zotero.org/users/local/1p9EH8ax/items/AY3WJCN9"],"itemData":{"id":107,"type":"article-journal","abstract":"Stress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(120)</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FMR1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Z059ZUVi","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FXR1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03BLz5dW","properties":{"formattedCitation":"(121)","plainCitation":"(121)","noteIndex":0},"citationItems":[{"id":"7QlDGlPw/0UsRyrzf","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(121)</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G3BP2</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{"citationID":"41kC5GoY","properties":{"formattedCitation":"(113)","plainCitation":"(113)","noteIndex":0},"citationItems":[{"id":"7QlDGlPw/5btJAm1n","uris":["http://zotero.org/users/local/1p9EH8ax/items/35DXZ2BW"],"itemData":{"id":95,"type":"article-journal","abstract":"Stress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(113)</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L1TD1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RKjlbC4j","properties":{"formattedCitation":"(122)","plainCitation":"(122)","noteIndex":0},"citationItems":[{"id":"7QlDGlPw/490C3rQR","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(122)</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SAMD4A</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KdeAK5RF","properties":{"formattedCitation":"(123)","plainCitation":"(123)","noteIndex":0},"citationItems":[{"id":"7QlDGlPw/CFVrepXJ","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(123)</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SMN1</w:t>
      </w:r>
      <w:r w:rsidR="00863912"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{"citationID":"dHyVBaK2","properties":{"formattedCitation":"(124)","plainCitation":"(124)","noteIndex":0},"citationItems":[{"id":"7QlDGlPw/PYCEnu0n","uris":["http://zotero.org/users/local/1p9EH8ax/items/YKYTQ24W"],"itemData</w:instrText>
      </w:r>
      <w:r w:rsidR="00300753" w:rsidRPr="005379E1">
        <w:rPr>
          <w:rFonts w:ascii="Arial" w:hAnsi="Arial" w:cs="Arial"/>
          <w:i/>
          <w:iCs/>
          <w:sz w:val="24"/>
          <w:szCs w:val="24"/>
          <w:lang w:val="en-GB"/>
        </w:rPr>
        <w:instrText>":{"id":114,"type":"article-journal","abstract":"The survival motor neuron (SMN) protein forms cytoplasmic granules when overexpressed. We report here that SMN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localizes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and G3BP, protein assemblers of stress granules (SGs), and that SMN is co</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immunoprecipitated with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suggesting that SMN granules are SGs. Formation of SMN granules precedes accumulation of TIA</w:instrText>
      </w:r>
      <w:r w:rsidR="00300753" w:rsidRPr="005379E1">
        <w:rPr>
          <w:rFonts w:ascii="Cambria Math" w:hAnsi="Cambria Math" w:cs="Cambria Math"/>
          <w:i/>
          <w:iCs/>
          <w:sz w:val="24"/>
          <w:szCs w:val="24"/>
          <w:lang w:val="en-GB"/>
        </w:rPr>
        <w:instrText>‐</w:instrText>
      </w:r>
      <w:r w:rsidR="00300753" w:rsidRPr="005379E1">
        <w:rPr>
          <w:rFonts w:ascii="Arial" w:hAnsi="Arial" w:cs="Arial"/>
          <w:i/>
          <w:iCs/>
          <w:sz w:val="24"/>
          <w:szCs w:val="24"/>
          <w:lang w:val="en-GB"/>
        </w:rPr>
        <w:instrText>1/R, indicating that SMN serves as a facilitator of SG formation. However, the exon 7 skipping product, SMNΔ7, is largely re</w:instrText>
      </w:r>
      <w:r w:rsidR="00300753" w:rsidRPr="00A14CCB">
        <w:rPr>
          <w:rFonts w:ascii="Arial" w:hAnsi="Arial" w:cs="Arial"/>
          <w:i/>
          <w:iCs/>
          <w:sz w:val="24"/>
          <w:szCs w:val="24"/>
          <w:lang w:val="en-GB"/>
        </w:rPr>
        <w:instrText xml:space="preserv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A14CCB">
        <w:rPr>
          <w:rFonts w:ascii="Arial" w:hAnsi="Arial" w:cs="Arial"/>
          <w:i/>
          <w:iCs/>
          <w:sz w:val="24"/>
          <w:szCs w:val="24"/>
          <w:lang w:val="en-GB"/>
        </w:rPr>
        <w:fldChar w:fldCharType="separate"/>
      </w:r>
      <w:r w:rsidR="0097304F" w:rsidRPr="005379E1">
        <w:rPr>
          <w:rFonts w:ascii="Arial" w:hAnsi="Arial" w:cs="Arial"/>
          <w:sz w:val="24"/>
          <w:lang w:val="en-GB"/>
        </w:rPr>
        <w:t>(124)</w:t>
      </w:r>
      <w:r w:rsidR="00863912"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{"citationID":"xEGYjZlx","properties":{"formattedCitation":"(125)","plainCitation":"(125)","noteIndex":0},"citationItems":[{"id":"7QlDGlPw/J19FCTar","uris":["http://zotero.org/users/local/1p9EH8ax/items/IKVRF9PX"],"itemData":{"id":97,"type":"article-journal","abstract":"TIA-1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w:t>
      </w:r>
      <w:r w:rsidR="00BD3F8C" w:rsidRPr="00A14CCB">
        <w:rPr>
          <w:rFonts w:ascii="Arial" w:hAnsi="Arial" w:cs="Arial"/>
          <w:i/>
          <w:iCs/>
          <w:sz w:val="24"/>
          <w:szCs w:val="24"/>
          <w:lang w:val="en-GB"/>
        </w:rPr>
        <w:t>TIAL1</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{"citationID":"4rN7gWPH","properties":{"formattedCitation":"(125)","plainCitation":"(125)","noteIndex":0},"citationItems":[{"id":"7QlDGlPw/J19FCTar","uris":["http://zotero.org/users/local/1p9EH8ax/items/IKVRF9PX"],"itemData":{"id":97,"type":"article-journal","abstract":"TIA-1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(125)</w:t>
      </w:r>
      <w:r w:rsidR="00CB531D" w:rsidRPr="00A14CCB">
        <w:rPr>
          <w:rFonts w:ascii="Arial" w:hAnsi="Arial" w:cs="Arial"/>
          <w:i/>
          <w:iCs/>
          <w:sz w:val="24"/>
          <w:szCs w:val="24"/>
          <w:lang w:val="en-GB"/>
        </w:rPr>
        <w:fldChar w:fldCharType="end"/>
      </w:r>
      <w:r w:rsidR="00BD3F8C" w:rsidRPr="00A14CCB">
        <w:rPr>
          <w:rFonts w:ascii="Arial" w:hAnsi="Arial" w:cs="Arial"/>
          <w:sz w:val="24"/>
          <w:szCs w:val="24"/>
          <w:lang w:val="en-GB"/>
        </w:rPr>
        <w:t xml:space="preserve"> and </w:t>
      </w:r>
      <w:r w:rsidR="00BD3F8C" w:rsidRPr="00A14CCB">
        <w:rPr>
          <w:rFonts w:ascii="Arial" w:hAnsi="Arial" w:cs="Arial"/>
          <w:i/>
          <w:iCs/>
          <w:sz w:val="24"/>
          <w:szCs w:val="24"/>
          <w:lang w:val="en-GB"/>
        </w:rPr>
        <w:t>ZFP36</w:t>
      </w:r>
      <w:r w:rsidR="00CB531D" w:rsidRPr="00A14CCB">
        <w:rPr>
          <w:rFonts w:ascii="Arial" w:hAnsi="Arial" w:cs="Arial"/>
          <w:i/>
          <w:iCs/>
          <w:sz w:val="24"/>
          <w:szCs w:val="24"/>
          <w:lang w:val="en-GB"/>
        </w:rPr>
        <w:fldChar w:fldCharType="begin"/>
      </w:r>
      <w:r w:rsidR="00300753" w:rsidRPr="00A14CCB">
        <w:rPr>
          <w:rFonts w:ascii="Arial" w:hAnsi="Arial" w:cs="Arial"/>
          <w:i/>
          <w:iCs/>
          <w:sz w:val="24"/>
          <w:szCs w:val="24"/>
          <w:lang w:val="en-GB"/>
        </w:rPr>
        <w:instrText xml:space="preserve"> ADDIN ZOTERO_ITEM CSL_CITATION {"citationID":"6qf0btrW","properties":{"formattedCitation":"(115)","plainCitation":"(115)","noteIndex":0},"citationItems":[{"id":"7QlDGlPw/66J8LNm8","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A14CCB">
        <w:rPr>
          <w:rFonts w:ascii="Arial" w:hAnsi="Arial" w:cs="Arial"/>
          <w:i/>
          <w:iCs/>
          <w:sz w:val="24"/>
          <w:szCs w:val="24"/>
          <w:lang w:val="en-GB"/>
        </w:rPr>
        <w:fldChar w:fldCharType="separate"/>
      </w:r>
      <w:r w:rsidR="0097304F" w:rsidRPr="005379E1">
        <w:rPr>
          <w:rFonts w:ascii="Arial" w:hAnsi="Arial" w:cs="Arial"/>
          <w:sz w:val="24"/>
          <w:lang w:val="en-GB"/>
        </w:rPr>
        <w:t>(115)</w:t>
      </w:r>
      <w:r w:rsidR="00CB531D" w:rsidRPr="00A14CCB">
        <w:rPr>
          <w:rFonts w:ascii="Arial" w:hAnsi="Arial" w:cs="Arial"/>
          <w:i/>
          <w:iCs/>
          <w:sz w:val="24"/>
          <w:szCs w:val="24"/>
          <w:lang w:val="en-GB"/>
        </w:rPr>
        <w:fldChar w:fldCharType="end"/>
      </w:r>
      <w:r w:rsidRPr="00A14CCB">
        <w:rPr>
          <w:rFonts w:ascii="Arial" w:hAnsi="Arial" w:cs="Arial"/>
          <w:sz w:val="24"/>
          <w:szCs w:val="24"/>
          <w:lang w:val="en-GB"/>
        </w:rPr>
        <w:t xml:space="preserve">, are known to </w:t>
      </w:r>
      <w:r w:rsidR="0087614C" w:rsidRPr="00A14CCB">
        <w:rPr>
          <w:rFonts w:ascii="Arial" w:hAnsi="Arial" w:cs="Arial"/>
          <w:sz w:val="24"/>
          <w:szCs w:val="24"/>
          <w:lang w:val="en-GB"/>
        </w:rPr>
        <w:t>induce</w:t>
      </w:r>
      <w:r w:rsidR="00357593" w:rsidRPr="00A14CCB">
        <w:rPr>
          <w:rFonts w:ascii="Arial" w:hAnsi="Arial" w:cs="Arial"/>
          <w:sz w:val="24"/>
          <w:szCs w:val="24"/>
          <w:lang w:val="en-GB"/>
        </w:rPr>
        <w:t xml:space="preserve"> spontaneous SG assembly when overexpressed</w:t>
      </w:r>
      <w:r w:rsidR="00BD3F8C" w:rsidRPr="00A14CCB">
        <w:rPr>
          <w:rFonts w:ascii="Arial" w:hAnsi="Arial" w:cs="Arial"/>
          <w:sz w:val="24"/>
          <w:szCs w:val="24"/>
          <w:lang w:val="en-GB"/>
        </w:rPr>
        <w:t xml:space="preserve"> (compiled elsewhere</w:t>
      </w:r>
      <w:r w:rsidR="00863912"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rFOtIrW","properties":{"formattedCitation":"(126)","plainCitation":"(126)","noteIndex":0},"citationItems":[{"id":"7QlDGlPw/XuCocCFF","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A14CCB">
        <w:rPr>
          <w:rFonts w:ascii="Arial" w:hAnsi="Arial" w:cs="Arial"/>
          <w:sz w:val="24"/>
          <w:szCs w:val="24"/>
          <w:lang w:val="en-GB"/>
        </w:rPr>
        <w:fldChar w:fldCharType="separate"/>
      </w:r>
      <w:r w:rsidR="0097304F" w:rsidRPr="005379E1">
        <w:rPr>
          <w:rFonts w:ascii="Arial" w:hAnsi="Arial" w:cs="Arial"/>
          <w:sz w:val="24"/>
          <w:lang w:val="en-GB"/>
        </w:rPr>
        <w:t>(126)</w:t>
      </w:r>
      <w:r w:rsidR="00863912" w:rsidRPr="00A14CCB">
        <w:rPr>
          <w:rFonts w:ascii="Arial" w:hAnsi="Arial" w:cs="Arial"/>
          <w:sz w:val="24"/>
          <w:szCs w:val="24"/>
          <w:lang w:val="en-GB"/>
        </w:rPr>
        <w:fldChar w:fldCharType="end"/>
      </w:r>
      <w:r w:rsidR="00BD3F8C" w:rsidRPr="00A14CCB">
        <w:rPr>
          <w:rFonts w:ascii="Arial" w:hAnsi="Arial" w:cs="Arial"/>
          <w:sz w:val="24"/>
          <w:szCs w:val="24"/>
          <w:lang w:val="en-GB"/>
        </w:rPr>
        <w:t>)</w:t>
      </w:r>
      <w:r w:rsidR="00357593" w:rsidRPr="00A14CCB">
        <w:rPr>
          <w:rFonts w:ascii="Arial" w:hAnsi="Arial" w:cs="Arial"/>
          <w:sz w:val="24"/>
          <w:szCs w:val="24"/>
          <w:lang w:val="en-GB"/>
        </w:rPr>
        <w:t xml:space="preserve">. </w:t>
      </w:r>
      <w:r w:rsidR="008C2F52" w:rsidRPr="00A14CCB">
        <w:rPr>
          <w:rFonts w:ascii="Arial" w:hAnsi="Arial" w:cs="Arial"/>
          <w:sz w:val="24"/>
          <w:szCs w:val="24"/>
          <w:lang w:val="en-GB"/>
        </w:rPr>
        <w:t>We hypothesi</w:t>
      </w:r>
      <w:r w:rsidR="00480D88" w:rsidRPr="00A14CCB">
        <w:rPr>
          <w:rFonts w:ascii="Arial" w:hAnsi="Arial" w:cs="Arial"/>
          <w:sz w:val="24"/>
          <w:szCs w:val="24"/>
          <w:lang w:val="en-GB"/>
        </w:rPr>
        <w:t>s</w:t>
      </w:r>
      <w:r w:rsidR="008C2F52" w:rsidRPr="00A14CCB">
        <w:rPr>
          <w:rFonts w:ascii="Arial" w:hAnsi="Arial" w:cs="Arial"/>
          <w:sz w:val="24"/>
          <w:szCs w:val="24"/>
          <w:lang w:val="en-GB"/>
        </w:rPr>
        <w:t>ed that</w:t>
      </w:r>
      <w:r w:rsidR="00681162" w:rsidRPr="00A14CCB">
        <w:rPr>
          <w:rFonts w:ascii="Arial" w:hAnsi="Arial" w:cs="Arial"/>
          <w:sz w:val="24"/>
          <w:szCs w:val="24"/>
          <w:lang w:val="en-GB"/>
        </w:rPr>
        <w:t>,</w:t>
      </w:r>
      <w:r w:rsidR="008C2F52" w:rsidRPr="00A14CCB">
        <w:rPr>
          <w:rFonts w:ascii="Arial" w:hAnsi="Arial" w:cs="Arial"/>
          <w:sz w:val="24"/>
          <w:szCs w:val="24"/>
          <w:lang w:val="en-GB"/>
        </w:rPr>
        <w:t xml:space="preserve"> </w:t>
      </w:r>
      <w:r w:rsidR="00BD6322" w:rsidRPr="00A14CCB">
        <w:rPr>
          <w:rFonts w:ascii="Arial" w:hAnsi="Arial" w:cs="Arial"/>
          <w:sz w:val="24"/>
          <w:szCs w:val="24"/>
          <w:lang w:val="en-GB"/>
        </w:rPr>
        <w:t>if SGs directly drive tumo</w:t>
      </w:r>
      <w:r w:rsidR="00BC64E8" w:rsidRPr="00A14CCB">
        <w:rPr>
          <w:rFonts w:ascii="Arial" w:hAnsi="Arial" w:cs="Arial"/>
          <w:sz w:val="24"/>
          <w:szCs w:val="24"/>
          <w:lang w:val="en-GB"/>
        </w:rPr>
        <w:t>u</w:t>
      </w:r>
      <w:r w:rsidR="00BD6322" w:rsidRPr="00A14CCB">
        <w:rPr>
          <w:rFonts w:ascii="Arial" w:hAnsi="Arial" w:cs="Arial"/>
          <w:sz w:val="24"/>
          <w:szCs w:val="24"/>
          <w:lang w:val="en-GB"/>
        </w:rPr>
        <w:t xml:space="preserve">r aggressiveness, </w:t>
      </w:r>
      <w:r w:rsidR="008C2F52" w:rsidRPr="00A14CCB">
        <w:rPr>
          <w:rFonts w:ascii="Arial" w:hAnsi="Arial" w:cs="Arial"/>
          <w:sz w:val="24"/>
          <w:szCs w:val="24"/>
          <w:lang w:val="en-GB"/>
        </w:rPr>
        <w:t xml:space="preserve">high expression of </w:t>
      </w:r>
      <w:r w:rsidR="000E6F6D" w:rsidRPr="00A14CCB">
        <w:rPr>
          <w:rFonts w:ascii="Arial" w:hAnsi="Arial" w:cs="Arial"/>
          <w:sz w:val="24"/>
          <w:szCs w:val="24"/>
          <w:lang w:val="en-GB"/>
        </w:rPr>
        <w:t xml:space="preserve">these </w:t>
      </w:r>
      <w:r w:rsidR="008C2F52" w:rsidRPr="00A14CCB">
        <w:rPr>
          <w:rFonts w:ascii="Arial" w:hAnsi="Arial" w:cs="Arial"/>
          <w:sz w:val="24"/>
          <w:szCs w:val="24"/>
          <w:lang w:val="en-GB"/>
        </w:rPr>
        <w:t>SG-nucleating gene</w:t>
      </w:r>
      <w:r w:rsidR="006664F5" w:rsidRPr="00A14CCB">
        <w:rPr>
          <w:rFonts w:ascii="Arial" w:hAnsi="Arial" w:cs="Arial"/>
          <w:sz w:val="24"/>
          <w:szCs w:val="24"/>
          <w:lang w:val="en-GB"/>
        </w:rPr>
        <w:t>s</w:t>
      </w:r>
      <w:r w:rsidR="008C2F52" w:rsidRPr="00A14CCB">
        <w:rPr>
          <w:rFonts w:ascii="Arial" w:hAnsi="Arial" w:cs="Arial"/>
          <w:sz w:val="24"/>
          <w:szCs w:val="24"/>
          <w:lang w:val="en-GB"/>
        </w:rPr>
        <w:t xml:space="preserve"> </w:t>
      </w:r>
      <w:r w:rsidR="0009023B" w:rsidRPr="00A14CCB">
        <w:rPr>
          <w:rFonts w:ascii="Arial" w:hAnsi="Arial" w:cs="Arial"/>
          <w:sz w:val="24"/>
          <w:szCs w:val="24"/>
          <w:lang w:val="en-GB"/>
        </w:rPr>
        <w:t xml:space="preserve">would </w:t>
      </w:r>
      <w:r w:rsidR="008C2F52" w:rsidRPr="00A14CCB">
        <w:rPr>
          <w:rFonts w:ascii="Arial" w:hAnsi="Arial" w:cs="Arial"/>
          <w:sz w:val="24"/>
          <w:szCs w:val="24"/>
          <w:lang w:val="en-GB"/>
        </w:rPr>
        <w:t xml:space="preserve">correlate with poorer patient survival. </w:t>
      </w:r>
      <w:r w:rsidR="00FF249F" w:rsidRPr="00A14CCB">
        <w:rPr>
          <w:rFonts w:ascii="Arial" w:hAnsi="Arial" w:cs="Arial"/>
          <w:sz w:val="24"/>
          <w:szCs w:val="24"/>
          <w:lang w:val="en-GB"/>
        </w:rPr>
        <w:t>Analysis of</w:t>
      </w:r>
      <w:r w:rsidR="007A1CF8" w:rsidRPr="00A14CCB">
        <w:rPr>
          <w:rFonts w:ascii="Arial" w:hAnsi="Arial" w:cs="Arial"/>
          <w:sz w:val="24"/>
          <w:szCs w:val="24"/>
          <w:lang w:val="en-GB"/>
        </w:rPr>
        <w:t xml:space="preserve"> </w:t>
      </w:r>
      <w:r w:rsidR="002D266D" w:rsidRPr="00A14CCB">
        <w:rPr>
          <w:rFonts w:ascii="Arial" w:hAnsi="Arial" w:cs="Arial"/>
          <w:sz w:val="24"/>
          <w:szCs w:val="24"/>
          <w:lang w:val="en-GB"/>
        </w:rPr>
        <w:t>Genomic Data Commons’s The Cancer Genome Atlas (GDC-TCGA)</w:t>
      </w:r>
      <w:r w:rsidR="002D266D"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{"citationID":"SaGLilf6","properties":{"formattedCitation":"(59,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sidRPr="00A14CCB">
        <w:rPr>
          <w:rFonts w:ascii="Arial" w:hAnsi="Arial" w:cs="Arial"/>
          <w:sz w:val="24"/>
          <w:szCs w:val="24"/>
          <w:lang w:val="en-GB"/>
        </w:rPr>
        <w:fldChar w:fldCharType="separate"/>
      </w:r>
      <w:r w:rsidR="0097304F" w:rsidRPr="005379E1">
        <w:rPr>
          <w:rFonts w:ascii="Arial" w:hAnsi="Arial" w:cs="Arial"/>
          <w:sz w:val="24"/>
          <w:lang w:val="en-GB"/>
        </w:rPr>
        <w:t>(59, 60)</w:t>
      </w:r>
      <w:r w:rsidR="002D266D" w:rsidRPr="00A14CCB">
        <w:rPr>
          <w:rFonts w:ascii="Arial" w:hAnsi="Arial" w:cs="Arial"/>
          <w:sz w:val="24"/>
          <w:szCs w:val="24"/>
          <w:lang w:val="en-GB"/>
        </w:rPr>
        <w:fldChar w:fldCharType="end"/>
      </w:r>
      <w:r w:rsidR="002D266D" w:rsidRPr="00A14CCB">
        <w:rPr>
          <w:rFonts w:ascii="Arial" w:hAnsi="Arial" w:cs="Arial"/>
          <w:sz w:val="24"/>
          <w:szCs w:val="24"/>
          <w:lang w:val="en-GB"/>
        </w:rPr>
        <w:t xml:space="preserve"> sarcoma</w:t>
      </w:r>
      <w:del w:id="324" w:author="Alexandre Miguel Kaizeler Guedes Da Silva Afonso" w:date="2026-09-02T14:16:00Z" w16du:dateUtc="2026-09-02T13:16:00Z">
        <w:r w:rsidR="002D266D" w:rsidRPr="00A14CCB" w:rsidDel="00E7356F">
          <w:rPr>
            <w:rFonts w:ascii="Arial" w:hAnsi="Arial" w:cs="Arial"/>
            <w:sz w:val="24"/>
            <w:szCs w:val="24"/>
            <w:lang w:val="en-GB"/>
          </w:rPr>
          <w:delText>’s</w:delText>
        </w:r>
      </w:del>
      <w:r w:rsidR="002D266D" w:rsidRPr="00A14CCB">
        <w:rPr>
          <w:rFonts w:ascii="Arial" w:hAnsi="Arial" w:cs="Arial"/>
          <w:sz w:val="24"/>
          <w:szCs w:val="24"/>
          <w:lang w:val="en-GB"/>
        </w:rPr>
        <w:t xml:space="preserve"> dataset</w:t>
      </w:r>
      <w:r w:rsidR="007A1CF8" w:rsidRPr="00A14CCB">
        <w:rPr>
          <w:rFonts w:ascii="Arial" w:hAnsi="Arial" w:cs="Arial"/>
          <w:sz w:val="24"/>
          <w:szCs w:val="24"/>
          <w:lang w:val="en-GB"/>
        </w:rPr>
        <w:t xml:space="preserve"> </w:t>
      </w:r>
      <w:r w:rsidR="008C2F52" w:rsidRPr="00A14CCB">
        <w:rPr>
          <w:rFonts w:ascii="Arial" w:hAnsi="Arial" w:cs="Arial"/>
          <w:sz w:val="24"/>
          <w:szCs w:val="24"/>
          <w:lang w:val="en-GB"/>
        </w:rPr>
        <w:t xml:space="preserve">revealed that </w:t>
      </w:r>
      <w:r w:rsidR="00260A64" w:rsidRPr="00A14CCB">
        <w:rPr>
          <w:rFonts w:ascii="Arial" w:hAnsi="Arial" w:cs="Arial"/>
          <w:sz w:val="24"/>
          <w:szCs w:val="24"/>
          <w:lang w:val="en-GB"/>
        </w:rPr>
        <w:t xml:space="preserve">only </w:t>
      </w:r>
      <w:r w:rsidR="00260A64" w:rsidRPr="00A14CCB">
        <w:rPr>
          <w:rFonts w:ascii="Arial" w:hAnsi="Arial" w:cs="Arial"/>
          <w:i/>
          <w:iCs/>
          <w:sz w:val="24"/>
          <w:szCs w:val="24"/>
          <w:lang w:val="en-GB"/>
        </w:rPr>
        <w:t>AGO2</w:t>
      </w:r>
      <w:r w:rsidR="00260A64" w:rsidRPr="00A14CCB">
        <w:rPr>
          <w:rFonts w:ascii="Arial" w:hAnsi="Arial" w:cs="Arial"/>
          <w:sz w:val="24"/>
          <w:szCs w:val="24"/>
          <w:lang w:val="en-GB"/>
        </w:rPr>
        <w:t xml:space="preserve"> expression was significantly associated with patient survival (</w:t>
      </w:r>
      <w:r w:rsidR="00B662A8" w:rsidRPr="00A14CCB">
        <w:rPr>
          <w:rFonts w:ascii="Arial" w:hAnsi="Arial" w:cs="Arial"/>
          <w:sz w:val="24"/>
          <w:szCs w:val="24"/>
          <w:lang w:val="en-GB"/>
        </w:rPr>
        <w:t>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 xml:space="preserve">; </w:t>
      </w:r>
      <w:r w:rsidR="00260A64" w:rsidRPr="00A14CCB">
        <w:rPr>
          <w:rFonts w:ascii="Arial" w:hAnsi="Arial" w:cs="Arial"/>
          <w:sz w:val="24"/>
          <w:szCs w:val="24"/>
          <w:lang w:val="en-GB"/>
        </w:rPr>
        <w:t>HR = 2.43, B</w:t>
      </w:r>
      <w:r w:rsidR="00606F60" w:rsidRPr="00A14CCB">
        <w:rPr>
          <w:rFonts w:ascii="Arial" w:hAnsi="Arial" w:cs="Arial"/>
          <w:sz w:val="24"/>
          <w:szCs w:val="24"/>
          <w:lang w:val="en-GB"/>
        </w:rPr>
        <w:t>enjamini-</w:t>
      </w:r>
      <w:r w:rsidR="00260A64" w:rsidRPr="00A14CCB">
        <w:rPr>
          <w:rFonts w:ascii="Arial" w:hAnsi="Arial" w:cs="Arial"/>
          <w:sz w:val="24"/>
          <w:szCs w:val="24"/>
          <w:lang w:val="en-GB"/>
        </w:rPr>
        <w:t>H</w:t>
      </w:r>
      <w:r w:rsidR="00606F60" w:rsidRPr="00A14CCB">
        <w:rPr>
          <w:rFonts w:ascii="Arial" w:hAnsi="Arial" w:cs="Arial"/>
          <w:sz w:val="24"/>
          <w:szCs w:val="24"/>
          <w:lang w:val="en-GB"/>
        </w:rPr>
        <w:t>ochberg</w:t>
      </w:r>
      <w:r w:rsidR="00260A64" w:rsidRPr="00A14CCB">
        <w:rPr>
          <w:rFonts w:ascii="Arial" w:hAnsi="Arial" w:cs="Arial"/>
          <w:sz w:val="24"/>
          <w:szCs w:val="24"/>
          <w:lang w:val="en-GB"/>
        </w:rPr>
        <w:t>-adjusted p</w:t>
      </w:r>
      <w:r w:rsidR="00CF494D" w:rsidRPr="00A14CCB">
        <w:rPr>
          <w:rFonts w:ascii="Arial" w:hAnsi="Arial" w:cs="Arial"/>
          <w:sz w:val="24"/>
          <w:szCs w:val="24"/>
          <w:lang w:val="en-GB"/>
        </w:rPr>
        <w:t>-</w:t>
      </w:r>
      <w:r w:rsidR="00260A64" w:rsidRPr="00A14CCB">
        <w:rPr>
          <w:rFonts w:ascii="Arial" w:hAnsi="Arial" w:cs="Arial"/>
          <w:sz w:val="24"/>
          <w:szCs w:val="24"/>
          <w:lang w:val="en-GB"/>
        </w:rPr>
        <w:t xml:space="preserve">value = 0.0178). </w:t>
      </w:r>
      <w:r w:rsidR="00127E3D" w:rsidRPr="00A14CCB">
        <w:rPr>
          <w:rFonts w:ascii="Arial" w:hAnsi="Arial" w:cs="Arial"/>
          <w:sz w:val="24"/>
          <w:szCs w:val="24"/>
          <w:lang w:val="en-GB"/>
        </w:rPr>
        <w:t xml:space="preserve">Notably, </w:t>
      </w:r>
      <w:r w:rsidR="00127E3D" w:rsidRPr="00A14CCB">
        <w:rPr>
          <w:rFonts w:ascii="Arial" w:hAnsi="Arial" w:cs="Arial"/>
          <w:i/>
          <w:iCs/>
          <w:sz w:val="24"/>
          <w:szCs w:val="24"/>
          <w:lang w:val="en-GB"/>
        </w:rPr>
        <w:t>G3BP1</w:t>
      </w:r>
      <w:r w:rsidR="00127E3D" w:rsidRPr="00A14CCB">
        <w:rPr>
          <w:rFonts w:ascii="Arial" w:hAnsi="Arial" w:cs="Arial"/>
          <w:sz w:val="24"/>
          <w:szCs w:val="24"/>
          <w:lang w:val="en-GB"/>
        </w:rPr>
        <w:t>, the primary SG nucleator implicated in the sarcoma metastasis study, showed no significant association</w:t>
      </w:r>
      <w:r w:rsidR="00B662A8" w:rsidRPr="00A14CCB">
        <w:rPr>
          <w:rFonts w:ascii="Arial" w:hAnsi="Arial" w:cs="Arial"/>
          <w:sz w:val="24"/>
          <w:szCs w:val="24"/>
          <w:lang w:val="en-GB"/>
        </w:rPr>
        <w:t xml:space="preserve"> (Supplementary Figure 1</w:t>
      </w:r>
      <w:r w:rsidR="00891207" w:rsidRPr="00A14CCB">
        <w:rPr>
          <w:rFonts w:ascii="Arial" w:hAnsi="Arial" w:cs="Arial"/>
          <w:sz w:val="24"/>
          <w:szCs w:val="24"/>
          <w:lang w:val="en-GB"/>
        </w:rPr>
        <w:t>5</w:t>
      </w:r>
      <w:r w:rsidR="00B662A8" w:rsidRPr="00A14CCB">
        <w:rPr>
          <w:rFonts w:ascii="Arial" w:hAnsi="Arial" w:cs="Arial"/>
          <w:sz w:val="24"/>
          <w:szCs w:val="24"/>
          <w:lang w:val="en-GB"/>
        </w:rPr>
        <w:t>)</w:t>
      </w:r>
      <w:r w:rsidR="00127E3D" w:rsidRPr="00A14CCB">
        <w:rPr>
          <w:rFonts w:ascii="Arial" w:hAnsi="Arial" w:cs="Arial"/>
          <w:sz w:val="24"/>
          <w:szCs w:val="24"/>
          <w:lang w:val="en-GB"/>
        </w:rPr>
        <w:t xml:space="preserve">. While the </w:t>
      </w:r>
      <w:r w:rsidR="00127E3D" w:rsidRPr="00A14CCB">
        <w:rPr>
          <w:rFonts w:ascii="Arial" w:hAnsi="Arial" w:cs="Arial"/>
          <w:i/>
          <w:iCs/>
          <w:sz w:val="24"/>
          <w:szCs w:val="24"/>
          <w:lang w:val="en-GB"/>
        </w:rPr>
        <w:t>AGO2</w:t>
      </w:r>
      <w:r w:rsidR="00127E3D" w:rsidRPr="00A14CCB">
        <w:rPr>
          <w:rFonts w:ascii="Arial" w:hAnsi="Arial" w:cs="Arial"/>
          <w:sz w:val="24"/>
          <w:szCs w:val="24"/>
          <w:lang w:val="en-GB"/>
        </w:rPr>
        <w:t xml:space="preserve"> association is nominally consistent with a pro-</w:t>
      </w:r>
      <w:proofErr w:type="spellStart"/>
      <w:r w:rsidR="00127E3D" w:rsidRPr="00A14CCB">
        <w:rPr>
          <w:rFonts w:ascii="Arial" w:hAnsi="Arial" w:cs="Arial"/>
          <w:sz w:val="24"/>
          <w:szCs w:val="24"/>
          <w:lang w:val="en-GB"/>
        </w:rPr>
        <w:t>tumourigenic</w:t>
      </w:r>
      <w:proofErr w:type="spellEnd"/>
      <w:r w:rsidR="00127E3D" w:rsidRPr="00A14CCB">
        <w:rPr>
          <w:rFonts w:ascii="Arial" w:hAnsi="Arial" w:cs="Arial"/>
          <w:sz w:val="24"/>
          <w:szCs w:val="24"/>
          <w:lang w:val="en-GB"/>
        </w:rPr>
        <w:t xml:space="preserve"> role of SG assembly, it is more parsimoniously explained by its well-established SG-independent function as a core component of </w:t>
      </w:r>
      <w:r w:rsidR="00F866CA" w:rsidRPr="00A14CCB">
        <w:rPr>
          <w:rFonts w:ascii="Arial" w:hAnsi="Arial" w:cs="Arial"/>
          <w:sz w:val="24"/>
          <w:szCs w:val="24"/>
          <w:lang w:val="en-GB"/>
        </w:rPr>
        <w:t>the RNA-induced silencing complex (</w:t>
      </w:r>
      <w:r w:rsidR="00127E3D" w:rsidRPr="00A14CCB">
        <w:rPr>
          <w:rFonts w:ascii="Arial" w:hAnsi="Arial" w:cs="Arial"/>
          <w:sz w:val="24"/>
          <w:szCs w:val="24"/>
          <w:lang w:val="en-GB"/>
        </w:rPr>
        <w:t>RISC</w:t>
      </w:r>
      <w:r w:rsidR="00F866CA" w:rsidRPr="00A14CCB">
        <w:rPr>
          <w:rFonts w:ascii="Arial" w:hAnsi="Arial" w:cs="Arial"/>
          <w:sz w:val="24"/>
          <w:szCs w:val="24"/>
          <w:lang w:val="en-GB"/>
        </w:rPr>
        <w:t xml:space="preserve">) </w:t>
      </w:r>
      <w:r w:rsidR="00127E3D" w:rsidRPr="00A14CCB">
        <w:rPr>
          <w:rFonts w:ascii="Arial" w:hAnsi="Arial" w:cs="Arial"/>
          <w:sz w:val="24"/>
          <w:szCs w:val="24"/>
          <w:lang w:val="en-GB"/>
        </w:rPr>
        <w:t>whose dysregulation has been independently linked to cancer progression</w:t>
      </w:r>
      <w:r w:rsidR="00FA5A6C"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8kXL2uml","properties":{"unsorted":false,"formattedCitation":"(127)","plainCitation":"(127)","noteIndex":0},"citationItems":[{"id":"7QlDGlPw/vT3RpPj5","uris":["http://zotero.org/users/local/q86rvdj2/items/83LXIPFU"],"itemData":{"id":1032,"type":"article-journal","container-title":"Molecular Cell","DOI":"10.1016/j.molcel.2021.11.026","ISSN":"10972765","issue":"1","journalAbbreviation":"Molecular Cell","language":"en","page":"30-43","source":"DOI.org (Crossref)","title":"Life of RISC: Formation, action, and degradation of RNA-induced silencing complex","title-short":"Life of RISC","volume":"82","author":[{"family":"Iwakawa","given":"Hiro-oki"},{"family":"Tomari","given":"Yukihide"}],"issued":{"date-parts":[["2022",1]]}}}],"schema":"https://github.com/citation-style-language/schema/raw/master/csl-citation.json"} </w:instrText>
      </w:r>
      <w:r w:rsidR="00FA5A6C" w:rsidRPr="00A14CCB">
        <w:rPr>
          <w:rFonts w:ascii="Arial" w:hAnsi="Arial" w:cs="Arial"/>
          <w:sz w:val="24"/>
          <w:szCs w:val="24"/>
          <w:lang w:val="en-GB"/>
        </w:rPr>
        <w:fldChar w:fldCharType="separate"/>
      </w:r>
      <w:r w:rsidR="0097304F" w:rsidRPr="005379E1">
        <w:rPr>
          <w:rFonts w:ascii="Arial" w:hAnsi="Arial" w:cs="Arial"/>
          <w:sz w:val="24"/>
          <w:lang w:val="en-GB"/>
        </w:rPr>
        <w:t>(127)</w:t>
      </w:r>
      <w:r w:rsidR="00FA5A6C" w:rsidRPr="00A14CCB">
        <w:rPr>
          <w:rFonts w:ascii="Arial" w:hAnsi="Arial" w:cs="Arial"/>
          <w:sz w:val="24"/>
          <w:szCs w:val="24"/>
          <w:lang w:val="en-GB"/>
        </w:rPr>
        <w:fldChar w:fldCharType="end"/>
      </w:r>
      <w:r w:rsidR="00FA5A6C" w:rsidRPr="00A14CCB">
        <w:rPr>
          <w:rFonts w:ascii="Arial" w:hAnsi="Arial" w:cs="Arial"/>
          <w:sz w:val="24"/>
          <w:szCs w:val="24"/>
          <w:lang w:val="en-GB"/>
        </w:rPr>
        <w:t>.</w:t>
      </w:r>
    </w:p>
    <w:p w14:paraId="3A6122C9" w14:textId="49A5323E" w:rsidR="005B16A4" w:rsidRPr="00A14CCB" w:rsidRDefault="003E58C3" w:rsidP="00533F41">
      <w:pPr>
        <w:jc w:val="both"/>
        <w:rPr>
          <w:rFonts w:ascii="Arial" w:hAnsi="Arial" w:cs="Arial"/>
          <w:sz w:val="24"/>
          <w:szCs w:val="24"/>
          <w:lang w:val="en-GB"/>
        </w:rPr>
      </w:pPr>
      <w:r w:rsidRPr="00A14CCB">
        <w:rPr>
          <w:rFonts w:ascii="Arial" w:hAnsi="Arial" w:cs="Arial"/>
          <w:sz w:val="24"/>
          <w:szCs w:val="24"/>
          <w:lang w:val="en-GB"/>
        </w:rPr>
        <w:t xml:space="preserve">SGs </w:t>
      </w:r>
      <w:r w:rsidR="001F0408" w:rsidRPr="00A14CCB">
        <w:rPr>
          <w:rFonts w:ascii="Arial" w:hAnsi="Arial" w:cs="Arial"/>
          <w:sz w:val="24"/>
          <w:szCs w:val="24"/>
          <w:lang w:val="en-GB"/>
        </w:rPr>
        <w:t xml:space="preserve">have also been proposed to promote </w:t>
      </w:r>
      <w:r w:rsidRPr="00A14CCB">
        <w:rPr>
          <w:rFonts w:ascii="Arial" w:hAnsi="Arial" w:cs="Arial"/>
          <w:sz w:val="24"/>
          <w:szCs w:val="24"/>
          <w:lang w:val="en-GB"/>
        </w:rPr>
        <w:t>chemotherapy resistance</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4keYpabz","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xml:space="preserve">. KRAS mutant cells reportedly enhance SG assembly </w:t>
      </w:r>
      <w:proofErr w:type="spellStart"/>
      <w:r w:rsidRPr="00A14CCB">
        <w:rPr>
          <w:rFonts w:ascii="Arial" w:hAnsi="Arial" w:cs="Arial"/>
          <w:sz w:val="24"/>
          <w:szCs w:val="24"/>
          <w:lang w:val="en-GB"/>
        </w:rPr>
        <w:t>paracrinally</w:t>
      </w:r>
      <w:proofErr w:type="spellEnd"/>
      <w:r w:rsidRPr="00A14CCB">
        <w:rPr>
          <w:rFonts w:ascii="Arial" w:hAnsi="Arial" w:cs="Arial"/>
          <w:sz w:val="24"/>
          <w:szCs w:val="24"/>
          <w:lang w:val="en-GB"/>
        </w:rPr>
        <w:t xml:space="preserve"> via PTGS2 upregulation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EIpVHrYl","properties":{"formattedCitation":"(28)","plainCitation":"(28)","noteIndex":0},"citationItems":[{"id":"7QlDGlPw/lKVXclyK","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(28)</w:t>
      </w:r>
      <w:r w:rsidRPr="00A14CCB">
        <w:rPr>
          <w:rFonts w:ascii="Arial" w:hAnsi="Arial" w:cs="Arial"/>
          <w:sz w:val="24"/>
          <w:szCs w:val="24"/>
          <w:lang w:val="en-GB"/>
        </w:rPr>
        <w:fldChar w:fldCharType="end"/>
      </w:r>
      <w:r w:rsidRPr="00A14CCB">
        <w:rPr>
          <w:rFonts w:ascii="Arial" w:hAnsi="Arial" w:cs="Arial"/>
          <w:sz w:val="24"/>
          <w:szCs w:val="24"/>
          <w:lang w:val="en-GB"/>
        </w:rPr>
        <w:t xml:space="preserve">. However, PTGS2 has SG-independent roles, </w:t>
      </w:r>
      <w:r w:rsidR="009F2E61" w:rsidRPr="00A14CCB">
        <w:rPr>
          <w:rFonts w:ascii="Arial" w:hAnsi="Arial" w:cs="Arial"/>
          <w:sz w:val="24"/>
          <w:szCs w:val="24"/>
          <w:lang w:val="en-GB"/>
        </w:rPr>
        <w:t>and</w:t>
      </w:r>
      <w:r w:rsidRPr="00A14CCB">
        <w:rPr>
          <w:rFonts w:ascii="Arial" w:hAnsi="Arial" w:cs="Arial"/>
          <w:sz w:val="24"/>
          <w:szCs w:val="24"/>
          <w:lang w:val="en-GB"/>
        </w:rPr>
        <w:t xml:space="preserve"> observed resistance may not be solely due to SG assembly.</w:t>
      </w:r>
      <w:r w:rsidR="002752E1" w:rsidRPr="00A14CCB">
        <w:rPr>
          <w:rFonts w:ascii="Arial" w:hAnsi="Arial" w:cs="Arial"/>
          <w:sz w:val="24"/>
          <w:szCs w:val="24"/>
          <w:lang w:val="en-GB"/>
        </w:rPr>
        <w:t xml:space="preserve"> </w:t>
      </w:r>
      <w:r w:rsidRPr="00A14CCB">
        <w:rPr>
          <w:rFonts w:ascii="Arial" w:hAnsi="Arial" w:cs="Arial"/>
          <w:sz w:val="24"/>
          <w:szCs w:val="24"/>
          <w:lang w:val="en-GB"/>
        </w:rPr>
        <w:t>KRAS mutant cells exhibit constitutive activation of the EGFR pathway</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z0NcLFM1","properties":{"formattedCitation":"(128)","plainCitation":"(128)","noteIndex":0},"citationItems":[{"id":"7QlDGlPw/RCRpSmUn","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(128)</w:t>
      </w:r>
      <w:r w:rsidRPr="00A14CCB">
        <w:rPr>
          <w:rFonts w:ascii="Arial" w:hAnsi="Arial" w:cs="Arial"/>
          <w:sz w:val="24"/>
          <w:szCs w:val="24"/>
          <w:lang w:val="en-GB"/>
        </w:rPr>
        <w:fldChar w:fldCharType="end"/>
      </w:r>
      <w:r w:rsidRPr="00A14CCB">
        <w:rPr>
          <w:rFonts w:ascii="Arial" w:hAnsi="Arial" w:cs="Arial"/>
          <w:sz w:val="24"/>
          <w:szCs w:val="24"/>
          <w:lang w:val="en-GB"/>
        </w:rPr>
        <w:t>.</w:t>
      </w:r>
      <w:r w:rsidRPr="00A14CCB">
        <w:rPr>
          <w:rFonts w:ascii="Arial" w:hAnsi="Arial" w:cs="Arial"/>
          <w:color w:val="FF0000"/>
          <w:sz w:val="24"/>
          <w:szCs w:val="24"/>
          <w:lang w:val="en-GB"/>
        </w:rPr>
        <w:t xml:space="preserve"> </w:t>
      </w:r>
      <w:r w:rsidRPr="00A14CCB">
        <w:rPr>
          <w:rFonts w:ascii="Arial" w:hAnsi="Arial" w:cs="Arial"/>
          <w:sz w:val="24"/>
          <w:szCs w:val="24"/>
          <w:lang w:val="en-GB"/>
        </w:rPr>
        <w:t>As KRAS functions downstream of EGFR, its mutation predicts poor response to EGFR inhibitors but improved response to MEK inhibitors, which act further downstream</w:t>
      </w:r>
      <w:r w:rsidR="00120BC1" w:rsidRPr="00A14CCB">
        <w:rPr>
          <w:rFonts w:ascii="Arial" w:hAnsi="Arial" w:cs="Arial"/>
          <w:sz w:val="24"/>
          <w:szCs w:val="24"/>
          <w:lang w:val="en-GB"/>
        </w:rPr>
        <w:fldChar w:fldCharType="begin"/>
      </w:r>
      <w:r w:rsidR="001823B1" w:rsidRPr="00A14CCB">
        <w:rPr>
          <w:rFonts w:ascii="Arial" w:hAnsi="Arial" w:cs="Arial"/>
          <w:sz w:val="24"/>
          <w:szCs w:val="24"/>
          <w:lang w:val="en-GB"/>
        </w:rPr>
        <w:instrText xml:space="preserve"> ADDIN ZOTERO_ITEM CSL_CITATION {"citationID":"M077KAw9","properties":{"formattedCitation":"(129)","plainCitation":"(129)","noteIndex":0},"citationItems":[{"id":148,"uris":["http://zotero.org/users/local/q86rvdj2/items/VRA2ZY47"],"itemData":{"id":148,"type":"article-journal","container-title":"Cancer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sidRPr="00A14CCB">
        <w:rPr>
          <w:rFonts w:ascii="Arial" w:hAnsi="Arial" w:cs="Arial"/>
          <w:sz w:val="24"/>
          <w:szCs w:val="24"/>
          <w:lang w:val="en-GB"/>
        </w:rPr>
        <w:fldChar w:fldCharType="separate"/>
      </w:r>
      <w:r w:rsidR="0097304F" w:rsidRPr="005379E1">
        <w:rPr>
          <w:rFonts w:ascii="Arial" w:hAnsi="Arial" w:cs="Arial"/>
          <w:sz w:val="24"/>
          <w:lang w:val="en-GB"/>
        </w:rPr>
        <w:t>(129)</w:t>
      </w:r>
      <w:r w:rsidR="00120BC1"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927E28"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A</w:t>
      </w:r>
      <w:r w:rsidR="007344B6" w:rsidRPr="00A14CCB">
        <w:rPr>
          <w:rFonts w:ascii="Arial" w:hAnsi="Arial" w:cs="Arial"/>
          <w:sz w:val="24"/>
          <w:szCs w:val="24"/>
          <w:lang w:val="en-GB"/>
        </w:rPr>
        <w:t>,</w:t>
      </w:r>
      <w:ins w:id="325" w:author="Alexandre Miguel Kaizeler Guedes Da Silva Afonso" w:date="2026-09-02T14:16:00Z" w16du:dateUtc="2026-09-02T13:16:00Z">
        <w:r w:rsidR="00E7356F">
          <w:rPr>
            <w:rFonts w:ascii="Arial" w:hAnsi="Arial" w:cs="Arial"/>
            <w:sz w:val="24"/>
            <w:szCs w:val="24"/>
            <w:lang w:val="en-GB"/>
          </w:rPr>
          <w:t xml:space="preserve"> </w:t>
        </w:r>
      </w:ins>
      <w:r w:rsidR="00A55B79" w:rsidRPr="00A14CCB">
        <w:rPr>
          <w:rFonts w:ascii="Arial" w:hAnsi="Arial" w:cs="Arial"/>
          <w:sz w:val="24"/>
          <w:szCs w:val="24"/>
          <w:lang w:val="en-GB"/>
        </w:rPr>
        <w:t>B</w:t>
      </w:r>
      <w:r w:rsidRPr="00A14CCB">
        <w:rPr>
          <w:rFonts w:ascii="Arial" w:hAnsi="Arial" w:cs="Arial"/>
          <w:sz w:val="24"/>
          <w:szCs w:val="24"/>
          <w:lang w:val="en-GB"/>
        </w:rPr>
        <w:t>).</w:t>
      </w:r>
      <w:r w:rsidR="002752E1" w:rsidRPr="00A14CCB">
        <w:rPr>
          <w:rFonts w:ascii="Arial" w:hAnsi="Arial" w:cs="Arial"/>
          <w:sz w:val="24"/>
          <w:szCs w:val="24"/>
          <w:lang w:val="en-GB"/>
        </w:rPr>
        <w:t xml:space="preserve"> </w:t>
      </w:r>
      <w:r w:rsidRPr="00A14CCB">
        <w:rPr>
          <w:rFonts w:ascii="Arial" w:hAnsi="Arial" w:cs="Arial"/>
          <w:sz w:val="24"/>
          <w:szCs w:val="24"/>
          <w:lang w:val="en-GB"/>
        </w:rPr>
        <w:t>PTGS2 KD or inhibition leads to expression changes that correlate with EGFR KD</w:t>
      </w:r>
      <w:r w:rsidR="00847F28" w:rsidRPr="00A14CCB">
        <w:rPr>
          <w:rFonts w:ascii="Arial" w:hAnsi="Arial" w:cs="Arial"/>
          <w:sz w:val="24"/>
          <w:szCs w:val="24"/>
          <w:lang w:val="en-GB"/>
        </w:rPr>
        <w:t xml:space="preserve"> (and ERBB3 KD, another protein from the same family)</w:t>
      </w:r>
      <w:r w:rsidRPr="00A14CCB">
        <w:rPr>
          <w:rFonts w:ascii="Arial" w:hAnsi="Arial" w:cs="Arial"/>
          <w:sz w:val="24"/>
          <w:szCs w:val="24"/>
          <w:lang w:val="en-GB"/>
        </w:rPr>
        <w:t>, suggesting that PTGS2 may indeed be part of the same pathway (</w:t>
      </w:r>
      <w:r w:rsidR="00927E28" w:rsidRPr="00A14CCB">
        <w:rPr>
          <w:rFonts w:ascii="Arial" w:hAnsi="Arial" w:cs="Arial"/>
          <w:sz w:val="24"/>
          <w:szCs w:val="24"/>
          <w:lang w:val="en-GB"/>
        </w:rPr>
        <w:t xml:space="preserve">Supplementary </w:t>
      </w:r>
      <w:r w:rsidR="00A55B79" w:rsidRPr="00A14CCB">
        <w:rPr>
          <w:rFonts w:ascii="Arial" w:hAnsi="Arial" w:cs="Arial"/>
          <w:sz w:val="24"/>
          <w:szCs w:val="24"/>
          <w:lang w:val="en-GB"/>
        </w:rPr>
        <w:t>Figure 1</w:t>
      </w:r>
      <w:r w:rsidR="00891207" w:rsidRPr="00A14CCB">
        <w:rPr>
          <w:rFonts w:ascii="Arial" w:hAnsi="Arial" w:cs="Arial"/>
          <w:sz w:val="24"/>
          <w:szCs w:val="24"/>
          <w:lang w:val="en-GB"/>
        </w:rPr>
        <w:t>6</w:t>
      </w:r>
      <w:r w:rsidR="00A55B79" w:rsidRPr="00A14CCB">
        <w:rPr>
          <w:rFonts w:ascii="Arial" w:hAnsi="Arial" w:cs="Arial"/>
          <w:sz w:val="24"/>
          <w:szCs w:val="24"/>
          <w:lang w:val="en-GB"/>
        </w:rPr>
        <w:t>C)</w:t>
      </w:r>
      <w:r w:rsidR="00847F28" w:rsidRPr="00A14CCB">
        <w:rPr>
          <w:rFonts w:ascii="Arial" w:hAnsi="Arial" w:cs="Arial"/>
          <w:sz w:val="24"/>
          <w:szCs w:val="24"/>
          <w:lang w:val="en-GB"/>
        </w:rPr>
        <w:t>.</w:t>
      </w:r>
      <w:r w:rsidR="002752E1" w:rsidRPr="00A14CCB">
        <w:rPr>
          <w:rFonts w:ascii="Arial" w:hAnsi="Arial" w:cs="Arial"/>
          <w:sz w:val="24"/>
          <w:szCs w:val="24"/>
          <w:lang w:val="en-GB"/>
        </w:rPr>
        <w:t xml:space="preserve"> </w:t>
      </w:r>
      <w:r w:rsidR="00EC2318" w:rsidRPr="00A14CCB">
        <w:rPr>
          <w:rFonts w:ascii="Arial" w:hAnsi="Arial" w:cs="Arial"/>
          <w:sz w:val="24"/>
          <w:szCs w:val="24"/>
          <w:lang w:val="en-GB"/>
        </w:rPr>
        <w:t>Hypothesising that</w:t>
      </w:r>
      <w:r w:rsidRPr="00A14CCB">
        <w:rPr>
          <w:rFonts w:ascii="Arial" w:hAnsi="Arial" w:cs="Arial"/>
          <w:sz w:val="24"/>
          <w:szCs w:val="24"/>
          <w:lang w:val="en-GB"/>
        </w:rPr>
        <w:t xml:space="preserve"> PTGS2 acts downstream of KRAS, its inhibition may mimic MEK inhibition, </w:t>
      </w:r>
      <w:proofErr w:type="gramStart"/>
      <w:r w:rsidRPr="00A14CCB">
        <w:rPr>
          <w:rFonts w:ascii="Arial" w:hAnsi="Arial" w:cs="Arial"/>
          <w:sz w:val="24"/>
          <w:szCs w:val="24"/>
          <w:lang w:val="en-GB"/>
        </w:rPr>
        <w:t>targeting</w:t>
      </w:r>
      <w:proofErr w:type="gramEnd"/>
      <w:r w:rsidRPr="00A14CCB">
        <w:rPr>
          <w:rFonts w:ascii="Arial" w:hAnsi="Arial" w:cs="Arial"/>
          <w:sz w:val="24"/>
          <w:szCs w:val="24"/>
          <w:lang w:val="en-GB"/>
        </w:rPr>
        <w:t xml:space="preserve"> a key oncogenic driver and explaining increased treatment sensitivity. While PTGS2 is known to be regulated by the EGFR pathway (reviewed in</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L6po6wgN","properties":{"formattedCitation":"(130)","plainCitation":"(130)","noteIndex":0},"citationItems":[{"id":"7QlDGlPw/MTqUT9Zl","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(130)</w:t>
      </w:r>
      <w:r w:rsidRPr="00A14CCB">
        <w:rPr>
          <w:rFonts w:ascii="Arial" w:hAnsi="Arial" w:cs="Arial"/>
          <w:sz w:val="24"/>
          <w:szCs w:val="24"/>
          <w:lang w:val="en-GB"/>
        </w:rPr>
        <w:fldChar w:fldCharType="end"/>
      </w:r>
      <w:r w:rsidRPr="00A14CCB">
        <w:rPr>
          <w:rFonts w:ascii="Arial" w:hAnsi="Arial" w:cs="Arial"/>
          <w:sz w:val="24"/>
          <w:szCs w:val="24"/>
          <w:lang w:val="en-GB"/>
        </w:rPr>
        <w:t>), this proposed mechanism</w:t>
      </w:r>
      <w:r w:rsidR="00E14061" w:rsidRPr="00A14CCB">
        <w:rPr>
          <w:rFonts w:ascii="Arial" w:hAnsi="Arial" w:cs="Arial"/>
          <w:sz w:val="24"/>
          <w:szCs w:val="24"/>
          <w:lang w:val="en-GB"/>
        </w:rPr>
        <w:t xml:space="preserve"> remains to be experimentally validated</w:t>
      </w:r>
      <w:r w:rsidRPr="00A14CCB">
        <w:rPr>
          <w:rFonts w:ascii="Arial" w:hAnsi="Arial" w:cs="Arial"/>
          <w:sz w:val="24"/>
          <w:szCs w:val="24"/>
          <w:lang w:val="en-GB"/>
        </w:rPr>
        <w:t>.</w:t>
      </w:r>
    </w:p>
    <w:p w14:paraId="49700B2E" w14:textId="01D989D9" w:rsidR="00CA2307" w:rsidRPr="00C047AC" w:rsidRDefault="002E2363" w:rsidP="00533F41">
      <w:pPr>
        <w:pStyle w:val="Ttulo2"/>
        <w:rPr>
          <w:lang w:val="en-GB"/>
        </w:rPr>
      </w:pPr>
      <w:r w:rsidRPr="00C047AC">
        <w:rPr>
          <w:lang w:val="en-GB"/>
        </w:rPr>
        <w:t xml:space="preserve">A </w:t>
      </w:r>
      <w:r w:rsidR="00E2317D" w:rsidRPr="00C047AC">
        <w:rPr>
          <w:lang w:val="en-GB"/>
        </w:rPr>
        <w:t>SG</w:t>
      </w:r>
      <w:r w:rsidRPr="00C047AC">
        <w:rPr>
          <w:lang w:val="en-GB"/>
        </w:rPr>
        <w:t xml:space="preserve"> </w:t>
      </w:r>
      <w:r w:rsidR="00A208CC" w:rsidRPr="00C047AC">
        <w:rPr>
          <w:lang w:val="en-GB"/>
        </w:rPr>
        <w:t>gene s</w:t>
      </w:r>
      <w:r w:rsidRPr="00C047AC">
        <w:rPr>
          <w:lang w:val="en-GB"/>
        </w:rPr>
        <w:t xml:space="preserve">ignature and </w:t>
      </w:r>
      <w:r w:rsidR="00A208CC" w:rsidRPr="00C047AC">
        <w:rPr>
          <w:lang w:val="en-GB"/>
        </w:rPr>
        <w:t>its clinical value</w:t>
      </w:r>
      <w:r w:rsidRPr="00C047AC">
        <w:rPr>
          <w:lang w:val="en-GB"/>
        </w:rPr>
        <w:t xml:space="preserve"> in </w:t>
      </w:r>
      <w:r w:rsidR="00A208CC" w:rsidRPr="00C047AC">
        <w:rPr>
          <w:lang w:val="en-GB"/>
        </w:rPr>
        <w:t>c</w:t>
      </w:r>
      <w:r w:rsidRPr="00C047AC">
        <w:rPr>
          <w:lang w:val="en-GB"/>
        </w:rPr>
        <w:t>ancer</w:t>
      </w:r>
    </w:p>
    <w:p w14:paraId="7FF65F91" w14:textId="0B568064" w:rsidR="006E469D" w:rsidRPr="00A14CCB" w:rsidRDefault="003F0F1F" w:rsidP="006E469D">
      <w:pPr>
        <w:jc w:val="both"/>
        <w:rPr>
          <w:rFonts w:ascii="Arial" w:hAnsi="Arial" w:cs="Arial"/>
          <w:sz w:val="24"/>
          <w:szCs w:val="24"/>
          <w:lang w:val="en-GB"/>
        </w:rPr>
      </w:pPr>
      <w:r w:rsidRPr="00A14CCB">
        <w:rPr>
          <w:rFonts w:ascii="Arial" w:hAnsi="Arial" w:cs="Arial"/>
          <w:sz w:val="24"/>
          <w:szCs w:val="24"/>
          <w:lang w:val="en-GB"/>
        </w:rPr>
        <w:t>The results above highlight the limitations of single-gene analyses in isolating SG-specific effects due to overlapping roles in other stress-related pathways. To address this, we developed a custom SG transcriptomic signature. First, we integrated datasets from Matheny 2019 and 2021</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{"citationID":"b7ra1wjT","properties":{"formattedCitation":"(41, 43)","plainCitation":"(41, 43)","noteIndex":0},"citationItems":[{"id":"7QlDGlPw/8f8ZloUy","uris":["http://zotero.org/users/local/1p9EH8ax/items/ARLW3CQN"],"itemData":{"id":"ykGbCuKA/C0HOgHHz","type":"article-journal","container-title":"Molecular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(41, 43)</w:t>
      </w:r>
      <w:r w:rsidRPr="00A14CCB">
        <w:rPr>
          <w:rFonts w:ascii="Arial" w:hAnsi="Arial" w:cs="Arial"/>
          <w:sz w:val="24"/>
          <w:szCs w:val="24"/>
          <w:lang w:val="en-GB"/>
        </w:rPr>
        <w:fldChar w:fldCharType="end"/>
      </w:r>
      <w:r w:rsidRPr="00A14CCB">
        <w:rPr>
          <w:rFonts w:ascii="Arial" w:hAnsi="Arial" w:cs="Arial"/>
          <w:sz w:val="24"/>
          <w:szCs w:val="24"/>
          <w:lang w:val="en-GB"/>
        </w:rPr>
        <w:t xml:space="preserve">, </w:t>
      </w:r>
      <w:r w:rsidR="00701471" w:rsidRPr="00A14CCB">
        <w:rPr>
          <w:rFonts w:ascii="Arial" w:hAnsi="Arial" w:cs="Arial"/>
          <w:sz w:val="24"/>
          <w:szCs w:val="24"/>
          <w:lang w:val="en-GB"/>
        </w:rPr>
        <w:t xml:space="preserve">as this combination had stressed samples with and without SGs, </w:t>
      </w:r>
      <w:r w:rsidRPr="00A14CCB">
        <w:rPr>
          <w:rFonts w:ascii="Arial" w:hAnsi="Arial" w:cs="Arial"/>
          <w:sz w:val="24"/>
          <w:szCs w:val="24"/>
          <w:lang w:val="en-GB"/>
        </w:rPr>
        <w:t xml:space="preserve">applying batch effect correction for cell genotype, stressor type, and study </w:t>
      </w:r>
      <w:r w:rsidR="0084364E" w:rsidRPr="00A14CCB">
        <w:rPr>
          <w:rFonts w:ascii="Arial" w:hAnsi="Arial" w:cs="Arial"/>
          <w:sz w:val="24"/>
          <w:szCs w:val="24"/>
          <w:lang w:val="en-GB"/>
        </w:rPr>
        <w:lastRenderedPageBreak/>
        <w:t xml:space="preserve">of </w:t>
      </w:r>
      <w:r w:rsidRPr="00A14CCB">
        <w:rPr>
          <w:rFonts w:ascii="Arial" w:hAnsi="Arial" w:cs="Arial"/>
          <w:sz w:val="24"/>
          <w:szCs w:val="24"/>
          <w:lang w:val="en-GB"/>
        </w:rPr>
        <w:t xml:space="preserve">origin. We then used an elastic net regression model with bootstrapping to derive </w:t>
      </w:r>
      <w:r w:rsidR="002F3F27" w:rsidRPr="00A14CCB">
        <w:rPr>
          <w:rFonts w:ascii="Arial" w:hAnsi="Arial" w:cs="Arial"/>
          <w:sz w:val="24"/>
          <w:szCs w:val="24"/>
          <w:lang w:val="en-GB"/>
        </w:rPr>
        <w:t xml:space="preserve">a SG signature </w:t>
      </w:r>
      <w:r w:rsidR="00701471" w:rsidRPr="00A14CCB">
        <w:rPr>
          <w:rFonts w:ascii="Arial" w:hAnsi="Arial" w:cs="Arial"/>
          <w:sz w:val="24"/>
          <w:szCs w:val="24"/>
          <w:lang w:val="en-GB"/>
        </w:rPr>
        <w:t>(</w:t>
      </w:r>
      <w:r w:rsidR="008A5691" w:rsidRPr="00A14CCB">
        <w:rPr>
          <w:rFonts w:ascii="Arial" w:hAnsi="Arial" w:cs="Arial"/>
          <w:sz w:val="24"/>
          <w:szCs w:val="24"/>
          <w:lang w:val="en-GB"/>
        </w:rPr>
        <w:t>see</w:t>
      </w:r>
      <w:r w:rsidR="00701471" w:rsidRPr="00A14CCB">
        <w:rPr>
          <w:rFonts w:ascii="Arial" w:hAnsi="Arial" w:cs="Arial"/>
          <w:sz w:val="24"/>
          <w:szCs w:val="24"/>
          <w:lang w:val="en-GB"/>
        </w:rPr>
        <w:t xml:space="preserve"> Methods)</w:t>
      </w:r>
      <w:r w:rsidRPr="00A14CCB">
        <w:rPr>
          <w:rFonts w:ascii="Arial" w:hAnsi="Arial" w:cs="Arial"/>
          <w:sz w:val="24"/>
          <w:szCs w:val="24"/>
          <w:lang w:val="en-GB"/>
        </w:rPr>
        <w:t xml:space="preserve">. Genes retained in nearly all </w:t>
      </w:r>
      <w:r w:rsidR="007344B6" w:rsidRPr="00A14CCB">
        <w:rPr>
          <w:rFonts w:ascii="Arial" w:hAnsi="Arial" w:cs="Arial"/>
          <w:sz w:val="24"/>
          <w:szCs w:val="24"/>
          <w:lang w:val="en-GB"/>
        </w:rPr>
        <w:t xml:space="preserve">(&gt;90%) </w:t>
      </w:r>
      <w:r w:rsidRPr="00A14CCB">
        <w:rPr>
          <w:rFonts w:ascii="Arial" w:hAnsi="Arial" w:cs="Arial"/>
          <w:sz w:val="24"/>
          <w:szCs w:val="24"/>
          <w:lang w:val="en-GB"/>
        </w:rPr>
        <w:t>bootstrap iterations</w:t>
      </w:r>
      <w:r w:rsidR="000E7D00" w:rsidRPr="00A14CCB">
        <w:rPr>
          <w:rFonts w:ascii="Arial" w:hAnsi="Arial" w:cs="Arial"/>
          <w:sz w:val="24"/>
          <w:szCs w:val="24"/>
          <w:lang w:val="en-GB"/>
        </w:rPr>
        <w:t xml:space="preserve"> </w:t>
      </w:r>
      <w:r w:rsidRPr="00A14CCB">
        <w:rPr>
          <w:rFonts w:ascii="Arial" w:hAnsi="Arial" w:cs="Arial"/>
          <w:sz w:val="24"/>
          <w:szCs w:val="24"/>
          <w:lang w:val="en-GB"/>
        </w:rPr>
        <w:t>were used to construct the final signature</w:t>
      </w:r>
      <w:r w:rsidR="00943CDB" w:rsidRPr="00A14CCB">
        <w:rPr>
          <w:rFonts w:ascii="Arial" w:hAnsi="Arial" w:cs="Arial"/>
          <w:sz w:val="24"/>
          <w:szCs w:val="24"/>
          <w:lang w:val="en-GB"/>
        </w:rPr>
        <w:t>, compris</w:t>
      </w:r>
      <w:r w:rsidR="007344B6" w:rsidRPr="00A14CCB">
        <w:rPr>
          <w:rFonts w:ascii="Arial" w:hAnsi="Arial" w:cs="Arial"/>
          <w:sz w:val="24"/>
          <w:szCs w:val="24"/>
          <w:lang w:val="en-GB"/>
        </w:rPr>
        <w:t>ing</w:t>
      </w:r>
      <w:r w:rsidR="00943CDB" w:rsidRPr="00A14CCB">
        <w:rPr>
          <w:rFonts w:ascii="Arial" w:hAnsi="Arial" w:cs="Arial"/>
          <w:sz w:val="24"/>
          <w:szCs w:val="24"/>
          <w:lang w:val="en-GB"/>
        </w:rPr>
        <w:t xml:space="preserve"> 41 genes, which we dubbed the SG Score</w:t>
      </w:r>
      <w:r w:rsidRPr="00A14CCB">
        <w:rPr>
          <w:rFonts w:ascii="Arial" w:hAnsi="Arial" w:cs="Arial"/>
          <w:sz w:val="24"/>
          <w:szCs w:val="24"/>
          <w:lang w:val="en-GB"/>
        </w:rPr>
        <w:t xml:space="preserve">. </w:t>
      </w:r>
      <w:r w:rsidR="00480D88" w:rsidRPr="00A14CCB">
        <w:rPr>
          <w:rFonts w:ascii="Arial" w:hAnsi="Arial" w:cs="Arial"/>
          <w:sz w:val="24"/>
          <w:szCs w:val="24"/>
          <w:lang w:val="en-GB"/>
        </w:rPr>
        <w:t xml:space="preserve">The SG Score </w:t>
      </w:r>
      <w:r w:rsidRPr="00A14CCB">
        <w:rPr>
          <w:rFonts w:ascii="Arial" w:hAnsi="Arial" w:cs="Arial"/>
          <w:sz w:val="24"/>
          <w:szCs w:val="24"/>
          <w:lang w:val="en-GB"/>
        </w:rPr>
        <w:t>w</w:t>
      </w:r>
      <w:r w:rsidR="00480D88" w:rsidRPr="00A14CCB">
        <w:rPr>
          <w:rFonts w:ascii="Arial" w:hAnsi="Arial" w:cs="Arial"/>
          <w:sz w:val="24"/>
          <w:szCs w:val="24"/>
          <w:lang w:val="en-GB"/>
        </w:rPr>
        <w:t>as</w:t>
      </w:r>
      <w:r w:rsidRPr="00A14CCB">
        <w:rPr>
          <w:rFonts w:ascii="Arial" w:hAnsi="Arial" w:cs="Arial"/>
          <w:sz w:val="24"/>
          <w:szCs w:val="24"/>
          <w:lang w:val="en-GB"/>
        </w:rPr>
        <w:t xml:space="preserve"> validated on an independent dataset, Paget 2024</w:t>
      </w:r>
      <w:r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r4VzjMzr","properties":{"formattedCitation":"(7)","plainCitation":"(7)","noteIndex":0},"citationItems":[{"id":"7QlDGlPw/whmaCuBT","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4"/>
          <w:szCs w:val="24"/>
          <w:lang w:val="en-GB"/>
        </w:rPr>
        <w:fldChar w:fldCharType="separate"/>
      </w:r>
      <w:r w:rsidR="0097304F" w:rsidRPr="005379E1">
        <w:rPr>
          <w:rFonts w:ascii="Arial" w:hAnsi="Arial" w:cs="Arial"/>
          <w:sz w:val="24"/>
          <w:lang w:val="en-GB"/>
        </w:rPr>
        <w:t>(7)</w:t>
      </w:r>
      <w:r w:rsidRPr="00A14CCB">
        <w:rPr>
          <w:rFonts w:ascii="Arial" w:hAnsi="Arial" w:cs="Arial"/>
          <w:sz w:val="24"/>
          <w:szCs w:val="24"/>
          <w:lang w:val="en-GB"/>
        </w:rPr>
        <w:fldChar w:fldCharType="end"/>
      </w:r>
      <w:r w:rsidRPr="00A14CCB">
        <w:rPr>
          <w:rFonts w:ascii="Arial" w:hAnsi="Arial" w:cs="Arial"/>
          <w:sz w:val="24"/>
          <w:szCs w:val="24"/>
          <w:lang w:val="en-GB"/>
        </w:rPr>
        <w:t>, which had also undergone batch correction</w:t>
      </w:r>
      <w:r w:rsidR="00701471" w:rsidRPr="00A14CCB">
        <w:rPr>
          <w:rFonts w:ascii="Arial" w:hAnsi="Arial" w:cs="Arial"/>
          <w:sz w:val="24"/>
          <w:szCs w:val="24"/>
          <w:lang w:val="en-GB"/>
        </w:rPr>
        <w:t xml:space="preserve"> for the abovementioned variables</w:t>
      </w:r>
      <w:r w:rsidRPr="00A14CCB">
        <w:rPr>
          <w:rFonts w:ascii="Arial" w:hAnsi="Arial" w:cs="Arial"/>
          <w:sz w:val="24"/>
          <w:szCs w:val="24"/>
          <w:lang w:val="en-GB"/>
        </w:rPr>
        <w:t>, and successfully distinguished SG-positive from SG-negative samples (</w:t>
      </w:r>
      <w:r w:rsidR="00120CCA" w:rsidRPr="00A14CCB">
        <w:rPr>
          <w:rFonts w:ascii="Arial" w:hAnsi="Arial" w:cs="Arial"/>
          <w:sz w:val="24"/>
          <w:szCs w:val="24"/>
          <w:lang w:val="en-GB"/>
        </w:rPr>
        <w:t xml:space="preserve">Figure </w:t>
      </w:r>
      <w:r w:rsidR="00802DDF" w:rsidRPr="00A14CCB">
        <w:rPr>
          <w:rFonts w:ascii="Arial" w:hAnsi="Arial" w:cs="Arial"/>
          <w:sz w:val="24"/>
          <w:szCs w:val="24"/>
          <w:lang w:val="en-GB"/>
        </w:rPr>
        <w:t>7</w:t>
      </w:r>
      <w:r w:rsidR="00120CCA" w:rsidRPr="00A14CCB">
        <w:rPr>
          <w:rFonts w:ascii="Arial" w:hAnsi="Arial" w:cs="Arial"/>
          <w:sz w:val="24"/>
          <w:szCs w:val="24"/>
          <w:lang w:val="en-GB"/>
        </w:rPr>
        <w:t>A</w:t>
      </w:r>
      <w:r w:rsidR="007344B6" w:rsidRPr="00A14CCB">
        <w:rPr>
          <w:rFonts w:ascii="Arial" w:hAnsi="Arial" w:cs="Arial"/>
          <w:sz w:val="24"/>
          <w:szCs w:val="24"/>
          <w:lang w:val="en-GB"/>
        </w:rPr>
        <w:t>,</w:t>
      </w:r>
      <w:ins w:id="326" w:author="Alexandre Miguel Kaizeler Guedes Da Silva Afonso" w:date="2026-09-02T14:17:00Z" w16du:dateUtc="2026-09-02T13:17:00Z">
        <w:r w:rsidR="00B64958">
          <w:rPr>
            <w:rFonts w:ascii="Arial" w:hAnsi="Arial" w:cs="Arial"/>
            <w:sz w:val="24"/>
            <w:szCs w:val="24"/>
            <w:lang w:val="en-GB"/>
          </w:rPr>
          <w:t xml:space="preserve"> </w:t>
        </w:r>
      </w:ins>
      <w:r w:rsidR="00120CCA" w:rsidRPr="00A14CCB">
        <w:rPr>
          <w:rFonts w:ascii="Arial" w:hAnsi="Arial" w:cs="Arial"/>
          <w:sz w:val="24"/>
          <w:szCs w:val="24"/>
          <w:lang w:val="en-GB"/>
        </w:rPr>
        <w:t>B</w:t>
      </w:r>
      <w:r w:rsidRPr="00A14CCB">
        <w:rPr>
          <w:rFonts w:ascii="Arial" w:hAnsi="Arial" w:cs="Arial"/>
          <w:sz w:val="24"/>
          <w:szCs w:val="24"/>
          <w:lang w:val="en-GB"/>
        </w:rPr>
        <w:t>).</w:t>
      </w:r>
      <w:r w:rsidR="006E469D" w:rsidRPr="00A14CCB">
        <w:rPr>
          <w:rFonts w:ascii="Arial" w:hAnsi="Arial" w:cs="Arial"/>
          <w:color w:val="000000" w:themeColor="text1"/>
          <w:sz w:val="24"/>
          <w:szCs w:val="24"/>
          <w:lang w:val="en-GB"/>
        </w:rPr>
        <w:t xml:space="preserve"> Nevertheless, it is important to note that the SG </w:t>
      </w:r>
      <w:r w:rsidR="00943CDB" w:rsidRPr="00A14CCB">
        <w:rPr>
          <w:rFonts w:ascii="Arial" w:hAnsi="Arial" w:cs="Arial"/>
          <w:color w:val="000000" w:themeColor="text1"/>
          <w:sz w:val="24"/>
          <w:szCs w:val="24"/>
          <w:lang w:val="en-GB"/>
        </w:rPr>
        <w:t>Score</w:t>
      </w:r>
      <w:r w:rsidR="006E469D" w:rsidRPr="00A14CCB">
        <w:rPr>
          <w:rFonts w:ascii="Arial" w:hAnsi="Arial" w:cs="Arial"/>
          <w:color w:val="000000" w:themeColor="text1"/>
          <w:sz w:val="24"/>
          <w:szCs w:val="24"/>
          <w:lang w:val="en-GB"/>
        </w:rPr>
        <w:t xml:space="preserve"> provides a relative, not binary, measure of SG presence</w:t>
      </w:r>
      <w:r w:rsidR="00210A46" w:rsidRPr="00A14CCB">
        <w:rPr>
          <w:rFonts w:ascii="Arial" w:hAnsi="Arial" w:cs="Arial"/>
          <w:color w:val="000000" w:themeColor="text1"/>
          <w:sz w:val="24"/>
          <w:szCs w:val="24"/>
          <w:lang w:val="en-GB"/>
        </w:rPr>
        <w:t xml:space="preserve">. This means that </w:t>
      </w:r>
      <w:r w:rsidR="006E469D" w:rsidRPr="00A14CCB">
        <w:rPr>
          <w:rFonts w:ascii="Arial" w:hAnsi="Arial" w:cs="Arial"/>
          <w:color w:val="000000" w:themeColor="text1"/>
          <w:sz w:val="24"/>
          <w:szCs w:val="24"/>
          <w:lang w:val="en-GB"/>
        </w:rPr>
        <w:t>higher scores indicate a greater likelihood but do not confirm SGs are exclusive to samples with elevated values</w:t>
      </w:r>
      <w:r w:rsidR="00480D88" w:rsidRPr="00A14CCB">
        <w:rPr>
          <w:rFonts w:ascii="Arial" w:hAnsi="Arial" w:cs="Arial"/>
          <w:color w:val="000000" w:themeColor="text1"/>
          <w:sz w:val="24"/>
          <w:szCs w:val="24"/>
          <w:lang w:val="en-GB"/>
        </w:rPr>
        <w:t xml:space="preserve">, and that basal </w:t>
      </w:r>
      <w:r w:rsidR="00747102" w:rsidRPr="00A14CCB">
        <w:rPr>
          <w:rFonts w:ascii="Arial" w:hAnsi="Arial" w:cs="Arial"/>
          <w:color w:val="000000" w:themeColor="text1"/>
          <w:sz w:val="24"/>
          <w:szCs w:val="24"/>
          <w:lang w:val="en-GB"/>
        </w:rPr>
        <w:t>SG scores</w:t>
      </w:r>
      <w:r w:rsidR="00480D88" w:rsidRPr="00A14CCB">
        <w:rPr>
          <w:rFonts w:ascii="Arial" w:hAnsi="Arial" w:cs="Arial"/>
          <w:color w:val="000000" w:themeColor="text1"/>
          <w:sz w:val="24"/>
          <w:szCs w:val="24"/>
          <w:lang w:val="en-GB"/>
        </w:rPr>
        <w:t xml:space="preserve"> in distinct cell</w:t>
      </w:r>
      <w:r w:rsidR="00747102" w:rsidRPr="00A14CCB">
        <w:rPr>
          <w:rFonts w:ascii="Arial" w:hAnsi="Arial" w:cs="Arial"/>
          <w:color w:val="000000" w:themeColor="text1"/>
          <w:sz w:val="24"/>
          <w:szCs w:val="24"/>
          <w:lang w:val="en-GB"/>
        </w:rPr>
        <w:t xml:space="preserve"> types and states </w:t>
      </w:r>
      <w:r w:rsidR="00480D88" w:rsidRPr="00A14CCB">
        <w:rPr>
          <w:rFonts w:ascii="Arial" w:hAnsi="Arial" w:cs="Arial"/>
          <w:color w:val="000000" w:themeColor="text1"/>
          <w:sz w:val="24"/>
          <w:szCs w:val="24"/>
          <w:lang w:val="en-GB"/>
        </w:rPr>
        <w:t>may be different</w:t>
      </w:r>
      <w:r w:rsidR="006E469D" w:rsidRPr="00A14CCB">
        <w:rPr>
          <w:rFonts w:ascii="Arial" w:hAnsi="Arial" w:cs="Arial"/>
          <w:color w:val="000000" w:themeColor="text1"/>
          <w:sz w:val="24"/>
          <w:szCs w:val="24"/>
          <w:lang w:val="en-GB"/>
        </w:rPr>
        <w:t xml:space="preserve">. </w:t>
      </w:r>
    </w:p>
    <w:p w14:paraId="05876145" w14:textId="72AAEA00" w:rsidR="00F82505" w:rsidRPr="00A14CCB" w:rsidRDefault="00BE7908" w:rsidP="00F82505">
      <w:pPr>
        <w:jc w:val="both"/>
        <w:rPr>
          <w:rFonts w:ascii="Arial" w:hAnsi="Arial" w:cs="Arial"/>
          <w:sz w:val="24"/>
          <w:szCs w:val="24"/>
          <w:lang w:val="en-GB"/>
        </w:rPr>
      </w:pPr>
      <w:r w:rsidRPr="00A14CCB">
        <w:rPr>
          <w:rFonts w:ascii="Arial" w:hAnsi="Arial" w:cs="Arial"/>
          <w:sz w:val="24"/>
          <w:szCs w:val="24"/>
          <w:lang w:val="en-GB"/>
        </w:rPr>
        <w:t>W</w:t>
      </w:r>
      <w:r w:rsidR="003F0F1F" w:rsidRPr="00A14CCB">
        <w:rPr>
          <w:rFonts w:ascii="Arial" w:hAnsi="Arial" w:cs="Arial"/>
          <w:sz w:val="24"/>
          <w:szCs w:val="24"/>
          <w:lang w:val="en-GB"/>
        </w:rPr>
        <w:t xml:space="preserve">e next evaluated the performance </w:t>
      </w:r>
      <w:r w:rsidRPr="00A14CCB">
        <w:rPr>
          <w:rFonts w:ascii="Arial" w:hAnsi="Arial" w:cs="Arial"/>
          <w:sz w:val="24"/>
          <w:szCs w:val="24"/>
          <w:lang w:val="en-GB"/>
        </w:rPr>
        <w:t xml:space="preserve">of our SG signature </w:t>
      </w:r>
      <w:r w:rsidR="00480D88" w:rsidRPr="00A14CCB">
        <w:rPr>
          <w:rFonts w:ascii="Arial" w:hAnsi="Arial" w:cs="Arial"/>
          <w:sz w:val="24"/>
          <w:szCs w:val="24"/>
          <w:lang w:val="en-GB"/>
        </w:rPr>
        <w:t xml:space="preserve">in </w:t>
      </w:r>
      <w:r w:rsidR="00F82505" w:rsidRPr="00A14CCB">
        <w:rPr>
          <w:rFonts w:ascii="Arial" w:hAnsi="Arial" w:cs="Arial"/>
          <w:sz w:val="24"/>
          <w:szCs w:val="24"/>
          <w:lang w:val="en-GB"/>
        </w:rPr>
        <w:t>GDC</w:t>
      </w:r>
      <w:r w:rsidR="002D266D" w:rsidRPr="00A14CCB">
        <w:rPr>
          <w:rFonts w:ascii="Arial" w:hAnsi="Arial" w:cs="Arial"/>
          <w:sz w:val="24"/>
          <w:szCs w:val="24"/>
          <w:lang w:val="en-GB"/>
        </w:rPr>
        <w:t>-</w:t>
      </w:r>
      <w:r w:rsidR="001E177D" w:rsidRPr="00A14CCB">
        <w:rPr>
          <w:rFonts w:ascii="Arial" w:hAnsi="Arial" w:cs="Arial"/>
          <w:sz w:val="24"/>
          <w:szCs w:val="24"/>
          <w:lang w:val="en-GB"/>
        </w:rPr>
        <w:t>TCGA</w:t>
      </w:r>
      <w:r w:rsidR="003F0F1F" w:rsidRPr="00A14CCB">
        <w:rPr>
          <w:rFonts w:ascii="Arial" w:hAnsi="Arial" w:cs="Arial"/>
          <w:sz w:val="24"/>
          <w:szCs w:val="24"/>
          <w:lang w:val="en-GB"/>
        </w:rPr>
        <w:t xml:space="preserve"> datasets</w:t>
      </w:r>
      <w:r w:rsidR="003F0F1F"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{"citationID":"qggXXaJq","properties":{"formattedCitation":"(59,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A14CCB">
        <w:rPr>
          <w:rFonts w:ascii="Arial" w:hAnsi="Arial" w:cs="Arial"/>
          <w:sz w:val="24"/>
          <w:szCs w:val="24"/>
          <w:lang w:val="en-GB"/>
        </w:rPr>
        <w:fldChar w:fldCharType="separate"/>
      </w:r>
      <w:r w:rsidR="0097304F" w:rsidRPr="005379E1">
        <w:rPr>
          <w:rFonts w:ascii="Arial" w:hAnsi="Arial" w:cs="Arial"/>
          <w:sz w:val="24"/>
          <w:lang w:val="en-GB"/>
        </w:rPr>
        <w:t>(59, 60)</w:t>
      </w:r>
      <w:r w:rsidR="003F0F1F" w:rsidRPr="00A14CCB">
        <w:rPr>
          <w:rFonts w:ascii="Arial" w:hAnsi="Arial" w:cs="Arial"/>
          <w:sz w:val="24"/>
          <w:szCs w:val="24"/>
          <w:lang w:val="en-GB"/>
        </w:rPr>
        <w:fldChar w:fldCharType="end"/>
      </w:r>
      <w:r w:rsidR="00F82505" w:rsidRPr="00A14CCB">
        <w:rPr>
          <w:rFonts w:ascii="Arial" w:hAnsi="Arial" w:cs="Arial"/>
          <w:sz w:val="24"/>
          <w:szCs w:val="24"/>
          <w:lang w:val="en-GB"/>
        </w:rPr>
        <w:t xml:space="preserve">. These include: Acute Myeloid </w:t>
      </w:r>
      <w:proofErr w:type="spellStart"/>
      <w:r w:rsidR="00F82505" w:rsidRPr="00A14CCB">
        <w:rPr>
          <w:rFonts w:ascii="Arial" w:hAnsi="Arial" w:cs="Arial"/>
          <w:sz w:val="24"/>
          <w:szCs w:val="24"/>
          <w:lang w:val="en-GB"/>
        </w:rPr>
        <w:t>Leukemia</w:t>
      </w:r>
      <w:proofErr w:type="spellEnd"/>
      <w:r w:rsidR="00F82505" w:rsidRPr="00A14CCB">
        <w:rPr>
          <w:rFonts w:ascii="Arial" w:hAnsi="Arial" w:cs="Arial"/>
          <w:sz w:val="24"/>
          <w:szCs w:val="24"/>
          <w:lang w:val="en-GB"/>
        </w:rPr>
        <w:t xml:space="preserve"> (LAML); Adrenocortical Cancer (ACC); Bile Duct Cancer (CHOL); Bladder Cancer (BLCA); Breast Cancer (BRCA); Cervical Cancer (CESC); Colon Cancer (COAD); Endometrioid Cancer (UCEC); </w:t>
      </w:r>
      <w:proofErr w:type="spellStart"/>
      <w:r w:rsidR="00F82505" w:rsidRPr="00A14CCB">
        <w:rPr>
          <w:rFonts w:ascii="Arial" w:hAnsi="Arial" w:cs="Arial"/>
          <w:sz w:val="24"/>
          <w:szCs w:val="24"/>
          <w:lang w:val="en-GB"/>
        </w:rPr>
        <w:t>Esophageal</w:t>
      </w:r>
      <w:proofErr w:type="spellEnd"/>
      <w:r w:rsidR="00F82505" w:rsidRPr="00A14CCB">
        <w:rPr>
          <w:rFonts w:ascii="Arial" w:hAnsi="Arial" w:cs="Arial"/>
          <w:sz w:val="24"/>
          <w:szCs w:val="24"/>
          <w:lang w:val="en-GB"/>
        </w:rPr>
        <w:t xml:space="preserve"> Cancer (ESCA); Glioblastoma (GBM); Head and Neck Cancer (HNSC); Kidney Chromophobe (KICH); Kidney Clear Cell Carcinoma (KIRC); Kidney Papillary Cell Carcinoma (KIRP); Large B-cell Lymphoma (DLBC); Liver Cancer (LIHC); Lower Grade Glioma (LGG); Lung Adenocarcinoma (LUAD); Lung Squamous Cell Carcinoma (LUSC); Melanoma (SKCM); Mesothelioma (MESO); Ocular melanomas (UVM); Ovarian Cancer (OV); Pancreatic Cancer (PAAD);  Pheochromocytoma &amp; Paraganglioma (PCPG); Prostate Cancer (PRAD); Rectal Cancer (READ); Sarcoma (SARC); Stomach Cancer (STAD); Testicular Cancer (TGCT); Thymoma (THYM); Thyroid Cancer (THCA); Uterine Carcinosarcoma (UCS)</w:t>
      </w:r>
      <w:r w:rsidR="003F0F1F" w:rsidRPr="00A14CCB">
        <w:rPr>
          <w:rFonts w:ascii="Arial" w:hAnsi="Arial" w:cs="Arial"/>
          <w:sz w:val="24"/>
          <w:szCs w:val="24"/>
          <w:lang w:val="en-GB"/>
        </w:rPr>
        <w:t xml:space="preserve">. </w:t>
      </w:r>
    </w:p>
    <w:p w14:paraId="63774C55" w14:textId="70111DCB" w:rsidR="006A25BE" w:rsidRPr="00A14CCB" w:rsidRDefault="003F0F1F" w:rsidP="00533F41">
      <w:pPr>
        <w:jc w:val="both"/>
        <w:rPr>
          <w:rFonts w:ascii="Arial" w:hAnsi="Arial" w:cs="Arial"/>
          <w:sz w:val="24"/>
          <w:szCs w:val="24"/>
          <w:lang w:val="en-GB"/>
        </w:rPr>
      </w:pPr>
      <w:r w:rsidRPr="00A14CCB">
        <w:rPr>
          <w:rFonts w:ascii="Arial" w:hAnsi="Arial" w:cs="Arial"/>
          <w:sz w:val="24"/>
          <w:szCs w:val="24"/>
          <w:lang w:val="en-GB"/>
        </w:rPr>
        <w:t>Given that cancer cells often encounter conditions known to promote SG formation</w:t>
      </w:r>
      <w:r w:rsidR="004D6DC0" w:rsidRPr="00A14CCB">
        <w:rPr>
          <w:rFonts w:ascii="Arial" w:hAnsi="Arial" w:cs="Arial"/>
          <w:sz w:val="24"/>
          <w:szCs w:val="24"/>
          <w:lang w:val="en-GB"/>
        </w:rPr>
        <w:fldChar w:fldCharType="begin"/>
      </w:r>
      <w:r w:rsidR="00300753" w:rsidRPr="00A14CCB">
        <w:rPr>
          <w:rFonts w:ascii="Arial" w:hAnsi="Arial" w:cs="Arial"/>
          <w:sz w:val="24"/>
          <w:szCs w:val="24"/>
          <w:lang w:val="en-GB"/>
        </w:rPr>
        <w:instrText xml:space="preserve"> ADDIN ZOTERO_ITEM CSL_CITATION {"citationID":"gNTxguYY","properties":{"formattedCitation":"(2, 25, 26)","plainCitation":"(2, 25, 26)","noteIndex":0},"citationItems":[{"id":"7QlDGlPw/Q75AGrsN","uris":["http://zotero.org/users/local/1p9EH8ax/items/2PPLDQJ4"],"itemData":{"id":"gja5CAjW/HpFple5r","type":"article-journal","container-title":"Biochimica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7QlDGlPw/ebzkIFW9","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7QlDGlPw/LnnyiKnS","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A14CCB">
        <w:rPr>
          <w:rFonts w:ascii="Arial" w:hAnsi="Arial" w:cs="Arial"/>
          <w:sz w:val="24"/>
          <w:szCs w:val="24"/>
          <w:lang w:val="en-GB"/>
        </w:rPr>
        <w:fldChar w:fldCharType="separate"/>
      </w:r>
      <w:r w:rsidR="0097304F" w:rsidRPr="005379E1">
        <w:rPr>
          <w:rFonts w:ascii="Arial" w:hAnsi="Arial" w:cs="Arial"/>
          <w:sz w:val="24"/>
          <w:lang w:val="en-GB"/>
        </w:rPr>
        <w:t>(2, 25, 26)</w:t>
      </w:r>
      <w:r w:rsidR="004D6DC0" w:rsidRPr="00A14CCB">
        <w:rPr>
          <w:rFonts w:ascii="Arial" w:hAnsi="Arial" w:cs="Arial"/>
          <w:sz w:val="24"/>
          <w:szCs w:val="24"/>
          <w:lang w:val="en-GB"/>
        </w:rPr>
        <w:fldChar w:fldCharType="end"/>
      </w:r>
      <w:r w:rsidR="004D6DC0" w:rsidRPr="00A14CCB">
        <w:rPr>
          <w:rFonts w:ascii="Arial" w:hAnsi="Arial" w:cs="Arial"/>
          <w:sz w:val="24"/>
          <w:szCs w:val="24"/>
          <w:lang w:val="en-GB"/>
        </w:rPr>
        <w:t xml:space="preserve">, </w:t>
      </w:r>
      <w:r w:rsidRPr="00A14CCB">
        <w:rPr>
          <w:rFonts w:ascii="Arial" w:hAnsi="Arial" w:cs="Arial"/>
          <w:sz w:val="24"/>
          <w:szCs w:val="24"/>
          <w:lang w:val="en-GB"/>
        </w:rPr>
        <w:t>we hypothesi</w:t>
      </w:r>
      <w:r w:rsidR="00480D88" w:rsidRPr="00A14CCB">
        <w:rPr>
          <w:rFonts w:ascii="Arial" w:hAnsi="Arial" w:cs="Arial"/>
          <w:sz w:val="24"/>
          <w:szCs w:val="24"/>
          <w:lang w:val="en-GB"/>
        </w:rPr>
        <w:t>s</w:t>
      </w:r>
      <w:r w:rsidRPr="00A14CCB">
        <w:rPr>
          <w:rFonts w:ascii="Arial" w:hAnsi="Arial" w:cs="Arial"/>
          <w:sz w:val="24"/>
          <w:szCs w:val="24"/>
          <w:lang w:val="en-GB"/>
        </w:rPr>
        <w:t>ed that our SG signature would yield higher scores in tumo</w:t>
      </w:r>
      <w:r w:rsidR="00480D88" w:rsidRPr="00A14CCB">
        <w:rPr>
          <w:rFonts w:ascii="Arial" w:hAnsi="Arial" w:cs="Arial"/>
          <w:sz w:val="24"/>
          <w:szCs w:val="24"/>
          <w:lang w:val="en-GB"/>
        </w:rPr>
        <w:t>u</w:t>
      </w:r>
      <w:r w:rsidRPr="00A14CCB">
        <w:rPr>
          <w:rFonts w:ascii="Arial" w:hAnsi="Arial" w:cs="Arial"/>
          <w:sz w:val="24"/>
          <w:szCs w:val="24"/>
          <w:lang w:val="en-GB"/>
        </w:rPr>
        <w:t>r samples compared to their normal counterparts.</w:t>
      </w:r>
      <w:r w:rsidR="00744D04" w:rsidRPr="00A14CCB">
        <w:rPr>
          <w:rFonts w:ascii="Arial" w:hAnsi="Arial" w:cs="Arial"/>
          <w:sz w:val="24"/>
          <w:szCs w:val="24"/>
          <w:lang w:val="en-GB"/>
        </w:rPr>
        <w:t xml:space="preserve"> </w:t>
      </w:r>
      <w:r w:rsidRPr="00A14CCB">
        <w:rPr>
          <w:rFonts w:ascii="Arial" w:hAnsi="Arial" w:cs="Arial"/>
          <w:sz w:val="24"/>
          <w:szCs w:val="24"/>
          <w:lang w:val="en-GB"/>
        </w:rPr>
        <w:t xml:space="preserve">Among the 17 TCGA cancer types with </w:t>
      </w:r>
      <w:r w:rsidR="00744D04" w:rsidRPr="00A14CCB">
        <w:rPr>
          <w:rFonts w:ascii="Arial" w:hAnsi="Arial" w:cs="Arial"/>
          <w:sz w:val="24"/>
          <w:szCs w:val="24"/>
          <w:lang w:val="en-GB"/>
        </w:rPr>
        <w:t>at least 5 normal and tumour samples</w:t>
      </w:r>
      <w:r w:rsidRPr="00A14CCB">
        <w:rPr>
          <w:rFonts w:ascii="Arial" w:hAnsi="Arial" w:cs="Arial"/>
          <w:sz w:val="24"/>
          <w:szCs w:val="24"/>
          <w:lang w:val="en-GB"/>
        </w:rPr>
        <w:t xml:space="preserve">, only </w:t>
      </w:r>
      <w:r w:rsidR="00127E3D" w:rsidRPr="00A14CCB">
        <w:rPr>
          <w:rFonts w:ascii="Arial" w:hAnsi="Arial" w:cs="Arial"/>
          <w:sz w:val="24"/>
          <w:szCs w:val="24"/>
          <w:lang w:val="en-GB"/>
        </w:rPr>
        <w:t>three</w:t>
      </w:r>
      <w:r w:rsidR="005275F3"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BLCA</w:t>
      </w:r>
      <w:r w:rsidR="00591855" w:rsidRPr="00A14CCB">
        <w:rPr>
          <w:rFonts w:ascii="Arial" w:hAnsi="Arial" w:cs="Arial"/>
          <w:sz w:val="24"/>
          <w:szCs w:val="24"/>
          <w:lang w:val="en-GB"/>
        </w:rPr>
        <w:t>,</w:t>
      </w:r>
      <w:r w:rsidR="00E700E4" w:rsidRPr="00A14CCB">
        <w:rPr>
          <w:rFonts w:ascii="Arial" w:hAnsi="Arial" w:cs="Arial"/>
          <w:sz w:val="24"/>
          <w:szCs w:val="24"/>
          <w:lang w:val="en-GB"/>
        </w:rPr>
        <w:t xml:space="preserve"> </w:t>
      </w:r>
      <w:r w:rsidRPr="00A14CCB">
        <w:rPr>
          <w:rFonts w:ascii="Arial" w:hAnsi="Arial" w:cs="Arial"/>
          <w:sz w:val="24"/>
          <w:szCs w:val="24"/>
          <w:lang w:val="en-GB"/>
        </w:rPr>
        <w:t>LIHC,</w:t>
      </w:r>
      <w:r w:rsidR="00E700E4" w:rsidRPr="00A14CCB">
        <w:rPr>
          <w:rFonts w:ascii="Arial" w:hAnsi="Arial" w:cs="Arial"/>
          <w:sz w:val="24"/>
          <w:szCs w:val="24"/>
          <w:lang w:val="en-GB"/>
        </w:rPr>
        <w:t xml:space="preserve"> </w:t>
      </w:r>
      <w:r w:rsidR="00127E3D" w:rsidRPr="00A14CCB">
        <w:rPr>
          <w:rFonts w:ascii="Arial" w:hAnsi="Arial" w:cs="Arial"/>
          <w:sz w:val="24"/>
          <w:szCs w:val="24"/>
          <w:lang w:val="en-GB"/>
        </w:rPr>
        <w:t xml:space="preserve">and </w:t>
      </w:r>
      <w:r w:rsidRPr="00A14CCB">
        <w:rPr>
          <w:rFonts w:ascii="Arial" w:hAnsi="Arial" w:cs="Arial"/>
          <w:sz w:val="24"/>
          <w:szCs w:val="24"/>
          <w:lang w:val="en-GB"/>
        </w:rPr>
        <w:t>PRAD</w:t>
      </w:r>
      <w:r w:rsidR="005275F3" w:rsidRPr="00A14CCB">
        <w:rPr>
          <w:rFonts w:ascii="Arial" w:hAnsi="Arial" w:cs="Arial"/>
          <w:sz w:val="24"/>
          <w:szCs w:val="24"/>
          <w:lang w:val="en-GB"/>
        </w:rPr>
        <w:t>,</w:t>
      </w:r>
      <w:r w:rsidRPr="00A14CCB">
        <w:rPr>
          <w:rFonts w:ascii="Arial" w:hAnsi="Arial" w:cs="Arial"/>
          <w:sz w:val="24"/>
          <w:szCs w:val="24"/>
          <w:lang w:val="en-GB"/>
        </w:rPr>
        <w:t xml:space="preserve"> showed an increased </w:t>
      </w:r>
      <w:r w:rsidR="00943CDB" w:rsidRPr="00A14CCB">
        <w:rPr>
          <w:rFonts w:ascii="Arial" w:hAnsi="Arial" w:cs="Arial"/>
          <w:sz w:val="24"/>
          <w:szCs w:val="24"/>
          <w:lang w:val="en-GB"/>
        </w:rPr>
        <w:t>SG Score</w:t>
      </w:r>
      <w:r w:rsidRPr="00A14CCB">
        <w:rPr>
          <w:rFonts w:ascii="Arial" w:hAnsi="Arial" w:cs="Arial"/>
          <w:sz w:val="24"/>
          <w:szCs w:val="24"/>
          <w:lang w:val="en-GB"/>
        </w:rPr>
        <w:t xml:space="preserve"> in tumo</w:t>
      </w:r>
      <w:r w:rsidR="001E177D" w:rsidRPr="00A14CCB">
        <w:rPr>
          <w:rFonts w:ascii="Arial" w:hAnsi="Arial" w:cs="Arial"/>
          <w:sz w:val="24"/>
          <w:szCs w:val="24"/>
          <w:lang w:val="en-GB"/>
        </w:rPr>
        <w:t>u</w:t>
      </w:r>
      <w:r w:rsidRPr="00A14CCB">
        <w:rPr>
          <w:rFonts w:ascii="Arial" w:hAnsi="Arial" w:cs="Arial"/>
          <w:sz w:val="24"/>
          <w:szCs w:val="24"/>
          <w:lang w:val="en-GB"/>
        </w:rPr>
        <w:t>r samples</w:t>
      </w:r>
      <w:r w:rsidR="005275F3" w:rsidRPr="00A14CCB">
        <w:rPr>
          <w:rFonts w:ascii="Arial" w:hAnsi="Arial" w:cs="Arial"/>
          <w:sz w:val="24"/>
          <w:szCs w:val="24"/>
          <w:lang w:val="en-GB"/>
        </w:rPr>
        <w:t xml:space="preserve"> (t-test, p &lt; 0.05)</w:t>
      </w:r>
      <w:r w:rsidRPr="00A14CCB">
        <w:rPr>
          <w:rFonts w:ascii="Arial" w:hAnsi="Arial" w:cs="Arial"/>
          <w:sz w:val="24"/>
          <w:szCs w:val="24"/>
          <w:lang w:val="en-GB"/>
        </w:rPr>
        <w:t xml:space="preserve">. In contrast, </w:t>
      </w:r>
      <w:r w:rsidR="005275F3" w:rsidRPr="00A14CCB">
        <w:rPr>
          <w:rFonts w:ascii="Arial" w:hAnsi="Arial" w:cs="Arial"/>
          <w:sz w:val="24"/>
          <w:szCs w:val="24"/>
          <w:lang w:val="en-GB"/>
        </w:rPr>
        <w:t>seven</w:t>
      </w:r>
      <w:r w:rsidRPr="00A14CCB">
        <w:rPr>
          <w:rFonts w:ascii="Arial" w:hAnsi="Arial" w:cs="Arial"/>
          <w:sz w:val="24"/>
          <w:szCs w:val="24"/>
          <w:lang w:val="en-GB"/>
        </w:rPr>
        <w:t xml:space="preserve"> cancer types</w:t>
      </w:r>
      <w:r w:rsidR="005275F3" w:rsidRPr="00A14CCB">
        <w:rPr>
          <w:rFonts w:ascii="Arial" w:hAnsi="Arial" w:cs="Arial"/>
          <w:sz w:val="24"/>
          <w:szCs w:val="24"/>
          <w:lang w:val="en-GB"/>
        </w:rPr>
        <w:t>:</w:t>
      </w:r>
      <w:r w:rsidRPr="00A14CCB">
        <w:rPr>
          <w:rFonts w:ascii="Arial" w:hAnsi="Arial" w:cs="Arial"/>
          <w:sz w:val="24"/>
          <w:szCs w:val="24"/>
          <w:lang w:val="en-GB"/>
        </w:rPr>
        <w:t xml:space="preserve"> ESCA, HNSC,</w:t>
      </w:r>
      <w:r w:rsidR="00BE7908" w:rsidRPr="00A14CCB">
        <w:rPr>
          <w:rFonts w:ascii="Arial" w:hAnsi="Arial" w:cs="Arial"/>
          <w:sz w:val="24"/>
          <w:szCs w:val="24"/>
          <w:lang w:val="en-GB"/>
        </w:rPr>
        <w:t xml:space="preserve"> </w:t>
      </w:r>
      <w:r w:rsidRPr="00A14CCB">
        <w:rPr>
          <w:rFonts w:ascii="Arial" w:hAnsi="Arial" w:cs="Arial"/>
          <w:sz w:val="24"/>
          <w:szCs w:val="24"/>
          <w:lang w:val="en-GB"/>
        </w:rPr>
        <w:t>KIRC, KIRP, LUAD, LUSC, and STAD</w:t>
      </w:r>
      <w:r w:rsidR="005275F3" w:rsidRPr="00A14CCB">
        <w:rPr>
          <w:rFonts w:ascii="Arial" w:hAnsi="Arial" w:cs="Arial"/>
          <w:sz w:val="24"/>
          <w:szCs w:val="24"/>
          <w:lang w:val="en-GB"/>
        </w:rPr>
        <w:t>,</w:t>
      </w:r>
      <w:r w:rsidRPr="00A14CCB">
        <w:rPr>
          <w:rFonts w:ascii="Arial" w:hAnsi="Arial" w:cs="Arial"/>
          <w:sz w:val="24"/>
          <w:szCs w:val="24"/>
          <w:lang w:val="en-GB"/>
        </w:rPr>
        <w:t xml:space="preserve"> displayed lower SG </w:t>
      </w:r>
      <w:r w:rsidR="00943CDB" w:rsidRPr="00A14CCB">
        <w:rPr>
          <w:rFonts w:ascii="Arial" w:hAnsi="Arial" w:cs="Arial"/>
          <w:sz w:val="24"/>
          <w:szCs w:val="24"/>
          <w:lang w:val="en-GB"/>
        </w:rPr>
        <w:t>S</w:t>
      </w:r>
      <w:r w:rsidRPr="00A14CCB">
        <w:rPr>
          <w:rFonts w:ascii="Arial" w:hAnsi="Arial" w:cs="Arial"/>
          <w:sz w:val="24"/>
          <w:szCs w:val="24"/>
          <w:lang w:val="en-GB"/>
        </w:rPr>
        <w:t>cores in tumo</w:t>
      </w:r>
      <w:r w:rsidR="00480D88" w:rsidRPr="00A14CCB">
        <w:rPr>
          <w:rFonts w:ascii="Arial" w:hAnsi="Arial" w:cs="Arial"/>
          <w:sz w:val="24"/>
          <w:szCs w:val="24"/>
          <w:lang w:val="en-GB"/>
        </w:rPr>
        <w:t>u</w:t>
      </w:r>
      <w:r w:rsidRPr="00A14CCB">
        <w:rPr>
          <w:rFonts w:ascii="Arial" w:hAnsi="Arial" w:cs="Arial"/>
          <w:sz w:val="24"/>
          <w:szCs w:val="24"/>
          <w:lang w:val="en-GB"/>
        </w:rPr>
        <w:t>rs compared to normal tissue</w:t>
      </w:r>
      <w:r w:rsidR="005275F3" w:rsidRPr="00A14CCB">
        <w:rPr>
          <w:rFonts w:ascii="Arial" w:hAnsi="Arial" w:cs="Arial"/>
          <w:sz w:val="24"/>
          <w:szCs w:val="24"/>
          <w:lang w:val="en-GB"/>
        </w:rPr>
        <w:t xml:space="preserve"> (t-test, p &lt; 0.05), </w:t>
      </w:r>
      <w:proofErr w:type="gramStart"/>
      <w:r w:rsidR="005275F3" w:rsidRPr="00A14CCB">
        <w:rPr>
          <w:rFonts w:ascii="Arial" w:hAnsi="Arial" w:cs="Arial"/>
          <w:sz w:val="24"/>
          <w:szCs w:val="24"/>
          <w:lang w:val="en-GB"/>
        </w:rPr>
        <w:t>in particular ESCA</w:t>
      </w:r>
      <w:proofErr w:type="gramEnd"/>
      <w:r w:rsidR="005275F3" w:rsidRPr="00A14CCB">
        <w:rPr>
          <w:rFonts w:ascii="Arial" w:hAnsi="Arial" w:cs="Arial"/>
          <w:sz w:val="24"/>
          <w:szCs w:val="24"/>
          <w:lang w:val="en-GB"/>
        </w:rPr>
        <w:t xml:space="preserve"> and STAD (Cohen’s d &lt; -1)</w:t>
      </w:r>
      <w:r w:rsidRPr="00A14CCB">
        <w:rPr>
          <w:rFonts w:ascii="Arial" w:hAnsi="Arial" w:cs="Arial"/>
          <w:sz w:val="24"/>
          <w:szCs w:val="24"/>
          <w:lang w:val="en-GB"/>
        </w:rPr>
        <w:t xml:space="preserve"> (</w:t>
      </w:r>
      <w:r w:rsidR="00943CDB" w:rsidRPr="00A14CCB">
        <w:rPr>
          <w:rFonts w:ascii="Arial" w:hAnsi="Arial" w:cs="Arial"/>
          <w:sz w:val="24"/>
          <w:szCs w:val="24"/>
          <w:lang w:val="en-GB"/>
        </w:rPr>
        <w:t xml:space="preserve">Supplementary </w:t>
      </w:r>
      <w:r w:rsidRPr="00A14CCB">
        <w:rPr>
          <w:rFonts w:ascii="Arial" w:hAnsi="Arial" w:cs="Arial"/>
          <w:sz w:val="24"/>
          <w:szCs w:val="24"/>
          <w:lang w:val="en-GB"/>
        </w:rPr>
        <w:t>Figure 1</w:t>
      </w:r>
      <w:r w:rsidR="00891207" w:rsidRPr="00A14CCB">
        <w:rPr>
          <w:rFonts w:ascii="Arial" w:hAnsi="Arial" w:cs="Arial"/>
          <w:sz w:val="24"/>
          <w:szCs w:val="24"/>
          <w:lang w:val="en-GB"/>
        </w:rPr>
        <w:t>7</w:t>
      </w:r>
      <w:r w:rsidRPr="00A14CCB">
        <w:rPr>
          <w:rFonts w:ascii="Arial" w:hAnsi="Arial" w:cs="Arial"/>
          <w:sz w:val="24"/>
          <w:szCs w:val="24"/>
          <w:lang w:val="en-GB"/>
        </w:rPr>
        <w:t>).</w:t>
      </w:r>
      <w:r w:rsidR="00711327" w:rsidRPr="00A14CCB">
        <w:rPr>
          <w:rFonts w:ascii="Arial" w:hAnsi="Arial" w:cs="Arial"/>
          <w:sz w:val="24"/>
          <w:szCs w:val="24"/>
          <w:lang w:val="en-GB"/>
        </w:rPr>
        <w:t xml:space="preserve"> </w:t>
      </w:r>
    </w:p>
    <w:p w14:paraId="1AD43CA6" w14:textId="771D1E7C" w:rsidR="00D875F4" w:rsidRPr="00A14CCB" w:rsidRDefault="00C616B6" w:rsidP="00533F41">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assess prognostic relevance, we</w:t>
      </w:r>
      <w:r w:rsidR="00DF3D70" w:rsidRPr="00A14CCB">
        <w:rPr>
          <w:rFonts w:ascii="Arial" w:hAnsi="Arial" w:cs="Arial"/>
          <w:color w:val="000000" w:themeColor="text1"/>
          <w:sz w:val="24"/>
          <w:szCs w:val="24"/>
          <w:lang w:val="en-GB"/>
        </w:rPr>
        <w:t xml:space="preserve"> performed a survival analysis comparing </w:t>
      </w:r>
      <w:r w:rsidR="00033D17" w:rsidRPr="00A14CCB">
        <w:rPr>
          <w:rFonts w:ascii="Arial" w:hAnsi="Arial" w:cs="Arial"/>
          <w:color w:val="000000" w:themeColor="text1"/>
          <w:sz w:val="24"/>
          <w:szCs w:val="24"/>
          <w:lang w:val="en-GB"/>
        </w:rPr>
        <w:t>patients with tumo</w:t>
      </w:r>
      <w:r w:rsidR="00480D88" w:rsidRPr="00A14CCB">
        <w:rPr>
          <w:rFonts w:ascii="Arial" w:hAnsi="Arial" w:cs="Arial"/>
          <w:color w:val="000000" w:themeColor="text1"/>
          <w:sz w:val="24"/>
          <w:szCs w:val="24"/>
          <w:lang w:val="en-GB"/>
        </w:rPr>
        <w:t>u</w:t>
      </w:r>
      <w:r w:rsidR="00033D17" w:rsidRPr="00A14CCB">
        <w:rPr>
          <w:rFonts w:ascii="Arial" w:hAnsi="Arial" w:cs="Arial"/>
          <w:color w:val="000000" w:themeColor="text1"/>
          <w:sz w:val="24"/>
          <w:szCs w:val="24"/>
          <w:lang w:val="en-GB"/>
        </w:rPr>
        <w:t xml:space="preserve">r samples in </w:t>
      </w:r>
      <w:r w:rsidR="00DF3D70" w:rsidRPr="00A14CCB">
        <w:rPr>
          <w:rFonts w:ascii="Arial" w:hAnsi="Arial" w:cs="Arial"/>
          <w:color w:val="000000" w:themeColor="text1"/>
          <w:sz w:val="24"/>
          <w:szCs w:val="24"/>
          <w:lang w:val="en-GB"/>
        </w:rPr>
        <w:t>the top and bottom quartiles of SG scores</w:t>
      </w:r>
      <w:r w:rsidRPr="00A14CCB">
        <w:rPr>
          <w:rFonts w:ascii="Arial" w:hAnsi="Arial" w:cs="Arial"/>
          <w:color w:val="000000" w:themeColor="text1"/>
          <w:sz w:val="24"/>
          <w:szCs w:val="24"/>
          <w:lang w:val="en-GB"/>
        </w:rPr>
        <w:t xml:space="preserve">, based on the </w:t>
      </w:r>
      <w:r w:rsidR="00480D88" w:rsidRPr="00A14CCB">
        <w:rPr>
          <w:rFonts w:ascii="Arial" w:hAnsi="Arial" w:cs="Arial"/>
          <w:color w:val="000000" w:themeColor="text1"/>
          <w:sz w:val="24"/>
          <w:szCs w:val="24"/>
          <w:lang w:val="en-GB"/>
        </w:rPr>
        <w:t xml:space="preserve">rationale </w:t>
      </w:r>
      <w:r w:rsidRPr="00A14CCB">
        <w:rPr>
          <w:rFonts w:ascii="Arial" w:hAnsi="Arial" w:cs="Arial"/>
          <w:color w:val="000000" w:themeColor="text1"/>
          <w:sz w:val="24"/>
          <w:szCs w:val="24"/>
          <w:lang w:val="en-GB"/>
        </w:rPr>
        <w:t>that more aggressive, therapy-resistant cancers</w:t>
      </w:r>
      <w:r w:rsidR="00DF3D70" w:rsidRPr="00A14CCB">
        <w:rPr>
          <w:rFonts w:ascii="Arial" w:hAnsi="Arial" w:cs="Arial"/>
          <w:color w:val="000000" w:themeColor="text1"/>
          <w:sz w:val="24"/>
          <w:szCs w:val="24"/>
          <w:lang w:val="en-GB"/>
        </w:rPr>
        <w:t xml:space="preserve"> would</w:t>
      </w:r>
      <w:r w:rsidRPr="00A14CCB">
        <w:rPr>
          <w:rFonts w:ascii="Arial" w:hAnsi="Arial" w:cs="Arial"/>
          <w:color w:val="000000" w:themeColor="text1"/>
          <w:sz w:val="24"/>
          <w:szCs w:val="24"/>
          <w:lang w:val="en-GB"/>
        </w:rPr>
        <w:t xml:space="preserve"> show higher scores</w:t>
      </w:r>
      <w:r w:rsidR="00DF3D70" w:rsidRPr="00A14CCB">
        <w:rPr>
          <w:rFonts w:ascii="Arial" w:hAnsi="Arial" w:cs="Arial"/>
          <w:color w:val="000000" w:themeColor="text1"/>
          <w:sz w:val="24"/>
          <w:szCs w:val="24"/>
          <w:lang w:val="en-GB"/>
        </w:rPr>
        <w:t>, and thus lower overall survival</w:t>
      </w:r>
      <w:r w:rsidR="001B4AF5"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{"citationID":"e3MvhlCi","properties":{"formattedCitation":"(27, 28)","plainCitation":"(27, 28)","noteIndex":0},"citationItems":[{"id":"7QlDGlPw/vnNW88k2","uris":["http://zotero.org/users/local/1p9EH8ax/items/EUAG3M4I"],"itemData":{"id":"gja5CAjW/sIALzzqd","type":"article-journal","abstract":"Under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w:instrText>
      </w:r>
      <w:r w:rsidR="00300753" w:rsidRPr="005379E1">
        <w:rPr>
          <w:rFonts w:ascii="Arial" w:hAnsi="Arial" w:cs="Arial"/>
          <w:color w:val="000000" w:themeColor="text1"/>
          <w:sz w:val="24"/>
          <w:szCs w:val="24"/>
          <w:lang w:val="en-GB"/>
        </w:rPr>
        <w:instrText>s the 5′ untranslated region (UTR) of G3BP1 mRNAs, thereby controlling the availability of the G3BP1 SG nucleator for SG assembly. YB-1 inactivation in human sarcoma cells dramatically reduces G3BP1 and SG formation in vitro. YB-1 and G3BP1 expression are</w:instrText>
      </w:r>
      <w:r w:rsidR="00300753" w:rsidRPr="00A14CCB">
        <w:rPr>
          <w:rFonts w:ascii="Arial" w:hAnsi="Arial" w:cs="Arial"/>
          <w:color w:val="000000" w:themeColor="text1"/>
          <w:sz w:val="24"/>
          <w:szCs w:val="24"/>
          <w:lang w:val="en-GB"/>
        </w:rPr>
        <w:instrText xml:space="preserv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(27, 28)</w:t>
      </w:r>
      <w:r w:rsidR="001B4AF5" w:rsidRPr="00A14CCB">
        <w:rPr>
          <w:rFonts w:ascii="Arial" w:hAnsi="Arial" w:cs="Arial"/>
          <w:color w:val="000000" w:themeColor="text1"/>
          <w:sz w:val="24"/>
          <w:szCs w:val="24"/>
          <w:lang w:val="en-GB"/>
        </w:rPr>
        <w:fldChar w:fldCharType="end"/>
      </w:r>
      <w:r w:rsidR="00943CDB" w:rsidRPr="00A14CCB">
        <w:rPr>
          <w:rFonts w:ascii="Arial" w:hAnsi="Arial" w:cs="Arial"/>
          <w:color w:val="000000" w:themeColor="text1"/>
          <w:sz w:val="24"/>
          <w:szCs w:val="24"/>
          <w:lang w:val="en-GB"/>
        </w:rPr>
        <w:t xml:space="preserve"> (Supplementary Figure 1</w:t>
      </w:r>
      <w:r w:rsidR="00891207" w:rsidRPr="00A14CCB">
        <w:rPr>
          <w:rFonts w:ascii="Arial" w:hAnsi="Arial" w:cs="Arial"/>
          <w:color w:val="000000" w:themeColor="text1"/>
          <w:sz w:val="24"/>
          <w:szCs w:val="24"/>
          <w:lang w:val="en-GB"/>
        </w:rPr>
        <w:t>8</w:t>
      </w:r>
      <w:r w:rsidR="00943CDB" w:rsidRPr="00A14CCB">
        <w:rPr>
          <w:rFonts w:ascii="Arial" w:hAnsi="Arial" w:cs="Arial"/>
          <w:color w:val="000000" w:themeColor="text1"/>
          <w:sz w:val="24"/>
          <w:szCs w:val="24"/>
          <w:lang w:val="en-GB"/>
        </w:rPr>
        <w:t>)</w:t>
      </w:r>
      <w:r w:rsidRPr="00A14CCB">
        <w:rPr>
          <w:rFonts w:ascii="Arial" w:hAnsi="Arial" w:cs="Arial"/>
          <w:color w:val="000000" w:themeColor="text1"/>
          <w:sz w:val="24"/>
          <w:szCs w:val="24"/>
          <w:lang w:val="en-GB"/>
        </w:rPr>
        <w:t xml:space="preserve">. </w:t>
      </w:r>
    </w:p>
    <w:p w14:paraId="1B519398" w14:textId="01E33051" w:rsidR="00F6776C" w:rsidRPr="00A14CCB" w:rsidRDefault="00170DF0" w:rsidP="00F6776C">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Since</w:t>
      </w:r>
      <w:r w:rsidR="001B4AF5" w:rsidRPr="00A14CCB">
        <w:rPr>
          <w:rFonts w:ascii="Arial" w:hAnsi="Arial" w:cs="Arial"/>
          <w:color w:val="000000" w:themeColor="text1"/>
          <w:sz w:val="24"/>
          <w:szCs w:val="24"/>
          <w:lang w:val="en-GB"/>
        </w:rPr>
        <w:t xml:space="preserve"> random signatures</w:t>
      </w:r>
      <w:r w:rsidRPr="00A14CCB">
        <w:rPr>
          <w:rFonts w:ascii="Arial" w:hAnsi="Arial" w:cs="Arial"/>
          <w:color w:val="000000" w:themeColor="text1"/>
          <w:sz w:val="24"/>
          <w:szCs w:val="24"/>
          <w:lang w:val="en-GB"/>
        </w:rPr>
        <w:t xml:space="preserve"> tend</w:t>
      </w:r>
      <w:r w:rsidR="001B4AF5" w:rsidRPr="00A14CCB">
        <w:rPr>
          <w:rFonts w:ascii="Arial" w:hAnsi="Arial" w:cs="Arial"/>
          <w:color w:val="000000" w:themeColor="text1"/>
          <w:sz w:val="24"/>
          <w:szCs w:val="24"/>
          <w:lang w:val="en-GB"/>
        </w:rPr>
        <w:t xml:space="preserve"> to exhibit prognostic value in cancer</w:t>
      </w:r>
      <w:r w:rsidR="00946F19"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{"citationID":"McJx3nUm","properties":{"formattedCitation":"(131, 132)","plainCitation":"(131, 132)","noteIndex":0},"citationItems":[{"id":"7QlDGlPw/9aziYrBw","uris":["http://zotero.org/users/local/q86rvdj2/items/YE2S8HLG"],"itemData":{"id":25,"type":"article-journal","container-title":"PLoS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7QlDGlPw/c8yyiblu","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(131, 132)</w:t>
      </w:r>
      <w:r w:rsidR="00946F19" w:rsidRPr="00A14CCB">
        <w:rPr>
          <w:rFonts w:ascii="Arial" w:hAnsi="Arial" w:cs="Arial"/>
          <w:color w:val="000000" w:themeColor="text1"/>
          <w:sz w:val="24"/>
          <w:szCs w:val="24"/>
          <w:lang w:val="en-GB"/>
        </w:rPr>
        <w:fldChar w:fldCharType="end"/>
      </w:r>
      <w:r w:rsidR="001B4AF5" w:rsidRPr="00A14CCB">
        <w:rPr>
          <w:rFonts w:ascii="Arial" w:hAnsi="Arial" w:cs="Arial"/>
          <w:color w:val="000000" w:themeColor="text1"/>
          <w:sz w:val="24"/>
          <w:szCs w:val="24"/>
          <w:lang w:val="en-GB"/>
        </w:rPr>
        <w:t xml:space="preserve">, we further tested </w:t>
      </w:r>
      <w:r w:rsidR="00480D88" w:rsidRPr="00A14CCB">
        <w:rPr>
          <w:rFonts w:ascii="Arial" w:hAnsi="Arial" w:cs="Arial"/>
          <w:color w:val="000000" w:themeColor="text1"/>
          <w:sz w:val="24"/>
          <w:szCs w:val="24"/>
          <w:lang w:val="en-GB"/>
        </w:rPr>
        <w:t>the SG Score</w:t>
      </w:r>
      <w:r w:rsidR="001B4AF5" w:rsidRPr="00A14CCB">
        <w:rPr>
          <w:rFonts w:ascii="Arial" w:hAnsi="Arial" w:cs="Arial"/>
          <w:color w:val="000000" w:themeColor="text1"/>
          <w:sz w:val="24"/>
          <w:szCs w:val="24"/>
          <w:lang w:val="en-GB"/>
        </w:rPr>
        <w:t xml:space="preserve"> against randomly generated signatures to assess their specificity</w:t>
      </w:r>
      <w:r w:rsidR="00EB4D15" w:rsidRPr="00A14CCB">
        <w:rPr>
          <w:rFonts w:ascii="Arial" w:hAnsi="Arial" w:cs="Arial"/>
          <w:color w:val="000000" w:themeColor="text1"/>
          <w:sz w:val="24"/>
          <w:szCs w:val="24"/>
          <w:lang w:val="en-GB"/>
        </w:rPr>
        <w:t xml:space="preserve"> (</w:t>
      </w:r>
      <w:r w:rsidR="008A5691" w:rsidRPr="00A14CCB">
        <w:rPr>
          <w:rFonts w:ascii="Arial" w:hAnsi="Arial" w:cs="Arial"/>
          <w:color w:val="000000" w:themeColor="text1"/>
          <w:sz w:val="24"/>
          <w:szCs w:val="24"/>
          <w:lang w:val="en-GB"/>
        </w:rPr>
        <w:t>see</w:t>
      </w:r>
      <w:r w:rsidR="00591855" w:rsidRPr="00A14CCB">
        <w:rPr>
          <w:rFonts w:ascii="Arial" w:hAnsi="Arial" w:cs="Arial"/>
          <w:color w:val="000000" w:themeColor="text1"/>
          <w:sz w:val="24"/>
          <w:szCs w:val="24"/>
          <w:lang w:val="en-GB"/>
        </w:rPr>
        <w:t xml:space="preserve"> Methods; </w:t>
      </w:r>
      <w:r w:rsidR="00943CDB" w:rsidRPr="00A14CCB">
        <w:rPr>
          <w:rFonts w:ascii="Arial" w:hAnsi="Arial" w:cs="Arial"/>
          <w:color w:val="000000" w:themeColor="text1"/>
          <w:sz w:val="24"/>
          <w:szCs w:val="24"/>
          <w:lang w:val="en-GB"/>
        </w:rPr>
        <w:t>Supplementary Figure 1</w:t>
      </w:r>
      <w:r w:rsidR="00891207" w:rsidRPr="00A14CCB">
        <w:rPr>
          <w:rFonts w:ascii="Arial" w:hAnsi="Arial" w:cs="Arial"/>
          <w:color w:val="000000" w:themeColor="text1"/>
          <w:sz w:val="24"/>
          <w:szCs w:val="24"/>
          <w:lang w:val="en-GB"/>
        </w:rPr>
        <w:t>8</w:t>
      </w:r>
      <w:r w:rsidR="00EB4D15" w:rsidRPr="00A14CCB">
        <w:rPr>
          <w:rFonts w:ascii="Arial" w:hAnsi="Arial" w:cs="Arial"/>
          <w:color w:val="000000" w:themeColor="text1"/>
          <w:sz w:val="24"/>
          <w:szCs w:val="24"/>
          <w:lang w:val="en-GB"/>
        </w:rPr>
        <w:t>)</w:t>
      </w:r>
      <w:r w:rsidR="001B4AF5" w:rsidRPr="00A14CCB">
        <w:rPr>
          <w:rFonts w:ascii="Arial" w:hAnsi="Arial" w:cs="Arial"/>
          <w:color w:val="000000" w:themeColor="text1"/>
          <w:sz w:val="24"/>
          <w:szCs w:val="24"/>
          <w:lang w:val="en-GB"/>
        </w:rPr>
        <w:t>.</w:t>
      </w:r>
      <w:r w:rsidR="00EB4D15" w:rsidRPr="00A14CCB">
        <w:rPr>
          <w:rFonts w:ascii="Arial" w:hAnsi="Arial" w:cs="Arial"/>
          <w:color w:val="000000" w:themeColor="text1"/>
          <w:sz w:val="24"/>
          <w:szCs w:val="24"/>
          <w:lang w:val="en-GB"/>
        </w:rPr>
        <w:t xml:space="preserve"> </w:t>
      </w:r>
      <w:r w:rsidR="00F6776C" w:rsidRPr="00A14CCB">
        <w:rPr>
          <w:rFonts w:ascii="Arial" w:hAnsi="Arial" w:cs="Arial"/>
          <w:color w:val="000000" w:themeColor="text1"/>
          <w:sz w:val="24"/>
          <w:szCs w:val="24"/>
          <w:lang w:val="en-GB"/>
        </w:rPr>
        <w:t xml:space="preserve"> </w:t>
      </w:r>
      <w:r w:rsidR="00FA5A6C" w:rsidRPr="00A14CCB">
        <w:rPr>
          <w:rFonts w:ascii="Arial" w:hAnsi="Arial" w:cs="Arial"/>
          <w:color w:val="000000" w:themeColor="text1"/>
          <w:sz w:val="24"/>
          <w:szCs w:val="24"/>
          <w:lang w:val="en-GB"/>
        </w:rPr>
        <w:t xml:space="preserve">Compared to 100 random signatures, our signature showed a false positive rate (FPR) &lt; 0.05 in two cancer types (ACC and MESO). In both, higher SG Scores were consistently associated with improved patient survival, contrary to the hypothesis that SG assembly promotes tumour aggressiveness. </w:t>
      </w:r>
      <w:r w:rsidR="00FA5A6C" w:rsidRPr="00A14CCB">
        <w:rPr>
          <w:rFonts w:ascii="Arial" w:hAnsi="Arial" w:cs="Arial"/>
          <w:color w:val="000000" w:themeColor="text1"/>
          <w:sz w:val="24"/>
          <w:szCs w:val="24"/>
          <w:lang w:val="en-GB"/>
        </w:rPr>
        <w:lastRenderedPageBreak/>
        <w:t>One possible interpretation is that SG formation in these tumour types reflects an intact stress response capacity, which may correlate with a less aggressive phenotype or greater sensitivity to therapy.</w:t>
      </w:r>
    </w:p>
    <w:p w14:paraId="538687A1" w14:textId="63B7C5E2" w:rsidR="000449DA" w:rsidRPr="00A14CCB" w:rsidRDefault="00BC6CC6"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To better understand why SGs showed prognostic potential only in these specific cancer types, we compared 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 xml:space="preserve">r samples from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 xml:space="preserve">relevant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 xml:space="preserve">TCGA cohorts with the remaining </w:t>
      </w:r>
      <w:r w:rsidR="00943CDB" w:rsidRPr="00A14CCB">
        <w:rPr>
          <w:rFonts w:ascii="Arial" w:hAnsi="Arial" w:cs="Arial"/>
          <w:color w:val="000000" w:themeColor="text1"/>
          <w:sz w:val="24"/>
          <w:szCs w:val="24"/>
          <w:lang w:val="en-GB"/>
        </w:rPr>
        <w:t>GDC-</w:t>
      </w:r>
      <w:r w:rsidRPr="00A14CCB">
        <w:rPr>
          <w:rFonts w:ascii="Arial" w:hAnsi="Arial" w:cs="Arial"/>
          <w:color w:val="000000" w:themeColor="text1"/>
          <w:sz w:val="24"/>
          <w:szCs w:val="24"/>
          <w:lang w:val="en-GB"/>
        </w:rPr>
        <w:t>TCGA datasets</w:t>
      </w:r>
      <w:r w:rsidR="00943CDB"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{"citationID":"uzYOazem","properties":{"formattedCitation":"(59,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(59, 60)</w:t>
      </w:r>
      <w:r w:rsidR="00943CDB" w:rsidRPr="00A14CCB">
        <w:rPr>
          <w:rFonts w:ascii="Arial" w:hAnsi="Arial" w:cs="Arial"/>
          <w:color w:val="000000" w:themeColor="text1"/>
          <w:sz w:val="24"/>
          <w:szCs w:val="24"/>
          <w:lang w:val="en-GB"/>
        </w:rPr>
        <w:fldChar w:fldCharType="end"/>
      </w:r>
      <w:r w:rsidRPr="00A14CCB">
        <w:rPr>
          <w:rFonts w:ascii="Arial" w:hAnsi="Arial" w:cs="Arial"/>
          <w:color w:val="000000" w:themeColor="text1"/>
          <w:sz w:val="24"/>
          <w:szCs w:val="24"/>
          <w:lang w:val="en-GB"/>
        </w:rPr>
        <w:t xml:space="preserve">, while controlling for tissue of origin. </w:t>
      </w:r>
      <w:r w:rsidR="00FA5A6C" w:rsidRPr="00A14CCB">
        <w:rPr>
          <w:rFonts w:ascii="Arial" w:hAnsi="Arial" w:cs="Arial"/>
          <w:color w:val="000000" w:themeColor="text1"/>
          <w:sz w:val="24"/>
          <w:szCs w:val="24"/>
          <w:lang w:val="en-GB"/>
        </w:rPr>
        <w:t xml:space="preserve">This revealed strong upregulation of </w:t>
      </w:r>
      <w:r w:rsidR="00FA5A6C" w:rsidRPr="00A14CCB">
        <w:rPr>
          <w:rFonts w:ascii="Arial" w:hAnsi="Arial" w:cs="Arial"/>
          <w:i/>
          <w:iCs/>
          <w:color w:val="000000" w:themeColor="text1"/>
          <w:sz w:val="24"/>
          <w:szCs w:val="24"/>
          <w:lang w:val="en-GB"/>
        </w:rPr>
        <w:t>MAMSTR</w:t>
      </w:r>
      <w:r w:rsidR="00FA5A6C" w:rsidRPr="00A14CCB">
        <w:rPr>
          <w:rFonts w:ascii="Arial" w:hAnsi="Arial" w:cs="Arial"/>
          <w:color w:val="000000" w:themeColor="text1"/>
          <w:sz w:val="24"/>
          <w:szCs w:val="24"/>
          <w:lang w:val="en-GB"/>
        </w:rPr>
        <w:t xml:space="preserve"> (Figure 7C), a MEF2 coactivator previously linked to EMT and improved survival</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{"citationID":"LzggSUzn","properties":{"unsorted":false,"formattedCitation":"(133, 134)","plainCitation":"(133, 134)","noteIndex":0},"citationItems":[{"id":"7QlDGlPw/BxQYDUH0","uris":["http://zotero.org/users/local/q86rvdj2/items/4ZYJ2JF4"],"itemData":{"id":1033,"type":"article-journal","container-title":"Molecular Cell","DOI":"10.1016/j.molcel.2006.05.026","ISSN":"10972765","issue":"1","journalAbbreviation":"Molecular Cell","language":"en","page":"83-96","source":"DOI.org (Crossref)","title":"Coactivation of MEF2 by the SAP Domain Proteins Myocardin and MASTR","volume":"23","author":[{"family":"Creemers","given":"Esther E."},{"family":"Sutherland","given":"Lillian B."},{"family":"Oh","given":"Jiyeon"},{"family":"Barbosa","given":"Ana C."},{"family":"Olson","given":"Eric N."}],"issued":{"date-parts":[["2006",7]]}}},{"id":"7QlDGlPw/Rnkg9dZN","uris":["http://zotero.org/users/local/q86rvdj2/items/6KAKDMCP"],"itemData":{"id":1035,"type":"article-journal","container-title":"Oncotarget","DOI":"10.18632/oncotarget.6223","ISSN":"1949-2553","issue":"3","journalAbbreviation":"Oncotarget","language":"en","page":"2297-2312","source":"DOI.org (Crossref)","title":"MEF2 transcription factors: developmental regulators and emerging cancer genes","title-short":"MEF2 transcription factors","volume":"7","author":[{"family":"Pon","given":"Julia R."},{"family":"Marra","given":"Marco A."}],"issued":{"date-parts":[["2016",1,19]]}}}],"schema":"https://github.com/citation-style-language/schema/raw/master/csl-citation.json"}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(133, 134)</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alongside downregulation of proliferation-associated Hallmarks and upregulation of EMT and inflammation-related programmes (Figure 7D). The association between elevated inflammatory signalling and improved survival in high SG Score samples was unexpected, given the proposed role of SGs in attenuating inflammation</w:t>
      </w:r>
      <w:r w:rsidR="00FA5A6C" w:rsidRPr="00A14CCB">
        <w:rPr>
          <w:rFonts w:ascii="Arial" w:hAnsi="Arial" w:cs="Arial"/>
          <w:color w:val="000000" w:themeColor="text1"/>
          <w:sz w:val="24"/>
          <w:szCs w:val="24"/>
          <w:lang w:val="en-GB"/>
        </w:rPr>
        <w:fldChar w:fldCharType="begin"/>
      </w:r>
      <w:r w:rsidR="00300753" w:rsidRPr="00A14CCB">
        <w:rPr>
          <w:rFonts w:ascii="Arial" w:hAnsi="Arial" w:cs="Arial"/>
          <w:color w:val="000000" w:themeColor="text1"/>
          <w:sz w:val="24"/>
          <w:szCs w:val="24"/>
          <w:lang w:val="en-GB"/>
        </w:rPr>
        <w:instrText xml:space="preserve"> ADDIN ZOTERO_ITEM CSL_CITATION {"citationID":"RwYyD6it","properties":{"unsorted":false,"formattedCitation":"(7)","plainCitation":"(7)","noteIndex":0},"citationItems":[{"id":"7QlDGlPw/whmaCuBT","uris":["http://zotero.org/users/local/1p9EH8ax/items/BR3BXXDM"],"itemData":{"id":"1YuZ3h26/lpbSM6Y5","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A5A6C"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w:t>
      </w:r>
      <w:r w:rsidR="00FA5A6C" w:rsidRPr="00A14CCB">
        <w:rPr>
          <w:rFonts w:ascii="Arial" w:hAnsi="Arial" w:cs="Arial"/>
          <w:color w:val="000000" w:themeColor="text1"/>
          <w:sz w:val="24"/>
          <w:szCs w:val="24"/>
          <w:lang w:val="en-GB"/>
        </w:rPr>
        <w:fldChar w:fldCharType="end"/>
      </w:r>
      <w:r w:rsidR="00FA5A6C" w:rsidRPr="00A14CCB">
        <w:rPr>
          <w:rFonts w:ascii="Arial" w:hAnsi="Arial" w:cs="Arial"/>
          <w:color w:val="000000" w:themeColor="text1"/>
          <w:sz w:val="24"/>
          <w:szCs w:val="24"/>
          <w:lang w:val="en-GB"/>
        </w:rPr>
        <w:t xml:space="preserve">. </w:t>
      </w:r>
      <w:r w:rsidR="000449DA" w:rsidRPr="00A14CCB">
        <w:rPr>
          <w:rFonts w:ascii="Arial" w:hAnsi="Arial" w:cs="Arial"/>
          <w:color w:val="000000" w:themeColor="text1"/>
          <w:sz w:val="24"/>
          <w:szCs w:val="24"/>
          <w:lang w:val="en-GB"/>
        </w:rPr>
        <w:t xml:space="preserve">This raises the possibility that, at least in these cancers, this increased inflammation </w:t>
      </w:r>
      <w:r w:rsidR="001F12A5" w:rsidRPr="00A14CCB">
        <w:rPr>
          <w:rFonts w:ascii="Arial" w:hAnsi="Arial" w:cs="Arial"/>
          <w:color w:val="000000" w:themeColor="text1"/>
          <w:sz w:val="24"/>
          <w:szCs w:val="24"/>
          <w:lang w:val="en-GB"/>
        </w:rPr>
        <w:t xml:space="preserve">may be boosting </w:t>
      </w:r>
      <w:r w:rsidR="00033D17" w:rsidRPr="00A14CCB">
        <w:rPr>
          <w:rFonts w:ascii="Arial" w:hAnsi="Arial" w:cs="Arial"/>
          <w:color w:val="000000" w:themeColor="text1"/>
          <w:sz w:val="24"/>
          <w:szCs w:val="24"/>
          <w:lang w:val="en-GB"/>
        </w:rPr>
        <w:t>anti-</w:t>
      </w:r>
      <w:r w:rsidR="001F12A5" w:rsidRPr="00A14CCB">
        <w:rPr>
          <w:rFonts w:ascii="Arial" w:hAnsi="Arial" w:cs="Arial"/>
          <w:color w:val="000000" w:themeColor="text1"/>
          <w:sz w:val="24"/>
          <w:szCs w:val="24"/>
          <w:lang w:val="en-GB"/>
        </w:rPr>
        <w:t xml:space="preserve">tumour immunity, thus impairing tumour growth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 xml:space="preserve">D) </w:t>
      </w:r>
      <w:r w:rsidR="00634824" w:rsidRPr="00A14CCB">
        <w:rPr>
          <w:rFonts w:ascii="Arial" w:hAnsi="Arial" w:cs="Arial"/>
          <w:color w:val="000000" w:themeColor="text1"/>
          <w:sz w:val="24"/>
          <w:szCs w:val="24"/>
          <w:lang w:val="en-GB"/>
        </w:rPr>
        <w:t>(potential mechanisms reviewed elsewhere</w:t>
      </w:r>
      <w:r w:rsidR="00634824"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{"citationID":"hJOKsSNC","properties":{"formattedCitation":"(135)","plainCitation":"(135)","noteIndex":0},"citationItems":[{"id":152,"uris":["http://zotero.org/users/local/q86rvdj2/items/NI466S4G"],"itemData":{"id":152,"type":"article-journal","abstract":"Inflammation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(135)</w:t>
      </w:r>
      <w:r w:rsidR="00634824" w:rsidRPr="00A14CCB">
        <w:rPr>
          <w:rFonts w:ascii="Arial" w:hAnsi="Arial" w:cs="Arial"/>
          <w:color w:val="000000" w:themeColor="text1"/>
          <w:sz w:val="24"/>
          <w:szCs w:val="24"/>
          <w:lang w:val="en-GB"/>
        </w:rPr>
        <w:fldChar w:fldCharType="end"/>
      </w:r>
      <w:r w:rsidR="00634824" w:rsidRPr="00A14CCB">
        <w:rPr>
          <w:rFonts w:ascii="Arial" w:hAnsi="Arial" w:cs="Arial"/>
          <w:color w:val="000000" w:themeColor="text1"/>
          <w:sz w:val="24"/>
          <w:szCs w:val="24"/>
          <w:lang w:val="en-GB"/>
        </w:rPr>
        <w:t>)</w:t>
      </w:r>
      <w:r w:rsidR="000449DA" w:rsidRPr="00A14CCB">
        <w:rPr>
          <w:rFonts w:ascii="Arial" w:hAnsi="Arial" w:cs="Arial"/>
          <w:color w:val="000000" w:themeColor="text1"/>
          <w:sz w:val="24"/>
          <w:szCs w:val="24"/>
          <w:lang w:val="en-GB"/>
        </w:rPr>
        <w:t>.</w:t>
      </w:r>
    </w:p>
    <w:p w14:paraId="067C078D" w14:textId="56B32E42" w:rsidR="00BC6CC6" w:rsidRPr="00A14CCB" w:rsidRDefault="000449DA" w:rsidP="00BC6CC6">
      <w:pPr>
        <w:jc w:val="both"/>
        <w:rPr>
          <w:rFonts w:ascii="Arial" w:hAnsi="Arial" w:cs="Arial"/>
          <w:color w:val="000000" w:themeColor="text1"/>
          <w:sz w:val="24"/>
          <w:szCs w:val="24"/>
          <w:lang w:val="en-GB"/>
        </w:rPr>
      </w:pPr>
      <w:r w:rsidRPr="00A14CCB">
        <w:rPr>
          <w:rFonts w:ascii="Arial" w:hAnsi="Arial" w:cs="Arial"/>
          <w:color w:val="000000" w:themeColor="text1"/>
          <w:sz w:val="24"/>
          <w:szCs w:val="24"/>
          <w:lang w:val="en-GB"/>
        </w:rPr>
        <w:t xml:space="preserve">To further investigate the basis of this association, we compared the top and bottom quartiles of SG Score within each of the </w:t>
      </w:r>
      <w:r w:rsidR="00127E3D" w:rsidRPr="00A14CCB">
        <w:rPr>
          <w:rFonts w:ascii="Arial" w:hAnsi="Arial" w:cs="Arial"/>
          <w:color w:val="000000" w:themeColor="text1"/>
          <w:sz w:val="24"/>
          <w:szCs w:val="24"/>
          <w:lang w:val="en-GB"/>
        </w:rPr>
        <w:t xml:space="preserve">two </w:t>
      </w:r>
      <w:r w:rsidRPr="00A14CCB">
        <w:rPr>
          <w:rFonts w:ascii="Arial" w:hAnsi="Arial" w:cs="Arial"/>
          <w:color w:val="000000" w:themeColor="text1"/>
          <w:sz w:val="24"/>
          <w:szCs w:val="24"/>
          <w:lang w:val="en-GB"/>
        </w:rPr>
        <w:t>cancer types, while controlling for tissue of origin</w:t>
      </w:r>
      <w:r w:rsidR="00BC6CC6" w:rsidRPr="00A14CCB">
        <w:rPr>
          <w:rFonts w:ascii="Arial" w:hAnsi="Arial" w:cs="Arial"/>
          <w:color w:val="000000" w:themeColor="text1"/>
          <w:sz w:val="24"/>
          <w:szCs w:val="24"/>
          <w:lang w:val="en-GB"/>
        </w:rPr>
        <w:t xml:space="preserve">. </w:t>
      </w:r>
      <w:r w:rsidRPr="00A14CCB">
        <w:rPr>
          <w:rFonts w:ascii="Arial" w:hAnsi="Arial" w:cs="Arial"/>
          <w:color w:val="000000" w:themeColor="text1"/>
          <w:sz w:val="24"/>
          <w:szCs w:val="24"/>
          <w:lang w:val="en-GB"/>
        </w:rPr>
        <w:t xml:space="preserve">DGE </w:t>
      </w:r>
      <w:r w:rsidR="00BC6CC6" w:rsidRPr="00A14CCB">
        <w:rPr>
          <w:rFonts w:ascii="Arial" w:hAnsi="Arial" w:cs="Arial"/>
          <w:color w:val="000000" w:themeColor="text1"/>
          <w:sz w:val="24"/>
          <w:szCs w:val="24"/>
          <w:lang w:val="en-GB"/>
        </w:rPr>
        <w:t xml:space="preserve">analysis identified upregulation of </w:t>
      </w:r>
      <w:r w:rsidR="00DC4B4F" w:rsidRPr="00A14CCB">
        <w:rPr>
          <w:rFonts w:ascii="Arial" w:hAnsi="Arial" w:cs="Arial"/>
          <w:i/>
          <w:iCs/>
          <w:color w:val="000000" w:themeColor="text1"/>
          <w:sz w:val="24"/>
          <w:szCs w:val="24"/>
          <w:lang w:val="en-GB"/>
        </w:rPr>
        <w:t>hexokinase 2</w:t>
      </w:r>
      <w:r w:rsidR="00DC4B4F" w:rsidRPr="00A14CCB">
        <w:rPr>
          <w:rFonts w:ascii="Arial" w:hAnsi="Arial" w:cs="Arial"/>
          <w:color w:val="000000" w:themeColor="text1"/>
          <w:sz w:val="24"/>
          <w:szCs w:val="24"/>
          <w:lang w:val="en-GB"/>
        </w:rPr>
        <w:t xml:space="preserve"> (</w:t>
      </w:r>
      <w:r w:rsidR="00BC6CC6" w:rsidRPr="00A14CCB">
        <w:rPr>
          <w:rFonts w:ascii="Arial" w:hAnsi="Arial" w:cs="Arial"/>
          <w:i/>
          <w:iCs/>
          <w:color w:val="000000" w:themeColor="text1"/>
          <w:sz w:val="24"/>
          <w:szCs w:val="24"/>
          <w:lang w:val="en-GB"/>
        </w:rPr>
        <w:t>HK2</w:t>
      </w:r>
      <w:r w:rsidR="00DC4B4F" w:rsidRPr="00A14CCB">
        <w:rPr>
          <w:rFonts w:ascii="Arial" w:hAnsi="Arial" w:cs="Arial"/>
          <w:i/>
          <w:iCs/>
          <w:color w:val="000000" w:themeColor="text1"/>
          <w:sz w:val="24"/>
          <w:szCs w:val="24"/>
          <w:lang w:val="en-GB"/>
        </w:rPr>
        <w:t>)</w:t>
      </w:r>
      <w:r w:rsidR="001F12A5" w:rsidRPr="00A14CCB">
        <w:rPr>
          <w:rFonts w:ascii="Arial" w:hAnsi="Arial" w:cs="Arial"/>
          <w:i/>
          <w:iCs/>
          <w:color w:val="000000" w:themeColor="text1"/>
          <w:sz w:val="24"/>
          <w:szCs w:val="24"/>
          <w:lang w:val="en-GB"/>
        </w:rPr>
        <w:t xml:space="preserve"> </w:t>
      </w:r>
      <w:r w:rsidR="001F12A5" w:rsidRPr="00A14CCB">
        <w:rPr>
          <w:rFonts w:ascii="Arial" w:hAnsi="Arial" w:cs="Arial"/>
          <w:color w:val="000000" w:themeColor="text1"/>
          <w:sz w:val="24"/>
          <w:szCs w:val="24"/>
          <w:lang w:val="en-GB"/>
        </w:rPr>
        <w:t xml:space="preserve">(Figure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E)</w:t>
      </w:r>
      <w:r w:rsidR="00BC6CC6" w:rsidRPr="00A14CCB">
        <w:rPr>
          <w:rFonts w:ascii="Arial" w:hAnsi="Arial" w:cs="Arial"/>
          <w:color w:val="000000" w:themeColor="text1"/>
          <w:sz w:val="24"/>
          <w:szCs w:val="24"/>
          <w:lang w:val="en-GB"/>
        </w:rPr>
        <w:t>, which binds VDAC to promote pore opening</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{"citationID":"S7GQuP2J","properties":{"formattedCitation":"(136)","plainCitation":"(136)","noteIndex":0},"citationItems":[{"id":153,"uris":["http://zotero.org/users/local/q86rvdj2/items/3JQQKTGU"],"itemData":{"id":153,"type":"article-journal","abstract":"Abstract\n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While this typically facilitates ATP release</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{"citationID":"UktJiSmv","properties":{"formattedCitation":"(136)","plainCitation":"(136)","noteIndex":0},"citationItems":[{"id":153,"uris":["http://zotero.org/users/local/q86rvdj2/items/3JQQKTGU"],"itemData":{"id":153,"type":"article-journal","abstract":"Abstract\n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(136)</w:t>
      </w:r>
      <w:r w:rsidR="001F12A5" w:rsidRPr="00A14CCB">
        <w:rPr>
          <w:rFonts w:ascii="Arial" w:hAnsi="Arial" w:cs="Arial"/>
          <w:color w:val="000000" w:themeColor="text1"/>
          <w:sz w:val="24"/>
          <w:szCs w:val="24"/>
          <w:lang w:val="en-GB"/>
        </w:rPr>
        <w:fldChar w:fldCharType="end"/>
      </w:r>
      <w:r w:rsidR="00BC6CC6" w:rsidRPr="00A14CCB">
        <w:rPr>
          <w:rFonts w:ascii="Arial" w:hAnsi="Arial" w:cs="Arial"/>
          <w:color w:val="000000" w:themeColor="text1"/>
          <w:sz w:val="24"/>
          <w:szCs w:val="24"/>
          <w:lang w:val="en-GB"/>
        </w:rPr>
        <w:t xml:space="preserve">, </w:t>
      </w:r>
      <w:r w:rsidR="001F12A5" w:rsidRPr="00A14CCB">
        <w:rPr>
          <w:rFonts w:ascii="Arial" w:hAnsi="Arial" w:cs="Arial"/>
          <w:color w:val="000000" w:themeColor="text1"/>
          <w:sz w:val="24"/>
          <w:szCs w:val="24"/>
          <w:lang w:val="en-GB"/>
        </w:rPr>
        <w:t>previous results</w:t>
      </w:r>
      <w:r w:rsidR="001F12A5" w:rsidRPr="00A14CCB">
        <w:rPr>
          <w:rFonts w:ascii="Arial" w:hAnsi="Arial" w:cs="Arial"/>
          <w:color w:val="000000" w:themeColor="text1"/>
          <w:sz w:val="24"/>
          <w:szCs w:val="24"/>
          <w:lang w:val="en-GB"/>
        </w:rPr>
        <w:fldChar w:fldCharType="begin"/>
      </w:r>
      <w:r w:rsidR="001823B1" w:rsidRPr="00A14CCB">
        <w:rPr>
          <w:rFonts w:ascii="Arial" w:hAnsi="Arial" w:cs="Arial"/>
          <w:color w:val="000000" w:themeColor="text1"/>
          <w:sz w:val="24"/>
          <w:szCs w:val="24"/>
          <w:lang w:val="en-GB"/>
        </w:rPr>
        <w:instrText xml:space="preserve"> ADDIN ZOTERO_ITEM CSL_CITATION {"citationID":"YXVQd9xy","properties":{"formattedCitation":"(76)","plainCitation":"(76)","noteIndex":0},"citationItems":[{"id":134,"uris":["http://zotero.org/users/local/q86rvdj2/items/HRYLS8CR"],"itemData":{"id":134,"type":"article-journal","abstract":"In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sidRPr="00A14CCB">
        <w:rPr>
          <w:rFonts w:ascii="Arial" w:hAnsi="Arial" w:cs="Arial"/>
          <w:color w:val="000000" w:themeColor="text1"/>
          <w:sz w:val="24"/>
          <w:szCs w:val="24"/>
          <w:lang w:val="en-GB"/>
        </w:rPr>
        <w:fldChar w:fldCharType="separate"/>
      </w:r>
      <w:r w:rsidR="0097304F" w:rsidRPr="005379E1">
        <w:rPr>
          <w:rFonts w:ascii="Arial" w:hAnsi="Arial" w:cs="Arial"/>
          <w:sz w:val="24"/>
          <w:lang w:val="en-GB"/>
        </w:rPr>
        <w:t>(76)</w:t>
      </w:r>
      <w:r w:rsidR="001F12A5" w:rsidRPr="00A14CCB">
        <w:rPr>
          <w:rFonts w:ascii="Arial" w:hAnsi="Arial" w:cs="Arial"/>
          <w:color w:val="000000" w:themeColor="text1"/>
          <w:sz w:val="24"/>
          <w:szCs w:val="24"/>
          <w:lang w:val="en-GB"/>
        </w:rPr>
        <w:fldChar w:fldCharType="end"/>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5</w:t>
      </w:r>
      <w:r w:rsidR="00F93EF5" w:rsidRPr="00A14CCB">
        <w:rPr>
          <w:rFonts w:ascii="Arial" w:hAnsi="Arial" w:cs="Arial"/>
          <w:color w:val="000000" w:themeColor="text1"/>
          <w:sz w:val="24"/>
          <w:szCs w:val="24"/>
          <w:lang w:val="en-GB"/>
        </w:rPr>
        <w:t>A</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suggest it could also permit mitochondrial nucleic acid leakage</w:t>
      </w:r>
      <w:r w:rsidRPr="00A14CCB">
        <w:rPr>
          <w:rFonts w:ascii="Arial" w:hAnsi="Arial" w:cs="Arial"/>
          <w:color w:val="000000" w:themeColor="text1"/>
          <w:sz w:val="24"/>
          <w:szCs w:val="24"/>
          <w:lang w:val="en-GB"/>
        </w:rPr>
        <w:t>, which we previously linked to SG assembly</w:t>
      </w:r>
      <w:r w:rsidR="00E772D3" w:rsidRPr="00A14CCB">
        <w:rPr>
          <w:rFonts w:ascii="Arial" w:hAnsi="Arial" w:cs="Arial"/>
          <w:color w:val="000000" w:themeColor="text1"/>
          <w:sz w:val="24"/>
          <w:szCs w:val="24"/>
          <w:lang w:val="en-GB"/>
        </w:rPr>
        <w:t xml:space="preserve"> and inflammation</w:t>
      </w:r>
      <w:r w:rsidR="001F12A5" w:rsidRPr="00A14CCB">
        <w:rPr>
          <w:rFonts w:ascii="Arial" w:hAnsi="Arial" w:cs="Arial"/>
          <w:color w:val="000000" w:themeColor="text1"/>
          <w:sz w:val="24"/>
          <w:szCs w:val="24"/>
          <w:lang w:val="en-GB"/>
        </w:rPr>
        <w:t xml:space="preserve"> (Figure</w:t>
      </w:r>
      <w:r w:rsidR="00F93EF5" w:rsidRPr="00A14CCB">
        <w:rPr>
          <w:rFonts w:ascii="Arial" w:hAnsi="Arial" w:cs="Arial"/>
          <w:color w:val="000000" w:themeColor="text1"/>
          <w:sz w:val="24"/>
          <w:szCs w:val="24"/>
          <w:lang w:val="en-GB"/>
        </w:rPr>
        <w:t xml:space="preserve"> </w:t>
      </w:r>
      <w:r w:rsidR="00802DDF" w:rsidRPr="00A14CCB">
        <w:rPr>
          <w:rFonts w:ascii="Arial" w:hAnsi="Arial" w:cs="Arial"/>
          <w:color w:val="000000" w:themeColor="text1"/>
          <w:sz w:val="24"/>
          <w:szCs w:val="24"/>
          <w:lang w:val="en-GB"/>
        </w:rPr>
        <w:t>4</w:t>
      </w:r>
      <w:r w:rsidR="00F93EF5" w:rsidRPr="00A14CCB">
        <w:rPr>
          <w:rFonts w:ascii="Arial" w:hAnsi="Arial" w:cs="Arial"/>
          <w:color w:val="000000" w:themeColor="text1"/>
          <w:sz w:val="24"/>
          <w:szCs w:val="24"/>
          <w:lang w:val="en-GB"/>
        </w:rPr>
        <w:t xml:space="preserve"> and </w:t>
      </w:r>
      <w:r w:rsidR="00802DDF" w:rsidRPr="00A14CCB">
        <w:rPr>
          <w:rFonts w:ascii="Arial" w:hAnsi="Arial" w:cs="Arial"/>
          <w:color w:val="000000" w:themeColor="text1"/>
          <w:sz w:val="24"/>
          <w:szCs w:val="24"/>
          <w:lang w:val="en-GB"/>
        </w:rPr>
        <w:t>6</w:t>
      </w:r>
      <w:r w:rsidR="001F12A5"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Consistent with this, GSEA revealed an apparent “inversion” relative to the basal state</w:t>
      </w:r>
      <w:r w:rsidR="001F12A5" w:rsidRPr="00A14CCB">
        <w:rPr>
          <w:rFonts w:ascii="Arial" w:hAnsi="Arial" w:cs="Arial"/>
          <w:color w:val="000000" w:themeColor="text1"/>
          <w:sz w:val="24"/>
          <w:szCs w:val="24"/>
          <w:lang w:val="en-GB"/>
        </w:rPr>
        <w:t xml:space="preserve"> (Figure </w:t>
      </w:r>
      <w:r w:rsidR="00802DDF" w:rsidRPr="00A14CCB">
        <w:rPr>
          <w:rFonts w:ascii="Arial" w:hAnsi="Arial" w:cs="Arial"/>
          <w:color w:val="000000" w:themeColor="text1"/>
          <w:sz w:val="24"/>
          <w:szCs w:val="24"/>
          <w:lang w:val="en-GB"/>
        </w:rPr>
        <w:t>7</w:t>
      </w:r>
      <w:r w:rsidR="001F12A5" w:rsidRPr="00A14CCB">
        <w:rPr>
          <w:rFonts w:ascii="Arial" w:hAnsi="Arial" w:cs="Arial"/>
          <w:color w:val="000000" w:themeColor="text1"/>
          <w:sz w:val="24"/>
          <w:szCs w:val="24"/>
          <w:lang w:val="en-GB"/>
        </w:rPr>
        <w:t>F)</w:t>
      </w:r>
      <w:r w:rsidR="00BC6CC6" w:rsidRPr="00A14CCB">
        <w:rPr>
          <w:rFonts w:ascii="Arial" w:hAnsi="Arial" w:cs="Arial"/>
          <w:color w:val="000000" w:themeColor="text1"/>
          <w:sz w:val="24"/>
          <w:szCs w:val="24"/>
          <w:lang w:val="en-GB"/>
        </w:rPr>
        <w:t>: tumo</w:t>
      </w:r>
      <w:r w:rsidR="00DC4B4F"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with higher SG scores showed reduced EMT (previously upregulated) and enhanced proliferation-associated program</w:t>
      </w:r>
      <w:ins w:id="327" w:author="Alexandre Miguel Kaizeler Guedes Da Silva Afonso" w:date="2026-09-02T14:19:00Z" w16du:dateUtc="2026-09-02T13:19:00Z">
        <w:r w:rsidR="00B64958">
          <w:rPr>
            <w:rFonts w:ascii="Arial" w:hAnsi="Arial" w:cs="Arial"/>
            <w:color w:val="000000" w:themeColor="text1"/>
            <w:sz w:val="24"/>
            <w:szCs w:val="24"/>
            <w:lang w:val="en-GB"/>
          </w:rPr>
          <w:t>me</w:t>
        </w:r>
      </w:ins>
      <w:r w:rsidR="00BC6CC6" w:rsidRPr="00A14CCB">
        <w:rPr>
          <w:rFonts w:ascii="Arial" w:hAnsi="Arial" w:cs="Arial"/>
          <w:color w:val="000000" w:themeColor="text1"/>
          <w:sz w:val="24"/>
          <w:szCs w:val="24"/>
          <w:lang w:val="en-GB"/>
        </w:rPr>
        <w:t>s (previously downregulated). However, increased interferon-α and -γ responses persisted, seemingly at odds with the idea that SGs suppress inflammation. One possibility is that we are not detecting a net anti-inflammatory effect but rather comparing tumo</w:t>
      </w:r>
      <w:r w:rsidR="00FA02E6" w:rsidRPr="00A14CCB">
        <w:rPr>
          <w:rFonts w:ascii="Arial" w:hAnsi="Arial" w:cs="Arial"/>
          <w:color w:val="000000" w:themeColor="text1"/>
          <w:sz w:val="24"/>
          <w:szCs w:val="24"/>
          <w:lang w:val="en-GB"/>
        </w:rPr>
        <w:t>u</w:t>
      </w:r>
      <w:r w:rsidR="00BC6CC6" w:rsidRPr="00A14CCB">
        <w:rPr>
          <w:rFonts w:ascii="Arial" w:hAnsi="Arial" w:cs="Arial"/>
          <w:color w:val="000000" w:themeColor="text1"/>
          <w:sz w:val="24"/>
          <w:szCs w:val="24"/>
          <w:lang w:val="en-GB"/>
        </w:rPr>
        <w:t>rs under stress</w:t>
      </w:r>
      <w:r w:rsidRPr="00A14CCB">
        <w:rPr>
          <w:rFonts w:ascii="Arial" w:hAnsi="Arial" w:cs="Arial"/>
          <w:color w:val="000000" w:themeColor="text1"/>
          <w:sz w:val="24"/>
          <w:szCs w:val="24"/>
          <w:lang w:val="en-GB"/>
        </w:rPr>
        <w:t xml:space="preserve"> </w:t>
      </w:r>
      <w:r w:rsidR="00033D17" w:rsidRPr="00A14CCB">
        <w:rPr>
          <w:rFonts w:ascii="Arial" w:hAnsi="Arial" w:cs="Arial"/>
          <w:color w:val="000000" w:themeColor="text1"/>
          <w:sz w:val="24"/>
          <w:szCs w:val="24"/>
          <w:lang w:val="en-GB"/>
        </w:rPr>
        <w:t xml:space="preserve">with </w:t>
      </w:r>
      <w:r w:rsidRPr="00A14CCB">
        <w:rPr>
          <w:rFonts w:ascii="Arial" w:hAnsi="Arial" w:cs="Arial"/>
          <w:color w:val="000000" w:themeColor="text1"/>
          <w:sz w:val="24"/>
          <w:szCs w:val="24"/>
          <w:lang w:val="en-GB"/>
        </w:rPr>
        <w:t>tumo</w:t>
      </w:r>
      <w:r w:rsidR="00FA02E6" w:rsidRPr="00A14CCB">
        <w:rPr>
          <w:rFonts w:ascii="Arial" w:hAnsi="Arial" w:cs="Arial"/>
          <w:color w:val="000000" w:themeColor="text1"/>
          <w:sz w:val="24"/>
          <w:szCs w:val="24"/>
          <w:lang w:val="en-GB"/>
        </w:rPr>
        <w:t>u</w:t>
      </w:r>
      <w:r w:rsidRPr="00A14CCB">
        <w:rPr>
          <w:rFonts w:ascii="Arial" w:hAnsi="Arial" w:cs="Arial"/>
          <w:color w:val="000000" w:themeColor="text1"/>
          <w:sz w:val="24"/>
          <w:szCs w:val="24"/>
          <w:lang w:val="en-GB"/>
        </w:rPr>
        <w:t>rs under lesser amounts of stress. In this comparison</w:t>
      </w:r>
      <w:r w:rsidR="00033D17" w:rsidRPr="00A14CCB">
        <w:rPr>
          <w:rFonts w:ascii="Arial" w:hAnsi="Arial" w:cs="Arial"/>
          <w:color w:val="000000" w:themeColor="text1"/>
          <w:sz w:val="24"/>
          <w:szCs w:val="24"/>
          <w:lang w:val="en-GB"/>
        </w:rPr>
        <w:t>,</w:t>
      </w:r>
      <w:r w:rsidR="00BC6CC6" w:rsidRPr="00A14CCB">
        <w:rPr>
          <w:rFonts w:ascii="Arial" w:hAnsi="Arial" w:cs="Arial"/>
          <w:color w:val="000000" w:themeColor="text1"/>
          <w:sz w:val="24"/>
          <w:szCs w:val="24"/>
          <w:lang w:val="en-GB"/>
        </w:rPr>
        <w:t xml:space="preserve"> SGs </w:t>
      </w:r>
      <w:r w:rsidRPr="00A14CCB">
        <w:rPr>
          <w:rFonts w:ascii="Arial" w:hAnsi="Arial" w:cs="Arial"/>
          <w:color w:val="000000" w:themeColor="text1"/>
          <w:sz w:val="24"/>
          <w:szCs w:val="24"/>
          <w:lang w:val="en-GB"/>
        </w:rPr>
        <w:t xml:space="preserve">may </w:t>
      </w:r>
      <w:r w:rsidR="00BC6CC6" w:rsidRPr="00A14CCB">
        <w:rPr>
          <w:rFonts w:ascii="Arial" w:hAnsi="Arial" w:cs="Arial"/>
          <w:color w:val="000000" w:themeColor="text1"/>
          <w:sz w:val="24"/>
          <w:szCs w:val="24"/>
          <w:lang w:val="en-GB"/>
        </w:rPr>
        <w:t>mitigate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but not eliminate</w:t>
      </w:r>
      <w:r w:rsidRPr="00A14CCB">
        <w:rPr>
          <w:rFonts w:ascii="Arial" w:hAnsi="Arial" w:cs="Arial"/>
          <w:color w:val="000000" w:themeColor="text1"/>
          <w:sz w:val="24"/>
          <w:szCs w:val="24"/>
          <w:lang w:val="en-GB"/>
        </w:rPr>
        <w:t xml:space="preserve">, </w:t>
      </w:r>
      <w:r w:rsidR="00BC6CC6" w:rsidRPr="00A14CCB">
        <w:rPr>
          <w:rFonts w:ascii="Arial" w:hAnsi="Arial" w:cs="Arial"/>
          <w:color w:val="000000" w:themeColor="text1"/>
          <w:sz w:val="24"/>
          <w:szCs w:val="24"/>
          <w:lang w:val="en-GB"/>
        </w:rPr>
        <w:t>stress-induced inflammation.</w:t>
      </w:r>
      <w:r w:rsidR="000833BA" w:rsidRPr="00A14CCB">
        <w:rPr>
          <w:rFonts w:ascii="Arial" w:hAnsi="Arial" w:cs="Arial"/>
          <w:color w:val="000000" w:themeColor="text1"/>
          <w:sz w:val="24"/>
          <w:szCs w:val="24"/>
          <w:lang w:val="en-GB"/>
        </w:rPr>
        <w:t xml:space="preserve"> </w:t>
      </w:r>
    </w:p>
    <w:p w14:paraId="6C605333" w14:textId="77777777" w:rsidR="00FA02E6" w:rsidRPr="00A14CCB" w:rsidRDefault="00FA02E6" w:rsidP="00FA02E6">
      <w:pPr>
        <w:jc w:val="both"/>
        <w:rPr>
          <w:rFonts w:ascii="Arial" w:hAnsi="Arial" w:cs="Arial"/>
          <w:sz w:val="20"/>
          <w:szCs w:val="20"/>
          <w:lang w:val="en-GB"/>
        </w:rPr>
      </w:pPr>
    </w:p>
    <w:p w14:paraId="4664AE5C" w14:textId="77777777" w:rsidR="00FA02E6" w:rsidRPr="00A14CCB" w:rsidRDefault="00FA02E6" w:rsidP="00FA02E6">
      <w:pPr>
        <w:rPr>
          <w:rFonts w:ascii="Arial" w:hAnsi="Arial" w:cs="Arial"/>
          <w:sz w:val="24"/>
          <w:szCs w:val="24"/>
          <w:lang w:val="en-GB"/>
        </w:rPr>
      </w:pPr>
      <w:r w:rsidRPr="00A14CCB">
        <w:rPr>
          <w:rFonts w:ascii="Arial" w:hAnsi="Arial" w:cs="Arial"/>
          <w:b/>
          <w:bCs/>
          <w:noProof/>
          <w:sz w:val="20"/>
          <w:szCs w:val="20"/>
          <w:lang w:val="en-GB"/>
        </w:rPr>
        <w:lastRenderedPageBreak/>
        <w:drawing>
          <wp:inline distT="0" distB="0" distL="0" distR="0" wp14:anchorId="51174C6E" wp14:editId="05DBE8AA">
            <wp:extent cx="5943600" cy="7497445"/>
            <wp:effectExtent l="0" t="0" r="0" b="8255"/>
            <wp:docPr id="20573388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2746" name="Imagem 1164742746"/>
                    <pic:cNvPicPr/>
                  </pic:nvPicPr>
                  <pic:blipFill>
                    <a:blip r:embed="rId57">
                      <a:extLst>
                        <a:ext uri="{28A0092B-C50C-407E-A947-70E740481C1C}">
                          <a14:useLocalDpi xmlns:a14="http://schemas.microsoft.com/office/drawing/2010/main" val="0"/>
                        </a:ext>
                      </a:extLst>
                    </a:blip>
                    <a:stretch>
                      <a:fillRect/>
                    </a:stretch>
                  </pic:blipFill>
                  <pic:spPr>
                    <a:xfrm>
                      <a:off x="0" y="0"/>
                      <a:ext cx="5943600" cy="7497445"/>
                    </a:xfrm>
                    <a:prstGeom prst="rect">
                      <a:avLst/>
                    </a:prstGeom>
                  </pic:spPr>
                </pic:pic>
              </a:graphicData>
            </a:graphic>
          </wp:inline>
        </w:drawing>
      </w:r>
    </w:p>
    <w:p w14:paraId="456394C6" w14:textId="45819D85" w:rsidR="00FA02E6" w:rsidRPr="00A14CCB" w:rsidRDefault="00FA02E6" w:rsidP="00BC6CC6">
      <w:pPr>
        <w:jc w:val="both"/>
        <w:rPr>
          <w:rFonts w:ascii="Arial" w:hAnsi="Arial" w:cs="Arial"/>
          <w:sz w:val="20"/>
          <w:szCs w:val="20"/>
          <w:lang w:val="en-GB"/>
        </w:rPr>
      </w:pPr>
      <w:r w:rsidRPr="00A14CCB">
        <w:rPr>
          <w:rFonts w:ascii="Arial" w:hAnsi="Arial" w:cs="Arial"/>
          <w:b/>
          <w:bCs/>
          <w:sz w:val="20"/>
          <w:szCs w:val="20"/>
          <w:lang w:val="en-GB"/>
        </w:rPr>
        <w:t xml:space="preserve">Figure 7. Development and validation of SG Score and its prognostic potential in GDC-TCGA datasets. </w:t>
      </w:r>
      <w:r w:rsidRPr="00A14CCB">
        <w:rPr>
          <w:rFonts w:ascii="Arial" w:hAnsi="Arial" w:cs="Arial"/>
          <w:sz w:val="20"/>
          <w:szCs w:val="20"/>
          <w:lang w:val="en-GB"/>
        </w:rPr>
        <w:t>(A/B)</w:t>
      </w:r>
      <w:r w:rsidRPr="00A14CCB">
        <w:rPr>
          <w:rFonts w:ascii="Arial" w:hAnsi="Arial" w:cs="Arial"/>
          <w:b/>
          <w:bCs/>
          <w:sz w:val="20"/>
          <w:szCs w:val="20"/>
          <w:lang w:val="en-GB"/>
        </w:rPr>
        <w:t xml:space="preserve"> </w:t>
      </w:r>
      <w:r w:rsidRPr="00A14CCB">
        <w:rPr>
          <w:rFonts w:ascii="Arial" w:hAnsi="Arial" w:cs="Arial"/>
          <w:sz w:val="20"/>
          <w:szCs w:val="20"/>
          <w:lang w:val="en-GB"/>
        </w:rPr>
        <w:t xml:space="preserve">Violin plots of SG signature scores, calculated through a ranking metric (see Methods), in cells without and with SGs. WC samples are coloured in accordance </w:t>
      </w:r>
      <w:del w:id="328" w:author="Alexandre Miguel Kaizeler Guedes Da Silva Afonso" w:date="2026-09-02T14:20:00Z" w16du:dateUtc="2026-09-02T13:20:00Z">
        <w:r w:rsidRPr="00A14CCB" w:rsidDel="00970BDB">
          <w:rPr>
            <w:rFonts w:ascii="Arial" w:hAnsi="Arial" w:cs="Arial"/>
            <w:sz w:val="20"/>
            <w:szCs w:val="20"/>
            <w:lang w:val="en-GB"/>
          </w:rPr>
          <w:delText xml:space="preserve">to </w:delText>
        </w:r>
      </w:del>
      <w:ins w:id="329" w:author="Alexandre Miguel Kaizeler Guedes Da Silva Afonso" w:date="2026-09-02T14:20:00Z" w16du:dateUtc="2026-09-02T13:20:00Z">
        <w:r w:rsidR="00970BDB">
          <w:rPr>
            <w:rFonts w:ascii="Arial" w:hAnsi="Arial" w:cs="Arial"/>
            <w:sz w:val="20"/>
            <w:szCs w:val="20"/>
            <w:lang w:val="en-GB"/>
          </w:rPr>
          <w:t>with</w:t>
        </w:r>
        <w:r w:rsidR="00970BDB" w:rsidRPr="00A14CCB">
          <w:rPr>
            <w:rFonts w:ascii="Arial" w:hAnsi="Arial" w:cs="Arial"/>
            <w:sz w:val="20"/>
            <w:szCs w:val="20"/>
            <w:lang w:val="en-GB"/>
          </w:rPr>
          <w:t xml:space="preserve"> </w:t>
        </w:r>
      </w:ins>
      <w:r w:rsidRPr="00A14CCB">
        <w:rPr>
          <w:rFonts w:ascii="Arial" w:hAnsi="Arial" w:cs="Arial"/>
          <w:sz w:val="20"/>
          <w:szCs w:val="20"/>
          <w:lang w:val="en-GB"/>
        </w:rPr>
        <w:t>stress</w:t>
      </w:r>
      <w:ins w:id="330" w:author="Alexandre Miguel Kaizeler Guedes Da Silva Afonso" w:date="2026-09-02T14:20:00Z" w16du:dateUtc="2026-09-02T13:20:00Z">
        <w:r w:rsidR="00970BDB">
          <w:rPr>
            <w:rFonts w:ascii="Arial" w:hAnsi="Arial" w:cs="Arial"/>
            <w:sz w:val="20"/>
            <w:szCs w:val="20"/>
            <w:lang w:val="en-GB"/>
          </w:rPr>
          <w:t>-</w:t>
        </w:r>
      </w:ins>
      <w:del w:id="331" w:author="Alexandre Miguel Kaizeler Guedes Da Silva Afonso" w:date="2026-09-02T14:20:00Z" w16du:dateUtc="2026-09-02T13:20:00Z">
        <w:r w:rsidRPr="00A14CCB" w:rsidDel="00970BDB">
          <w:rPr>
            <w:rFonts w:ascii="Arial" w:hAnsi="Arial" w:cs="Arial"/>
            <w:sz w:val="20"/>
            <w:szCs w:val="20"/>
            <w:lang w:val="en-GB"/>
          </w:rPr>
          <w:delText xml:space="preserve"> </w:delText>
        </w:r>
      </w:del>
      <w:r w:rsidRPr="00A14CCB">
        <w:rPr>
          <w:rFonts w:ascii="Arial" w:hAnsi="Arial" w:cs="Arial"/>
          <w:sz w:val="20"/>
          <w:szCs w:val="20"/>
          <w:lang w:val="en-GB"/>
        </w:rPr>
        <w:t xml:space="preserve">type stimuli. The discovery </w:t>
      </w:r>
      <w:r w:rsidRPr="00A14CCB">
        <w:rPr>
          <w:rFonts w:ascii="Arial" w:hAnsi="Arial" w:cs="Arial"/>
          <w:sz w:val="20"/>
          <w:szCs w:val="20"/>
          <w:lang w:val="en-GB"/>
        </w:rPr>
        <w:lastRenderedPageBreak/>
        <w:t>dataset (A) refers to Matheny 2019 and Matheny 2021</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{"citationID":"NMpN4na1","properties":{"formattedCitation":"(41, 43)","plainCitation":"(41, 43)","noteIndex":0},"citationItems":[{"id":"7QlDGlPw/8f8ZloUy","uris":["http://zotero.org/users/local/1p9EH8ax/items/ARLW3CQN"],"itemData":{"id":"gja5CAjW/zcFzcvRK","type":"article-journal","container-title":"Molecular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S."},{"family":"Parker","given":"Roy"}],"issued":{"date-parts":[["2019",12,1]]}}},{"id":"7QlDGlPw/vZJtCPF5","uris":["http://zotero.org/users/local/1p9EH8ax/items/JRJEKK4Q"],"itemData":{"id":"gja5CAjW/nNhhOFIi","type":"article-journal","abstract":"Stress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(41, 43)</w:t>
      </w:r>
      <w:r w:rsidRPr="00A14CCB">
        <w:rPr>
          <w:rFonts w:ascii="Arial" w:hAnsi="Arial" w:cs="Arial"/>
          <w:sz w:val="20"/>
          <w:szCs w:val="20"/>
          <w:lang w:val="en-GB"/>
        </w:rPr>
        <w:fldChar w:fldCharType="end"/>
      </w:r>
      <w:r w:rsidRPr="00A14CCB">
        <w:rPr>
          <w:rFonts w:ascii="Arial" w:hAnsi="Arial" w:cs="Arial"/>
          <w:sz w:val="20"/>
          <w:szCs w:val="20"/>
          <w:lang w:val="en-GB"/>
        </w:rPr>
        <w:t xml:space="preserve">, whereas </w:t>
      </w:r>
      <w:del w:id="332" w:author="Alexandre Miguel Kaizeler Guedes Da Silva Afonso" w:date="2026-09-02T14:20:00Z" w16du:dateUtc="2026-09-02T13:20:00Z">
        <w:r w:rsidRPr="00A14CCB" w:rsidDel="00970BDB">
          <w:rPr>
            <w:rFonts w:ascii="Arial" w:hAnsi="Arial" w:cs="Arial"/>
            <w:sz w:val="20"/>
            <w:szCs w:val="20"/>
            <w:lang w:val="en-GB"/>
          </w:rPr>
          <w:delText xml:space="preserve">as </w:delText>
        </w:r>
      </w:del>
      <w:r w:rsidRPr="00A14CCB">
        <w:rPr>
          <w:rFonts w:ascii="Arial" w:hAnsi="Arial" w:cs="Arial"/>
          <w:sz w:val="20"/>
          <w:szCs w:val="20"/>
          <w:lang w:val="en-GB"/>
        </w:rPr>
        <w:t>the validation dataset (B) refers to Paget 2024</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BPMP7yob","properties":{"formattedCitation":"(7)","plainCitation":"(7)","noteIndex":0},"citationItems":[{"id":"7QlDGlPw/whmaCuBT","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(7)</w:t>
      </w:r>
      <w:r w:rsidRPr="00A14CCB">
        <w:rPr>
          <w:rFonts w:ascii="Arial" w:hAnsi="Arial" w:cs="Arial"/>
          <w:sz w:val="20"/>
          <w:szCs w:val="20"/>
          <w:lang w:val="en-GB"/>
        </w:rPr>
        <w:fldChar w:fldCharType="end"/>
      </w:r>
      <w:r w:rsidRPr="00A14CCB">
        <w:rPr>
          <w:rFonts w:ascii="Arial" w:hAnsi="Arial" w:cs="Arial"/>
          <w:sz w:val="20"/>
          <w:szCs w:val="20"/>
          <w:lang w:val="en-GB"/>
        </w:rPr>
        <w:t xml:space="preserve">. Effect Size (Cohen’s d) and corresponding statistical significance, given by Welch’s t-test (p-value) are shown above </w:t>
      </w:r>
      <w:ins w:id="333" w:author="Alexandre Miguel Kaizeler Guedes Da Silva Afonso" w:date="2026-09-02T14:20:00Z" w16du:dateUtc="2026-09-02T13:20:00Z">
        <w:r w:rsidR="00970BDB">
          <w:rPr>
            <w:rFonts w:ascii="Arial" w:hAnsi="Arial" w:cs="Arial"/>
            <w:sz w:val="20"/>
            <w:szCs w:val="20"/>
            <w:lang w:val="en-GB"/>
          </w:rPr>
          <w:t xml:space="preserve">the </w:t>
        </w:r>
      </w:ins>
      <w:r w:rsidRPr="00A14CCB">
        <w:rPr>
          <w:rFonts w:ascii="Arial" w:hAnsi="Arial" w:cs="Arial"/>
          <w:sz w:val="20"/>
          <w:szCs w:val="20"/>
          <w:lang w:val="en-GB"/>
        </w:rPr>
        <w:t>plots. (C)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ACC and MESO tumour samples, and remaining GDC-TCGA tumour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{"citationID":"oiX3hvkE","properties":{"formattedCitation":"(59,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xml:space="preserve">, corrected for dataset of origin; genes as circles; most differentially expressed genes are coloured red (if upregulated, log2FC&gt;1.5 with B-Statistic&gt;300) or blue (if downregulated, log2FC&lt; -1.75 with B-Statistic&gt;300); (D) </w:t>
      </w:r>
      <w:r w:rsidRPr="00A14CCB">
        <w:rPr>
          <w:rFonts w:ascii="Arial" w:hAnsi="Arial" w:cs="Arial"/>
          <w:color w:val="000000" w:themeColor="text1"/>
          <w:sz w:val="20"/>
          <w:szCs w:val="20"/>
          <w:lang w:val="en-GB"/>
        </w:rPr>
        <w:t xml:space="preserve"> GSEA NES of Hallmark gene sets, </w:t>
      </w:r>
      <w:r w:rsidRPr="00A14CCB">
        <w:rPr>
          <w:rFonts w:ascii="Arial" w:hAnsi="Arial" w:cs="Arial"/>
          <w:sz w:val="20"/>
          <w:szCs w:val="20"/>
          <w:lang w:val="en-GB"/>
        </w:rPr>
        <w:t>with genes ranked by t-statistics of DGE</w:t>
      </w:r>
      <w:r w:rsidRPr="00A14CCB">
        <w:rPr>
          <w:rFonts w:ascii="Arial" w:hAnsi="Arial" w:cs="Arial"/>
          <w:color w:val="000000" w:themeColor="text1"/>
          <w:sz w:val="20"/>
          <w:szCs w:val="20"/>
          <w:lang w:val="en-GB"/>
        </w:rPr>
        <w:t>, between</w:t>
      </w:r>
      <w:r w:rsidRPr="00A14CCB">
        <w:rPr>
          <w:rFonts w:ascii="Arial" w:hAnsi="Arial" w:cs="Arial"/>
          <w:sz w:val="20"/>
          <w:szCs w:val="20"/>
          <w:lang w:val="en-GB"/>
        </w:rPr>
        <w:t xml:space="preserve"> ACC and MESO tumour samples, and remaining GDC-TCGA cohorts</w:t>
      </w:r>
      <w:r w:rsidRPr="00A14CCB">
        <w:rPr>
          <w:rFonts w:ascii="Arial" w:hAnsi="Arial" w:cs="Arial"/>
          <w:sz w:val="20"/>
          <w:szCs w:val="20"/>
          <w:lang w:val="en-GB"/>
        </w:rPr>
        <w:fldChar w:fldCharType="begin"/>
      </w:r>
      <w:r w:rsidR="00300753" w:rsidRPr="00A14CCB">
        <w:rPr>
          <w:rFonts w:ascii="Arial" w:hAnsi="Arial" w:cs="Arial"/>
          <w:sz w:val="20"/>
          <w:szCs w:val="20"/>
          <w:lang w:val="en-GB"/>
        </w:rPr>
        <w:instrText xml:space="preserve"> ADDIN ZOTERO_ITEM CSL_CITATION {"citationID":"eNTxEnkn","properties":{"formattedCitation":"(59,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A14CCB">
        <w:rPr>
          <w:rFonts w:ascii="Arial" w:hAnsi="Arial" w:cs="Arial"/>
          <w:sz w:val="20"/>
          <w:szCs w:val="20"/>
          <w:lang w:val="en-GB"/>
        </w:rPr>
        <w:fldChar w:fldCharType="separate"/>
      </w:r>
      <w:r w:rsidR="0097304F" w:rsidRPr="005379E1">
        <w:rPr>
          <w:rFonts w:ascii="Arial" w:hAnsi="Arial" w:cs="Arial"/>
          <w:sz w:val="20"/>
          <w:lang w:val="en-GB"/>
        </w:rPr>
        <w:t>(59, 60)</w:t>
      </w:r>
      <w:r w:rsidRPr="00A14CCB">
        <w:rPr>
          <w:rFonts w:ascii="Arial" w:hAnsi="Arial" w:cs="Arial"/>
          <w:sz w:val="20"/>
          <w:szCs w:val="20"/>
          <w:lang w:val="en-GB"/>
        </w:rPr>
        <w:fldChar w:fldCharType="end"/>
      </w:r>
      <w:r w:rsidRPr="00A14CCB">
        <w:rPr>
          <w:rFonts w:ascii="Arial" w:hAnsi="Arial" w:cs="Arial"/>
          <w:sz w:val="20"/>
          <w:szCs w:val="20"/>
          <w:lang w:val="en-GB"/>
        </w:rPr>
        <w:t>, corrected for dataset of origin; (E) Volcano plot of DGE (X-Axis – Log</w:t>
      </w:r>
      <w:r w:rsidRPr="00A14CCB">
        <w:rPr>
          <w:rFonts w:ascii="Arial" w:hAnsi="Arial" w:cs="Arial"/>
          <w:sz w:val="20"/>
          <w:szCs w:val="20"/>
          <w:vertAlign w:val="subscript"/>
          <w:lang w:val="en-GB"/>
        </w:rPr>
        <w:t>2</w:t>
      </w:r>
      <w:r w:rsidRPr="00A14CCB">
        <w:rPr>
          <w:rFonts w:ascii="Arial" w:hAnsi="Arial" w:cs="Arial"/>
          <w:sz w:val="20"/>
          <w:szCs w:val="20"/>
          <w:lang w:val="en-GB"/>
        </w:rPr>
        <w:t xml:space="preserve"> Fold-Change; Y-Axis – B-Statistic) between top 25% and bottom 25% of SG-Score tumour samples in ACC and MESO, corrected for dataset of origin; genes as circles; most differentially expressed genes are coloured red (if upregulated, log2FC&gt;1 with B-Statistic&gt;0) or blue (if downregulated, log2FC&lt; -1.5 with B-Statistic&gt;0); (F) </w:t>
      </w:r>
      <w:r w:rsidRPr="00A14CCB">
        <w:rPr>
          <w:rFonts w:ascii="Arial" w:hAnsi="Arial" w:cs="Arial"/>
          <w:color w:val="000000" w:themeColor="text1"/>
          <w:sz w:val="20"/>
          <w:szCs w:val="20"/>
          <w:lang w:val="en-GB"/>
        </w:rPr>
        <w:t xml:space="preserve"> GSEA NES of Hallmark gene sets, with genes ranked by t-statistics of differential expression, </w:t>
      </w:r>
      <w:r w:rsidRPr="00A14CCB">
        <w:rPr>
          <w:rFonts w:ascii="Arial" w:hAnsi="Arial" w:cs="Arial"/>
          <w:sz w:val="20"/>
          <w:szCs w:val="20"/>
          <w:lang w:val="en-GB"/>
        </w:rPr>
        <w:t>between top 25% and bottom 25% of SG-Score tumour samples in ACC, and MESO, corrected for dataset of origin.</w:t>
      </w:r>
    </w:p>
    <w:p w14:paraId="28C924F9" w14:textId="0286789B" w:rsidR="00315146" w:rsidRPr="00C047AC" w:rsidRDefault="00315146" w:rsidP="00533F41">
      <w:pPr>
        <w:pStyle w:val="Ttulo1"/>
        <w:rPr>
          <w:lang w:val="en-GB"/>
        </w:rPr>
      </w:pPr>
      <w:r w:rsidRPr="00C047AC">
        <w:rPr>
          <w:lang w:val="en-GB"/>
        </w:rPr>
        <w:t>Discussion</w:t>
      </w:r>
    </w:p>
    <w:p w14:paraId="367A13C3" w14:textId="7AE39332" w:rsidR="00FB2B32" w:rsidRPr="005379E1" w:rsidRDefault="00234033" w:rsidP="00533F41">
      <w:pPr>
        <w:jc w:val="both"/>
        <w:rPr>
          <w:rFonts w:ascii="Arial" w:hAnsi="Arial" w:cs="Arial"/>
          <w:color w:val="FF0000"/>
          <w:sz w:val="24"/>
          <w:szCs w:val="24"/>
          <w:lang w:val="en-GB"/>
        </w:rPr>
      </w:pPr>
      <w:r w:rsidRPr="005379E1">
        <w:rPr>
          <w:rFonts w:ascii="Arial" w:hAnsi="Arial" w:cs="Arial"/>
          <w:sz w:val="24"/>
          <w:szCs w:val="24"/>
          <w:lang w:val="en-GB"/>
        </w:rPr>
        <w:t>SGs have long been purpo</w:t>
      </w:r>
      <w:r w:rsidR="00B14563" w:rsidRPr="005379E1">
        <w:rPr>
          <w:rFonts w:ascii="Arial" w:hAnsi="Arial" w:cs="Arial"/>
          <w:sz w:val="24"/>
          <w:szCs w:val="24"/>
          <w:lang w:val="en-GB"/>
        </w:rPr>
        <w:t>r</w:t>
      </w:r>
      <w:r w:rsidRPr="005379E1">
        <w:rPr>
          <w:rFonts w:ascii="Arial" w:hAnsi="Arial" w:cs="Arial"/>
          <w:sz w:val="24"/>
          <w:szCs w:val="24"/>
          <w:lang w:val="en-GB"/>
        </w:rPr>
        <w:t>ted to fine-tune the stress response by selectively sequestering specific proteins and transcripts, thereby protecting cells from stress-induced damage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cvSnryRL","properties":{"formattedCitation":"(12\\uc0\\u8211{}15)","plainCitation":"(12–15)","noteIndex":0},"citationItems":[{"id":"7QlDGlPw/arsn2ApG","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7QlDGlPw/vVG9DIln","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J."},{"family":"Kanneganti","given":"Thirumala-Devi"}],"issued":{"date-parts":[["2019",9,26]]}}},{"id":"7QlDGlPw/XVYM2PBS","uris":["http://zotero.org/users/local/1p9EH8ax/items/BKDK22WH"],"itemData":{"id":"5yQ4qFIg/nIt413Od","type":"article-journal","container-title":"EMBO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sequestration of PAI</w:instrText>
      </w:r>
      <w:r w:rsidR="00300753" w:rsidRPr="005379E1">
        <w:rPr>
          <w:rFonts w:ascii="Cambria Math" w:hAnsi="Cambria Math" w:cs="Cambria Math"/>
          <w:sz w:val="24"/>
          <w:szCs w:val="24"/>
          <w:lang w:val="en-GB"/>
        </w:rPr>
        <w:instrText>‐</w:instrText>
      </w:r>
      <w:r w:rsidR="00300753" w:rsidRPr="005379E1">
        <w:rPr>
          <w:rFonts w:ascii="Arial" w:hAnsi="Arial" w:cs="Arial"/>
          <w:sz w:val="24"/>
          <w:szCs w:val="24"/>
          <w:lang w:val="en-GB"/>
        </w:rPr>
        <w:instrText xml:space="preserve">1","volume":"19","author":[{"family":"Omer","given":"Amr"},{"family":"Patel","given":"Devang"},{"family":"Lian","given":"Xian Jin"},{"family":"Sadek","given":"Jason"},{"family":"Di Marco","given":"Sergio"},{"family":"Pause","given":"Arnim"},{"family":"Gorospe","given":"Myriam"},{"family":"Gallouzi","given":"Imed Eddine"}],"issued":{"date-parts":[["2018",5]]}}},{"id":"7QlDGlPw/WRJYnoGZ","uris":["http://zotero.org/users/local/1p9EH8ax/items/4ADM9SAW"],"itemData":{"id":"5yQ4qFIg/HwkMi0Al","type":"article-journal","abstract":"Abstract\n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kern w:val="0"/>
          <w:sz w:val="24"/>
        </w:rPr>
        <w:t>(12–15)</w:t>
      </w:r>
      <w:r w:rsidR="0044632E" w:rsidRPr="005379E1">
        <w:rPr>
          <w:rFonts w:ascii="Arial" w:hAnsi="Arial" w:cs="Arial"/>
          <w:sz w:val="24"/>
          <w:szCs w:val="24"/>
          <w:lang w:val="en-GB"/>
        </w:rPr>
        <w:fldChar w:fldCharType="end"/>
      </w:r>
      <w:r w:rsidR="00FB2B32" w:rsidRPr="005379E1">
        <w:rPr>
          <w:rFonts w:ascii="Arial" w:hAnsi="Arial" w:cs="Arial"/>
          <w:sz w:val="24"/>
          <w:szCs w:val="24"/>
          <w:lang w:val="en-GB"/>
        </w:rPr>
        <w:t xml:space="preserve">. </w:t>
      </w:r>
      <w:r w:rsidRPr="005379E1">
        <w:rPr>
          <w:rFonts w:ascii="Arial" w:hAnsi="Arial" w:cs="Arial"/>
          <w:sz w:val="24"/>
          <w:szCs w:val="24"/>
          <w:lang w:val="en-GB"/>
        </w:rPr>
        <w:t>Because cancer cells experience elevated stress, SGs have been proposed as contributors to tumour aggressiveness and therapeutic resistance</w:t>
      </w:r>
      <w:r w:rsidR="0044632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{"citationID":"pMbYZWGM","properties":{"unsorted":false,"formattedCitation":"(27,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44632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44632E" w:rsidRPr="005379E1">
        <w:rPr>
          <w:rFonts w:ascii="Arial" w:hAnsi="Arial" w:cs="Arial"/>
          <w:sz w:val="24"/>
          <w:szCs w:val="24"/>
          <w:lang w:val="en-GB"/>
        </w:rPr>
        <w:fldChar w:fldCharType="end"/>
      </w:r>
      <w:r w:rsidR="00317A77" w:rsidRPr="005379E1">
        <w:rPr>
          <w:rFonts w:ascii="Arial" w:hAnsi="Arial" w:cs="Arial"/>
          <w:sz w:val="24"/>
          <w:szCs w:val="24"/>
          <w:lang w:val="en-GB"/>
        </w:rPr>
        <w:t>.</w:t>
      </w:r>
      <w:r w:rsidRPr="005379E1">
        <w:rPr>
          <w:rFonts w:ascii="Arial" w:hAnsi="Arial" w:cs="Arial"/>
          <w:sz w:val="24"/>
          <w:szCs w:val="24"/>
          <w:lang w:val="en-GB"/>
        </w:rPr>
        <w:t xml:space="preserve"> However, purified SG transcriptomes reported to date vary substantially across studies (Figure 1B), motivating our meta-analysis of published human SG transcriptomes.</w:t>
      </w:r>
      <w:r w:rsidR="0093080E" w:rsidRPr="005379E1">
        <w:rPr>
          <w:rFonts w:ascii="Arial" w:hAnsi="Arial" w:cs="Arial"/>
          <w:sz w:val="24"/>
          <w:szCs w:val="24"/>
          <w:lang w:val="en-GB"/>
        </w:rPr>
        <w:t xml:space="preserve"> </w:t>
      </w:r>
    </w:p>
    <w:p w14:paraId="097CBE10" w14:textId="0477EBF6" w:rsidR="00FB2B32"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Transcriptomes isolated by DC consistently contained longer RNAs than those obtained by other methods, even using the same cells and stressors (Figure 1B).</w:t>
      </w:r>
      <w:r w:rsidRPr="005379E1">
        <w:rPr>
          <w:rFonts w:ascii="Arial" w:hAnsi="Arial" w:cs="Arial"/>
          <w:color w:val="FF0000"/>
          <w:sz w:val="24"/>
          <w:szCs w:val="24"/>
          <w:lang w:val="en-GB"/>
        </w:rPr>
        <w:t xml:space="preserve"> </w:t>
      </w:r>
      <w:r w:rsidRPr="005379E1">
        <w:rPr>
          <w:rFonts w:ascii="Arial" w:hAnsi="Arial" w:cs="Arial"/>
          <w:i/>
          <w:iCs/>
          <w:sz w:val="24"/>
          <w:szCs w:val="24"/>
          <w:lang w:val="en-GB"/>
        </w:rPr>
        <w:t>In silico</w:t>
      </w:r>
      <w:r w:rsidRPr="005379E1">
        <w:rPr>
          <w:rFonts w:ascii="Arial" w:hAnsi="Arial" w:cs="Arial"/>
          <w:sz w:val="24"/>
          <w:szCs w:val="24"/>
          <w:lang w:val="en-GB"/>
        </w:rPr>
        <w:t xml:space="preserve"> simulations of SG isolation, using empirical sedimentation values derived from yeast</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{"citationID":"42eTxMkf","properties":{"formattedCitation":"(33)","plainCitation":"(33)","noteIndex":0},"citationItems":[{"id":"7QlDGlPw/Ue3q6JCf","uris":["http://zotero.org/users/local/1p9EH8ax/items/76HJKWHJ"],"itemData":{"id":129,"type":"article","abstract":"Abstract\n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(33)</w:t>
      </w:r>
      <w:r w:rsidR="007042F5" w:rsidRPr="005379E1">
        <w:rPr>
          <w:rFonts w:ascii="Arial" w:hAnsi="Arial" w:cs="Arial"/>
          <w:sz w:val="24"/>
          <w:szCs w:val="24"/>
          <w:lang w:val="en-GB"/>
        </w:rPr>
        <w:fldChar w:fldCharType="end"/>
      </w:r>
      <w:r w:rsidR="00A55C20" w:rsidRPr="005379E1">
        <w:rPr>
          <w:rFonts w:ascii="Arial" w:hAnsi="Arial" w:cs="Arial"/>
          <w:sz w:val="24"/>
          <w:szCs w:val="24"/>
          <w:lang w:val="en-GB"/>
        </w:rPr>
        <w:t>,</w:t>
      </w:r>
      <w:r w:rsidRPr="005379E1">
        <w:rPr>
          <w:rFonts w:ascii="Arial" w:hAnsi="Arial" w:cs="Arial"/>
          <w:sz w:val="24"/>
          <w:szCs w:val="24"/>
          <w:lang w:val="en-GB"/>
        </w:rPr>
        <w:t xml:space="preserve"> reproduced this length bias (Figures 2D, 3B), supporting a technical origin</w:t>
      </w:r>
      <w:r w:rsidR="00C15FD6" w:rsidRPr="005379E1">
        <w:rPr>
          <w:rFonts w:ascii="Arial" w:hAnsi="Arial" w:cs="Arial"/>
          <w:sz w:val="24"/>
          <w:szCs w:val="24"/>
          <w:lang w:val="en-GB"/>
        </w:rPr>
        <w:t>. C</w:t>
      </w:r>
      <w:r w:rsidRPr="005379E1">
        <w:rPr>
          <w:rFonts w:ascii="Arial" w:hAnsi="Arial" w:cs="Arial"/>
          <w:sz w:val="24"/>
          <w:szCs w:val="24"/>
          <w:lang w:val="en-GB"/>
        </w:rPr>
        <w:t xml:space="preserve">entrifugation, being weight-dependent, preferentially enriches </w:t>
      </w:r>
      <w:r w:rsidR="00252A42" w:rsidRPr="005379E1">
        <w:rPr>
          <w:rFonts w:ascii="Arial" w:hAnsi="Arial" w:cs="Arial"/>
          <w:sz w:val="24"/>
          <w:szCs w:val="24"/>
          <w:lang w:val="en-GB"/>
        </w:rPr>
        <w:t xml:space="preserve">for </w:t>
      </w:r>
      <w:r w:rsidRPr="005379E1">
        <w:rPr>
          <w:rFonts w:ascii="Arial" w:hAnsi="Arial" w:cs="Arial"/>
          <w:sz w:val="24"/>
          <w:szCs w:val="24"/>
          <w:lang w:val="en-GB"/>
        </w:rPr>
        <w:t>longer/heavier RNA-containing condensates. Correcting for this technical signal reduced or eliminated the length bias in DC-derived transcriptomes (Figure 4A)</w:t>
      </w:r>
      <w:r w:rsidR="00F53E27" w:rsidRPr="005379E1">
        <w:rPr>
          <w:rFonts w:ascii="Arial" w:hAnsi="Arial" w:cs="Arial"/>
          <w:sz w:val="24"/>
          <w:szCs w:val="24"/>
          <w:lang w:val="en-GB"/>
        </w:rPr>
        <w:t>, although method-specific differences between studies remained (Figure 4A, Supplementary Figure 8D)</w:t>
      </w:r>
      <w:r w:rsidRPr="005379E1">
        <w:rPr>
          <w:rFonts w:ascii="Arial" w:hAnsi="Arial" w:cs="Arial"/>
          <w:sz w:val="24"/>
          <w:szCs w:val="24"/>
          <w:lang w:val="en-GB"/>
        </w:rPr>
        <w:t>.</w:t>
      </w:r>
      <w:r w:rsidR="00F53E27" w:rsidRPr="005379E1">
        <w:rPr>
          <w:rFonts w:ascii="Arial" w:hAnsi="Arial" w:cs="Arial"/>
          <w:sz w:val="24"/>
          <w:szCs w:val="24"/>
          <w:lang w:val="en-GB"/>
        </w:rPr>
        <w:t xml:space="preserve"> </w:t>
      </w:r>
    </w:p>
    <w:p w14:paraId="09B92125" w14:textId="3FD68187" w:rsidR="00234033" w:rsidRPr="005379E1" w:rsidRDefault="00234033" w:rsidP="00533F41">
      <w:pPr>
        <w:jc w:val="both"/>
        <w:rPr>
          <w:rFonts w:ascii="Arial" w:hAnsi="Arial" w:cs="Arial"/>
          <w:sz w:val="24"/>
          <w:szCs w:val="24"/>
          <w:lang w:val="en-GB"/>
        </w:rPr>
      </w:pPr>
      <w:r w:rsidRPr="005379E1">
        <w:rPr>
          <w:rFonts w:ascii="Arial" w:hAnsi="Arial" w:cs="Arial"/>
          <w:sz w:val="24"/>
          <w:szCs w:val="24"/>
          <w:lang w:val="en-GB"/>
        </w:rPr>
        <w:t>This correction also revealed that mitochondrial</w:t>
      </w:r>
      <w:del w:id="334" w:author="Alexandre Miguel Kaizeler Guedes Da Silva Afonso" w:date="2026-09-02T14:23:00Z" w16du:dateUtc="2026-09-02T13:23:00Z">
        <w:r w:rsidRPr="005379E1" w:rsidDel="0062783F">
          <w:rPr>
            <w:rFonts w:ascii="Arial" w:hAnsi="Arial" w:cs="Arial"/>
            <w:sz w:val="24"/>
            <w:szCs w:val="24"/>
            <w:lang w:val="en-GB"/>
          </w:rPr>
          <w:delText>ly</w:delText>
        </w:r>
      </w:del>
      <w:r w:rsidRPr="005379E1">
        <w:rPr>
          <w:rFonts w:ascii="Arial" w:hAnsi="Arial" w:cs="Arial"/>
          <w:sz w:val="24"/>
          <w:szCs w:val="24"/>
          <w:lang w:val="en-GB"/>
        </w:rPr>
        <w:t xml:space="preserve"> encoded transcripts sediment more than their length alone would predict (Figure 3A), a property we incorporated into our model. Across our corrected meta-analysis, </w:t>
      </w:r>
      <w:proofErr w:type="spellStart"/>
      <w:r w:rsidRPr="005379E1">
        <w:rPr>
          <w:rFonts w:ascii="Arial" w:hAnsi="Arial" w:cs="Arial"/>
          <w:sz w:val="24"/>
          <w:szCs w:val="24"/>
          <w:lang w:val="en-GB"/>
        </w:rPr>
        <w:t>mito</w:t>
      </w:r>
      <w:proofErr w:type="spellEnd"/>
      <w:r w:rsidRPr="005379E1">
        <w:rPr>
          <w:rFonts w:ascii="Arial" w:hAnsi="Arial" w:cs="Arial"/>
          <w:sz w:val="24"/>
          <w:szCs w:val="24"/>
          <w:lang w:val="en-GB"/>
        </w:rPr>
        <w:t xml:space="preserve">-encoded transcripts showed no consistent enrichment or depletion </w:t>
      </w:r>
      <w:r w:rsidR="008D10D3" w:rsidRPr="005379E1">
        <w:rPr>
          <w:rFonts w:ascii="Arial" w:hAnsi="Arial" w:cs="Arial"/>
          <w:sz w:val="24"/>
          <w:szCs w:val="24"/>
          <w:lang w:val="en-GB"/>
        </w:rPr>
        <w:t xml:space="preserve">in SGs </w:t>
      </w:r>
      <w:r w:rsidRPr="005379E1">
        <w:rPr>
          <w:rFonts w:ascii="Arial" w:hAnsi="Arial" w:cs="Arial"/>
          <w:sz w:val="24"/>
          <w:szCs w:val="24"/>
          <w:lang w:val="en-GB"/>
        </w:rPr>
        <w:t xml:space="preserve">across datasets, but </w:t>
      </w:r>
      <w:r w:rsidR="008D5AB1" w:rsidRPr="005379E1">
        <w:rPr>
          <w:rFonts w:ascii="Arial" w:hAnsi="Arial" w:cs="Arial"/>
          <w:sz w:val="24"/>
          <w:szCs w:val="24"/>
          <w:lang w:val="en-GB"/>
        </w:rPr>
        <w:t>they were more sensi</w:t>
      </w:r>
      <w:del w:id="335" w:author="Alexandre Miguel Kaizeler Guedes Da Silva Afonso" w:date="2026-09-02T14:23:00Z" w16du:dateUtc="2026-09-02T13:23:00Z">
        <w:r w:rsidR="008D5AB1" w:rsidRPr="005379E1" w:rsidDel="0062783F">
          <w:rPr>
            <w:rFonts w:ascii="Arial" w:hAnsi="Arial" w:cs="Arial"/>
            <w:sz w:val="24"/>
            <w:szCs w:val="24"/>
            <w:lang w:val="en-GB"/>
          </w:rPr>
          <w:delText>s</w:delText>
        </w:r>
      </w:del>
      <w:r w:rsidR="008D5AB1" w:rsidRPr="005379E1">
        <w:rPr>
          <w:rFonts w:ascii="Arial" w:hAnsi="Arial" w:cs="Arial"/>
          <w:sz w:val="24"/>
          <w:szCs w:val="24"/>
          <w:lang w:val="en-GB"/>
        </w:rPr>
        <w:t xml:space="preserve">tive to differences between SGs and </w:t>
      </w:r>
      <w:r w:rsidR="00A23430" w:rsidRPr="005379E1">
        <w:rPr>
          <w:rFonts w:ascii="Arial" w:hAnsi="Arial" w:cs="Arial"/>
          <w:sz w:val="24"/>
          <w:szCs w:val="24"/>
          <w:lang w:val="en-GB"/>
        </w:rPr>
        <w:t xml:space="preserve">respective controls </w:t>
      </w:r>
      <w:r w:rsidR="008D5AB1" w:rsidRPr="005379E1">
        <w:rPr>
          <w:rFonts w:ascii="Arial" w:hAnsi="Arial" w:cs="Arial"/>
          <w:sz w:val="24"/>
          <w:szCs w:val="24"/>
          <w:lang w:val="en-GB"/>
        </w:rPr>
        <w:t>than</w:t>
      </w:r>
      <w:r w:rsidRPr="005379E1">
        <w:rPr>
          <w:rFonts w:ascii="Arial" w:hAnsi="Arial" w:cs="Arial"/>
          <w:sz w:val="24"/>
          <w:szCs w:val="24"/>
          <w:lang w:val="en-GB"/>
        </w:rPr>
        <w:t xml:space="preserve"> nuclear-encoded mitochondrial genes</w:t>
      </w:r>
      <w:r w:rsidR="008D5AB1" w:rsidRPr="005379E1">
        <w:rPr>
          <w:rFonts w:ascii="Arial" w:hAnsi="Arial" w:cs="Arial"/>
          <w:sz w:val="24"/>
          <w:szCs w:val="24"/>
          <w:lang w:val="en-GB"/>
        </w:rPr>
        <w:t>. Mito-encoded transcripts were modestly but significantly enriched i</w:t>
      </w:r>
      <w:r w:rsidRPr="005379E1">
        <w:rPr>
          <w:rFonts w:ascii="Arial" w:hAnsi="Arial" w:cs="Arial"/>
          <w:sz w:val="24"/>
          <w:szCs w:val="24"/>
          <w:lang w:val="en-GB"/>
        </w:rPr>
        <w:t xml:space="preserve">n our consensus SG signature, </w:t>
      </w:r>
      <w:r w:rsidR="008D5AB1" w:rsidRPr="005379E1">
        <w:rPr>
          <w:rFonts w:ascii="Arial" w:hAnsi="Arial" w:cs="Arial"/>
          <w:sz w:val="24"/>
          <w:szCs w:val="24"/>
          <w:lang w:val="en-GB"/>
        </w:rPr>
        <w:t>albeit not</w:t>
      </w:r>
      <w:r w:rsidRPr="005379E1">
        <w:rPr>
          <w:rFonts w:ascii="Arial" w:hAnsi="Arial" w:cs="Arial"/>
          <w:sz w:val="24"/>
          <w:szCs w:val="24"/>
          <w:lang w:val="en-GB"/>
        </w:rPr>
        <w:t xml:space="preserve"> ranking among the most strongly enriched transcripts overall. Although this </w:t>
      </w:r>
      <w:proofErr w:type="spellStart"/>
      <w:r w:rsidR="008B122C" w:rsidRPr="005379E1">
        <w:rPr>
          <w:rFonts w:ascii="Arial" w:hAnsi="Arial" w:cs="Arial"/>
          <w:sz w:val="24"/>
          <w:szCs w:val="24"/>
          <w:lang w:val="en-GB"/>
        </w:rPr>
        <w:t>mtRNA</w:t>
      </w:r>
      <w:proofErr w:type="spellEnd"/>
      <w:r w:rsidRPr="005379E1">
        <w:rPr>
          <w:rFonts w:ascii="Arial" w:hAnsi="Arial" w:cs="Arial"/>
          <w:sz w:val="24"/>
          <w:szCs w:val="24"/>
          <w:lang w:val="en-GB"/>
        </w:rPr>
        <w:t xml:space="preserve"> signal was too modest and inconsistent across datasets to support a strong claim of </w:t>
      </w:r>
      <w:proofErr w:type="spellStart"/>
      <w:r w:rsidRPr="005379E1">
        <w:rPr>
          <w:rFonts w:ascii="Arial" w:hAnsi="Arial" w:cs="Arial"/>
          <w:sz w:val="24"/>
          <w:szCs w:val="24"/>
          <w:lang w:val="en-GB"/>
        </w:rPr>
        <w:t>mtRNA</w:t>
      </w:r>
      <w:proofErr w:type="spellEnd"/>
      <w:r w:rsidRPr="005379E1">
        <w:rPr>
          <w:rFonts w:ascii="Arial" w:hAnsi="Arial" w:cs="Arial"/>
          <w:sz w:val="24"/>
          <w:szCs w:val="24"/>
          <w:lang w:val="en-GB"/>
        </w:rPr>
        <w:t xml:space="preserve"> enrichment in SGs on its own, </w:t>
      </w:r>
      <w:r w:rsidR="008B122C" w:rsidRPr="005379E1">
        <w:rPr>
          <w:rFonts w:ascii="Arial" w:hAnsi="Arial" w:cs="Arial"/>
          <w:sz w:val="24"/>
          <w:szCs w:val="24"/>
          <w:lang w:val="en-GB"/>
        </w:rPr>
        <w:t>the</w:t>
      </w:r>
      <w:r w:rsidRPr="005379E1">
        <w:rPr>
          <w:rFonts w:ascii="Arial" w:hAnsi="Arial" w:cs="Arial"/>
          <w:sz w:val="24"/>
          <w:szCs w:val="24"/>
          <w:lang w:val="en-GB"/>
        </w:rPr>
        <w:t xml:space="preserve"> specific</w:t>
      </w:r>
      <w:r w:rsidR="008B122C" w:rsidRPr="005379E1">
        <w:rPr>
          <w:rFonts w:ascii="Arial" w:hAnsi="Arial" w:cs="Arial"/>
          <w:sz w:val="24"/>
          <w:szCs w:val="24"/>
          <w:lang w:val="en-GB"/>
        </w:rPr>
        <w:t xml:space="preserve"> sensitiv</w:t>
      </w:r>
      <w:r w:rsidRPr="005379E1">
        <w:rPr>
          <w:rFonts w:ascii="Arial" w:hAnsi="Arial" w:cs="Arial"/>
          <w:sz w:val="24"/>
          <w:szCs w:val="24"/>
          <w:lang w:val="en-GB"/>
        </w:rPr>
        <w:t>ity</w:t>
      </w:r>
      <w:r w:rsidR="008B122C" w:rsidRPr="005379E1">
        <w:rPr>
          <w:rFonts w:ascii="Arial" w:hAnsi="Arial" w:cs="Arial"/>
          <w:sz w:val="24"/>
          <w:szCs w:val="24"/>
          <w:lang w:val="en-GB"/>
        </w:rPr>
        <w:t xml:space="preserve"> of those transcripts</w:t>
      </w:r>
      <w:r w:rsidRPr="005379E1">
        <w:rPr>
          <w:rFonts w:ascii="Arial" w:hAnsi="Arial" w:cs="Arial"/>
          <w:sz w:val="24"/>
          <w:szCs w:val="24"/>
          <w:lang w:val="en-GB"/>
        </w:rPr>
        <w:t xml:space="preserve"> motivated us to test directly whether SGs sequester mitochondrial dsRNA.</w:t>
      </w:r>
    </w:p>
    <w:p w14:paraId="1AF9B1BB" w14:textId="473AD4C8" w:rsidR="00C813C0"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We next compared stressed cells with and without SGs</w:t>
      </w:r>
      <w:r w:rsidR="00487BFF" w:rsidRPr="005379E1">
        <w:rPr>
          <w:rFonts w:ascii="Arial" w:hAnsi="Arial" w:cs="Arial"/>
          <w:sz w:val="24"/>
          <w:szCs w:val="24"/>
          <w:lang w:val="en-GB"/>
        </w:rPr>
        <w:t xml:space="preserve">, observing an apparent </w:t>
      </w:r>
      <w:r w:rsidRPr="005379E1">
        <w:rPr>
          <w:rFonts w:ascii="Arial" w:hAnsi="Arial" w:cs="Arial"/>
          <w:sz w:val="24"/>
          <w:szCs w:val="24"/>
          <w:lang w:val="en-GB"/>
        </w:rPr>
        <w:t xml:space="preserve">depletion of inflammation-related pathways in cells containing SGs (Supplementary Figure </w:t>
      </w:r>
      <w:r w:rsidR="00F53E27" w:rsidRPr="005379E1">
        <w:rPr>
          <w:rFonts w:ascii="Arial" w:hAnsi="Arial" w:cs="Arial"/>
          <w:sz w:val="24"/>
          <w:szCs w:val="24"/>
          <w:lang w:val="en-GB"/>
        </w:rPr>
        <w:t>8</w:t>
      </w:r>
      <w:r w:rsidRPr="005379E1">
        <w:rPr>
          <w:rFonts w:ascii="Arial" w:hAnsi="Arial" w:cs="Arial"/>
          <w:sz w:val="24"/>
          <w:szCs w:val="24"/>
          <w:lang w:val="en-GB"/>
        </w:rPr>
        <w:t xml:space="preserve">). </w:t>
      </w:r>
      <w:r w:rsidRPr="005379E1">
        <w:rPr>
          <w:rFonts w:ascii="Arial" w:hAnsi="Arial" w:cs="Arial"/>
          <w:sz w:val="24"/>
          <w:szCs w:val="24"/>
          <w:lang w:val="en-GB"/>
        </w:rPr>
        <w:lastRenderedPageBreak/>
        <w:t>These results are consistent with a model in which SGs dampen the stress response, in line with previous work linking dsRNA sensing to inflammatory signalling</w:t>
      </w:r>
      <w:r w:rsidR="007042F5"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L4TrxUU6","properties":{"formattedCitation":"(7)","plainCitation":"(7)","noteIndex":0},"citationItems":[{"id":"7QlDGlPw/whmaCuBT","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5379E1">
        <w:rPr>
          <w:rFonts w:ascii="Arial" w:hAnsi="Arial" w:cs="Arial"/>
          <w:sz w:val="24"/>
          <w:szCs w:val="24"/>
          <w:lang w:val="en-GB"/>
        </w:rPr>
        <w:fldChar w:fldCharType="separate"/>
      </w:r>
      <w:r w:rsidR="0097304F" w:rsidRPr="005379E1">
        <w:rPr>
          <w:rFonts w:ascii="Arial" w:hAnsi="Arial" w:cs="Arial"/>
          <w:sz w:val="24"/>
          <w:lang w:val="en-GB"/>
        </w:rPr>
        <w:t>(7)</w:t>
      </w:r>
      <w:r w:rsidR="007042F5" w:rsidRPr="005379E1">
        <w:rPr>
          <w:rFonts w:ascii="Arial" w:hAnsi="Arial" w:cs="Arial"/>
          <w:sz w:val="24"/>
          <w:szCs w:val="24"/>
          <w:lang w:val="en-GB"/>
        </w:rPr>
        <w:fldChar w:fldCharType="end"/>
      </w:r>
      <w:r w:rsidRPr="005379E1">
        <w:rPr>
          <w:rFonts w:ascii="Arial" w:hAnsi="Arial" w:cs="Arial"/>
          <w:sz w:val="24"/>
          <w:szCs w:val="24"/>
          <w:lang w:val="en-GB"/>
        </w:rPr>
        <w:t xml:space="preserve">, and extend this observation to oxidative and hyperosmotic stress. </w:t>
      </w:r>
    </w:p>
    <w:p w14:paraId="389F161D" w14:textId="58E67E1C" w:rsidR="00C10F9D" w:rsidRPr="005379E1" w:rsidRDefault="00C10F9D" w:rsidP="00533F41">
      <w:pPr>
        <w:jc w:val="both"/>
        <w:rPr>
          <w:rFonts w:ascii="Arial" w:hAnsi="Arial" w:cs="Arial"/>
          <w:sz w:val="24"/>
          <w:szCs w:val="24"/>
          <w:lang w:val="en-GB"/>
        </w:rPr>
      </w:pPr>
      <w:r w:rsidRPr="005379E1">
        <w:rPr>
          <w:rFonts w:ascii="Arial" w:hAnsi="Arial" w:cs="Arial"/>
          <w:sz w:val="24"/>
          <w:szCs w:val="24"/>
          <w:lang w:val="en-GB"/>
        </w:rPr>
        <w:t>Mitochondrial nucleic acids act as damage-associated molecular patterns that trigger inflammation</w:t>
      </w:r>
      <w:r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EkxtTxf0","properties":{"formattedCitation":"(94)","plainCitation":"(94)","noteIndex":0},"citationItems":[{"id":"7QlDGlPw/dL1qjEY4","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(94)</w:t>
      </w:r>
      <w:r w:rsidRPr="005379E1">
        <w:rPr>
          <w:rFonts w:ascii="Arial" w:hAnsi="Arial" w:cs="Arial"/>
          <w:sz w:val="24"/>
          <w:szCs w:val="24"/>
          <w:lang w:val="en-GB"/>
        </w:rPr>
        <w:fldChar w:fldCharType="end"/>
      </w:r>
      <w:r w:rsidRPr="005379E1">
        <w:rPr>
          <w:rFonts w:ascii="Arial" w:hAnsi="Arial" w:cs="Arial"/>
          <w:sz w:val="24"/>
          <w:szCs w:val="24"/>
          <w:lang w:val="en-GB"/>
        </w:rPr>
        <w:t xml:space="preserve">. </w:t>
      </w:r>
      <w:r w:rsidR="00967863" w:rsidRPr="005379E1">
        <w:rPr>
          <w:rFonts w:ascii="Arial" w:hAnsi="Arial" w:cs="Arial"/>
          <w:sz w:val="24"/>
          <w:szCs w:val="24"/>
          <w:lang w:val="en-GB"/>
        </w:rPr>
        <w:t>We hypothesi</w:t>
      </w:r>
      <w:r w:rsidR="00DC4B4F" w:rsidRPr="005379E1">
        <w:rPr>
          <w:rFonts w:ascii="Arial" w:hAnsi="Arial" w:cs="Arial"/>
          <w:sz w:val="24"/>
          <w:szCs w:val="24"/>
          <w:lang w:val="en-GB"/>
        </w:rPr>
        <w:t>s</w:t>
      </w:r>
      <w:r w:rsidR="00967863" w:rsidRPr="005379E1">
        <w:rPr>
          <w:rFonts w:ascii="Arial" w:hAnsi="Arial" w:cs="Arial"/>
          <w:sz w:val="24"/>
          <w:szCs w:val="24"/>
          <w:lang w:val="en-GB"/>
        </w:rPr>
        <w:t>ed that SGs may sequester mitochondrial dsRNA, limiting its release and downstream activation of MDA5/RIG-I signalling. Consistent with this, inhibiting VDAC pores with DIDS, previously shown to block mitochondrial dsRNA efflux</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{"citationID":"PfVdwFSA","properties":{"formattedCitation":"(76)","plainCitation":"(76)","noteIndex":0},"citationItems":[{"id":134,"uris":["http://zotero.org/users/local/q86rvdj2/items/HRYLS8CR"],"itemData":{"id":134,"type":"article-journal","abstract":"In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(76)</w:t>
      </w:r>
      <w:r w:rsidRPr="005379E1">
        <w:rPr>
          <w:rFonts w:ascii="Arial" w:hAnsi="Arial" w:cs="Arial"/>
          <w:sz w:val="24"/>
          <w:szCs w:val="24"/>
          <w:lang w:val="en-GB"/>
        </w:rPr>
        <w:fldChar w:fldCharType="end"/>
      </w:r>
      <w:r w:rsidR="00967863" w:rsidRPr="005379E1">
        <w:rPr>
          <w:rFonts w:ascii="Arial" w:hAnsi="Arial" w:cs="Arial"/>
          <w:sz w:val="24"/>
          <w:szCs w:val="24"/>
          <w:lang w:val="en-GB"/>
        </w:rPr>
        <w:t>, abolished SG assembly (Supplementary Figure 1</w:t>
      </w:r>
      <w:r w:rsidR="00F53E27" w:rsidRPr="005379E1">
        <w:rPr>
          <w:rFonts w:ascii="Arial" w:hAnsi="Arial" w:cs="Arial"/>
          <w:sz w:val="24"/>
          <w:szCs w:val="24"/>
          <w:lang w:val="en-GB"/>
        </w:rPr>
        <w:t>1</w:t>
      </w:r>
      <w:r w:rsidR="00967863" w:rsidRPr="005379E1">
        <w:rPr>
          <w:rFonts w:ascii="Arial" w:hAnsi="Arial" w:cs="Arial"/>
          <w:sz w:val="24"/>
          <w:szCs w:val="24"/>
          <w:lang w:val="en-GB"/>
        </w:rPr>
        <w:t xml:space="preserve">), indicating that </w:t>
      </w:r>
      <w:del w:id="336" w:author="Alexandre Miguel Kaizeler Guedes Da Silva Afonso" w:date="2026-09-02T14:24:00Z" w16du:dateUtc="2026-09-02T13:24:00Z">
        <w:r w:rsidR="00967863" w:rsidRPr="005379E1" w:rsidDel="0062783F">
          <w:rPr>
            <w:rFonts w:ascii="Arial" w:hAnsi="Arial" w:cs="Arial"/>
            <w:sz w:val="24"/>
            <w:szCs w:val="24"/>
            <w:lang w:val="en-GB"/>
          </w:rPr>
          <w:delText xml:space="preserve">mitochondrial </w:delText>
        </w:r>
      </w:del>
      <w:r w:rsidR="00967863" w:rsidRPr="005379E1">
        <w:rPr>
          <w:rFonts w:ascii="Arial" w:hAnsi="Arial" w:cs="Arial"/>
          <w:sz w:val="24"/>
          <w:szCs w:val="24"/>
          <w:lang w:val="en-GB"/>
        </w:rPr>
        <w:t>permeability</w:t>
      </w:r>
      <w:ins w:id="337" w:author="Alexandre Miguel Kaizeler Guedes Da Silva Afonso" w:date="2026-09-02T14:24:00Z" w16du:dateUtc="2026-09-02T13:24:00Z">
        <w:r w:rsidR="0062783F">
          <w:rPr>
            <w:rFonts w:ascii="Arial" w:hAnsi="Arial" w:cs="Arial"/>
            <w:sz w:val="24"/>
            <w:szCs w:val="24"/>
            <w:lang w:val="en-GB"/>
          </w:rPr>
          <w:t xml:space="preserve"> of mitochondria</w:t>
        </w:r>
      </w:ins>
      <w:r w:rsidR="00967863" w:rsidRPr="005379E1">
        <w:rPr>
          <w:rFonts w:ascii="Arial" w:hAnsi="Arial" w:cs="Arial"/>
          <w:sz w:val="24"/>
          <w:szCs w:val="24"/>
          <w:lang w:val="en-GB"/>
        </w:rPr>
        <w:t xml:space="preserve"> is required for SG formation, although we cannot rule out nonspecific effects of DIDS or contributions from other mitochondrial factors.</w:t>
      </w:r>
    </w:p>
    <w:p w14:paraId="3E942032" w14:textId="14FAAA20" w:rsidR="00967863" w:rsidRPr="005379E1" w:rsidRDefault="00967863" w:rsidP="009F4E52">
      <w:pPr>
        <w:jc w:val="both"/>
        <w:rPr>
          <w:rFonts w:ascii="Arial" w:hAnsi="Arial" w:cs="Arial"/>
          <w:sz w:val="24"/>
          <w:szCs w:val="24"/>
          <w:lang w:val="en-GB"/>
        </w:rPr>
      </w:pPr>
      <w:r w:rsidRPr="005379E1">
        <w:rPr>
          <w:rFonts w:ascii="Arial" w:hAnsi="Arial" w:cs="Arial"/>
          <w:sz w:val="24"/>
          <w:szCs w:val="24"/>
          <w:lang w:val="en-GB"/>
        </w:rPr>
        <w:t xml:space="preserve">High-resolution </w:t>
      </w:r>
      <w:proofErr w:type="spellStart"/>
      <w:r w:rsidRPr="005379E1">
        <w:rPr>
          <w:rFonts w:ascii="Arial" w:hAnsi="Arial" w:cs="Arial"/>
          <w:sz w:val="24"/>
          <w:szCs w:val="24"/>
          <w:lang w:val="en-GB"/>
        </w:rPr>
        <w:t>Airyscan</w:t>
      </w:r>
      <w:proofErr w:type="spellEnd"/>
      <w:r w:rsidRPr="005379E1">
        <w:rPr>
          <w:rFonts w:ascii="Arial" w:hAnsi="Arial" w:cs="Arial"/>
          <w:sz w:val="24"/>
          <w:szCs w:val="24"/>
          <w:lang w:val="en-GB"/>
        </w:rPr>
        <w:t xml:space="preserve"> imaging revealed that SG-like foci, readily distinguishable by conventional confocal microscopy, became harder to resolve from the broader G3BP1 signal (Supplementary Figure 1</w:t>
      </w:r>
      <w:r w:rsidR="00F53E27" w:rsidRPr="005379E1">
        <w:rPr>
          <w:rFonts w:ascii="Arial" w:hAnsi="Arial" w:cs="Arial"/>
          <w:sz w:val="24"/>
          <w:szCs w:val="24"/>
          <w:lang w:val="en-GB"/>
        </w:rPr>
        <w:t>1</w:t>
      </w:r>
      <w:r w:rsidRPr="005379E1">
        <w:rPr>
          <w:rFonts w:ascii="Arial" w:hAnsi="Arial" w:cs="Arial"/>
          <w:sz w:val="24"/>
          <w:szCs w:val="24"/>
          <w:lang w:val="en-GB"/>
        </w:rPr>
        <w:t xml:space="preserve"> vs Figure 6A), highlighting a broader definitional challenge</w:t>
      </w:r>
      <w:r w:rsidR="00C15FD6" w:rsidRPr="005379E1">
        <w:rPr>
          <w:rFonts w:ascii="Arial" w:hAnsi="Arial" w:cs="Arial"/>
          <w:sz w:val="24"/>
          <w:szCs w:val="24"/>
          <w:lang w:val="en-GB"/>
        </w:rPr>
        <w:t>.</w:t>
      </w:r>
      <w:r w:rsidRPr="005379E1">
        <w:rPr>
          <w:rFonts w:ascii="Arial" w:hAnsi="Arial" w:cs="Arial"/>
          <w:sz w:val="24"/>
          <w:szCs w:val="24"/>
          <w:lang w:val="en-GB"/>
        </w:rPr>
        <w:t xml:space="preserve"> SGs are identified almost entirely by size-based imaging criteria that likely underestimate their presence under moderate stress. Within this imaging framework, dsRNA showed greater </w:t>
      </w:r>
      <w:proofErr w:type="spellStart"/>
      <w:r w:rsidRPr="005379E1">
        <w:rPr>
          <w:rFonts w:ascii="Arial" w:hAnsi="Arial" w:cs="Arial"/>
          <w:sz w:val="24"/>
          <w:szCs w:val="24"/>
          <w:lang w:val="en-GB"/>
        </w:rPr>
        <w:t>colocali</w:t>
      </w:r>
      <w:r w:rsidR="00DC4B4F" w:rsidRPr="005379E1">
        <w:rPr>
          <w:rFonts w:ascii="Arial" w:hAnsi="Arial" w:cs="Arial"/>
          <w:sz w:val="24"/>
          <w:szCs w:val="24"/>
          <w:lang w:val="en-GB"/>
        </w:rPr>
        <w:t>s</w:t>
      </w:r>
      <w:r w:rsidRPr="005379E1">
        <w:rPr>
          <w:rFonts w:ascii="Arial" w:hAnsi="Arial" w:cs="Arial"/>
          <w:sz w:val="24"/>
          <w:szCs w:val="24"/>
          <w:lang w:val="en-GB"/>
        </w:rPr>
        <w:t>ation</w:t>
      </w:r>
      <w:proofErr w:type="spellEnd"/>
      <w:r w:rsidRPr="005379E1">
        <w:rPr>
          <w:rFonts w:ascii="Arial" w:hAnsi="Arial" w:cs="Arial"/>
          <w:sz w:val="24"/>
          <w:szCs w:val="24"/>
          <w:lang w:val="en-GB"/>
        </w:rPr>
        <w:t xml:space="preserve"> with G3BP1-positive foci under hyperosmotic stress than at baseline (Figure 6B–D). We interpret this as supportive of, rather than definitive evidence for, our model</w:t>
      </w:r>
      <w:r w:rsidR="00C15FD6" w:rsidRPr="005379E1">
        <w:rPr>
          <w:rFonts w:ascii="Arial" w:hAnsi="Arial" w:cs="Arial"/>
          <w:sz w:val="24"/>
          <w:szCs w:val="24"/>
          <w:lang w:val="en-GB"/>
        </w:rPr>
        <w:t>, as</w:t>
      </w:r>
      <w:r w:rsidRPr="005379E1">
        <w:rPr>
          <w:rFonts w:ascii="Arial" w:hAnsi="Arial" w:cs="Arial"/>
          <w:sz w:val="24"/>
          <w:szCs w:val="24"/>
          <w:lang w:val="en-GB"/>
        </w:rPr>
        <w:t xml:space="preserve"> the J2 antibody detects dsRNA broadly</w:t>
      </w:r>
      <w:r w:rsidR="005C414A" w:rsidRPr="005379E1">
        <w:rPr>
          <w:rFonts w:ascii="Arial" w:hAnsi="Arial" w:cs="Arial"/>
          <w:sz w:val="24"/>
          <w:szCs w:val="24"/>
          <w:lang w:val="en-GB"/>
        </w:rPr>
        <w:t xml:space="preserve"> and</w:t>
      </w:r>
      <w:r w:rsidRPr="005379E1">
        <w:rPr>
          <w:rFonts w:ascii="Arial" w:hAnsi="Arial" w:cs="Arial"/>
          <w:sz w:val="24"/>
          <w:szCs w:val="24"/>
          <w:lang w:val="en-GB"/>
        </w:rPr>
        <w:t xml:space="preserve"> we cannot exclude non-mitochondrial sources. The convergent evidence from the VDAC perturbation and imaging experiments nonetheless argues for a mitochondria-derived origin.</w:t>
      </w:r>
    </w:p>
    <w:p w14:paraId="37F82E86" w14:textId="725306F3" w:rsidR="00B020BE" w:rsidRPr="005379E1" w:rsidRDefault="00967863" w:rsidP="00B020BE">
      <w:pPr>
        <w:jc w:val="both"/>
        <w:rPr>
          <w:rFonts w:ascii="Arial" w:hAnsi="Arial" w:cs="Arial"/>
          <w:sz w:val="24"/>
          <w:szCs w:val="24"/>
          <w:lang w:val="en-GB"/>
        </w:rPr>
      </w:pPr>
      <w:r w:rsidRPr="005379E1">
        <w:rPr>
          <w:rFonts w:ascii="Arial" w:hAnsi="Arial" w:cs="Arial"/>
          <w:sz w:val="24"/>
          <w:szCs w:val="24"/>
          <w:lang w:val="en-GB"/>
        </w:rPr>
        <w:t>We also found that TIA1-regulated splicing events in SG-containing cells resembled those in TIA1 knockdown cells (Supplementary Figure 12), consistent with substantial TIA1 sequestration into SGs during stress</w:t>
      </w:r>
      <w:r w:rsidR="00C15FD6" w:rsidRPr="005379E1">
        <w:rPr>
          <w:rFonts w:ascii="Arial" w:hAnsi="Arial" w:cs="Arial"/>
          <w:sz w:val="24"/>
          <w:szCs w:val="24"/>
          <w:lang w:val="en-GB"/>
        </w:rPr>
        <w:t>.</w:t>
      </w:r>
      <w:r w:rsidRPr="005379E1">
        <w:rPr>
          <w:rFonts w:ascii="Arial" w:hAnsi="Arial" w:cs="Arial"/>
          <w:sz w:val="24"/>
          <w:szCs w:val="24"/>
          <w:lang w:val="en-GB"/>
        </w:rPr>
        <w:t xml:space="preserve"> </w:t>
      </w:r>
      <w:r w:rsidR="00C15FD6" w:rsidRPr="005379E1">
        <w:rPr>
          <w:rFonts w:ascii="Arial" w:hAnsi="Arial" w:cs="Arial"/>
          <w:sz w:val="24"/>
          <w:szCs w:val="24"/>
          <w:lang w:val="en-GB"/>
        </w:rPr>
        <w:t>H</w:t>
      </w:r>
      <w:r w:rsidRPr="005379E1">
        <w:rPr>
          <w:rFonts w:ascii="Arial" w:hAnsi="Arial" w:cs="Arial"/>
          <w:sz w:val="24"/>
          <w:szCs w:val="24"/>
          <w:lang w:val="en-GB"/>
        </w:rPr>
        <w:t>owever, we cannot distinguish a direct functional consequence of SG assembly from a parallel effect, as SG assembly itself depends on G3BP1/G3BP2. Immunofluorescence showed predominantly cytoplasmic TIA1 even in unstressed cells (Supplementary Figure 6), which is not fully consistent with the canonical model in which stress drives TIA1 to the cytoplasm for SG sequestration</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{"citationID":"fU8MdAAW","properties":{"formattedCitation":"(105, 106)","plainCitation":"(105, 106)","noteIndex":0},"citationItems":[{"id":"7QlDGlPw/O357v0p1","uris":["http://zotero.org/users/local/q86rvdj2/items/TQDB2CFS"],"itemData":{"id":163,"type":"software","title":"The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(105, 106)</w:t>
      </w:r>
      <w:r w:rsidR="00B020BE" w:rsidRPr="005379E1">
        <w:rPr>
          <w:rFonts w:ascii="Arial" w:hAnsi="Arial" w:cs="Arial"/>
          <w:sz w:val="24"/>
          <w:szCs w:val="24"/>
          <w:lang w:val="en-GB"/>
        </w:rPr>
        <w:fldChar w:fldCharType="end"/>
      </w:r>
      <w:r w:rsidR="00C15FD6" w:rsidRPr="005379E1">
        <w:rPr>
          <w:rFonts w:ascii="Arial" w:hAnsi="Arial" w:cs="Arial"/>
          <w:sz w:val="24"/>
          <w:szCs w:val="24"/>
          <w:lang w:val="en-GB"/>
        </w:rPr>
        <w:t>. W</w:t>
      </w:r>
      <w:r w:rsidRPr="005379E1">
        <w:rPr>
          <w:rFonts w:ascii="Arial" w:hAnsi="Arial" w:cs="Arial"/>
          <w:sz w:val="24"/>
          <w:szCs w:val="24"/>
          <w:lang w:val="en-GB"/>
        </w:rPr>
        <w:t>e do not currently have an explanation for this observation and flag it as an open question.</w:t>
      </w:r>
    </w:p>
    <w:p w14:paraId="58228A74" w14:textId="543F062D" w:rsidR="00967863" w:rsidRPr="005379E1" w:rsidRDefault="00967863" w:rsidP="00533F41">
      <w:pPr>
        <w:jc w:val="both"/>
        <w:rPr>
          <w:rFonts w:ascii="Arial" w:hAnsi="Arial" w:cs="Arial"/>
          <w:sz w:val="24"/>
          <w:szCs w:val="24"/>
          <w:lang w:val="en-GB"/>
        </w:rPr>
      </w:pPr>
      <w:r w:rsidRPr="005379E1">
        <w:rPr>
          <w:rFonts w:ascii="Arial" w:hAnsi="Arial" w:cs="Arial"/>
          <w:sz w:val="24"/>
          <w:szCs w:val="24"/>
          <w:lang w:val="en-GB"/>
        </w:rPr>
        <w:t>Because SG-associated genetic models typically involve proteins with functions beyond SG formation, disentangling SGs' contribution to tumour aggressiveness from these pleiotropic effects is difficult</w:t>
      </w:r>
      <w:r w:rsidR="00B020BE"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{"citationID":"2EKzbqMN","properties":{"unsorted":false,"formattedCitation":"(27, 28, 112)","plainCitation":"(27, 28, 112)","noteIndex":0},"citationItems":[{"id":"7QlDGlPw/vnNW88k2","uris":["http://zotero.org/users/local/1p9EH8ax/items/EUAG3M4I"],"itemData":{"id":"Vt4aYKIl/oyNza7fA","type":"article-journal","abstract":"Under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7QlDGlPw/lKVXclyK","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300753" w:rsidRPr="005379E1">
        <w:rPr>
          <w:rFonts w:ascii="Tahoma" w:hAnsi="Tahoma" w:cs="Tahoma"/>
          <w:sz w:val="24"/>
          <w:szCs w:val="24"/>
          <w:lang w:val="en-GB"/>
        </w:rPr>
        <w:instrText>﻿</w:instrText>
      </w:r>
      <w:r w:rsidR="00300753" w:rsidRPr="005379E1">
        <w:rPr>
          <w:rFonts w:ascii="Arial" w:hAnsi="Arial" w:cs="Arial"/>
          <w:sz w:val="24"/>
          <w:szCs w:val="24"/>
          <w:lang w:val="en-GB"/>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B020BE" w:rsidRPr="005379E1">
        <w:rPr>
          <w:rFonts w:ascii="Arial" w:hAnsi="Arial" w:cs="Arial"/>
          <w:sz w:val="24"/>
          <w:szCs w:val="24"/>
          <w:lang w:val="en-GB"/>
        </w:rPr>
        <w:fldChar w:fldCharType="separate"/>
      </w:r>
      <w:r w:rsidR="0097304F" w:rsidRPr="005379E1">
        <w:rPr>
          <w:rFonts w:ascii="Arial" w:hAnsi="Arial" w:cs="Arial"/>
          <w:sz w:val="24"/>
          <w:lang w:val="en-GB"/>
        </w:rPr>
        <w:t>(27, 28, 112)</w:t>
      </w:r>
      <w:r w:rsidR="00B020BE" w:rsidRPr="005379E1">
        <w:rPr>
          <w:rFonts w:ascii="Arial" w:hAnsi="Arial" w:cs="Arial"/>
          <w:sz w:val="24"/>
          <w:szCs w:val="24"/>
          <w:lang w:val="en-GB"/>
        </w:rPr>
        <w:fldChar w:fldCharType="end"/>
      </w:r>
      <w:r w:rsidR="0050149D" w:rsidRPr="005379E1">
        <w:rPr>
          <w:rFonts w:ascii="Arial" w:hAnsi="Arial" w:cs="Arial"/>
          <w:sz w:val="24"/>
          <w:szCs w:val="24"/>
          <w:lang w:val="en-GB"/>
        </w:rPr>
        <w:t xml:space="preserve">. </w:t>
      </w:r>
      <w:r w:rsidRPr="005379E1">
        <w:rPr>
          <w:rFonts w:ascii="Arial" w:hAnsi="Arial" w:cs="Arial"/>
          <w:sz w:val="24"/>
          <w:szCs w:val="24"/>
          <w:lang w:val="en-GB"/>
        </w:rPr>
        <w:t xml:space="preserve">Using the null hypothesis that these additional functions explain the reported SG–aggressiveness link, our analysis could not reject this alternative explanation (Supplementary Figures 14, 15), indicating that single-gene knockout approaches are insufficient to isolate SGs' specific contribution. </w:t>
      </w:r>
    </w:p>
    <w:p w14:paraId="7730216E" w14:textId="41B711F6"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As an orthogonal approach, we developed an SG gene-expression signature (SG-Score) via elastic net regression, validated in an independent dataset (Figure 7A,</w:t>
      </w:r>
      <w:ins w:id="338" w:author="Alexandre Miguel Kaizeler Guedes Da Silva Afonso" w:date="2026-09-02T14:29:00Z" w16du:dateUtc="2026-09-02T13:29:00Z">
        <w:r w:rsidR="0062783F">
          <w:rPr>
            <w:rFonts w:ascii="Arial" w:hAnsi="Arial" w:cs="Arial"/>
            <w:sz w:val="24"/>
            <w:szCs w:val="24"/>
            <w:lang w:val="en-GB"/>
          </w:rPr>
          <w:t xml:space="preserve"> </w:t>
        </w:r>
      </w:ins>
      <w:r w:rsidRPr="005379E1">
        <w:rPr>
          <w:rFonts w:ascii="Arial" w:hAnsi="Arial" w:cs="Arial"/>
          <w:sz w:val="24"/>
          <w:szCs w:val="24"/>
          <w:lang w:val="en-GB"/>
        </w:rPr>
        <w:t>B), and applied it to GDC-TCGA tumour transcriptomes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{"citationID":"sWdav15D","properties":{"formattedCitation":"(59, 60)","plainCitation":"(59, 60)","noteIndex":0},"citationItems":[{"id":101,"uris":["http://zotero.org/users/local/q86rvdj2/items/ZUGCCPWX"],"itemData":{"id":101,"type":"dataset","publisher":"https://www.cancer.gov/tcga","title":"The Cancer Genome Atlas","URL":"https://www.cancer.gov/tcga","author":[{"family":"TCGA Research Network","given":""}]}},{"id":"7QlDGlPw/xrIzltbe","uris":["http://zotero.org/users/local/q86rvdj2/items/PP5PUI3M"],"itemData":{"id":150,"type":"article-journal","container-title":"Nature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(59, 60)</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 xml:space="preserve">Elevated SG-Score in tumour samples was restricted to a subset of cancer types, arguing against a universal increase in SG formation across cancers (Supplementary Figure 16) and consistent with SG formation </w:t>
      </w:r>
      <w:r w:rsidRPr="005379E1">
        <w:rPr>
          <w:rFonts w:ascii="Arial" w:hAnsi="Arial" w:cs="Arial"/>
          <w:sz w:val="24"/>
          <w:szCs w:val="24"/>
          <w:lang w:val="en-GB"/>
        </w:rPr>
        <w:lastRenderedPageBreak/>
        <w:t>requiring stress conditions more severe than typical physiological ones</w:t>
      </w:r>
      <w:r w:rsidR="00582208" w:rsidRPr="005379E1">
        <w:rPr>
          <w:rFonts w:ascii="Arial" w:hAnsi="Arial" w:cs="Arial"/>
          <w:sz w:val="24"/>
          <w:szCs w:val="24"/>
          <w:lang w:val="en-GB"/>
        </w:rPr>
        <w:fldChar w:fldCharType="begin"/>
      </w:r>
      <w:r w:rsidR="00300753" w:rsidRPr="005379E1">
        <w:rPr>
          <w:rFonts w:ascii="Arial" w:hAnsi="Arial" w:cs="Arial"/>
          <w:sz w:val="24"/>
          <w:szCs w:val="24"/>
          <w:lang w:val="en-GB"/>
        </w:rPr>
        <w:instrText xml:space="preserve"> ADDIN ZOTERO_ITEM CSL_CITATION {"citationID":"UvCPDF4E","properties":{"formattedCitation":"(32)","plainCitation":"(32)","noteIndex":0},"citationItems":[{"id":"7QlDGlPw/5Illk25b","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582208" w:rsidRPr="005379E1">
        <w:rPr>
          <w:rFonts w:ascii="Arial" w:hAnsi="Arial" w:cs="Arial"/>
          <w:sz w:val="24"/>
          <w:szCs w:val="24"/>
          <w:lang w:val="en-GB"/>
        </w:rPr>
        <w:fldChar w:fldCharType="separate"/>
      </w:r>
      <w:r w:rsidR="0097304F" w:rsidRPr="005379E1">
        <w:rPr>
          <w:rFonts w:ascii="Arial" w:hAnsi="Arial" w:cs="Arial"/>
          <w:sz w:val="24"/>
          <w:lang w:val="en-GB"/>
        </w:rPr>
        <w:t>(32)</w:t>
      </w:r>
      <w:r w:rsidR="00582208" w:rsidRPr="005379E1">
        <w:rPr>
          <w:rFonts w:ascii="Arial" w:hAnsi="Arial" w:cs="Arial"/>
          <w:sz w:val="24"/>
          <w:szCs w:val="24"/>
          <w:lang w:val="en-GB"/>
        </w:rPr>
        <w:fldChar w:fldCharType="end"/>
      </w:r>
      <w:r w:rsidR="00663035" w:rsidRPr="005379E1">
        <w:rPr>
          <w:rFonts w:ascii="Arial" w:hAnsi="Arial" w:cs="Arial"/>
          <w:sz w:val="24"/>
          <w:szCs w:val="24"/>
          <w:lang w:val="en-GB"/>
        </w:rPr>
        <w:t xml:space="preserve">. </w:t>
      </w:r>
      <w:r w:rsidRPr="005379E1">
        <w:rPr>
          <w:rFonts w:ascii="Arial" w:hAnsi="Arial" w:cs="Arial"/>
          <w:sz w:val="24"/>
          <w:szCs w:val="24"/>
          <w:lang w:val="en-GB"/>
        </w:rPr>
        <w:t>Survival analysis, benchmarked against 100 randomly generated signatures, identified two cancer types (ACC, MESO) where lower SG-Score was associated with poorer outcomes, opposite to the expectation that SG assembly promotes aggressiveness. In these cancers, higher SG-Score correlated with higher proliferation and sustained interferon responses (</w:t>
      </w:r>
      <w:ins w:id="339" w:author="Alexandre Miguel Kaizeler Guedes Da Silva Afonso" w:date="2026-09-02T14:29:00Z" w16du:dateUtc="2026-09-02T13:29:00Z">
        <w:r w:rsidR="0062783F">
          <w:rPr>
            <w:rFonts w:ascii="Arial" w:hAnsi="Arial" w:cs="Arial"/>
            <w:sz w:val="24"/>
            <w:szCs w:val="24"/>
            <w:lang w:val="en-GB"/>
          </w:rPr>
          <w:t xml:space="preserve">Supplementary </w:t>
        </w:r>
      </w:ins>
      <w:r w:rsidRPr="005379E1">
        <w:rPr>
          <w:rFonts w:ascii="Arial" w:hAnsi="Arial" w:cs="Arial"/>
          <w:sz w:val="24"/>
          <w:szCs w:val="24"/>
          <w:lang w:val="en-GB"/>
        </w:rPr>
        <w:t>Figure 14B/C), suggesting SGs may mitigate but not fully suppress stress-induced inflammation, with implications for the balance between tumour progression and immune activation.</w:t>
      </w:r>
    </w:p>
    <w:p w14:paraId="632056A7" w14:textId="0244B993" w:rsidR="00937BB8" w:rsidRPr="005379E1" w:rsidRDefault="00C15FD6" w:rsidP="00582208">
      <w:pPr>
        <w:jc w:val="both"/>
        <w:rPr>
          <w:rFonts w:ascii="Arial" w:hAnsi="Arial" w:cs="Arial"/>
          <w:sz w:val="24"/>
          <w:szCs w:val="24"/>
          <w:lang w:val="en-GB"/>
        </w:rPr>
      </w:pPr>
      <w:r w:rsidRPr="005379E1">
        <w:rPr>
          <w:rFonts w:ascii="Arial" w:hAnsi="Arial" w:cs="Arial"/>
          <w:sz w:val="24"/>
          <w:szCs w:val="24"/>
          <w:lang w:val="en-GB"/>
        </w:rPr>
        <w:t xml:space="preserve">A further notable finding was upregulation of </w:t>
      </w:r>
      <w:r w:rsidRPr="005379E1">
        <w:rPr>
          <w:rFonts w:ascii="Arial" w:hAnsi="Arial" w:cs="Arial"/>
          <w:i/>
          <w:iCs/>
          <w:sz w:val="24"/>
          <w:szCs w:val="24"/>
          <w:lang w:val="en-GB"/>
        </w:rPr>
        <w:t>HK2</w:t>
      </w:r>
      <w:r w:rsidRPr="005379E1">
        <w:rPr>
          <w:rFonts w:ascii="Arial" w:hAnsi="Arial" w:cs="Arial"/>
          <w:sz w:val="24"/>
          <w:szCs w:val="24"/>
          <w:lang w:val="en-GB"/>
        </w:rPr>
        <w:t xml:space="preserve"> </w:t>
      </w:r>
      <w:r w:rsidR="00884A02" w:rsidRPr="005379E1">
        <w:rPr>
          <w:rFonts w:ascii="Arial" w:hAnsi="Arial" w:cs="Arial"/>
          <w:sz w:val="24"/>
          <w:szCs w:val="24"/>
          <w:lang w:val="en-GB"/>
        </w:rPr>
        <w:t xml:space="preserve">in SG-Score-high ACC and MESO tumour samples </w:t>
      </w:r>
      <w:r w:rsidRPr="005379E1">
        <w:rPr>
          <w:rFonts w:ascii="Arial" w:hAnsi="Arial" w:cs="Arial"/>
          <w:sz w:val="24"/>
          <w:szCs w:val="24"/>
          <w:lang w:val="en-GB"/>
        </w:rPr>
        <w:t>(Figure 7E), a modulator of VDAC activity and mitochondria</w:t>
      </w:r>
      <w:del w:id="340" w:author="Alexandre Miguel Kaizeler Guedes Da Silva Afonso" w:date="2026-09-02T14:30:00Z" w16du:dateUtc="2026-09-02T13:30:00Z">
        <w:r w:rsidRPr="005379E1" w:rsidDel="00774A8F">
          <w:rPr>
            <w:rFonts w:ascii="Arial" w:hAnsi="Arial" w:cs="Arial"/>
            <w:sz w:val="24"/>
            <w:szCs w:val="24"/>
            <w:lang w:val="en-GB"/>
          </w:rPr>
          <w:delText>l</w:delText>
        </w:r>
      </w:del>
      <w:r w:rsidRPr="005379E1">
        <w:rPr>
          <w:rFonts w:ascii="Arial" w:hAnsi="Arial" w:cs="Arial"/>
          <w:sz w:val="24"/>
          <w:szCs w:val="24"/>
          <w:lang w:val="en-GB"/>
        </w:rPr>
        <w:t>-to-cytosol</w:t>
      </w:r>
      <w:del w:id="341" w:author="Alexandre Miguel Kaizeler Guedes Da Silva Afonso" w:date="2026-09-02T14:30:00Z" w16du:dateUtc="2026-09-02T13:30:00Z">
        <w:r w:rsidRPr="005379E1" w:rsidDel="00774A8F">
          <w:rPr>
            <w:rFonts w:ascii="Arial" w:hAnsi="Arial" w:cs="Arial"/>
            <w:sz w:val="24"/>
            <w:szCs w:val="24"/>
            <w:lang w:val="en-GB"/>
          </w:rPr>
          <w:delText>ic</w:delText>
        </w:r>
      </w:del>
      <w:r w:rsidRPr="005379E1">
        <w:rPr>
          <w:rFonts w:ascii="Arial" w:hAnsi="Arial" w:cs="Arial"/>
          <w:sz w:val="24"/>
          <w:szCs w:val="24"/>
          <w:lang w:val="en-GB"/>
        </w:rPr>
        <w:t xml:space="preserve"> ATP transport</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{"citationID":"XtYX3QER","properties":{"formattedCitation":"(136)","plainCitation":"(136)","noteIndex":0},"citationItems":[{"id":153,"uris":["http://zotero.org/users/local/q86rvdj2/items/3JQQKTGU"],"itemData":{"id":153,"type":"article-journal","abstract":"Abstract\n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(136)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Given VDAC's role in mitochondrial dsRNA efflux</w:t>
      </w:r>
      <w:r w:rsidRPr="005379E1" w:rsidDel="00C15FD6">
        <w:rPr>
          <w:rFonts w:ascii="Arial" w:hAnsi="Arial" w:cs="Arial"/>
          <w:sz w:val="24"/>
          <w:szCs w:val="24"/>
          <w:lang w:val="en-GB"/>
        </w:rPr>
        <w:t xml:space="preserve"> </w:t>
      </w:r>
      <w:r w:rsidR="00937BB8"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{"citationID":"gRh6Ikz9","properties":{"formattedCitation":"(76)","plainCitation":"(76)","noteIndex":0},"citationItems":[{"id":134,"uris":["http://zotero.org/users/local/q86rvdj2/items/HRYLS8CR"],"itemData":{"id":134,"type":"article-journal","abstract":"In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937BB8" w:rsidRPr="005379E1">
        <w:rPr>
          <w:rFonts w:ascii="Arial" w:hAnsi="Arial" w:cs="Arial"/>
          <w:sz w:val="24"/>
          <w:szCs w:val="24"/>
          <w:lang w:val="en-GB"/>
        </w:rPr>
        <w:fldChar w:fldCharType="separate"/>
      </w:r>
      <w:r w:rsidR="0097304F" w:rsidRPr="005379E1">
        <w:rPr>
          <w:rFonts w:ascii="Arial" w:hAnsi="Arial" w:cs="Arial"/>
          <w:sz w:val="24"/>
          <w:lang w:val="en-GB"/>
        </w:rPr>
        <w:t>(76)</w:t>
      </w:r>
      <w:r w:rsidR="00937BB8" w:rsidRPr="005379E1">
        <w:rPr>
          <w:rFonts w:ascii="Arial" w:hAnsi="Arial" w:cs="Arial"/>
          <w:sz w:val="24"/>
          <w:szCs w:val="24"/>
          <w:lang w:val="en-GB"/>
        </w:rPr>
        <w:fldChar w:fldCharType="end"/>
      </w:r>
      <w:r w:rsidR="00937BB8" w:rsidRPr="005379E1">
        <w:rPr>
          <w:rFonts w:ascii="Arial" w:hAnsi="Arial" w:cs="Arial"/>
          <w:sz w:val="24"/>
          <w:szCs w:val="24"/>
          <w:lang w:val="en-GB"/>
        </w:rPr>
        <w:t xml:space="preserve">, </w:t>
      </w:r>
      <w:r w:rsidRPr="005379E1">
        <w:rPr>
          <w:rFonts w:ascii="Arial" w:hAnsi="Arial" w:cs="Arial"/>
          <w:sz w:val="24"/>
          <w:szCs w:val="24"/>
          <w:lang w:val="en-GB"/>
        </w:rPr>
        <w:t>we hypothesi</w:t>
      </w:r>
      <w:r w:rsidR="00DC4B4F" w:rsidRPr="005379E1">
        <w:rPr>
          <w:rFonts w:ascii="Arial" w:hAnsi="Arial" w:cs="Arial"/>
          <w:sz w:val="24"/>
          <w:szCs w:val="24"/>
          <w:lang w:val="en-GB"/>
        </w:rPr>
        <w:t>s</w:t>
      </w:r>
      <w:r w:rsidRPr="005379E1">
        <w:rPr>
          <w:rFonts w:ascii="Arial" w:hAnsi="Arial" w:cs="Arial"/>
          <w:sz w:val="24"/>
          <w:szCs w:val="24"/>
          <w:lang w:val="en-GB"/>
        </w:rPr>
        <w:t>e that this axis could link SG formation to inflammatory signalling in these cancers</w:t>
      </w:r>
      <w:r w:rsidR="00C37375" w:rsidRPr="005379E1">
        <w:rPr>
          <w:rFonts w:ascii="Arial" w:hAnsi="Arial" w:cs="Arial"/>
          <w:sz w:val="24"/>
          <w:szCs w:val="24"/>
          <w:lang w:val="en-GB"/>
        </w:rPr>
        <w:t>.</w:t>
      </w:r>
      <w:r w:rsidRPr="005379E1">
        <w:rPr>
          <w:rFonts w:ascii="Arial" w:hAnsi="Arial" w:cs="Arial"/>
          <w:sz w:val="24"/>
          <w:szCs w:val="24"/>
          <w:lang w:val="en-GB"/>
        </w:rPr>
        <w:t xml:space="preserve"> </w:t>
      </w:r>
      <w:r w:rsidR="00C37375" w:rsidRPr="005379E1">
        <w:rPr>
          <w:rFonts w:ascii="Arial" w:hAnsi="Arial" w:cs="Arial"/>
          <w:sz w:val="24"/>
          <w:szCs w:val="24"/>
          <w:lang w:val="en-GB"/>
        </w:rPr>
        <w:t>W</w:t>
      </w:r>
      <w:r w:rsidRPr="005379E1">
        <w:rPr>
          <w:rFonts w:ascii="Arial" w:hAnsi="Arial" w:cs="Arial"/>
          <w:sz w:val="24"/>
          <w:szCs w:val="24"/>
          <w:lang w:val="en-GB"/>
        </w:rPr>
        <w:t>e present this explicitly as a hypothesis for future functional validation.</w:t>
      </w:r>
    </w:p>
    <w:p w14:paraId="4E4E52F8" w14:textId="77777777" w:rsidR="007E6FFA" w:rsidRPr="005379E1" w:rsidRDefault="0098042C" w:rsidP="0098042C">
      <w:pPr>
        <w:jc w:val="both"/>
        <w:rPr>
          <w:rFonts w:ascii="Arial" w:hAnsi="Arial" w:cs="Arial"/>
          <w:sz w:val="24"/>
          <w:szCs w:val="24"/>
          <w:lang w:val="en-GB"/>
        </w:rPr>
      </w:pPr>
      <w:r w:rsidRPr="005379E1">
        <w:rPr>
          <w:rFonts w:ascii="Arial" w:hAnsi="Arial" w:cs="Arial"/>
          <w:sz w:val="24"/>
          <w:szCs w:val="24"/>
          <w:lang w:val="en-GB"/>
        </w:rPr>
        <w:t>This study has several limitations</w:t>
      </w:r>
      <w:r w:rsidR="007E6FFA" w:rsidRPr="005379E1">
        <w:rPr>
          <w:rFonts w:ascii="Arial" w:hAnsi="Arial" w:cs="Arial"/>
          <w:sz w:val="24"/>
          <w:szCs w:val="24"/>
          <w:lang w:val="en-GB"/>
        </w:rPr>
        <w:t>:</w:t>
      </w:r>
    </w:p>
    <w:p w14:paraId="203A925D" w14:textId="636ACF88" w:rsidR="0098042C" w:rsidRPr="005379E1" w:rsidRDefault="0098042C" w:rsidP="005379E1">
      <w:pPr>
        <w:pStyle w:val="PargrafodaLista"/>
        <w:numPr>
          <w:ilvl w:val="0"/>
          <w:numId w:val="20"/>
        </w:numPr>
        <w:jc w:val="both"/>
        <w:rPr>
          <w:rFonts w:ascii="Arial" w:hAnsi="Arial" w:cs="Arial"/>
          <w:sz w:val="24"/>
          <w:szCs w:val="24"/>
          <w:lang w:val="en-GB"/>
        </w:rPr>
      </w:pPr>
      <w:r w:rsidRPr="005379E1">
        <w:rPr>
          <w:rFonts w:ascii="Arial" w:hAnsi="Arial" w:cs="Arial"/>
          <w:sz w:val="24"/>
          <w:szCs w:val="24"/>
          <w:lang w:val="en-GB"/>
        </w:rPr>
        <w:t>Analysis of published SG transcriptomic datasets was complicated by dataset-specific technical issues, including sample mislabelling, limited specificity of SG-purification techniques, and inadequate gene filtration (see Supplementary Methods).</w:t>
      </w:r>
    </w:p>
    <w:p w14:paraId="69E527B2" w14:textId="77777777" w:rsidR="00781014" w:rsidRPr="005379E1" w:rsidRDefault="00781014" w:rsidP="005379E1">
      <w:pPr>
        <w:pStyle w:val="PargrafodaLista"/>
        <w:numPr>
          <w:ilvl w:val="0"/>
          <w:numId w:val="20"/>
        </w:numPr>
        <w:jc w:val="both"/>
        <w:rPr>
          <w:rFonts w:ascii="Arial" w:hAnsi="Arial" w:cs="Arial"/>
          <w:sz w:val="24"/>
          <w:szCs w:val="24"/>
        </w:rPr>
      </w:pPr>
      <w:r w:rsidRPr="005379E1">
        <w:rPr>
          <w:rFonts w:ascii="Arial" w:hAnsi="Arial" w:cs="Arial"/>
          <w:sz w:val="24"/>
          <w:szCs w:val="24"/>
        </w:rPr>
        <w:t>Our correction for centrifugation-associated length bias relied on sedimentation parameters derived from yeast, which may not fully capture human mitochondrial RNA dynamics.</w:t>
      </w:r>
    </w:p>
    <w:p w14:paraId="1730C9C8" w14:textId="77777777" w:rsidR="00781014" w:rsidRPr="005379E1" w:rsidRDefault="00781014" w:rsidP="005379E1">
      <w:pPr>
        <w:pStyle w:val="PargrafodaLista"/>
        <w:numPr>
          <w:ilvl w:val="0"/>
          <w:numId w:val="20"/>
        </w:numPr>
        <w:jc w:val="both"/>
        <w:rPr>
          <w:rFonts w:ascii="Arial" w:hAnsi="Arial" w:cs="Arial"/>
          <w:sz w:val="24"/>
          <w:szCs w:val="24"/>
        </w:rPr>
      </w:pPr>
      <w:r w:rsidRPr="005379E1">
        <w:rPr>
          <w:rFonts w:ascii="Arial" w:hAnsi="Arial" w:cs="Arial"/>
          <w:sz w:val="24"/>
          <w:szCs w:val="24"/>
        </w:rPr>
        <w:t>As discussed above, SGs are identified almost entirely by size-based imaging criteria; image-processing choices for SG detection are, moreover, not consistently reported in the field, which complicates cross-study comparison.</w:t>
      </w:r>
    </w:p>
    <w:p w14:paraId="45B9C9A2" w14:textId="77777777" w:rsidR="00781014" w:rsidRPr="005379E1" w:rsidRDefault="00781014" w:rsidP="005379E1">
      <w:pPr>
        <w:pStyle w:val="PargrafodaLista"/>
        <w:numPr>
          <w:ilvl w:val="0"/>
          <w:numId w:val="20"/>
        </w:numPr>
        <w:jc w:val="both"/>
        <w:rPr>
          <w:rFonts w:ascii="Arial" w:hAnsi="Arial" w:cs="Arial"/>
          <w:sz w:val="24"/>
          <w:szCs w:val="24"/>
        </w:rPr>
      </w:pPr>
      <w:r w:rsidRPr="005379E1">
        <w:rPr>
          <w:rFonts w:ascii="Arial" w:hAnsi="Arial" w:cs="Arial"/>
          <w:sz w:val="24"/>
          <w:szCs w:val="24"/>
        </w:rPr>
        <w:t xml:space="preserve">Our dsRNA–SG </w:t>
      </w:r>
      <w:proofErr w:type="spellStart"/>
      <w:r w:rsidRPr="005379E1">
        <w:rPr>
          <w:rFonts w:ascii="Arial" w:hAnsi="Arial" w:cs="Arial"/>
          <w:sz w:val="24"/>
          <w:szCs w:val="24"/>
        </w:rPr>
        <w:t>colocalisation</w:t>
      </w:r>
      <w:proofErr w:type="spellEnd"/>
      <w:r w:rsidRPr="005379E1">
        <w:rPr>
          <w:rFonts w:ascii="Arial" w:hAnsi="Arial" w:cs="Arial"/>
          <w:sz w:val="24"/>
          <w:szCs w:val="24"/>
        </w:rPr>
        <w:t xml:space="preserve"> and TIA1-splicing analyses were correlational and based on limited sample sizes.</w:t>
      </w:r>
    </w:p>
    <w:p w14:paraId="5A4811D0" w14:textId="7824B6D8" w:rsidR="0098042C" w:rsidRPr="005379E1" w:rsidRDefault="0098042C" w:rsidP="005379E1">
      <w:pPr>
        <w:pStyle w:val="PargrafodaLista"/>
        <w:numPr>
          <w:ilvl w:val="0"/>
          <w:numId w:val="20"/>
        </w:numPr>
        <w:jc w:val="both"/>
        <w:rPr>
          <w:rFonts w:ascii="Arial" w:hAnsi="Arial" w:cs="Arial"/>
          <w:sz w:val="24"/>
          <w:szCs w:val="24"/>
          <w:lang w:val="en-GB"/>
        </w:rPr>
      </w:pPr>
      <w:r w:rsidRPr="005379E1">
        <w:rPr>
          <w:rFonts w:ascii="Arial" w:hAnsi="Arial" w:cs="Arial"/>
          <w:sz w:val="24"/>
          <w:szCs w:val="24"/>
          <w:lang w:val="en-GB"/>
        </w:rPr>
        <w:t>Multiple SG subtypes have been described based on their dependence on eIF2α phosphorylation, and differ in protein composition</w:t>
      </w:r>
      <w:r w:rsidRPr="005379E1">
        <w:rPr>
          <w:rFonts w:ascii="Arial" w:hAnsi="Arial" w:cs="Arial"/>
          <w:sz w:val="24"/>
          <w:szCs w:val="24"/>
          <w:lang w:val="en-GB"/>
        </w:rPr>
        <w:fldChar w:fldCharType="begin"/>
      </w:r>
      <w:r w:rsidR="001823B1" w:rsidRPr="005379E1">
        <w:rPr>
          <w:rFonts w:ascii="Arial" w:hAnsi="Arial" w:cs="Arial"/>
          <w:sz w:val="24"/>
          <w:szCs w:val="24"/>
          <w:lang w:val="en-GB"/>
        </w:rPr>
        <w:instrText xml:space="preserve"> ADDIN ZOTERO_ITEM CSL_CITATION {"citationID":"d4jxF3Jf","properties":{"unsorted":false,"formattedCitation":"(137)","plainCitation":"(137)","noteIndex":0},"citationItems":[{"id":408,"uris":["http://zotero.org/users/local/q86rvdj2/items/TYXMIPJY"],"itemData":{"id":408,"type":"article-journal","abstract":"Stress Granules (SGs) are membraneless cytoplasmic RNA granules, which contain translationally stalled mRNAs, associated translation initiation factors and multiple RNA-binding proteins (RBPs). They are formed in response to various stresses and contribute to reprogramming of cellular metabolism to aid cell survival. Because of their cytoprotective nature, association with translation regulation and cell signaling, SGs are an essential component of the integrated stress response pathway, a complex adaptive program central to stress management. Recent advances in SG biology unambiguously demonstrate that SGs are heterogeneous in their RNA and protein content leading to the idea that various SG subtypes exist. These SG variants are formed in cell type- and stress-specific manners and differ in their composition, dynamics of assembly and disassembly, and contribution to cell viability. As aberrant SG dynamics contribute to the formation of pathological persistent SGs that are implicated in neurodegenerative diseases, the biology of different SG subtypes may be directly implicated in neurodegeneration. Here, we will discuss mechanisms of SG formation, their subtypes, and potential contribution to health and disease.","container-title":"Cellular and molecular life sciences: CMLS","DOI":"10.1007/s00018-020-03565-0","ISSN":"1420-9071","issue":"23","journalAbbreviation":"Cell Mol Life Sci","page":"4827–4845","PMID":"32500266","PMCID":"PMC7668291","title":"Stress granule subtypes: an emerging link to neurodegeneration","title-short":"Stress granule subtypes","volume":"77","author":[{"family":"Advani","given":"Vivek M."},{"family":"Ivanov","given":"Pavel"}],"issued":{"date-parts":[["2020",12]]}}}],"schema":"https://github.com/citation-style-language/schema/raw/master/csl-citation.json"} </w:instrText>
      </w:r>
      <w:r w:rsidRPr="005379E1">
        <w:rPr>
          <w:rFonts w:ascii="Arial" w:hAnsi="Arial" w:cs="Arial"/>
          <w:sz w:val="24"/>
          <w:szCs w:val="24"/>
          <w:lang w:val="en-GB"/>
        </w:rPr>
        <w:fldChar w:fldCharType="separate"/>
      </w:r>
      <w:r w:rsidR="0097304F" w:rsidRPr="005379E1">
        <w:rPr>
          <w:rFonts w:ascii="Arial" w:hAnsi="Arial" w:cs="Arial"/>
          <w:sz w:val="24"/>
          <w:lang w:val="en-GB"/>
        </w:rPr>
        <w:t>(137)</w:t>
      </w:r>
      <w:r w:rsidRPr="005379E1">
        <w:rPr>
          <w:rFonts w:ascii="Arial" w:hAnsi="Arial" w:cs="Arial"/>
          <w:sz w:val="24"/>
          <w:szCs w:val="24"/>
          <w:lang w:val="en-GB"/>
        </w:rPr>
        <w:fldChar w:fldCharType="end"/>
      </w:r>
      <w:r w:rsidRPr="005379E1">
        <w:rPr>
          <w:rFonts w:ascii="Arial" w:hAnsi="Arial" w:cs="Arial"/>
          <w:sz w:val="24"/>
          <w:szCs w:val="24"/>
          <w:lang w:val="en-GB"/>
        </w:rPr>
        <w:t>. Our analyses did not distinguish between subtypes, which may contribute to variability across datasets. Our differential expression analyses used linear models assuming additive, constant effects, which may not capture non-linear, threshold-dependent, or epistatic regulatory relationships.</w:t>
      </w:r>
    </w:p>
    <w:p w14:paraId="6F3E4E61" w14:textId="77777777" w:rsidR="007E6FFA" w:rsidRPr="005379E1" w:rsidRDefault="0098042C" w:rsidP="005379E1">
      <w:pPr>
        <w:pStyle w:val="PargrafodaLista"/>
        <w:numPr>
          <w:ilvl w:val="0"/>
          <w:numId w:val="20"/>
        </w:numPr>
        <w:jc w:val="both"/>
        <w:rPr>
          <w:rFonts w:ascii="Arial" w:hAnsi="Arial" w:cs="Arial"/>
          <w:sz w:val="24"/>
          <w:szCs w:val="24"/>
          <w:lang w:val="en-GB"/>
        </w:rPr>
      </w:pPr>
      <w:r w:rsidRPr="005379E1">
        <w:rPr>
          <w:rFonts w:ascii="Arial" w:hAnsi="Arial" w:cs="Arial"/>
          <w:sz w:val="24"/>
          <w:szCs w:val="24"/>
          <w:lang w:val="en-GB"/>
        </w:rPr>
        <w:t>Finally, the prognostic value of the SG-Score was identified in a small subset of cancer types and requires independent, prospective validation before translational application.</w:t>
      </w:r>
      <w:r w:rsidR="007E6FFA" w:rsidRPr="005379E1">
        <w:rPr>
          <w:rFonts w:ascii="Arial" w:hAnsi="Arial" w:cs="Arial"/>
          <w:sz w:val="24"/>
          <w:szCs w:val="24"/>
          <w:lang w:val="en-GB"/>
        </w:rPr>
        <w:t xml:space="preserve"> </w:t>
      </w:r>
    </w:p>
    <w:p w14:paraId="0FAB88FD" w14:textId="52E3BFA1" w:rsidR="007E6FFA" w:rsidRPr="005379E1" w:rsidRDefault="007E6FFA" w:rsidP="007E6FFA">
      <w:pPr>
        <w:jc w:val="both"/>
        <w:rPr>
          <w:rFonts w:ascii="Arial" w:hAnsi="Arial" w:cs="Arial"/>
          <w:sz w:val="24"/>
          <w:szCs w:val="24"/>
          <w:lang w:val="en-GB"/>
        </w:rPr>
      </w:pPr>
      <w:r w:rsidRPr="005379E1">
        <w:rPr>
          <w:rFonts w:ascii="Arial" w:hAnsi="Arial" w:cs="Arial"/>
          <w:sz w:val="24"/>
          <w:szCs w:val="24"/>
          <w:lang w:val="en-GB"/>
        </w:rPr>
        <w:t xml:space="preserve">We nonetheless identify recurring technical sources of variability across published SG transcriptomes and propose a corrected, consolidated SG transcriptome alongside the transcriptomic changes accompanying SG assembly. SG formation was associated with downregulation of stress- and inflammation-related pathways, suggesting a stressor-independent protective response, and our data support a model in which SGs modulate </w:t>
      </w:r>
      <w:r w:rsidRPr="005379E1">
        <w:rPr>
          <w:rFonts w:ascii="Arial" w:hAnsi="Arial" w:cs="Arial"/>
          <w:sz w:val="24"/>
          <w:szCs w:val="24"/>
          <w:lang w:val="en-GB"/>
        </w:rPr>
        <w:lastRenderedPageBreak/>
        <w:t>inflammatory signalling via sequestration of mitochondrial dsRNA, with translational relevance suggested by the SG-Score's behaviour in a subset of cancers.</w:t>
      </w:r>
    </w:p>
    <w:p w14:paraId="19E04CDB" w14:textId="42B317D2" w:rsidR="0098042C" w:rsidRDefault="0098042C" w:rsidP="0098042C">
      <w:pPr>
        <w:spacing w:line="278" w:lineRule="auto"/>
        <w:rPr>
          <w:rFonts w:ascii="Arial" w:hAnsi="Arial" w:cs="Arial"/>
          <w:sz w:val="24"/>
          <w:szCs w:val="24"/>
          <w:lang w:val="en-GB"/>
        </w:rPr>
      </w:pPr>
    </w:p>
    <w:p w14:paraId="11F915C6" w14:textId="77777777" w:rsidR="001823B1" w:rsidRDefault="001823B1" w:rsidP="001823B1">
      <w:pPr>
        <w:pStyle w:val="Ttulo1"/>
        <w:spacing w:before="0"/>
      </w:pPr>
      <w:r w:rsidRPr="001823B1">
        <w:t>Supplementary Data</w:t>
      </w:r>
    </w:p>
    <w:p w14:paraId="1BC50E92" w14:textId="77777777" w:rsidR="001823B1" w:rsidRPr="00422A93" w:rsidRDefault="001823B1" w:rsidP="001823B1">
      <w:pPr>
        <w:rPr>
          <w:rFonts w:ascii="Arial" w:hAnsi="Arial" w:cs="Arial"/>
          <w:sz w:val="24"/>
          <w:szCs w:val="24"/>
        </w:rPr>
      </w:pPr>
      <w:r w:rsidRPr="00422A93">
        <w:rPr>
          <w:rFonts w:ascii="Arial" w:hAnsi="Arial" w:cs="Arial"/>
          <w:sz w:val="24"/>
          <w:szCs w:val="24"/>
        </w:rPr>
        <w:t>Supplementary data are available.</w:t>
      </w:r>
    </w:p>
    <w:p w14:paraId="71CCAF02" w14:textId="77777777" w:rsidR="001823B1" w:rsidRPr="009450FC" w:rsidRDefault="001823B1" w:rsidP="001823B1">
      <w:pPr>
        <w:pStyle w:val="Ttulo1"/>
        <w:spacing w:before="0"/>
        <w:rPr>
          <w:lang w:val="en-GB"/>
        </w:rPr>
      </w:pPr>
      <w:r>
        <w:rPr>
          <w:lang w:val="en-GB"/>
        </w:rPr>
        <w:t>Data</w:t>
      </w:r>
      <w:r w:rsidRPr="009450FC">
        <w:rPr>
          <w:lang w:val="en-GB"/>
        </w:rPr>
        <w:t xml:space="preserve"> Availability</w:t>
      </w:r>
    </w:p>
    <w:p w14:paraId="5462D3DD" w14:textId="77777777"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All analysis code is available in a public</w:t>
      </w:r>
      <w:r>
        <w:rPr>
          <w:rFonts w:ascii="Arial" w:hAnsi="Arial" w:cs="Arial"/>
          <w:sz w:val="24"/>
          <w:szCs w:val="24"/>
          <w:lang w:val="en-GB"/>
        </w:rPr>
        <w:t xml:space="preserve"> </w:t>
      </w:r>
      <w:proofErr w:type="spellStart"/>
      <w:r>
        <w:rPr>
          <w:rFonts w:ascii="Arial" w:hAnsi="Arial" w:cs="Arial"/>
          <w:sz w:val="24"/>
          <w:szCs w:val="24"/>
          <w:lang w:val="en-GB"/>
        </w:rPr>
        <w:t>Zenodo</w:t>
      </w:r>
      <w:proofErr w:type="spellEnd"/>
      <w:r>
        <w:rPr>
          <w:rFonts w:ascii="Arial" w:hAnsi="Arial" w:cs="Arial"/>
          <w:sz w:val="24"/>
          <w:szCs w:val="24"/>
          <w:lang w:val="en-GB"/>
        </w:rPr>
        <w:t xml:space="preserve"> repository (</w:t>
      </w:r>
      <w:hyperlink r:id="rId58" w:history="1">
        <w:r w:rsidRPr="004B23E5">
          <w:rPr>
            <w:rStyle w:val="Hiperligao"/>
            <w:rFonts w:ascii="Arial" w:hAnsi="Arial" w:cs="Arial"/>
            <w:sz w:val="24"/>
            <w:szCs w:val="24"/>
          </w:rPr>
          <w:t>https://doi.org/10.5281/zenodo.21724125</w:t>
        </w:r>
      </w:hyperlink>
      <w:r>
        <w:rPr>
          <w:rFonts w:ascii="Arial" w:hAnsi="Arial" w:cs="Arial"/>
          <w:sz w:val="24"/>
          <w:szCs w:val="24"/>
        </w:rPr>
        <w:t>)</w:t>
      </w:r>
      <w:r>
        <w:rPr>
          <w:rFonts w:ascii="Arial" w:hAnsi="Arial" w:cs="Arial"/>
          <w:sz w:val="24"/>
          <w:szCs w:val="24"/>
          <w:lang w:val="en-GB"/>
        </w:rPr>
        <w:t xml:space="preserve"> and in a public</w:t>
      </w:r>
      <w:r w:rsidRPr="009450FC">
        <w:rPr>
          <w:rFonts w:ascii="Arial" w:hAnsi="Arial" w:cs="Arial"/>
          <w:sz w:val="24"/>
          <w:szCs w:val="24"/>
          <w:lang w:val="en-GB"/>
        </w:rPr>
        <w:t xml:space="preserve"> GitHub repository (</w:t>
      </w:r>
      <w:hyperlink r:id="rId59" w:tgtFrame="_new" w:history="1">
        <w:r w:rsidRPr="009450FC">
          <w:rPr>
            <w:rStyle w:val="Hiperligao"/>
            <w:rFonts w:ascii="Arial" w:hAnsi="Arial" w:cs="Arial"/>
            <w:sz w:val="24"/>
            <w:szCs w:val="24"/>
            <w:lang w:val="en-GB"/>
          </w:rPr>
          <w:t>https://github.com/DiseaseTranscriptomicsLab/StressGranules</w:t>
        </w:r>
      </w:hyperlink>
      <w:r w:rsidRPr="009450FC">
        <w:rPr>
          <w:rFonts w:ascii="Arial" w:hAnsi="Arial" w:cs="Arial"/>
          <w:sz w:val="24"/>
          <w:szCs w:val="24"/>
          <w:lang w:val="en-GB"/>
        </w:rPr>
        <w:t>), organi</w:t>
      </w:r>
      <w:r>
        <w:rPr>
          <w:rFonts w:ascii="Arial" w:hAnsi="Arial" w:cs="Arial"/>
          <w:sz w:val="24"/>
          <w:szCs w:val="24"/>
          <w:lang w:val="en-GB"/>
        </w:rPr>
        <w:t>s</w:t>
      </w:r>
      <w:r w:rsidRPr="009450FC">
        <w:rPr>
          <w:rFonts w:ascii="Arial" w:hAnsi="Arial" w:cs="Arial"/>
          <w:sz w:val="24"/>
          <w:szCs w:val="24"/>
          <w:lang w:val="en-GB"/>
        </w:rPr>
        <w:t xml:space="preserve">ed into: </w:t>
      </w:r>
      <w:r w:rsidRPr="009450FC">
        <w:rPr>
          <w:rFonts w:ascii="Arial" w:hAnsi="Arial" w:cs="Arial"/>
          <w:i/>
          <w:iCs/>
          <w:sz w:val="24"/>
          <w:szCs w:val="24"/>
          <w:lang w:val="en-GB"/>
        </w:rPr>
        <w:t>Datasets</w:t>
      </w:r>
      <w:r w:rsidRPr="009450FC">
        <w:rPr>
          <w:rFonts w:ascii="Arial" w:hAnsi="Arial" w:cs="Arial"/>
          <w:sz w:val="24"/>
          <w:szCs w:val="24"/>
          <w:lang w:val="en-GB"/>
        </w:rPr>
        <w:t xml:space="preserve"> (analysis of each dataset referenced under “Datasets used”), </w:t>
      </w:r>
      <w:r w:rsidRPr="009450FC">
        <w:rPr>
          <w:rFonts w:ascii="Arial" w:hAnsi="Arial" w:cs="Arial"/>
          <w:i/>
          <w:iCs/>
          <w:sz w:val="24"/>
          <w:szCs w:val="24"/>
          <w:lang w:val="en-GB"/>
        </w:rPr>
        <w:t>Files</w:t>
      </w:r>
      <w:r w:rsidRPr="009450FC">
        <w:rPr>
          <w:rFonts w:ascii="Arial" w:hAnsi="Arial" w:cs="Arial"/>
          <w:sz w:val="24"/>
          <w:szCs w:val="24"/>
          <w:lang w:val="en-GB"/>
        </w:rPr>
        <w:t xml:space="preserve"> (including the SG Score signature and the WC and SG meta-analy</w:t>
      </w:r>
      <w:r>
        <w:rPr>
          <w:rFonts w:ascii="Arial" w:hAnsi="Arial" w:cs="Arial"/>
          <w:sz w:val="24"/>
          <w:szCs w:val="24"/>
          <w:lang w:val="en-GB"/>
        </w:rPr>
        <w:t>s</w:t>
      </w:r>
      <w:r w:rsidRPr="009450FC">
        <w:rPr>
          <w:rFonts w:ascii="Arial" w:hAnsi="Arial" w:cs="Arial"/>
          <w:sz w:val="24"/>
          <w:szCs w:val="24"/>
          <w:lang w:val="en-GB"/>
        </w:rPr>
        <w:t xml:space="preserve">ed profiles), </w:t>
      </w:r>
      <w:r w:rsidRPr="009450FC">
        <w:rPr>
          <w:rFonts w:ascii="Arial" w:hAnsi="Arial" w:cs="Arial"/>
          <w:i/>
          <w:iCs/>
          <w:sz w:val="24"/>
          <w:szCs w:val="24"/>
          <w:lang w:val="en-GB"/>
        </w:rPr>
        <w:t>Scripts</w:t>
      </w:r>
      <w:r w:rsidRPr="009450FC">
        <w:rPr>
          <w:rFonts w:ascii="Arial" w:hAnsi="Arial" w:cs="Arial"/>
          <w:sz w:val="24"/>
          <w:szCs w:val="24"/>
          <w:lang w:val="en-GB"/>
        </w:rPr>
        <w:t xml:space="preserve"> (bash scripts for preprocessing and analysis), and </w:t>
      </w:r>
      <w:r w:rsidRPr="009450FC">
        <w:rPr>
          <w:rFonts w:ascii="Arial" w:hAnsi="Arial" w:cs="Arial"/>
          <w:i/>
          <w:iCs/>
          <w:sz w:val="24"/>
          <w:szCs w:val="24"/>
          <w:lang w:val="en-GB"/>
        </w:rPr>
        <w:t>Simulations</w:t>
      </w:r>
      <w:r w:rsidRPr="009450FC">
        <w:rPr>
          <w:rFonts w:ascii="Arial" w:hAnsi="Arial" w:cs="Arial"/>
          <w:sz w:val="24"/>
          <w:szCs w:val="24"/>
          <w:lang w:val="en-GB"/>
        </w:rPr>
        <w:t xml:space="preserve"> (files and scripts for reproducing Mimi-</w:t>
      </w:r>
      <w:proofErr w:type="spellStart"/>
      <w:r w:rsidRPr="009450FC">
        <w:rPr>
          <w:rFonts w:ascii="Arial" w:hAnsi="Arial" w:cs="Arial"/>
          <w:sz w:val="24"/>
          <w:szCs w:val="24"/>
          <w:lang w:val="en-GB"/>
        </w:rPr>
        <w:t>Seq</w:t>
      </w:r>
      <w:proofErr w:type="spellEnd"/>
      <w:r w:rsidRPr="009450FC">
        <w:rPr>
          <w:rFonts w:ascii="Arial" w:hAnsi="Arial" w:cs="Arial"/>
          <w:sz w:val="24"/>
          <w:szCs w:val="24"/>
          <w:lang w:val="en-GB"/>
        </w:rPr>
        <w:t xml:space="preserve"> and Spin-Sim simulations).</w:t>
      </w:r>
    </w:p>
    <w:p w14:paraId="6E66B41A" w14:textId="1611582E"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The </w:t>
      </w:r>
      <w:proofErr w:type="spellStart"/>
      <w:r w:rsidRPr="009450FC">
        <w:rPr>
          <w:rFonts w:ascii="Arial" w:hAnsi="Arial" w:cs="Arial"/>
          <w:sz w:val="24"/>
          <w:szCs w:val="24"/>
          <w:lang w:val="en-GB"/>
        </w:rPr>
        <w:t>eCLIPSE</w:t>
      </w:r>
      <w:proofErr w:type="spellEnd"/>
      <w:r w:rsidRPr="009450FC">
        <w:rPr>
          <w:rFonts w:ascii="Arial" w:hAnsi="Arial" w:cs="Arial"/>
          <w:sz w:val="24"/>
          <w:szCs w:val="24"/>
          <w:lang w:val="en-GB"/>
        </w:rPr>
        <w:t xml:space="preserve"> pipeline is still under active development and </w:t>
      </w:r>
      <w:del w:id="342" w:author="Alexandre Miguel Kaizeler Guedes Da Silva Afonso" w:date="2026-09-02T14:35:00Z" w16du:dateUtc="2026-09-02T13:35:00Z">
        <w:r w:rsidRPr="009450FC" w:rsidDel="00774A8F">
          <w:rPr>
            <w:rFonts w:ascii="Arial" w:hAnsi="Arial" w:cs="Arial"/>
            <w:sz w:val="24"/>
            <w:szCs w:val="24"/>
            <w:lang w:val="en-GB"/>
          </w:rPr>
          <w:delText>not yet fully public</w:delText>
        </w:r>
      </w:del>
      <w:ins w:id="343" w:author="Alexandre Miguel Kaizeler Guedes Da Silva Afonso" w:date="2026-09-02T14:35:00Z" w16du:dateUtc="2026-09-02T13:35:00Z">
        <w:r w:rsidR="00774A8F">
          <w:rPr>
            <w:rFonts w:ascii="Arial" w:hAnsi="Arial" w:cs="Arial"/>
            <w:sz w:val="24"/>
            <w:szCs w:val="24"/>
            <w:lang w:val="en-GB"/>
          </w:rPr>
          <w:t>as-yet unpublished</w:t>
        </w:r>
      </w:ins>
      <w:r w:rsidRPr="009450FC">
        <w:rPr>
          <w:rFonts w:ascii="Arial" w:hAnsi="Arial" w:cs="Arial"/>
          <w:sz w:val="24"/>
          <w:szCs w:val="24"/>
          <w:lang w:val="en-GB"/>
        </w:rPr>
        <w:t xml:space="preserve">. However, </w:t>
      </w:r>
      <w:del w:id="344" w:author="Alexandre Miguel Kaizeler Guedes Da Silva Afonso" w:date="2026-09-02T14:35:00Z" w16du:dateUtc="2026-09-02T13:35:00Z">
        <w:r w:rsidRPr="009450FC" w:rsidDel="00774A8F">
          <w:rPr>
            <w:rFonts w:ascii="Arial" w:hAnsi="Arial" w:cs="Arial"/>
            <w:sz w:val="24"/>
            <w:szCs w:val="24"/>
            <w:lang w:val="en-GB"/>
          </w:rPr>
          <w:delText xml:space="preserve">preliminary </w:delText>
        </w:r>
      </w:del>
      <w:r w:rsidRPr="009450FC">
        <w:rPr>
          <w:rFonts w:ascii="Arial" w:hAnsi="Arial" w:cs="Arial"/>
          <w:sz w:val="24"/>
          <w:szCs w:val="24"/>
          <w:lang w:val="en-GB"/>
        </w:rPr>
        <w:t>components</w:t>
      </w:r>
      <w:ins w:id="345" w:author="Alexandre Miguel Kaizeler Guedes Da Silva Afonso" w:date="2026-09-02T14:35:00Z" w16du:dateUtc="2026-09-02T13:35:00Z">
        <w:r w:rsidR="00774A8F">
          <w:rPr>
            <w:rFonts w:ascii="Arial" w:hAnsi="Arial" w:cs="Arial"/>
            <w:sz w:val="24"/>
            <w:szCs w:val="24"/>
            <w:lang w:val="en-GB"/>
          </w:rPr>
          <w:t xml:space="preserve"> necessary to re-create the analysis,</w:t>
        </w:r>
      </w:ins>
      <w:r w:rsidRPr="009450FC">
        <w:rPr>
          <w:rFonts w:ascii="Arial" w:hAnsi="Arial" w:cs="Arial"/>
          <w:sz w:val="24"/>
          <w:szCs w:val="24"/>
          <w:lang w:val="en-GB"/>
        </w:rPr>
        <w:t xml:space="preserve"> and related work are available in separate repositor</w:t>
      </w:r>
      <w:r>
        <w:rPr>
          <w:rFonts w:ascii="Arial" w:hAnsi="Arial" w:cs="Arial"/>
          <w:sz w:val="24"/>
          <w:szCs w:val="24"/>
          <w:lang w:val="en-GB"/>
        </w:rPr>
        <w:t xml:space="preserve">ies in </w:t>
      </w:r>
      <w:proofErr w:type="spellStart"/>
      <w:r>
        <w:rPr>
          <w:rFonts w:ascii="Arial" w:hAnsi="Arial" w:cs="Arial"/>
          <w:sz w:val="24"/>
          <w:szCs w:val="24"/>
          <w:lang w:val="en-GB"/>
        </w:rPr>
        <w:t>Zenodo</w:t>
      </w:r>
      <w:proofErr w:type="spellEnd"/>
      <w:r w:rsidR="00747102">
        <w:rPr>
          <w:rFonts w:ascii="Arial" w:hAnsi="Arial" w:cs="Arial"/>
          <w:sz w:val="24"/>
          <w:szCs w:val="24"/>
          <w:lang w:val="en-GB"/>
        </w:rPr>
        <w:t xml:space="preserve"> </w:t>
      </w:r>
      <w:r>
        <w:rPr>
          <w:rFonts w:ascii="Arial" w:hAnsi="Arial" w:cs="Arial"/>
          <w:sz w:val="24"/>
          <w:szCs w:val="24"/>
          <w:lang w:val="en-GB"/>
        </w:rPr>
        <w:t>(</w:t>
      </w:r>
      <w:hyperlink r:id="rId60" w:tgtFrame="_blank" w:history="1">
        <w:r w:rsidRPr="004B23E5">
          <w:rPr>
            <w:rStyle w:val="Hiperligao"/>
            <w:rFonts w:ascii="Arial" w:hAnsi="Arial" w:cs="Arial"/>
            <w:sz w:val="24"/>
            <w:szCs w:val="24"/>
          </w:rPr>
          <w:t>doi.org/10.5281/zenodo.21724194</w:t>
        </w:r>
      </w:hyperlink>
      <w:r>
        <w:rPr>
          <w:rFonts w:ascii="Arial" w:hAnsi="Arial" w:cs="Arial"/>
          <w:sz w:val="24"/>
          <w:szCs w:val="24"/>
          <w:lang w:val="en-GB"/>
        </w:rPr>
        <w:t xml:space="preserve">), and in GitHub </w:t>
      </w:r>
      <w:r w:rsidRPr="009450FC">
        <w:rPr>
          <w:rFonts w:ascii="Arial" w:hAnsi="Arial" w:cs="Arial"/>
          <w:sz w:val="24"/>
          <w:szCs w:val="24"/>
          <w:lang w:val="en-GB"/>
        </w:rPr>
        <w:t>(</w:t>
      </w:r>
      <w:hyperlink r:id="rId61" w:tgtFrame="_new" w:history="1">
        <w:r w:rsidRPr="009450FC">
          <w:rPr>
            <w:rStyle w:val="Hiperligao"/>
            <w:rFonts w:ascii="Arial" w:hAnsi="Arial" w:cs="Arial"/>
            <w:sz w:val="24"/>
            <w:szCs w:val="24"/>
            <w:lang w:val="en-GB"/>
          </w:rPr>
          <w:t>https://github.com/DiseaseTranscriptomicsLab/CHARM</w:t>
        </w:r>
      </w:hyperlink>
      <w:r w:rsidRPr="009450FC">
        <w:rPr>
          <w:rFonts w:ascii="Arial" w:hAnsi="Arial" w:cs="Arial"/>
          <w:sz w:val="24"/>
          <w:szCs w:val="24"/>
          <w:lang w:val="en-GB"/>
        </w:rPr>
        <w:t xml:space="preserve">: Comprehensive Hub for Alternative Regulatory Mapping), </w:t>
      </w:r>
      <w:r>
        <w:rPr>
          <w:rFonts w:ascii="Arial" w:hAnsi="Arial" w:cs="Arial"/>
          <w:sz w:val="24"/>
          <w:szCs w:val="24"/>
          <w:lang w:val="en-GB"/>
        </w:rPr>
        <w:t>with</w:t>
      </w:r>
      <w:r w:rsidRPr="009450FC">
        <w:rPr>
          <w:rFonts w:ascii="Arial" w:hAnsi="Arial" w:cs="Arial"/>
          <w:sz w:val="24"/>
          <w:szCs w:val="24"/>
          <w:lang w:val="en-GB"/>
        </w:rPr>
        <w:t xml:space="preserve"> the full pipeline provided upon request.</w:t>
      </w:r>
    </w:p>
    <w:p w14:paraId="75183C15" w14:textId="77777777" w:rsidR="001823B1" w:rsidRPr="009450FC" w:rsidRDefault="001823B1" w:rsidP="001823B1">
      <w:pPr>
        <w:pStyle w:val="Ttulo1"/>
        <w:rPr>
          <w:lang w:val="en-GB"/>
        </w:rPr>
      </w:pPr>
      <w:r w:rsidRPr="009450FC">
        <w:rPr>
          <w:lang w:val="en-GB"/>
        </w:rPr>
        <w:t>Acknowledgments</w:t>
      </w:r>
    </w:p>
    <w:p w14:paraId="3DC5EE89" w14:textId="5F4A0ADC" w:rsidR="001823B1" w:rsidRDefault="001823B1" w:rsidP="001823B1">
      <w:pPr>
        <w:jc w:val="both"/>
        <w:rPr>
          <w:ins w:id="346" w:author="Alexandre Miguel Kaizeler Guedes Da Silva Afonso" w:date="2026-09-02T14:44:00Z" w16du:dateUtc="2026-09-02T13:44:00Z"/>
          <w:rFonts w:ascii="Arial" w:hAnsi="Arial" w:cs="Arial"/>
          <w:sz w:val="24"/>
          <w:szCs w:val="24"/>
          <w:lang w:val="en-GB"/>
        </w:rPr>
      </w:pPr>
      <w:r w:rsidRPr="009450FC">
        <w:rPr>
          <w:rFonts w:ascii="Arial" w:hAnsi="Arial" w:cs="Arial"/>
          <w:sz w:val="24"/>
          <w:szCs w:val="24"/>
          <w:lang w:val="en-GB"/>
        </w:rPr>
        <w:t xml:space="preserve">We thank all members </w:t>
      </w:r>
      <w:del w:id="347" w:author="Alexandre Miguel Kaizeler Guedes Da Silva Afonso" w:date="2026-09-02T14:44:00Z" w16du:dateUtc="2026-09-02T13:44:00Z">
        <w:r w:rsidRPr="009450FC" w:rsidDel="0077677F">
          <w:rPr>
            <w:rFonts w:ascii="Arial" w:hAnsi="Arial" w:cs="Arial"/>
            <w:sz w:val="24"/>
            <w:szCs w:val="24"/>
            <w:lang w:val="en-GB"/>
          </w:rPr>
          <w:delText xml:space="preserve">from </w:delText>
        </w:r>
      </w:del>
      <w:ins w:id="348" w:author="Alexandre Miguel Kaizeler Guedes Da Silva Afonso" w:date="2026-09-02T14:44:00Z" w16du:dateUtc="2026-09-02T13:44:00Z">
        <w:r w:rsidR="0077677F">
          <w:rPr>
            <w:rFonts w:ascii="Arial" w:hAnsi="Arial" w:cs="Arial"/>
            <w:sz w:val="24"/>
            <w:szCs w:val="24"/>
            <w:lang w:val="en-GB"/>
          </w:rPr>
          <w:t>of</w:t>
        </w:r>
        <w:r w:rsidR="0077677F" w:rsidRPr="009450FC">
          <w:rPr>
            <w:rFonts w:ascii="Arial" w:hAnsi="Arial" w:cs="Arial"/>
            <w:sz w:val="24"/>
            <w:szCs w:val="24"/>
            <w:lang w:val="en-GB"/>
          </w:rPr>
          <w:t xml:space="preserve"> </w:t>
        </w:r>
      </w:ins>
      <w:r w:rsidRPr="009450FC">
        <w:rPr>
          <w:rFonts w:ascii="Arial" w:hAnsi="Arial" w:cs="Arial"/>
          <w:sz w:val="24"/>
          <w:szCs w:val="24"/>
          <w:lang w:val="en-GB"/>
        </w:rPr>
        <w:t>the Disease Transcriptomics Lab for providing valuable feedback on the manuscript, in particular Rita Martins-Silva and Francisca Xara-</w:t>
      </w:r>
      <w:proofErr w:type="spellStart"/>
      <w:r w:rsidRPr="009450FC">
        <w:rPr>
          <w:rFonts w:ascii="Arial" w:hAnsi="Arial" w:cs="Arial"/>
          <w:sz w:val="24"/>
          <w:szCs w:val="24"/>
          <w:lang w:val="en-GB"/>
        </w:rPr>
        <w:t>Brasil</w:t>
      </w:r>
      <w:proofErr w:type="spellEnd"/>
      <w:r w:rsidRPr="009450FC">
        <w:rPr>
          <w:rFonts w:ascii="Arial" w:hAnsi="Arial" w:cs="Arial"/>
          <w:sz w:val="24"/>
          <w:szCs w:val="24"/>
          <w:lang w:val="en-GB"/>
        </w:rPr>
        <w:t xml:space="preserve">. We thank all members </w:t>
      </w:r>
      <w:del w:id="349" w:author="Alexandre Miguel Kaizeler Guedes Da Silva Afonso" w:date="2026-09-02T14:44:00Z" w16du:dateUtc="2026-09-02T13:44:00Z">
        <w:r w:rsidRPr="009450FC" w:rsidDel="0077677F">
          <w:rPr>
            <w:rFonts w:ascii="Arial" w:hAnsi="Arial" w:cs="Arial"/>
            <w:sz w:val="24"/>
            <w:szCs w:val="24"/>
            <w:lang w:val="en-GB"/>
          </w:rPr>
          <w:delText xml:space="preserve">from </w:delText>
        </w:r>
      </w:del>
      <w:ins w:id="350" w:author="Alexandre Miguel Kaizeler Guedes Da Silva Afonso" w:date="2026-09-02T14:44:00Z" w16du:dateUtc="2026-09-02T13:44:00Z">
        <w:r w:rsidR="0077677F">
          <w:rPr>
            <w:rFonts w:ascii="Arial" w:hAnsi="Arial" w:cs="Arial"/>
            <w:sz w:val="24"/>
            <w:szCs w:val="24"/>
            <w:lang w:val="en-GB"/>
          </w:rPr>
          <w:t>of</w:t>
        </w:r>
        <w:r w:rsidR="0077677F" w:rsidRPr="009450FC">
          <w:rPr>
            <w:rFonts w:ascii="Arial" w:hAnsi="Arial" w:cs="Arial"/>
            <w:sz w:val="24"/>
            <w:szCs w:val="24"/>
            <w:lang w:val="en-GB"/>
          </w:rPr>
          <w:t xml:space="preserve"> </w:t>
        </w:r>
      </w:ins>
      <w:r w:rsidRPr="009450FC">
        <w:rPr>
          <w:rFonts w:ascii="Arial" w:hAnsi="Arial" w:cs="Arial"/>
          <w:sz w:val="24"/>
          <w:szCs w:val="24"/>
          <w:lang w:val="en-GB"/>
        </w:rPr>
        <w:t xml:space="preserve">the Mitochondria Biology &amp; Neurodegeneration </w:t>
      </w:r>
      <w:ins w:id="351" w:author="Alexandre Miguel Kaizeler Guedes Da Silva Afonso" w:date="2026-09-02T14:44:00Z" w16du:dateUtc="2026-09-02T13:44:00Z">
        <w:r w:rsidR="0077677F">
          <w:rPr>
            <w:rFonts w:ascii="Arial" w:hAnsi="Arial" w:cs="Arial"/>
            <w:sz w:val="24"/>
            <w:szCs w:val="24"/>
            <w:lang w:val="en-GB"/>
          </w:rPr>
          <w:t>L</w:t>
        </w:r>
      </w:ins>
      <w:del w:id="352" w:author="Alexandre Miguel Kaizeler Guedes Da Silva Afonso" w:date="2026-09-02T14:44:00Z" w16du:dateUtc="2026-09-02T13:44:00Z">
        <w:r w:rsidRPr="009450FC" w:rsidDel="0077677F">
          <w:rPr>
            <w:rFonts w:ascii="Arial" w:hAnsi="Arial" w:cs="Arial"/>
            <w:sz w:val="24"/>
            <w:szCs w:val="24"/>
            <w:lang w:val="en-GB"/>
          </w:rPr>
          <w:delText>l</w:delText>
        </w:r>
      </w:del>
      <w:r w:rsidRPr="009450FC">
        <w:rPr>
          <w:rFonts w:ascii="Arial" w:hAnsi="Arial" w:cs="Arial"/>
          <w:sz w:val="24"/>
          <w:szCs w:val="24"/>
          <w:lang w:val="en-GB"/>
        </w:rPr>
        <w:t>ab for support during laborator</w:t>
      </w:r>
      <w:ins w:id="353" w:author="Alexandre Miguel Kaizeler Guedes Da Silva Afonso" w:date="2026-09-02T14:36:00Z" w16du:dateUtc="2026-09-02T13:36:00Z">
        <w:r w:rsidR="00774A8F">
          <w:rPr>
            <w:rFonts w:ascii="Arial" w:hAnsi="Arial" w:cs="Arial"/>
            <w:sz w:val="24"/>
            <w:szCs w:val="24"/>
            <w:lang w:val="en-GB"/>
          </w:rPr>
          <w:t>y</w:t>
        </w:r>
      </w:ins>
      <w:del w:id="354" w:author="Alexandre Miguel Kaizeler Guedes Da Silva Afonso" w:date="2026-09-02T14:36:00Z" w16du:dateUtc="2026-09-02T13:36:00Z">
        <w:r w:rsidRPr="009450FC" w:rsidDel="00774A8F">
          <w:rPr>
            <w:rFonts w:ascii="Arial" w:hAnsi="Arial" w:cs="Arial"/>
            <w:sz w:val="24"/>
            <w:szCs w:val="24"/>
            <w:lang w:val="en-GB"/>
          </w:rPr>
          <w:delText>ial</w:delText>
        </w:r>
      </w:del>
      <w:r w:rsidRPr="009450FC">
        <w:rPr>
          <w:rFonts w:ascii="Arial" w:hAnsi="Arial" w:cs="Arial"/>
          <w:sz w:val="24"/>
          <w:szCs w:val="24"/>
          <w:lang w:val="en-GB"/>
        </w:rPr>
        <w:t xml:space="preserve"> experiments. </w:t>
      </w:r>
      <w:ins w:id="355" w:author="Alexandre Miguel Kaizeler Guedes Da Silva Afonso" w:date="2026-09-02T14:37:00Z" w16du:dateUtc="2026-09-02T13:37:00Z">
        <w:r w:rsidR="00774A8F" w:rsidRPr="0043648D">
          <w:rPr>
            <w:rFonts w:ascii="Arial" w:hAnsi="Arial" w:cs="Arial"/>
            <w:sz w:val="24"/>
            <w:szCs w:val="24"/>
          </w:rPr>
          <w:t>We thank the technical support of the Bioimaging Platform of the Gulbenkian Institute for Molecular Medicine, funded by PPBI-POCI-01-0145-FEDER-022122</w:t>
        </w:r>
        <w:r w:rsidR="00774A8F">
          <w:rPr>
            <w:rFonts w:ascii="Arial" w:hAnsi="Arial" w:cs="Arial"/>
            <w:sz w:val="24"/>
            <w:szCs w:val="24"/>
          </w:rPr>
          <w:t xml:space="preserve">. </w:t>
        </w:r>
      </w:ins>
      <w:r w:rsidRPr="009450FC">
        <w:rPr>
          <w:rFonts w:ascii="Arial" w:hAnsi="Arial" w:cs="Arial"/>
          <w:sz w:val="24"/>
          <w:szCs w:val="24"/>
          <w:lang w:val="en-GB"/>
        </w:rPr>
        <w:t xml:space="preserve">We are also grateful to the Maria Carmo-Fonseca Lab for providing U2-OS cells and to the Leonor </w:t>
      </w:r>
      <w:proofErr w:type="spellStart"/>
      <w:r w:rsidRPr="009450FC">
        <w:rPr>
          <w:rFonts w:ascii="Arial" w:hAnsi="Arial" w:cs="Arial"/>
          <w:sz w:val="24"/>
          <w:szCs w:val="24"/>
          <w:lang w:val="en-GB"/>
        </w:rPr>
        <w:t>Saúde</w:t>
      </w:r>
      <w:proofErr w:type="spellEnd"/>
      <w:r w:rsidRPr="009450FC">
        <w:rPr>
          <w:rFonts w:ascii="Arial" w:hAnsi="Arial" w:cs="Arial"/>
          <w:sz w:val="24"/>
          <w:szCs w:val="24"/>
          <w:lang w:val="en-GB"/>
        </w:rPr>
        <w:t xml:space="preserve"> Lab for providing Sorbitol</w:t>
      </w:r>
      <w:r>
        <w:rPr>
          <w:rFonts w:ascii="Arial" w:hAnsi="Arial" w:cs="Arial"/>
          <w:sz w:val="24"/>
          <w:szCs w:val="24"/>
          <w:lang w:val="en-GB"/>
        </w:rPr>
        <w:t>.</w:t>
      </w:r>
    </w:p>
    <w:p w14:paraId="5168527C" w14:textId="4B773B30" w:rsidR="0077677F" w:rsidRPr="0077677F" w:rsidRDefault="0077677F" w:rsidP="001823B1">
      <w:pPr>
        <w:jc w:val="both"/>
        <w:rPr>
          <w:rFonts w:ascii="Arial" w:hAnsi="Arial" w:cs="Arial"/>
          <w:sz w:val="24"/>
          <w:szCs w:val="24"/>
          <w:rPrChange w:id="356" w:author="Alexandre Miguel Kaizeler Guedes Da Silva Afonso" w:date="2026-09-02T14:44:00Z" w16du:dateUtc="2026-09-02T13:44:00Z">
            <w:rPr>
              <w:rFonts w:ascii="Arial" w:hAnsi="Arial" w:cs="Arial"/>
              <w:sz w:val="24"/>
              <w:szCs w:val="24"/>
              <w:lang w:val="en-GB"/>
            </w:rPr>
          </w:rPrChange>
        </w:rPr>
      </w:pPr>
      <w:ins w:id="357" w:author="Alexandre Miguel Kaizeler Guedes Da Silva Afonso" w:date="2026-09-02T14:44:00Z" w16du:dateUtc="2026-09-02T13:44:00Z">
        <w:r>
          <w:rPr>
            <w:rFonts w:ascii="Arial" w:hAnsi="Arial" w:cs="Arial"/>
            <w:sz w:val="24"/>
            <w:szCs w:val="24"/>
            <w:lang w:val="en-GB"/>
          </w:rPr>
          <w:t xml:space="preserve">Graphical abstract was </w:t>
        </w:r>
        <w:r>
          <w:rPr>
            <w:rFonts w:ascii="Arial" w:hAnsi="Arial" w:cs="Arial"/>
            <w:sz w:val="24"/>
            <w:szCs w:val="24"/>
          </w:rPr>
          <w:t>c</w:t>
        </w:r>
        <w:r w:rsidRPr="006E3011">
          <w:rPr>
            <w:rFonts w:ascii="Arial" w:hAnsi="Arial" w:cs="Arial"/>
            <w:sz w:val="24"/>
            <w:szCs w:val="24"/>
          </w:rPr>
          <w:t xml:space="preserve">reated in </w:t>
        </w:r>
        <w:proofErr w:type="spellStart"/>
        <w:r w:rsidRPr="006E3011">
          <w:rPr>
            <w:rFonts w:ascii="Arial" w:hAnsi="Arial" w:cs="Arial"/>
            <w:sz w:val="24"/>
            <w:szCs w:val="24"/>
          </w:rPr>
          <w:t>BioRender</w:t>
        </w:r>
        <w:proofErr w:type="spellEnd"/>
        <w:r>
          <w:rPr>
            <w:rFonts w:ascii="Arial" w:hAnsi="Arial" w:cs="Arial"/>
            <w:sz w:val="24"/>
            <w:szCs w:val="24"/>
          </w:rPr>
          <w:t xml:space="preserve"> (</w:t>
        </w:r>
        <w:r w:rsidRPr="006E3011">
          <w:rPr>
            <w:rFonts w:ascii="Arial" w:hAnsi="Arial" w:cs="Arial"/>
            <w:sz w:val="24"/>
            <w:szCs w:val="24"/>
          </w:rPr>
          <w:t>https://BioRender.com/oblsxww</w:t>
        </w:r>
        <w:r>
          <w:rPr>
            <w:rFonts w:ascii="Arial" w:hAnsi="Arial" w:cs="Arial"/>
            <w:sz w:val="24"/>
            <w:szCs w:val="24"/>
          </w:rPr>
          <w:t>).</w:t>
        </w:r>
      </w:ins>
    </w:p>
    <w:p w14:paraId="6D5CCFD0" w14:textId="77777777" w:rsidR="001823B1" w:rsidRPr="00422A93" w:rsidRDefault="001823B1" w:rsidP="001823B1">
      <w:pPr>
        <w:rPr>
          <w:lang w:val="en-GB"/>
        </w:rPr>
      </w:pPr>
      <w:r w:rsidRPr="002C281C">
        <w:rPr>
          <w:rFonts w:ascii="Arial" w:hAnsi="Arial" w:cs="Arial"/>
          <w:sz w:val="24"/>
          <w:szCs w:val="24"/>
          <w:lang w:val="en-GB"/>
        </w:rPr>
        <w:t>This work includes the use of generative artificial intelligence tools, specifically ChatGPT (OpenAI, GPT-4 and GPT 5.5) and Claude (Anthropic, Sonnet 4.6), to assist with language editing, text refinement, and code troubleshooting. These tools were used under the lead author’s supervision, and all generated content was critically 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1C9D5ACC" w14:textId="77777777" w:rsidR="001823B1" w:rsidRDefault="001823B1" w:rsidP="001823B1">
      <w:pPr>
        <w:rPr>
          <w:rFonts w:ascii="Arial" w:hAnsi="Arial" w:cs="Arial"/>
          <w:sz w:val="24"/>
          <w:szCs w:val="24"/>
          <w:lang w:val="en-GB"/>
        </w:rPr>
      </w:pPr>
      <w:r w:rsidRPr="009450FC">
        <w:rPr>
          <w:rFonts w:ascii="Arial" w:hAnsi="Arial" w:cs="Arial"/>
          <w:sz w:val="24"/>
          <w:szCs w:val="24"/>
          <w:lang w:val="en-GB"/>
        </w:rPr>
        <w:lastRenderedPageBreak/>
        <w:t>Further information and requests for resources, data, and/or code should be directed to, and will be fulfilled by the lead corresponding author, Alexandre Kaizeler (alexandre.afonso@gimm.pt).</w:t>
      </w:r>
    </w:p>
    <w:p w14:paraId="5BB0FDE1" w14:textId="77777777" w:rsidR="001823B1" w:rsidRPr="00422A93" w:rsidRDefault="001823B1" w:rsidP="001823B1">
      <w:pPr>
        <w:pStyle w:val="Ttulo1"/>
        <w:rPr>
          <w:lang w:val="en-GB"/>
        </w:rPr>
      </w:pPr>
      <w:r>
        <w:rPr>
          <w:lang w:val="en-GB"/>
        </w:rPr>
        <w:t>Funding</w:t>
      </w:r>
    </w:p>
    <w:p w14:paraId="30087C4D" w14:textId="300E9D95"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This work is funded by national funds through </w:t>
      </w:r>
      <w:proofErr w:type="spellStart"/>
      <w:r w:rsidRPr="00B475D4">
        <w:rPr>
          <w:rFonts w:ascii="Arial" w:hAnsi="Arial" w:cs="Arial"/>
          <w:sz w:val="24"/>
          <w:szCs w:val="24"/>
          <w:lang w:val="en-GB"/>
        </w:rPr>
        <w:t>Fundação</w:t>
      </w:r>
      <w:proofErr w:type="spellEnd"/>
      <w:r w:rsidRPr="00B475D4">
        <w:rPr>
          <w:rFonts w:ascii="Arial" w:hAnsi="Arial" w:cs="Arial"/>
          <w:sz w:val="24"/>
          <w:szCs w:val="24"/>
          <w:lang w:val="en-GB"/>
        </w:rPr>
        <w:t xml:space="preserve"> para a </w:t>
      </w:r>
      <w:proofErr w:type="spellStart"/>
      <w:r w:rsidRPr="00B475D4">
        <w:rPr>
          <w:rFonts w:ascii="Arial" w:hAnsi="Arial" w:cs="Arial"/>
          <w:sz w:val="24"/>
          <w:szCs w:val="24"/>
          <w:lang w:val="en-GB"/>
        </w:rPr>
        <w:t>Ciência</w:t>
      </w:r>
      <w:proofErr w:type="spellEnd"/>
      <w:r w:rsidRPr="00B475D4">
        <w:rPr>
          <w:rFonts w:ascii="Arial" w:hAnsi="Arial" w:cs="Arial"/>
          <w:sz w:val="24"/>
          <w:szCs w:val="24"/>
          <w:lang w:val="en-GB"/>
        </w:rPr>
        <w:t xml:space="preserve"> e a </w:t>
      </w:r>
      <w:proofErr w:type="spellStart"/>
      <w:r w:rsidRPr="00B475D4">
        <w:rPr>
          <w:rFonts w:ascii="Arial" w:hAnsi="Arial" w:cs="Arial"/>
          <w:sz w:val="24"/>
          <w:szCs w:val="24"/>
          <w:lang w:val="en-GB"/>
        </w:rPr>
        <w:t>Tecnologia</w:t>
      </w:r>
      <w:proofErr w:type="spellEnd"/>
      <w:r w:rsidRPr="00B475D4">
        <w:rPr>
          <w:rFonts w:ascii="Arial" w:hAnsi="Arial" w:cs="Arial"/>
          <w:sz w:val="24"/>
          <w:szCs w:val="24"/>
          <w:lang w:val="en-GB"/>
        </w:rPr>
        <w:t>, I.P. (</w:t>
      </w:r>
      <w:r w:rsidRPr="009450FC">
        <w:rPr>
          <w:rFonts w:ascii="Arial" w:hAnsi="Arial" w:cs="Arial"/>
          <w:sz w:val="24"/>
          <w:szCs w:val="24"/>
          <w:lang w:val="en-GB"/>
        </w:rPr>
        <w:t xml:space="preserve">PhD Studentship UI/BD/153363/2022 to A.K. and contract </w:t>
      </w:r>
      <w:r w:rsidRPr="00B475D4">
        <w:rPr>
          <w:rFonts w:ascii="Arial" w:hAnsi="Arial" w:cs="Arial"/>
          <w:sz w:val="24"/>
          <w:szCs w:val="24"/>
          <w:lang w:val="en-GB"/>
        </w:rPr>
        <w:t>CEECIND/00436/2018 to N.L.B.-M.) and by</w:t>
      </w:r>
      <w:ins w:id="358" w:author="Alexandre Miguel Kaizeler Guedes Da Silva Afonso" w:date="2026-09-02T14:38:00Z" w16du:dateUtc="2026-09-02T13:38:00Z">
        <w:r w:rsidR="00774A8F">
          <w:rPr>
            <w:rFonts w:ascii="Arial" w:hAnsi="Arial" w:cs="Arial"/>
            <w:sz w:val="24"/>
            <w:szCs w:val="24"/>
            <w:lang w:val="en-GB"/>
          </w:rPr>
          <w:t xml:space="preserve"> the</w:t>
        </w:r>
      </w:ins>
      <w:r w:rsidRPr="00B475D4">
        <w:rPr>
          <w:rFonts w:ascii="Arial" w:hAnsi="Arial" w:cs="Arial"/>
          <w:sz w:val="24"/>
          <w:szCs w:val="24"/>
          <w:lang w:val="en-GB"/>
        </w:rPr>
        <w:t xml:space="preserve"> European Union’s Horizon Europe Widening Participation and Spreading Excellence Programme under Grant Agreement No. 101159926 (Fostering Excellent Research, Training and Innovation in Biomedical Data Science)</w:t>
      </w:r>
      <w:r w:rsidRPr="009450FC">
        <w:rPr>
          <w:rFonts w:ascii="Arial" w:hAnsi="Arial" w:cs="Arial"/>
          <w:sz w:val="24"/>
          <w:szCs w:val="24"/>
          <w:lang w:val="en-GB"/>
        </w:rPr>
        <w:t xml:space="preserve">. </w:t>
      </w:r>
      <w:del w:id="359" w:author="Alexandre Miguel Kaizeler Guedes Da Silva Afonso" w:date="2026-09-02T14:38:00Z" w16du:dateUtc="2026-09-02T13:38:00Z">
        <w:r w:rsidRPr="009450FC" w:rsidDel="00774A8F">
          <w:rPr>
            <w:rFonts w:ascii="Arial" w:hAnsi="Arial" w:cs="Arial"/>
            <w:sz w:val="24"/>
            <w:szCs w:val="24"/>
            <w:lang w:val="en-GB"/>
          </w:rPr>
          <w:delText>We thank the technical support of the Bioimaging Platform of the Gulbenkian Institute for Molecular Medicine, funded by PPBI-POCI-01-0145-FEDER-022122.</w:delText>
        </w:r>
      </w:del>
    </w:p>
    <w:p w14:paraId="50956E76" w14:textId="77777777" w:rsidR="001823B1" w:rsidRPr="009450FC" w:rsidRDefault="001823B1" w:rsidP="001823B1">
      <w:pPr>
        <w:pStyle w:val="Ttulo1"/>
        <w:rPr>
          <w:lang w:val="en-GB"/>
        </w:rPr>
      </w:pPr>
      <w:r w:rsidRPr="009450FC">
        <w:rPr>
          <w:lang w:val="en-GB"/>
        </w:rPr>
        <w:t>Author contributions</w:t>
      </w:r>
    </w:p>
    <w:p w14:paraId="0FBB9291" w14:textId="086F73F6" w:rsidR="001823B1" w:rsidRPr="009450FC" w:rsidRDefault="001823B1" w:rsidP="001823B1">
      <w:pPr>
        <w:jc w:val="both"/>
        <w:rPr>
          <w:rFonts w:ascii="Arial" w:hAnsi="Arial" w:cs="Arial"/>
          <w:sz w:val="24"/>
          <w:szCs w:val="24"/>
          <w:lang w:val="en-GB"/>
        </w:rPr>
      </w:pPr>
      <w:r w:rsidRPr="009450FC">
        <w:rPr>
          <w:rFonts w:ascii="Arial" w:hAnsi="Arial" w:cs="Arial"/>
          <w:sz w:val="24"/>
          <w:szCs w:val="24"/>
          <w:lang w:val="en-GB"/>
        </w:rPr>
        <w:t xml:space="preserve">A.K. conceived the project; A.K., V.A.M., and N.L.B.-M. designed the experiments; A.K. wrote the manuscript, with contributions from all the other authors; A.K. performed all experimental work; A.K, D.C and D.V.V performed image acquisition, </w:t>
      </w:r>
      <w:del w:id="360" w:author="Alexandre Miguel Kaizeler Guedes Da Silva Afonso" w:date="2026-09-02T14:38:00Z" w16du:dateUtc="2026-09-02T13:38:00Z">
        <w:r w:rsidRPr="009450FC" w:rsidDel="00774A8F">
          <w:rPr>
            <w:rFonts w:ascii="Arial" w:hAnsi="Arial" w:cs="Arial"/>
            <w:sz w:val="24"/>
            <w:szCs w:val="24"/>
            <w:lang w:val="en-GB"/>
          </w:rPr>
          <w:delText xml:space="preserve">under </w:delText>
        </w:r>
      </w:del>
      <w:ins w:id="361" w:author="Alexandre Miguel Kaizeler Guedes Da Silva Afonso" w:date="2026-09-02T14:38:00Z" w16du:dateUtc="2026-09-02T13:38:00Z">
        <w:r w:rsidR="00774A8F">
          <w:rPr>
            <w:rFonts w:ascii="Arial" w:hAnsi="Arial" w:cs="Arial"/>
            <w:sz w:val="24"/>
            <w:szCs w:val="24"/>
            <w:lang w:val="en-GB"/>
          </w:rPr>
          <w:t>with</w:t>
        </w:r>
        <w:r w:rsidR="00774A8F" w:rsidRPr="009450FC">
          <w:rPr>
            <w:rFonts w:ascii="Arial" w:hAnsi="Arial" w:cs="Arial"/>
            <w:sz w:val="24"/>
            <w:szCs w:val="24"/>
            <w:lang w:val="en-GB"/>
          </w:rPr>
          <w:t xml:space="preserve"> </w:t>
        </w:r>
      </w:ins>
      <w:r w:rsidRPr="009450FC">
        <w:rPr>
          <w:rFonts w:ascii="Arial" w:hAnsi="Arial" w:cs="Arial"/>
          <w:sz w:val="24"/>
          <w:szCs w:val="24"/>
          <w:lang w:val="en-GB"/>
        </w:rPr>
        <w:t xml:space="preserve">support of the Bioimaging Platform of the Gulbenkian Institute for Molecular Medicine; D.C performed image analysis; A.K. performed all other data analyses. </w:t>
      </w:r>
    </w:p>
    <w:p w14:paraId="29F27528" w14:textId="77777777" w:rsidR="001823B1" w:rsidRPr="009450FC" w:rsidRDefault="001823B1" w:rsidP="001823B1">
      <w:pPr>
        <w:pStyle w:val="Ttulo1"/>
        <w:rPr>
          <w:lang w:val="en-GB"/>
        </w:rPr>
      </w:pPr>
      <w:r w:rsidRPr="009450FC">
        <w:rPr>
          <w:lang w:val="en-GB"/>
        </w:rPr>
        <w:t>Declaration of interests</w:t>
      </w:r>
    </w:p>
    <w:p w14:paraId="55854703" w14:textId="77777777" w:rsidR="001823B1" w:rsidRPr="00422A93" w:rsidRDefault="001823B1" w:rsidP="001823B1">
      <w:pPr>
        <w:jc w:val="both"/>
        <w:rPr>
          <w:rFonts w:ascii="Arial" w:hAnsi="Arial" w:cs="Arial"/>
          <w:sz w:val="24"/>
          <w:szCs w:val="24"/>
          <w:lang w:val="en-GB"/>
        </w:rPr>
      </w:pPr>
      <w:r w:rsidRPr="009450FC">
        <w:rPr>
          <w:rFonts w:ascii="Arial" w:hAnsi="Arial" w:cs="Arial"/>
          <w:sz w:val="24"/>
          <w:szCs w:val="24"/>
          <w:lang w:val="en-GB"/>
        </w:rPr>
        <w:t>No author declares any competing interests.</w:t>
      </w:r>
    </w:p>
    <w:p w14:paraId="4ED16FBC" w14:textId="77777777" w:rsidR="001823B1" w:rsidRPr="00C33D58" w:rsidRDefault="001823B1" w:rsidP="00C33D58">
      <w:pPr>
        <w:rPr>
          <w:lang w:val="en-GB"/>
        </w:rPr>
      </w:pPr>
    </w:p>
    <w:p w14:paraId="0B53E4ED" w14:textId="0BD014A0" w:rsidR="0098042C" w:rsidRPr="0098042C" w:rsidRDefault="0098042C" w:rsidP="00C33D58">
      <w:pPr>
        <w:pStyle w:val="Ttulo1"/>
        <w:ind w:left="426" w:hanging="426"/>
        <w:rPr>
          <w:lang w:val="en-GB"/>
        </w:rPr>
      </w:pPr>
      <w:r>
        <w:rPr>
          <w:lang w:val="en-GB"/>
        </w:rPr>
        <w:t>References</w:t>
      </w:r>
    </w:p>
    <w:p w14:paraId="474F5D24" w14:textId="77777777" w:rsidR="00A14CCB" w:rsidRDefault="0097304F" w:rsidP="00A14CCB">
      <w:pPr>
        <w:pStyle w:val="Bibliografia"/>
      </w:pPr>
      <w:r>
        <w:rPr>
          <w:lang w:val="en-GB"/>
        </w:rPr>
        <w:fldChar w:fldCharType="begin"/>
      </w:r>
      <w:r w:rsidR="00300753">
        <w:rPr>
          <w:lang w:val="en-GB"/>
        </w:rPr>
        <w:instrText xml:space="preserve"> ADDIN ZOTERO_BIBL {"uncited":[],"omitted":[],"custom":[]} CSL_BIBLIOGRAPHY </w:instrText>
      </w:r>
      <w:r>
        <w:rPr>
          <w:lang w:val="en-GB"/>
        </w:rPr>
        <w:fldChar w:fldCharType="separate"/>
      </w:r>
      <w:r w:rsidR="00A14CCB">
        <w:t xml:space="preserve">1. Shin,Y. and Brangwynne,C.P. (2017) Liquid phase condensation in cell physiology and disease. </w:t>
      </w:r>
      <w:r w:rsidR="00A14CCB">
        <w:rPr>
          <w:i/>
          <w:iCs/>
        </w:rPr>
        <w:t>Science</w:t>
      </w:r>
      <w:r w:rsidR="00A14CCB">
        <w:t xml:space="preserve">, </w:t>
      </w:r>
      <w:r w:rsidR="00A14CCB">
        <w:rPr>
          <w:b/>
          <w:bCs/>
        </w:rPr>
        <w:t>357</w:t>
      </w:r>
      <w:r w:rsidR="00A14CCB">
        <w:t>, eaaf4382.</w:t>
      </w:r>
    </w:p>
    <w:p w14:paraId="4AB509A4" w14:textId="77777777" w:rsidR="00A14CCB" w:rsidRDefault="00A14CCB" w:rsidP="00A14CCB">
      <w:pPr>
        <w:pStyle w:val="Bibliografia"/>
      </w:pPr>
      <w:r>
        <w:t xml:space="preserve">2. Anderson,P., Kedersha,N. and Ivanov,P. (2015) Stress granules, P-bodies and cancer. </w:t>
      </w:r>
      <w:r>
        <w:rPr>
          <w:i/>
          <w:iCs/>
        </w:rPr>
        <w:t>Biochim. Biophys. Acta BBA - Gene Regul. Mech.</w:t>
      </w:r>
      <w:r>
        <w:t xml:space="preserve">, </w:t>
      </w:r>
      <w:r>
        <w:rPr>
          <w:b/>
          <w:bCs/>
        </w:rPr>
        <w:t>1849</w:t>
      </w:r>
      <w:r>
        <w:t>, 861–870.</w:t>
      </w:r>
    </w:p>
    <w:p w14:paraId="1E3FB112" w14:textId="77777777" w:rsidR="00A14CCB" w:rsidRDefault="00A14CCB" w:rsidP="00A14CCB">
      <w:pPr>
        <w:pStyle w:val="Bibliografia"/>
      </w:pPr>
      <w:r>
        <w:t xml:space="preserve">3. Anderson,P. and Kedersha,N. (2009) Stress granules. </w:t>
      </w:r>
      <w:r>
        <w:rPr>
          <w:i/>
          <w:iCs/>
        </w:rPr>
        <w:t>Curr. Biol.</w:t>
      </w:r>
      <w:r>
        <w:t xml:space="preserve">, </w:t>
      </w:r>
      <w:r>
        <w:rPr>
          <w:b/>
          <w:bCs/>
        </w:rPr>
        <w:t>19</w:t>
      </w:r>
      <w:r>
        <w:t>, R397–R398.</w:t>
      </w:r>
    </w:p>
    <w:p w14:paraId="0C78C6E0" w14:textId="77777777" w:rsidR="00A14CCB" w:rsidRDefault="00A14CCB" w:rsidP="00A14CCB">
      <w:pPr>
        <w:pStyle w:val="Bibliografia"/>
      </w:pPr>
      <w:r>
        <w:t xml:space="preserve">4. McCormick,C. and Khaperskyy,D.A. (2017) Translation inhibition and stress granules in the antiviral immune response. </w:t>
      </w:r>
      <w:r>
        <w:rPr>
          <w:i/>
          <w:iCs/>
        </w:rPr>
        <w:t>Nat. Rev. Immunol.</w:t>
      </w:r>
      <w:r>
        <w:t xml:space="preserve">, </w:t>
      </w:r>
      <w:r>
        <w:rPr>
          <w:b/>
          <w:bCs/>
        </w:rPr>
        <w:t>17</w:t>
      </w:r>
      <w:r>
        <w:t>, 647–660.</w:t>
      </w:r>
    </w:p>
    <w:p w14:paraId="10722FDB" w14:textId="77777777" w:rsidR="00A14CCB" w:rsidRDefault="00A14CCB" w:rsidP="00A14CCB">
      <w:pPr>
        <w:pStyle w:val="Bibliografia"/>
      </w:pPr>
      <w:r>
        <w:t xml:space="preserve">5. Wallace,E.W.J., Kear-Scott,J.L., Pilipenko,E.V., Schwartz,M.H., Laskowski,P.R., Rojek,A.E., Katanski,C.D., Riback,J.A., Dion,M.F., Franks,A.M., </w:t>
      </w:r>
      <w:r>
        <w:rPr>
          <w:i/>
          <w:iCs/>
        </w:rPr>
        <w:t>et al.</w:t>
      </w:r>
      <w:r>
        <w:t xml:space="preserve"> (2015) Reversible, Specific, Active Aggregates of Endogenous Proteins Assemble upon Heat Stress. </w:t>
      </w:r>
      <w:r>
        <w:rPr>
          <w:i/>
          <w:iCs/>
        </w:rPr>
        <w:t>Cell</w:t>
      </w:r>
      <w:r>
        <w:t xml:space="preserve">, </w:t>
      </w:r>
      <w:r>
        <w:rPr>
          <w:b/>
          <w:bCs/>
        </w:rPr>
        <w:t>162</w:t>
      </w:r>
      <w:r>
        <w:t>, 1286–1298.</w:t>
      </w:r>
    </w:p>
    <w:p w14:paraId="07A2AC0B" w14:textId="77777777" w:rsidR="00A14CCB" w:rsidRDefault="00A14CCB" w:rsidP="00A14CCB">
      <w:pPr>
        <w:pStyle w:val="Bibliografia"/>
      </w:pPr>
      <w:r>
        <w:lastRenderedPageBreak/>
        <w:t xml:space="preserve">6. Curdy,N., Lanvin,O., Cerapio,J.-P., Pont,F., Tosolini,M., Sarot,E., Valle,C., Saint-Laurent,N., Lhuillier,E., Laurent,C., </w:t>
      </w:r>
      <w:r>
        <w:rPr>
          <w:i/>
          <w:iCs/>
        </w:rPr>
        <w:t>et al.</w:t>
      </w:r>
      <w:r>
        <w:t xml:space="preserve"> (2023) The proteome and transcriptome of stress granules and P bodies during human T lymphocyte activation. </w:t>
      </w:r>
      <w:r>
        <w:rPr>
          <w:i/>
          <w:iCs/>
        </w:rPr>
        <w:t>Cell Rep.</w:t>
      </w:r>
      <w:r>
        <w:t xml:space="preserve">, </w:t>
      </w:r>
      <w:r>
        <w:rPr>
          <w:b/>
          <w:bCs/>
        </w:rPr>
        <w:t>42</w:t>
      </w:r>
      <w:r>
        <w:t>, 112211.</w:t>
      </w:r>
    </w:p>
    <w:p w14:paraId="06AEE06A" w14:textId="77777777" w:rsidR="00A14CCB" w:rsidRDefault="00A14CCB" w:rsidP="00A14CCB">
      <w:pPr>
        <w:pStyle w:val="Bibliografia"/>
      </w:pPr>
      <w:r>
        <w:t xml:space="preserve">7. Paget,M., Cadena,C., Ahmad,S., Wang,H.-T., Jordan,T.X., Kim,E., Koo,B., Lyons,S.M., Ivanov,P., tenOever,B., </w:t>
      </w:r>
      <w:r>
        <w:rPr>
          <w:i/>
          <w:iCs/>
        </w:rPr>
        <w:t>et al.</w:t>
      </w:r>
      <w:r>
        <w:t xml:space="preserve"> (2023) Stress granules are shock absorbers that prevent excessive innate immune responses to dsRNA. </w:t>
      </w:r>
      <w:r>
        <w:rPr>
          <w:i/>
          <w:iCs/>
        </w:rPr>
        <w:t>Mol. Cell</w:t>
      </w:r>
      <w:r>
        <w:t xml:space="preserve">, </w:t>
      </w:r>
      <w:r>
        <w:rPr>
          <w:b/>
          <w:bCs/>
        </w:rPr>
        <w:t>83</w:t>
      </w:r>
      <w:r>
        <w:t>, 1180-1196.e8.</w:t>
      </w:r>
    </w:p>
    <w:p w14:paraId="7DE401BE" w14:textId="77777777" w:rsidR="00A14CCB" w:rsidRDefault="00A14CCB" w:rsidP="00A14CCB">
      <w:pPr>
        <w:pStyle w:val="Bibliografia"/>
      </w:pPr>
      <w:r>
        <w:t xml:space="preserve">8. Nunes,C., Mestre,I., Marcelo,A., Koppenol,R., Matos,C.A. and Nóbrega,C. (2019) MSGP: the first database of the protein components of the mammalian stress granules. </w:t>
      </w:r>
      <w:r>
        <w:rPr>
          <w:i/>
          <w:iCs/>
        </w:rPr>
        <w:t>Database</w:t>
      </w:r>
      <w:r>
        <w:t xml:space="preserve">, </w:t>
      </w:r>
      <w:r>
        <w:rPr>
          <w:b/>
          <w:bCs/>
        </w:rPr>
        <w:t>2019</w:t>
      </w:r>
      <w:r>
        <w:t>.</w:t>
      </w:r>
    </w:p>
    <w:p w14:paraId="2F23E1EA" w14:textId="77777777" w:rsidR="00A14CCB" w:rsidRDefault="00A14CCB" w:rsidP="00A14CCB">
      <w:pPr>
        <w:pStyle w:val="Bibliografia"/>
      </w:pPr>
      <w:r>
        <w:t xml:space="preserve">9. Hofmann,S., Cherkasova,V., Bankhead,P., Bukau,B. and Stoecklin,G. (2012) Translation suppression promotes stress granule formation and cell survival in response to cold shock. </w:t>
      </w:r>
      <w:r>
        <w:rPr>
          <w:i/>
          <w:iCs/>
        </w:rPr>
        <w:t>Mol. Biol. Cell</w:t>
      </w:r>
      <w:r>
        <w:t xml:space="preserve">, </w:t>
      </w:r>
      <w:r>
        <w:rPr>
          <w:b/>
          <w:bCs/>
        </w:rPr>
        <w:t>23</w:t>
      </w:r>
      <w:r>
        <w:t>, 3786–3800.</w:t>
      </w:r>
    </w:p>
    <w:p w14:paraId="0E9EACA5" w14:textId="77777777" w:rsidR="00A14CCB" w:rsidRDefault="00A14CCB" w:rsidP="00A14CCB">
      <w:pPr>
        <w:pStyle w:val="Bibliografia"/>
      </w:pPr>
      <w:r>
        <w:t xml:space="preserve">10. Ivanov,P., Kedersha,N. and Anderson,P. (2019) Stress Granules and Processing Bodies in Translational Control. </w:t>
      </w:r>
      <w:r>
        <w:rPr>
          <w:i/>
          <w:iCs/>
        </w:rPr>
        <w:t>Cold Spring Harb. Perspect. Biol.</w:t>
      </w:r>
      <w:r>
        <w:t xml:space="preserve">, </w:t>
      </w:r>
      <w:r>
        <w:rPr>
          <w:b/>
          <w:bCs/>
        </w:rPr>
        <w:t>11</w:t>
      </w:r>
      <w:r>
        <w:t>, a032813.</w:t>
      </w:r>
    </w:p>
    <w:p w14:paraId="7851F939" w14:textId="77777777" w:rsidR="00A14CCB" w:rsidRDefault="00A14CCB" w:rsidP="00A14CCB">
      <w:pPr>
        <w:pStyle w:val="Bibliografia"/>
      </w:pPr>
      <w:r>
        <w:t xml:space="preserve">11. Kedersha,N., Panas,M.D., Achorn,C.A., Lyons,S., Tisdale,S., Hickman,T., Thomas,M., Lieberman,J., McInerney,G.M., Ivanov,P., </w:t>
      </w:r>
      <w:r>
        <w:rPr>
          <w:i/>
          <w:iCs/>
        </w:rPr>
        <w:t>et al.</w:t>
      </w:r>
      <w:r>
        <w:t xml:space="preserve"> (2016) G3BP–Caprin1–USP10 complexes mediate stress granule condensation and associate with 40S subunits. </w:t>
      </w:r>
      <w:r>
        <w:rPr>
          <w:i/>
          <w:iCs/>
        </w:rPr>
        <w:t>J. Cell Biol.</w:t>
      </w:r>
      <w:r>
        <w:t xml:space="preserve">, </w:t>
      </w:r>
      <w:r>
        <w:rPr>
          <w:b/>
          <w:bCs/>
        </w:rPr>
        <w:t>212</w:t>
      </w:r>
      <w:r>
        <w:t>, e201508028.</w:t>
      </w:r>
    </w:p>
    <w:p w14:paraId="7BD30440" w14:textId="77777777" w:rsidR="00A14CCB" w:rsidRDefault="00A14CCB" w:rsidP="00A14CCB">
      <w:pPr>
        <w:pStyle w:val="Bibliografia"/>
      </w:pPr>
      <w:r>
        <w:t xml:space="preserve">12. Fujikawa,D., Nakamura,T., Yoshioka,D., Li,Z., Moriizumi,H., Taguchi,M., Tokai-Nishizumi,N., Kozuka-Hata,H., Oyama,M. and Takekawa,M. (2023) Stress granule formation inhibits stress-induced apoptosis by selectively sequestering executioner caspases. </w:t>
      </w:r>
      <w:r>
        <w:rPr>
          <w:i/>
          <w:iCs/>
        </w:rPr>
        <w:t>Curr. Biol.</w:t>
      </w:r>
      <w:r>
        <w:t xml:space="preserve">, </w:t>
      </w:r>
      <w:r>
        <w:rPr>
          <w:b/>
          <w:bCs/>
        </w:rPr>
        <w:t>33</w:t>
      </w:r>
      <w:r>
        <w:t>, 1967-1981.e8.</w:t>
      </w:r>
    </w:p>
    <w:p w14:paraId="695717E3" w14:textId="77777777" w:rsidR="00A14CCB" w:rsidRDefault="00A14CCB" w:rsidP="00A14CCB">
      <w:pPr>
        <w:pStyle w:val="Bibliografia"/>
      </w:pPr>
      <w:r>
        <w:t xml:space="preserve">13. Samir,P., Kesavardhana,S., Patmore,D.M., Gingras,S., Malireddi,R.K.S., Karki,R., Guy,C.S., Briard,B., Place,D.E., Bhattacharya,A., </w:t>
      </w:r>
      <w:r>
        <w:rPr>
          <w:i/>
          <w:iCs/>
        </w:rPr>
        <w:t>et al.</w:t>
      </w:r>
      <w:r>
        <w:t xml:space="preserve"> (2019) DDX3X acts as a live-or-die checkpoint in stressed cells by regulating NLRP3 inflammasome. </w:t>
      </w:r>
      <w:r>
        <w:rPr>
          <w:i/>
          <w:iCs/>
        </w:rPr>
        <w:t>Nature</w:t>
      </w:r>
      <w:r>
        <w:t xml:space="preserve">, </w:t>
      </w:r>
      <w:r>
        <w:rPr>
          <w:b/>
          <w:bCs/>
        </w:rPr>
        <w:t>573</w:t>
      </w:r>
      <w:r>
        <w:t>, 590–594.</w:t>
      </w:r>
    </w:p>
    <w:p w14:paraId="4D3C5D6B" w14:textId="77777777" w:rsidR="00A14CCB" w:rsidRDefault="00A14CCB" w:rsidP="00A14CCB">
      <w:pPr>
        <w:pStyle w:val="Bibliografia"/>
      </w:pPr>
      <w:r>
        <w:t xml:space="preserve">14. Park,C., Choi,S., Kim,Y.-E., Lee,S., Park,S.-H., Adelstein,R.S., Kawamoto,S. and Kim,K.K. (2017) Stress Granules Contain Rbfox2 with Cell Cycle-related mRNAs. </w:t>
      </w:r>
      <w:r>
        <w:rPr>
          <w:i/>
          <w:iCs/>
        </w:rPr>
        <w:t>Sci. Rep.</w:t>
      </w:r>
      <w:r>
        <w:t xml:space="preserve">, </w:t>
      </w:r>
      <w:r>
        <w:rPr>
          <w:b/>
          <w:bCs/>
        </w:rPr>
        <w:t>7</w:t>
      </w:r>
      <w:r>
        <w:t>, 11211.</w:t>
      </w:r>
    </w:p>
    <w:p w14:paraId="1FD8B8AD" w14:textId="77777777" w:rsidR="00A14CCB" w:rsidRDefault="00A14CCB" w:rsidP="00A14CCB">
      <w:pPr>
        <w:pStyle w:val="Bibliografia"/>
      </w:pPr>
      <w:r>
        <w:t>15. Omer,A., Patel,D., Lian,X.J., Sadek,J., Di Marco,S., Pause,A., Gorospe,M. and Gallouzi,I.E. (2018) Stress granules counteract senescence by sequestration of PAI</w:t>
      </w:r>
      <w:r>
        <w:rPr>
          <w:rFonts w:ascii="Cambria Math" w:hAnsi="Cambria Math" w:cs="Cambria Math"/>
        </w:rPr>
        <w:t>‐</w:t>
      </w:r>
      <w:r>
        <w:t xml:space="preserve">1. </w:t>
      </w:r>
      <w:r>
        <w:rPr>
          <w:i/>
          <w:iCs/>
        </w:rPr>
        <w:t>EMBO Rep.</w:t>
      </w:r>
      <w:r>
        <w:t xml:space="preserve">, </w:t>
      </w:r>
      <w:r>
        <w:rPr>
          <w:b/>
          <w:bCs/>
        </w:rPr>
        <w:t>19</w:t>
      </w:r>
      <w:r>
        <w:t>, e44722.</w:t>
      </w:r>
    </w:p>
    <w:p w14:paraId="5831806A" w14:textId="77777777" w:rsidR="00A14CCB" w:rsidRDefault="00A14CCB" w:rsidP="00A14CCB">
      <w:pPr>
        <w:pStyle w:val="Bibliografia"/>
      </w:pPr>
      <w:r>
        <w:t xml:space="preserve">16. Omer,A., Barrera,M.C., Moran,J.L., Lian,X.J., Di Marco,S., Beausejour,C. and Gallouzi,I.-E. (2020) G3BP1 controls the senescence-associated secretome and its impact on cancer progression. </w:t>
      </w:r>
      <w:r>
        <w:rPr>
          <w:i/>
          <w:iCs/>
        </w:rPr>
        <w:t>Nat. Commun.</w:t>
      </w:r>
      <w:r>
        <w:t xml:space="preserve">, </w:t>
      </w:r>
      <w:r>
        <w:rPr>
          <w:b/>
          <w:bCs/>
        </w:rPr>
        <w:t>11</w:t>
      </w:r>
      <w:r>
        <w:t>, 4979.</w:t>
      </w:r>
    </w:p>
    <w:p w14:paraId="7E184BDB" w14:textId="77777777" w:rsidR="00A14CCB" w:rsidRDefault="00A14CCB" w:rsidP="00A14CCB">
      <w:pPr>
        <w:pStyle w:val="Bibliografia"/>
      </w:pPr>
      <w:r>
        <w:t xml:space="preserve">17. Moujaber,O., Mahboubi,H., Kodiha,M., Bouttier,M., Bednarz,K., Bakshi,R., White,J., Larose,L., Colmegna,I. and Stochaj,U. (2017) Dissecting the molecular mechanisms that impair stress granule formation in aging cells. </w:t>
      </w:r>
      <w:r>
        <w:rPr>
          <w:i/>
          <w:iCs/>
        </w:rPr>
        <w:t>Biochim. Biophys. Acta BBA - Mol. Cell Res.</w:t>
      </w:r>
      <w:r>
        <w:t xml:space="preserve">, </w:t>
      </w:r>
      <w:r>
        <w:rPr>
          <w:b/>
          <w:bCs/>
        </w:rPr>
        <w:t>1864</w:t>
      </w:r>
      <w:r>
        <w:t>, 475–486.</w:t>
      </w:r>
    </w:p>
    <w:p w14:paraId="0522F93D" w14:textId="77777777" w:rsidR="00A14CCB" w:rsidRDefault="00A14CCB" w:rsidP="00A14CCB">
      <w:pPr>
        <w:pStyle w:val="Bibliografia"/>
      </w:pPr>
      <w:r>
        <w:lastRenderedPageBreak/>
        <w:t xml:space="preserve">18. Mateju,D., Eichenberger,B., Voigt,F., Eglinger,J., Roth,G. and Chao,J.A. (2020) Single-Molecule Imaging Reveals Translation of mRNAs Localized to Stress Granules. </w:t>
      </w:r>
      <w:r>
        <w:rPr>
          <w:i/>
          <w:iCs/>
        </w:rPr>
        <w:t>Cell</w:t>
      </w:r>
      <w:r>
        <w:t xml:space="preserve">, </w:t>
      </w:r>
      <w:r>
        <w:rPr>
          <w:b/>
          <w:bCs/>
        </w:rPr>
        <w:t>183</w:t>
      </w:r>
      <w:r>
        <w:t>, 1801-1812.e13.</w:t>
      </w:r>
    </w:p>
    <w:p w14:paraId="29C04332" w14:textId="77777777" w:rsidR="00A14CCB" w:rsidRDefault="00A14CCB" w:rsidP="00A14CCB">
      <w:pPr>
        <w:pStyle w:val="Bibliografia"/>
      </w:pPr>
      <w:r>
        <w:t xml:space="preserve">19. Mackenzie,I.R., Nicholson,A.M., Sarkar,M., Messing,J., Purice,M.D., Pottier,C., Annu,K., Baker,M., Perkerson,R.B., Kurti,A., </w:t>
      </w:r>
      <w:r>
        <w:rPr>
          <w:i/>
          <w:iCs/>
        </w:rPr>
        <w:t>et al.</w:t>
      </w:r>
      <w:r>
        <w:t xml:space="preserve"> (2017) TIA1 Mutations in Amyotrophic Lateral Sclerosis and Frontotemporal Dementia Promote Phase Separation and Alter Stress Granule Dynamics. </w:t>
      </w:r>
      <w:r>
        <w:rPr>
          <w:i/>
          <w:iCs/>
        </w:rPr>
        <w:t>Neuron</w:t>
      </w:r>
      <w:r>
        <w:t xml:space="preserve">, </w:t>
      </w:r>
      <w:r>
        <w:rPr>
          <w:b/>
          <w:bCs/>
        </w:rPr>
        <w:t>95</w:t>
      </w:r>
      <w:r>
        <w:t>, 808-816.e9.</w:t>
      </w:r>
    </w:p>
    <w:p w14:paraId="4FDEAB2E" w14:textId="77777777" w:rsidR="00A14CCB" w:rsidRDefault="00A14CCB" w:rsidP="00A14CCB">
      <w:pPr>
        <w:pStyle w:val="Bibliografia"/>
      </w:pPr>
      <w:r>
        <w:t xml:space="preserve">20. Arai,T., Hasegawa,M., Akiyama,H., Ikeda,K., Nonaka,T., Mori,H., Mann,D., Tsuchiya,K., Yoshida,M., Hashizume,Y., </w:t>
      </w:r>
      <w:r>
        <w:rPr>
          <w:i/>
          <w:iCs/>
        </w:rPr>
        <w:t>et al.</w:t>
      </w:r>
      <w:r>
        <w:t xml:space="preserve"> (2006) TDP-43 is a component of ubiquitin-positive tau-negative inclusions in frontotemporal lobar degeneration and amyotrophic lateral sclerosis. </w:t>
      </w:r>
      <w:r>
        <w:rPr>
          <w:i/>
          <w:iCs/>
        </w:rPr>
        <w:t>Biochem. Biophys. Res. Commun.</w:t>
      </w:r>
      <w:r>
        <w:t xml:space="preserve">, </w:t>
      </w:r>
      <w:r>
        <w:rPr>
          <w:b/>
          <w:bCs/>
        </w:rPr>
        <w:t>351</w:t>
      </w:r>
      <w:r>
        <w:t>, 602–611.</w:t>
      </w:r>
    </w:p>
    <w:p w14:paraId="2C59F1A2" w14:textId="77777777" w:rsidR="00A14CCB" w:rsidRDefault="00A14CCB" w:rsidP="00A14CCB">
      <w:pPr>
        <w:pStyle w:val="Bibliografia"/>
      </w:pPr>
      <w:r>
        <w:t xml:space="preserve">21. Elden,A.C., Kim,H.-J., Hart,M.P., Chen-Plotkin,A.S., Johnson,B.S., Fang,X., Armakola,M., Geser,F., Greene,R., Lu,M.M., </w:t>
      </w:r>
      <w:r>
        <w:rPr>
          <w:i/>
          <w:iCs/>
        </w:rPr>
        <w:t>et al.</w:t>
      </w:r>
      <w:r>
        <w:t xml:space="preserve"> (2010) Ataxin-2 intermediate-length polyglutamine expansions are associated with increased risk for ALS. </w:t>
      </w:r>
      <w:r>
        <w:rPr>
          <w:i/>
          <w:iCs/>
        </w:rPr>
        <w:t>Nature</w:t>
      </w:r>
      <w:r>
        <w:t xml:space="preserve">, </w:t>
      </w:r>
      <w:r>
        <w:rPr>
          <w:b/>
          <w:bCs/>
        </w:rPr>
        <w:t>466</w:t>
      </w:r>
      <w:r>
        <w:t>, 1069–1075.</w:t>
      </w:r>
    </w:p>
    <w:p w14:paraId="1197993D" w14:textId="77777777" w:rsidR="00A14CCB" w:rsidRDefault="00A14CCB" w:rsidP="00A14CCB">
      <w:pPr>
        <w:pStyle w:val="Bibliografia"/>
      </w:pPr>
      <w:r>
        <w:t xml:space="preserve">22. Lennox,A.L., Hoye,M.L., Jiang,R., Johnson-Kerner,B.L., Suit,L.A., Venkataramanan,S., Sheehan,C.J., Alsina,F.C., Fregeau,B., Aldinger,K.A., </w:t>
      </w:r>
      <w:r>
        <w:rPr>
          <w:i/>
          <w:iCs/>
        </w:rPr>
        <w:t>et al.</w:t>
      </w:r>
      <w:r>
        <w:t xml:space="preserve"> (2020) Pathogenic DDX3X Mutations Impair RNA Metabolism and Neurogenesis during Fetal Cortical Development. </w:t>
      </w:r>
      <w:r>
        <w:rPr>
          <w:i/>
          <w:iCs/>
        </w:rPr>
        <w:t>Neuron</w:t>
      </w:r>
      <w:r>
        <w:t xml:space="preserve">, </w:t>
      </w:r>
      <w:r>
        <w:rPr>
          <w:b/>
          <w:bCs/>
        </w:rPr>
        <w:t>106</w:t>
      </w:r>
      <w:r>
        <w:t>, 404-420.e8.</w:t>
      </w:r>
    </w:p>
    <w:p w14:paraId="7FDE7446" w14:textId="77777777" w:rsidR="00A14CCB" w:rsidRDefault="00A14CCB" w:rsidP="00A14CCB">
      <w:pPr>
        <w:pStyle w:val="Bibliografia"/>
      </w:pPr>
      <w:r>
        <w:t xml:space="preserve">23. Yi,Z., Pan,T., Wu,X., Song,W., Wang,S., Xu,Y., Rice,C.M., MacDonald,M.R. and Yuan,Z. (2011) Hepatitis C Virus Co-Opts Ras-GTPase-Activating Protein-Binding Protein 1 for Its Genome Replication. </w:t>
      </w:r>
      <w:r>
        <w:rPr>
          <w:i/>
          <w:iCs/>
        </w:rPr>
        <w:t>J. Virol.</w:t>
      </w:r>
      <w:r>
        <w:t xml:space="preserve">, </w:t>
      </w:r>
      <w:r>
        <w:rPr>
          <w:b/>
          <w:bCs/>
        </w:rPr>
        <w:t>85</w:t>
      </w:r>
      <w:r>
        <w:t>, 6996–7004.</w:t>
      </w:r>
    </w:p>
    <w:p w14:paraId="141FADB3" w14:textId="77777777" w:rsidR="00A14CCB" w:rsidRDefault="00A14CCB" w:rsidP="00A14CCB">
      <w:pPr>
        <w:pStyle w:val="Bibliografia"/>
      </w:pPr>
      <w:r>
        <w:t xml:space="preserve">24. Zheng,Z.-Q., Wang,S.-Y., Xu,Z.-S., Fu,Y.-Z. and Wang,Y.-Y. (2021) SARS-CoV-2 nucleocapsid protein impairs stress granule formation to promote viral replication. </w:t>
      </w:r>
      <w:r>
        <w:rPr>
          <w:i/>
          <w:iCs/>
        </w:rPr>
        <w:t>Cell Discov.</w:t>
      </w:r>
      <w:r>
        <w:t xml:space="preserve">, </w:t>
      </w:r>
      <w:r>
        <w:rPr>
          <w:b/>
          <w:bCs/>
        </w:rPr>
        <w:t>7</w:t>
      </w:r>
      <w:r>
        <w:t>, 38.</w:t>
      </w:r>
    </w:p>
    <w:p w14:paraId="1E5760B4" w14:textId="77777777" w:rsidR="00A14CCB" w:rsidRDefault="00A14CCB" w:rsidP="00A14CCB">
      <w:pPr>
        <w:pStyle w:val="Bibliografia"/>
      </w:pPr>
      <w:r>
        <w:t xml:space="preserve">25. Szaflarski,W., Fay,M.M., Kedersha,N., Zabel,M., Anderson,P. and Ivanov,P. (2016) Vinca alkaloid drugs promote stress-induced translational repression and stress granule formation. </w:t>
      </w:r>
      <w:r>
        <w:rPr>
          <w:i/>
          <w:iCs/>
        </w:rPr>
        <w:t>Oncotarget</w:t>
      </w:r>
      <w:r>
        <w:t xml:space="preserve">, </w:t>
      </w:r>
      <w:r>
        <w:rPr>
          <w:b/>
          <w:bCs/>
        </w:rPr>
        <w:t>7</w:t>
      </w:r>
      <w:r>
        <w:t>, 30307–30322.</w:t>
      </w:r>
    </w:p>
    <w:p w14:paraId="1925A778" w14:textId="77777777" w:rsidR="00A14CCB" w:rsidRDefault="00A14CCB" w:rsidP="00A14CCB">
      <w:pPr>
        <w:pStyle w:val="Bibliografia"/>
      </w:pPr>
      <w:r>
        <w:t xml:space="preserve">26. Moeller,B.J., Cao,Y., Li,C.Y. and Dewhirst,M.W. (2004) Radiation activates HIF-1 to regulate vascular radiosensitivity in tumors. </w:t>
      </w:r>
      <w:r>
        <w:rPr>
          <w:i/>
          <w:iCs/>
        </w:rPr>
        <w:t>Cancer Cell</w:t>
      </w:r>
      <w:r>
        <w:t xml:space="preserve">, </w:t>
      </w:r>
      <w:r>
        <w:rPr>
          <w:b/>
          <w:bCs/>
        </w:rPr>
        <w:t>5</w:t>
      </w:r>
      <w:r>
        <w:t>, 429–441.</w:t>
      </w:r>
    </w:p>
    <w:p w14:paraId="54966469" w14:textId="77777777" w:rsidR="00A14CCB" w:rsidRDefault="00A14CCB" w:rsidP="00A14CCB">
      <w:pPr>
        <w:pStyle w:val="Bibliografia"/>
      </w:pPr>
      <w:r>
        <w:t xml:space="preserve">27. Somasekharan,S.P., El-Naggar,A., Leprivier,G., Cheng,H., Hajee,S., Grunewald,T.G.P., Zhang,F., Ng,T., Delattre,O., Evdokimova,V., </w:t>
      </w:r>
      <w:r>
        <w:rPr>
          <w:i/>
          <w:iCs/>
        </w:rPr>
        <w:t>et al.</w:t>
      </w:r>
      <w:r>
        <w:t xml:space="preserve"> (2015) YB-1 regulates stress granule formation and tumor progression by translationally activating G3BP1. </w:t>
      </w:r>
      <w:r>
        <w:rPr>
          <w:i/>
          <w:iCs/>
        </w:rPr>
        <w:t>J. Cell Biol.</w:t>
      </w:r>
      <w:r>
        <w:t xml:space="preserve">, </w:t>
      </w:r>
      <w:r>
        <w:rPr>
          <w:b/>
          <w:bCs/>
        </w:rPr>
        <w:t>208</w:t>
      </w:r>
      <w:r>
        <w:t>, 913–929.</w:t>
      </w:r>
    </w:p>
    <w:p w14:paraId="2896E45E" w14:textId="77777777" w:rsidR="00A14CCB" w:rsidRDefault="00A14CCB" w:rsidP="00A14CCB">
      <w:pPr>
        <w:pStyle w:val="Bibliografia"/>
      </w:pPr>
      <w:r>
        <w:t xml:space="preserve">28. Grabocka,E. and Bar-Sagi,D. (2016) Mutant KRAS Enhances Tumor Cell Fitness by Upregulating Stress Granules. </w:t>
      </w:r>
      <w:r>
        <w:rPr>
          <w:i/>
          <w:iCs/>
        </w:rPr>
        <w:t>Cell</w:t>
      </w:r>
      <w:r>
        <w:t xml:space="preserve">, </w:t>
      </w:r>
      <w:r>
        <w:rPr>
          <w:b/>
          <w:bCs/>
        </w:rPr>
        <w:t>167</w:t>
      </w:r>
      <w:r>
        <w:t>, 1803-1813.e12.</w:t>
      </w:r>
    </w:p>
    <w:p w14:paraId="3FC3A3EB" w14:textId="77777777" w:rsidR="00A14CCB" w:rsidRDefault="00A14CCB" w:rsidP="00A14CCB">
      <w:pPr>
        <w:pStyle w:val="Bibliografia"/>
      </w:pPr>
      <w:r>
        <w:t xml:space="preserve">29. Somasekharan,S.P., Zhang,F., Saxena,N., Huang,J.N., Kuo,I.-C., Low,C., Bell,R., Adomat,H., Stoynov,N., Foster,L., </w:t>
      </w:r>
      <w:r>
        <w:rPr>
          <w:i/>
          <w:iCs/>
        </w:rPr>
        <w:t>et al.</w:t>
      </w:r>
      <w:r>
        <w:t xml:space="preserve"> (2020) G3BP1-linked mRNA partitioning supports selective protein synthesis in response to oxidative stress. </w:t>
      </w:r>
      <w:r>
        <w:rPr>
          <w:i/>
          <w:iCs/>
        </w:rPr>
        <w:t>Nucleic Acids Res.</w:t>
      </w:r>
      <w:r>
        <w:t xml:space="preserve">, </w:t>
      </w:r>
      <w:r>
        <w:rPr>
          <w:b/>
          <w:bCs/>
        </w:rPr>
        <w:t>48</w:t>
      </w:r>
      <w:r>
        <w:t>, 6855–6873.</w:t>
      </w:r>
    </w:p>
    <w:p w14:paraId="4F7449EF" w14:textId="77777777" w:rsidR="00A14CCB" w:rsidRDefault="00A14CCB" w:rsidP="00A14CCB">
      <w:pPr>
        <w:pStyle w:val="Bibliografia"/>
      </w:pPr>
      <w:r>
        <w:lastRenderedPageBreak/>
        <w:t xml:space="preserve">30. Youn,J.-Y., Dyakov,B.J.A., Zhang,J., Knight,J.D.R., Vernon,R.M., Forman-Kay,J.D. and Gingras,A.-C. (2019) Properties of Stress Granule and P-Body Proteomes. </w:t>
      </w:r>
      <w:r>
        <w:rPr>
          <w:i/>
          <w:iCs/>
        </w:rPr>
        <w:t>Mol. Cell</w:t>
      </w:r>
      <w:r>
        <w:t xml:space="preserve">, </w:t>
      </w:r>
      <w:r>
        <w:rPr>
          <w:b/>
          <w:bCs/>
        </w:rPr>
        <w:t>76</w:t>
      </w:r>
      <w:r>
        <w:t>, 286–294.</w:t>
      </w:r>
    </w:p>
    <w:p w14:paraId="3B452E51" w14:textId="77777777" w:rsidR="00A14CCB" w:rsidRDefault="00A14CCB" w:rsidP="00A14CCB">
      <w:pPr>
        <w:pStyle w:val="Bibliografia"/>
      </w:pPr>
      <w:r>
        <w:t xml:space="preserve">31. Khong,A., Matheny,T., Jain,S., Mitchell,S.F., Wheeler,J.R. and Parker,R. (2017) The Stress Granule Transcriptome Reveals Principles of mRNA Accumulation in Stress Granules. </w:t>
      </w:r>
      <w:r>
        <w:rPr>
          <w:i/>
          <w:iCs/>
        </w:rPr>
        <w:t>Mol. Cell</w:t>
      </w:r>
      <w:r>
        <w:t xml:space="preserve">, </w:t>
      </w:r>
      <w:r>
        <w:rPr>
          <w:b/>
          <w:bCs/>
        </w:rPr>
        <w:t>68</w:t>
      </w:r>
      <w:r>
        <w:t>, 808-820.e5.</w:t>
      </w:r>
    </w:p>
    <w:p w14:paraId="680EA0C1" w14:textId="77777777" w:rsidR="00A14CCB" w:rsidRDefault="00A14CCB" w:rsidP="00A14CCB">
      <w:pPr>
        <w:pStyle w:val="Bibliografia"/>
      </w:pPr>
      <w:r>
        <w:t xml:space="preserve">32. Glauninger,H., Wong Hickernell,C.J., Bard,J.A.M. and Drummond,D.A. (2022) Stressful steps: Progress and challenges in understanding stress-induced mRNA condensation and accumulation in stress granules. </w:t>
      </w:r>
      <w:r>
        <w:rPr>
          <w:i/>
          <w:iCs/>
        </w:rPr>
        <w:t>Mol. Cell</w:t>
      </w:r>
      <w:r>
        <w:t xml:space="preserve">, </w:t>
      </w:r>
      <w:r>
        <w:rPr>
          <w:b/>
          <w:bCs/>
        </w:rPr>
        <w:t>82</w:t>
      </w:r>
      <w:r>
        <w:t>, 2544–2556.</w:t>
      </w:r>
    </w:p>
    <w:p w14:paraId="143A0952" w14:textId="77777777" w:rsidR="00A14CCB" w:rsidRDefault="00A14CCB" w:rsidP="00A14CCB">
      <w:pPr>
        <w:pStyle w:val="Bibliografia"/>
      </w:pPr>
      <w:r>
        <w:t xml:space="preserve">33. Glauninger,H., Bard,J.A.M., Wong Hickernell,C.J., Airoldi,E.M., Li,W., Singer,R.H., Paul,S., Fei,J., Sosnick,T.R., Wallace,E.W.J., </w:t>
      </w:r>
      <w:r>
        <w:rPr>
          <w:i/>
          <w:iCs/>
        </w:rPr>
        <w:t>et al.</w:t>
      </w:r>
      <w:r>
        <w:t xml:space="preserve"> (2024) Transcriptome-wide mRNA condensation precedes stress granule formation and excludes stress-induced transcripts. 10.1101/2024.04.15.589678.</w:t>
      </w:r>
    </w:p>
    <w:p w14:paraId="11845646" w14:textId="77777777" w:rsidR="00A14CCB" w:rsidRDefault="00A14CCB" w:rsidP="00A14CCB">
      <w:pPr>
        <w:pStyle w:val="Bibliografia"/>
      </w:pPr>
      <w:r>
        <w:t xml:space="preserve">34. Langmead,B., Trapnell,C., Pop,M. and Salzberg,S.L. (2009) Ultrafast and memory-efficient alignment of short DNA sequences to the human genome. </w:t>
      </w:r>
      <w:r>
        <w:rPr>
          <w:i/>
          <w:iCs/>
        </w:rPr>
        <w:t>Genome Biol.</w:t>
      </w:r>
      <w:r>
        <w:t xml:space="preserve">, </w:t>
      </w:r>
      <w:r>
        <w:rPr>
          <w:b/>
          <w:bCs/>
        </w:rPr>
        <w:t>10</w:t>
      </w:r>
      <w:r>
        <w:t>, R25.</w:t>
      </w:r>
    </w:p>
    <w:p w14:paraId="1CEE79D9" w14:textId="77777777" w:rsidR="00A14CCB" w:rsidRDefault="00A14CCB" w:rsidP="00A14CCB">
      <w:pPr>
        <w:pStyle w:val="Bibliografia"/>
      </w:pPr>
      <w:r>
        <w:t xml:space="preserve">35. Dobin,A., Davis,C.A., Schlesinger,F., Drenkow,J., Zaleski,C., Jha,S., Batut,P., Chaisson,M. and Gingeras,T.R. (2013) STAR: ultrafast universal RNA-seq aligner. </w:t>
      </w:r>
      <w:r>
        <w:rPr>
          <w:i/>
          <w:iCs/>
        </w:rPr>
        <w:t>Bioinforma. Oxf. Engl.</w:t>
      </w:r>
      <w:r>
        <w:t xml:space="preserve">, </w:t>
      </w:r>
      <w:r>
        <w:rPr>
          <w:b/>
          <w:bCs/>
        </w:rPr>
        <w:t>29</w:t>
      </w:r>
      <w:r>
        <w:t>, 15–21.</w:t>
      </w:r>
    </w:p>
    <w:p w14:paraId="03C53913" w14:textId="77777777" w:rsidR="00A14CCB" w:rsidRDefault="00A14CCB" w:rsidP="00A14CCB">
      <w:pPr>
        <w:pStyle w:val="Bibliografia"/>
      </w:pPr>
      <w:r>
        <w:t xml:space="preserve">36. Bolger,A.M., Lohse,M. and Usadel,B. (2014) Trimmomatic: a flexible trimmer for Illumina sequence data. </w:t>
      </w:r>
      <w:r>
        <w:rPr>
          <w:i/>
          <w:iCs/>
        </w:rPr>
        <w:t>Bioinforma. Oxf. Engl.</w:t>
      </w:r>
      <w:r>
        <w:t xml:space="preserve">, </w:t>
      </w:r>
      <w:r>
        <w:rPr>
          <w:b/>
          <w:bCs/>
        </w:rPr>
        <w:t>30</w:t>
      </w:r>
      <w:r>
        <w:t>, 2114–2120.</w:t>
      </w:r>
    </w:p>
    <w:p w14:paraId="402B4D11" w14:textId="77777777" w:rsidR="00A14CCB" w:rsidRDefault="00A14CCB" w:rsidP="00A14CCB">
      <w:pPr>
        <w:pStyle w:val="Bibliografia"/>
      </w:pPr>
      <w:r>
        <w:t xml:space="preserve">37. Liao,Y., Smyth,G.K. and Shi,W. (2014) featureCounts: an efficient general purpose program for assigning sequence reads to genomic features. </w:t>
      </w:r>
      <w:r>
        <w:rPr>
          <w:i/>
          <w:iCs/>
        </w:rPr>
        <w:t>Bioinformatics</w:t>
      </w:r>
      <w:r>
        <w:t xml:space="preserve">, </w:t>
      </w:r>
      <w:r>
        <w:rPr>
          <w:b/>
          <w:bCs/>
        </w:rPr>
        <w:t>30</w:t>
      </w:r>
      <w:r>
        <w:t>, 923–930.</w:t>
      </w:r>
    </w:p>
    <w:p w14:paraId="583863BC" w14:textId="77777777" w:rsidR="00A14CCB" w:rsidRDefault="00A14CCB" w:rsidP="00A14CCB">
      <w:pPr>
        <w:pStyle w:val="Bibliografia"/>
      </w:pPr>
      <w:r>
        <w:t xml:space="preserve">38. Tapial,J., Ha,K.C.H., Sterne-Weiler,T., Gohr,A., Braunschweig,U., Hermoso-Pulido,A., Quesnel-Vallières,M., Permanyer,J., Sodaei,R., Marquez,Y., </w:t>
      </w:r>
      <w:r>
        <w:rPr>
          <w:i/>
          <w:iCs/>
        </w:rPr>
        <w:t>et al.</w:t>
      </w:r>
      <w:r>
        <w:t xml:space="preserve"> (2017) An atlas of alternative splicing profiles and functional associations reveals new regulatory programs and genes that simultaneously express multiple major isoforms. </w:t>
      </w:r>
      <w:r>
        <w:rPr>
          <w:i/>
          <w:iCs/>
        </w:rPr>
        <w:t>Genome Res.</w:t>
      </w:r>
      <w:r>
        <w:t xml:space="preserve">, </w:t>
      </w:r>
      <w:r>
        <w:rPr>
          <w:b/>
          <w:bCs/>
        </w:rPr>
        <w:t>27</w:t>
      </w:r>
      <w:r>
        <w:t>, 1759–1768.</w:t>
      </w:r>
    </w:p>
    <w:p w14:paraId="065705FB" w14:textId="77777777" w:rsidR="00A14CCB" w:rsidRDefault="00A14CCB" w:rsidP="00A14CCB">
      <w:pPr>
        <w:pStyle w:val="Bibliografia"/>
      </w:pPr>
      <w:r>
        <w:t xml:space="preserve">39. Yi,S., Singh,S.S., Rozen-Gagnon,K. and Luna,J.M. (2024) Mapping RNA-protein interactions with subcellular resolution using colocalization CLIP. </w:t>
      </w:r>
      <w:r>
        <w:rPr>
          <w:i/>
          <w:iCs/>
        </w:rPr>
        <w:t>RNA N. Y. N</w:t>
      </w:r>
      <w:r>
        <w:t xml:space="preserve">, </w:t>
      </w:r>
      <w:r>
        <w:rPr>
          <w:b/>
          <w:bCs/>
        </w:rPr>
        <w:t>30</w:t>
      </w:r>
      <w:r>
        <w:t>, 920–937.</w:t>
      </w:r>
    </w:p>
    <w:p w14:paraId="538D2A20" w14:textId="77777777" w:rsidR="00A14CCB" w:rsidRDefault="00A14CCB" w:rsidP="00A14CCB">
      <w:pPr>
        <w:pStyle w:val="Bibliografia"/>
      </w:pPr>
      <w:r>
        <w:t xml:space="preserve">40. Sato,K., Takayama,K.-I. and Inoue,S. (2023) Stress granules sequester Alzheimer’s disease-associated gene transcripts and regulate disease-related neuronal proteostasis. </w:t>
      </w:r>
      <w:r>
        <w:rPr>
          <w:i/>
          <w:iCs/>
        </w:rPr>
        <w:t>Aging</w:t>
      </w:r>
      <w:r>
        <w:t xml:space="preserve">, </w:t>
      </w:r>
      <w:r>
        <w:rPr>
          <w:b/>
          <w:bCs/>
        </w:rPr>
        <w:t>15</w:t>
      </w:r>
      <w:r>
        <w:t>, 3984–4011.</w:t>
      </w:r>
    </w:p>
    <w:p w14:paraId="6995F373" w14:textId="77777777" w:rsidR="00A14CCB" w:rsidRDefault="00A14CCB" w:rsidP="00A14CCB">
      <w:pPr>
        <w:pStyle w:val="Bibliografia"/>
      </w:pPr>
      <w:r>
        <w:t xml:space="preserve">41. Matheny,T., Rao,B.S. and Parker,R. (2019) Transcriptome-Wide Comparison of Stress Granules and P-Bodies Reveals that Translation Plays a Major Role in RNA Partitioning. </w:t>
      </w:r>
      <w:r>
        <w:rPr>
          <w:i/>
          <w:iCs/>
        </w:rPr>
        <w:t>Mol. Cell. Biol.</w:t>
      </w:r>
      <w:r>
        <w:t xml:space="preserve">, </w:t>
      </w:r>
      <w:r>
        <w:rPr>
          <w:b/>
          <w:bCs/>
        </w:rPr>
        <w:t>39</w:t>
      </w:r>
      <w:r>
        <w:t>, e00313-19.</w:t>
      </w:r>
    </w:p>
    <w:p w14:paraId="38A97D36" w14:textId="77777777" w:rsidR="00A14CCB" w:rsidRDefault="00A14CCB" w:rsidP="00A14CCB">
      <w:pPr>
        <w:pStyle w:val="Bibliografia"/>
      </w:pPr>
      <w:r>
        <w:t xml:space="preserve">42. Padrón,A., Iwasaki,S. and Ingolia,N.T. (2019) Proximity RNA Labeling by APEX-Seq Reveals the Organization of Translation Initiation Complexes and Repressive RNA Granules. </w:t>
      </w:r>
      <w:r>
        <w:rPr>
          <w:i/>
          <w:iCs/>
        </w:rPr>
        <w:t>Mol. Cell</w:t>
      </w:r>
      <w:r>
        <w:t xml:space="preserve">, </w:t>
      </w:r>
      <w:r>
        <w:rPr>
          <w:b/>
          <w:bCs/>
        </w:rPr>
        <w:t>75</w:t>
      </w:r>
      <w:r>
        <w:t>, 875-887.e5.</w:t>
      </w:r>
    </w:p>
    <w:p w14:paraId="593552D0" w14:textId="77777777" w:rsidR="00A14CCB" w:rsidRDefault="00A14CCB" w:rsidP="00A14CCB">
      <w:pPr>
        <w:pStyle w:val="Bibliografia"/>
      </w:pPr>
      <w:r>
        <w:lastRenderedPageBreak/>
        <w:t xml:space="preserve">43. Matheny,T., Van Treeck,B., Huynh,T.N. and Parker,R. (2021) RNA partitioning into stress granules is based on the summation of multiple interactions. </w:t>
      </w:r>
      <w:r>
        <w:rPr>
          <w:i/>
          <w:iCs/>
        </w:rPr>
        <w:t>RNA</w:t>
      </w:r>
      <w:r>
        <w:t xml:space="preserve">, </w:t>
      </w:r>
      <w:r>
        <w:rPr>
          <w:b/>
          <w:bCs/>
        </w:rPr>
        <w:t>27</w:t>
      </w:r>
      <w:r>
        <w:t>, 174–189.</w:t>
      </w:r>
    </w:p>
    <w:p w14:paraId="6DB6D95D" w14:textId="77777777" w:rsidR="00A14CCB" w:rsidRDefault="00A14CCB" w:rsidP="00A14CCB">
      <w:pPr>
        <w:pStyle w:val="Bibliografia"/>
      </w:pPr>
      <w:r>
        <w:t xml:space="preserve">44. Matheny,T., Van Treeck,B., Huynh,T.N. and Parker,R. (2023) Corrigendum: RNA partitioning into stress granules is based on the summation of multiple interactions. </w:t>
      </w:r>
      <w:r>
        <w:rPr>
          <w:i/>
          <w:iCs/>
        </w:rPr>
        <w:t>RNA</w:t>
      </w:r>
      <w:r>
        <w:t xml:space="preserve">, </w:t>
      </w:r>
      <w:r>
        <w:rPr>
          <w:b/>
          <w:bCs/>
        </w:rPr>
        <w:t>29</w:t>
      </w:r>
      <w:r>
        <w:t>, 1837–1837.</w:t>
      </w:r>
    </w:p>
    <w:p w14:paraId="1ABDC2E4" w14:textId="77777777" w:rsidR="00A14CCB" w:rsidRDefault="00A14CCB" w:rsidP="00A14CCB">
      <w:pPr>
        <w:pStyle w:val="Bibliografia"/>
      </w:pPr>
      <w:r>
        <w:t xml:space="preserve">45. Honda,M., Oki,S., Kimura,R., Harada,A., Maehara,K., Tanaka,K., Meno,C. and Ohkawa,Y. (2021) High-depth spatial transcriptome analysis by photo-isolation chemistry. </w:t>
      </w:r>
      <w:r>
        <w:rPr>
          <w:i/>
          <w:iCs/>
        </w:rPr>
        <w:t>Nat. Commun.</w:t>
      </w:r>
      <w:r>
        <w:t xml:space="preserve">, </w:t>
      </w:r>
      <w:r>
        <w:rPr>
          <w:b/>
          <w:bCs/>
        </w:rPr>
        <w:t>12</w:t>
      </w:r>
      <w:r>
        <w:t>, 4416.</w:t>
      </w:r>
    </w:p>
    <w:p w14:paraId="7CEA7346" w14:textId="77777777" w:rsidR="00A14CCB" w:rsidRDefault="00A14CCB" w:rsidP="00A14CCB">
      <w:pPr>
        <w:pStyle w:val="Bibliografia"/>
      </w:pPr>
      <w:r>
        <w:t xml:space="preserve">46. Shen,H., Yanas,A., Owens,M.C., Zhang,C., Fritsch,C., Fare,C.M., Copley,K.E., Shorter,J., Goldman,Y.E. and Liu,K.F. (2022) Sexually dimorphic RNA helicases DDX3X and DDX3Y differentially regulate RNA metabolism through phase separation. </w:t>
      </w:r>
      <w:r>
        <w:rPr>
          <w:i/>
          <w:iCs/>
        </w:rPr>
        <w:t>Mol. Cell</w:t>
      </w:r>
      <w:r>
        <w:t xml:space="preserve">, </w:t>
      </w:r>
      <w:r>
        <w:rPr>
          <w:b/>
          <w:bCs/>
        </w:rPr>
        <w:t>82</w:t>
      </w:r>
      <w:r>
        <w:t>, 2588-2603.e9.</w:t>
      </w:r>
    </w:p>
    <w:p w14:paraId="49554B73" w14:textId="77777777" w:rsidR="00A14CCB" w:rsidRDefault="00A14CCB" w:rsidP="00A14CCB">
      <w:pPr>
        <w:pStyle w:val="Bibliografia"/>
      </w:pPr>
      <w:r>
        <w:t xml:space="preserve">47. Iadevaia,V., Burke,J.M., Eke,L., Moller-Levet,C., Parker,R. and Locker,N. (2022) Novel stress granule-like structures are induced via a paracrine mechanism during viral infection. </w:t>
      </w:r>
      <w:r>
        <w:rPr>
          <w:i/>
          <w:iCs/>
        </w:rPr>
        <w:t>J. Cell Sci.</w:t>
      </w:r>
      <w:r>
        <w:t xml:space="preserve">, </w:t>
      </w:r>
      <w:r>
        <w:rPr>
          <w:b/>
          <w:bCs/>
        </w:rPr>
        <w:t>135</w:t>
      </w:r>
      <w:r>
        <w:t>, jcs259194.</w:t>
      </w:r>
    </w:p>
    <w:p w14:paraId="683C60E7" w14:textId="77777777" w:rsidR="00A14CCB" w:rsidRDefault="00A14CCB" w:rsidP="00A14CCB">
      <w:pPr>
        <w:pStyle w:val="Bibliografia"/>
      </w:pPr>
      <w:r>
        <w:t xml:space="preserve">48. Ren,Z., Tang,W., Peng,L. and Zou,P. (2023) Profiling stress-triggered RNA condensation with photocatalytic proximity labeling. </w:t>
      </w:r>
      <w:r>
        <w:rPr>
          <w:i/>
          <w:iCs/>
        </w:rPr>
        <w:t>Nat. Commun.</w:t>
      </w:r>
      <w:r>
        <w:t xml:space="preserve">, </w:t>
      </w:r>
      <w:r>
        <w:rPr>
          <w:b/>
          <w:bCs/>
        </w:rPr>
        <w:t>14</w:t>
      </w:r>
      <w:r>
        <w:t>, 7390.</w:t>
      </w:r>
    </w:p>
    <w:p w14:paraId="6F5E6DDC" w14:textId="77777777" w:rsidR="00A14CCB" w:rsidRDefault="00A14CCB" w:rsidP="00A14CCB">
      <w:pPr>
        <w:pStyle w:val="Bibliografia"/>
      </w:pPr>
      <w:r>
        <w:t xml:space="preserve">49. Xiao,Y., Chen,Y.-M., Zou,Z., Ye,C., Dou,X., Wu,J., Liu,C., Liu,S., Yan,H., Wang,P., </w:t>
      </w:r>
      <w:r>
        <w:rPr>
          <w:i/>
          <w:iCs/>
        </w:rPr>
        <w:t>et al.</w:t>
      </w:r>
      <w:r>
        <w:t xml:space="preserve"> (2024) Profiling of RNA-binding protein binding sites by in situ reverse transcription-based sequencing. </w:t>
      </w:r>
      <w:r>
        <w:rPr>
          <w:i/>
          <w:iCs/>
        </w:rPr>
        <w:t>Nat. Methods</w:t>
      </w:r>
      <w:r>
        <w:t xml:space="preserve">, </w:t>
      </w:r>
      <w:r>
        <w:rPr>
          <w:b/>
          <w:bCs/>
        </w:rPr>
        <w:t>21</w:t>
      </w:r>
      <w:r>
        <w:t>, 247–258.</w:t>
      </w:r>
    </w:p>
    <w:p w14:paraId="14A97900" w14:textId="77777777" w:rsidR="00A14CCB" w:rsidRDefault="00A14CCB" w:rsidP="00A14CCB">
      <w:pPr>
        <w:pStyle w:val="Bibliografia"/>
      </w:pPr>
      <w:r>
        <w:t xml:space="preserve">50. Zhou,Y., Panhale,A., Shvedunova,M., Balan,M., Gomez-Auli,A., Holz,H., Seyfferth,J., Helmstädter,M., Kayser,S., Zhao,Y., </w:t>
      </w:r>
      <w:r>
        <w:rPr>
          <w:i/>
          <w:iCs/>
        </w:rPr>
        <w:t>et al.</w:t>
      </w:r>
      <w:r>
        <w:t xml:space="preserve"> (2024) RNA damage compartmentalization by DHX9 stress granules. </w:t>
      </w:r>
      <w:r>
        <w:rPr>
          <w:i/>
          <w:iCs/>
        </w:rPr>
        <w:t>Cell</w:t>
      </w:r>
      <w:r>
        <w:t xml:space="preserve">, </w:t>
      </w:r>
      <w:r>
        <w:rPr>
          <w:b/>
          <w:bCs/>
        </w:rPr>
        <w:t>187</w:t>
      </w:r>
      <w:r>
        <w:t>, 1701-1718.e28.</w:t>
      </w:r>
    </w:p>
    <w:p w14:paraId="4493B404" w14:textId="77777777" w:rsidR="00A14CCB" w:rsidRPr="005379E1" w:rsidRDefault="00A14CCB" w:rsidP="00A14CCB">
      <w:pPr>
        <w:pStyle w:val="Bibliografia"/>
        <w:rPr>
          <w:lang w:val="pt-PT"/>
        </w:rPr>
      </w:pPr>
      <w:r>
        <w:t xml:space="preserve">51. Kudrin,P., Singh,A., Meierhofer,D., Kuśnierczyk,A. and Ørom,U.A.V. (2024) N4-acetylcytidine (ac4C) promotes mRNA localization to stress granules. </w:t>
      </w:r>
      <w:r w:rsidRPr="005379E1">
        <w:rPr>
          <w:i/>
          <w:iCs/>
          <w:lang w:val="pt-PT"/>
        </w:rPr>
        <w:t>EMBO Rep.</w:t>
      </w:r>
      <w:r w:rsidRPr="005379E1">
        <w:rPr>
          <w:lang w:val="pt-PT"/>
        </w:rPr>
        <w:t xml:space="preserve">, </w:t>
      </w:r>
      <w:r w:rsidRPr="005379E1">
        <w:rPr>
          <w:b/>
          <w:bCs/>
          <w:lang w:val="pt-PT"/>
        </w:rPr>
        <w:t>25</w:t>
      </w:r>
      <w:r w:rsidRPr="005379E1">
        <w:rPr>
          <w:lang w:val="pt-PT"/>
        </w:rPr>
        <w:t>, 1814–1834.</w:t>
      </w:r>
    </w:p>
    <w:p w14:paraId="716DCE13" w14:textId="77777777" w:rsidR="00A14CCB" w:rsidRDefault="00A14CCB" w:rsidP="00A14CCB">
      <w:pPr>
        <w:pStyle w:val="Bibliografia"/>
      </w:pPr>
      <w:r w:rsidRPr="005379E1">
        <w:rPr>
          <w:lang w:val="pt-PT"/>
        </w:rPr>
        <w:t xml:space="preserve">52. Di Timoteo,G., Giuliani,A., Setti,A., Biagi,M.C., Lisi,M., Santini,T., Grandioso,A., Mariani,D., Castagnetti,F., Perego,E., </w:t>
      </w:r>
      <w:r w:rsidRPr="005379E1">
        <w:rPr>
          <w:i/>
          <w:iCs/>
          <w:lang w:val="pt-PT"/>
        </w:rPr>
        <w:t>et al.</w:t>
      </w:r>
      <w:r w:rsidRPr="005379E1">
        <w:rPr>
          <w:lang w:val="pt-PT"/>
        </w:rPr>
        <w:t xml:space="preserve"> </w:t>
      </w:r>
      <w:r>
        <w:t xml:space="preserve">(2024) M6A reduction relieves FUS-associated ALS granules. </w:t>
      </w:r>
      <w:r>
        <w:rPr>
          <w:i/>
          <w:iCs/>
        </w:rPr>
        <w:t>Nat. Commun.</w:t>
      </w:r>
      <w:r>
        <w:t xml:space="preserve">, </w:t>
      </w:r>
      <w:r>
        <w:rPr>
          <w:b/>
          <w:bCs/>
        </w:rPr>
        <w:t>15</w:t>
      </w:r>
      <w:r>
        <w:t>, 5033.</w:t>
      </w:r>
    </w:p>
    <w:p w14:paraId="1C8799D4" w14:textId="77777777" w:rsidR="00A14CCB" w:rsidRDefault="00A14CCB" w:rsidP="00A14CCB">
      <w:pPr>
        <w:pStyle w:val="Bibliografia"/>
      </w:pPr>
      <w:r>
        <w:t xml:space="preserve">53. Rajachandran,S., Xu,Q., Cao,Q., Zhang,X., Chen,F., Mangiameli,S.M. and Chen,H. (2025) Subcellular level spatial transcriptomics with PHOTON. </w:t>
      </w:r>
      <w:r>
        <w:rPr>
          <w:i/>
          <w:iCs/>
        </w:rPr>
        <w:t>Nat. Commun.</w:t>
      </w:r>
      <w:r>
        <w:t xml:space="preserve">, </w:t>
      </w:r>
      <w:r>
        <w:rPr>
          <w:b/>
          <w:bCs/>
        </w:rPr>
        <w:t>16</w:t>
      </w:r>
      <w:r>
        <w:t>, 4457.</w:t>
      </w:r>
    </w:p>
    <w:p w14:paraId="19251549" w14:textId="77777777" w:rsidR="00A14CCB" w:rsidRDefault="00A14CCB" w:rsidP="00A14CCB">
      <w:pPr>
        <w:pStyle w:val="Bibliografia"/>
      </w:pPr>
      <w:r>
        <w:t xml:space="preserve">54. Kodali,S., Proietti,L., Valcarcel,G., López-Rubio,A.V., Pessina,P., Eder,T., Shi,J., Jen,A., Lupión-Garcia,N., Starner,A.C., </w:t>
      </w:r>
      <w:r>
        <w:rPr>
          <w:i/>
          <w:iCs/>
        </w:rPr>
        <w:t>et al.</w:t>
      </w:r>
      <w:r>
        <w:t xml:space="preserve"> (2024) RNA sequestration in P-bodies sustains myeloid leukaemia. </w:t>
      </w:r>
      <w:r>
        <w:rPr>
          <w:i/>
          <w:iCs/>
        </w:rPr>
        <w:t>Nat. Cell Biol.</w:t>
      </w:r>
      <w:r>
        <w:t xml:space="preserve">, </w:t>
      </w:r>
      <w:r>
        <w:rPr>
          <w:b/>
          <w:bCs/>
        </w:rPr>
        <w:t>26</w:t>
      </w:r>
      <w:r>
        <w:t>, 1745–1758.</w:t>
      </w:r>
    </w:p>
    <w:p w14:paraId="3EAE5EFF" w14:textId="77777777" w:rsidR="00A14CCB" w:rsidRDefault="00A14CCB" w:rsidP="00A14CCB">
      <w:pPr>
        <w:pStyle w:val="Bibliografia"/>
      </w:pPr>
      <w:r>
        <w:t xml:space="preserve">55. López-Polo,V., Maus,M., Zacharioudakis,E., Lafarga,M., Attolini,C.S.-O., Marques,F.D.M., Kovatcheva,M., Gavathiotis,E. and Serrano,M. (2024) Release of mitochondrial dsRNA into the cytosol is a key driver of the inflammatory phenotype of senescent cells. </w:t>
      </w:r>
      <w:r>
        <w:rPr>
          <w:i/>
          <w:iCs/>
        </w:rPr>
        <w:t>Nat. Commun.</w:t>
      </w:r>
      <w:r>
        <w:t xml:space="preserve">, </w:t>
      </w:r>
      <w:r>
        <w:rPr>
          <w:b/>
          <w:bCs/>
        </w:rPr>
        <w:t>15</w:t>
      </w:r>
      <w:r>
        <w:t>, 7378.</w:t>
      </w:r>
    </w:p>
    <w:p w14:paraId="427F2F6F" w14:textId="77777777" w:rsidR="00A14CCB" w:rsidRDefault="00A14CCB" w:rsidP="00A14CCB">
      <w:pPr>
        <w:pStyle w:val="Bibliografia"/>
      </w:pPr>
      <w:r>
        <w:lastRenderedPageBreak/>
        <w:t xml:space="preserve">56.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244B8427" w14:textId="77777777" w:rsidR="00A14CCB" w:rsidRDefault="00A14CCB" w:rsidP="00A14CCB">
      <w:pPr>
        <w:pStyle w:val="Bibliografia"/>
      </w:pPr>
      <w:r>
        <w:t xml:space="preserve">57. Arango,D., Sturgill,D., Yang,R., Kanai,T., Bauer,P., Roy,J., Wang,Z., Hosogane,M., Schiffers,S. and Oberdoerffer,S. (2022) Direct epitranscriptomic regulation of mammalian translation initiation through N4-acetylcytidine. </w:t>
      </w:r>
      <w:r>
        <w:rPr>
          <w:i/>
          <w:iCs/>
        </w:rPr>
        <w:t>Mol. Cell</w:t>
      </w:r>
      <w:r>
        <w:t xml:space="preserve">, </w:t>
      </w:r>
      <w:r>
        <w:rPr>
          <w:b/>
          <w:bCs/>
        </w:rPr>
        <w:t>82</w:t>
      </w:r>
      <w:r>
        <w:t>, 2797-2814.e11.</w:t>
      </w:r>
    </w:p>
    <w:p w14:paraId="001982F2" w14:textId="77777777" w:rsidR="00A14CCB" w:rsidRDefault="00A14CCB" w:rsidP="00A14CCB">
      <w:pPr>
        <w:pStyle w:val="Bibliografia"/>
      </w:pPr>
      <w:r>
        <w:t xml:space="preserve">58. Khong,A., Matheny,T., Huynh,T.N., Babl,V. and Parker,R. (2022) Limited effects of m6A modification on mRNA partitioning into stress granules. </w:t>
      </w:r>
      <w:r>
        <w:rPr>
          <w:i/>
          <w:iCs/>
        </w:rPr>
        <w:t>Nat. Commun.</w:t>
      </w:r>
      <w:r>
        <w:t xml:space="preserve">, </w:t>
      </w:r>
      <w:r>
        <w:rPr>
          <w:b/>
          <w:bCs/>
        </w:rPr>
        <w:t>13</w:t>
      </w:r>
      <w:r>
        <w:t>, 3735.</w:t>
      </w:r>
    </w:p>
    <w:p w14:paraId="6DC128EC" w14:textId="77777777" w:rsidR="00A14CCB" w:rsidRDefault="00A14CCB" w:rsidP="00A14CCB">
      <w:pPr>
        <w:pStyle w:val="Bibliografia"/>
      </w:pPr>
      <w:r>
        <w:t>59. TCGA Research Network The Cancer Genome Atlas.</w:t>
      </w:r>
    </w:p>
    <w:p w14:paraId="264BC99E" w14:textId="77777777" w:rsidR="00A14CCB" w:rsidRDefault="00A14CCB" w:rsidP="00A14CCB">
      <w:pPr>
        <w:pStyle w:val="Bibliografia"/>
      </w:pPr>
      <w:r>
        <w:t xml:space="preserve">60. Heath,A.P., Ferretti,V., Agrawal,S., An,M., Angelakos,J.C., Arya,R., Bajari,R., Baqar,B., Barnowski,J.H.B., Burt,J., </w:t>
      </w:r>
      <w:r>
        <w:rPr>
          <w:i/>
          <w:iCs/>
        </w:rPr>
        <w:t>et al.</w:t>
      </w:r>
      <w:r>
        <w:t xml:space="preserve"> (2021) The NCI Genomic Data Commons. </w:t>
      </w:r>
      <w:r>
        <w:rPr>
          <w:i/>
          <w:iCs/>
        </w:rPr>
        <w:t>Nat. Genet.</w:t>
      </w:r>
      <w:r>
        <w:t xml:space="preserve">, </w:t>
      </w:r>
      <w:r>
        <w:rPr>
          <w:b/>
          <w:bCs/>
        </w:rPr>
        <w:t>53</w:t>
      </w:r>
      <w:r>
        <w:t>, 257–262.</w:t>
      </w:r>
    </w:p>
    <w:p w14:paraId="44827875" w14:textId="77777777" w:rsidR="00A14CCB" w:rsidRDefault="00A14CCB" w:rsidP="00A14CCB">
      <w:pPr>
        <w:pStyle w:val="Bibliografia"/>
      </w:pPr>
      <w:r>
        <w:t xml:space="preserve">61. Schneider,A.L., Martins-Silva,R., Kaizeler,A., Saraiva-Agostinho,N. and Barbosa-Morais,N.L. (2024) voyAGEr, a free web interface for the analysis of age-related gene expression alterations in human tissues. </w:t>
      </w:r>
      <w:r>
        <w:rPr>
          <w:i/>
          <w:iCs/>
        </w:rPr>
        <w:t>eLife</w:t>
      </w:r>
      <w:r>
        <w:t xml:space="preserve">, </w:t>
      </w:r>
      <w:r>
        <w:rPr>
          <w:b/>
          <w:bCs/>
        </w:rPr>
        <w:t>12</w:t>
      </w:r>
      <w:r>
        <w:t>, RP88623.</w:t>
      </w:r>
    </w:p>
    <w:p w14:paraId="5C53F3F9" w14:textId="77777777" w:rsidR="00A14CCB" w:rsidRDefault="00A14CCB" w:rsidP="00A14CCB">
      <w:pPr>
        <w:pStyle w:val="Bibliografia"/>
      </w:pPr>
      <w:r>
        <w:t xml:space="preserve">62. Frankish,A., Diekhans,M., Jungreis,I., Lagarde,J., Loveland,J.E., Mudge,J.M., Sisu,C., Wright,J.C., Armstrong,J., Barnes,I., </w:t>
      </w:r>
      <w:r>
        <w:rPr>
          <w:i/>
          <w:iCs/>
        </w:rPr>
        <w:t>et al.</w:t>
      </w:r>
      <w:r>
        <w:t xml:space="preserve"> (2021) GENCODE 2021. </w:t>
      </w:r>
      <w:r>
        <w:rPr>
          <w:i/>
          <w:iCs/>
        </w:rPr>
        <w:t>Nucleic Acids Res.</w:t>
      </w:r>
      <w:r>
        <w:t xml:space="preserve">, </w:t>
      </w:r>
      <w:r>
        <w:rPr>
          <w:b/>
          <w:bCs/>
        </w:rPr>
        <w:t>49</w:t>
      </w:r>
      <w:r>
        <w:t>, D916–D923.</w:t>
      </w:r>
    </w:p>
    <w:p w14:paraId="1BC37EA3" w14:textId="77777777" w:rsidR="00A14CCB" w:rsidRDefault="00A14CCB" w:rsidP="00A14CCB">
      <w:pPr>
        <w:pStyle w:val="Bibliografia"/>
      </w:pPr>
      <w:r>
        <w:t xml:space="preserve">63. Robinson,M.D. and Oshlack,A. (2010) A scaling normalization method for differential expression analysis of RNA-seq data. </w:t>
      </w:r>
      <w:r>
        <w:rPr>
          <w:i/>
          <w:iCs/>
        </w:rPr>
        <w:t>Genome Biol.</w:t>
      </w:r>
      <w:r>
        <w:t xml:space="preserve">, </w:t>
      </w:r>
      <w:r>
        <w:rPr>
          <w:b/>
          <w:bCs/>
        </w:rPr>
        <w:t>11</w:t>
      </w:r>
      <w:r>
        <w:t>, R25.</w:t>
      </w:r>
    </w:p>
    <w:p w14:paraId="35DDEB43" w14:textId="77777777" w:rsidR="00A14CCB" w:rsidRDefault="00A14CCB" w:rsidP="00A14CCB">
      <w:pPr>
        <w:pStyle w:val="Bibliografia"/>
      </w:pPr>
      <w:r>
        <w:t>64. Robinson,M.D., McCarthy,D.J. and Smyth,G.K. (2010) edgeR</w:t>
      </w:r>
      <w:r>
        <w:rPr>
          <w:rFonts w:ascii="Arial" w:hAnsi="Arial" w:cs="Arial"/>
        </w:rPr>
        <w:t> </w:t>
      </w:r>
      <w:r>
        <w:t xml:space="preserve">: a Bioconductor package for differential expression analysis of digital gene expression data. </w:t>
      </w:r>
      <w:r>
        <w:rPr>
          <w:i/>
          <w:iCs/>
        </w:rPr>
        <w:t>Bioinformatics</w:t>
      </w:r>
      <w:r>
        <w:t xml:space="preserve">, </w:t>
      </w:r>
      <w:r>
        <w:rPr>
          <w:b/>
          <w:bCs/>
        </w:rPr>
        <w:t>26</w:t>
      </w:r>
      <w:r>
        <w:t>, 139–140.</w:t>
      </w:r>
    </w:p>
    <w:p w14:paraId="1D973E16" w14:textId="77777777" w:rsidR="00A14CCB" w:rsidRDefault="00A14CCB" w:rsidP="00A14CCB">
      <w:pPr>
        <w:pStyle w:val="Bibliografia"/>
      </w:pPr>
      <w:r>
        <w:t xml:space="preserve">65. Law,C.W., Chen,Y., Shi,W. and Smyth,G.K. (2014) voom: precision weights unlock linear model analysis tools for RNA-seq read counts. </w:t>
      </w:r>
      <w:r>
        <w:rPr>
          <w:i/>
          <w:iCs/>
        </w:rPr>
        <w:t>Genome Biol.</w:t>
      </w:r>
      <w:r>
        <w:t xml:space="preserve">, </w:t>
      </w:r>
      <w:r>
        <w:rPr>
          <w:b/>
          <w:bCs/>
        </w:rPr>
        <w:t>15</w:t>
      </w:r>
      <w:r>
        <w:t>, R29.</w:t>
      </w:r>
    </w:p>
    <w:p w14:paraId="4E35962D" w14:textId="77777777" w:rsidR="00A14CCB" w:rsidRDefault="00A14CCB" w:rsidP="00A14CCB">
      <w:pPr>
        <w:pStyle w:val="Bibliografia"/>
      </w:pPr>
      <w:r>
        <w:t xml:space="preserve">66. Ritchie,M.E., Phipson,B., Wu,D., Hu,Y., Law,C.W., Shi,W. and Smyth,G.K. (2015) limma powers differential expression analyses for RNA-sequencing and microarray studies. </w:t>
      </w:r>
      <w:r>
        <w:rPr>
          <w:i/>
          <w:iCs/>
        </w:rPr>
        <w:t>Nucleic Acids Res.</w:t>
      </w:r>
      <w:r>
        <w:t xml:space="preserve">, </w:t>
      </w:r>
      <w:r>
        <w:rPr>
          <w:b/>
          <w:bCs/>
        </w:rPr>
        <w:t>43</w:t>
      </w:r>
      <w:r>
        <w:t>, e47–e47.</w:t>
      </w:r>
    </w:p>
    <w:p w14:paraId="78CF216C" w14:textId="77777777" w:rsidR="00A14CCB" w:rsidRDefault="00A14CCB" w:rsidP="00A14CCB">
      <w:pPr>
        <w:pStyle w:val="Bibliografia"/>
      </w:pPr>
      <w:r>
        <w:t xml:space="preserve">67. Subramanian,A., Tamayo,P., Mootha,V.K., Mukherjee,S., Ebert,B.L., Gillette,M.A., Paulovich,A., Pomeroy,S.L., Golub,T.R., Lander,E.S., </w:t>
      </w:r>
      <w:r>
        <w:rPr>
          <w:i/>
          <w:iCs/>
        </w:rPr>
        <w:t>et al.</w:t>
      </w:r>
      <w:r>
        <w:t xml:space="preserve"> (2005) Gene set enrichment analysis: a knowledge-based approach for interpreting genome-wide expression profiles. </w:t>
      </w:r>
      <w:r>
        <w:rPr>
          <w:i/>
          <w:iCs/>
        </w:rPr>
        <w:t>Proc. Natl. Acad. Sci. U. S. A.</w:t>
      </w:r>
      <w:r>
        <w:t xml:space="preserve">, </w:t>
      </w:r>
      <w:r>
        <w:rPr>
          <w:b/>
          <w:bCs/>
        </w:rPr>
        <w:t>102</w:t>
      </w:r>
      <w:r>
        <w:t>, 15545–15550.</w:t>
      </w:r>
    </w:p>
    <w:p w14:paraId="3D422DB6" w14:textId="77777777" w:rsidR="00A14CCB" w:rsidRDefault="00A14CCB" w:rsidP="00A14CCB">
      <w:pPr>
        <w:pStyle w:val="Bibliografia"/>
      </w:pPr>
      <w:r>
        <w:t>68. Korotkevich,G., Sukhov,V., Budin,N., Shpak,B., Artyomov,M.N. and Sergushichev,A. (2016) Fast gene set enrichment analysis. 10.1101/060012.</w:t>
      </w:r>
    </w:p>
    <w:p w14:paraId="2EE0742A" w14:textId="77777777" w:rsidR="00A14CCB" w:rsidRDefault="00A14CCB" w:rsidP="00A14CCB">
      <w:pPr>
        <w:pStyle w:val="Bibliografia"/>
      </w:pPr>
      <w:r>
        <w:t xml:space="preserve">69. Liberzon,A., Birger,C., Thorvaldsdóttir,H., Ghandi,M., Mesirov,J.P. and Tamayo,P. (2015) The Molecular Signatures Database (MSigDB) hallmark gene set collection. </w:t>
      </w:r>
      <w:r>
        <w:rPr>
          <w:i/>
          <w:iCs/>
        </w:rPr>
        <w:t>Cell Syst.</w:t>
      </w:r>
      <w:r>
        <w:t xml:space="preserve">, </w:t>
      </w:r>
      <w:r>
        <w:rPr>
          <w:b/>
          <w:bCs/>
        </w:rPr>
        <w:t>1</w:t>
      </w:r>
      <w:r>
        <w:t>, 417–425.</w:t>
      </w:r>
    </w:p>
    <w:p w14:paraId="73D528F3" w14:textId="77777777" w:rsidR="00A14CCB" w:rsidRDefault="00A14CCB" w:rsidP="00A14CCB">
      <w:pPr>
        <w:pStyle w:val="Bibliografia"/>
      </w:pPr>
      <w:r>
        <w:lastRenderedPageBreak/>
        <w:t>70. Thermo Fisher DNA and RNA Molecular Weights and Conversions.</w:t>
      </w:r>
    </w:p>
    <w:p w14:paraId="5390ED3C" w14:textId="77777777" w:rsidR="00A14CCB" w:rsidRDefault="00A14CCB" w:rsidP="00A14CCB">
      <w:pPr>
        <w:pStyle w:val="Bibliografia"/>
      </w:pPr>
      <w:r>
        <w:t>71. Svedberg,T. and Pedersen,K.O. (1940) The ultracentrifuge.</w:t>
      </w:r>
    </w:p>
    <w:p w14:paraId="79E9F37B" w14:textId="77777777" w:rsidR="00A14CCB" w:rsidRDefault="00A14CCB" w:rsidP="00A14CCB">
      <w:pPr>
        <w:pStyle w:val="Bibliografia"/>
      </w:pPr>
      <w:r>
        <w:t xml:space="preserve">72. Balch,J. and Guéguen,C. (2015) Effects of molecular weight on the diffusion coefficient of aquatic dissolved organic matter and humic substances. </w:t>
      </w:r>
      <w:r>
        <w:rPr>
          <w:i/>
          <w:iCs/>
        </w:rPr>
        <w:t>Chemosphere</w:t>
      </w:r>
      <w:r>
        <w:t xml:space="preserve">, </w:t>
      </w:r>
      <w:r>
        <w:rPr>
          <w:b/>
          <w:bCs/>
        </w:rPr>
        <w:t>119</w:t>
      </w:r>
      <w:r>
        <w:t>, 498–503.</w:t>
      </w:r>
    </w:p>
    <w:p w14:paraId="1F2EA9FA" w14:textId="77777777" w:rsidR="00A14CCB" w:rsidRDefault="00A14CCB" w:rsidP="00A14CCB">
      <w:pPr>
        <w:pStyle w:val="Bibliografia"/>
      </w:pPr>
      <w:r>
        <w:t>73. National Center for Biotechnology Information (2025) PubChem Compound Summary for CID 102175, N6-Methyladenosine.</w:t>
      </w:r>
    </w:p>
    <w:p w14:paraId="5C3B8BB3" w14:textId="77777777" w:rsidR="00A14CCB" w:rsidRDefault="00A14CCB" w:rsidP="00A14CCB">
      <w:pPr>
        <w:pStyle w:val="Bibliografia"/>
      </w:pPr>
      <w:r>
        <w:t>74. National Center for Biotechnology Information (2025) PubChem Compound Summary for CID 107461, N4-Acetylcytidine.</w:t>
      </w:r>
    </w:p>
    <w:p w14:paraId="736B2E7C" w14:textId="77777777" w:rsidR="00A14CCB" w:rsidRDefault="00A14CCB" w:rsidP="00A14CCB">
      <w:pPr>
        <w:pStyle w:val="Bibliografia"/>
      </w:pPr>
      <w:r>
        <w:t xml:space="preserve">75. Garg,M., Poornima,G. and Rajyaguru,P.I. (2020) Elucidation of the RNA-granule inducing sodium azide stress response through transcriptome analysis. </w:t>
      </w:r>
      <w:r>
        <w:rPr>
          <w:i/>
          <w:iCs/>
        </w:rPr>
        <w:t>Genomics</w:t>
      </w:r>
      <w:r>
        <w:t xml:space="preserve">, </w:t>
      </w:r>
      <w:r>
        <w:rPr>
          <w:b/>
          <w:bCs/>
        </w:rPr>
        <w:t>112</w:t>
      </w:r>
      <w:r>
        <w:t>, 2978–2989.</w:t>
      </w:r>
    </w:p>
    <w:p w14:paraId="71E350CB" w14:textId="77777777" w:rsidR="00A14CCB" w:rsidRDefault="00A14CCB" w:rsidP="00A14CCB">
      <w:pPr>
        <w:pStyle w:val="Bibliografia"/>
      </w:pPr>
      <w:r>
        <w:t xml:space="preserve">76. Krieger,M.R., Abrahamian,M., He,K.L., Atamdede,S., Hakimjavadi,H., Momcilovic,M., Ostrow,D., Maggo,S.D., Tsang,Y.P., Gai,X., </w:t>
      </w:r>
      <w:r>
        <w:rPr>
          <w:i/>
          <w:iCs/>
        </w:rPr>
        <w:t>et al.</w:t>
      </w:r>
      <w:r>
        <w:t xml:space="preserve"> (2024) Trafficking of mitochondrial double-stranded RNA from mitochondria to the cytosol. </w:t>
      </w:r>
      <w:r>
        <w:rPr>
          <w:i/>
          <w:iCs/>
        </w:rPr>
        <w:t>Life Sci. Alliance</w:t>
      </w:r>
      <w:r>
        <w:t xml:space="preserve">, </w:t>
      </w:r>
      <w:r>
        <w:rPr>
          <w:b/>
          <w:bCs/>
        </w:rPr>
        <w:t>7</w:t>
      </w:r>
      <w:r>
        <w:t>, e202302396.</w:t>
      </w:r>
    </w:p>
    <w:p w14:paraId="389F5E6D" w14:textId="77777777" w:rsidR="00A14CCB" w:rsidRDefault="00A14CCB" w:rsidP="00A14CCB">
      <w:pPr>
        <w:pStyle w:val="Bibliografia"/>
      </w:pPr>
      <w:r>
        <w:t xml:space="preserve">77. Subramanian,A., Narayan,R., Corsello,S.M., Peck,D.D., Natoli,T.E., Lu,X., Gould,J., Davis,J.F., Tubelli,A.A., Asiedu,J.K., </w:t>
      </w:r>
      <w:r>
        <w:rPr>
          <w:i/>
          <w:iCs/>
        </w:rPr>
        <w:t>et al.</w:t>
      </w:r>
      <w:r>
        <w:t xml:space="preserve"> (2017) A Next Generation Connectivity Map: L1000 Platform and the First 1,000,000 Profiles. </w:t>
      </w:r>
      <w:r>
        <w:rPr>
          <w:i/>
          <w:iCs/>
        </w:rPr>
        <w:t>Cell</w:t>
      </w:r>
      <w:r>
        <w:t xml:space="preserve">, </w:t>
      </w:r>
      <w:r>
        <w:rPr>
          <w:b/>
          <w:bCs/>
        </w:rPr>
        <w:t>171</w:t>
      </w:r>
      <w:r>
        <w:t>, 1437-1452.e17.</w:t>
      </w:r>
    </w:p>
    <w:p w14:paraId="54F65DFA" w14:textId="77777777" w:rsidR="00A14CCB" w:rsidRDefault="00A14CCB" w:rsidP="00A14CCB">
      <w:pPr>
        <w:pStyle w:val="Bibliografia"/>
      </w:pPr>
      <w:r>
        <w:t xml:space="preserve">78. Yang,W., Soares,J., Greninger,P., Edelman,E.J., Lightfoot,H., Forbes,S., Bindal,N., Beare,D., Smith,J.A., Thompson,I.R., </w:t>
      </w:r>
      <w:r>
        <w:rPr>
          <w:i/>
          <w:iCs/>
        </w:rPr>
        <w:t>et al.</w:t>
      </w:r>
      <w:r>
        <w:t xml:space="preserve"> (2012) Genomics of Drug Sensitivity in Cancer (GDSC): a resource for therapeutic biomarker discovery in cancer cells. </w:t>
      </w:r>
      <w:r>
        <w:rPr>
          <w:i/>
          <w:iCs/>
        </w:rPr>
        <w:t>Nucleic Acids Res.</w:t>
      </w:r>
      <w:r>
        <w:t xml:space="preserve">, </w:t>
      </w:r>
      <w:r>
        <w:rPr>
          <w:b/>
          <w:bCs/>
        </w:rPr>
        <w:t>41</w:t>
      </w:r>
      <w:r>
        <w:t>, D955–D961.</w:t>
      </w:r>
    </w:p>
    <w:p w14:paraId="0A802C9F" w14:textId="77777777" w:rsidR="00A14CCB" w:rsidRDefault="00A14CCB" w:rsidP="00A14CCB">
      <w:pPr>
        <w:pStyle w:val="Bibliografia"/>
      </w:pPr>
      <w:r>
        <w:t xml:space="preserve">79. Ascensão-Ferreira,M., Martins-Silva,R., Saraiva-Agostinho,N. and Barbosa-Morais,N.L. (2024) betAS: intuitive analysis and visualization of differential alternative splicing using beta distributions. </w:t>
      </w:r>
      <w:r>
        <w:rPr>
          <w:i/>
          <w:iCs/>
        </w:rPr>
        <w:t>RNA</w:t>
      </w:r>
      <w:r>
        <w:t xml:space="preserve">, </w:t>
      </w:r>
      <w:r>
        <w:rPr>
          <w:b/>
          <w:bCs/>
        </w:rPr>
        <w:t>30</w:t>
      </w:r>
      <w:r>
        <w:t>, 337–353.</w:t>
      </w:r>
    </w:p>
    <w:p w14:paraId="723C7958" w14:textId="77777777" w:rsidR="00A14CCB" w:rsidRDefault="00A14CCB" w:rsidP="00A14CCB">
      <w:pPr>
        <w:pStyle w:val="Bibliografia"/>
      </w:pPr>
      <w:r>
        <w:t xml:space="preserve">80. The ENCODE Project Consortium (2012) An integrated encyclopedia of DNA elements in the human genome. </w:t>
      </w:r>
      <w:r>
        <w:rPr>
          <w:i/>
          <w:iCs/>
        </w:rPr>
        <w:t>Nature</w:t>
      </w:r>
      <w:r>
        <w:t xml:space="preserve">, </w:t>
      </w:r>
      <w:r>
        <w:rPr>
          <w:b/>
          <w:bCs/>
        </w:rPr>
        <w:t>489</w:t>
      </w:r>
      <w:r>
        <w:t>, 57–74.</w:t>
      </w:r>
    </w:p>
    <w:p w14:paraId="15081DE8" w14:textId="77777777" w:rsidR="00A14CCB" w:rsidRDefault="00A14CCB" w:rsidP="00A14CCB">
      <w:pPr>
        <w:pStyle w:val="Bibliografia"/>
      </w:pPr>
      <w:r>
        <w:t xml:space="preserve">81. Luo,Y., Hitz,B.C., Gabdank,I., Hilton,J.A., Kagda,M.S., Lam,B., Myers,Z., Sud,P., Jou,J., Lin,K., </w:t>
      </w:r>
      <w:r>
        <w:rPr>
          <w:i/>
          <w:iCs/>
        </w:rPr>
        <w:t>et al.</w:t>
      </w:r>
      <w:r>
        <w:t xml:space="preserve"> (2020) New developments on the Encyclopedia of DNA Elements (ENCODE) data portal. </w:t>
      </w:r>
      <w:r>
        <w:rPr>
          <w:i/>
          <w:iCs/>
        </w:rPr>
        <w:t>Nucleic Acids Res.</w:t>
      </w:r>
      <w:r>
        <w:t xml:space="preserve">, </w:t>
      </w:r>
      <w:r>
        <w:rPr>
          <w:b/>
          <w:bCs/>
        </w:rPr>
        <w:t>48</w:t>
      </w:r>
      <w:r>
        <w:t>, D882–D889.</w:t>
      </w:r>
    </w:p>
    <w:p w14:paraId="73700759" w14:textId="77777777" w:rsidR="00A14CCB" w:rsidRDefault="00A14CCB" w:rsidP="00A14CCB">
      <w:pPr>
        <w:pStyle w:val="Bibliografia"/>
      </w:pPr>
      <w:r>
        <w:t xml:space="preserve">82. Liberzon,A., Birger,C., Thorvaldsdóttir,H., Ghandi,M., Mesirov,J.P. and Tamayo,P. (2015) The Molecular Signatures Database Hallmark Gene Set Collection. </w:t>
      </w:r>
      <w:r>
        <w:rPr>
          <w:i/>
          <w:iCs/>
        </w:rPr>
        <w:t>Cell Syst.</w:t>
      </w:r>
      <w:r>
        <w:t xml:space="preserve">, </w:t>
      </w:r>
      <w:r>
        <w:rPr>
          <w:b/>
          <w:bCs/>
        </w:rPr>
        <w:t>1</w:t>
      </w:r>
      <w:r>
        <w:t>, 417–425.</w:t>
      </w:r>
    </w:p>
    <w:p w14:paraId="2BD6D8C5" w14:textId="77777777" w:rsidR="00A14CCB" w:rsidRDefault="00A14CCB" w:rsidP="00A14CCB">
      <w:pPr>
        <w:pStyle w:val="Bibliografia"/>
      </w:pPr>
      <w:r>
        <w:t xml:space="preserve">83. Mandelboum,S., Manber,Z., Elroy-Stein,O. and Elkon,R. (2019) Recurrent functional misinterpretation of RNA-seq data caused by sample-specific gene length bias. </w:t>
      </w:r>
      <w:r>
        <w:rPr>
          <w:i/>
          <w:iCs/>
        </w:rPr>
        <w:t>PLOS Biol.</w:t>
      </w:r>
      <w:r>
        <w:t xml:space="preserve">, </w:t>
      </w:r>
      <w:r>
        <w:rPr>
          <w:b/>
          <w:bCs/>
        </w:rPr>
        <w:t>17</w:t>
      </w:r>
      <w:r>
        <w:t>, e3000481.</w:t>
      </w:r>
    </w:p>
    <w:p w14:paraId="6C46C5B8" w14:textId="77777777" w:rsidR="00A14CCB" w:rsidRDefault="00A14CCB" w:rsidP="00A14CCB">
      <w:pPr>
        <w:pStyle w:val="Bibliografia"/>
      </w:pPr>
      <w:r>
        <w:lastRenderedPageBreak/>
        <w:t xml:space="preserve">84. Ruttkay-Nedecky,B., Nejdl,L., Gumulec,J., Zitka,O., Masarik,M., Eckschlager,T., Stiborova,M., Adam,V. and Kizek,R. (2013) The Role of Metallothionein in Oxidative Stress. </w:t>
      </w:r>
      <w:r>
        <w:rPr>
          <w:i/>
          <w:iCs/>
        </w:rPr>
        <w:t>Int. J. Mol. Sci.</w:t>
      </w:r>
      <w:r>
        <w:t xml:space="preserve">, </w:t>
      </w:r>
      <w:r>
        <w:rPr>
          <w:b/>
          <w:bCs/>
        </w:rPr>
        <w:t>14</w:t>
      </w:r>
      <w:r>
        <w:t>, 6044–6066.</w:t>
      </w:r>
    </w:p>
    <w:p w14:paraId="721C20F9" w14:textId="77777777" w:rsidR="00A14CCB" w:rsidRDefault="00A14CCB" w:rsidP="00A14CCB">
      <w:pPr>
        <w:pStyle w:val="Bibliografia"/>
      </w:pPr>
      <w:r>
        <w:t xml:space="preserve">85. Liu,Y.-X., Wang,J., Guo,J., Wu,J., Lieberman,H.B. and Yin,Y. (2008) </w:t>
      </w:r>
      <w:r>
        <w:rPr>
          <w:i/>
          <w:iCs/>
        </w:rPr>
        <w:t>DUSP1</w:t>
      </w:r>
      <w:r>
        <w:t xml:space="preserve"> Is Controlled by p53 during the Cellular Response to Oxidative Stress. </w:t>
      </w:r>
      <w:r>
        <w:rPr>
          <w:i/>
          <w:iCs/>
        </w:rPr>
        <w:t>Mol. Cancer Res.</w:t>
      </w:r>
      <w:r>
        <w:t xml:space="preserve">, </w:t>
      </w:r>
      <w:r>
        <w:rPr>
          <w:b/>
          <w:bCs/>
        </w:rPr>
        <w:t>6</w:t>
      </w:r>
      <w:r>
        <w:t>, 624–633.</w:t>
      </w:r>
    </w:p>
    <w:p w14:paraId="3C29D77C" w14:textId="77777777" w:rsidR="00A14CCB" w:rsidRDefault="00A14CCB" w:rsidP="00A14CCB">
      <w:pPr>
        <w:pStyle w:val="Bibliografia"/>
      </w:pPr>
      <w:r>
        <w:t>86. Kim,S.-A., Chang,S., Yoon,J.-H. and Ahn,S.-G. (2008) TAT</w:t>
      </w:r>
      <w:r>
        <w:rPr>
          <w:rFonts w:ascii="Cambria Math" w:hAnsi="Cambria Math" w:cs="Cambria Math"/>
        </w:rPr>
        <w:t>‐</w:t>
      </w:r>
      <w:r>
        <w:t>Hsp40 inhibits oxidative stress</w:t>
      </w:r>
      <w:r>
        <w:rPr>
          <w:rFonts w:ascii="Cambria Math" w:hAnsi="Cambria Math" w:cs="Cambria Math"/>
        </w:rPr>
        <w:t>‐</w:t>
      </w:r>
      <w:r>
        <w:t xml:space="preserve">mediated cytotoxicity via the inhibition of Hsp70 ubiquitination. </w:t>
      </w:r>
      <w:r>
        <w:rPr>
          <w:i/>
          <w:iCs/>
        </w:rPr>
        <w:t>FEBS Lett.</w:t>
      </w:r>
      <w:r>
        <w:t xml:space="preserve">, </w:t>
      </w:r>
      <w:r>
        <w:rPr>
          <w:b/>
          <w:bCs/>
        </w:rPr>
        <w:t>582</w:t>
      </w:r>
      <w:r>
        <w:t>, 734–740.</w:t>
      </w:r>
    </w:p>
    <w:p w14:paraId="2C3C8099" w14:textId="77777777" w:rsidR="00A14CCB" w:rsidRDefault="00A14CCB" w:rsidP="00A14CCB">
      <w:pPr>
        <w:pStyle w:val="Bibliografia"/>
      </w:pPr>
      <w:r>
        <w:t xml:space="preserve">87. Fu,Y. and Zhuang,X. (2020) m6A-binding YTHDF proteins promote stress granule formation. </w:t>
      </w:r>
      <w:r>
        <w:rPr>
          <w:i/>
          <w:iCs/>
        </w:rPr>
        <w:t>Nat. Chem. Biol.</w:t>
      </w:r>
      <w:r>
        <w:t xml:space="preserve">, </w:t>
      </w:r>
      <w:r>
        <w:rPr>
          <w:b/>
          <w:bCs/>
        </w:rPr>
        <w:t>16</w:t>
      </w:r>
      <w:r>
        <w:t>, 955–963.</w:t>
      </w:r>
    </w:p>
    <w:p w14:paraId="281E2B2D" w14:textId="77777777" w:rsidR="00A14CCB" w:rsidRDefault="00A14CCB" w:rsidP="00A14CCB">
      <w:pPr>
        <w:pStyle w:val="Bibliografia"/>
      </w:pPr>
      <w:r>
        <w:t xml:space="preserve">88. Ries,R.J., Pickering,B.F., Poh,H.X., Namkoong,S. and Jaffrey,S.R. (2023) m6A governs length-dependent enrichment of mRNAs in stress granules. </w:t>
      </w:r>
      <w:r>
        <w:rPr>
          <w:i/>
          <w:iCs/>
        </w:rPr>
        <w:t>Nat. Struct. Mol. Biol.</w:t>
      </w:r>
      <w:r>
        <w:t xml:space="preserve">, </w:t>
      </w:r>
      <w:r>
        <w:rPr>
          <w:b/>
          <w:bCs/>
        </w:rPr>
        <w:t>30</w:t>
      </w:r>
      <w:r>
        <w:t>, 1525–1535.</w:t>
      </w:r>
    </w:p>
    <w:p w14:paraId="286B1CAA" w14:textId="77777777" w:rsidR="00A14CCB" w:rsidRDefault="00A14CCB" w:rsidP="00A14CCB">
      <w:pPr>
        <w:pStyle w:val="Bibliografia"/>
      </w:pPr>
      <w:r>
        <w:t xml:space="preserve">89. Hubstenberger,A., Courel,M., Bénard,M., Souquere,S., Ernoult-Lange,M., Chouaib,R., Yi,Z., Morlot,J.-B., Munier,A., Fradet,M., </w:t>
      </w:r>
      <w:r>
        <w:rPr>
          <w:i/>
          <w:iCs/>
        </w:rPr>
        <w:t>et al.</w:t>
      </w:r>
      <w:r>
        <w:t xml:space="preserve"> (2017) P-Body Purification Reveals the Condensation of Repressed mRNA Regulons. </w:t>
      </w:r>
      <w:r>
        <w:rPr>
          <w:i/>
          <w:iCs/>
        </w:rPr>
        <w:t>Mol. Cell</w:t>
      </w:r>
      <w:r>
        <w:t xml:space="preserve">, </w:t>
      </w:r>
      <w:r>
        <w:rPr>
          <w:b/>
          <w:bCs/>
        </w:rPr>
        <w:t>68</w:t>
      </w:r>
      <w:r>
        <w:t>, 144-157.e5.</w:t>
      </w:r>
    </w:p>
    <w:p w14:paraId="30376BE4" w14:textId="77777777" w:rsidR="00A14CCB" w:rsidRDefault="00A14CCB" w:rsidP="00A14CCB">
      <w:pPr>
        <w:pStyle w:val="Bibliografia"/>
      </w:pPr>
      <w:r>
        <w:t>90. Zhou,H., Gao,J., Lu,Z.Y., Lu,L., Dai,W. and Xu,M. (2007) Role of c</w:t>
      </w:r>
      <w:r>
        <w:rPr>
          <w:rFonts w:ascii="Cambria Math" w:hAnsi="Cambria Math" w:cs="Cambria Math"/>
        </w:rPr>
        <w:t>‐</w:t>
      </w:r>
      <w:r>
        <w:t>Fos/JunD in protecting stress</w:t>
      </w:r>
      <w:r>
        <w:rPr>
          <w:rFonts w:ascii="Cambria Math" w:hAnsi="Cambria Math" w:cs="Cambria Math"/>
        </w:rPr>
        <w:t>‐</w:t>
      </w:r>
      <w:r>
        <w:t xml:space="preserve">induced cell death. </w:t>
      </w:r>
      <w:r>
        <w:rPr>
          <w:i/>
          <w:iCs/>
        </w:rPr>
        <w:t>Cell Prolif.</w:t>
      </w:r>
      <w:r>
        <w:t xml:space="preserve">, </w:t>
      </w:r>
      <w:r>
        <w:rPr>
          <w:b/>
          <w:bCs/>
        </w:rPr>
        <w:t>40</w:t>
      </w:r>
      <w:r>
        <w:t>, 431–444.</w:t>
      </w:r>
    </w:p>
    <w:p w14:paraId="5932E444" w14:textId="77777777" w:rsidR="00A14CCB" w:rsidRDefault="00A14CCB" w:rsidP="00A14CCB">
      <w:pPr>
        <w:pStyle w:val="Bibliografia"/>
      </w:pPr>
      <w:r>
        <w:t xml:space="preserve">91. Cunningham,F., Allen,J.E., Allen,J., Alvarez-Jarreta,J., Amode,M.R., Armean,I.M., Austine-Orimoloye,O., Azov,A.G., Barnes,I., Bennett,R., </w:t>
      </w:r>
      <w:r>
        <w:rPr>
          <w:i/>
          <w:iCs/>
        </w:rPr>
        <w:t>et al.</w:t>
      </w:r>
      <w:r>
        <w:t xml:space="preserve"> (2022) Ensembl 2022. </w:t>
      </w:r>
      <w:r>
        <w:rPr>
          <w:i/>
          <w:iCs/>
        </w:rPr>
        <w:t>Nucleic Acids Res.</w:t>
      </w:r>
      <w:r>
        <w:t xml:space="preserve">, </w:t>
      </w:r>
      <w:r>
        <w:rPr>
          <w:b/>
          <w:bCs/>
        </w:rPr>
        <w:t>50</w:t>
      </w:r>
      <w:r>
        <w:t>, D988–D995.</w:t>
      </w:r>
    </w:p>
    <w:p w14:paraId="106BE7C3" w14:textId="77777777" w:rsidR="00A14CCB" w:rsidRDefault="00A14CCB" w:rsidP="00A14CCB">
      <w:pPr>
        <w:pStyle w:val="Bibliografia"/>
      </w:pPr>
      <w:r>
        <w:t xml:space="preserve">92. Wu,L., Wang,L., Hu,S., Tang,G., Chen,J., Yi,Y., Xie,H., Lin,J., Wang,M., Wang,D., </w:t>
      </w:r>
      <w:r>
        <w:rPr>
          <w:i/>
          <w:iCs/>
        </w:rPr>
        <w:t>et al.</w:t>
      </w:r>
      <w:r>
        <w:t xml:space="preserve"> (2025) RNALocate v3.0: Advancing the Repository of RNA Subcellular Localization with Dynamic Analysis and Prediction. </w:t>
      </w:r>
      <w:r>
        <w:rPr>
          <w:i/>
          <w:iCs/>
        </w:rPr>
        <w:t>Nucleic Acids Res.</w:t>
      </w:r>
      <w:r>
        <w:t xml:space="preserve">, </w:t>
      </w:r>
      <w:r>
        <w:rPr>
          <w:b/>
          <w:bCs/>
        </w:rPr>
        <w:t>53</w:t>
      </w:r>
      <w:r>
        <w:t>, D284–D292.</w:t>
      </w:r>
    </w:p>
    <w:p w14:paraId="16A6DC44" w14:textId="77777777" w:rsidR="00A14CCB" w:rsidRDefault="00A14CCB" w:rsidP="00A14CCB">
      <w:pPr>
        <w:pStyle w:val="Bibliografia"/>
      </w:pPr>
      <w:r>
        <w:t xml:space="preserve">93. Liu,L., Li,J., Yin,P., Kong,S. and Li,J. (2025) </w:t>
      </w:r>
      <w:r>
        <w:rPr>
          <w:smallCaps/>
        </w:rPr>
        <w:t>PPP1R15A</w:t>
      </w:r>
      <w:r>
        <w:t xml:space="preserve"> Promotes Apoptosis, Autophagy, and Inflammatory Response to Exacerbate Ischemic Stroke Through Activation of </w:t>
      </w:r>
      <w:r>
        <w:rPr>
          <w:smallCaps/>
        </w:rPr>
        <w:t>TLR4</w:t>
      </w:r>
      <w:r>
        <w:t xml:space="preserve"> / </w:t>
      </w:r>
      <w:r>
        <w:rPr>
          <w:smallCaps/>
        </w:rPr>
        <w:t>NF</w:t>
      </w:r>
      <w:r>
        <w:t xml:space="preserve"> </w:t>
      </w:r>
      <w:r>
        <w:rPr>
          <w:rFonts w:ascii="Cambria Math" w:hAnsi="Cambria Math" w:cs="Cambria Math"/>
        </w:rPr>
        <w:t>‐</w:t>
      </w:r>
      <w:r>
        <w:t xml:space="preserve"> </w:t>
      </w:r>
      <w:r>
        <w:rPr>
          <w:smallCaps/>
        </w:rPr>
        <w:t>κB</w:t>
      </w:r>
      <w:r>
        <w:t xml:space="preserve"> Pathway. </w:t>
      </w:r>
      <w:r>
        <w:rPr>
          <w:i/>
          <w:iCs/>
        </w:rPr>
        <w:t>J. Neurosci. Res.</w:t>
      </w:r>
      <w:r>
        <w:t xml:space="preserve">, </w:t>
      </w:r>
      <w:r>
        <w:rPr>
          <w:b/>
          <w:bCs/>
        </w:rPr>
        <w:t>103</w:t>
      </w:r>
      <w:r>
        <w:t>, e70073.</w:t>
      </w:r>
    </w:p>
    <w:p w14:paraId="1A5CC791" w14:textId="77777777" w:rsidR="00A14CCB" w:rsidRDefault="00A14CCB" w:rsidP="00A14CCB">
      <w:pPr>
        <w:pStyle w:val="Bibliografia"/>
      </w:pPr>
      <w:r>
        <w:t xml:space="preserve">94. Dhir,A., Dhir,S., Borowski,L.S., Jimenez,L., Teitell,M., Rötig,A., Crow,Y.J., Rice,G.I., Duffy,D., Tamby,C., </w:t>
      </w:r>
      <w:r>
        <w:rPr>
          <w:i/>
          <w:iCs/>
        </w:rPr>
        <w:t>et al.</w:t>
      </w:r>
      <w:r>
        <w:t xml:space="preserve"> (2018) Mitochondrial double-stranded RNA triggers antiviral signalling in humans. </w:t>
      </w:r>
      <w:r>
        <w:rPr>
          <w:i/>
          <w:iCs/>
        </w:rPr>
        <w:t>Nature</w:t>
      </w:r>
      <w:r>
        <w:t xml:space="preserve">, </w:t>
      </w:r>
      <w:r>
        <w:rPr>
          <w:b/>
          <w:bCs/>
        </w:rPr>
        <w:t>560</w:t>
      </w:r>
      <w:r>
        <w:t>, 238–242.</w:t>
      </w:r>
    </w:p>
    <w:p w14:paraId="7460B541" w14:textId="77777777" w:rsidR="00A14CCB" w:rsidRDefault="00A14CCB" w:rsidP="00A14CCB">
      <w:pPr>
        <w:pStyle w:val="Bibliografia"/>
      </w:pPr>
      <w:r>
        <w:t xml:space="preserve">95. Amen,T. and Kaganovich,D. (2021) Stress granules inhibit fatty acid oxidation by modulating mitochondrial permeability. </w:t>
      </w:r>
      <w:r>
        <w:rPr>
          <w:i/>
          <w:iCs/>
        </w:rPr>
        <w:t>Cell Rep.</w:t>
      </w:r>
      <w:r>
        <w:t xml:space="preserve">, </w:t>
      </w:r>
      <w:r>
        <w:rPr>
          <w:b/>
          <w:bCs/>
        </w:rPr>
        <w:t>35</w:t>
      </w:r>
      <w:r>
        <w:t>, 109237.</w:t>
      </w:r>
    </w:p>
    <w:p w14:paraId="3D166591" w14:textId="77777777" w:rsidR="00A14CCB" w:rsidRDefault="00A14CCB" w:rsidP="00A14CCB">
      <w:pPr>
        <w:pStyle w:val="Bibliografia"/>
      </w:pPr>
      <w:r>
        <w:t>96. Travers,J., Huang,E., McMullen,M.R., Wu,J., Cajigas-Du Ross,C.K., Paouri,E., Davalos,D., Pathak,V., Rotroff,D.M. and Nagy,L.E. (2025) Mitochondria-derived dsRNA-induced stress granules promote IRF3-mediated fibrotic responses. 10.1101/2025.05.14.654103.</w:t>
      </w:r>
    </w:p>
    <w:p w14:paraId="1F433555" w14:textId="77777777" w:rsidR="00A14CCB" w:rsidRDefault="00A14CCB" w:rsidP="00A14CCB">
      <w:pPr>
        <w:pStyle w:val="Bibliografia"/>
      </w:pPr>
      <w:r>
        <w:t xml:space="preserve">97. Rhine,K., Epstein,E., Carlson,N.M., Ge,X., Mizrahi,O., Kamat,A., Hermann,A., Brothers,W.R., Ravits,J., Bennett,E.J., </w:t>
      </w:r>
      <w:r>
        <w:rPr>
          <w:i/>
          <w:iCs/>
        </w:rPr>
        <w:t>et al.</w:t>
      </w:r>
      <w:r>
        <w:t xml:space="preserve"> (2025) RNA triggers chronic stress during neuronal aging. 10.1101/2025.08.04.668575.</w:t>
      </w:r>
    </w:p>
    <w:p w14:paraId="7061C68F" w14:textId="77777777" w:rsidR="00A14CCB" w:rsidRPr="005379E1" w:rsidRDefault="00A14CCB" w:rsidP="00A14CCB">
      <w:pPr>
        <w:pStyle w:val="Bibliografia"/>
        <w:rPr>
          <w:lang w:val="pt-PT"/>
        </w:rPr>
      </w:pPr>
      <w:r>
        <w:lastRenderedPageBreak/>
        <w:t xml:space="preserve">98. Antar,S.A., Ashour,N.A., Marawan,M.E. and Al-Karmalawy,A.A. (2023) Fibrosis: Types, Effects, Markers, Mechanisms for Disease Progression, and Its Relation with Oxidative Stress, Immunity, and Inflammation. </w:t>
      </w:r>
      <w:r w:rsidRPr="005379E1">
        <w:rPr>
          <w:i/>
          <w:iCs/>
          <w:lang w:val="pt-PT"/>
        </w:rPr>
        <w:t>Int. J. Mol. Sci.</w:t>
      </w:r>
      <w:r w:rsidRPr="005379E1">
        <w:rPr>
          <w:lang w:val="pt-PT"/>
        </w:rPr>
        <w:t xml:space="preserve">, </w:t>
      </w:r>
      <w:r w:rsidRPr="005379E1">
        <w:rPr>
          <w:b/>
          <w:bCs/>
          <w:lang w:val="pt-PT"/>
        </w:rPr>
        <w:t>24</w:t>
      </w:r>
      <w:r w:rsidRPr="005379E1">
        <w:rPr>
          <w:lang w:val="pt-PT"/>
        </w:rPr>
        <w:t>, 4004.</w:t>
      </w:r>
    </w:p>
    <w:p w14:paraId="720B3D21" w14:textId="77777777" w:rsidR="00A14CCB" w:rsidRDefault="00A14CCB" w:rsidP="00A14CCB">
      <w:pPr>
        <w:pStyle w:val="Bibliografia"/>
      </w:pPr>
      <w:r w:rsidRPr="005379E1">
        <w:rPr>
          <w:lang w:val="pt-PT"/>
        </w:rPr>
        <w:t xml:space="preserve">99. Liguori,I., Russo,G., Curcio,F., Bulli,G., Aran,L., Della-Morte,D., Gargiulo,G., Testa,G., Cacciatore,F., Bonaduce,D., </w:t>
      </w:r>
      <w:r w:rsidRPr="005379E1">
        <w:rPr>
          <w:i/>
          <w:iCs/>
          <w:lang w:val="pt-PT"/>
        </w:rPr>
        <w:t>et al.</w:t>
      </w:r>
      <w:r w:rsidRPr="005379E1">
        <w:rPr>
          <w:lang w:val="pt-PT"/>
        </w:rPr>
        <w:t xml:space="preserve"> </w:t>
      </w:r>
      <w:r>
        <w:t xml:space="preserve">(2018) Oxidative stress, aging, and diseases. </w:t>
      </w:r>
      <w:r>
        <w:rPr>
          <w:i/>
          <w:iCs/>
        </w:rPr>
        <w:t>Clin. Interv. Aging</w:t>
      </w:r>
      <w:r>
        <w:t xml:space="preserve">, </w:t>
      </w:r>
      <w:r>
        <w:rPr>
          <w:b/>
          <w:bCs/>
        </w:rPr>
        <w:t>13</w:t>
      </w:r>
      <w:r>
        <w:t>, 757–772.</w:t>
      </w:r>
    </w:p>
    <w:p w14:paraId="34350B75" w14:textId="77777777" w:rsidR="00A14CCB" w:rsidRDefault="00A14CCB" w:rsidP="00A14CCB">
      <w:pPr>
        <w:pStyle w:val="Bibliografia"/>
      </w:pPr>
      <w:r>
        <w:t xml:space="preserve">100. Xu,X., Pang,Y. and Fan,X. (2025) Mitochondria in oxidative stress, inflammation and aging: from mechanisms to therapeutic advances. </w:t>
      </w:r>
      <w:r>
        <w:rPr>
          <w:i/>
          <w:iCs/>
        </w:rPr>
        <w:t>Signal Transduct. Target. Ther.</w:t>
      </w:r>
      <w:r>
        <w:t xml:space="preserve">, </w:t>
      </w:r>
      <w:r>
        <w:rPr>
          <w:b/>
          <w:bCs/>
        </w:rPr>
        <w:t>10</w:t>
      </w:r>
      <w:r>
        <w:t>, 190.</w:t>
      </w:r>
    </w:p>
    <w:p w14:paraId="720553B4" w14:textId="77777777" w:rsidR="00A14CCB" w:rsidRDefault="00A14CCB" w:rsidP="00A14CCB">
      <w:pPr>
        <w:pStyle w:val="Bibliografia"/>
      </w:pPr>
      <w:r>
        <w:t xml:space="preserve">101. Ikizawa,T., Ikeda,K., Arita,M., Kitajima,S., Soga,T., Ichijo,H. and Naguro,I. (2023) Mitochondria directly sense osmotic stress to trigger rapid metabolic remodeling via regulation of pyruvate dehydrogenase phosphorylation. </w:t>
      </w:r>
      <w:r>
        <w:rPr>
          <w:i/>
          <w:iCs/>
        </w:rPr>
        <w:t>J. Biol. Chem.</w:t>
      </w:r>
      <w:r>
        <w:t xml:space="preserve">, </w:t>
      </w:r>
      <w:r>
        <w:rPr>
          <w:b/>
          <w:bCs/>
        </w:rPr>
        <w:t>299</w:t>
      </w:r>
      <w:r>
        <w:t>, 102837.</w:t>
      </w:r>
    </w:p>
    <w:p w14:paraId="5169162D" w14:textId="77777777" w:rsidR="00A14CCB" w:rsidRDefault="00A14CCB" w:rsidP="00A14CCB">
      <w:pPr>
        <w:pStyle w:val="Bibliografia"/>
      </w:pPr>
      <w:r>
        <w:t xml:space="preserve">102. El Manaa,W., Duplan,E., Goiran,T., Lauritzen,I., Vaillant Beuchot,L., Lacas-Gervais,S., Morais,V.A., You,H., Qi,L., Salazar,M., </w:t>
      </w:r>
      <w:r>
        <w:rPr>
          <w:i/>
          <w:iCs/>
        </w:rPr>
        <w:t>et al.</w:t>
      </w:r>
      <w:r>
        <w:t xml:space="preserve"> (2021) Transcription- and phosphorylation-dependent control of a functional interplay between XBP1s and PINK1 governs mitophagy and potentially impacts Parkinson disease pathophysiology. </w:t>
      </w:r>
      <w:r>
        <w:rPr>
          <w:i/>
          <w:iCs/>
        </w:rPr>
        <w:t>Autophagy</w:t>
      </w:r>
      <w:r>
        <w:t xml:space="preserve">, </w:t>
      </w:r>
      <w:r>
        <w:rPr>
          <w:b/>
          <w:bCs/>
        </w:rPr>
        <w:t>17</w:t>
      </w:r>
      <w:r>
        <w:t>, 4363–4385.</w:t>
      </w:r>
    </w:p>
    <w:p w14:paraId="4784AADE" w14:textId="77777777" w:rsidR="00A14CCB" w:rsidRDefault="00A14CCB" w:rsidP="00A14CCB">
      <w:pPr>
        <w:pStyle w:val="Bibliografia"/>
      </w:pPr>
      <w:r>
        <w:t xml:space="preserve">103. Lin,M., Liu,N., Qin,Z. and Wang,Y. (2022) Mitochondrial-derived damage-associated molecular patterns amplify neuroinflammation in neurodegenerative diseases. </w:t>
      </w:r>
      <w:r>
        <w:rPr>
          <w:i/>
          <w:iCs/>
        </w:rPr>
        <w:t>Acta Pharmacol. Sin.</w:t>
      </w:r>
      <w:r>
        <w:t xml:space="preserve">, </w:t>
      </w:r>
      <w:r>
        <w:rPr>
          <w:b/>
          <w:bCs/>
        </w:rPr>
        <w:t>43</w:t>
      </w:r>
      <w:r>
        <w:t>, 2439–2447.</w:t>
      </w:r>
    </w:p>
    <w:p w14:paraId="479BDD6A" w14:textId="77777777" w:rsidR="00A14CCB" w:rsidRDefault="00A14CCB" w:rsidP="00A14CCB">
      <w:pPr>
        <w:pStyle w:val="Bibliografia"/>
      </w:pPr>
      <w:r>
        <w:t>104. Mallick,A., Ramalho,T., Du,Y., Li,R., Ali,L., Kim,S., Rai,P., Bergmann,A., Zhu,L.J. and Haynes,C.M. (2025) AMP accumulation during mitochondrial stress induces transcription of cytosolic and mitochondrial protein synthesis components via NHR-180. 10.1101/2025.01.22.634344.</w:t>
      </w:r>
    </w:p>
    <w:p w14:paraId="418A1262" w14:textId="77777777" w:rsidR="00A14CCB" w:rsidRDefault="00A14CCB" w:rsidP="00A14CCB">
      <w:pPr>
        <w:pStyle w:val="Bibliografia"/>
      </w:pPr>
      <w:r>
        <w:t>105. The Human Protein Atlas.</w:t>
      </w:r>
    </w:p>
    <w:p w14:paraId="68F02280" w14:textId="77777777" w:rsidR="00A14CCB" w:rsidRDefault="00A14CCB" w:rsidP="00A14CCB">
      <w:pPr>
        <w:pStyle w:val="Bibliografia"/>
      </w:pPr>
      <w:r>
        <w:t xml:space="preserve">106. Thul,P.J., Åkesson,L., Wiking,M., Mahdessian,D., Geladaki,A., Ait Blal,H., Alm,T., Asplund,A., Björk,L., Breckels,L.M., </w:t>
      </w:r>
      <w:r>
        <w:rPr>
          <w:i/>
          <w:iCs/>
        </w:rPr>
        <w:t>et al.</w:t>
      </w:r>
      <w:r>
        <w:t xml:space="preserve"> (2017) A subcellular map of the human proteome. </w:t>
      </w:r>
      <w:r>
        <w:rPr>
          <w:i/>
          <w:iCs/>
        </w:rPr>
        <w:t>Science</w:t>
      </w:r>
      <w:r>
        <w:t xml:space="preserve">, </w:t>
      </w:r>
      <w:r>
        <w:rPr>
          <w:b/>
          <w:bCs/>
        </w:rPr>
        <w:t>356</w:t>
      </w:r>
      <w:r>
        <w:t>, eaal3321.</w:t>
      </w:r>
    </w:p>
    <w:p w14:paraId="5F686DBA" w14:textId="77777777" w:rsidR="00A14CCB" w:rsidRDefault="00A14CCB" w:rsidP="00A14CCB">
      <w:pPr>
        <w:pStyle w:val="Bibliografia"/>
      </w:pPr>
      <w:r>
        <w:t xml:space="preserve">107. Gilks,N., Kedersha,N., Ayodele,M., Shen,L., Stoecklin,G., Dember,L.M. and Anderson,P. (2004) Stress granule assembly is mediated by prion-like aggregation of TIA-1. </w:t>
      </w:r>
      <w:r>
        <w:rPr>
          <w:i/>
          <w:iCs/>
        </w:rPr>
        <w:t>Mol. Biol. Cell</w:t>
      </w:r>
      <w:r>
        <w:t xml:space="preserve">, </w:t>
      </w:r>
      <w:r>
        <w:rPr>
          <w:b/>
          <w:bCs/>
        </w:rPr>
        <w:t>15</w:t>
      </w:r>
      <w:r>
        <w:t>, 5383–5398.</w:t>
      </w:r>
    </w:p>
    <w:p w14:paraId="4446619F" w14:textId="77777777" w:rsidR="00A14CCB" w:rsidRDefault="00A14CCB" w:rsidP="00A14CCB">
      <w:pPr>
        <w:pStyle w:val="Bibliografia"/>
      </w:pPr>
      <w:r>
        <w:t xml:space="preserve">108. Del Gatto-Konczak,F., Bourgeois,C.F., Le Guiner,C., Kister,L., Gesnel,M.C., Stévenin,J. and Breathnach,R. (2000) The RNA-binding protein TIA-1 is a novel mammalian splicing regulator acting through intron sequences adjacent to a 5’ splice site. </w:t>
      </w:r>
      <w:r>
        <w:rPr>
          <w:i/>
          <w:iCs/>
        </w:rPr>
        <w:t>Mol. Cell. Biol.</w:t>
      </w:r>
      <w:r>
        <w:t xml:space="preserve">, </w:t>
      </w:r>
      <w:r>
        <w:rPr>
          <w:b/>
          <w:bCs/>
        </w:rPr>
        <w:t>20</w:t>
      </w:r>
      <w:r>
        <w:t>, 6287–6299.</w:t>
      </w:r>
    </w:p>
    <w:p w14:paraId="5B1BDD90" w14:textId="77777777" w:rsidR="00A14CCB" w:rsidRDefault="00A14CCB" w:rsidP="00A14CCB">
      <w:pPr>
        <w:pStyle w:val="Bibliografia"/>
      </w:pPr>
      <w:r>
        <w:t xml:space="preserve">109. Mackenzie,I.R., Nicholson,A.M., Sarkar,M., Messing,J., Purice,M.D., Pottier,C., Annu,K., Baker,M., Perkerson,R.B., Kurti,A., </w:t>
      </w:r>
      <w:r>
        <w:rPr>
          <w:i/>
          <w:iCs/>
        </w:rPr>
        <w:t>et al.</w:t>
      </w:r>
      <w:r>
        <w:t xml:space="preserve"> (2017) TIA1 Mutations in Amyotrophic Lateral Sclerosis and Frontotemporal Dementia Promote Phase Separation and Alter Stress Granule Dynamics. </w:t>
      </w:r>
      <w:r>
        <w:rPr>
          <w:i/>
          <w:iCs/>
        </w:rPr>
        <w:t>Neuron</w:t>
      </w:r>
      <w:r>
        <w:t xml:space="preserve">, </w:t>
      </w:r>
      <w:r>
        <w:rPr>
          <w:b/>
          <w:bCs/>
        </w:rPr>
        <w:t>95</w:t>
      </w:r>
      <w:r>
        <w:t>, 808-816.e9.</w:t>
      </w:r>
    </w:p>
    <w:p w14:paraId="570FBE1E" w14:textId="77777777" w:rsidR="00A14CCB" w:rsidRDefault="00A14CCB" w:rsidP="00A14CCB">
      <w:pPr>
        <w:pStyle w:val="Bibliografia"/>
      </w:pPr>
      <w:r>
        <w:lastRenderedPageBreak/>
        <w:t xml:space="preserve">110. Emara,M.M. and Brinton,M.A. (2007) Interaction of TIA-1/TIAR with West Nile and dengue virus products in infected cells interferes with stress granule formation and processing body assembly. </w:t>
      </w:r>
      <w:r>
        <w:rPr>
          <w:i/>
          <w:iCs/>
        </w:rPr>
        <w:t>Proc. Natl. Acad. Sci. U. S. A.</w:t>
      </w:r>
      <w:r>
        <w:t xml:space="preserve">, </w:t>
      </w:r>
      <w:r>
        <w:rPr>
          <w:b/>
          <w:bCs/>
        </w:rPr>
        <w:t>104</w:t>
      </w:r>
      <w:r>
        <w:t>, 9041–9046.</w:t>
      </w:r>
    </w:p>
    <w:p w14:paraId="11FD78D1" w14:textId="77777777" w:rsidR="00A14CCB" w:rsidRDefault="00A14CCB" w:rsidP="00A14CCB">
      <w:pPr>
        <w:pStyle w:val="Bibliografia"/>
      </w:pPr>
      <w:r>
        <w:t xml:space="preserve">111. Zhao,H., Wu,L., Yan,G., Chen,Y., Zhou,M., Wu,Y. and Li,Y. (2021) Inflammation and tumor progression: signaling pathways and targeted intervention. </w:t>
      </w:r>
      <w:r>
        <w:rPr>
          <w:i/>
          <w:iCs/>
        </w:rPr>
        <w:t>Signal Transduct. Target. Ther.</w:t>
      </w:r>
      <w:r>
        <w:t xml:space="preserve">, </w:t>
      </w:r>
      <w:r>
        <w:rPr>
          <w:b/>
          <w:bCs/>
        </w:rPr>
        <w:t>6</w:t>
      </w:r>
      <w:r>
        <w:t>, 263.</w:t>
      </w:r>
    </w:p>
    <w:p w14:paraId="44109D54" w14:textId="77777777" w:rsidR="00A14CCB" w:rsidRDefault="00A14CCB" w:rsidP="00A14CCB">
      <w:pPr>
        <w:pStyle w:val="Bibliografia"/>
      </w:pPr>
      <w:r>
        <w:t xml:space="preserve">112. Fonteneau,G., Redding,A., Hoag-Lee,H., Sim,E.S., Heinrich,S., Gaida,M.M. and Grabocka,E. (2022) Stress Granules Determine the Development of Obesity-Associated Pancreatic Cancer. </w:t>
      </w:r>
      <w:r>
        <w:rPr>
          <w:i/>
          <w:iCs/>
        </w:rPr>
        <w:t>Cancer Discov.</w:t>
      </w:r>
      <w:r>
        <w:t xml:space="preserve">, </w:t>
      </w:r>
      <w:r>
        <w:rPr>
          <w:b/>
          <w:bCs/>
        </w:rPr>
        <w:t>12</w:t>
      </w:r>
      <w:r>
        <w:t>, 1984–2005.</w:t>
      </w:r>
    </w:p>
    <w:p w14:paraId="4C706A38" w14:textId="77777777" w:rsidR="00A14CCB" w:rsidRDefault="00A14CCB" w:rsidP="00A14CCB">
      <w:pPr>
        <w:pStyle w:val="Bibliografia"/>
      </w:pPr>
      <w:r>
        <w:t xml:space="preserve">113. Tourrière,H., Chebli,K., Zekri,L., Courselaud,B., Blanchard,J.M., Bertrand,E. and Tazi,J. (2023) The RasGAP-associated endoribonuclease G3BP mediates stress granule assembly. </w:t>
      </w:r>
      <w:r>
        <w:rPr>
          <w:i/>
          <w:iCs/>
        </w:rPr>
        <w:t>J. Cell Biol.</w:t>
      </w:r>
      <w:r>
        <w:t xml:space="preserve">, </w:t>
      </w:r>
      <w:r>
        <w:rPr>
          <w:b/>
          <w:bCs/>
        </w:rPr>
        <w:t>222</w:t>
      </w:r>
      <w:r>
        <w:t>, e200212128072023new.</w:t>
      </w:r>
    </w:p>
    <w:p w14:paraId="0FA7C3DC" w14:textId="77777777" w:rsidR="00A14CCB" w:rsidRDefault="00A14CCB" w:rsidP="00A14CCB">
      <w:pPr>
        <w:pStyle w:val="Bibliografia"/>
      </w:pPr>
      <w:r>
        <w:t xml:space="preserve">114. Leung,A.K.L., Calabrese,J.M. and Sharp,P.A. (2006) Quantitative analysis of Argonaute protein reveals microRNA-dependent localization to stress granules. </w:t>
      </w:r>
      <w:r>
        <w:rPr>
          <w:i/>
          <w:iCs/>
        </w:rPr>
        <w:t>Proc. Natl. Acad. Sci.</w:t>
      </w:r>
      <w:r>
        <w:t xml:space="preserve">, </w:t>
      </w:r>
      <w:r>
        <w:rPr>
          <w:b/>
          <w:bCs/>
        </w:rPr>
        <w:t>103</w:t>
      </w:r>
      <w:r>
        <w:t>, 18125–18130.</w:t>
      </w:r>
    </w:p>
    <w:p w14:paraId="32117669" w14:textId="77777777" w:rsidR="00A14CCB" w:rsidRDefault="00A14CCB" w:rsidP="00A14CCB">
      <w:pPr>
        <w:pStyle w:val="Bibliografia"/>
      </w:pPr>
      <w:r>
        <w:t xml:space="preserve">115. Stoecklin,G., Stubbs,T., Kedersha,N., Wax,S., Rigby,W.F., Blackwell,T.K. and Anderson,P. (2004) MK2-induced tristetraprolin:14-3-3 complexes prevent stress granule association and ARE-mRNA decay. </w:t>
      </w:r>
      <w:r>
        <w:rPr>
          <w:i/>
          <w:iCs/>
        </w:rPr>
        <w:t>EMBO J.</w:t>
      </w:r>
      <w:r>
        <w:t xml:space="preserve">, </w:t>
      </w:r>
      <w:r>
        <w:rPr>
          <w:b/>
          <w:bCs/>
        </w:rPr>
        <w:t>23</w:t>
      </w:r>
      <w:r>
        <w:t>, 1313–1324.</w:t>
      </w:r>
    </w:p>
    <w:p w14:paraId="62F8696B" w14:textId="77777777" w:rsidR="00A14CCB" w:rsidRDefault="00A14CCB" w:rsidP="00A14CCB">
      <w:pPr>
        <w:pStyle w:val="Bibliografia"/>
      </w:pPr>
      <w:r>
        <w:t xml:space="preserve">116. Solomon,S., Xu,Y., Wang,B., David,M.D., Schubert,P., Kennedy,D. and Schrader,J.W. (2007) Distinct Structural Features ofCaprin-1 Mediate Its Interaction with G3BP-1 and Its Induction of Phosphorylation of Eukaryotic Translation InitiationFactor 2 </w:t>
      </w:r>
      <w:r>
        <w:rPr>
          <w:i/>
          <w:iCs/>
        </w:rPr>
        <w:t>α</w:t>
      </w:r>
      <w:r>
        <w:t xml:space="preserve"> , Entry to Cytoplasmic Stress Granules, and Selective Interaction with a Subset of mRNAs. </w:t>
      </w:r>
      <w:r>
        <w:rPr>
          <w:i/>
          <w:iCs/>
        </w:rPr>
        <w:t>Mol. Cell. Biol.</w:t>
      </w:r>
      <w:r>
        <w:t xml:space="preserve">, </w:t>
      </w:r>
      <w:r>
        <w:rPr>
          <w:b/>
          <w:bCs/>
        </w:rPr>
        <w:t>27</w:t>
      </w:r>
      <w:r>
        <w:t>, 2324–2342.</w:t>
      </w:r>
    </w:p>
    <w:p w14:paraId="6EF10E73" w14:textId="77777777" w:rsidR="00A14CCB" w:rsidRDefault="00A14CCB" w:rsidP="00A14CCB">
      <w:pPr>
        <w:pStyle w:val="Bibliografia"/>
      </w:pPr>
      <w:r>
        <w:t xml:space="preserve">117. Wilczynska,A., Aigueperse,C., Kress,M., Dautry,F. and Weil,D. (2005) The translational regulator CPEB1 provides a link between dcp1 bodies and stress granules. </w:t>
      </w:r>
      <w:r>
        <w:rPr>
          <w:i/>
          <w:iCs/>
        </w:rPr>
        <w:t>J. Cell Sci.</w:t>
      </w:r>
      <w:r>
        <w:t xml:space="preserve">, </w:t>
      </w:r>
      <w:r>
        <w:rPr>
          <w:b/>
          <w:bCs/>
        </w:rPr>
        <w:t>118</w:t>
      </w:r>
      <w:r>
        <w:t>, 981–992.</w:t>
      </w:r>
    </w:p>
    <w:p w14:paraId="30C45727" w14:textId="77777777" w:rsidR="00A14CCB" w:rsidRDefault="00A14CCB" w:rsidP="00A14CCB">
      <w:pPr>
        <w:pStyle w:val="Bibliografia"/>
      </w:pPr>
      <w:r>
        <w:t xml:space="preserve">118. Ogawa,F., Kasai,M. and Akiyama,T. (2005) A functional link between Disrupted-In-Schizophrenia 1 and the eukaryotic translation initiation factor 3. </w:t>
      </w:r>
      <w:r>
        <w:rPr>
          <w:i/>
          <w:iCs/>
        </w:rPr>
        <w:t>Biochem. Biophys. Res. Commun.</w:t>
      </w:r>
      <w:r>
        <w:t xml:space="preserve">, </w:t>
      </w:r>
      <w:r>
        <w:rPr>
          <w:b/>
          <w:bCs/>
        </w:rPr>
        <w:t>338</w:t>
      </w:r>
      <w:r>
        <w:t>, 771–776.</w:t>
      </w:r>
    </w:p>
    <w:p w14:paraId="775032EE" w14:textId="77777777" w:rsidR="00A14CCB" w:rsidRDefault="00A14CCB" w:rsidP="00A14CCB">
      <w:pPr>
        <w:pStyle w:val="Bibliografia"/>
      </w:pPr>
      <w:r>
        <w:t xml:space="preserve">119. Kedersha,N.L., Gupta,M., Li,W., Miller,I. and Anderson,P. (1999) RNA-Binding Proteins Tia-1 and Tiar Link the Phosphorylation of Eif-2α to the Assembly of Mammalian Stress Granules. </w:t>
      </w:r>
      <w:r>
        <w:rPr>
          <w:i/>
          <w:iCs/>
        </w:rPr>
        <w:t>J. Cell Biol.</w:t>
      </w:r>
      <w:r>
        <w:t xml:space="preserve">, </w:t>
      </w:r>
      <w:r>
        <w:rPr>
          <w:b/>
          <w:bCs/>
        </w:rPr>
        <w:t>147</w:t>
      </w:r>
      <w:r>
        <w:t>, 1431–1442.</w:t>
      </w:r>
    </w:p>
    <w:p w14:paraId="5ABEC467" w14:textId="77777777" w:rsidR="00A14CCB" w:rsidRDefault="00A14CCB" w:rsidP="00A14CCB">
      <w:pPr>
        <w:pStyle w:val="Bibliografia"/>
      </w:pPr>
      <w:r>
        <w:t xml:space="preserve">120. Kedersha,N., Stoecklin,G., Ayodele,M., Yacono,P., Lykke-Andersen,J., Fritzler,M.J., Scheuner,D., Kaufman,R.J., Golan,D.E. and Anderson,P. (2005) Stress granules and processing bodies are dynamically linked sites of mRNP remodeling. </w:t>
      </w:r>
      <w:r>
        <w:rPr>
          <w:i/>
          <w:iCs/>
        </w:rPr>
        <w:t>J. Cell Biol.</w:t>
      </w:r>
      <w:r>
        <w:t xml:space="preserve">, </w:t>
      </w:r>
      <w:r>
        <w:rPr>
          <w:b/>
          <w:bCs/>
        </w:rPr>
        <w:t>169</w:t>
      </w:r>
      <w:r>
        <w:t>, 871–884.</w:t>
      </w:r>
    </w:p>
    <w:p w14:paraId="63818BA4" w14:textId="77777777" w:rsidR="00A14CCB" w:rsidRDefault="00A14CCB" w:rsidP="00A14CCB">
      <w:pPr>
        <w:pStyle w:val="Bibliografia"/>
      </w:pPr>
      <w:r>
        <w:t xml:space="preserve">121. Mazroui,R. (2002) Trapping of messenger RNA by Fragile X Mental Retardation protein into cytoplasmic granules induces translation repression. </w:t>
      </w:r>
      <w:r>
        <w:rPr>
          <w:i/>
          <w:iCs/>
        </w:rPr>
        <w:t>Hum. Mol. Genet.</w:t>
      </w:r>
      <w:r>
        <w:t xml:space="preserve">, </w:t>
      </w:r>
      <w:r>
        <w:rPr>
          <w:b/>
          <w:bCs/>
        </w:rPr>
        <w:t>11</w:t>
      </w:r>
      <w:r>
        <w:t>, 3007–3017.</w:t>
      </w:r>
    </w:p>
    <w:p w14:paraId="7BD705D1" w14:textId="77777777" w:rsidR="00A14CCB" w:rsidRDefault="00A14CCB" w:rsidP="00A14CCB">
      <w:pPr>
        <w:pStyle w:val="Bibliografia"/>
      </w:pPr>
      <w:r>
        <w:lastRenderedPageBreak/>
        <w:t xml:space="preserve">122. Goodier,J.L., Zhang,L., Vetter,M.R. and Kazazian,H.H. (2007) LINE-1 ORF1 Protein Localizes in Stress Granules with Other RNA-Binding Proteins, Including Components of RNA Interference RNA-Induced Silencing Complex. </w:t>
      </w:r>
      <w:r>
        <w:rPr>
          <w:i/>
          <w:iCs/>
        </w:rPr>
        <w:t>Mol. Cell. Biol.</w:t>
      </w:r>
      <w:r>
        <w:t xml:space="preserve">, </w:t>
      </w:r>
      <w:r>
        <w:rPr>
          <w:b/>
          <w:bCs/>
        </w:rPr>
        <w:t>27</w:t>
      </w:r>
      <w:r>
        <w:t>, 6469–6483.</w:t>
      </w:r>
    </w:p>
    <w:p w14:paraId="03070AB5" w14:textId="77777777" w:rsidR="00A14CCB" w:rsidRDefault="00A14CCB" w:rsidP="00A14CCB">
      <w:pPr>
        <w:pStyle w:val="Bibliografia"/>
      </w:pPr>
      <w:r>
        <w:t xml:space="preserve">123. Baez,M.V. and Boccaccio,G.L. (2005) Mammalian Smaug Is a Translational Repressor That Forms Cytoplasmic Foci Similar to Stress Granules. </w:t>
      </w:r>
      <w:r>
        <w:rPr>
          <w:i/>
          <w:iCs/>
        </w:rPr>
        <w:t>J. Biol. Chem.</w:t>
      </w:r>
      <w:r>
        <w:t xml:space="preserve">, </w:t>
      </w:r>
      <w:r>
        <w:rPr>
          <w:b/>
          <w:bCs/>
        </w:rPr>
        <w:t>280</w:t>
      </w:r>
      <w:r>
        <w:t>, 43131–43140.</w:t>
      </w:r>
    </w:p>
    <w:p w14:paraId="403264E5" w14:textId="77777777" w:rsidR="00A14CCB" w:rsidRDefault="00A14CCB" w:rsidP="00A14CCB">
      <w:pPr>
        <w:pStyle w:val="Bibliografia"/>
      </w:pPr>
      <w:r>
        <w:t xml:space="preserve">124. Hua,Y. and Zhou,J. (2004) Survival motor neuron protein facilitates assembly of stress granules. </w:t>
      </w:r>
      <w:r>
        <w:rPr>
          <w:i/>
          <w:iCs/>
        </w:rPr>
        <w:t>FEBS Lett.</w:t>
      </w:r>
      <w:r>
        <w:t xml:space="preserve">, </w:t>
      </w:r>
      <w:r>
        <w:rPr>
          <w:b/>
          <w:bCs/>
        </w:rPr>
        <w:t>572</w:t>
      </w:r>
      <w:r>
        <w:t>, 69–74.</w:t>
      </w:r>
    </w:p>
    <w:p w14:paraId="6855864C" w14:textId="77777777" w:rsidR="00A14CCB" w:rsidRDefault="00A14CCB" w:rsidP="00A14CCB">
      <w:pPr>
        <w:pStyle w:val="Bibliografia"/>
      </w:pPr>
      <w:r>
        <w:t xml:space="preserve">125. Gilks,N., Kedersha,N., Ayodele,M., Shen,L., Stoecklin,G., Dember,L.M. and Anderson,P. (2004) </w:t>
      </w:r>
      <w:r>
        <w:rPr>
          <w:b/>
          <w:bCs/>
        </w:rPr>
        <w:t>Stress Granule Assembly Is Mediated by Prion-like Aggregation of TIA-1</w:t>
      </w:r>
      <w:r>
        <w:t xml:space="preserve">. </w:t>
      </w:r>
      <w:r>
        <w:rPr>
          <w:i/>
          <w:iCs/>
        </w:rPr>
        <w:t>Mol. Biol. Cell</w:t>
      </w:r>
      <w:r>
        <w:t xml:space="preserve">, </w:t>
      </w:r>
      <w:r>
        <w:rPr>
          <w:b/>
          <w:bCs/>
        </w:rPr>
        <w:t>15</w:t>
      </w:r>
      <w:r>
        <w:t>, 5383–5398.</w:t>
      </w:r>
    </w:p>
    <w:p w14:paraId="340E120A" w14:textId="77777777" w:rsidR="00A14CCB" w:rsidRDefault="00A14CCB" w:rsidP="00A14CCB">
      <w:pPr>
        <w:pStyle w:val="Bibliografia"/>
      </w:pPr>
      <w:r>
        <w:t xml:space="preserve">126. Anderson,P. and Kedersha,N. (2008) Stress granules: the Tao of RNA triage. </w:t>
      </w:r>
      <w:r>
        <w:rPr>
          <w:i/>
          <w:iCs/>
        </w:rPr>
        <w:t>Trends Biochem. Sci.</w:t>
      </w:r>
      <w:r>
        <w:t xml:space="preserve">, </w:t>
      </w:r>
      <w:r>
        <w:rPr>
          <w:b/>
          <w:bCs/>
        </w:rPr>
        <w:t>33</w:t>
      </w:r>
      <w:r>
        <w:t>, 141–150.</w:t>
      </w:r>
    </w:p>
    <w:p w14:paraId="1AD6C9D9" w14:textId="77777777" w:rsidR="00A14CCB" w:rsidRDefault="00A14CCB" w:rsidP="00A14CCB">
      <w:pPr>
        <w:pStyle w:val="Bibliografia"/>
      </w:pPr>
      <w:r>
        <w:t xml:space="preserve">127. Iwakawa,H. and Tomari,Y. (2022) Life of RISC: Formation, action, and degradation of RNA-induced silencing complex. </w:t>
      </w:r>
      <w:r>
        <w:rPr>
          <w:i/>
          <w:iCs/>
        </w:rPr>
        <w:t>Mol. Cell</w:t>
      </w:r>
      <w:r>
        <w:t xml:space="preserve">, </w:t>
      </w:r>
      <w:r>
        <w:rPr>
          <w:b/>
          <w:bCs/>
        </w:rPr>
        <w:t>82</w:t>
      </w:r>
      <w:r>
        <w:t>, 30–43.</w:t>
      </w:r>
    </w:p>
    <w:p w14:paraId="3D0A56DC" w14:textId="77777777" w:rsidR="00A14CCB" w:rsidRDefault="00A14CCB" w:rsidP="00A14CCB">
      <w:pPr>
        <w:pStyle w:val="Bibliografia"/>
      </w:pPr>
      <w:r>
        <w:t xml:space="preserve">128. Huang,L., Guo,Z., Wang,F. and Fu,L. (2021) KRAS mutation: from undruggable to druggable in cancer. </w:t>
      </w:r>
      <w:r>
        <w:rPr>
          <w:i/>
          <w:iCs/>
        </w:rPr>
        <w:t>Signal Transduct. Target. Ther.</w:t>
      </w:r>
      <w:r>
        <w:t xml:space="preserve">, </w:t>
      </w:r>
      <w:r>
        <w:rPr>
          <w:b/>
          <w:bCs/>
        </w:rPr>
        <w:t>6</w:t>
      </w:r>
      <w:r>
        <w:t>, 386.</w:t>
      </w:r>
    </w:p>
    <w:p w14:paraId="50B30545" w14:textId="77777777" w:rsidR="00A14CCB" w:rsidRDefault="00A14CCB" w:rsidP="00A14CCB">
      <w:pPr>
        <w:pStyle w:val="Bibliografia"/>
      </w:pPr>
      <w:r>
        <w:t xml:space="preserve">129. Hondo,N., Kitazawa,M., Koyama,M., Nakamura,S., Tokumaru,S., Miyazaki,S., Kataoka,M., Seharada,K. and Soejima,Y. (2023) MEK inhibitor and anti-EGFR antibody overcome sotorasib resistance signals and enhance its antitumor effect in colorectal cancer cells. </w:t>
      </w:r>
      <w:r>
        <w:rPr>
          <w:i/>
          <w:iCs/>
        </w:rPr>
        <w:t>Cancer Lett.</w:t>
      </w:r>
      <w:r>
        <w:t xml:space="preserve">, </w:t>
      </w:r>
      <w:r>
        <w:rPr>
          <w:b/>
          <w:bCs/>
        </w:rPr>
        <w:t>567</w:t>
      </w:r>
      <w:r>
        <w:t>, 216264.</w:t>
      </w:r>
    </w:p>
    <w:p w14:paraId="7EDE0F9D" w14:textId="77777777" w:rsidR="00A14CCB" w:rsidRDefault="00A14CCB" w:rsidP="00A14CCB">
      <w:pPr>
        <w:pStyle w:val="Bibliografia"/>
      </w:pPr>
      <w:r>
        <w:t xml:space="preserve">130. Wang,D., Xia,D. and DuBois,R.N. (2011) The Crosstalk of PTGS2 and EGF Signaling Pathways in Colorectal Cancer. </w:t>
      </w:r>
      <w:r>
        <w:rPr>
          <w:i/>
          <w:iCs/>
        </w:rPr>
        <w:t>Cancers</w:t>
      </w:r>
      <w:r>
        <w:t xml:space="preserve">, </w:t>
      </w:r>
      <w:r>
        <w:rPr>
          <w:b/>
          <w:bCs/>
        </w:rPr>
        <w:t>3</w:t>
      </w:r>
      <w:r>
        <w:t>, 3894–3908.</w:t>
      </w:r>
    </w:p>
    <w:p w14:paraId="2809FB4A" w14:textId="77777777" w:rsidR="00A14CCB" w:rsidRDefault="00A14CCB" w:rsidP="00A14CCB">
      <w:pPr>
        <w:pStyle w:val="Bibliografia"/>
      </w:pPr>
      <w:r>
        <w:t xml:space="preserve">131. Venet,D., Dumont,J.E. and Detours,V. (2011) Most Random Gene Expression Signatures Are Significantly Associated with Breast Cancer Outcome. </w:t>
      </w:r>
      <w:r>
        <w:rPr>
          <w:i/>
          <w:iCs/>
        </w:rPr>
        <w:t>PLoS Comput. Biol.</w:t>
      </w:r>
      <w:r>
        <w:t xml:space="preserve">, </w:t>
      </w:r>
      <w:r>
        <w:rPr>
          <w:b/>
          <w:bCs/>
        </w:rPr>
        <w:t>7</w:t>
      </w:r>
      <w:r>
        <w:t>, e1002240.</w:t>
      </w:r>
    </w:p>
    <w:p w14:paraId="21FA0619" w14:textId="77777777" w:rsidR="00A14CCB" w:rsidRDefault="00A14CCB" w:rsidP="00A14CCB">
      <w:pPr>
        <w:pStyle w:val="Bibliografia"/>
      </w:pPr>
      <w:r>
        <w:t xml:space="preserve">132. Shimoni,Y. (2018) Association between expression of random gene sets and survival is evident in multiple cancer types and may be explained by sub-classification. </w:t>
      </w:r>
      <w:r>
        <w:rPr>
          <w:i/>
          <w:iCs/>
        </w:rPr>
        <w:t>PLOS Comput. Biol.</w:t>
      </w:r>
      <w:r>
        <w:t xml:space="preserve">, </w:t>
      </w:r>
      <w:r>
        <w:rPr>
          <w:b/>
          <w:bCs/>
        </w:rPr>
        <w:t>14</w:t>
      </w:r>
      <w:r>
        <w:t>, e1006026.</w:t>
      </w:r>
    </w:p>
    <w:p w14:paraId="0FC8BA1D" w14:textId="77777777" w:rsidR="00A14CCB" w:rsidRDefault="00A14CCB" w:rsidP="00A14CCB">
      <w:pPr>
        <w:pStyle w:val="Bibliografia"/>
      </w:pPr>
      <w:r>
        <w:t xml:space="preserve">133. Creemers,E.E., Sutherland,L.B., Oh,J., Barbosa,A.C. and Olson,E.N. (2006) Coactivation of MEF2 by the SAP Domain Proteins Myocardin and MASTR. </w:t>
      </w:r>
      <w:r>
        <w:rPr>
          <w:i/>
          <w:iCs/>
        </w:rPr>
        <w:t>Mol. Cell</w:t>
      </w:r>
      <w:r>
        <w:t xml:space="preserve">, </w:t>
      </w:r>
      <w:r>
        <w:rPr>
          <w:b/>
          <w:bCs/>
        </w:rPr>
        <w:t>23</w:t>
      </w:r>
      <w:r>
        <w:t>, 83–96.</w:t>
      </w:r>
    </w:p>
    <w:p w14:paraId="22989386" w14:textId="77777777" w:rsidR="00A14CCB" w:rsidRDefault="00A14CCB" w:rsidP="00A14CCB">
      <w:pPr>
        <w:pStyle w:val="Bibliografia"/>
      </w:pPr>
      <w:r>
        <w:t xml:space="preserve">134. Pon,J.R. and Marra,M.A. (2016) MEF2 transcription factors: developmental regulators and emerging cancer genes. </w:t>
      </w:r>
      <w:r>
        <w:rPr>
          <w:i/>
          <w:iCs/>
        </w:rPr>
        <w:t>Oncotarget</w:t>
      </w:r>
      <w:r>
        <w:t xml:space="preserve">, </w:t>
      </w:r>
      <w:r>
        <w:rPr>
          <w:b/>
          <w:bCs/>
        </w:rPr>
        <w:t>7</w:t>
      </w:r>
      <w:r>
        <w:t>, 2297–2312.</w:t>
      </w:r>
    </w:p>
    <w:p w14:paraId="52603CDE" w14:textId="77777777" w:rsidR="00A14CCB" w:rsidRDefault="00A14CCB" w:rsidP="00A14CCB">
      <w:pPr>
        <w:pStyle w:val="Bibliografia"/>
      </w:pPr>
      <w:r>
        <w:t xml:space="preserve">135. Nishida,A. and Andoh,A. (2025) The Role of Inflammation in Cancer: Mechanisms of Tumor Initiation, Progression, and Metastasis. </w:t>
      </w:r>
      <w:r>
        <w:rPr>
          <w:i/>
          <w:iCs/>
        </w:rPr>
        <w:t>Cells</w:t>
      </w:r>
      <w:r>
        <w:t xml:space="preserve">, </w:t>
      </w:r>
      <w:r>
        <w:rPr>
          <w:b/>
          <w:bCs/>
        </w:rPr>
        <w:t>14</w:t>
      </w:r>
      <w:r>
        <w:t>, 488.</w:t>
      </w:r>
    </w:p>
    <w:p w14:paraId="510BEB89" w14:textId="77777777" w:rsidR="00A14CCB" w:rsidRDefault="00A14CCB" w:rsidP="00A14CCB">
      <w:pPr>
        <w:pStyle w:val="Bibliografia"/>
      </w:pPr>
      <w:r>
        <w:lastRenderedPageBreak/>
        <w:t xml:space="preserve">136. Haloi,N., Wen,P.-C., Cheng,Q., Yang,M., Natarajan,G., Camara,A.K.S., Kwok,W.-M. and Tajkhorshid,E. (2021) Structural basis of complex formation between mitochondrial anion channel VDAC1 and Hexokinase-II. </w:t>
      </w:r>
      <w:r>
        <w:rPr>
          <w:i/>
          <w:iCs/>
        </w:rPr>
        <w:t>Commun. Biol.</w:t>
      </w:r>
      <w:r>
        <w:t xml:space="preserve">, </w:t>
      </w:r>
      <w:r>
        <w:rPr>
          <w:b/>
          <w:bCs/>
        </w:rPr>
        <w:t>4</w:t>
      </w:r>
      <w:r>
        <w:t>, 667.</w:t>
      </w:r>
    </w:p>
    <w:p w14:paraId="5157CD45" w14:textId="77777777" w:rsidR="00A14CCB" w:rsidRDefault="00A14CCB" w:rsidP="00A14CCB">
      <w:pPr>
        <w:pStyle w:val="Bibliografia"/>
      </w:pPr>
      <w:r>
        <w:t xml:space="preserve">137. Advani,V.M. and Ivanov,P. (2020) Stress granule subtypes: an emerging link to neurodegeneration. </w:t>
      </w:r>
      <w:r>
        <w:rPr>
          <w:i/>
          <w:iCs/>
        </w:rPr>
        <w:t>Cell. Mol. Life Sci. CMLS</w:t>
      </w:r>
      <w:r>
        <w:t xml:space="preserve">, </w:t>
      </w:r>
      <w:r>
        <w:rPr>
          <w:b/>
          <w:bCs/>
        </w:rPr>
        <w:t>77</w:t>
      </w:r>
      <w:r>
        <w:t>, 4827–4845.</w:t>
      </w:r>
    </w:p>
    <w:p w14:paraId="091F240C" w14:textId="09CDDAE2" w:rsidR="00D30691" w:rsidRPr="00C33D58" w:rsidRDefault="0097304F" w:rsidP="00C33D58">
      <w:pPr>
        <w:pStyle w:val="Bibliografia"/>
        <w:ind w:left="426" w:hanging="426"/>
        <w:rPr>
          <w:lang w:val="en-GB"/>
        </w:rPr>
      </w:pPr>
      <w:r>
        <w:rPr>
          <w:lang w:val="en-GB"/>
        </w:rPr>
        <w:fldChar w:fldCharType="end"/>
      </w:r>
    </w:p>
    <w:p w14:paraId="618AAB3E" w14:textId="0F26E6D9" w:rsidR="005D18C8" w:rsidRPr="00C33D58" w:rsidRDefault="005D18C8" w:rsidP="005D18C8">
      <w:pPr>
        <w:jc w:val="both"/>
        <w:rPr>
          <w:rFonts w:ascii="Arial" w:hAnsi="Arial" w:cs="Arial"/>
          <w:color w:val="00B0F0"/>
          <w:sz w:val="24"/>
          <w:szCs w:val="24"/>
          <w:lang w:val="en-GB"/>
        </w:rPr>
      </w:pPr>
    </w:p>
    <w:p w14:paraId="220DB224" w14:textId="5FEDB31F" w:rsidR="00943CDB" w:rsidRPr="00C33D58" w:rsidRDefault="00943CDB" w:rsidP="00BC6F07">
      <w:pPr>
        <w:jc w:val="both"/>
        <w:rPr>
          <w:rFonts w:ascii="Arial" w:hAnsi="Arial" w:cs="Arial"/>
          <w:sz w:val="20"/>
          <w:szCs w:val="20"/>
          <w:lang w:val="en-GB"/>
        </w:rPr>
      </w:pPr>
    </w:p>
    <w:sectPr w:rsidR="00943CDB" w:rsidRPr="00C33D58" w:rsidSect="001B750D">
      <w:footerReference w:type="even" r:id="rId62"/>
      <w:footerReference w:type="default" r:id="rId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D037" w14:textId="77777777" w:rsidR="005C3481" w:rsidRDefault="005C3481" w:rsidP="009217DF">
      <w:pPr>
        <w:spacing w:after="0" w:line="240" w:lineRule="auto"/>
      </w:pPr>
      <w:r>
        <w:separator/>
      </w:r>
    </w:p>
  </w:endnote>
  <w:endnote w:type="continuationSeparator" w:id="0">
    <w:p w14:paraId="316C1E59" w14:textId="77777777" w:rsidR="005C3481" w:rsidRDefault="005C3481"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altName w:val="Times New Roman"/>
    <w:charset w:val="00"/>
    <w:family w:val="modern"/>
    <w:pitch w:val="fixed"/>
    <w:sig w:usb0="A1002AFF" w:usb1="C200F9FB" w:usb2="00040020" w:usb3="00000000" w:csb0="000001FF" w:csb1="00000000"/>
  </w:font>
  <w:font w:name="-webkit-standard">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98363584"/>
      <w:docPartObj>
        <w:docPartGallery w:val="Page Numbers (Bottom of Page)"/>
        <w:docPartUnique/>
      </w:docPartObj>
    </w:sdtPr>
    <w:sdtContent>
      <w:p w14:paraId="06CC0CEF" w14:textId="1F1113C2" w:rsidR="006E12C5" w:rsidRDefault="006E12C5" w:rsidP="00970434">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327BEB5" w14:textId="77777777" w:rsidR="006E12C5" w:rsidRDefault="006E12C5" w:rsidP="005379E1">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9009574"/>
      <w:docPartObj>
        <w:docPartGallery w:val="Page Numbers (Bottom of Page)"/>
        <w:docPartUnique/>
      </w:docPartObj>
    </w:sdtPr>
    <w:sdtContent>
      <w:p w14:paraId="58DA5ACB" w14:textId="26F9BA73" w:rsidR="006E12C5" w:rsidRDefault="006E12C5" w:rsidP="00970434">
        <w:pPr>
          <w:pStyle w:val="Rodap"/>
          <w:framePr w:wrap="none" w:vAnchor="text" w:hAnchor="margin" w:xAlign="right" w:y="1"/>
          <w:rPr>
            <w:rStyle w:val="Nmerodepgina"/>
          </w:rPr>
        </w:pPr>
        <w:r w:rsidRPr="006E12C5">
          <w:rPr>
            <w:rStyle w:val="Nmerodepgina"/>
          </w:rPr>
          <w:fldChar w:fldCharType="begin"/>
        </w:r>
        <w:r w:rsidRPr="006E12C5">
          <w:rPr>
            <w:rStyle w:val="Nmerodepgina"/>
          </w:rPr>
          <w:instrText xml:space="preserve"> PAGE </w:instrText>
        </w:r>
        <w:r w:rsidRPr="006E12C5">
          <w:rPr>
            <w:rStyle w:val="Nmerodepgina"/>
          </w:rPr>
          <w:fldChar w:fldCharType="separate"/>
        </w:r>
        <w:r w:rsidRPr="006E12C5">
          <w:rPr>
            <w:rStyle w:val="Nmerodepgina"/>
            <w:noProof/>
          </w:rPr>
          <w:t>1</w:t>
        </w:r>
        <w:r w:rsidRPr="006E12C5">
          <w:rPr>
            <w:rStyle w:val="Nmerodepgina"/>
          </w:rPr>
          <w:fldChar w:fldCharType="end"/>
        </w:r>
      </w:p>
    </w:sdtContent>
  </w:sdt>
  <w:p w14:paraId="11147507" w14:textId="77777777" w:rsidR="006E12C5" w:rsidRDefault="006E12C5" w:rsidP="005379E1">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2E5C" w14:textId="77777777" w:rsidR="005C3481" w:rsidRDefault="005C3481" w:rsidP="009217DF">
      <w:pPr>
        <w:spacing w:after="0" w:line="240" w:lineRule="auto"/>
      </w:pPr>
      <w:r>
        <w:separator/>
      </w:r>
    </w:p>
  </w:footnote>
  <w:footnote w:type="continuationSeparator" w:id="0">
    <w:p w14:paraId="206CDAEA" w14:textId="77777777" w:rsidR="005C3481" w:rsidRDefault="005C3481"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85E4F"/>
    <w:multiLevelType w:val="hybridMultilevel"/>
    <w:tmpl w:val="8DE4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3"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9"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3"/>
  </w:num>
  <w:num w:numId="2" w16cid:durableId="1485512603">
    <w:abstractNumId w:val="16"/>
  </w:num>
  <w:num w:numId="3" w16cid:durableId="2007828957">
    <w:abstractNumId w:val="11"/>
  </w:num>
  <w:num w:numId="4" w16cid:durableId="1211386118">
    <w:abstractNumId w:val="9"/>
  </w:num>
  <w:num w:numId="5" w16cid:durableId="767623923">
    <w:abstractNumId w:val="15"/>
  </w:num>
  <w:num w:numId="6" w16cid:durableId="1714386644">
    <w:abstractNumId w:val="17"/>
  </w:num>
  <w:num w:numId="7" w16cid:durableId="1610965383">
    <w:abstractNumId w:val="2"/>
  </w:num>
  <w:num w:numId="8" w16cid:durableId="1699696588">
    <w:abstractNumId w:val="10"/>
  </w:num>
  <w:num w:numId="9" w16cid:durableId="1831166197">
    <w:abstractNumId w:val="14"/>
  </w:num>
  <w:num w:numId="10" w16cid:durableId="1711800564">
    <w:abstractNumId w:val="5"/>
  </w:num>
  <w:num w:numId="11" w16cid:durableId="2099473231">
    <w:abstractNumId w:val="0"/>
  </w:num>
  <w:num w:numId="12" w16cid:durableId="1524395105">
    <w:abstractNumId w:val="6"/>
  </w:num>
  <w:num w:numId="13" w16cid:durableId="1454405130">
    <w:abstractNumId w:val="4"/>
  </w:num>
  <w:num w:numId="14" w16cid:durableId="2141068992">
    <w:abstractNumId w:val="7"/>
  </w:num>
  <w:num w:numId="15" w16cid:durableId="1125195809">
    <w:abstractNumId w:val="18"/>
  </w:num>
  <w:num w:numId="16" w16cid:durableId="1729763254">
    <w:abstractNumId w:val="19"/>
  </w:num>
  <w:num w:numId="17" w16cid:durableId="1333679299">
    <w:abstractNumId w:val="8"/>
  </w:num>
  <w:num w:numId="18" w16cid:durableId="2079131971">
    <w:abstractNumId w:val="12"/>
  </w:num>
  <w:num w:numId="19" w16cid:durableId="1307587357">
    <w:abstractNumId w:val="1"/>
  </w:num>
  <w:num w:numId="20" w16cid:durableId="19182493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DF4"/>
    <w:rsid w:val="00013EE7"/>
    <w:rsid w:val="00014AA5"/>
    <w:rsid w:val="0001611C"/>
    <w:rsid w:val="000163CD"/>
    <w:rsid w:val="0001671B"/>
    <w:rsid w:val="00016C52"/>
    <w:rsid w:val="00016EC7"/>
    <w:rsid w:val="000179DD"/>
    <w:rsid w:val="00017A0B"/>
    <w:rsid w:val="00017C4A"/>
    <w:rsid w:val="000200EE"/>
    <w:rsid w:val="00020655"/>
    <w:rsid w:val="00020D5B"/>
    <w:rsid w:val="0002110B"/>
    <w:rsid w:val="00021536"/>
    <w:rsid w:val="00021553"/>
    <w:rsid w:val="000216E5"/>
    <w:rsid w:val="000218B3"/>
    <w:rsid w:val="00021CA6"/>
    <w:rsid w:val="00022128"/>
    <w:rsid w:val="00022213"/>
    <w:rsid w:val="00023267"/>
    <w:rsid w:val="00023CAE"/>
    <w:rsid w:val="0002480B"/>
    <w:rsid w:val="00025977"/>
    <w:rsid w:val="00026ABB"/>
    <w:rsid w:val="00026B47"/>
    <w:rsid w:val="00026CD4"/>
    <w:rsid w:val="000274C2"/>
    <w:rsid w:val="00027594"/>
    <w:rsid w:val="0002763B"/>
    <w:rsid w:val="00027AA9"/>
    <w:rsid w:val="0003053B"/>
    <w:rsid w:val="0003093B"/>
    <w:rsid w:val="000309C3"/>
    <w:rsid w:val="00030CF8"/>
    <w:rsid w:val="0003114F"/>
    <w:rsid w:val="00031821"/>
    <w:rsid w:val="0003191A"/>
    <w:rsid w:val="00032B10"/>
    <w:rsid w:val="00033BDF"/>
    <w:rsid w:val="00033CF9"/>
    <w:rsid w:val="00033D17"/>
    <w:rsid w:val="00033DFF"/>
    <w:rsid w:val="000348BA"/>
    <w:rsid w:val="000353CF"/>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5785"/>
    <w:rsid w:val="000560F3"/>
    <w:rsid w:val="0005699F"/>
    <w:rsid w:val="00056CAE"/>
    <w:rsid w:val="00056CB5"/>
    <w:rsid w:val="00061AB8"/>
    <w:rsid w:val="00061C00"/>
    <w:rsid w:val="00061E24"/>
    <w:rsid w:val="00061FD1"/>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9C5"/>
    <w:rsid w:val="00074D36"/>
    <w:rsid w:val="0007551F"/>
    <w:rsid w:val="0007613F"/>
    <w:rsid w:val="00076BF8"/>
    <w:rsid w:val="00076CB0"/>
    <w:rsid w:val="00077538"/>
    <w:rsid w:val="0008088D"/>
    <w:rsid w:val="00081A25"/>
    <w:rsid w:val="00082649"/>
    <w:rsid w:val="00082A17"/>
    <w:rsid w:val="00082CC8"/>
    <w:rsid w:val="00082CD2"/>
    <w:rsid w:val="000831A4"/>
    <w:rsid w:val="000833BA"/>
    <w:rsid w:val="000842DC"/>
    <w:rsid w:val="00084360"/>
    <w:rsid w:val="000845BF"/>
    <w:rsid w:val="00084FBA"/>
    <w:rsid w:val="000851A4"/>
    <w:rsid w:val="00085475"/>
    <w:rsid w:val="0008630D"/>
    <w:rsid w:val="000870F0"/>
    <w:rsid w:val="00087486"/>
    <w:rsid w:val="0008755C"/>
    <w:rsid w:val="00087967"/>
    <w:rsid w:val="00087BC6"/>
    <w:rsid w:val="0009023B"/>
    <w:rsid w:val="00090E0F"/>
    <w:rsid w:val="000910CD"/>
    <w:rsid w:val="0009167C"/>
    <w:rsid w:val="00091CC7"/>
    <w:rsid w:val="0009299A"/>
    <w:rsid w:val="00092BF0"/>
    <w:rsid w:val="00093394"/>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97FDC"/>
    <w:rsid w:val="000A0085"/>
    <w:rsid w:val="000A0B71"/>
    <w:rsid w:val="000A100E"/>
    <w:rsid w:val="000A2F31"/>
    <w:rsid w:val="000A32A5"/>
    <w:rsid w:val="000A3BD4"/>
    <w:rsid w:val="000A3FB9"/>
    <w:rsid w:val="000A4228"/>
    <w:rsid w:val="000A4502"/>
    <w:rsid w:val="000A4702"/>
    <w:rsid w:val="000A4877"/>
    <w:rsid w:val="000A4B68"/>
    <w:rsid w:val="000A4BF8"/>
    <w:rsid w:val="000A4D01"/>
    <w:rsid w:val="000A5518"/>
    <w:rsid w:val="000A56CF"/>
    <w:rsid w:val="000A57C5"/>
    <w:rsid w:val="000A5F47"/>
    <w:rsid w:val="000A64D3"/>
    <w:rsid w:val="000A6992"/>
    <w:rsid w:val="000A6AD0"/>
    <w:rsid w:val="000A7551"/>
    <w:rsid w:val="000B018B"/>
    <w:rsid w:val="000B0588"/>
    <w:rsid w:val="000B0786"/>
    <w:rsid w:val="000B089D"/>
    <w:rsid w:val="000B0A9E"/>
    <w:rsid w:val="000B267C"/>
    <w:rsid w:val="000B2C43"/>
    <w:rsid w:val="000B4997"/>
    <w:rsid w:val="000B499C"/>
    <w:rsid w:val="000B4EEB"/>
    <w:rsid w:val="000B5194"/>
    <w:rsid w:val="000B540E"/>
    <w:rsid w:val="000B561C"/>
    <w:rsid w:val="000B5AAE"/>
    <w:rsid w:val="000B64E8"/>
    <w:rsid w:val="000B65BC"/>
    <w:rsid w:val="000B67D1"/>
    <w:rsid w:val="000B6B37"/>
    <w:rsid w:val="000B700A"/>
    <w:rsid w:val="000B7168"/>
    <w:rsid w:val="000B746F"/>
    <w:rsid w:val="000B78E4"/>
    <w:rsid w:val="000B7F73"/>
    <w:rsid w:val="000C055F"/>
    <w:rsid w:val="000C0654"/>
    <w:rsid w:val="000C0DDF"/>
    <w:rsid w:val="000C1840"/>
    <w:rsid w:val="000C3599"/>
    <w:rsid w:val="000C392A"/>
    <w:rsid w:val="000C5015"/>
    <w:rsid w:val="000C582C"/>
    <w:rsid w:val="000C5CC0"/>
    <w:rsid w:val="000C6397"/>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514"/>
    <w:rsid w:val="000E064F"/>
    <w:rsid w:val="000E089E"/>
    <w:rsid w:val="000E1493"/>
    <w:rsid w:val="000E17D0"/>
    <w:rsid w:val="000E218B"/>
    <w:rsid w:val="000E22FE"/>
    <w:rsid w:val="000E2C54"/>
    <w:rsid w:val="000E3916"/>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569"/>
    <w:rsid w:val="000F3613"/>
    <w:rsid w:val="000F390E"/>
    <w:rsid w:val="000F4052"/>
    <w:rsid w:val="000F52A9"/>
    <w:rsid w:val="000F69AD"/>
    <w:rsid w:val="000F6E2C"/>
    <w:rsid w:val="000F7306"/>
    <w:rsid w:val="000F7367"/>
    <w:rsid w:val="00100767"/>
    <w:rsid w:val="001007CB"/>
    <w:rsid w:val="001008D0"/>
    <w:rsid w:val="0010101A"/>
    <w:rsid w:val="0010149F"/>
    <w:rsid w:val="00102C98"/>
    <w:rsid w:val="00102DFC"/>
    <w:rsid w:val="00103848"/>
    <w:rsid w:val="00104CB1"/>
    <w:rsid w:val="00104D3D"/>
    <w:rsid w:val="00105207"/>
    <w:rsid w:val="00105822"/>
    <w:rsid w:val="001059F3"/>
    <w:rsid w:val="00106093"/>
    <w:rsid w:val="001062FB"/>
    <w:rsid w:val="00106664"/>
    <w:rsid w:val="00110F76"/>
    <w:rsid w:val="001110B4"/>
    <w:rsid w:val="00111350"/>
    <w:rsid w:val="00111A4E"/>
    <w:rsid w:val="001126C8"/>
    <w:rsid w:val="00112953"/>
    <w:rsid w:val="00113909"/>
    <w:rsid w:val="00113B31"/>
    <w:rsid w:val="00115007"/>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55B"/>
    <w:rsid w:val="001269F5"/>
    <w:rsid w:val="00127B59"/>
    <w:rsid w:val="00127E3D"/>
    <w:rsid w:val="00130E77"/>
    <w:rsid w:val="001310EB"/>
    <w:rsid w:val="00131436"/>
    <w:rsid w:val="0013169A"/>
    <w:rsid w:val="00131CC9"/>
    <w:rsid w:val="001326C4"/>
    <w:rsid w:val="0013279C"/>
    <w:rsid w:val="0013309A"/>
    <w:rsid w:val="0013372F"/>
    <w:rsid w:val="0013435B"/>
    <w:rsid w:val="001343D2"/>
    <w:rsid w:val="00135BD5"/>
    <w:rsid w:val="00136AAA"/>
    <w:rsid w:val="00137557"/>
    <w:rsid w:val="00137866"/>
    <w:rsid w:val="001406D6"/>
    <w:rsid w:val="00140D0E"/>
    <w:rsid w:val="001421F7"/>
    <w:rsid w:val="00142252"/>
    <w:rsid w:val="0014279E"/>
    <w:rsid w:val="001428A6"/>
    <w:rsid w:val="00142910"/>
    <w:rsid w:val="001433BC"/>
    <w:rsid w:val="001433F4"/>
    <w:rsid w:val="001436DD"/>
    <w:rsid w:val="00143893"/>
    <w:rsid w:val="00143A29"/>
    <w:rsid w:val="00143F9C"/>
    <w:rsid w:val="00146283"/>
    <w:rsid w:val="001465B6"/>
    <w:rsid w:val="00146A3A"/>
    <w:rsid w:val="00147209"/>
    <w:rsid w:val="001472A3"/>
    <w:rsid w:val="0015040B"/>
    <w:rsid w:val="0015082E"/>
    <w:rsid w:val="001512EF"/>
    <w:rsid w:val="0015155E"/>
    <w:rsid w:val="0015168C"/>
    <w:rsid w:val="001519A5"/>
    <w:rsid w:val="00151CCD"/>
    <w:rsid w:val="00152C5D"/>
    <w:rsid w:val="0015457F"/>
    <w:rsid w:val="00154E81"/>
    <w:rsid w:val="001557F4"/>
    <w:rsid w:val="00155A79"/>
    <w:rsid w:val="00155A94"/>
    <w:rsid w:val="00156296"/>
    <w:rsid w:val="00156648"/>
    <w:rsid w:val="001566A0"/>
    <w:rsid w:val="00156ACC"/>
    <w:rsid w:val="00156AD4"/>
    <w:rsid w:val="001577ED"/>
    <w:rsid w:val="0015797C"/>
    <w:rsid w:val="00157EA1"/>
    <w:rsid w:val="00160264"/>
    <w:rsid w:val="00160318"/>
    <w:rsid w:val="0016113E"/>
    <w:rsid w:val="00161353"/>
    <w:rsid w:val="001614EE"/>
    <w:rsid w:val="00161827"/>
    <w:rsid w:val="00162FC0"/>
    <w:rsid w:val="0016314A"/>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39D"/>
    <w:rsid w:val="00171DEB"/>
    <w:rsid w:val="001728EF"/>
    <w:rsid w:val="00172C16"/>
    <w:rsid w:val="00172C7D"/>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23B1"/>
    <w:rsid w:val="00183352"/>
    <w:rsid w:val="001837C5"/>
    <w:rsid w:val="00183C92"/>
    <w:rsid w:val="00184795"/>
    <w:rsid w:val="0018485F"/>
    <w:rsid w:val="00185046"/>
    <w:rsid w:val="001913D0"/>
    <w:rsid w:val="00191E54"/>
    <w:rsid w:val="00194242"/>
    <w:rsid w:val="001942C1"/>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962"/>
    <w:rsid w:val="001B1ADC"/>
    <w:rsid w:val="001B1BF4"/>
    <w:rsid w:val="001B1D3E"/>
    <w:rsid w:val="001B2108"/>
    <w:rsid w:val="001B2242"/>
    <w:rsid w:val="001B264F"/>
    <w:rsid w:val="001B29DE"/>
    <w:rsid w:val="001B38C2"/>
    <w:rsid w:val="001B3A9D"/>
    <w:rsid w:val="001B3C3C"/>
    <w:rsid w:val="001B3E82"/>
    <w:rsid w:val="001B4381"/>
    <w:rsid w:val="001B4416"/>
    <w:rsid w:val="001B4AF5"/>
    <w:rsid w:val="001B52B4"/>
    <w:rsid w:val="001B5BA8"/>
    <w:rsid w:val="001B5DEF"/>
    <w:rsid w:val="001B695C"/>
    <w:rsid w:val="001B6C48"/>
    <w:rsid w:val="001B750D"/>
    <w:rsid w:val="001B7EAC"/>
    <w:rsid w:val="001C06DF"/>
    <w:rsid w:val="001C0FA1"/>
    <w:rsid w:val="001C1174"/>
    <w:rsid w:val="001C1C78"/>
    <w:rsid w:val="001C2709"/>
    <w:rsid w:val="001C2C4A"/>
    <w:rsid w:val="001C3409"/>
    <w:rsid w:val="001C369A"/>
    <w:rsid w:val="001C37E2"/>
    <w:rsid w:val="001C39EA"/>
    <w:rsid w:val="001C3C64"/>
    <w:rsid w:val="001C49F6"/>
    <w:rsid w:val="001C4C2A"/>
    <w:rsid w:val="001C4EBF"/>
    <w:rsid w:val="001C566D"/>
    <w:rsid w:val="001C62B6"/>
    <w:rsid w:val="001C668A"/>
    <w:rsid w:val="001C692E"/>
    <w:rsid w:val="001C7219"/>
    <w:rsid w:val="001C7D5F"/>
    <w:rsid w:val="001D02B4"/>
    <w:rsid w:val="001D0875"/>
    <w:rsid w:val="001D0EE6"/>
    <w:rsid w:val="001D0F34"/>
    <w:rsid w:val="001D1B38"/>
    <w:rsid w:val="001D1E1C"/>
    <w:rsid w:val="001D22EB"/>
    <w:rsid w:val="001D26B7"/>
    <w:rsid w:val="001D2A9F"/>
    <w:rsid w:val="001D2D11"/>
    <w:rsid w:val="001D310D"/>
    <w:rsid w:val="001D382D"/>
    <w:rsid w:val="001D39D0"/>
    <w:rsid w:val="001D4413"/>
    <w:rsid w:val="001D444A"/>
    <w:rsid w:val="001D45E7"/>
    <w:rsid w:val="001D48A7"/>
    <w:rsid w:val="001D49CB"/>
    <w:rsid w:val="001D52F4"/>
    <w:rsid w:val="001D53C6"/>
    <w:rsid w:val="001D5A50"/>
    <w:rsid w:val="001D5DC5"/>
    <w:rsid w:val="001D6149"/>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E7F6F"/>
    <w:rsid w:val="001F0120"/>
    <w:rsid w:val="001F0408"/>
    <w:rsid w:val="001F081E"/>
    <w:rsid w:val="001F099B"/>
    <w:rsid w:val="001F09E0"/>
    <w:rsid w:val="001F0BFA"/>
    <w:rsid w:val="001F0E08"/>
    <w:rsid w:val="001F0EB0"/>
    <w:rsid w:val="001F12A5"/>
    <w:rsid w:val="001F238C"/>
    <w:rsid w:val="001F26A4"/>
    <w:rsid w:val="001F2ACD"/>
    <w:rsid w:val="001F2D37"/>
    <w:rsid w:val="001F35B5"/>
    <w:rsid w:val="001F3757"/>
    <w:rsid w:val="001F4679"/>
    <w:rsid w:val="001F4B98"/>
    <w:rsid w:val="001F4D95"/>
    <w:rsid w:val="001F5082"/>
    <w:rsid w:val="001F52CC"/>
    <w:rsid w:val="001F5595"/>
    <w:rsid w:val="001F7022"/>
    <w:rsid w:val="001F7247"/>
    <w:rsid w:val="001F7399"/>
    <w:rsid w:val="001F7E53"/>
    <w:rsid w:val="00200380"/>
    <w:rsid w:val="00200922"/>
    <w:rsid w:val="00201980"/>
    <w:rsid w:val="002019F7"/>
    <w:rsid w:val="00201A75"/>
    <w:rsid w:val="00201D9F"/>
    <w:rsid w:val="0020251A"/>
    <w:rsid w:val="0020297F"/>
    <w:rsid w:val="00202B65"/>
    <w:rsid w:val="00202C65"/>
    <w:rsid w:val="00202DE6"/>
    <w:rsid w:val="0020346B"/>
    <w:rsid w:val="00203850"/>
    <w:rsid w:val="00204979"/>
    <w:rsid w:val="00204B86"/>
    <w:rsid w:val="00204C6D"/>
    <w:rsid w:val="00204F08"/>
    <w:rsid w:val="002051C9"/>
    <w:rsid w:val="0020636A"/>
    <w:rsid w:val="002067C7"/>
    <w:rsid w:val="00206913"/>
    <w:rsid w:val="00206C36"/>
    <w:rsid w:val="002071F8"/>
    <w:rsid w:val="00207AA3"/>
    <w:rsid w:val="00210073"/>
    <w:rsid w:val="00210459"/>
    <w:rsid w:val="002104B9"/>
    <w:rsid w:val="002104BF"/>
    <w:rsid w:val="00210A46"/>
    <w:rsid w:val="00210E6E"/>
    <w:rsid w:val="0021239B"/>
    <w:rsid w:val="00213064"/>
    <w:rsid w:val="0021318E"/>
    <w:rsid w:val="00214070"/>
    <w:rsid w:val="0021428E"/>
    <w:rsid w:val="002147C1"/>
    <w:rsid w:val="00214A69"/>
    <w:rsid w:val="00215390"/>
    <w:rsid w:val="0021553F"/>
    <w:rsid w:val="00215B86"/>
    <w:rsid w:val="00215BFD"/>
    <w:rsid w:val="00216586"/>
    <w:rsid w:val="002209E9"/>
    <w:rsid w:val="00221446"/>
    <w:rsid w:val="0022180F"/>
    <w:rsid w:val="0022279F"/>
    <w:rsid w:val="002227A5"/>
    <w:rsid w:val="00223526"/>
    <w:rsid w:val="002238E0"/>
    <w:rsid w:val="00223BE7"/>
    <w:rsid w:val="00224E23"/>
    <w:rsid w:val="002252C6"/>
    <w:rsid w:val="002255FD"/>
    <w:rsid w:val="00226AE7"/>
    <w:rsid w:val="00226BAF"/>
    <w:rsid w:val="00226CBD"/>
    <w:rsid w:val="00226FC0"/>
    <w:rsid w:val="002271A9"/>
    <w:rsid w:val="002275BD"/>
    <w:rsid w:val="002278A2"/>
    <w:rsid w:val="002317A8"/>
    <w:rsid w:val="002318B9"/>
    <w:rsid w:val="00232A0F"/>
    <w:rsid w:val="00234033"/>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0B6F"/>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30"/>
    <w:rsid w:val="00246FA6"/>
    <w:rsid w:val="00247190"/>
    <w:rsid w:val="0024758D"/>
    <w:rsid w:val="00247FEB"/>
    <w:rsid w:val="00250449"/>
    <w:rsid w:val="00250FB2"/>
    <w:rsid w:val="00251082"/>
    <w:rsid w:val="00251B03"/>
    <w:rsid w:val="00251EC2"/>
    <w:rsid w:val="00252A42"/>
    <w:rsid w:val="00252BA4"/>
    <w:rsid w:val="00254DDF"/>
    <w:rsid w:val="00255CA7"/>
    <w:rsid w:val="00255FA6"/>
    <w:rsid w:val="00255FD6"/>
    <w:rsid w:val="002561FD"/>
    <w:rsid w:val="002562B6"/>
    <w:rsid w:val="002564D5"/>
    <w:rsid w:val="00256D4C"/>
    <w:rsid w:val="00256FCA"/>
    <w:rsid w:val="00257596"/>
    <w:rsid w:val="00257AF6"/>
    <w:rsid w:val="00260224"/>
    <w:rsid w:val="00260288"/>
    <w:rsid w:val="002602FA"/>
    <w:rsid w:val="00260A64"/>
    <w:rsid w:val="00260B9E"/>
    <w:rsid w:val="00260FC9"/>
    <w:rsid w:val="0026174F"/>
    <w:rsid w:val="0026177D"/>
    <w:rsid w:val="00261A37"/>
    <w:rsid w:val="002621EB"/>
    <w:rsid w:val="002628DE"/>
    <w:rsid w:val="00263005"/>
    <w:rsid w:val="0026302B"/>
    <w:rsid w:val="002631ED"/>
    <w:rsid w:val="002642C5"/>
    <w:rsid w:val="00264C09"/>
    <w:rsid w:val="002663C9"/>
    <w:rsid w:val="00266544"/>
    <w:rsid w:val="00266878"/>
    <w:rsid w:val="0026698E"/>
    <w:rsid w:val="00266BF2"/>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5AD"/>
    <w:rsid w:val="00280F0D"/>
    <w:rsid w:val="0028172B"/>
    <w:rsid w:val="00282A57"/>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002"/>
    <w:rsid w:val="002908BD"/>
    <w:rsid w:val="0029130C"/>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B6A"/>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0D"/>
    <w:rsid w:val="002A3777"/>
    <w:rsid w:val="002A3A3F"/>
    <w:rsid w:val="002A3AA6"/>
    <w:rsid w:val="002A4393"/>
    <w:rsid w:val="002A4521"/>
    <w:rsid w:val="002A4924"/>
    <w:rsid w:val="002A4B5A"/>
    <w:rsid w:val="002A4D5E"/>
    <w:rsid w:val="002A5F5D"/>
    <w:rsid w:val="002A6715"/>
    <w:rsid w:val="002A6C55"/>
    <w:rsid w:val="002A7686"/>
    <w:rsid w:val="002A7880"/>
    <w:rsid w:val="002A7AAA"/>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3D53"/>
    <w:rsid w:val="002B4EF0"/>
    <w:rsid w:val="002B568E"/>
    <w:rsid w:val="002B5697"/>
    <w:rsid w:val="002B57C6"/>
    <w:rsid w:val="002B6943"/>
    <w:rsid w:val="002B6C15"/>
    <w:rsid w:val="002B74F6"/>
    <w:rsid w:val="002B7BB0"/>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28F0"/>
    <w:rsid w:val="002D33B6"/>
    <w:rsid w:val="002D35B5"/>
    <w:rsid w:val="002D35D3"/>
    <w:rsid w:val="002D3EDE"/>
    <w:rsid w:val="002D4353"/>
    <w:rsid w:val="002D45F2"/>
    <w:rsid w:val="002D502D"/>
    <w:rsid w:val="002D57F2"/>
    <w:rsid w:val="002D5D3D"/>
    <w:rsid w:val="002D6AE8"/>
    <w:rsid w:val="002D6F1E"/>
    <w:rsid w:val="002E074B"/>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739"/>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753"/>
    <w:rsid w:val="00300A04"/>
    <w:rsid w:val="00301148"/>
    <w:rsid w:val="00301451"/>
    <w:rsid w:val="00301E4A"/>
    <w:rsid w:val="003028A5"/>
    <w:rsid w:val="003035D0"/>
    <w:rsid w:val="003035F0"/>
    <w:rsid w:val="003041DE"/>
    <w:rsid w:val="003046AB"/>
    <w:rsid w:val="003051FB"/>
    <w:rsid w:val="003060B8"/>
    <w:rsid w:val="003071EF"/>
    <w:rsid w:val="0030735B"/>
    <w:rsid w:val="00307AD2"/>
    <w:rsid w:val="00310067"/>
    <w:rsid w:val="00311032"/>
    <w:rsid w:val="0031166E"/>
    <w:rsid w:val="00311FCC"/>
    <w:rsid w:val="003123DE"/>
    <w:rsid w:val="003129C7"/>
    <w:rsid w:val="00312A9C"/>
    <w:rsid w:val="003134BA"/>
    <w:rsid w:val="00313D57"/>
    <w:rsid w:val="003140F4"/>
    <w:rsid w:val="00315146"/>
    <w:rsid w:val="003153FF"/>
    <w:rsid w:val="003154C7"/>
    <w:rsid w:val="00316556"/>
    <w:rsid w:val="00317040"/>
    <w:rsid w:val="00317118"/>
    <w:rsid w:val="003171A3"/>
    <w:rsid w:val="003174E2"/>
    <w:rsid w:val="00317840"/>
    <w:rsid w:val="00317A77"/>
    <w:rsid w:val="00317DDD"/>
    <w:rsid w:val="003201FF"/>
    <w:rsid w:val="0032134F"/>
    <w:rsid w:val="003215F2"/>
    <w:rsid w:val="003216BA"/>
    <w:rsid w:val="00321710"/>
    <w:rsid w:val="00321822"/>
    <w:rsid w:val="00321920"/>
    <w:rsid w:val="0032198F"/>
    <w:rsid w:val="003219D7"/>
    <w:rsid w:val="00321DF0"/>
    <w:rsid w:val="0032290F"/>
    <w:rsid w:val="00322932"/>
    <w:rsid w:val="00325432"/>
    <w:rsid w:val="0032553B"/>
    <w:rsid w:val="00325637"/>
    <w:rsid w:val="00325A75"/>
    <w:rsid w:val="003267B8"/>
    <w:rsid w:val="00326BD4"/>
    <w:rsid w:val="00326DE8"/>
    <w:rsid w:val="00326F9E"/>
    <w:rsid w:val="00330DDB"/>
    <w:rsid w:val="00330FA7"/>
    <w:rsid w:val="0033115F"/>
    <w:rsid w:val="00332EBF"/>
    <w:rsid w:val="00333077"/>
    <w:rsid w:val="00333D3D"/>
    <w:rsid w:val="00333FC6"/>
    <w:rsid w:val="00334078"/>
    <w:rsid w:val="00334434"/>
    <w:rsid w:val="003358D3"/>
    <w:rsid w:val="003361E3"/>
    <w:rsid w:val="00336DD9"/>
    <w:rsid w:val="00337196"/>
    <w:rsid w:val="00337273"/>
    <w:rsid w:val="003372ED"/>
    <w:rsid w:val="00337314"/>
    <w:rsid w:val="00340B32"/>
    <w:rsid w:val="00340DB4"/>
    <w:rsid w:val="00341606"/>
    <w:rsid w:val="00341B50"/>
    <w:rsid w:val="003421E2"/>
    <w:rsid w:val="00342670"/>
    <w:rsid w:val="00343C99"/>
    <w:rsid w:val="00343FF5"/>
    <w:rsid w:val="0034426B"/>
    <w:rsid w:val="0034484B"/>
    <w:rsid w:val="00346284"/>
    <w:rsid w:val="003463D0"/>
    <w:rsid w:val="0034692E"/>
    <w:rsid w:val="00346DE4"/>
    <w:rsid w:val="00347035"/>
    <w:rsid w:val="0034762C"/>
    <w:rsid w:val="00347B94"/>
    <w:rsid w:val="00347F5D"/>
    <w:rsid w:val="00350992"/>
    <w:rsid w:val="00350F0A"/>
    <w:rsid w:val="0035180F"/>
    <w:rsid w:val="003526B4"/>
    <w:rsid w:val="003527F4"/>
    <w:rsid w:val="00352FFF"/>
    <w:rsid w:val="00354117"/>
    <w:rsid w:val="003545B4"/>
    <w:rsid w:val="003548F7"/>
    <w:rsid w:val="00354BAE"/>
    <w:rsid w:val="00355133"/>
    <w:rsid w:val="00355152"/>
    <w:rsid w:val="0035535C"/>
    <w:rsid w:val="00355A1B"/>
    <w:rsid w:val="00357039"/>
    <w:rsid w:val="003574E4"/>
    <w:rsid w:val="00357593"/>
    <w:rsid w:val="003608B8"/>
    <w:rsid w:val="0036092B"/>
    <w:rsid w:val="003619EE"/>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3CE"/>
    <w:rsid w:val="00367F4A"/>
    <w:rsid w:val="00370875"/>
    <w:rsid w:val="003708ED"/>
    <w:rsid w:val="003711F6"/>
    <w:rsid w:val="0037138A"/>
    <w:rsid w:val="0037176A"/>
    <w:rsid w:val="00371B14"/>
    <w:rsid w:val="00371B26"/>
    <w:rsid w:val="00372086"/>
    <w:rsid w:val="00372CB6"/>
    <w:rsid w:val="0037356F"/>
    <w:rsid w:val="0037505A"/>
    <w:rsid w:val="00375210"/>
    <w:rsid w:val="00375497"/>
    <w:rsid w:val="0037597A"/>
    <w:rsid w:val="00375A67"/>
    <w:rsid w:val="00375CA5"/>
    <w:rsid w:val="00375D2A"/>
    <w:rsid w:val="0037617C"/>
    <w:rsid w:val="00377BE2"/>
    <w:rsid w:val="00377EF5"/>
    <w:rsid w:val="0038004D"/>
    <w:rsid w:val="00380089"/>
    <w:rsid w:val="003803BA"/>
    <w:rsid w:val="00381543"/>
    <w:rsid w:val="00381565"/>
    <w:rsid w:val="00381772"/>
    <w:rsid w:val="00381A91"/>
    <w:rsid w:val="00382397"/>
    <w:rsid w:val="003827DD"/>
    <w:rsid w:val="00383420"/>
    <w:rsid w:val="003837C3"/>
    <w:rsid w:val="00383A18"/>
    <w:rsid w:val="00383E43"/>
    <w:rsid w:val="00383FCC"/>
    <w:rsid w:val="00384A4D"/>
    <w:rsid w:val="00384D33"/>
    <w:rsid w:val="00385000"/>
    <w:rsid w:val="003852D8"/>
    <w:rsid w:val="00385D75"/>
    <w:rsid w:val="003869D4"/>
    <w:rsid w:val="00386C4B"/>
    <w:rsid w:val="00387AA5"/>
    <w:rsid w:val="00387CB8"/>
    <w:rsid w:val="00387D0E"/>
    <w:rsid w:val="00387EE0"/>
    <w:rsid w:val="00390003"/>
    <w:rsid w:val="003903C8"/>
    <w:rsid w:val="003905C4"/>
    <w:rsid w:val="00390BD8"/>
    <w:rsid w:val="0039135C"/>
    <w:rsid w:val="0039143E"/>
    <w:rsid w:val="0039175E"/>
    <w:rsid w:val="00392B14"/>
    <w:rsid w:val="00393E03"/>
    <w:rsid w:val="003944D0"/>
    <w:rsid w:val="003955EF"/>
    <w:rsid w:val="0039593D"/>
    <w:rsid w:val="0039598B"/>
    <w:rsid w:val="0039684A"/>
    <w:rsid w:val="00396891"/>
    <w:rsid w:val="00396D7F"/>
    <w:rsid w:val="00396E29"/>
    <w:rsid w:val="00397245"/>
    <w:rsid w:val="00397C93"/>
    <w:rsid w:val="003A1708"/>
    <w:rsid w:val="003A173F"/>
    <w:rsid w:val="003A3104"/>
    <w:rsid w:val="003A3279"/>
    <w:rsid w:val="003A4131"/>
    <w:rsid w:val="003A4167"/>
    <w:rsid w:val="003A487E"/>
    <w:rsid w:val="003A496F"/>
    <w:rsid w:val="003A504B"/>
    <w:rsid w:val="003A53A9"/>
    <w:rsid w:val="003A54B9"/>
    <w:rsid w:val="003A54C9"/>
    <w:rsid w:val="003A5B5B"/>
    <w:rsid w:val="003A601E"/>
    <w:rsid w:val="003A617F"/>
    <w:rsid w:val="003A77C2"/>
    <w:rsid w:val="003A7FA9"/>
    <w:rsid w:val="003B0170"/>
    <w:rsid w:val="003B0887"/>
    <w:rsid w:val="003B0A32"/>
    <w:rsid w:val="003B0BDF"/>
    <w:rsid w:val="003B0C33"/>
    <w:rsid w:val="003B1DF5"/>
    <w:rsid w:val="003B23DA"/>
    <w:rsid w:val="003B23DB"/>
    <w:rsid w:val="003B2930"/>
    <w:rsid w:val="003B2AA7"/>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26"/>
    <w:rsid w:val="003C10DE"/>
    <w:rsid w:val="003C11CB"/>
    <w:rsid w:val="003C1B14"/>
    <w:rsid w:val="003C1E12"/>
    <w:rsid w:val="003C22C9"/>
    <w:rsid w:val="003C23FF"/>
    <w:rsid w:val="003C318E"/>
    <w:rsid w:val="003C3343"/>
    <w:rsid w:val="003C35BA"/>
    <w:rsid w:val="003C3D74"/>
    <w:rsid w:val="003C42FB"/>
    <w:rsid w:val="003C4760"/>
    <w:rsid w:val="003C4C26"/>
    <w:rsid w:val="003C524E"/>
    <w:rsid w:val="003C53A4"/>
    <w:rsid w:val="003C53BE"/>
    <w:rsid w:val="003C5BC4"/>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190"/>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82"/>
    <w:rsid w:val="003E739D"/>
    <w:rsid w:val="003E7458"/>
    <w:rsid w:val="003E7E02"/>
    <w:rsid w:val="003E7FF4"/>
    <w:rsid w:val="003F0778"/>
    <w:rsid w:val="003F0F1F"/>
    <w:rsid w:val="003F10B0"/>
    <w:rsid w:val="003F17D1"/>
    <w:rsid w:val="003F2119"/>
    <w:rsid w:val="003F25C9"/>
    <w:rsid w:val="003F335B"/>
    <w:rsid w:val="003F3CAB"/>
    <w:rsid w:val="003F40B4"/>
    <w:rsid w:val="003F44A7"/>
    <w:rsid w:val="003F485A"/>
    <w:rsid w:val="003F5485"/>
    <w:rsid w:val="003F5C62"/>
    <w:rsid w:val="003F5C71"/>
    <w:rsid w:val="003F5D37"/>
    <w:rsid w:val="003F5E50"/>
    <w:rsid w:val="003F6361"/>
    <w:rsid w:val="003F65E3"/>
    <w:rsid w:val="003F68F7"/>
    <w:rsid w:val="003F6A41"/>
    <w:rsid w:val="003F6DFB"/>
    <w:rsid w:val="00400776"/>
    <w:rsid w:val="004008DC"/>
    <w:rsid w:val="00401345"/>
    <w:rsid w:val="00401375"/>
    <w:rsid w:val="00401C10"/>
    <w:rsid w:val="004021BE"/>
    <w:rsid w:val="00402595"/>
    <w:rsid w:val="004026A8"/>
    <w:rsid w:val="004039D6"/>
    <w:rsid w:val="00404D38"/>
    <w:rsid w:val="0040531C"/>
    <w:rsid w:val="00405E02"/>
    <w:rsid w:val="004064EB"/>
    <w:rsid w:val="0040650B"/>
    <w:rsid w:val="004069C6"/>
    <w:rsid w:val="00406A15"/>
    <w:rsid w:val="00406C44"/>
    <w:rsid w:val="004079FA"/>
    <w:rsid w:val="00407B64"/>
    <w:rsid w:val="00407DEF"/>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79"/>
    <w:rsid w:val="004178D6"/>
    <w:rsid w:val="00420164"/>
    <w:rsid w:val="0042086E"/>
    <w:rsid w:val="00420A12"/>
    <w:rsid w:val="004211D7"/>
    <w:rsid w:val="0042208A"/>
    <w:rsid w:val="0042260C"/>
    <w:rsid w:val="00423158"/>
    <w:rsid w:val="00423920"/>
    <w:rsid w:val="00424038"/>
    <w:rsid w:val="004242B0"/>
    <w:rsid w:val="00424C03"/>
    <w:rsid w:val="00425BA6"/>
    <w:rsid w:val="0042641D"/>
    <w:rsid w:val="0042724B"/>
    <w:rsid w:val="00430328"/>
    <w:rsid w:val="00430DF2"/>
    <w:rsid w:val="00430EF0"/>
    <w:rsid w:val="004311ED"/>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958"/>
    <w:rsid w:val="00452B28"/>
    <w:rsid w:val="00452E40"/>
    <w:rsid w:val="00454D24"/>
    <w:rsid w:val="00454EC5"/>
    <w:rsid w:val="00454F94"/>
    <w:rsid w:val="00455524"/>
    <w:rsid w:val="00455A62"/>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6E5"/>
    <w:rsid w:val="004737D1"/>
    <w:rsid w:val="00473D56"/>
    <w:rsid w:val="00474622"/>
    <w:rsid w:val="00476D15"/>
    <w:rsid w:val="00477417"/>
    <w:rsid w:val="0047742E"/>
    <w:rsid w:val="00477681"/>
    <w:rsid w:val="0047768D"/>
    <w:rsid w:val="0047779C"/>
    <w:rsid w:val="004777DF"/>
    <w:rsid w:val="00477ABA"/>
    <w:rsid w:val="00477EBC"/>
    <w:rsid w:val="00480198"/>
    <w:rsid w:val="00480D88"/>
    <w:rsid w:val="0048262E"/>
    <w:rsid w:val="0048280B"/>
    <w:rsid w:val="00483483"/>
    <w:rsid w:val="004839F3"/>
    <w:rsid w:val="00484641"/>
    <w:rsid w:val="00485C9C"/>
    <w:rsid w:val="0048632F"/>
    <w:rsid w:val="0048696A"/>
    <w:rsid w:val="0048721B"/>
    <w:rsid w:val="00487BFF"/>
    <w:rsid w:val="00487C18"/>
    <w:rsid w:val="00490038"/>
    <w:rsid w:val="004902F6"/>
    <w:rsid w:val="0049043A"/>
    <w:rsid w:val="0049053E"/>
    <w:rsid w:val="00490810"/>
    <w:rsid w:val="00490B47"/>
    <w:rsid w:val="00490F2C"/>
    <w:rsid w:val="004912C8"/>
    <w:rsid w:val="004920F9"/>
    <w:rsid w:val="00492D0F"/>
    <w:rsid w:val="004934CD"/>
    <w:rsid w:val="00493725"/>
    <w:rsid w:val="0049421F"/>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EB7"/>
    <w:rsid w:val="004A0564"/>
    <w:rsid w:val="004A0926"/>
    <w:rsid w:val="004A0F36"/>
    <w:rsid w:val="004A1002"/>
    <w:rsid w:val="004A1332"/>
    <w:rsid w:val="004A294C"/>
    <w:rsid w:val="004A3C01"/>
    <w:rsid w:val="004A4025"/>
    <w:rsid w:val="004A4841"/>
    <w:rsid w:val="004A4C15"/>
    <w:rsid w:val="004A4D76"/>
    <w:rsid w:val="004A5066"/>
    <w:rsid w:val="004A5092"/>
    <w:rsid w:val="004A53A6"/>
    <w:rsid w:val="004A5BAF"/>
    <w:rsid w:val="004A6208"/>
    <w:rsid w:val="004A62D5"/>
    <w:rsid w:val="004A652C"/>
    <w:rsid w:val="004A66AA"/>
    <w:rsid w:val="004A6731"/>
    <w:rsid w:val="004A6F53"/>
    <w:rsid w:val="004A7208"/>
    <w:rsid w:val="004B04FB"/>
    <w:rsid w:val="004B0796"/>
    <w:rsid w:val="004B141E"/>
    <w:rsid w:val="004B1C39"/>
    <w:rsid w:val="004B227D"/>
    <w:rsid w:val="004B23E5"/>
    <w:rsid w:val="004B25C7"/>
    <w:rsid w:val="004B3204"/>
    <w:rsid w:val="004B4359"/>
    <w:rsid w:val="004B458E"/>
    <w:rsid w:val="004B4667"/>
    <w:rsid w:val="004B4ABF"/>
    <w:rsid w:val="004B5A69"/>
    <w:rsid w:val="004B5EFE"/>
    <w:rsid w:val="004B618D"/>
    <w:rsid w:val="004B64CB"/>
    <w:rsid w:val="004B6ABE"/>
    <w:rsid w:val="004B7120"/>
    <w:rsid w:val="004B7AA1"/>
    <w:rsid w:val="004C01A9"/>
    <w:rsid w:val="004C0568"/>
    <w:rsid w:val="004C0E4B"/>
    <w:rsid w:val="004C136C"/>
    <w:rsid w:val="004C4BD0"/>
    <w:rsid w:val="004C4FD8"/>
    <w:rsid w:val="004C5065"/>
    <w:rsid w:val="004C51F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8AF"/>
    <w:rsid w:val="004D29DE"/>
    <w:rsid w:val="004D2DC4"/>
    <w:rsid w:val="004D30DF"/>
    <w:rsid w:val="004D3386"/>
    <w:rsid w:val="004D38E6"/>
    <w:rsid w:val="004D3B24"/>
    <w:rsid w:val="004D3B73"/>
    <w:rsid w:val="004D3C8C"/>
    <w:rsid w:val="004D3D81"/>
    <w:rsid w:val="004D46FE"/>
    <w:rsid w:val="004D4EF5"/>
    <w:rsid w:val="004D5AD4"/>
    <w:rsid w:val="004D62BB"/>
    <w:rsid w:val="004D62E5"/>
    <w:rsid w:val="004D65E4"/>
    <w:rsid w:val="004D6894"/>
    <w:rsid w:val="004D6A61"/>
    <w:rsid w:val="004D6DC0"/>
    <w:rsid w:val="004D7105"/>
    <w:rsid w:val="004D7543"/>
    <w:rsid w:val="004D762B"/>
    <w:rsid w:val="004E028F"/>
    <w:rsid w:val="004E0647"/>
    <w:rsid w:val="004E100D"/>
    <w:rsid w:val="004E11F7"/>
    <w:rsid w:val="004E1C72"/>
    <w:rsid w:val="004E2473"/>
    <w:rsid w:val="004E3629"/>
    <w:rsid w:val="004E38FF"/>
    <w:rsid w:val="004E3A2F"/>
    <w:rsid w:val="004E4004"/>
    <w:rsid w:val="004E41DA"/>
    <w:rsid w:val="004E42FA"/>
    <w:rsid w:val="004E46F6"/>
    <w:rsid w:val="004E4AF4"/>
    <w:rsid w:val="004E4CC1"/>
    <w:rsid w:val="004E5177"/>
    <w:rsid w:val="004E5426"/>
    <w:rsid w:val="004E5A07"/>
    <w:rsid w:val="004E5C33"/>
    <w:rsid w:val="004E60BE"/>
    <w:rsid w:val="004E696C"/>
    <w:rsid w:val="004E6BEB"/>
    <w:rsid w:val="004E7248"/>
    <w:rsid w:val="004E73F4"/>
    <w:rsid w:val="004E7519"/>
    <w:rsid w:val="004E7A61"/>
    <w:rsid w:val="004E7D40"/>
    <w:rsid w:val="004F031A"/>
    <w:rsid w:val="004F0C23"/>
    <w:rsid w:val="004F0C8A"/>
    <w:rsid w:val="004F0DCC"/>
    <w:rsid w:val="004F160E"/>
    <w:rsid w:val="004F17ED"/>
    <w:rsid w:val="004F1D25"/>
    <w:rsid w:val="004F25B0"/>
    <w:rsid w:val="004F294B"/>
    <w:rsid w:val="004F2E83"/>
    <w:rsid w:val="004F351C"/>
    <w:rsid w:val="004F39BF"/>
    <w:rsid w:val="004F3B76"/>
    <w:rsid w:val="004F3F18"/>
    <w:rsid w:val="004F4220"/>
    <w:rsid w:val="004F4501"/>
    <w:rsid w:val="004F509C"/>
    <w:rsid w:val="004F5142"/>
    <w:rsid w:val="004F55CE"/>
    <w:rsid w:val="004F57E0"/>
    <w:rsid w:val="004F5F2A"/>
    <w:rsid w:val="004F6523"/>
    <w:rsid w:val="004F6C1B"/>
    <w:rsid w:val="004F76C7"/>
    <w:rsid w:val="00500A66"/>
    <w:rsid w:val="00500AF4"/>
    <w:rsid w:val="00500E4F"/>
    <w:rsid w:val="0050149D"/>
    <w:rsid w:val="0050273D"/>
    <w:rsid w:val="00502781"/>
    <w:rsid w:val="005031C2"/>
    <w:rsid w:val="005035EE"/>
    <w:rsid w:val="00503ABA"/>
    <w:rsid w:val="005040EB"/>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0C6"/>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8A0"/>
    <w:rsid w:val="00522CEC"/>
    <w:rsid w:val="00522F7D"/>
    <w:rsid w:val="00523024"/>
    <w:rsid w:val="00523224"/>
    <w:rsid w:val="005235A7"/>
    <w:rsid w:val="005237AA"/>
    <w:rsid w:val="005244F1"/>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379E1"/>
    <w:rsid w:val="0054035E"/>
    <w:rsid w:val="00540B52"/>
    <w:rsid w:val="00540F1B"/>
    <w:rsid w:val="00541A37"/>
    <w:rsid w:val="00542508"/>
    <w:rsid w:val="0054251E"/>
    <w:rsid w:val="00542946"/>
    <w:rsid w:val="00542EC1"/>
    <w:rsid w:val="00542F4D"/>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60159"/>
    <w:rsid w:val="00560AB4"/>
    <w:rsid w:val="00560E6E"/>
    <w:rsid w:val="005613BB"/>
    <w:rsid w:val="0056178F"/>
    <w:rsid w:val="00562081"/>
    <w:rsid w:val="00562170"/>
    <w:rsid w:val="00562E36"/>
    <w:rsid w:val="005638E2"/>
    <w:rsid w:val="005647F6"/>
    <w:rsid w:val="005649A9"/>
    <w:rsid w:val="005655D3"/>
    <w:rsid w:val="00565855"/>
    <w:rsid w:val="00565EC8"/>
    <w:rsid w:val="00565ED3"/>
    <w:rsid w:val="005660C4"/>
    <w:rsid w:val="005660DD"/>
    <w:rsid w:val="00566481"/>
    <w:rsid w:val="0056653D"/>
    <w:rsid w:val="005672F5"/>
    <w:rsid w:val="005675A3"/>
    <w:rsid w:val="00567E96"/>
    <w:rsid w:val="00570ECE"/>
    <w:rsid w:val="005710F0"/>
    <w:rsid w:val="00571A0F"/>
    <w:rsid w:val="0057213A"/>
    <w:rsid w:val="00572895"/>
    <w:rsid w:val="005728B3"/>
    <w:rsid w:val="005734B9"/>
    <w:rsid w:val="005746C9"/>
    <w:rsid w:val="005746F0"/>
    <w:rsid w:val="00574917"/>
    <w:rsid w:val="00574930"/>
    <w:rsid w:val="0057508F"/>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29C8"/>
    <w:rsid w:val="00583334"/>
    <w:rsid w:val="005836B6"/>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70B"/>
    <w:rsid w:val="005A3C29"/>
    <w:rsid w:val="005A3C5F"/>
    <w:rsid w:val="005A40CC"/>
    <w:rsid w:val="005A4423"/>
    <w:rsid w:val="005A44B4"/>
    <w:rsid w:val="005A4809"/>
    <w:rsid w:val="005A4999"/>
    <w:rsid w:val="005A5C7C"/>
    <w:rsid w:val="005A65F1"/>
    <w:rsid w:val="005A7179"/>
    <w:rsid w:val="005A7B35"/>
    <w:rsid w:val="005B0164"/>
    <w:rsid w:val="005B032C"/>
    <w:rsid w:val="005B0718"/>
    <w:rsid w:val="005B0818"/>
    <w:rsid w:val="005B09D7"/>
    <w:rsid w:val="005B1147"/>
    <w:rsid w:val="005B119D"/>
    <w:rsid w:val="005B1599"/>
    <w:rsid w:val="005B16A4"/>
    <w:rsid w:val="005B2A59"/>
    <w:rsid w:val="005B2AEC"/>
    <w:rsid w:val="005B2B48"/>
    <w:rsid w:val="005B2C40"/>
    <w:rsid w:val="005B2F9A"/>
    <w:rsid w:val="005B35BD"/>
    <w:rsid w:val="005B4E47"/>
    <w:rsid w:val="005B5767"/>
    <w:rsid w:val="005B64B1"/>
    <w:rsid w:val="005B67D5"/>
    <w:rsid w:val="005B6A57"/>
    <w:rsid w:val="005B6B4A"/>
    <w:rsid w:val="005B6C51"/>
    <w:rsid w:val="005C0B15"/>
    <w:rsid w:val="005C1183"/>
    <w:rsid w:val="005C25DE"/>
    <w:rsid w:val="005C27BC"/>
    <w:rsid w:val="005C2E01"/>
    <w:rsid w:val="005C3481"/>
    <w:rsid w:val="005C3B5A"/>
    <w:rsid w:val="005C3C81"/>
    <w:rsid w:val="005C414A"/>
    <w:rsid w:val="005C47B4"/>
    <w:rsid w:val="005C5541"/>
    <w:rsid w:val="005C5633"/>
    <w:rsid w:val="005C70B5"/>
    <w:rsid w:val="005C7896"/>
    <w:rsid w:val="005D03A7"/>
    <w:rsid w:val="005D0BC9"/>
    <w:rsid w:val="005D1049"/>
    <w:rsid w:val="005D18C8"/>
    <w:rsid w:val="005D1EA7"/>
    <w:rsid w:val="005D208F"/>
    <w:rsid w:val="005D304E"/>
    <w:rsid w:val="005D3E8E"/>
    <w:rsid w:val="005D4621"/>
    <w:rsid w:val="005D5E15"/>
    <w:rsid w:val="005D688D"/>
    <w:rsid w:val="005D68FF"/>
    <w:rsid w:val="005D6D60"/>
    <w:rsid w:val="005D7198"/>
    <w:rsid w:val="005D741D"/>
    <w:rsid w:val="005D7B71"/>
    <w:rsid w:val="005D7D22"/>
    <w:rsid w:val="005D7DC7"/>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1D0"/>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6F60"/>
    <w:rsid w:val="006072DC"/>
    <w:rsid w:val="00607965"/>
    <w:rsid w:val="00607F31"/>
    <w:rsid w:val="006104FE"/>
    <w:rsid w:val="0061055C"/>
    <w:rsid w:val="006107D4"/>
    <w:rsid w:val="00610854"/>
    <w:rsid w:val="00610B67"/>
    <w:rsid w:val="006110C3"/>
    <w:rsid w:val="00611408"/>
    <w:rsid w:val="0061209F"/>
    <w:rsid w:val="00612C03"/>
    <w:rsid w:val="0061383F"/>
    <w:rsid w:val="00614489"/>
    <w:rsid w:val="006147BC"/>
    <w:rsid w:val="00614BA0"/>
    <w:rsid w:val="00615423"/>
    <w:rsid w:val="00615DFE"/>
    <w:rsid w:val="00616AAD"/>
    <w:rsid w:val="00617E1E"/>
    <w:rsid w:val="006200DF"/>
    <w:rsid w:val="006201A3"/>
    <w:rsid w:val="006201EB"/>
    <w:rsid w:val="006204EF"/>
    <w:rsid w:val="00620CFA"/>
    <w:rsid w:val="00621BDA"/>
    <w:rsid w:val="00623967"/>
    <w:rsid w:val="00623A4E"/>
    <w:rsid w:val="00623B5A"/>
    <w:rsid w:val="00624D4B"/>
    <w:rsid w:val="00625141"/>
    <w:rsid w:val="00625491"/>
    <w:rsid w:val="006254F2"/>
    <w:rsid w:val="00625994"/>
    <w:rsid w:val="006259C3"/>
    <w:rsid w:val="006263DC"/>
    <w:rsid w:val="006266EF"/>
    <w:rsid w:val="00626C0E"/>
    <w:rsid w:val="00626FDD"/>
    <w:rsid w:val="00627486"/>
    <w:rsid w:val="0062783F"/>
    <w:rsid w:val="00627DCA"/>
    <w:rsid w:val="00630178"/>
    <w:rsid w:val="00630B85"/>
    <w:rsid w:val="006312F0"/>
    <w:rsid w:val="0063133C"/>
    <w:rsid w:val="00631444"/>
    <w:rsid w:val="006314B3"/>
    <w:rsid w:val="00631D4C"/>
    <w:rsid w:val="0063242A"/>
    <w:rsid w:val="00632EF9"/>
    <w:rsid w:val="0063306B"/>
    <w:rsid w:val="006331DB"/>
    <w:rsid w:val="006333D1"/>
    <w:rsid w:val="006335A9"/>
    <w:rsid w:val="00633824"/>
    <w:rsid w:val="0063397B"/>
    <w:rsid w:val="006339C7"/>
    <w:rsid w:val="00634376"/>
    <w:rsid w:val="00634824"/>
    <w:rsid w:val="00634BD9"/>
    <w:rsid w:val="006358CA"/>
    <w:rsid w:val="00636077"/>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70C"/>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5ECF"/>
    <w:rsid w:val="006567CE"/>
    <w:rsid w:val="006576F4"/>
    <w:rsid w:val="00657808"/>
    <w:rsid w:val="006578BF"/>
    <w:rsid w:val="00657B06"/>
    <w:rsid w:val="00657F2F"/>
    <w:rsid w:val="00657FA8"/>
    <w:rsid w:val="00657FC8"/>
    <w:rsid w:val="006605DA"/>
    <w:rsid w:val="00660D23"/>
    <w:rsid w:val="00660FB7"/>
    <w:rsid w:val="006612BF"/>
    <w:rsid w:val="00661CF8"/>
    <w:rsid w:val="00662342"/>
    <w:rsid w:val="00663035"/>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193"/>
    <w:rsid w:val="006803E8"/>
    <w:rsid w:val="00680A38"/>
    <w:rsid w:val="00681162"/>
    <w:rsid w:val="00681580"/>
    <w:rsid w:val="00681866"/>
    <w:rsid w:val="00682684"/>
    <w:rsid w:val="00683FD6"/>
    <w:rsid w:val="00684F0C"/>
    <w:rsid w:val="00685722"/>
    <w:rsid w:val="0068650A"/>
    <w:rsid w:val="00686660"/>
    <w:rsid w:val="006874CD"/>
    <w:rsid w:val="00687578"/>
    <w:rsid w:val="006900F0"/>
    <w:rsid w:val="0069102E"/>
    <w:rsid w:val="006915BB"/>
    <w:rsid w:val="0069287A"/>
    <w:rsid w:val="00692ECA"/>
    <w:rsid w:val="00693C54"/>
    <w:rsid w:val="00694EC2"/>
    <w:rsid w:val="006954E3"/>
    <w:rsid w:val="00695859"/>
    <w:rsid w:val="00695C48"/>
    <w:rsid w:val="00696109"/>
    <w:rsid w:val="00696436"/>
    <w:rsid w:val="006966A8"/>
    <w:rsid w:val="00696A10"/>
    <w:rsid w:val="00696C88"/>
    <w:rsid w:val="00697020"/>
    <w:rsid w:val="0069747B"/>
    <w:rsid w:val="00697B77"/>
    <w:rsid w:val="00697E5F"/>
    <w:rsid w:val="006A0E4E"/>
    <w:rsid w:val="006A0FA2"/>
    <w:rsid w:val="006A104C"/>
    <w:rsid w:val="006A1E95"/>
    <w:rsid w:val="006A25BE"/>
    <w:rsid w:val="006A3717"/>
    <w:rsid w:val="006A3DD6"/>
    <w:rsid w:val="006A5579"/>
    <w:rsid w:val="006A5B28"/>
    <w:rsid w:val="006A5D07"/>
    <w:rsid w:val="006A5ED6"/>
    <w:rsid w:val="006A71A1"/>
    <w:rsid w:val="006B04ED"/>
    <w:rsid w:val="006B0BCC"/>
    <w:rsid w:val="006B0C86"/>
    <w:rsid w:val="006B16AB"/>
    <w:rsid w:val="006B1A17"/>
    <w:rsid w:val="006B27F0"/>
    <w:rsid w:val="006B2B5B"/>
    <w:rsid w:val="006B2BCE"/>
    <w:rsid w:val="006B3343"/>
    <w:rsid w:val="006B41A5"/>
    <w:rsid w:val="006B4465"/>
    <w:rsid w:val="006B46D7"/>
    <w:rsid w:val="006B47B7"/>
    <w:rsid w:val="006B5909"/>
    <w:rsid w:val="006B6772"/>
    <w:rsid w:val="006B70E6"/>
    <w:rsid w:val="006C0826"/>
    <w:rsid w:val="006C0B42"/>
    <w:rsid w:val="006C1C70"/>
    <w:rsid w:val="006C209D"/>
    <w:rsid w:val="006C20E2"/>
    <w:rsid w:val="006C2554"/>
    <w:rsid w:val="006C369D"/>
    <w:rsid w:val="006C395B"/>
    <w:rsid w:val="006C3B93"/>
    <w:rsid w:val="006C3F98"/>
    <w:rsid w:val="006C4D42"/>
    <w:rsid w:val="006C547F"/>
    <w:rsid w:val="006C5975"/>
    <w:rsid w:val="006C5B50"/>
    <w:rsid w:val="006C61C2"/>
    <w:rsid w:val="006C6A6E"/>
    <w:rsid w:val="006C6B13"/>
    <w:rsid w:val="006C6BA7"/>
    <w:rsid w:val="006C6DAC"/>
    <w:rsid w:val="006D02C9"/>
    <w:rsid w:val="006D0E63"/>
    <w:rsid w:val="006D1652"/>
    <w:rsid w:val="006D16C1"/>
    <w:rsid w:val="006D1747"/>
    <w:rsid w:val="006D21B8"/>
    <w:rsid w:val="006D2E93"/>
    <w:rsid w:val="006D2F11"/>
    <w:rsid w:val="006D2F62"/>
    <w:rsid w:val="006D32CE"/>
    <w:rsid w:val="006D3E31"/>
    <w:rsid w:val="006D3EF3"/>
    <w:rsid w:val="006D4145"/>
    <w:rsid w:val="006D455B"/>
    <w:rsid w:val="006D4DBB"/>
    <w:rsid w:val="006D63E1"/>
    <w:rsid w:val="006D64EB"/>
    <w:rsid w:val="006D721F"/>
    <w:rsid w:val="006D7D05"/>
    <w:rsid w:val="006E10E6"/>
    <w:rsid w:val="006E12B6"/>
    <w:rsid w:val="006E12C5"/>
    <w:rsid w:val="006E147E"/>
    <w:rsid w:val="006E1775"/>
    <w:rsid w:val="006E19B4"/>
    <w:rsid w:val="006E1E10"/>
    <w:rsid w:val="006E1E8D"/>
    <w:rsid w:val="006E1F2A"/>
    <w:rsid w:val="006E2257"/>
    <w:rsid w:val="006E226B"/>
    <w:rsid w:val="006E250D"/>
    <w:rsid w:val="006E387B"/>
    <w:rsid w:val="006E469D"/>
    <w:rsid w:val="006E47ED"/>
    <w:rsid w:val="006E4FB8"/>
    <w:rsid w:val="006E595E"/>
    <w:rsid w:val="006E5968"/>
    <w:rsid w:val="006E5A23"/>
    <w:rsid w:val="006E5D42"/>
    <w:rsid w:val="006E6705"/>
    <w:rsid w:val="006E6CD3"/>
    <w:rsid w:val="006E70A5"/>
    <w:rsid w:val="006E73D1"/>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7BA"/>
    <w:rsid w:val="00704B9D"/>
    <w:rsid w:val="00704C1E"/>
    <w:rsid w:val="00704D5E"/>
    <w:rsid w:val="00705156"/>
    <w:rsid w:val="007051DE"/>
    <w:rsid w:val="00705315"/>
    <w:rsid w:val="00705723"/>
    <w:rsid w:val="00705B44"/>
    <w:rsid w:val="007066CD"/>
    <w:rsid w:val="00706B92"/>
    <w:rsid w:val="00706BFD"/>
    <w:rsid w:val="00706FB5"/>
    <w:rsid w:val="00707417"/>
    <w:rsid w:val="0070786B"/>
    <w:rsid w:val="00707A62"/>
    <w:rsid w:val="00707CBD"/>
    <w:rsid w:val="0071045A"/>
    <w:rsid w:val="00710664"/>
    <w:rsid w:val="00711327"/>
    <w:rsid w:val="0071213B"/>
    <w:rsid w:val="00712164"/>
    <w:rsid w:val="0071248D"/>
    <w:rsid w:val="00712CF2"/>
    <w:rsid w:val="00712CF5"/>
    <w:rsid w:val="00713337"/>
    <w:rsid w:val="00713668"/>
    <w:rsid w:val="0071373F"/>
    <w:rsid w:val="007138BC"/>
    <w:rsid w:val="00714F26"/>
    <w:rsid w:val="00715494"/>
    <w:rsid w:val="007158FC"/>
    <w:rsid w:val="007160E3"/>
    <w:rsid w:val="007166D8"/>
    <w:rsid w:val="007169BC"/>
    <w:rsid w:val="00716B2E"/>
    <w:rsid w:val="00717150"/>
    <w:rsid w:val="0072058F"/>
    <w:rsid w:val="0072098A"/>
    <w:rsid w:val="0072136C"/>
    <w:rsid w:val="0072163F"/>
    <w:rsid w:val="00721833"/>
    <w:rsid w:val="00721F5A"/>
    <w:rsid w:val="007220C7"/>
    <w:rsid w:val="007226C2"/>
    <w:rsid w:val="00722BFD"/>
    <w:rsid w:val="0072375E"/>
    <w:rsid w:val="00723FFC"/>
    <w:rsid w:val="0072537C"/>
    <w:rsid w:val="00725AD4"/>
    <w:rsid w:val="007261BE"/>
    <w:rsid w:val="00726489"/>
    <w:rsid w:val="007274A7"/>
    <w:rsid w:val="0072759E"/>
    <w:rsid w:val="00727943"/>
    <w:rsid w:val="00730929"/>
    <w:rsid w:val="00731F8B"/>
    <w:rsid w:val="00732113"/>
    <w:rsid w:val="0073233F"/>
    <w:rsid w:val="00732C9A"/>
    <w:rsid w:val="00732DD8"/>
    <w:rsid w:val="00733CDF"/>
    <w:rsid w:val="007344B6"/>
    <w:rsid w:val="0073506E"/>
    <w:rsid w:val="00735DCB"/>
    <w:rsid w:val="00736EED"/>
    <w:rsid w:val="007373EC"/>
    <w:rsid w:val="0073789E"/>
    <w:rsid w:val="00737FD1"/>
    <w:rsid w:val="0074045A"/>
    <w:rsid w:val="007406B2"/>
    <w:rsid w:val="00740BF1"/>
    <w:rsid w:val="00740C65"/>
    <w:rsid w:val="00740CBD"/>
    <w:rsid w:val="007410E0"/>
    <w:rsid w:val="00741E19"/>
    <w:rsid w:val="0074215B"/>
    <w:rsid w:val="00742255"/>
    <w:rsid w:val="0074233A"/>
    <w:rsid w:val="007424A2"/>
    <w:rsid w:val="0074259B"/>
    <w:rsid w:val="00742BAA"/>
    <w:rsid w:val="007433E0"/>
    <w:rsid w:val="0074375C"/>
    <w:rsid w:val="007439B7"/>
    <w:rsid w:val="00744138"/>
    <w:rsid w:val="007446FE"/>
    <w:rsid w:val="00744B5B"/>
    <w:rsid w:val="00744B92"/>
    <w:rsid w:val="00744CCD"/>
    <w:rsid w:val="00744D04"/>
    <w:rsid w:val="00744D8C"/>
    <w:rsid w:val="00745129"/>
    <w:rsid w:val="007453D2"/>
    <w:rsid w:val="00745751"/>
    <w:rsid w:val="00745854"/>
    <w:rsid w:val="0074588C"/>
    <w:rsid w:val="00745B6A"/>
    <w:rsid w:val="00745C9D"/>
    <w:rsid w:val="007467B0"/>
    <w:rsid w:val="00746E6F"/>
    <w:rsid w:val="007470FC"/>
    <w:rsid w:val="00747102"/>
    <w:rsid w:val="00747463"/>
    <w:rsid w:val="0074767C"/>
    <w:rsid w:val="007478B6"/>
    <w:rsid w:val="00747A2A"/>
    <w:rsid w:val="00747EAB"/>
    <w:rsid w:val="00750EF2"/>
    <w:rsid w:val="00750F39"/>
    <w:rsid w:val="00750F57"/>
    <w:rsid w:val="00751CDB"/>
    <w:rsid w:val="00751F2C"/>
    <w:rsid w:val="007524AD"/>
    <w:rsid w:val="0075260D"/>
    <w:rsid w:val="00752A59"/>
    <w:rsid w:val="00752DE2"/>
    <w:rsid w:val="00753523"/>
    <w:rsid w:val="00753C9C"/>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3F13"/>
    <w:rsid w:val="007644BC"/>
    <w:rsid w:val="00764891"/>
    <w:rsid w:val="007648A8"/>
    <w:rsid w:val="00764C40"/>
    <w:rsid w:val="00765196"/>
    <w:rsid w:val="007656FE"/>
    <w:rsid w:val="00765E6C"/>
    <w:rsid w:val="0076796E"/>
    <w:rsid w:val="00767DD7"/>
    <w:rsid w:val="00770722"/>
    <w:rsid w:val="00770D8A"/>
    <w:rsid w:val="00771AF6"/>
    <w:rsid w:val="00773F67"/>
    <w:rsid w:val="00774A8F"/>
    <w:rsid w:val="00774C0D"/>
    <w:rsid w:val="00775804"/>
    <w:rsid w:val="00775987"/>
    <w:rsid w:val="00775C11"/>
    <w:rsid w:val="007763C0"/>
    <w:rsid w:val="007764F4"/>
    <w:rsid w:val="0077677F"/>
    <w:rsid w:val="00776CBB"/>
    <w:rsid w:val="00777298"/>
    <w:rsid w:val="007774DF"/>
    <w:rsid w:val="00777800"/>
    <w:rsid w:val="007778C6"/>
    <w:rsid w:val="007778CC"/>
    <w:rsid w:val="00781014"/>
    <w:rsid w:val="0078137E"/>
    <w:rsid w:val="00781638"/>
    <w:rsid w:val="00781F2C"/>
    <w:rsid w:val="007825DE"/>
    <w:rsid w:val="00782700"/>
    <w:rsid w:val="00782A73"/>
    <w:rsid w:val="00783475"/>
    <w:rsid w:val="007836FA"/>
    <w:rsid w:val="0078383F"/>
    <w:rsid w:val="00783991"/>
    <w:rsid w:val="00783ED1"/>
    <w:rsid w:val="0078426B"/>
    <w:rsid w:val="007848CC"/>
    <w:rsid w:val="00784979"/>
    <w:rsid w:val="0078596B"/>
    <w:rsid w:val="00785D4C"/>
    <w:rsid w:val="00786392"/>
    <w:rsid w:val="007868AB"/>
    <w:rsid w:val="00786F61"/>
    <w:rsid w:val="007878E1"/>
    <w:rsid w:val="00787F00"/>
    <w:rsid w:val="007903EF"/>
    <w:rsid w:val="0079057D"/>
    <w:rsid w:val="00790998"/>
    <w:rsid w:val="00791159"/>
    <w:rsid w:val="007917AA"/>
    <w:rsid w:val="0079184A"/>
    <w:rsid w:val="0079197D"/>
    <w:rsid w:val="0079214B"/>
    <w:rsid w:val="00792B4C"/>
    <w:rsid w:val="0079350F"/>
    <w:rsid w:val="007939EB"/>
    <w:rsid w:val="00794044"/>
    <w:rsid w:val="00794D09"/>
    <w:rsid w:val="00794D53"/>
    <w:rsid w:val="00795B05"/>
    <w:rsid w:val="00795B0A"/>
    <w:rsid w:val="00795D7E"/>
    <w:rsid w:val="00796096"/>
    <w:rsid w:val="007963DA"/>
    <w:rsid w:val="00796D68"/>
    <w:rsid w:val="007976AA"/>
    <w:rsid w:val="007A0BB8"/>
    <w:rsid w:val="007A0F91"/>
    <w:rsid w:val="007A1238"/>
    <w:rsid w:val="007A184F"/>
    <w:rsid w:val="007A1C73"/>
    <w:rsid w:val="007A1CF8"/>
    <w:rsid w:val="007A1EF8"/>
    <w:rsid w:val="007A21D9"/>
    <w:rsid w:val="007A2312"/>
    <w:rsid w:val="007A2E07"/>
    <w:rsid w:val="007A3842"/>
    <w:rsid w:val="007A398D"/>
    <w:rsid w:val="007A3D3F"/>
    <w:rsid w:val="007A4185"/>
    <w:rsid w:val="007A55C2"/>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240"/>
    <w:rsid w:val="007C4E2C"/>
    <w:rsid w:val="007C532F"/>
    <w:rsid w:val="007C56A8"/>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2B38"/>
    <w:rsid w:val="007E3600"/>
    <w:rsid w:val="007E3DDA"/>
    <w:rsid w:val="007E3E60"/>
    <w:rsid w:val="007E43D8"/>
    <w:rsid w:val="007E4B11"/>
    <w:rsid w:val="007E4D9A"/>
    <w:rsid w:val="007E5215"/>
    <w:rsid w:val="007E57B8"/>
    <w:rsid w:val="007E5862"/>
    <w:rsid w:val="007E59D8"/>
    <w:rsid w:val="007E6660"/>
    <w:rsid w:val="007E6FFA"/>
    <w:rsid w:val="007F03ED"/>
    <w:rsid w:val="007F1289"/>
    <w:rsid w:val="007F1FD3"/>
    <w:rsid w:val="007F2D4A"/>
    <w:rsid w:val="007F4DCA"/>
    <w:rsid w:val="007F6224"/>
    <w:rsid w:val="007F6C03"/>
    <w:rsid w:val="007F7D59"/>
    <w:rsid w:val="008008F8"/>
    <w:rsid w:val="00800D24"/>
    <w:rsid w:val="00800FAB"/>
    <w:rsid w:val="008010BE"/>
    <w:rsid w:val="008016AD"/>
    <w:rsid w:val="00801BAD"/>
    <w:rsid w:val="00801C6A"/>
    <w:rsid w:val="008020D4"/>
    <w:rsid w:val="00802D30"/>
    <w:rsid w:val="00802DDF"/>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25BA"/>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DB0"/>
    <w:rsid w:val="00821FC5"/>
    <w:rsid w:val="00822084"/>
    <w:rsid w:val="00822125"/>
    <w:rsid w:val="00822399"/>
    <w:rsid w:val="00822A69"/>
    <w:rsid w:val="00822FFB"/>
    <w:rsid w:val="00823039"/>
    <w:rsid w:val="008231A5"/>
    <w:rsid w:val="008231BF"/>
    <w:rsid w:val="00823F09"/>
    <w:rsid w:val="00823FF0"/>
    <w:rsid w:val="0082541F"/>
    <w:rsid w:val="008254A2"/>
    <w:rsid w:val="0082562D"/>
    <w:rsid w:val="00825CFF"/>
    <w:rsid w:val="008263CD"/>
    <w:rsid w:val="0082640C"/>
    <w:rsid w:val="0082651E"/>
    <w:rsid w:val="00826E42"/>
    <w:rsid w:val="00826F17"/>
    <w:rsid w:val="008274B3"/>
    <w:rsid w:val="00830F29"/>
    <w:rsid w:val="0083112F"/>
    <w:rsid w:val="0083155C"/>
    <w:rsid w:val="00831565"/>
    <w:rsid w:val="00831F04"/>
    <w:rsid w:val="008326A4"/>
    <w:rsid w:val="00832CCA"/>
    <w:rsid w:val="00832FAE"/>
    <w:rsid w:val="00833F86"/>
    <w:rsid w:val="00834383"/>
    <w:rsid w:val="00835638"/>
    <w:rsid w:val="0083563C"/>
    <w:rsid w:val="00835E93"/>
    <w:rsid w:val="00835FFB"/>
    <w:rsid w:val="008360A7"/>
    <w:rsid w:val="0083661C"/>
    <w:rsid w:val="00836703"/>
    <w:rsid w:val="00836B77"/>
    <w:rsid w:val="00837140"/>
    <w:rsid w:val="00837799"/>
    <w:rsid w:val="00840307"/>
    <w:rsid w:val="00840957"/>
    <w:rsid w:val="0084205D"/>
    <w:rsid w:val="00842634"/>
    <w:rsid w:val="00842C3E"/>
    <w:rsid w:val="00842E84"/>
    <w:rsid w:val="00842F49"/>
    <w:rsid w:val="00842F5C"/>
    <w:rsid w:val="00843178"/>
    <w:rsid w:val="0084364E"/>
    <w:rsid w:val="00843FD2"/>
    <w:rsid w:val="00845985"/>
    <w:rsid w:val="00846149"/>
    <w:rsid w:val="00846A9F"/>
    <w:rsid w:val="00847198"/>
    <w:rsid w:val="00847F28"/>
    <w:rsid w:val="00847FE3"/>
    <w:rsid w:val="00850B0A"/>
    <w:rsid w:val="00850FBE"/>
    <w:rsid w:val="00851F63"/>
    <w:rsid w:val="00852057"/>
    <w:rsid w:val="00852329"/>
    <w:rsid w:val="0085251F"/>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6E7B"/>
    <w:rsid w:val="00857AA5"/>
    <w:rsid w:val="00857D4A"/>
    <w:rsid w:val="0086193B"/>
    <w:rsid w:val="00862123"/>
    <w:rsid w:val="00862386"/>
    <w:rsid w:val="00862539"/>
    <w:rsid w:val="008628FF"/>
    <w:rsid w:val="008632F1"/>
    <w:rsid w:val="00863912"/>
    <w:rsid w:val="00863C7D"/>
    <w:rsid w:val="00863E5A"/>
    <w:rsid w:val="00864386"/>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5"/>
    <w:rsid w:val="00870757"/>
    <w:rsid w:val="00870C4A"/>
    <w:rsid w:val="00870F15"/>
    <w:rsid w:val="008712A3"/>
    <w:rsid w:val="00871A75"/>
    <w:rsid w:val="00872212"/>
    <w:rsid w:val="00872214"/>
    <w:rsid w:val="00872D5D"/>
    <w:rsid w:val="00872F5A"/>
    <w:rsid w:val="00873376"/>
    <w:rsid w:val="008745DF"/>
    <w:rsid w:val="00874F14"/>
    <w:rsid w:val="008751AD"/>
    <w:rsid w:val="00875A47"/>
    <w:rsid w:val="0087614C"/>
    <w:rsid w:val="00876A55"/>
    <w:rsid w:val="00877D45"/>
    <w:rsid w:val="00877DCB"/>
    <w:rsid w:val="008802FC"/>
    <w:rsid w:val="00880806"/>
    <w:rsid w:val="008832F5"/>
    <w:rsid w:val="00883443"/>
    <w:rsid w:val="00883539"/>
    <w:rsid w:val="0088375F"/>
    <w:rsid w:val="008848DB"/>
    <w:rsid w:val="00884A02"/>
    <w:rsid w:val="00884A44"/>
    <w:rsid w:val="00884E37"/>
    <w:rsid w:val="0088535A"/>
    <w:rsid w:val="008854CB"/>
    <w:rsid w:val="00885952"/>
    <w:rsid w:val="00886092"/>
    <w:rsid w:val="00886C48"/>
    <w:rsid w:val="00887252"/>
    <w:rsid w:val="008873F8"/>
    <w:rsid w:val="00887487"/>
    <w:rsid w:val="00887583"/>
    <w:rsid w:val="00887788"/>
    <w:rsid w:val="00887FA5"/>
    <w:rsid w:val="00890481"/>
    <w:rsid w:val="008907A5"/>
    <w:rsid w:val="00890D02"/>
    <w:rsid w:val="00890F89"/>
    <w:rsid w:val="00891207"/>
    <w:rsid w:val="00892922"/>
    <w:rsid w:val="00892D8A"/>
    <w:rsid w:val="0089349A"/>
    <w:rsid w:val="0089366A"/>
    <w:rsid w:val="008939F8"/>
    <w:rsid w:val="00893DD5"/>
    <w:rsid w:val="00894559"/>
    <w:rsid w:val="00894935"/>
    <w:rsid w:val="00894F60"/>
    <w:rsid w:val="00895C52"/>
    <w:rsid w:val="00895EBF"/>
    <w:rsid w:val="008960C2"/>
    <w:rsid w:val="008975BD"/>
    <w:rsid w:val="00897D15"/>
    <w:rsid w:val="008A036A"/>
    <w:rsid w:val="008A047C"/>
    <w:rsid w:val="008A069D"/>
    <w:rsid w:val="008A2324"/>
    <w:rsid w:val="008A36F2"/>
    <w:rsid w:val="008A40DD"/>
    <w:rsid w:val="008A4290"/>
    <w:rsid w:val="008A429E"/>
    <w:rsid w:val="008A474A"/>
    <w:rsid w:val="008A4C63"/>
    <w:rsid w:val="008A4CCB"/>
    <w:rsid w:val="008A505F"/>
    <w:rsid w:val="008A52C5"/>
    <w:rsid w:val="008A53D5"/>
    <w:rsid w:val="008A5691"/>
    <w:rsid w:val="008A5930"/>
    <w:rsid w:val="008A598A"/>
    <w:rsid w:val="008A5CA5"/>
    <w:rsid w:val="008A601D"/>
    <w:rsid w:val="008A7731"/>
    <w:rsid w:val="008A7DFC"/>
    <w:rsid w:val="008A7F94"/>
    <w:rsid w:val="008B0B1C"/>
    <w:rsid w:val="008B122C"/>
    <w:rsid w:val="008B1406"/>
    <w:rsid w:val="008B2586"/>
    <w:rsid w:val="008B2C51"/>
    <w:rsid w:val="008B3C2A"/>
    <w:rsid w:val="008B3DC3"/>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6F72"/>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0D3"/>
    <w:rsid w:val="008D18D5"/>
    <w:rsid w:val="008D1CD1"/>
    <w:rsid w:val="008D2544"/>
    <w:rsid w:val="008D28C6"/>
    <w:rsid w:val="008D3011"/>
    <w:rsid w:val="008D364A"/>
    <w:rsid w:val="008D45D7"/>
    <w:rsid w:val="008D4905"/>
    <w:rsid w:val="008D4CE3"/>
    <w:rsid w:val="008D4D36"/>
    <w:rsid w:val="008D4F51"/>
    <w:rsid w:val="008D5018"/>
    <w:rsid w:val="008D565D"/>
    <w:rsid w:val="008D5AB1"/>
    <w:rsid w:val="008D5C7E"/>
    <w:rsid w:val="008D5FF1"/>
    <w:rsid w:val="008D67C1"/>
    <w:rsid w:val="008D6A2C"/>
    <w:rsid w:val="008D707F"/>
    <w:rsid w:val="008D75FA"/>
    <w:rsid w:val="008E05DA"/>
    <w:rsid w:val="008E145B"/>
    <w:rsid w:val="008E1F6A"/>
    <w:rsid w:val="008E2342"/>
    <w:rsid w:val="008E23A7"/>
    <w:rsid w:val="008E253B"/>
    <w:rsid w:val="008E2BC1"/>
    <w:rsid w:val="008E3835"/>
    <w:rsid w:val="008E3C3D"/>
    <w:rsid w:val="008E47C0"/>
    <w:rsid w:val="008E5C9E"/>
    <w:rsid w:val="008E6520"/>
    <w:rsid w:val="008E68F1"/>
    <w:rsid w:val="008E712A"/>
    <w:rsid w:val="008F0056"/>
    <w:rsid w:val="008F01E2"/>
    <w:rsid w:val="008F149B"/>
    <w:rsid w:val="008F1CAD"/>
    <w:rsid w:val="008F2803"/>
    <w:rsid w:val="008F2804"/>
    <w:rsid w:val="008F2D06"/>
    <w:rsid w:val="008F2D37"/>
    <w:rsid w:val="008F2E2D"/>
    <w:rsid w:val="008F3B15"/>
    <w:rsid w:val="008F3E48"/>
    <w:rsid w:val="008F66E5"/>
    <w:rsid w:val="008F6F07"/>
    <w:rsid w:val="008F72ED"/>
    <w:rsid w:val="008F765B"/>
    <w:rsid w:val="008F7A29"/>
    <w:rsid w:val="009003F9"/>
    <w:rsid w:val="009008E1"/>
    <w:rsid w:val="00900BAE"/>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2D2"/>
    <w:rsid w:val="009065E6"/>
    <w:rsid w:val="009069BB"/>
    <w:rsid w:val="00907030"/>
    <w:rsid w:val="00907174"/>
    <w:rsid w:val="00910E93"/>
    <w:rsid w:val="00911C9D"/>
    <w:rsid w:val="00912035"/>
    <w:rsid w:val="0091257A"/>
    <w:rsid w:val="0091319D"/>
    <w:rsid w:val="0091517B"/>
    <w:rsid w:val="00916A80"/>
    <w:rsid w:val="00917114"/>
    <w:rsid w:val="00917B86"/>
    <w:rsid w:val="00920CC7"/>
    <w:rsid w:val="00921410"/>
    <w:rsid w:val="00921721"/>
    <w:rsid w:val="009217DF"/>
    <w:rsid w:val="009219D9"/>
    <w:rsid w:val="00921C4D"/>
    <w:rsid w:val="009228D6"/>
    <w:rsid w:val="00922EDF"/>
    <w:rsid w:val="00923739"/>
    <w:rsid w:val="00923E05"/>
    <w:rsid w:val="00923E96"/>
    <w:rsid w:val="00923E98"/>
    <w:rsid w:val="009249D8"/>
    <w:rsid w:val="00924F45"/>
    <w:rsid w:val="0092657D"/>
    <w:rsid w:val="009268CA"/>
    <w:rsid w:val="009273A1"/>
    <w:rsid w:val="00927E28"/>
    <w:rsid w:val="0093080E"/>
    <w:rsid w:val="00931331"/>
    <w:rsid w:val="0093199B"/>
    <w:rsid w:val="00932155"/>
    <w:rsid w:val="00932236"/>
    <w:rsid w:val="00932DD5"/>
    <w:rsid w:val="00932E65"/>
    <w:rsid w:val="0093302A"/>
    <w:rsid w:val="0093391A"/>
    <w:rsid w:val="00933DBC"/>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8C4"/>
    <w:rsid w:val="009439F0"/>
    <w:rsid w:val="00943CDB"/>
    <w:rsid w:val="00943D92"/>
    <w:rsid w:val="00944289"/>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3ECB"/>
    <w:rsid w:val="0096422F"/>
    <w:rsid w:val="00964541"/>
    <w:rsid w:val="00964B37"/>
    <w:rsid w:val="00965138"/>
    <w:rsid w:val="00965595"/>
    <w:rsid w:val="009657FC"/>
    <w:rsid w:val="0096614E"/>
    <w:rsid w:val="00966997"/>
    <w:rsid w:val="00967331"/>
    <w:rsid w:val="0096738B"/>
    <w:rsid w:val="00967543"/>
    <w:rsid w:val="00967863"/>
    <w:rsid w:val="00967E78"/>
    <w:rsid w:val="0097005D"/>
    <w:rsid w:val="00970BDB"/>
    <w:rsid w:val="00971428"/>
    <w:rsid w:val="00971CCD"/>
    <w:rsid w:val="00972170"/>
    <w:rsid w:val="0097304F"/>
    <w:rsid w:val="0097305C"/>
    <w:rsid w:val="009734A3"/>
    <w:rsid w:val="0097393D"/>
    <w:rsid w:val="00973DDA"/>
    <w:rsid w:val="009747C0"/>
    <w:rsid w:val="009747D2"/>
    <w:rsid w:val="00974BD7"/>
    <w:rsid w:val="00974C5F"/>
    <w:rsid w:val="00975224"/>
    <w:rsid w:val="009752C0"/>
    <w:rsid w:val="00975CE8"/>
    <w:rsid w:val="009762F1"/>
    <w:rsid w:val="00976652"/>
    <w:rsid w:val="00976A81"/>
    <w:rsid w:val="00977096"/>
    <w:rsid w:val="0097725D"/>
    <w:rsid w:val="0098042C"/>
    <w:rsid w:val="0098059C"/>
    <w:rsid w:val="00981A1A"/>
    <w:rsid w:val="00981D71"/>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3E1C"/>
    <w:rsid w:val="00994330"/>
    <w:rsid w:val="00994E59"/>
    <w:rsid w:val="00994EA8"/>
    <w:rsid w:val="009955EE"/>
    <w:rsid w:val="00995798"/>
    <w:rsid w:val="00997D8E"/>
    <w:rsid w:val="009A05CD"/>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06C"/>
    <w:rsid w:val="009A6242"/>
    <w:rsid w:val="009A7750"/>
    <w:rsid w:val="009A7C84"/>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06"/>
    <w:rsid w:val="009D0399"/>
    <w:rsid w:val="009D03DF"/>
    <w:rsid w:val="009D0F58"/>
    <w:rsid w:val="009D1299"/>
    <w:rsid w:val="009D1E35"/>
    <w:rsid w:val="009D2138"/>
    <w:rsid w:val="009D35D3"/>
    <w:rsid w:val="009D37BB"/>
    <w:rsid w:val="009D38A8"/>
    <w:rsid w:val="009D3C0B"/>
    <w:rsid w:val="009D3C56"/>
    <w:rsid w:val="009D4047"/>
    <w:rsid w:val="009D42A3"/>
    <w:rsid w:val="009D5AAE"/>
    <w:rsid w:val="009D5EBC"/>
    <w:rsid w:val="009D6D1A"/>
    <w:rsid w:val="009D77C5"/>
    <w:rsid w:val="009D7E6C"/>
    <w:rsid w:val="009E0000"/>
    <w:rsid w:val="009E0C39"/>
    <w:rsid w:val="009E0C9C"/>
    <w:rsid w:val="009E1CF2"/>
    <w:rsid w:val="009E1DC4"/>
    <w:rsid w:val="009E1E29"/>
    <w:rsid w:val="009E1F71"/>
    <w:rsid w:val="009E26BF"/>
    <w:rsid w:val="009E32A8"/>
    <w:rsid w:val="009E3960"/>
    <w:rsid w:val="009E3B0E"/>
    <w:rsid w:val="009E472B"/>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2FC"/>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3DD4"/>
    <w:rsid w:val="00A04C4A"/>
    <w:rsid w:val="00A05084"/>
    <w:rsid w:val="00A05174"/>
    <w:rsid w:val="00A056FB"/>
    <w:rsid w:val="00A05918"/>
    <w:rsid w:val="00A05982"/>
    <w:rsid w:val="00A05B72"/>
    <w:rsid w:val="00A05D50"/>
    <w:rsid w:val="00A06624"/>
    <w:rsid w:val="00A07FF6"/>
    <w:rsid w:val="00A1087A"/>
    <w:rsid w:val="00A10C7A"/>
    <w:rsid w:val="00A10F80"/>
    <w:rsid w:val="00A1241F"/>
    <w:rsid w:val="00A12D09"/>
    <w:rsid w:val="00A12E58"/>
    <w:rsid w:val="00A13140"/>
    <w:rsid w:val="00A13C02"/>
    <w:rsid w:val="00A142F5"/>
    <w:rsid w:val="00A144BF"/>
    <w:rsid w:val="00A14CCB"/>
    <w:rsid w:val="00A150F1"/>
    <w:rsid w:val="00A162B6"/>
    <w:rsid w:val="00A16344"/>
    <w:rsid w:val="00A163E6"/>
    <w:rsid w:val="00A16490"/>
    <w:rsid w:val="00A208CC"/>
    <w:rsid w:val="00A20A9A"/>
    <w:rsid w:val="00A20EEF"/>
    <w:rsid w:val="00A21236"/>
    <w:rsid w:val="00A215E3"/>
    <w:rsid w:val="00A2160B"/>
    <w:rsid w:val="00A21704"/>
    <w:rsid w:val="00A22302"/>
    <w:rsid w:val="00A229CC"/>
    <w:rsid w:val="00A22B92"/>
    <w:rsid w:val="00A22BE6"/>
    <w:rsid w:val="00A23430"/>
    <w:rsid w:val="00A24699"/>
    <w:rsid w:val="00A246E2"/>
    <w:rsid w:val="00A2518B"/>
    <w:rsid w:val="00A254E0"/>
    <w:rsid w:val="00A2586C"/>
    <w:rsid w:val="00A2591D"/>
    <w:rsid w:val="00A26BC5"/>
    <w:rsid w:val="00A26C54"/>
    <w:rsid w:val="00A303A1"/>
    <w:rsid w:val="00A308E8"/>
    <w:rsid w:val="00A30ED8"/>
    <w:rsid w:val="00A31130"/>
    <w:rsid w:val="00A31948"/>
    <w:rsid w:val="00A31D51"/>
    <w:rsid w:val="00A31E54"/>
    <w:rsid w:val="00A3217C"/>
    <w:rsid w:val="00A32503"/>
    <w:rsid w:val="00A32B91"/>
    <w:rsid w:val="00A32EE4"/>
    <w:rsid w:val="00A32EFB"/>
    <w:rsid w:val="00A33066"/>
    <w:rsid w:val="00A337AC"/>
    <w:rsid w:val="00A33BCC"/>
    <w:rsid w:val="00A3442B"/>
    <w:rsid w:val="00A34C28"/>
    <w:rsid w:val="00A34CFF"/>
    <w:rsid w:val="00A36028"/>
    <w:rsid w:val="00A364FB"/>
    <w:rsid w:val="00A36FA8"/>
    <w:rsid w:val="00A3738A"/>
    <w:rsid w:val="00A378A9"/>
    <w:rsid w:val="00A37AC0"/>
    <w:rsid w:val="00A37B26"/>
    <w:rsid w:val="00A37E5F"/>
    <w:rsid w:val="00A406B3"/>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42A"/>
    <w:rsid w:val="00A6071D"/>
    <w:rsid w:val="00A60D8B"/>
    <w:rsid w:val="00A60FBD"/>
    <w:rsid w:val="00A6117A"/>
    <w:rsid w:val="00A63630"/>
    <w:rsid w:val="00A63F4A"/>
    <w:rsid w:val="00A64556"/>
    <w:rsid w:val="00A6455D"/>
    <w:rsid w:val="00A6479E"/>
    <w:rsid w:val="00A64ACC"/>
    <w:rsid w:val="00A64D79"/>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2F2"/>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28A0"/>
    <w:rsid w:val="00A83E23"/>
    <w:rsid w:val="00A84338"/>
    <w:rsid w:val="00A8529E"/>
    <w:rsid w:val="00A854B5"/>
    <w:rsid w:val="00A85850"/>
    <w:rsid w:val="00A8589F"/>
    <w:rsid w:val="00A85CD1"/>
    <w:rsid w:val="00A85DA9"/>
    <w:rsid w:val="00A85F46"/>
    <w:rsid w:val="00A864E1"/>
    <w:rsid w:val="00A86F50"/>
    <w:rsid w:val="00A87071"/>
    <w:rsid w:val="00A870F4"/>
    <w:rsid w:val="00A87E28"/>
    <w:rsid w:val="00A90078"/>
    <w:rsid w:val="00A9078C"/>
    <w:rsid w:val="00A90A12"/>
    <w:rsid w:val="00A90CBB"/>
    <w:rsid w:val="00A91386"/>
    <w:rsid w:val="00A915E7"/>
    <w:rsid w:val="00A91B92"/>
    <w:rsid w:val="00A91CC5"/>
    <w:rsid w:val="00A921BD"/>
    <w:rsid w:val="00A926EB"/>
    <w:rsid w:val="00A92705"/>
    <w:rsid w:val="00A92DEC"/>
    <w:rsid w:val="00A935C7"/>
    <w:rsid w:val="00A942C0"/>
    <w:rsid w:val="00A942FF"/>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136"/>
    <w:rsid w:val="00AA3BA7"/>
    <w:rsid w:val="00AA3D53"/>
    <w:rsid w:val="00AA428D"/>
    <w:rsid w:val="00AA491E"/>
    <w:rsid w:val="00AA4D45"/>
    <w:rsid w:val="00AA62E4"/>
    <w:rsid w:val="00AA68E1"/>
    <w:rsid w:val="00AA6A14"/>
    <w:rsid w:val="00AA71E3"/>
    <w:rsid w:val="00AA7A90"/>
    <w:rsid w:val="00AB0541"/>
    <w:rsid w:val="00AB09E6"/>
    <w:rsid w:val="00AB0A7F"/>
    <w:rsid w:val="00AB22CA"/>
    <w:rsid w:val="00AB2829"/>
    <w:rsid w:val="00AB29A5"/>
    <w:rsid w:val="00AB2E75"/>
    <w:rsid w:val="00AB32C5"/>
    <w:rsid w:val="00AB3354"/>
    <w:rsid w:val="00AB40AF"/>
    <w:rsid w:val="00AB4A0A"/>
    <w:rsid w:val="00AB4C1A"/>
    <w:rsid w:val="00AB50AC"/>
    <w:rsid w:val="00AB56D8"/>
    <w:rsid w:val="00AB5F08"/>
    <w:rsid w:val="00AB6385"/>
    <w:rsid w:val="00AB6867"/>
    <w:rsid w:val="00AB6B8D"/>
    <w:rsid w:val="00AB6BDF"/>
    <w:rsid w:val="00AB6CA5"/>
    <w:rsid w:val="00AB7616"/>
    <w:rsid w:val="00AB7900"/>
    <w:rsid w:val="00AB7C0A"/>
    <w:rsid w:val="00AC0ADA"/>
    <w:rsid w:val="00AC17B6"/>
    <w:rsid w:val="00AC25C3"/>
    <w:rsid w:val="00AC413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7D6"/>
    <w:rsid w:val="00AD3E87"/>
    <w:rsid w:val="00AD472D"/>
    <w:rsid w:val="00AD4B23"/>
    <w:rsid w:val="00AD4EFB"/>
    <w:rsid w:val="00AD5411"/>
    <w:rsid w:val="00AD5479"/>
    <w:rsid w:val="00AD5E72"/>
    <w:rsid w:val="00AD6893"/>
    <w:rsid w:val="00AD73B7"/>
    <w:rsid w:val="00AD74BA"/>
    <w:rsid w:val="00AD76FD"/>
    <w:rsid w:val="00AD774A"/>
    <w:rsid w:val="00AD7809"/>
    <w:rsid w:val="00AD784C"/>
    <w:rsid w:val="00AE0000"/>
    <w:rsid w:val="00AE0234"/>
    <w:rsid w:val="00AE0375"/>
    <w:rsid w:val="00AE17A4"/>
    <w:rsid w:val="00AE2A8C"/>
    <w:rsid w:val="00AE2C44"/>
    <w:rsid w:val="00AE398F"/>
    <w:rsid w:val="00AE3BF5"/>
    <w:rsid w:val="00AE4101"/>
    <w:rsid w:val="00AE4401"/>
    <w:rsid w:val="00AE45A2"/>
    <w:rsid w:val="00AE4A5C"/>
    <w:rsid w:val="00AE50E3"/>
    <w:rsid w:val="00AE51E3"/>
    <w:rsid w:val="00AE5751"/>
    <w:rsid w:val="00AE6E12"/>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5F49"/>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348"/>
    <w:rsid w:val="00B02C02"/>
    <w:rsid w:val="00B02E26"/>
    <w:rsid w:val="00B0304F"/>
    <w:rsid w:val="00B03416"/>
    <w:rsid w:val="00B0346C"/>
    <w:rsid w:val="00B0423B"/>
    <w:rsid w:val="00B04C40"/>
    <w:rsid w:val="00B0550C"/>
    <w:rsid w:val="00B0561C"/>
    <w:rsid w:val="00B058B4"/>
    <w:rsid w:val="00B05C94"/>
    <w:rsid w:val="00B06428"/>
    <w:rsid w:val="00B06A7B"/>
    <w:rsid w:val="00B07107"/>
    <w:rsid w:val="00B0730D"/>
    <w:rsid w:val="00B07D2B"/>
    <w:rsid w:val="00B100F5"/>
    <w:rsid w:val="00B1075E"/>
    <w:rsid w:val="00B10859"/>
    <w:rsid w:val="00B10A5A"/>
    <w:rsid w:val="00B114F2"/>
    <w:rsid w:val="00B11A1E"/>
    <w:rsid w:val="00B11CD3"/>
    <w:rsid w:val="00B11D33"/>
    <w:rsid w:val="00B1292C"/>
    <w:rsid w:val="00B1315E"/>
    <w:rsid w:val="00B136C8"/>
    <w:rsid w:val="00B13FC9"/>
    <w:rsid w:val="00B14563"/>
    <w:rsid w:val="00B14E50"/>
    <w:rsid w:val="00B14F4F"/>
    <w:rsid w:val="00B15393"/>
    <w:rsid w:val="00B15A21"/>
    <w:rsid w:val="00B162D8"/>
    <w:rsid w:val="00B1652A"/>
    <w:rsid w:val="00B17747"/>
    <w:rsid w:val="00B1794E"/>
    <w:rsid w:val="00B17D0D"/>
    <w:rsid w:val="00B2017F"/>
    <w:rsid w:val="00B20323"/>
    <w:rsid w:val="00B20BF3"/>
    <w:rsid w:val="00B21295"/>
    <w:rsid w:val="00B2145E"/>
    <w:rsid w:val="00B21563"/>
    <w:rsid w:val="00B2173E"/>
    <w:rsid w:val="00B21CD5"/>
    <w:rsid w:val="00B2216B"/>
    <w:rsid w:val="00B238EF"/>
    <w:rsid w:val="00B23F26"/>
    <w:rsid w:val="00B24A65"/>
    <w:rsid w:val="00B24BBF"/>
    <w:rsid w:val="00B24C62"/>
    <w:rsid w:val="00B2540B"/>
    <w:rsid w:val="00B263E4"/>
    <w:rsid w:val="00B265A9"/>
    <w:rsid w:val="00B26CB8"/>
    <w:rsid w:val="00B277B8"/>
    <w:rsid w:val="00B27CF1"/>
    <w:rsid w:val="00B30273"/>
    <w:rsid w:val="00B305CD"/>
    <w:rsid w:val="00B30844"/>
    <w:rsid w:val="00B30868"/>
    <w:rsid w:val="00B309FF"/>
    <w:rsid w:val="00B31493"/>
    <w:rsid w:val="00B31695"/>
    <w:rsid w:val="00B31C83"/>
    <w:rsid w:val="00B3245D"/>
    <w:rsid w:val="00B32B77"/>
    <w:rsid w:val="00B33410"/>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475D4"/>
    <w:rsid w:val="00B50948"/>
    <w:rsid w:val="00B50FB8"/>
    <w:rsid w:val="00B50FFB"/>
    <w:rsid w:val="00B513FC"/>
    <w:rsid w:val="00B5180B"/>
    <w:rsid w:val="00B528FE"/>
    <w:rsid w:val="00B52B05"/>
    <w:rsid w:val="00B53BDB"/>
    <w:rsid w:val="00B542E0"/>
    <w:rsid w:val="00B542FA"/>
    <w:rsid w:val="00B54496"/>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958"/>
    <w:rsid w:val="00B64EEC"/>
    <w:rsid w:val="00B64FDB"/>
    <w:rsid w:val="00B65DC3"/>
    <w:rsid w:val="00B662A8"/>
    <w:rsid w:val="00B665AD"/>
    <w:rsid w:val="00B66A9A"/>
    <w:rsid w:val="00B66AAA"/>
    <w:rsid w:val="00B66E7B"/>
    <w:rsid w:val="00B67081"/>
    <w:rsid w:val="00B67087"/>
    <w:rsid w:val="00B67232"/>
    <w:rsid w:val="00B672B7"/>
    <w:rsid w:val="00B7134D"/>
    <w:rsid w:val="00B715AC"/>
    <w:rsid w:val="00B72241"/>
    <w:rsid w:val="00B7225A"/>
    <w:rsid w:val="00B723AF"/>
    <w:rsid w:val="00B74058"/>
    <w:rsid w:val="00B751DF"/>
    <w:rsid w:val="00B759AE"/>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312"/>
    <w:rsid w:val="00B85899"/>
    <w:rsid w:val="00B86409"/>
    <w:rsid w:val="00B86896"/>
    <w:rsid w:val="00B86DBC"/>
    <w:rsid w:val="00B8732D"/>
    <w:rsid w:val="00B878EB"/>
    <w:rsid w:val="00B87D26"/>
    <w:rsid w:val="00B87F9F"/>
    <w:rsid w:val="00B90E57"/>
    <w:rsid w:val="00B91880"/>
    <w:rsid w:val="00B921B8"/>
    <w:rsid w:val="00B92B6E"/>
    <w:rsid w:val="00B9326C"/>
    <w:rsid w:val="00B93C1D"/>
    <w:rsid w:val="00B943E7"/>
    <w:rsid w:val="00B9475D"/>
    <w:rsid w:val="00B94D74"/>
    <w:rsid w:val="00B94DAA"/>
    <w:rsid w:val="00B94EF5"/>
    <w:rsid w:val="00B954CD"/>
    <w:rsid w:val="00B959E6"/>
    <w:rsid w:val="00B95BDD"/>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1"/>
    <w:rsid w:val="00BB12C5"/>
    <w:rsid w:val="00BB1967"/>
    <w:rsid w:val="00BB229B"/>
    <w:rsid w:val="00BB27F6"/>
    <w:rsid w:val="00BB3208"/>
    <w:rsid w:val="00BB3AD7"/>
    <w:rsid w:val="00BB422A"/>
    <w:rsid w:val="00BB4BF1"/>
    <w:rsid w:val="00BB50B9"/>
    <w:rsid w:val="00BB598D"/>
    <w:rsid w:val="00BB5A50"/>
    <w:rsid w:val="00BB5CE6"/>
    <w:rsid w:val="00BB6B60"/>
    <w:rsid w:val="00BB74F5"/>
    <w:rsid w:val="00BB7E1D"/>
    <w:rsid w:val="00BC0B35"/>
    <w:rsid w:val="00BC1778"/>
    <w:rsid w:val="00BC1E54"/>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6F07"/>
    <w:rsid w:val="00BC7727"/>
    <w:rsid w:val="00BC7F3F"/>
    <w:rsid w:val="00BC7FE2"/>
    <w:rsid w:val="00BD02DE"/>
    <w:rsid w:val="00BD0D13"/>
    <w:rsid w:val="00BD19C4"/>
    <w:rsid w:val="00BD1BD2"/>
    <w:rsid w:val="00BD214C"/>
    <w:rsid w:val="00BD23BD"/>
    <w:rsid w:val="00BD2405"/>
    <w:rsid w:val="00BD2583"/>
    <w:rsid w:val="00BD2949"/>
    <w:rsid w:val="00BD2AD5"/>
    <w:rsid w:val="00BD2F15"/>
    <w:rsid w:val="00BD2F5C"/>
    <w:rsid w:val="00BD3432"/>
    <w:rsid w:val="00BD3950"/>
    <w:rsid w:val="00BD39D5"/>
    <w:rsid w:val="00BD3F8C"/>
    <w:rsid w:val="00BD4148"/>
    <w:rsid w:val="00BD491F"/>
    <w:rsid w:val="00BD50DD"/>
    <w:rsid w:val="00BD5F0F"/>
    <w:rsid w:val="00BD6322"/>
    <w:rsid w:val="00BD6F1F"/>
    <w:rsid w:val="00BD7465"/>
    <w:rsid w:val="00BD7989"/>
    <w:rsid w:val="00BE0231"/>
    <w:rsid w:val="00BE0347"/>
    <w:rsid w:val="00BE06DD"/>
    <w:rsid w:val="00BE0984"/>
    <w:rsid w:val="00BE1756"/>
    <w:rsid w:val="00BE1A11"/>
    <w:rsid w:val="00BE1D59"/>
    <w:rsid w:val="00BE1EF7"/>
    <w:rsid w:val="00BE26FB"/>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684"/>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7AC"/>
    <w:rsid w:val="00C04E05"/>
    <w:rsid w:val="00C05B36"/>
    <w:rsid w:val="00C05C9B"/>
    <w:rsid w:val="00C063C6"/>
    <w:rsid w:val="00C068A0"/>
    <w:rsid w:val="00C06B89"/>
    <w:rsid w:val="00C06D64"/>
    <w:rsid w:val="00C06DF0"/>
    <w:rsid w:val="00C075B7"/>
    <w:rsid w:val="00C0798E"/>
    <w:rsid w:val="00C07BF7"/>
    <w:rsid w:val="00C07C25"/>
    <w:rsid w:val="00C1032B"/>
    <w:rsid w:val="00C107DC"/>
    <w:rsid w:val="00C10F9D"/>
    <w:rsid w:val="00C11D11"/>
    <w:rsid w:val="00C1267D"/>
    <w:rsid w:val="00C12B81"/>
    <w:rsid w:val="00C12C46"/>
    <w:rsid w:val="00C12F30"/>
    <w:rsid w:val="00C134A7"/>
    <w:rsid w:val="00C13647"/>
    <w:rsid w:val="00C139C0"/>
    <w:rsid w:val="00C14473"/>
    <w:rsid w:val="00C15084"/>
    <w:rsid w:val="00C150A2"/>
    <w:rsid w:val="00C1553A"/>
    <w:rsid w:val="00C15FD6"/>
    <w:rsid w:val="00C16D31"/>
    <w:rsid w:val="00C16E6D"/>
    <w:rsid w:val="00C16FD4"/>
    <w:rsid w:val="00C170E2"/>
    <w:rsid w:val="00C17186"/>
    <w:rsid w:val="00C174DF"/>
    <w:rsid w:val="00C17E8E"/>
    <w:rsid w:val="00C20476"/>
    <w:rsid w:val="00C20DB3"/>
    <w:rsid w:val="00C2100C"/>
    <w:rsid w:val="00C217A9"/>
    <w:rsid w:val="00C22189"/>
    <w:rsid w:val="00C22375"/>
    <w:rsid w:val="00C2288B"/>
    <w:rsid w:val="00C228A5"/>
    <w:rsid w:val="00C229D5"/>
    <w:rsid w:val="00C22C0A"/>
    <w:rsid w:val="00C23374"/>
    <w:rsid w:val="00C235BF"/>
    <w:rsid w:val="00C242BF"/>
    <w:rsid w:val="00C24337"/>
    <w:rsid w:val="00C248C8"/>
    <w:rsid w:val="00C249A2"/>
    <w:rsid w:val="00C24AC9"/>
    <w:rsid w:val="00C24FBE"/>
    <w:rsid w:val="00C25145"/>
    <w:rsid w:val="00C25201"/>
    <w:rsid w:val="00C258EF"/>
    <w:rsid w:val="00C25D28"/>
    <w:rsid w:val="00C264E3"/>
    <w:rsid w:val="00C26665"/>
    <w:rsid w:val="00C266B4"/>
    <w:rsid w:val="00C2687D"/>
    <w:rsid w:val="00C26C42"/>
    <w:rsid w:val="00C27098"/>
    <w:rsid w:val="00C27308"/>
    <w:rsid w:val="00C27627"/>
    <w:rsid w:val="00C27932"/>
    <w:rsid w:val="00C27FB4"/>
    <w:rsid w:val="00C309E9"/>
    <w:rsid w:val="00C315CD"/>
    <w:rsid w:val="00C320DE"/>
    <w:rsid w:val="00C322C1"/>
    <w:rsid w:val="00C32D51"/>
    <w:rsid w:val="00C33D58"/>
    <w:rsid w:val="00C33FF6"/>
    <w:rsid w:val="00C34065"/>
    <w:rsid w:val="00C34516"/>
    <w:rsid w:val="00C34655"/>
    <w:rsid w:val="00C346B5"/>
    <w:rsid w:val="00C34866"/>
    <w:rsid w:val="00C3492D"/>
    <w:rsid w:val="00C34AC1"/>
    <w:rsid w:val="00C354D9"/>
    <w:rsid w:val="00C35E5F"/>
    <w:rsid w:val="00C364F0"/>
    <w:rsid w:val="00C36DB0"/>
    <w:rsid w:val="00C37375"/>
    <w:rsid w:val="00C37F75"/>
    <w:rsid w:val="00C4017F"/>
    <w:rsid w:val="00C409D8"/>
    <w:rsid w:val="00C4177C"/>
    <w:rsid w:val="00C4235E"/>
    <w:rsid w:val="00C42871"/>
    <w:rsid w:val="00C431FD"/>
    <w:rsid w:val="00C435C0"/>
    <w:rsid w:val="00C43609"/>
    <w:rsid w:val="00C438BD"/>
    <w:rsid w:val="00C43B73"/>
    <w:rsid w:val="00C4420C"/>
    <w:rsid w:val="00C4503B"/>
    <w:rsid w:val="00C450C3"/>
    <w:rsid w:val="00C4599A"/>
    <w:rsid w:val="00C459F8"/>
    <w:rsid w:val="00C460A2"/>
    <w:rsid w:val="00C464C5"/>
    <w:rsid w:val="00C46BA2"/>
    <w:rsid w:val="00C47D28"/>
    <w:rsid w:val="00C47D9C"/>
    <w:rsid w:val="00C47E31"/>
    <w:rsid w:val="00C50331"/>
    <w:rsid w:val="00C504DB"/>
    <w:rsid w:val="00C50AD6"/>
    <w:rsid w:val="00C510D3"/>
    <w:rsid w:val="00C51116"/>
    <w:rsid w:val="00C51233"/>
    <w:rsid w:val="00C52695"/>
    <w:rsid w:val="00C5275D"/>
    <w:rsid w:val="00C5301E"/>
    <w:rsid w:val="00C53B39"/>
    <w:rsid w:val="00C54058"/>
    <w:rsid w:val="00C540CB"/>
    <w:rsid w:val="00C54295"/>
    <w:rsid w:val="00C5453C"/>
    <w:rsid w:val="00C5469E"/>
    <w:rsid w:val="00C5483D"/>
    <w:rsid w:val="00C550B1"/>
    <w:rsid w:val="00C552AF"/>
    <w:rsid w:val="00C55432"/>
    <w:rsid w:val="00C56193"/>
    <w:rsid w:val="00C562FA"/>
    <w:rsid w:val="00C563FD"/>
    <w:rsid w:val="00C56403"/>
    <w:rsid w:val="00C607B4"/>
    <w:rsid w:val="00C60865"/>
    <w:rsid w:val="00C60A2E"/>
    <w:rsid w:val="00C614F1"/>
    <w:rsid w:val="00C616B6"/>
    <w:rsid w:val="00C61BF7"/>
    <w:rsid w:val="00C61C22"/>
    <w:rsid w:val="00C63072"/>
    <w:rsid w:val="00C63759"/>
    <w:rsid w:val="00C63D6B"/>
    <w:rsid w:val="00C641C6"/>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655"/>
    <w:rsid w:val="00C72ACC"/>
    <w:rsid w:val="00C72B13"/>
    <w:rsid w:val="00C72E8E"/>
    <w:rsid w:val="00C73177"/>
    <w:rsid w:val="00C732BA"/>
    <w:rsid w:val="00C73345"/>
    <w:rsid w:val="00C73542"/>
    <w:rsid w:val="00C73B3E"/>
    <w:rsid w:val="00C73B48"/>
    <w:rsid w:val="00C74045"/>
    <w:rsid w:val="00C74138"/>
    <w:rsid w:val="00C7468F"/>
    <w:rsid w:val="00C746F8"/>
    <w:rsid w:val="00C7514C"/>
    <w:rsid w:val="00C7561B"/>
    <w:rsid w:val="00C7580B"/>
    <w:rsid w:val="00C7595E"/>
    <w:rsid w:val="00C76435"/>
    <w:rsid w:val="00C76492"/>
    <w:rsid w:val="00C76752"/>
    <w:rsid w:val="00C76E2F"/>
    <w:rsid w:val="00C77390"/>
    <w:rsid w:val="00C77466"/>
    <w:rsid w:val="00C77CB0"/>
    <w:rsid w:val="00C77F4C"/>
    <w:rsid w:val="00C803D2"/>
    <w:rsid w:val="00C8043D"/>
    <w:rsid w:val="00C80525"/>
    <w:rsid w:val="00C80A82"/>
    <w:rsid w:val="00C80C24"/>
    <w:rsid w:val="00C80E1F"/>
    <w:rsid w:val="00C80FBA"/>
    <w:rsid w:val="00C813C0"/>
    <w:rsid w:val="00C823D8"/>
    <w:rsid w:val="00C82833"/>
    <w:rsid w:val="00C82882"/>
    <w:rsid w:val="00C82AEC"/>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9F9"/>
    <w:rsid w:val="00CB0B7B"/>
    <w:rsid w:val="00CB1CC0"/>
    <w:rsid w:val="00CB24FF"/>
    <w:rsid w:val="00CB2678"/>
    <w:rsid w:val="00CB3672"/>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3B3"/>
    <w:rsid w:val="00CC0EF2"/>
    <w:rsid w:val="00CC2642"/>
    <w:rsid w:val="00CC2918"/>
    <w:rsid w:val="00CC2EED"/>
    <w:rsid w:val="00CC2F0C"/>
    <w:rsid w:val="00CC438B"/>
    <w:rsid w:val="00CC48B9"/>
    <w:rsid w:val="00CC563A"/>
    <w:rsid w:val="00CC58A8"/>
    <w:rsid w:val="00CC6580"/>
    <w:rsid w:val="00CC65A6"/>
    <w:rsid w:val="00CC75F1"/>
    <w:rsid w:val="00CC7781"/>
    <w:rsid w:val="00CD04D4"/>
    <w:rsid w:val="00CD0794"/>
    <w:rsid w:val="00CD0B2D"/>
    <w:rsid w:val="00CD0C09"/>
    <w:rsid w:val="00CD0E86"/>
    <w:rsid w:val="00CD10ED"/>
    <w:rsid w:val="00CD24AC"/>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AF6"/>
    <w:rsid w:val="00CD6FC8"/>
    <w:rsid w:val="00CD70B6"/>
    <w:rsid w:val="00CD7168"/>
    <w:rsid w:val="00CD725A"/>
    <w:rsid w:val="00CD7A58"/>
    <w:rsid w:val="00CE02D5"/>
    <w:rsid w:val="00CE0798"/>
    <w:rsid w:val="00CE1E37"/>
    <w:rsid w:val="00CE23C0"/>
    <w:rsid w:val="00CE263E"/>
    <w:rsid w:val="00CE2D51"/>
    <w:rsid w:val="00CE4270"/>
    <w:rsid w:val="00CE465F"/>
    <w:rsid w:val="00CE46F1"/>
    <w:rsid w:val="00CE4F3C"/>
    <w:rsid w:val="00CE6321"/>
    <w:rsid w:val="00CE6E0D"/>
    <w:rsid w:val="00CE6E8A"/>
    <w:rsid w:val="00CE7696"/>
    <w:rsid w:val="00CE77C6"/>
    <w:rsid w:val="00CE7DE2"/>
    <w:rsid w:val="00CE7F70"/>
    <w:rsid w:val="00CF014E"/>
    <w:rsid w:val="00CF0264"/>
    <w:rsid w:val="00CF0F95"/>
    <w:rsid w:val="00CF1238"/>
    <w:rsid w:val="00CF1511"/>
    <w:rsid w:val="00CF23F0"/>
    <w:rsid w:val="00CF2986"/>
    <w:rsid w:val="00CF2B1F"/>
    <w:rsid w:val="00CF34F9"/>
    <w:rsid w:val="00CF3DAD"/>
    <w:rsid w:val="00CF40CA"/>
    <w:rsid w:val="00CF494D"/>
    <w:rsid w:val="00CF49D6"/>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AB9"/>
    <w:rsid w:val="00D04EDB"/>
    <w:rsid w:val="00D0520C"/>
    <w:rsid w:val="00D05B5E"/>
    <w:rsid w:val="00D05FC6"/>
    <w:rsid w:val="00D066F6"/>
    <w:rsid w:val="00D06C7E"/>
    <w:rsid w:val="00D073FA"/>
    <w:rsid w:val="00D079AD"/>
    <w:rsid w:val="00D07FD5"/>
    <w:rsid w:val="00D11034"/>
    <w:rsid w:val="00D111F7"/>
    <w:rsid w:val="00D11613"/>
    <w:rsid w:val="00D11A9C"/>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EF0"/>
    <w:rsid w:val="00D26F1E"/>
    <w:rsid w:val="00D27007"/>
    <w:rsid w:val="00D279C8"/>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4D5C"/>
    <w:rsid w:val="00D352C6"/>
    <w:rsid w:val="00D3533B"/>
    <w:rsid w:val="00D35BC4"/>
    <w:rsid w:val="00D35DD2"/>
    <w:rsid w:val="00D3600A"/>
    <w:rsid w:val="00D3697A"/>
    <w:rsid w:val="00D36A9D"/>
    <w:rsid w:val="00D36CB6"/>
    <w:rsid w:val="00D36EC7"/>
    <w:rsid w:val="00D372C1"/>
    <w:rsid w:val="00D37F4F"/>
    <w:rsid w:val="00D4017F"/>
    <w:rsid w:val="00D401A7"/>
    <w:rsid w:val="00D402D2"/>
    <w:rsid w:val="00D404A8"/>
    <w:rsid w:val="00D4055F"/>
    <w:rsid w:val="00D40986"/>
    <w:rsid w:val="00D40AFE"/>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50179"/>
    <w:rsid w:val="00D5021B"/>
    <w:rsid w:val="00D50367"/>
    <w:rsid w:val="00D51E6E"/>
    <w:rsid w:val="00D52D88"/>
    <w:rsid w:val="00D532D9"/>
    <w:rsid w:val="00D54B23"/>
    <w:rsid w:val="00D553C4"/>
    <w:rsid w:val="00D55D36"/>
    <w:rsid w:val="00D5613B"/>
    <w:rsid w:val="00D56291"/>
    <w:rsid w:val="00D563B3"/>
    <w:rsid w:val="00D570FD"/>
    <w:rsid w:val="00D571CF"/>
    <w:rsid w:val="00D60A9D"/>
    <w:rsid w:val="00D60BDA"/>
    <w:rsid w:val="00D60D5C"/>
    <w:rsid w:val="00D60E2B"/>
    <w:rsid w:val="00D61089"/>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1F4F"/>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18D"/>
    <w:rsid w:val="00D85918"/>
    <w:rsid w:val="00D85CD6"/>
    <w:rsid w:val="00D85CFB"/>
    <w:rsid w:val="00D8623D"/>
    <w:rsid w:val="00D86330"/>
    <w:rsid w:val="00D8678A"/>
    <w:rsid w:val="00D86D98"/>
    <w:rsid w:val="00D875F4"/>
    <w:rsid w:val="00D90732"/>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5C19"/>
    <w:rsid w:val="00DA62F2"/>
    <w:rsid w:val="00DA642C"/>
    <w:rsid w:val="00DA6713"/>
    <w:rsid w:val="00DA6944"/>
    <w:rsid w:val="00DA7385"/>
    <w:rsid w:val="00DA76E8"/>
    <w:rsid w:val="00DB0547"/>
    <w:rsid w:val="00DB07AD"/>
    <w:rsid w:val="00DB1CBC"/>
    <w:rsid w:val="00DB21EC"/>
    <w:rsid w:val="00DB2C16"/>
    <w:rsid w:val="00DB34E5"/>
    <w:rsid w:val="00DB35DA"/>
    <w:rsid w:val="00DB3E96"/>
    <w:rsid w:val="00DB5922"/>
    <w:rsid w:val="00DB683D"/>
    <w:rsid w:val="00DB6B19"/>
    <w:rsid w:val="00DB70F5"/>
    <w:rsid w:val="00DB7174"/>
    <w:rsid w:val="00DB7ED0"/>
    <w:rsid w:val="00DB7FCB"/>
    <w:rsid w:val="00DC038F"/>
    <w:rsid w:val="00DC0447"/>
    <w:rsid w:val="00DC09F9"/>
    <w:rsid w:val="00DC12CD"/>
    <w:rsid w:val="00DC247C"/>
    <w:rsid w:val="00DC2535"/>
    <w:rsid w:val="00DC2729"/>
    <w:rsid w:val="00DC2A9C"/>
    <w:rsid w:val="00DC3440"/>
    <w:rsid w:val="00DC3D57"/>
    <w:rsid w:val="00DC4B4F"/>
    <w:rsid w:val="00DC4DD9"/>
    <w:rsid w:val="00DC53ED"/>
    <w:rsid w:val="00DC582D"/>
    <w:rsid w:val="00DC59BC"/>
    <w:rsid w:val="00DC6520"/>
    <w:rsid w:val="00DC6A5A"/>
    <w:rsid w:val="00DC6BDF"/>
    <w:rsid w:val="00DD000E"/>
    <w:rsid w:val="00DD0810"/>
    <w:rsid w:val="00DD09E9"/>
    <w:rsid w:val="00DD1341"/>
    <w:rsid w:val="00DD171D"/>
    <w:rsid w:val="00DD1FD7"/>
    <w:rsid w:val="00DD3154"/>
    <w:rsid w:val="00DD382A"/>
    <w:rsid w:val="00DD3DFB"/>
    <w:rsid w:val="00DD403A"/>
    <w:rsid w:val="00DD423A"/>
    <w:rsid w:val="00DD4F37"/>
    <w:rsid w:val="00DD5169"/>
    <w:rsid w:val="00DD5CAB"/>
    <w:rsid w:val="00DD5EEC"/>
    <w:rsid w:val="00DD6435"/>
    <w:rsid w:val="00DD659F"/>
    <w:rsid w:val="00DD6BA0"/>
    <w:rsid w:val="00DD6DC1"/>
    <w:rsid w:val="00DE01A5"/>
    <w:rsid w:val="00DE02C4"/>
    <w:rsid w:val="00DE052E"/>
    <w:rsid w:val="00DE10D0"/>
    <w:rsid w:val="00DE123D"/>
    <w:rsid w:val="00DE1665"/>
    <w:rsid w:val="00DE172C"/>
    <w:rsid w:val="00DE22D8"/>
    <w:rsid w:val="00DE2322"/>
    <w:rsid w:val="00DE3785"/>
    <w:rsid w:val="00DE3DC8"/>
    <w:rsid w:val="00DE40D1"/>
    <w:rsid w:val="00DE4645"/>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DF7BD2"/>
    <w:rsid w:val="00E00BE2"/>
    <w:rsid w:val="00E00D81"/>
    <w:rsid w:val="00E011F2"/>
    <w:rsid w:val="00E02115"/>
    <w:rsid w:val="00E02E94"/>
    <w:rsid w:val="00E040E9"/>
    <w:rsid w:val="00E0481C"/>
    <w:rsid w:val="00E05103"/>
    <w:rsid w:val="00E0538A"/>
    <w:rsid w:val="00E054BE"/>
    <w:rsid w:val="00E05C16"/>
    <w:rsid w:val="00E05EC5"/>
    <w:rsid w:val="00E0600D"/>
    <w:rsid w:val="00E064A2"/>
    <w:rsid w:val="00E064F9"/>
    <w:rsid w:val="00E065B6"/>
    <w:rsid w:val="00E068CD"/>
    <w:rsid w:val="00E07733"/>
    <w:rsid w:val="00E0787F"/>
    <w:rsid w:val="00E07C4F"/>
    <w:rsid w:val="00E10A2A"/>
    <w:rsid w:val="00E1164B"/>
    <w:rsid w:val="00E11EFB"/>
    <w:rsid w:val="00E1240C"/>
    <w:rsid w:val="00E125D0"/>
    <w:rsid w:val="00E127D1"/>
    <w:rsid w:val="00E130E5"/>
    <w:rsid w:val="00E135C5"/>
    <w:rsid w:val="00E13FBE"/>
    <w:rsid w:val="00E14061"/>
    <w:rsid w:val="00E144F6"/>
    <w:rsid w:val="00E14B7D"/>
    <w:rsid w:val="00E15B07"/>
    <w:rsid w:val="00E1708D"/>
    <w:rsid w:val="00E176DA"/>
    <w:rsid w:val="00E17705"/>
    <w:rsid w:val="00E17B2D"/>
    <w:rsid w:val="00E21188"/>
    <w:rsid w:val="00E21963"/>
    <w:rsid w:val="00E21BBF"/>
    <w:rsid w:val="00E22DB7"/>
    <w:rsid w:val="00E2317D"/>
    <w:rsid w:val="00E238F5"/>
    <w:rsid w:val="00E23D2A"/>
    <w:rsid w:val="00E2412E"/>
    <w:rsid w:val="00E2487D"/>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1D4F"/>
    <w:rsid w:val="00E4212A"/>
    <w:rsid w:val="00E42624"/>
    <w:rsid w:val="00E42926"/>
    <w:rsid w:val="00E42990"/>
    <w:rsid w:val="00E43120"/>
    <w:rsid w:val="00E4339D"/>
    <w:rsid w:val="00E43777"/>
    <w:rsid w:val="00E43DE0"/>
    <w:rsid w:val="00E44437"/>
    <w:rsid w:val="00E45113"/>
    <w:rsid w:val="00E45781"/>
    <w:rsid w:val="00E45BD5"/>
    <w:rsid w:val="00E45C42"/>
    <w:rsid w:val="00E45CBF"/>
    <w:rsid w:val="00E4629C"/>
    <w:rsid w:val="00E462F2"/>
    <w:rsid w:val="00E4660B"/>
    <w:rsid w:val="00E46715"/>
    <w:rsid w:val="00E4681A"/>
    <w:rsid w:val="00E46962"/>
    <w:rsid w:val="00E47401"/>
    <w:rsid w:val="00E4777D"/>
    <w:rsid w:val="00E50063"/>
    <w:rsid w:val="00E50242"/>
    <w:rsid w:val="00E50323"/>
    <w:rsid w:val="00E509D2"/>
    <w:rsid w:val="00E50E57"/>
    <w:rsid w:val="00E513DC"/>
    <w:rsid w:val="00E51A3B"/>
    <w:rsid w:val="00E5267D"/>
    <w:rsid w:val="00E52888"/>
    <w:rsid w:val="00E52A20"/>
    <w:rsid w:val="00E52FD3"/>
    <w:rsid w:val="00E53170"/>
    <w:rsid w:val="00E532D5"/>
    <w:rsid w:val="00E53517"/>
    <w:rsid w:val="00E53704"/>
    <w:rsid w:val="00E53AF7"/>
    <w:rsid w:val="00E542FD"/>
    <w:rsid w:val="00E5448F"/>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2C6A"/>
    <w:rsid w:val="00E6361E"/>
    <w:rsid w:val="00E640D5"/>
    <w:rsid w:val="00E6414F"/>
    <w:rsid w:val="00E65528"/>
    <w:rsid w:val="00E65BB2"/>
    <w:rsid w:val="00E662D5"/>
    <w:rsid w:val="00E66796"/>
    <w:rsid w:val="00E66996"/>
    <w:rsid w:val="00E675DC"/>
    <w:rsid w:val="00E6760D"/>
    <w:rsid w:val="00E6779B"/>
    <w:rsid w:val="00E700E4"/>
    <w:rsid w:val="00E70418"/>
    <w:rsid w:val="00E706F5"/>
    <w:rsid w:val="00E70C7C"/>
    <w:rsid w:val="00E70F26"/>
    <w:rsid w:val="00E713F6"/>
    <w:rsid w:val="00E71C60"/>
    <w:rsid w:val="00E71C65"/>
    <w:rsid w:val="00E71DBD"/>
    <w:rsid w:val="00E72C2E"/>
    <w:rsid w:val="00E72E18"/>
    <w:rsid w:val="00E72E8B"/>
    <w:rsid w:val="00E7356F"/>
    <w:rsid w:val="00E7358A"/>
    <w:rsid w:val="00E73D49"/>
    <w:rsid w:val="00E7456A"/>
    <w:rsid w:val="00E74728"/>
    <w:rsid w:val="00E74782"/>
    <w:rsid w:val="00E7536C"/>
    <w:rsid w:val="00E75381"/>
    <w:rsid w:val="00E772D3"/>
    <w:rsid w:val="00E7737F"/>
    <w:rsid w:val="00E7754C"/>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908"/>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6A0"/>
    <w:rsid w:val="00E97CBA"/>
    <w:rsid w:val="00EA0407"/>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3D7"/>
    <w:rsid w:val="00EB051B"/>
    <w:rsid w:val="00EB1280"/>
    <w:rsid w:val="00EB24D7"/>
    <w:rsid w:val="00EB3412"/>
    <w:rsid w:val="00EB37DD"/>
    <w:rsid w:val="00EB384D"/>
    <w:rsid w:val="00EB39D8"/>
    <w:rsid w:val="00EB3E4E"/>
    <w:rsid w:val="00EB3EA8"/>
    <w:rsid w:val="00EB3F9A"/>
    <w:rsid w:val="00EB3FC4"/>
    <w:rsid w:val="00EB45CF"/>
    <w:rsid w:val="00EB4A20"/>
    <w:rsid w:val="00EB4B00"/>
    <w:rsid w:val="00EB4C08"/>
    <w:rsid w:val="00EB4C99"/>
    <w:rsid w:val="00EB4D15"/>
    <w:rsid w:val="00EB5C61"/>
    <w:rsid w:val="00EB6130"/>
    <w:rsid w:val="00EB6885"/>
    <w:rsid w:val="00EB6CD7"/>
    <w:rsid w:val="00EB7717"/>
    <w:rsid w:val="00EB77A4"/>
    <w:rsid w:val="00EB77ED"/>
    <w:rsid w:val="00EC05F5"/>
    <w:rsid w:val="00EC0932"/>
    <w:rsid w:val="00EC1424"/>
    <w:rsid w:val="00EC174B"/>
    <w:rsid w:val="00EC1A9A"/>
    <w:rsid w:val="00EC1CE1"/>
    <w:rsid w:val="00EC1F69"/>
    <w:rsid w:val="00EC1F8F"/>
    <w:rsid w:val="00EC2318"/>
    <w:rsid w:val="00EC2A91"/>
    <w:rsid w:val="00EC3AD2"/>
    <w:rsid w:val="00EC4133"/>
    <w:rsid w:val="00EC4202"/>
    <w:rsid w:val="00EC45C1"/>
    <w:rsid w:val="00EC5308"/>
    <w:rsid w:val="00EC6215"/>
    <w:rsid w:val="00EC6C2F"/>
    <w:rsid w:val="00ED0C30"/>
    <w:rsid w:val="00ED1433"/>
    <w:rsid w:val="00ED241F"/>
    <w:rsid w:val="00ED289D"/>
    <w:rsid w:val="00ED2AAE"/>
    <w:rsid w:val="00ED2BFE"/>
    <w:rsid w:val="00ED33B2"/>
    <w:rsid w:val="00ED3464"/>
    <w:rsid w:val="00ED3B42"/>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393"/>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7E8"/>
    <w:rsid w:val="00EF6A81"/>
    <w:rsid w:val="00EF6DA4"/>
    <w:rsid w:val="00EF71D2"/>
    <w:rsid w:val="00EF7EC8"/>
    <w:rsid w:val="00F00667"/>
    <w:rsid w:val="00F0066D"/>
    <w:rsid w:val="00F02040"/>
    <w:rsid w:val="00F02D28"/>
    <w:rsid w:val="00F03426"/>
    <w:rsid w:val="00F0355E"/>
    <w:rsid w:val="00F05D12"/>
    <w:rsid w:val="00F05D99"/>
    <w:rsid w:val="00F0646D"/>
    <w:rsid w:val="00F0671B"/>
    <w:rsid w:val="00F068C1"/>
    <w:rsid w:val="00F06D14"/>
    <w:rsid w:val="00F06EFE"/>
    <w:rsid w:val="00F07C30"/>
    <w:rsid w:val="00F07C71"/>
    <w:rsid w:val="00F109F1"/>
    <w:rsid w:val="00F10C64"/>
    <w:rsid w:val="00F10ED4"/>
    <w:rsid w:val="00F10F9F"/>
    <w:rsid w:val="00F11208"/>
    <w:rsid w:val="00F11651"/>
    <w:rsid w:val="00F116C8"/>
    <w:rsid w:val="00F11A1A"/>
    <w:rsid w:val="00F1267C"/>
    <w:rsid w:val="00F12DB4"/>
    <w:rsid w:val="00F12EB7"/>
    <w:rsid w:val="00F13289"/>
    <w:rsid w:val="00F132E5"/>
    <w:rsid w:val="00F138FC"/>
    <w:rsid w:val="00F1392B"/>
    <w:rsid w:val="00F13FF1"/>
    <w:rsid w:val="00F143EB"/>
    <w:rsid w:val="00F14737"/>
    <w:rsid w:val="00F1518F"/>
    <w:rsid w:val="00F15B88"/>
    <w:rsid w:val="00F15F26"/>
    <w:rsid w:val="00F15FAB"/>
    <w:rsid w:val="00F16086"/>
    <w:rsid w:val="00F160A2"/>
    <w:rsid w:val="00F165AA"/>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03D"/>
    <w:rsid w:val="00F2441F"/>
    <w:rsid w:val="00F251DE"/>
    <w:rsid w:val="00F2551C"/>
    <w:rsid w:val="00F26E13"/>
    <w:rsid w:val="00F27195"/>
    <w:rsid w:val="00F271C2"/>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572"/>
    <w:rsid w:val="00F349F1"/>
    <w:rsid w:val="00F34A07"/>
    <w:rsid w:val="00F34A56"/>
    <w:rsid w:val="00F34C41"/>
    <w:rsid w:val="00F34DCC"/>
    <w:rsid w:val="00F364C6"/>
    <w:rsid w:val="00F36BDD"/>
    <w:rsid w:val="00F37B67"/>
    <w:rsid w:val="00F40176"/>
    <w:rsid w:val="00F4063F"/>
    <w:rsid w:val="00F40AB0"/>
    <w:rsid w:val="00F41414"/>
    <w:rsid w:val="00F4156C"/>
    <w:rsid w:val="00F4177D"/>
    <w:rsid w:val="00F42469"/>
    <w:rsid w:val="00F426ED"/>
    <w:rsid w:val="00F42738"/>
    <w:rsid w:val="00F428F4"/>
    <w:rsid w:val="00F42CDD"/>
    <w:rsid w:val="00F42DD7"/>
    <w:rsid w:val="00F42E75"/>
    <w:rsid w:val="00F42E9C"/>
    <w:rsid w:val="00F441A1"/>
    <w:rsid w:val="00F4421A"/>
    <w:rsid w:val="00F447F6"/>
    <w:rsid w:val="00F44F82"/>
    <w:rsid w:val="00F45672"/>
    <w:rsid w:val="00F457CB"/>
    <w:rsid w:val="00F45871"/>
    <w:rsid w:val="00F46287"/>
    <w:rsid w:val="00F46CED"/>
    <w:rsid w:val="00F471A5"/>
    <w:rsid w:val="00F475E3"/>
    <w:rsid w:val="00F50D70"/>
    <w:rsid w:val="00F514BE"/>
    <w:rsid w:val="00F51929"/>
    <w:rsid w:val="00F522D0"/>
    <w:rsid w:val="00F53BC6"/>
    <w:rsid w:val="00F53E27"/>
    <w:rsid w:val="00F53F40"/>
    <w:rsid w:val="00F544BA"/>
    <w:rsid w:val="00F555A8"/>
    <w:rsid w:val="00F55896"/>
    <w:rsid w:val="00F55AB8"/>
    <w:rsid w:val="00F55B1B"/>
    <w:rsid w:val="00F55C20"/>
    <w:rsid w:val="00F55EEE"/>
    <w:rsid w:val="00F56103"/>
    <w:rsid w:val="00F56454"/>
    <w:rsid w:val="00F565E0"/>
    <w:rsid w:val="00F56BD2"/>
    <w:rsid w:val="00F60675"/>
    <w:rsid w:val="00F608F3"/>
    <w:rsid w:val="00F608F6"/>
    <w:rsid w:val="00F60936"/>
    <w:rsid w:val="00F60AAC"/>
    <w:rsid w:val="00F60B93"/>
    <w:rsid w:val="00F61741"/>
    <w:rsid w:val="00F618B6"/>
    <w:rsid w:val="00F61915"/>
    <w:rsid w:val="00F61D22"/>
    <w:rsid w:val="00F61EC0"/>
    <w:rsid w:val="00F62682"/>
    <w:rsid w:val="00F645BA"/>
    <w:rsid w:val="00F65356"/>
    <w:rsid w:val="00F65632"/>
    <w:rsid w:val="00F658B3"/>
    <w:rsid w:val="00F65B9E"/>
    <w:rsid w:val="00F6737F"/>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E43"/>
    <w:rsid w:val="00F75F68"/>
    <w:rsid w:val="00F760A7"/>
    <w:rsid w:val="00F76979"/>
    <w:rsid w:val="00F76CA3"/>
    <w:rsid w:val="00F76D37"/>
    <w:rsid w:val="00F76F58"/>
    <w:rsid w:val="00F77B47"/>
    <w:rsid w:val="00F77D97"/>
    <w:rsid w:val="00F80A64"/>
    <w:rsid w:val="00F80E69"/>
    <w:rsid w:val="00F810AE"/>
    <w:rsid w:val="00F816D5"/>
    <w:rsid w:val="00F817F0"/>
    <w:rsid w:val="00F81D5F"/>
    <w:rsid w:val="00F81DD0"/>
    <w:rsid w:val="00F81E2A"/>
    <w:rsid w:val="00F8226C"/>
    <w:rsid w:val="00F82505"/>
    <w:rsid w:val="00F832E7"/>
    <w:rsid w:val="00F83A37"/>
    <w:rsid w:val="00F83DE6"/>
    <w:rsid w:val="00F83F2E"/>
    <w:rsid w:val="00F84109"/>
    <w:rsid w:val="00F846AB"/>
    <w:rsid w:val="00F84A20"/>
    <w:rsid w:val="00F84AE6"/>
    <w:rsid w:val="00F84F2F"/>
    <w:rsid w:val="00F84FF1"/>
    <w:rsid w:val="00F85CE7"/>
    <w:rsid w:val="00F866CA"/>
    <w:rsid w:val="00F8700C"/>
    <w:rsid w:val="00F87514"/>
    <w:rsid w:val="00F87824"/>
    <w:rsid w:val="00F90453"/>
    <w:rsid w:val="00F905ED"/>
    <w:rsid w:val="00F90BAD"/>
    <w:rsid w:val="00F90D7F"/>
    <w:rsid w:val="00F9339A"/>
    <w:rsid w:val="00F937C9"/>
    <w:rsid w:val="00F9394F"/>
    <w:rsid w:val="00F93EF5"/>
    <w:rsid w:val="00F94F1D"/>
    <w:rsid w:val="00F95613"/>
    <w:rsid w:val="00F9573F"/>
    <w:rsid w:val="00F95A23"/>
    <w:rsid w:val="00F95D48"/>
    <w:rsid w:val="00F96475"/>
    <w:rsid w:val="00F96B5A"/>
    <w:rsid w:val="00FA01B3"/>
    <w:rsid w:val="00FA02C0"/>
    <w:rsid w:val="00FA02E6"/>
    <w:rsid w:val="00FA0482"/>
    <w:rsid w:val="00FA0488"/>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A6C"/>
    <w:rsid w:val="00FA5DAB"/>
    <w:rsid w:val="00FA60B4"/>
    <w:rsid w:val="00FA74CE"/>
    <w:rsid w:val="00FA76AA"/>
    <w:rsid w:val="00FA77DC"/>
    <w:rsid w:val="00FA799F"/>
    <w:rsid w:val="00FA7B8D"/>
    <w:rsid w:val="00FA7CF3"/>
    <w:rsid w:val="00FA7F21"/>
    <w:rsid w:val="00FA7FD6"/>
    <w:rsid w:val="00FB07D3"/>
    <w:rsid w:val="00FB0805"/>
    <w:rsid w:val="00FB121D"/>
    <w:rsid w:val="00FB1241"/>
    <w:rsid w:val="00FB1301"/>
    <w:rsid w:val="00FB147D"/>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7012"/>
    <w:rsid w:val="00FB7126"/>
    <w:rsid w:val="00FB737C"/>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592B"/>
    <w:rsid w:val="00FC5E97"/>
    <w:rsid w:val="00FC6394"/>
    <w:rsid w:val="00FC6B28"/>
    <w:rsid w:val="00FC6BCE"/>
    <w:rsid w:val="00FC6E2B"/>
    <w:rsid w:val="00FC7ABA"/>
    <w:rsid w:val="00FC7BB0"/>
    <w:rsid w:val="00FD032B"/>
    <w:rsid w:val="00FD0E7D"/>
    <w:rsid w:val="00FD153B"/>
    <w:rsid w:val="00FD179D"/>
    <w:rsid w:val="00FD189E"/>
    <w:rsid w:val="00FD20FE"/>
    <w:rsid w:val="00FD2517"/>
    <w:rsid w:val="00FD3114"/>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263"/>
    <w:rsid w:val="00FD73A5"/>
    <w:rsid w:val="00FD758F"/>
    <w:rsid w:val="00FD7E39"/>
    <w:rsid w:val="00FE00A2"/>
    <w:rsid w:val="00FE0E59"/>
    <w:rsid w:val="00FE1927"/>
    <w:rsid w:val="00FE1E1A"/>
    <w:rsid w:val="00FE2892"/>
    <w:rsid w:val="00FE3B43"/>
    <w:rsid w:val="00FE3DB6"/>
    <w:rsid w:val="00FE42A4"/>
    <w:rsid w:val="00FE48B4"/>
    <w:rsid w:val="00FE4CAB"/>
    <w:rsid w:val="00FE4D98"/>
    <w:rsid w:val="00FE4F9C"/>
    <w:rsid w:val="00FE57F8"/>
    <w:rsid w:val="00FE660D"/>
    <w:rsid w:val="00FE691D"/>
    <w:rsid w:val="00FE7F5C"/>
    <w:rsid w:val="00FF0294"/>
    <w:rsid w:val="00FF057C"/>
    <w:rsid w:val="00FF1F3B"/>
    <w:rsid w:val="00FF1FD0"/>
    <w:rsid w:val="00FF20EE"/>
    <w:rsid w:val="00FF249F"/>
    <w:rsid w:val="00FF2624"/>
    <w:rsid w:val="00FF28C7"/>
    <w:rsid w:val="00FF28FF"/>
    <w:rsid w:val="00FF2B79"/>
    <w:rsid w:val="00FF3375"/>
    <w:rsid w:val="00FF3826"/>
    <w:rsid w:val="00FF48E8"/>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D6"/>
    <w:rPr>
      <w:rFonts w:eastAsiaTheme="minorEastAsia"/>
    </w:rPr>
  </w:style>
  <w:style w:type="paragraph" w:styleId="Ttulo1">
    <w:name w:val="heading 1"/>
    <w:basedOn w:val="Normal"/>
    <w:next w:val="Normal"/>
    <w:link w:val="Ttulo1Carte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0283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0283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60283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60283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rsid w:val="0060283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rsid w:val="0060283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0283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0283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02836"/>
    <w:rPr>
      <w:rFonts w:eastAsiaTheme="majorEastAsia" w:cstheme="majorBidi"/>
      <w:color w:val="272727" w:themeColor="text1" w:themeTint="D8"/>
    </w:rPr>
  </w:style>
  <w:style w:type="paragraph" w:styleId="Ttulo">
    <w:name w:val="Title"/>
    <w:basedOn w:val="Normal"/>
    <w:next w:val="Normal"/>
    <w:link w:val="TtuloCarte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02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0283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0283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02836"/>
    <w:rPr>
      <w:i/>
      <w:iCs/>
      <w:color w:val="404040" w:themeColor="text1" w:themeTint="BF"/>
    </w:rPr>
  </w:style>
  <w:style w:type="paragraph" w:styleId="PargrafodaLista">
    <w:name w:val="List Paragraph"/>
    <w:basedOn w:val="Normal"/>
    <w:uiPriority w:val="34"/>
    <w:qFormat/>
    <w:rsid w:val="00602836"/>
    <w:pPr>
      <w:ind w:left="720"/>
      <w:contextualSpacing/>
    </w:pPr>
  </w:style>
  <w:style w:type="character" w:styleId="nfaseIntensa">
    <w:name w:val="Intense Emphasis"/>
    <w:basedOn w:val="Tipodeletrapredefinidodopargrafo"/>
    <w:uiPriority w:val="21"/>
    <w:qFormat/>
    <w:rsid w:val="00602836"/>
    <w:rPr>
      <w:i/>
      <w:iCs/>
      <w:color w:val="0F4761" w:themeColor="accent1" w:themeShade="BF"/>
    </w:rPr>
  </w:style>
  <w:style w:type="paragraph" w:styleId="CitaoIntensa">
    <w:name w:val="Intense Quote"/>
    <w:basedOn w:val="Normal"/>
    <w:next w:val="Normal"/>
    <w:link w:val="CitaoIntensaCarte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02836"/>
    <w:rPr>
      <w:i/>
      <w:iCs/>
      <w:color w:val="0F4761" w:themeColor="accent1" w:themeShade="BF"/>
    </w:rPr>
  </w:style>
  <w:style w:type="character" w:styleId="RefernciaIntensa">
    <w:name w:val="Intense Reference"/>
    <w:basedOn w:val="Tipodeletrapredefinidodopargrafo"/>
    <w:uiPriority w:val="32"/>
    <w:qFormat/>
    <w:rsid w:val="00602836"/>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EC1CE1"/>
    <w:rPr>
      <w:sz w:val="16"/>
      <w:szCs w:val="16"/>
    </w:rPr>
  </w:style>
  <w:style w:type="paragraph" w:styleId="Textodecomentrio">
    <w:name w:val="annotation text"/>
    <w:basedOn w:val="Normal"/>
    <w:link w:val="TextodecomentrioCarter"/>
    <w:uiPriority w:val="99"/>
    <w:unhideWhenUsed/>
    <w:rsid w:val="00EC1CE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EC1CE1"/>
    <w:rPr>
      <w:sz w:val="20"/>
      <w:szCs w:val="20"/>
    </w:rPr>
  </w:style>
  <w:style w:type="paragraph" w:styleId="Assuntodecomentrio">
    <w:name w:val="annotation subject"/>
    <w:basedOn w:val="Textodecomentrio"/>
    <w:next w:val="Textodecomentrio"/>
    <w:link w:val="AssuntodecomentrioCarter"/>
    <w:uiPriority w:val="99"/>
    <w:semiHidden/>
    <w:unhideWhenUsed/>
    <w:rsid w:val="00EC1CE1"/>
    <w:rPr>
      <w:b/>
      <w:bCs/>
    </w:rPr>
  </w:style>
  <w:style w:type="character" w:customStyle="1" w:styleId="AssuntodecomentrioCarter">
    <w:name w:val="Assunto de comentário Caráter"/>
    <w:basedOn w:val="TextodecomentrioCarter"/>
    <w:link w:val="Assuntodecomentrio"/>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iperligao">
    <w:name w:val="Hyperlink"/>
    <w:basedOn w:val="Tipodeletrapredefinidodopargrafo"/>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Tipodeletrapredefinidodopargrafo"/>
    <w:rsid w:val="00EC1CE1"/>
  </w:style>
  <w:style w:type="paragraph" w:styleId="Bibliografia">
    <w:name w:val="Bibliography"/>
    <w:basedOn w:val="Normal"/>
    <w:next w:val="Normal"/>
    <w:uiPriority w:val="37"/>
    <w:unhideWhenUsed/>
    <w:rsid w:val="00BE1A11"/>
    <w:pPr>
      <w:tabs>
        <w:tab w:val="left" w:pos="384"/>
      </w:tabs>
      <w:spacing w:after="240" w:line="240" w:lineRule="auto"/>
      <w:ind w:left="720" w:hanging="720"/>
    </w:pPr>
  </w:style>
  <w:style w:type="character" w:styleId="Hiperligaovisitada">
    <w:name w:val="FollowedHyperlink"/>
    <w:basedOn w:val="Tipodeletrapredefinidodopargrafo"/>
    <w:uiPriority w:val="99"/>
    <w:semiHidden/>
    <w:unhideWhenUsed/>
    <w:rsid w:val="00BE1A11"/>
    <w:rPr>
      <w:color w:val="96607D" w:themeColor="followedHyperlink"/>
      <w:u w:val="single"/>
    </w:rPr>
  </w:style>
  <w:style w:type="paragraph" w:styleId="Reviso">
    <w:name w:val="Revision"/>
    <w:hidden/>
    <w:uiPriority w:val="99"/>
    <w:semiHidden/>
    <w:rsid w:val="005D03A7"/>
    <w:pPr>
      <w:spacing w:after="0" w:line="240" w:lineRule="auto"/>
    </w:pPr>
  </w:style>
  <w:style w:type="paragraph" w:styleId="SemEspaamento">
    <w:name w:val="No Spacing"/>
    <w:uiPriority w:val="1"/>
    <w:qFormat/>
    <w:rsid w:val="001B4381"/>
    <w:pPr>
      <w:spacing w:after="0" w:line="240" w:lineRule="auto"/>
    </w:pPr>
  </w:style>
  <w:style w:type="character" w:customStyle="1" w:styleId="MenoNoResolvida1">
    <w:name w:val="Menção Não Resolvida1"/>
    <w:basedOn w:val="Tipodeletrapredefinidodopargrafo"/>
    <w:uiPriority w:val="99"/>
    <w:semiHidden/>
    <w:unhideWhenUsed/>
    <w:rsid w:val="0076331B"/>
    <w:rPr>
      <w:color w:val="605E5C"/>
      <w:shd w:val="clear" w:color="auto" w:fill="E1DFDD"/>
    </w:rPr>
  </w:style>
  <w:style w:type="table" w:styleId="TabelacomGrelha">
    <w:name w:val="Table Grid"/>
    <w:basedOn w:val="Tabela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E135C5"/>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E135C5"/>
    <w:rPr>
      <w:rFonts w:ascii="Segoe UI" w:hAnsi="Segoe UI" w:cs="Segoe UI"/>
      <w:sz w:val="18"/>
      <w:szCs w:val="18"/>
    </w:rPr>
  </w:style>
  <w:style w:type="paragraph" w:styleId="HTMLpr-formatado">
    <w:name w:val="HTML Preformatted"/>
    <w:basedOn w:val="Normal"/>
    <w:link w:val="HTMLpr-formatadoCarter"/>
    <w:uiPriority w:val="99"/>
    <w:semiHidden/>
    <w:unhideWhenUsed/>
    <w:rsid w:val="00A056FB"/>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A056FB"/>
    <w:rPr>
      <w:rFonts w:ascii="Consolas" w:hAnsi="Consolas"/>
      <w:sz w:val="20"/>
      <w:szCs w:val="20"/>
    </w:rPr>
  </w:style>
  <w:style w:type="character" w:styleId="MenoNoResolvida">
    <w:name w:val="Unresolved Mention"/>
    <w:basedOn w:val="Tipodeletrapredefinidodopargrafo"/>
    <w:uiPriority w:val="99"/>
    <w:semiHidden/>
    <w:unhideWhenUsed/>
    <w:rsid w:val="0096738B"/>
    <w:rPr>
      <w:color w:val="605E5C"/>
      <w:shd w:val="clear" w:color="auto" w:fill="E1DFDD"/>
    </w:rPr>
  </w:style>
  <w:style w:type="character" w:styleId="TextodoMarcadordePosio">
    <w:name w:val="Placeholder Text"/>
    <w:basedOn w:val="Tipodeletrapredefinidodopargrafo"/>
    <w:uiPriority w:val="99"/>
    <w:semiHidden/>
    <w:rsid w:val="0010149F"/>
    <w:rPr>
      <w:color w:val="666666"/>
    </w:rPr>
  </w:style>
  <w:style w:type="character" w:styleId="Nmerodelinha">
    <w:name w:val="line number"/>
    <w:basedOn w:val="Tipodeletrapredefinidodopargrafo"/>
    <w:uiPriority w:val="99"/>
    <w:semiHidden/>
    <w:unhideWhenUsed/>
    <w:rsid w:val="00CE6E0D"/>
  </w:style>
  <w:style w:type="paragraph" w:styleId="Cabealho">
    <w:name w:val="header"/>
    <w:basedOn w:val="Normal"/>
    <w:link w:val="CabealhoCarter"/>
    <w:uiPriority w:val="99"/>
    <w:unhideWhenUsed/>
    <w:rsid w:val="009217DF"/>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9217DF"/>
    <w:rPr>
      <w:rFonts w:eastAsiaTheme="minorEastAsia"/>
    </w:rPr>
  </w:style>
  <w:style w:type="paragraph" w:styleId="Rodap">
    <w:name w:val="footer"/>
    <w:basedOn w:val="Normal"/>
    <w:link w:val="RodapCarter"/>
    <w:uiPriority w:val="99"/>
    <w:unhideWhenUsed/>
    <w:rsid w:val="009217DF"/>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9217DF"/>
    <w:rPr>
      <w:rFonts w:eastAsiaTheme="minorEastAsia"/>
    </w:rPr>
  </w:style>
  <w:style w:type="character" w:customStyle="1" w:styleId="apple-converted-space">
    <w:name w:val="apple-converted-space"/>
    <w:basedOn w:val="Tipodeletrapredefinidodopargrafo"/>
    <w:rsid w:val="00C80FBA"/>
  </w:style>
  <w:style w:type="character" w:styleId="nfase">
    <w:name w:val="Emphasis"/>
    <w:basedOn w:val="Tipodeletrapredefinidodopargrafo"/>
    <w:uiPriority w:val="20"/>
    <w:qFormat/>
    <w:rsid w:val="00C80FBA"/>
    <w:rPr>
      <w:i/>
      <w:iCs/>
    </w:rPr>
  </w:style>
  <w:style w:type="character" w:styleId="CdigoHTML">
    <w:name w:val="HTML Code"/>
    <w:basedOn w:val="Tipodeletrapredefinidodopargrafo"/>
    <w:uiPriority w:val="99"/>
    <w:semiHidden/>
    <w:unhideWhenUsed/>
    <w:rsid w:val="00991481"/>
    <w:rPr>
      <w:rFonts w:ascii="Courier New" w:eastAsia="Times New Roman" w:hAnsi="Courier New" w:cs="Courier New"/>
      <w:sz w:val="20"/>
      <w:szCs w:val="20"/>
    </w:rPr>
  </w:style>
  <w:style w:type="character" w:styleId="Forte">
    <w:name w:val="Strong"/>
    <w:basedOn w:val="Tipodeletrapredefinidodopargrafo"/>
    <w:uiPriority w:val="22"/>
    <w:qFormat/>
    <w:rsid w:val="00F03426"/>
    <w:rPr>
      <w:b/>
      <w:bCs/>
    </w:rPr>
  </w:style>
  <w:style w:type="character" w:customStyle="1" w:styleId="katex-mathml">
    <w:name w:val="katex-mathml"/>
    <w:basedOn w:val="Tipodeletrapredefinidodopargrafo"/>
    <w:rsid w:val="00241DFB"/>
  </w:style>
  <w:style w:type="character" w:customStyle="1" w:styleId="mord">
    <w:name w:val="mord"/>
    <w:basedOn w:val="Tipodeletrapredefinidodopargrafo"/>
    <w:rsid w:val="00241DFB"/>
  </w:style>
  <w:style w:type="character" w:customStyle="1" w:styleId="mrel">
    <w:name w:val="mrel"/>
    <w:basedOn w:val="Tipodeletrapredefinidodopargrafo"/>
    <w:rsid w:val="00241DFB"/>
  </w:style>
  <w:style w:type="character" w:customStyle="1" w:styleId="mbin">
    <w:name w:val="mbin"/>
    <w:basedOn w:val="Tipodeletrapredefinidodopargrafo"/>
    <w:rsid w:val="00241DFB"/>
  </w:style>
  <w:style w:type="character" w:customStyle="1" w:styleId="vlist-s">
    <w:name w:val="vlist-s"/>
    <w:basedOn w:val="Tipodeletrapredefinidodopargrafo"/>
    <w:rsid w:val="00241DFB"/>
  </w:style>
  <w:style w:type="table" w:styleId="TabeladeGrelha4">
    <w:name w:val="Grid Table 4"/>
    <w:basedOn w:val="Tabela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1Clara">
    <w:name w:val="Grid Table 1 Light"/>
    <w:basedOn w:val="Tabela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2">
    <w:name w:val="Grid Table 2"/>
    <w:basedOn w:val="Tabela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5Escura">
    <w:name w:val="Grid Table 5 Dark"/>
    <w:basedOn w:val="Tabela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7Colorida">
    <w:name w:val="Grid Table 7 Colorful"/>
    <w:basedOn w:val="Tabela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6Colorida">
    <w:name w:val="Grid Table 6 Colorful"/>
    <w:basedOn w:val="Tabela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notaderodap">
    <w:name w:val="footnote text"/>
    <w:basedOn w:val="Normal"/>
    <w:link w:val="TextodenotaderodapCarter"/>
    <w:uiPriority w:val="99"/>
    <w:semiHidden/>
    <w:unhideWhenUsed/>
    <w:rsid w:val="00A6042A"/>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A6042A"/>
    <w:rPr>
      <w:rFonts w:eastAsiaTheme="minorEastAsia"/>
      <w:sz w:val="20"/>
      <w:szCs w:val="20"/>
    </w:rPr>
  </w:style>
  <w:style w:type="character" w:styleId="Refdenotaderodap">
    <w:name w:val="footnote reference"/>
    <w:basedOn w:val="Tipodeletrapredefinidodopargrafo"/>
    <w:uiPriority w:val="99"/>
    <w:semiHidden/>
    <w:unhideWhenUsed/>
    <w:rsid w:val="00A6042A"/>
    <w:rPr>
      <w:vertAlign w:val="superscript"/>
    </w:rPr>
  </w:style>
  <w:style w:type="character" w:styleId="Nmerodepgina">
    <w:name w:val="page number"/>
    <w:basedOn w:val="Tipodeletrapredefinidodopargrafo"/>
    <w:uiPriority w:val="99"/>
    <w:semiHidden/>
    <w:unhideWhenUsed/>
    <w:rsid w:val="006E1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igmaaldrich.com/PT/en/product/sigma/s6021" TargetMode="External"/><Relationship Id="rId21" Type="http://schemas.openxmlformats.org/officeDocument/2006/relationships/hyperlink" Target="https://www.thermofisher.com/antibody/product/Donkey-anti-Mouse-IgG-H-L-Highly-Cross-Adsorbed-Secondary-Antibody-Polyclonal/A-21202" TargetMode="External"/><Relationship Id="rId34" Type="http://schemas.openxmlformats.org/officeDocument/2006/relationships/hyperlink" Target="https://www.avantorsciences.com/no/en/product/564378/vwr-microscope-slides" TargetMode="External"/><Relationship Id="rId42" Type="http://schemas.openxmlformats.org/officeDocument/2006/relationships/hyperlink" Target="https://bowtie-bio.sourceforge.net/index.shtml" TargetMode="External"/><Relationship Id="rId47" Type="http://schemas.openxmlformats.org/officeDocument/2006/relationships/hyperlink" Target="https://portal.gdc.cancer.gov/" TargetMode="External"/><Relationship Id="rId50" Type="http://schemas.openxmlformats.org/officeDocument/2006/relationships/hyperlink" Target="https://github.com/DiseaseTranscriptomicsLab/CHARM" TargetMode="External"/><Relationship Id="rId55" Type="http://schemas.openxmlformats.org/officeDocument/2006/relationships/image" Target="media/image7.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tibodyregistry.org/AB_2922431" TargetMode="External"/><Relationship Id="rId29" Type="http://schemas.openxmlformats.org/officeDocument/2006/relationships/hyperlink" Target="https://www.agilent.com/store/pt_BR/Prod-X090710-8/X090710-8" TargetMode="External"/><Relationship Id="rId11" Type="http://schemas.openxmlformats.org/officeDocument/2006/relationships/hyperlink" Target="https://www.sigmaaldrich.com/PT/en/product/sigma/hpa004052?srsltid=AfmBOoqfSwXW7nPM0OM0P4x5j5fc4xYyM8QhR_tEeujTy9vxy9YmkN1x" TargetMode="External"/><Relationship Id="rId24" Type="http://schemas.openxmlformats.org/officeDocument/2006/relationships/hyperlink" Target="https://www.antibodyregistry.org/AB_2921072" TargetMode="External"/><Relationship Id="rId32" Type="http://schemas.openxmlformats.org/officeDocument/2006/relationships/hyperlink" Target="https://ecatalog.corning.com/life-sciences/b2c/US/en/Microplates/Assay-Microplates/96-Well-Microplates/Costar%C2%AE-Multiple-Well-Cell-Culture-Plates/p/3524" TargetMode="External"/><Relationship Id="rId37" Type="http://schemas.openxmlformats.org/officeDocument/2006/relationships/hyperlink" Target="https://www.zeiss.com/microscopy/en/products/software/zeiss-zen.html" TargetMode="External"/><Relationship Id="rId40" Type="http://schemas.openxmlformats.org/officeDocument/2006/relationships/hyperlink" Target="https://www.r-project.org/" TargetMode="External"/><Relationship Id="rId45" Type="http://schemas.openxmlformats.org/officeDocument/2006/relationships/hyperlink" Target="https://subread.sourceforge.net/" TargetMode="External"/><Relationship Id="rId53" Type="http://schemas.openxmlformats.org/officeDocument/2006/relationships/image" Target="media/image5.png"/><Relationship Id="rId58" Type="http://schemas.openxmlformats.org/officeDocument/2006/relationships/hyperlink" Target="https://doi.org/10.5281/zenodo.2172412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ithub.com/DiseaseTranscriptomicsLab/CHARM" TargetMode="External"/><Relationship Id="rId19" Type="http://schemas.openxmlformats.org/officeDocument/2006/relationships/hyperlink" Target="https://www.thermofisher.com/antibody/product/Donkey-anti-Rabbit-IgG-H-L-Highly-Cross-Adsorbed-Secondary-Antibody-Polyclonal/A-31573" TargetMode="External"/><Relationship Id="rId14" Type="http://schemas.openxmlformats.org/officeDocument/2006/relationships/hyperlink" Target="https://www.antibodyregistry.org/AB_2683289" TargetMode="External"/><Relationship Id="rId22" Type="http://schemas.openxmlformats.org/officeDocument/2006/relationships/hyperlink" Target="https://www.antibodyregistry.org/AB_141607" TargetMode="External"/><Relationship Id="rId27" Type="http://schemas.openxmlformats.org/officeDocument/2006/relationships/hyperlink" Target="https://www.sigmaaldrich.com/PT/en/product/mm/309795?srsltid=AfmBOoq26uSOiKaorwUeQSt1i4Riiz7YoBirNQzfddgxl3sjWRkbAueB" TargetMode="External"/><Relationship Id="rId30" Type="http://schemas.openxmlformats.org/officeDocument/2006/relationships/hyperlink" Target="https://www.thermofisher.com/order/catalog/product/A5209401" TargetMode="External"/><Relationship Id="rId35" Type="http://schemas.openxmlformats.org/officeDocument/2006/relationships/hyperlink" Target="https://www.marienfeld-superior.com/cover-glasses-thickness-no-1-circular.html" TargetMode="External"/><Relationship Id="rId43" Type="http://schemas.openxmlformats.org/officeDocument/2006/relationships/hyperlink" Target="https://github.com/alexdobin/STAR" TargetMode="External"/><Relationship Id="rId48" Type="http://schemas.openxmlformats.org/officeDocument/2006/relationships/hyperlink" Target="https://vastdb.crg.eu/wiki/Downloads" TargetMode="External"/><Relationship Id="rId56" Type="http://schemas.openxmlformats.org/officeDocument/2006/relationships/image" Target="media/image8.png"/><Relationship Id="rId64" Type="http://schemas.openxmlformats.org/officeDocument/2006/relationships/fontTable" Target="fontTable.xml"/><Relationship Id="rId8" Type="http://schemas.openxmlformats.org/officeDocument/2006/relationships/hyperlink" Target="mailto:alexandre.afonso@gimm.pt" TargetMode="External"/><Relationship Id="rId51"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antibodyregistry.org/AB_1849348" TargetMode="External"/><Relationship Id="rId17" Type="http://schemas.openxmlformats.org/officeDocument/2006/relationships/hyperlink" Target="https://www.bio-techne.com/p/antibodies/hsp60-antibody_nbp3-05536" TargetMode="External"/><Relationship Id="rId25" Type="http://schemas.openxmlformats.org/officeDocument/2006/relationships/hyperlink" Target="https://www.sigmaaldrich.com/PT/en/product/sigma/d9542" TargetMode="External"/><Relationship Id="rId33" Type="http://schemas.openxmlformats.org/officeDocument/2006/relationships/hyperlink" Target="https://vectorlabs.com/products/vectashield/?srsltid=AfmBOoqd3FPwDvjWnkaHs4-02AFcfNj2dIlr_zqlpEyMr5wXBmwR6FFE" TargetMode="External"/><Relationship Id="rId38" Type="http://schemas.openxmlformats.org/officeDocument/2006/relationships/hyperlink" Target="https://imaris.oxinst.com/support/imaris-release-notes/" TargetMode="External"/><Relationship Id="rId46" Type="http://schemas.openxmlformats.org/officeDocument/2006/relationships/hyperlink" Target="https://github.com/vastgroup/vast-tools?tab=readme-ov-file" TargetMode="External"/><Relationship Id="rId59" Type="http://schemas.openxmlformats.org/officeDocument/2006/relationships/hyperlink" Target="https://github.com/DiseaseTranscriptomicsLab/StressGranules" TargetMode="External"/><Relationship Id="rId20" Type="http://schemas.openxmlformats.org/officeDocument/2006/relationships/hyperlink" Target="https://www.antibodyregistry.org/AB_2536183" TargetMode="External"/><Relationship Id="rId41" Type="http://schemas.openxmlformats.org/officeDocument/2006/relationships/hyperlink" Target="https://www.perl.org/" TargetMode="External"/><Relationship Id="rId54" Type="http://schemas.openxmlformats.org/officeDocument/2006/relationships/image" Target="media/image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enabioscience.com/rna-technologies/rna-analysis-detection/dsrna-detection/rnt-sci-10010-anti-dsrna-monoclonal-j2" TargetMode="External"/><Relationship Id="rId23" Type="http://schemas.openxmlformats.org/officeDocument/2006/relationships/hyperlink" Target="https://www.thermofisher.com/antibody/product/Donkey-anti-Chicken-IgY-H-L-Highly-Cross-Adsorbed-Secondary-Antibody-Polyclonal/A78950" TargetMode="External"/><Relationship Id="rId28" Type="http://schemas.openxmlformats.org/officeDocument/2006/relationships/hyperlink" Target="https://www.sigmaaldrich.com/PT/en/product/sigma/t8787?srsltid=AfmBOooR8kid7G3fMSTLtCPQ86mrB7Zz47KyBVq4w50O5X_LJ9vNDqqX" TargetMode="External"/><Relationship Id="rId36" Type="http://schemas.openxmlformats.org/officeDocument/2006/relationships/hyperlink" Target="https://imagej.net/ij/" TargetMode="External"/><Relationship Id="rId49" Type="http://schemas.openxmlformats.org/officeDocument/2006/relationships/hyperlink" Target="http://doi.org/10.5281/zenodo.21724194" TargetMode="External"/><Relationship Id="rId57" Type="http://schemas.openxmlformats.org/officeDocument/2006/relationships/image" Target="media/image9.png"/><Relationship Id="rId10" Type="http://schemas.openxmlformats.org/officeDocument/2006/relationships/image" Target="media/image2.png"/><Relationship Id="rId31" Type="http://schemas.openxmlformats.org/officeDocument/2006/relationships/hyperlink" Target="https://www.emsdiasum.com/paraformaldehyde-16-aqueous-sol-em-grade-2?srsltid=AfmBOorc0_i288UIwY4A9xCxhHQJzgoW8otHLyiwyP3UU3oJdDGWTbdf" TargetMode="External"/><Relationship Id="rId44" Type="http://schemas.openxmlformats.org/officeDocument/2006/relationships/hyperlink" Target="http://www.usadellab.org/cms/index.php?page=trimmomatic" TargetMode="External"/><Relationship Id="rId52" Type="http://schemas.openxmlformats.org/officeDocument/2006/relationships/image" Target="media/image4.png"/><Relationship Id="rId60" Type="http://schemas.openxmlformats.org/officeDocument/2006/relationships/hyperlink" Target="http://doi.org/10.5281/zenodo.21724194"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atlasantibodies.com/products/primary-antibodies/triple-a-polyclonals/anti-tia1-antibody-hpa056961/" TargetMode="External"/><Relationship Id="rId18" Type="http://schemas.openxmlformats.org/officeDocument/2006/relationships/hyperlink" Target="RRID:AB_3086708" TargetMode="External"/><Relationship Id="rId39" Type="http://schemas.openxmlformats.org/officeDocument/2006/relationships/hyperlink" Target="https://www.microsoft.com/pt-pt/microsoft-365/powerpoint?market=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60</Pages>
  <Words>126176</Words>
  <Characters>719207</Characters>
  <Application>Microsoft Office Word</Application>
  <DocSecurity>0</DocSecurity>
  <Lines>5993</Lines>
  <Paragraphs>1687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843696</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Alexandre Miguel Kaizeler Guedes Da Silva Afonso</cp:lastModifiedBy>
  <cp:revision>62</cp:revision>
  <cp:lastPrinted>2025-06-19T17:33:00Z</cp:lastPrinted>
  <dcterms:created xsi:type="dcterms:W3CDTF">2026-08-04T10:39:00Z</dcterms:created>
  <dcterms:modified xsi:type="dcterms:W3CDTF">2026-09-07T12:32:00Z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id="7QlDGlPw"/&gt;&lt;style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