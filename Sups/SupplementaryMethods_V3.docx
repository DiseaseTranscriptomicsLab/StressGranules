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7885" w14:textId="210F4ED2" w:rsidR="00B21F49" w:rsidRPr="0005428B" w:rsidRDefault="005F63BD" w:rsidP="00B21F49">
      <w:pPr>
        <w:pStyle w:val="SemEspaamento"/>
        <w:jc w:val="both"/>
      </w:pPr>
      <w:r>
        <w:t>Supplemental Information</w:t>
      </w:r>
    </w:p>
    <w:p w14:paraId="693543D5" w14:textId="533AA626" w:rsidR="00B21F49" w:rsidRPr="0005428B" w:rsidRDefault="00B21F49" w:rsidP="00B21F49">
      <w:pPr>
        <w:jc w:val="both"/>
        <w:rPr>
          <w:rFonts w:asciiTheme="majorHAnsi" w:hAnsiTheme="majorHAnsi" w:cs="Arial"/>
          <w:b/>
          <w:bCs/>
          <w:sz w:val="32"/>
          <w:szCs w:val="32"/>
        </w:rPr>
      </w:pPr>
      <w:commentRangeStart w:id="0"/>
      <w:r w:rsidRPr="0005428B">
        <w:rPr>
          <w:rFonts w:asciiTheme="majorHAnsi" w:hAnsiTheme="majorHAnsi" w:cs="Arial"/>
          <w:b/>
          <w:bCs/>
          <w:sz w:val="32"/>
          <w:szCs w:val="32"/>
        </w:rPr>
        <w:t xml:space="preserve">Revisiting Stress Granule Transcriptomes </w:t>
      </w:r>
      <w:del w:id="1" w:author="Alexandre Miguel Kaizeler Guedes Da Silva Afonso" w:date="2026-07-07T18:28:00Z" w16du:dateUtc="2026-07-07T17:28:00Z">
        <w:r w:rsidRPr="0005428B" w:rsidDel="008B5F94">
          <w:rPr>
            <w:rFonts w:asciiTheme="majorHAnsi" w:hAnsiTheme="majorHAnsi" w:cs="Arial"/>
            <w:b/>
            <w:bCs/>
            <w:sz w:val="32"/>
            <w:szCs w:val="32"/>
          </w:rPr>
          <w:delText xml:space="preserve">Reveals </w:delText>
        </w:r>
      </w:del>
      <w:ins w:id="2" w:author="Alexandre Miguel Kaizeler Guedes Da Silva Afonso" w:date="2026-07-07T18:28:00Z" w16du:dateUtc="2026-07-07T17:28:00Z">
        <w:r w:rsidR="008B5F94">
          <w:rPr>
            <w:rFonts w:asciiTheme="majorHAnsi" w:hAnsiTheme="majorHAnsi" w:cs="Arial"/>
            <w:b/>
            <w:bCs/>
            <w:sz w:val="32"/>
            <w:szCs w:val="32"/>
          </w:rPr>
          <w:t>Suggests</w:t>
        </w:r>
        <w:r w:rsidR="008B5F94" w:rsidRPr="0005428B">
          <w:rPr>
            <w:rFonts w:asciiTheme="majorHAnsi" w:hAnsiTheme="majorHAnsi" w:cs="Arial"/>
            <w:b/>
            <w:bCs/>
            <w:sz w:val="32"/>
            <w:szCs w:val="32"/>
          </w:rPr>
          <w:t xml:space="preserve"> </w:t>
        </w:r>
      </w:ins>
      <w:r w:rsidRPr="0005428B">
        <w:rPr>
          <w:rFonts w:asciiTheme="majorHAnsi" w:hAnsiTheme="majorHAnsi" w:cs="Arial"/>
          <w:b/>
          <w:bCs/>
          <w:sz w:val="32"/>
          <w:szCs w:val="32"/>
        </w:rPr>
        <w:t>Mitochondrial RNA Enrichment Despite Methodological Bias</w:t>
      </w:r>
      <w:commentRangeEnd w:id="0"/>
      <w:r w:rsidR="00D7652F">
        <w:rPr>
          <w:rStyle w:val="Refdecomentrio"/>
        </w:rPr>
        <w:commentReference w:id="0"/>
      </w:r>
    </w:p>
    <w:p w14:paraId="3B782117" w14:textId="77777777" w:rsidR="00B21F49" w:rsidRPr="0005428B" w:rsidRDefault="00B21F49" w:rsidP="00B21F49">
      <w:pPr>
        <w:jc w:val="both"/>
        <w:rPr>
          <w:rFonts w:cs="Arial"/>
          <w:sz w:val="24"/>
          <w:szCs w:val="24"/>
          <w:lang w:val="pt-PT"/>
        </w:rPr>
      </w:pPr>
      <w:r w:rsidRPr="0005428B">
        <w:rPr>
          <w:rFonts w:cs="Arial"/>
          <w:sz w:val="24"/>
          <w:szCs w:val="24"/>
          <w:lang w:val="pt-PT"/>
        </w:rPr>
        <w:t>Alexandre Kaizeler</w:t>
      </w:r>
      <w:r w:rsidRPr="0005428B">
        <w:rPr>
          <w:rFonts w:cs="Arial"/>
          <w:sz w:val="24"/>
          <w:szCs w:val="24"/>
          <w:vertAlign w:val="superscript"/>
          <w:lang w:val="pt-PT"/>
        </w:rPr>
        <w:t>1,2</w:t>
      </w:r>
      <w:r>
        <w:rPr>
          <w:rFonts w:cs="Arial"/>
          <w:sz w:val="24"/>
          <w:szCs w:val="24"/>
          <w:vertAlign w:val="superscript"/>
          <w:lang w:val="pt-PT"/>
        </w:rPr>
        <w:t>,3</w:t>
      </w:r>
      <w:r w:rsidRPr="0005428B">
        <w:rPr>
          <w:rFonts w:cs="Arial"/>
          <w:sz w:val="24"/>
          <w:szCs w:val="24"/>
          <w:lang w:val="pt-PT"/>
        </w:rPr>
        <w:t>*</w:t>
      </w:r>
    </w:p>
    <w:p w14:paraId="0A9A399D" w14:textId="77777777" w:rsidR="00B21F49" w:rsidRDefault="00B21F49" w:rsidP="00B21F49">
      <w:pPr>
        <w:jc w:val="both"/>
        <w:rPr>
          <w:rFonts w:cs="Arial"/>
          <w:sz w:val="24"/>
          <w:szCs w:val="24"/>
          <w:lang w:val="pt-PT"/>
        </w:rPr>
      </w:pPr>
      <w:r>
        <w:rPr>
          <w:rFonts w:cs="Arial"/>
          <w:sz w:val="24"/>
          <w:szCs w:val="24"/>
          <w:lang w:val="pt-PT"/>
        </w:rPr>
        <w:t>Diogo Coutinho</w:t>
      </w:r>
      <w:r w:rsidRPr="0005428B">
        <w:rPr>
          <w:rFonts w:cs="Arial"/>
          <w:sz w:val="24"/>
          <w:szCs w:val="24"/>
          <w:vertAlign w:val="superscript"/>
          <w:lang w:val="pt-PT"/>
        </w:rPr>
        <w:t>1</w:t>
      </w:r>
    </w:p>
    <w:p w14:paraId="59A0EFBC" w14:textId="77777777" w:rsidR="00B21F49" w:rsidRPr="0005428B" w:rsidRDefault="00B21F49" w:rsidP="00B21F49">
      <w:pPr>
        <w:jc w:val="both"/>
        <w:rPr>
          <w:rFonts w:cs="Arial"/>
          <w:sz w:val="24"/>
          <w:szCs w:val="24"/>
          <w:lang w:val="pt-PT"/>
        </w:rPr>
      </w:pPr>
      <w:r w:rsidRPr="0005428B">
        <w:rPr>
          <w:rFonts w:cs="Arial"/>
          <w:sz w:val="24"/>
          <w:szCs w:val="24"/>
          <w:lang w:val="pt-PT"/>
        </w:rPr>
        <w:t>Diana V. Vieira</w:t>
      </w:r>
      <w:r w:rsidRPr="0005428B">
        <w:rPr>
          <w:rFonts w:cs="Arial"/>
          <w:sz w:val="24"/>
          <w:szCs w:val="24"/>
          <w:vertAlign w:val="superscript"/>
          <w:lang w:val="pt-PT"/>
        </w:rPr>
        <w:t>1</w:t>
      </w:r>
    </w:p>
    <w:p w14:paraId="0E19E5E1" w14:textId="77777777" w:rsidR="00B21F49" w:rsidRPr="0005428B" w:rsidRDefault="00B21F49" w:rsidP="00B21F49">
      <w:pPr>
        <w:jc w:val="both"/>
        <w:rPr>
          <w:rFonts w:cs="Arial"/>
          <w:sz w:val="24"/>
          <w:szCs w:val="24"/>
          <w:lang w:val="pt-PT"/>
        </w:rPr>
      </w:pPr>
      <w:r w:rsidRPr="0005428B">
        <w:rPr>
          <w:rFonts w:cs="Arial"/>
          <w:sz w:val="24"/>
          <w:szCs w:val="24"/>
          <w:lang w:val="pt-PT"/>
        </w:rPr>
        <w:t>Vanessa A. Morais</w:t>
      </w:r>
      <w:r w:rsidRPr="0005428B">
        <w:rPr>
          <w:rFonts w:cs="Arial"/>
          <w:sz w:val="24"/>
          <w:szCs w:val="24"/>
          <w:vertAlign w:val="superscript"/>
          <w:lang w:val="pt-PT"/>
        </w:rPr>
        <w:t>1,</w:t>
      </w:r>
      <w:proofErr w:type="gramStart"/>
      <w:r w:rsidRPr="0005428B">
        <w:rPr>
          <w:rFonts w:cs="Arial"/>
          <w:sz w:val="24"/>
          <w:szCs w:val="24"/>
          <w:vertAlign w:val="superscript"/>
          <w:lang w:val="pt-PT"/>
        </w:rPr>
        <w:t>2</w:t>
      </w:r>
      <w:r>
        <w:rPr>
          <w:rFonts w:cs="Arial"/>
          <w:sz w:val="24"/>
          <w:szCs w:val="24"/>
          <w:vertAlign w:val="superscript"/>
          <w:lang w:val="pt-PT"/>
        </w:rPr>
        <w:t>,</w:t>
      </w:r>
      <w:r w:rsidRPr="0005428B">
        <w:rPr>
          <w:rFonts w:cs="Arial"/>
          <w:sz w:val="24"/>
          <w:szCs w:val="24"/>
          <w:lang w:val="pt-PT"/>
        </w:rPr>
        <w:t>*</w:t>
      </w:r>
      <w:proofErr w:type="gramEnd"/>
      <w:r>
        <w:rPr>
          <w:rFonts w:cs="Arial"/>
          <w:sz w:val="24"/>
          <w:szCs w:val="24"/>
          <w:lang w:val="pt-PT"/>
        </w:rPr>
        <w:t>*</w:t>
      </w:r>
    </w:p>
    <w:p w14:paraId="12948F68" w14:textId="77777777" w:rsidR="00B21F49" w:rsidRPr="0005428B" w:rsidRDefault="00B21F49" w:rsidP="00B21F49">
      <w:pPr>
        <w:jc w:val="both"/>
        <w:rPr>
          <w:rFonts w:cs="Arial"/>
          <w:sz w:val="24"/>
          <w:szCs w:val="24"/>
          <w:lang w:val="pt-PT"/>
        </w:rPr>
      </w:pPr>
      <w:r w:rsidRPr="0005428B">
        <w:rPr>
          <w:rFonts w:cs="Arial"/>
          <w:sz w:val="24"/>
          <w:szCs w:val="24"/>
          <w:lang w:val="pt-PT"/>
        </w:rPr>
        <w:t>Nuno L. Barbosa-Morais</w:t>
      </w:r>
      <w:r w:rsidRPr="0005428B">
        <w:rPr>
          <w:rFonts w:cs="Arial"/>
          <w:sz w:val="24"/>
          <w:szCs w:val="24"/>
          <w:vertAlign w:val="superscript"/>
          <w:lang w:val="pt-PT"/>
        </w:rPr>
        <w:t>1,2</w:t>
      </w:r>
      <w:r>
        <w:rPr>
          <w:rFonts w:cs="Arial"/>
          <w:sz w:val="24"/>
          <w:szCs w:val="24"/>
          <w:vertAlign w:val="superscript"/>
          <w:lang w:val="pt-PT"/>
        </w:rPr>
        <w:t>,3</w:t>
      </w:r>
      <w:r w:rsidRPr="0005428B">
        <w:rPr>
          <w:rFonts w:cs="Arial"/>
          <w:sz w:val="24"/>
          <w:szCs w:val="24"/>
          <w:lang w:val="pt-PT"/>
        </w:rPr>
        <w:t>**</w:t>
      </w:r>
      <w:r>
        <w:rPr>
          <w:rFonts w:cs="Arial"/>
          <w:sz w:val="24"/>
          <w:szCs w:val="24"/>
          <w:lang w:val="pt-PT"/>
        </w:rPr>
        <w:t>*</w:t>
      </w:r>
    </w:p>
    <w:p w14:paraId="684E31C4" w14:textId="2B85623B" w:rsidR="00B21F49" w:rsidRPr="0005428B" w:rsidRDefault="00B21F49" w:rsidP="00B21F49">
      <w:pPr>
        <w:jc w:val="both"/>
        <w:rPr>
          <w:rFonts w:cs="Arial"/>
          <w:sz w:val="24"/>
          <w:szCs w:val="24"/>
          <w:lang w:val="pt-PT"/>
        </w:rPr>
      </w:pPr>
      <w:r w:rsidRPr="0005428B">
        <w:rPr>
          <w:rFonts w:cs="Arial"/>
          <w:sz w:val="24"/>
          <w:szCs w:val="24"/>
          <w:vertAlign w:val="superscript"/>
          <w:lang w:val="pt-PT"/>
        </w:rPr>
        <w:t>1</w:t>
      </w:r>
      <w:r w:rsidRPr="0005428B">
        <w:rPr>
          <w:rFonts w:cs="Arial"/>
          <w:sz w:val="24"/>
          <w:szCs w:val="24"/>
          <w:lang w:val="pt-PT"/>
        </w:rPr>
        <w:t xml:space="preserve"> </w:t>
      </w:r>
      <w:r w:rsidR="00126A2D">
        <w:rPr>
          <w:rFonts w:cs="Arial"/>
          <w:sz w:val="24"/>
          <w:szCs w:val="24"/>
          <w:lang w:val="pt-PT"/>
        </w:rPr>
        <w:t xml:space="preserve">GIMM - </w:t>
      </w:r>
      <w:r w:rsidRPr="0005428B">
        <w:rPr>
          <w:rFonts w:cs="Arial"/>
          <w:sz w:val="24"/>
          <w:szCs w:val="24"/>
          <w:lang w:val="pt-PT"/>
        </w:rPr>
        <w:t xml:space="preserve">Gulbenkian </w:t>
      </w:r>
      <w:proofErr w:type="spellStart"/>
      <w:r w:rsidRPr="0005428B">
        <w:rPr>
          <w:rFonts w:cs="Arial"/>
          <w:sz w:val="24"/>
          <w:szCs w:val="24"/>
          <w:lang w:val="pt-PT"/>
        </w:rPr>
        <w:t>Institute</w:t>
      </w:r>
      <w:proofErr w:type="spellEnd"/>
      <w:r w:rsidRPr="0005428B">
        <w:rPr>
          <w:rFonts w:cs="Arial"/>
          <w:sz w:val="24"/>
          <w:szCs w:val="24"/>
          <w:lang w:val="pt-PT"/>
        </w:rPr>
        <w:t xml:space="preserve"> for Molecular Medicine, 1649-</w:t>
      </w:r>
      <w:r w:rsidR="00126A2D" w:rsidRPr="0005428B">
        <w:rPr>
          <w:rFonts w:cs="Arial"/>
          <w:sz w:val="24"/>
          <w:szCs w:val="24"/>
          <w:lang w:val="pt-PT"/>
        </w:rPr>
        <w:t>0</w:t>
      </w:r>
      <w:r w:rsidR="00126A2D">
        <w:rPr>
          <w:rFonts w:cs="Arial"/>
          <w:sz w:val="24"/>
          <w:szCs w:val="24"/>
          <w:lang w:val="pt-PT"/>
        </w:rPr>
        <w:t>35</w:t>
      </w:r>
      <w:r w:rsidR="00126A2D" w:rsidRPr="0005428B">
        <w:rPr>
          <w:rFonts w:cs="Arial"/>
          <w:sz w:val="24"/>
          <w:szCs w:val="24"/>
          <w:lang w:val="pt-PT"/>
        </w:rPr>
        <w:t xml:space="preserve"> </w:t>
      </w:r>
      <w:proofErr w:type="spellStart"/>
      <w:r w:rsidRPr="0005428B">
        <w:rPr>
          <w:rFonts w:cs="Arial"/>
          <w:sz w:val="24"/>
          <w:szCs w:val="24"/>
          <w:lang w:val="pt-PT"/>
        </w:rPr>
        <w:t>Lisbon</w:t>
      </w:r>
      <w:proofErr w:type="spellEnd"/>
      <w:r w:rsidRPr="0005428B">
        <w:rPr>
          <w:rFonts w:cs="Arial"/>
          <w:sz w:val="24"/>
          <w:szCs w:val="24"/>
          <w:lang w:val="pt-PT"/>
        </w:rPr>
        <w:t>, Portugal</w:t>
      </w:r>
    </w:p>
    <w:p w14:paraId="1AD813C2" w14:textId="77777777" w:rsidR="00B21F49" w:rsidRDefault="00B21F49" w:rsidP="00B21F49">
      <w:pPr>
        <w:jc w:val="both"/>
        <w:rPr>
          <w:rFonts w:cs="Arial"/>
          <w:sz w:val="24"/>
          <w:szCs w:val="24"/>
          <w:lang w:val="pt-PT"/>
        </w:rPr>
      </w:pPr>
      <w:r w:rsidRPr="0005428B">
        <w:rPr>
          <w:rFonts w:cs="Arial"/>
          <w:sz w:val="24"/>
          <w:szCs w:val="24"/>
          <w:vertAlign w:val="superscript"/>
          <w:lang w:val="pt-PT"/>
        </w:rPr>
        <w:t>2</w:t>
      </w:r>
      <w:r w:rsidRPr="0005428B">
        <w:rPr>
          <w:rFonts w:cs="Arial"/>
          <w:sz w:val="24"/>
          <w:szCs w:val="24"/>
          <w:lang w:val="pt-PT"/>
        </w:rPr>
        <w:t xml:space="preserve"> Faculdade de Medicina, Universidade de Lisboa, 1649-028 </w:t>
      </w:r>
      <w:proofErr w:type="spellStart"/>
      <w:r w:rsidRPr="0005428B">
        <w:rPr>
          <w:rFonts w:cs="Arial"/>
          <w:sz w:val="24"/>
          <w:szCs w:val="24"/>
          <w:lang w:val="pt-PT"/>
        </w:rPr>
        <w:t>Lisbon</w:t>
      </w:r>
      <w:proofErr w:type="spellEnd"/>
      <w:r w:rsidRPr="0005428B">
        <w:rPr>
          <w:rFonts w:cs="Arial"/>
          <w:sz w:val="24"/>
          <w:szCs w:val="24"/>
          <w:lang w:val="pt-PT"/>
        </w:rPr>
        <w:t>, Portugal</w:t>
      </w:r>
    </w:p>
    <w:p w14:paraId="6E7AAE00" w14:textId="77777777" w:rsidR="00B21F49" w:rsidRPr="0005428B" w:rsidRDefault="00B21F49" w:rsidP="00B21F49">
      <w:pPr>
        <w:jc w:val="both"/>
        <w:rPr>
          <w:rFonts w:cs="Arial"/>
          <w:sz w:val="24"/>
          <w:szCs w:val="24"/>
          <w:lang w:val="pt-PT"/>
        </w:rPr>
      </w:pPr>
      <w:r w:rsidRPr="00C66E8B">
        <w:rPr>
          <w:rFonts w:cs="Arial"/>
          <w:sz w:val="24"/>
          <w:szCs w:val="24"/>
          <w:vertAlign w:val="superscript"/>
          <w:lang w:val="pt-PT"/>
        </w:rPr>
        <w:t>3</w:t>
      </w:r>
      <w:r>
        <w:rPr>
          <w:rFonts w:cs="Arial"/>
          <w:sz w:val="24"/>
          <w:szCs w:val="24"/>
          <w:lang w:val="pt-PT"/>
        </w:rPr>
        <w:t xml:space="preserve"> </w:t>
      </w:r>
      <w:proofErr w:type="spellStart"/>
      <w:r w:rsidRPr="00C66E8B">
        <w:rPr>
          <w:rFonts w:cs="Arial"/>
          <w:sz w:val="24"/>
          <w:szCs w:val="24"/>
          <w:lang w:val="pt-PT"/>
        </w:rPr>
        <w:t>Comprehensive</w:t>
      </w:r>
      <w:proofErr w:type="spellEnd"/>
      <w:r w:rsidRPr="00C66E8B">
        <w:rPr>
          <w:rFonts w:cs="Arial"/>
          <w:sz w:val="24"/>
          <w:szCs w:val="24"/>
          <w:lang w:val="pt-PT"/>
        </w:rPr>
        <w:t xml:space="preserve"> </w:t>
      </w:r>
      <w:proofErr w:type="spellStart"/>
      <w:r w:rsidRPr="00C66E8B">
        <w:rPr>
          <w:rFonts w:cs="Arial"/>
          <w:sz w:val="24"/>
          <w:szCs w:val="24"/>
          <w:lang w:val="pt-PT"/>
        </w:rPr>
        <w:t>Health</w:t>
      </w:r>
      <w:proofErr w:type="spellEnd"/>
      <w:r w:rsidRPr="00C66E8B">
        <w:rPr>
          <w:rFonts w:cs="Arial"/>
          <w:sz w:val="24"/>
          <w:szCs w:val="24"/>
          <w:lang w:val="pt-PT"/>
        </w:rPr>
        <w:t xml:space="preserve"> Research Centre (CHRC), NOVA Medical </w:t>
      </w:r>
      <w:proofErr w:type="spellStart"/>
      <w:r w:rsidRPr="00C66E8B">
        <w:rPr>
          <w:rFonts w:cs="Arial"/>
          <w:sz w:val="24"/>
          <w:szCs w:val="24"/>
          <w:lang w:val="pt-PT"/>
        </w:rPr>
        <w:t>School|Faculdade</w:t>
      </w:r>
      <w:proofErr w:type="spellEnd"/>
      <w:r w:rsidRPr="00C66E8B">
        <w:rPr>
          <w:rFonts w:cs="Arial"/>
          <w:sz w:val="24"/>
          <w:szCs w:val="24"/>
          <w:lang w:val="pt-PT"/>
        </w:rPr>
        <w:t xml:space="preserve"> de Ciências Médicas, NMS|FCM, Universidade NOVA de Lisboa, 1169-056 </w:t>
      </w:r>
      <w:proofErr w:type="spellStart"/>
      <w:r w:rsidRPr="00C66E8B">
        <w:rPr>
          <w:rFonts w:cs="Arial"/>
          <w:sz w:val="24"/>
          <w:szCs w:val="24"/>
          <w:lang w:val="pt-PT"/>
        </w:rPr>
        <w:t>Lisbon</w:t>
      </w:r>
      <w:proofErr w:type="spellEnd"/>
      <w:r w:rsidRPr="00C66E8B">
        <w:rPr>
          <w:rFonts w:cs="Arial"/>
          <w:sz w:val="24"/>
          <w:szCs w:val="24"/>
          <w:lang w:val="pt-PT"/>
        </w:rPr>
        <w:t>, Portugal</w:t>
      </w:r>
    </w:p>
    <w:p w14:paraId="73721C80" w14:textId="77777777" w:rsidR="00B21F49" w:rsidRPr="0005428B" w:rsidRDefault="00B21F49" w:rsidP="00B21F49">
      <w:pPr>
        <w:jc w:val="both"/>
        <w:rPr>
          <w:rFonts w:cs="Arial"/>
          <w:sz w:val="24"/>
          <w:szCs w:val="24"/>
        </w:rPr>
      </w:pPr>
      <w:r w:rsidRPr="0005428B">
        <w:rPr>
          <w:rFonts w:cs="Arial"/>
          <w:sz w:val="24"/>
          <w:szCs w:val="24"/>
        </w:rPr>
        <w:t xml:space="preserve">* First Corresponding Author: Alexandre Kaizeler – </w:t>
      </w:r>
      <w:hyperlink r:id="rId9" w:history="1">
        <w:r w:rsidRPr="0005428B">
          <w:rPr>
            <w:rStyle w:val="Hiperligao"/>
            <w:rFonts w:cs="Arial"/>
            <w:sz w:val="24"/>
            <w:szCs w:val="24"/>
          </w:rPr>
          <w:t>alexandre.afonso@gimm.pt</w:t>
        </w:r>
      </w:hyperlink>
    </w:p>
    <w:p w14:paraId="7BBC46EB" w14:textId="291A355B" w:rsidR="00B21F49" w:rsidRPr="0005428B" w:rsidRDefault="00B21F49" w:rsidP="00B21F49">
      <w:pPr>
        <w:jc w:val="both"/>
        <w:rPr>
          <w:rFonts w:cs="Arial"/>
          <w:sz w:val="24"/>
          <w:szCs w:val="24"/>
        </w:rPr>
      </w:pPr>
      <w:r w:rsidRPr="0005428B">
        <w:rPr>
          <w:rFonts w:cs="Arial"/>
          <w:sz w:val="24"/>
          <w:szCs w:val="24"/>
        </w:rPr>
        <w:t xml:space="preserve">** </w:t>
      </w:r>
      <w:r>
        <w:rPr>
          <w:rFonts w:cs="Arial"/>
          <w:sz w:val="24"/>
          <w:szCs w:val="24"/>
        </w:rPr>
        <w:t>Second</w:t>
      </w:r>
      <w:r w:rsidRPr="0005428B">
        <w:rPr>
          <w:rFonts w:cs="Arial"/>
          <w:sz w:val="24"/>
          <w:szCs w:val="24"/>
        </w:rPr>
        <w:t xml:space="preserve"> Corresponding Author: </w:t>
      </w:r>
      <w:r>
        <w:rPr>
          <w:rFonts w:cs="Arial"/>
          <w:sz w:val="24"/>
          <w:szCs w:val="24"/>
        </w:rPr>
        <w:t>Vanessa A. Morais</w:t>
      </w:r>
      <w:r w:rsidRPr="0005428B">
        <w:rPr>
          <w:rFonts w:cs="Arial"/>
          <w:sz w:val="24"/>
          <w:szCs w:val="24"/>
        </w:rPr>
        <w:t xml:space="preserve"> – </w:t>
      </w:r>
      <w:r w:rsidR="0060418A">
        <w:rPr>
          <w:rFonts w:cs="Arial"/>
          <w:sz w:val="24"/>
          <w:szCs w:val="24"/>
        </w:rPr>
        <w:t>vanessa</w:t>
      </w:r>
      <w:r w:rsidRPr="0005428B">
        <w:rPr>
          <w:rFonts w:cs="Arial"/>
          <w:sz w:val="24"/>
          <w:szCs w:val="24"/>
        </w:rPr>
        <w:t>.morais@gimm.pt</w:t>
      </w:r>
    </w:p>
    <w:p w14:paraId="51A450FC" w14:textId="0F3F432E" w:rsidR="00501771" w:rsidRPr="00513035" w:rsidRDefault="00B21F49" w:rsidP="00513035">
      <w:pPr>
        <w:jc w:val="both"/>
        <w:rPr>
          <w:rFonts w:cs="Arial"/>
          <w:sz w:val="24"/>
          <w:szCs w:val="24"/>
        </w:rPr>
      </w:pPr>
      <w:r w:rsidRPr="0005428B">
        <w:rPr>
          <w:rFonts w:cs="Arial"/>
          <w:sz w:val="24"/>
          <w:szCs w:val="24"/>
        </w:rPr>
        <w:t>*</w:t>
      </w:r>
      <w:r>
        <w:rPr>
          <w:rFonts w:cs="Arial"/>
          <w:sz w:val="24"/>
          <w:szCs w:val="24"/>
        </w:rPr>
        <w:t>*</w:t>
      </w:r>
      <w:r w:rsidRPr="0005428B">
        <w:rPr>
          <w:rFonts w:cs="Arial"/>
          <w:sz w:val="24"/>
          <w:szCs w:val="24"/>
        </w:rPr>
        <w:t xml:space="preserve">* </w:t>
      </w:r>
      <w:r>
        <w:rPr>
          <w:rFonts w:cs="Arial"/>
          <w:sz w:val="24"/>
          <w:szCs w:val="24"/>
        </w:rPr>
        <w:t>Third</w:t>
      </w:r>
      <w:r w:rsidRPr="0005428B">
        <w:rPr>
          <w:rFonts w:cs="Arial"/>
          <w:sz w:val="24"/>
          <w:szCs w:val="24"/>
        </w:rPr>
        <w:t xml:space="preserve"> Corresponding Author: Nuno L. Barbosa-Morais – nuno.morais@</w:t>
      </w:r>
      <w:r>
        <w:rPr>
          <w:rFonts w:cs="Arial"/>
          <w:sz w:val="24"/>
          <w:szCs w:val="24"/>
        </w:rPr>
        <w:t>nms.unl.pt</w:t>
      </w:r>
    </w:p>
    <w:p w14:paraId="4EA4EF4A" w14:textId="77777777" w:rsidR="000078A7" w:rsidRDefault="000078A7">
      <w:pPr>
        <w:spacing w:line="278" w:lineRule="auto"/>
        <w:rPr>
          <w:rFonts w:asciiTheme="majorHAnsi" w:eastAsiaTheme="majorEastAsia" w:hAnsiTheme="majorHAnsi" w:cstheme="majorBidi"/>
          <w:color w:val="0F4761" w:themeColor="accent1" w:themeShade="BF"/>
          <w:sz w:val="40"/>
          <w:szCs w:val="40"/>
        </w:rPr>
      </w:pPr>
      <w:r>
        <w:br w:type="page"/>
      </w:r>
    </w:p>
    <w:p w14:paraId="31D4FE9A" w14:textId="04BC80C6" w:rsidR="00501771" w:rsidRDefault="00501771" w:rsidP="00501771">
      <w:pPr>
        <w:pStyle w:val="Ttulo1"/>
      </w:pPr>
      <w:r>
        <w:lastRenderedPageBreak/>
        <w:t>Supplementary Data</w:t>
      </w:r>
    </w:p>
    <w:p w14:paraId="79A7EA09" w14:textId="5B513ECF" w:rsidR="0060418A" w:rsidRDefault="0060418A" w:rsidP="0060418A">
      <w:pPr>
        <w:pStyle w:val="Ttulo1"/>
      </w:pPr>
      <w:r>
        <w:t>Methods</w:t>
      </w:r>
    </w:p>
    <w:p w14:paraId="435DE36E" w14:textId="77777777" w:rsidR="0060418A" w:rsidRPr="009A3A3C" w:rsidRDefault="0060418A" w:rsidP="0060418A">
      <w:pPr>
        <w:pStyle w:val="Ttulo2"/>
      </w:pPr>
      <w:r w:rsidRPr="009A3A3C">
        <w:t>Sampling bias simulations (Mimi-Seq)</w:t>
      </w:r>
    </w:p>
    <w:p w14:paraId="55779E6A" w14:textId="412880F6" w:rsidR="00976A54" w:rsidRDefault="0060418A" w:rsidP="0060418A">
      <w:pPr>
        <w:rPr>
          <w:rFonts w:ascii="Arial" w:hAnsi="Arial" w:cs="Arial"/>
          <w:sz w:val="24"/>
          <w:szCs w:val="24"/>
        </w:rPr>
      </w:pPr>
      <w:r w:rsidRPr="00565855">
        <w:rPr>
          <w:rFonts w:ascii="Arial" w:hAnsi="Arial" w:cs="Arial"/>
          <w:sz w:val="24"/>
          <w:szCs w:val="24"/>
        </w:rPr>
        <w:t>To assess potential sampling bias, we simulated RNA-seq fragmentation using expression and fragment length distributions derived from GSE99304</w:t>
      </w:r>
      <w:r>
        <w:rPr>
          <w:rFonts w:ascii="Arial" w:hAnsi="Arial" w:cs="Arial"/>
          <w:sz w:val="24"/>
          <w:szCs w:val="24"/>
        </w:rPr>
        <w:fldChar w:fldCharType="begin"/>
      </w:r>
      <w:r w:rsidR="006C23FA">
        <w:rPr>
          <w:rFonts w:ascii="Arial" w:hAnsi="Arial" w:cs="Arial"/>
          <w:sz w:val="24"/>
          <w:szCs w:val="24"/>
        </w:rPr>
        <w:instrText xml:space="preserve"> ADDIN ZOTERO_ITEM CSL_CITATION {"citationID":"qSnAwhjp","properties":{"formattedCitation":"\\super 1\\nosupersub{}","plainCitation":"1","noteIndex":0},"citationItems":[{"id":"yKz8QSbR/kXUy4k0v","uris":["http://zotero.org/users/local/1p9EH8ax/items/WPA4SC2G"],"itemData":{"id":"f9pzkrjY/dGyVcsiE","type":"article-journal","container-title":"Molecular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Pr>
          <w:rFonts w:ascii="Arial" w:hAnsi="Arial" w:cs="Arial"/>
          <w:sz w:val="24"/>
          <w:szCs w:val="24"/>
        </w:rPr>
        <w:fldChar w:fldCharType="separate"/>
      </w:r>
      <w:r w:rsidR="00164ACD" w:rsidRPr="00164ACD">
        <w:rPr>
          <w:rFonts w:ascii="Arial" w:hAnsi="Arial" w:cs="Arial"/>
          <w:kern w:val="0"/>
          <w:sz w:val="24"/>
          <w:vertAlign w:val="superscript"/>
        </w:rPr>
        <w:t>1</w:t>
      </w:r>
      <w:r>
        <w:rPr>
          <w:rFonts w:ascii="Arial" w:hAnsi="Arial" w:cs="Arial"/>
          <w:sz w:val="24"/>
          <w:szCs w:val="24"/>
        </w:rPr>
        <w:fldChar w:fldCharType="end"/>
      </w:r>
      <w:r w:rsidRPr="00565855">
        <w:rPr>
          <w:rFonts w:ascii="Arial" w:hAnsi="Arial" w:cs="Arial"/>
          <w:sz w:val="24"/>
          <w:szCs w:val="24"/>
        </w:rPr>
        <w:t xml:space="preserve"> WC and SG samples. For each sample, paired-end alignments were used to extract two metrics from BAM files: </w:t>
      </w:r>
    </w:p>
    <w:p w14:paraId="2770BA5B" w14:textId="77777777" w:rsidR="00976A54" w:rsidRDefault="0060418A" w:rsidP="00976A54">
      <w:pPr>
        <w:pStyle w:val="PargrafodaLista"/>
        <w:numPr>
          <w:ilvl w:val="0"/>
          <w:numId w:val="3"/>
        </w:numPr>
        <w:rPr>
          <w:rFonts w:ascii="Arial" w:hAnsi="Arial" w:cs="Arial"/>
          <w:sz w:val="24"/>
          <w:szCs w:val="24"/>
        </w:rPr>
      </w:pPr>
      <w:r w:rsidRPr="00976A54">
        <w:rPr>
          <w:rFonts w:ascii="Arial" w:hAnsi="Arial" w:cs="Arial"/>
          <w:sz w:val="24"/>
          <w:szCs w:val="24"/>
        </w:rPr>
        <w:t xml:space="preserve">the observed </w:t>
      </w:r>
      <w:r w:rsidR="00976A54">
        <w:rPr>
          <w:rFonts w:ascii="Arial" w:hAnsi="Arial" w:cs="Arial"/>
          <w:sz w:val="24"/>
          <w:szCs w:val="24"/>
        </w:rPr>
        <w:t>t</w:t>
      </w:r>
      <w:r w:rsidRPr="00976A54">
        <w:rPr>
          <w:rFonts w:ascii="Arial" w:hAnsi="Arial" w:cs="Arial"/>
          <w:sz w:val="24"/>
          <w:szCs w:val="24"/>
        </w:rPr>
        <w:t xml:space="preserve">emplate </w:t>
      </w:r>
      <w:r w:rsidR="00976A54">
        <w:rPr>
          <w:rFonts w:ascii="Arial" w:hAnsi="Arial" w:cs="Arial"/>
          <w:sz w:val="24"/>
          <w:szCs w:val="24"/>
        </w:rPr>
        <w:t>len</w:t>
      </w:r>
      <w:r w:rsidRPr="00976A54">
        <w:rPr>
          <w:rFonts w:ascii="Arial" w:hAnsi="Arial" w:cs="Arial"/>
          <w:sz w:val="24"/>
          <w:szCs w:val="24"/>
        </w:rPr>
        <w:t>gth (TLEN) field, which reports the observed fragment siz</w:t>
      </w:r>
      <w:r w:rsidR="00976A54">
        <w:rPr>
          <w:rFonts w:ascii="Arial" w:hAnsi="Arial" w:cs="Arial"/>
          <w:sz w:val="24"/>
          <w:szCs w:val="24"/>
        </w:rPr>
        <w:t>e;</w:t>
      </w:r>
    </w:p>
    <w:p w14:paraId="0927EB58" w14:textId="77777777" w:rsidR="00976A54" w:rsidRDefault="0060418A" w:rsidP="00976A54">
      <w:pPr>
        <w:pStyle w:val="PargrafodaLista"/>
        <w:numPr>
          <w:ilvl w:val="0"/>
          <w:numId w:val="3"/>
        </w:numPr>
        <w:rPr>
          <w:rFonts w:ascii="Arial" w:hAnsi="Arial" w:cs="Arial"/>
          <w:sz w:val="24"/>
          <w:szCs w:val="24"/>
        </w:rPr>
      </w:pPr>
      <w:r w:rsidRPr="00976A54">
        <w:rPr>
          <w:rFonts w:ascii="Arial" w:hAnsi="Arial" w:cs="Arial"/>
          <w:sz w:val="24"/>
          <w:szCs w:val="24"/>
        </w:rPr>
        <w:t>the median fragment position, calculated for each read pair as</w:t>
      </w:r>
      <w:r w:rsidR="00976A54">
        <w:rPr>
          <w:rFonts w:ascii="Arial" w:hAnsi="Arial" w:cs="Arial"/>
          <w:sz w:val="24"/>
          <w:szCs w:val="24"/>
        </w:rPr>
        <w:t>:</w:t>
      </w:r>
    </w:p>
    <w:p w14:paraId="4730B68E" w14:textId="08EE9E03" w:rsidR="00976A54" w:rsidRPr="00976A54" w:rsidRDefault="00000000" w:rsidP="00144B83">
      <w:pPr>
        <w:ind w:left="360"/>
        <w:jc w:val="center"/>
        <w:rPr>
          <w:rFonts w:ascii="Arial" w:hAnsi="Arial" w:cs="Arial"/>
          <w:sz w:val="24"/>
          <w:szCs w:val="24"/>
        </w:rPr>
      </w:pPr>
      <m:oMath>
        <m:f>
          <m:fPr>
            <m:ctrlPr>
              <w:rPr>
                <w:rFonts w:ascii="Cambria Math" w:hAnsi="Cambria Math" w:cs="Arial"/>
                <w:i/>
                <w:sz w:val="24"/>
                <w:szCs w:val="24"/>
              </w:rPr>
            </m:ctrlPr>
          </m:fPr>
          <m:num>
            <m:r>
              <w:rPr>
                <w:rFonts w:ascii="Cambria Math" w:hAnsi="Cambria Math" w:cs="Arial"/>
                <w:sz w:val="24"/>
                <w:szCs w:val="24"/>
              </w:rPr>
              <m:t xml:space="preserve">start </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read</m:t>
                    </m:r>
                  </m:e>
                  <m:sub>
                    <m:r>
                      <w:rPr>
                        <w:rFonts w:ascii="Cambria Math" w:hAnsi="Cambria Math" w:cs="Arial"/>
                        <w:sz w:val="24"/>
                        <w:szCs w:val="24"/>
                      </w:rPr>
                      <m:t>1</m:t>
                    </m:r>
                  </m:sub>
                </m:sSub>
              </m:e>
            </m:d>
            <m:r>
              <w:rPr>
                <w:rFonts w:ascii="Cambria Math" w:hAnsi="Cambria Math" w:cs="Arial"/>
                <w:sz w:val="24"/>
                <w:szCs w:val="24"/>
              </w:rPr>
              <m:t xml:space="preserve">+start </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read</m:t>
                    </m:r>
                  </m:e>
                  <m:sub>
                    <m:r>
                      <w:rPr>
                        <w:rFonts w:ascii="Cambria Math" w:hAnsi="Cambria Math" w:cs="Arial"/>
                        <w:sz w:val="24"/>
                        <w:szCs w:val="24"/>
                      </w:rPr>
                      <m:t>2</m:t>
                    </m:r>
                  </m:sub>
                </m:sSub>
              </m:e>
            </m:d>
            <m:r>
              <w:rPr>
                <w:rFonts w:ascii="Cambria Math" w:hAnsi="Cambria Math" w:cs="Arial"/>
                <w:sz w:val="24"/>
                <w:szCs w:val="24"/>
              </w:rPr>
              <m:t>+read length</m:t>
            </m:r>
          </m:num>
          <m:den>
            <m:r>
              <w:rPr>
                <w:rFonts w:ascii="Cambria Math" w:hAnsi="Cambria Math" w:cs="Arial"/>
                <w:sz w:val="24"/>
                <w:szCs w:val="24"/>
              </w:rPr>
              <m:t>2</m:t>
            </m:r>
          </m:den>
        </m:f>
      </m:oMath>
      <w:r w:rsidR="00144B83">
        <w:rPr>
          <w:rFonts w:ascii="Arial" w:hAnsi="Arial" w:cs="Arial"/>
          <w:sz w:val="24"/>
          <w:szCs w:val="24"/>
        </w:rPr>
        <w:t xml:space="preserve"> </w:t>
      </w:r>
      <w:r w:rsidR="00144B83" w:rsidRPr="00144B83">
        <w:rPr>
          <w:rFonts w:ascii="Arial" w:hAnsi="Arial" w:cs="Arial"/>
          <w:i/>
          <w:iCs/>
          <w:sz w:val="24"/>
          <w:szCs w:val="24"/>
        </w:rPr>
        <w:t>(1)</w:t>
      </w:r>
    </w:p>
    <w:p w14:paraId="1CB7887F" w14:textId="77777777" w:rsidR="00976A54" w:rsidRPr="00976A54" w:rsidRDefault="00976A54" w:rsidP="00976A54">
      <w:pPr>
        <w:pStyle w:val="Ttulo1"/>
        <w:rPr>
          <w:rFonts w:ascii="Arial" w:eastAsiaTheme="minorEastAsia" w:hAnsi="Arial" w:cs="Arial"/>
          <w:color w:val="auto"/>
          <w:sz w:val="24"/>
          <w:szCs w:val="24"/>
        </w:rPr>
      </w:pPr>
      <w:r w:rsidRPr="00976A54">
        <w:rPr>
          <w:rFonts w:ascii="Arial" w:eastAsiaTheme="minorEastAsia" w:hAnsi="Arial" w:cs="Arial"/>
          <w:color w:val="auto"/>
          <w:sz w:val="24"/>
          <w:szCs w:val="24"/>
        </w:rPr>
        <w:t>For each fragmentation event, fragment lengths were randomly sampled from the corresponding empirical size distribution, and transcripts were iteratively fragmented until no additional fragment could be accommodated within the remaining sequence. This approach preserved both transcript identity and fragment length characteristics in the simulated reads.</w:t>
      </w:r>
    </w:p>
    <w:p w14:paraId="5994C672" w14:textId="3F20B788" w:rsidR="00976A54" w:rsidRDefault="00976A54" w:rsidP="00976A54">
      <w:pPr>
        <w:pStyle w:val="Ttulo1"/>
        <w:rPr>
          <w:ins w:id="3" w:author="Alexandre Miguel Kaizeler Guedes Da Silva Afonso" w:date="2026-07-08T09:42:00Z" w16du:dateUtc="2026-07-08T08:42:00Z"/>
          <w:rFonts w:ascii="Arial" w:eastAsiaTheme="minorEastAsia" w:hAnsi="Arial" w:cs="Arial"/>
          <w:color w:val="auto"/>
          <w:sz w:val="24"/>
          <w:szCs w:val="24"/>
        </w:rPr>
      </w:pPr>
      <w:r w:rsidRPr="00976A54">
        <w:rPr>
          <w:rFonts w:ascii="Arial" w:eastAsiaTheme="minorEastAsia" w:hAnsi="Arial" w:cs="Arial"/>
          <w:color w:val="auto"/>
          <w:sz w:val="24"/>
          <w:szCs w:val="24"/>
        </w:rPr>
        <w:t xml:space="preserve">Following simulation, transcript abundances were converted back to discrete read counts to generate sequencing-like count matrices, allowing downstream differential expression analyses, while preserving the intended total library depth of empirical </w:t>
      </w:r>
      <w:r>
        <w:rPr>
          <w:rFonts w:ascii="Arial" w:eastAsiaTheme="minorEastAsia" w:hAnsi="Arial" w:cs="Arial"/>
          <w:color w:val="auto"/>
          <w:sz w:val="24"/>
          <w:szCs w:val="24"/>
        </w:rPr>
        <w:t>SG</w:t>
      </w:r>
      <w:r w:rsidRPr="00976A54">
        <w:rPr>
          <w:rFonts w:ascii="Arial" w:eastAsiaTheme="minorEastAsia" w:hAnsi="Arial" w:cs="Arial"/>
          <w:color w:val="auto"/>
          <w:sz w:val="24"/>
          <w:szCs w:val="24"/>
        </w:rPr>
        <w:t xml:space="preserve"> datasets. Three simulated WC and three simulated SG samples were generated to assess whether subsampling to approximately 10% of total reads, mimicking the SG fraction, was sufficient to induce length-dependent transcript representation biases.</w:t>
      </w:r>
    </w:p>
    <w:p w14:paraId="594CCD1C" w14:textId="4899A0D4" w:rsidR="00395C8C" w:rsidRPr="00395C8C" w:rsidRDefault="00395C8C">
      <w:pPr>
        <w:pStyle w:val="Ttulo2"/>
        <w:rPr>
          <w:ins w:id="4" w:author="Alexandre Miguel Kaizeler Guedes Da Silva Afonso" w:date="2026-07-07T12:13:00Z" w16du:dateUtc="2026-07-07T11:13:00Z"/>
          <w:rPrChange w:id="5" w:author="Alexandre Miguel Kaizeler Guedes Da Silva Afonso" w:date="2026-07-08T09:42:00Z" w16du:dateUtc="2026-07-08T08:42:00Z">
            <w:rPr>
              <w:ins w:id="6" w:author="Alexandre Miguel Kaizeler Guedes Da Silva Afonso" w:date="2026-07-07T12:13:00Z" w16du:dateUtc="2026-07-07T11:13:00Z"/>
              <w:rFonts w:ascii="Arial" w:eastAsiaTheme="minorEastAsia" w:hAnsi="Arial" w:cs="Arial"/>
              <w:color w:val="auto"/>
              <w:sz w:val="24"/>
              <w:szCs w:val="24"/>
            </w:rPr>
          </w:rPrChange>
        </w:rPr>
        <w:pPrChange w:id="7" w:author="Alexandre Miguel Kaizeler Guedes Da Silva Afonso" w:date="2026-07-08T09:43:00Z" w16du:dateUtc="2026-07-08T08:43:00Z">
          <w:pPr>
            <w:pStyle w:val="Ttulo1"/>
          </w:pPr>
        </w:pPrChange>
      </w:pPr>
      <w:ins w:id="8" w:author="Alexandre Miguel Kaizeler Guedes Da Silva Afonso" w:date="2026-07-08T09:43:00Z" w16du:dateUtc="2026-07-08T08:43:00Z">
        <w:r>
          <w:t xml:space="preserve">Dataset-specific </w:t>
        </w:r>
      </w:ins>
      <w:ins w:id="9" w:author="Alexandre Miguel Kaizeler Guedes Da Silva Afonso" w:date="2026-07-08T10:22:00Z" w16du:dateUtc="2026-07-08T09:22:00Z">
        <w:r w:rsidR="00060B9F">
          <w:t>caveats and exclusion criteria</w:t>
        </w:r>
      </w:ins>
    </w:p>
    <w:p w14:paraId="3F6D0C3A" w14:textId="72C8B71B" w:rsidR="00395C8C" w:rsidRDefault="00395C8C" w:rsidP="00395C8C">
      <w:pPr>
        <w:pStyle w:val="PargrafodaLista"/>
        <w:numPr>
          <w:ilvl w:val="0"/>
          <w:numId w:val="4"/>
        </w:numPr>
        <w:jc w:val="both"/>
        <w:rPr>
          <w:ins w:id="10" w:author="Alexandre Miguel Kaizeler Guedes Da Silva Afonso" w:date="2026-07-08T09:52:00Z" w16du:dateUtc="2026-07-08T08:52:00Z"/>
          <w:rFonts w:ascii="Arial" w:hAnsi="Arial" w:cs="Arial"/>
          <w:sz w:val="24"/>
          <w:szCs w:val="24"/>
        </w:rPr>
      </w:pPr>
      <w:ins w:id="11" w:author="Alexandre Miguel Kaizeler Guedes Da Silva Afonso" w:date="2026-07-08T09:47:00Z" w16du:dateUtc="2026-07-08T08:47:00Z">
        <w:r>
          <w:rPr>
            <w:rFonts w:ascii="Arial" w:hAnsi="Arial" w:cs="Arial"/>
            <w:sz w:val="24"/>
            <w:szCs w:val="24"/>
          </w:rPr>
          <w:t>GSE119977</w:t>
        </w:r>
      </w:ins>
      <w:r w:rsidR="006C23FA">
        <w:rPr>
          <w:rFonts w:ascii="Arial" w:hAnsi="Arial" w:cs="Arial"/>
          <w:sz w:val="24"/>
          <w:szCs w:val="24"/>
        </w:rPr>
        <w:fldChar w:fldCharType="begin"/>
      </w:r>
      <w:r w:rsidR="006C23FA">
        <w:rPr>
          <w:rFonts w:ascii="Arial" w:hAnsi="Arial" w:cs="Arial"/>
          <w:sz w:val="24"/>
          <w:szCs w:val="24"/>
        </w:rPr>
        <w:instrText xml:space="preserve"> ADDIN ZOTERO_ITEM CSL_CITATION {"citationID":"4eq2Nn2j","properties":{"unsorted":false,"formattedCitation":"\\super 2,3\\nosupersub{}","plainCitation":"2,3","noteIndex":0},"citationItems":[{"id":"yKz8QSbR/dzczKJmR","uris":["http://zotero.org/users/local/1p9EH8ax/items/JRJEKK4Q"],"itemData":{"id":"yKz8QSbR/dzczKJmR","type":"article-journal","abstract":"Stress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6C23FA">
        <w:rPr>
          <w:rFonts w:ascii="Arial" w:hAnsi="Arial" w:cs="Arial"/>
          <w:sz w:val="24"/>
          <w:szCs w:val="24"/>
        </w:rPr>
        <w:fldChar w:fldCharType="separate"/>
      </w:r>
      <w:r w:rsidR="006C23FA" w:rsidRPr="006C23FA">
        <w:rPr>
          <w:rFonts w:ascii="Arial" w:hAnsi="Arial" w:cs="Arial"/>
          <w:kern w:val="0"/>
          <w:sz w:val="24"/>
          <w:vertAlign w:val="superscript"/>
        </w:rPr>
        <w:t>2,3</w:t>
      </w:r>
      <w:r w:rsidR="006C23FA">
        <w:rPr>
          <w:rFonts w:ascii="Arial" w:hAnsi="Arial" w:cs="Arial"/>
          <w:sz w:val="24"/>
          <w:szCs w:val="24"/>
        </w:rPr>
        <w:fldChar w:fldCharType="end"/>
      </w:r>
      <w:ins w:id="12" w:author="Alexandre Miguel Kaizeler Guedes Da Silva Afonso" w:date="2026-07-08T09:48:00Z" w16du:dateUtc="2026-07-08T08:48:00Z">
        <w:r>
          <w:rPr>
            <w:rFonts w:ascii="Arial" w:hAnsi="Arial" w:cs="Arial"/>
            <w:sz w:val="24"/>
            <w:szCs w:val="24"/>
          </w:rPr>
          <w:t xml:space="preserve">: </w:t>
        </w:r>
      </w:ins>
      <w:ins w:id="13" w:author="Alexandre Miguel Kaizeler Guedes Da Silva Afonso" w:date="2026-07-08T09:49:00Z" w16du:dateUtc="2026-07-08T08:49:00Z">
        <w:r>
          <w:rPr>
            <w:rFonts w:ascii="Arial" w:hAnsi="Arial" w:cs="Arial"/>
            <w:sz w:val="24"/>
            <w:szCs w:val="24"/>
          </w:rPr>
          <w:t>Some G3BP KO samples were found</w:t>
        </w:r>
      </w:ins>
      <w:ins w:id="14" w:author="Alexandre Miguel Kaizeler Guedes Da Silva Afonso" w:date="2026-07-08T09:50:00Z" w16du:dateUtc="2026-07-08T08:50:00Z">
        <w:r>
          <w:rPr>
            <w:rFonts w:ascii="Arial" w:hAnsi="Arial" w:cs="Arial"/>
            <w:sz w:val="24"/>
            <w:szCs w:val="24"/>
          </w:rPr>
          <w:t xml:space="preserve"> to be G3BP WT samples</w:t>
        </w:r>
      </w:ins>
      <w:ins w:id="15" w:author="Alexandre Miguel Kaizeler Guedes Da Silva Afonso" w:date="2026-07-08T09:51:00Z" w16du:dateUtc="2026-07-08T08:51:00Z">
        <w:r>
          <w:rPr>
            <w:rFonts w:ascii="Arial" w:hAnsi="Arial" w:cs="Arial"/>
            <w:sz w:val="24"/>
            <w:szCs w:val="24"/>
          </w:rPr>
          <w:t xml:space="preserve"> instead. This mislabeling was corrected by the authors following our correspondence</w:t>
        </w:r>
      </w:ins>
      <w:ins w:id="16" w:author="Alexandre Miguel Kaizeler Guedes Da Silva Afonso" w:date="2026-07-08T09:52:00Z" w16du:dateUtc="2026-07-08T08:52:00Z">
        <w:r w:rsidRPr="009A3A3C">
          <w:rPr>
            <w:rFonts w:ascii="Arial" w:hAnsi="Arial" w:cs="Arial"/>
            <w:sz w:val="24"/>
            <w:szCs w:val="24"/>
          </w:rPr>
          <w:fldChar w:fldCharType="begin"/>
        </w:r>
      </w:ins>
      <w:r w:rsidR="006C23FA">
        <w:rPr>
          <w:rFonts w:ascii="Arial" w:hAnsi="Arial" w:cs="Arial"/>
          <w:sz w:val="24"/>
          <w:szCs w:val="24"/>
        </w:rPr>
        <w:instrText xml:space="preserve"> ADDIN ZOTERO_ITEM CSL_CITATION {"citationID":"VlfPtPLK","properties":{"formattedCitation":"\\super 3\\nosupersub{}","plainCitation":"3","noteIndex":0},"citationItems":[{"id":29,"uris":["http://zotero.org/users/local/q86rvdj2/items/2ZLXICP3"],"itemData":{"id":29,"type":"article-journal","container-title":"RNA","DOI":"10.1261/rna.079790.123","ISSN":"1355-8382,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ins w:id="17" w:author="Alexandre Miguel Kaizeler Guedes Da Silva Afonso" w:date="2026-07-08T09:52:00Z" w16du:dateUtc="2026-07-08T08:52:00Z">
        <w:r w:rsidRPr="009A3A3C">
          <w:rPr>
            <w:rFonts w:ascii="Arial" w:hAnsi="Arial" w:cs="Arial"/>
            <w:sz w:val="24"/>
            <w:szCs w:val="24"/>
          </w:rPr>
          <w:fldChar w:fldCharType="separate"/>
        </w:r>
      </w:ins>
      <w:r w:rsidR="006C23FA" w:rsidRPr="006C23FA">
        <w:rPr>
          <w:rFonts w:ascii="Arial" w:hAnsi="Arial" w:cs="Arial"/>
          <w:kern w:val="0"/>
          <w:sz w:val="24"/>
          <w:vertAlign w:val="superscript"/>
        </w:rPr>
        <w:t>3</w:t>
      </w:r>
      <w:ins w:id="18" w:author="Alexandre Miguel Kaizeler Guedes Da Silva Afonso" w:date="2026-07-08T09:52:00Z" w16du:dateUtc="2026-07-08T08:52:00Z">
        <w:r w:rsidRPr="009A3A3C">
          <w:rPr>
            <w:rFonts w:ascii="Arial" w:hAnsi="Arial" w:cs="Arial"/>
            <w:sz w:val="24"/>
            <w:szCs w:val="24"/>
          </w:rPr>
          <w:fldChar w:fldCharType="end"/>
        </w:r>
      </w:ins>
      <w:ins w:id="19" w:author="Alexandre Miguel Kaizeler Guedes Da Silva Afonso" w:date="2026-07-08T09:51:00Z" w16du:dateUtc="2026-07-08T08:51:00Z">
        <w:r>
          <w:rPr>
            <w:rFonts w:ascii="Arial" w:hAnsi="Arial" w:cs="Arial"/>
            <w:sz w:val="24"/>
            <w:szCs w:val="24"/>
          </w:rPr>
          <w:t>, and the dataset was used as such.</w:t>
        </w:r>
      </w:ins>
    </w:p>
    <w:p w14:paraId="4CEF00B8" w14:textId="20B8A483" w:rsidR="006C23FA" w:rsidRDefault="006C23FA" w:rsidP="00395C8C">
      <w:pPr>
        <w:pStyle w:val="PargrafodaLista"/>
        <w:numPr>
          <w:ilvl w:val="0"/>
          <w:numId w:val="4"/>
        </w:numPr>
        <w:jc w:val="both"/>
        <w:rPr>
          <w:ins w:id="20" w:author="Alexandre Miguel Kaizeler Guedes Da Silva Afonso" w:date="2026-07-08T11:52:00Z" w16du:dateUtc="2026-07-08T10:52:00Z"/>
          <w:rFonts w:ascii="Arial" w:hAnsi="Arial" w:cs="Arial"/>
          <w:sz w:val="24"/>
          <w:szCs w:val="24"/>
        </w:rPr>
      </w:pPr>
      <w:ins w:id="21" w:author="Alexandre Miguel Kaizeler Guedes Da Silva Afonso" w:date="2026-07-08T11:52:00Z">
        <w:r w:rsidRPr="006C23FA">
          <w:rPr>
            <w:rFonts w:ascii="Arial" w:hAnsi="Arial" w:cs="Arial"/>
            <w:sz w:val="24"/>
            <w:szCs w:val="24"/>
          </w:rPr>
          <w:t>GSE121575</w:t>
        </w:r>
      </w:ins>
      <w:r>
        <w:rPr>
          <w:rFonts w:ascii="Arial" w:hAnsi="Arial" w:cs="Arial"/>
          <w:sz w:val="24"/>
          <w:szCs w:val="24"/>
        </w:rPr>
        <w:fldChar w:fldCharType="begin"/>
      </w:r>
      <w:r>
        <w:rPr>
          <w:rFonts w:ascii="Arial" w:hAnsi="Arial" w:cs="Arial"/>
          <w:sz w:val="24"/>
          <w:szCs w:val="24"/>
        </w:rPr>
        <w:instrText xml:space="preserve"> ADDIN ZOTERO_ITEM CSL_CITATION {"citationID":"2x3fyDnt","properties":{"unsorted":false,"formattedCitation":"\\super 4\\nosupersub{}","plainCitation":"4","noteIndex":0},"citationItems":[{"id":402,"uris":["http://zotero.org/users/local/q86rvdj2/items/4M8MEZKM"],"itemData":{"id":402,"type":"article-journal","abstract":"Diverse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Cell","page":"875–887.e5","PMID":"31442426","PMCID":"PMC6834362","title":"Proximity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Pr>
          <w:rFonts w:ascii="Arial" w:hAnsi="Arial" w:cs="Arial"/>
          <w:sz w:val="24"/>
          <w:szCs w:val="24"/>
        </w:rPr>
        <w:fldChar w:fldCharType="separate"/>
      </w:r>
      <w:r w:rsidRPr="006C23FA">
        <w:rPr>
          <w:rFonts w:ascii="Arial" w:hAnsi="Arial" w:cs="Arial"/>
          <w:kern w:val="0"/>
          <w:sz w:val="24"/>
          <w:vertAlign w:val="superscript"/>
        </w:rPr>
        <w:t>4</w:t>
      </w:r>
      <w:r>
        <w:rPr>
          <w:rFonts w:ascii="Arial" w:hAnsi="Arial" w:cs="Arial"/>
          <w:sz w:val="24"/>
          <w:szCs w:val="24"/>
        </w:rPr>
        <w:fldChar w:fldCharType="end"/>
      </w:r>
      <w:ins w:id="22" w:author="Alexandre Miguel Kaizeler Guedes Da Silva Afonso" w:date="2026-07-08T11:52:00Z">
        <w:r w:rsidRPr="006C23FA">
          <w:rPr>
            <w:rFonts w:ascii="Arial" w:hAnsi="Arial" w:cs="Arial"/>
            <w:sz w:val="24"/>
            <w:szCs w:val="24"/>
          </w:rPr>
          <w:t xml:space="preserve">: Study was performed in HEK293 cells (female karyotype). </w:t>
        </w:r>
      </w:ins>
      <w:ins w:id="23" w:author="Alexandre Miguel Kaizeler Guedes Da Silva Afonso" w:date="2026-07-08T11:52:00Z" w16du:dateUtc="2026-07-08T10:52:00Z">
        <w:r>
          <w:rPr>
            <w:rFonts w:ascii="Arial" w:hAnsi="Arial" w:cs="Arial"/>
            <w:sz w:val="24"/>
            <w:szCs w:val="24"/>
          </w:rPr>
          <w:t xml:space="preserve">Original study </w:t>
        </w:r>
      </w:ins>
      <w:ins w:id="24" w:author="Alexandre Miguel Kaizeler Guedes Da Silva Afonso" w:date="2026-07-08T11:52:00Z">
        <w:r w:rsidRPr="006C23FA">
          <w:rPr>
            <w:rFonts w:ascii="Arial" w:hAnsi="Arial" w:cs="Arial"/>
            <w:sz w:val="24"/>
            <w:szCs w:val="24"/>
          </w:rPr>
          <w:t>identified Y-chromosome-specific genes</w:t>
        </w:r>
      </w:ins>
      <w:ins w:id="25" w:author="Alexandre Miguel Kaizeler Guedes Da Silva Afonso" w:date="2026-07-08T11:52:00Z" w16du:dateUtc="2026-07-08T10:52:00Z">
        <w:r>
          <w:rPr>
            <w:rFonts w:ascii="Arial" w:hAnsi="Arial" w:cs="Arial"/>
            <w:sz w:val="24"/>
            <w:szCs w:val="24"/>
          </w:rPr>
          <w:t>/proteins</w:t>
        </w:r>
      </w:ins>
      <w:ins w:id="26" w:author="Alexandre Miguel Kaizeler Guedes Da Silva Afonso" w:date="2026-07-08T11:52:00Z">
        <w:r w:rsidRPr="006C23FA">
          <w:rPr>
            <w:rFonts w:ascii="Arial" w:hAnsi="Arial" w:cs="Arial"/>
            <w:sz w:val="24"/>
            <w:szCs w:val="24"/>
          </w:rPr>
          <w:t xml:space="preserve"> (e.g., DDX3Y) among detected </w:t>
        </w:r>
      </w:ins>
      <w:ins w:id="27" w:author="Alexandre Miguel Kaizeler Guedes Da Silva Afonso" w:date="2026-07-08T11:52:00Z" w16du:dateUtc="2026-07-08T10:52:00Z">
        <w:r>
          <w:rPr>
            <w:rFonts w:ascii="Arial" w:hAnsi="Arial" w:cs="Arial"/>
            <w:sz w:val="24"/>
            <w:szCs w:val="24"/>
          </w:rPr>
          <w:t>hits</w:t>
        </w:r>
      </w:ins>
      <w:ins w:id="28" w:author="Alexandre Miguel Kaizeler Guedes Da Silva Afonso" w:date="2026-07-08T11:52:00Z">
        <w:r w:rsidRPr="006C23FA">
          <w:rPr>
            <w:rFonts w:ascii="Arial" w:hAnsi="Arial" w:cs="Arial"/>
            <w:sz w:val="24"/>
            <w:szCs w:val="24"/>
          </w:rPr>
          <w:t>, indicating insufficient gene filtering. After applying more stringent expression thresholds, several previously reported hits fell within noise range. Additionally, replicates showed poor concordance under stress. As only 2 replicates were available, this dataset was excluded.</w:t>
        </w:r>
      </w:ins>
    </w:p>
    <w:p w14:paraId="2D7CC8F8" w14:textId="298229DF" w:rsidR="006C23FA" w:rsidRDefault="006C23FA" w:rsidP="00395C8C">
      <w:pPr>
        <w:pStyle w:val="PargrafodaLista"/>
        <w:numPr>
          <w:ilvl w:val="0"/>
          <w:numId w:val="4"/>
        </w:numPr>
        <w:jc w:val="both"/>
        <w:rPr>
          <w:ins w:id="29" w:author="Alexandre Miguel Kaizeler Guedes Da Silva Afonso" w:date="2026-07-08T11:53:00Z" w16du:dateUtc="2026-07-08T10:53:00Z"/>
          <w:rFonts w:ascii="Arial" w:hAnsi="Arial" w:cs="Arial"/>
          <w:sz w:val="24"/>
          <w:szCs w:val="24"/>
        </w:rPr>
      </w:pPr>
      <w:ins w:id="30" w:author="Alexandre Miguel Kaizeler Guedes Da Silva Afonso" w:date="2026-07-08T11:52:00Z">
        <w:r w:rsidRPr="006C23FA">
          <w:rPr>
            <w:rFonts w:ascii="Arial" w:hAnsi="Arial" w:cs="Arial"/>
            <w:sz w:val="24"/>
            <w:szCs w:val="24"/>
          </w:rPr>
          <w:t>GSE143413</w:t>
        </w:r>
      </w:ins>
      <w:r>
        <w:rPr>
          <w:rFonts w:ascii="Arial" w:hAnsi="Arial" w:cs="Arial"/>
          <w:sz w:val="24"/>
          <w:szCs w:val="24"/>
        </w:rPr>
        <w:fldChar w:fldCharType="begin"/>
      </w:r>
      <w:r>
        <w:rPr>
          <w:rFonts w:ascii="Arial" w:hAnsi="Arial" w:cs="Arial"/>
          <w:sz w:val="24"/>
          <w:szCs w:val="24"/>
        </w:rPr>
        <w:instrText xml:space="preserve"> ADDIN ZOTERO_ITEM CSL_CITATION {"citationID":"r7hOd1O9","properties":{"unsorted":false,"formattedCitation":"\\super 5\\nosupersub{}","plainCitation":"5","noteIndex":0},"citationItems":[{"id":400,"uris":["http://zotero.org/users/local/q86rvdj2/items/GUCRRNBK"],"itemData":{"id":400,"type":"article-journal","abstract":"Abstract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 4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Commun","page":"4416","title":"High-depth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Pr>
          <w:rFonts w:ascii="Arial" w:hAnsi="Arial" w:cs="Arial"/>
          <w:sz w:val="24"/>
          <w:szCs w:val="24"/>
        </w:rPr>
        <w:fldChar w:fldCharType="separate"/>
      </w:r>
      <w:r w:rsidRPr="006C23FA">
        <w:rPr>
          <w:rFonts w:ascii="Arial" w:hAnsi="Arial" w:cs="Arial"/>
          <w:kern w:val="0"/>
          <w:sz w:val="24"/>
          <w:vertAlign w:val="superscript"/>
        </w:rPr>
        <w:t>5</w:t>
      </w:r>
      <w:r>
        <w:rPr>
          <w:rFonts w:ascii="Arial" w:hAnsi="Arial" w:cs="Arial"/>
          <w:sz w:val="24"/>
          <w:szCs w:val="24"/>
        </w:rPr>
        <w:fldChar w:fldCharType="end"/>
      </w:r>
      <w:ins w:id="31" w:author="Alexandre Miguel Kaizeler Guedes Da Silva Afonso" w:date="2026-07-08T11:52:00Z">
        <w:r w:rsidRPr="006C23FA">
          <w:rPr>
            <w:rFonts w:ascii="Arial" w:hAnsi="Arial" w:cs="Arial"/>
            <w:sz w:val="24"/>
            <w:szCs w:val="24"/>
          </w:rPr>
          <w:t>: SG and nuclear speckle fractions showed overlapping pathway enrichment, raising concerns about purification specificity. As only one SG replicate was available, this dataset was excluded.</w:t>
        </w:r>
      </w:ins>
    </w:p>
    <w:p w14:paraId="7E6CB9A4" w14:textId="20350963" w:rsidR="005D2B86" w:rsidRDefault="00A93564" w:rsidP="00395C8C">
      <w:pPr>
        <w:pStyle w:val="PargrafodaLista"/>
        <w:numPr>
          <w:ilvl w:val="0"/>
          <w:numId w:val="4"/>
        </w:numPr>
        <w:jc w:val="both"/>
        <w:rPr>
          <w:ins w:id="32" w:author="Alexandre Miguel Kaizeler Guedes Da Silva Afonso" w:date="2026-07-08T10:58:00Z" w16du:dateUtc="2026-07-08T09:58:00Z"/>
          <w:rFonts w:ascii="Arial" w:hAnsi="Arial" w:cs="Arial"/>
          <w:sz w:val="24"/>
          <w:szCs w:val="24"/>
        </w:rPr>
      </w:pPr>
      <w:ins w:id="33" w:author="Alexandre Miguel Kaizeler Guedes Da Silva Afonso" w:date="2026-07-08T10:54:00Z" w16du:dateUtc="2026-07-08T09:54:00Z">
        <w:r w:rsidRPr="00A93564">
          <w:rPr>
            <w:rFonts w:ascii="Arial" w:hAnsi="Arial" w:cs="Arial"/>
            <w:sz w:val="24"/>
            <w:szCs w:val="24"/>
          </w:rPr>
          <w:lastRenderedPageBreak/>
          <w:t>GSE171792</w:t>
        </w:r>
      </w:ins>
      <w:r w:rsidR="006C23FA">
        <w:rPr>
          <w:rFonts w:ascii="Arial" w:hAnsi="Arial" w:cs="Arial"/>
          <w:sz w:val="24"/>
          <w:szCs w:val="24"/>
        </w:rPr>
        <w:fldChar w:fldCharType="begin"/>
      </w:r>
      <w:r w:rsidR="006C23FA">
        <w:rPr>
          <w:rFonts w:ascii="Arial" w:hAnsi="Arial" w:cs="Arial"/>
          <w:sz w:val="24"/>
          <w:szCs w:val="24"/>
        </w:rPr>
        <w:instrText xml:space="preserve"> ADDIN ZOTERO_ITEM CSL_CITATION {"citationID":"qVBrtsrG","properties":{"unsorted":false,"formattedCitation":"\\super 6\\nosupersub{}","plainCitation":"6","noteIndex":0},"citationItems":[{"id":38,"uris":["http://zotero.org/users/local/q86rvdj2/items/248G6XHW"],"itemData":{"id":38,"type":"article-journal","container-title":"Molecular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006C23FA">
        <w:rPr>
          <w:rFonts w:ascii="Arial" w:hAnsi="Arial" w:cs="Arial"/>
          <w:sz w:val="24"/>
          <w:szCs w:val="24"/>
        </w:rPr>
        <w:fldChar w:fldCharType="separate"/>
      </w:r>
      <w:r w:rsidR="006C23FA" w:rsidRPr="006C23FA">
        <w:rPr>
          <w:rFonts w:ascii="Arial" w:hAnsi="Arial" w:cs="Arial"/>
          <w:kern w:val="0"/>
          <w:sz w:val="24"/>
          <w:vertAlign w:val="superscript"/>
        </w:rPr>
        <w:t>6</w:t>
      </w:r>
      <w:r w:rsidR="006C23FA">
        <w:rPr>
          <w:rFonts w:ascii="Arial" w:hAnsi="Arial" w:cs="Arial"/>
          <w:sz w:val="24"/>
          <w:szCs w:val="24"/>
        </w:rPr>
        <w:fldChar w:fldCharType="end"/>
      </w:r>
      <w:ins w:id="34" w:author="Alexandre Miguel Kaizeler Guedes Da Silva Afonso" w:date="2026-07-08T10:54:00Z" w16du:dateUtc="2026-07-08T09:54:00Z">
        <w:r>
          <w:rPr>
            <w:rFonts w:ascii="Arial" w:hAnsi="Arial" w:cs="Arial"/>
            <w:sz w:val="24"/>
            <w:szCs w:val="24"/>
          </w:rPr>
          <w:t xml:space="preserve">: </w:t>
        </w:r>
      </w:ins>
      <w:ins w:id="35" w:author="Alexandre Miguel Kaizeler Guedes Da Silva Afonso" w:date="2026-07-08T10:56:00Z" w16du:dateUtc="2026-07-08T09:56:00Z">
        <w:r>
          <w:rPr>
            <w:rFonts w:ascii="Arial" w:hAnsi="Arial" w:cs="Arial"/>
            <w:sz w:val="24"/>
            <w:szCs w:val="24"/>
          </w:rPr>
          <w:t xml:space="preserve">In our analyses, by filtering lowly expressed genes we found that the </w:t>
        </w:r>
      </w:ins>
      <w:ins w:id="36" w:author="Alexandre Miguel Kaizeler Guedes Da Silva Afonso" w:date="2026-07-08T10:57:00Z" w16du:dateUtc="2026-07-08T09:57:00Z">
        <w:r>
          <w:rPr>
            <w:rFonts w:ascii="Arial" w:hAnsi="Arial" w:cs="Arial"/>
            <w:sz w:val="24"/>
            <w:szCs w:val="24"/>
          </w:rPr>
          <w:t>2 “Stressed APEX2-GFP” samples exhibit considerable differences. As only 2 replicates are available, study was discarded.</w:t>
        </w:r>
      </w:ins>
    </w:p>
    <w:p w14:paraId="3CDCDA75" w14:textId="181EC8CD" w:rsidR="00A93564" w:rsidRDefault="00EE6BE9" w:rsidP="00395C8C">
      <w:pPr>
        <w:pStyle w:val="PargrafodaLista"/>
        <w:numPr>
          <w:ilvl w:val="0"/>
          <w:numId w:val="4"/>
        </w:numPr>
        <w:jc w:val="both"/>
        <w:rPr>
          <w:ins w:id="37" w:author="Alexandre Miguel Kaizeler Guedes Da Silva Afonso" w:date="2026-07-08T11:09:00Z" w16du:dateUtc="2026-07-08T10:09:00Z"/>
          <w:rFonts w:ascii="Arial" w:hAnsi="Arial" w:cs="Arial"/>
          <w:sz w:val="24"/>
          <w:szCs w:val="24"/>
        </w:rPr>
      </w:pPr>
      <w:ins w:id="38" w:author="Alexandre Miguel Kaizeler Guedes Da Silva Afonso" w:date="2026-07-08T11:04:00Z" w16du:dateUtc="2026-07-08T10:04:00Z">
        <w:r w:rsidRPr="00EE6BE9">
          <w:rPr>
            <w:rFonts w:ascii="Arial" w:hAnsi="Arial" w:cs="Arial"/>
            <w:sz w:val="24"/>
            <w:szCs w:val="24"/>
          </w:rPr>
          <w:t>GSE188397</w:t>
        </w:r>
      </w:ins>
      <w:r w:rsidR="006C23FA">
        <w:rPr>
          <w:rFonts w:ascii="Arial" w:hAnsi="Arial" w:cs="Arial"/>
          <w:sz w:val="24"/>
          <w:szCs w:val="24"/>
        </w:rPr>
        <w:fldChar w:fldCharType="begin"/>
      </w:r>
      <w:r w:rsidR="006C23FA">
        <w:rPr>
          <w:rFonts w:ascii="Arial" w:hAnsi="Arial" w:cs="Arial"/>
          <w:sz w:val="24"/>
          <w:szCs w:val="24"/>
        </w:rPr>
        <w:instrText xml:space="preserve"> ADDIN ZOTERO_ITEM CSL_CITATION {"citationID":"utuKong4","properties":{"unsorted":false,"formattedCitation":"\\super 7\\nosupersub{}","plainCitation":"7","noteIndex":0},"citationItems":[{"id":48,"uris":["http://zotero.org/users/local/q86rvdj2/items/58V556AS"],"itemData":{"id":48,"type":"article-journal","abstract":"Environmental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006C23FA">
        <w:rPr>
          <w:rFonts w:ascii="Arial" w:hAnsi="Arial" w:cs="Arial"/>
          <w:sz w:val="24"/>
          <w:szCs w:val="24"/>
        </w:rPr>
        <w:fldChar w:fldCharType="separate"/>
      </w:r>
      <w:r w:rsidR="006C23FA" w:rsidRPr="006C23FA">
        <w:rPr>
          <w:rFonts w:ascii="Arial" w:hAnsi="Arial" w:cs="Arial"/>
          <w:kern w:val="0"/>
          <w:sz w:val="24"/>
          <w:vertAlign w:val="superscript"/>
        </w:rPr>
        <w:t>7</w:t>
      </w:r>
      <w:r w:rsidR="006C23FA">
        <w:rPr>
          <w:rFonts w:ascii="Arial" w:hAnsi="Arial" w:cs="Arial"/>
          <w:sz w:val="24"/>
          <w:szCs w:val="24"/>
        </w:rPr>
        <w:fldChar w:fldCharType="end"/>
      </w:r>
      <w:ins w:id="39" w:author="Alexandre Miguel Kaizeler Guedes Da Silva Afonso" w:date="2026-07-08T11:04:00Z" w16du:dateUtc="2026-07-08T10:04:00Z">
        <w:r>
          <w:rPr>
            <w:rFonts w:ascii="Arial" w:hAnsi="Arial" w:cs="Arial"/>
            <w:sz w:val="24"/>
            <w:szCs w:val="24"/>
          </w:rPr>
          <w:t>: Several replicates raised concerns, as some stressed samples are more akin to unstressed samples than to each ot</w:t>
        </w:r>
      </w:ins>
      <w:ins w:id="40" w:author="Alexandre Miguel Kaizeler Guedes Da Silva Afonso" w:date="2026-07-08T11:05:00Z" w16du:dateUtc="2026-07-08T10:05:00Z">
        <w:r>
          <w:rPr>
            <w:rFonts w:ascii="Arial" w:hAnsi="Arial" w:cs="Arial"/>
            <w:sz w:val="24"/>
            <w:szCs w:val="24"/>
          </w:rPr>
          <w:t>her. As the study only had 2 replicates, it was discarded.</w:t>
        </w:r>
      </w:ins>
    </w:p>
    <w:p w14:paraId="4776BA4C" w14:textId="4C4ADEE3" w:rsidR="00EE6BE9" w:rsidRDefault="00EE6BE9" w:rsidP="00395C8C">
      <w:pPr>
        <w:pStyle w:val="PargrafodaLista"/>
        <w:numPr>
          <w:ilvl w:val="0"/>
          <w:numId w:val="4"/>
        </w:numPr>
        <w:jc w:val="both"/>
        <w:rPr>
          <w:ins w:id="41" w:author="Alexandre Miguel Kaizeler Guedes Da Silva Afonso" w:date="2026-07-08T11:37:00Z" w16du:dateUtc="2026-07-08T10:37:00Z"/>
          <w:rFonts w:ascii="Arial" w:hAnsi="Arial" w:cs="Arial"/>
          <w:sz w:val="24"/>
          <w:szCs w:val="24"/>
        </w:rPr>
      </w:pPr>
      <w:ins w:id="42" w:author="Alexandre Miguel Kaizeler Guedes Da Silva Afonso" w:date="2026-07-08T11:09:00Z" w16du:dateUtc="2026-07-08T10:09:00Z">
        <w:r w:rsidRPr="00EE6BE9">
          <w:rPr>
            <w:rFonts w:ascii="Arial" w:hAnsi="Arial" w:cs="Arial"/>
            <w:sz w:val="24"/>
            <w:szCs w:val="24"/>
          </w:rPr>
          <w:t>GSE218180</w:t>
        </w:r>
      </w:ins>
      <w:r w:rsidR="006C23FA">
        <w:rPr>
          <w:rFonts w:ascii="Arial" w:hAnsi="Arial" w:cs="Arial"/>
          <w:sz w:val="24"/>
          <w:szCs w:val="24"/>
        </w:rPr>
        <w:fldChar w:fldCharType="begin"/>
      </w:r>
      <w:r w:rsidR="006C23FA">
        <w:rPr>
          <w:rFonts w:ascii="Arial" w:hAnsi="Arial" w:cs="Arial"/>
          <w:sz w:val="24"/>
          <w:szCs w:val="24"/>
        </w:rPr>
        <w:instrText xml:space="preserve"> ADDIN ZOTERO_ITEM CSL_CITATION {"citationID":"xVHsI3yF","properties":{"unsorted":false,"formattedCitation":"\\super 8\\nosupersub{}","plainCitation":"8","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6C23FA">
        <w:rPr>
          <w:rFonts w:ascii="Arial" w:hAnsi="Arial" w:cs="Arial"/>
          <w:sz w:val="24"/>
          <w:szCs w:val="24"/>
        </w:rPr>
        <w:fldChar w:fldCharType="separate"/>
      </w:r>
      <w:r w:rsidR="006C23FA" w:rsidRPr="006C23FA">
        <w:rPr>
          <w:rFonts w:ascii="Arial" w:hAnsi="Arial" w:cs="Arial"/>
          <w:kern w:val="0"/>
          <w:sz w:val="24"/>
          <w:vertAlign w:val="superscript"/>
        </w:rPr>
        <w:t>8</w:t>
      </w:r>
      <w:r w:rsidR="006C23FA">
        <w:rPr>
          <w:rFonts w:ascii="Arial" w:hAnsi="Arial" w:cs="Arial"/>
          <w:sz w:val="24"/>
          <w:szCs w:val="24"/>
        </w:rPr>
        <w:fldChar w:fldCharType="end"/>
      </w:r>
      <w:ins w:id="43" w:author="Alexandre Miguel Kaizeler Guedes Da Silva Afonso" w:date="2026-07-08T11:09:00Z" w16du:dateUtc="2026-07-08T10:09:00Z">
        <w:r>
          <w:rPr>
            <w:rFonts w:ascii="Arial" w:hAnsi="Arial" w:cs="Arial"/>
            <w:sz w:val="24"/>
            <w:szCs w:val="24"/>
          </w:rPr>
          <w:t>: The study had 3 “SG” replicates, and there were no issues with them. However, as there wa</w:t>
        </w:r>
      </w:ins>
      <w:ins w:id="44" w:author="Alexandre Miguel Kaizeler Guedes Da Silva Afonso" w:date="2026-07-08T11:10:00Z" w16du:dateUtc="2026-07-08T10:10:00Z">
        <w:r>
          <w:rPr>
            <w:rFonts w:ascii="Arial" w:hAnsi="Arial" w:cs="Arial"/>
            <w:sz w:val="24"/>
            <w:szCs w:val="24"/>
          </w:rPr>
          <w:t>s no technical control provided (e.g. the same FANCI protocol applied to different structures), it was not possible to separate the biological SG signal from the t</w:t>
        </w:r>
      </w:ins>
      <w:ins w:id="45" w:author="Alexandre Miguel Kaizeler Guedes Da Silva Afonso" w:date="2026-07-08T11:11:00Z" w16du:dateUtc="2026-07-08T10:11:00Z">
        <w:r>
          <w:rPr>
            <w:rFonts w:ascii="Arial" w:hAnsi="Arial" w:cs="Arial"/>
            <w:sz w:val="24"/>
            <w:szCs w:val="24"/>
          </w:rPr>
          <w:t>echnique itself, and thus it was discarded.</w:t>
        </w:r>
      </w:ins>
    </w:p>
    <w:p w14:paraId="6EF20121" w14:textId="0CAAB4AA" w:rsidR="00B929D2" w:rsidRDefault="007264FD">
      <w:pPr>
        <w:pStyle w:val="PargrafodaLista"/>
        <w:numPr>
          <w:ilvl w:val="0"/>
          <w:numId w:val="4"/>
        </w:numPr>
        <w:jc w:val="both"/>
        <w:rPr>
          <w:ins w:id="46" w:author="Alexandre Miguel Kaizeler Guedes Da Silva Afonso" w:date="2026-07-08T14:09:00Z" w16du:dateUtc="2026-07-08T13:09:00Z"/>
          <w:rFonts w:ascii="Arial" w:hAnsi="Arial" w:cs="Arial"/>
          <w:sz w:val="24"/>
          <w:szCs w:val="24"/>
        </w:rPr>
      </w:pPr>
      <w:ins w:id="47" w:author="Alexandre Miguel Kaizeler Guedes Da Silva Afonso" w:date="2026-07-08T11:37:00Z" w16du:dateUtc="2026-07-08T10:37:00Z">
        <w:r w:rsidRPr="007264FD">
          <w:rPr>
            <w:rFonts w:ascii="Arial" w:hAnsi="Arial" w:cs="Arial"/>
            <w:sz w:val="24"/>
            <w:szCs w:val="24"/>
          </w:rPr>
          <w:t>GSE226161</w:t>
        </w:r>
      </w:ins>
      <w:r w:rsidR="007B1B3A">
        <w:rPr>
          <w:rFonts w:ascii="Arial" w:hAnsi="Arial" w:cs="Arial"/>
          <w:sz w:val="24"/>
          <w:szCs w:val="24"/>
        </w:rPr>
        <w:fldChar w:fldCharType="begin"/>
      </w:r>
      <w:r w:rsidR="007B1B3A">
        <w:rPr>
          <w:rFonts w:ascii="Arial" w:hAnsi="Arial" w:cs="Arial"/>
          <w:sz w:val="24"/>
          <w:szCs w:val="24"/>
        </w:rPr>
        <w:instrText xml:space="preserve"> ADDIN ZOTERO_ITEM CSL_CITATION {"citationID":"OFjYUzJ4","properties":{"unsorted":false,"formattedCitation":"\\super 9\\nosupersub{}","plainCitation":"9","noteIndex":0},"citationItems":[{"id":420,"uris":["http://zotero.org/users/local/q86rvdj2/items/AS57WKJT"],"itemData":{"id":420,"type":"article-journal","abstract":"RNA-binding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Methods","page":"247–258","PMID":"38200227","PMCID":"PMC10864177","title":"Profiling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007B1B3A">
        <w:rPr>
          <w:rFonts w:ascii="Arial" w:hAnsi="Arial" w:cs="Arial"/>
          <w:sz w:val="24"/>
          <w:szCs w:val="24"/>
        </w:rPr>
        <w:fldChar w:fldCharType="separate"/>
      </w:r>
      <w:r w:rsidR="007B1B3A" w:rsidRPr="007B1B3A">
        <w:rPr>
          <w:rFonts w:ascii="Arial" w:hAnsi="Arial" w:cs="Arial"/>
          <w:kern w:val="0"/>
          <w:sz w:val="24"/>
          <w:vertAlign w:val="superscript"/>
        </w:rPr>
        <w:t>9</w:t>
      </w:r>
      <w:r w:rsidR="007B1B3A">
        <w:rPr>
          <w:rFonts w:ascii="Arial" w:hAnsi="Arial" w:cs="Arial"/>
          <w:sz w:val="24"/>
          <w:szCs w:val="24"/>
        </w:rPr>
        <w:fldChar w:fldCharType="end"/>
      </w:r>
      <w:ins w:id="48" w:author="Alexandre Miguel Kaizeler Guedes Da Silva Afonso" w:date="2026-07-08T11:37:00Z" w16du:dateUtc="2026-07-08T10:37:00Z">
        <w:r>
          <w:rPr>
            <w:rFonts w:ascii="Arial" w:hAnsi="Arial" w:cs="Arial"/>
            <w:sz w:val="24"/>
            <w:szCs w:val="24"/>
          </w:rPr>
          <w:t xml:space="preserve">: </w:t>
        </w:r>
      </w:ins>
      <w:ins w:id="49" w:author="Alexandre Miguel Kaizeler Guedes Da Silva Afonso" w:date="2026-07-08T11:38:00Z" w16du:dateUtc="2026-07-08T10:38:00Z">
        <w:r>
          <w:rPr>
            <w:rFonts w:ascii="Arial" w:hAnsi="Arial" w:cs="Arial"/>
            <w:sz w:val="24"/>
            <w:szCs w:val="24"/>
          </w:rPr>
          <w:t>Stressed (20 min) input sample replicates differ from one anot</w:t>
        </w:r>
      </w:ins>
      <w:ins w:id="50" w:author="Alexandre Miguel Kaizeler Guedes Da Silva Afonso" w:date="2026-07-08T11:39:00Z" w16du:dateUtc="2026-07-08T10:39:00Z">
        <w:r>
          <w:rPr>
            <w:rFonts w:ascii="Arial" w:hAnsi="Arial" w:cs="Arial"/>
            <w:sz w:val="24"/>
            <w:szCs w:val="24"/>
          </w:rPr>
          <w:t>her. As only 2 replicates are present, study was discarded.</w:t>
        </w:r>
      </w:ins>
    </w:p>
    <w:p w14:paraId="316F0FC9" w14:textId="639143FD" w:rsidR="00BE5D0E" w:rsidRPr="00155A94" w:rsidRDefault="00BE5D0E" w:rsidP="00BE5D0E">
      <w:pPr>
        <w:jc w:val="both"/>
        <w:rPr>
          <w:ins w:id="51" w:author="Alexandre Miguel Kaizeler Guedes Da Silva Afonso" w:date="2026-07-08T14:11:00Z" w16du:dateUtc="2026-07-08T13:11:00Z"/>
          <w:rFonts w:ascii="Arial" w:hAnsi="Arial" w:cs="Arial"/>
          <w:sz w:val="24"/>
          <w:szCs w:val="24"/>
        </w:rPr>
      </w:pPr>
      <w:ins w:id="52" w:author="Alexandre Miguel Kaizeler Guedes Da Silva Afonso" w:date="2026-07-08T14:09:00Z" w16du:dateUtc="2026-07-08T13:09:00Z">
        <w:r>
          <w:rPr>
            <w:rFonts w:ascii="Arial" w:hAnsi="Arial" w:cs="Arial"/>
            <w:sz w:val="24"/>
            <w:szCs w:val="24"/>
          </w:rPr>
          <w:t xml:space="preserve">Analyses of </w:t>
        </w:r>
      </w:ins>
      <w:ins w:id="53" w:author="Alexandre Miguel Kaizeler Guedes Da Silva Afonso" w:date="2026-07-08T14:11:00Z" w16du:dateUtc="2026-07-08T13:11:00Z">
        <w:r>
          <w:rPr>
            <w:rFonts w:ascii="Arial" w:hAnsi="Arial" w:cs="Arial"/>
            <w:sz w:val="24"/>
            <w:szCs w:val="24"/>
          </w:rPr>
          <w:t>all</w:t>
        </w:r>
      </w:ins>
      <w:ins w:id="54" w:author="Alexandre Miguel Kaizeler Guedes Da Silva Afonso" w:date="2026-07-08T14:09:00Z" w16du:dateUtc="2026-07-08T13:09:00Z">
        <w:r>
          <w:rPr>
            <w:rFonts w:ascii="Arial" w:hAnsi="Arial" w:cs="Arial"/>
            <w:sz w:val="24"/>
            <w:szCs w:val="24"/>
          </w:rPr>
          <w:t xml:space="preserve"> datasets </w:t>
        </w:r>
      </w:ins>
      <w:ins w:id="55" w:author="Alexandre Miguel Kaizeler Guedes Da Silva Afonso" w:date="2026-07-08T14:11:00Z" w16du:dateUtc="2026-07-08T13:11:00Z">
        <w:r>
          <w:rPr>
            <w:rFonts w:ascii="Arial" w:hAnsi="Arial" w:cs="Arial"/>
            <w:sz w:val="24"/>
            <w:szCs w:val="24"/>
          </w:rPr>
          <w:t xml:space="preserve">(maintained and discarded) </w:t>
        </w:r>
      </w:ins>
      <w:ins w:id="56" w:author="Alexandre Miguel Kaizeler Guedes Da Silva Afonso" w:date="2026-07-08T14:12:00Z" w16du:dateUtc="2026-07-08T13:12:00Z">
        <w:r>
          <w:rPr>
            <w:rFonts w:ascii="Arial" w:hAnsi="Arial" w:cs="Arial"/>
            <w:sz w:val="24"/>
            <w:szCs w:val="24"/>
          </w:rPr>
          <w:t xml:space="preserve">is </w:t>
        </w:r>
      </w:ins>
      <w:ins w:id="57" w:author="Alexandre Miguel Kaizeler Guedes Da Silva Afonso" w:date="2026-07-08T14:11:00Z" w16du:dateUtc="2026-07-08T13:11:00Z">
        <w:r w:rsidRPr="00155A94">
          <w:rPr>
            <w:rFonts w:ascii="Arial" w:hAnsi="Arial" w:cs="Arial"/>
            <w:sz w:val="24"/>
            <w:szCs w:val="24"/>
          </w:rPr>
          <w:t>available in a public GitHub repository</w:t>
        </w:r>
      </w:ins>
      <w:ins w:id="58" w:author="Alexandre Miguel Kaizeler Guedes Da Silva Afonso" w:date="2026-07-08T14:12:00Z" w16du:dateUtc="2026-07-08T13:12:00Z">
        <w:r>
          <w:rPr>
            <w:rFonts w:ascii="Arial" w:hAnsi="Arial" w:cs="Arial"/>
            <w:sz w:val="24"/>
            <w:szCs w:val="24"/>
          </w:rPr>
          <w:t xml:space="preserve"> </w:t>
        </w:r>
      </w:ins>
      <w:ins w:id="59" w:author="Alexandre Miguel Kaizeler Guedes Da Silva Afonso" w:date="2026-07-08T14:11:00Z" w16du:dateUtc="2026-07-08T13:11:00Z">
        <w:r w:rsidRPr="00155A94">
          <w:rPr>
            <w:rFonts w:ascii="Arial" w:hAnsi="Arial" w:cs="Arial"/>
            <w:sz w:val="24"/>
            <w:szCs w:val="24"/>
          </w:rPr>
          <w:t>(</w:t>
        </w:r>
        <w:r>
          <w:fldChar w:fldCharType="begin"/>
        </w:r>
        <w:r>
          <w:instrText>HYPERLINK "https://github.com/DiseaseTranscriptomicsLab/StressGranules" \t "_new"</w:instrText>
        </w:r>
        <w:r>
          <w:fldChar w:fldCharType="separate"/>
        </w:r>
        <w:r w:rsidRPr="00155A94">
          <w:rPr>
            <w:rStyle w:val="Hiperligao"/>
            <w:rFonts w:ascii="Arial" w:hAnsi="Arial" w:cs="Arial"/>
            <w:sz w:val="24"/>
            <w:szCs w:val="24"/>
          </w:rPr>
          <w:t>https://github.com/DiseaseTranscriptomicsLab/StressGranules</w:t>
        </w:r>
        <w:r>
          <w:fldChar w:fldCharType="end"/>
        </w:r>
        <w:r w:rsidRPr="00155A94">
          <w:rPr>
            <w:rFonts w:ascii="Arial" w:hAnsi="Arial" w:cs="Arial"/>
            <w:sz w:val="24"/>
            <w:szCs w:val="24"/>
          </w:rPr>
          <w:t>),</w:t>
        </w:r>
        <w:r>
          <w:rPr>
            <w:rFonts w:ascii="Arial" w:hAnsi="Arial" w:cs="Arial"/>
            <w:sz w:val="24"/>
            <w:szCs w:val="24"/>
          </w:rPr>
          <w:t xml:space="preserve"> </w:t>
        </w:r>
      </w:ins>
      <w:ins w:id="60" w:author="Alexandre Miguel Kaizeler Guedes Da Silva Afonso" w:date="2026-07-08T14:12:00Z" w16du:dateUtc="2026-07-08T13:12:00Z">
        <w:r>
          <w:rPr>
            <w:rFonts w:ascii="Arial" w:hAnsi="Arial" w:cs="Arial"/>
            <w:sz w:val="24"/>
            <w:szCs w:val="24"/>
          </w:rPr>
          <w:t>inside the</w:t>
        </w:r>
      </w:ins>
      <w:ins w:id="61" w:author="Alexandre Miguel Kaizeler Guedes Da Silva Afonso" w:date="2026-07-08T14:11:00Z" w16du:dateUtc="2026-07-08T13:11:00Z">
        <w:r w:rsidRPr="00155A94">
          <w:rPr>
            <w:rFonts w:ascii="Arial" w:hAnsi="Arial" w:cs="Arial"/>
            <w:sz w:val="24"/>
            <w:szCs w:val="24"/>
          </w:rPr>
          <w:t xml:space="preserve"> </w:t>
        </w:r>
        <w:r w:rsidRPr="00155A94">
          <w:rPr>
            <w:rFonts w:ascii="Arial" w:hAnsi="Arial" w:cs="Arial"/>
            <w:i/>
            <w:iCs/>
            <w:sz w:val="24"/>
            <w:szCs w:val="24"/>
          </w:rPr>
          <w:t>Datasets</w:t>
        </w:r>
        <w:r w:rsidRPr="00155A94">
          <w:rPr>
            <w:rFonts w:ascii="Arial" w:hAnsi="Arial" w:cs="Arial"/>
            <w:sz w:val="24"/>
            <w:szCs w:val="24"/>
          </w:rPr>
          <w:t xml:space="preserve"> </w:t>
        </w:r>
      </w:ins>
      <w:ins w:id="62" w:author="Alexandre Miguel Kaizeler Guedes Da Silva Afonso" w:date="2026-07-08T14:12:00Z" w16du:dateUtc="2026-07-08T13:12:00Z">
        <w:r>
          <w:rPr>
            <w:rFonts w:ascii="Arial" w:hAnsi="Arial" w:cs="Arial"/>
            <w:sz w:val="24"/>
            <w:szCs w:val="24"/>
          </w:rPr>
          <w:t>folder, under the respective G</w:t>
        </w:r>
      </w:ins>
      <w:ins w:id="63" w:author="Alexandre Miguel Kaizeler Guedes Da Silva Afonso" w:date="2026-07-08T14:13:00Z" w16du:dateUtc="2026-07-08T13:13:00Z">
        <w:r>
          <w:rPr>
            <w:rFonts w:ascii="Arial" w:hAnsi="Arial" w:cs="Arial"/>
            <w:sz w:val="24"/>
            <w:szCs w:val="24"/>
          </w:rPr>
          <w:t>SEID</w:t>
        </w:r>
      </w:ins>
      <w:ins w:id="64" w:author="Alexandre Miguel Kaizeler Guedes Da Silva Afonso" w:date="2026-07-08T14:12:00Z" w16du:dateUtc="2026-07-08T13:12:00Z">
        <w:r>
          <w:rPr>
            <w:rFonts w:ascii="Arial" w:hAnsi="Arial" w:cs="Arial"/>
            <w:sz w:val="24"/>
            <w:szCs w:val="24"/>
          </w:rPr>
          <w:t>.</w:t>
        </w:r>
      </w:ins>
    </w:p>
    <w:p w14:paraId="107033FF" w14:textId="0CBD6711" w:rsidR="00BE5D0E" w:rsidRPr="00BE5D0E" w:rsidRDefault="00BE5D0E" w:rsidP="00BE5D0E">
      <w:pPr>
        <w:jc w:val="both"/>
        <w:rPr>
          <w:rFonts w:ascii="Arial" w:hAnsi="Arial" w:cs="Arial"/>
          <w:sz w:val="24"/>
          <w:szCs w:val="24"/>
          <w:rPrChange w:id="65" w:author="Alexandre Miguel Kaizeler Guedes Da Silva Afonso" w:date="2026-07-08T14:09:00Z" w16du:dateUtc="2026-07-08T13:09:00Z">
            <w:rPr/>
          </w:rPrChange>
        </w:rPr>
        <w:pPrChange w:id="66" w:author="Alexandre Miguel Kaizeler Guedes Da Silva Afonso" w:date="2026-07-08T14:09:00Z" w16du:dateUtc="2026-07-08T13:09:00Z">
          <w:pPr>
            <w:pStyle w:val="Ttulo1"/>
          </w:pPr>
        </w:pPrChange>
      </w:pPr>
      <w:ins w:id="67" w:author="Alexandre Miguel Kaizeler Guedes Da Silva Afonso" w:date="2026-07-08T14:10:00Z" w16du:dateUtc="2026-07-08T13:10:00Z">
        <w:r>
          <w:rPr>
            <w:rFonts w:ascii="Arial" w:hAnsi="Arial" w:cs="Arial"/>
            <w:sz w:val="24"/>
            <w:szCs w:val="24"/>
          </w:rPr>
          <w:t xml:space="preserve"> </w:t>
        </w:r>
      </w:ins>
    </w:p>
    <w:p w14:paraId="3B04D4A0" w14:textId="317E6927" w:rsidR="0060418A" w:rsidRPr="0060418A" w:rsidRDefault="0060418A" w:rsidP="00976A54">
      <w:pPr>
        <w:pStyle w:val="Ttulo1"/>
      </w:pPr>
      <w:r>
        <w:t>Results</w:t>
      </w:r>
    </w:p>
    <w:p w14:paraId="7156CC5C" w14:textId="5A3B5912" w:rsidR="00B21F49" w:rsidRPr="00B21F49" w:rsidRDefault="00B00EB2" w:rsidP="00B00EB2">
      <w:pPr>
        <w:pStyle w:val="Ttulo2"/>
      </w:pPr>
      <w:r w:rsidRPr="00164ACD">
        <w:t>Sampling bias does not explain the RNA length bias in DC-derived SGs</w:t>
      </w:r>
    </w:p>
    <w:p w14:paraId="3574EE59" w14:textId="48DCA756" w:rsidR="00B21F49" w:rsidRPr="00657FA8" w:rsidRDefault="00B00EB2" w:rsidP="00B21F49">
      <w:pPr>
        <w:jc w:val="both"/>
        <w:rPr>
          <w:rFonts w:ascii="Arial" w:hAnsi="Arial" w:cs="Arial"/>
          <w:sz w:val="24"/>
          <w:szCs w:val="24"/>
        </w:rPr>
      </w:pPr>
      <w:r>
        <w:rPr>
          <w:rFonts w:ascii="Arial" w:hAnsi="Arial" w:cs="Arial"/>
          <w:sz w:val="24"/>
          <w:szCs w:val="24"/>
        </w:rPr>
        <w:t>S</w:t>
      </w:r>
      <w:r w:rsidR="00B21F49" w:rsidRPr="00657FA8">
        <w:rPr>
          <w:rFonts w:ascii="Arial" w:hAnsi="Arial" w:cs="Arial"/>
          <w:sz w:val="24"/>
          <w:szCs w:val="24"/>
        </w:rPr>
        <w:t>ince SGs contain only about 10% of the total cellular mRNA</w:t>
      </w:r>
      <w:r w:rsidR="00B21F49" w:rsidRPr="00657FA8">
        <w:rPr>
          <w:rFonts w:ascii="Arial" w:hAnsi="Arial" w:cs="Arial"/>
          <w:sz w:val="24"/>
          <w:szCs w:val="24"/>
        </w:rPr>
        <w:fldChar w:fldCharType="begin"/>
      </w:r>
      <w:r w:rsidR="006C23FA">
        <w:rPr>
          <w:rFonts w:ascii="Arial" w:hAnsi="Arial" w:cs="Arial"/>
          <w:sz w:val="24"/>
          <w:szCs w:val="24"/>
        </w:rPr>
        <w:instrText xml:space="preserve"> ADDIN ZOTERO_ITEM CSL_CITATION {"citationID":"u6c8SHI0","properties":{"formattedCitation":"\\super 1\\nosupersub{}","plainCitation":"1","noteIndex":0},"citationItems":[{"id":"yKz8QSbR/kXUy4k0v","uris":["http://zotero.org/users/local/1p9EH8ax/items/WPA4SC2G"],"itemData":{"id":"UNjSuA79/EEhxEKro","type":"article-journal","container-title":"Molecular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21F49" w:rsidRPr="00657FA8">
        <w:rPr>
          <w:rFonts w:ascii="Arial" w:hAnsi="Arial" w:cs="Arial"/>
          <w:sz w:val="24"/>
          <w:szCs w:val="24"/>
        </w:rPr>
        <w:fldChar w:fldCharType="separate"/>
      </w:r>
      <w:r w:rsidR="00164ACD" w:rsidRPr="00164ACD">
        <w:rPr>
          <w:rFonts w:ascii="Arial" w:hAnsi="Arial" w:cs="Arial"/>
          <w:kern w:val="0"/>
          <w:sz w:val="24"/>
          <w:vertAlign w:val="superscript"/>
        </w:rPr>
        <w:t>1</w:t>
      </w:r>
      <w:r w:rsidR="00B21F49" w:rsidRPr="00657FA8">
        <w:rPr>
          <w:rFonts w:ascii="Arial" w:hAnsi="Arial" w:cs="Arial"/>
          <w:sz w:val="24"/>
          <w:szCs w:val="24"/>
        </w:rPr>
        <w:fldChar w:fldCharType="end"/>
      </w:r>
      <w:r w:rsidR="00B21F49" w:rsidRPr="00657FA8">
        <w:rPr>
          <w:rFonts w:ascii="Arial" w:hAnsi="Arial" w:cs="Arial"/>
          <w:sz w:val="24"/>
          <w:szCs w:val="24"/>
        </w:rPr>
        <w:t xml:space="preserve">, the RNAs detected in SGs may not fully represent the diversity of the whole-cell transcriptome. </w:t>
      </w:r>
      <w:r w:rsidR="00B21F49" w:rsidRPr="00A97F02">
        <w:rPr>
          <w:rFonts w:ascii="Arial" w:hAnsi="Arial" w:cs="Arial"/>
          <w:sz w:val="24"/>
          <w:szCs w:val="24"/>
        </w:rPr>
        <w:t>In small mRNA samples, longer transcripts may be overrepresented. This occurs because the RNA-seq library preparation process involves fragmentation, which yields more short sequencing reads per full molecule for longer transcripts. Standard normalization methods that account for transcript length do not fully correct for this overrepresentation bias</w:t>
      </w:r>
      <w:r w:rsidR="00B21F49" w:rsidRPr="009A3A3C">
        <w:rPr>
          <w:rFonts w:ascii="Arial" w:hAnsi="Arial" w:cs="Arial"/>
          <w:sz w:val="24"/>
          <w:szCs w:val="24"/>
        </w:rPr>
        <w:fldChar w:fldCharType="begin"/>
      </w:r>
      <w:r w:rsidR="007B1B3A">
        <w:rPr>
          <w:rFonts w:ascii="Arial" w:hAnsi="Arial" w:cs="Arial"/>
          <w:sz w:val="24"/>
          <w:szCs w:val="24"/>
        </w:rPr>
        <w:instrText xml:space="preserve"> ADDIN ZOTERO_ITEM CSL_CITATION {"citationID":"IbkTzySx","properties":{"formattedCitation":"\\super 10,11\\nosupersub{}","plainCitation":"10,11","noteIndex":0},"citationItems":[{"id":"yKz8QSbR/IlPDHtKt","uris":["http://zotero.org/users/local/1p9EH8ax/items/DBQW49LU"],"itemData":{"id":79,"type":"article-journal","abstract":"Abstract\n            \n              Background\n              In order to correctly decode phenotypic information from RNA-sequencing (RNA-seq) data, careful selection of the RNA-seq quantification measure is critical for inter-sample comparisons and for downstream analyses, such as differential gene expression between two or more conditions. Several methods have been proposed and continue to be used. However, a consensus has not been reached regarding the best gene expression quantification method for RNA-seq data analysis.\n            \n            \n              Methods\n              In the present study, we used replicate samples from each of 20 patient-derived xenograft (PDX) models spanning 15 tumor types, for a total of 61 human tumor xenograft samples available through the NCI patient-derived model repository (PDMR). We compared the reproducibility across replicate samples based on TPM (transcripts per million), FPKM (fragments per kilobase of transcript per million fragments mapped), and normalized counts using coefficient of variation, intraclass correlation coefficient, and cluster analysis.\n            \n            \n              Results\n              Our results revealed that hierarchical clustering on normalized count data tended to group replicate samples from the same PDX model together more accurately than TPM and FPKM data. Furthermore, normalized count data were observed to have the lowest median coefficient of variation (CV), and highest intraclass correlation (ICC) values across all replicate samples from the same model and for the same gene across all PDX models compared to TPM and FPKM data.\n            \n            \n              Conclusion\n              We provided compelling evidence for a preferred quantification measure to conduct downstream analyses of PDX RNA-seq data. To our knowledge, this is the first comparative study of RNA-seq data quantification measures conducted on PDX models, which are known to be inherently more variable than cell line models. Our findings are consistent with what others have shown for human tumors and cell lines and add further support to the thesis that normalized counts are the best choice for the analysis of RNA-seq data across samples.","container-title":"Journal of Translational Medicine","DOI":"10.1186/s12967-021-02936-w","ISSN":"1479-5876","issue":"1","journalAbbreviation":"J Transl Med","language":"en","page":"269","source":"DOI.org (Crossref)","title":"TPM, FPKM, or Normalized Counts? A Comparative Study of Quantification Measures for the Analysis of RNA-seq Data from the NCI Patient-Derived Models Repository","title-short":"TPM, FPKM, or Normalized Counts?","volume":"19","author":[{"family":"Zhao","given":"Yingdong"},{"family":"Li","given":"Ming-Chung"},{"family":"Konaté","given":"Mariam M."},{"family":"Chen","given":"Li"},{"family":"Das","given":"Biswajit"},{"family":"Karlovich","given":"Chris"},{"family":"Williams","given":"P. Mickey"},{"family":"Evrard","given":"Yvonne A."},{"family":"Doroshow","given":"James H."},{"family":"McShane","given":"Lisa M."}],"issued":{"date-parts":[["2021",12]]}}},{"id":"yKz8QSbR/XKtoezEq","uris":["http://zotero.org/users/local/q86rvdj2/items/C363EF79"],"itemData":{"id":116,"type":"article-journal","container-title":"PLOS Biology","DOI":"10.1371/journal.pbio.3000481","ISSN":"1545-7885","issue":"11","journalAbbreviation":"PLoS Biol","language":"en","page":"e3000481","source":"DOI.org (Crossref)","title":"Recurrent functional misinterpretation of RNA-seq data caused by sample-specific gene length bias","volume":"17","author":[{"family":"Mandelboum","given":"Shir"},{"family":"Manber","given":"Zohar"},{"family":"Elroy-Stein","given":"Orna"},{"family":"Elkon","given":"Ran"}],"editor":[{"family":"Huang","given":"Sui"}],"issued":{"date-parts":[["2019",11,12]]}}}],"schema":"https://github.com/citation-style-language/schema/raw/master/csl-citation.json"} </w:instrText>
      </w:r>
      <w:r w:rsidR="00B21F49" w:rsidRPr="009A3A3C">
        <w:rPr>
          <w:rFonts w:ascii="Arial" w:hAnsi="Arial" w:cs="Arial"/>
          <w:sz w:val="24"/>
          <w:szCs w:val="24"/>
        </w:rPr>
        <w:fldChar w:fldCharType="separate"/>
      </w:r>
      <w:r w:rsidR="007B1B3A" w:rsidRPr="007B1B3A">
        <w:rPr>
          <w:rFonts w:ascii="Arial" w:hAnsi="Arial" w:cs="Arial"/>
          <w:kern w:val="0"/>
          <w:sz w:val="24"/>
          <w:vertAlign w:val="superscript"/>
        </w:rPr>
        <w:t>10,11</w:t>
      </w:r>
      <w:r w:rsidR="00B21F49" w:rsidRPr="009A3A3C">
        <w:rPr>
          <w:rFonts w:ascii="Arial" w:hAnsi="Arial" w:cs="Arial"/>
          <w:sz w:val="24"/>
          <w:szCs w:val="24"/>
        </w:rPr>
        <w:fldChar w:fldCharType="end"/>
      </w:r>
      <w:r w:rsidR="00B21F49" w:rsidRPr="00657FA8">
        <w:rPr>
          <w:rFonts w:ascii="Arial" w:hAnsi="Arial" w:cs="Arial"/>
          <w:sz w:val="24"/>
          <w:szCs w:val="24"/>
        </w:rPr>
        <w:t>.</w:t>
      </w:r>
    </w:p>
    <w:p w14:paraId="61E89310" w14:textId="6441B9F8" w:rsidR="00B21F49" w:rsidRPr="00657FA8" w:rsidRDefault="00B21F49" w:rsidP="00B21F49">
      <w:pPr>
        <w:jc w:val="both"/>
        <w:rPr>
          <w:rFonts w:ascii="Arial" w:hAnsi="Arial" w:cs="Arial"/>
          <w:sz w:val="24"/>
          <w:szCs w:val="24"/>
        </w:rPr>
      </w:pPr>
      <w:r w:rsidRPr="00657FA8">
        <w:rPr>
          <w:rFonts w:ascii="Arial" w:hAnsi="Arial" w:cs="Arial"/>
          <w:sz w:val="24"/>
          <w:szCs w:val="24"/>
        </w:rPr>
        <w:t xml:space="preserve">To formally assess whether technical or sampling effects could contribute to a length bias, we performed </w:t>
      </w:r>
      <w:r w:rsidRPr="00657FA8">
        <w:rPr>
          <w:rFonts w:ascii="Arial" w:hAnsi="Arial" w:cs="Arial"/>
          <w:i/>
          <w:iCs/>
          <w:sz w:val="24"/>
          <w:szCs w:val="24"/>
        </w:rPr>
        <w:t>in silico</w:t>
      </w:r>
      <w:r w:rsidRPr="00657FA8">
        <w:rPr>
          <w:rFonts w:ascii="Arial" w:hAnsi="Arial" w:cs="Arial"/>
          <w:sz w:val="24"/>
          <w:szCs w:val="24"/>
        </w:rPr>
        <w:t xml:space="preserve"> RNA</w:t>
      </w:r>
      <w:r>
        <w:rPr>
          <w:rFonts w:ascii="Arial" w:hAnsi="Arial" w:cs="Arial"/>
          <w:sz w:val="24"/>
          <w:szCs w:val="24"/>
        </w:rPr>
        <w:t xml:space="preserve"> </w:t>
      </w:r>
      <w:r w:rsidRPr="00657FA8">
        <w:rPr>
          <w:rFonts w:ascii="Arial" w:hAnsi="Arial" w:cs="Arial"/>
          <w:sz w:val="24"/>
          <w:szCs w:val="24"/>
        </w:rPr>
        <w:t>seq</w:t>
      </w:r>
      <w:r>
        <w:rPr>
          <w:rFonts w:ascii="Arial" w:hAnsi="Arial" w:cs="Arial"/>
          <w:sz w:val="24"/>
          <w:szCs w:val="24"/>
        </w:rPr>
        <w:t>uencing</w:t>
      </w:r>
      <w:r w:rsidRPr="00657FA8">
        <w:rPr>
          <w:rFonts w:ascii="Arial" w:hAnsi="Arial" w:cs="Arial"/>
          <w:sz w:val="24"/>
          <w:szCs w:val="24"/>
        </w:rPr>
        <w:t xml:space="preserve"> (RNA</w:t>
      </w:r>
      <w:r>
        <w:rPr>
          <w:rFonts w:ascii="Arial" w:hAnsi="Arial" w:cs="Arial"/>
          <w:sz w:val="24"/>
          <w:szCs w:val="24"/>
        </w:rPr>
        <w:t>-seq</w:t>
      </w:r>
      <w:r w:rsidRPr="00657FA8">
        <w:rPr>
          <w:rFonts w:ascii="Arial" w:hAnsi="Arial" w:cs="Arial"/>
          <w:sz w:val="24"/>
          <w:szCs w:val="24"/>
        </w:rPr>
        <w:t xml:space="preserve">) simulations using empirical RNA expression levels and fragment </w:t>
      </w:r>
      <w:r>
        <w:rPr>
          <w:rFonts w:ascii="Arial" w:hAnsi="Arial" w:cs="Arial"/>
          <w:sz w:val="24"/>
          <w:szCs w:val="24"/>
        </w:rPr>
        <w:t>length</w:t>
      </w:r>
      <w:r w:rsidRPr="00657FA8">
        <w:rPr>
          <w:rFonts w:ascii="Arial" w:hAnsi="Arial" w:cs="Arial"/>
          <w:sz w:val="24"/>
          <w:szCs w:val="24"/>
        </w:rPr>
        <w:t xml:space="preserve"> distributions from the original SG and WC samples</w:t>
      </w:r>
      <w:r w:rsidRPr="00657FA8">
        <w:rPr>
          <w:rFonts w:ascii="Arial" w:hAnsi="Arial" w:cs="Arial"/>
          <w:sz w:val="24"/>
          <w:szCs w:val="24"/>
        </w:rPr>
        <w:fldChar w:fldCharType="begin"/>
      </w:r>
      <w:r w:rsidR="006C23FA">
        <w:rPr>
          <w:rFonts w:ascii="Arial" w:hAnsi="Arial" w:cs="Arial"/>
          <w:sz w:val="24"/>
          <w:szCs w:val="24"/>
        </w:rPr>
        <w:instrText xml:space="preserve"> ADDIN ZOTERO_ITEM CSL_CITATION {"citationID":"BJJaCXgK","properties":{"formattedCitation":"\\super 1\\nosupersub{}","plainCitation":"1","noteIndex":0},"citationItems":[{"id":"yKz8QSbR/kXUy4k0v","uris":["http://zotero.org/users/local/1p9EH8ax/items/WPA4SC2G"],"itemData":{"id":"BBFnzxKo/8GC0EoNN","type":"article-journal","container-title":"Molecular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657FA8">
        <w:rPr>
          <w:rFonts w:ascii="Arial" w:hAnsi="Arial" w:cs="Arial"/>
          <w:sz w:val="24"/>
          <w:szCs w:val="24"/>
        </w:rPr>
        <w:fldChar w:fldCharType="separate"/>
      </w:r>
      <w:r w:rsidR="00164ACD" w:rsidRPr="00164ACD">
        <w:rPr>
          <w:rFonts w:ascii="Arial" w:hAnsi="Arial" w:cs="Arial"/>
          <w:kern w:val="0"/>
          <w:sz w:val="24"/>
          <w:vertAlign w:val="superscript"/>
        </w:rPr>
        <w:t>1</w:t>
      </w:r>
      <w:r w:rsidRPr="00657FA8">
        <w:rPr>
          <w:rFonts w:ascii="Arial" w:hAnsi="Arial" w:cs="Arial"/>
          <w:sz w:val="24"/>
          <w:szCs w:val="24"/>
        </w:rPr>
        <w:fldChar w:fldCharType="end"/>
      </w:r>
      <w:r w:rsidRPr="00657FA8">
        <w:rPr>
          <w:rFonts w:ascii="Arial" w:hAnsi="Arial" w:cs="Arial"/>
          <w:sz w:val="24"/>
          <w:szCs w:val="24"/>
        </w:rPr>
        <w:t> (</w:t>
      </w:r>
      <w:r w:rsidR="00F8714A">
        <w:rPr>
          <w:rFonts w:ascii="Arial" w:hAnsi="Arial" w:cs="Arial"/>
          <w:sz w:val="24"/>
          <w:szCs w:val="24"/>
        </w:rPr>
        <w:t>Supplementary Figures 2, 3A</w:t>
      </w:r>
      <w:r w:rsidRPr="00657FA8">
        <w:rPr>
          <w:rFonts w:ascii="Arial" w:hAnsi="Arial" w:cs="Arial"/>
          <w:sz w:val="24"/>
          <w:szCs w:val="24"/>
        </w:rPr>
        <w:t>). </w:t>
      </w:r>
      <w:bookmarkStart w:id="68" w:name="OLE_LINK1"/>
      <w:r w:rsidRPr="00657FA8">
        <w:rPr>
          <w:rFonts w:ascii="Arial" w:hAnsi="Arial" w:cs="Arial"/>
          <w:sz w:val="24"/>
          <w:szCs w:val="24"/>
        </w:rPr>
        <w:t>Additional simulations</w:t>
      </w:r>
      <w:r>
        <w:rPr>
          <w:rFonts w:ascii="Arial" w:hAnsi="Arial" w:cs="Arial"/>
          <w:sz w:val="24"/>
          <w:szCs w:val="24"/>
        </w:rPr>
        <w:t>,</w:t>
      </w:r>
      <w:r w:rsidRPr="00657FA8">
        <w:rPr>
          <w:rFonts w:ascii="Arial" w:hAnsi="Arial" w:cs="Arial"/>
          <w:sz w:val="24"/>
          <w:szCs w:val="24"/>
        </w:rPr>
        <w:t xml:space="preserve"> in which expression data from one population were paired with the alternate fragmentation profile</w:t>
      </w:r>
      <w:r>
        <w:rPr>
          <w:rFonts w:ascii="Arial" w:hAnsi="Arial" w:cs="Arial"/>
          <w:sz w:val="24"/>
          <w:szCs w:val="24"/>
        </w:rPr>
        <w:t>,</w:t>
      </w:r>
      <w:r w:rsidRPr="00657FA8">
        <w:rPr>
          <w:rFonts w:ascii="Arial" w:hAnsi="Arial" w:cs="Arial"/>
          <w:sz w:val="24"/>
          <w:szCs w:val="24"/>
        </w:rPr>
        <w:t xml:space="preserve"> demonstrated that fragmentation patterns depended only on the input expression, confirming equivalence of SG and WC fragmentation profiles (Supplementary Figure </w:t>
      </w:r>
      <w:r w:rsidR="00F8714A">
        <w:rPr>
          <w:rFonts w:ascii="Arial" w:hAnsi="Arial" w:cs="Arial"/>
          <w:sz w:val="24"/>
          <w:szCs w:val="24"/>
        </w:rPr>
        <w:t>3B</w:t>
      </w:r>
      <w:r w:rsidRPr="00657FA8">
        <w:rPr>
          <w:rFonts w:ascii="Arial" w:hAnsi="Arial" w:cs="Arial"/>
          <w:sz w:val="24"/>
          <w:szCs w:val="24"/>
        </w:rPr>
        <w:t>).</w:t>
      </w:r>
      <w:r>
        <w:rPr>
          <w:rFonts w:ascii="Arial" w:hAnsi="Arial" w:cs="Arial"/>
          <w:sz w:val="24"/>
          <w:szCs w:val="24"/>
        </w:rPr>
        <w:t xml:space="preserve"> </w:t>
      </w:r>
      <w:r w:rsidRPr="00657FA8">
        <w:rPr>
          <w:rFonts w:ascii="Arial" w:hAnsi="Arial" w:cs="Arial"/>
          <w:sz w:val="24"/>
          <w:szCs w:val="24"/>
        </w:rPr>
        <w:t>Finally, we simulated WC and SG samples by drawing reads from the full WC transcriptome, with SG samples representing a 10% subset of that expression. These simulated SG transcriptomes exhibited a negative length bias, in contrast to the positive bias in DC-purified SG transcriptomes (</w:t>
      </w:r>
      <w:r w:rsidR="00F8714A">
        <w:rPr>
          <w:rFonts w:ascii="Arial" w:hAnsi="Arial" w:cs="Arial"/>
          <w:sz w:val="24"/>
          <w:szCs w:val="24"/>
        </w:rPr>
        <w:t xml:space="preserve">Supplementary </w:t>
      </w:r>
      <w:r w:rsidRPr="00657FA8">
        <w:rPr>
          <w:rFonts w:ascii="Arial" w:hAnsi="Arial" w:cs="Arial"/>
          <w:sz w:val="24"/>
          <w:szCs w:val="24"/>
        </w:rPr>
        <w:t xml:space="preserve">Figure </w:t>
      </w:r>
      <w:r w:rsidR="00F8714A">
        <w:rPr>
          <w:rFonts w:ascii="Arial" w:hAnsi="Arial" w:cs="Arial"/>
          <w:sz w:val="24"/>
          <w:szCs w:val="24"/>
        </w:rPr>
        <w:t>3C</w:t>
      </w:r>
      <w:r w:rsidRPr="00657FA8">
        <w:rPr>
          <w:rFonts w:ascii="Arial" w:hAnsi="Arial" w:cs="Arial"/>
          <w:sz w:val="24"/>
          <w:szCs w:val="24"/>
        </w:rPr>
        <w:t>). This reversal is most likely due to the high abundance of short RN7SL1–3 RNAs in the original WC transcriptome, which constitute approximately 50% of total reads</w:t>
      </w:r>
      <w:r w:rsidRPr="00657FA8">
        <w:rPr>
          <w:rFonts w:ascii="Arial" w:hAnsi="Arial" w:cs="Arial"/>
          <w:sz w:val="24"/>
          <w:szCs w:val="24"/>
        </w:rPr>
        <w:fldChar w:fldCharType="begin"/>
      </w:r>
      <w:r w:rsidR="006C23FA">
        <w:rPr>
          <w:rFonts w:ascii="Arial" w:hAnsi="Arial" w:cs="Arial"/>
          <w:sz w:val="24"/>
          <w:szCs w:val="24"/>
        </w:rPr>
        <w:instrText xml:space="preserve"> ADDIN ZOTERO_ITEM CSL_CITATION {"citationID":"L2wTegYY","properties":{"formattedCitation":"\\super 1\\nosupersub{}","plainCitation":"1","noteIndex":0},"citationItems":[{"id":"yKz8QSbR/kXUy4k0v","uris":["http://zotero.org/users/local/1p9EH8ax/items/WPA4SC2G"],"itemData":{"id":"Ffjo3497/U4TBB5NL","type":"article-journal","container-title":"Molecular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657FA8">
        <w:rPr>
          <w:rFonts w:ascii="Arial" w:hAnsi="Arial" w:cs="Arial"/>
          <w:sz w:val="24"/>
          <w:szCs w:val="24"/>
        </w:rPr>
        <w:fldChar w:fldCharType="separate"/>
      </w:r>
      <w:r w:rsidR="00164ACD" w:rsidRPr="00164ACD">
        <w:rPr>
          <w:rFonts w:ascii="Arial" w:hAnsi="Arial" w:cs="Arial"/>
          <w:kern w:val="0"/>
          <w:sz w:val="24"/>
          <w:vertAlign w:val="superscript"/>
        </w:rPr>
        <w:t>1</w:t>
      </w:r>
      <w:r w:rsidRPr="00657FA8">
        <w:rPr>
          <w:rFonts w:ascii="Arial" w:hAnsi="Arial" w:cs="Arial"/>
          <w:sz w:val="24"/>
          <w:szCs w:val="24"/>
        </w:rPr>
        <w:fldChar w:fldCharType="end"/>
      </w:r>
      <w:r w:rsidRPr="00657FA8">
        <w:rPr>
          <w:rFonts w:ascii="Arial" w:hAnsi="Arial" w:cs="Arial"/>
          <w:sz w:val="24"/>
          <w:szCs w:val="24"/>
        </w:rPr>
        <w:t xml:space="preserve">, and outweigh contributions from longer transcripts in the simulation. </w:t>
      </w:r>
    </w:p>
    <w:p w14:paraId="325EB8A3" w14:textId="5B7D8ADE" w:rsidR="00B21F49" w:rsidRPr="00657FA8" w:rsidRDefault="00B21F49" w:rsidP="00B21F49">
      <w:pPr>
        <w:jc w:val="both"/>
        <w:rPr>
          <w:rFonts w:ascii="Arial" w:hAnsi="Arial" w:cs="Arial"/>
          <w:sz w:val="24"/>
          <w:szCs w:val="24"/>
        </w:rPr>
      </w:pPr>
      <w:r w:rsidRPr="00657FA8">
        <w:rPr>
          <w:rFonts w:ascii="Arial" w:hAnsi="Arial" w:cs="Arial"/>
          <w:sz w:val="24"/>
          <w:szCs w:val="24"/>
        </w:rPr>
        <w:t xml:space="preserve">Even in this simplified scenario, designed to maximize technical enrichment of longer RNAs, the positive length bias in SGs was not reproduced. In fact, </w:t>
      </w:r>
      <w:r>
        <w:rPr>
          <w:rFonts w:ascii="Arial" w:hAnsi="Arial" w:cs="Arial"/>
          <w:sz w:val="24"/>
          <w:szCs w:val="24"/>
        </w:rPr>
        <w:t xml:space="preserve">library complexity </w:t>
      </w:r>
      <w:r>
        <w:rPr>
          <w:rFonts w:ascii="Arial" w:hAnsi="Arial" w:cs="Arial"/>
          <w:sz w:val="24"/>
          <w:szCs w:val="24"/>
        </w:rPr>
        <w:lastRenderedPageBreak/>
        <w:t xml:space="preserve">and </w:t>
      </w:r>
      <w:r w:rsidRPr="00657FA8">
        <w:rPr>
          <w:rFonts w:ascii="Arial" w:hAnsi="Arial" w:cs="Arial"/>
          <w:sz w:val="24"/>
          <w:szCs w:val="24"/>
        </w:rPr>
        <w:t>sequencing depth of SGs in the original study</w:t>
      </w:r>
      <w:r w:rsidRPr="00657FA8">
        <w:rPr>
          <w:rFonts w:ascii="Arial" w:hAnsi="Arial" w:cs="Arial"/>
          <w:sz w:val="24"/>
          <w:szCs w:val="24"/>
        </w:rPr>
        <w:fldChar w:fldCharType="begin"/>
      </w:r>
      <w:r w:rsidR="006C23FA">
        <w:rPr>
          <w:rFonts w:ascii="Arial" w:hAnsi="Arial" w:cs="Arial"/>
          <w:sz w:val="24"/>
          <w:szCs w:val="24"/>
        </w:rPr>
        <w:instrText xml:space="preserve"> ADDIN ZOTERO_ITEM CSL_CITATION {"citationID":"HzkJfGpF","properties":{"formattedCitation":"\\super 1\\nosupersub{}","plainCitation":"1","noteIndex":0},"citationItems":[{"id":"yKz8QSbR/kXUy4k0v","uris":["http://zotero.org/users/local/1p9EH8ax/items/WPA4SC2G"],"itemData":{"id":"ixGPuM3I/VImHyTyI","type":"article-journal","container-title":"Molecular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657FA8">
        <w:rPr>
          <w:rFonts w:ascii="Arial" w:hAnsi="Arial" w:cs="Arial"/>
          <w:sz w:val="24"/>
          <w:szCs w:val="24"/>
        </w:rPr>
        <w:fldChar w:fldCharType="separate"/>
      </w:r>
      <w:r w:rsidR="00164ACD" w:rsidRPr="00164ACD">
        <w:rPr>
          <w:rFonts w:ascii="Arial" w:hAnsi="Arial" w:cs="Arial"/>
          <w:kern w:val="0"/>
          <w:sz w:val="24"/>
          <w:vertAlign w:val="superscript"/>
        </w:rPr>
        <w:t>1</w:t>
      </w:r>
      <w:r w:rsidRPr="00657FA8">
        <w:rPr>
          <w:rFonts w:ascii="Arial" w:hAnsi="Arial" w:cs="Arial"/>
          <w:sz w:val="24"/>
          <w:szCs w:val="24"/>
        </w:rPr>
        <w:fldChar w:fldCharType="end"/>
      </w:r>
      <w:r w:rsidRPr="00657FA8">
        <w:rPr>
          <w:rFonts w:ascii="Arial" w:hAnsi="Arial" w:cs="Arial"/>
          <w:sz w:val="24"/>
          <w:szCs w:val="24"/>
        </w:rPr>
        <w:t xml:space="preserve"> appear sufficient to prevent </w:t>
      </w:r>
      <w:r>
        <w:rPr>
          <w:rFonts w:ascii="Arial" w:hAnsi="Arial" w:cs="Arial"/>
          <w:sz w:val="24"/>
          <w:szCs w:val="24"/>
        </w:rPr>
        <w:t>the hypothesized sampling bias</w:t>
      </w:r>
      <w:r w:rsidRPr="00657FA8">
        <w:rPr>
          <w:rFonts w:ascii="Arial" w:hAnsi="Arial" w:cs="Arial"/>
          <w:sz w:val="24"/>
          <w:szCs w:val="24"/>
        </w:rPr>
        <w:t xml:space="preserve"> (</w:t>
      </w:r>
      <w:r w:rsidR="00F8714A">
        <w:rPr>
          <w:rFonts w:ascii="Arial" w:hAnsi="Arial" w:cs="Arial"/>
          <w:sz w:val="24"/>
          <w:szCs w:val="24"/>
        </w:rPr>
        <w:t xml:space="preserve">Supplementary </w:t>
      </w:r>
      <w:r w:rsidRPr="00657FA8">
        <w:rPr>
          <w:rFonts w:ascii="Arial" w:hAnsi="Arial" w:cs="Arial"/>
          <w:sz w:val="24"/>
          <w:szCs w:val="24"/>
        </w:rPr>
        <w:t xml:space="preserve">Figure </w:t>
      </w:r>
      <w:r w:rsidR="00F8714A">
        <w:rPr>
          <w:rFonts w:ascii="Arial" w:hAnsi="Arial" w:cs="Arial"/>
          <w:sz w:val="24"/>
          <w:szCs w:val="24"/>
        </w:rPr>
        <w:t>3</w:t>
      </w:r>
      <w:r w:rsidRPr="00657FA8">
        <w:rPr>
          <w:rFonts w:ascii="Arial" w:hAnsi="Arial" w:cs="Arial"/>
          <w:sz w:val="24"/>
          <w:szCs w:val="24"/>
        </w:rPr>
        <w:t xml:space="preserve">D). </w:t>
      </w:r>
    </w:p>
    <w:p w14:paraId="76DE074C" w14:textId="560AAC18" w:rsidR="00B21F49" w:rsidRPr="009A3A3C" w:rsidRDefault="00B21F49" w:rsidP="00B21F49">
      <w:pPr>
        <w:jc w:val="both"/>
        <w:rPr>
          <w:rFonts w:ascii="Arial" w:hAnsi="Arial" w:cs="Arial"/>
          <w:sz w:val="24"/>
          <w:szCs w:val="24"/>
        </w:rPr>
      </w:pPr>
      <w:r w:rsidRPr="00657FA8">
        <w:rPr>
          <w:rFonts w:ascii="Arial" w:hAnsi="Arial" w:cs="Arial"/>
          <w:sz w:val="24"/>
          <w:szCs w:val="24"/>
        </w:rPr>
        <w:t xml:space="preserve">Collectively, these results suggest that the positive length bias in DC-purified SG transcriptomes is unlikely to arise from either sampling </w:t>
      </w:r>
      <w:r>
        <w:rPr>
          <w:rFonts w:ascii="Arial" w:hAnsi="Arial" w:cs="Arial"/>
          <w:sz w:val="24"/>
          <w:szCs w:val="24"/>
        </w:rPr>
        <w:t xml:space="preserve">bias </w:t>
      </w:r>
      <w:r w:rsidRPr="00657FA8">
        <w:rPr>
          <w:rFonts w:ascii="Arial" w:hAnsi="Arial" w:cs="Arial"/>
          <w:sz w:val="24"/>
          <w:szCs w:val="24"/>
        </w:rPr>
        <w:t xml:space="preserve">or </w:t>
      </w:r>
      <w:r>
        <w:rPr>
          <w:rFonts w:ascii="Arial" w:hAnsi="Arial" w:cs="Arial"/>
          <w:sz w:val="24"/>
          <w:szCs w:val="24"/>
        </w:rPr>
        <w:t xml:space="preserve">other </w:t>
      </w:r>
      <w:r w:rsidRPr="00657FA8">
        <w:rPr>
          <w:rFonts w:ascii="Arial" w:hAnsi="Arial" w:cs="Arial"/>
          <w:sz w:val="24"/>
          <w:szCs w:val="24"/>
        </w:rPr>
        <w:t xml:space="preserve">RNA-seq technical effects owing to the lower number of RNA molecules </w:t>
      </w:r>
      <w:r>
        <w:rPr>
          <w:rFonts w:ascii="Arial" w:hAnsi="Arial" w:cs="Arial"/>
          <w:sz w:val="24"/>
          <w:szCs w:val="24"/>
        </w:rPr>
        <w:t>i</w:t>
      </w:r>
      <w:r w:rsidRPr="00657FA8">
        <w:rPr>
          <w:rFonts w:ascii="Arial" w:hAnsi="Arial" w:cs="Arial"/>
          <w:sz w:val="24"/>
          <w:szCs w:val="24"/>
        </w:rPr>
        <w:t>n SGs, when compared to the remainder of the cell.</w:t>
      </w:r>
      <w:bookmarkEnd w:id="68"/>
    </w:p>
    <w:p w14:paraId="10438E25" w14:textId="77777777" w:rsidR="000078A7" w:rsidRDefault="000078A7">
      <w:pPr>
        <w:spacing w:line="278" w:lineRule="auto"/>
        <w:rPr>
          <w:rFonts w:asciiTheme="majorHAnsi" w:eastAsiaTheme="majorEastAsia" w:hAnsiTheme="majorHAnsi" w:cstheme="majorBidi"/>
          <w:color w:val="0F4761" w:themeColor="accent1" w:themeShade="BF"/>
          <w:sz w:val="40"/>
          <w:szCs w:val="40"/>
        </w:rPr>
      </w:pPr>
      <w:r>
        <w:br w:type="page"/>
      </w:r>
    </w:p>
    <w:p w14:paraId="0901006D" w14:textId="7E153FF5" w:rsidR="00513035" w:rsidRDefault="00513035" w:rsidP="00513035">
      <w:pPr>
        <w:pStyle w:val="Ttulo1"/>
      </w:pPr>
      <w:r>
        <w:lastRenderedPageBreak/>
        <w:t>Supplementary Figures</w:t>
      </w:r>
    </w:p>
    <w:p w14:paraId="51139792" w14:textId="1DBFE9C1" w:rsidR="00B21F49" w:rsidRDefault="00C3792B">
      <w:r>
        <w:rPr>
          <w:noProof/>
        </w:rPr>
        <w:drawing>
          <wp:inline distT="0" distB="0" distL="0" distR="0" wp14:anchorId="667747CF" wp14:editId="4992641D">
            <wp:extent cx="5731510" cy="5329745"/>
            <wp:effectExtent l="0" t="0" r="2540" b="4445"/>
            <wp:docPr id="153011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19389"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31510" cy="5329745"/>
                    </a:xfrm>
                    <a:prstGeom prst="rect">
                      <a:avLst/>
                    </a:prstGeom>
                  </pic:spPr>
                </pic:pic>
              </a:graphicData>
            </a:graphic>
          </wp:inline>
        </w:drawing>
      </w:r>
    </w:p>
    <w:p w14:paraId="7E70EEBD" w14:textId="3233A30A" w:rsidR="00C3792B" w:rsidRDefault="00C3792B" w:rsidP="00C3792B">
      <w:pPr>
        <w:jc w:val="both"/>
        <w:rPr>
          <w:rFonts w:ascii="Arial" w:hAnsi="Arial" w:cs="Arial"/>
          <w:sz w:val="20"/>
          <w:szCs w:val="20"/>
        </w:rPr>
      </w:pPr>
      <w:r w:rsidRPr="009A3A3C">
        <w:rPr>
          <w:rFonts w:ascii="Arial" w:hAnsi="Arial" w:cs="Arial"/>
          <w:b/>
          <w:bCs/>
          <w:sz w:val="20"/>
          <w:szCs w:val="20"/>
        </w:rPr>
        <w:t>Supplementary Figure 1.</w:t>
      </w:r>
      <w:r w:rsidR="004832A3">
        <w:rPr>
          <w:rFonts w:ascii="Arial" w:hAnsi="Arial" w:cs="Arial"/>
          <w:b/>
          <w:bCs/>
          <w:sz w:val="20"/>
          <w:szCs w:val="20"/>
        </w:rPr>
        <w:t xml:space="preserve"> U2-OS and PC-3 cells have a similar stress response.</w:t>
      </w:r>
      <w:r w:rsidRPr="009A3A3C">
        <w:rPr>
          <w:rFonts w:ascii="Arial" w:hAnsi="Arial" w:cs="Arial"/>
          <w:b/>
          <w:bCs/>
          <w:sz w:val="20"/>
          <w:szCs w:val="20"/>
        </w:rPr>
        <w:t xml:space="preserve"> </w:t>
      </w:r>
      <w:r w:rsidRPr="009A3A3C">
        <w:rPr>
          <w:rFonts w:ascii="Arial" w:hAnsi="Arial" w:cs="Arial"/>
          <w:sz w:val="20"/>
          <w:szCs w:val="20"/>
        </w:rPr>
        <w:t>(A) (</w:t>
      </w:r>
      <w:r>
        <w:rPr>
          <w:rFonts w:ascii="Arial" w:hAnsi="Arial" w:cs="Arial"/>
          <w:sz w:val="20"/>
          <w:szCs w:val="20"/>
        </w:rPr>
        <w:t>l</w:t>
      </w:r>
      <w:r w:rsidRPr="009A3A3C">
        <w:rPr>
          <w:rFonts w:ascii="Arial" w:hAnsi="Arial" w:cs="Arial"/>
          <w:sz w:val="20"/>
          <w:szCs w:val="20"/>
        </w:rPr>
        <w:t>eft) Scatter plot of t-statistics of DGE between SGs and WCs in PC-3</w:t>
      </w:r>
      <w:r w:rsidRPr="0034692E">
        <w:rPr>
          <w:rFonts w:ascii="Arial" w:hAnsi="Arial" w:cs="Arial"/>
          <w:sz w:val="20"/>
          <w:szCs w:val="20"/>
        </w:rPr>
        <w:fldChar w:fldCharType="begin"/>
      </w:r>
      <w:r w:rsidR="007B1B3A">
        <w:rPr>
          <w:rFonts w:ascii="Arial" w:hAnsi="Arial" w:cs="Arial"/>
          <w:sz w:val="20"/>
          <w:szCs w:val="20"/>
        </w:rPr>
        <w:instrText xml:space="preserve"> ADDIN ZOTERO_ITEM CSL_CITATION {"citationID":"lrBxipxV","properties":{"formattedCitation":"\\super 12\\nosupersub{}","plainCitation":"12","noteIndex":0},"citationItems":[{"id":"yKz8QSbR/ZS4fJ3Em","uris":["http://zotero.org/users/local/1p9EH8ax/items/4ULW7W7L"],"itemData":{"id":"mYxpVVa4/pCfCs9xK","type":"article-journal","abstract":"Abstract\n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34692E">
        <w:rPr>
          <w:rFonts w:ascii="Arial" w:hAnsi="Arial" w:cs="Arial"/>
          <w:sz w:val="20"/>
          <w:szCs w:val="20"/>
        </w:rPr>
        <w:fldChar w:fldCharType="separate"/>
      </w:r>
      <w:r w:rsidR="007B1B3A" w:rsidRPr="007B1B3A">
        <w:rPr>
          <w:rFonts w:ascii="Arial" w:hAnsi="Arial" w:cs="Arial"/>
          <w:kern w:val="0"/>
          <w:sz w:val="20"/>
          <w:vertAlign w:val="superscript"/>
        </w:rPr>
        <w:t>12</w:t>
      </w:r>
      <w:r w:rsidRPr="0034692E">
        <w:rPr>
          <w:rFonts w:ascii="Arial" w:hAnsi="Arial" w:cs="Arial"/>
          <w:sz w:val="20"/>
          <w:szCs w:val="20"/>
        </w:rPr>
        <w:fldChar w:fldCharType="end"/>
      </w:r>
      <w:r w:rsidRPr="0034692E">
        <w:rPr>
          <w:rFonts w:ascii="Arial" w:hAnsi="Arial" w:cs="Arial"/>
          <w:sz w:val="20"/>
          <w:szCs w:val="20"/>
        </w:rPr>
        <w:t xml:space="preserve"> (Y-Axis) and U2-OS</w:t>
      </w:r>
      <w:r w:rsidRPr="0034692E">
        <w:rPr>
          <w:rFonts w:ascii="Arial" w:hAnsi="Arial" w:cs="Arial"/>
          <w:sz w:val="20"/>
          <w:szCs w:val="20"/>
        </w:rPr>
        <w:fldChar w:fldCharType="begin"/>
      </w:r>
      <w:r w:rsidR="007B1B3A">
        <w:rPr>
          <w:rFonts w:ascii="Arial" w:hAnsi="Arial" w:cs="Arial"/>
          <w:sz w:val="20"/>
          <w:szCs w:val="20"/>
        </w:rPr>
        <w:instrText xml:space="preserve"> ADDIN ZOTERO_ITEM CSL_CITATION {"citationID":"Cjy0w0Hl","properties":{"formattedCitation":"\\super 13\\nosupersub{}","plainCitation":"13","noteIndex":0},"citationItems":[{"id":"yKz8QSbR/ztrd8PGK","uris":["http://zotero.org/users/local/1p9EH8ax/items/ARLW3CQN"],"itemData":{"id":"mYxpVVa4/QNRNPYX4","type":"article-journal","container-title":"Molecular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34692E">
        <w:rPr>
          <w:rFonts w:ascii="Arial" w:hAnsi="Arial" w:cs="Arial"/>
          <w:sz w:val="20"/>
          <w:szCs w:val="20"/>
        </w:rPr>
        <w:fldChar w:fldCharType="separate"/>
      </w:r>
      <w:r w:rsidR="007B1B3A" w:rsidRPr="007B1B3A">
        <w:rPr>
          <w:rFonts w:ascii="Arial" w:hAnsi="Arial" w:cs="Arial"/>
          <w:kern w:val="0"/>
          <w:sz w:val="20"/>
          <w:vertAlign w:val="superscript"/>
        </w:rPr>
        <w:t>13</w:t>
      </w:r>
      <w:r w:rsidRPr="0034692E">
        <w:rPr>
          <w:rFonts w:ascii="Arial" w:hAnsi="Arial" w:cs="Arial"/>
          <w:sz w:val="20"/>
          <w:szCs w:val="20"/>
        </w:rPr>
        <w:fldChar w:fldCharType="end"/>
      </w:r>
      <w:r w:rsidRPr="0034692E">
        <w:rPr>
          <w:rFonts w:ascii="Arial" w:hAnsi="Arial" w:cs="Arial"/>
          <w:sz w:val="20"/>
          <w:szCs w:val="20"/>
        </w:rPr>
        <w:t xml:space="preserve"> (X-Axis) cell lines exposed to oxidative stress through </w:t>
      </w:r>
      <w:proofErr w:type="spellStart"/>
      <w:r w:rsidRPr="0034692E">
        <w:rPr>
          <w:rFonts w:ascii="Arial" w:hAnsi="Arial" w:cs="Arial"/>
          <w:sz w:val="20"/>
          <w:szCs w:val="20"/>
        </w:rPr>
        <w:t>arsenite</w:t>
      </w:r>
      <w:proofErr w:type="spellEnd"/>
      <w:r w:rsidRPr="0034692E">
        <w:rPr>
          <w:rFonts w:ascii="Arial" w:hAnsi="Arial" w:cs="Arial"/>
          <w:sz w:val="20"/>
          <w:szCs w:val="20"/>
        </w:rPr>
        <w:t xml:space="preserve">;  genes as circles, density contour lines in dark red, Spearman’s correlation coefficient </w:t>
      </w:r>
      <w:r w:rsidRPr="0034692E">
        <w:rPr>
          <w:rFonts w:ascii="Symbol" w:eastAsia="Symbol" w:hAnsi="Symbol" w:cs="Symbol"/>
          <w:sz w:val="20"/>
          <w:szCs w:val="20"/>
        </w:rPr>
        <w:t>r</w:t>
      </w:r>
      <w:r w:rsidRPr="0034692E">
        <w:rPr>
          <w:rFonts w:ascii="Arial" w:hAnsi="Arial" w:cs="Arial"/>
          <w:sz w:val="20"/>
          <w:szCs w:val="20"/>
        </w:rPr>
        <w:t xml:space="preserve"> and associated test’s p-value on top left corner; strongly upregulated genes in both cell lines (t-statistic &gt; 25) are labelled and highlighted in dark red.</w:t>
      </w:r>
      <w:r w:rsidR="00AC126F">
        <w:rPr>
          <w:rFonts w:ascii="Arial" w:hAnsi="Arial" w:cs="Arial"/>
          <w:color w:val="000000" w:themeColor="text1"/>
          <w:sz w:val="20"/>
          <w:szCs w:val="20"/>
        </w:rPr>
        <w:t xml:space="preserve"> </w:t>
      </w:r>
      <w:r w:rsidRPr="0034692E">
        <w:rPr>
          <w:rFonts w:ascii="Arial" w:hAnsi="Arial" w:cs="Arial"/>
          <w:sz w:val="20"/>
          <w:szCs w:val="20"/>
        </w:rPr>
        <w:t>(</w:t>
      </w:r>
      <w:r>
        <w:rPr>
          <w:rFonts w:ascii="Arial" w:hAnsi="Arial" w:cs="Arial"/>
          <w:sz w:val="20"/>
          <w:szCs w:val="20"/>
        </w:rPr>
        <w:t>r</w:t>
      </w:r>
      <w:r w:rsidRPr="0034692E">
        <w:rPr>
          <w:rFonts w:ascii="Arial" w:hAnsi="Arial" w:cs="Arial"/>
          <w:sz w:val="20"/>
          <w:szCs w:val="20"/>
        </w:rPr>
        <w:t xml:space="preserve">ight) </w:t>
      </w:r>
      <w:r w:rsidRPr="0034692E">
        <w:rPr>
          <w:rFonts w:ascii="Arial" w:hAnsi="Arial" w:cs="Arial"/>
          <w:color w:val="000000" w:themeColor="text1"/>
          <w:sz w:val="20"/>
          <w:szCs w:val="20"/>
        </w:rPr>
        <w:t>Scatter plot of GSEA</w:t>
      </w:r>
      <w:r>
        <w:rPr>
          <w:rFonts w:ascii="Arial" w:hAnsi="Arial" w:cs="Arial"/>
          <w:color w:val="000000" w:themeColor="text1"/>
          <w:sz w:val="20"/>
          <w:szCs w:val="20"/>
        </w:rPr>
        <w:t xml:space="preserve"> NES</w:t>
      </w:r>
      <w:r w:rsidRPr="0034692E">
        <w:rPr>
          <w:rFonts w:ascii="Arial" w:hAnsi="Arial" w:cs="Arial"/>
          <w:color w:val="000000" w:themeColor="text1"/>
          <w:sz w:val="20"/>
          <w:szCs w:val="20"/>
        </w:rPr>
        <w:t xml:space="preserve"> of Hallmarks, ranked by t-statistic</w:t>
      </w:r>
      <w:r w:rsidR="001325C6">
        <w:rPr>
          <w:rFonts w:ascii="Arial" w:hAnsi="Arial" w:cs="Arial"/>
          <w:color w:val="000000" w:themeColor="text1"/>
          <w:sz w:val="20"/>
          <w:szCs w:val="20"/>
        </w:rPr>
        <w:t>s of DGE</w:t>
      </w:r>
      <w:r w:rsidRPr="0034692E">
        <w:rPr>
          <w:rFonts w:ascii="Arial" w:hAnsi="Arial" w:cs="Arial"/>
          <w:color w:val="000000" w:themeColor="text1"/>
          <w:sz w:val="20"/>
          <w:szCs w:val="20"/>
        </w:rPr>
        <w:t>, in PC-3</w:t>
      </w:r>
      <w:r w:rsidRPr="0034692E">
        <w:rPr>
          <w:rFonts w:ascii="Arial" w:hAnsi="Arial" w:cs="Arial"/>
          <w:color w:val="000000" w:themeColor="text1"/>
          <w:sz w:val="20"/>
          <w:szCs w:val="20"/>
        </w:rPr>
        <w:fldChar w:fldCharType="begin"/>
      </w:r>
      <w:r w:rsidR="007B1B3A">
        <w:rPr>
          <w:rFonts w:ascii="Arial" w:hAnsi="Arial" w:cs="Arial"/>
          <w:color w:val="000000" w:themeColor="text1"/>
          <w:sz w:val="20"/>
          <w:szCs w:val="20"/>
        </w:rPr>
        <w:instrText xml:space="preserve"> ADDIN ZOTERO_ITEM CSL_CITATION {"citationID":"ig8Vwi6G","properties":{"formattedCitation":"\\super 12\\nosupersub{}","plainCitation":"12","noteIndex":0},"citationItems":[{"id":"yKz8QSbR/ZS4fJ3Em","uris":["http://zotero.org/users/local/1p9EH8ax/items/4ULW7W7L"],"itemData":{"id":"RvIocvzB/77ESSHSS","type":"article-journal","abstract":"Abstract\n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34692E">
        <w:rPr>
          <w:rFonts w:ascii="Arial" w:hAnsi="Arial" w:cs="Arial"/>
          <w:color w:val="000000" w:themeColor="text1"/>
          <w:sz w:val="20"/>
          <w:szCs w:val="20"/>
        </w:rPr>
        <w:fldChar w:fldCharType="separate"/>
      </w:r>
      <w:r w:rsidR="007B1B3A" w:rsidRPr="007B1B3A">
        <w:rPr>
          <w:rFonts w:ascii="Arial" w:hAnsi="Arial" w:cs="Arial"/>
          <w:kern w:val="0"/>
          <w:sz w:val="20"/>
          <w:vertAlign w:val="superscript"/>
        </w:rPr>
        <w:t>12</w:t>
      </w:r>
      <w:r w:rsidRPr="0034692E">
        <w:rPr>
          <w:rFonts w:ascii="Arial" w:hAnsi="Arial" w:cs="Arial"/>
          <w:color w:val="000000" w:themeColor="text1"/>
          <w:sz w:val="20"/>
          <w:szCs w:val="20"/>
        </w:rPr>
        <w:fldChar w:fldCharType="end"/>
      </w:r>
      <w:r w:rsidRPr="00110F76">
        <w:rPr>
          <w:rFonts w:ascii="Arial" w:hAnsi="Arial" w:cs="Arial"/>
          <w:color w:val="000000" w:themeColor="text1"/>
          <w:sz w:val="20"/>
          <w:szCs w:val="20"/>
        </w:rPr>
        <w:t xml:space="preserve"> (Y-axis) </w:t>
      </w:r>
      <w:r w:rsidRPr="00110F76">
        <w:rPr>
          <w:rFonts w:ascii="Arial" w:hAnsi="Arial" w:cs="Arial"/>
          <w:i/>
          <w:iCs/>
          <w:color w:val="000000" w:themeColor="text1"/>
          <w:sz w:val="20"/>
          <w:szCs w:val="20"/>
        </w:rPr>
        <w:t xml:space="preserve">versus </w:t>
      </w:r>
      <w:r w:rsidRPr="00110F76">
        <w:rPr>
          <w:rFonts w:ascii="Arial" w:hAnsi="Arial" w:cs="Arial"/>
          <w:color w:val="000000" w:themeColor="text1"/>
          <w:sz w:val="20"/>
          <w:szCs w:val="20"/>
        </w:rPr>
        <w:t>U2-OS</w:t>
      </w:r>
      <w:r w:rsidRPr="0034692E">
        <w:rPr>
          <w:rFonts w:ascii="Arial" w:hAnsi="Arial" w:cs="Arial"/>
          <w:color w:val="000000" w:themeColor="text1"/>
          <w:sz w:val="20"/>
          <w:szCs w:val="20"/>
        </w:rPr>
        <w:fldChar w:fldCharType="begin"/>
      </w:r>
      <w:r w:rsidR="007B1B3A">
        <w:rPr>
          <w:rFonts w:ascii="Arial" w:hAnsi="Arial" w:cs="Arial"/>
          <w:color w:val="000000" w:themeColor="text1"/>
          <w:sz w:val="20"/>
          <w:szCs w:val="20"/>
        </w:rPr>
        <w:instrText xml:space="preserve"> ADDIN ZOTERO_ITEM CSL_CITATION {"citationID":"GUmjuS8o","properties":{"formattedCitation":"\\super 13\\nosupersub{}","plainCitation":"13","noteIndex":0},"citationItems":[{"id":"yKz8QSbR/ztrd8PGK","uris":["http://zotero.org/users/local/1p9EH8ax/items/ARLW3CQN"],"itemData":{"id":"RvIocvzB/GyAifPpH","type":"article-journal","container-title":"Molecular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34692E">
        <w:rPr>
          <w:rFonts w:ascii="Arial" w:hAnsi="Arial" w:cs="Arial"/>
          <w:color w:val="000000" w:themeColor="text1"/>
          <w:sz w:val="20"/>
          <w:szCs w:val="20"/>
        </w:rPr>
        <w:fldChar w:fldCharType="separate"/>
      </w:r>
      <w:r w:rsidR="007B1B3A" w:rsidRPr="007B1B3A">
        <w:rPr>
          <w:rFonts w:ascii="Arial" w:hAnsi="Arial" w:cs="Arial"/>
          <w:kern w:val="0"/>
          <w:sz w:val="20"/>
          <w:vertAlign w:val="superscript"/>
        </w:rPr>
        <w:t>13</w:t>
      </w:r>
      <w:r w:rsidRPr="0034692E">
        <w:rPr>
          <w:rFonts w:ascii="Arial" w:hAnsi="Arial" w:cs="Arial"/>
          <w:color w:val="000000" w:themeColor="text1"/>
          <w:sz w:val="20"/>
          <w:szCs w:val="20"/>
        </w:rPr>
        <w:fldChar w:fldCharType="end"/>
      </w:r>
      <w:r w:rsidRPr="00110F76">
        <w:rPr>
          <w:rFonts w:ascii="Arial" w:hAnsi="Arial" w:cs="Arial"/>
          <w:color w:val="000000" w:themeColor="text1"/>
          <w:sz w:val="20"/>
          <w:szCs w:val="20"/>
        </w:rPr>
        <w:t xml:space="preserve"> (X-axis) cell lines</w:t>
      </w:r>
      <w:r>
        <w:rPr>
          <w:rFonts w:ascii="Arial" w:hAnsi="Arial" w:cs="Arial"/>
          <w:color w:val="000000" w:themeColor="text1"/>
          <w:sz w:val="20"/>
          <w:szCs w:val="20"/>
        </w:rPr>
        <w:t xml:space="preserve">, </w:t>
      </w:r>
      <w:r w:rsidRPr="00110F76">
        <w:rPr>
          <w:rFonts w:ascii="Arial" w:hAnsi="Arial" w:cs="Arial"/>
          <w:color w:val="000000" w:themeColor="text1"/>
          <w:sz w:val="20"/>
          <w:szCs w:val="20"/>
        </w:rPr>
        <w:t xml:space="preserve">exposed to oxidative stress through </w:t>
      </w:r>
      <w:proofErr w:type="spellStart"/>
      <w:r w:rsidRPr="00110F76">
        <w:rPr>
          <w:rFonts w:ascii="Arial" w:hAnsi="Arial" w:cs="Arial"/>
          <w:color w:val="000000" w:themeColor="text1"/>
          <w:sz w:val="20"/>
          <w:szCs w:val="20"/>
        </w:rPr>
        <w:t>arsenite</w:t>
      </w:r>
      <w:proofErr w:type="spellEnd"/>
      <w:r w:rsidRPr="00110F76">
        <w:rPr>
          <w:rFonts w:ascii="Arial" w:hAnsi="Arial" w:cs="Arial"/>
          <w:color w:val="000000" w:themeColor="text1"/>
          <w:sz w:val="20"/>
          <w:szCs w:val="20"/>
        </w:rPr>
        <w:t>.</w:t>
      </w:r>
      <w:r w:rsidR="00AC126F">
        <w:rPr>
          <w:rFonts w:ascii="Arial" w:hAnsi="Arial" w:cs="Arial"/>
          <w:color w:val="000000" w:themeColor="text1"/>
          <w:sz w:val="20"/>
          <w:szCs w:val="20"/>
        </w:rPr>
        <w:t xml:space="preserve"> Dashed lines correspond to identity lines (Y = X; Y = -X).</w:t>
      </w:r>
      <w:r w:rsidR="00AC126F">
        <w:rPr>
          <w:rFonts w:ascii="Arial" w:hAnsi="Arial" w:cs="Arial"/>
          <w:sz w:val="20"/>
          <w:szCs w:val="20"/>
        </w:rPr>
        <w:t xml:space="preserve"> </w:t>
      </w:r>
      <w:r w:rsidRPr="00110F76">
        <w:rPr>
          <w:rFonts w:ascii="Arial" w:hAnsi="Arial" w:cs="Arial"/>
          <w:sz w:val="20"/>
          <w:szCs w:val="20"/>
        </w:rPr>
        <w:t>(B) Scatter plots of gene expression (in log</w:t>
      </w:r>
      <w:r w:rsidRPr="0034692E">
        <w:rPr>
          <w:rFonts w:ascii="Arial" w:hAnsi="Arial" w:cs="Arial"/>
          <w:sz w:val="20"/>
          <w:szCs w:val="20"/>
          <w:vertAlign w:val="subscript"/>
        </w:rPr>
        <w:t xml:space="preserve">2 </w:t>
      </w:r>
      <w:r w:rsidRPr="00110F76">
        <w:rPr>
          <w:rFonts w:ascii="Arial" w:hAnsi="Arial" w:cs="Arial"/>
          <w:sz w:val="20"/>
          <w:szCs w:val="20"/>
        </w:rPr>
        <w:t>counts-per-million</w:t>
      </w:r>
      <w:r>
        <w:rPr>
          <w:rFonts w:ascii="Arial" w:hAnsi="Arial" w:cs="Arial"/>
          <w:sz w:val="20"/>
          <w:szCs w:val="20"/>
        </w:rPr>
        <w:t xml:space="preserve"> (CPM)</w:t>
      </w:r>
      <w:r w:rsidRPr="00110F76">
        <w:rPr>
          <w:rFonts w:ascii="Arial" w:hAnsi="Arial" w:cs="Arial"/>
          <w:sz w:val="20"/>
          <w:szCs w:val="20"/>
        </w:rPr>
        <w:t xml:space="preserve">) in SGs (Y-Axis) </w:t>
      </w:r>
      <w:r w:rsidRPr="00110F76">
        <w:rPr>
          <w:rFonts w:ascii="Arial" w:hAnsi="Arial" w:cs="Arial"/>
          <w:i/>
          <w:iCs/>
          <w:sz w:val="20"/>
          <w:szCs w:val="20"/>
        </w:rPr>
        <w:t>versus</w:t>
      </w:r>
      <w:r w:rsidRPr="00110F76">
        <w:rPr>
          <w:rFonts w:ascii="Arial" w:hAnsi="Arial" w:cs="Arial"/>
          <w:sz w:val="20"/>
          <w:szCs w:val="20"/>
        </w:rPr>
        <w:t xml:space="preserve"> WCs (X-Axis), for SG purification by DC</w:t>
      </w:r>
      <w:r w:rsidRPr="0034692E">
        <w:rPr>
          <w:rFonts w:ascii="Arial" w:hAnsi="Arial" w:cs="Arial"/>
          <w:sz w:val="20"/>
          <w:szCs w:val="20"/>
        </w:rPr>
        <w:fldChar w:fldCharType="begin"/>
      </w:r>
      <w:r w:rsidR="006C23FA">
        <w:rPr>
          <w:rFonts w:ascii="Arial" w:hAnsi="Arial" w:cs="Arial"/>
          <w:sz w:val="20"/>
          <w:szCs w:val="20"/>
        </w:rPr>
        <w:instrText xml:space="preserve"> ADDIN ZOTERO_ITEM CSL_CITATION {"citationID":"3WliaoUX","properties":{"formattedCitation":"\\super 1\\nosupersub{}","plainCitation":"1","noteIndex":0},"citationItems":[{"id":"yKz8QSbR/kXUy4k0v","uris":["http://zotero.org/users/local/1p9EH8ax/items/WPA4SC2G"],"itemData":{"id":"JOIL5XaV/agJdTk4i","type":"article-journal","container-title":"Molecular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34692E">
        <w:rPr>
          <w:rFonts w:ascii="Arial" w:hAnsi="Arial" w:cs="Arial"/>
          <w:sz w:val="20"/>
          <w:szCs w:val="20"/>
        </w:rPr>
        <w:fldChar w:fldCharType="separate"/>
      </w:r>
      <w:r w:rsidR="00164ACD" w:rsidRPr="00164ACD">
        <w:rPr>
          <w:rFonts w:ascii="Arial" w:hAnsi="Arial" w:cs="Arial"/>
          <w:kern w:val="0"/>
          <w:sz w:val="20"/>
          <w:vertAlign w:val="superscript"/>
        </w:rPr>
        <w:t>1</w:t>
      </w:r>
      <w:r w:rsidRPr="0034692E">
        <w:rPr>
          <w:rFonts w:ascii="Arial" w:hAnsi="Arial" w:cs="Arial"/>
          <w:sz w:val="20"/>
          <w:szCs w:val="20"/>
        </w:rPr>
        <w:fldChar w:fldCharType="end"/>
      </w:r>
      <w:r w:rsidRPr="00110F76">
        <w:rPr>
          <w:rFonts w:ascii="Arial" w:hAnsi="Arial" w:cs="Arial"/>
          <w:sz w:val="20"/>
          <w:szCs w:val="20"/>
        </w:rPr>
        <w:t xml:space="preserve"> (</w:t>
      </w:r>
      <w:r>
        <w:rPr>
          <w:rFonts w:ascii="Arial" w:hAnsi="Arial" w:cs="Arial"/>
          <w:sz w:val="20"/>
          <w:szCs w:val="20"/>
        </w:rPr>
        <w:t>l</w:t>
      </w:r>
      <w:r w:rsidRPr="00110F76">
        <w:rPr>
          <w:rFonts w:ascii="Arial" w:hAnsi="Arial" w:cs="Arial"/>
          <w:sz w:val="20"/>
          <w:szCs w:val="20"/>
        </w:rPr>
        <w:t>eft) and PL</w:t>
      </w:r>
      <w:r w:rsidRPr="0034692E">
        <w:rPr>
          <w:rFonts w:ascii="Arial" w:hAnsi="Arial" w:cs="Arial"/>
          <w:sz w:val="20"/>
          <w:szCs w:val="20"/>
        </w:rPr>
        <w:fldChar w:fldCharType="begin"/>
      </w:r>
      <w:r w:rsidR="007B1B3A">
        <w:rPr>
          <w:rFonts w:ascii="Arial" w:hAnsi="Arial" w:cs="Arial"/>
          <w:sz w:val="20"/>
          <w:szCs w:val="20"/>
        </w:rPr>
        <w:instrText xml:space="preserve"> ADDIN ZOTERO_ITEM CSL_CITATION {"citationID":"tOL8Su2I","properties":{"formattedCitation":"\\super 12\\nosupersub{}","plainCitation":"12","noteIndex":0},"citationItems":[{"id":"yKz8QSbR/ZS4fJ3Em","uris":["http://zotero.org/users/local/1p9EH8ax/items/4ULW7W7L"],"itemData":{"id":"JOIL5XaV/I4H6A3cY","type":"article-journal","abstract":"Abstract\n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34692E">
        <w:rPr>
          <w:rFonts w:ascii="Arial" w:hAnsi="Arial" w:cs="Arial"/>
          <w:sz w:val="20"/>
          <w:szCs w:val="20"/>
        </w:rPr>
        <w:fldChar w:fldCharType="separate"/>
      </w:r>
      <w:r w:rsidR="007B1B3A" w:rsidRPr="007B1B3A">
        <w:rPr>
          <w:rFonts w:ascii="Arial" w:hAnsi="Arial" w:cs="Arial"/>
          <w:kern w:val="0"/>
          <w:sz w:val="20"/>
          <w:vertAlign w:val="superscript"/>
        </w:rPr>
        <w:t>12</w:t>
      </w:r>
      <w:r w:rsidRPr="0034692E">
        <w:rPr>
          <w:rFonts w:ascii="Arial" w:hAnsi="Arial" w:cs="Arial"/>
          <w:sz w:val="20"/>
          <w:szCs w:val="20"/>
        </w:rPr>
        <w:fldChar w:fldCharType="end"/>
      </w:r>
      <w:r w:rsidRPr="0034692E">
        <w:rPr>
          <w:rFonts w:ascii="Arial" w:hAnsi="Arial" w:cs="Arial"/>
          <w:sz w:val="20"/>
          <w:szCs w:val="20"/>
        </w:rPr>
        <w:t xml:space="preserve"> (</w:t>
      </w:r>
      <w:r>
        <w:rPr>
          <w:rFonts w:ascii="Arial" w:hAnsi="Arial" w:cs="Arial"/>
          <w:sz w:val="20"/>
          <w:szCs w:val="20"/>
        </w:rPr>
        <w:t>r</w:t>
      </w:r>
      <w:r w:rsidRPr="0034692E">
        <w:rPr>
          <w:rFonts w:ascii="Arial" w:hAnsi="Arial" w:cs="Arial"/>
          <w:sz w:val="20"/>
          <w:szCs w:val="20"/>
        </w:rPr>
        <w:t xml:space="preserve">ight); genes as circles, density contour lines in dark red, Spearman’s correlation coefficient </w:t>
      </w:r>
      <w:r w:rsidRPr="0034692E">
        <w:rPr>
          <w:rFonts w:ascii="Symbol" w:eastAsia="Symbol" w:hAnsi="Symbol" w:cs="Symbol"/>
          <w:sz w:val="20"/>
          <w:szCs w:val="20"/>
        </w:rPr>
        <w:t>r</w:t>
      </w:r>
      <w:r w:rsidRPr="0034692E">
        <w:rPr>
          <w:rFonts w:ascii="Arial" w:hAnsi="Arial" w:cs="Arial"/>
          <w:sz w:val="20"/>
          <w:szCs w:val="20"/>
        </w:rPr>
        <w:t xml:space="preserve"> and associated test’s p-value on top left corner.</w:t>
      </w:r>
    </w:p>
    <w:p w14:paraId="41FC12FB" w14:textId="1661AB07" w:rsidR="00C3792B" w:rsidRDefault="00CF3BE7">
      <w:r>
        <w:rPr>
          <w:noProof/>
        </w:rPr>
        <w:lastRenderedPageBreak/>
        <w:drawing>
          <wp:inline distT="0" distB="0" distL="0" distR="0" wp14:anchorId="3BEAEE28" wp14:editId="2D0BCB52">
            <wp:extent cx="5731510" cy="3696335"/>
            <wp:effectExtent l="0" t="0" r="0" b="0"/>
            <wp:docPr id="2016372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72262" name="Picture 20163722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96335"/>
                    </a:xfrm>
                    <a:prstGeom prst="rect">
                      <a:avLst/>
                    </a:prstGeom>
                  </pic:spPr>
                </pic:pic>
              </a:graphicData>
            </a:graphic>
          </wp:inline>
        </w:drawing>
      </w:r>
    </w:p>
    <w:p w14:paraId="65AE6898" w14:textId="7543DC02" w:rsidR="00CF3BE7" w:rsidRDefault="00CF3BE7" w:rsidP="004832A3">
      <w:pPr>
        <w:rPr>
          <w:rFonts w:ascii="Arial" w:hAnsi="Arial" w:cs="Arial"/>
          <w:sz w:val="20"/>
          <w:szCs w:val="20"/>
        </w:rPr>
      </w:pPr>
      <w:r>
        <w:rPr>
          <w:rFonts w:ascii="Arial" w:hAnsi="Arial" w:cs="Arial"/>
          <w:b/>
          <w:bCs/>
          <w:sz w:val="20"/>
          <w:szCs w:val="20"/>
        </w:rPr>
        <w:t xml:space="preserve">Supplementary </w:t>
      </w:r>
      <w:r w:rsidRPr="009A3A3C">
        <w:rPr>
          <w:rFonts w:ascii="Arial" w:hAnsi="Arial" w:cs="Arial"/>
          <w:b/>
          <w:bCs/>
          <w:sz w:val="20"/>
          <w:szCs w:val="20"/>
        </w:rPr>
        <w:t xml:space="preserve">Figure 2. </w:t>
      </w:r>
      <w:r w:rsidR="004832A3">
        <w:rPr>
          <w:rFonts w:ascii="Arial" w:hAnsi="Arial" w:cs="Arial"/>
          <w:b/>
          <w:bCs/>
          <w:sz w:val="20"/>
          <w:szCs w:val="20"/>
        </w:rPr>
        <w:t xml:space="preserve">Sampling bias simulation pipeline. </w:t>
      </w:r>
      <w:r w:rsidRPr="009A3A3C">
        <w:rPr>
          <w:rFonts w:ascii="Arial" w:hAnsi="Arial" w:cs="Arial"/>
          <w:sz w:val="20"/>
          <w:szCs w:val="20"/>
        </w:rPr>
        <w:t>The diagram depicts the experimental workflow from the original study for obtaining WC and SG samples</w:t>
      </w:r>
      <w:r>
        <w:rPr>
          <w:rFonts w:ascii="Arial" w:hAnsi="Arial" w:cs="Arial"/>
          <w:sz w:val="20"/>
          <w:szCs w:val="20"/>
        </w:rPr>
        <w:fldChar w:fldCharType="begin"/>
      </w:r>
      <w:r w:rsidR="006C23FA">
        <w:rPr>
          <w:rFonts w:ascii="Arial" w:hAnsi="Arial" w:cs="Arial"/>
          <w:sz w:val="20"/>
          <w:szCs w:val="20"/>
        </w:rPr>
        <w:instrText xml:space="preserve"> ADDIN ZOTERO_ITEM CSL_CITATION {"citationID":"bckOrwKO","properties":{"formattedCitation":"\\super 1\\nosupersub{}","plainCitation":"1","noteIndex":0},"citationItems":[{"id":"yKz8QSbR/kXUy4k0v","uris":["http://zotero.org/users/local/1p9EH8ax/items/WPA4SC2G"],"itemData":{"id":"BBFnzxKo/8GC0EoNN","type":"article-journal","container-title":"Molecular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Pr>
          <w:rFonts w:ascii="Arial" w:hAnsi="Arial" w:cs="Arial"/>
          <w:sz w:val="20"/>
          <w:szCs w:val="20"/>
        </w:rPr>
        <w:fldChar w:fldCharType="separate"/>
      </w:r>
      <w:r w:rsidR="00164ACD" w:rsidRPr="00164ACD">
        <w:rPr>
          <w:rFonts w:ascii="Arial" w:hAnsi="Arial" w:cs="Arial"/>
          <w:kern w:val="0"/>
          <w:sz w:val="20"/>
          <w:vertAlign w:val="superscript"/>
        </w:rPr>
        <w:t>1</w:t>
      </w:r>
      <w:r>
        <w:rPr>
          <w:rFonts w:ascii="Arial" w:hAnsi="Arial" w:cs="Arial"/>
          <w:sz w:val="20"/>
          <w:szCs w:val="20"/>
        </w:rPr>
        <w:fldChar w:fldCharType="end"/>
      </w:r>
      <w:r w:rsidRPr="009A3A3C">
        <w:rPr>
          <w:rFonts w:ascii="Arial" w:hAnsi="Arial" w:cs="Arial"/>
          <w:sz w:val="20"/>
          <w:szCs w:val="20"/>
        </w:rPr>
        <w:t xml:space="preserve"> </w:t>
      </w:r>
      <w:r w:rsidR="004832A3" w:rsidRPr="004832A3">
        <w:rPr>
          <w:rFonts w:ascii="Arial" w:hAnsi="Arial" w:cs="Arial"/>
          <w:sz w:val="20"/>
          <w:szCs w:val="20"/>
        </w:rPr>
        <w:t>(steps in grey) and</w:t>
      </w:r>
      <w:r w:rsidR="004832A3">
        <w:rPr>
          <w:rFonts w:ascii="Arial" w:hAnsi="Arial" w:cs="Arial"/>
          <w:sz w:val="20"/>
          <w:szCs w:val="20"/>
        </w:rPr>
        <w:t xml:space="preserve"> </w:t>
      </w:r>
      <w:r w:rsidR="004832A3" w:rsidRPr="004832A3">
        <w:rPr>
          <w:rFonts w:ascii="Arial" w:hAnsi="Arial" w:cs="Arial"/>
          <w:sz w:val="20"/>
          <w:szCs w:val="20"/>
        </w:rPr>
        <w:t>the additional in silico steps performed in our analyses (steps in black).</w:t>
      </w:r>
    </w:p>
    <w:p w14:paraId="55F07942" w14:textId="1B1B0AB8" w:rsidR="004832A3" w:rsidRDefault="00195180" w:rsidP="004832A3">
      <w:pPr>
        <w:rPr>
          <w:rFonts w:ascii="Arial" w:hAnsi="Arial" w:cs="Arial"/>
          <w:sz w:val="20"/>
          <w:szCs w:val="20"/>
        </w:rPr>
      </w:pPr>
      <w:r>
        <w:rPr>
          <w:rFonts w:ascii="Arial" w:hAnsi="Arial" w:cs="Arial"/>
          <w:noProof/>
          <w:sz w:val="20"/>
          <w:szCs w:val="20"/>
        </w:rPr>
        <w:lastRenderedPageBreak/>
        <w:drawing>
          <wp:inline distT="0" distB="0" distL="0" distR="0" wp14:anchorId="7776FEA5" wp14:editId="11F01C7A">
            <wp:extent cx="5731510" cy="5879465"/>
            <wp:effectExtent l="0" t="0" r="0" b="635"/>
            <wp:docPr id="1968189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89674" name="Picture 19681896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879465"/>
                    </a:xfrm>
                    <a:prstGeom prst="rect">
                      <a:avLst/>
                    </a:prstGeom>
                  </pic:spPr>
                </pic:pic>
              </a:graphicData>
            </a:graphic>
          </wp:inline>
        </w:drawing>
      </w:r>
    </w:p>
    <w:p w14:paraId="43F40648" w14:textId="654B450A" w:rsidR="00195180" w:rsidRPr="00195180" w:rsidRDefault="00195180" w:rsidP="00195180">
      <w:pPr>
        <w:autoSpaceDE w:val="0"/>
        <w:autoSpaceDN w:val="0"/>
        <w:adjustRightInd w:val="0"/>
        <w:spacing w:after="0" w:line="240" w:lineRule="auto"/>
        <w:jc w:val="both"/>
        <w:rPr>
          <w:rFonts w:ascii="Arial" w:hAnsi="Arial" w:cs="Arial"/>
          <w:sz w:val="16"/>
          <w:szCs w:val="16"/>
        </w:rPr>
      </w:pPr>
      <w:r w:rsidRPr="00195180">
        <w:rPr>
          <w:rFonts w:ascii="Arial" w:eastAsiaTheme="minorHAnsi" w:hAnsi="Arial" w:cs="Arial"/>
          <w:b/>
          <w:bCs/>
          <w:kern w:val="0"/>
          <w:sz w:val="20"/>
          <w:szCs w:val="20"/>
          <w:lang w:val="en-GB"/>
        </w:rPr>
        <w:t>Supplementary Figure 3. Transcriptomes of DC-isolated SGs show no evidence for RNA fragmentation-associated sampling bias.</w:t>
      </w:r>
      <w:r w:rsidRPr="00195180">
        <w:rPr>
          <w:rFonts w:ascii="Arial" w:eastAsiaTheme="minorHAnsi" w:hAnsi="Arial" w:cs="Arial"/>
          <w:kern w:val="0"/>
          <w:sz w:val="20"/>
          <w:szCs w:val="20"/>
          <w:lang w:val="en-GB"/>
        </w:rPr>
        <w:t xml:space="preserve"> (A) Relative distribution (density) of fragment</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length (</w:t>
      </w:r>
      <w:proofErr w:type="spellStart"/>
      <w:r w:rsidRPr="00195180">
        <w:rPr>
          <w:rFonts w:ascii="Arial" w:eastAsiaTheme="minorHAnsi" w:hAnsi="Arial" w:cs="Arial"/>
          <w:kern w:val="0"/>
          <w:sz w:val="20"/>
          <w:szCs w:val="20"/>
          <w:lang w:val="en-GB"/>
        </w:rPr>
        <w:t>nt</w:t>
      </w:r>
      <w:proofErr w:type="spellEnd"/>
      <w:r w:rsidRPr="00195180">
        <w:rPr>
          <w:rFonts w:ascii="Arial" w:eastAsiaTheme="minorHAnsi" w:hAnsi="Arial" w:cs="Arial"/>
          <w:kern w:val="0"/>
          <w:sz w:val="20"/>
          <w:szCs w:val="20"/>
          <w:lang w:val="en-GB"/>
        </w:rPr>
        <w:t>) in original samples [28] RNA-</w:t>
      </w:r>
      <w:proofErr w:type="spellStart"/>
      <w:r w:rsidRPr="00195180">
        <w:rPr>
          <w:rFonts w:ascii="Arial" w:eastAsiaTheme="minorHAnsi" w:hAnsi="Arial" w:cs="Arial"/>
          <w:kern w:val="0"/>
          <w:sz w:val="20"/>
          <w:szCs w:val="20"/>
          <w:lang w:val="en-GB"/>
        </w:rPr>
        <w:t>seq</w:t>
      </w:r>
      <w:proofErr w:type="spellEnd"/>
      <w:r w:rsidRPr="00195180">
        <w:rPr>
          <w:rFonts w:ascii="Arial" w:eastAsiaTheme="minorHAnsi" w:hAnsi="Arial" w:cs="Arial"/>
          <w:kern w:val="0"/>
          <w:sz w:val="20"/>
          <w:szCs w:val="20"/>
          <w:lang w:val="en-GB"/>
        </w:rPr>
        <w:t xml:space="preserve"> (Left) and simulated samples (Right).</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(B) Relative distribution (density) of representative RNA fragment length (</w:t>
      </w:r>
      <w:proofErr w:type="spellStart"/>
      <w:r w:rsidRPr="00195180">
        <w:rPr>
          <w:rFonts w:ascii="Arial" w:eastAsiaTheme="minorHAnsi" w:hAnsi="Arial" w:cs="Arial"/>
          <w:kern w:val="0"/>
          <w:sz w:val="20"/>
          <w:szCs w:val="20"/>
          <w:lang w:val="en-GB"/>
        </w:rPr>
        <w:t>nt</w:t>
      </w:r>
      <w:proofErr w:type="spellEnd"/>
      <w:r w:rsidRPr="00195180">
        <w:rPr>
          <w:rFonts w:ascii="Arial" w:eastAsiaTheme="minorHAnsi" w:hAnsi="Arial" w:cs="Arial"/>
          <w:kern w:val="0"/>
          <w:sz w:val="20"/>
          <w:szCs w:val="20"/>
          <w:lang w:val="en-GB"/>
        </w:rPr>
        <w:t>) in simulated</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samples, using WC (Left) or SG (Right) expression as basis, and WC or SG fragmentation</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distributions as basis. (C) Scatter plot of t-statistics of DGEA between SG and</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WC simulated</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samples (Y-Axis) and representative RNA transcript length (</w:t>
      </w:r>
      <w:proofErr w:type="spellStart"/>
      <w:r w:rsidRPr="00195180">
        <w:rPr>
          <w:rFonts w:ascii="Arial" w:eastAsiaTheme="minorHAnsi" w:hAnsi="Arial" w:cs="Arial"/>
          <w:kern w:val="0"/>
          <w:sz w:val="20"/>
          <w:szCs w:val="20"/>
          <w:lang w:val="en-GB"/>
        </w:rPr>
        <w:t>nt</w:t>
      </w:r>
      <w:proofErr w:type="spellEnd"/>
      <w:r w:rsidRPr="00195180">
        <w:rPr>
          <w:rFonts w:ascii="Arial" w:eastAsiaTheme="minorHAnsi" w:hAnsi="Arial" w:cs="Arial"/>
          <w:kern w:val="0"/>
          <w:sz w:val="20"/>
          <w:szCs w:val="20"/>
          <w:lang w:val="en-GB"/>
        </w:rPr>
        <w:t>) (X-Axis, log scale); genes as</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circles, density contour lines in dark red, Spearman’s correlation coefficient ρ and associated</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test’s p-value are also shown. The original WC expression</w:t>
      </w:r>
      <w:r>
        <w:rPr>
          <w:rFonts w:ascii="Arial" w:hAnsi="Arial" w:cs="Arial"/>
          <w:sz w:val="20"/>
          <w:szCs w:val="20"/>
        </w:rPr>
        <w:fldChar w:fldCharType="begin"/>
      </w:r>
      <w:r w:rsidR="006C23FA">
        <w:rPr>
          <w:rFonts w:ascii="Arial" w:hAnsi="Arial" w:cs="Arial"/>
          <w:sz w:val="20"/>
          <w:szCs w:val="20"/>
        </w:rPr>
        <w:instrText xml:space="preserve"> ADDIN ZOTERO_ITEM CSL_CITATION {"citationID":"y5ihc4PB","properties":{"formattedCitation":"\\super 1\\nosupersub{}","plainCitation":"1","noteIndex":0},"citationItems":[{"id":"yKz8QSbR/kXUy4k0v","uris":["http://zotero.org/users/local/1p9EH8ax/items/WPA4SC2G"],"itemData":{"id":"BBFnzxKo/8GC0EoNN","type":"article-journal","container-title":"Molecular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Pr>
          <w:rFonts w:ascii="Arial" w:hAnsi="Arial" w:cs="Arial"/>
          <w:sz w:val="20"/>
          <w:szCs w:val="20"/>
        </w:rPr>
        <w:fldChar w:fldCharType="separate"/>
      </w:r>
      <w:r w:rsidR="00164ACD" w:rsidRPr="00164ACD">
        <w:rPr>
          <w:rFonts w:ascii="Arial" w:hAnsi="Arial" w:cs="Arial"/>
          <w:kern w:val="0"/>
          <w:sz w:val="20"/>
          <w:vertAlign w:val="superscript"/>
        </w:rPr>
        <w:t>1</w:t>
      </w:r>
      <w:r>
        <w:rPr>
          <w:rFonts w:ascii="Arial" w:hAnsi="Arial" w:cs="Arial"/>
          <w:sz w:val="20"/>
          <w:szCs w:val="20"/>
        </w:rPr>
        <w:fldChar w:fldCharType="end"/>
      </w:r>
      <w:r w:rsidRPr="00195180">
        <w:rPr>
          <w:rFonts w:ascii="Arial" w:eastAsiaTheme="minorHAnsi" w:hAnsi="Arial" w:cs="Arial"/>
          <w:kern w:val="0"/>
          <w:sz w:val="20"/>
          <w:szCs w:val="20"/>
          <w:lang w:val="en-GB"/>
        </w:rPr>
        <w:t xml:space="preserve"> was used as the basis for both</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simulated WC and SG samples, with their respective fragment size distribution as the basis.</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(D) Cumulative distribution of the percentage of RNA-</w:t>
      </w:r>
      <w:proofErr w:type="spellStart"/>
      <w:r w:rsidRPr="00195180">
        <w:rPr>
          <w:rFonts w:ascii="Arial" w:eastAsiaTheme="minorHAnsi" w:hAnsi="Arial" w:cs="Arial"/>
          <w:kern w:val="0"/>
          <w:sz w:val="20"/>
          <w:szCs w:val="20"/>
          <w:lang w:val="en-GB"/>
        </w:rPr>
        <w:t>seq</w:t>
      </w:r>
      <w:proofErr w:type="spellEnd"/>
      <w:r w:rsidRPr="00195180">
        <w:rPr>
          <w:rFonts w:ascii="Arial" w:eastAsiaTheme="minorHAnsi" w:hAnsi="Arial" w:cs="Arial"/>
          <w:kern w:val="0"/>
          <w:sz w:val="20"/>
          <w:szCs w:val="20"/>
          <w:lang w:val="en-GB"/>
        </w:rPr>
        <w:t xml:space="preserve"> reads mapping to the increasing</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number of genes, ordered by decreasing read coverage, in the original dataset</w:t>
      </w:r>
      <w:r>
        <w:rPr>
          <w:rFonts w:ascii="Arial" w:hAnsi="Arial" w:cs="Arial"/>
          <w:sz w:val="20"/>
          <w:szCs w:val="20"/>
        </w:rPr>
        <w:fldChar w:fldCharType="begin"/>
      </w:r>
      <w:r w:rsidR="006C23FA">
        <w:rPr>
          <w:rFonts w:ascii="Arial" w:hAnsi="Arial" w:cs="Arial"/>
          <w:sz w:val="20"/>
          <w:szCs w:val="20"/>
        </w:rPr>
        <w:instrText xml:space="preserve"> ADDIN ZOTERO_ITEM CSL_CITATION {"citationID":"IeMie5me","properties":{"formattedCitation":"\\super 1\\nosupersub{}","plainCitation":"1","noteIndex":0},"citationItems":[{"id":"yKz8QSbR/kXUy4k0v","uris":["http://zotero.org/users/local/1p9EH8ax/items/WPA4SC2G"],"itemData":{"id":"BBFnzxKo/8GC0EoNN","type":"article-journal","container-title":"Molecular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Pr>
          <w:rFonts w:ascii="Arial" w:hAnsi="Arial" w:cs="Arial"/>
          <w:sz w:val="20"/>
          <w:szCs w:val="20"/>
        </w:rPr>
        <w:fldChar w:fldCharType="separate"/>
      </w:r>
      <w:r w:rsidR="00164ACD" w:rsidRPr="00164ACD">
        <w:rPr>
          <w:rFonts w:ascii="Arial" w:hAnsi="Arial" w:cs="Arial"/>
          <w:kern w:val="0"/>
          <w:sz w:val="20"/>
          <w:vertAlign w:val="superscript"/>
        </w:rPr>
        <w:t>1</w:t>
      </w:r>
      <w:r>
        <w:rPr>
          <w:rFonts w:ascii="Arial" w:hAnsi="Arial" w:cs="Arial"/>
          <w:sz w:val="20"/>
          <w:szCs w:val="20"/>
        </w:rPr>
        <w:fldChar w:fldCharType="end"/>
      </w:r>
      <w:r w:rsidRPr="00195180">
        <w:rPr>
          <w:rFonts w:ascii="Arial" w:eastAsiaTheme="minorHAnsi" w:hAnsi="Arial" w:cs="Arial"/>
          <w:kern w:val="0"/>
          <w:sz w:val="20"/>
          <w:szCs w:val="20"/>
          <w:lang w:val="en-GB"/>
        </w:rPr>
        <w:t>. More</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genes account for 50% of the reads in SG samples than their WC counterparts, suggesting</w:t>
      </w:r>
      <w:r>
        <w:rPr>
          <w:rFonts w:ascii="Arial" w:eastAsiaTheme="minorHAnsi" w:hAnsi="Arial" w:cs="Arial"/>
          <w:kern w:val="0"/>
          <w:sz w:val="20"/>
          <w:szCs w:val="20"/>
          <w:lang w:val="en-GB"/>
        </w:rPr>
        <w:t xml:space="preserve"> </w:t>
      </w:r>
      <w:r w:rsidRPr="00195180">
        <w:rPr>
          <w:rFonts w:ascii="Arial" w:eastAsiaTheme="minorHAnsi" w:hAnsi="Arial" w:cs="Arial"/>
          <w:kern w:val="0"/>
          <w:sz w:val="20"/>
          <w:szCs w:val="20"/>
          <w:lang w:val="en-GB"/>
        </w:rPr>
        <w:t>greater RNA library complexity.</w:t>
      </w:r>
    </w:p>
    <w:p w14:paraId="4967106E" w14:textId="77777777" w:rsidR="004832A3" w:rsidRDefault="004832A3"/>
    <w:p w14:paraId="676F8D52" w14:textId="11DE42A8" w:rsidR="00401EAB" w:rsidRDefault="009A733E" w:rsidP="00401EAB">
      <w:pPr>
        <w:jc w:val="center"/>
      </w:pPr>
      <w:r>
        <w:rPr>
          <w:noProof/>
        </w:rPr>
        <w:lastRenderedPageBreak/>
        <w:drawing>
          <wp:inline distT="0" distB="0" distL="0" distR="0" wp14:anchorId="43F0D92F" wp14:editId="79BEFBDB">
            <wp:extent cx="5731510" cy="3439160"/>
            <wp:effectExtent l="0" t="0" r="2540" b="8890"/>
            <wp:docPr id="47383609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36095" name="Imagem 4738360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1601B18" w14:textId="1D644BDB" w:rsidR="00401EAB" w:rsidRPr="009A3A3C" w:rsidRDefault="00401EAB" w:rsidP="00401EAB">
      <w:pPr>
        <w:jc w:val="both"/>
        <w:rPr>
          <w:rFonts w:ascii="Arial" w:hAnsi="Arial" w:cs="Arial"/>
          <w:b/>
          <w:bCs/>
          <w:sz w:val="20"/>
          <w:szCs w:val="20"/>
        </w:rPr>
      </w:pPr>
      <w:r w:rsidRPr="009A3A3C">
        <w:rPr>
          <w:rFonts w:ascii="Arial" w:hAnsi="Arial" w:cs="Arial"/>
          <w:b/>
          <w:bCs/>
          <w:sz w:val="20"/>
          <w:szCs w:val="20"/>
        </w:rPr>
        <w:t xml:space="preserve">Supplementary Figure </w:t>
      </w:r>
      <w:r>
        <w:rPr>
          <w:rFonts w:ascii="Arial" w:hAnsi="Arial" w:cs="Arial"/>
          <w:b/>
          <w:bCs/>
          <w:sz w:val="20"/>
          <w:szCs w:val="20"/>
        </w:rPr>
        <w:t>4</w:t>
      </w:r>
      <w:r w:rsidRPr="00785308">
        <w:rPr>
          <w:rFonts w:ascii="Arial" w:hAnsi="Arial" w:cs="Arial"/>
          <w:sz w:val="20"/>
          <w:szCs w:val="20"/>
        </w:rPr>
        <w:t xml:space="preserve">. </w:t>
      </w:r>
      <w:r w:rsidRPr="00785308">
        <w:rPr>
          <w:rFonts w:ascii="Arial" w:hAnsi="Arial" w:cs="Arial"/>
          <w:b/>
          <w:bCs/>
          <w:sz w:val="20"/>
          <w:szCs w:val="20"/>
        </w:rPr>
        <w:t>Relative contributions of different sources to gene expression variance in the Matheny 2019</w:t>
      </w:r>
      <w:r w:rsidRPr="00785308">
        <w:rPr>
          <w:rFonts w:ascii="Arial" w:hAnsi="Arial" w:cs="Arial"/>
          <w:b/>
          <w:bCs/>
          <w:sz w:val="20"/>
          <w:szCs w:val="20"/>
        </w:rPr>
        <w:fldChar w:fldCharType="begin"/>
      </w:r>
      <w:r w:rsidR="007B1B3A">
        <w:rPr>
          <w:rFonts w:ascii="Arial" w:hAnsi="Arial" w:cs="Arial"/>
          <w:b/>
          <w:bCs/>
          <w:sz w:val="20"/>
          <w:szCs w:val="20"/>
        </w:rPr>
        <w:instrText xml:space="preserve"> ADDIN ZOTERO_ITEM CSL_CITATION {"citationID":"FMkoFtK9","properties":{"formattedCitation":"\\super 13\\nosupersub{}","plainCitation":"13","noteIndex":0},"citationItems":[{"id":"yKz8QSbR/ztrd8PGK","uris":["http://zotero.org/users/local/1p9EH8ax/items/ARLW3CQN"],"itemData":{"id":"3kMMCi5j/Y5AbAQ9p","type":"article-journal","container-title":"Molecular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785308">
        <w:rPr>
          <w:rFonts w:ascii="Arial" w:hAnsi="Arial" w:cs="Arial"/>
          <w:b/>
          <w:bCs/>
          <w:sz w:val="20"/>
          <w:szCs w:val="20"/>
        </w:rPr>
        <w:fldChar w:fldCharType="separate"/>
      </w:r>
      <w:r w:rsidR="007B1B3A" w:rsidRPr="007B1B3A">
        <w:rPr>
          <w:rFonts w:ascii="Arial" w:hAnsi="Arial" w:cs="Arial"/>
          <w:kern w:val="0"/>
          <w:sz w:val="20"/>
          <w:vertAlign w:val="superscript"/>
        </w:rPr>
        <w:t>13</w:t>
      </w:r>
      <w:r w:rsidRPr="00785308">
        <w:rPr>
          <w:rFonts w:ascii="Arial" w:hAnsi="Arial" w:cs="Arial"/>
          <w:b/>
          <w:bCs/>
          <w:sz w:val="20"/>
          <w:szCs w:val="20"/>
        </w:rPr>
        <w:fldChar w:fldCharType="end"/>
      </w:r>
      <w:r w:rsidRPr="00785308">
        <w:rPr>
          <w:rFonts w:ascii="Arial" w:hAnsi="Arial" w:cs="Arial"/>
          <w:b/>
          <w:bCs/>
          <w:sz w:val="20"/>
          <w:szCs w:val="20"/>
        </w:rPr>
        <w:t xml:space="preserve"> dataset</w:t>
      </w:r>
      <w:r w:rsidRPr="009A3A3C">
        <w:rPr>
          <w:rFonts w:ascii="Arial" w:hAnsi="Arial" w:cs="Arial"/>
          <w:sz w:val="20"/>
          <w:szCs w:val="20"/>
        </w:rPr>
        <w:t>.</w:t>
      </w:r>
      <w:r w:rsidRPr="009A3A3C">
        <w:rPr>
          <w:rFonts w:ascii="Arial" w:hAnsi="Arial" w:cs="Arial"/>
          <w:b/>
          <w:bCs/>
          <w:sz w:val="20"/>
          <w:szCs w:val="20"/>
        </w:rPr>
        <w:t xml:space="preserve"> </w:t>
      </w:r>
      <w:r w:rsidRPr="009A3A3C">
        <w:rPr>
          <w:rFonts w:ascii="Arial" w:hAnsi="Arial" w:cs="Arial"/>
          <w:sz w:val="20"/>
          <w:szCs w:val="20"/>
        </w:rPr>
        <w:t>SG contributes less to gene expression variance than the stress itself or the centrifugation effect.</w:t>
      </w:r>
    </w:p>
    <w:p w14:paraId="2047C31C" w14:textId="6355E917" w:rsidR="00401EAB" w:rsidRDefault="00785308" w:rsidP="00401EAB">
      <w:r>
        <w:rPr>
          <w:noProof/>
        </w:rPr>
        <w:lastRenderedPageBreak/>
        <w:drawing>
          <wp:inline distT="0" distB="0" distL="0" distR="0" wp14:anchorId="71DC0247" wp14:editId="738951A1">
            <wp:extent cx="5731510" cy="8235567"/>
            <wp:effectExtent l="0" t="0" r="2540" b="0"/>
            <wp:docPr id="502007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07837" name="Imagem 1"/>
                    <pic:cNvPicPr/>
                  </pic:nvPicPr>
                  <pic:blipFill>
                    <a:blip r:embed="rId14">
                      <a:extLst>
                        <a:ext uri="{28A0092B-C50C-407E-A947-70E740481C1C}">
                          <a14:useLocalDpi xmlns:a14="http://schemas.microsoft.com/office/drawing/2010/main" val="0"/>
                        </a:ext>
                      </a:extLst>
                    </a:blip>
                    <a:stretch>
                      <a:fillRect/>
                    </a:stretch>
                  </pic:blipFill>
                  <pic:spPr>
                    <a:xfrm>
                      <a:off x="0" y="0"/>
                      <a:ext cx="5731510" cy="8235567"/>
                    </a:xfrm>
                    <a:prstGeom prst="rect">
                      <a:avLst/>
                    </a:prstGeom>
                  </pic:spPr>
                </pic:pic>
              </a:graphicData>
            </a:graphic>
          </wp:inline>
        </w:drawing>
      </w:r>
    </w:p>
    <w:p w14:paraId="50FFE7F4" w14:textId="49FB9ED9" w:rsidR="00AC126F" w:rsidRDefault="00785308" w:rsidP="00785308">
      <w:pPr>
        <w:jc w:val="both"/>
        <w:rPr>
          <w:rFonts w:ascii="Arial" w:hAnsi="Arial" w:cs="Arial"/>
          <w:sz w:val="20"/>
          <w:szCs w:val="20"/>
        </w:rPr>
      </w:pPr>
      <w:r w:rsidRPr="00785308">
        <w:rPr>
          <w:rFonts w:ascii="Arial" w:hAnsi="Arial" w:cs="Arial"/>
          <w:b/>
          <w:bCs/>
          <w:sz w:val="20"/>
          <w:szCs w:val="20"/>
        </w:rPr>
        <w:t>Supplementary Figure 5</w:t>
      </w:r>
      <w:r w:rsidRPr="00785308">
        <w:rPr>
          <w:rFonts w:ascii="Arial" w:hAnsi="Arial" w:cs="Arial"/>
          <w:sz w:val="20"/>
          <w:szCs w:val="20"/>
        </w:rPr>
        <w:t xml:space="preserve">. </w:t>
      </w:r>
      <w:r w:rsidRPr="00785308">
        <w:rPr>
          <w:rFonts w:ascii="Arial" w:hAnsi="Arial" w:cs="Arial"/>
          <w:b/>
          <w:bCs/>
          <w:sz w:val="20"/>
          <w:szCs w:val="20"/>
        </w:rPr>
        <w:t xml:space="preserve">AC4C, but not m6A, is associated with altered SG transcript enrichment, driven by RNA length. </w:t>
      </w:r>
      <w:r w:rsidRPr="00785308">
        <w:rPr>
          <w:rFonts w:ascii="Arial" w:hAnsi="Arial" w:cs="Arial"/>
          <w:sz w:val="20"/>
          <w:szCs w:val="20"/>
        </w:rPr>
        <w:t>(A) Scatter plots of t-statistics of differential gene expression in WT SGs vs. WCs (Y-axis) and in SGs vs. WCs in cells without RNA modifications (X-axis)</w:t>
      </w:r>
      <w:r>
        <w:rPr>
          <w:rFonts w:ascii="Arial" w:hAnsi="Arial" w:cs="Arial"/>
          <w:sz w:val="20"/>
          <w:szCs w:val="20"/>
        </w:rPr>
        <w:t xml:space="preserve"> -</w:t>
      </w:r>
      <w:r w:rsidRPr="00785308">
        <w:rPr>
          <w:rFonts w:ascii="Arial" w:hAnsi="Arial" w:cs="Arial"/>
          <w:sz w:val="20"/>
          <w:szCs w:val="20"/>
        </w:rPr>
        <w:t xml:space="preserve"> ac4C KO</w:t>
      </w:r>
      <w:r w:rsidRPr="00FA262F">
        <w:rPr>
          <w:rFonts w:ascii="Arial" w:hAnsi="Arial" w:cs="Arial"/>
          <w:sz w:val="20"/>
          <w:szCs w:val="20"/>
        </w:rPr>
        <w:fldChar w:fldCharType="begin"/>
      </w:r>
      <w:r w:rsidR="007B1B3A">
        <w:rPr>
          <w:rFonts w:ascii="Arial" w:hAnsi="Arial" w:cs="Arial"/>
          <w:sz w:val="20"/>
          <w:szCs w:val="20"/>
        </w:rPr>
        <w:instrText xml:space="preserve"> ADDIN ZOTERO_ITEM CSL_CITATION {"citationID":"RbjRwdpw","properties":{"formattedCitation":"\\super 14\\nosupersub{}","plainCitation":"14","noteIndex":0},"citationItems":[{"id":"yKz8QSbR/4tqBoZdh","uris":["http://zotero.org/users/local/1p9EH8ax/items/38B6FF2B"],"itemData":{"id":"Hk0tg6qp/uTTEjUUR","type":"article-journal","abstract":"Abstract\n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FA262F">
        <w:rPr>
          <w:rFonts w:ascii="Arial" w:hAnsi="Arial" w:cs="Arial"/>
          <w:sz w:val="20"/>
          <w:szCs w:val="20"/>
        </w:rPr>
        <w:fldChar w:fldCharType="separate"/>
      </w:r>
      <w:r w:rsidR="007B1B3A" w:rsidRPr="007B1B3A">
        <w:rPr>
          <w:rFonts w:ascii="Arial" w:hAnsi="Arial" w:cs="Arial"/>
          <w:kern w:val="0"/>
          <w:sz w:val="20"/>
          <w:vertAlign w:val="superscript"/>
        </w:rPr>
        <w:t>14</w:t>
      </w:r>
      <w:r w:rsidRPr="00FA262F">
        <w:rPr>
          <w:rFonts w:ascii="Arial" w:hAnsi="Arial" w:cs="Arial"/>
          <w:sz w:val="20"/>
          <w:szCs w:val="20"/>
        </w:rPr>
        <w:fldChar w:fldCharType="end"/>
      </w:r>
      <w:r w:rsidRPr="00785308">
        <w:rPr>
          <w:rFonts w:ascii="Arial" w:hAnsi="Arial" w:cs="Arial"/>
          <w:sz w:val="20"/>
          <w:szCs w:val="20"/>
        </w:rPr>
        <w:t xml:space="preserve"> </w:t>
      </w:r>
      <w:r w:rsidRPr="00785308">
        <w:rPr>
          <w:rFonts w:ascii="Arial" w:hAnsi="Arial" w:cs="Arial"/>
          <w:sz w:val="20"/>
          <w:szCs w:val="20"/>
        </w:rPr>
        <w:lastRenderedPageBreak/>
        <w:t>(Left) and m6A KO</w:t>
      </w:r>
      <w:r w:rsidRPr="00FA262F">
        <w:rPr>
          <w:rFonts w:ascii="Arial" w:hAnsi="Arial" w:cs="Arial"/>
          <w:sz w:val="20"/>
          <w:szCs w:val="20"/>
        </w:rPr>
        <w:fldChar w:fldCharType="begin"/>
      </w:r>
      <w:r w:rsidR="007B1B3A">
        <w:rPr>
          <w:rFonts w:ascii="Arial" w:hAnsi="Arial" w:cs="Arial"/>
          <w:sz w:val="20"/>
          <w:szCs w:val="20"/>
        </w:rPr>
        <w:instrText xml:space="preserve"> ADDIN ZOTERO_ITEM CSL_CITATION {"citationID":"aM42RPT8","properties":{"formattedCitation":"\\super 15\\nosupersub{}","plainCitation":"15","noteIndex":0},"citationItems":[{"id":"yKz8QSbR/OvS5lfUw","uris":["http://zotero.org/users/local/1p9EH8ax/items/ZR7U6BKW"],"itemData":{"id":"Hk0tg6qp/C4oJjrim","type":"article-journal","abstract":"Abstract\n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FA262F">
        <w:rPr>
          <w:rFonts w:ascii="Arial" w:hAnsi="Arial" w:cs="Arial"/>
          <w:sz w:val="20"/>
          <w:szCs w:val="20"/>
        </w:rPr>
        <w:fldChar w:fldCharType="separate"/>
      </w:r>
      <w:r w:rsidR="007B1B3A" w:rsidRPr="007B1B3A">
        <w:rPr>
          <w:rFonts w:ascii="Arial" w:hAnsi="Arial" w:cs="Arial"/>
          <w:kern w:val="0"/>
          <w:sz w:val="20"/>
          <w:vertAlign w:val="superscript"/>
        </w:rPr>
        <w:t>15</w:t>
      </w:r>
      <w:r w:rsidRPr="00FA262F">
        <w:rPr>
          <w:rFonts w:ascii="Arial" w:hAnsi="Arial" w:cs="Arial"/>
          <w:sz w:val="20"/>
          <w:szCs w:val="20"/>
        </w:rPr>
        <w:fldChar w:fldCharType="end"/>
      </w:r>
      <w:r w:rsidRPr="00785308">
        <w:rPr>
          <w:rFonts w:ascii="Arial" w:hAnsi="Arial" w:cs="Arial"/>
          <w:sz w:val="20"/>
          <w:szCs w:val="20"/>
        </w:rPr>
        <w:t xml:space="preserve"> cells (Right); transcripts as circles, density contour lines in dark red, Spearman’s correlation coefficient ρ and associated test’s p-value on the top left corner. (B) Volcano plots of the transcriptomic effect (given by linear modelling with interaction) of ac4C (Left) and m6A (Right) modifications in SG samples. (C) Violin plots of residuals (the difference between the actual value and the value predicted by the linear model applied for any given transcript) as a function of the number of ac4C modifications per transcript; Spearman’s correlation coefficient ρ and associated test’s p-value shown on the top left corner. (D) Scatter plot of residuals (Y-axis) vs. transcript length (</w:t>
      </w:r>
      <w:proofErr w:type="spellStart"/>
      <w:r w:rsidRPr="00785308">
        <w:rPr>
          <w:rFonts w:ascii="Arial" w:hAnsi="Arial" w:cs="Arial"/>
          <w:sz w:val="20"/>
          <w:szCs w:val="20"/>
        </w:rPr>
        <w:t>nt</w:t>
      </w:r>
      <w:proofErr w:type="spellEnd"/>
      <w:r w:rsidRPr="00785308">
        <w:rPr>
          <w:rFonts w:ascii="Arial" w:hAnsi="Arial" w:cs="Arial"/>
          <w:sz w:val="20"/>
          <w:szCs w:val="20"/>
        </w:rPr>
        <w:t>) (X-axis); transcripts as circles, density contour lines in dark red, Spearman’s correlation coefficient ρ and associated test’s p-value shown on the top left corner. For all panels concerning ac4C, the GSE212380 dataset was used</w:t>
      </w:r>
      <w:r w:rsidRPr="00FA262F">
        <w:rPr>
          <w:rFonts w:ascii="Arial" w:hAnsi="Arial" w:cs="Arial"/>
          <w:sz w:val="20"/>
          <w:szCs w:val="20"/>
        </w:rPr>
        <w:fldChar w:fldCharType="begin"/>
      </w:r>
      <w:r w:rsidR="007B1B3A">
        <w:rPr>
          <w:rFonts w:ascii="Arial" w:hAnsi="Arial" w:cs="Arial"/>
          <w:sz w:val="20"/>
          <w:szCs w:val="20"/>
        </w:rPr>
        <w:instrText xml:space="preserve"> ADDIN ZOTERO_ITEM CSL_CITATION {"citationID":"6yRMeGRq","properties":{"formattedCitation":"\\super 14\\nosupersub{}","plainCitation":"14","noteIndex":0},"citationItems":[{"id":"yKz8QSbR/4tqBoZdh","uris":["http://zotero.org/users/local/1p9EH8ax/items/38B6FF2B"],"itemData":{"id":"Hk0tg6qp/uTTEjUUR","type":"article-journal","abstract":"Abstract\n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FA262F">
        <w:rPr>
          <w:rFonts w:ascii="Arial" w:hAnsi="Arial" w:cs="Arial"/>
          <w:sz w:val="20"/>
          <w:szCs w:val="20"/>
        </w:rPr>
        <w:fldChar w:fldCharType="separate"/>
      </w:r>
      <w:r w:rsidR="007B1B3A" w:rsidRPr="007B1B3A">
        <w:rPr>
          <w:rFonts w:ascii="Arial" w:hAnsi="Arial" w:cs="Arial"/>
          <w:kern w:val="0"/>
          <w:sz w:val="20"/>
          <w:vertAlign w:val="superscript"/>
        </w:rPr>
        <w:t>14</w:t>
      </w:r>
      <w:r w:rsidRPr="00FA262F">
        <w:rPr>
          <w:rFonts w:ascii="Arial" w:hAnsi="Arial" w:cs="Arial"/>
          <w:sz w:val="20"/>
          <w:szCs w:val="20"/>
        </w:rPr>
        <w:fldChar w:fldCharType="end"/>
      </w:r>
      <w:r w:rsidRPr="00785308">
        <w:rPr>
          <w:rFonts w:ascii="Arial" w:hAnsi="Arial" w:cs="Arial"/>
          <w:sz w:val="20"/>
          <w:szCs w:val="20"/>
        </w:rPr>
        <w:t>. For those concerning m6A, the GSE242766 dataset was used</w:t>
      </w:r>
      <w:r w:rsidRPr="00FA262F">
        <w:rPr>
          <w:rFonts w:ascii="Arial" w:hAnsi="Arial" w:cs="Arial"/>
          <w:sz w:val="20"/>
          <w:szCs w:val="20"/>
        </w:rPr>
        <w:fldChar w:fldCharType="begin"/>
      </w:r>
      <w:r w:rsidR="007B1B3A">
        <w:rPr>
          <w:rFonts w:ascii="Arial" w:hAnsi="Arial" w:cs="Arial"/>
          <w:sz w:val="20"/>
          <w:szCs w:val="20"/>
        </w:rPr>
        <w:instrText xml:space="preserve"> ADDIN ZOTERO_ITEM CSL_CITATION {"citationID":"55yIBvH2","properties":{"formattedCitation":"\\super 15\\nosupersub{}","plainCitation":"15","noteIndex":0},"citationItems":[{"id":"yKz8QSbR/OvS5lfUw","uris":["http://zotero.org/users/local/1p9EH8ax/items/ZR7U6BKW"],"itemData":{"id":"Hk0tg6qp/C4oJjrim","type":"article-journal","abstract":"Abstract\n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FA262F">
        <w:rPr>
          <w:rFonts w:ascii="Arial" w:hAnsi="Arial" w:cs="Arial"/>
          <w:sz w:val="20"/>
          <w:szCs w:val="20"/>
        </w:rPr>
        <w:fldChar w:fldCharType="separate"/>
      </w:r>
      <w:r w:rsidR="007B1B3A" w:rsidRPr="007B1B3A">
        <w:rPr>
          <w:rFonts w:ascii="Arial" w:hAnsi="Arial" w:cs="Arial"/>
          <w:kern w:val="0"/>
          <w:sz w:val="20"/>
          <w:vertAlign w:val="superscript"/>
        </w:rPr>
        <w:t>15</w:t>
      </w:r>
      <w:r w:rsidRPr="00FA262F">
        <w:rPr>
          <w:rFonts w:ascii="Arial" w:hAnsi="Arial" w:cs="Arial"/>
          <w:sz w:val="20"/>
          <w:szCs w:val="20"/>
        </w:rPr>
        <w:fldChar w:fldCharType="end"/>
      </w:r>
      <w:r>
        <w:rPr>
          <w:rFonts w:ascii="Arial" w:hAnsi="Arial" w:cs="Arial"/>
          <w:sz w:val="20"/>
          <w:szCs w:val="20"/>
        </w:rPr>
        <w:t>.</w:t>
      </w:r>
    </w:p>
    <w:p w14:paraId="60236D11" w14:textId="77777777" w:rsidR="00AC126F" w:rsidRDefault="00AC126F">
      <w:pPr>
        <w:spacing w:line="278" w:lineRule="auto"/>
        <w:rPr>
          <w:rFonts w:ascii="Arial" w:hAnsi="Arial" w:cs="Arial"/>
          <w:sz w:val="20"/>
          <w:szCs w:val="20"/>
        </w:rPr>
      </w:pPr>
      <w:r>
        <w:rPr>
          <w:rFonts w:ascii="Arial" w:hAnsi="Arial" w:cs="Arial"/>
          <w:sz w:val="20"/>
          <w:szCs w:val="20"/>
        </w:rPr>
        <w:br w:type="page"/>
      </w:r>
    </w:p>
    <w:p w14:paraId="5C3540E2" w14:textId="77777777" w:rsidR="00785308" w:rsidRDefault="00785308" w:rsidP="00785308">
      <w:pPr>
        <w:jc w:val="both"/>
        <w:rPr>
          <w:rFonts w:ascii="Arial" w:hAnsi="Arial" w:cs="Arial"/>
          <w:sz w:val="20"/>
          <w:szCs w:val="20"/>
        </w:rPr>
      </w:pPr>
    </w:p>
    <w:p w14:paraId="219A75DB" w14:textId="41C1A6BE" w:rsidR="00785308" w:rsidRDefault="00196102" w:rsidP="00785308">
      <w:pPr>
        <w:jc w:val="both"/>
        <w:rPr>
          <w:rFonts w:ascii="Arial" w:hAnsi="Arial" w:cs="Arial"/>
          <w:sz w:val="20"/>
          <w:szCs w:val="20"/>
        </w:rPr>
      </w:pPr>
      <w:r>
        <w:rPr>
          <w:rFonts w:ascii="Arial" w:hAnsi="Arial" w:cs="Arial"/>
          <w:noProof/>
          <w:sz w:val="20"/>
          <w:szCs w:val="20"/>
        </w:rPr>
        <w:drawing>
          <wp:inline distT="0" distB="0" distL="0" distR="0" wp14:anchorId="511D6F58" wp14:editId="1F5B1DB6">
            <wp:extent cx="5731510" cy="6888425"/>
            <wp:effectExtent l="0" t="0" r="0" b="0"/>
            <wp:docPr id="5602137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13731" name="Imagem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888425"/>
                    </a:xfrm>
                    <a:prstGeom prst="rect">
                      <a:avLst/>
                    </a:prstGeom>
                  </pic:spPr>
                </pic:pic>
              </a:graphicData>
            </a:graphic>
          </wp:inline>
        </w:drawing>
      </w:r>
    </w:p>
    <w:p w14:paraId="07C4C43F" w14:textId="57DC096F" w:rsidR="00785308" w:rsidRDefault="00785308" w:rsidP="00785308">
      <w:pPr>
        <w:jc w:val="both"/>
        <w:rPr>
          <w:rFonts w:ascii="Arial" w:hAnsi="Arial" w:cs="Arial"/>
          <w:sz w:val="20"/>
          <w:szCs w:val="20"/>
        </w:rPr>
      </w:pPr>
      <w:r w:rsidRPr="00785308">
        <w:rPr>
          <w:rFonts w:ascii="Arial" w:hAnsi="Arial" w:cs="Arial"/>
          <w:b/>
          <w:bCs/>
          <w:sz w:val="20"/>
          <w:szCs w:val="20"/>
        </w:rPr>
        <w:t>Supplementary Figure 6. Samples isolated through DC are highly correlated.</w:t>
      </w:r>
      <w:r w:rsidRPr="00785308">
        <w:rPr>
          <w:rFonts w:ascii="Arial" w:hAnsi="Arial" w:cs="Arial"/>
          <w:sz w:val="20"/>
          <w:szCs w:val="20"/>
        </w:rPr>
        <w:t xml:space="preserve"> (A) Scatter plot of t-statistics of DGEA in SGs vs. WCs</w:t>
      </w:r>
      <w:r w:rsidR="006F5FCB" w:rsidRPr="004A6731">
        <w:rPr>
          <w:rFonts w:ascii="Arial" w:hAnsi="Arial" w:cs="Arial"/>
          <w:sz w:val="20"/>
          <w:szCs w:val="20"/>
        </w:rPr>
        <w:fldChar w:fldCharType="begin"/>
      </w:r>
      <w:r w:rsidR="006C23FA">
        <w:rPr>
          <w:rFonts w:ascii="Arial" w:hAnsi="Arial" w:cs="Arial"/>
          <w:sz w:val="20"/>
          <w:szCs w:val="20"/>
        </w:rPr>
        <w:instrText xml:space="preserve"> ADDIN ZOTERO_ITEM CSL_CITATION {"citationID":"Tv4B4706","properties":{"formattedCitation":"\\super 1\\nosupersub{}","plainCitation":"1","noteIndex":0},"citationItems":[{"id":"yKz8QSbR/kXUy4k0v","uris":["http://zotero.org/users/local/1p9EH8ax/items/WPA4SC2G"],"itemData":{"id":"3kMMCi5j/pWyCLjdf","type":"article-journal","container-title":"Molecular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6F5FCB" w:rsidRPr="004A6731">
        <w:rPr>
          <w:rFonts w:ascii="Arial" w:hAnsi="Arial" w:cs="Arial"/>
          <w:sz w:val="20"/>
          <w:szCs w:val="20"/>
        </w:rPr>
        <w:fldChar w:fldCharType="separate"/>
      </w:r>
      <w:r w:rsidR="00164ACD" w:rsidRPr="00164ACD">
        <w:rPr>
          <w:rFonts w:ascii="Arial" w:hAnsi="Arial" w:cs="Arial"/>
          <w:kern w:val="0"/>
          <w:sz w:val="20"/>
          <w:vertAlign w:val="superscript"/>
        </w:rPr>
        <w:t>1</w:t>
      </w:r>
      <w:r w:rsidR="006F5FCB" w:rsidRPr="004A6731">
        <w:rPr>
          <w:rFonts w:ascii="Arial" w:hAnsi="Arial" w:cs="Arial"/>
          <w:sz w:val="20"/>
          <w:szCs w:val="20"/>
        </w:rPr>
        <w:fldChar w:fldCharType="end"/>
      </w:r>
      <w:r w:rsidRPr="00785308">
        <w:rPr>
          <w:rFonts w:ascii="Arial" w:hAnsi="Arial" w:cs="Arial"/>
          <w:sz w:val="20"/>
          <w:szCs w:val="20"/>
        </w:rPr>
        <w:t xml:space="preserve"> (Y-Axis) and in PBs vs. WCs</w:t>
      </w:r>
      <w:r w:rsidR="006F5FCB" w:rsidRPr="009A3A3C">
        <w:rPr>
          <w:rFonts w:ascii="Arial" w:hAnsi="Arial" w:cs="Arial"/>
          <w:sz w:val="20"/>
          <w:szCs w:val="20"/>
        </w:rPr>
        <w:fldChar w:fldCharType="begin"/>
      </w:r>
      <w:r w:rsidR="007B1B3A">
        <w:rPr>
          <w:rFonts w:ascii="Arial" w:hAnsi="Arial" w:cs="Arial"/>
          <w:sz w:val="20"/>
          <w:szCs w:val="20"/>
        </w:rPr>
        <w:instrText xml:space="preserve"> ADDIN ZOTERO_ITEM CSL_CITATION {"citationID":"jJTISGoO","properties":{"formattedCitation":"\\super 13\\nosupersub{}","plainCitation":"13","noteIndex":0},"citationItems":[{"id":"yKz8QSbR/ztrd8PGK","uris":["http://zotero.org/users/local/1p9EH8ax/items/ARLW3CQN"],"itemData":{"id":"3kMMCi5j/Y5AbAQ9p","type":"article-journal","container-title":"Molecular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6F5FCB" w:rsidRPr="009A3A3C">
        <w:rPr>
          <w:rFonts w:ascii="Arial" w:hAnsi="Arial" w:cs="Arial"/>
          <w:sz w:val="20"/>
          <w:szCs w:val="20"/>
        </w:rPr>
        <w:fldChar w:fldCharType="separate"/>
      </w:r>
      <w:r w:rsidR="007B1B3A" w:rsidRPr="007B1B3A">
        <w:rPr>
          <w:rFonts w:ascii="Arial" w:hAnsi="Arial" w:cs="Arial"/>
          <w:kern w:val="0"/>
          <w:sz w:val="20"/>
          <w:vertAlign w:val="superscript"/>
        </w:rPr>
        <w:t>13</w:t>
      </w:r>
      <w:r w:rsidR="006F5FCB" w:rsidRPr="009A3A3C">
        <w:rPr>
          <w:rFonts w:ascii="Arial" w:hAnsi="Arial" w:cs="Arial"/>
          <w:sz w:val="20"/>
          <w:szCs w:val="20"/>
        </w:rPr>
        <w:fldChar w:fldCharType="end"/>
      </w:r>
      <w:r w:rsidRPr="00785308">
        <w:rPr>
          <w:rFonts w:ascii="Arial" w:hAnsi="Arial" w:cs="Arial"/>
          <w:sz w:val="20"/>
          <w:szCs w:val="20"/>
        </w:rPr>
        <w:t xml:space="preserve"> (X-Axis). (B) Scatter plot of t-statistics of DGEA in SGs vs. WCs</w:t>
      </w:r>
      <w:r w:rsidR="00B82DF4" w:rsidRPr="004A6731">
        <w:rPr>
          <w:rFonts w:ascii="Arial" w:hAnsi="Arial" w:cs="Arial"/>
          <w:sz w:val="20"/>
          <w:szCs w:val="20"/>
        </w:rPr>
        <w:fldChar w:fldCharType="begin"/>
      </w:r>
      <w:r w:rsidR="006C23FA">
        <w:rPr>
          <w:rFonts w:ascii="Arial" w:hAnsi="Arial" w:cs="Arial"/>
          <w:sz w:val="20"/>
          <w:szCs w:val="20"/>
        </w:rPr>
        <w:instrText xml:space="preserve"> ADDIN ZOTERO_ITEM CSL_CITATION {"citationID":"1Z1a2TII","properties":{"formattedCitation":"\\super 1\\nosupersub{}","plainCitation":"1","noteIndex":0},"citationItems":[{"id":"yKz8QSbR/kXUy4k0v","uris":["http://zotero.org/users/local/1p9EH8ax/items/WPA4SC2G"],"itemData":{"id":"3kMMCi5j/pWyCLjdf","type":"article-journal","container-title":"Molecular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82DF4" w:rsidRPr="004A6731">
        <w:rPr>
          <w:rFonts w:ascii="Arial" w:hAnsi="Arial" w:cs="Arial"/>
          <w:sz w:val="20"/>
          <w:szCs w:val="20"/>
        </w:rPr>
        <w:fldChar w:fldCharType="separate"/>
      </w:r>
      <w:r w:rsidR="00164ACD" w:rsidRPr="00164ACD">
        <w:rPr>
          <w:rFonts w:ascii="Arial" w:hAnsi="Arial" w:cs="Arial"/>
          <w:kern w:val="0"/>
          <w:sz w:val="20"/>
          <w:vertAlign w:val="superscript"/>
        </w:rPr>
        <w:t>1</w:t>
      </w:r>
      <w:r w:rsidR="00B82DF4" w:rsidRPr="004A6731">
        <w:rPr>
          <w:rFonts w:ascii="Arial" w:hAnsi="Arial" w:cs="Arial"/>
          <w:sz w:val="20"/>
          <w:szCs w:val="20"/>
        </w:rPr>
        <w:fldChar w:fldCharType="end"/>
      </w:r>
      <w:r w:rsidRPr="00785308">
        <w:rPr>
          <w:rFonts w:ascii="Arial" w:hAnsi="Arial" w:cs="Arial"/>
          <w:sz w:val="20"/>
          <w:szCs w:val="20"/>
        </w:rPr>
        <w:t xml:space="preserve"> (Y-Axis) and in RNP granules vs. WCs</w:t>
      </w:r>
      <w:r w:rsidR="00B82DF4" w:rsidRPr="009A3A3C">
        <w:rPr>
          <w:rFonts w:ascii="Arial" w:hAnsi="Arial" w:cs="Arial"/>
          <w:sz w:val="20"/>
          <w:szCs w:val="20"/>
        </w:rPr>
        <w:fldChar w:fldCharType="begin"/>
      </w:r>
      <w:r w:rsidR="007B1B3A">
        <w:rPr>
          <w:rFonts w:ascii="Arial" w:hAnsi="Arial" w:cs="Arial"/>
          <w:sz w:val="20"/>
          <w:szCs w:val="20"/>
        </w:rPr>
        <w:instrText xml:space="preserve"> ADDIN ZOTERO_ITEM CSL_CITATION {"citationID":"PBOVdXwY","properties":{"formattedCitation":"\\super 13\\nosupersub{}","plainCitation":"13","noteIndex":0},"citationItems":[{"id":"yKz8QSbR/ztrd8PGK","uris":["http://zotero.org/users/local/1p9EH8ax/items/ARLW3CQN"],"itemData":{"id":"3kMMCi5j/Y5AbAQ9p","type":"article-journal","container-title":"Molecular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9A3A3C">
        <w:rPr>
          <w:rFonts w:ascii="Arial" w:hAnsi="Arial" w:cs="Arial"/>
          <w:sz w:val="20"/>
          <w:szCs w:val="20"/>
        </w:rPr>
        <w:fldChar w:fldCharType="separate"/>
      </w:r>
      <w:r w:rsidR="007B1B3A" w:rsidRPr="007B1B3A">
        <w:rPr>
          <w:rFonts w:ascii="Arial" w:hAnsi="Arial" w:cs="Arial"/>
          <w:kern w:val="0"/>
          <w:sz w:val="20"/>
          <w:vertAlign w:val="superscript"/>
        </w:rPr>
        <w:t>13</w:t>
      </w:r>
      <w:r w:rsidR="00B82DF4" w:rsidRPr="009A3A3C">
        <w:rPr>
          <w:rFonts w:ascii="Arial" w:hAnsi="Arial" w:cs="Arial"/>
          <w:sz w:val="20"/>
          <w:szCs w:val="20"/>
        </w:rPr>
        <w:fldChar w:fldCharType="end"/>
      </w:r>
      <w:r w:rsidRPr="00785308">
        <w:rPr>
          <w:rFonts w:ascii="Arial" w:hAnsi="Arial" w:cs="Arial"/>
          <w:sz w:val="20"/>
          <w:szCs w:val="20"/>
        </w:rPr>
        <w:t xml:space="preserve"> (X-Axis). (C) Scatter plot of t-statistics of DGEA in PBs vs. WCs</w:t>
      </w:r>
      <w:r w:rsidR="00B82DF4" w:rsidRPr="009A3A3C">
        <w:rPr>
          <w:rFonts w:ascii="Arial" w:hAnsi="Arial" w:cs="Arial"/>
          <w:sz w:val="20"/>
          <w:szCs w:val="20"/>
        </w:rPr>
        <w:fldChar w:fldCharType="begin"/>
      </w:r>
      <w:r w:rsidR="007B1B3A">
        <w:rPr>
          <w:rFonts w:ascii="Arial" w:hAnsi="Arial" w:cs="Arial"/>
          <w:sz w:val="20"/>
          <w:szCs w:val="20"/>
        </w:rPr>
        <w:instrText xml:space="preserve"> ADDIN ZOTERO_ITEM CSL_CITATION {"citationID":"tJuOgCqz","properties":{"formattedCitation":"\\super 13\\nosupersub{}","plainCitation":"13","noteIndex":0},"citationItems":[{"id":"yKz8QSbR/ztrd8PGK","uris":["http://zotero.org/users/local/1p9EH8ax/items/ARLW3CQN"],"itemData":{"id":"3kMMCi5j/Y5AbAQ9p","type":"article-journal","container-title":"Molecular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9A3A3C">
        <w:rPr>
          <w:rFonts w:ascii="Arial" w:hAnsi="Arial" w:cs="Arial"/>
          <w:sz w:val="20"/>
          <w:szCs w:val="20"/>
        </w:rPr>
        <w:fldChar w:fldCharType="separate"/>
      </w:r>
      <w:r w:rsidR="007B1B3A" w:rsidRPr="007B1B3A">
        <w:rPr>
          <w:rFonts w:ascii="Arial" w:hAnsi="Arial" w:cs="Arial"/>
          <w:kern w:val="0"/>
          <w:sz w:val="20"/>
          <w:vertAlign w:val="superscript"/>
        </w:rPr>
        <w:t>13</w:t>
      </w:r>
      <w:r w:rsidR="00B82DF4" w:rsidRPr="009A3A3C">
        <w:rPr>
          <w:rFonts w:ascii="Arial" w:hAnsi="Arial" w:cs="Arial"/>
          <w:sz w:val="20"/>
          <w:szCs w:val="20"/>
        </w:rPr>
        <w:fldChar w:fldCharType="end"/>
      </w:r>
      <w:r w:rsidRPr="00785308">
        <w:rPr>
          <w:rFonts w:ascii="Arial" w:hAnsi="Arial" w:cs="Arial"/>
          <w:sz w:val="20"/>
          <w:szCs w:val="20"/>
        </w:rPr>
        <w:t xml:space="preserve"> (Y-Axis) and in RNP granules vs. WCs</w:t>
      </w:r>
      <w:r w:rsidR="00B82DF4" w:rsidRPr="009A3A3C">
        <w:rPr>
          <w:rFonts w:ascii="Arial" w:hAnsi="Arial" w:cs="Arial"/>
          <w:sz w:val="20"/>
          <w:szCs w:val="20"/>
        </w:rPr>
        <w:fldChar w:fldCharType="begin"/>
      </w:r>
      <w:r w:rsidR="007B1B3A">
        <w:rPr>
          <w:rFonts w:ascii="Arial" w:hAnsi="Arial" w:cs="Arial"/>
          <w:sz w:val="20"/>
          <w:szCs w:val="20"/>
        </w:rPr>
        <w:instrText xml:space="preserve"> ADDIN ZOTERO_ITEM CSL_CITATION {"citationID":"LdQsonyh","properties":{"formattedCitation":"\\super 13\\nosupersub{}","plainCitation":"13","noteIndex":0},"citationItems":[{"id":"yKz8QSbR/ztrd8PGK","uris":["http://zotero.org/users/local/1p9EH8ax/items/ARLW3CQN"],"itemData":{"id":"3kMMCi5j/Y5AbAQ9p","type":"article-journal","container-title":"Molecular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9A3A3C">
        <w:rPr>
          <w:rFonts w:ascii="Arial" w:hAnsi="Arial" w:cs="Arial"/>
          <w:sz w:val="20"/>
          <w:szCs w:val="20"/>
        </w:rPr>
        <w:fldChar w:fldCharType="separate"/>
      </w:r>
      <w:r w:rsidR="007B1B3A" w:rsidRPr="007B1B3A">
        <w:rPr>
          <w:rFonts w:ascii="Arial" w:hAnsi="Arial" w:cs="Arial"/>
          <w:kern w:val="0"/>
          <w:sz w:val="20"/>
          <w:vertAlign w:val="superscript"/>
        </w:rPr>
        <w:t>13</w:t>
      </w:r>
      <w:r w:rsidR="00B82DF4" w:rsidRPr="009A3A3C">
        <w:rPr>
          <w:rFonts w:ascii="Arial" w:hAnsi="Arial" w:cs="Arial"/>
          <w:sz w:val="20"/>
          <w:szCs w:val="20"/>
        </w:rPr>
        <w:fldChar w:fldCharType="end"/>
      </w:r>
      <w:r w:rsidRPr="00785308">
        <w:rPr>
          <w:rFonts w:ascii="Arial" w:hAnsi="Arial" w:cs="Arial"/>
          <w:sz w:val="20"/>
          <w:szCs w:val="20"/>
        </w:rPr>
        <w:t xml:space="preserve"> (X-Axis). (D) Scatter plot of t-statistics of DGEA in PBs purified by FAPS</w:t>
      </w:r>
      <w:r w:rsidR="00B82DF4" w:rsidRPr="004A6731">
        <w:rPr>
          <w:rFonts w:ascii="Arial" w:hAnsi="Arial" w:cs="Arial"/>
          <w:sz w:val="20"/>
          <w:szCs w:val="20"/>
        </w:rPr>
        <w:fldChar w:fldCharType="begin"/>
      </w:r>
      <w:r w:rsidR="007B1B3A">
        <w:rPr>
          <w:rFonts w:ascii="Arial" w:hAnsi="Arial" w:cs="Arial"/>
          <w:sz w:val="20"/>
          <w:szCs w:val="20"/>
        </w:rPr>
        <w:instrText xml:space="preserve"> ADDIN ZOTERO_ITEM CSL_CITATION {"citationID":"u2zGN7jv","properties":{"formattedCitation":"\\super 16\\nosupersub{}","plainCitation":"16","noteIndex":0},"citationItems":[{"id":"yKz8QSbR/HJHS5Ws7","uris":["http://zotero.org/users/local/q86rvdj2/items/KSJHQXQ8"],"itemData":{"id":1,"type":"article-journal","abstract":"Post-transcriptional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B82DF4" w:rsidRPr="004A6731">
        <w:rPr>
          <w:rFonts w:ascii="Arial" w:hAnsi="Arial" w:cs="Arial"/>
          <w:sz w:val="20"/>
          <w:szCs w:val="20"/>
        </w:rPr>
        <w:fldChar w:fldCharType="separate"/>
      </w:r>
      <w:r w:rsidR="007B1B3A" w:rsidRPr="007B1B3A">
        <w:rPr>
          <w:rFonts w:ascii="Arial" w:hAnsi="Arial" w:cs="Arial"/>
          <w:kern w:val="0"/>
          <w:sz w:val="20"/>
          <w:vertAlign w:val="superscript"/>
        </w:rPr>
        <w:t>16</w:t>
      </w:r>
      <w:r w:rsidR="00B82DF4" w:rsidRPr="004A6731">
        <w:rPr>
          <w:rFonts w:ascii="Arial" w:hAnsi="Arial" w:cs="Arial"/>
          <w:sz w:val="20"/>
          <w:szCs w:val="20"/>
        </w:rPr>
        <w:fldChar w:fldCharType="end"/>
      </w:r>
      <w:r w:rsidRPr="00785308">
        <w:rPr>
          <w:rFonts w:ascii="Arial" w:hAnsi="Arial" w:cs="Arial"/>
          <w:sz w:val="20"/>
          <w:szCs w:val="20"/>
        </w:rPr>
        <w:t xml:space="preserve"> (Y-Axis) and by DC</w:t>
      </w:r>
      <w:r w:rsidR="00B82DF4" w:rsidRPr="009A3A3C">
        <w:rPr>
          <w:rFonts w:ascii="Arial" w:hAnsi="Arial" w:cs="Arial"/>
          <w:sz w:val="20"/>
          <w:szCs w:val="20"/>
        </w:rPr>
        <w:fldChar w:fldCharType="begin"/>
      </w:r>
      <w:r w:rsidR="007B1B3A">
        <w:rPr>
          <w:rFonts w:ascii="Arial" w:hAnsi="Arial" w:cs="Arial"/>
          <w:sz w:val="20"/>
          <w:szCs w:val="20"/>
        </w:rPr>
        <w:instrText xml:space="preserve"> ADDIN ZOTERO_ITEM CSL_CITATION {"citationID":"P6bHL5Q9","properties":{"formattedCitation":"\\super 13\\nosupersub{}","plainCitation":"13","noteIndex":0},"citationItems":[{"id":"yKz8QSbR/ztrd8PGK","uris":["http://zotero.org/users/local/1p9EH8ax/items/ARLW3CQN"],"itemData":{"id":"3kMMCi5j/Y5AbAQ9p","type":"article-journal","container-title":"Molecular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9A3A3C">
        <w:rPr>
          <w:rFonts w:ascii="Arial" w:hAnsi="Arial" w:cs="Arial"/>
          <w:sz w:val="20"/>
          <w:szCs w:val="20"/>
        </w:rPr>
        <w:fldChar w:fldCharType="separate"/>
      </w:r>
      <w:r w:rsidR="007B1B3A" w:rsidRPr="007B1B3A">
        <w:rPr>
          <w:rFonts w:ascii="Arial" w:hAnsi="Arial" w:cs="Arial"/>
          <w:kern w:val="0"/>
          <w:sz w:val="20"/>
          <w:vertAlign w:val="superscript"/>
        </w:rPr>
        <w:t>13</w:t>
      </w:r>
      <w:r w:rsidR="00B82DF4" w:rsidRPr="009A3A3C">
        <w:rPr>
          <w:rFonts w:ascii="Arial" w:hAnsi="Arial" w:cs="Arial"/>
          <w:sz w:val="20"/>
          <w:szCs w:val="20"/>
        </w:rPr>
        <w:fldChar w:fldCharType="end"/>
      </w:r>
      <w:r w:rsidRPr="00785308">
        <w:rPr>
          <w:rFonts w:ascii="Arial" w:hAnsi="Arial" w:cs="Arial"/>
          <w:sz w:val="20"/>
          <w:szCs w:val="20"/>
        </w:rPr>
        <w:t>, compared to WCs (X-Axis). (E) Scatter plot of t-statistics of DGEA in SGs purified by DC</w:t>
      </w:r>
      <w:r w:rsidR="00B82DF4" w:rsidRPr="004A6731">
        <w:rPr>
          <w:rFonts w:ascii="Arial" w:hAnsi="Arial" w:cs="Arial"/>
          <w:sz w:val="20"/>
          <w:szCs w:val="20"/>
        </w:rPr>
        <w:fldChar w:fldCharType="begin"/>
      </w:r>
      <w:r w:rsidR="006C23FA">
        <w:rPr>
          <w:rFonts w:ascii="Arial" w:hAnsi="Arial" w:cs="Arial"/>
          <w:sz w:val="20"/>
          <w:szCs w:val="20"/>
        </w:rPr>
        <w:instrText xml:space="preserve"> ADDIN ZOTERO_ITEM CSL_CITATION {"citationID":"XVdH0fEz","properties":{"formattedCitation":"\\super 1\\nosupersub{}","plainCitation":"1","noteIndex":0},"citationItems":[{"id":"yKz8QSbR/kXUy4k0v","uris":["http://zotero.org/users/local/1p9EH8ax/items/WPA4SC2G"],"itemData":{"id":"3kMMCi5j/pWyCLjdf","type":"article-journal","container-title":"Molecular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82DF4" w:rsidRPr="004A6731">
        <w:rPr>
          <w:rFonts w:ascii="Arial" w:hAnsi="Arial" w:cs="Arial"/>
          <w:sz w:val="20"/>
          <w:szCs w:val="20"/>
        </w:rPr>
        <w:fldChar w:fldCharType="separate"/>
      </w:r>
      <w:r w:rsidR="00164ACD" w:rsidRPr="00164ACD">
        <w:rPr>
          <w:rFonts w:ascii="Arial" w:hAnsi="Arial" w:cs="Arial"/>
          <w:kern w:val="0"/>
          <w:sz w:val="20"/>
          <w:vertAlign w:val="superscript"/>
        </w:rPr>
        <w:t>1</w:t>
      </w:r>
      <w:r w:rsidR="00B82DF4" w:rsidRPr="004A6731">
        <w:rPr>
          <w:rFonts w:ascii="Arial" w:hAnsi="Arial" w:cs="Arial"/>
          <w:sz w:val="20"/>
          <w:szCs w:val="20"/>
        </w:rPr>
        <w:fldChar w:fldCharType="end"/>
      </w:r>
      <w:r w:rsidRPr="00785308">
        <w:rPr>
          <w:rFonts w:ascii="Arial" w:hAnsi="Arial" w:cs="Arial"/>
          <w:sz w:val="20"/>
          <w:szCs w:val="20"/>
        </w:rPr>
        <w:t xml:space="preserve"> (Y-Axis) and by FAPS/FANCI</w:t>
      </w:r>
      <w:r w:rsidR="00B82DF4">
        <w:rPr>
          <w:rFonts w:ascii="Arial" w:hAnsi="Arial" w:cs="Arial"/>
          <w:sz w:val="20"/>
          <w:szCs w:val="20"/>
        </w:rPr>
        <w:fldChar w:fldCharType="begin"/>
      </w:r>
      <w:r w:rsidR="006C23FA">
        <w:rPr>
          <w:rFonts w:ascii="Arial" w:hAnsi="Arial" w:cs="Arial"/>
          <w:sz w:val="20"/>
          <w:szCs w:val="20"/>
        </w:rPr>
        <w:instrText xml:space="preserve"> ADDIN ZOTERO_ITEM CSL_CITATION {"citationID":"bsXZr8ME","properties":{"formattedCitation":"\\super 8\\nosupersub{}","plainCitation":"8","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B82DF4">
        <w:rPr>
          <w:rFonts w:ascii="Arial" w:hAnsi="Arial" w:cs="Arial"/>
          <w:sz w:val="20"/>
          <w:szCs w:val="20"/>
        </w:rPr>
        <w:fldChar w:fldCharType="separate"/>
      </w:r>
      <w:r w:rsidR="006C23FA" w:rsidRPr="006C23FA">
        <w:rPr>
          <w:rFonts w:ascii="Arial" w:hAnsi="Arial" w:cs="Arial"/>
          <w:kern w:val="0"/>
          <w:sz w:val="20"/>
          <w:vertAlign w:val="superscript"/>
        </w:rPr>
        <w:t>8</w:t>
      </w:r>
      <w:r w:rsidR="00B82DF4">
        <w:rPr>
          <w:rFonts w:ascii="Arial" w:hAnsi="Arial" w:cs="Arial"/>
          <w:sz w:val="20"/>
          <w:szCs w:val="20"/>
        </w:rPr>
        <w:fldChar w:fldCharType="end"/>
      </w:r>
      <w:r w:rsidRPr="00785308">
        <w:rPr>
          <w:rFonts w:ascii="Arial" w:hAnsi="Arial" w:cs="Arial"/>
          <w:sz w:val="20"/>
          <w:szCs w:val="20"/>
        </w:rPr>
        <w:t xml:space="preserve"> (X-Axis), comparing to WCs, after batch correction for cell type and stress. (F) Scatter plot of t-statistics of DGEA in SG (Y-Axis) and PB (X-Axis) purified by FAPS/FANCI</w:t>
      </w:r>
      <w:r w:rsidR="00B82DF4">
        <w:rPr>
          <w:rFonts w:ascii="Arial" w:hAnsi="Arial" w:cs="Arial"/>
          <w:sz w:val="20"/>
          <w:szCs w:val="20"/>
        </w:rPr>
        <w:fldChar w:fldCharType="begin"/>
      </w:r>
      <w:r w:rsidR="007B1B3A">
        <w:rPr>
          <w:rFonts w:ascii="Arial" w:hAnsi="Arial" w:cs="Arial"/>
          <w:sz w:val="20"/>
          <w:szCs w:val="20"/>
        </w:rPr>
        <w:instrText xml:space="preserve"> ADDIN ZOTERO_ITEM CSL_CITATION {"citationID":"Kpoa2zvv","properties":{"formattedCitation":"\\super 8,16\\nosupersub{}","plainCitation":"8,16","noteIndex":0},"citationItems":[{"id":"yKz8QSbR/HJHS5Ws7","uris":["http://zotero.org/users/local/q86rvdj2/items/KSJHQXQ8"],"itemData":{"id":1,"type":"article-journal","abstract":"Post-transcriptional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B82DF4">
        <w:rPr>
          <w:rFonts w:ascii="Arial" w:hAnsi="Arial" w:cs="Arial"/>
          <w:sz w:val="20"/>
          <w:szCs w:val="20"/>
        </w:rPr>
        <w:fldChar w:fldCharType="separate"/>
      </w:r>
      <w:r w:rsidR="007B1B3A" w:rsidRPr="007B1B3A">
        <w:rPr>
          <w:rFonts w:ascii="Arial" w:hAnsi="Arial" w:cs="Arial"/>
          <w:kern w:val="0"/>
          <w:sz w:val="20"/>
          <w:vertAlign w:val="superscript"/>
        </w:rPr>
        <w:t>8,16</w:t>
      </w:r>
      <w:r w:rsidR="00B82DF4">
        <w:rPr>
          <w:rFonts w:ascii="Arial" w:hAnsi="Arial" w:cs="Arial"/>
          <w:sz w:val="20"/>
          <w:szCs w:val="20"/>
        </w:rPr>
        <w:fldChar w:fldCharType="end"/>
      </w:r>
      <w:r w:rsidRPr="00785308">
        <w:rPr>
          <w:rFonts w:ascii="Arial" w:hAnsi="Arial" w:cs="Arial"/>
          <w:sz w:val="20"/>
          <w:szCs w:val="20"/>
        </w:rPr>
        <w:t xml:space="preserve"> comparing to WCs, after batch correction for stress</w:t>
      </w:r>
      <w:r w:rsidR="007E2FFB">
        <w:rPr>
          <w:rFonts w:ascii="Arial" w:hAnsi="Arial" w:cs="Arial"/>
          <w:sz w:val="20"/>
          <w:szCs w:val="20"/>
        </w:rPr>
        <w:t>.</w:t>
      </w:r>
      <w:r w:rsidR="007E2FFB" w:rsidRPr="00785308">
        <w:rPr>
          <w:rFonts w:ascii="Arial" w:hAnsi="Arial" w:cs="Arial"/>
          <w:sz w:val="20"/>
          <w:szCs w:val="20"/>
        </w:rPr>
        <w:t xml:space="preserve"> </w:t>
      </w:r>
      <w:r w:rsidRPr="00785308">
        <w:rPr>
          <w:rFonts w:ascii="Arial" w:hAnsi="Arial" w:cs="Arial"/>
          <w:sz w:val="20"/>
          <w:szCs w:val="20"/>
        </w:rPr>
        <w:t>In all panels, genes as circles colored by RNA length (</w:t>
      </w:r>
      <w:proofErr w:type="spellStart"/>
      <w:r w:rsidRPr="00785308">
        <w:rPr>
          <w:rFonts w:ascii="Arial" w:hAnsi="Arial" w:cs="Arial"/>
          <w:sz w:val="20"/>
          <w:szCs w:val="20"/>
        </w:rPr>
        <w:t>nt</w:t>
      </w:r>
      <w:proofErr w:type="spellEnd"/>
      <w:r w:rsidRPr="00785308">
        <w:rPr>
          <w:rFonts w:ascii="Arial" w:hAnsi="Arial" w:cs="Arial"/>
          <w:sz w:val="20"/>
          <w:szCs w:val="20"/>
        </w:rPr>
        <w:t>); density contour lines in dark red, Spearman’s correlation coefficient ρ and associated test’s p-value on top left corner.</w:t>
      </w:r>
      <w:r w:rsidR="00196102" w:rsidRPr="00785308" w:rsidDel="00196102">
        <w:rPr>
          <w:rFonts w:ascii="Arial" w:hAnsi="Arial" w:cs="Arial"/>
          <w:sz w:val="20"/>
          <w:szCs w:val="20"/>
        </w:rPr>
        <w:t xml:space="preserve"> </w:t>
      </w:r>
    </w:p>
    <w:p w14:paraId="7664B44A" w14:textId="77777777" w:rsidR="003878D0" w:rsidRDefault="003878D0" w:rsidP="00785308">
      <w:pPr>
        <w:jc w:val="both"/>
        <w:rPr>
          <w:rFonts w:ascii="Arial" w:hAnsi="Arial" w:cs="Arial"/>
          <w:sz w:val="20"/>
          <w:szCs w:val="20"/>
        </w:rPr>
      </w:pPr>
    </w:p>
    <w:p w14:paraId="1D2A8F9B" w14:textId="5E46D78C" w:rsidR="003878D0" w:rsidRDefault="004D1A37" w:rsidP="00785308">
      <w:pPr>
        <w:jc w:val="both"/>
        <w:rPr>
          <w:rFonts w:ascii="Arial" w:hAnsi="Arial" w:cs="Arial"/>
          <w:sz w:val="20"/>
          <w:szCs w:val="20"/>
        </w:rPr>
      </w:pPr>
      <w:r>
        <w:rPr>
          <w:rFonts w:ascii="Arial" w:hAnsi="Arial" w:cs="Arial"/>
          <w:noProof/>
          <w:sz w:val="20"/>
          <w:szCs w:val="20"/>
        </w:rPr>
        <w:drawing>
          <wp:inline distT="0" distB="0" distL="0" distR="0" wp14:anchorId="72596F26" wp14:editId="750CD3E6">
            <wp:extent cx="5731510" cy="7728585"/>
            <wp:effectExtent l="0" t="0" r="2540" b="5715"/>
            <wp:docPr id="183105076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50767" name="Imagem 1831050767"/>
                    <pic:cNvPicPr/>
                  </pic:nvPicPr>
                  <pic:blipFill>
                    <a:blip r:embed="rId16">
                      <a:extLst>
                        <a:ext uri="{28A0092B-C50C-407E-A947-70E740481C1C}">
                          <a14:useLocalDpi xmlns:a14="http://schemas.microsoft.com/office/drawing/2010/main" val="0"/>
                        </a:ext>
                      </a:extLst>
                    </a:blip>
                    <a:stretch>
                      <a:fillRect/>
                    </a:stretch>
                  </pic:blipFill>
                  <pic:spPr>
                    <a:xfrm>
                      <a:off x="0" y="0"/>
                      <a:ext cx="5731510" cy="7728585"/>
                    </a:xfrm>
                    <a:prstGeom prst="rect">
                      <a:avLst/>
                    </a:prstGeom>
                  </pic:spPr>
                </pic:pic>
              </a:graphicData>
            </a:graphic>
          </wp:inline>
        </w:drawing>
      </w:r>
    </w:p>
    <w:p w14:paraId="58166F7E" w14:textId="169EFC2F" w:rsidR="003878D0" w:rsidRDefault="003878D0" w:rsidP="003878D0">
      <w:pPr>
        <w:jc w:val="both"/>
        <w:rPr>
          <w:rFonts w:ascii="Arial" w:hAnsi="Arial" w:cs="Arial"/>
          <w:color w:val="000000" w:themeColor="text1"/>
          <w:sz w:val="20"/>
          <w:szCs w:val="20"/>
        </w:rPr>
      </w:pPr>
      <w:r w:rsidRPr="009A3A3C">
        <w:rPr>
          <w:rFonts w:ascii="Arial" w:hAnsi="Arial" w:cs="Arial"/>
          <w:b/>
          <w:bCs/>
          <w:sz w:val="20"/>
          <w:szCs w:val="20"/>
        </w:rPr>
        <w:t xml:space="preserve">Supplementary Figure </w:t>
      </w:r>
      <w:r>
        <w:rPr>
          <w:rFonts w:ascii="Arial" w:hAnsi="Arial" w:cs="Arial"/>
          <w:b/>
          <w:bCs/>
          <w:sz w:val="20"/>
          <w:szCs w:val="20"/>
        </w:rPr>
        <w:t>7</w:t>
      </w:r>
      <w:r w:rsidRPr="009A3A3C">
        <w:rPr>
          <w:rFonts w:ascii="Arial" w:hAnsi="Arial" w:cs="Arial"/>
          <w:b/>
          <w:bCs/>
          <w:sz w:val="20"/>
          <w:szCs w:val="20"/>
        </w:rPr>
        <w:t xml:space="preserve">. </w:t>
      </w:r>
      <w:r w:rsidR="00A70887" w:rsidRPr="00673F43">
        <w:rPr>
          <w:rFonts w:ascii="Arial" w:hAnsi="Arial" w:cs="Arial"/>
          <w:sz w:val="20"/>
          <w:szCs w:val="20"/>
        </w:rPr>
        <w:t>(A)</w:t>
      </w:r>
      <w:r w:rsidR="00A70887">
        <w:rPr>
          <w:rFonts w:ascii="Arial" w:hAnsi="Arial" w:cs="Arial"/>
          <w:sz w:val="20"/>
          <w:szCs w:val="20"/>
        </w:rPr>
        <w:t xml:space="preserve"> </w:t>
      </w:r>
      <w:r w:rsidRPr="003E48EA">
        <w:rPr>
          <w:rFonts w:ascii="Arial" w:hAnsi="Arial" w:cs="Arial"/>
          <w:sz w:val="20"/>
          <w:szCs w:val="20"/>
        </w:rPr>
        <w:t>Scatter plot of t-statistics</w:t>
      </w:r>
      <w:r>
        <w:rPr>
          <w:rFonts w:ascii="Arial" w:hAnsi="Arial" w:cs="Arial"/>
          <w:sz w:val="20"/>
          <w:szCs w:val="20"/>
        </w:rPr>
        <w:t xml:space="preserve"> of DGE</w:t>
      </w:r>
      <w:r w:rsidRPr="003E48EA">
        <w:rPr>
          <w:rFonts w:ascii="Arial" w:hAnsi="Arial" w:cs="Arial"/>
          <w:sz w:val="20"/>
          <w:szCs w:val="20"/>
        </w:rPr>
        <w:t xml:space="preserve"> of simulated yeast SG </w:t>
      </w:r>
      <w:r w:rsidRPr="003E48EA">
        <w:rPr>
          <w:rFonts w:ascii="Arial" w:hAnsi="Arial" w:cs="Arial"/>
          <w:i/>
          <w:iCs/>
          <w:sz w:val="20"/>
          <w:szCs w:val="20"/>
        </w:rPr>
        <w:t>versus</w:t>
      </w:r>
      <w:r w:rsidRPr="003E48EA">
        <w:rPr>
          <w:rFonts w:ascii="Arial" w:hAnsi="Arial" w:cs="Arial"/>
          <w:sz w:val="20"/>
          <w:szCs w:val="20"/>
        </w:rPr>
        <w:t xml:space="preserve"> WC</w:t>
      </w:r>
      <w:r w:rsidR="00A70887">
        <w:rPr>
          <w:rFonts w:ascii="Arial" w:hAnsi="Arial" w:cs="Arial"/>
          <w:sz w:val="20"/>
          <w:szCs w:val="20"/>
        </w:rPr>
        <w:t xml:space="preserve"> (Y-Axis)</w:t>
      </w:r>
      <w:r w:rsidRPr="003E48EA">
        <w:rPr>
          <w:rFonts w:ascii="Arial" w:hAnsi="Arial" w:cs="Arial"/>
          <w:sz w:val="20"/>
          <w:szCs w:val="20"/>
        </w:rPr>
        <w:t xml:space="preserve">, with </w:t>
      </w:r>
      <w:r w:rsidRPr="00A70887">
        <w:rPr>
          <w:rFonts w:ascii="Arial" w:hAnsi="Arial" w:cs="Arial"/>
          <w:i/>
          <w:iCs/>
          <w:sz w:val="20"/>
          <w:szCs w:val="20"/>
        </w:rPr>
        <w:t>S</w:t>
      </w:r>
      <w:r w:rsidRPr="003E48EA">
        <w:rPr>
          <w:rFonts w:ascii="Arial" w:hAnsi="Arial" w:cs="Arial"/>
          <w:sz w:val="20"/>
          <w:szCs w:val="20"/>
        </w:rPr>
        <w:t xml:space="preserve"> estimations based on Sed-seq data</w:t>
      </w:r>
      <w:r w:rsidRPr="00110F76">
        <w:rPr>
          <w:rFonts w:ascii="Arial" w:hAnsi="Arial" w:cs="Arial"/>
          <w:sz w:val="20"/>
          <w:szCs w:val="20"/>
          <w:vertAlign w:val="superscript"/>
        </w:rPr>
        <w:t>31</w:t>
      </w:r>
      <w:r w:rsidRPr="003E48EA">
        <w:rPr>
          <w:rFonts w:ascii="Arial" w:hAnsi="Arial" w:cs="Arial"/>
          <w:sz w:val="20"/>
          <w:szCs w:val="20"/>
        </w:rPr>
        <w:t xml:space="preserve">, and </w:t>
      </w:r>
      <w:r>
        <w:rPr>
          <w:rFonts w:ascii="Arial" w:hAnsi="Arial" w:cs="Arial"/>
          <w:sz w:val="20"/>
          <w:szCs w:val="20"/>
        </w:rPr>
        <w:t>t-statistics of DGE</w:t>
      </w:r>
      <w:r w:rsidRPr="003E48EA">
        <w:rPr>
          <w:rFonts w:ascii="Arial" w:hAnsi="Arial" w:cs="Arial"/>
          <w:sz w:val="20"/>
          <w:szCs w:val="20"/>
        </w:rPr>
        <w:t xml:space="preserve"> in yeast SGs purified by DC</w:t>
      </w:r>
      <w:r w:rsidRPr="00110F76">
        <w:rPr>
          <w:rFonts w:ascii="Arial" w:hAnsi="Arial" w:cs="Arial"/>
          <w:sz w:val="20"/>
          <w:szCs w:val="20"/>
          <w:vertAlign w:val="superscript"/>
        </w:rPr>
        <w:t>29</w:t>
      </w:r>
      <w:r w:rsidRPr="003E48EA">
        <w:rPr>
          <w:rFonts w:ascii="Arial" w:hAnsi="Arial" w:cs="Arial"/>
          <w:sz w:val="20"/>
          <w:szCs w:val="20"/>
        </w:rPr>
        <w:t xml:space="preserve"> (X-Axis); </w:t>
      </w:r>
      <w:r>
        <w:rPr>
          <w:rFonts w:ascii="Arial" w:hAnsi="Arial" w:cs="Arial"/>
          <w:sz w:val="20"/>
          <w:szCs w:val="20"/>
        </w:rPr>
        <w:t>transcripts</w:t>
      </w:r>
      <w:r w:rsidRPr="009A3A3C">
        <w:rPr>
          <w:rFonts w:ascii="Arial" w:hAnsi="Arial" w:cs="Arial"/>
          <w:sz w:val="20"/>
          <w:szCs w:val="20"/>
        </w:rPr>
        <w:t xml:space="preserve"> as circles colored by RNA length; density contour lines in dark red, Spearman’s correlation coefficient </w:t>
      </w:r>
      <w:r w:rsidRPr="009A3A3C">
        <w:rPr>
          <w:rFonts w:ascii="Symbol" w:eastAsia="Symbol" w:hAnsi="Symbol" w:cs="Symbol"/>
          <w:sz w:val="20"/>
          <w:szCs w:val="20"/>
        </w:rPr>
        <w:t>r</w:t>
      </w:r>
      <w:r w:rsidRPr="009A3A3C">
        <w:rPr>
          <w:rFonts w:ascii="Arial" w:hAnsi="Arial" w:cs="Arial"/>
          <w:sz w:val="20"/>
          <w:szCs w:val="20"/>
        </w:rPr>
        <w:t xml:space="preserve"> and associated test’s p-value on top left corner.</w:t>
      </w:r>
      <w:r w:rsidRPr="00673F43">
        <w:rPr>
          <w:rStyle w:val="Refdecomentrio"/>
          <w:rFonts w:ascii="Arial" w:hAnsi="Arial" w:cs="Arial"/>
          <w:sz w:val="20"/>
          <w:szCs w:val="20"/>
        </w:rPr>
        <w:t xml:space="preserve"> (B)</w:t>
      </w:r>
      <w:r w:rsidRPr="003E48EA">
        <w:rPr>
          <w:rFonts w:ascii="Arial" w:hAnsi="Arial" w:cs="Arial"/>
          <w:sz w:val="20"/>
          <w:szCs w:val="20"/>
        </w:rPr>
        <w:t xml:space="preserve"> </w:t>
      </w:r>
      <w:r>
        <w:rPr>
          <w:rFonts w:ascii="Arial" w:hAnsi="Arial" w:cs="Arial"/>
          <w:sz w:val="20"/>
          <w:szCs w:val="20"/>
        </w:rPr>
        <w:t>V</w:t>
      </w:r>
      <w:r w:rsidRPr="003E48EA">
        <w:rPr>
          <w:rFonts w:ascii="Arial" w:hAnsi="Arial" w:cs="Arial"/>
          <w:sz w:val="20"/>
          <w:szCs w:val="20"/>
        </w:rPr>
        <w:t xml:space="preserve">olcano plot of </w:t>
      </w:r>
      <w:r w:rsidR="00A70887">
        <w:rPr>
          <w:rFonts w:ascii="Arial" w:hAnsi="Arial" w:cs="Arial"/>
          <w:sz w:val="20"/>
          <w:szCs w:val="20"/>
        </w:rPr>
        <w:t>DGEA</w:t>
      </w:r>
      <w:r w:rsidRPr="003E48EA">
        <w:rPr>
          <w:rFonts w:ascii="Arial" w:hAnsi="Arial" w:cs="Arial"/>
          <w:sz w:val="20"/>
          <w:szCs w:val="20"/>
        </w:rPr>
        <w:t xml:space="preserve"> (Y-</w:t>
      </w:r>
      <w:r w:rsidRPr="003E48EA">
        <w:rPr>
          <w:rFonts w:ascii="Arial" w:hAnsi="Arial" w:cs="Arial"/>
          <w:sz w:val="20"/>
          <w:szCs w:val="20"/>
        </w:rPr>
        <w:lastRenderedPageBreak/>
        <w:t>Axis – B-Statistic</w:t>
      </w:r>
      <w:r w:rsidR="00A70887">
        <w:rPr>
          <w:rFonts w:ascii="Arial" w:hAnsi="Arial" w:cs="Arial"/>
          <w:sz w:val="20"/>
          <w:szCs w:val="20"/>
        </w:rPr>
        <w:t xml:space="preserve">; </w:t>
      </w:r>
      <w:r w:rsidRPr="003E48EA">
        <w:rPr>
          <w:rFonts w:ascii="Arial" w:hAnsi="Arial" w:cs="Arial"/>
          <w:sz w:val="20"/>
          <w:szCs w:val="20"/>
        </w:rPr>
        <w:t xml:space="preserve">X-Axis - </w:t>
      </w:r>
      <w:r w:rsidR="00A70887">
        <w:rPr>
          <w:rFonts w:ascii="Arial" w:hAnsi="Arial" w:cs="Arial"/>
          <w:sz w:val="20"/>
          <w:szCs w:val="20"/>
        </w:rPr>
        <w:t>l</w:t>
      </w:r>
      <w:r w:rsidRPr="003E48EA">
        <w:rPr>
          <w:rFonts w:ascii="Arial" w:hAnsi="Arial" w:cs="Arial"/>
          <w:sz w:val="20"/>
          <w:szCs w:val="20"/>
        </w:rPr>
        <w:t>og2 Fold-Change) between original SG</w:t>
      </w:r>
      <w:r>
        <w:rPr>
          <w:rFonts w:ascii="Arial" w:hAnsi="Arial" w:cs="Arial"/>
          <w:sz w:val="20"/>
          <w:szCs w:val="20"/>
        </w:rPr>
        <w:t>s</w:t>
      </w:r>
      <w:r w:rsidRPr="003E48EA">
        <w:rPr>
          <w:rFonts w:ascii="Arial" w:hAnsi="Arial" w:cs="Arial"/>
          <w:sz w:val="20"/>
          <w:szCs w:val="20"/>
        </w:rPr>
        <w:fldChar w:fldCharType="begin"/>
      </w:r>
      <w:r w:rsidR="006C23FA">
        <w:rPr>
          <w:rFonts w:ascii="Arial" w:hAnsi="Arial" w:cs="Arial"/>
          <w:sz w:val="20"/>
          <w:szCs w:val="20"/>
        </w:rPr>
        <w:instrText xml:space="preserve"> ADDIN ZOTERO_ITEM CSL_CITATION {"citationID":"A8mayxbu","properties":{"formattedCitation":"\\super 1\\nosupersub{}","plainCitation":"1","noteIndex":0},"citationItems":[{"id":"yKz8QSbR/kXUy4k0v","uris":["http://zotero.org/users/local/1p9EH8ax/items/WPA4SC2G"],"itemData":{"id":"3kMMCi5j/pWyCLjdf","type":"article-journal","container-title":"Molecular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3E48EA">
        <w:rPr>
          <w:rFonts w:ascii="Arial" w:hAnsi="Arial" w:cs="Arial"/>
          <w:sz w:val="20"/>
          <w:szCs w:val="20"/>
        </w:rPr>
        <w:fldChar w:fldCharType="separate"/>
      </w:r>
      <w:r w:rsidR="00164ACD" w:rsidRPr="00164ACD">
        <w:rPr>
          <w:rFonts w:ascii="Arial" w:hAnsi="Arial" w:cs="Arial"/>
          <w:kern w:val="0"/>
          <w:sz w:val="20"/>
          <w:vertAlign w:val="superscript"/>
        </w:rPr>
        <w:t>1</w:t>
      </w:r>
      <w:r w:rsidRPr="003E48EA">
        <w:rPr>
          <w:rFonts w:ascii="Arial" w:hAnsi="Arial" w:cs="Arial"/>
          <w:sz w:val="20"/>
          <w:szCs w:val="20"/>
        </w:rPr>
        <w:fldChar w:fldCharType="end"/>
      </w:r>
      <w:r w:rsidRPr="003E48EA">
        <w:rPr>
          <w:rFonts w:ascii="Arial" w:hAnsi="Arial" w:cs="Arial"/>
          <w:sz w:val="20"/>
          <w:szCs w:val="20"/>
        </w:rPr>
        <w:t xml:space="preserve"> and simulated SG</w:t>
      </w:r>
      <w:r>
        <w:rPr>
          <w:rFonts w:ascii="Arial" w:hAnsi="Arial" w:cs="Arial"/>
          <w:sz w:val="20"/>
          <w:szCs w:val="20"/>
        </w:rPr>
        <w:t>s</w:t>
      </w:r>
      <w:r w:rsidRPr="003E48EA">
        <w:rPr>
          <w:rFonts w:ascii="Arial" w:hAnsi="Arial" w:cs="Arial"/>
          <w:sz w:val="20"/>
          <w:szCs w:val="20"/>
        </w:rPr>
        <w:t>, based on Sed-Seq</w:t>
      </w:r>
      <w:r w:rsidRPr="003E48EA">
        <w:rPr>
          <w:rFonts w:ascii="Arial" w:hAnsi="Arial" w:cs="Arial"/>
          <w:sz w:val="20"/>
          <w:szCs w:val="20"/>
        </w:rPr>
        <w:fldChar w:fldCharType="begin"/>
      </w:r>
      <w:r w:rsidR="007B1B3A">
        <w:rPr>
          <w:rFonts w:ascii="Arial" w:hAnsi="Arial" w:cs="Arial"/>
          <w:sz w:val="20"/>
          <w:szCs w:val="20"/>
        </w:rPr>
        <w:instrText xml:space="preserve"> ADDIN ZOTERO_ITEM CSL_CITATION {"citationID":"SmWPZyln","properties":{"formattedCitation":"\\super 17\\nosupersub{}","plainCitation":"17","noteIndex":0},"citationItems":[{"id":"yKz8QSbR/lSwEEAZS","uris":["http://zotero.org/users/local/1p9EH8ax/items/76HJKWHJ"],"itemData":{"id":"3kMMCi5j/xhMQ1lj6","type":"article","abstract":"Abstract\n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3E48EA">
        <w:rPr>
          <w:rFonts w:ascii="Arial" w:hAnsi="Arial" w:cs="Arial"/>
          <w:sz w:val="20"/>
          <w:szCs w:val="20"/>
        </w:rPr>
        <w:fldChar w:fldCharType="separate"/>
      </w:r>
      <w:r w:rsidR="007B1B3A" w:rsidRPr="007B1B3A">
        <w:rPr>
          <w:rFonts w:ascii="Arial" w:hAnsi="Arial" w:cs="Arial"/>
          <w:kern w:val="0"/>
          <w:sz w:val="20"/>
          <w:vertAlign w:val="superscript"/>
        </w:rPr>
        <w:t>17</w:t>
      </w:r>
      <w:r w:rsidRPr="003E48EA">
        <w:rPr>
          <w:rFonts w:ascii="Arial" w:hAnsi="Arial" w:cs="Arial"/>
          <w:sz w:val="20"/>
          <w:szCs w:val="20"/>
        </w:rPr>
        <w:fldChar w:fldCharType="end"/>
      </w:r>
      <w:r w:rsidRPr="003E48EA">
        <w:rPr>
          <w:rFonts w:ascii="Arial" w:hAnsi="Arial" w:cs="Arial"/>
          <w:sz w:val="20"/>
          <w:szCs w:val="20"/>
        </w:rPr>
        <w:t xml:space="preserve"> data; transcripts as circles, with commonly used RNA FISH controls</w:t>
      </w:r>
      <w:r w:rsidRPr="003E48EA">
        <w:rPr>
          <w:rFonts w:ascii="Arial" w:hAnsi="Arial" w:cs="Arial"/>
          <w:sz w:val="20"/>
          <w:szCs w:val="20"/>
        </w:rPr>
        <w:fldChar w:fldCharType="begin"/>
      </w:r>
      <w:r w:rsidR="006C23FA">
        <w:rPr>
          <w:rFonts w:ascii="Arial" w:hAnsi="Arial" w:cs="Arial"/>
          <w:sz w:val="20"/>
          <w:szCs w:val="20"/>
        </w:rPr>
        <w:instrText xml:space="preserve"> ADDIN ZOTERO_ITEM CSL_CITATION {"citationID":"iW4pQBwQ","properties":{"formattedCitation":"\\super 1\\nosupersub{}","plainCitation":"1","noteIndex":0},"citationItems":[{"id":"yKz8QSbR/kXUy4k0v","uris":["http://zotero.org/users/local/1p9EH8ax/items/WPA4SC2G"],"itemData":{"id":"3kMMCi5j/pWyCLjdf","type":"article-journal","container-title":"Molecular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3E48EA">
        <w:rPr>
          <w:rFonts w:ascii="Arial" w:hAnsi="Arial" w:cs="Arial"/>
          <w:sz w:val="20"/>
          <w:szCs w:val="20"/>
        </w:rPr>
        <w:fldChar w:fldCharType="separate"/>
      </w:r>
      <w:r w:rsidR="00164ACD" w:rsidRPr="00164ACD">
        <w:rPr>
          <w:rFonts w:ascii="Arial" w:hAnsi="Arial" w:cs="Arial"/>
          <w:kern w:val="0"/>
          <w:sz w:val="20"/>
          <w:vertAlign w:val="superscript"/>
        </w:rPr>
        <w:t>1</w:t>
      </w:r>
      <w:r w:rsidRPr="003E48EA">
        <w:rPr>
          <w:rFonts w:ascii="Arial" w:hAnsi="Arial" w:cs="Arial"/>
          <w:sz w:val="20"/>
          <w:szCs w:val="20"/>
        </w:rPr>
        <w:fldChar w:fldCharType="end"/>
      </w:r>
      <w:r w:rsidRPr="003E48EA">
        <w:rPr>
          <w:rFonts w:ascii="Arial" w:hAnsi="Arial" w:cs="Arial"/>
          <w:sz w:val="20"/>
          <w:szCs w:val="20"/>
        </w:rPr>
        <w:t xml:space="preserve"> in red. Vertical dashed lines correspond to -</w:t>
      </w:r>
      <w:r>
        <w:rPr>
          <w:rFonts w:ascii="Arial" w:hAnsi="Arial" w:cs="Arial"/>
          <w:sz w:val="20"/>
          <w:szCs w:val="20"/>
        </w:rPr>
        <w:t>0.75</w:t>
      </w:r>
      <w:r w:rsidRPr="003E48EA">
        <w:rPr>
          <w:rFonts w:ascii="Arial" w:hAnsi="Arial" w:cs="Arial"/>
          <w:sz w:val="20"/>
          <w:szCs w:val="20"/>
        </w:rPr>
        <w:t xml:space="preserve"> and </w:t>
      </w:r>
      <w:r>
        <w:rPr>
          <w:rFonts w:ascii="Arial" w:hAnsi="Arial" w:cs="Arial"/>
          <w:sz w:val="20"/>
          <w:szCs w:val="20"/>
        </w:rPr>
        <w:t>0.75</w:t>
      </w:r>
      <w:r w:rsidRPr="003E48EA">
        <w:rPr>
          <w:rFonts w:ascii="Arial" w:hAnsi="Arial" w:cs="Arial"/>
          <w:sz w:val="20"/>
          <w:szCs w:val="20"/>
        </w:rPr>
        <w:t xml:space="preserve"> </w:t>
      </w:r>
      <w:r w:rsidRPr="00673F43">
        <w:rPr>
          <w:rFonts w:ascii="Arial" w:hAnsi="Arial" w:cs="Arial"/>
          <w:sz w:val="20"/>
          <w:szCs w:val="20"/>
        </w:rPr>
        <w:t>log 2FC.</w:t>
      </w:r>
      <w:r>
        <w:rPr>
          <w:rFonts w:ascii="Arial" w:hAnsi="Arial" w:cs="Arial"/>
          <w:sz w:val="20"/>
          <w:szCs w:val="20"/>
        </w:rPr>
        <w:t xml:space="preserve"> Horizontal dashed line corresponds to B-statistic = 0.</w:t>
      </w:r>
      <w:r w:rsidRPr="00673F43">
        <w:rPr>
          <w:rFonts w:ascii="Arial" w:hAnsi="Arial" w:cs="Arial"/>
          <w:sz w:val="20"/>
          <w:szCs w:val="20"/>
        </w:rPr>
        <w:t xml:space="preserve"> (C) </w:t>
      </w:r>
      <w:r>
        <w:rPr>
          <w:rFonts w:ascii="Arial" w:hAnsi="Arial" w:cs="Arial"/>
          <w:sz w:val="20"/>
          <w:szCs w:val="20"/>
        </w:rPr>
        <w:t>V</w:t>
      </w:r>
      <w:r w:rsidRPr="003E48EA">
        <w:rPr>
          <w:rFonts w:ascii="Arial" w:hAnsi="Arial" w:cs="Arial"/>
          <w:sz w:val="20"/>
          <w:szCs w:val="20"/>
        </w:rPr>
        <w:t xml:space="preserve">olcano plot of </w:t>
      </w:r>
      <w:r w:rsidR="00A70887">
        <w:rPr>
          <w:rFonts w:ascii="Arial" w:hAnsi="Arial" w:cs="Arial"/>
          <w:sz w:val="20"/>
          <w:szCs w:val="20"/>
        </w:rPr>
        <w:t>DGEA</w:t>
      </w:r>
      <w:r w:rsidRPr="003E48EA">
        <w:rPr>
          <w:rFonts w:ascii="Arial" w:hAnsi="Arial" w:cs="Arial"/>
          <w:sz w:val="20"/>
          <w:szCs w:val="20"/>
        </w:rPr>
        <w:t xml:space="preserve"> (Y-Axis – B-Statistic</w:t>
      </w:r>
      <w:r w:rsidR="00A70887">
        <w:rPr>
          <w:rFonts w:ascii="Arial" w:hAnsi="Arial" w:cs="Arial"/>
          <w:sz w:val="20"/>
          <w:szCs w:val="20"/>
        </w:rPr>
        <w:t xml:space="preserve">; </w:t>
      </w:r>
      <w:r w:rsidRPr="003E48EA">
        <w:rPr>
          <w:rFonts w:ascii="Arial" w:hAnsi="Arial" w:cs="Arial"/>
          <w:sz w:val="20"/>
          <w:szCs w:val="20"/>
        </w:rPr>
        <w:t>X-Axis - Log2 Fold-Change)</w:t>
      </w:r>
      <w:r>
        <w:rPr>
          <w:rFonts w:ascii="Arial" w:hAnsi="Arial" w:cs="Arial"/>
          <w:sz w:val="20"/>
          <w:szCs w:val="20"/>
        </w:rPr>
        <w:t xml:space="preserve"> </w:t>
      </w:r>
      <w:r w:rsidR="00A70887">
        <w:rPr>
          <w:rFonts w:ascii="Arial" w:hAnsi="Arial" w:cs="Arial"/>
          <w:sz w:val="20"/>
          <w:szCs w:val="20"/>
        </w:rPr>
        <w:t>of interception of stress with RNP sample types, given by linear modeling (i.e., corresponding to DC-isolated RNP granules stress specific sequestration)</w:t>
      </w:r>
      <w:r w:rsidRPr="00673F43">
        <w:rPr>
          <w:rFonts w:ascii="Arial" w:hAnsi="Arial" w:cs="Arial"/>
          <w:sz w:val="20"/>
          <w:szCs w:val="20"/>
        </w:rPr>
        <w:fldChar w:fldCharType="begin"/>
      </w:r>
      <w:r w:rsidR="007B1B3A">
        <w:rPr>
          <w:rFonts w:ascii="Arial" w:hAnsi="Arial" w:cs="Arial"/>
          <w:sz w:val="20"/>
          <w:szCs w:val="20"/>
        </w:rPr>
        <w:instrText xml:space="preserve"> ADDIN ZOTERO_ITEM CSL_CITATION {"citationID":"DLpziUq2","properties":{"formattedCitation":"\\super 13\\nosupersub{}","plainCitation":"13","noteIndex":0},"citationItems":[{"id":"yKz8QSbR/ztrd8PGK","uris":["http://zotero.org/users/local/1p9EH8ax/items/ARLW3CQN"],"itemData":{"id":"3kMMCi5j/Y5AbAQ9p","type":"article-journal","container-title":"Molecular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673F43">
        <w:rPr>
          <w:rFonts w:ascii="Arial" w:hAnsi="Arial" w:cs="Arial"/>
          <w:sz w:val="20"/>
          <w:szCs w:val="20"/>
        </w:rPr>
        <w:fldChar w:fldCharType="separate"/>
      </w:r>
      <w:r w:rsidR="007B1B3A" w:rsidRPr="007B1B3A">
        <w:rPr>
          <w:rFonts w:ascii="Arial" w:hAnsi="Arial" w:cs="Arial"/>
          <w:kern w:val="0"/>
          <w:sz w:val="20"/>
          <w:vertAlign w:val="superscript"/>
        </w:rPr>
        <w:t>13</w:t>
      </w:r>
      <w:r w:rsidRPr="00673F43">
        <w:rPr>
          <w:rFonts w:ascii="Arial" w:hAnsi="Arial" w:cs="Arial"/>
          <w:sz w:val="20"/>
          <w:szCs w:val="20"/>
        </w:rPr>
        <w:fldChar w:fldCharType="end"/>
      </w:r>
      <w:r w:rsidRPr="00673F43">
        <w:rPr>
          <w:rFonts w:ascii="Arial" w:hAnsi="Arial" w:cs="Arial"/>
          <w:sz w:val="20"/>
          <w:szCs w:val="20"/>
        </w:rPr>
        <w:t>; transcripts as circles, with commonly used RNA FISH controls</w:t>
      </w:r>
      <w:r w:rsidRPr="00673F43">
        <w:rPr>
          <w:rFonts w:ascii="Arial" w:hAnsi="Arial" w:cs="Arial"/>
          <w:sz w:val="20"/>
          <w:szCs w:val="20"/>
        </w:rPr>
        <w:fldChar w:fldCharType="begin"/>
      </w:r>
      <w:r w:rsidR="006C23FA">
        <w:rPr>
          <w:rFonts w:ascii="Arial" w:hAnsi="Arial" w:cs="Arial"/>
          <w:sz w:val="20"/>
          <w:szCs w:val="20"/>
        </w:rPr>
        <w:instrText xml:space="preserve"> ADDIN ZOTERO_ITEM CSL_CITATION {"citationID":"YhjfzwBD","properties":{"formattedCitation":"\\super 1\\nosupersub{}","plainCitation":"1","noteIndex":0},"citationItems":[{"id":"yKz8QSbR/kXUy4k0v","uris":["http://zotero.org/users/local/1p9EH8ax/items/WPA4SC2G"],"itemData":{"id":"3kMMCi5j/pWyCLjdf","type":"article-journal","container-title":"Molecular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673F43">
        <w:rPr>
          <w:rFonts w:ascii="Arial" w:hAnsi="Arial" w:cs="Arial"/>
          <w:sz w:val="20"/>
          <w:szCs w:val="20"/>
        </w:rPr>
        <w:fldChar w:fldCharType="separate"/>
      </w:r>
      <w:r w:rsidR="00164ACD" w:rsidRPr="00164ACD">
        <w:rPr>
          <w:rFonts w:ascii="Arial" w:hAnsi="Arial" w:cs="Arial"/>
          <w:kern w:val="0"/>
          <w:sz w:val="20"/>
          <w:vertAlign w:val="superscript"/>
        </w:rPr>
        <w:t>1</w:t>
      </w:r>
      <w:r w:rsidRPr="00673F43">
        <w:rPr>
          <w:rFonts w:ascii="Arial" w:hAnsi="Arial" w:cs="Arial"/>
          <w:sz w:val="20"/>
          <w:szCs w:val="20"/>
        </w:rPr>
        <w:fldChar w:fldCharType="end"/>
      </w:r>
      <w:r w:rsidRPr="00673F43">
        <w:rPr>
          <w:rFonts w:ascii="Arial" w:hAnsi="Arial" w:cs="Arial"/>
          <w:sz w:val="20"/>
          <w:szCs w:val="20"/>
        </w:rPr>
        <w:t xml:space="preserve"> in red. Vertical dashed lines correspond to -</w:t>
      </w:r>
      <w:r>
        <w:rPr>
          <w:rFonts w:ascii="Arial" w:hAnsi="Arial" w:cs="Arial"/>
          <w:sz w:val="20"/>
          <w:szCs w:val="20"/>
        </w:rPr>
        <w:t>1</w:t>
      </w:r>
      <w:r w:rsidRPr="00673F43">
        <w:rPr>
          <w:rFonts w:ascii="Arial" w:hAnsi="Arial" w:cs="Arial"/>
          <w:sz w:val="20"/>
          <w:szCs w:val="20"/>
        </w:rPr>
        <w:t xml:space="preserve"> and </w:t>
      </w:r>
      <w:r>
        <w:rPr>
          <w:rFonts w:ascii="Arial" w:hAnsi="Arial" w:cs="Arial"/>
          <w:sz w:val="20"/>
          <w:szCs w:val="20"/>
        </w:rPr>
        <w:t>1</w:t>
      </w:r>
      <w:r w:rsidRPr="00673F43">
        <w:rPr>
          <w:rFonts w:ascii="Arial" w:hAnsi="Arial" w:cs="Arial"/>
          <w:sz w:val="20"/>
          <w:szCs w:val="20"/>
        </w:rPr>
        <w:t xml:space="preserve"> log2FC</w:t>
      </w:r>
      <w:r w:rsidRPr="003E48EA">
        <w:rPr>
          <w:rFonts w:ascii="Arial" w:hAnsi="Arial" w:cs="Arial"/>
          <w:sz w:val="20"/>
          <w:szCs w:val="20"/>
        </w:rPr>
        <w:t>.</w:t>
      </w:r>
      <w:r>
        <w:rPr>
          <w:rFonts w:ascii="Arial" w:hAnsi="Arial" w:cs="Arial"/>
          <w:sz w:val="20"/>
          <w:szCs w:val="20"/>
        </w:rPr>
        <w:t xml:space="preserve"> Horizontal dashed line corresponds to B-statistic = 0.</w:t>
      </w:r>
      <w:r w:rsidRPr="003E48EA">
        <w:rPr>
          <w:rFonts w:ascii="Arial" w:hAnsi="Arial" w:cs="Arial"/>
          <w:b/>
          <w:bCs/>
          <w:sz w:val="20"/>
          <w:szCs w:val="20"/>
        </w:rPr>
        <w:t xml:space="preserve"> </w:t>
      </w:r>
      <w:r w:rsidRPr="003E48EA">
        <w:rPr>
          <w:rFonts w:ascii="Arial" w:hAnsi="Arial" w:cs="Arial"/>
          <w:sz w:val="20"/>
          <w:szCs w:val="20"/>
        </w:rPr>
        <w:t>(</w:t>
      </w:r>
      <w:r>
        <w:rPr>
          <w:rFonts w:ascii="Arial" w:hAnsi="Arial" w:cs="Arial"/>
          <w:sz w:val="20"/>
          <w:szCs w:val="20"/>
        </w:rPr>
        <w:t>D</w:t>
      </w:r>
      <w:r w:rsidRPr="003E48EA">
        <w:rPr>
          <w:rFonts w:ascii="Arial" w:hAnsi="Arial" w:cs="Arial"/>
          <w:sz w:val="20"/>
          <w:szCs w:val="20"/>
        </w:rPr>
        <w:t xml:space="preserve">) Scatter plot of t-statistics of </w:t>
      </w:r>
      <w:r>
        <w:rPr>
          <w:rFonts w:ascii="Arial" w:hAnsi="Arial" w:cs="Arial"/>
          <w:sz w:val="20"/>
          <w:szCs w:val="20"/>
        </w:rPr>
        <w:t>DGE</w:t>
      </w:r>
      <w:r w:rsidRPr="003E48EA">
        <w:rPr>
          <w:rFonts w:ascii="Arial" w:hAnsi="Arial" w:cs="Arial"/>
          <w:sz w:val="20"/>
          <w:szCs w:val="20"/>
        </w:rPr>
        <w:t xml:space="preserve"> in linear modelled DC-isolated RNP granules</w:t>
      </w:r>
      <w:r>
        <w:rPr>
          <w:rFonts w:ascii="Arial" w:hAnsi="Arial" w:cs="Arial"/>
          <w:sz w:val="20"/>
          <w:szCs w:val="20"/>
        </w:rPr>
        <w:t xml:space="preserve"> stress-specific sequestration</w:t>
      </w:r>
      <w:r w:rsidRPr="003E48EA">
        <w:rPr>
          <w:rFonts w:ascii="Arial" w:hAnsi="Arial" w:cs="Arial"/>
          <w:sz w:val="20"/>
          <w:szCs w:val="20"/>
        </w:rPr>
        <w:fldChar w:fldCharType="begin"/>
      </w:r>
      <w:r w:rsidR="007B1B3A">
        <w:rPr>
          <w:rFonts w:ascii="Arial" w:hAnsi="Arial" w:cs="Arial"/>
          <w:sz w:val="20"/>
          <w:szCs w:val="20"/>
        </w:rPr>
        <w:instrText xml:space="preserve"> ADDIN ZOTERO_ITEM CSL_CITATION {"citationID":"9NhLMlsm","properties":{"formattedCitation":"\\super 13\\nosupersub{}","plainCitation":"13","noteIndex":0},"citationItems":[{"id":"yKz8QSbR/ztrd8PGK","uris":["http://zotero.org/users/local/1p9EH8ax/items/ARLW3CQN"],"itemData":{"id":"3kMMCi5j/Y5AbAQ9p","type":"article-journal","container-title":"Molecular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3E48EA">
        <w:rPr>
          <w:rFonts w:ascii="Arial" w:hAnsi="Arial" w:cs="Arial"/>
          <w:sz w:val="20"/>
          <w:szCs w:val="20"/>
        </w:rPr>
        <w:fldChar w:fldCharType="separate"/>
      </w:r>
      <w:r w:rsidR="007B1B3A" w:rsidRPr="007B1B3A">
        <w:rPr>
          <w:rFonts w:ascii="Arial" w:hAnsi="Arial" w:cs="Arial"/>
          <w:kern w:val="0"/>
          <w:sz w:val="20"/>
          <w:vertAlign w:val="superscript"/>
        </w:rPr>
        <w:t>13</w:t>
      </w:r>
      <w:r w:rsidRPr="003E48EA">
        <w:rPr>
          <w:rFonts w:ascii="Arial" w:hAnsi="Arial" w:cs="Arial"/>
          <w:sz w:val="20"/>
          <w:szCs w:val="20"/>
        </w:rPr>
        <w:fldChar w:fldCharType="end"/>
      </w:r>
      <w:r w:rsidRPr="003E48EA">
        <w:rPr>
          <w:rFonts w:ascii="Arial" w:hAnsi="Arial" w:cs="Arial"/>
          <w:sz w:val="20"/>
          <w:szCs w:val="20"/>
        </w:rPr>
        <w:t xml:space="preserve"> (</w:t>
      </w:r>
      <w:r w:rsidR="00274C12">
        <w:rPr>
          <w:rFonts w:ascii="Arial" w:hAnsi="Arial" w:cs="Arial"/>
          <w:sz w:val="20"/>
          <w:szCs w:val="20"/>
        </w:rPr>
        <w:t>Y</w:t>
      </w:r>
      <w:r w:rsidRPr="003E48EA">
        <w:rPr>
          <w:rFonts w:ascii="Arial" w:hAnsi="Arial" w:cs="Arial"/>
          <w:sz w:val="20"/>
          <w:szCs w:val="20"/>
        </w:rPr>
        <w:t>-Axis) and RNA length (</w:t>
      </w:r>
      <w:r w:rsidR="00274C12">
        <w:rPr>
          <w:rFonts w:ascii="Arial" w:hAnsi="Arial" w:cs="Arial"/>
          <w:sz w:val="20"/>
          <w:szCs w:val="20"/>
        </w:rPr>
        <w:t>X</w:t>
      </w:r>
      <w:r w:rsidRPr="003E48EA">
        <w:rPr>
          <w:rFonts w:ascii="Arial" w:hAnsi="Arial" w:cs="Arial"/>
          <w:sz w:val="20"/>
          <w:szCs w:val="20"/>
        </w:rPr>
        <w:t xml:space="preserve">-Axis); transcripts as circles; density contour lines in dark red, Spearman’s </w:t>
      </w:r>
      <w:r w:rsidRPr="004E0647">
        <w:rPr>
          <w:rFonts w:ascii="Arial" w:hAnsi="Arial" w:cs="Arial"/>
          <w:sz w:val="20"/>
          <w:szCs w:val="20"/>
        </w:rPr>
        <w:t xml:space="preserve">correlation coefficient </w:t>
      </w:r>
      <w:r w:rsidRPr="004E0647">
        <w:rPr>
          <w:rFonts w:ascii="Arial" w:eastAsia="Symbol" w:hAnsi="Arial" w:cs="Arial"/>
          <w:sz w:val="20"/>
          <w:szCs w:val="20"/>
        </w:rPr>
        <w:t>r</w:t>
      </w:r>
      <w:r w:rsidRPr="004E0647">
        <w:rPr>
          <w:rFonts w:ascii="Arial" w:hAnsi="Arial" w:cs="Arial"/>
          <w:sz w:val="20"/>
          <w:szCs w:val="20"/>
        </w:rPr>
        <w:t xml:space="preserve"> and associated test’s p-value on top left corner. (E) </w:t>
      </w:r>
      <w:r w:rsidR="000F7253" w:rsidRPr="003E48EA">
        <w:rPr>
          <w:rFonts w:ascii="Arial" w:hAnsi="Arial" w:cs="Arial"/>
          <w:color w:val="000000" w:themeColor="text1"/>
          <w:sz w:val="20"/>
          <w:szCs w:val="20"/>
        </w:rPr>
        <w:t xml:space="preserve">GSEA NES of Hallmark gene sets, </w:t>
      </w:r>
      <w:r w:rsidR="000F7253">
        <w:rPr>
          <w:rFonts w:ascii="Arial" w:hAnsi="Arial" w:cs="Arial"/>
          <w:sz w:val="20"/>
          <w:szCs w:val="20"/>
        </w:rPr>
        <w:t xml:space="preserve">with genes </w:t>
      </w:r>
      <w:r w:rsidR="000F7253" w:rsidRPr="00EA08B7">
        <w:rPr>
          <w:rFonts w:ascii="Arial" w:hAnsi="Arial" w:cs="Arial"/>
          <w:sz w:val="20"/>
          <w:szCs w:val="20"/>
        </w:rPr>
        <w:t>ranked by t-statistic</w:t>
      </w:r>
      <w:r w:rsidR="000F7253">
        <w:rPr>
          <w:rFonts w:ascii="Arial" w:hAnsi="Arial" w:cs="Arial"/>
          <w:sz w:val="20"/>
          <w:szCs w:val="20"/>
        </w:rPr>
        <w:t>s of differential expression</w:t>
      </w:r>
      <w:r w:rsidR="000F7253" w:rsidRPr="003E48EA">
        <w:rPr>
          <w:rFonts w:ascii="Arial" w:hAnsi="Arial" w:cs="Arial"/>
          <w:color w:val="000000" w:themeColor="text1"/>
          <w:sz w:val="20"/>
          <w:szCs w:val="20"/>
        </w:rPr>
        <w:t>,</w:t>
      </w:r>
      <w:r w:rsidRPr="004E0647">
        <w:rPr>
          <w:rFonts w:ascii="Arial" w:hAnsi="Arial" w:cs="Arial"/>
          <w:color w:val="000000" w:themeColor="text1"/>
          <w:sz w:val="20"/>
          <w:szCs w:val="20"/>
        </w:rPr>
        <w:t xml:space="preserve"> in </w:t>
      </w:r>
      <w:r w:rsidRPr="004E0647">
        <w:rPr>
          <w:rFonts w:ascii="Arial" w:hAnsi="Arial" w:cs="Arial"/>
          <w:sz w:val="20"/>
          <w:szCs w:val="20"/>
        </w:rPr>
        <w:t>linear modelled DC-isolated RNP granules stress-specific sequestration</w:t>
      </w:r>
      <w:r w:rsidRPr="004E0647">
        <w:rPr>
          <w:rFonts w:ascii="Arial" w:hAnsi="Arial" w:cs="Arial"/>
          <w:sz w:val="20"/>
          <w:szCs w:val="20"/>
        </w:rPr>
        <w:fldChar w:fldCharType="begin"/>
      </w:r>
      <w:r w:rsidR="007B1B3A">
        <w:rPr>
          <w:rFonts w:ascii="Arial" w:hAnsi="Arial" w:cs="Arial"/>
          <w:sz w:val="20"/>
          <w:szCs w:val="20"/>
        </w:rPr>
        <w:instrText xml:space="preserve"> ADDIN ZOTERO_ITEM CSL_CITATION {"citationID":"7g9GtdMJ","properties":{"formattedCitation":"\\super 13\\nosupersub{}","plainCitation":"13","noteIndex":0},"citationItems":[{"id":"yKz8QSbR/ztrd8PGK","uris":["http://zotero.org/users/local/1p9EH8ax/items/ARLW3CQN"],"itemData":{"id":"3kMMCi5j/Y5AbAQ9p","type":"article-journal","container-title":"Molecular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E0647">
        <w:rPr>
          <w:rFonts w:ascii="Arial" w:hAnsi="Arial" w:cs="Arial"/>
          <w:sz w:val="20"/>
          <w:szCs w:val="20"/>
        </w:rPr>
        <w:fldChar w:fldCharType="separate"/>
      </w:r>
      <w:r w:rsidR="007B1B3A" w:rsidRPr="007B1B3A">
        <w:rPr>
          <w:rFonts w:ascii="Arial" w:hAnsi="Arial" w:cs="Arial"/>
          <w:kern w:val="0"/>
          <w:sz w:val="20"/>
          <w:vertAlign w:val="superscript"/>
        </w:rPr>
        <w:t>13</w:t>
      </w:r>
      <w:r w:rsidRPr="004E0647">
        <w:rPr>
          <w:rFonts w:ascii="Arial" w:hAnsi="Arial" w:cs="Arial"/>
          <w:sz w:val="20"/>
          <w:szCs w:val="20"/>
        </w:rPr>
        <w:fldChar w:fldCharType="end"/>
      </w:r>
      <w:r w:rsidRPr="004E0647">
        <w:rPr>
          <w:rFonts w:ascii="Arial" w:hAnsi="Arial" w:cs="Arial"/>
          <w:sz w:val="20"/>
          <w:szCs w:val="20"/>
        </w:rPr>
        <w:t xml:space="preserve">. (F) </w:t>
      </w:r>
      <w:r w:rsidR="000F7253" w:rsidRPr="003E48EA">
        <w:rPr>
          <w:rFonts w:ascii="Arial" w:hAnsi="Arial" w:cs="Arial"/>
          <w:color w:val="000000" w:themeColor="text1"/>
          <w:sz w:val="20"/>
          <w:szCs w:val="20"/>
        </w:rPr>
        <w:t xml:space="preserve">GSEA NES of Hallmark gene sets, </w:t>
      </w:r>
      <w:r w:rsidR="000F7253">
        <w:rPr>
          <w:rFonts w:ascii="Arial" w:hAnsi="Arial" w:cs="Arial"/>
          <w:sz w:val="20"/>
          <w:szCs w:val="20"/>
        </w:rPr>
        <w:t xml:space="preserve">with genes </w:t>
      </w:r>
      <w:r w:rsidR="000F7253" w:rsidRPr="00EA08B7">
        <w:rPr>
          <w:rFonts w:ascii="Arial" w:hAnsi="Arial" w:cs="Arial"/>
          <w:sz w:val="20"/>
          <w:szCs w:val="20"/>
        </w:rPr>
        <w:t>ranked by t-statistic</w:t>
      </w:r>
      <w:r w:rsidR="000F7253">
        <w:rPr>
          <w:rFonts w:ascii="Arial" w:hAnsi="Arial" w:cs="Arial"/>
          <w:sz w:val="20"/>
          <w:szCs w:val="20"/>
        </w:rPr>
        <w:t>s of differential expression</w:t>
      </w:r>
      <w:r w:rsidR="000F7253" w:rsidRPr="003E48EA">
        <w:rPr>
          <w:rFonts w:ascii="Arial" w:hAnsi="Arial" w:cs="Arial"/>
          <w:color w:val="000000" w:themeColor="text1"/>
          <w:sz w:val="20"/>
          <w:szCs w:val="20"/>
        </w:rPr>
        <w:t>,</w:t>
      </w:r>
      <w:r w:rsidR="000F7253">
        <w:rPr>
          <w:rFonts w:ascii="Arial" w:hAnsi="Arial" w:cs="Arial"/>
          <w:color w:val="000000" w:themeColor="text1"/>
          <w:sz w:val="20"/>
          <w:szCs w:val="20"/>
        </w:rPr>
        <w:t xml:space="preserve"> </w:t>
      </w:r>
      <w:r w:rsidRPr="004E0647">
        <w:rPr>
          <w:rFonts w:ascii="Arial" w:hAnsi="Arial" w:cs="Arial"/>
          <w:color w:val="000000" w:themeColor="text1"/>
          <w:sz w:val="20"/>
          <w:szCs w:val="20"/>
        </w:rPr>
        <w:t xml:space="preserve">in </w:t>
      </w:r>
      <w:r w:rsidRPr="004E0647">
        <w:rPr>
          <w:rFonts w:ascii="Arial" w:hAnsi="Arial" w:cs="Arial"/>
          <w:sz w:val="20"/>
          <w:szCs w:val="20"/>
        </w:rPr>
        <w:t>SG-bearing WC samples</w:t>
      </w:r>
      <w:r>
        <w:rPr>
          <w:rFonts w:ascii="Arial" w:hAnsi="Arial" w:cs="Arial"/>
          <w:sz w:val="20"/>
          <w:szCs w:val="20"/>
        </w:rPr>
        <w:t xml:space="preserve"> </w:t>
      </w:r>
      <w:r w:rsidRPr="004E0647">
        <w:rPr>
          <w:rFonts w:ascii="Arial" w:hAnsi="Arial" w:cs="Arial"/>
          <w:i/>
          <w:iCs/>
          <w:sz w:val="20"/>
          <w:szCs w:val="20"/>
        </w:rPr>
        <w:t>versus</w:t>
      </w:r>
      <w:r>
        <w:rPr>
          <w:rFonts w:ascii="Arial" w:hAnsi="Arial" w:cs="Arial"/>
          <w:sz w:val="20"/>
          <w:szCs w:val="20"/>
        </w:rPr>
        <w:t xml:space="preserve"> their Non-SG-bearing counterparts</w:t>
      </w:r>
      <w:r w:rsidRPr="004E0647">
        <w:rPr>
          <w:rFonts w:ascii="Arial" w:hAnsi="Arial" w:cs="Arial"/>
          <w:sz w:val="20"/>
          <w:szCs w:val="20"/>
        </w:rPr>
        <w:fldChar w:fldCharType="begin"/>
      </w:r>
      <w:r w:rsidR="007B1B3A">
        <w:rPr>
          <w:rFonts w:ascii="Arial" w:hAnsi="Arial" w:cs="Arial"/>
          <w:sz w:val="20"/>
          <w:szCs w:val="20"/>
        </w:rPr>
        <w:instrText xml:space="preserve"> ADDIN ZOTERO_ITEM CSL_CITATION {"citationID":"76dVljmg","properties":{"formattedCitation":"\\super 2,13\\nosupersub{}","plainCitation":"2,13","noteIndex":0},"citationItems":[{"id":"yKz8QSbR/ztrd8PGK","uris":["http://zotero.org/users/local/1p9EH8ax/items/ARLW3CQN"],"itemData":{"id":"3kMMCi5j/Y5AbAQ9p","type":"article-journal","container-title":"Molecular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S."},{"family":"Parker","given":"Roy"}],"issued":{"date-parts":[["2019",12,1]]}}},{"id":"yKz8QSbR/dzczKJmR","uris":["http://zotero.org/users/local/1p9EH8ax/items/JRJEKK4Q"],"itemData":{"id":"3kMMCi5j/bmm8KRav","type":"article-journal","abstract":"Stress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4E0647">
        <w:rPr>
          <w:rFonts w:ascii="Arial" w:hAnsi="Arial" w:cs="Arial"/>
          <w:sz w:val="20"/>
          <w:szCs w:val="20"/>
        </w:rPr>
        <w:fldChar w:fldCharType="separate"/>
      </w:r>
      <w:r w:rsidR="007B1B3A" w:rsidRPr="007B1B3A">
        <w:rPr>
          <w:rFonts w:ascii="Arial" w:hAnsi="Arial" w:cs="Arial"/>
          <w:kern w:val="0"/>
          <w:sz w:val="20"/>
          <w:vertAlign w:val="superscript"/>
        </w:rPr>
        <w:t>2,13</w:t>
      </w:r>
      <w:r w:rsidRPr="004E0647">
        <w:rPr>
          <w:rFonts w:ascii="Arial" w:hAnsi="Arial" w:cs="Arial"/>
          <w:sz w:val="20"/>
          <w:szCs w:val="20"/>
        </w:rPr>
        <w:fldChar w:fldCharType="end"/>
      </w:r>
      <w:r w:rsidRPr="004E0647">
        <w:rPr>
          <w:rFonts w:ascii="Arial" w:hAnsi="Arial" w:cs="Arial"/>
          <w:sz w:val="20"/>
          <w:szCs w:val="20"/>
        </w:rPr>
        <w:t>.</w:t>
      </w:r>
      <w:r w:rsidR="00AC126F">
        <w:rPr>
          <w:rFonts w:ascii="Arial" w:hAnsi="Arial" w:cs="Arial"/>
          <w:color w:val="000000" w:themeColor="text1"/>
          <w:sz w:val="20"/>
          <w:szCs w:val="20"/>
        </w:rPr>
        <w:t xml:space="preserve"> </w:t>
      </w:r>
    </w:p>
    <w:p w14:paraId="1EAC8AB2" w14:textId="594DC32A" w:rsidR="00B219E5" w:rsidRDefault="00B219E5" w:rsidP="003878D0">
      <w:pPr>
        <w:jc w:val="both"/>
        <w:rPr>
          <w:ins w:id="69" w:author="Alexandre Miguel Kaizeler Guedes Da Silva Afonso" w:date="2026-07-08T11:59:00Z" w16du:dateUtc="2026-07-08T10:59:00Z"/>
          <w:rFonts w:ascii="Arial" w:hAnsi="Arial" w:cs="Arial"/>
          <w:sz w:val="20"/>
          <w:szCs w:val="20"/>
        </w:rPr>
      </w:pPr>
      <w:del w:id="70" w:author="Alexandre Miguel Kaizeler Guedes Da Silva Afonso" w:date="2026-07-08T11:59:00Z" w16du:dateUtc="2026-07-08T10:59:00Z">
        <w:r w:rsidDel="007B1B3A">
          <w:rPr>
            <w:rFonts w:ascii="Arial" w:hAnsi="Arial" w:cs="Arial"/>
            <w:noProof/>
            <w:sz w:val="20"/>
            <w:szCs w:val="20"/>
          </w:rPr>
          <w:lastRenderedPageBreak/>
          <w:drawing>
            <wp:inline distT="0" distB="0" distL="0" distR="0" wp14:anchorId="4D9026B9" wp14:editId="17450B9C">
              <wp:extent cx="5731510" cy="8187690"/>
              <wp:effectExtent l="0" t="0" r="0" b="0"/>
              <wp:docPr id="19057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39344" name="Picture 19057393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8187690"/>
                      </a:xfrm>
                      <a:prstGeom prst="rect">
                        <a:avLst/>
                      </a:prstGeom>
                    </pic:spPr>
                  </pic:pic>
                </a:graphicData>
              </a:graphic>
            </wp:inline>
          </w:drawing>
        </w:r>
      </w:del>
    </w:p>
    <w:p w14:paraId="60DD3EFF" w14:textId="19B1B543" w:rsidR="007B1B3A" w:rsidRDefault="007B1B3A" w:rsidP="003878D0">
      <w:pPr>
        <w:jc w:val="both"/>
        <w:rPr>
          <w:rFonts w:ascii="Arial" w:hAnsi="Arial" w:cs="Arial"/>
          <w:sz w:val="20"/>
          <w:szCs w:val="20"/>
        </w:rPr>
      </w:pPr>
      <w:ins w:id="71" w:author="Alexandre Miguel Kaizeler Guedes Da Silva Afonso" w:date="2026-07-08T11:59:00Z" w16du:dateUtc="2026-07-08T10:59:00Z">
        <w:r>
          <w:rPr>
            <w:rFonts w:ascii="Arial" w:hAnsi="Arial" w:cs="Arial"/>
            <w:noProof/>
            <w:sz w:val="20"/>
            <w:szCs w:val="20"/>
          </w:rPr>
          <w:lastRenderedPageBreak/>
          <w:drawing>
            <wp:inline distT="0" distB="0" distL="0" distR="0" wp14:anchorId="5183887B" wp14:editId="35C8F961">
              <wp:extent cx="2947550" cy="8863330"/>
              <wp:effectExtent l="0" t="0" r="5715" b="0"/>
              <wp:docPr id="12439720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72055" name="Imagem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47550" cy="8863330"/>
                      </a:xfrm>
                      <a:prstGeom prst="rect">
                        <a:avLst/>
                      </a:prstGeom>
                    </pic:spPr>
                  </pic:pic>
                </a:graphicData>
              </a:graphic>
            </wp:inline>
          </w:drawing>
        </w:r>
      </w:ins>
    </w:p>
    <w:p w14:paraId="294333E3" w14:textId="6AF30BF0" w:rsidR="00B219E5" w:rsidRDefault="00B219E5" w:rsidP="003878D0">
      <w:pPr>
        <w:jc w:val="both"/>
        <w:rPr>
          <w:rFonts w:ascii="Arial" w:hAnsi="Arial" w:cs="Arial"/>
          <w:sz w:val="20"/>
          <w:szCs w:val="20"/>
        </w:rPr>
      </w:pPr>
      <w:r w:rsidRPr="009A3A3C">
        <w:rPr>
          <w:rFonts w:ascii="Arial" w:hAnsi="Arial" w:cs="Arial"/>
          <w:b/>
          <w:bCs/>
          <w:sz w:val="20"/>
          <w:szCs w:val="20"/>
        </w:rPr>
        <w:lastRenderedPageBreak/>
        <w:t xml:space="preserve">Supplementary Figure </w:t>
      </w:r>
      <w:r>
        <w:rPr>
          <w:rFonts w:ascii="Arial" w:hAnsi="Arial" w:cs="Arial"/>
          <w:b/>
          <w:bCs/>
          <w:sz w:val="20"/>
          <w:szCs w:val="20"/>
        </w:rPr>
        <w:t>8</w:t>
      </w:r>
      <w:r w:rsidRPr="009A3A3C">
        <w:rPr>
          <w:rFonts w:ascii="Arial" w:hAnsi="Arial" w:cs="Arial"/>
          <w:b/>
          <w:bCs/>
          <w:sz w:val="20"/>
          <w:szCs w:val="20"/>
        </w:rPr>
        <w:t xml:space="preserve">. </w:t>
      </w:r>
      <w:r w:rsidRPr="003E48EA">
        <w:rPr>
          <w:rFonts w:ascii="Arial" w:hAnsi="Arial" w:cs="Arial"/>
          <w:sz w:val="20"/>
          <w:szCs w:val="20"/>
        </w:rPr>
        <w:t xml:space="preserve"> </w:t>
      </w:r>
      <w:r w:rsidR="000F7253">
        <w:rPr>
          <w:rFonts w:ascii="Arial" w:hAnsi="Arial" w:cs="Arial"/>
          <w:sz w:val="20"/>
          <w:szCs w:val="20"/>
        </w:rPr>
        <w:t>(1</w:t>
      </w:r>
      <w:r w:rsidR="000F7253">
        <w:rPr>
          <w:rFonts w:ascii="Arial" w:hAnsi="Arial" w:cs="Arial"/>
          <w:sz w:val="20"/>
          <w:szCs w:val="20"/>
          <w:vertAlign w:val="superscript"/>
        </w:rPr>
        <w:t xml:space="preserve">st </w:t>
      </w:r>
      <w:r w:rsidR="000F7253">
        <w:rPr>
          <w:rFonts w:ascii="Arial" w:hAnsi="Arial" w:cs="Arial"/>
          <w:sz w:val="20"/>
          <w:szCs w:val="20"/>
        </w:rPr>
        <w:t>and 3</w:t>
      </w:r>
      <w:r w:rsidR="000F7253" w:rsidRPr="000F7253">
        <w:rPr>
          <w:rFonts w:ascii="Arial" w:hAnsi="Arial" w:cs="Arial"/>
          <w:sz w:val="20"/>
          <w:szCs w:val="20"/>
          <w:vertAlign w:val="superscript"/>
          <w:rPrChange w:id="72" w:author="Alexandre Miguel Kaizeler Guedes Da Silva Afonso" w:date="2026-06-25T18:30:00Z" w16du:dateUtc="2026-06-25T17:30:00Z">
            <w:rPr>
              <w:rFonts w:ascii="Arial" w:hAnsi="Arial" w:cs="Arial"/>
              <w:sz w:val="20"/>
              <w:szCs w:val="20"/>
            </w:rPr>
          </w:rPrChange>
        </w:rPr>
        <w:t>rd</w:t>
      </w:r>
      <w:r w:rsidR="000F7253">
        <w:rPr>
          <w:rFonts w:ascii="Arial" w:hAnsi="Arial" w:cs="Arial"/>
          <w:sz w:val="20"/>
          <w:szCs w:val="20"/>
        </w:rPr>
        <w:t xml:space="preserve"> columns) </w:t>
      </w:r>
      <w:r>
        <w:rPr>
          <w:rFonts w:ascii="Arial" w:hAnsi="Arial" w:cs="Arial"/>
          <w:sz w:val="20"/>
          <w:szCs w:val="20"/>
        </w:rPr>
        <w:t>V</w:t>
      </w:r>
      <w:r w:rsidRPr="003E48EA">
        <w:rPr>
          <w:rFonts w:ascii="Arial" w:hAnsi="Arial" w:cs="Arial"/>
          <w:sz w:val="20"/>
          <w:szCs w:val="20"/>
        </w:rPr>
        <w:t xml:space="preserve">olcano plot of </w:t>
      </w:r>
      <w:r>
        <w:rPr>
          <w:rFonts w:ascii="Arial" w:hAnsi="Arial" w:cs="Arial"/>
          <w:sz w:val="20"/>
          <w:szCs w:val="20"/>
        </w:rPr>
        <w:t>DGEA</w:t>
      </w:r>
      <w:r w:rsidRPr="003E48EA">
        <w:rPr>
          <w:rFonts w:ascii="Arial" w:hAnsi="Arial" w:cs="Arial"/>
          <w:sz w:val="20"/>
          <w:szCs w:val="20"/>
        </w:rPr>
        <w:t xml:space="preserve"> (Y-Axis – B-Statistic</w:t>
      </w:r>
      <w:r>
        <w:rPr>
          <w:rFonts w:ascii="Arial" w:hAnsi="Arial" w:cs="Arial"/>
          <w:sz w:val="20"/>
          <w:szCs w:val="20"/>
        </w:rPr>
        <w:t xml:space="preserve">; </w:t>
      </w:r>
      <w:r w:rsidRPr="003E48EA">
        <w:rPr>
          <w:rFonts w:ascii="Arial" w:hAnsi="Arial" w:cs="Arial"/>
          <w:sz w:val="20"/>
          <w:szCs w:val="20"/>
        </w:rPr>
        <w:t xml:space="preserve">X-Axis - </w:t>
      </w:r>
      <w:r>
        <w:rPr>
          <w:rFonts w:ascii="Arial" w:hAnsi="Arial" w:cs="Arial"/>
          <w:sz w:val="20"/>
          <w:szCs w:val="20"/>
        </w:rPr>
        <w:t>l</w:t>
      </w:r>
      <w:r w:rsidRPr="003E48EA">
        <w:rPr>
          <w:rFonts w:ascii="Arial" w:hAnsi="Arial" w:cs="Arial"/>
          <w:sz w:val="20"/>
          <w:szCs w:val="20"/>
        </w:rPr>
        <w:t>og</w:t>
      </w:r>
      <w:r w:rsidRPr="002D0126">
        <w:rPr>
          <w:rFonts w:ascii="Arial" w:hAnsi="Arial" w:cs="Arial"/>
          <w:sz w:val="20"/>
          <w:szCs w:val="20"/>
          <w:vertAlign w:val="subscript"/>
          <w:rPrChange w:id="73" w:author="Nuno Morais" w:date="2026-07-02T11:58:00Z" w16du:dateUtc="2026-07-02T10:58:00Z">
            <w:rPr>
              <w:rFonts w:ascii="Arial" w:hAnsi="Arial" w:cs="Arial"/>
              <w:sz w:val="20"/>
              <w:szCs w:val="20"/>
            </w:rPr>
          </w:rPrChange>
        </w:rPr>
        <w:t>2</w:t>
      </w:r>
      <w:r w:rsidRPr="003E48EA">
        <w:rPr>
          <w:rFonts w:ascii="Arial" w:hAnsi="Arial" w:cs="Arial"/>
          <w:sz w:val="20"/>
          <w:szCs w:val="20"/>
        </w:rPr>
        <w:t xml:space="preserve"> Fold-Change)</w:t>
      </w:r>
      <w:r w:rsidR="000F7253">
        <w:rPr>
          <w:rFonts w:ascii="Arial" w:hAnsi="Arial" w:cs="Arial"/>
          <w:sz w:val="20"/>
          <w:szCs w:val="20"/>
        </w:rPr>
        <w:t>, per the comparisons given in Figure 4</w:t>
      </w:r>
      <w:r w:rsidRPr="003E48EA">
        <w:rPr>
          <w:rFonts w:ascii="Arial" w:hAnsi="Arial" w:cs="Arial"/>
          <w:sz w:val="20"/>
          <w:szCs w:val="20"/>
        </w:rPr>
        <w:t xml:space="preserve">; transcripts as circles, with </w:t>
      </w:r>
      <w:r w:rsidR="000F7253">
        <w:rPr>
          <w:rFonts w:ascii="Arial" w:hAnsi="Arial" w:cs="Arial"/>
          <w:sz w:val="20"/>
          <w:szCs w:val="20"/>
        </w:rPr>
        <w:t>mitochondrially-encoded transcripts in green</w:t>
      </w:r>
      <w:r w:rsidRPr="003E48EA">
        <w:rPr>
          <w:rFonts w:ascii="Arial" w:hAnsi="Arial" w:cs="Arial"/>
          <w:sz w:val="20"/>
          <w:szCs w:val="20"/>
        </w:rPr>
        <w:t>.</w:t>
      </w:r>
      <w:r w:rsidRPr="00673F43">
        <w:rPr>
          <w:rFonts w:ascii="Arial" w:hAnsi="Arial" w:cs="Arial"/>
          <w:sz w:val="20"/>
          <w:szCs w:val="20"/>
        </w:rPr>
        <w:t xml:space="preserve"> (</w:t>
      </w:r>
      <w:r w:rsidR="000F7253">
        <w:rPr>
          <w:rFonts w:ascii="Arial" w:hAnsi="Arial" w:cs="Arial"/>
          <w:sz w:val="20"/>
          <w:szCs w:val="20"/>
        </w:rPr>
        <w:t>2</w:t>
      </w:r>
      <w:r w:rsidR="000F7253" w:rsidRPr="000F7253">
        <w:rPr>
          <w:rFonts w:ascii="Arial" w:hAnsi="Arial" w:cs="Arial"/>
          <w:sz w:val="20"/>
          <w:szCs w:val="20"/>
          <w:vertAlign w:val="superscript"/>
          <w:rPrChange w:id="74" w:author="Alexandre Miguel Kaizeler Guedes Da Silva Afonso" w:date="2026-06-25T18:30:00Z" w16du:dateUtc="2026-06-25T17:30:00Z">
            <w:rPr>
              <w:rFonts w:ascii="Arial" w:hAnsi="Arial" w:cs="Arial"/>
              <w:sz w:val="20"/>
              <w:szCs w:val="20"/>
            </w:rPr>
          </w:rPrChange>
        </w:rPr>
        <w:t>nd</w:t>
      </w:r>
      <w:r w:rsidR="000F7253">
        <w:rPr>
          <w:rFonts w:ascii="Arial" w:hAnsi="Arial" w:cs="Arial"/>
          <w:sz w:val="20"/>
          <w:szCs w:val="20"/>
        </w:rPr>
        <w:t xml:space="preserve"> and 4</w:t>
      </w:r>
      <w:r w:rsidR="000F7253" w:rsidRPr="000F7253">
        <w:rPr>
          <w:rFonts w:ascii="Arial" w:hAnsi="Arial" w:cs="Arial"/>
          <w:sz w:val="20"/>
          <w:szCs w:val="20"/>
          <w:vertAlign w:val="superscript"/>
          <w:rPrChange w:id="75" w:author="Alexandre Miguel Kaizeler Guedes Da Silva Afonso" w:date="2026-06-25T18:30:00Z" w16du:dateUtc="2026-06-25T17:30:00Z">
            <w:rPr>
              <w:rFonts w:ascii="Arial" w:hAnsi="Arial" w:cs="Arial"/>
              <w:sz w:val="20"/>
              <w:szCs w:val="20"/>
            </w:rPr>
          </w:rPrChange>
        </w:rPr>
        <w:t>th</w:t>
      </w:r>
      <w:r w:rsidR="000F7253">
        <w:rPr>
          <w:rFonts w:ascii="Arial" w:hAnsi="Arial" w:cs="Arial"/>
          <w:sz w:val="20"/>
          <w:szCs w:val="20"/>
        </w:rPr>
        <w:t xml:space="preserve"> columns</w:t>
      </w:r>
      <w:r w:rsidRPr="00673F43">
        <w:rPr>
          <w:rFonts w:ascii="Arial" w:hAnsi="Arial" w:cs="Arial"/>
          <w:sz w:val="20"/>
          <w:szCs w:val="20"/>
        </w:rPr>
        <w:t>)</w:t>
      </w:r>
      <w:r w:rsidRPr="004E0647">
        <w:rPr>
          <w:rFonts w:ascii="Arial" w:hAnsi="Arial" w:cs="Arial"/>
          <w:sz w:val="20"/>
          <w:szCs w:val="20"/>
        </w:rPr>
        <w:t xml:space="preserve"> </w:t>
      </w:r>
      <w:r w:rsidR="000F7253">
        <w:rPr>
          <w:rFonts w:ascii="Arial" w:hAnsi="Arial" w:cs="Arial"/>
          <w:sz w:val="20"/>
          <w:szCs w:val="20"/>
        </w:rPr>
        <w:t xml:space="preserve">Enrichment plots of </w:t>
      </w:r>
      <w:r w:rsidRPr="004E0647">
        <w:rPr>
          <w:rFonts w:ascii="Arial" w:hAnsi="Arial" w:cs="Arial"/>
          <w:color w:val="000000" w:themeColor="text1"/>
          <w:sz w:val="20"/>
          <w:szCs w:val="20"/>
        </w:rPr>
        <w:t xml:space="preserve">GSEA of </w:t>
      </w:r>
      <w:r w:rsidR="000F7253">
        <w:rPr>
          <w:rFonts w:ascii="Arial" w:hAnsi="Arial" w:cs="Arial"/>
          <w:color w:val="000000" w:themeColor="text1"/>
          <w:sz w:val="20"/>
          <w:szCs w:val="20"/>
        </w:rPr>
        <w:t xml:space="preserve">mitochondrially-encoded transcripts, </w:t>
      </w:r>
      <w:r w:rsidR="000F7253">
        <w:rPr>
          <w:rFonts w:ascii="Arial" w:hAnsi="Arial" w:cs="Arial"/>
          <w:sz w:val="20"/>
          <w:szCs w:val="20"/>
        </w:rPr>
        <w:t xml:space="preserve">with genes </w:t>
      </w:r>
      <w:r w:rsidR="000F7253" w:rsidRPr="00EA08B7">
        <w:rPr>
          <w:rFonts w:ascii="Arial" w:hAnsi="Arial" w:cs="Arial"/>
          <w:sz w:val="20"/>
          <w:szCs w:val="20"/>
        </w:rPr>
        <w:t>ranked by t-statistic</w:t>
      </w:r>
      <w:r w:rsidR="000F7253">
        <w:rPr>
          <w:rFonts w:ascii="Arial" w:hAnsi="Arial" w:cs="Arial"/>
          <w:sz w:val="20"/>
          <w:szCs w:val="20"/>
        </w:rPr>
        <w:t>s of differential expression</w:t>
      </w:r>
      <w:r w:rsidR="000F7253" w:rsidRPr="003E48EA">
        <w:rPr>
          <w:rFonts w:ascii="Arial" w:hAnsi="Arial" w:cs="Arial"/>
          <w:color w:val="000000" w:themeColor="text1"/>
          <w:sz w:val="20"/>
          <w:szCs w:val="20"/>
        </w:rPr>
        <w:t>,</w:t>
      </w:r>
      <w:r w:rsidR="000F7253" w:rsidRPr="004E0647">
        <w:rPr>
          <w:rFonts w:ascii="Arial" w:hAnsi="Arial" w:cs="Arial"/>
          <w:sz w:val="20"/>
          <w:szCs w:val="20"/>
        </w:rPr>
        <w:t xml:space="preserve"> </w:t>
      </w:r>
      <w:r w:rsidR="000F7253">
        <w:rPr>
          <w:rFonts w:ascii="Arial" w:hAnsi="Arial" w:cs="Arial"/>
          <w:sz w:val="20"/>
          <w:szCs w:val="20"/>
        </w:rPr>
        <w:t>per the comparisons given in Figure 4.</w:t>
      </w:r>
    </w:p>
    <w:p w14:paraId="7C149DAC" w14:textId="77777777" w:rsidR="002D0126" w:rsidRDefault="002D0126">
      <w:pPr>
        <w:spacing w:line="278" w:lineRule="auto"/>
        <w:rPr>
          <w:ins w:id="76" w:author="Nuno Morais" w:date="2026-07-02T11:59:00Z" w16du:dateUtc="2026-07-02T10:59:00Z"/>
          <w:rFonts w:ascii="Arial" w:hAnsi="Arial" w:cs="Arial"/>
          <w:sz w:val="20"/>
          <w:szCs w:val="20"/>
        </w:rPr>
      </w:pPr>
      <w:ins w:id="77" w:author="Nuno Morais" w:date="2026-07-02T11:59:00Z" w16du:dateUtc="2026-07-02T10:59:00Z">
        <w:r>
          <w:rPr>
            <w:rFonts w:ascii="Arial" w:hAnsi="Arial" w:cs="Arial"/>
            <w:sz w:val="20"/>
            <w:szCs w:val="20"/>
          </w:rPr>
          <w:br w:type="page"/>
        </w:r>
      </w:ins>
    </w:p>
    <w:p w14:paraId="0FFE6D03" w14:textId="1B84948E" w:rsidR="00050AA8" w:rsidRPr="004E0647" w:rsidRDefault="003B3A22" w:rsidP="003878D0">
      <w:pPr>
        <w:jc w:val="both"/>
        <w:rPr>
          <w:rFonts w:ascii="Arial" w:hAnsi="Arial" w:cs="Arial"/>
          <w:sz w:val="20"/>
          <w:szCs w:val="20"/>
        </w:rPr>
      </w:pPr>
      <w:r>
        <w:rPr>
          <w:rFonts w:ascii="Arial" w:hAnsi="Arial" w:cs="Arial"/>
          <w:noProof/>
          <w:sz w:val="20"/>
          <w:szCs w:val="20"/>
        </w:rPr>
        <w:lastRenderedPageBreak/>
        <w:drawing>
          <wp:inline distT="0" distB="0" distL="0" distR="0" wp14:anchorId="6992512A" wp14:editId="7AC3D34E">
            <wp:extent cx="5523051" cy="7923530"/>
            <wp:effectExtent l="0" t="0" r="1905" b="1270"/>
            <wp:docPr id="1444115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15382"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5523051" cy="7923530"/>
                    </a:xfrm>
                    <a:prstGeom prst="rect">
                      <a:avLst/>
                    </a:prstGeom>
                  </pic:spPr>
                </pic:pic>
              </a:graphicData>
            </a:graphic>
          </wp:inline>
        </w:drawing>
      </w:r>
    </w:p>
    <w:p w14:paraId="3E32250D" w14:textId="705CDE46" w:rsidR="00AC126F" w:rsidRDefault="00050AA8" w:rsidP="00785308">
      <w:pPr>
        <w:jc w:val="both"/>
        <w:rPr>
          <w:rFonts w:ascii="Arial" w:hAnsi="Arial" w:cs="Arial"/>
          <w:sz w:val="20"/>
          <w:szCs w:val="20"/>
        </w:rPr>
      </w:pPr>
      <w:r w:rsidRPr="00050AA8">
        <w:rPr>
          <w:rFonts w:ascii="Arial" w:hAnsi="Arial" w:cs="Arial"/>
          <w:b/>
          <w:bCs/>
          <w:sz w:val="20"/>
          <w:szCs w:val="20"/>
        </w:rPr>
        <w:t xml:space="preserve">Supplementary Figure </w:t>
      </w:r>
      <w:r w:rsidR="003B3A22">
        <w:rPr>
          <w:rFonts w:ascii="Arial" w:hAnsi="Arial" w:cs="Arial"/>
          <w:b/>
          <w:bCs/>
          <w:sz w:val="20"/>
          <w:szCs w:val="20"/>
        </w:rPr>
        <w:t>9</w:t>
      </w:r>
      <w:r w:rsidRPr="00050AA8">
        <w:rPr>
          <w:rFonts w:ascii="Arial" w:hAnsi="Arial" w:cs="Arial"/>
          <w:b/>
          <w:bCs/>
          <w:sz w:val="20"/>
          <w:szCs w:val="20"/>
        </w:rPr>
        <w:t>. Mitochondrial RNA Enrichment Across SG Transcriptomes.</w:t>
      </w:r>
      <w:r w:rsidRPr="00050AA8">
        <w:rPr>
          <w:rFonts w:ascii="Arial" w:hAnsi="Arial" w:cs="Arial"/>
          <w:sz w:val="20"/>
          <w:szCs w:val="20"/>
        </w:rPr>
        <w:t xml:space="preserve"> (A) (Left) NES from GSEA using Hallmark gene sets, based on genes ranked by t-statistic</w:t>
      </w:r>
      <w:r w:rsidR="007445DA">
        <w:rPr>
          <w:rFonts w:ascii="Arial" w:hAnsi="Arial" w:cs="Arial"/>
          <w:sz w:val="20"/>
          <w:szCs w:val="20"/>
        </w:rPr>
        <w:t>s</w:t>
      </w:r>
      <w:r w:rsidRPr="00050AA8">
        <w:rPr>
          <w:rFonts w:ascii="Arial" w:hAnsi="Arial" w:cs="Arial"/>
          <w:sz w:val="20"/>
          <w:szCs w:val="20"/>
        </w:rPr>
        <w:t xml:space="preserve"> </w:t>
      </w:r>
      <w:r w:rsidR="00A96B9D">
        <w:rPr>
          <w:rFonts w:ascii="Arial" w:hAnsi="Arial" w:cs="Arial"/>
          <w:sz w:val="20"/>
          <w:szCs w:val="20"/>
        </w:rPr>
        <w:t>of</w:t>
      </w:r>
      <w:r w:rsidR="00A96B9D" w:rsidRPr="00050AA8">
        <w:rPr>
          <w:rFonts w:ascii="Arial" w:hAnsi="Arial" w:cs="Arial"/>
          <w:sz w:val="20"/>
          <w:szCs w:val="20"/>
        </w:rPr>
        <w:t xml:space="preserve"> </w:t>
      </w:r>
      <w:r w:rsidRPr="00050AA8">
        <w:rPr>
          <w:rFonts w:ascii="Arial" w:hAnsi="Arial" w:cs="Arial"/>
          <w:sz w:val="20"/>
          <w:szCs w:val="20"/>
        </w:rPr>
        <w:t xml:space="preserve">differential gene expression between </w:t>
      </w:r>
      <w:r w:rsidR="00A96B9D">
        <w:rPr>
          <w:rFonts w:ascii="Arial" w:hAnsi="Arial" w:cs="Arial"/>
          <w:sz w:val="20"/>
          <w:szCs w:val="20"/>
        </w:rPr>
        <w:t>centrifugation-corrected</w:t>
      </w:r>
      <w:r w:rsidRPr="00050AA8">
        <w:rPr>
          <w:rFonts w:ascii="Arial" w:hAnsi="Arial" w:cs="Arial"/>
          <w:sz w:val="20"/>
          <w:szCs w:val="20"/>
        </w:rPr>
        <w:t xml:space="preserve"> SGs and WCs</w:t>
      </w:r>
      <w:r w:rsidR="00A96B9D">
        <w:rPr>
          <w:rFonts w:ascii="Arial" w:hAnsi="Arial" w:cs="Arial"/>
          <w:sz w:val="20"/>
          <w:szCs w:val="20"/>
        </w:rPr>
        <w:t xml:space="preserve"> or between WCs with and without SGs </w:t>
      </w:r>
      <w:r w:rsidRPr="00050AA8">
        <w:rPr>
          <w:rFonts w:ascii="Arial" w:hAnsi="Arial" w:cs="Arial"/>
          <w:sz w:val="20"/>
          <w:szCs w:val="20"/>
        </w:rPr>
        <w:t xml:space="preserve">across multiple studies. (Right) Paired half-violin plots showing the distribution of NES values obtained from GSEA using 1000 size-matched random gene sets (violins), for mitochondrially encoded (darker </w:t>
      </w:r>
      <w:r w:rsidRPr="00050AA8">
        <w:rPr>
          <w:rFonts w:ascii="Arial" w:hAnsi="Arial" w:cs="Arial"/>
          <w:sz w:val="20"/>
          <w:szCs w:val="20"/>
        </w:rPr>
        <w:lastRenderedPageBreak/>
        <w:t>shades) or nuclear-encoded mitochondrially locali</w:t>
      </w:r>
      <w:r>
        <w:rPr>
          <w:rFonts w:ascii="Arial" w:hAnsi="Arial" w:cs="Arial"/>
          <w:sz w:val="20"/>
          <w:szCs w:val="20"/>
        </w:rPr>
        <w:t>z</w:t>
      </w:r>
      <w:r w:rsidRPr="00050AA8">
        <w:rPr>
          <w:rFonts w:ascii="Arial" w:hAnsi="Arial" w:cs="Arial"/>
          <w:sz w:val="20"/>
          <w:szCs w:val="20"/>
        </w:rPr>
        <w:t xml:space="preserve">ed genes (lighter shades), across the transcriptomic profiles of corrected/controlled SGs from different studies. The observed NES for each gene set is shown as a large dot; filled dots indicate empirical FPR &lt; 0.05. Numbers adjacent to each dot indicate the percentile of the observed NES within the corresponding null distribution. Color of each violin indicates SG purification method, as indicated above the image. (B) </w:t>
      </w:r>
      <w:r w:rsidR="00A96B9D">
        <w:rPr>
          <w:rFonts w:ascii="Arial" w:hAnsi="Arial" w:cs="Arial"/>
          <w:sz w:val="20"/>
          <w:szCs w:val="20"/>
        </w:rPr>
        <w:t>Variance of</w:t>
      </w:r>
      <w:r w:rsidR="00A96B9D" w:rsidRPr="00050AA8">
        <w:rPr>
          <w:rFonts w:ascii="Arial" w:hAnsi="Arial" w:cs="Arial"/>
          <w:sz w:val="20"/>
          <w:szCs w:val="20"/>
        </w:rPr>
        <w:t xml:space="preserve"> </w:t>
      </w:r>
      <w:r w:rsidRPr="00050AA8">
        <w:rPr>
          <w:rFonts w:ascii="Arial" w:hAnsi="Arial" w:cs="Arial"/>
          <w:sz w:val="20"/>
          <w:szCs w:val="20"/>
        </w:rPr>
        <w:t xml:space="preserve">t-statistic </w:t>
      </w:r>
      <w:r w:rsidR="00A96B9D">
        <w:rPr>
          <w:rFonts w:ascii="Arial" w:hAnsi="Arial" w:cs="Arial"/>
          <w:sz w:val="20"/>
          <w:szCs w:val="20"/>
        </w:rPr>
        <w:t>of differential gene expression in SGs</w:t>
      </w:r>
      <w:r w:rsidR="00A96B9D" w:rsidRPr="00050AA8">
        <w:rPr>
          <w:rFonts w:ascii="Arial" w:hAnsi="Arial" w:cs="Arial"/>
          <w:sz w:val="20"/>
          <w:szCs w:val="20"/>
        </w:rPr>
        <w:t xml:space="preserve"> </w:t>
      </w:r>
      <w:r w:rsidRPr="00050AA8">
        <w:rPr>
          <w:rFonts w:ascii="Arial" w:hAnsi="Arial" w:cs="Arial"/>
          <w:sz w:val="20"/>
          <w:szCs w:val="20"/>
        </w:rPr>
        <w:t xml:space="preserve">plotted against </w:t>
      </w:r>
      <w:r w:rsidR="00A96B9D">
        <w:rPr>
          <w:rFonts w:ascii="Arial" w:hAnsi="Arial" w:cs="Arial"/>
          <w:sz w:val="20"/>
          <w:szCs w:val="20"/>
        </w:rPr>
        <w:t>its average</w:t>
      </w:r>
      <w:r w:rsidR="00A96B9D" w:rsidRPr="00050AA8">
        <w:rPr>
          <w:rFonts w:ascii="Arial" w:hAnsi="Arial" w:cs="Arial"/>
          <w:sz w:val="20"/>
          <w:szCs w:val="20"/>
        </w:rPr>
        <w:t xml:space="preserve"> </w:t>
      </w:r>
      <w:r w:rsidRPr="00050AA8">
        <w:rPr>
          <w:rFonts w:ascii="Arial" w:hAnsi="Arial" w:cs="Arial"/>
          <w:sz w:val="20"/>
          <w:szCs w:val="20"/>
        </w:rPr>
        <w:t xml:space="preserve">across datasets; transcripts as circles, colored green if mitochondrial encoded, blue if </w:t>
      </w:r>
      <w:r>
        <w:rPr>
          <w:rFonts w:ascii="Arial" w:hAnsi="Arial" w:cs="Arial"/>
          <w:sz w:val="20"/>
          <w:szCs w:val="20"/>
        </w:rPr>
        <w:t>“</w:t>
      </w:r>
      <w:r w:rsidRPr="00050AA8">
        <w:rPr>
          <w:rFonts w:ascii="Arial" w:hAnsi="Arial" w:cs="Arial"/>
          <w:sz w:val="20"/>
          <w:szCs w:val="20"/>
        </w:rPr>
        <w:t>strongly depleted" (Variance</w:t>
      </w:r>
      <w:r w:rsidR="00A96B9D">
        <w:rPr>
          <w:rFonts w:ascii="Arial" w:hAnsi="Arial" w:cs="Arial"/>
          <w:sz w:val="20"/>
          <w:szCs w:val="20"/>
        </w:rPr>
        <w:t xml:space="preserve"> t</w:t>
      </w:r>
      <w:r w:rsidRPr="00050AA8">
        <w:rPr>
          <w:rFonts w:ascii="Arial" w:hAnsi="Arial" w:cs="Arial"/>
          <w:sz w:val="20"/>
          <w:szCs w:val="20"/>
        </w:rPr>
        <w:t xml:space="preserve"> &lt; 150 and Average </w:t>
      </w:r>
      <w:r w:rsidR="00A96B9D">
        <w:rPr>
          <w:rFonts w:ascii="Arial" w:hAnsi="Arial" w:cs="Arial"/>
          <w:sz w:val="20"/>
          <w:szCs w:val="20"/>
        </w:rPr>
        <w:t>t</w:t>
      </w:r>
      <w:r w:rsidR="00A96B9D" w:rsidRPr="00050AA8">
        <w:rPr>
          <w:rFonts w:ascii="Arial" w:hAnsi="Arial" w:cs="Arial"/>
          <w:sz w:val="20"/>
          <w:szCs w:val="20"/>
        </w:rPr>
        <w:t xml:space="preserve"> </w:t>
      </w:r>
      <w:r w:rsidRPr="00050AA8">
        <w:rPr>
          <w:rFonts w:ascii="Arial" w:hAnsi="Arial" w:cs="Arial"/>
          <w:sz w:val="20"/>
          <w:szCs w:val="20"/>
        </w:rPr>
        <w:t xml:space="preserve">&lt; -9), and red if </w:t>
      </w:r>
      <w:r>
        <w:rPr>
          <w:rFonts w:ascii="Arial" w:hAnsi="Arial" w:cs="Arial"/>
          <w:sz w:val="20"/>
          <w:szCs w:val="20"/>
        </w:rPr>
        <w:t>“</w:t>
      </w:r>
      <w:r w:rsidRPr="00050AA8">
        <w:rPr>
          <w:rFonts w:ascii="Arial" w:hAnsi="Arial" w:cs="Arial"/>
          <w:sz w:val="20"/>
          <w:szCs w:val="20"/>
        </w:rPr>
        <w:t xml:space="preserve">strongly enriched" (Variance </w:t>
      </w:r>
      <w:r w:rsidR="00A96B9D">
        <w:rPr>
          <w:rFonts w:ascii="Arial" w:hAnsi="Arial" w:cs="Arial"/>
          <w:sz w:val="20"/>
          <w:szCs w:val="20"/>
        </w:rPr>
        <w:t xml:space="preserve">t </w:t>
      </w:r>
      <w:r w:rsidRPr="00050AA8">
        <w:rPr>
          <w:rFonts w:ascii="Arial" w:hAnsi="Arial" w:cs="Arial"/>
          <w:sz w:val="20"/>
          <w:szCs w:val="20"/>
        </w:rPr>
        <w:t>&lt; 150 and Average t &gt; 7.5)</w:t>
      </w:r>
      <w:r w:rsidR="00A96B9D">
        <w:rPr>
          <w:rFonts w:ascii="Arial" w:hAnsi="Arial" w:cs="Arial"/>
          <w:sz w:val="20"/>
          <w:szCs w:val="20"/>
        </w:rPr>
        <w:t>.</w:t>
      </w:r>
      <w:r w:rsidR="00CF62EF">
        <w:rPr>
          <w:rFonts w:ascii="Arial" w:hAnsi="Arial" w:cs="Arial"/>
          <w:sz w:val="20"/>
          <w:szCs w:val="20"/>
        </w:rPr>
        <w:t xml:space="preserve"> </w:t>
      </w:r>
      <w:r w:rsidR="003B3A22">
        <w:rPr>
          <w:rFonts w:ascii="Arial" w:hAnsi="Arial" w:cs="Arial"/>
          <w:sz w:val="20"/>
          <w:szCs w:val="20"/>
        </w:rPr>
        <w:t xml:space="preserve">(C) Enrichment plot of GSEA of mitochondrially encoded transcripts ranked by the average t-statistic of </w:t>
      </w:r>
      <w:r w:rsidR="002D0126" w:rsidRPr="00050AA8">
        <w:rPr>
          <w:rFonts w:ascii="Arial" w:hAnsi="Arial" w:cs="Arial"/>
          <w:sz w:val="20"/>
          <w:szCs w:val="20"/>
        </w:rPr>
        <w:t xml:space="preserve">differential gene expression between </w:t>
      </w:r>
      <w:r w:rsidR="002D0126">
        <w:rPr>
          <w:rFonts w:ascii="Arial" w:hAnsi="Arial" w:cs="Arial"/>
          <w:sz w:val="20"/>
          <w:szCs w:val="20"/>
        </w:rPr>
        <w:t>samples with and without SGs</w:t>
      </w:r>
      <w:r w:rsidR="003B3A22">
        <w:rPr>
          <w:rFonts w:ascii="Arial" w:hAnsi="Arial" w:cs="Arial"/>
          <w:sz w:val="20"/>
          <w:szCs w:val="20"/>
        </w:rPr>
        <w:t xml:space="preserve">. </w:t>
      </w:r>
      <w:r w:rsidRPr="00050AA8">
        <w:rPr>
          <w:rFonts w:ascii="Arial" w:hAnsi="Arial" w:cs="Arial"/>
          <w:sz w:val="20"/>
          <w:szCs w:val="20"/>
        </w:rPr>
        <w:t xml:space="preserve"> (</w:t>
      </w:r>
      <w:r w:rsidR="003B3A22">
        <w:rPr>
          <w:rFonts w:ascii="Arial" w:hAnsi="Arial" w:cs="Arial"/>
          <w:sz w:val="20"/>
          <w:szCs w:val="20"/>
        </w:rPr>
        <w:t>D</w:t>
      </w:r>
      <w:r w:rsidRPr="00050AA8">
        <w:rPr>
          <w:rFonts w:ascii="Arial" w:hAnsi="Arial" w:cs="Arial"/>
          <w:sz w:val="20"/>
          <w:szCs w:val="20"/>
        </w:rPr>
        <w:t xml:space="preserve">) GSEA NES of Hallmark gene sets ranked by the average t-statistic </w:t>
      </w:r>
      <w:r w:rsidR="00A96B9D">
        <w:rPr>
          <w:rFonts w:ascii="Arial" w:hAnsi="Arial" w:cs="Arial"/>
          <w:sz w:val="20"/>
          <w:szCs w:val="20"/>
        </w:rPr>
        <w:t>across</w:t>
      </w:r>
      <w:r w:rsidR="00A96B9D" w:rsidRPr="00050AA8">
        <w:rPr>
          <w:rFonts w:ascii="Arial" w:hAnsi="Arial" w:cs="Arial"/>
          <w:sz w:val="20"/>
          <w:szCs w:val="20"/>
        </w:rPr>
        <w:t xml:space="preserve"> </w:t>
      </w:r>
      <w:r w:rsidRPr="00050AA8">
        <w:rPr>
          <w:rFonts w:ascii="Arial" w:hAnsi="Arial" w:cs="Arial"/>
          <w:sz w:val="20"/>
          <w:szCs w:val="20"/>
        </w:rPr>
        <w:t>the same datasets; only gene sets with adjusted p-value &lt;0.05 and empirical FPR &lt; 0.05 based on 100 random gene sets of matched size are shown.</w:t>
      </w:r>
    </w:p>
    <w:p w14:paraId="553666CB" w14:textId="77777777" w:rsidR="00AC126F" w:rsidRDefault="00AC126F">
      <w:pPr>
        <w:spacing w:line="278" w:lineRule="auto"/>
        <w:rPr>
          <w:rFonts w:ascii="Arial" w:hAnsi="Arial" w:cs="Arial"/>
          <w:sz w:val="20"/>
          <w:szCs w:val="20"/>
        </w:rPr>
      </w:pPr>
      <w:r>
        <w:rPr>
          <w:rFonts w:ascii="Arial" w:hAnsi="Arial" w:cs="Arial"/>
          <w:sz w:val="20"/>
          <w:szCs w:val="20"/>
        </w:rPr>
        <w:br w:type="page"/>
      </w:r>
    </w:p>
    <w:p w14:paraId="46495859" w14:textId="77777777" w:rsidR="003878D0" w:rsidRDefault="003878D0" w:rsidP="00785308">
      <w:pPr>
        <w:jc w:val="both"/>
        <w:rPr>
          <w:rFonts w:ascii="Arial" w:hAnsi="Arial" w:cs="Arial"/>
          <w:sz w:val="20"/>
          <w:szCs w:val="20"/>
        </w:rPr>
      </w:pPr>
    </w:p>
    <w:p w14:paraId="2CD57BF5" w14:textId="6971705E" w:rsidR="00BA2055" w:rsidRDefault="00BA2055" w:rsidP="00785308">
      <w:pPr>
        <w:jc w:val="both"/>
        <w:rPr>
          <w:rFonts w:ascii="Arial" w:hAnsi="Arial" w:cs="Arial"/>
          <w:sz w:val="20"/>
          <w:szCs w:val="20"/>
        </w:rPr>
      </w:pPr>
      <w:r>
        <w:rPr>
          <w:rFonts w:ascii="Arial" w:hAnsi="Arial" w:cs="Arial"/>
          <w:noProof/>
          <w:sz w:val="20"/>
          <w:szCs w:val="20"/>
        </w:rPr>
        <w:drawing>
          <wp:inline distT="0" distB="0" distL="0" distR="0" wp14:anchorId="3FF0AA2E" wp14:editId="5FB8216E">
            <wp:extent cx="5731510" cy="6002655"/>
            <wp:effectExtent l="0" t="0" r="2540" b="0"/>
            <wp:docPr id="2020862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62668" name="Imagem 2020862668"/>
                    <pic:cNvPicPr/>
                  </pic:nvPicPr>
                  <pic:blipFill>
                    <a:blip r:embed="rId20">
                      <a:extLst>
                        <a:ext uri="{28A0092B-C50C-407E-A947-70E740481C1C}">
                          <a14:useLocalDpi xmlns:a14="http://schemas.microsoft.com/office/drawing/2010/main" val="0"/>
                        </a:ext>
                      </a:extLst>
                    </a:blip>
                    <a:stretch>
                      <a:fillRect/>
                    </a:stretch>
                  </pic:blipFill>
                  <pic:spPr>
                    <a:xfrm>
                      <a:off x="0" y="0"/>
                      <a:ext cx="5731510" cy="6002655"/>
                    </a:xfrm>
                    <a:prstGeom prst="rect">
                      <a:avLst/>
                    </a:prstGeom>
                  </pic:spPr>
                </pic:pic>
              </a:graphicData>
            </a:graphic>
          </wp:inline>
        </w:drawing>
      </w:r>
    </w:p>
    <w:p w14:paraId="3DE03DB4" w14:textId="75400054" w:rsidR="00BA2055" w:rsidRDefault="00BA2055" w:rsidP="00BA2055">
      <w:pPr>
        <w:jc w:val="both"/>
        <w:rPr>
          <w:rFonts w:ascii="Arial" w:hAnsi="Arial" w:cs="Arial"/>
          <w:sz w:val="20"/>
          <w:szCs w:val="20"/>
        </w:rPr>
      </w:pPr>
      <w:r>
        <w:rPr>
          <w:rFonts w:ascii="Arial" w:hAnsi="Arial" w:cs="Arial"/>
          <w:b/>
          <w:bCs/>
          <w:sz w:val="20"/>
          <w:szCs w:val="20"/>
        </w:rPr>
        <w:t xml:space="preserve">Supplementary </w:t>
      </w:r>
      <w:r w:rsidRPr="00F93EF5">
        <w:rPr>
          <w:rFonts w:ascii="Arial" w:hAnsi="Arial" w:cs="Arial"/>
          <w:b/>
          <w:bCs/>
          <w:sz w:val="20"/>
          <w:szCs w:val="20"/>
        </w:rPr>
        <w:t xml:space="preserve">Figure </w:t>
      </w:r>
      <w:r w:rsidR="00631F70">
        <w:rPr>
          <w:rFonts w:ascii="Arial" w:hAnsi="Arial" w:cs="Arial"/>
          <w:b/>
          <w:bCs/>
          <w:sz w:val="20"/>
          <w:szCs w:val="20"/>
        </w:rPr>
        <w:t>10</w:t>
      </w:r>
      <w:r w:rsidRPr="00F93EF5">
        <w:rPr>
          <w:rFonts w:ascii="Arial" w:hAnsi="Arial" w:cs="Arial"/>
          <w:b/>
          <w:bCs/>
          <w:sz w:val="20"/>
          <w:szCs w:val="20"/>
        </w:rPr>
        <w:t xml:space="preserve">. Blockage of mitochondrial permeability is compatible with SG assembly inhibition. </w:t>
      </w:r>
      <w:r w:rsidRPr="00BA2055">
        <w:rPr>
          <w:rFonts w:ascii="Arial" w:hAnsi="Arial" w:cs="Arial"/>
          <w:sz w:val="20"/>
          <w:szCs w:val="20"/>
        </w:rPr>
        <w:t>Representative</w:t>
      </w:r>
      <w:r>
        <w:rPr>
          <w:rFonts w:ascii="Arial" w:hAnsi="Arial" w:cs="Arial"/>
          <w:b/>
          <w:bCs/>
          <w:sz w:val="20"/>
          <w:szCs w:val="20"/>
        </w:rPr>
        <w:t xml:space="preserve"> </w:t>
      </w:r>
      <w:r>
        <w:rPr>
          <w:rFonts w:ascii="Arial" w:hAnsi="Arial" w:cs="Arial"/>
          <w:sz w:val="20"/>
          <w:szCs w:val="20"/>
        </w:rPr>
        <w:t xml:space="preserve">Immunofluorescence images of U2-OS cells untreated or treated with sorbitol (0.4M), DIDS (50 </w:t>
      </w:r>
      <w:proofErr w:type="spellStart"/>
      <w:r>
        <w:rPr>
          <w:rFonts w:ascii="Arial" w:hAnsi="Arial" w:cs="Arial"/>
          <w:sz w:val="20"/>
          <w:szCs w:val="20"/>
        </w:rPr>
        <w:t>μM</w:t>
      </w:r>
      <w:proofErr w:type="spellEnd"/>
      <w:r>
        <w:rPr>
          <w:rFonts w:ascii="Arial" w:hAnsi="Arial" w:cs="Arial"/>
          <w:sz w:val="20"/>
          <w:szCs w:val="20"/>
        </w:rPr>
        <w:t>), or both. G3BP1 (SG marker, v. Figure 1B) is shown in white, J2 in green (dsRNA marker</w:t>
      </w:r>
      <w:r>
        <w:rPr>
          <w:rFonts w:ascii="Arial" w:hAnsi="Arial" w:cs="Arial"/>
          <w:sz w:val="20"/>
          <w:szCs w:val="20"/>
        </w:rPr>
        <w:fldChar w:fldCharType="begin"/>
      </w:r>
      <w:r w:rsidR="007B1B3A">
        <w:rPr>
          <w:rFonts w:ascii="Arial" w:hAnsi="Arial" w:cs="Arial"/>
          <w:sz w:val="20"/>
          <w:szCs w:val="20"/>
        </w:rPr>
        <w:instrText xml:space="preserve"> ADDIN ZOTERO_ITEM CSL_CITATION {"citationID":"Kcj2KbDp","properties":{"formattedCitation":"\\super 18\\nosupersub{}","plainCitation":"18","noteIndex":0},"citationItems":[{"id":134,"uris":["http://zotero.org/users/local/q86rvdj2/items/HRYLS8CR"],"itemData":{"id":134,"type":"article-journal","abstract":"In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Pr>
          <w:rFonts w:ascii="Arial" w:hAnsi="Arial" w:cs="Arial"/>
          <w:sz w:val="20"/>
          <w:szCs w:val="20"/>
        </w:rPr>
        <w:fldChar w:fldCharType="separate"/>
      </w:r>
      <w:r w:rsidR="007B1B3A" w:rsidRPr="007B1B3A">
        <w:rPr>
          <w:rFonts w:ascii="Arial" w:hAnsi="Arial" w:cs="Arial"/>
          <w:kern w:val="0"/>
          <w:sz w:val="20"/>
          <w:vertAlign w:val="superscript"/>
        </w:rPr>
        <w:t>18</w:t>
      </w:r>
      <w:r>
        <w:rPr>
          <w:rFonts w:ascii="Arial" w:hAnsi="Arial" w:cs="Arial"/>
          <w:sz w:val="20"/>
          <w:szCs w:val="20"/>
        </w:rPr>
        <w:fldChar w:fldCharType="end"/>
      </w:r>
      <w:r>
        <w:rPr>
          <w:rFonts w:ascii="Arial" w:hAnsi="Arial" w:cs="Arial"/>
          <w:sz w:val="20"/>
          <w:szCs w:val="20"/>
        </w:rPr>
        <w:t>), HPS60 in red (mitochondrial marker</w:t>
      </w:r>
      <w:r>
        <w:rPr>
          <w:rFonts w:ascii="Arial" w:hAnsi="Arial" w:cs="Arial"/>
          <w:sz w:val="20"/>
          <w:szCs w:val="20"/>
        </w:rPr>
        <w:fldChar w:fldCharType="begin"/>
      </w:r>
      <w:r w:rsidR="007B1B3A">
        <w:rPr>
          <w:rFonts w:ascii="Arial" w:hAnsi="Arial" w:cs="Arial"/>
          <w:sz w:val="20"/>
          <w:szCs w:val="20"/>
        </w:rPr>
        <w:instrText xml:space="preserve"> ADDIN ZOTERO_ITEM CSL_CITATION {"citationID":"mZGKDxsa","properties":{"formattedCitation":"\\super 19\\nosupersub{}","plainCitation":"19","noteIndex":0},"citationItems":[{"id":"yKz8QSbR/4i9ClwwM","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Pr>
          <w:rFonts w:ascii="Arial" w:hAnsi="Arial" w:cs="Arial"/>
          <w:sz w:val="20"/>
          <w:szCs w:val="20"/>
        </w:rPr>
        <w:fldChar w:fldCharType="separate"/>
      </w:r>
      <w:r w:rsidR="007B1B3A" w:rsidRPr="007B1B3A">
        <w:rPr>
          <w:rFonts w:ascii="Arial" w:hAnsi="Arial" w:cs="Arial"/>
          <w:kern w:val="0"/>
          <w:sz w:val="20"/>
          <w:vertAlign w:val="superscript"/>
        </w:rPr>
        <w:t>19</w:t>
      </w:r>
      <w:r>
        <w:rPr>
          <w:rFonts w:ascii="Arial" w:hAnsi="Arial" w:cs="Arial"/>
          <w:sz w:val="20"/>
          <w:szCs w:val="20"/>
        </w:rPr>
        <w:fldChar w:fldCharType="end"/>
      </w:r>
      <w:r>
        <w:rPr>
          <w:rFonts w:ascii="Arial" w:hAnsi="Arial" w:cs="Arial"/>
          <w:sz w:val="20"/>
          <w:szCs w:val="20"/>
        </w:rPr>
        <w:t xml:space="preserve">), and nuclei (DAPI) in blue. Merged images are also provided. </w:t>
      </w:r>
      <w:r w:rsidRPr="00260224">
        <w:rPr>
          <w:rFonts w:ascii="Arial" w:hAnsi="Arial" w:cs="Arial"/>
          <w:sz w:val="20"/>
          <w:szCs w:val="20"/>
        </w:rPr>
        <w:t xml:space="preserve">Yellow arrows </w:t>
      </w:r>
      <w:r>
        <w:rPr>
          <w:rFonts w:ascii="Arial" w:hAnsi="Arial" w:cs="Arial"/>
          <w:sz w:val="20"/>
          <w:szCs w:val="20"/>
        </w:rPr>
        <w:t xml:space="preserve">in Sorbitol treated samples on the G3BP1 column </w:t>
      </w:r>
      <w:r w:rsidRPr="00260224">
        <w:rPr>
          <w:rFonts w:ascii="Arial" w:hAnsi="Arial" w:cs="Arial"/>
          <w:sz w:val="20"/>
          <w:szCs w:val="20"/>
        </w:rPr>
        <w:t>highlight representative SGs.</w:t>
      </w:r>
      <w:r>
        <w:rPr>
          <w:rFonts w:ascii="Arial" w:hAnsi="Arial" w:cs="Arial"/>
          <w:sz w:val="20"/>
          <w:szCs w:val="20"/>
        </w:rPr>
        <w:t xml:space="preserve"> Scale bar is shown on bottom right corner of each image, in yellow.</w:t>
      </w:r>
    </w:p>
    <w:p w14:paraId="4509E3D6" w14:textId="0146BB9C" w:rsidR="00B22E45" w:rsidRDefault="00B22E45" w:rsidP="00BA2055">
      <w:pPr>
        <w:jc w:val="both"/>
        <w:rPr>
          <w:rFonts w:ascii="Arial" w:hAnsi="Arial" w:cs="Arial"/>
          <w:color w:val="00B0F0"/>
          <w:sz w:val="24"/>
          <w:szCs w:val="24"/>
        </w:rPr>
      </w:pPr>
      <w:r>
        <w:rPr>
          <w:rFonts w:ascii="Arial" w:hAnsi="Arial" w:cs="Arial"/>
          <w:noProof/>
          <w:color w:val="00B0F0"/>
          <w:sz w:val="24"/>
          <w:szCs w:val="24"/>
        </w:rPr>
        <w:lastRenderedPageBreak/>
        <w:drawing>
          <wp:inline distT="0" distB="0" distL="0" distR="0" wp14:anchorId="1198065F" wp14:editId="6AAFD5EA">
            <wp:extent cx="5731510" cy="4401820"/>
            <wp:effectExtent l="0" t="0" r="2540" b="0"/>
            <wp:docPr id="89879809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98096" name="Imagem 898798096"/>
                    <pic:cNvPicPr/>
                  </pic:nvPicPr>
                  <pic:blipFill>
                    <a:blip r:embed="rId21">
                      <a:extLst>
                        <a:ext uri="{28A0092B-C50C-407E-A947-70E740481C1C}">
                          <a14:useLocalDpi xmlns:a14="http://schemas.microsoft.com/office/drawing/2010/main" val="0"/>
                        </a:ext>
                      </a:extLst>
                    </a:blip>
                    <a:stretch>
                      <a:fillRect/>
                    </a:stretch>
                  </pic:blipFill>
                  <pic:spPr>
                    <a:xfrm>
                      <a:off x="0" y="0"/>
                      <a:ext cx="5731510" cy="4401820"/>
                    </a:xfrm>
                    <a:prstGeom prst="rect">
                      <a:avLst/>
                    </a:prstGeom>
                  </pic:spPr>
                </pic:pic>
              </a:graphicData>
            </a:graphic>
          </wp:inline>
        </w:drawing>
      </w:r>
    </w:p>
    <w:p w14:paraId="086AFEEC" w14:textId="548A15F4" w:rsidR="00B22E45" w:rsidRPr="00F13EC6" w:rsidRDefault="00B22E45" w:rsidP="00B22E45">
      <w:pPr>
        <w:jc w:val="both"/>
        <w:rPr>
          <w:rFonts w:ascii="Arial" w:hAnsi="Arial" w:cs="Arial"/>
          <w:sz w:val="20"/>
          <w:szCs w:val="20"/>
          <w:lang w:val="en-GB"/>
        </w:rPr>
      </w:pPr>
      <w:r w:rsidRPr="00F13EC6">
        <w:rPr>
          <w:rFonts w:ascii="Arial" w:hAnsi="Arial" w:cs="Arial"/>
          <w:b/>
          <w:bCs/>
          <w:sz w:val="20"/>
          <w:szCs w:val="20"/>
        </w:rPr>
        <w:t>Supplementary Figure 1</w:t>
      </w:r>
      <w:r w:rsidR="00E8790C">
        <w:rPr>
          <w:rFonts w:ascii="Arial" w:hAnsi="Arial" w:cs="Arial"/>
          <w:b/>
          <w:bCs/>
          <w:sz w:val="20"/>
          <w:szCs w:val="20"/>
        </w:rPr>
        <w:t>1</w:t>
      </w:r>
      <w:r w:rsidRPr="00F13EC6">
        <w:rPr>
          <w:rFonts w:ascii="Arial" w:hAnsi="Arial" w:cs="Arial"/>
          <w:b/>
          <w:bCs/>
          <w:sz w:val="20"/>
          <w:szCs w:val="20"/>
        </w:rPr>
        <w:t xml:space="preserve">. RNA binding map of RBFOX2 in HepG2 and K562 cells exposed to shRNA against RBFOX2. </w:t>
      </w:r>
      <w:r w:rsidRPr="00F13EC6">
        <w:rPr>
          <w:rFonts w:ascii="Arial" w:hAnsi="Arial" w:cs="Arial"/>
          <w:sz w:val="20"/>
          <w:szCs w:val="20"/>
        </w:rPr>
        <w:t>(Top) Schematic of an alternative exon skipping event, regulated by an RBP, RBFOX2. (Middle) Normalized binding of RBFOX2 to metagenomic regulatory sequences of alternative exons. The plot discriminates excluded (blue), included (red) or maintained (black) alternative exons upon RBFOX2 knockdown, obtained from ENCODE</w:t>
      </w:r>
      <w:r w:rsidRPr="00F13EC6">
        <w:rPr>
          <w:rFonts w:ascii="Arial" w:hAnsi="Arial" w:cs="Arial"/>
          <w:b/>
          <w:bCs/>
          <w:sz w:val="20"/>
          <w:szCs w:val="20"/>
        </w:rPr>
        <w:fldChar w:fldCharType="begin"/>
      </w:r>
      <w:r w:rsidR="007B1B3A">
        <w:rPr>
          <w:rFonts w:ascii="Arial" w:hAnsi="Arial" w:cs="Arial"/>
          <w:b/>
          <w:bCs/>
          <w:sz w:val="20"/>
          <w:szCs w:val="20"/>
        </w:rPr>
        <w:instrText xml:space="preserve"> ADDIN ZOTERO_ITEM CSL_CITATION {"citationID":"jcT0F9Iy","properties":{"formattedCitation":"\\super 20,21\\nosupersub{}","plainCitation":"20,21","noteIndex":0},"citationItems":[{"id":"yKz8QSbR/bs7bJWQY","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Consortium"}],"issued":{"date-parts":[["2012",9]]}}},{"id":"yKz8QSbR/mjy3T0yH","uris":["http://zotero.org/users/local/1p9EH8ax/items/FNGV5UVZ"],"itemData":{"id":"xGq6HyRA/DYQdPmdc","type":"article-journal","abstract":"Abstract\n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F13EC6">
        <w:rPr>
          <w:rFonts w:ascii="Arial" w:hAnsi="Arial" w:cs="Arial"/>
          <w:b/>
          <w:bCs/>
          <w:sz w:val="20"/>
          <w:szCs w:val="20"/>
        </w:rPr>
        <w:fldChar w:fldCharType="separate"/>
      </w:r>
      <w:r w:rsidR="007B1B3A" w:rsidRPr="007B1B3A">
        <w:rPr>
          <w:rFonts w:ascii="Arial" w:hAnsi="Arial" w:cs="Arial"/>
          <w:kern w:val="0"/>
          <w:sz w:val="20"/>
          <w:vertAlign w:val="superscript"/>
        </w:rPr>
        <w:t>20,21</w:t>
      </w:r>
      <w:r w:rsidRPr="00F13EC6">
        <w:rPr>
          <w:rFonts w:ascii="Arial" w:hAnsi="Arial" w:cs="Arial"/>
          <w:b/>
          <w:bCs/>
          <w:sz w:val="20"/>
          <w:szCs w:val="20"/>
        </w:rPr>
        <w:fldChar w:fldCharType="end"/>
      </w:r>
      <w:r w:rsidRPr="00F13EC6">
        <w:rPr>
          <w:rFonts w:ascii="Arial" w:hAnsi="Arial" w:cs="Arial"/>
          <w:sz w:val="20"/>
          <w:szCs w:val="20"/>
        </w:rPr>
        <w:t xml:space="preserve">. The total number of events in each category can be found in brackets beneath the plot, preceded by the number of events for which there is at least one binding site for that RBP. (Bottom) </w:t>
      </w:r>
      <w:r w:rsidR="005A72CB" w:rsidRPr="00F13EC6">
        <w:rPr>
          <w:rFonts w:ascii="Arial" w:hAnsi="Arial" w:cs="Arial"/>
          <w:sz w:val="20"/>
          <w:szCs w:val="20"/>
          <w:lang w:val="en-GB"/>
        </w:rPr>
        <w:t>Chi-Squared Statistic of excluded (blue) or included (red) normali</w:t>
      </w:r>
      <w:r w:rsidR="00E8790C">
        <w:rPr>
          <w:rFonts w:ascii="Arial" w:hAnsi="Arial" w:cs="Arial"/>
          <w:sz w:val="20"/>
          <w:szCs w:val="20"/>
          <w:lang w:val="en-GB"/>
        </w:rPr>
        <w:t>z</w:t>
      </w:r>
      <w:r w:rsidR="005A72CB" w:rsidRPr="00F13EC6">
        <w:rPr>
          <w:rFonts w:ascii="Arial" w:hAnsi="Arial" w:cs="Arial"/>
          <w:sz w:val="20"/>
          <w:szCs w:val="20"/>
          <w:lang w:val="en-GB"/>
        </w:rPr>
        <w:t xml:space="preserve">ed binding, in relation to maintained events. </w:t>
      </w:r>
      <w:r w:rsidRPr="00F13EC6">
        <w:rPr>
          <w:rFonts w:ascii="Arial" w:hAnsi="Arial" w:cs="Arial"/>
          <w:sz w:val="20"/>
          <w:szCs w:val="20"/>
        </w:rPr>
        <w:t xml:space="preserve">Vertical lines delimitate the following metagenomic splicing regulatory sequences, in order: last 50 </w:t>
      </w:r>
      <w:proofErr w:type="spellStart"/>
      <w:r w:rsidRPr="00F13EC6">
        <w:rPr>
          <w:rFonts w:ascii="Arial" w:hAnsi="Arial" w:cs="Arial"/>
          <w:sz w:val="20"/>
          <w:szCs w:val="20"/>
        </w:rPr>
        <w:t>nt</w:t>
      </w:r>
      <w:proofErr w:type="spellEnd"/>
      <w:r w:rsidRPr="00F13EC6">
        <w:rPr>
          <w:rFonts w:ascii="Arial" w:hAnsi="Arial" w:cs="Arial"/>
          <w:sz w:val="20"/>
          <w:szCs w:val="20"/>
        </w:rPr>
        <w:t xml:space="preserve"> of upstream constitutive exon; first 200 </w:t>
      </w:r>
      <w:proofErr w:type="spellStart"/>
      <w:r w:rsidRPr="00F13EC6">
        <w:rPr>
          <w:rFonts w:ascii="Arial" w:hAnsi="Arial" w:cs="Arial"/>
          <w:sz w:val="20"/>
          <w:szCs w:val="20"/>
        </w:rPr>
        <w:t>nt</w:t>
      </w:r>
      <w:proofErr w:type="spellEnd"/>
      <w:r w:rsidRPr="00F13EC6">
        <w:rPr>
          <w:rFonts w:ascii="Arial" w:hAnsi="Arial" w:cs="Arial"/>
          <w:sz w:val="20"/>
          <w:szCs w:val="20"/>
        </w:rPr>
        <w:t xml:space="preserve"> of upstream intron; last 200 </w:t>
      </w:r>
      <w:proofErr w:type="spellStart"/>
      <w:r w:rsidRPr="00F13EC6">
        <w:rPr>
          <w:rFonts w:ascii="Arial" w:hAnsi="Arial" w:cs="Arial"/>
          <w:sz w:val="20"/>
          <w:szCs w:val="20"/>
        </w:rPr>
        <w:t>nt</w:t>
      </w:r>
      <w:proofErr w:type="spellEnd"/>
      <w:r w:rsidRPr="00F13EC6">
        <w:rPr>
          <w:rFonts w:ascii="Arial" w:hAnsi="Arial" w:cs="Arial"/>
          <w:sz w:val="20"/>
          <w:szCs w:val="20"/>
        </w:rPr>
        <w:t xml:space="preserve"> of upstream intron; first 50 </w:t>
      </w:r>
      <w:proofErr w:type="spellStart"/>
      <w:r w:rsidRPr="00F13EC6">
        <w:rPr>
          <w:rFonts w:ascii="Arial" w:hAnsi="Arial" w:cs="Arial"/>
          <w:sz w:val="20"/>
          <w:szCs w:val="20"/>
        </w:rPr>
        <w:t>nt</w:t>
      </w:r>
      <w:proofErr w:type="spellEnd"/>
      <w:r w:rsidRPr="00F13EC6">
        <w:rPr>
          <w:rFonts w:ascii="Arial" w:hAnsi="Arial" w:cs="Arial"/>
          <w:sz w:val="20"/>
          <w:szCs w:val="20"/>
        </w:rPr>
        <w:t xml:space="preserve"> of alternative exon; last 50 </w:t>
      </w:r>
      <w:proofErr w:type="spellStart"/>
      <w:r w:rsidRPr="00F13EC6">
        <w:rPr>
          <w:rFonts w:ascii="Arial" w:hAnsi="Arial" w:cs="Arial"/>
          <w:sz w:val="20"/>
          <w:szCs w:val="20"/>
        </w:rPr>
        <w:t>nt</w:t>
      </w:r>
      <w:proofErr w:type="spellEnd"/>
      <w:r w:rsidRPr="00F13EC6">
        <w:rPr>
          <w:rFonts w:ascii="Arial" w:hAnsi="Arial" w:cs="Arial"/>
          <w:sz w:val="20"/>
          <w:szCs w:val="20"/>
        </w:rPr>
        <w:t xml:space="preserve"> of alternative exon; first 200 </w:t>
      </w:r>
      <w:proofErr w:type="spellStart"/>
      <w:r w:rsidRPr="00F13EC6">
        <w:rPr>
          <w:rFonts w:ascii="Arial" w:hAnsi="Arial" w:cs="Arial"/>
          <w:sz w:val="20"/>
          <w:szCs w:val="20"/>
        </w:rPr>
        <w:t>nt</w:t>
      </w:r>
      <w:proofErr w:type="spellEnd"/>
      <w:r w:rsidRPr="00F13EC6">
        <w:rPr>
          <w:rFonts w:ascii="Arial" w:hAnsi="Arial" w:cs="Arial"/>
          <w:sz w:val="20"/>
          <w:szCs w:val="20"/>
        </w:rPr>
        <w:t xml:space="preserve"> of downstream intron; last 200 </w:t>
      </w:r>
      <w:proofErr w:type="spellStart"/>
      <w:r w:rsidRPr="00F13EC6">
        <w:rPr>
          <w:rFonts w:ascii="Arial" w:hAnsi="Arial" w:cs="Arial"/>
          <w:sz w:val="20"/>
          <w:szCs w:val="20"/>
        </w:rPr>
        <w:t>nt</w:t>
      </w:r>
      <w:proofErr w:type="spellEnd"/>
      <w:r w:rsidRPr="00F13EC6">
        <w:rPr>
          <w:rFonts w:ascii="Arial" w:hAnsi="Arial" w:cs="Arial"/>
          <w:sz w:val="20"/>
          <w:szCs w:val="20"/>
        </w:rPr>
        <w:t xml:space="preserve"> of downstream intro</w:t>
      </w:r>
      <w:r w:rsidR="00164ACD" w:rsidRPr="00F13EC6">
        <w:rPr>
          <w:rFonts w:ascii="Arial" w:hAnsi="Arial" w:cs="Arial"/>
          <w:sz w:val="20"/>
          <w:szCs w:val="20"/>
        </w:rPr>
        <w:t>n</w:t>
      </w:r>
      <w:r w:rsidRPr="00F13EC6">
        <w:rPr>
          <w:rFonts w:ascii="Arial" w:hAnsi="Arial" w:cs="Arial"/>
          <w:sz w:val="20"/>
          <w:szCs w:val="20"/>
        </w:rPr>
        <w:t xml:space="preserve">; first 50 </w:t>
      </w:r>
      <w:proofErr w:type="spellStart"/>
      <w:r w:rsidRPr="00F13EC6">
        <w:rPr>
          <w:rFonts w:ascii="Arial" w:hAnsi="Arial" w:cs="Arial"/>
          <w:sz w:val="20"/>
          <w:szCs w:val="20"/>
        </w:rPr>
        <w:t>nt</w:t>
      </w:r>
      <w:proofErr w:type="spellEnd"/>
      <w:r w:rsidRPr="00F13EC6">
        <w:rPr>
          <w:rFonts w:ascii="Arial" w:hAnsi="Arial" w:cs="Arial"/>
          <w:sz w:val="20"/>
          <w:szCs w:val="20"/>
        </w:rPr>
        <w:t xml:space="preserve"> of downstream constitutive exon.</w:t>
      </w:r>
      <w:r w:rsidRPr="0016455C">
        <w:rPr>
          <w:rFonts w:ascii="Arial" w:eastAsia="Times New Roman" w:hAnsi="Arial" w:cs="Arial"/>
          <w:kern w:val="0"/>
          <w:sz w:val="20"/>
          <w:szCs w:val="20"/>
          <w14:ligatures w14:val="none"/>
        </w:rPr>
        <w:t xml:space="preserve"> This </w:t>
      </w:r>
      <w:r w:rsidRPr="00F13EC6">
        <w:rPr>
          <w:rFonts w:ascii="Arial" w:hAnsi="Arial" w:cs="Arial"/>
          <w:sz w:val="20"/>
          <w:szCs w:val="20"/>
          <w:lang w:val="en-GB"/>
        </w:rPr>
        <w:t>example shows normalized RBFOX2 binding enriched downstream of alternative exon. Upon RBFOX2 knockdown, this binding is therefore lost, consistent with increased exon skipping. These results align with the known role of RBFOX2 in promoting exon inclusion</w:t>
      </w:r>
      <w:r w:rsidRPr="00F13EC6">
        <w:rPr>
          <w:rFonts w:ascii="Arial" w:hAnsi="Arial" w:cs="Arial"/>
          <w:sz w:val="20"/>
          <w:szCs w:val="20"/>
          <w:lang w:val="en-GB"/>
        </w:rPr>
        <w:fldChar w:fldCharType="begin"/>
      </w:r>
      <w:r w:rsidR="007B1B3A">
        <w:rPr>
          <w:rFonts w:ascii="Arial" w:hAnsi="Arial" w:cs="Arial"/>
          <w:sz w:val="20"/>
          <w:szCs w:val="20"/>
          <w:lang w:val="en-GB"/>
        </w:rPr>
        <w:instrText xml:space="preserve"> ADDIN ZOTERO_ITEM CSL_CITATION {"citationID":"C5lM9yLz","properties":{"formattedCitation":"\\super 22\\nosupersub{}","plainCitation":"22","noteIndex":0},"citationItems":[{"id":146,"uris":["http://zotero.org/users/local/q86rvdj2/items/L96USGGH"],"itemData":{"id":146,"type":"article-journal","abstract":"Abstract\n            \n              Many proteins regulate the expression of genes by binding to specific regions encoded in the genome\n              1\n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1476-4687","issue":"7818","journalAbbreviation":"Nature","language":"en","page":"711-719","source":"DOI.org (Crossref)","title":"A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Pr="00F13EC6">
        <w:rPr>
          <w:rFonts w:ascii="Arial" w:hAnsi="Arial" w:cs="Arial"/>
          <w:sz w:val="20"/>
          <w:szCs w:val="20"/>
          <w:lang w:val="en-GB"/>
        </w:rPr>
        <w:fldChar w:fldCharType="separate"/>
      </w:r>
      <w:r w:rsidR="007B1B3A" w:rsidRPr="007B1B3A">
        <w:rPr>
          <w:rFonts w:ascii="Arial" w:hAnsi="Arial" w:cs="Arial"/>
          <w:kern w:val="0"/>
          <w:sz w:val="20"/>
          <w:vertAlign w:val="superscript"/>
        </w:rPr>
        <w:t>22</w:t>
      </w:r>
      <w:r w:rsidRPr="00F13EC6">
        <w:rPr>
          <w:rFonts w:ascii="Arial" w:hAnsi="Arial" w:cs="Arial"/>
          <w:sz w:val="20"/>
          <w:szCs w:val="20"/>
          <w:lang w:val="en-GB"/>
        </w:rPr>
        <w:fldChar w:fldCharType="end"/>
      </w:r>
      <w:r w:rsidRPr="00F13EC6">
        <w:rPr>
          <w:rFonts w:ascii="Arial" w:hAnsi="Arial" w:cs="Arial"/>
          <w:sz w:val="20"/>
          <w:szCs w:val="20"/>
          <w:lang w:val="en-GB"/>
        </w:rPr>
        <w:t>, providing a proof of concept for our approach.</w:t>
      </w:r>
    </w:p>
    <w:p w14:paraId="0AD42A64" w14:textId="0EC82722" w:rsidR="00B22E45" w:rsidRDefault="00C54733" w:rsidP="00BA2055">
      <w:pPr>
        <w:jc w:val="both"/>
        <w:rPr>
          <w:rFonts w:ascii="Arial" w:hAnsi="Arial" w:cs="Arial"/>
          <w:color w:val="00B0F0"/>
          <w:sz w:val="24"/>
          <w:szCs w:val="24"/>
        </w:rPr>
      </w:pPr>
      <w:r>
        <w:rPr>
          <w:rFonts w:ascii="Arial" w:hAnsi="Arial" w:cs="Arial"/>
          <w:noProof/>
          <w:color w:val="00B0F0"/>
          <w:sz w:val="24"/>
          <w:szCs w:val="24"/>
        </w:rPr>
        <w:lastRenderedPageBreak/>
        <w:drawing>
          <wp:inline distT="0" distB="0" distL="0" distR="0" wp14:anchorId="2F920105" wp14:editId="5AC087F5">
            <wp:extent cx="5731510" cy="6986905"/>
            <wp:effectExtent l="0" t="0" r="2540" b="4445"/>
            <wp:docPr id="16372002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0269" name="Imagem 1637200269"/>
                    <pic:cNvPicPr/>
                  </pic:nvPicPr>
                  <pic:blipFill>
                    <a:blip r:embed="rId22">
                      <a:extLst>
                        <a:ext uri="{28A0092B-C50C-407E-A947-70E740481C1C}">
                          <a14:useLocalDpi xmlns:a14="http://schemas.microsoft.com/office/drawing/2010/main" val="0"/>
                        </a:ext>
                      </a:extLst>
                    </a:blip>
                    <a:stretch>
                      <a:fillRect/>
                    </a:stretch>
                  </pic:blipFill>
                  <pic:spPr>
                    <a:xfrm>
                      <a:off x="0" y="0"/>
                      <a:ext cx="5731510" cy="6986905"/>
                    </a:xfrm>
                    <a:prstGeom prst="rect">
                      <a:avLst/>
                    </a:prstGeom>
                  </pic:spPr>
                </pic:pic>
              </a:graphicData>
            </a:graphic>
          </wp:inline>
        </w:drawing>
      </w:r>
    </w:p>
    <w:p w14:paraId="78CD57D3" w14:textId="6EE77DCA" w:rsidR="00AC126F" w:rsidRDefault="00C54733" w:rsidP="00BA2055">
      <w:pPr>
        <w:jc w:val="both"/>
        <w:rPr>
          <w:rFonts w:ascii="Arial" w:hAnsi="Arial" w:cs="Arial"/>
          <w:sz w:val="20"/>
          <w:szCs w:val="20"/>
        </w:rPr>
      </w:pPr>
      <w:r>
        <w:rPr>
          <w:rFonts w:ascii="Arial" w:hAnsi="Arial" w:cs="Arial"/>
          <w:b/>
          <w:bCs/>
          <w:sz w:val="20"/>
          <w:szCs w:val="20"/>
        </w:rPr>
        <w:t xml:space="preserve">Supplementary </w:t>
      </w:r>
      <w:r w:rsidRPr="00E513DC">
        <w:rPr>
          <w:rFonts w:ascii="Arial" w:hAnsi="Arial" w:cs="Arial"/>
          <w:b/>
          <w:bCs/>
          <w:sz w:val="20"/>
          <w:szCs w:val="20"/>
        </w:rPr>
        <w:t xml:space="preserve">Figure </w:t>
      </w:r>
      <w:r>
        <w:rPr>
          <w:rFonts w:ascii="Arial" w:hAnsi="Arial" w:cs="Arial"/>
          <w:b/>
          <w:bCs/>
          <w:sz w:val="20"/>
          <w:szCs w:val="20"/>
        </w:rPr>
        <w:t>1</w:t>
      </w:r>
      <w:r w:rsidR="00E8790C">
        <w:rPr>
          <w:rFonts w:ascii="Arial" w:hAnsi="Arial" w:cs="Arial"/>
          <w:b/>
          <w:bCs/>
          <w:sz w:val="20"/>
          <w:szCs w:val="20"/>
        </w:rPr>
        <w:t>2</w:t>
      </w:r>
      <w:r w:rsidRPr="00E513DC">
        <w:rPr>
          <w:rFonts w:ascii="Arial" w:hAnsi="Arial" w:cs="Arial"/>
          <w:b/>
          <w:bCs/>
          <w:sz w:val="20"/>
          <w:szCs w:val="20"/>
        </w:rPr>
        <w:t xml:space="preserve">. Alternative splicing alterations in SG competent and incompetent cells </w:t>
      </w:r>
      <w:r w:rsidRPr="00E513DC">
        <w:rPr>
          <w:rFonts w:ascii="Arial" w:hAnsi="Arial" w:cs="Arial"/>
          <w:sz w:val="20"/>
          <w:szCs w:val="20"/>
        </w:rPr>
        <w:t>(</w:t>
      </w:r>
      <w:r>
        <w:rPr>
          <w:rFonts w:ascii="Arial" w:hAnsi="Arial" w:cs="Arial"/>
          <w:sz w:val="20"/>
          <w:szCs w:val="20"/>
        </w:rPr>
        <w:t>A</w:t>
      </w:r>
      <w:r w:rsidRPr="00E513DC">
        <w:rPr>
          <w:rFonts w:ascii="Arial" w:hAnsi="Arial" w:cs="Arial"/>
          <w:sz w:val="20"/>
          <w:szCs w:val="20"/>
        </w:rPr>
        <w:t xml:space="preserve">) Volcano plot of </w:t>
      </w:r>
      <w:r>
        <w:rPr>
          <w:rFonts w:ascii="Arial" w:hAnsi="Arial" w:cs="Arial"/>
          <w:sz w:val="20"/>
          <w:szCs w:val="20"/>
        </w:rPr>
        <w:t>DGEA</w:t>
      </w:r>
      <w:r w:rsidRPr="00E513DC">
        <w:rPr>
          <w:rFonts w:ascii="Arial" w:hAnsi="Arial" w:cs="Arial"/>
          <w:sz w:val="20"/>
          <w:szCs w:val="20"/>
        </w:rPr>
        <w:t xml:space="preserve"> between stressed and unstressed </w:t>
      </w:r>
      <w:r>
        <w:rPr>
          <w:rFonts w:ascii="Arial" w:hAnsi="Arial" w:cs="Arial"/>
          <w:sz w:val="20"/>
          <w:szCs w:val="20"/>
        </w:rPr>
        <w:t>WCs</w:t>
      </w:r>
      <w:r w:rsidRPr="00E513DC">
        <w:rPr>
          <w:rFonts w:ascii="Arial" w:hAnsi="Arial" w:cs="Arial"/>
          <w:sz w:val="20"/>
          <w:szCs w:val="20"/>
        </w:rPr>
        <w:t xml:space="preserve"> (X-Axis </w:t>
      </w:r>
      <w:r w:rsidR="007C31CE" w:rsidRPr="00E513DC">
        <w:rPr>
          <w:rFonts w:ascii="Arial" w:hAnsi="Arial" w:cs="Arial"/>
          <w:sz w:val="20"/>
          <w:szCs w:val="20"/>
        </w:rPr>
        <w:t>–</w:t>
      </w:r>
      <w:r w:rsidRPr="00E513DC">
        <w:rPr>
          <w:rFonts w:ascii="Arial" w:hAnsi="Arial" w:cs="Arial"/>
          <w:sz w:val="20"/>
          <w:szCs w:val="20"/>
        </w:rPr>
        <w:t xml:space="preserve">  Log</w:t>
      </w:r>
      <w:r w:rsidRPr="0016455C">
        <w:rPr>
          <w:rFonts w:ascii="Arial" w:hAnsi="Arial" w:cs="Arial"/>
          <w:sz w:val="20"/>
          <w:szCs w:val="20"/>
          <w:vertAlign w:val="subscript"/>
        </w:rPr>
        <w:t>2</w:t>
      </w:r>
      <w:r w:rsidRPr="00E513DC">
        <w:rPr>
          <w:rFonts w:ascii="Arial" w:hAnsi="Arial" w:cs="Arial"/>
          <w:sz w:val="20"/>
          <w:szCs w:val="20"/>
        </w:rPr>
        <w:t xml:space="preserve"> Fold-Change</w:t>
      </w:r>
      <w:r>
        <w:rPr>
          <w:rFonts w:ascii="Arial" w:hAnsi="Arial" w:cs="Arial"/>
          <w:sz w:val="20"/>
          <w:szCs w:val="20"/>
        </w:rPr>
        <w:t>; Y</w:t>
      </w:r>
      <w:r w:rsidRPr="00E513DC">
        <w:rPr>
          <w:rFonts w:ascii="Arial" w:hAnsi="Arial" w:cs="Arial"/>
          <w:sz w:val="20"/>
          <w:szCs w:val="20"/>
        </w:rPr>
        <w:t>-Axis – B-Statistic) in SG competent (</w:t>
      </w:r>
      <w:r>
        <w:rPr>
          <w:rFonts w:ascii="Arial" w:hAnsi="Arial" w:cs="Arial"/>
          <w:sz w:val="20"/>
          <w:szCs w:val="20"/>
        </w:rPr>
        <w:t>L</w:t>
      </w:r>
      <w:r w:rsidRPr="00E513DC">
        <w:rPr>
          <w:rFonts w:ascii="Arial" w:hAnsi="Arial" w:cs="Arial"/>
          <w:sz w:val="20"/>
          <w:szCs w:val="20"/>
        </w:rPr>
        <w:t>eft) and incompetent (</w:t>
      </w:r>
      <w:r>
        <w:rPr>
          <w:rFonts w:ascii="Arial" w:hAnsi="Arial" w:cs="Arial"/>
          <w:sz w:val="20"/>
          <w:szCs w:val="20"/>
        </w:rPr>
        <w:t>R</w:t>
      </w:r>
      <w:r w:rsidRPr="00E513DC">
        <w:rPr>
          <w:rFonts w:ascii="Arial" w:hAnsi="Arial" w:cs="Arial"/>
          <w:sz w:val="20"/>
          <w:szCs w:val="20"/>
        </w:rPr>
        <w:t>ight) U2-OS and A549 cell lines subjected to dsRNA as a stressor</w:t>
      </w:r>
      <w:r w:rsidRPr="00E513DC">
        <w:rPr>
          <w:rFonts w:ascii="Arial" w:hAnsi="Arial" w:cs="Arial"/>
          <w:sz w:val="20"/>
          <w:szCs w:val="20"/>
        </w:rPr>
        <w:fldChar w:fldCharType="begin"/>
      </w:r>
      <w:r w:rsidR="007B1B3A">
        <w:rPr>
          <w:rFonts w:ascii="Arial" w:hAnsi="Arial" w:cs="Arial"/>
          <w:sz w:val="20"/>
          <w:szCs w:val="20"/>
        </w:rPr>
        <w:instrText xml:space="preserve"> ADDIN ZOTERO_ITEM CSL_CITATION {"citationID":"9Ig4coyX","properties":{"formattedCitation":"\\super 23\\nosupersub{}","plainCitation":"23","noteIndex":0},"citationItems":[{"id":"yKz8QSbR/QpDhRySd","uris":["http://zotero.org/users/local/1p9EH8ax/items/BR3BXXDM"],"itemData":{"id":"GjewflHo/KNGFiZNr","type":"article-journal","container-title":"Molecular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E513DC">
        <w:rPr>
          <w:rFonts w:ascii="Arial" w:hAnsi="Arial" w:cs="Arial"/>
          <w:sz w:val="20"/>
          <w:szCs w:val="20"/>
        </w:rPr>
        <w:fldChar w:fldCharType="separate"/>
      </w:r>
      <w:r w:rsidR="007B1B3A" w:rsidRPr="007B1B3A">
        <w:rPr>
          <w:rFonts w:ascii="Arial" w:hAnsi="Arial" w:cs="Arial"/>
          <w:kern w:val="0"/>
          <w:sz w:val="20"/>
          <w:vertAlign w:val="superscript"/>
        </w:rPr>
        <w:t>23</w:t>
      </w:r>
      <w:r w:rsidRPr="00E513DC">
        <w:rPr>
          <w:rFonts w:ascii="Arial" w:hAnsi="Arial" w:cs="Arial"/>
          <w:sz w:val="20"/>
          <w:szCs w:val="20"/>
        </w:rPr>
        <w:fldChar w:fldCharType="end"/>
      </w:r>
      <w:r w:rsidRPr="00E513DC">
        <w:rPr>
          <w:rFonts w:ascii="Arial" w:hAnsi="Arial" w:cs="Arial"/>
          <w:sz w:val="20"/>
          <w:szCs w:val="20"/>
        </w:rPr>
        <w:t xml:space="preserve">; </w:t>
      </w:r>
      <w:r>
        <w:rPr>
          <w:rFonts w:ascii="Arial" w:hAnsi="Arial" w:cs="Arial"/>
          <w:sz w:val="20"/>
          <w:szCs w:val="20"/>
        </w:rPr>
        <w:t>genes</w:t>
      </w:r>
      <w:r w:rsidRPr="00E513DC">
        <w:rPr>
          <w:rFonts w:ascii="Arial" w:hAnsi="Arial" w:cs="Arial"/>
          <w:sz w:val="20"/>
          <w:szCs w:val="20"/>
        </w:rPr>
        <w:t xml:space="preserve"> as circles, with RBPs</w:t>
      </w:r>
      <w:r>
        <w:rPr>
          <w:rFonts w:ascii="Arial" w:hAnsi="Arial" w:cs="Arial"/>
          <w:sz w:val="20"/>
          <w:szCs w:val="20"/>
        </w:rPr>
        <w:t xml:space="preserve"> with significant enrichment or depletion targets amongst differentially spliced sequences labelled and in red.</w:t>
      </w:r>
      <w:r w:rsidRPr="00E513DC">
        <w:rPr>
          <w:rFonts w:ascii="Arial" w:hAnsi="Arial" w:cs="Arial"/>
          <w:sz w:val="20"/>
          <w:szCs w:val="20"/>
        </w:rPr>
        <w:t xml:space="preserve"> Vertical dashed lines correspond to -0.5 and 0.5 log</w:t>
      </w:r>
      <w:r w:rsidRPr="0016455C">
        <w:rPr>
          <w:rFonts w:ascii="Arial" w:hAnsi="Arial" w:cs="Arial"/>
          <w:sz w:val="20"/>
          <w:szCs w:val="20"/>
          <w:vertAlign w:val="subscript"/>
        </w:rPr>
        <w:t>2</w:t>
      </w:r>
      <w:r w:rsidRPr="00E513DC">
        <w:rPr>
          <w:rFonts w:ascii="Arial" w:hAnsi="Arial" w:cs="Arial"/>
          <w:sz w:val="20"/>
          <w:szCs w:val="20"/>
        </w:rPr>
        <w:t xml:space="preserve">FC. </w:t>
      </w:r>
      <w:r>
        <w:rPr>
          <w:rFonts w:ascii="Arial" w:hAnsi="Arial" w:cs="Arial"/>
          <w:sz w:val="20"/>
          <w:szCs w:val="20"/>
        </w:rPr>
        <w:t xml:space="preserve">Horizontal dashed line corresponds to B-statistic = 0. </w:t>
      </w:r>
      <w:r w:rsidRPr="00E513DC">
        <w:rPr>
          <w:rFonts w:ascii="Arial" w:hAnsi="Arial" w:cs="Arial"/>
          <w:sz w:val="20"/>
          <w:szCs w:val="20"/>
        </w:rPr>
        <w:t xml:space="preserve">Only </w:t>
      </w:r>
      <w:r>
        <w:rPr>
          <w:rFonts w:ascii="Arial" w:hAnsi="Arial" w:cs="Arial"/>
          <w:sz w:val="20"/>
          <w:szCs w:val="20"/>
        </w:rPr>
        <w:t>genes</w:t>
      </w:r>
      <w:r w:rsidRPr="00E513DC">
        <w:rPr>
          <w:rFonts w:ascii="Arial" w:hAnsi="Arial" w:cs="Arial"/>
          <w:sz w:val="20"/>
          <w:szCs w:val="20"/>
        </w:rPr>
        <w:t xml:space="preserve"> with -2 &lt; log2FC &lt; 2 are plotted. (</w:t>
      </w:r>
      <w:r>
        <w:rPr>
          <w:rFonts w:ascii="Arial" w:hAnsi="Arial" w:cs="Arial"/>
          <w:sz w:val="20"/>
          <w:szCs w:val="20"/>
        </w:rPr>
        <w:t>B-E</w:t>
      </w:r>
      <w:r w:rsidRPr="00E513DC">
        <w:rPr>
          <w:rFonts w:ascii="Arial" w:hAnsi="Arial" w:cs="Arial"/>
          <w:sz w:val="20"/>
          <w:szCs w:val="20"/>
        </w:rPr>
        <w:t xml:space="preserve">) RNA binding maps of alternative exon splicing events in shRNA treated cells for </w:t>
      </w:r>
      <w:r>
        <w:rPr>
          <w:rFonts w:ascii="Arial" w:hAnsi="Arial" w:cs="Arial"/>
          <w:sz w:val="20"/>
          <w:szCs w:val="20"/>
        </w:rPr>
        <w:t>PCBP1 (B), QKI (C), TIA1 (D), and YBX3 (E)</w:t>
      </w:r>
      <w:r w:rsidRPr="00E513DC">
        <w:rPr>
          <w:rFonts w:ascii="Arial" w:hAnsi="Arial" w:cs="Arial"/>
          <w:sz w:val="20"/>
          <w:szCs w:val="20"/>
        </w:rPr>
        <w:t xml:space="preserve"> obtained from ENCODE</w:t>
      </w:r>
      <w:r w:rsidRPr="009A3A3C">
        <w:rPr>
          <w:rFonts w:ascii="Arial" w:hAnsi="Arial" w:cs="Arial"/>
          <w:sz w:val="20"/>
          <w:szCs w:val="20"/>
        </w:rPr>
        <w:fldChar w:fldCharType="begin"/>
      </w:r>
      <w:r w:rsidR="007B1B3A">
        <w:rPr>
          <w:rFonts w:ascii="Arial" w:hAnsi="Arial" w:cs="Arial"/>
          <w:sz w:val="20"/>
          <w:szCs w:val="20"/>
        </w:rPr>
        <w:instrText xml:space="preserve"> ADDIN ZOTERO_ITEM CSL_CITATION {"citationID":"SKS2P0Wj","properties":{"formattedCitation":"\\super 20\\nosupersub{}","plainCitation":"20","noteIndex":0},"citationItems":[{"id":"yKz8QSbR/bs7bJWQY","uris":["http://zotero.org/users/local/1p9EH8ax/items/FMNNJD3N"],"itemData":{"id":"GjewflHo/KRt4mz1h","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Consortium"}],"issued":{"date-parts":[["2012",9]]}}}],"schema":"https://github.com/citation-style-language/schema/raw/master/csl-citation.json"} </w:instrText>
      </w:r>
      <w:r w:rsidRPr="009A3A3C">
        <w:rPr>
          <w:rFonts w:ascii="Arial" w:hAnsi="Arial" w:cs="Arial"/>
          <w:sz w:val="20"/>
          <w:szCs w:val="20"/>
        </w:rPr>
        <w:fldChar w:fldCharType="separate"/>
      </w:r>
      <w:r w:rsidR="007B1B3A" w:rsidRPr="007B1B3A">
        <w:rPr>
          <w:rFonts w:ascii="Arial" w:hAnsi="Arial" w:cs="Arial"/>
          <w:kern w:val="0"/>
          <w:sz w:val="20"/>
          <w:vertAlign w:val="superscript"/>
        </w:rPr>
        <w:t>20</w:t>
      </w:r>
      <w:r w:rsidRPr="009A3A3C">
        <w:rPr>
          <w:rFonts w:ascii="Arial" w:hAnsi="Arial" w:cs="Arial"/>
          <w:sz w:val="20"/>
          <w:szCs w:val="20"/>
        </w:rPr>
        <w:fldChar w:fldCharType="end"/>
      </w:r>
      <w:r w:rsidRPr="00E513DC">
        <w:rPr>
          <w:rFonts w:ascii="Arial" w:hAnsi="Arial" w:cs="Arial"/>
          <w:sz w:val="20"/>
          <w:szCs w:val="20"/>
        </w:rPr>
        <w:t xml:space="preserve"> (</w:t>
      </w:r>
      <w:r>
        <w:rPr>
          <w:rFonts w:ascii="Arial" w:hAnsi="Arial" w:cs="Arial"/>
          <w:sz w:val="20"/>
          <w:szCs w:val="20"/>
        </w:rPr>
        <w:t>L</w:t>
      </w:r>
      <w:r w:rsidRPr="00E513DC">
        <w:rPr>
          <w:rFonts w:ascii="Arial" w:hAnsi="Arial" w:cs="Arial"/>
          <w:sz w:val="20"/>
          <w:szCs w:val="20"/>
        </w:rPr>
        <w:t>eft), in SG competent cells (</w:t>
      </w:r>
      <w:r>
        <w:rPr>
          <w:rFonts w:ascii="Arial" w:hAnsi="Arial" w:cs="Arial"/>
          <w:sz w:val="20"/>
          <w:szCs w:val="20"/>
        </w:rPr>
        <w:t>M</w:t>
      </w:r>
      <w:r w:rsidRPr="00E513DC">
        <w:rPr>
          <w:rFonts w:ascii="Arial" w:hAnsi="Arial" w:cs="Arial"/>
          <w:sz w:val="20"/>
          <w:szCs w:val="20"/>
        </w:rPr>
        <w:t>iddle) and in SG incompetent cells (</w:t>
      </w:r>
      <w:r>
        <w:rPr>
          <w:rFonts w:ascii="Arial" w:hAnsi="Arial" w:cs="Arial"/>
          <w:sz w:val="20"/>
          <w:szCs w:val="20"/>
        </w:rPr>
        <w:t>R</w:t>
      </w:r>
      <w:r w:rsidRPr="00E513DC">
        <w:rPr>
          <w:rFonts w:ascii="Arial" w:hAnsi="Arial" w:cs="Arial"/>
          <w:sz w:val="20"/>
          <w:szCs w:val="20"/>
        </w:rPr>
        <w:t>ight). (Top) Normali</w:t>
      </w:r>
      <w:r w:rsidR="00E8790C">
        <w:rPr>
          <w:rFonts w:ascii="Arial" w:hAnsi="Arial" w:cs="Arial"/>
          <w:sz w:val="20"/>
          <w:szCs w:val="20"/>
        </w:rPr>
        <w:t>z</w:t>
      </w:r>
      <w:r w:rsidRPr="00E513DC">
        <w:rPr>
          <w:rFonts w:ascii="Arial" w:hAnsi="Arial" w:cs="Arial"/>
          <w:sz w:val="20"/>
          <w:szCs w:val="20"/>
        </w:rPr>
        <w:t>ed binding of RBP of interest to metagenomic regulatory sequences of alternative exons. The plot discriminates excluded (blue), included (red) or maintained (black) alternative exons upon RBP knockdown (</w:t>
      </w:r>
      <w:r>
        <w:rPr>
          <w:rFonts w:ascii="Arial" w:hAnsi="Arial" w:cs="Arial"/>
          <w:sz w:val="20"/>
          <w:szCs w:val="20"/>
        </w:rPr>
        <w:t>L</w:t>
      </w:r>
      <w:r w:rsidRPr="00E513DC">
        <w:rPr>
          <w:rFonts w:ascii="Arial" w:hAnsi="Arial" w:cs="Arial"/>
          <w:sz w:val="20"/>
          <w:szCs w:val="20"/>
        </w:rPr>
        <w:t xml:space="preserve">eft) or upon dsRNA </w:t>
      </w:r>
      <w:r w:rsidRPr="00E513DC">
        <w:rPr>
          <w:rFonts w:ascii="Arial" w:hAnsi="Arial" w:cs="Arial"/>
          <w:sz w:val="20"/>
          <w:szCs w:val="20"/>
        </w:rPr>
        <w:lastRenderedPageBreak/>
        <w:t>stress stimuli, in SG competent (</w:t>
      </w:r>
      <w:r>
        <w:rPr>
          <w:rFonts w:ascii="Arial" w:hAnsi="Arial" w:cs="Arial"/>
          <w:sz w:val="20"/>
          <w:szCs w:val="20"/>
        </w:rPr>
        <w:t>M</w:t>
      </w:r>
      <w:r w:rsidRPr="00E513DC">
        <w:rPr>
          <w:rFonts w:ascii="Arial" w:hAnsi="Arial" w:cs="Arial"/>
          <w:sz w:val="20"/>
          <w:szCs w:val="20"/>
        </w:rPr>
        <w:t>iddle) and incompetent (</w:t>
      </w:r>
      <w:r>
        <w:rPr>
          <w:rFonts w:ascii="Arial" w:hAnsi="Arial" w:cs="Arial"/>
          <w:sz w:val="20"/>
          <w:szCs w:val="20"/>
        </w:rPr>
        <w:t>R</w:t>
      </w:r>
      <w:r w:rsidRPr="00E513DC">
        <w:rPr>
          <w:rFonts w:ascii="Arial" w:hAnsi="Arial" w:cs="Arial"/>
          <w:sz w:val="20"/>
          <w:szCs w:val="20"/>
        </w:rPr>
        <w:t xml:space="preserve">ight) cells. The total number of events in each category can be found </w:t>
      </w:r>
      <w:r w:rsidR="0060343A">
        <w:rPr>
          <w:rFonts w:ascii="Arial" w:hAnsi="Arial" w:cs="Arial"/>
          <w:sz w:val="20"/>
          <w:szCs w:val="20"/>
        </w:rPr>
        <w:t>in brackets beneath the plot</w:t>
      </w:r>
      <w:r w:rsidRPr="00E513DC">
        <w:rPr>
          <w:rFonts w:ascii="Arial" w:hAnsi="Arial" w:cs="Arial"/>
          <w:sz w:val="20"/>
          <w:szCs w:val="20"/>
        </w:rPr>
        <w:t>, preceded by the number of events for which there is at least one binding site</w:t>
      </w:r>
      <w:r>
        <w:rPr>
          <w:rFonts w:ascii="Arial" w:hAnsi="Arial" w:cs="Arial"/>
          <w:sz w:val="20"/>
          <w:szCs w:val="20"/>
        </w:rPr>
        <w:t xml:space="preserve"> for that RBP</w:t>
      </w:r>
      <w:r w:rsidRPr="00E513DC">
        <w:rPr>
          <w:rFonts w:ascii="Arial" w:hAnsi="Arial" w:cs="Arial"/>
          <w:sz w:val="20"/>
          <w:szCs w:val="20"/>
        </w:rPr>
        <w:t xml:space="preserve">. </w:t>
      </w:r>
      <w:r w:rsidR="0060343A" w:rsidRPr="00C54733">
        <w:rPr>
          <w:rFonts w:ascii="Arial" w:hAnsi="Arial" w:cs="Arial"/>
          <w:sz w:val="20"/>
          <w:szCs w:val="20"/>
        </w:rPr>
        <w:t>(Bottom) Chi-Squared Statistic of excluded (blue) or included (red) normali</w:t>
      </w:r>
      <w:r w:rsidR="00E8790C">
        <w:rPr>
          <w:rFonts w:ascii="Arial" w:hAnsi="Arial" w:cs="Arial"/>
          <w:sz w:val="20"/>
          <w:szCs w:val="20"/>
        </w:rPr>
        <w:t>z</w:t>
      </w:r>
      <w:r w:rsidR="0060343A" w:rsidRPr="00C54733">
        <w:rPr>
          <w:rFonts w:ascii="Arial" w:hAnsi="Arial" w:cs="Arial"/>
          <w:sz w:val="20"/>
          <w:szCs w:val="20"/>
        </w:rPr>
        <w:t xml:space="preserve">ed binding, in relation to maintained events. Vertical lines delimitate the following metagenomic splicing regulatory sequences, in order: last 50 </w:t>
      </w:r>
      <w:proofErr w:type="spellStart"/>
      <w:r w:rsidR="0060343A" w:rsidRPr="00C54733">
        <w:rPr>
          <w:rFonts w:ascii="Arial" w:hAnsi="Arial" w:cs="Arial"/>
          <w:sz w:val="20"/>
          <w:szCs w:val="20"/>
        </w:rPr>
        <w:t>nt</w:t>
      </w:r>
      <w:proofErr w:type="spellEnd"/>
      <w:r w:rsidR="0060343A" w:rsidRPr="00C54733">
        <w:rPr>
          <w:rFonts w:ascii="Arial" w:hAnsi="Arial" w:cs="Arial"/>
          <w:sz w:val="20"/>
          <w:szCs w:val="20"/>
        </w:rPr>
        <w:t xml:space="preserve"> of upstream constitutive exon; first 200 </w:t>
      </w:r>
      <w:proofErr w:type="spellStart"/>
      <w:r w:rsidR="0060343A" w:rsidRPr="00C54733">
        <w:rPr>
          <w:rFonts w:ascii="Arial" w:hAnsi="Arial" w:cs="Arial"/>
          <w:sz w:val="20"/>
          <w:szCs w:val="20"/>
        </w:rPr>
        <w:t>nt</w:t>
      </w:r>
      <w:proofErr w:type="spellEnd"/>
      <w:r w:rsidR="0060343A" w:rsidRPr="00C54733">
        <w:rPr>
          <w:rFonts w:ascii="Arial" w:hAnsi="Arial" w:cs="Arial"/>
          <w:sz w:val="20"/>
          <w:szCs w:val="20"/>
        </w:rPr>
        <w:t xml:space="preserve"> of upstream intron; last 200 </w:t>
      </w:r>
      <w:proofErr w:type="spellStart"/>
      <w:r w:rsidR="0060343A" w:rsidRPr="00C54733">
        <w:rPr>
          <w:rFonts w:ascii="Arial" w:hAnsi="Arial" w:cs="Arial"/>
          <w:sz w:val="20"/>
          <w:szCs w:val="20"/>
        </w:rPr>
        <w:t>nt</w:t>
      </w:r>
      <w:proofErr w:type="spellEnd"/>
      <w:r w:rsidR="0060343A" w:rsidRPr="00C54733">
        <w:rPr>
          <w:rFonts w:ascii="Arial" w:hAnsi="Arial" w:cs="Arial"/>
          <w:sz w:val="20"/>
          <w:szCs w:val="20"/>
        </w:rPr>
        <w:t xml:space="preserve"> of upstream intron; first 50 </w:t>
      </w:r>
      <w:proofErr w:type="spellStart"/>
      <w:r w:rsidR="0060343A" w:rsidRPr="00C54733">
        <w:rPr>
          <w:rFonts w:ascii="Arial" w:hAnsi="Arial" w:cs="Arial"/>
          <w:sz w:val="20"/>
          <w:szCs w:val="20"/>
        </w:rPr>
        <w:t>nt</w:t>
      </w:r>
      <w:proofErr w:type="spellEnd"/>
      <w:r w:rsidR="0060343A" w:rsidRPr="00C54733">
        <w:rPr>
          <w:rFonts w:ascii="Arial" w:hAnsi="Arial" w:cs="Arial"/>
          <w:sz w:val="20"/>
          <w:szCs w:val="20"/>
        </w:rPr>
        <w:t xml:space="preserve"> of alternative exon; last 50 </w:t>
      </w:r>
      <w:proofErr w:type="spellStart"/>
      <w:r w:rsidR="0060343A" w:rsidRPr="00C54733">
        <w:rPr>
          <w:rFonts w:ascii="Arial" w:hAnsi="Arial" w:cs="Arial"/>
          <w:sz w:val="20"/>
          <w:szCs w:val="20"/>
        </w:rPr>
        <w:t>nt</w:t>
      </w:r>
      <w:proofErr w:type="spellEnd"/>
      <w:r w:rsidR="0060343A" w:rsidRPr="00C54733">
        <w:rPr>
          <w:rFonts w:ascii="Arial" w:hAnsi="Arial" w:cs="Arial"/>
          <w:sz w:val="20"/>
          <w:szCs w:val="20"/>
        </w:rPr>
        <w:t xml:space="preserve"> of alternative exon; first 200 </w:t>
      </w:r>
      <w:proofErr w:type="spellStart"/>
      <w:r w:rsidR="0060343A" w:rsidRPr="00C54733">
        <w:rPr>
          <w:rFonts w:ascii="Arial" w:hAnsi="Arial" w:cs="Arial"/>
          <w:sz w:val="20"/>
          <w:szCs w:val="20"/>
        </w:rPr>
        <w:t>nt</w:t>
      </w:r>
      <w:proofErr w:type="spellEnd"/>
      <w:r w:rsidR="0060343A" w:rsidRPr="00C54733">
        <w:rPr>
          <w:rFonts w:ascii="Arial" w:hAnsi="Arial" w:cs="Arial"/>
          <w:sz w:val="20"/>
          <w:szCs w:val="20"/>
        </w:rPr>
        <w:t xml:space="preserve"> of downstream intron; last 200 </w:t>
      </w:r>
      <w:proofErr w:type="spellStart"/>
      <w:r w:rsidR="0060343A" w:rsidRPr="00C54733">
        <w:rPr>
          <w:rFonts w:ascii="Arial" w:hAnsi="Arial" w:cs="Arial"/>
          <w:sz w:val="20"/>
          <w:szCs w:val="20"/>
        </w:rPr>
        <w:t>nt</w:t>
      </w:r>
      <w:proofErr w:type="spellEnd"/>
      <w:r w:rsidR="0060343A" w:rsidRPr="00C54733">
        <w:rPr>
          <w:rFonts w:ascii="Arial" w:hAnsi="Arial" w:cs="Arial"/>
          <w:sz w:val="20"/>
          <w:szCs w:val="20"/>
        </w:rPr>
        <w:t xml:space="preserve"> of downstream intron; first 50 </w:t>
      </w:r>
      <w:proofErr w:type="spellStart"/>
      <w:r w:rsidR="0060343A" w:rsidRPr="00C54733">
        <w:rPr>
          <w:rFonts w:ascii="Arial" w:hAnsi="Arial" w:cs="Arial"/>
          <w:sz w:val="20"/>
          <w:szCs w:val="20"/>
        </w:rPr>
        <w:t>nt</w:t>
      </w:r>
      <w:proofErr w:type="spellEnd"/>
      <w:r w:rsidR="0060343A" w:rsidRPr="00C54733">
        <w:rPr>
          <w:rFonts w:ascii="Arial" w:hAnsi="Arial" w:cs="Arial"/>
          <w:sz w:val="20"/>
          <w:szCs w:val="20"/>
        </w:rPr>
        <w:t xml:space="preserve"> of downstream constitutive exon.</w:t>
      </w:r>
    </w:p>
    <w:p w14:paraId="081A69E2" w14:textId="77777777" w:rsidR="00AC126F" w:rsidRDefault="00AC126F">
      <w:pPr>
        <w:spacing w:line="278" w:lineRule="auto"/>
        <w:rPr>
          <w:rFonts w:ascii="Arial" w:hAnsi="Arial" w:cs="Arial"/>
          <w:sz w:val="20"/>
          <w:szCs w:val="20"/>
        </w:rPr>
      </w:pPr>
      <w:r>
        <w:rPr>
          <w:rFonts w:ascii="Arial" w:hAnsi="Arial" w:cs="Arial"/>
          <w:sz w:val="20"/>
          <w:szCs w:val="20"/>
        </w:rPr>
        <w:br w:type="page"/>
      </w:r>
    </w:p>
    <w:p w14:paraId="10E9B57F" w14:textId="77777777" w:rsidR="00C54733" w:rsidRPr="0060343A" w:rsidRDefault="00C54733" w:rsidP="00BA2055">
      <w:pPr>
        <w:jc w:val="both"/>
        <w:rPr>
          <w:rFonts w:ascii="Arial" w:hAnsi="Arial" w:cs="Arial"/>
          <w:sz w:val="20"/>
          <w:szCs w:val="20"/>
        </w:rPr>
      </w:pPr>
    </w:p>
    <w:p w14:paraId="09C74CF6" w14:textId="0A3CA787" w:rsidR="00BA2055" w:rsidRDefault="00935403" w:rsidP="00785308">
      <w:pPr>
        <w:jc w:val="both"/>
        <w:rPr>
          <w:rFonts w:ascii="Arial" w:hAnsi="Arial" w:cs="Arial"/>
          <w:sz w:val="20"/>
          <w:szCs w:val="20"/>
        </w:rPr>
      </w:pPr>
      <w:r>
        <w:rPr>
          <w:rFonts w:ascii="Arial" w:hAnsi="Arial" w:cs="Arial"/>
          <w:noProof/>
          <w:sz w:val="20"/>
          <w:szCs w:val="20"/>
        </w:rPr>
        <w:drawing>
          <wp:inline distT="0" distB="0" distL="0" distR="0" wp14:anchorId="5A6A9C25" wp14:editId="0CDEA00A">
            <wp:extent cx="5731510" cy="5391785"/>
            <wp:effectExtent l="0" t="0" r="0" b="5715"/>
            <wp:docPr id="1149562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2961" name="Picture 114956296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5391785"/>
                    </a:xfrm>
                    <a:prstGeom prst="rect">
                      <a:avLst/>
                    </a:prstGeom>
                  </pic:spPr>
                </pic:pic>
              </a:graphicData>
            </a:graphic>
          </wp:inline>
        </w:drawing>
      </w:r>
    </w:p>
    <w:p w14:paraId="07392A80" w14:textId="12338BBC" w:rsidR="001A457C" w:rsidRPr="009A3A3C" w:rsidRDefault="001A457C" w:rsidP="001A457C">
      <w:pPr>
        <w:jc w:val="both"/>
        <w:rPr>
          <w:rFonts w:ascii="Arial" w:hAnsi="Arial" w:cs="Arial"/>
          <w:color w:val="00B0F0"/>
          <w:sz w:val="24"/>
          <w:szCs w:val="24"/>
        </w:rPr>
      </w:pPr>
      <w:r w:rsidRPr="009A3A3C">
        <w:rPr>
          <w:rFonts w:ascii="Arial" w:hAnsi="Arial" w:cs="Arial"/>
          <w:b/>
          <w:bCs/>
          <w:sz w:val="20"/>
          <w:szCs w:val="20"/>
        </w:rPr>
        <w:t xml:space="preserve">Supplementary Figure </w:t>
      </w:r>
      <w:r>
        <w:rPr>
          <w:rFonts w:ascii="Arial" w:hAnsi="Arial" w:cs="Arial"/>
          <w:b/>
          <w:bCs/>
          <w:sz w:val="20"/>
          <w:szCs w:val="20"/>
        </w:rPr>
        <w:t>1</w:t>
      </w:r>
      <w:r w:rsidR="00E8790C">
        <w:rPr>
          <w:rFonts w:ascii="Arial" w:hAnsi="Arial" w:cs="Arial"/>
          <w:b/>
          <w:bCs/>
          <w:sz w:val="20"/>
          <w:szCs w:val="20"/>
        </w:rPr>
        <w:t>3</w:t>
      </w:r>
      <w:r w:rsidRPr="009A3A3C">
        <w:rPr>
          <w:rFonts w:ascii="Arial" w:hAnsi="Arial" w:cs="Arial"/>
          <w:b/>
          <w:bCs/>
          <w:sz w:val="20"/>
          <w:szCs w:val="20"/>
        </w:rPr>
        <w:t>.</w:t>
      </w:r>
      <w:r>
        <w:rPr>
          <w:rFonts w:ascii="Arial" w:hAnsi="Arial" w:cs="Arial"/>
          <w:b/>
          <w:bCs/>
          <w:sz w:val="20"/>
          <w:szCs w:val="20"/>
        </w:rPr>
        <w:t xml:space="preserve"> Alterations of TIA1 function upon KD and SG assembly.</w:t>
      </w:r>
      <w:r>
        <w:rPr>
          <w:rFonts w:ascii="Arial" w:hAnsi="Arial" w:cs="Arial"/>
          <w:sz w:val="20"/>
          <w:szCs w:val="20"/>
        </w:rPr>
        <w:t xml:space="preserve"> (A) Immunofluorescence images of U2-OS cells untreated or treated with sorbitol (0.4M). TIA1 is shown in white and nuclei (DAPI) in blue. </w:t>
      </w:r>
      <w:r w:rsidRPr="00260224">
        <w:rPr>
          <w:rFonts w:ascii="Arial" w:hAnsi="Arial" w:cs="Arial"/>
          <w:sz w:val="20"/>
          <w:szCs w:val="20"/>
        </w:rPr>
        <w:t xml:space="preserve">Yellow arrows highlight </w:t>
      </w:r>
      <w:r>
        <w:rPr>
          <w:rFonts w:ascii="Arial" w:hAnsi="Arial" w:cs="Arial"/>
          <w:sz w:val="20"/>
          <w:szCs w:val="20"/>
        </w:rPr>
        <w:t>putative</w:t>
      </w:r>
      <w:r w:rsidRPr="00260224">
        <w:rPr>
          <w:rFonts w:ascii="Arial" w:hAnsi="Arial" w:cs="Arial"/>
          <w:sz w:val="20"/>
          <w:szCs w:val="20"/>
        </w:rPr>
        <w:t xml:space="preserve"> SGs.</w:t>
      </w:r>
      <w:r>
        <w:rPr>
          <w:rFonts w:ascii="Arial" w:hAnsi="Arial" w:cs="Arial"/>
          <w:sz w:val="20"/>
          <w:szCs w:val="20"/>
        </w:rPr>
        <w:t xml:space="preserve"> Scale bar is shown on bottom right corner of each image, in yellow.</w:t>
      </w:r>
      <w:r>
        <w:rPr>
          <w:rFonts w:ascii="Arial" w:hAnsi="Arial" w:cs="Arial"/>
          <w:color w:val="00B0F0"/>
          <w:sz w:val="24"/>
          <w:szCs w:val="24"/>
        </w:rPr>
        <w:t xml:space="preserve"> </w:t>
      </w:r>
      <w:r>
        <w:rPr>
          <w:rFonts w:ascii="Arial" w:hAnsi="Arial" w:cs="Arial"/>
          <w:sz w:val="20"/>
          <w:szCs w:val="20"/>
        </w:rPr>
        <w:t xml:space="preserve">(B) </w:t>
      </w:r>
      <w:r w:rsidRPr="003E48EA">
        <w:rPr>
          <w:rFonts w:ascii="Arial" w:hAnsi="Arial" w:cs="Arial"/>
          <w:sz w:val="20"/>
          <w:szCs w:val="20"/>
        </w:rPr>
        <w:t xml:space="preserve">Scatter plot of t-statistics of </w:t>
      </w:r>
      <w:r>
        <w:rPr>
          <w:rFonts w:ascii="Arial" w:hAnsi="Arial" w:cs="Arial"/>
          <w:sz w:val="20"/>
          <w:szCs w:val="20"/>
        </w:rPr>
        <w:t>DGE</w:t>
      </w:r>
      <w:r w:rsidRPr="003E48EA">
        <w:rPr>
          <w:rFonts w:ascii="Arial" w:hAnsi="Arial" w:cs="Arial"/>
          <w:sz w:val="20"/>
          <w:szCs w:val="20"/>
        </w:rPr>
        <w:t xml:space="preserve"> </w:t>
      </w:r>
      <w:r w:rsidR="00537E33">
        <w:rPr>
          <w:rFonts w:ascii="Arial" w:hAnsi="Arial" w:cs="Arial"/>
          <w:sz w:val="20"/>
          <w:szCs w:val="20"/>
        </w:rPr>
        <w:t xml:space="preserve">between </w:t>
      </w:r>
      <w:r>
        <w:rPr>
          <w:rFonts w:ascii="Arial" w:hAnsi="Arial" w:cs="Arial"/>
          <w:sz w:val="20"/>
          <w:szCs w:val="20"/>
        </w:rPr>
        <w:t>HEPG2 and K562 cells treated with shRNA against TIA1 and those with untargeted shRNA</w:t>
      </w:r>
      <w:r>
        <w:rPr>
          <w:rFonts w:ascii="Arial" w:hAnsi="Arial" w:cs="Arial"/>
          <w:b/>
          <w:bCs/>
          <w:sz w:val="20"/>
          <w:szCs w:val="20"/>
        </w:rPr>
        <w:fldChar w:fldCharType="begin"/>
      </w:r>
      <w:r w:rsidR="007B1B3A">
        <w:rPr>
          <w:rFonts w:ascii="Arial" w:hAnsi="Arial" w:cs="Arial"/>
          <w:b/>
          <w:bCs/>
          <w:sz w:val="20"/>
          <w:szCs w:val="20"/>
        </w:rPr>
        <w:instrText xml:space="preserve"> ADDIN ZOTERO_ITEM CSL_CITATION {"citationID":"CBUavPbL","properties":{"formattedCitation":"\\super 20,21\\nosupersub{}","plainCitation":"20,21","noteIndex":0},"citationItems":[{"id":"yKz8QSbR/bs7bJWQY","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Consortium"}],"issued":{"date-parts":[["2012",9]]}}},{"id":"yKz8QSbR/mjy3T0yH","uris":["http://zotero.org/users/local/1p9EH8ax/items/FNGV5UVZ"],"itemData":{"id":"xGq6HyRA/DYQdPmdc","type":"article-journal","abstract":"Abstract\n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Pr>
          <w:rFonts w:ascii="Arial" w:hAnsi="Arial" w:cs="Arial"/>
          <w:b/>
          <w:bCs/>
          <w:sz w:val="20"/>
          <w:szCs w:val="20"/>
        </w:rPr>
        <w:fldChar w:fldCharType="separate"/>
      </w:r>
      <w:r w:rsidR="007B1B3A" w:rsidRPr="007B1B3A">
        <w:rPr>
          <w:rFonts w:ascii="Arial" w:hAnsi="Arial" w:cs="Arial"/>
          <w:kern w:val="0"/>
          <w:sz w:val="20"/>
          <w:vertAlign w:val="superscript"/>
        </w:rPr>
        <w:t>20,21</w:t>
      </w:r>
      <w:r>
        <w:rPr>
          <w:rFonts w:ascii="Arial" w:hAnsi="Arial" w:cs="Arial"/>
          <w:b/>
          <w:bCs/>
          <w:sz w:val="20"/>
          <w:szCs w:val="20"/>
        </w:rPr>
        <w:fldChar w:fldCharType="end"/>
      </w:r>
      <w:r w:rsidRPr="003E48EA">
        <w:rPr>
          <w:rFonts w:ascii="Arial" w:hAnsi="Arial" w:cs="Arial"/>
          <w:sz w:val="20"/>
          <w:szCs w:val="20"/>
        </w:rPr>
        <w:t xml:space="preserve"> (X-Axis)</w:t>
      </w:r>
      <w:r>
        <w:rPr>
          <w:rFonts w:ascii="Arial" w:hAnsi="Arial" w:cs="Arial"/>
          <w:sz w:val="20"/>
          <w:szCs w:val="20"/>
        </w:rPr>
        <w:t xml:space="preserve"> and between</w:t>
      </w:r>
      <w:r w:rsidRPr="003E48EA">
        <w:rPr>
          <w:rFonts w:ascii="Arial" w:hAnsi="Arial" w:cs="Arial"/>
          <w:sz w:val="20"/>
          <w:szCs w:val="20"/>
        </w:rPr>
        <w:t xml:space="preserve"> </w:t>
      </w:r>
      <w:r>
        <w:rPr>
          <w:rFonts w:ascii="Arial" w:hAnsi="Arial" w:cs="Arial"/>
          <w:sz w:val="20"/>
          <w:szCs w:val="20"/>
        </w:rPr>
        <w:t>U2-OS and A549 WT Cells (SG-Competent) exposed to dsRNA as a stressor against their G3BP1/G3BP2 KO counterparts (SG-Incompetent)</w:t>
      </w:r>
      <w:r>
        <w:rPr>
          <w:rFonts w:ascii="Arial" w:hAnsi="Arial" w:cs="Arial"/>
          <w:sz w:val="20"/>
          <w:szCs w:val="20"/>
        </w:rPr>
        <w:fldChar w:fldCharType="begin"/>
      </w:r>
      <w:r w:rsidR="007B1B3A">
        <w:rPr>
          <w:rFonts w:ascii="Arial" w:hAnsi="Arial" w:cs="Arial"/>
          <w:sz w:val="20"/>
          <w:szCs w:val="20"/>
        </w:rPr>
        <w:instrText xml:space="preserve"> ADDIN ZOTERO_ITEM CSL_CITATION {"citationID":"9DOHs56o","properties":{"formattedCitation":"\\super 23\\nosupersub{}","plainCitation":"23","noteIndex":0},"citationItems":[{"id":"yKz8QSbR/QpDhRySd","uris":["http://zotero.org/users/local/1p9EH8ax/items/BR3BXXDM"],"itemData":{"id":"xGq6HyRA/mLUjuwY6","type":"article-journal","container-title":"Molecular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Pr>
          <w:rFonts w:ascii="Arial" w:hAnsi="Arial" w:cs="Arial"/>
          <w:sz w:val="20"/>
          <w:szCs w:val="20"/>
        </w:rPr>
        <w:fldChar w:fldCharType="separate"/>
      </w:r>
      <w:r w:rsidR="007B1B3A" w:rsidRPr="007B1B3A">
        <w:rPr>
          <w:rFonts w:ascii="Arial" w:hAnsi="Arial" w:cs="Arial"/>
          <w:kern w:val="0"/>
          <w:sz w:val="20"/>
          <w:vertAlign w:val="superscript"/>
        </w:rPr>
        <w:t>23</w:t>
      </w:r>
      <w:r>
        <w:rPr>
          <w:rFonts w:ascii="Arial" w:hAnsi="Arial" w:cs="Arial"/>
          <w:sz w:val="20"/>
          <w:szCs w:val="20"/>
        </w:rPr>
        <w:fldChar w:fldCharType="end"/>
      </w:r>
      <w:r>
        <w:rPr>
          <w:rFonts w:ascii="Arial" w:hAnsi="Arial" w:cs="Arial"/>
          <w:sz w:val="20"/>
          <w:szCs w:val="20"/>
        </w:rPr>
        <w:t xml:space="preserve"> </w:t>
      </w:r>
      <w:r w:rsidRPr="003E48EA">
        <w:rPr>
          <w:rFonts w:ascii="Arial" w:hAnsi="Arial" w:cs="Arial"/>
          <w:sz w:val="20"/>
          <w:szCs w:val="20"/>
        </w:rPr>
        <w:t xml:space="preserve">(Y-Axis); </w:t>
      </w:r>
      <w:r>
        <w:rPr>
          <w:rFonts w:ascii="Arial" w:hAnsi="Arial" w:cs="Arial"/>
          <w:sz w:val="20"/>
          <w:szCs w:val="20"/>
        </w:rPr>
        <w:t>genes</w:t>
      </w:r>
      <w:r w:rsidRPr="003E48EA">
        <w:rPr>
          <w:rFonts w:ascii="Arial" w:hAnsi="Arial" w:cs="Arial"/>
          <w:sz w:val="20"/>
          <w:szCs w:val="20"/>
        </w:rPr>
        <w:t xml:space="preserve"> as circles; density contour lines in dark red, Spearman’s </w:t>
      </w:r>
      <w:r w:rsidRPr="004E0647">
        <w:rPr>
          <w:rFonts w:ascii="Arial" w:hAnsi="Arial" w:cs="Arial"/>
          <w:sz w:val="20"/>
          <w:szCs w:val="20"/>
        </w:rPr>
        <w:t xml:space="preserve">correlation coefficient </w:t>
      </w:r>
      <w:r w:rsidRPr="004E0647">
        <w:rPr>
          <w:rFonts w:ascii="Arial" w:eastAsia="Symbol" w:hAnsi="Arial" w:cs="Arial"/>
          <w:sz w:val="20"/>
          <w:szCs w:val="20"/>
        </w:rPr>
        <w:t>r</w:t>
      </w:r>
      <w:r w:rsidRPr="004E0647">
        <w:rPr>
          <w:rFonts w:ascii="Arial" w:hAnsi="Arial" w:cs="Arial"/>
          <w:sz w:val="20"/>
          <w:szCs w:val="20"/>
        </w:rPr>
        <w:t xml:space="preserve"> and associated test’s p-value on top left corner.</w:t>
      </w:r>
      <w:r>
        <w:rPr>
          <w:rFonts w:ascii="Arial" w:hAnsi="Arial" w:cs="Arial"/>
          <w:sz w:val="20"/>
          <w:szCs w:val="20"/>
        </w:rPr>
        <w:t xml:space="preserve"> (C) </w:t>
      </w:r>
      <w:r w:rsidRPr="003E48EA">
        <w:rPr>
          <w:rFonts w:ascii="Arial" w:hAnsi="Arial" w:cs="Arial"/>
          <w:sz w:val="20"/>
          <w:szCs w:val="20"/>
        </w:rPr>
        <w:t xml:space="preserve">Scatter plot of </w:t>
      </w:r>
      <w:r>
        <w:rPr>
          <w:rFonts w:ascii="Arial" w:hAnsi="Arial" w:cs="Arial"/>
          <w:sz w:val="20"/>
          <w:szCs w:val="20"/>
        </w:rPr>
        <w:t xml:space="preserve">differential splicing </w:t>
      </w:r>
      <w:r w:rsidR="00DC000F">
        <w:rPr>
          <w:rFonts w:ascii="Arial" w:hAnsi="Arial" w:cs="Arial"/>
          <w:sz w:val="20"/>
          <w:szCs w:val="20"/>
        </w:rPr>
        <w:t>(in difference in percent spliced-in (</w:t>
      </w:r>
      <w:proofErr w:type="spellStart"/>
      <w:r w:rsidR="00DC000F">
        <w:rPr>
          <w:rFonts w:ascii="Arial" w:hAnsi="Arial" w:cs="Arial"/>
          <w:sz w:val="20"/>
          <w:szCs w:val="20"/>
        </w:rPr>
        <w:t>dPSI</w:t>
      </w:r>
      <w:proofErr w:type="spellEnd"/>
      <w:r w:rsidR="00DC000F">
        <w:rPr>
          <w:rFonts w:ascii="Arial" w:hAnsi="Arial" w:cs="Arial"/>
          <w:sz w:val="20"/>
          <w:szCs w:val="20"/>
        </w:rPr>
        <w:t>)) between</w:t>
      </w:r>
      <w:r>
        <w:rPr>
          <w:rFonts w:ascii="Arial" w:hAnsi="Arial" w:cs="Arial"/>
          <w:sz w:val="20"/>
          <w:szCs w:val="20"/>
        </w:rPr>
        <w:t xml:space="preserve"> HEPG2 and K562 cells treated with shRNA against TIA1 and those with untargeted shRNA</w:t>
      </w:r>
      <w:r>
        <w:rPr>
          <w:rFonts w:ascii="Arial" w:hAnsi="Arial" w:cs="Arial"/>
          <w:b/>
          <w:bCs/>
          <w:sz w:val="20"/>
          <w:szCs w:val="20"/>
        </w:rPr>
        <w:fldChar w:fldCharType="begin"/>
      </w:r>
      <w:r w:rsidR="007B1B3A">
        <w:rPr>
          <w:rFonts w:ascii="Arial" w:hAnsi="Arial" w:cs="Arial"/>
          <w:b/>
          <w:bCs/>
          <w:sz w:val="20"/>
          <w:szCs w:val="20"/>
        </w:rPr>
        <w:instrText xml:space="preserve"> ADDIN ZOTERO_ITEM CSL_CITATION {"citationID":"RvUXlJxU","properties":{"formattedCitation":"\\super 20,21\\nosupersub{}","plainCitation":"20,21","noteIndex":0},"citationItems":[{"id":"yKz8QSbR/bs7bJWQY","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Consortium"}],"issued":{"date-parts":[["2012",9]]}}},{"id":"yKz8QSbR/mjy3T0yH","uris":["http://zotero.org/users/local/1p9EH8ax/items/FNGV5UVZ"],"itemData":{"id":"xGq6HyRA/DYQdPmdc","type":"article-journal","abstract":"Abstract\n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Pr>
          <w:rFonts w:ascii="Arial" w:hAnsi="Arial" w:cs="Arial"/>
          <w:b/>
          <w:bCs/>
          <w:sz w:val="20"/>
          <w:szCs w:val="20"/>
        </w:rPr>
        <w:fldChar w:fldCharType="separate"/>
      </w:r>
      <w:r w:rsidR="007B1B3A" w:rsidRPr="007B1B3A">
        <w:rPr>
          <w:rFonts w:ascii="Arial" w:hAnsi="Arial" w:cs="Arial"/>
          <w:kern w:val="0"/>
          <w:sz w:val="20"/>
          <w:vertAlign w:val="superscript"/>
        </w:rPr>
        <w:t>20,21</w:t>
      </w:r>
      <w:r>
        <w:rPr>
          <w:rFonts w:ascii="Arial" w:hAnsi="Arial" w:cs="Arial"/>
          <w:b/>
          <w:bCs/>
          <w:sz w:val="20"/>
          <w:szCs w:val="20"/>
        </w:rPr>
        <w:fldChar w:fldCharType="end"/>
      </w:r>
      <w:r w:rsidRPr="003E48EA">
        <w:rPr>
          <w:rFonts w:ascii="Arial" w:hAnsi="Arial" w:cs="Arial"/>
          <w:sz w:val="20"/>
          <w:szCs w:val="20"/>
        </w:rPr>
        <w:t xml:space="preserve"> (X-Axis)</w:t>
      </w:r>
      <w:r>
        <w:rPr>
          <w:rFonts w:ascii="Arial" w:hAnsi="Arial" w:cs="Arial"/>
          <w:sz w:val="20"/>
          <w:szCs w:val="20"/>
        </w:rPr>
        <w:t xml:space="preserve"> and between</w:t>
      </w:r>
      <w:r w:rsidRPr="003E48EA">
        <w:rPr>
          <w:rFonts w:ascii="Arial" w:hAnsi="Arial" w:cs="Arial"/>
          <w:sz w:val="20"/>
          <w:szCs w:val="20"/>
        </w:rPr>
        <w:t xml:space="preserve"> </w:t>
      </w:r>
      <w:r>
        <w:rPr>
          <w:rFonts w:ascii="Arial" w:hAnsi="Arial" w:cs="Arial"/>
          <w:sz w:val="20"/>
          <w:szCs w:val="20"/>
        </w:rPr>
        <w:t xml:space="preserve">U2-OS and A549 WT Cells (SG-Competent) exposed to dsRNA as a stressor </w:t>
      </w:r>
      <w:r w:rsidR="00DC000F">
        <w:rPr>
          <w:rFonts w:ascii="Arial" w:hAnsi="Arial" w:cs="Arial"/>
          <w:sz w:val="20"/>
          <w:szCs w:val="20"/>
        </w:rPr>
        <w:t xml:space="preserve">and </w:t>
      </w:r>
      <w:r>
        <w:rPr>
          <w:rFonts w:ascii="Arial" w:hAnsi="Arial" w:cs="Arial"/>
          <w:sz w:val="20"/>
          <w:szCs w:val="20"/>
        </w:rPr>
        <w:t>their G3BP1/G3BP2 KO counterparts (SG-Incompetent)</w:t>
      </w:r>
      <w:r>
        <w:rPr>
          <w:rFonts w:ascii="Arial" w:hAnsi="Arial" w:cs="Arial"/>
          <w:sz w:val="20"/>
          <w:szCs w:val="20"/>
        </w:rPr>
        <w:fldChar w:fldCharType="begin"/>
      </w:r>
      <w:r w:rsidR="007B1B3A">
        <w:rPr>
          <w:rFonts w:ascii="Arial" w:hAnsi="Arial" w:cs="Arial"/>
          <w:sz w:val="20"/>
          <w:szCs w:val="20"/>
        </w:rPr>
        <w:instrText xml:space="preserve"> ADDIN ZOTERO_ITEM CSL_CITATION {"citationID":"6vXpO6e3","properties":{"formattedCitation":"\\super 23\\nosupersub{}","plainCitation":"23","noteIndex":0},"citationItems":[{"id":"yKz8QSbR/QpDhRySd","uris":["http://zotero.org/users/local/1p9EH8ax/items/BR3BXXDM"],"itemData":{"id":"xGq6HyRA/mLUjuwY6","type":"article-journal","container-title":"Molecular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Pr>
          <w:rFonts w:ascii="Arial" w:hAnsi="Arial" w:cs="Arial"/>
          <w:sz w:val="20"/>
          <w:szCs w:val="20"/>
        </w:rPr>
        <w:fldChar w:fldCharType="separate"/>
      </w:r>
      <w:r w:rsidR="007B1B3A" w:rsidRPr="007B1B3A">
        <w:rPr>
          <w:rFonts w:ascii="Arial" w:hAnsi="Arial" w:cs="Arial"/>
          <w:kern w:val="0"/>
          <w:sz w:val="20"/>
          <w:vertAlign w:val="superscript"/>
        </w:rPr>
        <w:t>23</w:t>
      </w:r>
      <w:r>
        <w:rPr>
          <w:rFonts w:ascii="Arial" w:hAnsi="Arial" w:cs="Arial"/>
          <w:sz w:val="20"/>
          <w:szCs w:val="20"/>
        </w:rPr>
        <w:fldChar w:fldCharType="end"/>
      </w:r>
      <w:r>
        <w:rPr>
          <w:rFonts w:ascii="Arial" w:hAnsi="Arial" w:cs="Arial"/>
          <w:sz w:val="20"/>
          <w:szCs w:val="20"/>
        </w:rPr>
        <w:t xml:space="preserve"> </w:t>
      </w:r>
      <w:r w:rsidRPr="003E48EA">
        <w:rPr>
          <w:rFonts w:ascii="Arial" w:hAnsi="Arial" w:cs="Arial"/>
          <w:sz w:val="20"/>
          <w:szCs w:val="20"/>
        </w:rPr>
        <w:t xml:space="preserve">(Y-Axis); </w:t>
      </w:r>
      <w:r w:rsidR="00637A48">
        <w:rPr>
          <w:rFonts w:ascii="Arial" w:hAnsi="Arial" w:cs="Arial"/>
          <w:sz w:val="20"/>
          <w:szCs w:val="20"/>
        </w:rPr>
        <w:t xml:space="preserve">alternative splicing </w:t>
      </w:r>
      <w:r>
        <w:rPr>
          <w:rFonts w:ascii="Arial" w:hAnsi="Arial" w:cs="Arial"/>
          <w:sz w:val="20"/>
          <w:szCs w:val="20"/>
        </w:rPr>
        <w:t>events</w:t>
      </w:r>
      <w:r w:rsidRPr="003E48EA">
        <w:rPr>
          <w:rFonts w:ascii="Arial" w:hAnsi="Arial" w:cs="Arial"/>
          <w:sz w:val="20"/>
          <w:szCs w:val="20"/>
        </w:rPr>
        <w:t xml:space="preserve"> as circles; density contour lines in dark red, Spearman’s </w:t>
      </w:r>
      <w:r w:rsidRPr="004E0647">
        <w:rPr>
          <w:rFonts w:ascii="Arial" w:hAnsi="Arial" w:cs="Arial"/>
          <w:sz w:val="20"/>
          <w:szCs w:val="20"/>
        </w:rPr>
        <w:t xml:space="preserve">correlation coefficient </w:t>
      </w:r>
      <w:r w:rsidRPr="004E0647">
        <w:rPr>
          <w:rFonts w:ascii="Arial" w:eastAsia="Symbol" w:hAnsi="Arial" w:cs="Arial"/>
          <w:sz w:val="20"/>
          <w:szCs w:val="20"/>
        </w:rPr>
        <w:t>r</w:t>
      </w:r>
      <w:r w:rsidRPr="004E0647">
        <w:rPr>
          <w:rFonts w:ascii="Arial" w:hAnsi="Arial" w:cs="Arial"/>
          <w:sz w:val="20"/>
          <w:szCs w:val="20"/>
        </w:rPr>
        <w:t xml:space="preserve"> and associated test’s p-value on top left corner.</w:t>
      </w:r>
      <w:r w:rsidR="00AC126F">
        <w:rPr>
          <w:rFonts w:ascii="Arial" w:hAnsi="Arial" w:cs="Arial"/>
          <w:color w:val="000000" w:themeColor="text1"/>
          <w:sz w:val="20"/>
          <w:szCs w:val="20"/>
        </w:rPr>
        <w:t xml:space="preserve"> </w:t>
      </w:r>
    </w:p>
    <w:p w14:paraId="2C31A2A4" w14:textId="60753E7D" w:rsidR="001A457C" w:rsidRDefault="00692E15" w:rsidP="00785308">
      <w:pPr>
        <w:jc w:val="both"/>
        <w:rPr>
          <w:rFonts w:ascii="Arial" w:hAnsi="Arial" w:cs="Arial"/>
          <w:sz w:val="20"/>
          <w:szCs w:val="20"/>
        </w:rPr>
      </w:pPr>
      <w:r>
        <w:rPr>
          <w:rFonts w:ascii="Arial" w:hAnsi="Arial" w:cs="Arial"/>
          <w:noProof/>
          <w:sz w:val="20"/>
          <w:szCs w:val="20"/>
        </w:rPr>
        <w:lastRenderedPageBreak/>
        <w:drawing>
          <wp:inline distT="0" distB="0" distL="0" distR="0" wp14:anchorId="0CEB36FA" wp14:editId="60B39479">
            <wp:extent cx="5731510" cy="3067685"/>
            <wp:effectExtent l="0" t="0" r="2540" b="0"/>
            <wp:docPr id="4893652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65258" name="Imagem 489365258"/>
                    <pic:cNvPicPr/>
                  </pic:nvPicPr>
                  <pic:blipFill>
                    <a:blip r:embed="rId24">
                      <a:extLst>
                        <a:ext uri="{28A0092B-C50C-407E-A947-70E740481C1C}">
                          <a14:useLocalDpi xmlns:a14="http://schemas.microsoft.com/office/drawing/2010/main" val="0"/>
                        </a:ext>
                      </a:extLst>
                    </a:blip>
                    <a:stretch>
                      <a:fillRect/>
                    </a:stretch>
                  </pic:blipFill>
                  <pic:spPr>
                    <a:xfrm>
                      <a:off x="0" y="0"/>
                      <a:ext cx="5731510" cy="3067685"/>
                    </a:xfrm>
                    <a:prstGeom prst="rect">
                      <a:avLst/>
                    </a:prstGeom>
                  </pic:spPr>
                </pic:pic>
              </a:graphicData>
            </a:graphic>
          </wp:inline>
        </w:drawing>
      </w:r>
    </w:p>
    <w:p w14:paraId="41908118" w14:textId="6AC8BF69" w:rsidR="00692E15" w:rsidRDefault="00692E15" w:rsidP="00692E15">
      <w:pPr>
        <w:jc w:val="both"/>
        <w:rPr>
          <w:rFonts w:ascii="Arial" w:hAnsi="Arial" w:cs="Arial"/>
          <w:sz w:val="20"/>
          <w:szCs w:val="20"/>
        </w:rPr>
      </w:pPr>
      <w:r>
        <w:rPr>
          <w:rFonts w:ascii="Arial" w:hAnsi="Arial" w:cs="Arial"/>
          <w:b/>
          <w:bCs/>
          <w:sz w:val="20"/>
          <w:szCs w:val="20"/>
        </w:rPr>
        <w:t xml:space="preserve">Supplementary </w:t>
      </w:r>
      <w:r w:rsidRPr="009A3A3C">
        <w:rPr>
          <w:rFonts w:ascii="Arial" w:hAnsi="Arial" w:cs="Arial"/>
          <w:b/>
          <w:bCs/>
          <w:sz w:val="20"/>
          <w:szCs w:val="20"/>
        </w:rPr>
        <w:t>Figure 1</w:t>
      </w:r>
      <w:r w:rsidR="00705169">
        <w:rPr>
          <w:rFonts w:ascii="Arial" w:hAnsi="Arial" w:cs="Arial"/>
          <w:b/>
          <w:bCs/>
          <w:sz w:val="20"/>
          <w:szCs w:val="20"/>
        </w:rPr>
        <w:t>4</w:t>
      </w:r>
      <w:r w:rsidRPr="009A3A3C">
        <w:rPr>
          <w:rFonts w:ascii="Arial" w:hAnsi="Arial" w:cs="Arial"/>
          <w:b/>
          <w:bCs/>
          <w:sz w:val="20"/>
          <w:szCs w:val="20"/>
        </w:rPr>
        <w:t xml:space="preserve">. </w:t>
      </w:r>
      <w:r>
        <w:rPr>
          <w:rFonts w:ascii="Arial" w:hAnsi="Arial" w:cs="Arial"/>
          <w:b/>
          <w:bCs/>
          <w:sz w:val="20"/>
          <w:szCs w:val="20"/>
        </w:rPr>
        <w:t>O</w:t>
      </w:r>
      <w:r w:rsidRPr="00F11651">
        <w:rPr>
          <w:rFonts w:ascii="Arial" w:hAnsi="Arial" w:cs="Arial"/>
          <w:b/>
          <w:bCs/>
          <w:sz w:val="20"/>
          <w:szCs w:val="20"/>
        </w:rPr>
        <w:t xml:space="preserve">verall survival analysis based </w:t>
      </w:r>
      <w:r>
        <w:rPr>
          <w:rFonts w:ascii="Arial" w:hAnsi="Arial" w:cs="Arial"/>
          <w:b/>
          <w:bCs/>
          <w:sz w:val="20"/>
          <w:szCs w:val="20"/>
        </w:rPr>
        <w:t xml:space="preserve">on the expression of genes encoding SG-related proteins. </w:t>
      </w:r>
      <w:r w:rsidRPr="009A3A3C">
        <w:rPr>
          <w:rFonts w:ascii="Arial" w:hAnsi="Arial" w:cs="Arial"/>
          <w:sz w:val="20"/>
          <w:szCs w:val="20"/>
        </w:rPr>
        <w:t xml:space="preserve">Kaplan–Meier plots showing </w:t>
      </w:r>
      <w:r>
        <w:rPr>
          <w:rFonts w:ascii="Arial" w:hAnsi="Arial" w:cs="Arial"/>
          <w:sz w:val="20"/>
          <w:szCs w:val="20"/>
        </w:rPr>
        <w:t xml:space="preserve">proportion of </w:t>
      </w:r>
      <w:r w:rsidRPr="009A3A3C">
        <w:rPr>
          <w:rFonts w:ascii="Arial" w:hAnsi="Arial" w:cs="Arial"/>
          <w:sz w:val="20"/>
          <w:szCs w:val="20"/>
        </w:rPr>
        <w:t>overall survival</w:t>
      </w:r>
      <w:r>
        <w:rPr>
          <w:rFonts w:ascii="Arial" w:hAnsi="Arial" w:cs="Arial"/>
          <w:sz w:val="20"/>
          <w:szCs w:val="20"/>
        </w:rPr>
        <w:t xml:space="preserve"> (Y-Axis) per day (X-Axis)</w:t>
      </w:r>
      <w:r w:rsidRPr="009A3A3C">
        <w:rPr>
          <w:rFonts w:ascii="Arial" w:hAnsi="Arial" w:cs="Arial"/>
          <w:sz w:val="20"/>
          <w:szCs w:val="20"/>
        </w:rPr>
        <w:t xml:space="preserve"> of patients from </w:t>
      </w:r>
      <w:r>
        <w:rPr>
          <w:rFonts w:ascii="Arial" w:hAnsi="Arial" w:cs="Arial"/>
          <w:sz w:val="20"/>
          <w:szCs w:val="20"/>
        </w:rPr>
        <w:t>GDC-TCGA’s SARC dataset</w:t>
      </w:r>
      <w:r w:rsidRPr="009A3A3C">
        <w:rPr>
          <w:rFonts w:ascii="Arial" w:hAnsi="Arial" w:cs="Arial"/>
          <w:sz w:val="20"/>
          <w:szCs w:val="20"/>
        </w:rPr>
        <w:t xml:space="preserve"> (The Cancer Genome Atlas sarcoma)</w:t>
      </w:r>
      <w:r w:rsidRPr="009A3A3C">
        <w:rPr>
          <w:rFonts w:ascii="Arial" w:hAnsi="Arial" w:cs="Arial"/>
          <w:sz w:val="20"/>
          <w:szCs w:val="20"/>
        </w:rPr>
        <w:fldChar w:fldCharType="begin"/>
      </w:r>
      <w:r w:rsidR="007B1B3A">
        <w:rPr>
          <w:rFonts w:ascii="Arial" w:hAnsi="Arial" w:cs="Arial"/>
          <w:sz w:val="20"/>
          <w:szCs w:val="20"/>
        </w:rPr>
        <w:instrText xml:space="preserve"> ADDIN ZOTERO_ITEM CSL_CITATION {"citationID":"On6aGI1t","properties":{"formattedCitation":"\\super 24\\nosupersub{}","plainCitation":"24","noteIndex":0},"citationItems":[{"id":101,"uris":["http://zotero.org/users/local/q86rvdj2/items/ZUGCCPWX"],"itemData":{"id":101,"type":"dataset","publisher":"https://www.cancer.gov/tcga","title":"The Cancer Genome Atlas","URL":"https://www.cancer.gov/tcga","author":[{"family":"TCGA Research Network","given":""}]}}],"schema":"https://github.com/citation-style-language/schema/raw/master/csl-citation.json"} </w:instrText>
      </w:r>
      <w:r w:rsidRPr="009A3A3C">
        <w:rPr>
          <w:rFonts w:ascii="Arial" w:hAnsi="Arial" w:cs="Arial"/>
          <w:sz w:val="20"/>
          <w:szCs w:val="20"/>
        </w:rPr>
        <w:fldChar w:fldCharType="separate"/>
      </w:r>
      <w:r w:rsidR="007B1B3A" w:rsidRPr="007B1B3A">
        <w:rPr>
          <w:rFonts w:ascii="Arial" w:hAnsi="Arial" w:cs="Arial"/>
          <w:kern w:val="0"/>
          <w:sz w:val="20"/>
          <w:vertAlign w:val="superscript"/>
        </w:rPr>
        <w:t>24</w:t>
      </w:r>
      <w:r w:rsidRPr="009A3A3C">
        <w:rPr>
          <w:rFonts w:ascii="Arial" w:hAnsi="Arial" w:cs="Arial"/>
          <w:sz w:val="20"/>
          <w:szCs w:val="20"/>
        </w:rPr>
        <w:fldChar w:fldCharType="end"/>
      </w:r>
      <w:r w:rsidRPr="009A3A3C">
        <w:rPr>
          <w:rFonts w:ascii="Arial" w:hAnsi="Arial" w:cs="Arial"/>
          <w:sz w:val="20"/>
          <w:szCs w:val="20"/>
        </w:rPr>
        <w:t>, stratified by expression of the indicated genes</w:t>
      </w:r>
      <w:r>
        <w:rPr>
          <w:rFonts w:ascii="Arial" w:hAnsi="Arial" w:cs="Arial"/>
          <w:sz w:val="20"/>
          <w:szCs w:val="20"/>
        </w:rPr>
        <w:t>, as plot titles</w:t>
      </w:r>
      <w:r w:rsidRPr="009A3A3C">
        <w:rPr>
          <w:rFonts w:ascii="Arial" w:hAnsi="Arial" w:cs="Arial"/>
          <w:sz w:val="20"/>
          <w:szCs w:val="20"/>
        </w:rPr>
        <w:t xml:space="preserve">. </w:t>
      </w:r>
      <w:r w:rsidRPr="00692E15">
        <w:rPr>
          <w:rFonts w:ascii="Arial" w:hAnsi="Arial" w:cs="Arial"/>
          <w:sz w:val="20"/>
          <w:szCs w:val="20"/>
        </w:rPr>
        <w:t xml:space="preserve">Patients were grouped into high and low expression cohorts based on the </w:t>
      </w:r>
      <w:r>
        <w:rPr>
          <w:rFonts w:ascii="Arial" w:hAnsi="Arial" w:cs="Arial"/>
          <w:sz w:val="20"/>
          <w:szCs w:val="20"/>
        </w:rPr>
        <w:t>bottom and top quartiles</w:t>
      </w:r>
      <w:r w:rsidRPr="00692E15">
        <w:rPr>
          <w:rFonts w:ascii="Arial" w:hAnsi="Arial" w:cs="Arial"/>
          <w:sz w:val="20"/>
          <w:szCs w:val="20"/>
        </w:rPr>
        <w:t xml:space="preserve"> expression value</w:t>
      </w:r>
      <w:r>
        <w:rPr>
          <w:rFonts w:ascii="Arial" w:hAnsi="Arial" w:cs="Arial"/>
          <w:sz w:val="20"/>
          <w:szCs w:val="20"/>
        </w:rPr>
        <w:t>s</w:t>
      </w:r>
      <w:r w:rsidRPr="00692E15">
        <w:rPr>
          <w:rFonts w:ascii="Arial" w:hAnsi="Arial" w:cs="Arial"/>
          <w:sz w:val="20"/>
          <w:szCs w:val="20"/>
        </w:rPr>
        <w:t xml:space="preserve">. </w:t>
      </w:r>
      <w:r>
        <w:rPr>
          <w:rFonts w:ascii="Arial" w:hAnsi="Arial" w:cs="Arial"/>
          <w:sz w:val="20"/>
          <w:szCs w:val="20"/>
        </w:rPr>
        <w:t>BH-</w:t>
      </w:r>
      <w:r w:rsidRPr="00692E15">
        <w:rPr>
          <w:rFonts w:ascii="Arial" w:hAnsi="Arial" w:cs="Arial"/>
          <w:sz w:val="20"/>
          <w:szCs w:val="20"/>
        </w:rPr>
        <w:t xml:space="preserve">adjusted Log-rank p-values, and </w:t>
      </w:r>
      <w:r>
        <w:rPr>
          <w:rFonts w:ascii="Arial" w:hAnsi="Arial" w:cs="Arial"/>
          <w:sz w:val="20"/>
          <w:szCs w:val="20"/>
        </w:rPr>
        <w:t>HR,</w:t>
      </w:r>
      <w:r w:rsidRPr="00692E15">
        <w:rPr>
          <w:rFonts w:ascii="Arial" w:hAnsi="Arial" w:cs="Arial"/>
          <w:sz w:val="20"/>
          <w:szCs w:val="20"/>
        </w:rPr>
        <w:t xml:space="preserve"> are shown in the top right corner of each plot. Genes with an adjusted Log-rank p-value &lt;0.05 are shown in red.</w:t>
      </w:r>
    </w:p>
    <w:p w14:paraId="012D4A85" w14:textId="4018E32C" w:rsidR="00692E15" w:rsidRDefault="00640845" w:rsidP="00785308">
      <w:pPr>
        <w:jc w:val="both"/>
        <w:rPr>
          <w:rFonts w:ascii="Arial" w:hAnsi="Arial" w:cs="Arial"/>
          <w:sz w:val="20"/>
          <w:szCs w:val="20"/>
        </w:rPr>
      </w:pPr>
      <w:r>
        <w:rPr>
          <w:rFonts w:ascii="Arial" w:hAnsi="Arial" w:cs="Arial"/>
          <w:noProof/>
          <w:sz w:val="20"/>
          <w:szCs w:val="20"/>
        </w:rPr>
        <w:lastRenderedPageBreak/>
        <w:drawing>
          <wp:inline distT="0" distB="0" distL="0" distR="0" wp14:anchorId="15CFF052" wp14:editId="34CE8B6D">
            <wp:extent cx="5731510" cy="7800340"/>
            <wp:effectExtent l="0" t="0" r="2540" b="0"/>
            <wp:docPr id="24298653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6536" name="Imagem 2429865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7800340"/>
                    </a:xfrm>
                    <a:prstGeom prst="rect">
                      <a:avLst/>
                    </a:prstGeom>
                  </pic:spPr>
                </pic:pic>
              </a:graphicData>
            </a:graphic>
          </wp:inline>
        </w:drawing>
      </w:r>
    </w:p>
    <w:p w14:paraId="537CAFC4" w14:textId="72564B55" w:rsidR="00640845" w:rsidRDefault="00640845" w:rsidP="00640845">
      <w:pPr>
        <w:jc w:val="both"/>
        <w:rPr>
          <w:rFonts w:ascii="Arial" w:hAnsi="Arial" w:cs="Arial"/>
          <w:sz w:val="20"/>
          <w:szCs w:val="20"/>
        </w:rPr>
      </w:pPr>
      <w:r>
        <w:rPr>
          <w:rFonts w:ascii="Arial" w:hAnsi="Arial" w:cs="Arial"/>
          <w:b/>
          <w:bCs/>
          <w:sz w:val="20"/>
          <w:szCs w:val="20"/>
        </w:rPr>
        <w:t xml:space="preserve">Supplementary </w:t>
      </w:r>
      <w:r w:rsidRPr="009A3A3C">
        <w:rPr>
          <w:rFonts w:ascii="Arial" w:hAnsi="Arial" w:cs="Arial"/>
          <w:b/>
          <w:bCs/>
          <w:sz w:val="20"/>
          <w:szCs w:val="20"/>
        </w:rPr>
        <w:t>Figure 1</w:t>
      </w:r>
      <w:r w:rsidR="00705169">
        <w:rPr>
          <w:rFonts w:ascii="Arial" w:hAnsi="Arial" w:cs="Arial"/>
          <w:b/>
          <w:bCs/>
          <w:sz w:val="20"/>
          <w:szCs w:val="20"/>
        </w:rPr>
        <w:t>5</w:t>
      </w:r>
      <w:r w:rsidRPr="009A3A3C">
        <w:rPr>
          <w:rFonts w:ascii="Arial" w:hAnsi="Arial" w:cs="Arial"/>
          <w:b/>
          <w:bCs/>
          <w:sz w:val="20"/>
          <w:szCs w:val="20"/>
        </w:rPr>
        <w:t xml:space="preserve">. KRAS mutation and associated drug sensitivities and resistances. </w:t>
      </w:r>
      <w:r w:rsidRPr="00847F28">
        <w:rPr>
          <w:rFonts w:ascii="Arial" w:hAnsi="Arial" w:cs="Arial"/>
          <w:sz w:val="20"/>
          <w:szCs w:val="20"/>
        </w:rPr>
        <w:t>(A)</w:t>
      </w:r>
      <w:r>
        <w:rPr>
          <w:rFonts w:ascii="Arial" w:hAnsi="Arial" w:cs="Arial"/>
          <w:b/>
          <w:bCs/>
          <w:sz w:val="20"/>
          <w:szCs w:val="20"/>
        </w:rPr>
        <w:t xml:space="preserve"> </w:t>
      </w:r>
      <w:r w:rsidRPr="009A3A3C">
        <w:rPr>
          <w:rFonts w:ascii="Arial" w:hAnsi="Arial" w:cs="Arial"/>
          <w:sz w:val="20"/>
          <w:szCs w:val="20"/>
        </w:rPr>
        <w:t xml:space="preserve">Volcano plot of half maximal inhibitory concentration (X-Axis </w:t>
      </w:r>
      <w:r w:rsidR="005D6597" w:rsidRPr="009A3A3C">
        <w:rPr>
          <w:rFonts w:ascii="Arial" w:hAnsi="Arial" w:cs="Arial"/>
          <w:sz w:val="20"/>
          <w:szCs w:val="20"/>
        </w:rPr>
        <w:t>–</w:t>
      </w:r>
      <w:r w:rsidRPr="009A3A3C">
        <w:rPr>
          <w:rFonts w:ascii="Arial" w:hAnsi="Arial" w:cs="Arial"/>
          <w:sz w:val="20"/>
          <w:szCs w:val="20"/>
        </w:rPr>
        <w:t xml:space="preserve"> IC50 Effect) and corresponding significance</w:t>
      </w:r>
      <w:r>
        <w:rPr>
          <w:rFonts w:ascii="Arial" w:hAnsi="Arial" w:cs="Arial"/>
          <w:sz w:val="20"/>
          <w:szCs w:val="20"/>
        </w:rPr>
        <w:t>, given by MANOVA</w:t>
      </w:r>
      <w:r w:rsidRPr="00E50063">
        <w:rPr>
          <w:rFonts w:ascii="Arial" w:hAnsi="Arial" w:cs="Arial"/>
          <w:sz w:val="20"/>
          <w:szCs w:val="20"/>
        </w:rPr>
        <w:fldChar w:fldCharType="begin"/>
      </w:r>
      <w:r w:rsidR="007B1B3A">
        <w:rPr>
          <w:rFonts w:ascii="Arial" w:hAnsi="Arial" w:cs="Arial"/>
          <w:sz w:val="20"/>
          <w:szCs w:val="20"/>
        </w:rPr>
        <w:instrText xml:space="preserve"> ADDIN ZOTERO_ITEM CSL_CITATION {"citationID":"p5CPZEOQ","properties":{"formattedCitation":"\\super 25\\nosupersub{}","plainCitation":"25","noteIndex":0},"citationItems":[{"id":"yKz8QSbR/yIhvbjSj","uris":["http://zotero.org/users/local/1p9EH8ax/items/DR392DLI"],"itemData":{"id":123,"type":"article-journal","container-title":"Nucleic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E50063">
        <w:rPr>
          <w:rFonts w:ascii="Arial" w:hAnsi="Arial" w:cs="Arial"/>
          <w:sz w:val="20"/>
          <w:szCs w:val="20"/>
        </w:rPr>
        <w:fldChar w:fldCharType="separate"/>
      </w:r>
      <w:r w:rsidR="007B1B3A" w:rsidRPr="007B1B3A">
        <w:rPr>
          <w:rFonts w:ascii="Arial" w:hAnsi="Arial" w:cs="Arial"/>
          <w:kern w:val="0"/>
          <w:sz w:val="20"/>
          <w:vertAlign w:val="superscript"/>
        </w:rPr>
        <w:t>25</w:t>
      </w:r>
      <w:r w:rsidRPr="00E50063">
        <w:rPr>
          <w:rFonts w:ascii="Arial" w:hAnsi="Arial" w:cs="Arial"/>
          <w:sz w:val="20"/>
          <w:szCs w:val="20"/>
        </w:rPr>
        <w:fldChar w:fldCharType="end"/>
      </w:r>
      <w:r w:rsidRPr="009A3A3C">
        <w:rPr>
          <w:rFonts w:ascii="Arial" w:hAnsi="Arial" w:cs="Arial"/>
          <w:sz w:val="20"/>
          <w:szCs w:val="20"/>
        </w:rPr>
        <w:t xml:space="preserve"> (Y-Axis – log</w:t>
      </w:r>
      <w:r w:rsidRPr="0016455C">
        <w:rPr>
          <w:rFonts w:ascii="Arial" w:hAnsi="Arial" w:cs="Arial"/>
          <w:sz w:val="20"/>
          <w:szCs w:val="20"/>
          <w:vertAlign w:val="subscript"/>
        </w:rPr>
        <w:t>10</w:t>
      </w:r>
      <w:r w:rsidRPr="009A3A3C">
        <w:rPr>
          <w:rFonts w:ascii="Arial" w:hAnsi="Arial" w:cs="Arial"/>
          <w:sz w:val="20"/>
          <w:szCs w:val="20"/>
        </w:rPr>
        <w:t>(p-value)) in KRAS mutant cells; drugs/chemicals as circles, with drugs with the most differential IC50 effect labelled and colored in green (if with increased sensitivity) or in red (if with increased resistance). Green circle around drugs which target MEK, and red circles around drugs with target EGFR. Analysis and images are obtained from GDSC</w:t>
      </w:r>
      <w:r w:rsidRPr="00E50063">
        <w:rPr>
          <w:rFonts w:ascii="Arial" w:hAnsi="Arial" w:cs="Arial"/>
          <w:sz w:val="20"/>
          <w:szCs w:val="20"/>
        </w:rPr>
        <w:fldChar w:fldCharType="begin"/>
      </w:r>
      <w:r w:rsidR="007B1B3A">
        <w:rPr>
          <w:rFonts w:ascii="Arial" w:hAnsi="Arial" w:cs="Arial"/>
          <w:sz w:val="20"/>
          <w:szCs w:val="20"/>
        </w:rPr>
        <w:instrText xml:space="preserve"> ADDIN ZOTERO_ITEM CSL_CITATION {"citationID":"9WGIsyVo","properties":{"formattedCitation":"\\super 25\\nosupersub{}","plainCitation":"25","noteIndex":0},"citationItems":[{"id":"yKz8QSbR/yIhvbjSj","uris":["http://zotero.org/users/local/1p9EH8ax/items/DR392DLI"],"itemData":{"id":123,"type":"article-journal","container-title":"Nucleic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E50063">
        <w:rPr>
          <w:rFonts w:ascii="Arial" w:hAnsi="Arial" w:cs="Arial"/>
          <w:sz w:val="20"/>
          <w:szCs w:val="20"/>
        </w:rPr>
        <w:fldChar w:fldCharType="separate"/>
      </w:r>
      <w:r w:rsidR="007B1B3A" w:rsidRPr="007B1B3A">
        <w:rPr>
          <w:rFonts w:ascii="Arial" w:hAnsi="Arial" w:cs="Arial"/>
          <w:kern w:val="0"/>
          <w:sz w:val="20"/>
          <w:vertAlign w:val="superscript"/>
        </w:rPr>
        <w:t>25</w:t>
      </w:r>
      <w:r w:rsidRPr="00E50063">
        <w:rPr>
          <w:rFonts w:ascii="Arial" w:hAnsi="Arial" w:cs="Arial"/>
          <w:sz w:val="20"/>
          <w:szCs w:val="20"/>
        </w:rPr>
        <w:fldChar w:fldCharType="end"/>
      </w:r>
      <w:r w:rsidRPr="00E50063">
        <w:rPr>
          <w:rFonts w:ascii="Arial" w:hAnsi="Arial" w:cs="Arial"/>
          <w:sz w:val="20"/>
          <w:szCs w:val="20"/>
        </w:rPr>
        <w:t xml:space="preserve">, using the </w:t>
      </w:r>
      <w:r w:rsidRPr="00E50063">
        <w:rPr>
          <w:rFonts w:ascii="Arial" w:hAnsi="Arial" w:cs="Arial"/>
          <w:sz w:val="20"/>
          <w:szCs w:val="20"/>
        </w:rPr>
        <w:lastRenderedPageBreak/>
        <w:t xml:space="preserve">GDSC2 dataset. </w:t>
      </w:r>
      <w:r>
        <w:rPr>
          <w:rFonts w:ascii="Arial" w:hAnsi="Arial" w:cs="Arial"/>
          <w:sz w:val="20"/>
          <w:szCs w:val="20"/>
        </w:rPr>
        <w:t xml:space="preserve">(B) </w:t>
      </w:r>
      <w:r w:rsidRPr="00847F28">
        <w:rPr>
          <w:rFonts w:ascii="Arial" w:hAnsi="Arial" w:cs="Arial"/>
          <w:sz w:val="20"/>
          <w:szCs w:val="20"/>
        </w:rPr>
        <w:t>Simplified schematic of the EGFR signaling pathway.</w:t>
      </w:r>
      <w:r>
        <w:rPr>
          <w:rFonts w:ascii="Arial" w:hAnsi="Arial" w:cs="Arial"/>
          <w:sz w:val="20"/>
          <w:szCs w:val="20"/>
        </w:rPr>
        <w:t xml:space="preserve"> </w:t>
      </w:r>
      <w:r w:rsidRPr="00847F28">
        <w:rPr>
          <w:rFonts w:ascii="Arial" w:hAnsi="Arial" w:cs="Arial"/>
          <w:sz w:val="20"/>
          <w:szCs w:val="20"/>
        </w:rPr>
        <w:t>(</w:t>
      </w:r>
      <w:r>
        <w:rPr>
          <w:rFonts w:ascii="Arial" w:hAnsi="Arial" w:cs="Arial"/>
          <w:sz w:val="20"/>
          <w:szCs w:val="20"/>
        </w:rPr>
        <w:t>L</w:t>
      </w:r>
      <w:r w:rsidRPr="00847F28">
        <w:rPr>
          <w:rFonts w:ascii="Arial" w:hAnsi="Arial" w:cs="Arial"/>
          <w:sz w:val="20"/>
          <w:szCs w:val="20"/>
        </w:rPr>
        <w:t>eft) In wild-type cells, EGFR activation triggers KRAS activation, which in turn activates MEK and downstream signaling.</w:t>
      </w:r>
      <w:r>
        <w:rPr>
          <w:rFonts w:ascii="Arial" w:hAnsi="Arial" w:cs="Arial"/>
          <w:sz w:val="20"/>
          <w:szCs w:val="20"/>
        </w:rPr>
        <w:t xml:space="preserve"> (M</w:t>
      </w:r>
      <w:r w:rsidRPr="00847F28">
        <w:rPr>
          <w:rFonts w:ascii="Arial" w:hAnsi="Arial" w:cs="Arial"/>
          <w:sz w:val="20"/>
          <w:szCs w:val="20"/>
        </w:rPr>
        <w:t>iddle) In KRAS-mutant cells, inhibition of EGFR with targeted drugs (red</w:t>
      </w:r>
      <w:r>
        <w:rPr>
          <w:rFonts w:ascii="Arial" w:hAnsi="Arial" w:cs="Arial"/>
          <w:sz w:val="20"/>
          <w:szCs w:val="20"/>
        </w:rPr>
        <w:t xml:space="preserve"> drugs</w:t>
      </w:r>
      <w:r w:rsidRPr="00847F28">
        <w:rPr>
          <w:rFonts w:ascii="Arial" w:hAnsi="Arial" w:cs="Arial"/>
          <w:sz w:val="20"/>
          <w:szCs w:val="20"/>
        </w:rPr>
        <w:t xml:space="preserve">, see </w:t>
      </w:r>
      <w:r>
        <w:rPr>
          <w:rFonts w:ascii="Arial" w:hAnsi="Arial" w:cs="Arial"/>
          <w:sz w:val="20"/>
          <w:szCs w:val="20"/>
        </w:rPr>
        <w:t>(</w:t>
      </w:r>
      <w:r w:rsidRPr="00847F28">
        <w:rPr>
          <w:rFonts w:ascii="Arial" w:hAnsi="Arial" w:cs="Arial"/>
          <w:sz w:val="20"/>
          <w:szCs w:val="20"/>
        </w:rPr>
        <w:t>A)</w:t>
      </w:r>
      <w:r>
        <w:rPr>
          <w:rFonts w:ascii="Arial" w:hAnsi="Arial" w:cs="Arial"/>
          <w:sz w:val="20"/>
          <w:szCs w:val="20"/>
        </w:rPr>
        <w:t>)</w:t>
      </w:r>
      <w:r w:rsidRPr="00847F28">
        <w:rPr>
          <w:rFonts w:ascii="Arial" w:hAnsi="Arial" w:cs="Arial"/>
          <w:sz w:val="20"/>
          <w:szCs w:val="20"/>
        </w:rPr>
        <w:t xml:space="preserve"> does not block signaling, as mutant KRAS activates MEK independently. This explains resistance of KRAS-mutant cells to anti-EGFR therapy.</w:t>
      </w:r>
      <w:r>
        <w:rPr>
          <w:rFonts w:ascii="Arial" w:hAnsi="Arial" w:cs="Arial"/>
          <w:sz w:val="20"/>
          <w:szCs w:val="20"/>
        </w:rPr>
        <w:t xml:space="preserve"> </w:t>
      </w:r>
      <w:r w:rsidRPr="00847F28">
        <w:rPr>
          <w:rFonts w:ascii="Arial" w:hAnsi="Arial" w:cs="Arial"/>
          <w:sz w:val="20"/>
          <w:szCs w:val="20"/>
        </w:rPr>
        <w:t>(</w:t>
      </w:r>
      <w:r>
        <w:rPr>
          <w:rFonts w:ascii="Arial" w:hAnsi="Arial" w:cs="Arial"/>
          <w:sz w:val="20"/>
          <w:szCs w:val="20"/>
        </w:rPr>
        <w:t>R</w:t>
      </w:r>
      <w:r w:rsidRPr="00847F28">
        <w:rPr>
          <w:rFonts w:ascii="Arial" w:hAnsi="Arial" w:cs="Arial"/>
          <w:sz w:val="20"/>
          <w:szCs w:val="20"/>
        </w:rPr>
        <w:t>ight) In KRAS-mutant cells, inhibition of MEK with targeted drugs (green</w:t>
      </w:r>
      <w:r>
        <w:rPr>
          <w:rFonts w:ascii="Arial" w:hAnsi="Arial" w:cs="Arial"/>
          <w:sz w:val="20"/>
          <w:szCs w:val="20"/>
        </w:rPr>
        <w:t xml:space="preserve"> drugs</w:t>
      </w:r>
      <w:r w:rsidRPr="00847F28">
        <w:rPr>
          <w:rFonts w:ascii="Arial" w:hAnsi="Arial" w:cs="Arial"/>
          <w:sz w:val="20"/>
          <w:szCs w:val="20"/>
        </w:rPr>
        <w:t xml:space="preserve">, see </w:t>
      </w:r>
      <w:r>
        <w:rPr>
          <w:rFonts w:ascii="Arial" w:hAnsi="Arial" w:cs="Arial"/>
          <w:sz w:val="20"/>
          <w:szCs w:val="20"/>
        </w:rPr>
        <w:t>(</w:t>
      </w:r>
      <w:r w:rsidRPr="00847F28">
        <w:rPr>
          <w:rFonts w:ascii="Arial" w:hAnsi="Arial" w:cs="Arial"/>
          <w:sz w:val="20"/>
          <w:szCs w:val="20"/>
        </w:rPr>
        <w:t>A)</w:t>
      </w:r>
      <w:r>
        <w:rPr>
          <w:rFonts w:ascii="Arial" w:hAnsi="Arial" w:cs="Arial"/>
          <w:sz w:val="20"/>
          <w:szCs w:val="20"/>
        </w:rPr>
        <w:t>)</w:t>
      </w:r>
      <w:r w:rsidRPr="00847F28">
        <w:rPr>
          <w:rFonts w:ascii="Arial" w:hAnsi="Arial" w:cs="Arial"/>
          <w:sz w:val="20"/>
          <w:szCs w:val="20"/>
        </w:rPr>
        <w:t xml:space="preserve"> blocks downstream signaling, rendering these cells sensitive to anti-MEK therapy.</w:t>
      </w:r>
      <w:r>
        <w:rPr>
          <w:rFonts w:ascii="Arial" w:hAnsi="Arial" w:cs="Arial"/>
          <w:sz w:val="20"/>
          <w:szCs w:val="20"/>
        </w:rPr>
        <w:t xml:space="preserve"> (C) Table representing alterations with highest correlation to </w:t>
      </w:r>
      <w:r w:rsidRPr="00DF46C3">
        <w:rPr>
          <w:rFonts w:ascii="Arial" w:hAnsi="Arial" w:cs="Arial"/>
          <w:i/>
          <w:iCs/>
          <w:sz w:val="20"/>
          <w:szCs w:val="20"/>
        </w:rPr>
        <w:t>PTGS2</w:t>
      </w:r>
      <w:r>
        <w:rPr>
          <w:rFonts w:ascii="Arial" w:hAnsi="Arial" w:cs="Arial"/>
          <w:sz w:val="20"/>
          <w:szCs w:val="20"/>
        </w:rPr>
        <w:t xml:space="preserve"> KD. </w:t>
      </w:r>
      <w:r w:rsidRPr="00110F76">
        <w:rPr>
          <w:rFonts w:ascii="Arial" w:hAnsi="Arial" w:cs="Arial"/>
          <w:sz w:val="20"/>
          <w:szCs w:val="20"/>
        </w:rPr>
        <w:t xml:space="preserve">Values represent </w:t>
      </w:r>
      <w:proofErr w:type="spellStart"/>
      <w:r w:rsidRPr="00110F76">
        <w:rPr>
          <w:rFonts w:ascii="Arial" w:hAnsi="Arial" w:cs="Arial"/>
          <w:sz w:val="20"/>
          <w:szCs w:val="20"/>
        </w:rPr>
        <w:t>CMap</w:t>
      </w:r>
      <w:proofErr w:type="spellEnd"/>
      <w:r w:rsidRPr="00110F76">
        <w:rPr>
          <w:rFonts w:ascii="Arial" w:hAnsi="Arial" w:cs="Arial"/>
          <w:sz w:val="20"/>
          <w:szCs w:val="20"/>
        </w:rPr>
        <w:t xml:space="preserve"> connectivity scores, which reflect the degree of similarity between gene expression signatures. Knockdowns of </w:t>
      </w:r>
      <w:r w:rsidRPr="00110F76">
        <w:rPr>
          <w:rFonts w:ascii="Arial" w:hAnsi="Arial" w:cs="Arial"/>
          <w:i/>
          <w:iCs/>
          <w:sz w:val="20"/>
          <w:szCs w:val="20"/>
        </w:rPr>
        <w:t>EGFR</w:t>
      </w:r>
      <w:r w:rsidRPr="00110F76">
        <w:rPr>
          <w:rFonts w:ascii="Arial" w:hAnsi="Arial" w:cs="Arial"/>
          <w:sz w:val="20"/>
          <w:szCs w:val="20"/>
        </w:rPr>
        <w:t xml:space="preserve"> and </w:t>
      </w:r>
      <w:r w:rsidRPr="00110F76">
        <w:rPr>
          <w:rFonts w:ascii="Arial" w:hAnsi="Arial" w:cs="Arial"/>
          <w:i/>
          <w:iCs/>
          <w:sz w:val="20"/>
          <w:szCs w:val="20"/>
        </w:rPr>
        <w:t>ERBB3</w:t>
      </w:r>
      <w:r w:rsidRPr="00110F76">
        <w:rPr>
          <w:rFonts w:ascii="Arial" w:hAnsi="Arial" w:cs="Arial"/>
          <w:sz w:val="20"/>
          <w:szCs w:val="20"/>
        </w:rPr>
        <w:t xml:space="preserve"> are highlighted in </w:t>
      </w:r>
      <w:r>
        <w:rPr>
          <w:rFonts w:ascii="Arial" w:hAnsi="Arial" w:cs="Arial"/>
          <w:sz w:val="20"/>
          <w:szCs w:val="20"/>
        </w:rPr>
        <w:t>red</w:t>
      </w:r>
      <w:r w:rsidRPr="00110F76">
        <w:rPr>
          <w:rFonts w:ascii="Arial" w:hAnsi="Arial" w:cs="Arial"/>
          <w:sz w:val="20"/>
          <w:szCs w:val="20"/>
        </w:rPr>
        <w:t>. Analysis and visuali</w:t>
      </w:r>
      <w:r w:rsidR="00705169">
        <w:rPr>
          <w:rFonts w:ascii="Arial" w:hAnsi="Arial" w:cs="Arial"/>
          <w:sz w:val="20"/>
          <w:szCs w:val="20"/>
        </w:rPr>
        <w:t>z</w:t>
      </w:r>
      <w:r w:rsidRPr="00110F76">
        <w:rPr>
          <w:rFonts w:ascii="Arial" w:hAnsi="Arial" w:cs="Arial"/>
          <w:sz w:val="20"/>
          <w:szCs w:val="20"/>
        </w:rPr>
        <w:t>ation were performed</w:t>
      </w:r>
      <w:r>
        <w:rPr>
          <w:rFonts w:ascii="Arial" w:hAnsi="Arial" w:cs="Arial"/>
          <w:sz w:val="20"/>
          <w:szCs w:val="20"/>
        </w:rPr>
        <w:t xml:space="preserve"> and adapted</w:t>
      </w:r>
      <w:r w:rsidRPr="00110F76">
        <w:rPr>
          <w:rFonts w:ascii="Arial" w:hAnsi="Arial" w:cs="Arial"/>
          <w:sz w:val="20"/>
          <w:szCs w:val="20"/>
        </w:rPr>
        <w:t xml:space="preserve"> </w:t>
      </w:r>
      <w:r>
        <w:rPr>
          <w:rFonts w:ascii="Arial" w:hAnsi="Arial" w:cs="Arial"/>
          <w:sz w:val="20"/>
          <w:szCs w:val="20"/>
        </w:rPr>
        <w:t>from</w:t>
      </w:r>
      <w:r w:rsidRPr="00110F76">
        <w:rPr>
          <w:rFonts w:ascii="Arial" w:hAnsi="Arial" w:cs="Arial"/>
          <w:sz w:val="20"/>
          <w:szCs w:val="20"/>
        </w:rPr>
        <w:t xml:space="preserve"> the Connectivity Map (</w:t>
      </w:r>
      <w:proofErr w:type="spellStart"/>
      <w:r w:rsidRPr="00110F76">
        <w:rPr>
          <w:rFonts w:ascii="Arial" w:hAnsi="Arial" w:cs="Arial"/>
          <w:sz w:val="20"/>
          <w:szCs w:val="20"/>
        </w:rPr>
        <w:t>CMap</w:t>
      </w:r>
      <w:proofErr w:type="spellEnd"/>
      <w:r w:rsidRPr="00110F76">
        <w:rPr>
          <w:rFonts w:ascii="Arial" w:hAnsi="Arial" w:cs="Arial"/>
          <w:sz w:val="20"/>
          <w:szCs w:val="20"/>
        </w:rPr>
        <w:t>) platform</w:t>
      </w:r>
      <w:r w:rsidRPr="00110F76">
        <w:rPr>
          <w:rFonts w:ascii="Arial" w:hAnsi="Arial" w:cs="Arial"/>
          <w:sz w:val="20"/>
          <w:szCs w:val="20"/>
        </w:rPr>
        <w:fldChar w:fldCharType="begin"/>
      </w:r>
      <w:r w:rsidR="007B1B3A">
        <w:rPr>
          <w:rFonts w:ascii="Arial" w:hAnsi="Arial" w:cs="Arial"/>
          <w:sz w:val="20"/>
          <w:szCs w:val="20"/>
        </w:rPr>
        <w:instrText xml:space="preserve"> ADDIN ZOTERO_ITEM CSL_CITATION {"citationID":"KjfTvkH1","properties":{"formattedCitation":"\\super 26\\nosupersub{}","plainCitation":"26","noteIndex":0},"citationItems":[{"id":"yKz8QSbR/k89wn1hd","uris":["http://zotero.org/users/local/1p9EH8ax/items/TXLWYCH7"],"itemData":{"id":"ykGbCuKA/SbYXJGk5","type":"article-journal","container-title":"Cell","DOI":"10.1016/j.cell.2017.10.049","ISSN":"00928674","issue":"6","journalAbbreviation":"Cell","language":"en","page":"1437-1452.e17","source":"DOI.org (Crossref)","title":"A Next Generation Connectivity Map: L1000 Platform and the First 1,000,000 Profiles","title-short":"A Next Generation Connectivity Map","volume":"171","author":[{"family":"Subramanian","given":"Aravind"},{"family":"Narayan","given":"Rajiv"},{"family":"Corsello","given":"Steven M."},{"family":"Peck","given":"David D."},{"family":"Natoli","given":"Ted E."},{"family":"Lu","given":"Xiaodong"},{"family":"Gould","given":"Joshua"},{"family":"Davis","given":"John F."},{"family":"Tubelli","given":"Andrew A."},{"family":"Asiedu","given":"Jacob K."},{"family":"Lahr","given":"David L."},{"family":"Hirschman","given":"Jodi E."},{"family":"Liu","given":"Zihan"},{"family":"Donahue","given":"Melanie"},{"family":"Julian","given":"Bina"},{"family":"Khan","given":"Mariya"},{"family":"Wadden","given":"David"},{"family":"Smith","given":"Ian C."},{"family":"Lam","given":"Daniel"},{"family":"Liberzon","given":"Arthur"},{"family":"Toder","given":"Courtney"},{"family":"Bagul","given":"Mukta"},{"family":"Orzechowski","given":"Marek"},{"family":"Enache","given":"Oana M."},{"family":"Piccioni","given":"Federica"},{"family":"Johnson","given":"Sarah A."},{"family":"Lyons","given":"Nicholas J."},{"family":"Berger","given":"Alice H."},{"family":"Shamji","given":"Alykhan F."},{"family":"Brooks","given":"Angela N."},{"family":"Vrcic","given":"Anita"},{"family":"Flynn","given":"Corey"},{"family":"Rosains","given":"Jacqueline"},{"family":"Takeda","given":"David Y."},{"family":"Hu","given":"Roger"},{"family":"Davison","given":"Desiree"},{"family":"Lamb","given":"Justin"},{"family":"Ardlie","given":"Kristin"},{"family":"Hogstrom","given":"Larson"},{"family":"Greenside","given":"Peyton"},{"family":"Gray","given":"Nathanael S."},{"family":"Clemons","given":"Paul A."},{"family":"Silver","given":"Serena"},{"family":"Wu","given":"Xiaoyun"},{"family":"Zhao","given":"Wen-Ning"},{"family":"Read-Button","given":"Willis"},{"family":"Wu","given":"Xiaohua"},{"family":"Haggarty","given":"Stephen J."},{"family":"Ronco","given":"Lucienne V."},{"family":"Boehm","given":"Jesse S."},{"family":"Schreiber","given":"Stuart L."},{"family":"Doench","given":"John G."},{"family":"Bittker","given":"Joshua A."},{"family":"Root","given":"David E."},{"family":"Wong","given":"Bang"},{"family":"Golub","given":"Todd R."}],"issued":{"date-parts":[["2017",11]]}}}],"schema":"https://github.com/citation-style-language/schema/raw/master/csl-citation.json"} </w:instrText>
      </w:r>
      <w:r w:rsidRPr="00110F76">
        <w:rPr>
          <w:rFonts w:ascii="Arial" w:hAnsi="Arial" w:cs="Arial"/>
          <w:sz w:val="20"/>
          <w:szCs w:val="20"/>
        </w:rPr>
        <w:fldChar w:fldCharType="separate"/>
      </w:r>
      <w:r w:rsidR="007B1B3A" w:rsidRPr="007B1B3A">
        <w:rPr>
          <w:rFonts w:ascii="Arial" w:hAnsi="Arial" w:cs="Arial"/>
          <w:kern w:val="0"/>
          <w:sz w:val="20"/>
          <w:vertAlign w:val="superscript"/>
        </w:rPr>
        <w:t>26</w:t>
      </w:r>
      <w:r w:rsidRPr="00110F76">
        <w:rPr>
          <w:rFonts w:ascii="Arial" w:hAnsi="Arial" w:cs="Arial"/>
          <w:sz w:val="20"/>
          <w:szCs w:val="20"/>
        </w:rPr>
        <w:fldChar w:fldCharType="end"/>
      </w:r>
      <w:r w:rsidRPr="00110F76">
        <w:rPr>
          <w:rFonts w:ascii="Arial" w:hAnsi="Arial" w:cs="Arial"/>
          <w:sz w:val="20"/>
          <w:szCs w:val="20"/>
        </w:rPr>
        <w:t>.</w:t>
      </w:r>
    </w:p>
    <w:p w14:paraId="7FA39829" w14:textId="30722B24" w:rsidR="002E2D67" w:rsidRPr="00120BC1" w:rsidRDefault="002E2D67" w:rsidP="00640845">
      <w:pPr>
        <w:jc w:val="both"/>
        <w:rPr>
          <w:rFonts w:ascii="Arial" w:hAnsi="Arial" w:cs="Arial"/>
          <w:sz w:val="20"/>
          <w:szCs w:val="20"/>
        </w:rPr>
      </w:pPr>
      <w:r>
        <w:rPr>
          <w:rFonts w:ascii="Arial" w:hAnsi="Arial" w:cs="Arial"/>
          <w:noProof/>
          <w:sz w:val="20"/>
          <w:szCs w:val="20"/>
        </w:rPr>
        <w:lastRenderedPageBreak/>
        <w:drawing>
          <wp:inline distT="0" distB="0" distL="0" distR="0" wp14:anchorId="26EDD826" wp14:editId="594F4124">
            <wp:extent cx="5731510" cy="8369935"/>
            <wp:effectExtent l="0" t="0" r="2540" b="0"/>
            <wp:docPr id="7046094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0941" name="Imagem 70460941"/>
                    <pic:cNvPicPr/>
                  </pic:nvPicPr>
                  <pic:blipFill>
                    <a:blip r:embed="rId26">
                      <a:extLst>
                        <a:ext uri="{28A0092B-C50C-407E-A947-70E740481C1C}">
                          <a14:useLocalDpi xmlns:a14="http://schemas.microsoft.com/office/drawing/2010/main" val="0"/>
                        </a:ext>
                      </a:extLst>
                    </a:blip>
                    <a:stretch>
                      <a:fillRect/>
                    </a:stretch>
                  </pic:blipFill>
                  <pic:spPr>
                    <a:xfrm>
                      <a:off x="0" y="0"/>
                      <a:ext cx="5731510" cy="8369935"/>
                    </a:xfrm>
                    <a:prstGeom prst="rect">
                      <a:avLst/>
                    </a:prstGeom>
                  </pic:spPr>
                </pic:pic>
              </a:graphicData>
            </a:graphic>
          </wp:inline>
        </w:drawing>
      </w:r>
    </w:p>
    <w:p w14:paraId="4EC7AECD" w14:textId="7404AC54" w:rsidR="00AC126F" w:rsidRDefault="002E2D67" w:rsidP="002E2D67">
      <w:pPr>
        <w:jc w:val="both"/>
        <w:rPr>
          <w:rFonts w:ascii="Arial" w:hAnsi="Arial" w:cs="Arial"/>
          <w:sz w:val="20"/>
          <w:szCs w:val="20"/>
        </w:rPr>
      </w:pPr>
      <w:r>
        <w:rPr>
          <w:rFonts w:ascii="Arial" w:hAnsi="Arial" w:cs="Arial"/>
          <w:b/>
          <w:bCs/>
          <w:sz w:val="20"/>
          <w:szCs w:val="20"/>
        </w:rPr>
        <w:t xml:space="preserve">Supplementary </w:t>
      </w:r>
      <w:r w:rsidRPr="0007613F">
        <w:rPr>
          <w:rFonts w:ascii="Arial" w:hAnsi="Arial" w:cs="Arial"/>
          <w:b/>
          <w:bCs/>
          <w:sz w:val="20"/>
          <w:szCs w:val="20"/>
        </w:rPr>
        <w:t>Figure 1</w:t>
      </w:r>
      <w:r w:rsidR="00705169">
        <w:rPr>
          <w:rFonts w:ascii="Arial" w:hAnsi="Arial" w:cs="Arial"/>
          <w:b/>
          <w:bCs/>
          <w:sz w:val="20"/>
          <w:szCs w:val="20"/>
        </w:rPr>
        <w:t>6</w:t>
      </w:r>
      <w:r w:rsidRPr="0007613F">
        <w:rPr>
          <w:rFonts w:ascii="Arial" w:hAnsi="Arial" w:cs="Arial"/>
          <w:b/>
          <w:bCs/>
          <w:sz w:val="20"/>
          <w:szCs w:val="20"/>
        </w:rPr>
        <w:t xml:space="preserve">. Signature score in various </w:t>
      </w:r>
      <w:r>
        <w:rPr>
          <w:rFonts w:ascii="Arial" w:hAnsi="Arial" w:cs="Arial"/>
          <w:b/>
          <w:bCs/>
          <w:sz w:val="20"/>
          <w:szCs w:val="20"/>
        </w:rPr>
        <w:t>GDC-</w:t>
      </w:r>
      <w:r w:rsidRPr="0007613F">
        <w:rPr>
          <w:rFonts w:ascii="Arial" w:hAnsi="Arial" w:cs="Arial"/>
          <w:b/>
          <w:bCs/>
          <w:sz w:val="20"/>
          <w:szCs w:val="20"/>
        </w:rPr>
        <w:t xml:space="preserve">TCGA datasets. </w:t>
      </w:r>
      <w:r w:rsidRPr="0007613F">
        <w:rPr>
          <w:rFonts w:ascii="Arial" w:hAnsi="Arial" w:cs="Arial"/>
          <w:sz w:val="20"/>
          <w:szCs w:val="20"/>
        </w:rPr>
        <w:t>Violin plots of SG signature scores, calculated through a ranking metric (</w:t>
      </w:r>
      <w:r w:rsidR="00AC126F">
        <w:rPr>
          <w:rFonts w:ascii="Arial" w:hAnsi="Arial" w:cs="Arial"/>
          <w:sz w:val="20"/>
          <w:szCs w:val="20"/>
        </w:rPr>
        <w:t>see</w:t>
      </w:r>
      <w:r w:rsidRPr="0007613F">
        <w:rPr>
          <w:rFonts w:ascii="Arial" w:hAnsi="Arial" w:cs="Arial"/>
          <w:sz w:val="20"/>
          <w:szCs w:val="20"/>
        </w:rPr>
        <w:t xml:space="preserve"> Methods), in </w:t>
      </w:r>
      <w:r>
        <w:rPr>
          <w:rFonts w:ascii="Arial" w:hAnsi="Arial" w:cs="Arial"/>
          <w:sz w:val="20"/>
          <w:szCs w:val="20"/>
        </w:rPr>
        <w:t>tumor</w:t>
      </w:r>
      <w:r w:rsidRPr="0007613F">
        <w:rPr>
          <w:rFonts w:ascii="Arial" w:hAnsi="Arial" w:cs="Arial"/>
          <w:sz w:val="20"/>
          <w:szCs w:val="20"/>
        </w:rPr>
        <w:t xml:space="preserve"> (blue) and </w:t>
      </w:r>
      <w:r>
        <w:rPr>
          <w:rFonts w:ascii="Arial" w:hAnsi="Arial" w:cs="Arial"/>
          <w:sz w:val="20"/>
          <w:szCs w:val="20"/>
        </w:rPr>
        <w:t>normal tissue</w:t>
      </w:r>
      <w:r w:rsidRPr="0007613F">
        <w:rPr>
          <w:rFonts w:ascii="Arial" w:hAnsi="Arial" w:cs="Arial"/>
          <w:sz w:val="20"/>
          <w:szCs w:val="20"/>
        </w:rPr>
        <w:t xml:space="preserve"> </w:t>
      </w:r>
      <w:r w:rsidRPr="0007613F">
        <w:rPr>
          <w:rFonts w:ascii="Arial" w:hAnsi="Arial" w:cs="Arial"/>
          <w:sz w:val="20"/>
          <w:szCs w:val="20"/>
        </w:rPr>
        <w:lastRenderedPageBreak/>
        <w:t xml:space="preserve">(orange) samples from several </w:t>
      </w:r>
      <w:r>
        <w:rPr>
          <w:rFonts w:ascii="Arial" w:hAnsi="Arial" w:cs="Arial"/>
          <w:sz w:val="20"/>
          <w:szCs w:val="20"/>
        </w:rPr>
        <w:t>GDC-</w:t>
      </w:r>
      <w:r w:rsidRPr="0007613F">
        <w:rPr>
          <w:rFonts w:ascii="Arial" w:hAnsi="Arial" w:cs="Arial"/>
          <w:sz w:val="20"/>
          <w:szCs w:val="20"/>
        </w:rPr>
        <w:t>TCGA datasets</w:t>
      </w:r>
      <w:r w:rsidRPr="0007613F">
        <w:rPr>
          <w:rFonts w:ascii="Arial" w:hAnsi="Arial" w:cs="Arial"/>
          <w:sz w:val="20"/>
          <w:szCs w:val="20"/>
        </w:rPr>
        <w:fldChar w:fldCharType="begin"/>
      </w:r>
      <w:r w:rsidR="007B1B3A">
        <w:rPr>
          <w:rFonts w:ascii="Arial" w:hAnsi="Arial" w:cs="Arial"/>
          <w:sz w:val="20"/>
          <w:szCs w:val="20"/>
        </w:rPr>
        <w:instrText xml:space="preserve"> ADDIN ZOTERO_ITEM CSL_CITATION {"citationID":"WoUeRozn","properties":{"formattedCitation":"\\super 24,27\\nosupersub{}","plainCitation":"24,27","noteIndex":0},"citationItems":[{"id":101,"uris":["http://zotero.org/users/local/q86rvdj2/items/ZUGCCPWX"],"itemData":{"id":101,"type":"dataset","publisher":"https://www.cancer.gov/tcga","title":"The Cancer Genome Atlas","URL":"https://www.cancer.gov/tcga","author":[{"family":"TCGA Research Network","given":""}]}},{"id":"yKz8QSbR/FtFuSsK4","uris":["http://zotero.org/users/local/q86rvdj2/items/PP5PUI3M"],"itemData":{"id":150,"type":"article-journal","container-title":"Nature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07613F">
        <w:rPr>
          <w:rFonts w:ascii="Arial" w:hAnsi="Arial" w:cs="Arial"/>
          <w:sz w:val="20"/>
          <w:szCs w:val="20"/>
        </w:rPr>
        <w:fldChar w:fldCharType="separate"/>
      </w:r>
      <w:r w:rsidR="007B1B3A" w:rsidRPr="007B1B3A">
        <w:rPr>
          <w:rFonts w:ascii="Arial" w:hAnsi="Arial" w:cs="Arial"/>
          <w:kern w:val="0"/>
          <w:sz w:val="20"/>
          <w:vertAlign w:val="superscript"/>
        </w:rPr>
        <w:t>24,27</w:t>
      </w:r>
      <w:r w:rsidRPr="0007613F">
        <w:rPr>
          <w:rFonts w:ascii="Arial" w:hAnsi="Arial" w:cs="Arial"/>
          <w:sz w:val="20"/>
          <w:szCs w:val="20"/>
        </w:rPr>
        <w:fldChar w:fldCharType="end"/>
      </w:r>
      <w:r w:rsidRPr="0007613F">
        <w:rPr>
          <w:rFonts w:ascii="Arial" w:hAnsi="Arial" w:cs="Arial"/>
          <w:sz w:val="20"/>
          <w:szCs w:val="20"/>
        </w:rPr>
        <w:t xml:space="preserve">. </w:t>
      </w:r>
      <w:r>
        <w:rPr>
          <w:rFonts w:ascii="Arial" w:hAnsi="Arial" w:cs="Arial"/>
          <w:sz w:val="20"/>
          <w:szCs w:val="20"/>
        </w:rPr>
        <w:t>Effect Size (</w:t>
      </w:r>
      <w:r w:rsidRPr="0007613F">
        <w:rPr>
          <w:rFonts w:ascii="Arial" w:hAnsi="Arial" w:cs="Arial"/>
          <w:sz w:val="20"/>
          <w:szCs w:val="20"/>
        </w:rPr>
        <w:t>Cohen’s d</w:t>
      </w:r>
      <w:r>
        <w:rPr>
          <w:rFonts w:ascii="Arial" w:hAnsi="Arial" w:cs="Arial"/>
          <w:sz w:val="20"/>
          <w:szCs w:val="20"/>
        </w:rPr>
        <w:t>)</w:t>
      </w:r>
      <w:r w:rsidRPr="0007613F">
        <w:rPr>
          <w:rFonts w:ascii="Arial" w:hAnsi="Arial" w:cs="Arial"/>
          <w:sz w:val="20"/>
          <w:szCs w:val="20"/>
        </w:rPr>
        <w:t xml:space="preserve"> and corresponding</w:t>
      </w:r>
      <w:r>
        <w:rPr>
          <w:rFonts w:ascii="Arial" w:hAnsi="Arial" w:cs="Arial"/>
          <w:sz w:val="20"/>
          <w:szCs w:val="20"/>
        </w:rPr>
        <w:t xml:space="preserve"> statistical significance given by Welch’s t-test</w:t>
      </w:r>
      <w:r w:rsidRPr="0007613F">
        <w:rPr>
          <w:rFonts w:ascii="Arial" w:hAnsi="Arial" w:cs="Arial"/>
          <w:sz w:val="20"/>
          <w:szCs w:val="20"/>
        </w:rPr>
        <w:t xml:space="preserve"> </w:t>
      </w:r>
      <w:r>
        <w:rPr>
          <w:rFonts w:ascii="Arial" w:hAnsi="Arial" w:cs="Arial"/>
          <w:sz w:val="20"/>
          <w:szCs w:val="20"/>
        </w:rPr>
        <w:t>(</w:t>
      </w:r>
      <w:r w:rsidR="00485BB1">
        <w:rPr>
          <w:rFonts w:ascii="Arial" w:hAnsi="Arial" w:cs="Arial"/>
          <w:sz w:val="20"/>
          <w:szCs w:val="20"/>
        </w:rPr>
        <w:t xml:space="preserve">adjusted </w:t>
      </w:r>
      <w:r w:rsidRPr="0007613F">
        <w:rPr>
          <w:rFonts w:ascii="Arial" w:hAnsi="Arial" w:cs="Arial"/>
          <w:sz w:val="20"/>
          <w:szCs w:val="20"/>
        </w:rPr>
        <w:t>p-value</w:t>
      </w:r>
      <w:r>
        <w:rPr>
          <w:rFonts w:ascii="Arial" w:hAnsi="Arial" w:cs="Arial"/>
          <w:sz w:val="20"/>
          <w:szCs w:val="20"/>
        </w:rPr>
        <w:t>)</w:t>
      </w:r>
      <w:r w:rsidRPr="0007613F">
        <w:rPr>
          <w:rFonts w:ascii="Arial" w:hAnsi="Arial" w:cs="Arial"/>
          <w:sz w:val="20"/>
          <w:szCs w:val="20"/>
        </w:rPr>
        <w:t xml:space="preserve"> are shown above plots.</w:t>
      </w:r>
      <w:r>
        <w:rPr>
          <w:rFonts w:ascii="Arial" w:hAnsi="Arial" w:cs="Arial"/>
          <w:sz w:val="20"/>
          <w:szCs w:val="20"/>
        </w:rPr>
        <w:t xml:space="preserve"> Only GDC-TCGA</w:t>
      </w:r>
      <w:r>
        <w:rPr>
          <w:rFonts w:ascii="Arial" w:hAnsi="Arial" w:cs="Arial"/>
          <w:sz w:val="20"/>
          <w:szCs w:val="20"/>
        </w:rPr>
        <w:fldChar w:fldCharType="begin"/>
      </w:r>
      <w:r w:rsidR="007B1B3A">
        <w:rPr>
          <w:rFonts w:ascii="Arial" w:hAnsi="Arial" w:cs="Arial"/>
          <w:sz w:val="20"/>
          <w:szCs w:val="20"/>
        </w:rPr>
        <w:instrText xml:space="preserve"> ADDIN ZOTERO_ITEM CSL_CITATION {"citationID":"AAMPVqg1","properties":{"formattedCitation":"\\super 24,27\\nosupersub{}","plainCitation":"24,27","noteIndex":0},"citationItems":[{"id":101,"uris":["http://zotero.org/users/local/q86rvdj2/items/ZUGCCPWX"],"itemData":{"id":101,"type":"dataset","publisher":"https://www.cancer.gov/tcga","title":"The Cancer Genome Atlas","URL":"https://www.cancer.gov/tcga","author":[{"family":"TCGA Research Network","given":""}]}},{"id":"yKz8QSbR/FtFuSsK4","uris":["http://zotero.org/users/local/q86rvdj2/items/PP5PUI3M"],"itemData":{"id":150,"type":"article-journal","container-title":"Nature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Pr>
          <w:rFonts w:ascii="Arial" w:hAnsi="Arial" w:cs="Arial"/>
          <w:sz w:val="20"/>
          <w:szCs w:val="20"/>
        </w:rPr>
        <w:fldChar w:fldCharType="separate"/>
      </w:r>
      <w:r w:rsidR="007B1B3A" w:rsidRPr="007B1B3A">
        <w:rPr>
          <w:rFonts w:ascii="Arial" w:hAnsi="Arial" w:cs="Arial"/>
          <w:kern w:val="0"/>
          <w:sz w:val="20"/>
          <w:vertAlign w:val="superscript"/>
        </w:rPr>
        <w:t>24,27</w:t>
      </w:r>
      <w:r>
        <w:rPr>
          <w:rFonts w:ascii="Arial" w:hAnsi="Arial" w:cs="Arial"/>
          <w:sz w:val="20"/>
          <w:szCs w:val="20"/>
        </w:rPr>
        <w:fldChar w:fldCharType="end"/>
      </w:r>
      <w:r>
        <w:rPr>
          <w:rFonts w:ascii="Arial" w:hAnsi="Arial" w:cs="Arial"/>
          <w:sz w:val="20"/>
          <w:szCs w:val="20"/>
        </w:rPr>
        <w:t xml:space="preserve"> datasets with at least 5 normal and tumor samples were considered for this analysis. </w:t>
      </w:r>
    </w:p>
    <w:p w14:paraId="7FCDD995" w14:textId="77777777" w:rsidR="00AC126F" w:rsidRDefault="00AC126F">
      <w:pPr>
        <w:spacing w:line="278" w:lineRule="auto"/>
        <w:rPr>
          <w:rFonts w:ascii="Arial" w:hAnsi="Arial" w:cs="Arial"/>
          <w:sz w:val="20"/>
          <w:szCs w:val="20"/>
        </w:rPr>
      </w:pPr>
      <w:r>
        <w:rPr>
          <w:rFonts w:ascii="Arial" w:hAnsi="Arial" w:cs="Arial"/>
          <w:sz w:val="20"/>
          <w:szCs w:val="20"/>
        </w:rPr>
        <w:br w:type="page"/>
      </w:r>
    </w:p>
    <w:p w14:paraId="77987806" w14:textId="77777777" w:rsidR="002E2D67" w:rsidRDefault="002E2D67" w:rsidP="002E2D67">
      <w:pPr>
        <w:jc w:val="both"/>
        <w:rPr>
          <w:rFonts w:ascii="Arial" w:hAnsi="Arial" w:cs="Arial"/>
          <w:sz w:val="20"/>
          <w:szCs w:val="20"/>
        </w:rPr>
      </w:pPr>
    </w:p>
    <w:p w14:paraId="68064472" w14:textId="218C09C3" w:rsidR="00640845" w:rsidRDefault="00485BB1" w:rsidP="00785308">
      <w:pPr>
        <w:jc w:val="both"/>
        <w:rPr>
          <w:rFonts w:ascii="Arial" w:hAnsi="Arial" w:cs="Arial"/>
          <w:sz w:val="20"/>
          <w:szCs w:val="20"/>
        </w:rPr>
      </w:pPr>
      <w:r>
        <w:rPr>
          <w:rFonts w:ascii="Arial" w:hAnsi="Arial" w:cs="Arial"/>
          <w:noProof/>
          <w:sz w:val="20"/>
          <w:szCs w:val="20"/>
        </w:rPr>
        <w:drawing>
          <wp:inline distT="0" distB="0" distL="0" distR="0" wp14:anchorId="145F4E04" wp14:editId="64255F3A">
            <wp:extent cx="5731510" cy="8253730"/>
            <wp:effectExtent l="0" t="0" r="2540" b="0"/>
            <wp:docPr id="46947015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70152" name="Imagem 469470152"/>
                    <pic:cNvPicPr/>
                  </pic:nvPicPr>
                  <pic:blipFill>
                    <a:blip r:embed="rId27">
                      <a:extLst>
                        <a:ext uri="{28A0092B-C50C-407E-A947-70E740481C1C}">
                          <a14:useLocalDpi xmlns:a14="http://schemas.microsoft.com/office/drawing/2010/main" val="0"/>
                        </a:ext>
                      </a:extLst>
                    </a:blip>
                    <a:stretch>
                      <a:fillRect/>
                    </a:stretch>
                  </pic:blipFill>
                  <pic:spPr>
                    <a:xfrm>
                      <a:off x="0" y="0"/>
                      <a:ext cx="5731510" cy="8253730"/>
                    </a:xfrm>
                    <a:prstGeom prst="rect">
                      <a:avLst/>
                    </a:prstGeom>
                  </pic:spPr>
                </pic:pic>
              </a:graphicData>
            </a:graphic>
          </wp:inline>
        </w:drawing>
      </w:r>
    </w:p>
    <w:p w14:paraId="632B7988" w14:textId="7C9EE269" w:rsidR="00485BB1" w:rsidRDefault="00485BB1" w:rsidP="00485BB1">
      <w:pPr>
        <w:jc w:val="both"/>
        <w:rPr>
          <w:rFonts w:ascii="Arial" w:hAnsi="Arial" w:cs="Arial"/>
          <w:sz w:val="20"/>
          <w:szCs w:val="20"/>
        </w:rPr>
      </w:pPr>
      <w:r w:rsidRPr="0007613F">
        <w:rPr>
          <w:rFonts w:ascii="Arial" w:hAnsi="Arial" w:cs="Arial"/>
          <w:b/>
          <w:bCs/>
          <w:sz w:val="20"/>
          <w:szCs w:val="20"/>
        </w:rPr>
        <w:lastRenderedPageBreak/>
        <w:t>Supplementary Figure 1</w:t>
      </w:r>
      <w:r w:rsidR="00705169">
        <w:rPr>
          <w:rFonts w:ascii="Arial" w:hAnsi="Arial" w:cs="Arial"/>
          <w:b/>
          <w:bCs/>
          <w:sz w:val="20"/>
          <w:szCs w:val="20"/>
        </w:rPr>
        <w:t>7</w:t>
      </w:r>
      <w:r w:rsidRPr="0007613F">
        <w:rPr>
          <w:rFonts w:ascii="Arial" w:hAnsi="Arial" w:cs="Arial"/>
          <w:b/>
          <w:bCs/>
          <w:sz w:val="20"/>
          <w:szCs w:val="20"/>
        </w:rPr>
        <w:t>.</w:t>
      </w:r>
      <w:r>
        <w:rPr>
          <w:rFonts w:ascii="Arial" w:hAnsi="Arial" w:cs="Arial"/>
          <w:b/>
          <w:bCs/>
          <w:sz w:val="20"/>
          <w:szCs w:val="20"/>
        </w:rPr>
        <w:t xml:space="preserve"> </w:t>
      </w:r>
      <w:r w:rsidRPr="009A3A3C">
        <w:rPr>
          <w:rFonts w:ascii="Arial" w:hAnsi="Arial" w:cs="Arial"/>
          <w:sz w:val="20"/>
          <w:szCs w:val="20"/>
        </w:rPr>
        <w:t xml:space="preserve">Kaplan–Meier plots showing </w:t>
      </w:r>
      <w:r>
        <w:rPr>
          <w:rFonts w:ascii="Arial" w:hAnsi="Arial" w:cs="Arial"/>
          <w:sz w:val="20"/>
          <w:szCs w:val="20"/>
        </w:rPr>
        <w:t xml:space="preserve">proportion of </w:t>
      </w:r>
      <w:r w:rsidRPr="009A3A3C">
        <w:rPr>
          <w:rFonts w:ascii="Arial" w:hAnsi="Arial" w:cs="Arial"/>
          <w:sz w:val="20"/>
          <w:szCs w:val="20"/>
        </w:rPr>
        <w:t>overall survival</w:t>
      </w:r>
      <w:r>
        <w:rPr>
          <w:rFonts w:ascii="Arial" w:hAnsi="Arial" w:cs="Arial"/>
          <w:sz w:val="20"/>
          <w:szCs w:val="20"/>
        </w:rPr>
        <w:t xml:space="preserve"> (Y-Axis) per days (X-Axis)</w:t>
      </w:r>
      <w:r w:rsidRPr="009A3A3C">
        <w:rPr>
          <w:rFonts w:ascii="Arial" w:hAnsi="Arial" w:cs="Arial"/>
          <w:sz w:val="20"/>
          <w:szCs w:val="20"/>
        </w:rPr>
        <w:t xml:space="preserve"> of patients </w:t>
      </w:r>
      <w:r>
        <w:rPr>
          <w:rFonts w:ascii="Arial" w:hAnsi="Arial" w:cs="Arial"/>
          <w:sz w:val="20"/>
          <w:szCs w:val="20"/>
        </w:rPr>
        <w:t>of GDC-</w:t>
      </w:r>
      <w:r w:rsidRPr="0007613F">
        <w:rPr>
          <w:rFonts w:ascii="Arial" w:hAnsi="Arial" w:cs="Arial"/>
          <w:sz w:val="20"/>
          <w:szCs w:val="20"/>
        </w:rPr>
        <w:t>TCGA datasets</w:t>
      </w:r>
      <w:r w:rsidRPr="0007613F">
        <w:rPr>
          <w:rFonts w:ascii="Arial" w:hAnsi="Arial" w:cs="Arial"/>
          <w:sz w:val="20"/>
          <w:szCs w:val="20"/>
        </w:rPr>
        <w:fldChar w:fldCharType="begin"/>
      </w:r>
      <w:r w:rsidR="007B1B3A">
        <w:rPr>
          <w:rFonts w:ascii="Arial" w:hAnsi="Arial" w:cs="Arial"/>
          <w:sz w:val="20"/>
          <w:szCs w:val="20"/>
        </w:rPr>
        <w:instrText xml:space="preserve"> ADDIN ZOTERO_ITEM CSL_CITATION {"citationID":"wuAr423y","properties":{"formattedCitation":"\\super 24,27\\nosupersub{}","plainCitation":"24,27","noteIndex":0},"citationItems":[{"id":101,"uris":["http://zotero.org/users/local/q86rvdj2/items/ZUGCCPWX"],"itemData":{"id":101,"type":"dataset","publisher":"https://www.cancer.gov/tcga","title":"The Cancer Genome Atlas","URL":"https://www.cancer.gov/tcga","author":[{"family":"TCGA Research Network","given":""}]}},{"id":"yKz8QSbR/FtFuSsK4","uris":["http://zotero.org/users/local/q86rvdj2/items/PP5PUI3M"],"itemData":{"id":150,"type":"article-journal","container-title":"Nature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07613F">
        <w:rPr>
          <w:rFonts w:ascii="Arial" w:hAnsi="Arial" w:cs="Arial"/>
          <w:sz w:val="20"/>
          <w:szCs w:val="20"/>
        </w:rPr>
        <w:fldChar w:fldCharType="separate"/>
      </w:r>
      <w:r w:rsidR="007B1B3A" w:rsidRPr="007B1B3A">
        <w:rPr>
          <w:rFonts w:ascii="Arial" w:hAnsi="Arial" w:cs="Arial"/>
          <w:kern w:val="0"/>
          <w:sz w:val="20"/>
          <w:vertAlign w:val="superscript"/>
        </w:rPr>
        <w:t>24,27</w:t>
      </w:r>
      <w:r w:rsidRPr="0007613F">
        <w:rPr>
          <w:rFonts w:ascii="Arial" w:hAnsi="Arial" w:cs="Arial"/>
          <w:sz w:val="20"/>
          <w:szCs w:val="20"/>
        </w:rPr>
        <w:fldChar w:fldCharType="end"/>
      </w:r>
      <w:r w:rsidRPr="0007613F">
        <w:rPr>
          <w:rFonts w:ascii="Arial" w:hAnsi="Arial" w:cs="Arial"/>
          <w:sz w:val="20"/>
          <w:szCs w:val="20"/>
        </w:rPr>
        <w:t>, stratified by SG score</w:t>
      </w:r>
      <w:r>
        <w:rPr>
          <w:rFonts w:ascii="Arial" w:hAnsi="Arial" w:cs="Arial"/>
          <w:sz w:val="20"/>
          <w:szCs w:val="20"/>
        </w:rPr>
        <w:t>, with dataset identification as plot title</w:t>
      </w:r>
      <w:r w:rsidRPr="0007613F">
        <w:rPr>
          <w:rFonts w:ascii="Arial" w:hAnsi="Arial" w:cs="Arial"/>
          <w:sz w:val="20"/>
          <w:szCs w:val="20"/>
        </w:rPr>
        <w:t xml:space="preserve">. Patients were grouped into high and low expression cohorts based on bottom and upper quartile </w:t>
      </w:r>
      <w:r>
        <w:rPr>
          <w:rFonts w:ascii="Arial" w:hAnsi="Arial" w:cs="Arial"/>
          <w:sz w:val="20"/>
          <w:szCs w:val="20"/>
        </w:rPr>
        <w:t>SG Score</w:t>
      </w:r>
      <w:r w:rsidRPr="0007613F">
        <w:rPr>
          <w:rFonts w:ascii="Arial" w:hAnsi="Arial" w:cs="Arial"/>
          <w:sz w:val="20"/>
          <w:szCs w:val="20"/>
        </w:rPr>
        <w:t xml:space="preserve"> values.</w:t>
      </w:r>
      <w:r>
        <w:rPr>
          <w:rFonts w:ascii="Arial" w:hAnsi="Arial" w:cs="Arial"/>
          <w:sz w:val="20"/>
          <w:szCs w:val="20"/>
        </w:rPr>
        <w:t xml:space="preserve"> BH-adjusted</w:t>
      </w:r>
      <w:r w:rsidRPr="0007613F">
        <w:rPr>
          <w:rFonts w:ascii="Arial" w:hAnsi="Arial" w:cs="Arial"/>
          <w:sz w:val="20"/>
          <w:szCs w:val="20"/>
        </w:rPr>
        <w:t xml:space="preserve"> </w:t>
      </w:r>
      <w:r>
        <w:rPr>
          <w:rFonts w:ascii="Arial" w:hAnsi="Arial" w:cs="Arial"/>
          <w:sz w:val="20"/>
          <w:szCs w:val="20"/>
        </w:rPr>
        <w:t>Log-rank p-value, HR, and FPR compared to 100 random signatures is shown on bottom right of each plot; datasets with FPR &gt; 0.05 are highlighted in red.</w:t>
      </w:r>
    </w:p>
    <w:p w14:paraId="21A936AD" w14:textId="77777777" w:rsidR="000078A7" w:rsidRDefault="000078A7">
      <w:pPr>
        <w:spacing w:line="278" w:lineRule="auto"/>
        <w:rPr>
          <w:rFonts w:asciiTheme="majorHAnsi" w:eastAsiaTheme="majorEastAsia" w:hAnsiTheme="majorHAnsi" w:cstheme="majorBidi"/>
          <w:color w:val="0F4761" w:themeColor="accent1" w:themeShade="BF"/>
          <w:sz w:val="40"/>
          <w:szCs w:val="40"/>
        </w:rPr>
      </w:pPr>
      <w:r>
        <w:br w:type="page"/>
      </w:r>
    </w:p>
    <w:p w14:paraId="2B0D6B90" w14:textId="2DAB5A05" w:rsidR="009D29FA" w:rsidRPr="009D29FA" w:rsidRDefault="009D29FA" w:rsidP="009D29FA">
      <w:pPr>
        <w:pStyle w:val="Ttulo1"/>
      </w:pPr>
      <w:r>
        <w:lastRenderedPageBreak/>
        <w:t>References</w:t>
      </w:r>
    </w:p>
    <w:p w14:paraId="03F6828B" w14:textId="77777777" w:rsidR="000078A7" w:rsidRDefault="000078A7" w:rsidP="000078A7">
      <w:pPr>
        <w:pStyle w:val="Bibliografia"/>
        <w:spacing w:after="120" w:line="360" w:lineRule="auto"/>
        <w:ind w:left="386" w:hanging="386"/>
        <w:rPr>
          <w:szCs w:val="20"/>
        </w:rPr>
      </w:pPr>
    </w:p>
    <w:p w14:paraId="3CDEDBF6" w14:textId="77777777" w:rsidR="007B1B3A" w:rsidRPr="007B1B3A" w:rsidRDefault="009D29FA" w:rsidP="007B1B3A">
      <w:pPr>
        <w:pStyle w:val="Bibliografia"/>
      </w:pPr>
      <w:r>
        <w:rPr>
          <w:szCs w:val="20"/>
        </w:rPr>
        <w:fldChar w:fldCharType="begin"/>
      </w:r>
      <w:r>
        <w:rPr>
          <w:szCs w:val="20"/>
        </w:rPr>
        <w:instrText xml:space="preserve"> ADDIN ZOTERO_BIBL {"uncited":[],"omitted":[],"custom":[]} CSL_BIBLIOGRAPHY </w:instrText>
      </w:r>
      <w:r>
        <w:rPr>
          <w:szCs w:val="20"/>
        </w:rPr>
        <w:fldChar w:fldCharType="separate"/>
      </w:r>
      <w:r w:rsidR="007B1B3A" w:rsidRPr="007B1B3A">
        <w:t>1.</w:t>
      </w:r>
      <w:r w:rsidR="007B1B3A" w:rsidRPr="007B1B3A">
        <w:tab/>
        <w:t xml:space="preserve">Khong, A. </w:t>
      </w:r>
      <w:r w:rsidR="007B1B3A" w:rsidRPr="007B1B3A">
        <w:rPr>
          <w:i/>
          <w:iCs/>
        </w:rPr>
        <w:t>et al.</w:t>
      </w:r>
      <w:r w:rsidR="007B1B3A" w:rsidRPr="007B1B3A">
        <w:t xml:space="preserve"> The Stress Granule Transcriptome Reveals Principles of mRNA Accumulation in Stress Granules. </w:t>
      </w:r>
      <w:r w:rsidR="007B1B3A" w:rsidRPr="007B1B3A">
        <w:rPr>
          <w:i/>
          <w:iCs/>
        </w:rPr>
        <w:t>Mol. Cell</w:t>
      </w:r>
      <w:r w:rsidR="007B1B3A" w:rsidRPr="007B1B3A">
        <w:t xml:space="preserve"> </w:t>
      </w:r>
      <w:r w:rsidR="007B1B3A" w:rsidRPr="007B1B3A">
        <w:rPr>
          <w:b/>
          <w:bCs/>
        </w:rPr>
        <w:t>68</w:t>
      </w:r>
      <w:r w:rsidR="007B1B3A" w:rsidRPr="007B1B3A">
        <w:t>, 808-820.e5 (2017).</w:t>
      </w:r>
    </w:p>
    <w:p w14:paraId="4CA94F1F" w14:textId="77777777" w:rsidR="007B1B3A" w:rsidRPr="007B1B3A" w:rsidRDefault="007B1B3A" w:rsidP="007B1B3A">
      <w:pPr>
        <w:pStyle w:val="Bibliografia"/>
      </w:pPr>
      <w:r w:rsidRPr="007B1B3A">
        <w:t>2.</w:t>
      </w:r>
      <w:r w:rsidRPr="007B1B3A">
        <w:tab/>
        <w:t xml:space="preserve">Matheny, T., Van Treeck, B., Huynh, T. N. &amp; Parker, R. RNA partitioning into stress granules is based on the summation of multiple interactions. </w:t>
      </w:r>
      <w:r w:rsidRPr="007B1B3A">
        <w:rPr>
          <w:i/>
          <w:iCs/>
        </w:rPr>
        <w:t>RNA</w:t>
      </w:r>
      <w:r w:rsidRPr="007B1B3A">
        <w:t xml:space="preserve"> </w:t>
      </w:r>
      <w:r w:rsidRPr="007B1B3A">
        <w:rPr>
          <w:b/>
          <w:bCs/>
        </w:rPr>
        <w:t>27</w:t>
      </w:r>
      <w:r w:rsidRPr="007B1B3A">
        <w:t>, 174–189 (2021).</w:t>
      </w:r>
    </w:p>
    <w:p w14:paraId="164D418A" w14:textId="77777777" w:rsidR="007B1B3A" w:rsidRPr="007B1B3A" w:rsidRDefault="007B1B3A" w:rsidP="007B1B3A">
      <w:pPr>
        <w:pStyle w:val="Bibliografia"/>
      </w:pPr>
      <w:r w:rsidRPr="007B1B3A">
        <w:t>3.</w:t>
      </w:r>
      <w:r w:rsidRPr="007B1B3A">
        <w:tab/>
        <w:t xml:space="preserve">Matheny, T., Van Treeck, B., Huynh, T. N. &amp; Parker, R. Corrigendum: RNA partitioning into stress granules is based on the summation of multiple interactions. </w:t>
      </w:r>
      <w:r w:rsidRPr="007B1B3A">
        <w:rPr>
          <w:i/>
          <w:iCs/>
        </w:rPr>
        <w:t>RNA</w:t>
      </w:r>
      <w:r w:rsidRPr="007B1B3A">
        <w:t xml:space="preserve"> </w:t>
      </w:r>
      <w:r w:rsidRPr="007B1B3A">
        <w:rPr>
          <w:b/>
          <w:bCs/>
        </w:rPr>
        <w:t>29</w:t>
      </w:r>
      <w:r w:rsidRPr="007B1B3A">
        <w:t>, 1837–1837 (2023).</w:t>
      </w:r>
    </w:p>
    <w:p w14:paraId="2CD8067A" w14:textId="77777777" w:rsidR="007B1B3A" w:rsidRPr="007B1B3A" w:rsidRDefault="007B1B3A" w:rsidP="007B1B3A">
      <w:pPr>
        <w:pStyle w:val="Bibliografia"/>
      </w:pPr>
      <w:r w:rsidRPr="007B1B3A">
        <w:t>4.</w:t>
      </w:r>
      <w:r w:rsidRPr="007B1B3A">
        <w:tab/>
        <w:t xml:space="preserve">Padrón, A., Iwasaki, S. &amp; Ingolia, N. T. Proximity RNA Labeling by APEX-Seq Reveals the Organization of Translation Initiation Complexes and Repressive RNA Granules. </w:t>
      </w:r>
      <w:r w:rsidRPr="007B1B3A">
        <w:rPr>
          <w:i/>
          <w:iCs/>
        </w:rPr>
        <w:t>Mol. Cell</w:t>
      </w:r>
      <w:r w:rsidRPr="007B1B3A">
        <w:t xml:space="preserve"> </w:t>
      </w:r>
      <w:r w:rsidRPr="007B1B3A">
        <w:rPr>
          <w:b/>
          <w:bCs/>
        </w:rPr>
        <w:t>75</w:t>
      </w:r>
      <w:r w:rsidRPr="007B1B3A">
        <w:t>, 875-887.e5 (2019).</w:t>
      </w:r>
    </w:p>
    <w:p w14:paraId="767D4AC3" w14:textId="77777777" w:rsidR="007B1B3A" w:rsidRPr="007B1B3A" w:rsidRDefault="007B1B3A" w:rsidP="007B1B3A">
      <w:pPr>
        <w:pStyle w:val="Bibliografia"/>
      </w:pPr>
      <w:r w:rsidRPr="007B1B3A">
        <w:t>5.</w:t>
      </w:r>
      <w:r w:rsidRPr="007B1B3A">
        <w:tab/>
        <w:t xml:space="preserve">Honda, M. </w:t>
      </w:r>
      <w:r w:rsidRPr="007B1B3A">
        <w:rPr>
          <w:i/>
          <w:iCs/>
        </w:rPr>
        <w:t>et al.</w:t>
      </w:r>
      <w:r w:rsidRPr="007B1B3A">
        <w:t xml:space="preserve"> High-depth spatial transcriptome analysis by photo-isolation chemistry. </w:t>
      </w:r>
      <w:r w:rsidRPr="007B1B3A">
        <w:rPr>
          <w:i/>
          <w:iCs/>
        </w:rPr>
        <w:t>Nat. Commun.</w:t>
      </w:r>
      <w:r w:rsidRPr="007B1B3A">
        <w:t xml:space="preserve"> </w:t>
      </w:r>
      <w:r w:rsidRPr="007B1B3A">
        <w:rPr>
          <w:b/>
          <w:bCs/>
        </w:rPr>
        <w:t>12</w:t>
      </w:r>
      <w:r w:rsidRPr="007B1B3A">
        <w:t>, 4416 (2021).</w:t>
      </w:r>
    </w:p>
    <w:p w14:paraId="3FAA0FE1" w14:textId="77777777" w:rsidR="007B1B3A" w:rsidRPr="007B1B3A" w:rsidRDefault="007B1B3A" w:rsidP="007B1B3A">
      <w:pPr>
        <w:pStyle w:val="Bibliografia"/>
      </w:pPr>
      <w:r w:rsidRPr="007B1B3A">
        <w:t>6.</w:t>
      </w:r>
      <w:r w:rsidRPr="007B1B3A">
        <w:tab/>
        <w:t xml:space="preserve">Shen, H. </w:t>
      </w:r>
      <w:r w:rsidRPr="007B1B3A">
        <w:rPr>
          <w:i/>
          <w:iCs/>
        </w:rPr>
        <w:t>et al.</w:t>
      </w:r>
      <w:r w:rsidRPr="007B1B3A">
        <w:t xml:space="preserve"> Sexually dimorphic RNA helicases DDX3X and DDX3Y differentially regulate RNA metabolism through phase separation. </w:t>
      </w:r>
      <w:r w:rsidRPr="007B1B3A">
        <w:rPr>
          <w:i/>
          <w:iCs/>
        </w:rPr>
        <w:t>Mol. Cell</w:t>
      </w:r>
      <w:r w:rsidRPr="007B1B3A">
        <w:t xml:space="preserve"> </w:t>
      </w:r>
      <w:r w:rsidRPr="007B1B3A">
        <w:rPr>
          <w:b/>
          <w:bCs/>
        </w:rPr>
        <w:t>82</w:t>
      </w:r>
      <w:r w:rsidRPr="007B1B3A">
        <w:t>, 2588-2603.e9 (2022).</w:t>
      </w:r>
    </w:p>
    <w:p w14:paraId="7A2FFA16" w14:textId="77777777" w:rsidR="007B1B3A" w:rsidRPr="007B1B3A" w:rsidRDefault="007B1B3A" w:rsidP="007B1B3A">
      <w:pPr>
        <w:pStyle w:val="Bibliografia"/>
      </w:pPr>
      <w:r w:rsidRPr="007B1B3A">
        <w:t>7.</w:t>
      </w:r>
      <w:r w:rsidRPr="007B1B3A">
        <w:tab/>
        <w:t xml:space="preserve">Sato, K., Takayama, K.-I. &amp; Inoue, S. Stress granules sequester Alzheimer’s disease-associated gene transcripts and regulate disease-related neuronal proteostasis. </w:t>
      </w:r>
      <w:r w:rsidRPr="007B1B3A">
        <w:rPr>
          <w:i/>
          <w:iCs/>
        </w:rPr>
        <w:t>Aging</w:t>
      </w:r>
      <w:r w:rsidRPr="007B1B3A">
        <w:t xml:space="preserve"> </w:t>
      </w:r>
      <w:r w:rsidRPr="007B1B3A">
        <w:rPr>
          <w:b/>
          <w:bCs/>
        </w:rPr>
        <w:t>15</w:t>
      </w:r>
      <w:r w:rsidRPr="007B1B3A">
        <w:t>, 3984–4011 (2023).</w:t>
      </w:r>
    </w:p>
    <w:p w14:paraId="1D9A058C" w14:textId="77777777" w:rsidR="007B1B3A" w:rsidRPr="007B1B3A" w:rsidRDefault="007B1B3A" w:rsidP="007B1B3A">
      <w:pPr>
        <w:pStyle w:val="Bibliografia"/>
      </w:pPr>
      <w:r w:rsidRPr="007B1B3A">
        <w:t>8.</w:t>
      </w:r>
      <w:r w:rsidRPr="007B1B3A">
        <w:tab/>
        <w:t xml:space="preserve">Zhou, Y. </w:t>
      </w:r>
      <w:r w:rsidRPr="007B1B3A">
        <w:rPr>
          <w:i/>
          <w:iCs/>
        </w:rPr>
        <w:t>et al.</w:t>
      </w:r>
      <w:r w:rsidRPr="007B1B3A">
        <w:t xml:space="preserve"> RNA damage compartmentalization by DHX9 stress granules. </w:t>
      </w:r>
      <w:r w:rsidRPr="007B1B3A">
        <w:rPr>
          <w:i/>
          <w:iCs/>
        </w:rPr>
        <w:t>Cell</w:t>
      </w:r>
      <w:r w:rsidRPr="007B1B3A">
        <w:t xml:space="preserve"> </w:t>
      </w:r>
      <w:r w:rsidRPr="007B1B3A">
        <w:rPr>
          <w:b/>
          <w:bCs/>
        </w:rPr>
        <w:t>187</w:t>
      </w:r>
      <w:r w:rsidRPr="007B1B3A">
        <w:t>, 1701-1718.e28 (2024).</w:t>
      </w:r>
    </w:p>
    <w:p w14:paraId="38D38089" w14:textId="77777777" w:rsidR="007B1B3A" w:rsidRPr="007B1B3A" w:rsidRDefault="007B1B3A" w:rsidP="007B1B3A">
      <w:pPr>
        <w:pStyle w:val="Bibliografia"/>
      </w:pPr>
      <w:r w:rsidRPr="007B1B3A">
        <w:t>9.</w:t>
      </w:r>
      <w:r w:rsidRPr="007B1B3A">
        <w:tab/>
        <w:t xml:space="preserve">Xiao, Y. </w:t>
      </w:r>
      <w:r w:rsidRPr="007B1B3A">
        <w:rPr>
          <w:i/>
          <w:iCs/>
        </w:rPr>
        <w:t>et al.</w:t>
      </w:r>
      <w:r w:rsidRPr="007B1B3A">
        <w:t xml:space="preserve"> Profiling of RNA-binding protein binding sites by in situ reverse transcription-based sequencing. </w:t>
      </w:r>
      <w:r w:rsidRPr="007B1B3A">
        <w:rPr>
          <w:i/>
          <w:iCs/>
        </w:rPr>
        <w:t>Nat. Methods</w:t>
      </w:r>
      <w:r w:rsidRPr="007B1B3A">
        <w:t xml:space="preserve"> </w:t>
      </w:r>
      <w:r w:rsidRPr="007B1B3A">
        <w:rPr>
          <w:b/>
          <w:bCs/>
        </w:rPr>
        <w:t>21</w:t>
      </w:r>
      <w:r w:rsidRPr="007B1B3A">
        <w:t>, 247–258 (2024).</w:t>
      </w:r>
    </w:p>
    <w:p w14:paraId="24F6D5D9" w14:textId="77777777" w:rsidR="007B1B3A" w:rsidRPr="007B1B3A" w:rsidRDefault="007B1B3A" w:rsidP="007B1B3A">
      <w:pPr>
        <w:pStyle w:val="Bibliografia"/>
      </w:pPr>
      <w:r w:rsidRPr="007B1B3A">
        <w:t>10.</w:t>
      </w:r>
      <w:r w:rsidRPr="007B1B3A">
        <w:tab/>
        <w:t xml:space="preserve">Zhao, Y. </w:t>
      </w:r>
      <w:r w:rsidRPr="007B1B3A">
        <w:rPr>
          <w:i/>
          <w:iCs/>
        </w:rPr>
        <w:t>et al.</w:t>
      </w:r>
      <w:r w:rsidRPr="007B1B3A">
        <w:t xml:space="preserve"> TPM, FPKM, or Normalized Counts? A Comparative Study of Quantification Measures for the Analysis of RNA-seq Data from the NCI Patient-Derived Models Repository. </w:t>
      </w:r>
      <w:r w:rsidRPr="007B1B3A">
        <w:rPr>
          <w:i/>
          <w:iCs/>
        </w:rPr>
        <w:t>J. Transl. Med.</w:t>
      </w:r>
      <w:r w:rsidRPr="007B1B3A">
        <w:t xml:space="preserve"> </w:t>
      </w:r>
      <w:r w:rsidRPr="007B1B3A">
        <w:rPr>
          <w:b/>
          <w:bCs/>
        </w:rPr>
        <w:t>19</w:t>
      </w:r>
      <w:r w:rsidRPr="007B1B3A">
        <w:t>, 269 (2021).</w:t>
      </w:r>
    </w:p>
    <w:p w14:paraId="2C76A3A6" w14:textId="77777777" w:rsidR="007B1B3A" w:rsidRPr="007B1B3A" w:rsidRDefault="007B1B3A" w:rsidP="007B1B3A">
      <w:pPr>
        <w:pStyle w:val="Bibliografia"/>
      </w:pPr>
      <w:r w:rsidRPr="007B1B3A">
        <w:lastRenderedPageBreak/>
        <w:t>11.</w:t>
      </w:r>
      <w:r w:rsidRPr="007B1B3A">
        <w:tab/>
        <w:t xml:space="preserve">Mandelboum, S., Manber, Z., Elroy-Stein, O. &amp; Elkon, R. Recurrent functional misinterpretation of RNA-seq data caused by sample-specific gene length bias. </w:t>
      </w:r>
      <w:r w:rsidRPr="007B1B3A">
        <w:rPr>
          <w:i/>
          <w:iCs/>
        </w:rPr>
        <w:t>PLOS Biol.</w:t>
      </w:r>
      <w:r w:rsidRPr="007B1B3A">
        <w:t xml:space="preserve"> </w:t>
      </w:r>
      <w:r w:rsidRPr="007B1B3A">
        <w:rPr>
          <w:b/>
          <w:bCs/>
        </w:rPr>
        <w:t>17</w:t>
      </w:r>
      <w:r w:rsidRPr="007B1B3A">
        <w:t>, e3000481 (2019).</w:t>
      </w:r>
    </w:p>
    <w:p w14:paraId="5E70EB86" w14:textId="77777777" w:rsidR="007B1B3A" w:rsidRPr="007B1B3A" w:rsidRDefault="007B1B3A" w:rsidP="007B1B3A">
      <w:pPr>
        <w:pStyle w:val="Bibliografia"/>
      </w:pPr>
      <w:r w:rsidRPr="007B1B3A">
        <w:t>12.</w:t>
      </w:r>
      <w:r w:rsidRPr="007B1B3A">
        <w:tab/>
        <w:t xml:space="preserve">Somasekharan, S. P. </w:t>
      </w:r>
      <w:r w:rsidRPr="007B1B3A">
        <w:rPr>
          <w:i/>
          <w:iCs/>
        </w:rPr>
        <w:t>et al.</w:t>
      </w:r>
      <w:r w:rsidRPr="007B1B3A">
        <w:t xml:space="preserve"> G3BP1-linked mRNA partitioning supports selective protein synthesis in response to oxidative stress. </w:t>
      </w:r>
      <w:r w:rsidRPr="007B1B3A">
        <w:rPr>
          <w:i/>
          <w:iCs/>
        </w:rPr>
        <w:t>Nucleic Acids Res.</w:t>
      </w:r>
      <w:r w:rsidRPr="007B1B3A">
        <w:t xml:space="preserve"> </w:t>
      </w:r>
      <w:r w:rsidRPr="007B1B3A">
        <w:rPr>
          <w:b/>
          <w:bCs/>
        </w:rPr>
        <w:t>48</w:t>
      </w:r>
      <w:r w:rsidRPr="007B1B3A">
        <w:t>, 6855–6873 (2020).</w:t>
      </w:r>
    </w:p>
    <w:p w14:paraId="2D0853D0" w14:textId="77777777" w:rsidR="007B1B3A" w:rsidRPr="007B1B3A" w:rsidRDefault="007B1B3A" w:rsidP="007B1B3A">
      <w:pPr>
        <w:pStyle w:val="Bibliografia"/>
      </w:pPr>
      <w:r w:rsidRPr="007B1B3A">
        <w:t>13.</w:t>
      </w:r>
      <w:r w:rsidRPr="007B1B3A">
        <w:tab/>
        <w:t xml:space="preserve">Matheny, T., Rao, B. S. &amp; Parker, R. Transcriptome-Wide Comparison of Stress Granules and P-Bodies Reveals that Translation Plays a Major Role in RNA Partitioning. </w:t>
      </w:r>
      <w:r w:rsidRPr="007B1B3A">
        <w:rPr>
          <w:i/>
          <w:iCs/>
        </w:rPr>
        <w:t>Mol. Cell. Biol.</w:t>
      </w:r>
      <w:r w:rsidRPr="007B1B3A">
        <w:t xml:space="preserve"> </w:t>
      </w:r>
      <w:r w:rsidRPr="007B1B3A">
        <w:rPr>
          <w:b/>
          <w:bCs/>
        </w:rPr>
        <w:t>39</w:t>
      </w:r>
      <w:r w:rsidRPr="007B1B3A">
        <w:t>, e00313-19 (2019).</w:t>
      </w:r>
    </w:p>
    <w:p w14:paraId="33842E20" w14:textId="77777777" w:rsidR="007B1B3A" w:rsidRPr="007B1B3A" w:rsidRDefault="007B1B3A" w:rsidP="007B1B3A">
      <w:pPr>
        <w:pStyle w:val="Bibliografia"/>
      </w:pPr>
      <w:r w:rsidRPr="007B1B3A">
        <w:t>14.</w:t>
      </w:r>
      <w:r w:rsidRPr="007B1B3A">
        <w:tab/>
        <w:t xml:space="preserve">Kudrin, P., Singh, A., Meierhofer, D., Kuśnierczyk, A. &amp; Ørom, U. A. V. N4-acetylcytidine (ac4C) promotes mRNA localization to stress granules. </w:t>
      </w:r>
      <w:r w:rsidRPr="007B1B3A">
        <w:rPr>
          <w:i/>
          <w:iCs/>
        </w:rPr>
        <w:t>EMBO Rep.</w:t>
      </w:r>
      <w:r w:rsidRPr="007B1B3A">
        <w:t xml:space="preserve"> </w:t>
      </w:r>
      <w:r w:rsidRPr="007B1B3A">
        <w:rPr>
          <w:b/>
          <w:bCs/>
        </w:rPr>
        <w:t>25</w:t>
      </w:r>
      <w:r w:rsidRPr="007B1B3A">
        <w:t>, 1814–1834 (2024).</w:t>
      </w:r>
    </w:p>
    <w:p w14:paraId="70EA5A1D" w14:textId="77777777" w:rsidR="007B1B3A" w:rsidRPr="007B1B3A" w:rsidRDefault="007B1B3A" w:rsidP="007B1B3A">
      <w:pPr>
        <w:pStyle w:val="Bibliografia"/>
      </w:pPr>
      <w:r w:rsidRPr="007B1B3A">
        <w:t>15.</w:t>
      </w:r>
      <w:r w:rsidRPr="007B1B3A">
        <w:tab/>
        <w:t xml:space="preserve">Di Timoteo, G. </w:t>
      </w:r>
      <w:r w:rsidRPr="007B1B3A">
        <w:rPr>
          <w:i/>
          <w:iCs/>
        </w:rPr>
        <w:t>et al.</w:t>
      </w:r>
      <w:r w:rsidRPr="007B1B3A">
        <w:t xml:space="preserve"> M6A reduction relieves FUS-associated ALS granules. </w:t>
      </w:r>
      <w:r w:rsidRPr="007B1B3A">
        <w:rPr>
          <w:i/>
          <w:iCs/>
        </w:rPr>
        <w:t>Nat. Commun.</w:t>
      </w:r>
      <w:r w:rsidRPr="007B1B3A">
        <w:t xml:space="preserve"> </w:t>
      </w:r>
      <w:r w:rsidRPr="007B1B3A">
        <w:rPr>
          <w:b/>
          <w:bCs/>
        </w:rPr>
        <w:t>15</w:t>
      </w:r>
      <w:r w:rsidRPr="007B1B3A">
        <w:t>, 5033 (2024).</w:t>
      </w:r>
    </w:p>
    <w:p w14:paraId="698FF83A" w14:textId="77777777" w:rsidR="007B1B3A" w:rsidRPr="007B1B3A" w:rsidRDefault="007B1B3A" w:rsidP="007B1B3A">
      <w:pPr>
        <w:pStyle w:val="Bibliografia"/>
      </w:pPr>
      <w:r w:rsidRPr="007B1B3A">
        <w:t>16.</w:t>
      </w:r>
      <w:r w:rsidRPr="007B1B3A">
        <w:tab/>
        <w:t xml:space="preserve">Kodali, S. </w:t>
      </w:r>
      <w:r w:rsidRPr="007B1B3A">
        <w:rPr>
          <w:i/>
          <w:iCs/>
        </w:rPr>
        <w:t>et al.</w:t>
      </w:r>
      <w:r w:rsidRPr="007B1B3A">
        <w:t xml:space="preserve"> RNA sequestration in P-bodies sustains myeloid leukaemia. </w:t>
      </w:r>
      <w:r w:rsidRPr="007B1B3A">
        <w:rPr>
          <w:i/>
          <w:iCs/>
        </w:rPr>
        <w:t>Nat. Cell Biol.</w:t>
      </w:r>
      <w:r w:rsidRPr="007B1B3A">
        <w:t xml:space="preserve"> </w:t>
      </w:r>
      <w:r w:rsidRPr="007B1B3A">
        <w:rPr>
          <w:b/>
          <w:bCs/>
        </w:rPr>
        <w:t>26</w:t>
      </w:r>
      <w:r w:rsidRPr="007B1B3A">
        <w:t>, 1745–1758 (2024).</w:t>
      </w:r>
    </w:p>
    <w:p w14:paraId="5332C646" w14:textId="77777777" w:rsidR="007B1B3A" w:rsidRPr="007B1B3A" w:rsidRDefault="007B1B3A" w:rsidP="007B1B3A">
      <w:pPr>
        <w:pStyle w:val="Bibliografia"/>
      </w:pPr>
      <w:r w:rsidRPr="007B1B3A">
        <w:t>17.</w:t>
      </w:r>
      <w:r w:rsidRPr="007B1B3A">
        <w:tab/>
        <w:t xml:space="preserve">Glauninger, H. </w:t>
      </w:r>
      <w:r w:rsidRPr="007B1B3A">
        <w:rPr>
          <w:i/>
          <w:iCs/>
        </w:rPr>
        <w:t>et al.</w:t>
      </w:r>
      <w:r w:rsidRPr="007B1B3A">
        <w:t xml:space="preserve"> Transcriptome-wide mRNA condensation precedes stress granule formation and excludes stress-induced transcripts. Preprint at https://doi.org/10.1101/2024.04.15.589678 (2024).</w:t>
      </w:r>
    </w:p>
    <w:p w14:paraId="5DED5946" w14:textId="77777777" w:rsidR="007B1B3A" w:rsidRPr="007B1B3A" w:rsidRDefault="007B1B3A" w:rsidP="007B1B3A">
      <w:pPr>
        <w:pStyle w:val="Bibliografia"/>
      </w:pPr>
      <w:r w:rsidRPr="007B1B3A">
        <w:t>18.</w:t>
      </w:r>
      <w:r w:rsidRPr="007B1B3A">
        <w:tab/>
        <w:t xml:space="preserve">Krieger, M. R. </w:t>
      </w:r>
      <w:r w:rsidRPr="007B1B3A">
        <w:rPr>
          <w:i/>
          <w:iCs/>
        </w:rPr>
        <w:t>et al.</w:t>
      </w:r>
      <w:r w:rsidRPr="007B1B3A">
        <w:t xml:space="preserve"> Trafficking of mitochondrial double-stranded RNA from mitochondria to the cytosol. </w:t>
      </w:r>
      <w:r w:rsidRPr="007B1B3A">
        <w:rPr>
          <w:i/>
          <w:iCs/>
        </w:rPr>
        <w:t>Life Sci. Alliance</w:t>
      </w:r>
      <w:r w:rsidRPr="007B1B3A">
        <w:t xml:space="preserve"> </w:t>
      </w:r>
      <w:r w:rsidRPr="007B1B3A">
        <w:rPr>
          <w:b/>
          <w:bCs/>
        </w:rPr>
        <w:t>7</w:t>
      </w:r>
      <w:r w:rsidRPr="007B1B3A">
        <w:t>, e202302396 (2024).</w:t>
      </w:r>
    </w:p>
    <w:p w14:paraId="7586B735" w14:textId="77777777" w:rsidR="007B1B3A" w:rsidRPr="007B1B3A" w:rsidRDefault="007B1B3A" w:rsidP="007B1B3A">
      <w:pPr>
        <w:pStyle w:val="Bibliografia"/>
      </w:pPr>
      <w:r w:rsidRPr="007B1B3A">
        <w:t>19.</w:t>
      </w:r>
      <w:r w:rsidRPr="007B1B3A">
        <w:tab/>
        <w:t xml:space="preserve">El Manaa, W. </w:t>
      </w:r>
      <w:r w:rsidRPr="007B1B3A">
        <w:rPr>
          <w:i/>
          <w:iCs/>
        </w:rPr>
        <w:t>et al.</w:t>
      </w:r>
      <w:r w:rsidRPr="007B1B3A">
        <w:t xml:space="preserve"> Transcription- and phosphorylation-dependent control of a functional interplay between XBP1s and PINK1 governs mitophagy and potentially impacts Parkinson disease pathophysiology. </w:t>
      </w:r>
      <w:r w:rsidRPr="007B1B3A">
        <w:rPr>
          <w:i/>
          <w:iCs/>
        </w:rPr>
        <w:t>Autophagy</w:t>
      </w:r>
      <w:r w:rsidRPr="007B1B3A">
        <w:t xml:space="preserve"> </w:t>
      </w:r>
      <w:r w:rsidRPr="007B1B3A">
        <w:rPr>
          <w:b/>
          <w:bCs/>
        </w:rPr>
        <w:t>17</w:t>
      </w:r>
      <w:r w:rsidRPr="007B1B3A">
        <w:t>, 4363–4385 (2021).</w:t>
      </w:r>
    </w:p>
    <w:p w14:paraId="4C2F51DB" w14:textId="77777777" w:rsidR="007B1B3A" w:rsidRPr="007B1B3A" w:rsidRDefault="007B1B3A" w:rsidP="007B1B3A">
      <w:pPr>
        <w:pStyle w:val="Bibliografia"/>
      </w:pPr>
      <w:r w:rsidRPr="007B1B3A">
        <w:t>20.</w:t>
      </w:r>
      <w:r w:rsidRPr="007B1B3A">
        <w:tab/>
        <w:t xml:space="preserve">The ENCODE Project Consortium. An integrated encyclopedia of DNA elements in the human genome. </w:t>
      </w:r>
      <w:r w:rsidRPr="007B1B3A">
        <w:rPr>
          <w:i/>
          <w:iCs/>
        </w:rPr>
        <w:t>Nature</w:t>
      </w:r>
      <w:r w:rsidRPr="007B1B3A">
        <w:t xml:space="preserve"> </w:t>
      </w:r>
      <w:r w:rsidRPr="007B1B3A">
        <w:rPr>
          <w:b/>
          <w:bCs/>
        </w:rPr>
        <w:t>489</w:t>
      </w:r>
      <w:r w:rsidRPr="007B1B3A">
        <w:t>, 57–74 (2012).</w:t>
      </w:r>
    </w:p>
    <w:p w14:paraId="4E642416" w14:textId="77777777" w:rsidR="007B1B3A" w:rsidRPr="007B1B3A" w:rsidRDefault="007B1B3A" w:rsidP="007B1B3A">
      <w:pPr>
        <w:pStyle w:val="Bibliografia"/>
      </w:pPr>
      <w:r w:rsidRPr="007B1B3A">
        <w:t>21.</w:t>
      </w:r>
      <w:r w:rsidRPr="007B1B3A">
        <w:tab/>
        <w:t xml:space="preserve">Luo, Y. </w:t>
      </w:r>
      <w:r w:rsidRPr="007B1B3A">
        <w:rPr>
          <w:i/>
          <w:iCs/>
        </w:rPr>
        <w:t>et al.</w:t>
      </w:r>
      <w:r w:rsidRPr="007B1B3A">
        <w:t xml:space="preserve"> New developments on the Encyclopedia of DNA Elements (ENCODE) data portal. </w:t>
      </w:r>
      <w:r w:rsidRPr="007B1B3A">
        <w:rPr>
          <w:i/>
          <w:iCs/>
        </w:rPr>
        <w:t>Nucleic Acids Res.</w:t>
      </w:r>
      <w:r w:rsidRPr="007B1B3A">
        <w:t xml:space="preserve"> </w:t>
      </w:r>
      <w:r w:rsidRPr="007B1B3A">
        <w:rPr>
          <w:b/>
          <w:bCs/>
        </w:rPr>
        <w:t>48</w:t>
      </w:r>
      <w:r w:rsidRPr="007B1B3A">
        <w:t>, D882–D889 (2020).</w:t>
      </w:r>
    </w:p>
    <w:p w14:paraId="72C93E8D" w14:textId="77777777" w:rsidR="007B1B3A" w:rsidRPr="007B1B3A" w:rsidRDefault="007B1B3A" w:rsidP="007B1B3A">
      <w:pPr>
        <w:pStyle w:val="Bibliografia"/>
      </w:pPr>
      <w:r w:rsidRPr="007B1B3A">
        <w:lastRenderedPageBreak/>
        <w:t>22.</w:t>
      </w:r>
      <w:r w:rsidRPr="007B1B3A">
        <w:tab/>
        <w:t xml:space="preserve">Van Nostrand, E. L. </w:t>
      </w:r>
      <w:r w:rsidRPr="007B1B3A">
        <w:rPr>
          <w:i/>
          <w:iCs/>
        </w:rPr>
        <w:t>et al.</w:t>
      </w:r>
      <w:r w:rsidRPr="007B1B3A">
        <w:t xml:space="preserve"> A large-scale binding and functional map of human RNA-binding proteins. </w:t>
      </w:r>
      <w:r w:rsidRPr="007B1B3A">
        <w:rPr>
          <w:i/>
          <w:iCs/>
        </w:rPr>
        <w:t>Nature</w:t>
      </w:r>
      <w:r w:rsidRPr="007B1B3A">
        <w:t xml:space="preserve"> </w:t>
      </w:r>
      <w:r w:rsidRPr="007B1B3A">
        <w:rPr>
          <w:b/>
          <w:bCs/>
        </w:rPr>
        <w:t>583</w:t>
      </w:r>
      <w:r w:rsidRPr="007B1B3A">
        <w:t>, 711–719 (2020).</w:t>
      </w:r>
    </w:p>
    <w:p w14:paraId="2D7189E8" w14:textId="77777777" w:rsidR="007B1B3A" w:rsidRPr="007B1B3A" w:rsidRDefault="007B1B3A" w:rsidP="007B1B3A">
      <w:pPr>
        <w:pStyle w:val="Bibliografia"/>
      </w:pPr>
      <w:r w:rsidRPr="007B1B3A">
        <w:t>23.</w:t>
      </w:r>
      <w:r w:rsidRPr="007B1B3A">
        <w:tab/>
        <w:t xml:space="preserve">Paget, M. </w:t>
      </w:r>
      <w:r w:rsidRPr="007B1B3A">
        <w:rPr>
          <w:i/>
          <w:iCs/>
        </w:rPr>
        <w:t>et al.</w:t>
      </w:r>
      <w:r w:rsidRPr="007B1B3A">
        <w:t xml:space="preserve"> Stress granules are shock absorbers that prevent excessive innate immune responses to dsRNA. </w:t>
      </w:r>
      <w:r w:rsidRPr="007B1B3A">
        <w:rPr>
          <w:i/>
          <w:iCs/>
        </w:rPr>
        <w:t>Mol. Cell</w:t>
      </w:r>
      <w:r w:rsidRPr="007B1B3A">
        <w:t xml:space="preserve"> </w:t>
      </w:r>
      <w:r w:rsidRPr="007B1B3A">
        <w:rPr>
          <w:b/>
          <w:bCs/>
        </w:rPr>
        <w:t>83</w:t>
      </w:r>
      <w:r w:rsidRPr="007B1B3A">
        <w:t>, 1180-1196.e8 (2023).</w:t>
      </w:r>
    </w:p>
    <w:p w14:paraId="77C4454C" w14:textId="77777777" w:rsidR="007B1B3A" w:rsidRPr="007B1B3A" w:rsidRDefault="007B1B3A" w:rsidP="007B1B3A">
      <w:pPr>
        <w:pStyle w:val="Bibliografia"/>
      </w:pPr>
      <w:r w:rsidRPr="007B1B3A">
        <w:t>24.</w:t>
      </w:r>
      <w:r w:rsidRPr="007B1B3A">
        <w:tab/>
        <w:t>TCGA Research Network. The Cancer Genome Atlas. https://www.cancer.gov/tcga.</w:t>
      </w:r>
    </w:p>
    <w:p w14:paraId="3FA36168" w14:textId="77777777" w:rsidR="007B1B3A" w:rsidRPr="007B1B3A" w:rsidRDefault="007B1B3A" w:rsidP="007B1B3A">
      <w:pPr>
        <w:pStyle w:val="Bibliografia"/>
      </w:pPr>
      <w:r w:rsidRPr="007B1B3A">
        <w:t>25.</w:t>
      </w:r>
      <w:r w:rsidRPr="007B1B3A">
        <w:tab/>
        <w:t xml:space="preserve">Yang, W. </w:t>
      </w:r>
      <w:r w:rsidRPr="007B1B3A">
        <w:rPr>
          <w:i/>
          <w:iCs/>
        </w:rPr>
        <w:t>et al.</w:t>
      </w:r>
      <w:r w:rsidRPr="007B1B3A">
        <w:t xml:space="preserve"> Genomics of Drug Sensitivity in Cancer (GDSC): a resource for therapeutic biomarker discovery in cancer cells. </w:t>
      </w:r>
      <w:r w:rsidRPr="007B1B3A">
        <w:rPr>
          <w:i/>
          <w:iCs/>
        </w:rPr>
        <w:t>Nucleic Acids Res.</w:t>
      </w:r>
      <w:r w:rsidRPr="007B1B3A">
        <w:t xml:space="preserve"> </w:t>
      </w:r>
      <w:r w:rsidRPr="007B1B3A">
        <w:rPr>
          <w:b/>
          <w:bCs/>
        </w:rPr>
        <w:t>41</w:t>
      </w:r>
      <w:r w:rsidRPr="007B1B3A">
        <w:t>, D955–D961 (2012).</w:t>
      </w:r>
    </w:p>
    <w:p w14:paraId="79DCA2BA" w14:textId="77777777" w:rsidR="007B1B3A" w:rsidRPr="007B1B3A" w:rsidRDefault="007B1B3A" w:rsidP="007B1B3A">
      <w:pPr>
        <w:pStyle w:val="Bibliografia"/>
      </w:pPr>
      <w:r w:rsidRPr="007B1B3A">
        <w:t>26.</w:t>
      </w:r>
      <w:r w:rsidRPr="007B1B3A">
        <w:tab/>
        <w:t xml:space="preserve">Subramanian, A. </w:t>
      </w:r>
      <w:r w:rsidRPr="007B1B3A">
        <w:rPr>
          <w:i/>
          <w:iCs/>
        </w:rPr>
        <w:t>et al.</w:t>
      </w:r>
      <w:r w:rsidRPr="007B1B3A">
        <w:t xml:space="preserve"> A Next Generation Connectivity Map: L1000 Platform and the First 1,000,000 Profiles. </w:t>
      </w:r>
      <w:r w:rsidRPr="007B1B3A">
        <w:rPr>
          <w:i/>
          <w:iCs/>
        </w:rPr>
        <w:t>Cell</w:t>
      </w:r>
      <w:r w:rsidRPr="007B1B3A">
        <w:t xml:space="preserve"> </w:t>
      </w:r>
      <w:r w:rsidRPr="007B1B3A">
        <w:rPr>
          <w:b/>
          <w:bCs/>
        </w:rPr>
        <w:t>171</w:t>
      </w:r>
      <w:r w:rsidRPr="007B1B3A">
        <w:t>, 1437-1452.e17 (2017).</w:t>
      </w:r>
    </w:p>
    <w:p w14:paraId="205BB282" w14:textId="77777777" w:rsidR="007B1B3A" w:rsidRPr="007B1B3A" w:rsidRDefault="007B1B3A" w:rsidP="007B1B3A">
      <w:pPr>
        <w:pStyle w:val="Bibliografia"/>
      </w:pPr>
      <w:r w:rsidRPr="007B1B3A">
        <w:t>27.</w:t>
      </w:r>
      <w:r w:rsidRPr="007B1B3A">
        <w:tab/>
        <w:t xml:space="preserve">Heath, A. P. </w:t>
      </w:r>
      <w:r w:rsidRPr="007B1B3A">
        <w:rPr>
          <w:i/>
          <w:iCs/>
        </w:rPr>
        <w:t>et al.</w:t>
      </w:r>
      <w:r w:rsidRPr="007B1B3A">
        <w:t xml:space="preserve"> The NCI Genomic Data Commons. </w:t>
      </w:r>
      <w:r w:rsidRPr="007B1B3A">
        <w:rPr>
          <w:i/>
          <w:iCs/>
        </w:rPr>
        <w:t>Nat. Genet.</w:t>
      </w:r>
      <w:r w:rsidRPr="007B1B3A">
        <w:t xml:space="preserve"> </w:t>
      </w:r>
      <w:r w:rsidRPr="007B1B3A">
        <w:rPr>
          <w:b/>
          <w:bCs/>
        </w:rPr>
        <w:t>53</w:t>
      </w:r>
      <w:r w:rsidRPr="007B1B3A">
        <w:t>, 257–262 (2021).</w:t>
      </w:r>
    </w:p>
    <w:p w14:paraId="67E1F972" w14:textId="23EEFCBB" w:rsidR="00485BB1" w:rsidRPr="00785308" w:rsidRDefault="009D29FA" w:rsidP="00785308">
      <w:pPr>
        <w:jc w:val="both"/>
        <w:rPr>
          <w:rFonts w:ascii="Arial" w:hAnsi="Arial" w:cs="Arial"/>
          <w:sz w:val="20"/>
          <w:szCs w:val="20"/>
        </w:rPr>
      </w:pPr>
      <w:r>
        <w:rPr>
          <w:rFonts w:ascii="Arial" w:hAnsi="Arial" w:cs="Arial"/>
          <w:sz w:val="20"/>
          <w:szCs w:val="20"/>
        </w:rPr>
        <w:fldChar w:fldCharType="end"/>
      </w:r>
    </w:p>
    <w:sectPr w:rsidR="00485BB1" w:rsidRPr="0078530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andre Miguel Kaizeler Guedes Da Silva Afonso" w:date="2026-07-08T09:29:00Z" w:initials="AK">
    <w:p w14:paraId="47DD285E" w14:textId="77777777" w:rsidR="00D7652F" w:rsidRDefault="00D7652F" w:rsidP="00D7652F">
      <w:pPr>
        <w:pStyle w:val="Textodecomentrio"/>
      </w:pPr>
      <w:r>
        <w:rPr>
          <w:rStyle w:val="Refdecomentrio"/>
        </w:rPr>
        <w:annotationRef/>
      </w:r>
      <w:r>
        <w:rPr>
          <w:rStyle w:val="Refdecomentrio"/>
        </w:rPr>
        <w:annotationRef/>
      </w:r>
      <w:r>
        <w:t xml:space="preserve">The title doesn’t need to be </w:t>
      </w:r>
      <w:proofErr w:type="gramStart"/>
      <w:r>
        <w:t>this,</w:t>
      </w:r>
      <w:proofErr w:type="gramEnd"/>
      <w:r>
        <w:t xml:space="preserve"> it can be changed. Perhaps something that doesn’t simply call attention to the meta-analysis. As it stands, the strongest support for </w:t>
      </w:r>
      <w:proofErr w:type="spellStart"/>
      <w:r>
        <w:t>mito</w:t>
      </w:r>
      <w:proofErr w:type="spellEnd"/>
      <w:r>
        <w:t xml:space="preserve"> is the IF experiments.</w:t>
      </w:r>
    </w:p>
    <w:p w14:paraId="0E9F9AC3" w14:textId="0A6273F2" w:rsidR="00D7652F" w:rsidRDefault="00D7652F">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9F9A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8A8307" w16cex:dateUtc="2026-07-08T0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9F9AC3" w16cid:durableId="118A83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05D52"/>
    <w:multiLevelType w:val="hybridMultilevel"/>
    <w:tmpl w:val="94DEA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C66D38"/>
    <w:multiLevelType w:val="hybridMultilevel"/>
    <w:tmpl w:val="B25E3AC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A1A597A"/>
    <w:multiLevelType w:val="hybridMultilevel"/>
    <w:tmpl w:val="39002198"/>
    <w:lvl w:ilvl="0" w:tplc="0816000F">
      <w:start w:val="1"/>
      <w:numFmt w:val="decimal"/>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75FA417A"/>
    <w:multiLevelType w:val="hybridMultilevel"/>
    <w:tmpl w:val="643829EA"/>
    <w:lvl w:ilvl="0" w:tplc="7332D098">
      <w:start w:val="1"/>
      <w:numFmt w:val="bullet"/>
      <w:lvlText w:val=""/>
      <w:lvlJc w:val="left"/>
      <w:pPr>
        <w:ind w:left="1080" w:hanging="360"/>
      </w:pPr>
      <w:rPr>
        <w:rFonts w:ascii="Symbol" w:hAnsi="Symbol"/>
      </w:rPr>
    </w:lvl>
    <w:lvl w:ilvl="1" w:tplc="F5CC1B0C">
      <w:start w:val="1"/>
      <w:numFmt w:val="bullet"/>
      <w:lvlText w:val=""/>
      <w:lvlJc w:val="left"/>
      <w:pPr>
        <w:ind w:left="1080" w:hanging="360"/>
      </w:pPr>
      <w:rPr>
        <w:rFonts w:ascii="Symbol" w:hAnsi="Symbol"/>
      </w:rPr>
    </w:lvl>
    <w:lvl w:ilvl="2" w:tplc="E7704546">
      <w:start w:val="1"/>
      <w:numFmt w:val="bullet"/>
      <w:lvlText w:val=""/>
      <w:lvlJc w:val="left"/>
      <w:pPr>
        <w:ind w:left="1080" w:hanging="360"/>
      </w:pPr>
      <w:rPr>
        <w:rFonts w:ascii="Symbol" w:hAnsi="Symbol"/>
      </w:rPr>
    </w:lvl>
    <w:lvl w:ilvl="3" w:tplc="DDD83E86">
      <w:start w:val="1"/>
      <w:numFmt w:val="bullet"/>
      <w:lvlText w:val=""/>
      <w:lvlJc w:val="left"/>
      <w:pPr>
        <w:ind w:left="1080" w:hanging="360"/>
      </w:pPr>
      <w:rPr>
        <w:rFonts w:ascii="Symbol" w:hAnsi="Symbol"/>
      </w:rPr>
    </w:lvl>
    <w:lvl w:ilvl="4" w:tplc="0704A0DC">
      <w:start w:val="1"/>
      <w:numFmt w:val="bullet"/>
      <w:lvlText w:val=""/>
      <w:lvlJc w:val="left"/>
      <w:pPr>
        <w:ind w:left="1080" w:hanging="360"/>
      </w:pPr>
      <w:rPr>
        <w:rFonts w:ascii="Symbol" w:hAnsi="Symbol"/>
      </w:rPr>
    </w:lvl>
    <w:lvl w:ilvl="5" w:tplc="A7EA3D96">
      <w:start w:val="1"/>
      <w:numFmt w:val="bullet"/>
      <w:lvlText w:val=""/>
      <w:lvlJc w:val="left"/>
      <w:pPr>
        <w:ind w:left="1080" w:hanging="360"/>
      </w:pPr>
      <w:rPr>
        <w:rFonts w:ascii="Symbol" w:hAnsi="Symbol"/>
      </w:rPr>
    </w:lvl>
    <w:lvl w:ilvl="6" w:tplc="F56CDB04">
      <w:start w:val="1"/>
      <w:numFmt w:val="bullet"/>
      <w:lvlText w:val=""/>
      <w:lvlJc w:val="left"/>
      <w:pPr>
        <w:ind w:left="1080" w:hanging="360"/>
      </w:pPr>
      <w:rPr>
        <w:rFonts w:ascii="Symbol" w:hAnsi="Symbol"/>
      </w:rPr>
    </w:lvl>
    <w:lvl w:ilvl="7" w:tplc="D110F608">
      <w:start w:val="1"/>
      <w:numFmt w:val="bullet"/>
      <w:lvlText w:val=""/>
      <w:lvlJc w:val="left"/>
      <w:pPr>
        <w:ind w:left="1080" w:hanging="360"/>
      </w:pPr>
      <w:rPr>
        <w:rFonts w:ascii="Symbol" w:hAnsi="Symbol"/>
      </w:rPr>
    </w:lvl>
    <w:lvl w:ilvl="8" w:tplc="2686648A">
      <w:start w:val="1"/>
      <w:numFmt w:val="bullet"/>
      <w:lvlText w:val=""/>
      <w:lvlJc w:val="left"/>
      <w:pPr>
        <w:ind w:left="1080" w:hanging="360"/>
      </w:pPr>
      <w:rPr>
        <w:rFonts w:ascii="Symbol" w:hAnsi="Symbol"/>
      </w:rPr>
    </w:lvl>
  </w:abstractNum>
  <w:num w:numId="1" w16cid:durableId="1125195809">
    <w:abstractNumId w:val="3"/>
  </w:num>
  <w:num w:numId="2" w16cid:durableId="246351028">
    <w:abstractNumId w:val="1"/>
  </w:num>
  <w:num w:numId="3" w16cid:durableId="1837695197">
    <w:abstractNumId w:val="2"/>
  </w:num>
  <w:num w:numId="4" w16cid:durableId="13075873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Miguel Kaizeler Guedes Da Silva Afonso">
    <w15:presenceInfo w15:providerId="AD" w15:userId="S::alexandreafonso@office365.ulisboa.pt::20e60cf6-2f5e-4fff-b2d2-bb70516b2344"/>
  </w15:person>
  <w15:person w15:author="Nuno Morais">
    <w15:presenceInfo w15:providerId="AD" w15:userId="S::nuno.morais@nms.unl.pt::810a89a2-8f89-4597-a350-49d19816a4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F49"/>
    <w:rsid w:val="000078A7"/>
    <w:rsid w:val="00050AA8"/>
    <w:rsid w:val="00060B9F"/>
    <w:rsid w:val="000F7253"/>
    <w:rsid w:val="00126A2D"/>
    <w:rsid w:val="001325C6"/>
    <w:rsid w:val="00144B83"/>
    <w:rsid w:val="0016455C"/>
    <w:rsid w:val="00164ACD"/>
    <w:rsid w:val="00195180"/>
    <w:rsid w:val="00196102"/>
    <w:rsid w:val="0019649F"/>
    <w:rsid w:val="001A457C"/>
    <w:rsid w:val="001C37E2"/>
    <w:rsid w:val="001D26B7"/>
    <w:rsid w:val="002737E6"/>
    <w:rsid w:val="00274C12"/>
    <w:rsid w:val="002D0126"/>
    <w:rsid w:val="002E2D67"/>
    <w:rsid w:val="003739E7"/>
    <w:rsid w:val="003878D0"/>
    <w:rsid w:val="00395C8C"/>
    <w:rsid w:val="00396235"/>
    <w:rsid w:val="003B14D6"/>
    <w:rsid w:val="003B3A22"/>
    <w:rsid w:val="003F5C62"/>
    <w:rsid w:val="00401EAB"/>
    <w:rsid w:val="0042379F"/>
    <w:rsid w:val="0045635B"/>
    <w:rsid w:val="004832A3"/>
    <w:rsid w:val="00485BB1"/>
    <w:rsid w:val="004A4AD9"/>
    <w:rsid w:val="004D0E81"/>
    <w:rsid w:val="004D1A37"/>
    <w:rsid w:val="004F39BF"/>
    <w:rsid w:val="00501771"/>
    <w:rsid w:val="00502696"/>
    <w:rsid w:val="00513035"/>
    <w:rsid w:val="00516240"/>
    <w:rsid w:val="00537E33"/>
    <w:rsid w:val="005652E6"/>
    <w:rsid w:val="005A72CB"/>
    <w:rsid w:val="005D2B86"/>
    <w:rsid w:val="005D6597"/>
    <w:rsid w:val="005F63BD"/>
    <w:rsid w:val="0060343A"/>
    <w:rsid w:val="0060418A"/>
    <w:rsid w:val="00631F70"/>
    <w:rsid w:val="00637A48"/>
    <w:rsid w:val="00640845"/>
    <w:rsid w:val="00692E15"/>
    <w:rsid w:val="006B1F54"/>
    <w:rsid w:val="006C23FA"/>
    <w:rsid w:val="006E7B2D"/>
    <w:rsid w:val="006F5FCB"/>
    <w:rsid w:val="00705169"/>
    <w:rsid w:val="007264FD"/>
    <w:rsid w:val="007445DA"/>
    <w:rsid w:val="00785308"/>
    <w:rsid w:val="007B1B3A"/>
    <w:rsid w:val="007B4CDF"/>
    <w:rsid w:val="007C31CE"/>
    <w:rsid w:val="007E2FFB"/>
    <w:rsid w:val="00822A69"/>
    <w:rsid w:val="0085348E"/>
    <w:rsid w:val="00866C0E"/>
    <w:rsid w:val="00894935"/>
    <w:rsid w:val="008A3A58"/>
    <w:rsid w:val="008B3DC3"/>
    <w:rsid w:val="008B5F94"/>
    <w:rsid w:val="008C6BE7"/>
    <w:rsid w:val="00935403"/>
    <w:rsid w:val="00942F4E"/>
    <w:rsid w:val="00976A54"/>
    <w:rsid w:val="009A733E"/>
    <w:rsid w:val="009A7C84"/>
    <w:rsid w:val="009D29FA"/>
    <w:rsid w:val="00A2562C"/>
    <w:rsid w:val="00A35A64"/>
    <w:rsid w:val="00A50FFA"/>
    <w:rsid w:val="00A612A8"/>
    <w:rsid w:val="00A70887"/>
    <w:rsid w:val="00A93564"/>
    <w:rsid w:val="00A96B9D"/>
    <w:rsid w:val="00AB475A"/>
    <w:rsid w:val="00AC126F"/>
    <w:rsid w:val="00AF6B7D"/>
    <w:rsid w:val="00B00EB2"/>
    <w:rsid w:val="00B15A21"/>
    <w:rsid w:val="00B219E5"/>
    <w:rsid w:val="00B21F49"/>
    <w:rsid w:val="00B22E45"/>
    <w:rsid w:val="00B31695"/>
    <w:rsid w:val="00B82DF4"/>
    <w:rsid w:val="00B901A1"/>
    <w:rsid w:val="00B929D2"/>
    <w:rsid w:val="00BA2055"/>
    <w:rsid w:val="00BB3AD7"/>
    <w:rsid w:val="00BE5D0E"/>
    <w:rsid w:val="00C229F2"/>
    <w:rsid w:val="00C3289A"/>
    <w:rsid w:val="00C3792B"/>
    <w:rsid w:val="00C54733"/>
    <w:rsid w:val="00C8756A"/>
    <w:rsid w:val="00CF3BE7"/>
    <w:rsid w:val="00CF62EF"/>
    <w:rsid w:val="00D0421E"/>
    <w:rsid w:val="00D74B6B"/>
    <w:rsid w:val="00D7652F"/>
    <w:rsid w:val="00DA642C"/>
    <w:rsid w:val="00DC000F"/>
    <w:rsid w:val="00DC4311"/>
    <w:rsid w:val="00E44CF1"/>
    <w:rsid w:val="00E8790C"/>
    <w:rsid w:val="00EB5C61"/>
    <w:rsid w:val="00EE157A"/>
    <w:rsid w:val="00EE6BE9"/>
    <w:rsid w:val="00F13EC6"/>
    <w:rsid w:val="00F8714A"/>
    <w:rsid w:val="00F87D20"/>
    <w:rsid w:val="00FB5E6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7ECF"/>
  <w15:chartTrackingRefBased/>
  <w15:docId w15:val="{954B9381-2DB1-1B49-A9F7-6A235566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43A"/>
    <w:pPr>
      <w:spacing w:line="259" w:lineRule="auto"/>
    </w:pPr>
    <w:rPr>
      <w:rFonts w:eastAsiaTheme="minorEastAsia"/>
      <w:sz w:val="22"/>
      <w:szCs w:val="22"/>
      <w:lang w:val="en-US"/>
    </w:rPr>
  </w:style>
  <w:style w:type="paragraph" w:styleId="Ttulo1">
    <w:name w:val="heading 1"/>
    <w:basedOn w:val="Normal"/>
    <w:next w:val="Normal"/>
    <w:link w:val="Ttulo1Carter"/>
    <w:uiPriority w:val="9"/>
    <w:qFormat/>
    <w:rsid w:val="00B21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B21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B21F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B21F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B21F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B21F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B21F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B21F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B21F4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21F4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B21F4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B21F4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B21F4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B21F4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B21F4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B21F4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B21F4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B21F49"/>
    <w:rPr>
      <w:rFonts w:eastAsiaTheme="majorEastAsia" w:cstheme="majorBidi"/>
      <w:color w:val="272727" w:themeColor="text1" w:themeTint="D8"/>
    </w:rPr>
  </w:style>
  <w:style w:type="paragraph" w:styleId="Ttulo">
    <w:name w:val="Title"/>
    <w:basedOn w:val="Normal"/>
    <w:next w:val="Normal"/>
    <w:link w:val="TtuloCarter"/>
    <w:uiPriority w:val="10"/>
    <w:qFormat/>
    <w:rsid w:val="00B21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B21F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B21F4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B21F4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B21F4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B21F49"/>
    <w:rPr>
      <w:i/>
      <w:iCs/>
      <w:color w:val="404040" w:themeColor="text1" w:themeTint="BF"/>
    </w:rPr>
  </w:style>
  <w:style w:type="paragraph" w:styleId="PargrafodaLista">
    <w:name w:val="List Paragraph"/>
    <w:basedOn w:val="Normal"/>
    <w:uiPriority w:val="34"/>
    <w:qFormat/>
    <w:rsid w:val="00B21F49"/>
    <w:pPr>
      <w:ind w:left="720"/>
      <w:contextualSpacing/>
    </w:pPr>
  </w:style>
  <w:style w:type="character" w:styleId="nfaseIntensa">
    <w:name w:val="Intense Emphasis"/>
    <w:basedOn w:val="Tipodeletrapredefinidodopargrafo"/>
    <w:uiPriority w:val="21"/>
    <w:qFormat/>
    <w:rsid w:val="00B21F49"/>
    <w:rPr>
      <w:i/>
      <w:iCs/>
      <w:color w:val="0F4761" w:themeColor="accent1" w:themeShade="BF"/>
    </w:rPr>
  </w:style>
  <w:style w:type="paragraph" w:styleId="CitaoIntensa">
    <w:name w:val="Intense Quote"/>
    <w:basedOn w:val="Normal"/>
    <w:next w:val="Normal"/>
    <w:link w:val="CitaoIntensaCarter"/>
    <w:uiPriority w:val="30"/>
    <w:qFormat/>
    <w:rsid w:val="00B21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B21F49"/>
    <w:rPr>
      <w:i/>
      <w:iCs/>
      <w:color w:val="0F4761" w:themeColor="accent1" w:themeShade="BF"/>
    </w:rPr>
  </w:style>
  <w:style w:type="character" w:styleId="RefernciaIntensa">
    <w:name w:val="Intense Reference"/>
    <w:basedOn w:val="Tipodeletrapredefinidodopargrafo"/>
    <w:uiPriority w:val="32"/>
    <w:qFormat/>
    <w:rsid w:val="00B21F49"/>
    <w:rPr>
      <w:b/>
      <w:bCs/>
      <w:smallCaps/>
      <w:color w:val="0F4761" w:themeColor="accent1" w:themeShade="BF"/>
      <w:spacing w:val="5"/>
    </w:rPr>
  </w:style>
  <w:style w:type="character" w:styleId="Refdecomentrio">
    <w:name w:val="annotation reference"/>
    <w:basedOn w:val="Tipodeletrapredefinidodopargrafo"/>
    <w:uiPriority w:val="99"/>
    <w:semiHidden/>
    <w:unhideWhenUsed/>
    <w:rsid w:val="00B21F49"/>
    <w:rPr>
      <w:sz w:val="16"/>
      <w:szCs w:val="16"/>
    </w:rPr>
  </w:style>
  <w:style w:type="paragraph" w:styleId="Textodecomentrio">
    <w:name w:val="annotation text"/>
    <w:basedOn w:val="Normal"/>
    <w:link w:val="TextodecomentrioCarter"/>
    <w:uiPriority w:val="99"/>
    <w:unhideWhenUsed/>
    <w:rsid w:val="00B21F49"/>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B21F49"/>
    <w:rPr>
      <w:rFonts w:eastAsiaTheme="minorEastAsia"/>
      <w:sz w:val="20"/>
      <w:szCs w:val="20"/>
      <w:lang w:val="en-US"/>
    </w:rPr>
  </w:style>
  <w:style w:type="character" w:styleId="Hiperligao">
    <w:name w:val="Hyperlink"/>
    <w:basedOn w:val="Tipodeletrapredefinidodopargrafo"/>
    <w:uiPriority w:val="99"/>
    <w:unhideWhenUsed/>
    <w:rsid w:val="00B21F49"/>
    <w:rPr>
      <w:color w:val="0000FF"/>
      <w:u w:val="single"/>
    </w:rPr>
  </w:style>
  <w:style w:type="paragraph" w:styleId="SemEspaamento">
    <w:name w:val="No Spacing"/>
    <w:uiPriority w:val="1"/>
    <w:qFormat/>
    <w:rsid w:val="00B21F49"/>
    <w:pPr>
      <w:spacing w:after="0" w:line="240" w:lineRule="auto"/>
    </w:pPr>
    <w:rPr>
      <w:sz w:val="22"/>
      <w:szCs w:val="22"/>
      <w:lang w:val="en-US"/>
    </w:rPr>
  </w:style>
  <w:style w:type="paragraph" w:styleId="Bibliografia">
    <w:name w:val="Bibliography"/>
    <w:basedOn w:val="Normal"/>
    <w:next w:val="Normal"/>
    <w:uiPriority w:val="37"/>
    <w:unhideWhenUsed/>
    <w:rsid w:val="009D29FA"/>
    <w:pPr>
      <w:tabs>
        <w:tab w:val="left" w:pos="384"/>
      </w:tabs>
      <w:spacing w:after="0" w:line="480" w:lineRule="auto"/>
      <w:ind w:left="384" w:hanging="384"/>
    </w:pPr>
  </w:style>
  <w:style w:type="character" w:styleId="TextodoMarcadordePosio">
    <w:name w:val="Placeholder Text"/>
    <w:basedOn w:val="Tipodeletrapredefinidodopargrafo"/>
    <w:uiPriority w:val="99"/>
    <w:semiHidden/>
    <w:rsid w:val="00976A54"/>
    <w:rPr>
      <w:color w:val="666666"/>
    </w:rPr>
  </w:style>
  <w:style w:type="paragraph" w:styleId="Reviso">
    <w:name w:val="Revision"/>
    <w:hidden/>
    <w:uiPriority w:val="99"/>
    <w:semiHidden/>
    <w:rsid w:val="00126A2D"/>
    <w:pPr>
      <w:spacing w:after="0" w:line="240" w:lineRule="auto"/>
    </w:pPr>
    <w:rPr>
      <w:rFonts w:eastAsiaTheme="minorEastAsia"/>
      <w:sz w:val="22"/>
      <w:szCs w:val="22"/>
      <w:lang w:val="en-US"/>
    </w:rPr>
  </w:style>
  <w:style w:type="paragraph" w:styleId="Assuntodecomentrio">
    <w:name w:val="annotation subject"/>
    <w:basedOn w:val="Textodecomentrio"/>
    <w:next w:val="Textodecomentrio"/>
    <w:link w:val="AssuntodecomentrioCarter"/>
    <w:uiPriority w:val="99"/>
    <w:semiHidden/>
    <w:unhideWhenUsed/>
    <w:rsid w:val="00126A2D"/>
    <w:rPr>
      <w:b/>
      <w:bCs/>
    </w:rPr>
  </w:style>
  <w:style w:type="character" w:customStyle="1" w:styleId="AssuntodecomentrioCarter">
    <w:name w:val="Assunto de comentário Caráter"/>
    <w:basedOn w:val="TextodecomentrioCarter"/>
    <w:link w:val="Assuntodecomentrio"/>
    <w:uiPriority w:val="99"/>
    <w:semiHidden/>
    <w:rsid w:val="00126A2D"/>
    <w:rPr>
      <w:rFonts w:eastAsiaTheme="minorEastAsia"/>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microsoft.com/office/2016/09/relationships/commentsIds" Target="commentsId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comments" Target="commen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alexandre.afonso@gimm.p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33</Pages>
  <Words>22867</Words>
  <Characters>123483</Characters>
  <Application>Microsoft Office Word</Application>
  <DocSecurity>0</DocSecurity>
  <Lines>1029</Lines>
  <Paragraphs>292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Kaizeler Guedes Da Silva Afonso</dc:creator>
  <cp:keywords/>
  <dc:description/>
  <cp:lastModifiedBy>Alexandre Miguel Kaizeler Guedes Da Silva Afonso</cp:lastModifiedBy>
  <cp:revision>8</cp:revision>
  <dcterms:created xsi:type="dcterms:W3CDTF">2026-07-02T10:54:00Z</dcterms:created>
  <dcterms:modified xsi:type="dcterms:W3CDTF">2026-07-08T13:14:00Z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id="yKz8QSbR"/&gt;&lt;style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