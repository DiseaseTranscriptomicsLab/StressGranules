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D7885" w14:textId="210F4ED2" w:rsidR="00B21F49" w:rsidRPr="003F45BD" w:rsidRDefault="005F63BD" w:rsidP="00B21F49">
      <w:pPr>
        <w:pStyle w:val="NoSpacing"/>
        <w:jc w:val="both"/>
        <w:rPr>
          <w:lang w:val="en-GB"/>
        </w:rPr>
      </w:pPr>
      <w:r w:rsidRPr="003F45BD">
        <w:rPr>
          <w:lang w:val="en-GB"/>
        </w:rPr>
        <w:t>Supplemental Information</w:t>
      </w:r>
    </w:p>
    <w:p w14:paraId="693543D5" w14:textId="3D3DF212" w:rsidR="00B21F49" w:rsidRPr="003F45BD" w:rsidRDefault="00B21F49" w:rsidP="00B21F49">
      <w:pPr>
        <w:jc w:val="both"/>
        <w:rPr>
          <w:rFonts w:asciiTheme="majorHAnsi" w:hAnsiTheme="majorHAnsi" w:cs="Arial"/>
          <w:b/>
          <w:bCs/>
          <w:sz w:val="32"/>
          <w:szCs w:val="32"/>
          <w:lang w:val="en-GB"/>
        </w:rPr>
      </w:pPr>
      <w:r w:rsidRPr="003F45BD">
        <w:rPr>
          <w:rFonts w:asciiTheme="majorHAnsi" w:hAnsiTheme="majorHAnsi" w:cs="Arial"/>
          <w:b/>
          <w:bCs/>
          <w:sz w:val="32"/>
          <w:szCs w:val="32"/>
          <w:lang w:val="en-GB"/>
        </w:rPr>
        <w:t xml:space="preserve">Revisiting Stress Granule Transcriptomes </w:t>
      </w:r>
      <w:r w:rsidR="008B5F94" w:rsidRPr="003F45BD">
        <w:rPr>
          <w:rFonts w:asciiTheme="majorHAnsi" w:hAnsiTheme="majorHAnsi" w:cs="Arial"/>
          <w:b/>
          <w:bCs/>
          <w:sz w:val="32"/>
          <w:szCs w:val="32"/>
          <w:lang w:val="en-GB"/>
        </w:rPr>
        <w:t xml:space="preserve">Suggests </w:t>
      </w:r>
      <w:r w:rsidRPr="003F45BD">
        <w:rPr>
          <w:rFonts w:asciiTheme="majorHAnsi" w:hAnsiTheme="majorHAnsi" w:cs="Arial"/>
          <w:b/>
          <w:bCs/>
          <w:sz w:val="32"/>
          <w:szCs w:val="32"/>
          <w:lang w:val="en-GB"/>
        </w:rPr>
        <w:t>Mitochondrial RNA Enrichment Despite Methodological Bias</w:t>
      </w:r>
    </w:p>
    <w:p w14:paraId="3B782117" w14:textId="77777777" w:rsidR="00B21F49" w:rsidRPr="00692FB7" w:rsidRDefault="00B21F49" w:rsidP="00B21F49">
      <w:pPr>
        <w:jc w:val="both"/>
        <w:rPr>
          <w:rFonts w:cs="Arial"/>
          <w:sz w:val="24"/>
          <w:szCs w:val="24"/>
          <w:lang w:val="pt-PT"/>
        </w:rPr>
      </w:pPr>
      <w:r w:rsidRPr="00692FB7">
        <w:rPr>
          <w:rFonts w:cs="Arial"/>
          <w:sz w:val="24"/>
          <w:szCs w:val="24"/>
          <w:lang w:val="pt-PT"/>
        </w:rPr>
        <w:t>Alexandre Kaizeler</w:t>
      </w:r>
      <w:r w:rsidRPr="00692FB7">
        <w:rPr>
          <w:rFonts w:cs="Arial"/>
          <w:sz w:val="24"/>
          <w:szCs w:val="24"/>
          <w:vertAlign w:val="superscript"/>
          <w:lang w:val="pt-PT"/>
        </w:rPr>
        <w:t>1,2,3</w:t>
      </w:r>
      <w:r w:rsidRPr="00692FB7">
        <w:rPr>
          <w:rFonts w:cs="Arial"/>
          <w:sz w:val="24"/>
          <w:szCs w:val="24"/>
          <w:lang w:val="pt-PT"/>
        </w:rPr>
        <w:t>*</w:t>
      </w:r>
    </w:p>
    <w:p w14:paraId="0A9A399D" w14:textId="77777777" w:rsidR="00B21F49" w:rsidRPr="00692FB7" w:rsidRDefault="00B21F49" w:rsidP="00B21F49">
      <w:pPr>
        <w:jc w:val="both"/>
        <w:rPr>
          <w:rFonts w:cs="Arial"/>
          <w:sz w:val="24"/>
          <w:szCs w:val="24"/>
          <w:lang w:val="pt-PT"/>
        </w:rPr>
      </w:pPr>
      <w:r w:rsidRPr="00692FB7">
        <w:rPr>
          <w:rFonts w:cs="Arial"/>
          <w:sz w:val="24"/>
          <w:szCs w:val="24"/>
          <w:lang w:val="pt-PT"/>
        </w:rPr>
        <w:t>Diogo Coutinho</w:t>
      </w:r>
      <w:r w:rsidRPr="00692FB7">
        <w:rPr>
          <w:rFonts w:cs="Arial"/>
          <w:sz w:val="24"/>
          <w:szCs w:val="24"/>
          <w:vertAlign w:val="superscript"/>
          <w:lang w:val="pt-PT"/>
        </w:rPr>
        <w:t>1</w:t>
      </w:r>
    </w:p>
    <w:p w14:paraId="59A0EFBC" w14:textId="77777777" w:rsidR="00B21F49" w:rsidRPr="00692FB7" w:rsidRDefault="00B21F49" w:rsidP="00B21F49">
      <w:pPr>
        <w:jc w:val="both"/>
        <w:rPr>
          <w:rFonts w:cs="Arial"/>
          <w:sz w:val="24"/>
          <w:szCs w:val="24"/>
          <w:lang w:val="pt-PT"/>
        </w:rPr>
      </w:pPr>
      <w:r w:rsidRPr="00692FB7">
        <w:rPr>
          <w:rFonts w:cs="Arial"/>
          <w:sz w:val="24"/>
          <w:szCs w:val="24"/>
          <w:lang w:val="pt-PT"/>
        </w:rPr>
        <w:t>Diana V. Vieira</w:t>
      </w:r>
      <w:r w:rsidRPr="00692FB7">
        <w:rPr>
          <w:rFonts w:cs="Arial"/>
          <w:sz w:val="24"/>
          <w:szCs w:val="24"/>
          <w:vertAlign w:val="superscript"/>
          <w:lang w:val="pt-PT"/>
        </w:rPr>
        <w:t>1</w:t>
      </w:r>
    </w:p>
    <w:p w14:paraId="0E19E5E1" w14:textId="77777777" w:rsidR="00B21F49" w:rsidRPr="00692FB7" w:rsidRDefault="00B21F49" w:rsidP="00B21F49">
      <w:pPr>
        <w:jc w:val="both"/>
        <w:rPr>
          <w:rFonts w:cs="Arial"/>
          <w:sz w:val="24"/>
          <w:szCs w:val="24"/>
          <w:lang w:val="pt-PT"/>
        </w:rPr>
      </w:pPr>
      <w:r w:rsidRPr="00692FB7">
        <w:rPr>
          <w:rFonts w:cs="Arial"/>
          <w:sz w:val="24"/>
          <w:szCs w:val="24"/>
          <w:lang w:val="pt-PT"/>
        </w:rPr>
        <w:t>Vanessa A. Morais</w:t>
      </w:r>
      <w:r w:rsidRPr="00692FB7">
        <w:rPr>
          <w:rFonts w:cs="Arial"/>
          <w:sz w:val="24"/>
          <w:szCs w:val="24"/>
          <w:vertAlign w:val="superscript"/>
          <w:lang w:val="pt-PT"/>
        </w:rPr>
        <w:t>1,2,</w:t>
      </w:r>
      <w:r w:rsidRPr="00692FB7">
        <w:rPr>
          <w:rFonts w:cs="Arial"/>
          <w:sz w:val="24"/>
          <w:szCs w:val="24"/>
          <w:lang w:val="pt-PT"/>
        </w:rPr>
        <w:t>**</w:t>
      </w:r>
    </w:p>
    <w:p w14:paraId="12948F68" w14:textId="77777777" w:rsidR="00B21F49" w:rsidRPr="00692FB7" w:rsidRDefault="00B21F49" w:rsidP="00B21F49">
      <w:pPr>
        <w:jc w:val="both"/>
        <w:rPr>
          <w:rFonts w:cs="Arial"/>
          <w:sz w:val="24"/>
          <w:szCs w:val="24"/>
          <w:lang w:val="pt-PT"/>
        </w:rPr>
      </w:pPr>
      <w:r w:rsidRPr="00692FB7">
        <w:rPr>
          <w:rFonts w:cs="Arial"/>
          <w:sz w:val="24"/>
          <w:szCs w:val="24"/>
          <w:lang w:val="pt-PT"/>
        </w:rPr>
        <w:t>Nuno L. Barbosa-Morais</w:t>
      </w:r>
      <w:r w:rsidRPr="00692FB7">
        <w:rPr>
          <w:rFonts w:cs="Arial"/>
          <w:sz w:val="24"/>
          <w:szCs w:val="24"/>
          <w:vertAlign w:val="superscript"/>
          <w:lang w:val="pt-PT"/>
        </w:rPr>
        <w:t>1,2,3</w:t>
      </w:r>
      <w:r w:rsidRPr="00692FB7">
        <w:rPr>
          <w:rFonts w:cs="Arial"/>
          <w:sz w:val="24"/>
          <w:szCs w:val="24"/>
          <w:lang w:val="pt-PT"/>
        </w:rPr>
        <w:t>***</w:t>
      </w:r>
    </w:p>
    <w:p w14:paraId="684E31C4" w14:textId="2B85623B" w:rsidR="00B21F49" w:rsidRPr="00692FB7" w:rsidRDefault="00B21F49" w:rsidP="00B21F49">
      <w:pPr>
        <w:jc w:val="both"/>
        <w:rPr>
          <w:rFonts w:cs="Arial"/>
          <w:sz w:val="24"/>
          <w:szCs w:val="24"/>
          <w:lang w:val="pt-PT"/>
        </w:rPr>
      </w:pPr>
      <w:r w:rsidRPr="00692FB7">
        <w:rPr>
          <w:rFonts w:cs="Arial"/>
          <w:sz w:val="24"/>
          <w:szCs w:val="24"/>
          <w:vertAlign w:val="superscript"/>
          <w:lang w:val="pt-PT"/>
        </w:rPr>
        <w:t>1</w:t>
      </w:r>
      <w:r w:rsidRPr="00692FB7">
        <w:rPr>
          <w:rFonts w:cs="Arial"/>
          <w:sz w:val="24"/>
          <w:szCs w:val="24"/>
          <w:lang w:val="pt-PT"/>
        </w:rPr>
        <w:t xml:space="preserve"> </w:t>
      </w:r>
      <w:r w:rsidR="00126A2D" w:rsidRPr="00692FB7">
        <w:rPr>
          <w:rFonts w:cs="Arial"/>
          <w:sz w:val="24"/>
          <w:szCs w:val="24"/>
          <w:lang w:val="pt-PT"/>
        </w:rPr>
        <w:t xml:space="preserve">GIMM - </w:t>
      </w:r>
      <w:r w:rsidRPr="00692FB7">
        <w:rPr>
          <w:rFonts w:cs="Arial"/>
          <w:sz w:val="24"/>
          <w:szCs w:val="24"/>
          <w:lang w:val="pt-PT"/>
        </w:rPr>
        <w:t>Gulbenkian Institute for Molecular Medicine, 1649-</w:t>
      </w:r>
      <w:r w:rsidR="00126A2D" w:rsidRPr="00692FB7">
        <w:rPr>
          <w:rFonts w:cs="Arial"/>
          <w:sz w:val="24"/>
          <w:szCs w:val="24"/>
          <w:lang w:val="pt-PT"/>
        </w:rPr>
        <w:t xml:space="preserve">035 </w:t>
      </w:r>
      <w:r w:rsidRPr="00692FB7">
        <w:rPr>
          <w:rFonts w:cs="Arial"/>
          <w:sz w:val="24"/>
          <w:szCs w:val="24"/>
          <w:lang w:val="pt-PT"/>
        </w:rPr>
        <w:t>Lisbon, Portugal</w:t>
      </w:r>
    </w:p>
    <w:p w14:paraId="1AD813C2" w14:textId="77777777" w:rsidR="00B21F49" w:rsidRPr="00692FB7" w:rsidRDefault="00B21F49" w:rsidP="00B21F49">
      <w:pPr>
        <w:jc w:val="both"/>
        <w:rPr>
          <w:rFonts w:cs="Arial"/>
          <w:sz w:val="24"/>
          <w:szCs w:val="24"/>
          <w:lang w:val="pt-PT"/>
        </w:rPr>
      </w:pPr>
      <w:r w:rsidRPr="00692FB7">
        <w:rPr>
          <w:rFonts w:cs="Arial"/>
          <w:sz w:val="24"/>
          <w:szCs w:val="24"/>
          <w:vertAlign w:val="superscript"/>
          <w:lang w:val="pt-PT"/>
        </w:rPr>
        <w:t>2</w:t>
      </w:r>
      <w:r w:rsidRPr="00692FB7">
        <w:rPr>
          <w:rFonts w:cs="Arial"/>
          <w:sz w:val="24"/>
          <w:szCs w:val="24"/>
          <w:lang w:val="pt-PT"/>
        </w:rPr>
        <w:t xml:space="preserve"> Faculdade de Medicina, Universidade de Lisboa, 1649-028 Lisbon, Portugal</w:t>
      </w:r>
    </w:p>
    <w:p w14:paraId="6E7AAE00" w14:textId="77777777" w:rsidR="00B21F49" w:rsidRPr="00692FB7" w:rsidRDefault="00B21F49" w:rsidP="00B21F49">
      <w:pPr>
        <w:jc w:val="both"/>
        <w:rPr>
          <w:rFonts w:cs="Arial"/>
          <w:sz w:val="24"/>
          <w:szCs w:val="24"/>
          <w:lang w:val="pt-PT"/>
        </w:rPr>
      </w:pPr>
      <w:r w:rsidRPr="00692FB7">
        <w:rPr>
          <w:rFonts w:cs="Arial"/>
          <w:sz w:val="24"/>
          <w:szCs w:val="24"/>
          <w:vertAlign w:val="superscript"/>
          <w:lang w:val="pt-PT"/>
        </w:rPr>
        <w:t>3</w:t>
      </w:r>
      <w:r w:rsidRPr="00692FB7">
        <w:rPr>
          <w:rFonts w:cs="Arial"/>
          <w:sz w:val="24"/>
          <w:szCs w:val="24"/>
          <w:lang w:val="pt-PT"/>
        </w:rPr>
        <w:t xml:space="preserve"> Comprehensive Health Research Centre (CHRC), NOVA Medical School|Faculdade de Ciências Médicas, NMS|FCM, Universidade NOVA de Lisboa, 1169-056 Lisbon, Portugal</w:t>
      </w:r>
    </w:p>
    <w:p w14:paraId="73721C80" w14:textId="77777777" w:rsidR="00B21F49" w:rsidRPr="003F45BD" w:rsidRDefault="00B21F49" w:rsidP="00B21F49">
      <w:pPr>
        <w:jc w:val="both"/>
        <w:rPr>
          <w:rFonts w:cs="Arial"/>
          <w:sz w:val="24"/>
          <w:szCs w:val="24"/>
          <w:lang w:val="en-GB"/>
        </w:rPr>
      </w:pPr>
      <w:r w:rsidRPr="003F45BD">
        <w:rPr>
          <w:rFonts w:cs="Arial"/>
          <w:sz w:val="24"/>
          <w:szCs w:val="24"/>
          <w:lang w:val="en-GB"/>
        </w:rPr>
        <w:t xml:space="preserve">* First Corresponding Author: Alexandre Kaizeler – </w:t>
      </w:r>
      <w:hyperlink r:id="rId6" w:history="1">
        <w:r w:rsidRPr="003F45BD">
          <w:rPr>
            <w:rStyle w:val="Hyperlink"/>
            <w:rFonts w:cs="Arial"/>
            <w:sz w:val="24"/>
            <w:szCs w:val="24"/>
            <w:lang w:val="en-GB"/>
          </w:rPr>
          <w:t>alexandre.afonso@gimm.pt</w:t>
        </w:r>
      </w:hyperlink>
    </w:p>
    <w:p w14:paraId="7BBC46EB" w14:textId="1B0EB12F" w:rsidR="00B21F49" w:rsidRPr="003F45BD" w:rsidRDefault="00B21F49" w:rsidP="00B21F49">
      <w:pPr>
        <w:jc w:val="both"/>
        <w:rPr>
          <w:rFonts w:cs="Arial"/>
          <w:sz w:val="24"/>
          <w:szCs w:val="24"/>
          <w:lang w:val="en-GB"/>
        </w:rPr>
      </w:pPr>
      <w:r w:rsidRPr="003F45BD">
        <w:rPr>
          <w:rFonts w:cs="Arial"/>
          <w:sz w:val="24"/>
          <w:szCs w:val="24"/>
          <w:lang w:val="en-GB"/>
        </w:rPr>
        <w:t xml:space="preserve">** Second Corresponding Author: Vanessa A. Morais – </w:t>
      </w:r>
      <w:r w:rsidR="00284532" w:rsidRPr="003F45BD">
        <w:rPr>
          <w:rFonts w:cs="Arial"/>
          <w:sz w:val="24"/>
          <w:szCs w:val="24"/>
          <w:lang w:val="en-GB"/>
        </w:rPr>
        <w:t>vmorais@medicina.ulisboa.pt</w:t>
      </w:r>
    </w:p>
    <w:p w14:paraId="51A450FC" w14:textId="0F3F432E" w:rsidR="00501771" w:rsidRPr="003F45BD" w:rsidRDefault="00B21F49" w:rsidP="00513035">
      <w:pPr>
        <w:jc w:val="both"/>
        <w:rPr>
          <w:rFonts w:cs="Arial"/>
          <w:sz w:val="24"/>
          <w:szCs w:val="24"/>
          <w:lang w:val="en-GB"/>
        </w:rPr>
      </w:pPr>
      <w:r w:rsidRPr="003F45BD">
        <w:rPr>
          <w:rFonts w:cs="Arial"/>
          <w:sz w:val="24"/>
          <w:szCs w:val="24"/>
          <w:lang w:val="en-GB"/>
        </w:rPr>
        <w:t>*** Third Corresponding Author: Nuno L. Barbosa-Morais – nuno.morais@nms.unl.pt</w:t>
      </w:r>
    </w:p>
    <w:p w14:paraId="4EA4EF4A" w14:textId="77777777" w:rsidR="000078A7" w:rsidRPr="003F45BD" w:rsidRDefault="000078A7">
      <w:pPr>
        <w:spacing w:line="278" w:lineRule="auto"/>
        <w:rPr>
          <w:rFonts w:asciiTheme="majorHAnsi" w:eastAsiaTheme="majorEastAsia" w:hAnsiTheme="majorHAnsi" w:cstheme="majorBidi"/>
          <w:color w:val="0F4761" w:themeColor="accent1" w:themeShade="BF"/>
          <w:sz w:val="40"/>
          <w:szCs w:val="40"/>
          <w:lang w:val="en-GB"/>
        </w:rPr>
      </w:pPr>
      <w:r w:rsidRPr="003F45BD">
        <w:rPr>
          <w:lang w:val="en-GB"/>
        </w:rPr>
        <w:br w:type="page"/>
      </w:r>
    </w:p>
    <w:p w14:paraId="31D4FE9A" w14:textId="04BC80C6" w:rsidR="00501771" w:rsidRPr="003F45BD" w:rsidRDefault="00501771" w:rsidP="00501771">
      <w:pPr>
        <w:pStyle w:val="Heading1"/>
        <w:rPr>
          <w:lang w:val="en-GB"/>
        </w:rPr>
      </w:pPr>
      <w:r w:rsidRPr="003F45BD">
        <w:rPr>
          <w:lang w:val="en-GB"/>
        </w:rPr>
        <w:lastRenderedPageBreak/>
        <w:t>Supplementary Data</w:t>
      </w:r>
    </w:p>
    <w:p w14:paraId="79A7EA09" w14:textId="18623285" w:rsidR="0060418A" w:rsidRPr="003F45BD" w:rsidRDefault="0009003D" w:rsidP="0060418A">
      <w:pPr>
        <w:pStyle w:val="Heading1"/>
        <w:rPr>
          <w:lang w:val="en-GB"/>
        </w:rPr>
      </w:pPr>
      <w:r w:rsidRPr="003F45BD">
        <w:rPr>
          <w:lang w:val="en-GB"/>
        </w:rPr>
        <w:t xml:space="preserve">Materials and </w:t>
      </w:r>
      <w:r w:rsidR="0060418A" w:rsidRPr="003F45BD">
        <w:rPr>
          <w:lang w:val="en-GB"/>
        </w:rPr>
        <w:t>Methods</w:t>
      </w:r>
    </w:p>
    <w:p w14:paraId="435DE36E" w14:textId="77777777" w:rsidR="0060418A" w:rsidRPr="003F45BD" w:rsidRDefault="0060418A" w:rsidP="0060418A">
      <w:pPr>
        <w:pStyle w:val="Heading2"/>
        <w:rPr>
          <w:lang w:val="en-GB"/>
        </w:rPr>
      </w:pPr>
      <w:r w:rsidRPr="003F45BD">
        <w:rPr>
          <w:lang w:val="en-GB"/>
        </w:rPr>
        <w:t>Sampling bias simulations (Mimi-Seq)</w:t>
      </w:r>
    </w:p>
    <w:p w14:paraId="55779E6A" w14:textId="0E28C565" w:rsidR="00976A54" w:rsidRPr="003F45BD" w:rsidRDefault="0060418A" w:rsidP="0060418A">
      <w:pPr>
        <w:rPr>
          <w:rFonts w:ascii="Arial" w:hAnsi="Arial" w:cs="Arial"/>
          <w:sz w:val="24"/>
          <w:szCs w:val="24"/>
          <w:lang w:val="en-GB"/>
        </w:rPr>
      </w:pPr>
      <w:r w:rsidRPr="003F45BD">
        <w:rPr>
          <w:rFonts w:ascii="Arial" w:hAnsi="Arial" w:cs="Arial"/>
          <w:sz w:val="24"/>
          <w:szCs w:val="24"/>
          <w:lang w:val="en-GB"/>
        </w:rPr>
        <w:t>To assess potential sampling bias, we simulated RNA-seq fragmentation using expression and fragment length distributions derived from GSE99304</w:t>
      </w:r>
      <w:r w:rsidRPr="0077722C">
        <w:rPr>
          <w:rFonts w:ascii="Arial" w:hAnsi="Arial" w:cs="Arial"/>
          <w:sz w:val="24"/>
          <w:szCs w:val="24"/>
          <w:lang w:val="en-GB"/>
        </w:rPr>
        <w:fldChar w:fldCharType="begin"/>
      </w:r>
      <w:r w:rsidR="00E1546D" w:rsidRPr="003F45BD">
        <w:rPr>
          <w:rFonts w:ascii="Arial" w:hAnsi="Arial" w:cs="Arial"/>
          <w:sz w:val="24"/>
          <w:szCs w:val="24"/>
          <w:lang w:val="en-GB"/>
        </w:rPr>
        <w:instrText xml:space="preserve"> ADDIN ZOTERO_ITEM CSL_CITATION {"citationID":"qSnAwhjp","properties":{"formattedCitation":"(1)","plainCitation":"(1)","noteIndex":0},"citationItems":[{"id":"iQhpNGpf/dG3nnzJH","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77722C">
        <w:rPr>
          <w:rFonts w:ascii="Arial" w:hAnsi="Arial" w:cs="Arial"/>
          <w:sz w:val="24"/>
          <w:szCs w:val="24"/>
          <w:lang w:val="en-GB"/>
        </w:rPr>
        <w:fldChar w:fldCharType="separate"/>
      </w:r>
      <w:r w:rsidR="00E1546D" w:rsidRPr="003F45BD">
        <w:rPr>
          <w:rFonts w:ascii="Aptos" w:hAnsi="Aptos"/>
          <w:sz w:val="24"/>
          <w:lang w:val="en-GB"/>
        </w:rPr>
        <w:t>(1)</w:t>
      </w:r>
      <w:r w:rsidRPr="0077722C">
        <w:rPr>
          <w:rFonts w:ascii="Arial" w:hAnsi="Arial" w:cs="Arial"/>
          <w:sz w:val="24"/>
          <w:szCs w:val="24"/>
          <w:lang w:val="en-GB"/>
        </w:rPr>
        <w:fldChar w:fldCharType="end"/>
      </w:r>
      <w:r w:rsidRPr="003F45BD">
        <w:rPr>
          <w:rFonts w:ascii="Arial" w:hAnsi="Arial" w:cs="Arial"/>
          <w:sz w:val="24"/>
          <w:szCs w:val="24"/>
          <w:lang w:val="en-GB"/>
        </w:rPr>
        <w:t xml:space="preserve"> WC and SG samples. For each sample, paired-end alignments were used to extract two metrics from BAM files: </w:t>
      </w:r>
    </w:p>
    <w:p w14:paraId="2770BA5B" w14:textId="77777777" w:rsidR="00976A54" w:rsidRPr="003F45BD" w:rsidRDefault="0060418A" w:rsidP="00976A54">
      <w:pPr>
        <w:pStyle w:val="ListParagraph"/>
        <w:numPr>
          <w:ilvl w:val="0"/>
          <w:numId w:val="3"/>
        </w:numPr>
        <w:rPr>
          <w:rFonts w:ascii="Arial" w:hAnsi="Arial" w:cs="Arial"/>
          <w:sz w:val="24"/>
          <w:szCs w:val="24"/>
          <w:lang w:val="en-GB"/>
        </w:rPr>
      </w:pPr>
      <w:r w:rsidRPr="003F45BD">
        <w:rPr>
          <w:rFonts w:ascii="Arial" w:hAnsi="Arial" w:cs="Arial"/>
          <w:sz w:val="24"/>
          <w:szCs w:val="24"/>
          <w:lang w:val="en-GB"/>
        </w:rPr>
        <w:t xml:space="preserve">the observed </w:t>
      </w:r>
      <w:r w:rsidR="00976A54" w:rsidRPr="003F45BD">
        <w:rPr>
          <w:rFonts w:ascii="Arial" w:hAnsi="Arial" w:cs="Arial"/>
          <w:sz w:val="24"/>
          <w:szCs w:val="24"/>
          <w:lang w:val="en-GB"/>
        </w:rPr>
        <w:t>t</w:t>
      </w:r>
      <w:r w:rsidRPr="003F45BD">
        <w:rPr>
          <w:rFonts w:ascii="Arial" w:hAnsi="Arial" w:cs="Arial"/>
          <w:sz w:val="24"/>
          <w:szCs w:val="24"/>
          <w:lang w:val="en-GB"/>
        </w:rPr>
        <w:t xml:space="preserve">emplate </w:t>
      </w:r>
      <w:r w:rsidR="00976A54" w:rsidRPr="003F45BD">
        <w:rPr>
          <w:rFonts w:ascii="Arial" w:hAnsi="Arial" w:cs="Arial"/>
          <w:sz w:val="24"/>
          <w:szCs w:val="24"/>
          <w:lang w:val="en-GB"/>
        </w:rPr>
        <w:t>len</w:t>
      </w:r>
      <w:r w:rsidRPr="003F45BD">
        <w:rPr>
          <w:rFonts w:ascii="Arial" w:hAnsi="Arial" w:cs="Arial"/>
          <w:sz w:val="24"/>
          <w:szCs w:val="24"/>
          <w:lang w:val="en-GB"/>
        </w:rPr>
        <w:t>gth (TLEN) field, which reports the observed fragment siz</w:t>
      </w:r>
      <w:r w:rsidR="00976A54" w:rsidRPr="003F45BD">
        <w:rPr>
          <w:rFonts w:ascii="Arial" w:hAnsi="Arial" w:cs="Arial"/>
          <w:sz w:val="24"/>
          <w:szCs w:val="24"/>
          <w:lang w:val="en-GB"/>
        </w:rPr>
        <w:t>e;</w:t>
      </w:r>
    </w:p>
    <w:p w14:paraId="0927EB58" w14:textId="77777777" w:rsidR="00976A54" w:rsidRPr="003F45BD" w:rsidRDefault="0060418A" w:rsidP="00976A54">
      <w:pPr>
        <w:pStyle w:val="ListParagraph"/>
        <w:numPr>
          <w:ilvl w:val="0"/>
          <w:numId w:val="3"/>
        </w:numPr>
        <w:rPr>
          <w:rFonts w:ascii="Arial" w:hAnsi="Arial" w:cs="Arial"/>
          <w:sz w:val="24"/>
          <w:szCs w:val="24"/>
          <w:lang w:val="en-GB"/>
        </w:rPr>
      </w:pPr>
      <w:r w:rsidRPr="003F45BD">
        <w:rPr>
          <w:rFonts w:ascii="Arial" w:hAnsi="Arial" w:cs="Arial"/>
          <w:sz w:val="24"/>
          <w:szCs w:val="24"/>
          <w:lang w:val="en-GB"/>
        </w:rPr>
        <w:t>the median fragment position, calculated for each read pair as</w:t>
      </w:r>
      <w:r w:rsidR="00976A54" w:rsidRPr="003F45BD">
        <w:rPr>
          <w:rFonts w:ascii="Arial" w:hAnsi="Arial" w:cs="Arial"/>
          <w:sz w:val="24"/>
          <w:szCs w:val="24"/>
          <w:lang w:val="en-GB"/>
        </w:rPr>
        <w:t>:</w:t>
      </w:r>
    </w:p>
    <w:p w14:paraId="4730B68E" w14:textId="08EE9E03" w:rsidR="00976A54" w:rsidRPr="003F45BD" w:rsidRDefault="00000000" w:rsidP="00144B83">
      <w:pPr>
        <w:ind w:left="360"/>
        <w:jc w:val="center"/>
        <w:rPr>
          <w:rFonts w:ascii="Arial" w:hAnsi="Arial" w:cs="Arial"/>
          <w:sz w:val="24"/>
          <w:szCs w:val="24"/>
          <w:lang w:val="en-GB"/>
        </w:rPr>
      </w:pPr>
      <m:oMath>
        <m:f>
          <m:fPr>
            <m:ctrlPr>
              <w:rPr>
                <w:rFonts w:ascii="Cambria Math" w:hAnsi="Cambria Math" w:cs="Arial"/>
                <w:i/>
                <w:sz w:val="24"/>
                <w:szCs w:val="24"/>
                <w:lang w:val="en-GB"/>
              </w:rPr>
            </m:ctrlPr>
          </m:fPr>
          <m:num>
            <m:r>
              <w:rPr>
                <w:rFonts w:ascii="Cambria Math" w:hAnsi="Cambria Math" w:cs="Arial"/>
                <w:sz w:val="24"/>
                <w:szCs w:val="24"/>
                <w:lang w:val="en-GB"/>
              </w:rPr>
              <m:t xml:space="preserve">start </m:t>
            </m:r>
            <m:d>
              <m:dPr>
                <m:ctrlPr>
                  <w:rPr>
                    <w:rFonts w:ascii="Cambria Math" w:hAnsi="Cambria Math" w:cs="Arial"/>
                    <w:i/>
                    <w:sz w:val="24"/>
                    <w:szCs w:val="24"/>
                    <w:lang w:val="en-GB"/>
                  </w:rPr>
                </m:ctrlPr>
              </m:dPr>
              <m:e>
                <m:sSub>
                  <m:sSubPr>
                    <m:ctrlPr>
                      <w:rPr>
                        <w:rFonts w:ascii="Cambria Math" w:hAnsi="Cambria Math" w:cs="Arial"/>
                        <w:i/>
                        <w:sz w:val="24"/>
                        <w:szCs w:val="24"/>
                        <w:lang w:val="en-GB"/>
                      </w:rPr>
                    </m:ctrlPr>
                  </m:sSubPr>
                  <m:e>
                    <m:r>
                      <w:rPr>
                        <w:rFonts w:ascii="Cambria Math" w:hAnsi="Cambria Math" w:cs="Arial"/>
                        <w:sz w:val="24"/>
                        <w:szCs w:val="24"/>
                        <w:lang w:val="en-GB"/>
                      </w:rPr>
                      <m:t>read</m:t>
                    </m:r>
                  </m:e>
                  <m:sub>
                    <m:r>
                      <w:rPr>
                        <w:rFonts w:ascii="Cambria Math" w:hAnsi="Cambria Math" w:cs="Arial"/>
                        <w:sz w:val="24"/>
                        <w:szCs w:val="24"/>
                        <w:lang w:val="en-GB"/>
                      </w:rPr>
                      <m:t>1</m:t>
                    </m:r>
                  </m:sub>
                </m:sSub>
              </m:e>
            </m:d>
            <m:r>
              <w:rPr>
                <w:rFonts w:ascii="Cambria Math" w:hAnsi="Cambria Math" w:cs="Arial"/>
                <w:sz w:val="24"/>
                <w:szCs w:val="24"/>
                <w:lang w:val="en-GB"/>
              </w:rPr>
              <m:t xml:space="preserve">+start </m:t>
            </m:r>
            <m:d>
              <m:dPr>
                <m:ctrlPr>
                  <w:rPr>
                    <w:rFonts w:ascii="Cambria Math" w:hAnsi="Cambria Math" w:cs="Arial"/>
                    <w:i/>
                    <w:sz w:val="24"/>
                    <w:szCs w:val="24"/>
                    <w:lang w:val="en-GB"/>
                  </w:rPr>
                </m:ctrlPr>
              </m:dPr>
              <m:e>
                <m:sSub>
                  <m:sSubPr>
                    <m:ctrlPr>
                      <w:rPr>
                        <w:rFonts w:ascii="Cambria Math" w:hAnsi="Cambria Math" w:cs="Arial"/>
                        <w:i/>
                        <w:sz w:val="24"/>
                        <w:szCs w:val="24"/>
                        <w:lang w:val="en-GB"/>
                      </w:rPr>
                    </m:ctrlPr>
                  </m:sSubPr>
                  <m:e>
                    <m:r>
                      <w:rPr>
                        <w:rFonts w:ascii="Cambria Math" w:hAnsi="Cambria Math" w:cs="Arial"/>
                        <w:sz w:val="24"/>
                        <w:szCs w:val="24"/>
                        <w:lang w:val="en-GB"/>
                      </w:rPr>
                      <m:t>read</m:t>
                    </m:r>
                  </m:e>
                  <m:sub>
                    <m:r>
                      <w:rPr>
                        <w:rFonts w:ascii="Cambria Math" w:hAnsi="Cambria Math" w:cs="Arial"/>
                        <w:sz w:val="24"/>
                        <w:szCs w:val="24"/>
                        <w:lang w:val="en-GB"/>
                      </w:rPr>
                      <m:t>2</m:t>
                    </m:r>
                  </m:sub>
                </m:sSub>
              </m:e>
            </m:d>
            <m:r>
              <w:rPr>
                <w:rFonts w:ascii="Cambria Math" w:hAnsi="Cambria Math" w:cs="Arial"/>
                <w:sz w:val="24"/>
                <w:szCs w:val="24"/>
                <w:lang w:val="en-GB"/>
              </w:rPr>
              <m:t>+read length</m:t>
            </m:r>
          </m:num>
          <m:den>
            <m:r>
              <w:rPr>
                <w:rFonts w:ascii="Cambria Math" w:hAnsi="Cambria Math" w:cs="Arial"/>
                <w:sz w:val="24"/>
                <w:szCs w:val="24"/>
                <w:lang w:val="en-GB"/>
              </w:rPr>
              <m:t>2</m:t>
            </m:r>
          </m:den>
        </m:f>
      </m:oMath>
      <w:r w:rsidR="00144B83" w:rsidRPr="003F45BD">
        <w:rPr>
          <w:rFonts w:ascii="Arial" w:hAnsi="Arial" w:cs="Arial"/>
          <w:sz w:val="24"/>
          <w:szCs w:val="24"/>
          <w:lang w:val="en-GB"/>
        </w:rPr>
        <w:t xml:space="preserve"> </w:t>
      </w:r>
      <w:r w:rsidR="00144B83" w:rsidRPr="003F45BD">
        <w:rPr>
          <w:rFonts w:ascii="Arial" w:hAnsi="Arial" w:cs="Arial"/>
          <w:i/>
          <w:iCs/>
          <w:sz w:val="24"/>
          <w:szCs w:val="24"/>
          <w:lang w:val="en-GB"/>
        </w:rPr>
        <w:t>(1)</w:t>
      </w:r>
    </w:p>
    <w:p w14:paraId="1CB7887F" w14:textId="77777777" w:rsidR="00976A54" w:rsidRPr="003F45BD" w:rsidRDefault="00976A54" w:rsidP="00976A54">
      <w:pPr>
        <w:pStyle w:val="Heading1"/>
        <w:rPr>
          <w:rFonts w:ascii="Arial" w:eastAsiaTheme="minorEastAsia" w:hAnsi="Arial" w:cs="Arial"/>
          <w:color w:val="auto"/>
          <w:sz w:val="24"/>
          <w:szCs w:val="24"/>
          <w:lang w:val="en-GB"/>
        </w:rPr>
      </w:pPr>
      <w:r w:rsidRPr="003F45BD">
        <w:rPr>
          <w:rFonts w:ascii="Arial" w:eastAsiaTheme="minorEastAsia" w:hAnsi="Arial" w:cs="Arial"/>
          <w:color w:val="auto"/>
          <w:sz w:val="24"/>
          <w:szCs w:val="24"/>
          <w:lang w:val="en-GB"/>
        </w:rPr>
        <w:t>For each fragmentation event, fragment lengths were randomly sampled from the corresponding empirical size distribution, and transcripts were iteratively fragmented until no additional fragment could be accommodated within the remaining sequence. This approach preserved both transcript identity and fragment length characteristics in the simulated reads.</w:t>
      </w:r>
    </w:p>
    <w:p w14:paraId="5994C672" w14:textId="3F20B788" w:rsidR="00976A54" w:rsidRPr="003F45BD" w:rsidRDefault="00976A54" w:rsidP="00976A54">
      <w:pPr>
        <w:pStyle w:val="Heading1"/>
        <w:rPr>
          <w:ins w:id="0" w:author="Alexandre Miguel Kaizeler Guedes Da Silva Afonso" w:date="2026-07-08T09:42:00Z" w16du:dateUtc="2026-07-08T08:42:00Z"/>
          <w:rFonts w:ascii="Arial" w:eastAsiaTheme="minorEastAsia" w:hAnsi="Arial" w:cs="Arial"/>
          <w:color w:val="auto"/>
          <w:sz w:val="24"/>
          <w:szCs w:val="24"/>
          <w:lang w:val="en-GB"/>
        </w:rPr>
      </w:pPr>
      <w:r w:rsidRPr="003F45BD">
        <w:rPr>
          <w:rFonts w:ascii="Arial" w:eastAsiaTheme="minorEastAsia" w:hAnsi="Arial" w:cs="Arial"/>
          <w:color w:val="auto"/>
          <w:sz w:val="24"/>
          <w:szCs w:val="24"/>
          <w:lang w:val="en-GB"/>
        </w:rPr>
        <w:t>Following simulation, transcript abundances were converted back to discrete read counts to generate sequencing-like count matrices, allowing downstream differential expression analyses, while preserving the intended total library depth of empirical SG datasets. Three simulated WC and three simulated SG samples were generated to assess whether subsampling to approximately 10% of total reads, mimicking the SG fraction, was sufficient to induce length-dependent transcript representation biases.</w:t>
      </w:r>
    </w:p>
    <w:p w14:paraId="594CCD1C" w14:textId="4899A0D4" w:rsidR="00395C8C" w:rsidRPr="00436866" w:rsidRDefault="00395C8C">
      <w:pPr>
        <w:pStyle w:val="Heading2"/>
        <w:rPr>
          <w:ins w:id="1" w:author="Alexandre Miguel Kaizeler Guedes Da Silva Afonso" w:date="2026-07-07T12:13:00Z" w16du:dateUtc="2026-07-07T11:13:00Z"/>
          <w:lang w:val="en-GB"/>
        </w:rPr>
        <w:pPrChange w:id="2" w:author="Alexandre Miguel Kaizeler Guedes Da Silva Afonso" w:date="2026-07-08T09:43:00Z" w16du:dateUtc="2026-07-08T08:43:00Z">
          <w:pPr>
            <w:pStyle w:val="Heading1"/>
          </w:pPr>
        </w:pPrChange>
      </w:pPr>
      <w:commentRangeStart w:id="3"/>
      <w:ins w:id="4" w:author="Alexandre Miguel Kaizeler Guedes Da Silva Afonso" w:date="2026-07-08T09:43:00Z" w16du:dateUtc="2026-07-08T08:43:00Z">
        <w:r w:rsidRPr="003F45BD">
          <w:rPr>
            <w:lang w:val="en-GB"/>
          </w:rPr>
          <w:t xml:space="preserve">Dataset-specific </w:t>
        </w:r>
      </w:ins>
      <w:ins w:id="5" w:author="Alexandre Miguel Kaizeler Guedes Da Silva Afonso" w:date="2026-07-08T10:22:00Z" w16du:dateUtc="2026-07-08T09:22:00Z">
        <w:r w:rsidR="00060B9F" w:rsidRPr="003F45BD">
          <w:rPr>
            <w:lang w:val="en-GB"/>
          </w:rPr>
          <w:t>caveats and exclusion criteria</w:t>
        </w:r>
      </w:ins>
      <w:commentRangeEnd w:id="3"/>
      <w:r w:rsidR="006844F6" w:rsidRPr="00436866">
        <w:rPr>
          <w:rStyle w:val="CommentReference"/>
          <w:sz w:val="32"/>
          <w:szCs w:val="32"/>
          <w:lang w:val="en-GB"/>
        </w:rPr>
        <w:commentReference w:id="3"/>
      </w:r>
    </w:p>
    <w:p w14:paraId="5EEF2879" w14:textId="71886E23" w:rsidR="00692FB7" w:rsidRDefault="00692FB7" w:rsidP="00692FB7">
      <w:pPr>
        <w:pStyle w:val="Heading2"/>
        <w:rPr>
          <w:ins w:id="6" w:author="Alexandre Miguel Kaizeler Guedes Da Silva Afonso" w:date="2026-08-10T10:42:00Z" w16du:dateUtc="2026-08-10T09:42:00Z"/>
          <w:rFonts w:ascii="Arial" w:hAnsi="Arial" w:cs="Arial"/>
          <w:color w:val="000000" w:themeColor="text1"/>
          <w:sz w:val="24"/>
          <w:szCs w:val="24"/>
          <w:lang w:val="en-GB"/>
        </w:rPr>
      </w:pPr>
      <w:ins w:id="7" w:author="Alexandre Miguel Kaizeler Guedes Da Silva Afonso" w:date="2026-08-10T10:41:00Z" w16du:dateUtc="2026-08-10T09:41:00Z">
        <w:r>
          <w:rPr>
            <w:rFonts w:ascii="Arial" w:hAnsi="Arial" w:cs="Arial"/>
            <w:color w:val="000000" w:themeColor="text1"/>
            <w:sz w:val="24"/>
            <w:szCs w:val="24"/>
            <w:lang w:val="en-GB"/>
          </w:rPr>
          <w:t xml:space="preserve">For the full list of datasets used </w:t>
        </w:r>
        <w:r w:rsidR="0037684D">
          <w:rPr>
            <w:rFonts w:ascii="Arial" w:hAnsi="Arial" w:cs="Arial"/>
            <w:color w:val="000000" w:themeColor="text1"/>
            <w:sz w:val="24"/>
            <w:szCs w:val="24"/>
            <w:lang w:val="en-GB"/>
          </w:rPr>
          <w:t xml:space="preserve">throughout this work (see Table 1; Figure 1B), please refer to the main </w:t>
        </w:r>
      </w:ins>
      <w:ins w:id="8" w:author="Alexandre Miguel Kaizeler Guedes Da Silva Afonso" w:date="2026-08-10T10:42:00Z" w16du:dateUtc="2026-08-10T09:42:00Z">
        <w:r w:rsidR="0037684D">
          <w:rPr>
            <w:rFonts w:ascii="Arial" w:hAnsi="Arial" w:cs="Arial"/>
            <w:color w:val="000000" w:themeColor="text1"/>
            <w:sz w:val="24"/>
            <w:szCs w:val="24"/>
            <w:lang w:val="en-GB"/>
          </w:rPr>
          <w:t>publication’s</w:t>
        </w:r>
      </w:ins>
      <w:ins w:id="9" w:author="Alexandre Miguel Kaizeler Guedes Da Silva Afonso" w:date="2026-08-10T10:41:00Z" w16du:dateUtc="2026-08-10T09:41:00Z">
        <w:r w:rsidR="0037684D">
          <w:rPr>
            <w:rFonts w:ascii="Arial" w:hAnsi="Arial" w:cs="Arial"/>
            <w:color w:val="000000" w:themeColor="text1"/>
            <w:sz w:val="24"/>
            <w:szCs w:val="24"/>
            <w:lang w:val="en-GB"/>
          </w:rPr>
          <w:t xml:space="preserve"> Materials and Methods sub-section “D</w:t>
        </w:r>
      </w:ins>
      <w:ins w:id="10" w:author="Alexandre Miguel Kaizeler Guedes Da Silva Afonso" w:date="2026-08-10T10:42:00Z" w16du:dateUtc="2026-08-10T09:42:00Z">
        <w:r w:rsidR="0037684D">
          <w:rPr>
            <w:rFonts w:ascii="Arial" w:hAnsi="Arial" w:cs="Arial"/>
            <w:color w:val="000000" w:themeColor="text1"/>
            <w:sz w:val="24"/>
            <w:szCs w:val="24"/>
            <w:lang w:val="en-GB"/>
          </w:rPr>
          <w:t>atasets”.</w:t>
        </w:r>
      </w:ins>
    </w:p>
    <w:p w14:paraId="1FBDD9B8" w14:textId="30968C93" w:rsidR="0037684D" w:rsidRPr="00773F67" w:rsidDel="00773F67" w:rsidRDefault="0037684D" w:rsidP="0037684D">
      <w:pPr>
        <w:jc w:val="both"/>
        <w:rPr>
          <w:ins w:id="11" w:author="Alexandre Miguel Kaizeler Guedes Da Silva Afonso" w:date="2026-08-10T10:43:00Z" w16du:dateUtc="2026-08-10T09:43:00Z"/>
          <w:del w:id="12" w:author="Alexandre Miguel Kaizeler Guedes Da Silva Afonso" w:date="2026-08-10T10:36:00Z" w16du:dateUtc="2026-08-10T09:36:00Z"/>
          <w:rFonts w:ascii="Arial" w:hAnsi="Arial" w:cs="Arial"/>
          <w:sz w:val="24"/>
          <w:szCs w:val="24"/>
          <w:lang w:val="en-GB"/>
          <w:rPrChange w:id="13" w:author="Alexandre Miguel Kaizeler Guedes Da Silva Afonso" w:date="2026-08-10T10:36:00Z" w16du:dateUtc="2026-08-10T09:36:00Z">
            <w:rPr>
              <w:ins w:id="14" w:author="Alexandre Miguel Kaizeler Guedes Da Silva Afonso" w:date="2026-08-10T10:43:00Z" w16du:dateUtc="2026-08-10T09:43:00Z"/>
              <w:del w:id="15" w:author="Alexandre Miguel Kaizeler Guedes Da Silva Afonso" w:date="2026-08-10T10:36:00Z" w16du:dateUtc="2026-08-10T09:36:00Z"/>
              <w:lang w:val="en-GB"/>
            </w:rPr>
          </w:rPrChange>
        </w:rPr>
        <w:pPrChange w:id="16" w:author="Alexandre Miguel Kaizeler Guedes Da Silva Afonso" w:date="2026-08-10T10:36:00Z" w16du:dateUtc="2026-08-10T09:36:00Z">
          <w:pPr>
            <w:pStyle w:val="ListParagraph"/>
            <w:numPr>
              <w:numId w:val="19"/>
            </w:numPr>
            <w:tabs>
              <w:tab w:val="num" w:pos="360"/>
            </w:tabs>
            <w:jc w:val="both"/>
          </w:pPr>
        </w:pPrChange>
      </w:pPr>
      <w:ins w:id="17" w:author="Alexandre Miguel Kaizeler Guedes Da Silva Afonso" w:date="2026-08-10T10:43:00Z" w16du:dateUtc="2026-08-10T09:43:00Z">
        <w:r w:rsidRPr="00773F67">
          <w:rPr>
            <w:rFonts w:ascii="Arial" w:hAnsi="Arial" w:cs="Arial"/>
            <w:sz w:val="24"/>
            <w:szCs w:val="24"/>
            <w:lang w:val="en-GB"/>
            <w:rPrChange w:id="18" w:author="Alexandre Miguel Kaizeler Guedes Da Silva Afonso" w:date="2026-08-10T10:36:00Z" w16du:dateUtc="2026-08-10T09:36:00Z">
              <w:rPr>
                <w:lang w:val="en-GB"/>
              </w:rPr>
            </w:rPrChange>
          </w:rPr>
          <w:t>For the final set of SG and WC transcriptomes corrected for centrifugation-associated RNA length biases (Figure 4A), studies were maintained if they had appropriate technical controls (</w:t>
        </w:r>
        <w:r w:rsidRPr="00773F67">
          <w:rPr>
            <w:rFonts w:ascii="Arial" w:hAnsi="Arial" w:cs="Arial"/>
            <w:i/>
            <w:iCs/>
            <w:sz w:val="24"/>
            <w:szCs w:val="24"/>
            <w:lang w:val="en-GB"/>
            <w:rPrChange w:id="19" w:author="Alexandre Miguel Kaizeler Guedes Da Silva Afonso" w:date="2026-08-10T10:36:00Z" w16du:dateUtc="2026-08-10T09:36:00Z">
              <w:rPr>
                <w:i/>
                <w:iCs/>
                <w:lang w:val="en-GB"/>
              </w:rPr>
            </w:rPrChange>
          </w:rPr>
          <w:t>i.e.</w:t>
        </w:r>
        <w:r w:rsidRPr="00773F67">
          <w:rPr>
            <w:rFonts w:ascii="Arial" w:hAnsi="Arial" w:cs="Arial"/>
            <w:sz w:val="24"/>
            <w:szCs w:val="24"/>
            <w:lang w:val="en-GB"/>
            <w:rPrChange w:id="20" w:author="Alexandre Miguel Kaizeler Guedes Da Silva Afonso" w:date="2026-08-10T10:36:00Z" w16du:dateUtc="2026-08-10T09:36:00Z">
              <w:rPr>
                <w:lang w:val="en-GB"/>
              </w:rPr>
            </w:rPrChange>
          </w:rPr>
          <w:t>, not just SG samples, but also equivalent cellular fractions, empty vectors, in stressed and unstressed conditions) and at least 3 SG replicate samples</w:t>
        </w:r>
        <w:r>
          <w:rPr>
            <w:rFonts w:ascii="Arial" w:hAnsi="Arial" w:cs="Arial"/>
            <w:sz w:val="24"/>
            <w:szCs w:val="24"/>
            <w:lang w:val="en-GB"/>
          </w:rPr>
          <w:t xml:space="preserve">. </w:t>
        </w:r>
        <w:r w:rsidRPr="00773F67">
          <w:rPr>
            <w:rFonts w:ascii="Arial" w:hAnsi="Arial" w:cs="Arial"/>
            <w:sz w:val="24"/>
            <w:szCs w:val="24"/>
            <w:lang w:val="en-GB"/>
            <w:rPrChange w:id="21" w:author="Alexandre Miguel Kaizeler Guedes Da Silva Afonso" w:date="2026-08-10T10:36:00Z" w16du:dateUtc="2026-08-10T09:36:00Z">
              <w:rPr>
                <w:lang w:val="en-GB"/>
              </w:rPr>
            </w:rPrChange>
          </w:rPr>
          <w:t>Even though most DC studies had no appropriate technical controls, we considered that our simulated SG samples could serve as such, and thus these studies were maintained.</w:t>
        </w:r>
      </w:ins>
    </w:p>
    <w:p w14:paraId="5288C6B6" w14:textId="77777777" w:rsidR="0037684D" w:rsidRDefault="0037684D" w:rsidP="0037684D">
      <w:pPr>
        <w:rPr>
          <w:ins w:id="22" w:author="Alexandre Miguel Kaizeler Guedes Da Silva Afonso" w:date="2026-08-10T10:43:00Z" w16du:dateUtc="2026-08-10T09:43:00Z"/>
          <w:b/>
          <w:bCs/>
          <w:lang w:val="en-GB"/>
        </w:rPr>
      </w:pPr>
    </w:p>
    <w:p w14:paraId="2DE88E5A" w14:textId="46A442AB" w:rsidR="0037684D" w:rsidRPr="0037684D" w:rsidRDefault="0037684D" w:rsidP="0037684D">
      <w:pPr>
        <w:rPr>
          <w:ins w:id="23" w:author="Alexandre Miguel Kaizeler Guedes Da Silva Afonso" w:date="2026-08-10T10:41:00Z" w16du:dateUtc="2026-08-10T09:41:00Z"/>
          <w:rFonts w:ascii="Arial" w:hAnsi="Arial" w:cs="Arial"/>
          <w:sz w:val="24"/>
          <w:szCs w:val="24"/>
          <w:lang w:val="en-GB"/>
          <w:rPrChange w:id="24" w:author="Alexandre Miguel Kaizeler Guedes Da Silva Afonso" w:date="2026-08-10T10:46:00Z" w16du:dateUtc="2026-08-10T09:46:00Z">
            <w:rPr>
              <w:ins w:id="25" w:author="Alexandre Miguel Kaizeler Guedes Da Silva Afonso" w:date="2026-08-10T10:41:00Z" w16du:dateUtc="2026-08-10T09:41:00Z"/>
              <w:rFonts w:ascii="Arial" w:hAnsi="Arial" w:cs="Arial"/>
              <w:b/>
              <w:bCs/>
              <w:color w:val="000000" w:themeColor="text1"/>
              <w:sz w:val="24"/>
              <w:szCs w:val="24"/>
              <w:lang w:val="en-GB"/>
            </w:rPr>
          </w:rPrChange>
        </w:rPr>
        <w:pPrChange w:id="26" w:author="Alexandre Miguel Kaizeler Guedes Da Silva Afonso" w:date="2026-08-10T10:42:00Z" w16du:dateUtc="2026-08-10T09:42:00Z">
          <w:pPr>
            <w:pStyle w:val="Heading2"/>
            <w:numPr>
              <w:numId w:val="5"/>
            </w:numPr>
            <w:tabs>
              <w:tab w:val="num" w:pos="720"/>
            </w:tabs>
            <w:ind w:left="720" w:hanging="360"/>
          </w:pPr>
        </w:pPrChange>
      </w:pPr>
      <w:ins w:id="27" w:author="Alexandre Miguel Kaizeler Guedes Da Silva Afonso" w:date="2026-08-10T10:43:00Z" w16du:dateUtc="2026-08-10T09:43:00Z">
        <w:r w:rsidRPr="0037684D">
          <w:rPr>
            <w:rFonts w:ascii="Arial" w:hAnsi="Arial" w:cs="Arial"/>
            <w:sz w:val="24"/>
            <w:szCs w:val="24"/>
            <w:lang w:val="en-GB"/>
            <w:rPrChange w:id="28" w:author="Alexandre Miguel Kaizeler Guedes Da Silva Afonso" w:date="2026-08-10T10:46:00Z" w16du:dateUtc="2026-08-10T09:46:00Z">
              <w:rPr>
                <w:b/>
                <w:bCs/>
                <w:lang w:val="en-GB"/>
              </w:rPr>
            </w:rPrChange>
          </w:rPr>
          <w:t xml:space="preserve">A more detailed assessment of </w:t>
        </w:r>
      </w:ins>
      <w:ins w:id="29" w:author="Alexandre Miguel Kaizeler Guedes Da Silva Afonso" w:date="2026-08-10T10:44:00Z" w16du:dateUtc="2026-08-10T09:44:00Z">
        <w:r w:rsidRPr="0037684D">
          <w:rPr>
            <w:rFonts w:ascii="Arial" w:hAnsi="Arial" w:cs="Arial"/>
            <w:sz w:val="24"/>
            <w:szCs w:val="24"/>
            <w:lang w:val="en-GB"/>
            <w:rPrChange w:id="30" w:author="Alexandre Miguel Kaizeler Guedes Da Silva Afonso" w:date="2026-08-10T10:46:00Z" w16du:dateUtc="2026-08-10T09:46:00Z">
              <w:rPr>
                <w:b/>
                <w:bCs/>
                <w:lang w:val="en-GB"/>
              </w:rPr>
            </w:rPrChange>
          </w:rPr>
          <w:t>some of the datasets</w:t>
        </w:r>
      </w:ins>
      <w:ins w:id="31" w:author="Alexandre Miguel Kaizeler Guedes Da Silva Afonso" w:date="2026-08-10T10:45:00Z" w16du:dateUtc="2026-08-10T09:45:00Z">
        <w:r w:rsidRPr="0037684D">
          <w:rPr>
            <w:rFonts w:ascii="Arial" w:hAnsi="Arial" w:cs="Arial"/>
            <w:sz w:val="24"/>
            <w:szCs w:val="24"/>
            <w:lang w:val="en-GB"/>
            <w:rPrChange w:id="32" w:author="Alexandre Miguel Kaizeler Guedes Da Silva Afonso" w:date="2026-08-10T10:46:00Z" w16du:dateUtc="2026-08-10T09:46:00Z">
              <w:rPr>
                <w:b/>
                <w:bCs/>
                <w:lang w:val="en-GB"/>
              </w:rPr>
            </w:rPrChange>
          </w:rPr>
          <w:t>, as well as their reason for exclusion/inclusion is provided below:</w:t>
        </w:r>
      </w:ins>
    </w:p>
    <w:p w14:paraId="0BAAE82A" w14:textId="7F2DAEC5" w:rsidR="00E74A80" w:rsidRPr="00436866" w:rsidRDefault="00E74A80" w:rsidP="00E74A80">
      <w:pPr>
        <w:pStyle w:val="Heading2"/>
        <w:numPr>
          <w:ilvl w:val="0"/>
          <w:numId w:val="5"/>
        </w:numPr>
        <w:rPr>
          <w:rFonts w:ascii="Arial" w:hAnsi="Arial" w:cs="Arial"/>
          <w:color w:val="000000" w:themeColor="text1"/>
          <w:sz w:val="24"/>
          <w:szCs w:val="24"/>
          <w:lang w:val="en-GB"/>
        </w:rPr>
      </w:pPr>
      <w:r w:rsidRPr="00436866">
        <w:rPr>
          <w:rFonts w:ascii="Arial" w:hAnsi="Arial" w:cs="Arial"/>
          <w:b/>
          <w:bCs/>
          <w:color w:val="000000" w:themeColor="text1"/>
          <w:sz w:val="24"/>
          <w:szCs w:val="24"/>
          <w:lang w:val="en-GB"/>
        </w:rPr>
        <w:lastRenderedPageBreak/>
        <w:t>Matheny 2021 (GSE119977</w:t>
      </w:r>
      <w:r w:rsidRPr="00436866">
        <w:rPr>
          <w:rFonts w:ascii="Arial" w:hAnsi="Arial" w:cs="Arial"/>
          <w:b/>
          <w:bCs/>
          <w:color w:val="000000" w:themeColor="text1"/>
          <w:sz w:val="24"/>
          <w:szCs w:val="24"/>
          <w:lang w:val="en-GB"/>
        </w:rPr>
        <w:fldChar w:fldCharType="begin"/>
      </w:r>
      <w:r w:rsidR="00E1546D" w:rsidRPr="00436866">
        <w:rPr>
          <w:rFonts w:ascii="Arial" w:hAnsi="Arial" w:cs="Arial"/>
          <w:b/>
          <w:bCs/>
          <w:color w:val="000000" w:themeColor="text1"/>
          <w:sz w:val="24"/>
          <w:szCs w:val="24"/>
          <w:lang w:val="en-GB"/>
        </w:rPr>
        <w:instrText xml:space="preserve"> ADDIN ZOTERO_ITEM CSL_CITATION {"citationID":"qAZreuHl","properties":{"unsorted":false,"formattedCitation":"(2, 3)","plainCitation":"(2, 3)","noteIndex":0},"citationItems":[{"id":"iQhpNGpf/FJb9rkVK","uris":["http://zotero.org/users/local/1p9EH8ax/items/JRJEKK4Q"],"itemData":{"id":"iQhpNGpf/FJb9rkVK","type":"article-journal","abstract":"Stress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436866">
        <w:rPr>
          <w:rFonts w:ascii="Arial" w:hAnsi="Arial" w:cs="Arial"/>
          <w:b/>
          <w:bCs/>
          <w:color w:val="000000" w:themeColor="text1"/>
          <w:sz w:val="24"/>
          <w:szCs w:val="24"/>
          <w:lang w:val="en-GB"/>
        </w:rPr>
        <w:fldChar w:fldCharType="separate"/>
      </w:r>
      <w:r w:rsidR="00E1546D" w:rsidRPr="00436866">
        <w:rPr>
          <w:rFonts w:ascii="Arial" w:hAnsi="Arial" w:cs="Arial"/>
          <w:color w:val="000000" w:themeColor="text1"/>
          <w:sz w:val="24"/>
          <w:lang w:val="en-GB"/>
        </w:rPr>
        <w:t>(2, 3)</w:t>
      </w:r>
      <w:r w:rsidRPr="00436866">
        <w:rPr>
          <w:rFonts w:ascii="Arial" w:hAnsi="Arial" w:cs="Arial"/>
          <w:b/>
          <w:bCs/>
          <w:color w:val="000000" w:themeColor="text1"/>
          <w:sz w:val="24"/>
          <w:szCs w:val="24"/>
          <w:lang w:val="en-GB"/>
        </w:rPr>
        <w:fldChar w:fldCharType="end"/>
      </w:r>
      <w:r w:rsidRPr="00436866">
        <w:rPr>
          <w:rFonts w:ascii="Arial" w:hAnsi="Arial" w:cs="Arial"/>
          <w:b/>
          <w:bCs/>
          <w:color w:val="000000" w:themeColor="text1"/>
          <w:sz w:val="24"/>
          <w:szCs w:val="24"/>
          <w:lang w:val="en-GB"/>
        </w:rPr>
        <w:t>)</w:t>
      </w:r>
      <w:r w:rsidRPr="00436866">
        <w:rPr>
          <w:rFonts w:ascii="Arial" w:hAnsi="Arial" w:cs="Arial"/>
          <w:color w:val="000000" w:themeColor="text1"/>
          <w:sz w:val="24"/>
          <w:szCs w:val="24"/>
          <w:lang w:val="en-GB"/>
        </w:rPr>
        <w:t xml:space="preserve">: In the course of our reanalysis, a subset of samples </w:t>
      </w:r>
      <w:del w:id="33" w:author="Alexandre Miguel Kaizeler Guedes Da Silva Afonso" w:date="2026-08-10T10:47:00Z" w16du:dateUtc="2026-08-10T09:47:00Z">
        <w:r w:rsidRPr="00436866" w:rsidDel="0037684D">
          <w:rPr>
            <w:rFonts w:ascii="Arial" w:hAnsi="Arial" w:cs="Arial"/>
            <w:color w:val="000000" w:themeColor="text1"/>
            <w:sz w:val="24"/>
            <w:szCs w:val="24"/>
            <w:lang w:val="en-GB"/>
          </w:rPr>
          <w:delText>labeled</w:delText>
        </w:r>
      </w:del>
      <w:ins w:id="34" w:author="Alexandre Miguel Kaizeler Guedes Da Silva Afonso" w:date="2026-08-10T10:47:00Z" w16du:dateUtc="2026-08-10T09:47:00Z">
        <w:r w:rsidR="0037684D" w:rsidRPr="00436866">
          <w:rPr>
            <w:rFonts w:ascii="Arial" w:hAnsi="Arial" w:cs="Arial"/>
            <w:color w:val="000000" w:themeColor="text1"/>
            <w:sz w:val="24"/>
            <w:szCs w:val="24"/>
            <w:lang w:val="en-GB"/>
          </w:rPr>
          <w:t>labelled</w:t>
        </w:r>
      </w:ins>
      <w:r w:rsidRPr="00436866">
        <w:rPr>
          <w:rFonts w:ascii="Arial" w:hAnsi="Arial" w:cs="Arial"/>
          <w:color w:val="000000" w:themeColor="text1"/>
          <w:sz w:val="24"/>
          <w:szCs w:val="24"/>
          <w:lang w:val="en-GB"/>
        </w:rPr>
        <w:t xml:space="preserve"> as G3BP KO appeared, by expression profile, more consistent with G3BP WT. We raised this with the original authors, who confirmed and corrected the </w:t>
      </w:r>
      <w:del w:id="35" w:author="Alexandre Miguel Kaizeler Guedes Da Silva Afonso" w:date="2026-08-10T10:47:00Z" w16du:dateUtc="2026-08-10T09:47:00Z">
        <w:r w:rsidRPr="00436866" w:rsidDel="0037684D">
          <w:rPr>
            <w:rFonts w:ascii="Arial" w:hAnsi="Arial" w:cs="Arial"/>
            <w:color w:val="000000" w:themeColor="text1"/>
            <w:sz w:val="24"/>
            <w:szCs w:val="24"/>
            <w:lang w:val="en-GB"/>
          </w:rPr>
          <w:delText>labeling</w:delText>
        </w:r>
      </w:del>
      <w:ins w:id="36" w:author="Alexandre Miguel Kaizeler Guedes Da Silva Afonso" w:date="2026-08-10T10:47:00Z" w16du:dateUtc="2026-08-10T09:47:00Z">
        <w:r w:rsidR="0037684D" w:rsidRPr="00436866">
          <w:rPr>
            <w:rFonts w:ascii="Arial" w:hAnsi="Arial" w:cs="Arial"/>
            <w:color w:val="000000" w:themeColor="text1"/>
            <w:sz w:val="24"/>
            <w:szCs w:val="24"/>
            <w:lang w:val="en-GB"/>
          </w:rPr>
          <w:t>labelling</w:t>
        </w:r>
      </w:ins>
      <w:r w:rsidRPr="00436866">
        <w:rPr>
          <w:rFonts w:ascii="Arial" w:hAnsi="Arial" w:cs="Arial"/>
          <w:color w:val="000000" w:themeColor="text1"/>
          <w:sz w:val="24"/>
          <w:szCs w:val="24"/>
          <w:lang w:val="en-GB"/>
        </w:rPr>
        <w:fldChar w:fldCharType="begin"/>
      </w:r>
      <w:r w:rsidR="00E1546D" w:rsidRPr="00F70A21">
        <w:rPr>
          <w:rFonts w:ascii="Arial" w:hAnsi="Arial" w:cs="Arial"/>
          <w:color w:val="000000" w:themeColor="text1"/>
          <w:sz w:val="24"/>
          <w:szCs w:val="24"/>
          <w:lang w:val="en-GB"/>
        </w:rPr>
        <w:instrText xml:space="preserve"> ADDIN ZOTERO_ITEM CSL_CITATION {"citationID":"LeWtZYb7","properties":{"unsorted":false,"formattedCitation":"(3)","plainCitation":"(3)","noteIndex":0},"citationItems":[{"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436866">
        <w:rPr>
          <w:rFonts w:ascii="Arial" w:hAnsi="Arial" w:cs="Arial"/>
          <w:color w:val="000000" w:themeColor="text1"/>
          <w:sz w:val="24"/>
          <w:szCs w:val="24"/>
          <w:lang w:val="en-GB"/>
        </w:rPr>
        <w:fldChar w:fldCharType="separate"/>
      </w:r>
      <w:r w:rsidR="00E1546D" w:rsidRPr="00436866">
        <w:rPr>
          <w:rFonts w:ascii="Arial" w:hAnsi="Arial" w:cs="Arial"/>
          <w:color w:val="000000" w:themeColor="text1"/>
          <w:sz w:val="24"/>
          <w:lang w:val="en-GB"/>
        </w:rPr>
        <w:t>(3)</w:t>
      </w:r>
      <w:r w:rsidRPr="00436866">
        <w:rPr>
          <w:rFonts w:ascii="Arial" w:hAnsi="Arial" w:cs="Arial"/>
          <w:color w:val="000000" w:themeColor="text1"/>
          <w:sz w:val="24"/>
          <w:szCs w:val="24"/>
          <w:lang w:val="en-GB"/>
        </w:rPr>
        <w:fldChar w:fldCharType="end"/>
      </w:r>
      <w:r w:rsidRPr="00436866">
        <w:rPr>
          <w:rFonts w:ascii="Arial" w:hAnsi="Arial" w:cs="Arial"/>
          <w:color w:val="000000" w:themeColor="text1"/>
          <w:sz w:val="24"/>
          <w:szCs w:val="24"/>
          <w:lang w:val="en-GB"/>
        </w:rPr>
        <w:t>; the corrected dataset was used in our analyses.</w:t>
      </w:r>
    </w:p>
    <w:p w14:paraId="369953FF" w14:textId="07CF0239" w:rsidR="00E74A80" w:rsidRPr="00F70A21" w:rsidRDefault="00E74A80" w:rsidP="00E74A80">
      <w:pPr>
        <w:pStyle w:val="Heading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Padron 2019 (GSE121575</w:t>
      </w:r>
      <w:r w:rsidRPr="00F70A21">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{"citationID":"3YWBNpcu","properties":{"unsorted":false,"formattedCitation":"(4)","plainCitation":"(4)","noteIndex":0},"citationItems":[{"id":402,"uris":["http://zotero.org/users/local/q86rvdj2/items/4M8MEZKM"],"itemData":{"id":402,"type":"article-journal","abstract":"Diverse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(4)</w:t>
      </w:r>
      <w:r w:rsidRPr="00F70A21">
        <w:rPr>
          <w:rFonts w:ascii="Arial" w:hAnsi="Arial" w:cs="Arial"/>
          <w:b/>
          <w:bCs/>
          <w:color w:val="000000" w:themeColor="text1"/>
          <w:sz w:val="24"/>
          <w:szCs w:val="24"/>
          <w:lang w:val="en-GB"/>
        </w:rPr>
        <w:fldChar w:fldCharType="end"/>
      </w:r>
      <w:r w:rsidRPr="00F70A21">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xml:space="preserve">: This study was performed in HEK293 cells, which have a female karyotype. Several Y-chromosome-specific </w:t>
      </w:r>
      <w:r w:rsidRPr="00F70A21">
        <w:rPr>
          <w:rFonts w:ascii="Arial" w:hAnsi="Arial" w:cs="Arial"/>
          <w:color w:val="000000" w:themeColor="text1"/>
          <w:sz w:val="24"/>
          <w:szCs w:val="24"/>
          <w:lang w:val="en-GB"/>
        </w:rPr>
        <w:t>proteins (</w:t>
      </w:r>
      <w:r w:rsidRPr="00F70A21">
        <w:rPr>
          <w:rFonts w:ascii="Arial" w:hAnsi="Arial" w:cs="Arial"/>
          <w:i/>
          <w:iCs/>
          <w:color w:val="000000" w:themeColor="text1"/>
          <w:sz w:val="24"/>
          <w:szCs w:val="24"/>
          <w:lang w:val="en-GB"/>
        </w:rPr>
        <w:t>e.g.</w:t>
      </w:r>
      <w:r w:rsidRPr="00F70A21">
        <w:rPr>
          <w:rFonts w:ascii="Arial" w:hAnsi="Arial" w:cs="Arial"/>
          <w:color w:val="000000" w:themeColor="text1"/>
          <w:sz w:val="24"/>
          <w:szCs w:val="24"/>
          <w:lang w:val="en-GB"/>
        </w:rPr>
        <w:t xml:space="preserve">, DDX3Y) were nonetheless reported </w:t>
      </w:r>
      <w:ins w:id="37" w:author="Alexandre Miguel Kaizeler Guedes Da Silva Afonso" w:date="2026-08-10T10:47:00Z" w16du:dateUtc="2026-08-10T09:47:00Z">
        <w:r w:rsidR="0037684D">
          <w:rPr>
            <w:rFonts w:ascii="Arial" w:hAnsi="Arial" w:cs="Arial"/>
            <w:color w:val="000000" w:themeColor="text1"/>
            <w:sz w:val="24"/>
            <w:szCs w:val="24"/>
            <w:lang w:val="en-GB"/>
          </w:rPr>
          <w:t xml:space="preserve">as </w:t>
        </w:r>
      </w:ins>
      <w:ins w:id="38" w:author="Alexandre Miguel Kaizeler Guedes Da Silva Afonso" w:date="2026-08-10T10:48:00Z" w16du:dateUtc="2026-08-10T09:48:00Z">
        <w:r w:rsidR="0037684D">
          <w:rPr>
            <w:rFonts w:ascii="Arial" w:hAnsi="Arial" w:cs="Arial"/>
            <w:color w:val="000000" w:themeColor="text1"/>
            <w:sz w:val="24"/>
            <w:szCs w:val="24"/>
            <w:lang w:val="en-GB"/>
          </w:rPr>
          <w:t>being especially present within SG</w:t>
        </w:r>
      </w:ins>
      <w:commentRangeStart w:id="39"/>
      <w:del w:id="40" w:author="Alexandre Miguel Kaizeler Guedes Da Silva Afonso" w:date="2026-08-10T10:48:00Z" w16du:dateUtc="2026-08-10T09:48:00Z">
        <w:r w:rsidR="007C6086" w:rsidDel="0037684D">
          <w:rPr>
            <w:rFonts w:ascii="Arial" w:hAnsi="Arial" w:cs="Arial"/>
            <w:color w:val="000000" w:themeColor="text1"/>
            <w:sz w:val="24"/>
            <w:szCs w:val="24"/>
            <w:lang w:val="en-GB"/>
          </w:rPr>
          <w:delText>as having experimental evidence for relevance in RNA granule formation</w:delText>
        </w:r>
      </w:del>
      <w:r w:rsidR="007C6086">
        <w:rPr>
          <w:rFonts w:ascii="Arial" w:hAnsi="Arial" w:cs="Arial"/>
          <w:color w:val="000000" w:themeColor="text1"/>
          <w:sz w:val="24"/>
          <w:szCs w:val="24"/>
          <w:lang w:val="en-GB"/>
        </w:rPr>
        <w:t xml:space="preserve"> </w:t>
      </w:r>
      <w:commentRangeEnd w:id="39"/>
      <w:r w:rsidR="00C555E3" w:rsidRPr="002E41BF">
        <w:rPr>
          <w:rStyle w:val="CommentReference"/>
          <w:rFonts w:ascii="Arial" w:hAnsi="Arial" w:cs="Arial"/>
          <w:color w:val="000000" w:themeColor="text1"/>
          <w:sz w:val="24"/>
          <w:szCs w:val="24"/>
          <w:lang w:val="en-GB"/>
        </w:rPr>
        <w:commentReference w:id="39"/>
      </w:r>
      <w:r w:rsidRPr="002E41BF">
        <w:rPr>
          <w:rFonts w:ascii="Arial" w:hAnsi="Arial" w:cs="Arial"/>
          <w:color w:val="000000" w:themeColor="text1"/>
          <w:sz w:val="24"/>
          <w:szCs w:val="24"/>
          <w:lang w:val="en-GB"/>
        </w:rPr>
        <w:fldChar w:fldCharType="begin"/>
      </w:r>
      <w:r w:rsidR="00E1546D" w:rsidRPr="002E41BF">
        <w:rPr>
          <w:rFonts w:ascii="Arial" w:hAnsi="Arial" w:cs="Arial"/>
          <w:color w:val="000000" w:themeColor="text1"/>
          <w:sz w:val="24"/>
          <w:szCs w:val="24"/>
          <w:lang w:val="en-GB"/>
        </w:rPr>
        <w:instrText xml:space="preserve"> ADDIN ZOTERO_ITEM CSL_CITATION {"citationID":"ld1VAHEL","properties":{"unsorted":false,"formattedCitation":"(4)","plainCitation":"(4)","noteIndex":0},"citationItems":[{"id":402,"uris":["http://zotero.org/users/local/q86rvdj2/items/4M8MEZKM"],"itemData":{"id":402,"type":"article-journal","abstract":"Diverse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2E41BF">
        <w:rPr>
          <w:rFonts w:ascii="Arial" w:hAnsi="Arial" w:cs="Arial"/>
          <w:color w:val="000000" w:themeColor="text1"/>
          <w:sz w:val="24"/>
          <w:szCs w:val="24"/>
          <w:lang w:val="en-GB"/>
        </w:rPr>
        <w:fldChar w:fldCharType="separate"/>
      </w:r>
      <w:r w:rsidR="00E1546D" w:rsidRPr="00F70A21">
        <w:rPr>
          <w:rFonts w:ascii="Arial" w:hAnsi="Arial" w:cs="Arial"/>
          <w:color w:val="000000" w:themeColor="text1"/>
          <w:sz w:val="24"/>
          <w:lang w:val="en-GB"/>
        </w:rPr>
        <w:t>(4)</w:t>
      </w:r>
      <w:r w:rsidRPr="002E41BF">
        <w:rPr>
          <w:rFonts w:ascii="Arial" w:hAnsi="Arial" w:cs="Arial"/>
          <w:color w:val="000000" w:themeColor="text1"/>
          <w:sz w:val="24"/>
          <w:szCs w:val="24"/>
          <w:lang w:val="en-GB"/>
        </w:rPr>
        <w:fldChar w:fldCharType="end"/>
      </w:r>
      <w:r w:rsidRPr="00F70A21">
        <w:rPr>
          <w:rFonts w:ascii="Arial" w:hAnsi="Arial" w:cs="Arial"/>
          <w:color w:val="000000" w:themeColor="text1"/>
          <w:sz w:val="24"/>
          <w:szCs w:val="24"/>
          <w:lang w:val="en-GB"/>
        </w:rPr>
        <w:t>. Additionally, we found limited replicate concordance under stress conditions (Supplementary Figure 19A) and</w:t>
      </w:r>
      <w:r w:rsidR="00C555E3">
        <w:rPr>
          <w:rFonts w:ascii="Arial" w:hAnsi="Arial" w:cs="Arial"/>
          <w:color w:val="000000" w:themeColor="text1"/>
          <w:sz w:val="24"/>
          <w:szCs w:val="24"/>
          <w:lang w:val="en-GB"/>
        </w:rPr>
        <w:t>,</w:t>
      </w:r>
      <w:r w:rsidRPr="00F70A21">
        <w:rPr>
          <w:rFonts w:ascii="Arial" w:hAnsi="Arial" w:cs="Arial"/>
          <w:color w:val="000000" w:themeColor="text1"/>
          <w:sz w:val="24"/>
          <w:szCs w:val="24"/>
          <w:lang w:val="en-GB"/>
        </w:rPr>
        <w:t xml:space="preserve"> given that only two replicates were available, this dataset was excluded from our analyses.</w:t>
      </w:r>
    </w:p>
    <w:p w14:paraId="33383514" w14:textId="2B20CF45" w:rsidR="00E74A80" w:rsidRPr="00F70A21" w:rsidRDefault="00E74A80" w:rsidP="00E74A80">
      <w:pPr>
        <w:pStyle w:val="Heading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Honda 2021 (GSE143413</w:t>
      </w:r>
      <w:r w:rsidRPr="00F70A21">
        <w:rPr>
          <w:rFonts w:ascii="Arial" w:hAnsi="Arial" w:cs="Arial"/>
          <w:b/>
          <w:bCs/>
          <w:color w:val="000000" w:themeColor="text1"/>
          <w:sz w:val="24"/>
          <w:szCs w:val="24"/>
          <w:lang w:val="en-GB"/>
        </w:rPr>
        <w:fldChar w:fldCharType="begin"/>
      </w:r>
      <w:r w:rsidR="00E1546D" w:rsidRPr="00F70A21">
        <w:rPr>
          <w:rFonts w:ascii="Arial" w:hAnsi="Arial" w:cs="Arial"/>
          <w:b/>
          <w:bCs/>
          <w:color w:val="000000" w:themeColor="text1"/>
          <w:sz w:val="24"/>
          <w:szCs w:val="24"/>
          <w:lang w:val="en-GB"/>
        </w:rPr>
        <w:instrText xml:space="preserve"> ADDIN ZOTERO_ITEM CSL_CITATION {"citationID":"7pfopFon","properties":{"unsorted":false,"formattedCitation":"(5)","plainCitation":"(5)","noteIndex":0},"citationItems":[{"id":400,"uris":["http://zotero.org/users/local/q86rvdj2/items/GUCRRNBK"],"itemData":{"id":400,"type":"article-journal","abstract":"Abstract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 4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Commun","page":"4416","title":"High-depth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(5)</w:t>
      </w:r>
      <w:r w:rsidRPr="00F70A21">
        <w:rPr>
          <w:rFonts w:ascii="Arial" w:hAnsi="Arial" w:cs="Arial"/>
          <w:b/>
          <w:bCs/>
          <w:color w:val="000000" w:themeColor="text1"/>
          <w:sz w:val="24"/>
          <w:szCs w:val="24"/>
          <w:lang w:val="en-GB"/>
        </w:rPr>
        <w:fldChar w:fldCharType="end"/>
      </w:r>
      <w:r w:rsidRPr="00F70A21">
        <w:rPr>
          <w:rFonts w:ascii="Arial" w:hAnsi="Arial" w:cs="Arial"/>
          <w:b/>
          <w:bCs/>
          <w:color w:val="000000" w:themeColor="text1"/>
          <w:sz w:val="24"/>
          <w:szCs w:val="24"/>
          <w:lang w:val="en-GB"/>
        </w:rPr>
        <w:t>)</w:t>
      </w:r>
      <w:r w:rsidRPr="00F70A21">
        <w:rPr>
          <w:rFonts w:ascii="Arial" w:hAnsi="Arial" w:cs="Arial"/>
          <w:color w:val="000000" w:themeColor="text1"/>
          <w:sz w:val="24"/>
          <w:szCs w:val="24"/>
          <w:lang w:val="en-GB"/>
        </w:rPr>
        <w:t xml:space="preserve">: As only one SG </w:t>
      </w:r>
      <w:r w:rsidR="00C555E3">
        <w:rPr>
          <w:rFonts w:ascii="Arial" w:hAnsi="Arial" w:cs="Arial"/>
          <w:color w:val="000000" w:themeColor="text1"/>
          <w:sz w:val="24"/>
          <w:szCs w:val="24"/>
          <w:lang w:val="en-GB"/>
        </w:rPr>
        <w:t>sample</w:t>
      </w:r>
      <w:r w:rsidRPr="00F70A21">
        <w:rPr>
          <w:rFonts w:ascii="Arial" w:hAnsi="Arial" w:cs="Arial"/>
          <w:color w:val="000000" w:themeColor="text1"/>
          <w:sz w:val="24"/>
          <w:szCs w:val="24"/>
          <w:lang w:val="en-GB"/>
        </w:rPr>
        <w:t xml:space="preserve"> was available, this dataset was excluded.</w:t>
      </w:r>
    </w:p>
    <w:p w14:paraId="0E591922" w14:textId="62EBE15B" w:rsidR="00E74A80" w:rsidRPr="00F70A21" w:rsidRDefault="00E74A80" w:rsidP="00E74A80">
      <w:pPr>
        <w:pStyle w:val="Heading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Sato 2023 (GSE188397</w:t>
      </w:r>
      <w:r w:rsidRPr="00F70A21">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z5Ug5zfB","properties":{"unsorted":false,"formattedCitation":"(6)","plainCitation":"(6)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(6)</w:t>
      </w:r>
      <w:r w:rsidRPr="00F70A21">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F70A21">
        <w:rPr>
          <w:rFonts w:ascii="Arial" w:hAnsi="Arial" w:cs="Arial"/>
          <w:color w:val="000000" w:themeColor="text1"/>
          <w:sz w:val="24"/>
          <w:szCs w:val="24"/>
          <w:lang w:val="en-GB"/>
        </w:rPr>
        <w:t>: In several conditions, stressed replicates correlated more closely with unstressed samples than with each other (Supplementary Figure 19B, G3BP1 interactome as example). As only two replicates were available per condition, this dataset was excluded.</w:t>
      </w:r>
    </w:p>
    <w:p w14:paraId="0B25F12A" w14:textId="7CA99017" w:rsidR="00E74A80" w:rsidRPr="002E41BF" w:rsidRDefault="00E74A80" w:rsidP="00E74A80">
      <w:pPr>
        <w:pStyle w:val="Heading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Xiao 2023 (</w:t>
      </w:r>
      <w:r w:rsidRPr="00F70A21">
        <w:rPr>
          <w:rFonts w:ascii="Arial" w:hAnsi="Arial" w:cs="Arial"/>
          <w:b/>
          <w:bCs/>
          <w:color w:val="000000" w:themeColor="text1"/>
          <w:sz w:val="24"/>
          <w:szCs w:val="24"/>
          <w:lang w:val="en-GB"/>
        </w:rPr>
        <w:t>GSE226161</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HjCWbTJ3","properties":{"unsorted":false,"formattedCitation":"(7)","plainCitation":"(7)","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(7)</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Several replicates exhibit limited correlation with one another (Supplementary Figure 19C). As only two replicates were available per condition, this dataset was excluded.</w:t>
      </w:r>
    </w:p>
    <w:p w14:paraId="49A19A7F" w14:textId="097E3F2F" w:rsidR="00E74A80" w:rsidRPr="002E41BF" w:rsidRDefault="00E74A80" w:rsidP="00E74A80">
      <w:pPr>
        <w:pStyle w:val="Heading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Ren 2023 (GSE223295</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{"citationID":"MYCeccxw","properties":{"unsorted":false,"formattedCitation":"(8)","plainCitation":"(8)","noteIndex":0},"citationItems":[{"id":51,"uris":["http://zotero.org/users/local/q86rvdj2/items/KINUZQD6"],"itemData":{"id":51,"type":"article-journal","abstract":"Stress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2E41BF">
        <w:rPr>
          <w:rFonts w:ascii="Arial" w:hAnsi="Arial" w:cs="Arial"/>
          <w:color w:val="000000" w:themeColor="text1"/>
          <w:sz w:val="24"/>
          <w:lang w:val="en-GB"/>
        </w:rPr>
        <w:t>(8)</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Although four putative SG samples were available, these corresponded to two distinct stressors (arsenite and sorbitol, two replicates each) rather than three or more replicates of a single condition. A triplicate sample group, collected one hour after stress removal, was reported as representing a recovery-phase SG state; however, as no other dataset in our meta-analysis included a comparable recovery</w:t>
      </w:r>
      <w:r w:rsidR="006844F6">
        <w:rPr>
          <w:rFonts w:ascii="Arial" w:hAnsi="Arial" w:cs="Arial"/>
          <w:color w:val="000000" w:themeColor="text1"/>
          <w:sz w:val="24"/>
          <w:szCs w:val="24"/>
          <w:lang w:val="en-GB"/>
        </w:rPr>
        <w:t>,</w:t>
      </w:r>
      <w:r w:rsidRPr="002E41BF">
        <w:rPr>
          <w:rFonts w:ascii="Arial" w:hAnsi="Arial" w:cs="Arial"/>
          <w:color w:val="000000" w:themeColor="text1"/>
          <w:sz w:val="24"/>
          <w:szCs w:val="24"/>
          <w:lang w:val="en-GB"/>
        </w:rPr>
        <w:t xml:space="preserve"> we opted to exclude the dataset from our analyses.</w:t>
      </w:r>
    </w:p>
    <w:p w14:paraId="57B0C37E" w14:textId="520BD9B6" w:rsidR="00E74A80" w:rsidRPr="002E41BF" w:rsidRDefault="00E74A80" w:rsidP="00E74A80">
      <w:pPr>
        <w:pStyle w:val="Heading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Shen 2022 (GSE171792</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85HsLDWs","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2E41BF">
        <w:rPr>
          <w:rFonts w:ascii="Arial" w:hAnsi="Arial" w:cs="Arial"/>
          <w:color w:val="000000" w:themeColor="text1"/>
          <w:sz w:val="24"/>
          <w:lang w:val="en-GB"/>
        </w:rPr>
        <w:t>(9)</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After filtering lowly expressed genes, the two "Stressed APEX2-GFP" replicates showed lower concordance with each other than other replicate pairs in the same dataset, as well as accounting for most of the variability within the dataset (Supplementary 19 D, E). With only two replicates available, this dataset was excluded.</w:t>
      </w:r>
    </w:p>
    <w:p w14:paraId="33488BF2" w14:textId="24BC5DB0" w:rsidR="00E74A80" w:rsidRPr="002E41BF" w:rsidRDefault="00E1546D" w:rsidP="00E74A80">
      <w:pPr>
        <w:pStyle w:val="Heading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Zhou 2024 (</w:t>
      </w:r>
      <w:r w:rsidR="00E74A80" w:rsidRPr="002E41BF">
        <w:rPr>
          <w:rFonts w:ascii="Arial" w:hAnsi="Arial" w:cs="Arial"/>
          <w:b/>
          <w:bCs/>
          <w:color w:val="000000" w:themeColor="text1"/>
          <w:sz w:val="24"/>
          <w:szCs w:val="24"/>
          <w:lang w:val="en-GB"/>
        </w:rPr>
        <w:t>GSE218180</w:t>
      </w:r>
      <w:r w:rsidRPr="002E41BF">
        <w:rPr>
          <w:rFonts w:ascii="Arial" w:hAnsi="Arial" w:cs="Arial"/>
          <w:b/>
          <w:bCs/>
          <w:color w:val="000000" w:themeColor="text1"/>
          <w:sz w:val="24"/>
          <w:szCs w:val="24"/>
          <w:lang w:val="en-GB"/>
        </w:rPr>
        <w:fldChar w:fldCharType="begin"/>
      </w:r>
      <w:r w:rsidRPr="002E41BF">
        <w:rPr>
          <w:rFonts w:ascii="Arial" w:hAnsi="Arial" w:cs="Arial"/>
          <w:b/>
          <w:bCs/>
          <w:color w:val="000000" w:themeColor="text1"/>
          <w:sz w:val="24"/>
          <w:szCs w:val="24"/>
          <w:lang w:val="en-GB"/>
        </w:rPr>
        <w:instrText xml:space="preserve"> ADDIN ZOTERO_ITEM CSL_CITATION {"citationID":"CKRgalrW","properties":{"unsorted":false,"formattedCitation":"(10)","plainCitation":"(10)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(10)</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The three SG replicates in this dataset were </w:t>
      </w:r>
      <w:r w:rsidR="00E9666F">
        <w:rPr>
          <w:rFonts w:ascii="Arial" w:hAnsi="Arial" w:cs="Arial"/>
          <w:color w:val="000000" w:themeColor="text1"/>
          <w:sz w:val="24"/>
          <w:szCs w:val="24"/>
          <w:lang w:val="en-GB"/>
        </w:rPr>
        <w:t>concordant</w:t>
      </w:r>
      <w:r w:rsidR="00E74A80" w:rsidRPr="002E41BF">
        <w:rPr>
          <w:rFonts w:ascii="Arial" w:hAnsi="Arial" w:cs="Arial"/>
          <w:color w:val="000000" w:themeColor="text1"/>
          <w:sz w:val="24"/>
          <w:szCs w:val="24"/>
          <w:lang w:val="en-GB"/>
        </w:rPr>
        <w:t>. However, the study design did not include a technical control (</w:t>
      </w:r>
      <w:r w:rsidR="00E74A80" w:rsidRPr="002E41BF">
        <w:rPr>
          <w:rFonts w:ascii="Arial" w:hAnsi="Arial" w:cs="Arial"/>
          <w:i/>
          <w:iCs/>
          <w:color w:val="000000" w:themeColor="text1"/>
          <w:sz w:val="24"/>
          <w:szCs w:val="24"/>
          <w:lang w:val="en-GB"/>
        </w:rPr>
        <w:t>e.g</w:t>
      </w:r>
      <w:r w:rsidR="00E74A80" w:rsidRPr="002E41BF">
        <w:rPr>
          <w:rFonts w:ascii="Arial" w:hAnsi="Arial" w:cs="Arial"/>
          <w:color w:val="000000" w:themeColor="text1"/>
          <w:sz w:val="24"/>
          <w:szCs w:val="24"/>
          <w:lang w:val="en-GB"/>
        </w:rPr>
        <w:t>., the same purification protocol applied to a non-SG structure), which would be needed to separate a biological SG signal from effects of the purification technique itself. Without this control, we were unable to confidently attribute the observed signal to SG biology, and this dataset was excluded.</w:t>
      </w:r>
    </w:p>
    <w:p w14:paraId="012D8E39" w14:textId="738CA769" w:rsidR="00E74A80" w:rsidRPr="002E41BF" w:rsidRDefault="00E1546D" w:rsidP="00E74A80">
      <w:pPr>
        <w:pStyle w:val="Heading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lastRenderedPageBreak/>
        <w:t>Rajachandran 2024 (</w:t>
      </w:r>
      <w:r w:rsidR="00E74A80" w:rsidRPr="002E41BF">
        <w:rPr>
          <w:rFonts w:ascii="Arial" w:hAnsi="Arial" w:cs="Arial"/>
          <w:b/>
          <w:bCs/>
          <w:color w:val="000000" w:themeColor="text1"/>
          <w:sz w:val="24"/>
          <w:szCs w:val="24"/>
          <w:lang w:val="en-GB"/>
        </w:rPr>
        <w:t>PRJNA1152621</w:t>
      </w:r>
      <w:r w:rsidRPr="002E41BF">
        <w:rPr>
          <w:rFonts w:ascii="Arial" w:hAnsi="Arial" w:cs="Arial"/>
          <w:b/>
          <w:bCs/>
          <w:color w:val="000000" w:themeColor="text1"/>
          <w:sz w:val="24"/>
          <w:szCs w:val="24"/>
          <w:lang w:val="en-GB"/>
        </w:rPr>
        <w:fldChar w:fldCharType="begin"/>
      </w:r>
      <w:r w:rsidRPr="002E41BF">
        <w:rPr>
          <w:rFonts w:ascii="Arial" w:hAnsi="Arial" w:cs="Arial"/>
          <w:b/>
          <w:bCs/>
          <w:color w:val="000000" w:themeColor="text1"/>
          <w:sz w:val="24"/>
          <w:szCs w:val="24"/>
          <w:lang w:val="en-GB"/>
        </w:rPr>
        <w:instrText xml:space="preserve"> ADDIN ZOTERO_ITEM CSL_CITATION {"citationID":"YukZUoAl","properties":{"unsorted":false,"formattedCitation":"(11)","plainCitation":"(11)","noteIndex":0},"citationItems":[{"id":902,"uris":["http://zotero.org/users/local/q86rvdj2/items/VDPQSALM"],"itemData":{"id":902,"type":"article-journal","abstract":"The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(11)</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00E74A80" w:rsidRPr="002E41BF">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This study included three SG replicates alongside two nucleolus samples, profiled using the same purification technique. As the nucleolus samples were generated under an identical technical protocol applied to a different cellular structure, we considered them an adequate technical control, allowing us to distinguish SG-specific biological signal from effects of the purification method itself. This dataset was therefore retained for our analyses.</w:t>
      </w:r>
    </w:p>
    <w:p w14:paraId="4BB5C2E0" w14:textId="4E7A166F" w:rsidR="00E74A80" w:rsidRPr="002E41BF" w:rsidRDefault="00E1546D" w:rsidP="00E74A80">
      <w:pPr>
        <w:pStyle w:val="Heading2"/>
        <w:numPr>
          <w:ilvl w:val="0"/>
          <w:numId w:val="5"/>
        </w:numPr>
        <w:rPr>
          <w:rFonts w:ascii="Arial" w:hAnsi="Arial" w:cs="Arial"/>
          <w:color w:val="000000" w:themeColor="text1"/>
          <w:sz w:val="24"/>
          <w:szCs w:val="24"/>
          <w:lang w:val="en-GB"/>
        </w:rPr>
      </w:pPr>
      <w:r w:rsidRPr="00266BB0">
        <w:rPr>
          <w:rFonts w:ascii="Arial" w:hAnsi="Arial" w:cs="Arial"/>
          <w:b/>
          <w:bCs/>
          <w:color w:val="000000" w:themeColor="text1"/>
          <w:sz w:val="24"/>
          <w:szCs w:val="24"/>
          <w:lang w:val="en-GB"/>
        </w:rPr>
        <w:t>Iadevaia 2022 (</w:t>
      </w:r>
      <w:r w:rsidR="00E74A80" w:rsidRPr="002E41BF">
        <w:rPr>
          <w:rFonts w:ascii="Arial" w:hAnsi="Arial" w:cs="Arial"/>
          <w:b/>
          <w:bCs/>
          <w:color w:val="000000" w:themeColor="text1"/>
          <w:sz w:val="24"/>
          <w:szCs w:val="24"/>
          <w:lang w:val="en-GB"/>
        </w:rPr>
        <w:t>GSE171655</w:t>
      </w:r>
      <w:r w:rsidRPr="00266BB0">
        <w:rPr>
          <w:rFonts w:ascii="Arial" w:hAnsi="Arial" w:cs="Arial"/>
          <w:b/>
          <w:bCs/>
          <w:color w:val="000000" w:themeColor="text1"/>
          <w:sz w:val="24"/>
          <w:szCs w:val="24"/>
          <w:lang w:val="en-GB"/>
        </w:rPr>
        <w:fldChar w:fldCharType="begin"/>
      </w:r>
      <w:r w:rsidRPr="00266BB0">
        <w:rPr>
          <w:rFonts w:ascii="Arial" w:hAnsi="Arial" w:cs="Arial"/>
          <w:b/>
          <w:bCs/>
          <w:color w:val="000000" w:themeColor="text1"/>
          <w:sz w:val="24"/>
          <w:szCs w:val="24"/>
          <w:lang w:val="en-GB"/>
        </w:rPr>
        <w:instrText xml:space="preserve"> ADDIN ZOTERO_ITEM CSL_CITATION {"citationID":"IQ8PapZM","properties":{"unsorted":false,"formattedCitation":"(12)","plainCitation":"(12)","noteIndex":0},"citationItems":[{"id":464,"uris":["http://zotero.org/users/local/q86rvdj2/items/RLQWVZML"],"itemData":{"id":464,"type":"article-journal","abstract":"To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266BB0">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(12)</w:t>
      </w:r>
      <w:r w:rsidRPr="00266BB0">
        <w:rPr>
          <w:rFonts w:ascii="Arial" w:hAnsi="Arial" w:cs="Arial"/>
          <w:b/>
          <w:bCs/>
          <w:color w:val="000000" w:themeColor="text1"/>
          <w:sz w:val="24"/>
          <w:szCs w:val="24"/>
          <w:lang w:val="en-GB"/>
        </w:rPr>
        <w:fldChar w:fldCharType="end"/>
      </w:r>
      <w:r w:rsidRPr="00266BB0">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In this dataset, SG-designated samples correlated more closely with unstressed whole-cell (Total) samples than with stressed whole-cell samples </w:t>
      </w:r>
      <w:r w:rsidR="00E74A80" w:rsidRPr="0037684D">
        <w:rPr>
          <w:rFonts w:ascii="Arial" w:hAnsi="Arial" w:cs="Arial"/>
          <w:color w:val="000000" w:themeColor="text1"/>
          <w:sz w:val="24"/>
          <w:szCs w:val="24"/>
          <w:lang w:val="en-GB"/>
        </w:rPr>
        <w:t>(</w:t>
      </w:r>
      <w:r w:rsidR="00E74A80" w:rsidRPr="0037684D">
        <w:rPr>
          <w:rFonts w:ascii="Arial" w:hAnsi="Arial" w:cs="Arial"/>
          <w:color w:val="000000" w:themeColor="text1"/>
          <w:sz w:val="24"/>
          <w:szCs w:val="24"/>
          <w:lang w:val="en-GB"/>
          <w:rPrChange w:id="41" w:author="Alexandre Miguel Kaizeler Guedes Da Silva Afonso" w:date="2026-08-10T10:49:00Z" w16du:dateUtc="2026-08-10T09:49:00Z">
            <w:rPr>
              <w:rFonts w:ascii="Arial" w:hAnsi="Arial" w:cs="Arial"/>
              <w:b/>
              <w:bCs/>
              <w:color w:val="000000" w:themeColor="text1"/>
              <w:sz w:val="24"/>
              <w:szCs w:val="24"/>
              <w:lang w:val="en-GB"/>
            </w:rPr>
          </w:rPrChange>
        </w:rPr>
        <w:t>Supplementary Figure 19F–G</w:t>
      </w:r>
      <w:r w:rsidR="00E74A80" w:rsidRPr="0037684D">
        <w:rPr>
          <w:rFonts w:ascii="Arial" w:hAnsi="Arial" w:cs="Arial"/>
          <w:color w:val="000000" w:themeColor="text1"/>
          <w:sz w:val="24"/>
          <w:szCs w:val="24"/>
          <w:lang w:val="en-GB"/>
        </w:rPr>
        <w:t>),</w:t>
      </w:r>
      <w:r w:rsidR="00E74A80" w:rsidRPr="002E41BF">
        <w:rPr>
          <w:rFonts w:ascii="Arial" w:hAnsi="Arial" w:cs="Arial"/>
          <w:color w:val="000000" w:themeColor="text1"/>
          <w:sz w:val="24"/>
          <w:szCs w:val="24"/>
          <w:lang w:val="en-GB"/>
        </w:rPr>
        <w:t xml:space="preserve"> differing from the pattern observed in other DC-purified datasets. To further investigate this, we generated matched simulated samples using our SpinSim approach; these exhibited a markedly stronger RNA length bias than simulated samples derived from other DC studies </w:t>
      </w:r>
      <w:r w:rsidR="00E74A80" w:rsidRPr="0037684D">
        <w:rPr>
          <w:rFonts w:ascii="Arial" w:hAnsi="Arial" w:cs="Arial"/>
          <w:color w:val="000000" w:themeColor="text1"/>
          <w:sz w:val="24"/>
          <w:szCs w:val="24"/>
          <w:lang w:val="en-GB"/>
        </w:rPr>
        <w:t>(</w:t>
      </w:r>
      <w:r w:rsidR="00E74A80" w:rsidRPr="0037684D">
        <w:rPr>
          <w:rFonts w:ascii="Arial" w:hAnsi="Arial" w:cs="Arial"/>
          <w:color w:val="000000" w:themeColor="text1"/>
          <w:sz w:val="24"/>
          <w:szCs w:val="24"/>
          <w:lang w:val="en-GB"/>
          <w:rPrChange w:id="42" w:author="Alexandre Miguel Kaizeler Guedes Da Silva Afonso" w:date="2026-08-10T10:49:00Z" w16du:dateUtc="2026-08-10T09:49:00Z">
            <w:rPr>
              <w:rFonts w:ascii="Arial" w:hAnsi="Arial" w:cs="Arial"/>
              <w:b/>
              <w:bCs/>
              <w:color w:val="000000" w:themeColor="text1"/>
              <w:sz w:val="24"/>
              <w:szCs w:val="24"/>
              <w:lang w:val="en-GB"/>
            </w:rPr>
          </w:rPrChange>
        </w:rPr>
        <w:t>Supplementary Figure 19H</w:t>
      </w:r>
      <w:r w:rsidR="00E74A80" w:rsidRPr="0037684D">
        <w:rPr>
          <w:rFonts w:ascii="Arial" w:hAnsi="Arial" w:cs="Arial"/>
          <w:color w:val="000000" w:themeColor="text1"/>
          <w:sz w:val="24"/>
          <w:szCs w:val="24"/>
          <w:lang w:val="en-GB"/>
        </w:rPr>
        <w:t>),</w:t>
      </w:r>
      <w:r w:rsidR="00E74A80" w:rsidRPr="002E41BF">
        <w:rPr>
          <w:rFonts w:ascii="Arial" w:hAnsi="Arial" w:cs="Arial"/>
          <w:color w:val="000000" w:themeColor="text1"/>
          <w:sz w:val="24"/>
          <w:szCs w:val="24"/>
          <w:lang w:val="en-GB"/>
        </w:rPr>
        <w:t xml:space="preserve"> suggesting the isolated structures may differ from canonical SGs in composition. This is consistent with the original study's own characterisation of these structures as a distinct entity, termed paracrine granules, rather than canonical SGs</w:t>
      </w:r>
      <w:r w:rsidRPr="00436866">
        <w:rPr>
          <w:rFonts w:ascii="Arial" w:hAnsi="Arial" w:cs="Arial"/>
          <w:color w:val="000000" w:themeColor="text1"/>
          <w:sz w:val="24"/>
          <w:szCs w:val="24"/>
          <w:lang w:val="en-GB"/>
        </w:rPr>
        <w:fldChar w:fldCharType="begin"/>
      </w:r>
      <w:r w:rsidRPr="00436866">
        <w:rPr>
          <w:rFonts w:ascii="Arial" w:hAnsi="Arial" w:cs="Arial"/>
          <w:color w:val="000000" w:themeColor="text1"/>
          <w:sz w:val="24"/>
          <w:szCs w:val="24"/>
          <w:lang w:val="en-GB"/>
        </w:rPr>
        <w:instrText xml:space="preserve"> ADDIN ZOTERO_ITEM CSL_CITATION {"citationID":"kaRINXDI","properties":{"unsorted":false,"formattedCitation":"(12)","plainCitation":"(12)","noteIndex":0},"citationItems":[{"id":464,"uris":["http://zotero.org/users/local/q86rvdj2/items/RLQWVZML"],"itemData":{"id":464,"type":"article-journal","abstract":"To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436866">
        <w:rPr>
          <w:rFonts w:ascii="Arial" w:hAnsi="Arial" w:cs="Arial"/>
          <w:color w:val="000000" w:themeColor="text1"/>
          <w:sz w:val="24"/>
          <w:szCs w:val="24"/>
          <w:lang w:val="en-GB"/>
        </w:rPr>
        <w:fldChar w:fldCharType="separate"/>
      </w:r>
      <w:r w:rsidRPr="002E41BF">
        <w:rPr>
          <w:rFonts w:ascii="Arial" w:hAnsi="Arial" w:cs="Arial"/>
          <w:color w:val="000000" w:themeColor="text1"/>
          <w:sz w:val="24"/>
          <w:lang w:val="en-GB"/>
        </w:rPr>
        <w:t>(12)</w:t>
      </w:r>
      <w:r w:rsidRPr="00436866">
        <w:rPr>
          <w:rFonts w:ascii="Arial" w:hAnsi="Arial" w:cs="Arial"/>
          <w:color w:val="000000" w:themeColor="text1"/>
          <w:sz w:val="24"/>
          <w:szCs w:val="24"/>
          <w:lang w:val="en-GB"/>
        </w:rPr>
        <w:fldChar w:fldCharType="end"/>
      </w:r>
      <w:r w:rsidR="00E74A80" w:rsidRPr="002E41BF">
        <w:rPr>
          <w:rFonts w:ascii="Arial" w:hAnsi="Arial" w:cs="Arial"/>
          <w:color w:val="000000" w:themeColor="text1"/>
          <w:sz w:val="24"/>
          <w:szCs w:val="24"/>
          <w:lang w:val="en-GB"/>
        </w:rPr>
        <w:t>. Given this, we considered the dataset outside the scope of our SG meta-analysis and excluded it from our analyses.</w:t>
      </w:r>
    </w:p>
    <w:p w14:paraId="1701DEA0" w14:textId="6962F7AF" w:rsidR="00E74A80" w:rsidRPr="00266BB0" w:rsidRDefault="00E74A80" w:rsidP="00E74A80">
      <w:pPr>
        <w:pStyle w:val="Heading2"/>
        <w:rPr>
          <w:rFonts w:ascii="Arial" w:hAnsi="Arial" w:cs="Arial"/>
          <w:color w:val="000000" w:themeColor="text1"/>
          <w:sz w:val="24"/>
          <w:szCs w:val="24"/>
          <w:lang w:val="en-GB"/>
        </w:rPr>
      </w:pPr>
      <w:r w:rsidRPr="002E41BF">
        <w:rPr>
          <w:rFonts w:ascii="Arial" w:hAnsi="Arial" w:cs="Arial"/>
          <w:color w:val="000000" w:themeColor="text1"/>
          <w:sz w:val="24"/>
          <w:szCs w:val="24"/>
          <w:lang w:val="en-GB"/>
        </w:rPr>
        <w:t xml:space="preserve">Analyses of all datasets (both retained and excluded) are available in a public </w:t>
      </w:r>
      <w:r w:rsidR="00E1546D" w:rsidRPr="00436866">
        <w:rPr>
          <w:rFonts w:ascii="Arial" w:hAnsi="Arial" w:cs="Arial"/>
          <w:color w:val="000000" w:themeColor="text1"/>
          <w:sz w:val="24"/>
          <w:szCs w:val="24"/>
          <w:lang w:val="en-GB"/>
        </w:rPr>
        <w:t>Zenodo</w:t>
      </w:r>
      <w:r w:rsidRPr="002E41BF">
        <w:rPr>
          <w:rFonts w:ascii="Arial" w:hAnsi="Arial" w:cs="Arial"/>
          <w:color w:val="000000" w:themeColor="text1"/>
          <w:sz w:val="24"/>
          <w:szCs w:val="24"/>
          <w:lang w:val="en-GB"/>
        </w:rPr>
        <w:t xml:space="preserve"> repository</w:t>
      </w:r>
      <w:r w:rsidR="00E1546D" w:rsidRPr="00266BB0">
        <w:rPr>
          <w:rFonts w:ascii="Arial" w:hAnsi="Arial" w:cs="Arial"/>
          <w:color w:val="000000" w:themeColor="text1"/>
          <w:sz w:val="24"/>
          <w:szCs w:val="24"/>
          <w:lang w:val="en-GB"/>
        </w:rPr>
        <w:t xml:space="preserve"> (</w:t>
      </w:r>
      <w:hyperlink r:id="rId11" w:history="1">
        <w:r w:rsidR="00E1546D" w:rsidRPr="00266BB0">
          <w:rPr>
            <w:rStyle w:val="Hyperlink"/>
            <w:rFonts w:ascii="Arial" w:hAnsi="Arial" w:cs="Arial"/>
            <w:sz w:val="24"/>
            <w:szCs w:val="24"/>
            <w:lang w:val="en-GB"/>
          </w:rPr>
          <w:t>https://doi.org/10.5281/zenodo.21724125</w:t>
        </w:r>
      </w:hyperlink>
      <w:r w:rsidR="00E1546D" w:rsidRPr="00266BB0">
        <w:rPr>
          <w:rFonts w:ascii="Arial" w:hAnsi="Arial" w:cs="Arial"/>
          <w:color w:val="000000" w:themeColor="text1"/>
          <w:sz w:val="24"/>
          <w:szCs w:val="24"/>
          <w:lang w:val="en-GB"/>
        </w:rPr>
        <w:t xml:space="preserve">), as well as in a public GitHub repository </w:t>
      </w:r>
      <w:r w:rsidRPr="00266BB0">
        <w:rPr>
          <w:rFonts w:ascii="Arial" w:hAnsi="Arial" w:cs="Arial"/>
          <w:color w:val="000000" w:themeColor="text1"/>
          <w:sz w:val="24"/>
          <w:szCs w:val="24"/>
          <w:lang w:val="en-GB"/>
        </w:rPr>
        <w:t>(</w:t>
      </w:r>
      <w:hyperlink r:id="rId12" w:history="1">
        <w:r w:rsidR="00E1546D" w:rsidRPr="00266BB0">
          <w:rPr>
            <w:rFonts w:ascii="Arial" w:hAnsi="Arial" w:cs="Arial"/>
            <w:sz w:val="24"/>
            <w:szCs w:val="24"/>
          </w:rPr>
          <w:t>https://github.com/DiseaseTranscriptomicsLab/StressGranules</w:t>
        </w:r>
      </w:hyperlink>
      <w:r w:rsidRPr="00266BB0">
        <w:rPr>
          <w:rFonts w:ascii="Arial" w:hAnsi="Arial" w:cs="Arial"/>
          <w:color w:val="000000" w:themeColor="text1"/>
          <w:sz w:val="24"/>
          <w:szCs w:val="24"/>
          <w:lang w:val="en-GB"/>
        </w:rPr>
        <w:t>)</w:t>
      </w:r>
      <w:r w:rsidR="00E1546D" w:rsidRPr="00266BB0">
        <w:rPr>
          <w:rFonts w:ascii="Arial" w:hAnsi="Arial" w:cs="Arial"/>
          <w:color w:val="000000" w:themeColor="text1"/>
          <w:sz w:val="24"/>
          <w:szCs w:val="24"/>
          <w:lang w:val="en-GB"/>
        </w:rPr>
        <w:t>. Analyses are available</w:t>
      </w:r>
      <w:r w:rsidRPr="00266BB0">
        <w:rPr>
          <w:rFonts w:ascii="Arial" w:hAnsi="Arial" w:cs="Arial"/>
          <w:color w:val="000000" w:themeColor="text1"/>
          <w:sz w:val="24"/>
          <w:szCs w:val="24"/>
          <w:lang w:val="en-GB"/>
        </w:rPr>
        <w:t xml:space="preserve"> within the Datasets folder, under the corresponding GSE ID.</w:t>
      </w:r>
    </w:p>
    <w:p w14:paraId="107033FF" w14:textId="33FDE6D8" w:rsidR="00BE5D0E" w:rsidRPr="00436866" w:rsidRDefault="006C23FA">
      <w:pPr>
        <w:jc w:val="both"/>
        <w:rPr>
          <w:rFonts w:ascii="Arial" w:hAnsi="Arial" w:cs="Arial"/>
          <w:sz w:val="24"/>
          <w:szCs w:val="24"/>
          <w:lang w:val="en-GB"/>
        </w:rPr>
        <w:pPrChange w:id="43" w:author="Alexandre Miguel Kaizeler Guedes Da Silva Afonso" w:date="2026-07-08T14:09:00Z" w16du:dateUtc="2026-07-08T13:09:00Z">
          <w:pPr>
            <w:pStyle w:val="Heading1"/>
          </w:pPr>
        </w:pPrChange>
      </w:pPr>
      <w:del w:id="44" w:author="Alexandre Miguel Kaizeler Guedes Da Silva Afonso" w:date="2026-07-31T18:58:00Z" w16du:dateUtc="2026-07-31T17:58:00Z">
        <w:r w:rsidRPr="00451A9C" w:rsidDel="00E74A80">
          <w:rPr>
            <w:rFonts w:ascii="Arial" w:hAnsi="Arial" w:cs="Arial"/>
            <w:sz w:val="24"/>
            <w:szCs w:val="24"/>
            <w:lang w:val="en-GB"/>
            <w:rPrChange w:id="45" w:author="Nuno Morais" w:date="2026-08-04T13:08:00Z" w16du:dateUtc="2026-08-04T12:08:00Z">
              <w:rPr>
                <w:rFonts w:ascii="Arial" w:hAnsi="Arial" w:cs="Arial"/>
                <w:sz w:val="24"/>
                <w:szCs w:val="24"/>
              </w:rPr>
            </w:rPrChange>
          </w:rPr>
          <w:fldChar w:fldCharType="begin"/>
        </w:r>
        <w:r w:rsidR="00707B79" w:rsidRPr="00451A9C" w:rsidDel="00E74A80">
          <w:rPr>
            <w:rFonts w:ascii="Arial" w:hAnsi="Arial" w:cs="Arial"/>
            <w:sz w:val="24"/>
            <w:szCs w:val="24"/>
            <w:lang w:val="en-GB"/>
            <w:rPrChange w:id="46" w:author="Nuno Morais" w:date="2026-08-04T13:08:00Z" w16du:dateUtc="2026-08-04T12:08:00Z">
              <w:rPr>
                <w:rFonts w:ascii="Arial" w:hAnsi="Arial" w:cs="Arial"/>
                <w:sz w:val="24"/>
                <w:szCs w:val="24"/>
              </w:rPr>
            </w:rPrChange>
          </w:rPr>
          <w:delInstrText xml:space="preserve"> ADDIN ZOTERO_ITEM CSL_CITATION {"citationID":"4eq2Nn2j","properties":{"unsorted":false,"formattedCitation":"\\super 2,3\\nosupersub{}","plainCitation":"2,3","noteIndex":0},"citationItems":[{"id":"iQhpNGpf/FJb9rkVK","uris":["http://zotero.org/users/local/1p9EH8ax/items/JRJEKK4Q"],"itemData":{"id":"yKz8QSbR/dzczKJmR","type":"article-journal","abstract":"Stress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delInstrText>
        </w:r>
        <w:r w:rsidRPr="00451A9C" w:rsidDel="00E74A80">
          <w:rPr>
            <w:rFonts w:ascii="Arial" w:hAnsi="Arial" w:cs="Arial"/>
            <w:sz w:val="24"/>
            <w:szCs w:val="24"/>
            <w:lang w:val="en-GB"/>
            <w:rPrChange w:id="47" w:author="Nuno Morais" w:date="2026-08-04T13:08:00Z" w16du:dateUtc="2026-08-04T12:08:00Z">
              <w:rPr>
                <w:rFonts w:ascii="Arial" w:hAnsi="Arial" w:cs="Arial"/>
                <w:sz w:val="24"/>
                <w:szCs w:val="24"/>
              </w:rPr>
            </w:rPrChange>
          </w:rPr>
          <w:fldChar w:fldCharType="separate"/>
        </w:r>
        <w:r w:rsidRPr="00451A9C" w:rsidDel="00E74A80">
          <w:rPr>
            <w:rFonts w:ascii="Arial" w:hAnsi="Arial" w:cs="Arial"/>
            <w:kern w:val="0"/>
            <w:sz w:val="24"/>
            <w:vertAlign w:val="superscript"/>
            <w:lang w:val="en-GB"/>
            <w:rPrChange w:id="48" w:author="Nuno Morais" w:date="2026-08-04T13:08:00Z" w16du:dateUtc="2026-08-04T12:08:00Z">
              <w:rPr>
                <w:rFonts w:ascii="Arial" w:hAnsi="Arial" w:cs="Arial"/>
                <w:kern w:val="0"/>
                <w:sz w:val="24"/>
                <w:vertAlign w:val="superscript"/>
              </w:rPr>
            </w:rPrChange>
          </w:rPr>
          <w:delText>2,3</w:delText>
        </w:r>
        <w:r w:rsidRPr="00451A9C" w:rsidDel="00E74A80">
          <w:rPr>
            <w:rFonts w:ascii="Arial" w:hAnsi="Arial" w:cs="Arial"/>
            <w:sz w:val="24"/>
            <w:szCs w:val="24"/>
            <w:lang w:val="en-GB"/>
            <w:rPrChange w:id="49" w:author="Nuno Morais" w:date="2026-08-04T13:08:00Z" w16du:dateUtc="2026-08-04T12:08:00Z">
              <w:rPr>
                <w:rFonts w:ascii="Arial" w:hAnsi="Arial" w:cs="Arial"/>
                <w:sz w:val="24"/>
                <w:szCs w:val="24"/>
              </w:rPr>
            </w:rPrChange>
          </w:rPr>
          <w:fldChar w:fldCharType="end"/>
        </w:r>
        <w:r w:rsidRPr="00451A9C" w:rsidDel="00E74A80">
          <w:rPr>
            <w:rFonts w:ascii="Arial" w:hAnsi="Arial" w:cs="Arial"/>
            <w:sz w:val="24"/>
            <w:szCs w:val="24"/>
            <w:lang w:val="en-GB"/>
            <w:rPrChange w:id="50" w:author="Nuno Morais" w:date="2026-08-04T13:08:00Z" w16du:dateUtc="2026-08-04T12:08:00Z">
              <w:rPr>
                <w:rFonts w:ascii="Arial" w:hAnsi="Arial" w:cs="Arial"/>
                <w:sz w:val="24"/>
                <w:szCs w:val="24"/>
              </w:rPr>
            </w:rPrChange>
          </w:rPr>
          <w:fldChar w:fldCharType="begin"/>
        </w:r>
        <w:r w:rsidRPr="00451A9C" w:rsidDel="00E74A80">
          <w:rPr>
            <w:rFonts w:ascii="Arial" w:hAnsi="Arial" w:cs="Arial"/>
            <w:sz w:val="24"/>
            <w:szCs w:val="24"/>
            <w:lang w:val="en-GB"/>
            <w:rPrChange w:id="51" w:author="Nuno Morais" w:date="2026-08-04T13:08:00Z" w16du:dateUtc="2026-08-04T12:08:00Z">
              <w:rPr>
                <w:rFonts w:ascii="Arial" w:hAnsi="Arial" w:cs="Arial"/>
                <w:sz w:val="24"/>
                <w:szCs w:val="24"/>
              </w:rPr>
            </w:rPrChange>
          </w:rPr>
          <w:delInstrText xml:space="preserve"> ADDIN ZOTERO_ITEM CSL_CITATION {"citationID":"2x3fyDnt","properties":{"unsorted":false,"formattedCitation":"\\super 4\\nosupersub{}","plainCitation":"4","noteIndex":0},"citationItems":[{"id":402,"uris":["http://zotero.org/users/local/q86rvdj2/items/4M8MEZKM"],"itemData":{"id":402,"type":"article-journal","abstract":"Diverse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delInstrText>
        </w:r>
        <w:r w:rsidRPr="00451A9C" w:rsidDel="00E74A80">
          <w:rPr>
            <w:rFonts w:ascii="Arial" w:hAnsi="Arial" w:cs="Arial"/>
            <w:sz w:val="24"/>
            <w:szCs w:val="24"/>
            <w:lang w:val="en-GB"/>
            <w:rPrChange w:id="52" w:author="Nuno Morais" w:date="2026-08-04T13:08:00Z" w16du:dateUtc="2026-08-04T12:08:00Z">
              <w:rPr>
                <w:rFonts w:ascii="Arial" w:hAnsi="Arial" w:cs="Arial"/>
                <w:sz w:val="24"/>
                <w:szCs w:val="24"/>
              </w:rPr>
            </w:rPrChange>
          </w:rPr>
          <w:fldChar w:fldCharType="separate"/>
        </w:r>
        <w:r w:rsidRPr="00451A9C" w:rsidDel="00E74A80">
          <w:rPr>
            <w:rFonts w:ascii="Arial" w:hAnsi="Arial" w:cs="Arial"/>
            <w:kern w:val="0"/>
            <w:sz w:val="24"/>
            <w:vertAlign w:val="superscript"/>
            <w:lang w:val="en-GB"/>
            <w:rPrChange w:id="53" w:author="Nuno Morais" w:date="2026-08-04T13:08:00Z" w16du:dateUtc="2026-08-04T12:08:00Z">
              <w:rPr>
                <w:rFonts w:ascii="Arial" w:hAnsi="Arial" w:cs="Arial"/>
                <w:kern w:val="0"/>
                <w:sz w:val="24"/>
                <w:vertAlign w:val="superscript"/>
              </w:rPr>
            </w:rPrChange>
          </w:rPr>
          <w:delText>4</w:delText>
        </w:r>
        <w:r w:rsidRPr="00451A9C" w:rsidDel="00E74A80">
          <w:rPr>
            <w:rFonts w:ascii="Arial" w:hAnsi="Arial" w:cs="Arial"/>
            <w:sz w:val="24"/>
            <w:szCs w:val="24"/>
            <w:lang w:val="en-GB"/>
            <w:rPrChange w:id="54" w:author="Nuno Morais" w:date="2026-08-04T13:08:00Z" w16du:dateUtc="2026-08-04T12:08:00Z">
              <w:rPr>
                <w:rFonts w:ascii="Arial" w:hAnsi="Arial" w:cs="Arial"/>
                <w:sz w:val="24"/>
                <w:szCs w:val="24"/>
              </w:rPr>
            </w:rPrChange>
          </w:rPr>
          <w:fldChar w:fldCharType="end"/>
        </w:r>
        <w:r w:rsidRPr="00451A9C" w:rsidDel="00E74A80">
          <w:rPr>
            <w:rFonts w:ascii="Arial" w:hAnsi="Arial" w:cs="Arial"/>
            <w:sz w:val="24"/>
            <w:szCs w:val="24"/>
            <w:lang w:val="en-GB"/>
            <w:rPrChange w:id="55" w:author="Nuno Morais" w:date="2026-08-04T13:08:00Z" w16du:dateUtc="2026-08-04T12:08:00Z">
              <w:rPr>
                <w:rFonts w:ascii="Arial" w:hAnsi="Arial" w:cs="Arial"/>
                <w:sz w:val="24"/>
                <w:szCs w:val="24"/>
              </w:rPr>
            </w:rPrChange>
          </w:rPr>
          <w:fldChar w:fldCharType="begin"/>
        </w:r>
        <w:r w:rsidRPr="00451A9C" w:rsidDel="00E74A80">
          <w:rPr>
            <w:rFonts w:ascii="Arial" w:hAnsi="Arial" w:cs="Arial"/>
            <w:sz w:val="24"/>
            <w:szCs w:val="24"/>
            <w:lang w:val="en-GB"/>
            <w:rPrChange w:id="56" w:author="Nuno Morais" w:date="2026-08-04T13:08:00Z" w16du:dateUtc="2026-08-04T12:08:00Z">
              <w:rPr>
                <w:rFonts w:ascii="Arial" w:hAnsi="Arial" w:cs="Arial"/>
                <w:sz w:val="24"/>
                <w:szCs w:val="24"/>
              </w:rPr>
            </w:rPrChange>
          </w:rPr>
          <w:delInstrText xml:space="preserve"> ADDIN ZOTERO_ITEM CSL_CITATION {"citationID":"r7hOd1O9","properties":{"unsorted":false,"formattedCitation":"\\super 5\\nosupersub{}","plainCitation":"5","noteIndex":0},"citationItems":[{"id":400,"uris":["http://zotero.org/users/local/q86rvdj2/items/GUCRRNBK"],"itemData":{"id":400,"type":"article-journal","abstract":"Abstract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 4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Commun","page":"4416","title":"High-depth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delInstrText>
        </w:r>
        <w:r w:rsidRPr="00451A9C" w:rsidDel="00E74A80">
          <w:rPr>
            <w:rFonts w:ascii="Arial" w:hAnsi="Arial" w:cs="Arial"/>
            <w:sz w:val="24"/>
            <w:szCs w:val="24"/>
            <w:lang w:val="en-GB"/>
            <w:rPrChange w:id="57" w:author="Nuno Morais" w:date="2026-08-04T13:08:00Z" w16du:dateUtc="2026-08-04T12:08:00Z">
              <w:rPr>
                <w:rFonts w:ascii="Arial" w:hAnsi="Arial" w:cs="Arial"/>
                <w:sz w:val="24"/>
                <w:szCs w:val="24"/>
              </w:rPr>
            </w:rPrChange>
          </w:rPr>
          <w:fldChar w:fldCharType="separate"/>
        </w:r>
        <w:r w:rsidRPr="00451A9C" w:rsidDel="00E74A80">
          <w:rPr>
            <w:rFonts w:ascii="Arial" w:hAnsi="Arial" w:cs="Arial"/>
            <w:kern w:val="0"/>
            <w:sz w:val="24"/>
            <w:vertAlign w:val="superscript"/>
            <w:lang w:val="en-GB"/>
            <w:rPrChange w:id="58" w:author="Nuno Morais" w:date="2026-08-04T13:08:00Z" w16du:dateUtc="2026-08-04T12:08:00Z">
              <w:rPr>
                <w:rFonts w:ascii="Arial" w:hAnsi="Arial" w:cs="Arial"/>
                <w:kern w:val="0"/>
                <w:sz w:val="24"/>
                <w:vertAlign w:val="superscript"/>
              </w:rPr>
            </w:rPrChange>
          </w:rPr>
          <w:delText>5</w:delText>
        </w:r>
        <w:r w:rsidRPr="00451A9C" w:rsidDel="00E74A80">
          <w:rPr>
            <w:rFonts w:ascii="Arial" w:hAnsi="Arial" w:cs="Arial"/>
            <w:sz w:val="24"/>
            <w:szCs w:val="24"/>
            <w:lang w:val="en-GB"/>
            <w:rPrChange w:id="59" w:author="Nuno Morais" w:date="2026-08-04T13:08:00Z" w16du:dateUtc="2026-08-04T12:08:00Z">
              <w:rPr>
                <w:rFonts w:ascii="Arial" w:hAnsi="Arial" w:cs="Arial"/>
                <w:sz w:val="24"/>
                <w:szCs w:val="24"/>
              </w:rPr>
            </w:rPrChange>
          </w:rPr>
          <w:fldChar w:fldCharType="end"/>
        </w:r>
        <w:r w:rsidRPr="00451A9C" w:rsidDel="00E74A80">
          <w:rPr>
            <w:rFonts w:ascii="Arial" w:hAnsi="Arial" w:cs="Arial"/>
            <w:sz w:val="24"/>
            <w:szCs w:val="24"/>
            <w:lang w:val="en-GB"/>
            <w:rPrChange w:id="60" w:author="Nuno Morais" w:date="2026-08-04T13:08:00Z" w16du:dateUtc="2026-08-04T12:08:00Z">
              <w:rPr>
                <w:rFonts w:ascii="Arial" w:hAnsi="Arial" w:cs="Arial"/>
                <w:sz w:val="24"/>
                <w:szCs w:val="24"/>
              </w:rPr>
            </w:rPrChange>
          </w:rPr>
          <w:fldChar w:fldCharType="begin"/>
        </w:r>
        <w:r w:rsidRPr="00451A9C" w:rsidDel="00E74A80">
          <w:rPr>
            <w:rFonts w:ascii="Arial" w:hAnsi="Arial" w:cs="Arial"/>
            <w:sz w:val="24"/>
            <w:szCs w:val="24"/>
            <w:lang w:val="en-GB"/>
            <w:rPrChange w:id="61" w:author="Nuno Morais" w:date="2026-08-04T13:08:00Z" w16du:dateUtc="2026-08-04T12:08:00Z">
              <w:rPr>
                <w:rFonts w:ascii="Arial" w:hAnsi="Arial" w:cs="Arial"/>
                <w:sz w:val="24"/>
                <w:szCs w:val="24"/>
              </w:rPr>
            </w:rPrChange>
          </w:rPr>
          <w:delInstrText xml:space="preserve"> ADDIN ZOTERO_ITEM CSL_CITATION {"citationID":"qVBrtsrG","properties":{"unsorted":false,"formattedCitation":"\\super 6\\nosupersub{}","plainCitation":"6","noteIndex":0},"citationItems":[{"id":38,"uris":["http://zotero.org/users/local/q86rvdj2/items/248G6XHW"],"itemData":{"id":38,"type":"article-journal","container-title":"Molecular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delInstrText>
        </w:r>
        <w:r w:rsidRPr="00451A9C" w:rsidDel="00E74A80">
          <w:rPr>
            <w:rFonts w:ascii="Arial" w:hAnsi="Arial" w:cs="Arial"/>
            <w:sz w:val="24"/>
            <w:szCs w:val="24"/>
            <w:lang w:val="en-GB"/>
            <w:rPrChange w:id="62" w:author="Nuno Morais" w:date="2026-08-04T13:08:00Z" w16du:dateUtc="2026-08-04T12:08:00Z">
              <w:rPr>
                <w:rFonts w:ascii="Arial" w:hAnsi="Arial" w:cs="Arial"/>
                <w:sz w:val="24"/>
                <w:szCs w:val="24"/>
              </w:rPr>
            </w:rPrChange>
          </w:rPr>
          <w:fldChar w:fldCharType="separate"/>
        </w:r>
        <w:r w:rsidRPr="00451A9C" w:rsidDel="00E74A80">
          <w:rPr>
            <w:rFonts w:ascii="Arial" w:hAnsi="Arial" w:cs="Arial"/>
            <w:kern w:val="0"/>
            <w:sz w:val="24"/>
            <w:vertAlign w:val="superscript"/>
            <w:lang w:val="en-GB"/>
            <w:rPrChange w:id="63" w:author="Nuno Morais" w:date="2026-08-04T13:08:00Z" w16du:dateUtc="2026-08-04T12:08:00Z">
              <w:rPr>
                <w:rFonts w:ascii="Arial" w:hAnsi="Arial" w:cs="Arial"/>
                <w:kern w:val="0"/>
                <w:sz w:val="24"/>
                <w:vertAlign w:val="superscript"/>
              </w:rPr>
            </w:rPrChange>
          </w:rPr>
          <w:delText>6</w:delText>
        </w:r>
        <w:r w:rsidRPr="00451A9C" w:rsidDel="00E74A80">
          <w:rPr>
            <w:rFonts w:ascii="Arial" w:hAnsi="Arial" w:cs="Arial"/>
            <w:sz w:val="24"/>
            <w:szCs w:val="24"/>
            <w:lang w:val="en-GB"/>
            <w:rPrChange w:id="64" w:author="Nuno Morais" w:date="2026-08-04T13:08:00Z" w16du:dateUtc="2026-08-04T12:08:00Z">
              <w:rPr>
                <w:rFonts w:ascii="Arial" w:hAnsi="Arial" w:cs="Arial"/>
                <w:sz w:val="24"/>
                <w:szCs w:val="24"/>
              </w:rPr>
            </w:rPrChange>
          </w:rPr>
          <w:fldChar w:fldCharType="end"/>
        </w:r>
        <w:r w:rsidRPr="00451A9C" w:rsidDel="00E74A80">
          <w:rPr>
            <w:rFonts w:ascii="Arial" w:hAnsi="Arial" w:cs="Arial"/>
            <w:sz w:val="24"/>
            <w:szCs w:val="24"/>
            <w:lang w:val="en-GB"/>
            <w:rPrChange w:id="65" w:author="Nuno Morais" w:date="2026-08-04T13:08:00Z" w16du:dateUtc="2026-08-04T12:08:00Z">
              <w:rPr>
                <w:rFonts w:ascii="Arial" w:hAnsi="Arial" w:cs="Arial"/>
                <w:sz w:val="24"/>
                <w:szCs w:val="24"/>
              </w:rPr>
            </w:rPrChange>
          </w:rPr>
          <w:fldChar w:fldCharType="begin"/>
        </w:r>
        <w:r w:rsidRPr="00451A9C" w:rsidDel="00E74A80">
          <w:rPr>
            <w:rFonts w:ascii="Arial" w:hAnsi="Arial" w:cs="Arial"/>
            <w:sz w:val="24"/>
            <w:szCs w:val="24"/>
            <w:lang w:val="en-GB"/>
            <w:rPrChange w:id="66" w:author="Nuno Morais" w:date="2026-08-04T13:08:00Z" w16du:dateUtc="2026-08-04T12:08:00Z">
              <w:rPr>
                <w:rFonts w:ascii="Arial" w:hAnsi="Arial" w:cs="Arial"/>
                <w:sz w:val="24"/>
                <w:szCs w:val="24"/>
              </w:rPr>
            </w:rPrChange>
          </w:rPr>
          <w:delInstrText xml:space="preserve"> ADDIN ZOTERO_ITEM CSL_CITATION {"citationID":"utuKong4","properties":{"unsorted":false,"formattedCitation":"\\super 7\\nosupersub{}","plainCitation":"7","noteIndex":0},"citationItems":[{"id":48,"uris":["http://zotero.org/users/local/q86rvdj2/items/58V556AS"],"itemData":{"id":48,"type":"article-journal","abstract":"Environmental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delInstrText>
        </w:r>
        <w:r w:rsidRPr="00451A9C" w:rsidDel="00E74A80">
          <w:rPr>
            <w:rFonts w:ascii="Arial" w:hAnsi="Arial" w:cs="Arial"/>
            <w:sz w:val="24"/>
            <w:szCs w:val="24"/>
            <w:lang w:val="en-GB"/>
            <w:rPrChange w:id="67" w:author="Nuno Morais" w:date="2026-08-04T13:08:00Z" w16du:dateUtc="2026-08-04T12:08:00Z">
              <w:rPr>
                <w:rFonts w:ascii="Arial" w:hAnsi="Arial" w:cs="Arial"/>
                <w:sz w:val="24"/>
                <w:szCs w:val="24"/>
              </w:rPr>
            </w:rPrChange>
          </w:rPr>
          <w:fldChar w:fldCharType="separate"/>
        </w:r>
        <w:r w:rsidRPr="00451A9C" w:rsidDel="00E74A80">
          <w:rPr>
            <w:rFonts w:ascii="Arial" w:hAnsi="Arial" w:cs="Arial"/>
            <w:kern w:val="0"/>
            <w:sz w:val="24"/>
            <w:vertAlign w:val="superscript"/>
            <w:lang w:val="en-GB"/>
            <w:rPrChange w:id="68" w:author="Nuno Morais" w:date="2026-08-04T13:08:00Z" w16du:dateUtc="2026-08-04T12:08:00Z">
              <w:rPr>
                <w:rFonts w:ascii="Arial" w:hAnsi="Arial" w:cs="Arial"/>
                <w:kern w:val="0"/>
                <w:sz w:val="24"/>
                <w:vertAlign w:val="superscript"/>
              </w:rPr>
            </w:rPrChange>
          </w:rPr>
          <w:delText>7</w:delText>
        </w:r>
        <w:r w:rsidRPr="00451A9C" w:rsidDel="00E74A80">
          <w:rPr>
            <w:rFonts w:ascii="Arial" w:hAnsi="Arial" w:cs="Arial"/>
            <w:sz w:val="24"/>
            <w:szCs w:val="24"/>
            <w:lang w:val="en-GB"/>
            <w:rPrChange w:id="69" w:author="Nuno Morais" w:date="2026-08-04T13:08:00Z" w16du:dateUtc="2026-08-04T12:08:00Z">
              <w:rPr>
                <w:rFonts w:ascii="Arial" w:hAnsi="Arial" w:cs="Arial"/>
                <w:sz w:val="24"/>
                <w:szCs w:val="24"/>
              </w:rPr>
            </w:rPrChange>
          </w:rPr>
          <w:fldChar w:fldCharType="end"/>
        </w:r>
        <w:r w:rsidRPr="00451A9C" w:rsidDel="00E74A80">
          <w:rPr>
            <w:rFonts w:ascii="Arial" w:hAnsi="Arial" w:cs="Arial"/>
            <w:sz w:val="24"/>
            <w:szCs w:val="24"/>
            <w:lang w:val="en-GB"/>
            <w:rPrChange w:id="70" w:author="Nuno Morais" w:date="2026-08-04T13:08:00Z" w16du:dateUtc="2026-08-04T12:08:00Z">
              <w:rPr>
                <w:rFonts w:ascii="Arial" w:hAnsi="Arial" w:cs="Arial"/>
                <w:sz w:val="24"/>
                <w:szCs w:val="24"/>
              </w:rPr>
            </w:rPrChange>
          </w:rPr>
          <w:fldChar w:fldCharType="begin"/>
        </w:r>
        <w:r w:rsidRPr="00451A9C" w:rsidDel="00E74A80">
          <w:rPr>
            <w:rFonts w:ascii="Arial" w:hAnsi="Arial" w:cs="Arial"/>
            <w:sz w:val="24"/>
            <w:szCs w:val="24"/>
            <w:lang w:val="en-GB"/>
            <w:rPrChange w:id="71" w:author="Nuno Morais" w:date="2026-08-04T13:08:00Z" w16du:dateUtc="2026-08-04T12:08:00Z">
              <w:rPr>
                <w:rFonts w:ascii="Arial" w:hAnsi="Arial" w:cs="Arial"/>
                <w:sz w:val="24"/>
                <w:szCs w:val="24"/>
              </w:rPr>
            </w:rPrChange>
          </w:rPr>
          <w:delInstrText xml:space="preserve"> ADDIN ZOTERO_ITEM CSL_CITATION {"citationID":"xVHsI3yF","properties":{"unsorted":false,"formattedCitation":"\\super 8\\nosupersub{}","plainCitation":"8","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Pr="00451A9C" w:rsidDel="00E74A80">
          <w:rPr>
            <w:rFonts w:ascii="Arial" w:hAnsi="Arial" w:cs="Arial"/>
            <w:sz w:val="24"/>
            <w:szCs w:val="24"/>
            <w:lang w:val="en-GB"/>
            <w:rPrChange w:id="72" w:author="Nuno Morais" w:date="2026-08-04T13:08:00Z" w16du:dateUtc="2026-08-04T12:08:00Z">
              <w:rPr>
                <w:rFonts w:ascii="Arial" w:hAnsi="Arial" w:cs="Arial"/>
                <w:sz w:val="24"/>
                <w:szCs w:val="24"/>
              </w:rPr>
            </w:rPrChange>
          </w:rPr>
          <w:fldChar w:fldCharType="separate"/>
        </w:r>
        <w:r w:rsidRPr="00451A9C" w:rsidDel="00E74A80">
          <w:rPr>
            <w:rFonts w:ascii="Arial" w:hAnsi="Arial" w:cs="Arial"/>
            <w:kern w:val="0"/>
            <w:sz w:val="24"/>
            <w:vertAlign w:val="superscript"/>
            <w:lang w:val="en-GB"/>
            <w:rPrChange w:id="73" w:author="Nuno Morais" w:date="2026-08-04T13:08:00Z" w16du:dateUtc="2026-08-04T12:08:00Z">
              <w:rPr>
                <w:rFonts w:ascii="Arial" w:hAnsi="Arial" w:cs="Arial"/>
                <w:kern w:val="0"/>
                <w:sz w:val="24"/>
                <w:vertAlign w:val="superscript"/>
              </w:rPr>
            </w:rPrChange>
          </w:rPr>
          <w:delText>8</w:delText>
        </w:r>
        <w:r w:rsidRPr="00451A9C" w:rsidDel="00E74A80">
          <w:rPr>
            <w:rFonts w:ascii="Arial" w:hAnsi="Arial" w:cs="Arial"/>
            <w:sz w:val="24"/>
            <w:szCs w:val="24"/>
            <w:lang w:val="en-GB"/>
            <w:rPrChange w:id="74" w:author="Nuno Morais" w:date="2026-08-04T13:08:00Z" w16du:dateUtc="2026-08-04T12:08:00Z">
              <w:rPr>
                <w:rFonts w:ascii="Arial" w:hAnsi="Arial" w:cs="Arial"/>
                <w:sz w:val="24"/>
                <w:szCs w:val="24"/>
              </w:rPr>
            </w:rPrChange>
          </w:rPr>
          <w:fldChar w:fldCharType="end"/>
        </w:r>
        <w:r w:rsidR="007B1B3A" w:rsidRPr="00451A9C" w:rsidDel="00E74A80">
          <w:rPr>
            <w:rFonts w:ascii="Arial" w:hAnsi="Arial" w:cs="Arial"/>
            <w:sz w:val="24"/>
            <w:szCs w:val="24"/>
            <w:lang w:val="en-GB"/>
            <w:rPrChange w:id="75" w:author="Nuno Morais" w:date="2026-08-04T13:08:00Z" w16du:dateUtc="2026-08-04T12:08:00Z">
              <w:rPr>
                <w:rFonts w:ascii="Arial" w:hAnsi="Arial" w:cs="Arial"/>
                <w:sz w:val="24"/>
                <w:szCs w:val="24"/>
              </w:rPr>
            </w:rPrChange>
          </w:rPr>
          <w:fldChar w:fldCharType="begin"/>
        </w:r>
        <w:r w:rsidR="007B1B3A" w:rsidRPr="00451A9C" w:rsidDel="00E74A80">
          <w:rPr>
            <w:rFonts w:ascii="Arial" w:hAnsi="Arial" w:cs="Arial"/>
            <w:sz w:val="24"/>
            <w:szCs w:val="24"/>
            <w:lang w:val="en-GB"/>
            <w:rPrChange w:id="76" w:author="Nuno Morais" w:date="2026-08-04T13:08:00Z" w16du:dateUtc="2026-08-04T12:08:00Z">
              <w:rPr>
                <w:rFonts w:ascii="Arial" w:hAnsi="Arial" w:cs="Arial"/>
                <w:sz w:val="24"/>
                <w:szCs w:val="24"/>
              </w:rPr>
            </w:rPrChange>
          </w:rPr>
          <w:delInstrText xml:space="preserve"> ADDIN ZOTERO_ITEM CSL_CITATION {"citationID":"OFjYUzJ4","properties":{"unsorted":false,"formattedCitation":"\\super 9\\nosupersub{}","plainCitation":"9","noteIndex":0},"citationItems":[{"id":420,"uris":["http://zotero.org/users/local/q86rvdj2/items/AS57WKJT"],"itemData":{"id":420,"type":"article-journal","abstract":"RNA-binding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delInstrText>
        </w:r>
        <w:r w:rsidR="007B1B3A" w:rsidRPr="00451A9C" w:rsidDel="00E74A80">
          <w:rPr>
            <w:rFonts w:ascii="Arial" w:hAnsi="Arial" w:cs="Arial"/>
            <w:sz w:val="24"/>
            <w:szCs w:val="24"/>
            <w:lang w:val="en-GB"/>
            <w:rPrChange w:id="77" w:author="Nuno Morais" w:date="2026-08-04T13:08:00Z" w16du:dateUtc="2026-08-04T12:08:00Z">
              <w:rPr>
                <w:rFonts w:ascii="Arial" w:hAnsi="Arial" w:cs="Arial"/>
                <w:sz w:val="24"/>
                <w:szCs w:val="24"/>
              </w:rPr>
            </w:rPrChange>
          </w:rPr>
          <w:fldChar w:fldCharType="separate"/>
        </w:r>
        <w:r w:rsidR="007B1B3A" w:rsidRPr="00451A9C" w:rsidDel="00E74A80">
          <w:rPr>
            <w:rFonts w:ascii="Arial" w:hAnsi="Arial" w:cs="Arial"/>
            <w:kern w:val="0"/>
            <w:sz w:val="24"/>
            <w:vertAlign w:val="superscript"/>
            <w:lang w:val="en-GB"/>
            <w:rPrChange w:id="78" w:author="Nuno Morais" w:date="2026-08-04T13:08:00Z" w16du:dateUtc="2026-08-04T12:08:00Z">
              <w:rPr>
                <w:rFonts w:ascii="Arial" w:hAnsi="Arial" w:cs="Arial"/>
                <w:kern w:val="0"/>
                <w:sz w:val="24"/>
                <w:vertAlign w:val="superscript"/>
              </w:rPr>
            </w:rPrChange>
          </w:rPr>
          <w:delText>9</w:delText>
        </w:r>
        <w:r w:rsidR="007B1B3A" w:rsidRPr="00451A9C" w:rsidDel="00E74A80">
          <w:rPr>
            <w:rFonts w:ascii="Arial" w:hAnsi="Arial" w:cs="Arial"/>
            <w:sz w:val="24"/>
            <w:szCs w:val="24"/>
            <w:lang w:val="en-GB"/>
            <w:rPrChange w:id="79" w:author="Nuno Morais" w:date="2026-08-04T13:08:00Z" w16du:dateUtc="2026-08-04T12:08:00Z">
              <w:rPr>
                <w:rFonts w:ascii="Arial" w:hAnsi="Arial" w:cs="Arial"/>
                <w:sz w:val="24"/>
                <w:szCs w:val="24"/>
              </w:rPr>
            </w:rPrChange>
          </w:rPr>
          <w:fldChar w:fldCharType="end"/>
        </w:r>
      </w:del>
      <w:ins w:id="80" w:author="Alexandre Miguel Kaizeler Guedes Da Silva Afonso" w:date="2026-07-08T14:10:00Z" w16du:dateUtc="2026-07-08T13:10:00Z">
        <w:r w:rsidR="00BE5D0E" w:rsidRPr="00451A9C">
          <w:rPr>
            <w:rFonts w:ascii="Arial" w:hAnsi="Arial" w:cs="Arial"/>
            <w:sz w:val="24"/>
            <w:szCs w:val="24"/>
            <w:lang w:val="en-GB"/>
            <w:rPrChange w:id="81" w:author="Nuno Morais" w:date="2026-08-04T13:08:00Z" w16du:dateUtc="2026-08-04T12:08:00Z">
              <w:rPr>
                <w:rFonts w:ascii="Arial" w:hAnsi="Arial" w:cs="Arial"/>
                <w:sz w:val="24"/>
                <w:szCs w:val="24"/>
              </w:rPr>
            </w:rPrChange>
          </w:rPr>
          <w:t xml:space="preserve"> </w:t>
        </w:r>
      </w:ins>
    </w:p>
    <w:p w14:paraId="3B04D4A0" w14:textId="317E6927" w:rsidR="0060418A" w:rsidRPr="00436866" w:rsidRDefault="0060418A" w:rsidP="00976A54">
      <w:pPr>
        <w:pStyle w:val="Heading1"/>
        <w:rPr>
          <w:lang w:val="en-GB"/>
        </w:rPr>
      </w:pPr>
      <w:r w:rsidRPr="00436866">
        <w:rPr>
          <w:lang w:val="en-GB"/>
        </w:rPr>
        <w:t>Results</w:t>
      </w:r>
    </w:p>
    <w:p w14:paraId="7156CC5C" w14:textId="5A3B5912" w:rsidR="00B21F49" w:rsidRPr="00436866" w:rsidRDefault="00B00EB2" w:rsidP="00B00EB2">
      <w:pPr>
        <w:pStyle w:val="Heading2"/>
        <w:rPr>
          <w:lang w:val="en-GB"/>
        </w:rPr>
      </w:pPr>
      <w:r w:rsidRPr="00436866">
        <w:rPr>
          <w:lang w:val="en-GB"/>
        </w:rPr>
        <w:t>Sampling bias does not explain the RNA length bias in DC-derived SGs</w:t>
      </w:r>
    </w:p>
    <w:p w14:paraId="3574EE59" w14:textId="4A58B8E9" w:rsidR="00B21F49" w:rsidRPr="00436866" w:rsidRDefault="00B00EB2" w:rsidP="00B21F49">
      <w:pPr>
        <w:jc w:val="both"/>
        <w:rPr>
          <w:rFonts w:ascii="Arial" w:hAnsi="Arial" w:cs="Arial"/>
          <w:sz w:val="24"/>
          <w:szCs w:val="24"/>
          <w:lang w:val="en-GB"/>
        </w:rPr>
      </w:pPr>
      <w:r w:rsidRPr="00436866">
        <w:rPr>
          <w:rFonts w:ascii="Arial" w:hAnsi="Arial" w:cs="Arial"/>
          <w:sz w:val="24"/>
          <w:szCs w:val="24"/>
          <w:lang w:val="en-GB"/>
        </w:rPr>
        <w:t>S</w:t>
      </w:r>
      <w:r w:rsidR="00B21F49" w:rsidRPr="00436866">
        <w:rPr>
          <w:rFonts w:ascii="Arial" w:hAnsi="Arial" w:cs="Arial"/>
          <w:sz w:val="24"/>
          <w:szCs w:val="24"/>
          <w:lang w:val="en-GB"/>
        </w:rPr>
        <w:t>ince SGs contain only about 10% of the total cellular mRNA</w:t>
      </w:r>
      <w:r w:rsidR="00B21F49"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u6c8SHI0","properties":{"formattedCitation":"(1)","plainCitation":"(1)","noteIndex":0},"citationItems":[{"id":"iQhpNGpf/dG3nnzJH","uris":["http://zotero.org/users/local/1p9EH8ax/items/WPA4SC2G"],"itemData":{"id":"UNjSuA79/EEhxEKro","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21F49" w:rsidRPr="00436866">
        <w:rPr>
          <w:rFonts w:ascii="Arial" w:hAnsi="Arial" w:cs="Arial"/>
          <w:sz w:val="24"/>
          <w:szCs w:val="24"/>
          <w:lang w:val="en-GB"/>
        </w:rPr>
        <w:fldChar w:fldCharType="separate"/>
      </w:r>
      <w:r w:rsidR="00E1546D" w:rsidRPr="00436866">
        <w:rPr>
          <w:rFonts w:ascii="Aptos" w:hAnsi="Aptos"/>
          <w:sz w:val="24"/>
          <w:lang w:val="en-GB"/>
        </w:rPr>
        <w:t>(1)</w:t>
      </w:r>
      <w:r w:rsidR="00B21F49" w:rsidRPr="00436866">
        <w:rPr>
          <w:rFonts w:ascii="Arial" w:hAnsi="Arial" w:cs="Arial"/>
          <w:sz w:val="24"/>
          <w:szCs w:val="24"/>
          <w:lang w:val="en-GB"/>
        </w:rPr>
        <w:fldChar w:fldCharType="end"/>
      </w:r>
      <w:r w:rsidR="00B21F49" w:rsidRPr="00436866">
        <w:rPr>
          <w:rFonts w:ascii="Arial" w:hAnsi="Arial" w:cs="Arial"/>
          <w:sz w:val="24"/>
          <w:szCs w:val="24"/>
          <w:lang w:val="en-GB"/>
        </w:rPr>
        <w:t>, the RNAs detected in SGs may not fully represent the diversity of the whole-cell transcriptome. In small mRNA samples, longer transcripts may be overrepresented. This occurs because the RNA-seq library preparation process involves fragmentation, which yields more short sequencing reads per full molecule for longer transcripts. Standard normali</w:t>
      </w:r>
      <w:r w:rsidR="00B40903" w:rsidRPr="00436866">
        <w:rPr>
          <w:rFonts w:ascii="Arial" w:hAnsi="Arial" w:cs="Arial"/>
          <w:sz w:val="24"/>
          <w:szCs w:val="24"/>
          <w:lang w:val="en-GB"/>
        </w:rPr>
        <w:t>s</w:t>
      </w:r>
      <w:r w:rsidR="00B21F49" w:rsidRPr="00436866">
        <w:rPr>
          <w:rFonts w:ascii="Arial" w:hAnsi="Arial" w:cs="Arial"/>
          <w:sz w:val="24"/>
          <w:szCs w:val="24"/>
          <w:lang w:val="en-GB"/>
        </w:rPr>
        <w:t>ation methods that account for transcript length do not fully correct for this overrepresentation bias</w:t>
      </w:r>
      <w:r w:rsidR="00B21F49"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{"citationID":"IbkTzySx","properties":{"formattedCitation":"(13, 14)","plainCitation":"(13, 14)","noteIndex":0},"citationItems":[{"id":"iQhpNGpf/D2DAu2JY","uris":["http://zotero.org/users/local/1p9EH8ax/items/DBQW49LU"],"itemData":{"id":79,"type":"article-journal","abstract":"Abstract\n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M."}],"issued":{"date-parts":[["2021",12]]}}},{"id":"iQhpNGpf/ikpiS84b","uris":["http://zotero.org/users/local/q86rvdj2/items/C363EF79"],"itemData":{"id":116,"type":"article-journal","container-title":"PLOS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B21F49" w:rsidRPr="00436866">
        <w:rPr>
          <w:rFonts w:ascii="Arial" w:hAnsi="Arial" w:cs="Arial"/>
          <w:sz w:val="24"/>
          <w:szCs w:val="24"/>
          <w:lang w:val="en-GB"/>
        </w:rPr>
        <w:fldChar w:fldCharType="separate"/>
      </w:r>
      <w:r w:rsidR="00E1546D" w:rsidRPr="00436866">
        <w:rPr>
          <w:rFonts w:ascii="Aptos" w:hAnsi="Aptos"/>
          <w:sz w:val="24"/>
          <w:lang w:val="en-GB"/>
        </w:rPr>
        <w:t>(13, 14)</w:t>
      </w:r>
      <w:r w:rsidR="00B21F49" w:rsidRPr="00436866">
        <w:rPr>
          <w:rFonts w:ascii="Arial" w:hAnsi="Arial" w:cs="Arial"/>
          <w:sz w:val="24"/>
          <w:szCs w:val="24"/>
          <w:lang w:val="en-GB"/>
        </w:rPr>
        <w:fldChar w:fldCharType="end"/>
      </w:r>
      <w:r w:rsidR="00B21F49" w:rsidRPr="00436866">
        <w:rPr>
          <w:rFonts w:ascii="Arial" w:hAnsi="Arial" w:cs="Arial"/>
          <w:sz w:val="24"/>
          <w:szCs w:val="24"/>
          <w:lang w:val="en-GB"/>
        </w:rPr>
        <w:t>.</w:t>
      </w:r>
    </w:p>
    <w:p w14:paraId="61E89310" w14:textId="6E406986"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 xml:space="preserve">To formally assess whether technical or sampling effects could contribute to a length bias, we performed </w:t>
      </w:r>
      <w:r w:rsidRPr="00436866">
        <w:rPr>
          <w:rFonts w:ascii="Arial" w:hAnsi="Arial" w:cs="Arial"/>
          <w:i/>
          <w:iCs/>
          <w:sz w:val="24"/>
          <w:szCs w:val="24"/>
          <w:lang w:val="en-GB"/>
        </w:rPr>
        <w:t>in silico</w:t>
      </w:r>
      <w:r w:rsidRPr="00436866">
        <w:rPr>
          <w:rFonts w:ascii="Arial" w:hAnsi="Arial" w:cs="Arial"/>
          <w:sz w:val="24"/>
          <w:szCs w:val="24"/>
          <w:lang w:val="en-GB"/>
        </w:rPr>
        <w:t xml:space="preserve"> RNA sequencing (RNA-seq) simulations using empirical RNA expression levels and fragment length distributions from the original SG and WC samples</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BJJaCXgK","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w:t>
      </w:r>
      <w:r w:rsidR="00F8714A" w:rsidRPr="00436866">
        <w:rPr>
          <w:rFonts w:ascii="Arial" w:hAnsi="Arial" w:cs="Arial"/>
          <w:sz w:val="24"/>
          <w:szCs w:val="24"/>
          <w:lang w:val="en-GB"/>
        </w:rPr>
        <w:t>Supplementary Figures 2, 3A</w:t>
      </w:r>
      <w:r w:rsidRPr="00436866">
        <w:rPr>
          <w:rFonts w:ascii="Arial" w:hAnsi="Arial" w:cs="Arial"/>
          <w:sz w:val="24"/>
          <w:szCs w:val="24"/>
          <w:lang w:val="en-GB"/>
        </w:rPr>
        <w:t>). </w:t>
      </w:r>
      <w:bookmarkStart w:id="82" w:name="OLE_LINK1"/>
      <w:r w:rsidRPr="00436866">
        <w:rPr>
          <w:rFonts w:ascii="Arial" w:hAnsi="Arial" w:cs="Arial"/>
          <w:sz w:val="24"/>
          <w:szCs w:val="24"/>
          <w:lang w:val="en-GB"/>
        </w:rPr>
        <w:t xml:space="preserve">Additional simulations, in which expression data from one population were paired with the alternate fragmentation profile, demonstrated that fragmentation patterns depended only on the input expression, confirming equivalence of SG and WC fragmentation profiles (Supplementary Figure </w:t>
      </w:r>
      <w:r w:rsidR="00F8714A" w:rsidRPr="00436866">
        <w:rPr>
          <w:rFonts w:ascii="Arial" w:hAnsi="Arial" w:cs="Arial"/>
          <w:sz w:val="24"/>
          <w:szCs w:val="24"/>
          <w:lang w:val="en-GB"/>
        </w:rPr>
        <w:t>3B</w:t>
      </w:r>
      <w:r w:rsidRPr="00436866">
        <w:rPr>
          <w:rFonts w:ascii="Arial" w:hAnsi="Arial" w:cs="Arial"/>
          <w:sz w:val="24"/>
          <w:szCs w:val="24"/>
          <w:lang w:val="en-GB"/>
        </w:rPr>
        <w:t xml:space="preserve">). Finally, we simulated WC and SG samples by drawing </w:t>
      </w:r>
      <w:r w:rsidRPr="00436866">
        <w:rPr>
          <w:rFonts w:ascii="Arial" w:hAnsi="Arial" w:cs="Arial"/>
          <w:sz w:val="24"/>
          <w:szCs w:val="24"/>
          <w:lang w:val="en-GB"/>
        </w:rPr>
        <w:lastRenderedPageBreak/>
        <w:t>reads from the full WC transcriptome, with SG samples representing a 10% subset of that expression. These simulated SG transcriptomes exhibited a negative length bias, in contrast to the positive bias in DC-purified SG transcriptomes (</w:t>
      </w:r>
      <w:r w:rsidR="00F8714A" w:rsidRPr="00436866">
        <w:rPr>
          <w:rFonts w:ascii="Arial" w:hAnsi="Arial" w:cs="Arial"/>
          <w:sz w:val="24"/>
          <w:szCs w:val="24"/>
          <w:lang w:val="en-GB"/>
        </w:rPr>
        <w:t xml:space="preserve">Supplementary </w:t>
      </w:r>
      <w:r w:rsidRPr="00436866">
        <w:rPr>
          <w:rFonts w:ascii="Arial" w:hAnsi="Arial" w:cs="Arial"/>
          <w:sz w:val="24"/>
          <w:szCs w:val="24"/>
          <w:lang w:val="en-GB"/>
        </w:rPr>
        <w:t xml:space="preserve">Figure </w:t>
      </w:r>
      <w:r w:rsidR="00F8714A" w:rsidRPr="00436866">
        <w:rPr>
          <w:rFonts w:ascii="Arial" w:hAnsi="Arial" w:cs="Arial"/>
          <w:sz w:val="24"/>
          <w:szCs w:val="24"/>
          <w:lang w:val="en-GB"/>
        </w:rPr>
        <w:t>3C</w:t>
      </w:r>
      <w:r w:rsidRPr="00436866">
        <w:rPr>
          <w:rFonts w:ascii="Arial" w:hAnsi="Arial" w:cs="Arial"/>
          <w:sz w:val="24"/>
          <w:szCs w:val="24"/>
          <w:lang w:val="en-GB"/>
        </w:rPr>
        <w:t>). This reversal is most likely due to the high abundance of short RN7SL1–3 RNAs in the original WC transcriptome, which constitute approximately 50% of total reads</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L2wTegYY","properties":{"formattedCitation":"(1)","plainCitation":"(1)","noteIndex":0},"citationItems":[{"id":"iQhpNGpf/dG3nnzJH","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xml:space="preserve">, and outweigh contributions from longer transcripts in the simulation. </w:t>
      </w:r>
    </w:p>
    <w:p w14:paraId="325EB8A3" w14:textId="22BDBB29"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Even in this simplified scenario, designed to maximi</w:t>
      </w:r>
      <w:r w:rsidR="00B40903" w:rsidRPr="00436866">
        <w:rPr>
          <w:rFonts w:ascii="Arial" w:hAnsi="Arial" w:cs="Arial"/>
          <w:sz w:val="24"/>
          <w:szCs w:val="24"/>
          <w:lang w:val="en-GB"/>
        </w:rPr>
        <w:t>s</w:t>
      </w:r>
      <w:r w:rsidRPr="00436866">
        <w:rPr>
          <w:rFonts w:ascii="Arial" w:hAnsi="Arial" w:cs="Arial"/>
          <w:sz w:val="24"/>
          <w:szCs w:val="24"/>
          <w:lang w:val="en-GB"/>
        </w:rPr>
        <w:t>e technical enrichment of longer RNAs, the positive length bias in SGs was not reproduced. In fact, library complexity and sequencing depth of SGs in the original study</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HzkJfGpF","properties":{"formattedCitation":"(1)","plainCitation":"(1)","noteIndex":0},"citationItems":[{"id":"iQhpNGpf/dG3nnzJH","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xml:space="preserve"> appear sufficient to prevent the hypothesi</w:t>
      </w:r>
      <w:r w:rsidR="00B40903" w:rsidRPr="00436866">
        <w:rPr>
          <w:rFonts w:ascii="Arial" w:hAnsi="Arial" w:cs="Arial"/>
          <w:sz w:val="24"/>
          <w:szCs w:val="24"/>
          <w:lang w:val="en-GB"/>
        </w:rPr>
        <w:t>s</w:t>
      </w:r>
      <w:r w:rsidRPr="00436866">
        <w:rPr>
          <w:rFonts w:ascii="Arial" w:hAnsi="Arial" w:cs="Arial"/>
          <w:sz w:val="24"/>
          <w:szCs w:val="24"/>
          <w:lang w:val="en-GB"/>
        </w:rPr>
        <w:t>ed sampling bias (</w:t>
      </w:r>
      <w:r w:rsidR="00F8714A" w:rsidRPr="00436866">
        <w:rPr>
          <w:rFonts w:ascii="Arial" w:hAnsi="Arial" w:cs="Arial"/>
          <w:sz w:val="24"/>
          <w:szCs w:val="24"/>
          <w:lang w:val="en-GB"/>
        </w:rPr>
        <w:t xml:space="preserve">Supplementary </w:t>
      </w:r>
      <w:r w:rsidRPr="00436866">
        <w:rPr>
          <w:rFonts w:ascii="Arial" w:hAnsi="Arial" w:cs="Arial"/>
          <w:sz w:val="24"/>
          <w:szCs w:val="24"/>
          <w:lang w:val="en-GB"/>
        </w:rPr>
        <w:t xml:space="preserve">Figure </w:t>
      </w:r>
      <w:r w:rsidR="00F8714A" w:rsidRPr="00436866">
        <w:rPr>
          <w:rFonts w:ascii="Arial" w:hAnsi="Arial" w:cs="Arial"/>
          <w:sz w:val="24"/>
          <w:szCs w:val="24"/>
          <w:lang w:val="en-GB"/>
        </w:rPr>
        <w:t>3</w:t>
      </w:r>
      <w:r w:rsidRPr="00436866">
        <w:rPr>
          <w:rFonts w:ascii="Arial" w:hAnsi="Arial" w:cs="Arial"/>
          <w:sz w:val="24"/>
          <w:szCs w:val="24"/>
          <w:lang w:val="en-GB"/>
        </w:rPr>
        <w:t xml:space="preserve">D). </w:t>
      </w:r>
    </w:p>
    <w:p w14:paraId="76DE074C" w14:textId="560AAC18"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Collectively, these results suggest that the positive length bias in DC-purified SG transcriptomes is unlikely to arise from either sampling bias or other RNA-seq technical effects owing to the lower number of RNA molecules in SGs, when compared to the remainder of the cell.</w:t>
      </w:r>
      <w:bookmarkEnd w:id="82"/>
    </w:p>
    <w:p w14:paraId="10438E25" w14:textId="77777777" w:rsidR="000078A7" w:rsidRPr="00436866" w:rsidRDefault="000078A7">
      <w:pPr>
        <w:spacing w:line="278" w:lineRule="auto"/>
        <w:rPr>
          <w:rFonts w:asciiTheme="majorHAnsi" w:eastAsiaTheme="majorEastAsia" w:hAnsiTheme="majorHAnsi" w:cstheme="majorBidi"/>
          <w:color w:val="0F4761" w:themeColor="accent1" w:themeShade="BF"/>
          <w:sz w:val="40"/>
          <w:szCs w:val="40"/>
          <w:lang w:val="en-GB"/>
        </w:rPr>
      </w:pPr>
      <w:r w:rsidRPr="00436866">
        <w:rPr>
          <w:lang w:val="en-GB"/>
        </w:rPr>
        <w:br w:type="page"/>
      </w:r>
    </w:p>
    <w:p w14:paraId="0901006D" w14:textId="7E153FF5" w:rsidR="00513035" w:rsidRPr="00436866" w:rsidRDefault="00513035" w:rsidP="00513035">
      <w:pPr>
        <w:pStyle w:val="Heading1"/>
        <w:rPr>
          <w:lang w:val="en-GB"/>
        </w:rPr>
      </w:pPr>
      <w:r w:rsidRPr="00436866">
        <w:rPr>
          <w:lang w:val="en-GB"/>
        </w:rPr>
        <w:lastRenderedPageBreak/>
        <w:t>Supplementary Figures</w:t>
      </w:r>
    </w:p>
    <w:p w14:paraId="51139792" w14:textId="1DBFE9C1" w:rsidR="00B21F49" w:rsidRPr="00436866" w:rsidRDefault="00C3792B">
      <w:pPr>
        <w:rPr>
          <w:lang w:val="en-GB"/>
        </w:rPr>
      </w:pPr>
      <w:r w:rsidRPr="00436866">
        <w:rPr>
          <w:noProof/>
          <w:lang w:val="en-GB"/>
        </w:rPr>
        <w:drawing>
          <wp:inline distT="0" distB="0" distL="0" distR="0" wp14:anchorId="667747CF" wp14:editId="4992641D">
            <wp:extent cx="5731510" cy="5329745"/>
            <wp:effectExtent l="0" t="0" r="2540" b="4445"/>
            <wp:docPr id="15301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938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31510" cy="5329745"/>
                    </a:xfrm>
                    <a:prstGeom prst="rect">
                      <a:avLst/>
                    </a:prstGeom>
                  </pic:spPr>
                </pic:pic>
              </a:graphicData>
            </a:graphic>
          </wp:inline>
        </w:drawing>
      </w:r>
    </w:p>
    <w:p w14:paraId="7E70EEBD" w14:textId="2EF61676" w:rsidR="00C3792B" w:rsidRPr="00436866" w:rsidRDefault="00C3792B" w:rsidP="00C3792B">
      <w:pPr>
        <w:jc w:val="both"/>
        <w:rPr>
          <w:rFonts w:ascii="Arial" w:hAnsi="Arial" w:cs="Arial"/>
          <w:sz w:val="20"/>
          <w:szCs w:val="20"/>
          <w:lang w:val="en-GB"/>
        </w:rPr>
      </w:pPr>
      <w:r w:rsidRPr="00436866">
        <w:rPr>
          <w:rFonts w:ascii="Arial" w:hAnsi="Arial" w:cs="Arial"/>
          <w:b/>
          <w:bCs/>
          <w:sz w:val="20"/>
          <w:szCs w:val="20"/>
          <w:lang w:val="en-GB"/>
        </w:rPr>
        <w:t>Supplementary Figure 1.</w:t>
      </w:r>
      <w:r w:rsidR="004832A3" w:rsidRPr="00436866">
        <w:rPr>
          <w:rFonts w:ascii="Arial" w:hAnsi="Arial" w:cs="Arial"/>
          <w:b/>
          <w:bCs/>
          <w:sz w:val="20"/>
          <w:szCs w:val="20"/>
          <w:lang w:val="en-GB"/>
        </w:rPr>
        <w:t xml:space="preserve"> U2-OS and PC-3 cells have a similar stress response.</w:t>
      </w:r>
      <w:r w:rsidRPr="00436866">
        <w:rPr>
          <w:rFonts w:ascii="Arial" w:hAnsi="Arial" w:cs="Arial"/>
          <w:b/>
          <w:bCs/>
          <w:sz w:val="20"/>
          <w:szCs w:val="20"/>
          <w:lang w:val="en-GB"/>
        </w:rPr>
        <w:t xml:space="preserve"> </w:t>
      </w:r>
      <w:r w:rsidRPr="00436866">
        <w:rPr>
          <w:rFonts w:ascii="Arial" w:hAnsi="Arial" w:cs="Arial"/>
          <w:sz w:val="20"/>
          <w:szCs w:val="20"/>
          <w:lang w:val="en-GB"/>
        </w:rPr>
        <w:t>(A) (left) Scatter plot of t-statistics of DGE between SGs and WCs in PC-3</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lrBxipxV","properties":{"formattedCitation":"(15)","plainCitation":"(15)","noteIndex":0},"citationItems":[{"id":"iQhpNGpf/haF293HA","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(15)</w:t>
      </w:r>
      <w:r w:rsidRPr="00436866">
        <w:rPr>
          <w:rFonts w:ascii="Arial" w:hAnsi="Arial" w:cs="Arial"/>
          <w:sz w:val="20"/>
          <w:szCs w:val="20"/>
          <w:lang w:val="en-GB"/>
        </w:rPr>
        <w:fldChar w:fldCharType="end"/>
      </w:r>
      <w:r w:rsidRPr="00436866">
        <w:rPr>
          <w:rFonts w:ascii="Arial" w:hAnsi="Arial" w:cs="Arial"/>
          <w:sz w:val="20"/>
          <w:szCs w:val="20"/>
          <w:lang w:val="en-GB"/>
        </w:rPr>
        <w:t xml:space="preserve"> (Y-Axis) and U2-OS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Cjy0w0Hl","properties":{"formattedCitation":"(16)","plainCitation":"(16)","noteIndex":0},"citationItems":[{"id":"iQhpNGpf/Jjd3xxh2","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xml:space="preserve"> (X-Axis) cell lines exposed to oxidative stress through arsenite;  genes as circles,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 strongly upregulated genes in both cell lines (t-statistic &gt; 25) are labelled and highlighted in dark red.</w:t>
      </w:r>
      <w:r w:rsidR="00AC126F" w:rsidRPr="00436866">
        <w:rPr>
          <w:rFonts w:ascii="Arial" w:hAnsi="Arial" w:cs="Arial"/>
          <w:color w:val="000000" w:themeColor="text1"/>
          <w:sz w:val="20"/>
          <w:szCs w:val="20"/>
          <w:lang w:val="en-GB"/>
        </w:rPr>
        <w:t xml:space="preserve"> </w:t>
      </w:r>
      <w:r w:rsidRPr="00436866">
        <w:rPr>
          <w:rFonts w:ascii="Arial" w:hAnsi="Arial" w:cs="Arial"/>
          <w:sz w:val="20"/>
          <w:szCs w:val="20"/>
          <w:lang w:val="en-GB"/>
        </w:rPr>
        <w:t xml:space="preserve">(right) </w:t>
      </w:r>
      <w:r w:rsidRPr="00436866">
        <w:rPr>
          <w:rFonts w:ascii="Arial" w:hAnsi="Arial" w:cs="Arial"/>
          <w:color w:val="000000" w:themeColor="text1"/>
          <w:sz w:val="20"/>
          <w:szCs w:val="20"/>
          <w:lang w:val="en-GB"/>
        </w:rPr>
        <w:t>Scatter plot of GSEA NES of Hallmarks, ranked by t-statistic</w:t>
      </w:r>
      <w:r w:rsidR="001325C6" w:rsidRPr="00436866">
        <w:rPr>
          <w:rFonts w:ascii="Arial" w:hAnsi="Arial" w:cs="Arial"/>
          <w:color w:val="000000" w:themeColor="text1"/>
          <w:sz w:val="20"/>
          <w:szCs w:val="20"/>
          <w:lang w:val="en-GB"/>
        </w:rPr>
        <w:t>s of DGE</w:t>
      </w:r>
      <w:r w:rsidRPr="00436866">
        <w:rPr>
          <w:rFonts w:ascii="Arial" w:hAnsi="Arial" w:cs="Arial"/>
          <w:color w:val="000000" w:themeColor="text1"/>
          <w:sz w:val="20"/>
          <w:szCs w:val="20"/>
          <w:lang w:val="en-GB"/>
        </w:rPr>
        <w:t>, in PC-3</w:t>
      </w:r>
      <w:r w:rsidRPr="00436866">
        <w:rPr>
          <w:rFonts w:ascii="Arial" w:hAnsi="Arial" w:cs="Arial"/>
          <w:color w:val="000000" w:themeColor="text1"/>
          <w:sz w:val="20"/>
          <w:szCs w:val="20"/>
          <w:lang w:val="en-GB"/>
        </w:rPr>
        <w:fldChar w:fldCharType="begin"/>
      </w:r>
      <w:r w:rsidR="00E1546D" w:rsidRPr="00436866">
        <w:rPr>
          <w:rFonts w:ascii="Arial" w:hAnsi="Arial" w:cs="Arial"/>
          <w:color w:val="000000" w:themeColor="text1"/>
          <w:sz w:val="20"/>
          <w:szCs w:val="20"/>
          <w:lang w:val="en-GB"/>
        </w:rPr>
        <w:instrText xml:space="preserve"> ADDIN ZOTERO_ITEM CSL_CITATION {"citationID":"ig8Vwi6G","properties":{"formattedCitation":"(15)","plainCitation":"(15)","noteIndex":0},"citationItems":[{"id":"iQhpNGpf/haF293HA","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color w:val="000000" w:themeColor="text1"/>
          <w:sz w:val="20"/>
          <w:szCs w:val="20"/>
          <w:lang w:val="en-GB"/>
        </w:rPr>
        <w:fldChar w:fldCharType="separate"/>
      </w:r>
      <w:r w:rsidR="00E1546D" w:rsidRPr="00436866">
        <w:rPr>
          <w:rFonts w:ascii="Aptos" w:hAnsi="Aptos"/>
          <w:sz w:val="20"/>
          <w:lang w:val="en-GB"/>
        </w:rPr>
        <w:t>(15)</w:t>
      </w:r>
      <w:r w:rsidRPr="00436866">
        <w:rPr>
          <w:rFonts w:ascii="Arial" w:hAnsi="Arial" w:cs="Arial"/>
          <w:color w:val="000000" w:themeColor="text1"/>
          <w:sz w:val="20"/>
          <w:szCs w:val="20"/>
          <w:lang w:val="en-GB"/>
        </w:rPr>
        <w:fldChar w:fldCharType="end"/>
      </w:r>
      <w:r w:rsidRPr="00436866">
        <w:rPr>
          <w:rFonts w:ascii="Arial" w:hAnsi="Arial" w:cs="Arial"/>
          <w:color w:val="000000" w:themeColor="text1"/>
          <w:sz w:val="20"/>
          <w:szCs w:val="20"/>
          <w:lang w:val="en-GB"/>
        </w:rPr>
        <w:t xml:space="preserve"> (Y-axis) </w:t>
      </w:r>
      <w:r w:rsidRPr="00436866">
        <w:rPr>
          <w:rFonts w:ascii="Arial" w:hAnsi="Arial" w:cs="Arial"/>
          <w:i/>
          <w:iCs/>
          <w:color w:val="000000" w:themeColor="text1"/>
          <w:sz w:val="20"/>
          <w:szCs w:val="20"/>
          <w:lang w:val="en-GB"/>
        </w:rPr>
        <w:t xml:space="preserve">versus </w:t>
      </w:r>
      <w:r w:rsidRPr="00436866">
        <w:rPr>
          <w:rFonts w:ascii="Arial" w:hAnsi="Arial" w:cs="Arial"/>
          <w:color w:val="000000" w:themeColor="text1"/>
          <w:sz w:val="20"/>
          <w:szCs w:val="20"/>
          <w:lang w:val="en-GB"/>
        </w:rPr>
        <w:t>U2-OS</w:t>
      </w:r>
      <w:r w:rsidRPr="00436866">
        <w:rPr>
          <w:rFonts w:ascii="Arial" w:hAnsi="Arial" w:cs="Arial"/>
          <w:color w:val="000000" w:themeColor="text1"/>
          <w:sz w:val="20"/>
          <w:szCs w:val="20"/>
          <w:lang w:val="en-GB"/>
        </w:rPr>
        <w:fldChar w:fldCharType="begin"/>
      </w:r>
      <w:r w:rsidR="00E1546D" w:rsidRPr="00436866">
        <w:rPr>
          <w:rFonts w:ascii="Arial" w:hAnsi="Arial" w:cs="Arial"/>
          <w:color w:val="000000" w:themeColor="text1"/>
          <w:sz w:val="20"/>
          <w:szCs w:val="20"/>
          <w:lang w:val="en-GB"/>
        </w:rPr>
        <w:instrText xml:space="preserve"> ADDIN ZOTERO_ITEM CSL_CITATION {"citationID":"GUmjuS8o","properties":{"formattedCitation":"(16)","plainCitation":"(16)","noteIndex":0},"citationItems":[{"id":"iQhpNGpf/Jjd3xxh2","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color w:val="000000" w:themeColor="text1"/>
          <w:sz w:val="20"/>
          <w:szCs w:val="20"/>
          <w:lang w:val="en-GB"/>
        </w:rPr>
        <w:fldChar w:fldCharType="separate"/>
      </w:r>
      <w:r w:rsidR="00E1546D" w:rsidRPr="00436866">
        <w:rPr>
          <w:rFonts w:ascii="Aptos" w:hAnsi="Aptos"/>
          <w:sz w:val="20"/>
          <w:lang w:val="en-GB"/>
        </w:rPr>
        <w:t>(16)</w:t>
      </w:r>
      <w:r w:rsidRPr="00436866">
        <w:rPr>
          <w:rFonts w:ascii="Arial" w:hAnsi="Arial" w:cs="Arial"/>
          <w:color w:val="000000" w:themeColor="text1"/>
          <w:sz w:val="20"/>
          <w:szCs w:val="20"/>
          <w:lang w:val="en-GB"/>
        </w:rPr>
        <w:fldChar w:fldCharType="end"/>
      </w:r>
      <w:r w:rsidRPr="00436866">
        <w:rPr>
          <w:rFonts w:ascii="Arial" w:hAnsi="Arial" w:cs="Arial"/>
          <w:color w:val="000000" w:themeColor="text1"/>
          <w:sz w:val="20"/>
          <w:szCs w:val="20"/>
          <w:lang w:val="en-GB"/>
        </w:rPr>
        <w:t xml:space="preserve"> (X-axis) cell lines, exposed to oxidative stress through arsenite.</w:t>
      </w:r>
      <w:r w:rsidR="00AC126F" w:rsidRPr="00436866">
        <w:rPr>
          <w:rFonts w:ascii="Arial" w:hAnsi="Arial" w:cs="Arial"/>
          <w:color w:val="000000" w:themeColor="text1"/>
          <w:sz w:val="20"/>
          <w:szCs w:val="20"/>
          <w:lang w:val="en-GB"/>
        </w:rPr>
        <w:t xml:space="preserve"> Dashed lines </w:t>
      </w:r>
      <w:r w:rsidR="00330AD9">
        <w:rPr>
          <w:rFonts w:ascii="Arial" w:hAnsi="Arial" w:cs="Arial"/>
          <w:color w:val="000000" w:themeColor="text1"/>
          <w:sz w:val="20"/>
          <w:szCs w:val="20"/>
          <w:lang w:val="en-GB"/>
        </w:rPr>
        <w:t>depict</w:t>
      </w:r>
      <w:r w:rsidR="00AC126F" w:rsidRPr="00436866">
        <w:rPr>
          <w:rFonts w:ascii="Arial" w:hAnsi="Arial" w:cs="Arial"/>
          <w:color w:val="000000" w:themeColor="text1"/>
          <w:sz w:val="20"/>
          <w:szCs w:val="20"/>
          <w:lang w:val="en-GB"/>
        </w:rPr>
        <w:t xml:space="preserve"> identity (Y = X; Y = -X).</w:t>
      </w:r>
      <w:r w:rsidR="00AC126F" w:rsidRPr="00436866">
        <w:rPr>
          <w:rFonts w:ascii="Arial" w:hAnsi="Arial" w:cs="Arial"/>
          <w:sz w:val="20"/>
          <w:szCs w:val="20"/>
          <w:lang w:val="en-GB"/>
        </w:rPr>
        <w:t xml:space="preserve"> </w:t>
      </w:r>
      <w:r w:rsidRPr="00436866">
        <w:rPr>
          <w:rFonts w:ascii="Arial" w:hAnsi="Arial" w:cs="Arial"/>
          <w:sz w:val="20"/>
          <w:szCs w:val="20"/>
          <w:lang w:val="en-GB"/>
        </w:rPr>
        <w:t>(B) Scatter plots of gene expression (in log</w:t>
      </w:r>
      <w:r w:rsidRPr="00436866">
        <w:rPr>
          <w:rFonts w:ascii="Arial" w:hAnsi="Arial" w:cs="Arial"/>
          <w:sz w:val="20"/>
          <w:szCs w:val="20"/>
          <w:vertAlign w:val="subscript"/>
          <w:lang w:val="en-GB"/>
        </w:rPr>
        <w:t xml:space="preserve">2 </w:t>
      </w:r>
      <w:r w:rsidRPr="00436866">
        <w:rPr>
          <w:rFonts w:ascii="Arial" w:hAnsi="Arial" w:cs="Arial"/>
          <w:sz w:val="20"/>
          <w:szCs w:val="20"/>
          <w:lang w:val="en-GB"/>
        </w:rPr>
        <w:t xml:space="preserve">counts-per-million (CPM)) in SGs (Y-Axis) </w:t>
      </w:r>
      <w:r w:rsidRPr="00436866">
        <w:rPr>
          <w:rFonts w:ascii="Arial" w:hAnsi="Arial" w:cs="Arial"/>
          <w:i/>
          <w:iCs/>
          <w:sz w:val="20"/>
          <w:szCs w:val="20"/>
          <w:lang w:val="en-GB"/>
        </w:rPr>
        <w:t>versus</w:t>
      </w:r>
      <w:r w:rsidRPr="00436866">
        <w:rPr>
          <w:rFonts w:ascii="Arial" w:hAnsi="Arial" w:cs="Arial"/>
          <w:sz w:val="20"/>
          <w:szCs w:val="20"/>
          <w:lang w:val="en-GB"/>
        </w:rPr>
        <w:t xml:space="preserve"> WCs (X-Axis), for SG purification by DC</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3WliaoUX","properties":{"formattedCitation":"(1)","plainCitation":"(1)","noteIndex":0},"citationItems":[{"id":"iQhpNGpf/dG3nnzJH","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(left) and PL</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tOL8Su2I","properties":{"formattedCitation":"(15)","plainCitation":"(15)","noteIndex":0},"citationItems":[{"id":"iQhpNGpf/haF293HA","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(15)</w:t>
      </w:r>
      <w:r w:rsidRPr="00436866">
        <w:rPr>
          <w:rFonts w:ascii="Arial" w:hAnsi="Arial" w:cs="Arial"/>
          <w:sz w:val="20"/>
          <w:szCs w:val="20"/>
          <w:lang w:val="en-GB"/>
        </w:rPr>
        <w:fldChar w:fldCharType="end"/>
      </w:r>
      <w:r w:rsidRPr="00436866">
        <w:rPr>
          <w:rFonts w:ascii="Arial" w:hAnsi="Arial" w:cs="Arial"/>
          <w:sz w:val="20"/>
          <w:szCs w:val="20"/>
          <w:lang w:val="en-GB"/>
        </w:rPr>
        <w:t xml:space="preserve"> (right); genes as circles,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w:t>
      </w:r>
    </w:p>
    <w:p w14:paraId="41FC12FB" w14:textId="1661AB07" w:rsidR="00C3792B" w:rsidRPr="00436866" w:rsidRDefault="00CF3BE7">
      <w:pPr>
        <w:rPr>
          <w:lang w:val="en-GB"/>
        </w:rPr>
      </w:pPr>
      <w:r w:rsidRPr="00436866">
        <w:rPr>
          <w:noProof/>
          <w:lang w:val="en-GB"/>
        </w:rPr>
        <w:lastRenderedPageBreak/>
        <w:drawing>
          <wp:inline distT="0" distB="0" distL="0" distR="0" wp14:anchorId="3BEAEE28" wp14:editId="2D0BCB52">
            <wp:extent cx="5731510" cy="3696335"/>
            <wp:effectExtent l="0" t="0" r="0" b="0"/>
            <wp:docPr id="201637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2262" name="Picture 2016372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96335"/>
                    </a:xfrm>
                    <a:prstGeom prst="rect">
                      <a:avLst/>
                    </a:prstGeom>
                  </pic:spPr>
                </pic:pic>
              </a:graphicData>
            </a:graphic>
          </wp:inline>
        </w:drawing>
      </w:r>
    </w:p>
    <w:p w14:paraId="65AE6898" w14:textId="42C61AB1" w:rsidR="00CF3BE7" w:rsidRPr="00436866" w:rsidRDefault="00CF3BE7" w:rsidP="004832A3">
      <w:pPr>
        <w:rPr>
          <w:rFonts w:ascii="Arial" w:hAnsi="Arial" w:cs="Arial"/>
          <w:sz w:val="20"/>
          <w:szCs w:val="20"/>
          <w:lang w:val="en-GB"/>
        </w:rPr>
      </w:pPr>
      <w:r w:rsidRPr="00436866">
        <w:rPr>
          <w:rFonts w:ascii="Arial" w:hAnsi="Arial" w:cs="Arial"/>
          <w:b/>
          <w:bCs/>
          <w:sz w:val="20"/>
          <w:szCs w:val="20"/>
          <w:lang w:val="en-GB"/>
        </w:rPr>
        <w:t xml:space="preserve">Supplementary Figure 2. </w:t>
      </w:r>
      <w:r w:rsidR="004832A3" w:rsidRPr="00436866">
        <w:rPr>
          <w:rFonts w:ascii="Arial" w:hAnsi="Arial" w:cs="Arial"/>
          <w:b/>
          <w:bCs/>
          <w:sz w:val="20"/>
          <w:szCs w:val="20"/>
          <w:lang w:val="en-GB"/>
        </w:rPr>
        <w:t xml:space="preserve">Sampling bias simulation pipeline. </w:t>
      </w:r>
      <w:r w:rsidRPr="00436866">
        <w:rPr>
          <w:rFonts w:ascii="Arial" w:hAnsi="Arial" w:cs="Arial"/>
          <w:sz w:val="20"/>
          <w:szCs w:val="20"/>
          <w:lang w:val="en-GB"/>
        </w:rPr>
        <w:t>The diagram depicts the experimental workflow from the original study for obtaining WC and SG samples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bckOrwKO","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w:t>
      </w:r>
      <w:r w:rsidR="004832A3" w:rsidRPr="00436866">
        <w:rPr>
          <w:rFonts w:ascii="Arial" w:hAnsi="Arial" w:cs="Arial"/>
          <w:sz w:val="20"/>
          <w:szCs w:val="20"/>
          <w:lang w:val="en-GB"/>
        </w:rPr>
        <w:t>(steps in grey) and the additional in silico steps performed in our analyses (steps in black).</w:t>
      </w:r>
    </w:p>
    <w:p w14:paraId="55F07942" w14:textId="1B1B0AB8" w:rsidR="004832A3" w:rsidRPr="00436866" w:rsidRDefault="00195180" w:rsidP="004832A3">
      <w:pPr>
        <w:rPr>
          <w:rFonts w:ascii="Arial" w:hAnsi="Arial" w:cs="Arial"/>
          <w:sz w:val="20"/>
          <w:szCs w:val="20"/>
          <w:lang w:val="en-GB"/>
        </w:rPr>
      </w:pPr>
      <w:r w:rsidRPr="00436866">
        <w:rPr>
          <w:rFonts w:ascii="Arial" w:hAnsi="Arial" w:cs="Arial"/>
          <w:noProof/>
          <w:sz w:val="20"/>
          <w:szCs w:val="20"/>
          <w:lang w:val="en-GB"/>
        </w:rPr>
        <w:lastRenderedPageBreak/>
        <w:drawing>
          <wp:inline distT="0" distB="0" distL="0" distR="0" wp14:anchorId="7776FEA5" wp14:editId="11F01C7A">
            <wp:extent cx="5731510" cy="5879465"/>
            <wp:effectExtent l="0" t="0" r="0" b="635"/>
            <wp:docPr id="196818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89674" name="Picture 19681896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879465"/>
                    </a:xfrm>
                    <a:prstGeom prst="rect">
                      <a:avLst/>
                    </a:prstGeom>
                  </pic:spPr>
                </pic:pic>
              </a:graphicData>
            </a:graphic>
          </wp:inline>
        </w:drawing>
      </w:r>
    </w:p>
    <w:p w14:paraId="43F40648" w14:textId="3C512B64" w:rsidR="00195180" w:rsidRPr="00436866" w:rsidRDefault="00195180" w:rsidP="00195180">
      <w:pPr>
        <w:autoSpaceDE w:val="0"/>
        <w:autoSpaceDN w:val="0"/>
        <w:adjustRightInd w:val="0"/>
        <w:spacing w:after="0" w:line="240" w:lineRule="auto"/>
        <w:jc w:val="both"/>
        <w:rPr>
          <w:rFonts w:ascii="Arial" w:hAnsi="Arial" w:cs="Arial"/>
          <w:sz w:val="16"/>
          <w:szCs w:val="16"/>
          <w:lang w:val="en-GB"/>
        </w:rPr>
      </w:pPr>
      <w:r w:rsidRPr="00451A9C">
        <w:rPr>
          <w:rFonts w:ascii="Arial" w:eastAsiaTheme="minorHAnsi" w:hAnsi="Arial" w:cs="Arial"/>
          <w:b/>
          <w:bCs/>
          <w:kern w:val="0"/>
          <w:sz w:val="20"/>
          <w:szCs w:val="20"/>
          <w:lang w:val="en-GB"/>
        </w:rPr>
        <w:t>Supplementary Figure 3. Transcriptomes of DC-isolated SGs show no evidence for RNA fragmentation-associated sampling bias.</w:t>
      </w:r>
      <w:r w:rsidRPr="00451A9C">
        <w:rPr>
          <w:rFonts w:ascii="Arial" w:eastAsiaTheme="minorHAnsi" w:hAnsi="Arial" w:cs="Arial"/>
          <w:kern w:val="0"/>
          <w:sz w:val="20"/>
          <w:szCs w:val="20"/>
          <w:lang w:val="en-GB"/>
        </w:rPr>
        <w:t xml:space="preserve"> (A) Relative distribution (density) of fragment length (nt) in original samples [28] RNA-seq (Left) and simulated samples (Right). (B) Relative distribution (density) of representative RNA fragment length (nt) in simulated samples, using WC (Left) or SG (Right) expression as basis, and WC or SG fragmentation distributions as basis. (C) Scatter plot of t-statistics of DGEA between SG and WC simulated samples (Y-Axis) and representative RNA transcript length (nt) (X-Axis, log scale); genes as circles, density contour lines in dark red, Spearman’s correlation coefficient ρ and associated test’s p-value </w:t>
      </w:r>
      <w:r w:rsidR="0019230E" w:rsidRPr="00451A9C">
        <w:rPr>
          <w:rFonts w:ascii="Arial" w:eastAsiaTheme="minorHAnsi" w:hAnsi="Arial" w:cs="Arial"/>
          <w:kern w:val="0"/>
          <w:sz w:val="20"/>
          <w:szCs w:val="20"/>
          <w:lang w:val="en-GB"/>
        </w:rPr>
        <w:t xml:space="preserve">on </w:t>
      </w:r>
      <w:r w:rsidR="00436866">
        <w:rPr>
          <w:rFonts w:ascii="Arial" w:eastAsiaTheme="minorHAnsi" w:hAnsi="Arial" w:cs="Arial"/>
          <w:kern w:val="0"/>
          <w:sz w:val="20"/>
          <w:szCs w:val="20"/>
          <w:lang w:val="en-GB"/>
        </w:rPr>
        <w:t xml:space="preserve">the </w:t>
      </w:r>
      <w:r w:rsidR="0019230E" w:rsidRPr="00451A9C">
        <w:rPr>
          <w:rFonts w:ascii="Arial" w:eastAsiaTheme="minorHAnsi" w:hAnsi="Arial" w:cs="Arial"/>
          <w:kern w:val="0"/>
          <w:sz w:val="20"/>
          <w:szCs w:val="20"/>
          <w:lang w:val="en-GB"/>
        </w:rPr>
        <w:t>top left corner</w:t>
      </w:r>
      <w:r w:rsidRPr="00451A9C">
        <w:rPr>
          <w:rFonts w:ascii="Arial" w:eastAsiaTheme="minorHAnsi" w:hAnsi="Arial" w:cs="Arial"/>
          <w:kern w:val="0"/>
          <w:sz w:val="20"/>
          <w:szCs w:val="20"/>
          <w:lang w:val="en-GB"/>
        </w:rPr>
        <w:t>. The original WC expression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y5ihc4PB","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51A9C">
        <w:rPr>
          <w:rFonts w:ascii="Arial" w:eastAsiaTheme="minorHAnsi" w:hAnsi="Arial" w:cs="Arial"/>
          <w:kern w:val="0"/>
          <w:sz w:val="20"/>
          <w:szCs w:val="20"/>
          <w:lang w:val="en-GB"/>
        </w:rPr>
        <w:t xml:space="preserve"> was used as the basis for both simulated WC and SG samples, with their respective fragment size distribution as the basis. (D) Cumulative distribution of the percentage of RNA-seq reads mapping to the increasing number of genes, ordered by decreasing read coverage, in the original dataset</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IeMie5me","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51A9C">
        <w:rPr>
          <w:rFonts w:ascii="Arial" w:eastAsiaTheme="minorHAnsi" w:hAnsi="Arial" w:cs="Arial"/>
          <w:kern w:val="0"/>
          <w:sz w:val="20"/>
          <w:szCs w:val="20"/>
          <w:lang w:val="en-GB"/>
        </w:rPr>
        <w:t>. More genes account for 50% of the reads in SG samples than their WC counterparts, suggesting greater RNA library complexity.</w:t>
      </w:r>
    </w:p>
    <w:p w14:paraId="4967106E" w14:textId="77777777" w:rsidR="004832A3" w:rsidRPr="00436866" w:rsidRDefault="004832A3">
      <w:pPr>
        <w:rPr>
          <w:lang w:val="en-GB"/>
        </w:rPr>
      </w:pPr>
    </w:p>
    <w:p w14:paraId="676F8D52" w14:textId="11DE42A8" w:rsidR="00401EAB" w:rsidRPr="00436866" w:rsidRDefault="009A733E" w:rsidP="00401EAB">
      <w:pPr>
        <w:jc w:val="center"/>
        <w:rPr>
          <w:lang w:val="en-GB"/>
        </w:rPr>
      </w:pPr>
      <w:r w:rsidRPr="00436866">
        <w:rPr>
          <w:noProof/>
          <w:lang w:val="en-GB"/>
        </w:rPr>
        <w:lastRenderedPageBreak/>
        <w:drawing>
          <wp:inline distT="0" distB="0" distL="0" distR="0" wp14:anchorId="43F0D92F" wp14:editId="79BEFBDB">
            <wp:extent cx="5731510" cy="3439160"/>
            <wp:effectExtent l="0" t="0" r="2540" b="8890"/>
            <wp:docPr id="4738360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6095" name="Imagem 4738360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1601B18" w14:textId="578DF5E7" w:rsidR="00401EAB" w:rsidRPr="00436866" w:rsidRDefault="00401EAB" w:rsidP="00401EAB">
      <w:pPr>
        <w:jc w:val="both"/>
        <w:rPr>
          <w:rFonts w:ascii="Arial" w:hAnsi="Arial" w:cs="Arial"/>
          <w:b/>
          <w:bCs/>
          <w:sz w:val="20"/>
          <w:szCs w:val="20"/>
          <w:lang w:val="en-GB"/>
        </w:rPr>
      </w:pPr>
      <w:r w:rsidRPr="00436866">
        <w:rPr>
          <w:rFonts w:ascii="Arial" w:hAnsi="Arial" w:cs="Arial"/>
          <w:b/>
          <w:bCs/>
          <w:sz w:val="20"/>
          <w:szCs w:val="20"/>
          <w:lang w:val="en-GB"/>
        </w:rPr>
        <w:t>Supplementary Figure 4</w:t>
      </w:r>
      <w:r w:rsidRPr="00436866">
        <w:rPr>
          <w:rFonts w:ascii="Arial" w:hAnsi="Arial" w:cs="Arial"/>
          <w:sz w:val="20"/>
          <w:szCs w:val="20"/>
          <w:lang w:val="en-GB"/>
        </w:rPr>
        <w:t xml:space="preserve">. </w:t>
      </w:r>
      <w:r w:rsidRPr="00436866">
        <w:rPr>
          <w:rFonts w:ascii="Arial" w:hAnsi="Arial" w:cs="Arial"/>
          <w:b/>
          <w:bCs/>
          <w:sz w:val="20"/>
          <w:szCs w:val="20"/>
          <w:lang w:val="en-GB"/>
        </w:rPr>
        <w:t>Relative contributions of different sources to gene expression variance in the Matheny 2019</w:t>
      </w:r>
      <w:r w:rsidRPr="00436866">
        <w:rPr>
          <w:rFonts w:ascii="Arial" w:hAnsi="Arial" w:cs="Arial"/>
          <w:b/>
          <w:bCs/>
          <w:sz w:val="20"/>
          <w:szCs w:val="20"/>
          <w:lang w:val="en-GB"/>
        </w:rPr>
        <w:fldChar w:fldCharType="begin"/>
      </w:r>
      <w:r w:rsidR="00E1546D" w:rsidRPr="00436866">
        <w:rPr>
          <w:rFonts w:ascii="Arial" w:hAnsi="Arial" w:cs="Arial"/>
          <w:b/>
          <w:bCs/>
          <w:sz w:val="20"/>
          <w:szCs w:val="20"/>
          <w:lang w:val="en-GB"/>
        </w:rPr>
        <w:instrText xml:space="preserve"> ADDIN ZOTERO_ITEM CSL_CITATION {"citationID":"FMkoFtK9","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b/>
          <w:bCs/>
          <w:sz w:val="20"/>
          <w:szCs w:val="20"/>
          <w:lang w:val="en-GB"/>
        </w:rPr>
        <w:fldChar w:fldCharType="separate"/>
      </w:r>
      <w:r w:rsidR="00E1546D" w:rsidRPr="00436866">
        <w:rPr>
          <w:rFonts w:ascii="Aptos" w:hAnsi="Aptos"/>
          <w:sz w:val="20"/>
          <w:lang w:val="en-GB"/>
        </w:rPr>
        <w:t>(16)</w:t>
      </w:r>
      <w:r w:rsidRPr="00436866">
        <w:rPr>
          <w:rFonts w:ascii="Arial" w:hAnsi="Arial" w:cs="Arial"/>
          <w:b/>
          <w:bCs/>
          <w:sz w:val="20"/>
          <w:szCs w:val="20"/>
          <w:lang w:val="en-GB"/>
        </w:rPr>
        <w:fldChar w:fldCharType="end"/>
      </w:r>
      <w:r w:rsidRPr="00436866">
        <w:rPr>
          <w:rFonts w:ascii="Arial" w:hAnsi="Arial" w:cs="Arial"/>
          <w:b/>
          <w:bCs/>
          <w:sz w:val="20"/>
          <w:szCs w:val="20"/>
          <w:lang w:val="en-GB"/>
        </w:rPr>
        <w:t xml:space="preserve"> dataset</w:t>
      </w:r>
      <w:r w:rsidRPr="00436866">
        <w:rPr>
          <w:rFonts w:ascii="Arial" w:hAnsi="Arial" w:cs="Arial"/>
          <w:sz w:val="20"/>
          <w:szCs w:val="20"/>
          <w:lang w:val="en-GB"/>
        </w:rPr>
        <w:t>.</w:t>
      </w:r>
      <w:r w:rsidRPr="00436866">
        <w:rPr>
          <w:rFonts w:ascii="Arial" w:hAnsi="Arial" w:cs="Arial"/>
          <w:b/>
          <w:bCs/>
          <w:sz w:val="20"/>
          <w:szCs w:val="20"/>
          <w:lang w:val="en-GB"/>
        </w:rPr>
        <w:t xml:space="preserve"> </w:t>
      </w:r>
      <w:r w:rsidRPr="00436866">
        <w:rPr>
          <w:rFonts w:ascii="Arial" w:hAnsi="Arial" w:cs="Arial"/>
          <w:sz w:val="20"/>
          <w:szCs w:val="20"/>
          <w:lang w:val="en-GB"/>
        </w:rPr>
        <w:t>SG contributes less to gene expression variance than the stress itself or the centrifugation effect.</w:t>
      </w:r>
    </w:p>
    <w:p w14:paraId="2047C31C" w14:textId="6355E917" w:rsidR="00401EAB" w:rsidRPr="00436866" w:rsidRDefault="00785308" w:rsidP="00401EAB">
      <w:pPr>
        <w:rPr>
          <w:lang w:val="en-GB"/>
        </w:rPr>
      </w:pPr>
      <w:r w:rsidRPr="00436866">
        <w:rPr>
          <w:noProof/>
          <w:lang w:val="en-GB"/>
        </w:rPr>
        <w:lastRenderedPageBreak/>
        <w:drawing>
          <wp:inline distT="0" distB="0" distL="0" distR="0" wp14:anchorId="71DC0247" wp14:editId="738951A1">
            <wp:extent cx="5731510" cy="8235567"/>
            <wp:effectExtent l="0" t="0" r="2540" b="0"/>
            <wp:docPr id="502007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7837"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5731510" cy="8235567"/>
                    </a:xfrm>
                    <a:prstGeom prst="rect">
                      <a:avLst/>
                    </a:prstGeom>
                  </pic:spPr>
                </pic:pic>
              </a:graphicData>
            </a:graphic>
          </wp:inline>
        </w:drawing>
      </w:r>
    </w:p>
    <w:p w14:paraId="50FFE7F4" w14:textId="7C291B3D" w:rsidR="00AC126F" w:rsidRPr="00436866" w:rsidRDefault="00785308" w:rsidP="00785308">
      <w:pPr>
        <w:jc w:val="both"/>
        <w:rPr>
          <w:rFonts w:ascii="Arial" w:hAnsi="Arial" w:cs="Arial"/>
          <w:sz w:val="20"/>
          <w:szCs w:val="20"/>
          <w:lang w:val="en-GB"/>
        </w:rPr>
      </w:pPr>
      <w:r w:rsidRPr="00436866">
        <w:rPr>
          <w:rFonts w:ascii="Arial" w:hAnsi="Arial" w:cs="Arial"/>
          <w:b/>
          <w:bCs/>
          <w:sz w:val="20"/>
          <w:szCs w:val="20"/>
          <w:lang w:val="en-GB"/>
        </w:rPr>
        <w:t>Supplementary Figure 5</w:t>
      </w:r>
      <w:r w:rsidRPr="00436866">
        <w:rPr>
          <w:rFonts w:ascii="Arial" w:hAnsi="Arial" w:cs="Arial"/>
          <w:sz w:val="20"/>
          <w:szCs w:val="20"/>
          <w:lang w:val="en-GB"/>
        </w:rPr>
        <w:t xml:space="preserve">. </w:t>
      </w:r>
      <w:r w:rsidR="0019230E" w:rsidRPr="00436866">
        <w:rPr>
          <w:rFonts w:ascii="Arial" w:hAnsi="Arial" w:cs="Arial"/>
          <w:b/>
          <w:bCs/>
          <w:sz w:val="20"/>
          <w:szCs w:val="20"/>
          <w:lang w:val="en-GB"/>
        </w:rPr>
        <w:t>ac</w:t>
      </w:r>
      <w:r w:rsidRPr="00436866">
        <w:rPr>
          <w:rFonts w:ascii="Arial" w:hAnsi="Arial" w:cs="Arial"/>
          <w:b/>
          <w:bCs/>
          <w:sz w:val="20"/>
          <w:szCs w:val="20"/>
          <w:lang w:val="en-GB"/>
        </w:rPr>
        <w:t xml:space="preserve">4C, but not m6A, is associated with altered SG transcript enrichment, driven by RNA length. </w:t>
      </w:r>
      <w:r w:rsidRPr="00436866">
        <w:rPr>
          <w:rFonts w:ascii="Arial" w:hAnsi="Arial" w:cs="Arial"/>
          <w:sz w:val="20"/>
          <w:szCs w:val="20"/>
          <w:lang w:val="en-GB"/>
        </w:rPr>
        <w:t xml:space="preserve">(A) Scatter plots of t-statistics of </w:t>
      </w:r>
      <w:r w:rsidR="0019230E" w:rsidRPr="00436866">
        <w:rPr>
          <w:rFonts w:ascii="Arial" w:hAnsi="Arial" w:cs="Arial"/>
          <w:sz w:val="20"/>
          <w:szCs w:val="20"/>
          <w:lang w:val="en-GB"/>
        </w:rPr>
        <w:t>DGE</w:t>
      </w:r>
      <w:r w:rsidRPr="00436866">
        <w:rPr>
          <w:rFonts w:ascii="Arial" w:hAnsi="Arial" w:cs="Arial"/>
          <w:sz w:val="20"/>
          <w:szCs w:val="20"/>
          <w:lang w:val="en-GB"/>
        </w:rPr>
        <w:t xml:space="preserve"> in WT SGs </w:t>
      </w:r>
      <w:r w:rsidR="00157ABA" w:rsidRPr="00436866">
        <w:rPr>
          <w:rFonts w:ascii="Arial" w:hAnsi="Arial" w:cs="Arial"/>
          <w:i/>
          <w:iCs/>
          <w:sz w:val="20"/>
          <w:szCs w:val="20"/>
          <w:lang w:val="en-GB"/>
        </w:rPr>
        <w:t>versus</w:t>
      </w:r>
      <w:r w:rsidR="00157ABA" w:rsidRPr="00436866">
        <w:rPr>
          <w:rFonts w:ascii="Arial" w:hAnsi="Arial" w:cs="Arial"/>
          <w:sz w:val="20"/>
          <w:szCs w:val="20"/>
          <w:lang w:val="en-GB"/>
        </w:rPr>
        <w:t xml:space="preserve"> </w:t>
      </w:r>
      <w:r w:rsidRPr="00436866">
        <w:rPr>
          <w:rFonts w:ascii="Arial" w:hAnsi="Arial" w:cs="Arial"/>
          <w:sz w:val="20"/>
          <w:szCs w:val="20"/>
          <w:lang w:val="en-GB"/>
        </w:rPr>
        <w:t>WCs (Y-axis) and in SGs</w:t>
      </w:r>
      <w:r w:rsidR="00157ABA" w:rsidRPr="00436866">
        <w:rPr>
          <w:rFonts w:ascii="Arial" w:hAnsi="Arial" w:cs="Arial"/>
          <w:sz w:val="20"/>
          <w:szCs w:val="20"/>
          <w:lang w:val="en-GB"/>
        </w:rPr>
        <w:t xml:space="preserve"> </w:t>
      </w:r>
      <w:r w:rsidR="00157ABA" w:rsidRPr="00436866">
        <w:rPr>
          <w:rFonts w:ascii="Arial" w:hAnsi="Arial" w:cs="Arial"/>
          <w:i/>
          <w:iCs/>
          <w:sz w:val="20"/>
          <w:szCs w:val="20"/>
          <w:lang w:val="en-GB"/>
        </w:rPr>
        <w:t>versus</w:t>
      </w:r>
      <w:r w:rsidRPr="00436866">
        <w:rPr>
          <w:rFonts w:ascii="Arial" w:hAnsi="Arial" w:cs="Arial"/>
          <w:sz w:val="20"/>
          <w:szCs w:val="20"/>
          <w:lang w:val="en-GB"/>
        </w:rPr>
        <w:t xml:space="preserve"> WCs in cells without RNA modifications (X-axis) - ac4C KO</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RbjRwdpw","properties":{"formattedCitation":"(17)","plainCitation":"(17)","noteIndex":0},"citationItems":[{"id":"iQhpNGpf/8Uq8D2F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(17)</w:t>
      </w:r>
      <w:r w:rsidRPr="00436866">
        <w:rPr>
          <w:rFonts w:ascii="Arial" w:hAnsi="Arial" w:cs="Arial"/>
          <w:sz w:val="20"/>
          <w:szCs w:val="20"/>
          <w:lang w:val="en-GB"/>
        </w:rPr>
        <w:fldChar w:fldCharType="end"/>
      </w:r>
      <w:r w:rsidRPr="00436866">
        <w:rPr>
          <w:rFonts w:ascii="Arial" w:hAnsi="Arial" w:cs="Arial"/>
          <w:sz w:val="20"/>
          <w:szCs w:val="20"/>
          <w:lang w:val="en-GB"/>
        </w:rPr>
        <w:t xml:space="preserve"> (Left) and m6A KO</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aM42RPT8","properties":{"formattedCitation":"(18)","plainCitation":"(18)","noteIndex":0},"citationItems":[{"id":"iQhpNGpf/erPBKCBT","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(18)</w:t>
      </w:r>
      <w:r w:rsidRPr="00436866">
        <w:rPr>
          <w:rFonts w:ascii="Arial" w:hAnsi="Arial" w:cs="Arial"/>
          <w:sz w:val="20"/>
          <w:szCs w:val="20"/>
          <w:lang w:val="en-GB"/>
        </w:rPr>
        <w:fldChar w:fldCharType="end"/>
      </w:r>
      <w:r w:rsidRPr="00436866">
        <w:rPr>
          <w:rFonts w:ascii="Arial" w:hAnsi="Arial" w:cs="Arial"/>
          <w:sz w:val="20"/>
          <w:szCs w:val="20"/>
          <w:lang w:val="en-GB"/>
        </w:rPr>
        <w:t xml:space="preserve"> cells </w:t>
      </w:r>
      <w:r w:rsidRPr="00436866">
        <w:rPr>
          <w:rFonts w:ascii="Arial" w:hAnsi="Arial" w:cs="Arial"/>
          <w:sz w:val="20"/>
          <w:szCs w:val="20"/>
          <w:lang w:val="en-GB"/>
        </w:rPr>
        <w:lastRenderedPageBreak/>
        <w:t xml:space="preserve">(Right); transcripts as circles, density contour lines in dark red, Spearman’s correlation coefficient ρ and associated test’s p-value on the top left corner. (B) Volcano plots of the transcriptomic effect (given by linear modelling with interaction) of ac4C (Left) and m6A (Right) modifications in SG samples. (C) Violin plots of residuals (the difference between the actual value and the value predicted by the linear model applied for any given transcript) as a function of the number of ac4C modifications per transcript; Spearman’s correlation coefficient ρ and associated test’s p-value shown on the top left corner. (D) Scatter plot of residuals (Y-axis) </w:t>
      </w:r>
      <w:r w:rsidR="00157ABA" w:rsidRPr="00436866">
        <w:rPr>
          <w:rFonts w:ascii="Arial" w:hAnsi="Arial" w:cs="Arial"/>
          <w:sz w:val="20"/>
          <w:szCs w:val="20"/>
          <w:lang w:val="en-GB"/>
        </w:rPr>
        <w:t xml:space="preserve">and </w:t>
      </w:r>
      <w:r w:rsidRPr="00436866">
        <w:rPr>
          <w:rFonts w:ascii="Arial" w:hAnsi="Arial" w:cs="Arial"/>
          <w:sz w:val="20"/>
          <w:szCs w:val="20"/>
          <w:lang w:val="en-GB"/>
        </w:rPr>
        <w:t>transcript length (nt) (X-axis); transcripts as circles, density contour lines in dark red, Spearman’s correlation coefficient ρ and associated test’s p-value shown on the top left corner. For all panels concerning ac4C, the GSE212380 dataset was used</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6yRMeGRq","properties":{"formattedCitation":"(17)","plainCitation":"(17)","noteIndex":0},"citationItems":[{"id":"iQhpNGpf/8Uq8D2F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(17)</w:t>
      </w:r>
      <w:r w:rsidRPr="00436866">
        <w:rPr>
          <w:rFonts w:ascii="Arial" w:hAnsi="Arial" w:cs="Arial"/>
          <w:sz w:val="20"/>
          <w:szCs w:val="20"/>
          <w:lang w:val="en-GB"/>
        </w:rPr>
        <w:fldChar w:fldCharType="end"/>
      </w:r>
      <w:r w:rsidRPr="00436866">
        <w:rPr>
          <w:rFonts w:ascii="Arial" w:hAnsi="Arial" w:cs="Arial"/>
          <w:sz w:val="20"/>
          <w:szCs w:val="20"/>
          <w:lang w:val="en-GB"/>
        </w:rPr>
        <w:t>. For those concerning m6A, the GSE242766 dataset was used</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55yIBvH2","properties":{"formattedCitation":"(18)","plainCitation":"(18)","noteIndex":0},"citationItems":[{"id":"iQhpNGpf/erPBKCBT","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(18)</w:t>
      </w:r>
      <w:r w:rsidRPr="00436866">
        <w:rPr>
          <w:rFonts w:ascii="Arial" w:hAnsi="Arial" w:cs="Arial"/>
          <w:sz w:val="20"/>
          <w:szCs w:val="20"/>
          <w:lang w:val="en-GB"/>
        </w:rPr>
        <w:fldChar w:fldCharType="end"/>
      </w:r>
      <w:r w:rsidRPr="00436866">
        <w:rPr>
          <w:rFonts w:ascii="Arial" w:hAnsi="Arial" w:cs="Arial"/>
          <w:sz w:val="20"/>
          <w:szCs w:val="20"/>
          <w:lang w:val="en-GB"/>
        </w:rPr>
        <w:t>.</w:t>
      </w:r>
    </w:p>
    <w:p w14:paraId="60236D11" w14:textId="77777777" w:rsidR="00AC126F" w:rsidRPr="00436866" w:rsidRDefault="00AC126F">
      <w:pPr>
        <w:spacing w:line="278" w:lineRule="auto"/>
        <w:rPr>
          <w:rFonts w:ascii="Arial" w:hAnsi="Arial" w:cs="Arial"/>
          <w:sz w:val="20"/>
          <w:szCs w:val="20"/>
          <w:lang w:val="en-GB"/>
        </w:rPr>
      </w:pPr>
      <w:r w:rsidRPr="00436866">
        <w:rPr>
          <w:rFonts w:ascii="Arial" w:hAnsi="Arial" w:cs="Arial"/>
          <w:sz w:val="20"/>
          <w:szCs w:val="20"/>
          <w:lang w:val="en-GB"/>
        </w:rPr>
        <w:br w:type="page"/>
      </w:r>
    </w:p>
    <w:p w14:paraId="5C3540E2" w14:textId="77777777" w:rsidR="00785308" w:rsidRPr="00436866" w:rsidRDefault="00785308" w:rsidP="00785308">
      <w:pPr>
        <w:jc w:val="both"/>
        <w:rPr>
          <w:rFonts w:ascii="Arial" w:hAnsi="Arial" w:cs="Arial"/>
          <w:sz w:val="20"/>
          <w:szCs w:val="20"/>
          <w:lang w:val="en-GB"/>
        </w:rPr>
      </w:pPr>
    </w:p>
    <w:p w14:paraId="219A75DB" w14:textId="41C1A6BE" w:rsidR="00785308" w:rsidRPr="00436866" w:rsidRDefault="00196102" w:rsidP="00785308">
      <w:pPr>
        <w:jc w:val="both"/>
        <w:rPr>
          <w:rFonts w:ascii="Arial" w:hAnsi="Arial" w:cs="Arial"/>
          <w:sz w:val="20"/>
          <w:szCs w:val="20"/>
          <w:lang w:val="en-GB"/>
        </w:rPr>
      </w:pPr>
      <w:r w:rsidRPr="0037684D">
        <w:rPr>
          <w:rFonts w:ascii="Arial" w:hAnsi="Arial" w:cs="Arial"/>
          <w:noProof/>
          <w:sz w:val="20"/>
          <w:szCs w:val="20"/>
          <w:lang w:val="en-GB"/>
        </w:rPr>
        <w:drawing>
          <wp:inline distT="0" distB="0" distL="0" distR="0" wp14:anchorId="511D6F58" wp14:editId="1F5B1DB6">
            <wp:extent cx="5731510" cy="6888425"/>
            <wp:effectExtent l="0" t="0" r="0" b="0"/>
            <wp:docPr id="560213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3731" name="Imagem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6888425"/>
                    </a:xfrm>
                    <a:prstGeom prst="rect">
                      <a:avLst/>
                    </a:prstGeom>
                  </pic:spPr>
                </pic:pic>
              </a:graphicData>
            </a:graphic>
          </wp:inline>
        </w:drawing>
      </w:r>
    </w:p>
    <w:p w14:paraId="07C4C43F" w14:textId="37E311B4" w:rsidR="00785308" w:rsidRPr="000D5496" w:rsidRDefault="00785308" w:rsidP="00785308">
      <w:pPr>
        <w:jc w:val="both"/>
        <w:rPr>
          <w:rFonts w:ascii="Arial" w:hAnsi="Arial" w:cs="Arial"/>
          <w:sz w:val="20"/>
          <w:szCs w:val="20"/>
          <w:lang w:val="en-GB"/>
        </w:rPr>
      </w:pPr>
      <w:r w:rsidRPr="00436866">
        <w:rPr>
          <w:rFonts w:ascii="Arial" w:hAnsi="Arial" w:cs="Arial"/>
          <w:b/>
          <w:bCs/>
          <w:sz w:val="20"/>
          <w:szCs w:val="20"/>
          <w:lang w:val="en-GB"/>
        </w:rPr>
        <w:t>Supplementary Figure 6. Samples isolated through DC are highly correlated.</w:t>
      </w:r>
      <w:r w:rsidRPr="00436866">
        <w:rPr>
          <w:rFonts w:ascii="Arial" w:hAnsi="Arial" w:cs="Arial"/>
          <w:sz w:val="20"/>
          <w:szCs w:val="20"/>
          <w:lang w:val="en-GB"/>
        </w:rPr>
        <w:t xml:space="preserve"> (A) Scatter plot of t-statistics of DGE in SGs</w:t>
      </w:r>
      <w:r w:rsidR="00157ABA" w:rsidRPr="00436866">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6F5FCB"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Tv4B4706","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6F5FCB" w:rsidRPr="0007068C">
        <w:rPr>
          <w:rFonts w:ascii="Arial" w:hAnsi="Arial" w:cs="Arial"/>
          <w:sz w:val="20"/>
          <w:szCs w:val="20"/>
          <w:lang w:val="en-GB"/>
        </w:rPr>
        <w:fldChar w:fldCharType="separate"/>
      </w:r>
      <w:r w:rsidR="00E1546D" w:rsidRPr="0007068C">
        <w:rPr>
          <w:rFonts w:ascii="Aptos" w:hAnsi="Aptos"/>
          <w:sz w:val="20"/>
          <w:lang w:val="en-GB"/>
        </w:rPr>
        <w:t>(1)</w:t>
      </w:r>
      <w:r w:rsidR="006F5FCB" w:rsidRPr="0007068C">
        <w:rPr>
          <w:rFonts w:ascii="Arial" w:hAnsi="Arial" w:cs="Arial"/>
          <w:sz w:val="20"/>
          <w:szCs w:val="20"/>
          <w:lang w:val="en-GB"/>
        </w:rPr>
        <w:fldChar w:fldCharType="end"/>
      </w:r>
      <w:r w:rsidRPr="0007068C">
        <w:rPr>
          <w:rFonts w:ascii="Arial" w:hAnsi="Arial" w:cs="Arial"/>
          <w:sz w:val="20"/>
          <w:szCs w:val="20"/>
          <w:lang w:val="en-GB"/>
        </w:rPr>
        <w:t xml:space="preserve"> (Y-Axis) and in PBs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6F5FCB"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jJTISGoO","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6F5FCB" w:rsidRPr="0007068C">
        <w:rPr>
          <w:rFonts w:ascii="Arial" w:hAnsi="Arial" w:cs="Arial"/>
          <w:sz w:val="20"/>
          <w:szCs w:val="20"/>
          <w:lang w:val="en-GB"/>
        </w:rPr>
        <w:fldChar w:fldCharType="separate"/>
      </w:r>
      <w:r w:rsidR="00E1546D" w:rsidRPr="0007068C">
        <w:rPr>
          <w:rFonts w:ascii="Aptos" w:hAnsi="Aptos"/>
          <w:sz w:val="20"/>
          <w:lang w:val="en-GB"/>
        </w:rPr>
        <w:t>(16)</w:t>
      </w:r>
      <w:r w:rsidR="006F5FCB" w:rsidRPr="0007068C">
        <w:rPr>
          <w:rFonts w:ascii="Arial" w:hAnsi="Arial" w:cs="Arial"/>
          <w:sz w:val="20"/>
          <w:szCs w:val="20"/>
          <w:lang w:val="en-GB"/>
        </w:rPr>
        <w:fldChar w:fldCharType="end"/>
      </w:r>
      <w:r w:rsidRPr="0007068C">
        <w:rPr>
          <w:rFonts w:ascii="Arial" w:hAnsi="Arial" w:cs="Arial"/>
          <w:sz w:val="20"/>
          <w:szCs w:val="20"/>
          <w:lang w:val="en-GB"/>
        </w:rPr>
        <w:t xml:space="preserve"> (X-Axis). (B) Scatter plot of t-statistics of DGE in SGs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1Z1a2TII","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(Y-Axis) and in RNP granules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PBOVdXwY","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(16)</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(X-Axis). (C) Scatter plot of t-statistics of DGE in PBs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tJuOgCqz","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(16)</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(Y-Axis) and in RNP granules </w:t>
      </w:r>
      <w:r w:rsidR="00157ABA" w:rsidRPr="0007068C">
        <w:rPr>
          <w:rFonts w:ascii="Arial" w:hAnsi="Arial" w:cs="Arial"/>
          <w:i/>
          <w:iCs/>
          <w:sz w:val="20"/>
          <w:szCs w:val="20"/>
          <w:lang w:val="en-GB"/>
        </w:rPr>
        <w:t>versus</w:t>
      </w:r>
      <w:r w:rsidR="00157ABA" w:rsidRPr="0007068C">
        <w:rPr>
          <w:rFonts w:ascii="Arial" w:hAnsi="Arial" w:cs="Arial"/>
          <w:sz w:val="20"/>
          <w:szCs w:val="20"/>
          <w:lang w:val="en-GB"/>
        </w:rPr>
        <w:t xml:space="preserve"> </w:t>
      </w:r>
      <w:r w:rsidRPr="0007068C">
        <w:rPr>
          <w:rFonts w:ascii="Arial" w:hAnsi="Arial" w:cs="Arial"/>
          <w:sz w:val="20"/>
          <w:szCs w:val="20"/>
          <w:lang w:val="en-GB"/>
        </w:rPr>
        <w:t>WCs</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LdQsonyh","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(16)</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(X-Axis). (D) Scatter plot of t-statistics of DGE in PBs purified by FAPS</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u2zGN7jv","properties":{"formattedCitation":"(19)","plainCitation":"(19)","noteIndex":0},"citationItems":[{"id":"iQhpNGpf/TIpDmWc0","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(19)</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(Y-Axis) and by DC</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P6bHL5Q9","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(16)</w:t>
      </w:r>
      <w:r w:rsidR="00B82DF4" w:rsidRPr="000D5496">
        <w:rPr>
          <w:rFonts w:ascii="Arial" w:hAnsi="Arial" w:cs="Arial"/>
          <w:sz w:val="20"/>
          <w:szCs w:val="20"/>
          <w:lang w:val="en-GB"/>
        </w:rPr>
        <w:fldChar w:fldCharType="end"/>
      </w:r>
      <w:r w:rsidRPr="000D5496">
        <w:rPr>
          <w:rFonts w:ascii="Arial" w:hAnsi="Arial" w:cs="Arial"/>
          <w:sz w:val="20"/>
          <w:szCs w:val="20"/>
          <w:lang w:val="en-GB"/>
        </w:rPr>
        <w:t>, compared to WCs (X-Axis). (E) Scatter plot of t-statistics of DGE in SGs purified by DC</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XVdH0fEz","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(Y-Axis) and by FAPS/FANCI</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bsXZr8ME","properties":{"formattedCitation":"(10)","plainCitation":"(10)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(10)</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(X-Axis), comparing to WCs, after batch correction for cell type and stress. (F) Scatter plot of t-statistics of DGEA in SG (Y-Axis) and PB (X-Axis) purified by FAPS/FANCI</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{"citationID":"Kpoa2zvv","properties":{"formattedCitation":"(10, 19)","plainCitation":"(10, 19)","noteIndex":0},"citationItems":[{"id":"iQhpNGpf/TIpDmWc0","uris":["http://zotero.org/users/local/q86rvdj2/items/KSJHQXQ8"],"itemData":{"id":1,"type":"article-journal","abstract":"Post-transcriptional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(10, 19)</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comparing to WCs, after batch correction for stress</w:t>
      </w:r>
      <w:r w:rsidR="007E2FFB" w:rsidRPr="000D5496">
        <w:rPr>
          <w:rFonts w:ascii="Arial" w:hAnsi="Arial" w:cs="Arial"/>
          <w:sz w:val="20"/>
          <w:szCs w:val="20"/>
          <w:lang w:val="en-GB"/>
        </w:rPr>
        <w:t xml:space="preserve">. </w:t>
      </w:r>
      <w:r w:rsidRPr="000D5496">
        <w:rPr>
          <w:rFonts w:ascii="Arial" w:hAnsi="Arial" w:cs="Arial"/>
          <w:sz w:val="20"/>
          <w:szCs w:val="20"/>
          <w:lang w:val="en-GB"/>
        </w:rPr>
        <w:t>In all panels, genes as circles colo</w:t>
      </w:r>
      <w:r w:rsidR="00157ABA" w:rsidRPr="000D5496">
        <w:rPr>
          <w:rFonts w:ascii="Arial" w:hAnsi="Arial" w:cs="Arial"/>
          <w:sz w:val="20"/>
          <w:szCs w:val="20"/>
          <w:lang w:val="en-GB"/>
        </w:rPr>
        <w:t>u</w:t>
      </w:r>
      <w:r w:rsidRPr="000D5496">
        <w:rPr>
          <w:rFonts w:ascii="Arial" w:hAnsi="Arial" w:cs="Arial"/>
          <w:sz w:val="20"/>
          <w:szCs w:val="20"/>
          <w:lang w:val="en-GB"/>
        </w:rPr>
        <w:t xml:space="preserve">red by RNA </w:t>
      </w:r>
      <w:r w:rsidRPr="000D5496">
        <w:rPr>
          <w:rFonts w:ascii="Arial" w:hAnsi="Arial" w:cs="Arial"/>
          <w:sz w:val="20"/>
          <w:szCs w:val="20"/>
          <w:lang w:val="en-GB"/>
        </w:rPr>
        <w:lastRenderedPageBreak/>
        <w:t>length (nt); density contour lines in dark red, Spearman’s correlation coefficient ρ and associated test’s p-value on top left corner.</w:t>
      </w:r>
      <w:r w:rsidR="00196102" w:rsidRPr="000D5496" w:rsidDel="00196102">
        <w:rPr>
          <w:rFonts w:ascii="Arial" w:hAnsi="Arial" w:cs="Arial"/>
          <w:sz w:val="20"/>
          <w:szCs w:val="20"/>
          <w:lang w:val="en-GB"/>
        </w:rPr>
        <w:t xml:space="preserve"> </w:t>
      </w:r>
    </w:p>
    <w:p w14:paraId="7664B44A" w14:textId="77777777" w:rsidR="003878D0" w:rsidRPr="000D5496" w:rsidRDefault="003878D0" w:rsidP="00785308">
      <w:pPr>
        <w:jc w:val="both"/>
        <w:rPr>
          <w:rFonts w:ascii="Arial" w:hAnsi="Arial" w:cs="Arial"/>
          <w:sz w:val="20"/>
          <w:szCs w:val="20"/>
          <w:lang w:val="en-GB"/>
        </w:rPr>
      </w:pPr>
    </w:p>
    <w:p w14:paraId="1D2A8F9B" w14:textId="5E46D78C" w:rsidR="003878D0" w:rsidRPr="000D5496" w:rsidRDefault="004D1A37" w:rsidP="00785308">
      <w:pPr>
        <w:jc w:val="both"/>
        <w:rPr>
          <w:rFonts w:ascii="Arial" w:hAnsi="Arial" w:cs="Arial"/>
          <w:sz w:val="20"/>
          <w:szCs w:val="20"/>
          <w:lang w:val="en-GB"/>
        </w:rPr>
      </w:pPr>
      <w:r w:rsidRPr="000D5496">
        <w:rPr>
          <w:rFonts w:ascii="Arial" w:hAnsi="Arial" w:cs="Arial"/>
          <w:noProof/>
          <w:sz w:val="20"/>
          <w:szCs w:val="20"/>
          <w:lang w:val="en-GB"/>
        </w:rPr>
        <w:drawing>
          <wp:inline distT="0" distB="0" distL="0" distR="0" wp14:anchorId="72596F26" wp14:editId="770D94B3">
            <wp:extent cx="5729058" cy="7728585"/>
            <wp:effectExtent l="0" t="0" r="5080" b="5715"/>
            <wp:docPr id="18310507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0767" name="Imagem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9058" cy="7728585"/>
                    </a:xfrm>
                    <a:prstGeom prst="rect">
                      <a:avLst/>
                    </a:prstGeom>
                  </pic:spPr>
                </pic:pic>
              </a:graphicData>
            </a:graphic>
          </wp:inline>
        </w:drawing>
      </w:r>
    </w:p>
    <w:p w14:paraId="58166F7E" w14:textId="0CA71055" w:rsidR="003878D0" w:rsidRPr="00436866" w:rsidRDefault="003878D0" w:rsidP="003878D0">
      <w:pPr>
        <w:jc w:val="both"/>
        <w:rPr>
          <w:rFonts w:ascii="Arial" w:hAnsi="Arial" w:cs="Arial"/>
          <w:color w:val="000000" w:themeColor="text1"/>
          <w:sz w:val="20"/>
          <w:szCs w:val="20"/>
          <w:lang w:val="en-GB"/>
        </w:rPr>
      </w:pPr>
      <w:r w:rsidRPr="000D5496">
        <w:rPr>
          <w:rFonts w:ascii="Arial" w:hAnsi="Arial" w:cs="Arial"/>
          <w:b/>
          <w:bCs/>
          <w:sz w:val="20"/>
          <w:szCs w:val="20"/>
          <w:lang w:val="en-GB"/>
        </w:rPr>
        <w:t xml:space="preserve">Supplementary Figure 7. </w:t>
      </w:r>
      <w:r w:rsidR="00A70887" w:rsidRPr="000D5496">
        <w:rPr>
          <w:rFonts w:ascii="Arial" w:hAnsi="Arial" w:cs="Arial"/>
          <w:sz w:val="20"/>
          <w:szCs w:val="20"/>
          <w:lang w:val="en-GB"/>
        </w:rPr>
        <w:t xml:space="preserve">(A) </w:t>
      </w:r>
      <w:r w:rsidRPr="000D5496">
        <w:rPr>
          <w:rFonts w:ascii="Arial" w:hAnsi="Arial" w:cs="Arial"/>
          <w:sz w:val="20"/>
          <w:szCs w:val="20"/>
          <w:lang w:val="en-GB"/>
        </w:rPr>
        <w:t xml:space="preserve">Scatter plot of t-statistics of DGE of simulated yeast SG </w:t>
      </w:r>
      <w:r w:rsidRPr="000D5496">
        <w:rPr>
          <w:rFonts w:ascii="Arial" w:hAnsi="Arial" w:cs="Arial"/>
          <w:i/>
          <w:iCs/>
          <w:sz w:val="20"/>
          <w:szCs w:val="20"/>
          <w:lang w:val="en-GB"/>
        </w:rPr>
        <w:t>versus</w:t>
      </w:r>
      <w:r w:rsidRPr="000D5496">
        <w:rPr>
          <w:rFonts w:ascii="Arial" w:hAnsi="Arial" w:cs="Arial"/>
          <w:sz w:val="20"/>
          <w:szCs w:val="20"/>
          <w:lang w:val="en-GB"/>
        </w:rPr>
        <w:t xml:space="preserve"> WC</w:t>
      </w:r>
      <w:r w:rsidR="00A70887" w:rsidRPr="000D5496">
        <w:rPr>
          <w:rFonts w:ascii="Arial" w:hAnsi="Arial" w:cs="Arial"/>
          <w:sz w:val="20"/>
          <w:szCs w:val="20"/>
          <w:lang w:val="en-GB"/>
        </w:rPr>
        <w:t xml:space="preserve"> (Y-Axis)</w:t>
      </w:r>
      <w:r w:rsidRPr="000D5496">
        <w:rPr>
          <w:rFonts w:ascii="Arial" w:hAnsi="Arial" w:cs="Arial"/>
          <w:sz w:val="20"/>
          <w:szCs w:val="20"/>
          <w:lang w:val="en-GB"/>
        </w:rPr>
        <w:t xml:space="preserve">, with </w:t>
      </w:r>
      <w:r w:rsidRPr="000D5496">
        <w:rPr>
          <w:rFonts w:ascii="Arial" w:hAnsi="Arial" w:cs="Arial"/>
          <w:i/>
          <w:iCs/>
          <w:sz w:val="20"/>
          <w:szCs w:val="20"/>
          <w:lang w:val="en-GB"/>
        </w:rPr>
        <w:t>S</w:t>
      </w:r>
      <w:r w:rsidRPr="000D5496">
        <w:rPr>
          <w:rFonts w:ascii="Arial" w:hAnsi="Arial" w:cs="Arial"/>
          <w:sz w:val="20"/>
          <w:szCs w:val="20"/>
          <w:lang w:val="en-GB"/>
        </w:rPr>
        <w:t xml:space="preserve"> estimations based on Sed-seq data</w:t>
      </w:r>
      <w:r w:rsidRPr="000D5496">
        <w:rPr>
          <w:rFonts w:ascii="Arial" w:hAnsi="Arial" w:cs="Arial"/>
          <w:sz w:val="20"/>
          <w:szCs w:val="20"/>
          <w:vertAlign w:val="superscript"/>
          <w:lang w:val="en-GB"/>
        </w:rPr>
        <w:t>31</w:t>
      </w:r>
      <w:r w:rsidRPr="000D5496">
        <w:rPr>
          <w:rFonts w:ascii="Arial" w:hAnsi="Arial" w:cs="Arial"/>
          <w:sz w:val="20"/>
          <w:szCs w:val="20"/>
          <w:lang w:val="en-GB"/>
        </w:rPr>
        <w:t>, and t-statistics of DGE in yeast SGs purified by DC</w:t>
      </w:r>
      <w:r w:rsidRPr="000D5496">
        <w:rPr>
          <w:rFonts w:ascii="Arial" w:hAnsi="Arial" w:cs="Arial"/>
          <w:sz w:val="20"/>
          <w:szCs w:val="20"/>
          <w:vertAlign w:val="superscript"/>
          <w:lang w:val="en-GB"/>
        </w:rPr>
        <w:t>29</w:t>
      </w:r>
      <w:r w:rsidRPr="000D5496">
        <w:rPr>
          <w:rFonts w:ascii="Arial" w:hAnsi="Arial" w:cs="Arial"/>
          <w:sz w:val="20"/>
          <w:szCs w:val="20"/>
          <w:lang w:val="en-GB"/>
        </w:rPr>
        <w:t xml:space="preserve"> </w:t>
      </w:r>
      <w:r w:rsidRPr="000D5496">
        <w:rPr>
          <w:rFonts w:ascii="Arial" w:hAnsi="Arial" w:cs="Arial"/>
          <w:sz w:val="20"/>
          <w:szCs w:val="20"/>
          <w:lang w:val="en-GB"/>
        </w:rPr>
        <w:lastRenderedPageBreak/>
        <w:t>(X-Axis); transcripts as circles colo</w:t>
      </w:r>
      <w:r w:rsidR="00157ABA" w:rsidRPr="000D5496">
        <w:rPr>
          <w:rFonts w:ascii="Arial" w:hAnsi="Arial" w:cs="Arial"/>
          <w:sz w:val="20"/>
          <w:szCs w:val="20"/>
          <w:lang w:val="en-GB"/>
        </w:rPr>
        <w:t>u</w:t>
      </w:r>
      <w:r w:rsidRPr="000D5496">
        <w:rPr>
          <w:rFonts w:ascii="Arial" w:hAnsi="Arial" w:cs="Arial"/>
          <w:sz w:val="20"/>
          <w:szCs w:val="20"/>
          <w:lang w:val="en-GB"/>
        </w:rPr>
        <w:t xml:space="preserve">red by RNA </w:t>
      </w:r>
      <w:r w:rsidRPr="00436866">
        <w:rPr>
          <w:rFonts w:ascii="Arial" w:hAnsi="Arial" w:cs="Arial"/>
          <w:sz w:val="20"/>
          <w:szCs w:val="20"/>
          <w:lang w:val="en-GB"/>
        </w:rPr>
        <w:t xml:space="preserve">length;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w:t>
      </w:r>
      <w:r w:rsidRPr="00436866">
        <w:rPr>
          <w:rStyle w:val="CommentReference"/>
          <w:rFonts w:ascii="Arial" w:hAnsi="Arial" w:cs="Arial"/>
          <w:sz w:val="20"/>
          <w:szCs w:val="20"/>
          <w:lang w:val="en-GB"/>
        </w:rPr>
        <w:t xml:space="preserve"> (B)</w:t>
      </w:r>
      <w:r w:rsidRPr="00436866">
        <w:rPr>
          <w:rFonts w:ascii="Arial" w:hAnsi="Arial" w:cs="Arial"/>
          <w:sz w:val="20"/>
          <w:szCs w:val="20"/>
          <w:lang w:val="en-GB"/>
        </w:rPr>
        <w:t xml:space="preserve"> Volcano plot of </w:t>
      </w:r>
      <w:r w:rsidR="00A70887" w:rsidRPr="00436866">
        <w:rPr>
          <w:rFonts w:ascii="Arial" w:hAnsi="Arial" w:cs="Arial"/>
          <w:sz w:val="20"/>
          <w:szCs w:val="20"/>
          <w:lang w:val="en-GB"/>
        </w:rPr>
        <w:t>DGEA</w:t>
      </w:r>
      <w:r w:rsidRPr="00436866">
        <w:rPr>
          <w:rFonts w:ascii="Arial" w:hAnsi="Arial" w:cs="Arial"/>
          <w:sz w:val="20"/>
          <w:szCs w:val="20"/>
          <w:lang w:val="en-GB"/>
        </w:rPr>
        <w:t xml:space="preserve"> (Y-Axis – B-Statistic</w:t>
      </w:r>
      <w:r w:rsidR="00A70887" w:rsidRPr="00436866">
        <w:rPr>
          <w:rFonts w:ascii="Arial" w:hAnsi="Arial" w:cs="Arial"/>
          <w:sz w:val="20"/>
          <w:szCs w:val="20"/>
          <w:lang w:val="en-GB"/>
        </w:rPr>
        <w:t xml:space="preserve">; </w:t>
      </w:r>
      <w:r w:rsidRPr="00436866">
        <w:rPr>
          <w:rFonts w:ascii="Arial" w:hAnsi="Arial" w:cs="Arial"/>
          <w:sz w:val="20"/>
          <w:szCs w:val="20"/>
          <w:lang w:val="en-GB"/>
        </w:rPr>
        <w:t xml:space="preserve">X-Axis - </w:t>
      </w:r>
      <w:r w:rsidR="00A70887" w:rsidRPr="00436866">
        <w:rPr>
          <w:rFonts w:ascii="Arial" w:hAnsi="Arial" w:cs="Arial"/>
          <w:sz w:val="20"/>
          <w:szCs w:val="20"/>
          <w:lang w:val="en-GB"/>
        </w:rPr>
        <w:t>l</w:t>
      </w:r>
      <w:r w:rsidRPr="00436866">
        <w:rPr>
          <w:rFonts w:ascii="Arial" w:hAnsi="Arial" w:cs="Arial"/>
          <w:sz w:val="20"/>
          <w:szCs w:val="20"/>
          <w:lang w:val="en-GB"/>
        </w:rPr>
        <w:t>og2 Fold-Change) between original SGs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A8mayxbu","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and simulated SGs, based on Sed-Seq</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SmWPZyln","properties":{"formattedCitation":"(20)","plainCitation":"(20)","noteIndex":0},"citationItems":[{"id":"iQhpNGpf/TdYiqMRp","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(20)</w:t>
      </w:r>
      <w:r w:rsidRPr="00436866">
        <w:rPr>
          <w:rFonts w:ascii="Arial" w:hAnsi="Arial" w:cs="Arial"/>
          <w:sz w:val="20"/>
          <w:szCs w:val="20"/>
          <w:lang w:val="en-GB"/>
        </w:rPr>
        <w:fldChar w:fldCharType="end"/>
      </w:r>
      <w:r w:rsidRPr="00436866">
        <w:rPr>
          <w:rFonts w:ascii="Arial" w:hAnsi="Arial" w:cs="Arial"/>
          <w:sz w:val="20"/>
          <w:szCs w:val="20"/>
          <w:lang w:val="en-GB"/>
        </w:rPr>
        <w:t xml:space="preserve"> data; transcripts as circles, with commonly used RNA FISH controls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iW4pQBwQ","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in red. Vertical dashed lines correspond to -0.75 and 0.75 log 2FC. Horizontal dashed line corresponds to B-statistic = 0. (C) Volcano plot of </w:t>
      </w:r>
      <w:r w:rsidR="00A70887" w:rsidRPr="00436866">
        <w:rPr>
          <w:rFonts w:ascii="Arial" w:hAnsi="Arial" w:cs="Arial"/>
          <w:sz w:val="20"/>
          <w:szCs w:val="20"/>
          <w:lang w:val="en-GB"/>
        </w:rPr>
        <w:t>DGEA</w:t>
      </w:r>
      <w:r w:rsidRPr="00436866">
        <w:rPr>
          <w:rFonts w:ascii="Arial" w:hAnsi="Arial" w:cs="Arial"/>
          <w:sz w:val="20"/>
          <w:szCs w:val="20"/>
          <w:lang w:val="en-GB"/>
        </w:rPr>
        <w:t xml:space="preserve"> (Y-Axis – B-Statistic</w:t>
      </w:r>
      <w:r w:rsidR="00A70887" w:rsidRPr="00436866">
        <w:rPr>
          <w:rFonts w:ascii="Arial" w:hAnsi="Arial" w:cs="Arial"/>
          <w:sz w:val="20"/>
          <w:szCs w:val="20"/>
          <w:lang w:val="en-GB"/>
        </w:rPr>
        <w:t xml:space="preserve">; </w:t>
      </w:r>
      <w:r w:rsidRPr="00436866">
        <w:rPr>
          <w:rFonts w:ascii="Arial" w:hAnsi="Arial" w:cs="Arial"/>
          <w:sz w:val="20"/>
          <w:szCs w:val="20"/>
          <w:lang w:val="en-GB"/>
        </w:rPr>
        <w:t xml:space="preserve">X-Axis - Log2 Fold-Change) </w:t>
      </w:r>
      <w:r w:rsidR="00A70887" w:rsidRPr="00436866">
        <w:rPr>
          <w:rFonts w:ascii="Arial" w:hAnsi="Arial" w:cs="Arial"/>
          <w:sz w:val="20"/>
          <w:szCs w:val="20"/>
          <w:lang w:val="en-GB"/>
        </w:rPr>
        <w:t>of interception of stress with RNP sample types, given by linear modeling (</w:t>
      </w:r>
      <w:r w:rsidR="00A70887" w:rsidRPr="00436866">
        <w:rPr>
          <w:rFonts w:ascii="Arial" w:hAnsi="Arial" w:cs="Arial"/>
          <w:i/>
          <w:iCs/>
          <w:sz w:val="20"/>
          <w:szCs w:val="20"/>
          <w:lang w:val="en-GB"/>
        </w:rPr>
        <w:t>i.e.</w:t>
      </w:r>
      <w:r w:rsidR="00A70887" w:rsidRPr="00436866">
        <w:rPr>
          <w:rFonts w:ascii="Arial" w:hAnsi="Arial" w:cs="Arial"/>
          <w:sz w:val="20"/>
          <w:szCs w:val="20"/>
          <w:lang w:val="en-GB"/>
        </w:rPr>
        <w:t>, corresponding to DC-isolated RNP granules stress specific sequestration)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DLpziUq2","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transcripts as circles, with commonly used RNA FISH controls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YhjfzwBD","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in red. Vertical dashed lines correspond to -1 and 1 log2FC. Horizontal dashed line corresponds to B-statistic = 0.</w:t>
      </w:r>
      <w:r w:rsidRPr="00436866">
        <w:rPr>
          <w:rFonts w:ascii="Arial" w:hAnsi="Arial" w:cs="Arial"/>
          <w:b/>
          <w:bCs/>
          <w:sz w:val="20"/>
          <w:szCs w:val="20"/>
          <w:lang w:val="en-GB"/>
        </w:rPr>
        <w:t xml:space="preserve"> </w:t>
      </w:r>
      <w:r w:rsidRPr="00436866">
        <w:rPr>
          <w:rFonts w:ascii="Arial" w:hAnsi="Arial" w:cs="Arial"/>
          <w:sz w:val="20"/>
          <w:szCs w:val="20"/>
          <w:lang w:val="en-GB"/>
        </w:rPr>
        <w:t>(D) Scatter plot of t-statistics of DGE in linear modelled DC-isolated RNP granules stress-specific sequestration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9NhLMlsm","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xml:space="preserve"> (</w:t>
      </w:r>
      <w:r w:rsidR="00274C12" w:rsidRPr="00436866">
        <w:rPr>
          <w:rFonts w:ascii="Arial" w:hAnsi="Arial" w:cs="Arial"/>
          <w:sz w:val="20"/>
          <w:szCs w:val="20"/>
          <w:lang w:val="en-GB"/>
        </w:rPr>
        <w:t>Y</w:t>
      </w:r>
      <w:r w:rsidRPr="00436866">
        <w:rPr>
          <w:rFonts w:ascii="Arial" w:hAnsi="Arial" w:cs="Arial"/>
          <w:sz w:val="20"/>
          <w:szCs w:val="20"/>
          <w:lang w:val="en-GB"/>
        </w:rPr>
        <w:t>-Axis) and RNA length (</w:t>
      </w:r>
      <w:r w:rsidR="00274C12" w:rsidRPr="00436866">
        <w:rPr>
          <w:rFonts w:ascii="Arial" w:hAnsi="Arial" w:cs="Arial"/>
          <w:sz w:val="20"/>
          <w:szCs w:val="20"/>
          <w:lang w:val="en-GB"/>
        </w:rPr>
        <w:t>X</w:t>
      </w:r>
      <w:r w:rsidRPr="00436866">
        <w:rPr>
          <w:rFonts w:ascii="Arial" w:hAnsi="Arial" w:cs="Arial"/>
          <w:sz w:val="20"/>
          <w:szCs w:val="20"/>
          <w:lang w:val="en-GB"/>
        </w:rPr>
        <w:t xml:space="preserve">-Axis); transcripts as circles; density contour lines </w:t>
      </w:r>
      <w:r w:rsidRPr="007C3B8B">
        <w:rPr>
          <w:rFonts w:ascii="Arial" w:hAnsi="Arial" w:cs="Arial"/>
          <w:sz w:val="20"/>
          <w:szCs w:val="20"/>
          <w:lang w:val="en-GB"/>
        </w:rPr>
        <w:t xml:space="preserve">in dark red, Spearman’s correlation </w:t>
      </w:r>
      <w:r w:rsidR="00896EDF" w:rsidRPr="007C3B8B">
        <w:rPr>
          <w:rFonts w:ascii="Arial" w:hAnsi="Arial" w:cs="Arial"/>
          <w:sz w:val="20"/>
          <w:szCs w:val="20"/>
          <w:lang w:val="en-GB"/>
        </w:rPr>
        <w:t>coefficient ρ</w:t>
      </w:r>
      <w:r w:rsidRPr="007C3B8B">
        <w:rPr>
          <w:rFonts w:ascii="Arial" w:hAnsi="Arial" w:cs="Arial"/>
          <w:sz w:val="20"/>
          <w:szCs w:val="20"/>
          <w:lang w:val="en-GB"/>
        </w:rPr>
        <w:t xml:space="preserve"> and </w:t>
      </w:r>
      <w:r w:rsidRPr="00436866">
        <w:rPr>
          <w:rFonts w:ascii="Arial" w:hAnsi="Arial" w:cs="Arial"/>
          <w:sz w:val="20"/>
          <w:szCs w:val="20"/>
          <w:lang w:val="en-GB"/>
        </w:rPr>
        <w:t xml:space="preserve">associated test’s p-value on top left corner. (E) </w:t>
      </w:r>
      <w:r w:rsidR="000F7253" w:rsidRPr="00436866">
        <w:rPr>
          <w:rFonts w:ascii="Arial" w:hAnsi="Arial" w:cs="Arial"/>
          <w:color w:val="000000" w:themeColor="text1"/>
          <w:sz w:val="20"/>
          <w:szCs w:val="20"/>
          <w:lang w:val="en-GB"/>
        </w:rPr>
        <w:t xml:space="preserve">GSEA NES of Hallmark gene sets, </w:t>
      </w:r>
      <w:r w:rsidR="000F7253" w:rsidRPr="00436866">
        <w:rPr>
          <w:rFonts w:ascii="Arial" w:hAnsi="Arial" w:cs="Arial"/>
          <w:sz w:val="20"/>
          <w:szCs w:val="20"/>
          <w:lang w:val="en-GB"/>
        </w:rPr>
        <w:t>with genes ranked by t-statistics of differential expression</w:t>
      </w:r>
      <w:r w:rsidR="000F7253" w:rsidRPr="00436866">
        <w:rPr>
          <w:rFonts w:ascii="Arial" w:hAnsi="Arial" w:cs="Arial"/>
          <w:color w:val="000000" w:themeColor="text1"/>
          <w:sz w:val="20"/>
          <w:szCs w:val="20"/>
          <w:lang w:val="en-GB"/>
        </w:rPr>
        <w:t>,</w:t>
      </w:r>
      <w:r w:rsidRPr="00436866">
        <w:rPr>
          <w:rFonts w:ascii="Arial" w:hAnsi="Arial" w:cs="Arial"/>
          <w:color w:val="000000" w:themeColor="text1"/>
          <w:sz w:val="20"/>
          <w:szCs w:val="20"/>
          <w:lang w:val="en-GB"/>
        </w:rPr>
        <w:t xml:space="preserve"> in </w:t>
      </w:r>
      <w:r w:rsidRPr="00436866">
        <w:rPr>
          <w:rFonts w:ascii="Arial" w:hAnsi="Arial" w:cs="Arial"/>
          <w:sz w:val="20"/>
          <w:szCs w:val="20"/>
          <w:lang w:val="en-GB"/>
        </w:rPr>
        <w:t>linear modelled DC-isolated RNP granules stress-specific sequestration</w:t>
      </w:r>
      <w:r w:rsidRPr="007C3B8B">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7g9GtdMJ","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C3B8B">
        <w:rPr>
          <w:rFonts w:ascii="Arial" w:hAnsi="Arial" w:cs="Arial"/>
          <w:sz w:val="20"/>
          <w:szCs w:val="20"/>
          <w:lang w:val="en-GB"/>
        </w:rPr>
        <w:fldChar w:fldCharType="separate"/>
      </w:r>
      <w:r w:rsidR="00E1546D" w:rsidRPr="00436866">
        <w:rPr>
          <w:rFonts w:ascii="Aptos" w:hAnsi="Aptos"/>
          <w:sz w:val="20"/>
          <w:lang w:val="en-GB"/>
        </w:rPr>
        <w:t>(16)</w:t>
      </w:r>
      <w:r w:rsidRPr="007C3B8B">
        <w:rPr>
          <w:rFonts w:ascii="Arial" w:hAnsi="Arial" w:cs="Arial"/>
          <w:sz w:val="20"/>
          <w:szCs w:val="20"/>
          <w:lang w:val="en-GB"/>
        </w:rPr>
        <w:fldChar w:fldCharType="end"/>
      </w:r>
      <w:r w:rsidRPr="00436866">
        <w:rPr>
          <w:rFonts w:ascii="Arial" w:hAnsi="Arial" w:cs="Arial"/>
          <w:sz w:val="20"/>
          <w:szCs w:val="20"/>
          <w:lang w:val="en-GB"/>
        </w:rPr>
        <w:t xml:space="preserve">. (F) </w:t>
      </w:r>
      <w:r w:rsidR="000F7253" w:rsidRPr="00436866">
        <w:rPr>
          <w:rFonts w:ascii="Arial" w:hAnsi="Arial" w:cs="Arial"/>
          <w:color w:val="000000" w:themeColor="text1"/>
          <w:sz w:val="20"/>
          <w:szCs w:val="20"/>
          <w:lang w:val="en-GB"/>
        </w:rPr>
        <w:t xml:space="preserve">GSEA NES of Hallmark gene sets, </w:t>
      </w:r>
      <w:r w:rsidR="000F7253" w:rsidRPr="00436866">
        <w:rPr>
          <w:rFonts w:ascii="Arial" w:hAnsi="Arial" w:cs="Arial"/>
          <w:sz w:val="20"/>
          <w:szCs w:val="20"/>
          <w:lang w:val="en-GB"/>
        </w:rPr>
        <w:t>with genes ranked by t-statistics of differential expression</w:t>
      </w:r>
      <w:r w:rsidR="000F7253" w:rsidRPr="00436866">
        <w:rPr>
          <w:rFonts w:ascii="Arial" w:hAnsi="Arial" w:cs="Arial"/>
          <w:color w:val="000000" w:themeColor="text1"/>
          <w:sz w:val="20"/>
          <w:szCs w:val="20"/>
          <w:lang w:val="en-GB"/>
        </w:rPr>
        <w:t xml:space="preserve">, </w:t>
      </w:r>
      <w:r w:rsidRPr="00436866">
        <w:rPr>
          <w:rFonts w:ascii="Arial" w:hAnsi="Arial" w:cs="Arial"/>
          <w:color w:val="000000" w:themeColor="text1"/>
          <w:sz w:val="20"/>
          <w:szCs w:val="20"/>
          <w:lang w:val="en-GB"/>
        </w:rPr>
        <w:t xml:space="preserve">in </w:t>
      </w:r>
      <w:r w:rsidRPr="00436866">
        <w:rPr>
          <w:rFonts w:ascii="Arial" w:hAnsi="Arial" w:cs="Arial"/>
          <w:sz w:val="20"/>
          <w:szCs w:val="20"/>
          <w:lang w:val="en-GB"/>
        </w:rPr>
        <w:t xml:space="preserve">SG-bearing WC samples </w:t>
      </w:r>
      <w:r w:rsidRPr="00436866">
        <w:rPr>
          <w:rFonts w:ascii="Arial" w:hAnsi="Arial" w:cs="Arial"/>
          <w:i/>
          <w:iCs/>
          <w:sz w:val="20"/>
          <w:szCs w:val="20"/>
          <w:lang w:val="en-GB"/>
        </w:rPr>
        <w:t>versus</w:t>
      </w:r>
      <w:r w:rsidRPr="00436866">
        <w:rPr>
          <w:rFonts w:ascii="Arial" w:hAnsi="Arial" w:cs="Arial"/>
          <w:sz w:val="20"/>
          <w:szCs w:val="20"/>
          <w:lang w:val="en-GB"/>
        </w:rPr>
        <w:t xml:space="preserve"> their Non-SG-bearing counterparts</w:t>
      </w:r>
      <w:r w:rsidRPr="007C3B8B">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{"citationID":"76dVljmg","properties":{"formattedCitation":"(2, 16)","plainCitation":"(2, 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S."},{"family":"Parker","given":"Roy"}],"issued":{"date-parts":[["2019",12,1]]}}},{"id":"iQhpNGpf/FJb9rkVK","uris":["http://zotero.org/users/local/1p9EH8ax/items/JRJEKK4Q"],"itemData":{"id":"3kMMCi5j/bmm8KRav","type":"article-journal","abstract":"Stress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7C3B8B">
        <w:rPr>
          <w:rFonts w:ascii="Arial" w:hAnsi="Arial" w:cs="Arial"/>
          <w:sz w:val="20"/>
          <w:szCs w:val="20"/>
          <w:lang w:val="en-GB"/>
        </w:rPr>
        <w:fldChar w:fldCharType="separate"/>
      </w:r>
      <w:r w:rsidR="00E1546D" w:rsidRPr="00436866">
        <w:rPr>
          <w:rFonts w:ascii="Aptos" w:hAnsi="Aptos"/>
          <w:sz w:val="20"/>
          <w:lang w:val="en-GB"/>
        </w:rPr>
        <w:t>(2, 16)</w:t>
      </w:r>
      <w:r w:rsidRPr="007C3B8B">
        <w:rPr>
          <w:rFonts w:ascii="Arial" w:hAnsi="Arial" w:cs="Arial"/>
          <w:sz w:val="20"/>
          <w:szCs w:val="20"/>
          <w:lang w:val="en-GB"/>
        </w:rPr>
        <w:fldChar w:fldCharType="end"/>
      </w:r>
      <w:r w:rsidRPr="00436866">
        <w:rPr>
          <w:rFonts w:ascii="Arial" w:hAnsi="Arial" w:cs="Arial"/>
          <w:sz w:val="20"/>
          <w:szCs w:val="20"/>
          <w:lang w:val="en-GB"/>
        </w:rPr>
        <w:t>.</w:t>
      </w:r>
      <w:r w:rsidR="00AC126F" w:rsidRPr="00436866">
        <w:rPr>
          <w:rFonts w:ascii="Arial" w:hAnsi="Arial" w:cs="Arial"/>
          <w:color w:val="000000" w:themeColor="text1"/>
          <w:sz w:val="20"/>
          <w:szCs w:val="20"/>
          <w:lang w:val="en-GB"/>
        </w:rPr>
        <w:t xml:space="preserve"> </w:t>
      </w:r>
    </w:p>
    <w:p w14:paraId="0CCCC8FE" w14:textId="0F9CABC6" w:rsidR="0006494D" w:rsidRPr="0003490B" w:rsidRDefault="0006494D" w:rsidP="0006494D">
      <w:pPr>
        <w:jc w:val="both"/>
        <w:rPr>
          <w:rFonts w:ascii="Arial" w:hAnsi="Arial" w:cs="Arial"/>
          <w:sz w:val="20"/>
          <w:szCs w:val="20"/>
          <w:lang w:val="en-GB"/>
        </w:rPr>
      </w:pPr>
      <w:del w:id="83" w:author="Alexandre Miguel Kaizeler Guedes Da Silva Afonso" w:date="2026-08-10T10:59:00Z" w16du:dateUtc="2026-08-10T09:59:00Z">
        <w:r w:rsidRPr="007C3B8B" w:rsidDel="003E3B5B">
          <w:rPr>
            <w:rFonts w:ascii="Arial" w:hAnsi="Arial" w:cs="Arial"/>
            <w:noProof/>
            <w:sz w:val="20"/>
            <w:szCs w:val="20"/>
            <w:lang w:val="en-GB"/>
          </w:rPr>
          <w:lastRenderedPageBreak/>
          <w:drawing>
            <wp:inline distT="0" distB="0" distL="0" distR="0" wp14:anchorId="7CEE9489" wp14:editId="51DE2315">
              <wp:extent cx="5465880" cy="7923530"/>
              <wp:effectExtent l="0" t="0" r="1905" b="1270"/>
              <wp:docPr id="592627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27287"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5880" cy="7923530"/>
                      </a:xfrm>
                      <a:prstGeom prst="rect">
                        <a:avLst/>
                      </a:prstGeom>
                    </pic:spPr>
                  </pic:pic>
                </a:graphicData>
              </a:graphic>
            </wp:inline>
          </w:drawing>
        </w:r>
      </w:del>
      <w:ins w:id="84" w:author="Alexandre Miguel Kaizeler Guedes Da Silva Afonso" w:date="2026-08-10T11:03:00Z" w16du:dateUtc="2026-08-10T10:03:00Z">
        <w:r w:rsidR="006F0BFD">
          <w:rPr>
            <w:rFonts w:ascii="Arial" w:hAnsi="Arial" w:cs="Arial"/>
            <w:noProof/>
            <w:sz w:val="20"/>
            <w:szCs w:val="20"/>
            <w:lang w:val="en-GB"/>
          </w:rPr>
          <w:drawing>
            <wp:inline distT="0" distB="0" distL="0" distR="0" wp14:anchorId="0876896C" wp14:editId="41CB011B">
              <wp:extent cx="5716805" cy="8243570"/>
              <wp:effectExtent l="0" t="0" r="0" b="0"/>
              <wp:docPr id="1344201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1547"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6805" cy="8243570"/>
                      </a:xfrm>
                      <a:prstGeom prst="rect">
                        <a:avLst/>
                      </a:prstGeom>
                    </pic:spPr>
                  </pic:pic>
                </a:graphicData>
              </a:graphic>
            </wp:inline>
          </w:drawing>
        </w:r>
      </w:ins>
    </w:p>
    <w:p w14:paraId="27477F62" w14:textId="3C2F5047" w:rsidR="0006494D" w:rsidRPr="0007068C" w:rsidRDefault="0006494D" w:rsidP="0006494D">
      <w:pPr>
        <w:jc w:val="both"/>
        <w:rPr>
          <w:rFonts w:ascii="Arial" w:hAnsi="Arial" w:cs="Arial"/>
          <w:sz w:val="20"/>
          <w:szCs w:val="20"/>
          <w:lang w:val="en-GB"/>
        </w:rPr>
      </w:pPr>
      <w:r w:rsidRPr="0003490B">
        <w:rPr>
          <w:rFonts w:ascii="Arial" w:hAnsi="Arial" w:cs="Arial"/>
          <w:b/>
          <w:bCs/>
          <w:sz w:val="20"/>
          <w:szCs w:val="20"/>
          <w:lang w:val="en-GB"/>
        </w:rPr>
        <w:t>Supplementary Figure 8. Mitochondrial RNA Enrichment Across SG Transcriptomes.</w:t>
      </w:r>
      <w:r w:rsidRPr="0003490B">
        <w:rPr>
          <w:rFonts w:ascii="Arial" w:hAnsi="Arial" w:cs="Arial"/>
          <w:sz w:val="20"/>
          <w:szCs w:val="20"/>
          <w:lang w:val="en-GB"/>
        </w:rPr>
        <w:t xml:space="preserve"> (A) (Left) </w:t>
      </w:r>
      <w:r w:rsidR="0007068C">
        <w:rPr>
          <w:rFonts w:ascii="Arial" w:hAnsi="Arial" w:cs="Arial"/>
          <w:sz w:val="20"/>
          <w:szCs w:val="20"/>
          <w:lang w:val="en-GB"/>
        </w:rPr>
        <w:t xml:space="preserve">Heatmap of </w:t>
      </w:r>
      <w:r w:rsidRPr="0003490B">
        <w:rPr>
          <w:rFonts w:ascii="Arial" w:hAnsi="Arial" w:cs="Arial"/>
          <w:sz w:val="20"/>
          <w:szCs w:val="20"/>
          <w:lang w:val="en-GB"/>
        </w:rPr>
        <w:t xml:space="preserve">NES from GSEA using Hallmark gene sets, based on genes ranked by t-statistics of </w:t>
      </w:r>
      <w:r w:rsidR="00F51066" w:rsidRPr="0003490B">
        <w:rPr>
          <w:rFonts w:ascii="Arial" w:hAnsi="Arial" w:cs="Arial"/>
          <w:sz w:val="20"/>
          <w:szCs w:val="20"/>
          <w:lang w:val="en-GB"/>
        </w:rPr>
        <w:t>DGE</w:t>
      </w:r>
      <w:r w:rsidRPr="0003490B">
        <w:rPr>
          <w:rFonts w:ascii="Arial" w:hAnsi="Arial" w:cs="Arial"/>
          <w:sz w:val="20"/>
          <w:szCs w:val="20"/>
          <w:lang w:val="en-GB"/>
        </w:rPr>
        <w:t xml:space="preserve"> between centrifugation-corrected SGs and </w:t>
      </w:r>
      <w:r w:rsidR="00F51066" w:rsidRPr="0003490B">
        <w:rPr>
          <w:rFonts w:ascii="Arial" w:hAnsi="Arial" w:cs="Arial"/>
          <w:sz w:val="20"/>
          <w:szCs w:val="20"/>
          <w:lang w:val="en-GB"/>
        </w:rPr>
        <w:t>controls</w:t>
      </w:r>
      <w:r w:rsidRPr="0003490B">
        <w:rPr>
          <w:rFonts w:ascii="Arial" w:hAnsi="Arial" w:cs="Arial"/>
          <w:sz w:val="20"/>
          <w:szCs w:val="20"/>
          <w:lang w:val="en-GB"/>
        </w:rPr>
        <w:t xml:space="preserve"> or between WCs with and without SGs across </w:t>
      </w:r>
      <w:r w:rsidRPr="0003490B">
        <w:rPr>
          <w:rFonts w:ascii="Arial" w:hAnsi="Arial" w:cs="Arial"/>
          <w:sz w:val="20"/>
          <w:szCs w:val="20"/>
          <w:lang w:val="en-GB"/>
        </w:rPr>
        <w:lastRenderedPageBreak/>
        <w:t xml:space="preserve">multiple studies. (Right) Paired half-violin plots showing the distribution of NES values obtained from GSEA using 1000 size-matched random gene sets (violins), for mitochondrially encoded (darker shades) or nuclear-encoded mitochondrially localized genes (lighter shades), across the transcriptomic profiles of corrected/controlled SGs from different studies. The observed NES for each gene set is shown as a large dot; filled dots indicate empirical FPR &lt; 0.05. Numbers adjacent to each dot indicate the percentile of the observed NES within the corresponding null distribution. Colour of each violin indicates SG purification method, as indicated above the image. (B) </w:t>
      </w:r>
      <w:r w:rsidR="0007068C">
        <w:rPr>
          <w:rFonts w:ascii="Arial" w:hAnsi="Arial" w:cs="Arial"/>
          <w:sz w:val="20"/>
          <w:szCs w:val="20"/>
          <w:lang w:val="en-GB"/>
        </w:rPr>
        <w:t>Cross-dataset v</w:t>
      </w:r>
      <w:r w:rsidRPr="0003490B">
        <w:rPr>
          <w:rFonts w:ascii="Arial" w:hAnsi="Arial" w:cs="Arial"/>
          <w:sz w:val="20"/>
          <w:szCs w:val="20"/>
          <w:lang w:val="en-GB"/>
        </w:rPr>
        <w:t>ariance of</w:t>
      </w:r>
      <w:r w:rsidR="00A26A27" w:rsidRPr="0003490B">
        <w:rPr>
          <w:rFonts w:ascii="Arial" w:hAnsi="Arial" w:cs="Arial"/>
          <w:sz w:val="20"/>
          <w:szCs w:val="20"/>
          <w:lang w:val="en-GB"/>
        </w:rPr>
        <w:t xml:space="preserve"> </w:t>
      </w:r>
      <w:r w:rsidRPr="0003490B">
        <w:rPr>
          <w:rFonts w:ascii="Arial" w:hAnsi="Arial" w:cs="Arial"/>
          <w:sz w:val="20"/>
          <w:szCs w:val="20"/>
          <w:lang w:val="en-GB"/>
        </w:rPr>
        <w:t>t-statistic</w:t>
      </w:r>
      <w:r w:rsidR="00A26A27" w:rsidRPr="0003490B">
        <w:rPr>
          <w:rFonts w:ascii="Arial" w:hAnsi="Arial" w:cs="Arial"/>
          <w:sz w:val="20"/>
          <w:szCs w:val="20"/>
          <w:lang w:val="en-GB"/>
        </w:rPr>
        <w:t xml:space="preserve"> </w:t>
      </w:r>
      <w:r w:rsidRPr="0003490B">
        <w:rPr>
          <w:rFonts w:ascii="Arial" w:hAnsi="Arial" w:cs="Arial"/>
          <w:sz w:val="20"/>
          <w:szCs w:val="20"/>
          <w:lang w:val="en-GB"/>
        </w:rPr>
        <w:t xml:space="preserve"> of </w:t>
      </w:r>
      <w:ins w:id="85" w:author="Alexandre Miguel Kaizeler Guedes Da Silva Afonso" w:date="2026-08-10T13:00:00Z" w16du:dateUtc="2026-08-10T12:00:00Z">
        <w:r w:rsidR="001B3E8A" w:rsidRPr="0003490B">
          <w:rPr>
            <w:rFonts w:ascii="Arial" w:hAnsi="Arial" w:cs="Arial"/>
            <w:sz w:val="20"/>
            <w:szCs w:val="20"/>
            <w:lang w:val="en-GB"/>
          </w:rPr>
          <w:t>DGE between centrifugation-corrected SGs and controls</w:t>
        </w:r>
        <w:r w:rsidR="001B3E8A" w:rsidRPr="0003490B" w:rsidDel="001B3E8A">
          <w:rPr>
            <w:rFonts w:ascii="Arial" w:hAnsi="Arial" w:cs="Arial"/>
            <w:sz w:val="20"/>
            <w:szCs w:val="20"/>
            <w:lang w:val="en-GB"/>
          </w:rPr>
          <w:t xml:space="preserve"> </w:t>
        </w:r>
      </w:ins>
      <w:del w:id="86" w:author="Alexandre Miguel Kaizeler Guedes Da Silva Afonso" w:date="2026-08-10T13:00:00Z" w16du:dateUtc="2026-08-10T12:00:00Z">
        <w:r w:rsidR="00A26A27" w:rsidRPr="0003490B" w:rsidDel="001B3E8A">
          <w:rPr>
            <w:rFonts w:ascii="Arial" w:hAnsi="Arial" w:cs="Arial"/>
            <w:sz w:val="20"/>
            <w:szCs w:val="20"/>
            <w:lang w:val="en-GB"/>
          </w:rPr>
          <w:delText>DGE</w:delText>
        </w:r>
        <w:r w:rsidRPr="0003490B" w:rsidDel="001B3E8A">
          <w:rPr>
            <w:rFonts w:ascii="Arial" w:hAnsi="Arial" w:cs="Arial"/>
            <w:sz w:val="20"/>
            <w:szCs w:val="20"/>
            <w:lang w:val="en-GB"/>
          </w:rPr>
          <w:delText xml:space="preserve"> in SGs </w:delText>
        </w:r>
      </w:del>
      <w:r w:rsidRPr="0003490B">
        <w:rPr>
          <w:rFonts w:ascii="Arial" w:hAnsi="Arial" w:cs="Arial"/>
          <w:sz w:val="20"/>
          <w:szCs w:val="20"/>
          <w:lang w:val="en-GB"/>
        </w:rPr>
        <w:t>plotted against its average across datasets</w:t>
      </w:r>
      <w:r w:rsidR="0007068C">
        <w:rPr>
          <w:rFonts w:ascii="Arial" w:hAnsi="Arial" w:cs="Arial"/>
          <w:sz w:val="20"/>
          <w:szCs w:val="20"/>
          <w:lang w:val="en-GB"/>
        </w:rPr>
        <w:t xml:space="preserve"> </w:t>
      </w:r>
      <w:r w:rsidR="0007068C" w:rsidRPr="0003490B">
        <w:rPr>
          <w:rFonts w:ascii="Arial" w:hAnsi="Arial" w:cs="Arial"/>
          <w:sz w:val="20"/>
          <w:szCs w:val="20"/>
          <w:lang w:val="en-GB"/>
        </w:rPr>
        <w:t>(see Methods)</w:t>
      </w:r>
      <w:r w:rsidRPr="0003490B">
        <w:rPr>
          <w:rFonts w:ascii="Arial" w:hAnsi="Arial" w:cs="Arial"/>
          <w:sz w:val="20"/>
          <w:szCs w:val="20"/>
          <w:lang w:val="en-GB"/>
        </w:rPr>
        <w:t>; transcripts as circles, coloured green if mitochondrial encoded,</w:t>
      </w:r>
      <w:r w:rsidR="00A26A27" w:rsidRPr="0003490B">
        <w:rPr>
          <w:rFonts w:ascii="Arial" w:hAnsi="Arial" w:cs="Arial"/>
          <w:sz w:val="20"/>
          <w:szCs w:val="20"/>
          <w:lang w:val="en-GB"/>
        </w:rPr>
        <w:t xml:space="preserve"> orange if nuclear encoded and mitochondrial located, purple if used as SG RNA markers</w:t>
      </w:r>
      <w:r w:rsidR="00A26A27" w:rsidRPr="0003490B">
        <w:rPr>
          <w:rFonts w:ascii="Arial" w:hAnsi="Arial" w:cs="Arial"/>
          <w:sz w:val="20"/>
          <w:szCs w:val="20"/>
          <w:lang w:val="en-GB"/>
        </w:rPr>
        <w:fldChar w:fldCharType="begin"/>
      </w:r>
      <w:r w:rsidR="00E1546D" w:rsidRPr="007C3B8B">
        <w:rPr>
          <w:rFonts w:ascii="Arial" w:hAnsi="Arial" w:cs="Arial"/>
          <w:sz w:val="20"/>
          <w:szCs w:val="20"/>
          <w:lang w:val="en-GB"/>
        </w:rPr>
        <w:instrText xml:space="preserve"> ADDIN ZOTERO_ITEM CSL_CITATION {"citationID":"CeXfdXGX","properties":{"unsorted":false,"formattedCitation":"(1)","plainCitation":"(1)","noteIndex":0},"citationItems":[{"id":"iQhpNGpf/dG3nnzJH","uris":["http://zotero.org/users/local/1p9EH8ax/items/WPA4SC2G"],"itemData":{"id":"MOl8eXaE/y66lgqcH","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26A27" w:rsidRPr="0003490B">
        <w:rPr>
          <w:rFonts w:ascii="Arial" w:hAnsi="Arial" w:cs="Arial"/>
          <w:sz w:val="20"/>
          <w:szCs w:val="20"/>
          <w:lang w:val="en-GB"/>
        </w:rPr>
        <w:fldChar w:fldCharType="separate"/>
      </w:r>
      <w:r w:rsidR="00E1546D" w:rsidRPr="0007068C">
        <w:rPr>
          <w:rFonts w:ascii="Aptos" w:hAnsi="Aptos"/>
          <w:sz w:val="20"/>
          <w:lang w:val="en-GB"/>
        </w:rPr>
        <w:t>(1)</w:t>
      </w:r>
      <w:r w:rsidR="00A26A27" w:rsidRPr="0003490B">
        <w:rPr>
          <w:rFonts w:ascii="Arial" w:hAnsi="Arial" w:cs="Arial"/>
          <w:sz w:val="20"/>
          <w:szCs w:val="20"/>
          <w:lang w:val="en-GB"/>
        </w:rPr>
        <w:fldChar w:fldCharType="end"/>
      </w:r>
      <w:r w:rsidR="00A26A27" w:rsidRPr="0007068C">
        <w:rPr>
          <w:rFonts w:ascii="Arial" w:hAnsi="Arial" w:cs="Arial"/>
          <w:sz w:val="20"/>
          <w:szCs w:val="20"/>
          <w:lang w:val="en-GB"/>
        </w:rPr>
        <w:t>,</w:t>
      </w:r>
      <w:r w:rsidRPr="0007068C">
        <w:rPr>
          <w:rFonts w:ascii="Arial" w:hAnsi="Arial" w:cs="Arial"/>
          <w:sz w:val="20"/>
          <w:szCs w:val="20"/>
          <w:lang w:val="en-GB"/>
        </w:rPr>
        <w:t xml:space="preserve"> blue if “</w:t>
      </w:r>
      <w:r w:rsidR="00A26A27" w:rsidRPr="0007068C">
        <w:rPr>
          <w:rFonts w:ascii="Arial" w:hAnsi="Arial" w:cs="Arial"/>
          <w:sz w:val="20"/>
          <w:szCs w:val="20"/>
          <w:lang w:val="en-GB"/>
        </w:rPr>
        <w:t>consistently</w:t>
      </w:r>
      <w:r w:rsidRPr="0007068C">
        <w:rPr>
          <w:rFonts w:ascii="Arial" w:hAnsi="Arial" w:cs="Arial"/>
          <w:sz w:val="20"/>
          <w:szCs w:val="20"/>
          <w:lang w:val="en-GB"/>
        </w:rPr>
        <w:t xml:space="preserve"> depleted" (Variance t &lt; 10 and Average t &lt; -</w:t>
      </w:r>
      <w:r w:rsidR="00A26A27" w:rsidRPr="0007068C">
        <w:rPr>
          <w:rFonts w:ascii="Arial" w:hAnsi="Arial" w:cs="Arial"/>
          <w:sz w:val="20"/>
          <w:szCs w:val="20"/>
          <w:lang w:val="en-GB"/>
        </w:rPr>
        <w:t>5</w:t>
      </w:r>
      <w:r w:rsidRPr="0007068C">
        <w:rPr>
          <w:rFonts w:ascii="Arial" w:hAnsi="Arial" w:cs="Arial"/>
          <w:sz w:val="20"/>
          <w:szCs w:val="20"/>
          <w:lang w:val="en-GB"/>
        </w:rPr>
        <w:t>), and red if “</w:t>
      </w:r>
      <w:r w:rsidR="00A26A27" w:rsidRPr="0007068C">
        <w:rPr>
          <w:rFonts w:ascii="Arial" w:hAnsi="Arial" w:cs="Arial"/>
          <w:sz w:val="20"/>
          <w:szCs w:val="20"/>
          <w:lang w:val="en-GB"/>
        </w:rPr>
        <w:t>consistently</w:t>
      </w:r>
      <w:r w:rsidRPr="0007068C">
        <w:rPr>
          <w:rFonts w:ascii="Arial" w:hAnsi="Arial" w:cs="Arial"/>
          <w:sz w:val="20"/>
          <w:szCs w:val="20"/>
          <w:lang w:val="en-GB"/>
        </w:rPr>
        <w:t xml:space="preserve"> enriched" (Variance t &lt; </w:t>
      </w:r>
      <w:r w:rsidR="00A26A27" w:rsidRPr="0007068C">
        <w:rPr>
          <w:rFonts w:ascii="Arial" w:hAnsi="Arial" w:cs="Arial"/>
          <w:sz w:val="20"/>
          <w:szCs w:val="20"/>
          <w:lang w:val="en-GB"/>
        </w:rPr>
        <w:t>2</w:t>
      </w:r>
      <w:r w:rsidRPr="0007068C">
        <w:rPr>
          <w:rFonts w:ascii="Arial" w:hAnsi="Arial" w:cs="Arial"/>
          <w:sz w:val="20"/>
          <w:szCs w:val="20"/>
          <w:lang w:val="en-GB"/>
        </w:rPr>
        <w:t xml:space="preserve">0 and Average t &gt; </w:t>
      </w:r>
      <w:r w:rsidR="00A26A27" w:rsidRPr="0007068C">
        <w:rPr>
          <w:rFonts w:ascii="Arial" w:hAnsi="Arial" w:cs="Arial"/>
          <w:sz w:val="20"/>
          <w:szCs w:val="20"/>
          <w:lang w:val="en-GB"/>
        </w:rPr>
        <w:t>4</w:t>
      </w:r>
      <w:r w:rsidRPr="0007068C">
        <w:rPr>
          <w:rFonts w:ascii="Arial" w:hAnsi="Arial" w:cs="Arial"/>
          <w:sz w:val="20"/>
          <w:szCs w:val="20"/>
          <w:lang w:val="en-GB"/>
        </w:rPr>
        <w:t>.5). (C) Enrichment plot of GSEA of mitochondrially encoded transcripts ranked by the</w:t>
      </w:r>
      <w:r w:rsidR="00A26A27" w:rsidRPr="0007068C">
        <w:rPr>
          <w:rFonts w:ascii="Arial" w:hAnsi="Arial" w:cs="Arial"/>
          <w:sz w:val="20"/>
          <w:szCs w:val="20"/>
          <w:lang w:val="en-GB"/>
        </w:rPr>
        <w:t xml:space="preserve"> </w:t>
      </w:r>
      <w:r w:rsidR="0007068C">
        <w:rPr>
          <w:rFonts w:ascii="Arial" w:hAnsi="Arial" w:cs="Arial"/>
          <w:sz w:val="20"/>
          <w:szCs w:val="20"/>
          <w:lang w:val="en-GB"/>
        </w:rPr>
        <w:t xml:space="preserve">cross-dataset </w:t>
      </w:r>
      <w:r w:rsidRPr="0007068C">
        <w:rPr>
          <w:rFonts w:ascii="Arial" w:hAnsi="Arial" w:cs="Arial"/>
          <w:sz w:val="20"/>
          <w:szCs w:val="20"/>
          <w:lang w:val="en-GB"/>
        </w:rPr>
        <w:t xml:space="preserve">average t-statistic of </w:t>
      </w:r>
      <w:ins w:id="87" w:author="Alexandre Miguel Kaizeler Guedes Da Silva Afonso" w:date="2026-08-10T13:01:00Z" w16du:dateUtc="2026-08-10T12:01:00Z">
        <w:r w:rsidR="001B3E8A" w:rsidRPr="0003490B">
          <w:rPr>
            <w:rFonts w:ascii="Arial" w:hAnsi="Arial" w:cs="Arial"/>
            <w:sz w:val="20"/>
            <w:szCs w:val="20"/>
            <w:lang w:val="en-GB"/>
          </w:rPr>
          <w:t>DGE between centrifugation-corrected SGs and controls</w:t>
        </w:r>
      </w:ins>
      <w:del w:id="88" w:author="Alexandre Miguel Kaizeler Guedes Da Silva Afonso" w:date="2026-08-10T13:01:00Z" w16du:dateUtc="2026-08-10T12:01:00Z">
        <w:r w:rsidR="00A26A27" w:rsidRPr="0007068C" w:rsidDel="001B3E8A">
          <w:rPr>
            <w:rFonts w:ascii="Arial" w:hAnsi="Arial" w:cs="Arial"/>
            <w:sz w:val="20"/>
            <w:szCs w:val="20"/>
            <w:lang w:val="en-GB"/>
          </w:rPr>
          <w:delText>DGE</w:delText>
        </w:r>
        <w:r w:rsidRPr="0007068C" w:rsidDel="001B3E8A">
          <w:rPr>
            <w:rFonts w:ascii="Arial" w:hAnsi="Arial" w:cs="Arial"/>
            <w:sz w:val="20"/>
            <w:szCs w:val="20"/>
            <w:lang w:val="en-GB"/>
          </w:rPr>
          <w:delText xml:space="preserve"> between samples with and without SGs</w:delText>
        </w:r>
      </w:del>
      <w:r w:rsidRPr="0007068C">
        <w:rPr>
          <w:rFonts w:ascii="Arial" w:hAnsi="Arial" w:cs="Arial"/>
          <w:sz w:val="20"/>
          <w:szCs w:val="20"/>
          <w:lang w:val="en-GB"/>
        </w:rPr>
        <w:t xml:space="preserve">.  (D) </w:t>
      </w:r>
      <w:commentRangeStart w:id="89"/>
      <w:del w:id="90" w:author="Alexandre Miguel Kaizeler Guedes Da Silva Afonso" w:date="2026-08-10T13:01:00Z" w16du:dateUtc="2026-08-10T12:01:00Z">
        <w:r w:rsidR="00A26A27" w:rsidRPr="0007068C" w:rsidDel="001B3E8A">
          <w:rPr>
            <w:rFonts w:ascii="Arial" w:hAnsi="Arial" w:cs="Arial"/>
            <w:sz w:val="20"/>
            <w:szCs w:val="20"/>
            <w:lang w:val="en-GB"/>
          </w:rPr>
          <w:delText xml:space="preserve">Forest </w:delText>
        </w:r>
      </w:del>
      <w:ins w:id="91" w:author="Alexandre Miguel Kaizeler Guedes Da Silva Afonso" w:date="2026-08-10T13:01:00Z" w16du:dateUtc="2026-08-10T12:01:00Z">
        <w:r w:rsidR="001B3E8A">
          <w:rPr>
            <w:rFonts w:ascii="Arial" w:hAnsi="Arial" w:cs="Arial"/>
            <w:sz w:val="20"/>
            <w:szCs w:val="20"/>
            <w:lang w:val="en-GB"/>
          </w:rPr>
          <w:t>Bar</w:t>
        </w:r>
        <w:r w:rsidR="001B3E8A" w:rsidRPr="0007068C">
          <w:rPr>
            <w:rFonts w:ascii="Arial" w:hAnsi="Arial" w:cs="Arial"/>
            <w:sz w:val="20"/>
            <w:szCs w:val="20"/>
            <w:lang w:val="en-GB"/>
          </w:rPr>
          <w:t xml:space="preserve"> </w:t>
        </w:r>
      </w:ins>
      <w:r w:rsidR="00A26A27" w:rsidRPr="0007068C">
        <w:rPr>
          <w:rFonts w:ascii="Arial" w:hAnsi="Arial" w:cs="Arial"/>
          <w:sz w:val="20"/>
          <w:szCs w:val="20"/>
          <w:lang w:val="en-GB"/>
        </w:rPr>
        <w:t xml:space="preserve">plot </w:t>
      </w:r>
      <w:commentRangeEnd w:id="89"/>
      <w:r w:rsidR="0007068C" w:rsidRPr="0007068C">
        <w:rPr>
          <w:rStyle w:val="CommentReference"/>
          <w:rFonts w:ascii="Arial" w:hAnsi="Arial" w:cs="Arial"/>
          <w:sz w:val="20"/>
          <w:szCs w:val="20"/>
          <w:lang w:val="en-GB"/>
        </w:rPr>
        <w:commentReference w:id="89"/>
      </w:r>
      <w:r w:rsidR="00A26A27" w:rsidRPr="0007068C">
        <w:rPr>
          <w:rFonts w:ascii="Arial" w:hAnsi="Arial" w:cs="Arial"/>
          <w:sz w:val="20"/>
          <w:szCs w:val="20"/>
          <w:lang w:val="en-GB"/>
        </w:rPr>
        <w:t xml:space="preserve">of </w:t>
      </w:r>
      <w:r w:rsidR="00A26A27" w:rsidRPr="001B3E8A">
        <w:rPr>
          <w:rFonts w:ascii="Arial" w:hAnsi="Arial" w:cs="Arial"/>
          <w:i/>
          <w:iCs/>
          <w:sz w:val="20"/>
          <w:szCs w:val="20"/>
          <w:lang w:val="en-GB"/>
          <w:rPrChange w:id="92" w:author="Alexandre Miguel Kaizeler Guedes Da Silva Afonso" w:date="2026-08-10T13:01:00Z" w16du:dateUtc="2026-08-10T12:01:00Z">
            <w:rPr>
              <w:rFonts w:ascii="Arial" w:hAnsi="Arial" w:cs="Arial"/>
              <w:sz w:val="20"/>
              <w:szCs w:val="20"/>
              <w:lang w:val="en-GB"/>
            </w:rPr>
          </w:rPrChange>
        </w:rPr>
        <w:t>NORAD’s</w:t>
      </w:r>
      <w:r w:rsidR="00A26A27" w:rsidRPr="0007068C">
        <w:rPr>
          <w:rFonts w:ascii="Arial" w:hAnsi="Arial" w:cs="Arial"/>
          <w:sz w:val="20"/>
          <w:szCs w:val="20"/>
          <w:lang w:val="en-GB"/>
        </w:rPr>
        <w:t xml:space="preserve"> </w:t>
      </w:r>
      <w:del w:id="93" w:author="Alexandre Miguel Kaizeler Guedes Da Silva Afonso" w:date="2026-08-10T13:01:00Z" w16du:dateUtc="2026-08-10T12:01:00Z">
        <w:r w:rsidR="00A26A27" w:rsidRPr="0007068C" w:rsidDel="001B3E8A">
          <w:rPr>
            <w:rFonts w:ascii="Arial" w:hAnsi="Arial" w:cs="Arial"/>
            <w:sz w:val="20"/>
            <w:szCs w:val="20"/>
            <w:lang w:val="en-GB"/>
          </w:rPr>
          <w:delText xml:space="preserve">weighted </w:delText>
        </w:r>
      </w:del>
      <w:ins w:id="94" w:author="Alexandre Miguel Kaizeler Guedes Da Silva Afonso" w:date="2026-08-10T13:01:00Z" w16du:dateUtc="2026-08-10T12:01:00Z">
        <w:r w:rsidR="001B3E8A">
          <w:rPr>
            <w:rFonts w:ascii="Arial" w:hAnsi="Arial" w:cs="Arial"/>
            <w:sz w:val="20"/>
            <w:szCs w:val="20"/>
            <w:lang w:val="en-GB"/>
          </w:rPr>
          <w:t>average</w:t>
        </w:r>
        <w:r w:rsidR="001B3E8A" w:rsidRPr="0007068C">
          <w:rPr>
            <w:rFonts w:ascii="Arial" w:hAnsi="Arial" w:cs="Arial"/>
            <w:sz w:val="20"/>
            <w:szCs w:val="20"/>
            <w:lang w:val="en-GB"/>
          </w:rPr>
          <w:t xml:space="preserve"> </w:t>
        </w:r>
      </w:ins>
      <w:commentRangeStart w:id="95"/>
      <w:r w:rsidR="00A26A27" w:rsidRPr="0007068C">
        <w:rPr>
          <w:rFonts w:ascii="Arial" w:hAnsi="Arial" w:cs="Arial"/>
          <w:sz w:val="20"/>
          <w:szCs w:val="20"/>
          <w:lang w:val="en-GB"/>
        </w:rPr>
        <w:t xml:space="preserve">t-statistic </w:t>
      </w:r>
      <w:commentRangeEnd w:id="95"/>
      <w:r w:rsidR="0007068C">
        <w:rPr>
          <w:rStyle w:val="CommentReference"/>
          <w:rFonts w:ascii="Arial" w:hAnsi="Arial" w:cs="Arial"/>
          <w:sz w:val="20"/>
          <w:szCs w:val="20"/>
          <w:lang w:val="en-GB"/>
        </w:rPr>
        <w:commentReference w:id="95"/>
      </w:r>
      <w:ins w:id="96" w:author="Alexandre Miguel Kaizeler Guedes Da Silva Afonso" w:date="2026-08-10T13:01:00Z" w16du:dateUtc="2026-08-10T12:01:00Z">
        <w:r w:rsidR="001B3E8A">
          <w:rPr>
            <w:rFonts w:ascii="Arial" w:hAnsi="Arial" w:cs="Arial"/>
            <w:sz w:val="20"/>
            <w:szCs w:val="20"/>
            <w:lang w:val="en-GB"/>
          </w:rPr>
          <w:t xml:space="preserve">of </w:t>
        </w:r>
        <w:r w:rsidR="001B3E8A" w:rsidRPr="0003490B">
          <w:rPr>
            <w:rFonts w:ascii="Arial" w:hAnsi="Arial" w:cs="Arial"/>
            <w:sz w:val="20"/>
            <w:szCs w:val="20"/>
            <w:lang w:val="en-GB"/>
          </w:rPr>
          <w:t>DGE between centrifugation-corrected SGs and controls</w:t>
        </w:r>
        <w:r w:rsidR="001B3E8A" w:rsidRPr="0007068C">
          <w:rPr>
            <w:rFonts w:ascii="Arial" w:hAnsi="Arial" w:cs="Arial"/>
            <w:sz w:val="20"/>
            <w:szCs w:val="20"/>
            <w:lang w:val="en-GB"/>
          </w:rPr>
          <w:t xml:space="preserve"> </w:t>
        </w:r>
      </w:ins>
      <w:r w:rsidR="00A26A27" w:rsidRPr="0007068C">
        <w:rPr>
          <w:rFonts w:ascii="Arial" w:hAnsi="Arial" w:cs="Arial"/>
          <w:sz w:val="20"/>
          <w:szCs w:val="20"/>
          <w:lang w:val="en-GB"/>
        </w:rPr>
        <w:t xml:space="preserve">across different studies. Average value is represented by the </w:t>
      </w:r>
      <w:del w:id="97" w:author="Alexandre Miguel Kaizeler Guedes Da Silva Afonso" w:date="2026-08-10T13:02:00Z" w16du:dateUtc="2026-08-10T12:02:00Z">
        <w:r w:rsidR="00A26A27" w:rsidRPr="0007068C" w:rsidDel="001B3E8A">
          <w:rPr>
            <w:rFonts w:ascii="Arial" w:hAnsi="Arial" w:cs="Arial"/>
            <w:sz w:val="20"/>
            <w:szCs w:val="20"/>
            <w:lang w:val="en-GB"/>
          </w:rPr>
          <w:delText>black diamon</w:delText>
        </w:r>
        <w:r w:rsidR="00CA6271" w:rsidRPr="0007068C" w:rsidDel="001B3E8A">
          <w:rPr>
            <w:rFonts w:ascii="Arial" w:hAnsi="Arial" w:cs="Arial"/>
            <w:sz w:val="20"/>
            <w:szCs w:val="20"/>
            <w:lang w:val="en-GB"/>
          </w:rPr>
          <w:delText>d</w:delText>
        </w:r>
        <w:r w:rsidR="00A26A27" w:rsidRPr="0007068C" w:rsidDel="001B3E8A">
          <w:rPr>
            <w:rFonts w:ascii="Arial" w:hAnsi="Arial" w:cs="Arial"/>
            <w:sz w:val="20"/>
            <w:szCs w:val="20"/>
            <w:lang w:val="en-GB"/>
          </w:rPr>
          <w:delText>.</w:delText>
        </w:r>
      </w:del>
      <w:ins w:id="98" w:author="Alexandre Miguel Kaizeler Guedes Da Silva Afonso" w:date="2026-08-10T13:02:00Z" w16du:dateUtc="2026-08-10T12:02:00Z">
        <w:r w:rsidR="001B3E8A">
          <w:rPr>
            <w:rFonts w:ascii="Arial" w:hAnsi="Arial" w:cs="Arial"/>
            <w:sz w:val="20"/>
            <w:szCs w:val="20"/>
            <w:lang w:val="en-GB"/>
          </w:rPr>
          <w:t>dashed black line.</w:t>
        </w:r>
      </w:ins>
    </w:p>
    <w:p w14:paraId="1EAC8AB2" w14:textId="594DC32A" w:rsidR="00B219E5" w:rsidRPr="00451A9C" w:rsidRDefault="00B219E5" w:rsidP="003878D0">
      <w:pPr>
        <w:jc w:val="both"/>
        <w:rPr>
          <w:ins w:id="99" w:author="Alexandre Miguel Kaizeler Guedes Da Silva Afonso" w:date="2026-07-08T11:59:00Z" w16du:dateUtc="2026-07-08T10:59:00Z"/>
          <w:rFonts w:ascii="Arial" w:hAnsi="Arial" w:cs="Arial"/>
          <w:sz w:val="20"/>
          <w:szCs w:val="20"/>
          <w:lang w:val="en-GB"/>
          <w:rPrChange w:id="100" w:author="Nuno Morais" w:date="2026-08-04T13:08:00Z" w16du:dateUtc="2026-08-04T12:08:00Z">
            <w:rPr>
              <w:ins w:id="101" w:author="Alexandre Miguel Kaizeler Guedes Da Silva Afonso" w:date="2026-07-08T11:59:00Z" w16du:dateUtc="2026-07-08T10:59:00Z"/>
              <w:rFonts w:ascii="Arial" w:hAnsi="Arial" w:cs="Arial"/>
              <w:sz w:val="20"/>
              <w:szCs w:val="20"/>
            </w:rPr>
          </w:rPrChange>
        </w:rPr>
      </w:pPr>
      <w:del w:id="102" w:author="Alexandre Miguel Kaizeler Guedes Da Silva Afonso" w:date="2026-07-08T11:59:00Z" w16du:dateUtc="2026-07-08T10:59:00Z">
        <w:r w:rsidRPr="00451A9C" w:rsidDel="007B1B3A">
          <w:rPr>
            <w:rFonts w:ascii="Arial" w:hAnsi="Arial" w:cs="Arial"/>
            <w:noProof/>
            <w:sz w:val="20"/>
            <w:szCs w:val="20"/>
            <w:lang w:val="en-GB"/>
            <w:rPrChange w:id="103" w:author="Nuno Morais" w:date="2026-08-04T13:08:00Z" w16du:dateUtc="2026-08-04T12:08:00Z">
              <w:rPr>
                <w:rFonts w:ascii="Arial" w:hAnsi="Arial" w:cs="Arial"/>
                <w:noProof/>
                <w:sz w:val="20"/>
                <w:szCs w:val="20"/>
              </w:rPr>
            </w:rPrChange>
          </w:rPr>
          <w:drawing>
            <wp:inline distT="0" distB="0" distL="0" distR="0" wp14:anchorId="4D9026B9" wp14:editId="17450B9C">
              <wp:extent cx="5731510" cy="8187690"/>
              <wp:effectExtent l="0" t="0" r="0" b="0"/>
              <wp:docPr id="19057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9344" name="Picture 19057393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8187690"/>
                      </a:xfrm>
                      <a:prstGeom prst="rect">
                        <a:avLst/>
                      </a:prstGeom>
                    </pic:spPr>
                  </pic:pic>
                </a:graphicData>
              </a:graphic>
            </wp:inline>
          </w:drawing>
        </w:r>
      </w:del>
    </w:p>
    <w:p w14:paraId="60DD3EFF" w14:textId="43DB2156" w:rsidR="007B1B3A" w:rsidRPr="0003490B" w:rsidRDefault="00145B93" w:rsidP="003878D0">
      <w:pPr>
        <w:jc w:val="both"/>
        <w:rPr>
          <w:rFonts w:ascii="Arial" w:hAnsi="Arial" w:cs="Arial"/>
          <w:sz w:val="20"/>
          <w:szCs w:val="20"/>
          <w:lang w:val="en-GB"/>
        </w:rPr>
      </w:pPr>
      <w:del w:id="104" w:author="Alexandre Miguel Kaizeler Guedes Da Silva Afonso" w:date="2026-08-10T16:31:00Z" w16du:dateUtc="2026-08-10T15:31:00Z">
        <w:r w:rsidRPr="00086911" w:rsidDel="006E1A9E">
          <w:rPr>
            <w:rFonts w:ascii="Arial" w:hAnsi="Arial" w:cs="Arial"/>
            <w:noProof/>
            <w:sz w:val="20"/>
            <w:szCs w:val="20"/>
            <w:lang w:val="en-GB"/>
          </w:rPr>
          <w:lastRenderedPageBreak/>
          <w:drawing>
            <wp:inline distT="0" distB="0" distL="0" distR="0" wp14:anchorId="2B139ADB" wp14:editId="05311E79">
              <wp:extent cx="5731510" cy="8229600"/>
              <wp:effectExtent l="0" t="0" r="2540" b="0"/>
              <wp:docPr id="2532521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52112" name="Imagem 2532521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8229600"/>
                      </a:xfrm>
                      <a:prstGeom prst="rect">
                        <a:avLst/>
                      </a:prstGeom>
                    </pic:spPr>
                  </pic:pic>
                </a:graphicData>
              </a:graphic>
            </wp:inline>
          </w:drawing>
        </w:r>
      </w:del>
      <w:ins w:id="105" w:author="Alexandre Miguel Kaizeler Guedes Da Silva Afonso" w:date="2026-08-10T16:33:00Z" w16du:dateUtc="2026-08-10T15:33:00Z">
        <w:r w:rsidR="006E1A9E">
          <w:rPr>
            <w:rFonts w:ascii="Arial" w:hAnsi="Arial" w:cs="Arial"/>
            <w:noProof/>
            <w:sz w:val="20"/>
            <w:szCs w:val="20"/>
            <w:lang w:val="en-GB"/>
          </w:rPr>
          <w:drawing>
            <wp:inline distT="0" distB="0" distL="0" distR="0" wp14:anchorId="489AB510" wp14:editId="1955BF13">
              <wp:extent cx="5731510" cy="7793990"/>
              <wp:effectExtent l="0" t="0" r="0" b="3810"/>
              <wp:docPr id="1092730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30984" name="Picture 10927309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7793990"/>
                      </a:xfrm>
                      <a:prstGeom prst="rect">
                        <a:avLst/>
                      </a:prstGeom>
                    </pic:spPr>
                  </pic:pic>
                </a:graphicData>
              </a:graphic>
            </wp:inline>
          </w:drawing>
        </w:r>
      </w:ins>
    </w:p>
    <w:p w14:paraId="776C2E29" w14:textId="3929C7CA" w:rsidR="00584F9F" w:rsidRDefault="00B219E5">
      <w:pPr>
        <w:spacing w:line="278" w:lineRule="auto"/>
        <w:rPr>
          <w:rFonts w:ascii="Arial" w:hAnsi="Arial" w:cs="Arial"/>
          <w:sz w:val="20"/>
          <w:szCs w:val="20"/>
          <w:lang w:val="en-GB"/>
        </w:rPr>
      </w:pPr>
      <w:r w:rsidRPr="0003490B">
        <w:rPr>
          <w:rFonts w:ascii="Arial" w:hAnsi="Arial" w:cs="Arial"/>
          <w:b/>
          <w:bCs/>
          <w:sz w:val="20"/>
          <w:szCs w:val="20"/>
          <w:lang w:val="en-GB"/>
        </w:rPr>
        <w:t xml:space="preserve">Supplementary Figure </w:t>
      </w:r>
      <w:r w:rsidR="00FC13A1" w:rsidRPr="0003490B">
        <w:rPr>
          <w:rFonts w:ascii="Arial" w:hAnsi="Arial" w:cs="Arial"/>
          <w:b/>
          <w:bCs/>
          <w:sz w:val="20"/>
          <w:szCs w:val="20"/>
          <w:lang w:val="en-GB"/>
        </w:rPr>
        <w:t>9</w:t>
      </w:r>
      <w:r w:rsidRPr="0003490B">
        <w:rPr>
          <w:rFonts w:ascii="Arial" w:hAnsi="Arial" w:cs="Arial"/>
          <w:b/>
          <w:bCs/>
          <w:sz w:val="20"/>
          <w:szCs w:val="20"/>
          <w:lang w:val="en-GB"/>
        </w:rPr>
        <w:t xml:space="preserve">. </w:t>
      </w:r>
      <w:r w:rsidRPr="0003490B">
        <w:rPr>
          <w:rFonts w:ascii="Arial" w:hAnsi="Arial" w:cs="Arial"/>
          <w:sz w:val="20"/>
          <w:szCs w:val="20"/>
          <w:lang w:val="en-GB"/>
        </w:rPr>
        <w:t xml:space="preserve"> </w:t>
      </w:r>
      <w:commentRangeStart w:id="106"/>
      <w:r w:rsidR="00145B93" w:rsidRPr="0003490B">
        <w:rPr>
          <w:rFonts w:ascii="Arial" w:hAnsi="Arial" w:cs="Arial"/>
          <w:sz w:val="20"/>
          <w:szCs w:val="20"/>
          <w:lang w:val="en-GB"/>
        </w:rPr>
        <w:t xml:space="preserve">Multi-panel </w:t>
      </w:r>
      <w:commentRangeEnd w:id="106"/>
      <w:r w:rsidR="00834560" w:rsidRPr="0003490B">
        <w:rPr>
          <w:rStyle w:val="CommentReference"/>
          <w:rFonts w:ascii="Arial" w:hAnsi="Arial" w:cs="Arial"/>
          <w:sz w:val="20"/>
          <w:szCs w:val="20"/>
          <w:lang w:val="en-GB"/>
        </w:rPr>
        <w:commentReference w:id="106"/>
      </w:r>
      <w:r w:rsidR="00145B93" w:rsidRPr="0003490B">
        <w:rPr>
          <w:rFonts w:ascii="Arial" w:hAnsi="Arial" w:cs="Arial"/>
          <w:sz w:val="20"/>
          <w:szCs w:val="20"/>
          <w:lang w:val="en-GB"/>
        </w:rPr>
        <w:t>differential expression and gene set enrichment summary for mitochondrially-encoded and nuclear-encoded mitochondria-localised transcripts</w:t>
      </w:r>
      <w:r w:rsidR="00834560">
        <w:rPr>
          <w:rFonts w:ascii="Arial" w:hAnsi="Arial" w:cs="Arial"/>
          <w:sz w:val="20"/>
          <w:szCs w:val="20"/>
          <w:lang w:val="en-GB"/>
        </w:rPr>
        <w:t xml:space="preserve"> in</w:t>
      </w:r>
      <w:r w:rsidR="00145B93" w:rsidRPr="0003490B">
        <w:rPr>
          <w:rFonts w:ascii="Arial" w:hAnsi="Arial" w:cs="Arial"/>
          <w:sz w:val="20"/>
          <w:szCs w:val="20"/>
          <w:lang w:val="en-GB"/>
        </w:rPr>
        <w:t xml:space="preserve"> SG transcriptome studies. </w:t>
      </w:r>
      <w:r w:rsidR="00145B93" w:rsidRPr="007C3B8B">
        <w:rPr>
          <w:rFonts w:ascii="Arial" w:hAnsi="Arial" w:cs="Arial"/>
          <w:sz w:val="20"/>
          <w:szCs w:val="20"/>
          <w:lang w:val="en-GB"/>
        </w:rPr>
        <w:t xml:space="preserve">(Column 1) Volcano plots of </w:t>
      </w:r>
      <w:commentRangeStart w:id="107"/>
      <w:commentRangeStart w:id="108"/>
      <w:r w:rsidR="00145B93" w:rsidRPr="007C3B8B">
        <w:rPr>
          <w:rFonts w:ascii="Arial" w:hAnsi="Arial" w:cs="Arial"/>
          <w:sz w:val="20"/>
          <w:szCs w:val="20"/>
          <w:lang w:val="en-GB"/>
        </w:rPr>
        <w:t xml:space="preserve">DGE </w:t>
      </w:r>
      <w:commentRangeEnd w:id="107"/>
      <w:del w:id="109" w:author="Alexandre Miguel Kaizeler Guedes Da Silva Afonso" w:date="2026-08-10T15:40:00Z" w16du:dateUtc="2026-08-10T14:40:00Z">
        <w:r w:rsidR="00834560" w:rsidRPr="0003490B" w:rsidDel="00F60EC0">
          <w:rPr>
            <w:rStyle w:val="CommentReference"/>
            <w:rFonts w:ascii="Arial" w:hAnsi="Arial" w:cs="Arial"/>
            <w:sz w:val="20"/>
            <w:szCs w:val="20"/>
            <w:lang w:val="en-GB"/>
          </w:rPr>
          <w:commentReference w:id="107"/>
        </w:r>
        <w:commentRangeEnd w:id="108"/>
        <w:r w:rsidR="00EC0FEE" w:rsidRPr="0003490B" w:rsidDel="00F60EC0">
          <w:rPr>
            <w:rStyle w:val="CommentReference"/>
            <w:rFonts w:ascii="Arial" w:hAnsi="Arial" w:cs="Arial"/>
            <w:sz w:val="20"/>
            <w:szCs w:val="20"/>
            <w:lang w:val="en-GB"/>
          </w:rPr>
          <w:commentReference w:id="108"/>
        </w:r>
      </w:del>
      <w:ins w:id="110" w:author="Alexandre Miguel Kaizeler Guedes Da Silva Afonso" w:date="2026-08-10T15:40:00Z" w16du:dateUtc="2026-08-10T14:40:00Z">
        <w:r w:rsidR="00F60EC0" w:rsidRPr="0003490B">
          <w:rPr>
            <w:rFonts w:ascii="Arial" w:hAnsi="Arial" w:cs="Arial"/>
            <w:sz w:val="20"/>
            <w:szCs w:val="20"/>
            <w:lang w:val="en-GB"/>
          </w:rPr>
          <w:t xml:space="preserve">between centrifugation-corrected SGs and controls or between WCs with and without SGs </w:t>
        </w:r>
      </w:ins>
      <w:r w:rsidR="00145B93" w:rsidRPr="007C3B8B">
        <w:rPr>
          <w:rFonts w:ascii="Arial" w:hAnsi="Arial" w:cs="Arial"/>
          <w:sz w:val="20"/>
          <w:szCs w:val="20"/>
          <w:lang w:val="en-GB"/>
        </w:rPr>
        <w:t>(</w:t>
      </w:r>
      <w:ins w:id="111" w:author="Alexandre Miguel Kaizeler Guedes Da Silva Afonso" w:date="2026-08-10T13:27:00Z" w16du:dateUtc="2026-08-10T12:27:00Z">
        <w:r w:rsidR="00EC0FEE" w:rsidRPr="00436866">
          <w:rPr>
            <w:rFonts w:ascii="Arial" w:hAnsi="Arial" w:cs="Arial"/>
            <w:sz w:val="20"/>
            <w:szCs w:val="20"/>
            <w:lang w:val="en-GB"/>
          </w:rPr>
          <w:t>Y-Axis – B-Statistic; X-Axis - log2 Fold-Change</w:t>
        </w:r>
      </w:ins>
      <w:commentRangeStart w:id="112"/>
      <w:del w:id="113" w:author="Alexandre Miguel Kaizeler Guedes Da Silva Afonso" w:date="2026-08-10T13:27:00Z" w16du:dateUtc="2026-08-10T12:27:00Z">
        <w:r w:rsidR="00145B93" w:rsidRPr="007C3B8B" w:rsidDel="00EC0FEE">
          <w:rPr>
            <w:rFonts w:ascii="Arial" w:hAnsi="Arial" w:cs="Arial"/>
            <w:sz w:val="20"/>
            <w:szCs w:val="20"/>
            <w:lang w:val="en-GB"/>
          </w:rPr>
          <w:delText>X-Axis-log2 FC; Y-Axis-B-Statistic</w:delText>
        </w:r>
        <w:commentRangeEnd w:id="112"/>
        <w:r w:rsidR="00834560" w:rsidRPr="007C3B8B" w:rsidDel="00EC0FEE">
          <w:rPr>
            <w:rStyle w:val="CommentReference"/>
            <w:rFonts w:ascii="Arial" w:hAnsi="Arial" w:cs="Arial"/>
            <w:sz w:val="20"/>
            <w:szCs w:val="20"/>
            <w:lang w:val="en-GB"/>
          </w:rPr>
          <w:commentReference w:id="112"/>
        </w:r>
      </w:del>
      <w:r w:rsidR="00145B93" w:rsidRPr="007C3B8B">
        <w:rPr>
          <w:rFonts w:ascii="Arial" w:hAnsi="Arial" w:cs="Arial"/>
          <w:sz w:val="20"/>
          <w:szCs w:val="20"/>
          <w:lang w:val="en-GB"/>
        </w:rPr>
        <w:t xml:space="preserve">) per study; transcripts shown as grey circles, with mitochondrially-encoded transcripts highlighted in green and </w:t>
      </w:r>
      <w:r w:rsidR="00145B93" w:rsidRPr="007C3B8B">
        <w:rPr>
          <w:rFonts w:ascii="Arial" w:hAnsi="Arial" w:cs="Arial"/>
          <w:sz w:val="20"/>
          <w:szCs w:val="20"/>
          <w:lang w:val="en-GB"/>
        </w:rPr>
        <w:lastRenderedPageBreak/>
        <w:t xml:space="preserve">nuclear-encoded mitochondria-localised transcripts highlighted in orange. </w:t>
      </w:r>
      <w:r w:rsidR="000B1138" w:rsidRPr="007C3B8B">
        <w:rPr>
          <w:rFonts w:ascii="Arial" w:hAnsi="Arial" w:cs="Arial"/>
          <w:sz w:val="20"/>
          <w:szCs w:val="20"/>
          <w:lang w:val="en-GB"/>
        </w:rPr>
        <w:t>(Column 2) MA plots (</w:t>
      </w:r>
      <w:ins w:id="114" w:author="Alexandre Miguel Kaizeler Guedes Da Silva Afonso" w:date="2026-08-10T13:28:00Z" w16du:dateUtc="2026-08-10T12:28:00Z">
        <w:r w:rsidR="00EC0FEE" w:rsidRPr="00436866">
          <w:rPr>
            <w:rFonts w:ascii="Arial" w:hAnsi="Arial" w:cs="Arial"/>
            <w:sz w:val="20"/>
            <w:szCs w:val="20"/>
            <w:lang w:val="en-GB"/>
          </w:rPr>
          <w:t xml:space="preserve">Y-Axis – B-Statistic; X-Axis </w:t>
        </w:r>
        <w:r w:rsidR="00EC0FEE">
          <w:rPr>
            <w:rFonts w:ascii="Arial" w:hAnsi="Arial" w:cs="Arial"/>
            <w:sz w:val="20"/>
            <w:szCs w:val="20"/>
            <w:lang w:val="en-GB"/>
          </w:rPr>
          <w:t>–</w:t>
        </w:r>
        <w:r w:rsidR="00EC0FEE" w:rsidRPr="00436866">
          <w:rPr>
            <w:rFonts w:ascii="Arial" w:hAnsi="Arial" w:cs="Arial"/>
            <w:sz w:val="20"/>
            <w:szCs w:val="20"/>
            <w:lang w:val="en-GB"/>
          </w:rPr>
          <w:t xml:space="preserve"> </w:t>
        </w:r>
        <w:r w:rsidR="00EC0FEE">
          <w:rPr>
            <w:rFonts w:ascii="Arial" w:hAnsi="Arial" w:cs="Arial"/>
            <w:sz w:val="20"/>
            <w:szCs w:val="20"/>
            <w:lang w:val="en-GB"/>
          </w:rPr>
          <w:t>Average transcript expression</w:t>
        </w:r>
      </w:ins>
      <w:commentRangeStart w:id="115"/>
      <w:commentRangeStart w:id="116"/>
      <w:del w:id="117" w:author="Alexandre Miguel Kaizeler Guedes Da Silva Afonso" w:date="2026-08-10T13:28:00Z" w16du:dateUtc="2026-08-10T12:28:00Z">
        <w:r w:rsidR="000B1138" w:rsidRPr="007C3B8B" w:rsidDel="00EC0FEE">
          <w:rPr>
            <w:rFonts w:ascii="Arial" w:hAnsi="Arial" w:cs="Arial"/>
            <w:sz w:val="20"/>
            <w:szCs w:val="20"/>
            <w:lang w:val="en-GB"/>
          </w:rPr>
          <w:delText>Y-Axis-log2 FC; X-Axis-Average transcript expression</w:delText>
        </w:r>
        <w:commentRangeEnd w:id="115"/>
        <w:r w:rsidR="00834560" w:rsidRPr="00834560" w:rsidDel="00EC0FEE">
          <w:rPr>
            <w:rStyle w:val="CommentReference"/>
            <w:rFonts w:ascii="Arial" w:hAnsi="Arial" w:cs="Arial"/>
            <w:sz w:val="20"/>
            <w:szCs w:val="20"/>
            <w:lang w:val="en-GB"/>
          </w:rPr>
          <w:commentReference w:id="115"/>
        </w:r>
        <w:commentRangeEnd w:id="116"/>
        <w:r w:rsidR="00834560" w:rsidRPr="00834560" w:rsidDel="00EC0FEE">
          <w:rPr>
            <w:rStyle w:val="CommentReference"/>
            <w:rFonts w:ascii="Arial" w:hAnsi="Arial" w:cs="Arial"/>
            <w:sz w:val="20"/>
            <w:szCs w:val="20"/>
            <w:lang w:val="en-GB"/>
          </w:rPr>
          <w:commentReference w:id="116"/>
        </w:r>
      </w:del>
      <w:r w:rsidR="000B1138" w:rsidRPr="00834560">
        <w:rPr>
          <w:rFonts w:ascii="Arial" w:hAnsi="Arial" w:cs="Arial"/>
          <w:sz w:val="20"/>
          <w:szCs w:val="20"/>
          <w:lang w:val="en-GB"/>
        </w:rPr>
        <w:t xml:space="preserve">) </w:t>
      </w:r>
      <w:r w:rsidR="000B1138" w:rsidRPr="008C311F">
        <w:rPr>
          <w:rFonts w:ascii="Arial" w:hAnsi="Arial" w:cs="Arial"/>
          <w:sz w:val="20"/>
          <w:szCs w:val="20"/>
          <w:lang w:val="en-GB"/>
        </w:rPr>
        <w:t xml:space="preserve">per study; transcripts shown as grey circles, with mitochondrially-encoded transcripts highlighted in green and nuclear-encoded mitochondria-localised transcripts highlighted in orange; density contour lines in dark red; Spearman’s correlation </w:t>
      </w:r>
      <w:r w:rsidR="00896EDF" w:rsidRPr="008C311F">
        <w:rPr>
          <w:rFonts w:ascii="Arial" w:hAnsi="Arial" w:cs="Arial"/>
          <w:sz w:val="20"/>
          <w:szCs w:val="20"/>
          <w:lang w:val="en-GB"/>
        </w:rPr>
        <w:t>coefficient ρ</w:t>
      </w:r>
      <w:r w:rsidR="000B1138" w:rsidRPr="008C311F">
        <w:rPr>
          <w:rFonts w:ascii="Arial" w:hAnsi="Arial" w:cs="Arial"/>
          <w:sz w:val="20"/>
          <w:szCs w:val="20"/>
          <w:lang w:val="en-GB"/>
        </w:rPr>
        <w:t xml:space="preserve"> and associated test’s p-value </w:t>
      </w:r>
      <w:r w:rsidR="00DF7174">
        <w:rPr>
          <w:rFonts w:ascii="Arial" w:hAnsi="Arial" w:cs="Arial"/>
          <w:sz w:val="20"/>
          <w:szCs w:val="20"/>
          <w:lang w:val="en-GB"/>
        </w:rPr>
        <w:t>shown</w:t>
      </w:r>
      <w:r w:rsidR="000B1138" w:rsidRPr="008C311F">
        <w:rPr>
          <w:rFonts w:ascii="Arial" w:hAnsi="Arial" w:cs="Arial"/>
          <w:sz w:val="20"/>
          <w:szCs w:val="20"/>
          <w:lang w:val="en-GB"/>
        </w:rPr>
        <w:t xml:space="preserve"> for</w:t>
      </w:r>
      <w:r w:rsidR="000B1138" w:rsidRPr="00DF7174">
        <w:rPr>
          <w:rFonts w:ascii="Arial" w:hAnsi="Arial" w:cs="Arial"/>
          <w:sz w:val="20"/>
          <w:szCs w:val="20"/>
          <w:lang w:val="en-GB"/>
        </w:rPr>
        <w:t xml:space="preserve"> all transcripts (black), the nuclear-encoded subset (orange), and the mitochondrially-encoded subset (green). (Column 3) </w:t>
      </w:r>
      <w:ins w:id="118" w:author="Alexandre Miguel Kaizeler Guedes Da Silva Afonso" w:date="2026-08-10T13:31:00Z" w16du:dateUtc="2026-08-10T12:31:00Z">
        <w:r w:rsidR="004F1EAF">
          <w:rPr>
            <w:rFonts w:ascii="Arial" w:hAnsi="Arial" w:cs="Arial"/>
            <w:sz w:val="20"/>
            <w:szCs w:val="20"/>
            <w:lang w:val="en-GB"/>
          </w:rPr>
          <w:t xml:space="preserve">Scatter plots of </w:t>
        </w:r>
      </w:ins>
      <w:ins w:id="119" w:author="Alexandre Miguel Kaizeler Guedes Da Silva Afonso" w:date="2026-08-10T15:38:00Z" w16du:dateUtc="2026-08-10T14:38:00Z">
        <w:r w:rsidR="00F60EC0">
          <w:rPr>
            <w:rFonts w:ascii="Arial" w:hAnsi="Arial" w:cs="Arial"/>
            <w:sz w:val="20"/>
            <w:szCs w:val="20"/>
            <w:lang w:val="en-GB"/>
          </w:rPr>
          <w:t xml:space="preserve">log2 Fold-Change of </w:t>
        </w:r>
      </w:ins>
      <w:ins w:id="120" w:author="Alexandre Miguel Kaizeler Guedes Da Silva Afonso" w:date="2026-08-10T15:41:00Z" w16du:dateUtc="2026-08-10T14:41:00Z">
        <w:r w:rsidR="00F60EC0" w:rsidRPr="0003490B">
          <w:rPr>
            <w:rFonts w:ascii="Arial" w:hAnsi="Arial" w:cs="Arial"/>
            <w:sz w:val="20"/>
            <w:szCs w:val="20"/>
            <w:lang w:val="en-GB"/>
          </w:rPr>
          <w:t xml:space="preserve">DGE between centrifugation-corrected SGs and controls or between WCs with and without SGs </w:t>
        </w:r>
      </w:ins>
      <w:ins w:id="121" w:author="Alexandre Miguel Kaizeler Guedes Da Silva Afonso" w:date="2026-08-10T15:38:00Z" w16du:dateUtc="2026-08-10T14:38:00Z">
        <w:r w:rsidR="00F60EC0">
          <w:rPr>
            <w:rFonts w:ascii="Arial" w:hAnsi="Arial" w:cs="Arial"/>
            <w:sz w:val="20"/>
            <w:szCs w:val="20"/>
            <w:lang w:val="en-GB"/>
          </w:rPr>
          <w:t>(Y-Axis)</w:t>
        </w:r>
      </w:ins>
      <w:ins w:id="122" w:author="Alexandre Miguel Kaizeler Guedes Da Silva Afonso" w:date="2026-08-10T15:37:00Z" w16du:dateUtc="2026-08-10T14:37:00Z">
        <w:r w:rsidR="00F60EC0">
          <w:rPr>
            <w:rFonts w:ascii="Arial" w:hAnsi="Arial" w:cs="Arial"/>
            <w:sz w:val="20"/>
            <w:szCs w:val="20"/>
            <w:lang w:val="en-GB"/>
          </w:rPr>
          <w:t xml:space="preserve"> </w:t>
        </w:r>
      </w:ins>
      <w:ins w:id="123" w:author="Alexandre Miguel Kaizeler Guedes Da Silva Afonso" w:date="2026-08-10T13:31:00Z" w16du:dateUtc="2026-08-10T12:31:00Z">
        <w:r w:rsidR="004F1EAF">
          <w:rPr>
            <w:rFonts w:ascii="Arial" w:hAnsi="Arial" w:cs="Arial"/>
            <w:sz w:val="20"/>
            <w:szCs w:val="20"/>
            <w:lang w:val="en-GB"/>
          </w:rPr>
          <w:t xml:space="preserve">and </w:t>
        </w:r>
      </w:ins>
      <w:ins w:id="124" w:author="Alexandre Miguel Kaizeler Guedes Da Silva Afonso" w:date="2026-08-10T13:32:00Z" w16du:dateUtc="2026-08-10T12:32:00Z">
        <w:r w:rsidR="004F1EAF">
          <w:rPr>
            <w:rFonts w:ascii="Arial" w:hAnsi="Arial" w:cs="Arial"/>
            <w:sz w:val="20"/>
            <w:szCs w:val="20"/>
            <w:lang w:val="en-GB"/>
          </w:rPr>
          <w:t xml:space="preserve">RNA Length </w:t>
        </w:r>
      </w:ins>
      <w:commentRangeStart w:id="125"/>
      <w:del w:id="126" w:author="Alexandre Miguel Kaizeler Guedes Da Silva Afonso" w:date="2026-08-10T13:32:00Z" w16du:dateUtc="2026-08-10T12:32:00Z">
        <w:r w:rsidR="000B1138" w:rsidRPr="00DF7174" w:rsidDel="004F1EAF">
          <w:rPr>
            <w:rFonts w:ascii="Arial" w:hAnsi="Arial" w:cs="Arial"/>
            <w:sz w:val="20"/>
            <w:szCs w:val="20"/>
            <w:lang w:val="en-GB"/>
          </w:rPr>
          <w:delText>Modified MA plots</w:delText>
        </w:r>
        <w:commentRangeEnd w:id="125"/>
        <w:r w:rsidR="00834560" w:rsidRPr="00DF7174" w:rsidDel="004F1EAF">
          <w:rPr>
            <w:rStyle w:val="CommentReference"/>
            <w:rFonts w:ascii="Arial" w:hAnsi="Arial" w:cs="Arial"/>
            <w:sz w:val="20"/>
            <w:szCs w:val="20"/>
            <w:lang w:val="en-GB"/>
          </w:rPr>
          <w:commentReference w:id="125"/>
        </w:r>
        <w:r w:rsidR="000B1138" w:rsidRPr="00DF7174" w:rsidDel="004F1EAF">
          <w:rPr>
            <w:rFonts w:ascii="Arial" w:hAnsi="Arial" w:cs="Arial"/>
            <w:sz w:val="20"/>
            <w:szCs w:val="20"/>
            <w:lang w:val="en-GB"/>
          </w:rPr>
          <w:delText xml:space="preserve"> </w:delText>
        </w:r>
      </w:del>
      <w:ins w:id="127" w:author="Alexandre Miguel Kaizeler Guedes Da Silva Afonso" w:date="2026-08-10T15:38:00Z" w16du:dateUtc="2026-08-10T14:38:00Z">
        <w:r w:rsidR="00F60EC0">
          <w:rPr>
            <w:rFonts w:ascii="Arial" w:hAnsi="Arial" w:cs="Arial"/>
            <w:sz w:val="20"/>
            <w:szCs w:val="20"/>
            <w:lang w:val="en-GB"/>
          </w:rPr>
          <w:t xml:space="preserve">(X-Axis) </w:t>
        </w:r>
      </w:ins>
      <w:del w:id="128" w:author="Alexandre Miguel Kaizeler Guedes Da Silva Afonso" w:date="2026-08-10T15:38:00Z" w16du:dateUtc="2026-08-10T14:38:00Z">
        <w:r w:rsidR="000B1138" w:rsidRPr="00DF7174" w:rsidDel="00F60EC0">
          <w:rPr>
            <w:rFonts w:ascii="Arial" w:hAnsi="Arial" w:cs="Arial"/>
            <w:sz w:val="20"/>
            <w:szCs w:val="20"/>
            <w:lang w:val="en-GB"/>
          </w:rPr>
          <w:delText>(</w:delText>
        </w:r>
        <w:commentRangeStart w:id="129"/>
        <w:r w:rsidR="000B1138" w:rsidRPr="00DF7174" w:rsidDel="00F60EC0">
          <w:rPr>
            <w:rFonts w:ascii="Arial" w:hAnsi="Arial" w:cs="Arial"/>
            <w:sz w:val="20"/>
            <w:szCs w:val="20"/>
            <w:lang w:val="en-GB"/>
          </w:rPr>
          <w:delText>Y-Axis-log2 FC; X-Axis-RNA</w:delText>
        </w:r>
        <w:commentRangeEnd w:id="129"/>
        <w:r w:rsidR="00834560" w:rsidRPr="00DF7174" w:rsidDel="00F60EC0">
          <w:rPr>
            <w:rStyle w:val="CommentReference"/>
            <w:rFonts w:ascii="Arial" w:hAnsi="Arial" w:cs="Arial"/>
            <w:sz w:val="20"/>
            <w:szCs w:val="20"/>
            <w:lang w:val="en-GB"/>
          </w:rPr>
          <w:commentReference w:id="129"/>
        </w:r>
        <w:r w:rsidR="000B1138" w:rsidRPr="00DF7174" w:rsidDel="00F60EC0">
          <w:rPr>
            <w:rFonts w:ascii="Arial" w:hAnsi="Arial" w:cs="Arial"/>
            <w:sz w:val="20"/>
            <w:szCs w:val="20"/>
            <w:lang w:val="en-GB"/>
          </w:rPr>
          <w:delText xml:space="preserve"> </w:delText>
        </w:r>
        <w:commentRangeStart w:id="130"/>
        <w:r w:rsidR="000B1138" w:rsidRPr="00DF7174" w:rsidDel="00F60EC0">
          <w:rPr>
            <w:rFonts w:ascii="Arial" w:hAnsi="Arial" w:cs="Arial"/>
            <w:sz w:val="20"/>
            <w:szCs w:val="20"/>
            <w:lang w:val="en-GB"/>
          </w:rPr>
          <w:delText xml:space="preserve">Length </w:delText>
        </w:r>
        <w:r w:rsidR="00834560" w:rsidDel="00F60EC0">
          <w:rPr>
            <w:rFonts w:ascii="Arial" w:hAnsi="Arial" w:cs="Arial"/>
            <w:sz w:val="20"/>
            <w:szCs w:val="20"/>
            <w:lang w:val="en-GB"/>
          </w:rPr>
          <w:delText>in nucleotides</w:delText>
        </w:r>
        <w:commentRangeEnd w:id="130"/>
        <w:r w:rsidR="00035C24" w:rsidRPr="00DF7174" w:rsidDel="00F60EC0">
          <w:rPr>
            <w:rStyle w:val="CommentReference"/>
            <w:rFonts w:ascii="Arial" w:hAnsi="Arial" w:cs="Arial"/>
            <w:sz w:val="20"/>
            <w:szCs w:val="20"/>
            <w:lang w:val="en-GB"/>
          </w:rPr>
          <w:commentReference w:id="130"/>
        </w:r>
        <w:r w:rsidR="000B1138" w:rsidRPr="00DF7174" w:rsidDel="00F60EC0">
          <w:rPr>
            <w:rFonts w:ascii="Arial" w:hAnsi="Arial" w:cs="Arial"/>
            <w:sz w:val="20"/>
            <w:szCs w:val="20"/>
            <w:lang w:val="en-GB"/>
          </w:rPr>
          <w:delText xml:space="preserve">) </w:delText>
        </w:r>
      </w:del>
      <w:r w:rsidR="000B1138" w:rsidRPr="00DF7174">
        <w:rPr>
          <w:rFonts w:ascii="Arial" w:hAnsi="Arial" w:cs="Arial"/>
          <w:sz w:val="20"/>
          <w:szCs w:val="20"/>
          <w:lang w:val="en-GB"/>
        </w:rPr>
        <w:t xml:space="preserve">per study; transcripts shown as grey circles, with mitochondrially-encoded transcripts highlighted in green and nuclear-encoded mitochondria-localised transcripts highlighted in orange; density contour lines in dark red; Spearman’s correlation </w:t>
      </w:r>
      <w:r w:rsidR="00896EDF" w:rsidRPr="00DF7174">
        <w:rPr>
          <w:rFonts w:ascii="Arial" w:hAnsi="Arial" w:cs="Arial"/>
          <w:sz w:val="20"/>
          <w:szCs w:val="20"/>
          <w:lang w:val="en-GB"/>
        </w:rPr>
        <w:t>coefficient ρ</w:t>
      </w:r>
      <w:r w:rsidR="000B1138" w:rsidRPr="00DF7174">
        <w:rPr>
          <w:rFonts w:ascii="Arial" w:hAnsi="Arial" w:cs="Arial"/>
          <w:sz w:val="20"/>
          <w:szCs w:val="20"/>
          <w:lang w:val="en-GB"/>
        </w:rPr>
        <w:t xml:space="preserve"> and associated test’s p-value </w:t>
      </w:r>
      <w:r w:rsidR="00DF7174">
        <w:rPr>
          <w:rFonts w:ascii="Arial" w:hAnsi="Arial" w:cs="Arial"/>
          <w:sz w:val="20"/>
          <w:szCs w:val="20"/>
          <w:lang w:val="en-GB"/>
        </w:rPr>
        <w:t>shown</w:t>
      </w:r>
      <w:r w:rsidR="000B1138" w:rsidRPr="00374C9C">
        <w:rPr>
          <w:rFonts w:ascii="Arial" w:hAnsi="Arial" w:cs="Arial"/>
          <w:sz w:val="20"/>
          <w:szCs w:val="20"/>
          <w:lang w:val="en-GB"/>
        </w:rPr>
        <w:t xml:space="preserve"> for all transcripts (black), the nuclear-encoded subset (orange), and the mitochondrially-encoded subset (green). </w:t>
      </w:r>
      <w:r w:rsidR="000B1138" w:rsidRPr="00DF7174">
        <w:rPr>
          <w:rFonts w:ascii="Arial" w:hAnsi="Arial" w:cs="Arial"/>
          <w:sz w:val="20"/>
          <w:szCs w:val="20"/>
          <w:lang w:val="en-GB"/>
        </w:rPr>
        <w:t xml:space="preserve">(Columns 4–5) GSEA enrichment plots for mitochondrially-encoded (green) and nuclear-encoded mitochondria-localised (orange) gene sets, respectively, with genes ranked by t-statistics of </w:t>
      </w:r>
      <w:ins w:id="131" w:author="Alexandre Miguel Kaizeler Guedes Da Silva Afonso" w:date="2026-08-10T15:41:00Z" w16du:dateUtc="2026-08-10T14:41:00Z">
        <w:r w:rsidR="00F60EC0" w:rsidRPr="0003490B">
          <w:rPr>
            <w:rFonts w:ascii="Arial" w:hAnsi="Arial" w:cs="Arial"/>
            <w:sz w:val="20"/>
            <w:szCs w:val="20"/>
            <w:lang w:val="en-GB"/>
          </w:rPr>
          <w:t>DGE between centrifugation-corrected SGs and controls or between WCs with and without SGs across multiple studies</w:t>
        </w:r>
      </w:ins>
      <w:commentRangeStart w:id="132"/>
      <w:del w:id="133" w:author="Alexandre Miguel Kaizeler Guedes Da Silva Afonso" w:date="2026-08-10T15:41:00Z" w16du:dateUtc="2026-08-10T14:41:00Z">
        <w:r w:rsidR="000B1138" w:rsidRPr="00DF7174" w:rsidDel="00F60EC0">
          <w:rPr>
            <w:rFonts w:ascii="Arial" w:hAnsi="Arial" w:cs="Arial"/>
            <w:sz w:val="20"/>
            <w:szCs w:val="20"/>
            <w:lang w:val="en-GB"/>
          </w:rPr>
          <w:delText>DGE</w:delText>
        </w:r>
        <w:commentRangeEnd w:id="132"/>
        <w:r w:rsidR="00DF7174" w:rsidRPr="00DF7174" w:rsidDel="00F60EC0">
          <w:rPr>
            <w:rStyle w:val="CommentReference"/>
            <w:rFonts w:ascii="Arial" w:hAnsi="Arial" w:cs="Arial"/>
            <w:sz w:val="20"/>
            <w:szCs w:val="20"/>
            <w:lang w:val="en-GB"/>
          </w:rPr>
          <w:commentReference w:id="132"/>
        </w:r>
      </w:del>
      <w:r w:rsidR="000B1138" w:rsidRPr="00DF7174">
        <w:rPr>
          <w:rFonts w:ascii="Arial" w:hAnsi="Arial" w:cs="Arial"/>
          <w:sz w:val="20"/>
          <w:szCs w:val="20"/>
          <w:lang w:val="en-GB"/>
        </w:rPr>
        <w:t xml:space="preserve">; NES and </w:t>
      </w:r>
      <w:r w:rsidR="000D79D6" w:rsidRPr="003A1A6B">
        <w:rPr>
          <w:rFonts w:ascii="Arial" w:hAnsi="Arial" w:cs="Arial"/>
          <w:sz w:val="20"/>
          <w:szCs w:val="20"/>
          <w:lang w:val="en-GB"/>
        </w:rPr>
        <w:t>Benjamini-Hochberg</w:t>
      </w:r>
      <w:r w:rsidR="000D79D6" w:rsidRPr="00DF7174">
        <w:rPr>
          <w:rFonts w:ascii="Arial" w:hAnsi="Arial" w:cs="Arial"/>
          <w:sz w:val="20"/>
          <w:szCs w:val="20"/>
          <w:lang w:val="en-GB"/>
        </w:rPr>
        <w:t xml:space="preserve"> </w:t>
      </w:r>
      <w:r w:rsidR="000D79D6">
        <w:rPr>
          <w:rFonts w:ascii="Arial" w:hAnsi="Arial" w:cs="Arial"/>
          <w:sz w:val="20"/>
          <w:szCs w:val="20"/>
          <w:lang w:val="en-GB"/>
        </w:rPr>
        <w:t>(</w:t>
      </w:r>
      <w:r w:rsidR="000B1138" w:rsidRPr="00DF7174">
        <w:rPr>
          <w:rFonts w:ascii="Arial" w:hAnsi="Arial" w:cs="Arial"/>
          <w:sz w:val="20"/>
          <w:szCs w:val="20"/>
          <w:lang w:val="en-GB"/>
        </w:rPr>
        <w:t>BH</w:t>
      </w:r>
      <w:r w:rsidR="000D79D6">
        <w:rPr>
          <w:rFonts w:ascii="Arial" w:hAnsi="Arial" w:cs="Arial"/>
          <w:sz w:val="20"/>
          <w:szCs w:val="20"/>
          <w:lang w:val="en-GB"/>
        </w:rPr>
        <w:t>)</w:t>
      </w:r>
      <w:r w:rsidR="000B1138" w:rsidRPr="00DF7174">
        <w:rPr>
          <w:rFonts w:ascii="Arial" w:hAnsi="Arial" w:cs="Arial"/>
          <w:sz w:val="20"/>
          <w:szCs w:val="20"/>
          <w:lang w:val="en-GB"/>
        </w:rPr>
        <w:t>-adjusted p-value are shown for each. (Column 6) Violin plots of mitochondrial and nuclear-encoded gene signature scores (</w:t>
      </w:r>
      <w:ins w:id="134" w:author="Alexandre Miguel Kaizeler Guedes Da Silva Afonso" w:date="2026-08-10T16:33:00Z" w16du:dateUtc="2026-08-10T15:33:00Z">
        <w:r w:rsidR="006E1A9E">
          <w:rPr>
            <w:rFonts w:ascii="Arial" w:hAnsi="Arial" w:cs="Arial"/>
            <w:sz w:val="20"/>
            <w:szCs w:val="20"/>
            <w:lang w:val="en-GB"/>
          </w:rPr>
          <w:t>R</w:t>
        </w:r>
      </w:ins>
      <w:del w:id="135" w:author="Alexandre Miguel Kaizeler Guedes Da Silva Afonso" w:date="2026-08-10T16:33:00Z" w16du:dateUtc="2026-08-10T15:33:00Z">
        <w:r w:rsidR="000B1138" w:rsidRPr="00DF7174" w:rsidDel="006E1A9E">
          <w:rPr>
            <w:rFonts w:ascii="Arial" w:hAnsi="Arial" w:cs="Arial"/>
            <w:sz w:val="20"/>
            <w:szCs w:val="20"/>
            <w:lang w:val="en-GB"/>
          </w:rPr>
          <w:delText>r</w:delText>
        </w:r>
      </w:del>
      <w:r w:rsidR="000B1138" w:rsidRPr="00DF7174">
        <w:rPr>
          <w:rFonts w:ascii="Arial" w:hAnsi="Arial" w:cs="Arial"/>
          <w:sz w:val="20"/>
          <w:szCs w:val="20"/>
          <w:lang w:val="en-GB"/>
        </w:rPr>
        <w:t>ank-sum</w:t>
      </w:r>
      <w:ins w:id="136" w:author="Alexandre Miguel Kaizeler Guedes Da Silva Afonso" w:date="2026-08-10T16:37:00Z" w16du:dateUtc="2026-08-10T15:37:00Z">
        <w:r w:rsidR="006E1A9E">
          <w:rPr>
            <w:rFonts w:ascii="Arial" w:hAnsi="Arial" w:cs="Arial"/>
            <w:sz w:val="20"/>
            <w:szCs w:val="20"/>
            <w:lang w:val="en-GB"/>
          </w:rPr>
          <w:t>, see Methods</w:t>
        </w:r>
      </w:ins>
      <w:del w:id="137" w:author="Alexandre Miguel Kaizeler Guedes Da Silva Afonso" w:date="2026-08-10T16:33:00Z" w16du:dateUtc="2026-08-10T15:33:00Z">
        <w:r w:rsidR="000B1138" w:rsidRPr="00DF7174" w:rsidDel="006E1A9E">
          <w:rPr>
            <w:rFonts w:ascii="Arial" w:hAnsi="Arial" w:cs="Arial"/>
            <w:sz w:val="20"/>
            <w:szCs w:val="20"/>
            <w:lang w:val="en-GB"/>
          </w:rPr>
          <w:delText>, normalised to total detected transcripts</w:delText>
        </w:r>
      </w:del>
      <w:r w:rsidR="000B1138" w:rsidRPr="00DF7174">
        <w:rPr>
          <w:rFonts w:ascii="Arial" w:hAnsi="Arial" w:cs="Arial"/>
          <w:sz w:val="20"/>
          <w:szCs w:val="20"/>
          <w:lang w:val="en-GB"/>
        </w:rPr>
        <w:t xml:space="preserve">) by sample type (defined on a study by study basis, see Methods); Cohen's f and BH-adjusted p-value from one-way ANOVA are shown for each panel. Black diamonds and triangles indicate group means and medians, respectively. Every row corresponds to </w:t>
      </w:r>
      <w:r w:rsidR="000B1138" w:rsidRPr="003A1A6B">
        <w:rPr>
          <w:rFonts w:ascii="Arial" w:hAnsi="Arial" w:cs="Arial"/>
          <w:sz w:val="20"/>
          <w:szCs w:val="20"/>
          <w:lang w:val="en-GB"/>
        </w:rPr>
        <w:t xml:space="preserve">an individual study, as </w:t>
      </w:r>
      <w:r w:rsidR="00584F9F" w:rsidRPr="003A1A6B">
        <w:rPr>
          <w:rFonts w:ascii="Arial" w:hAnsi="Arial" w:cs="Arial"/>
          <w:sz w:val="20"/>
          <w:szCs w:val="20"/>
          <w:lang w:val="en-GB"/>
        </w:rPr>
        <w:t>labelled</w:t>
      </w:r>
      <w:r w:rsidR="000B1138" w:rsidRPr="003A1A6B">
        <w:rPr>
          <w:rFonts w:ascii="Arial" w:hAnsi="Arial" w:cs="Arial"/>
          <w:sz w:val="20"/>
          <w:szCs w:val="20"/>
          <w:lang w:val="en-GB"/>
        </w:rPr>
        <w:t>.</w:t>
      </w:r>
    </w:p>
    <w:p w14:paraId="3DA3AC9A" w14:textId="2AD2F516" w:rsidR="001B3E8A" w:rsidDel="00F60EC0" w:rsidRDefault="001B3E8A">
      <w:pPr>
        <w:spacing w:line="278" w:lineRule="auto"/>
        <w:rPr>
          <w:ins w:id="138" w:author="Nuno Morais" w:date="2026-08-08T00:11:00Z" w16du:dateUtc="2026-08-07T23:11:00Z"/>
          <w:del w:id="139" w:author="Alexandre Miguel Kaizeler Guedes Da Silva Afonso" w:date="2026-08-10T15:37:00Z" w16du:dateUtc="2026-08-10T14:37:00Z"/>
          <w:rFonts w:ascii="Arial" w:hAnsi="Arial" w:cs="Arial"/>
          <w:sz w:val="20"/>
          <w:szCs w:val="20"/>
          <w:lang w:val="en-GB"/>
        </w:rPr>
      </w:pPr>
      <w:del w:id="140" w:author="Alexandre Miguel Kaizeler Guedes Da Silva Afonso" w:date="2026-08-10T15:37:00Z" w16du:dateUtc="2026-08-10T14:37:00Z">
        <w:r w:rsidRPr="00436866" w:rsidDel="00F60EC0">
          <w:rPr>
            <w:rFonts w:ascii="Arial" w:hAnsi="Arial" w:cs="Arial"/>
            <w:sz w:val="20"/>
            <w:szCs w:val="20"/>
            <w:lang w:val="en-GB"/>
          </w:rPr>
          <w:lastRenderedPageBreak/>
          <w:delText>Y-Axis – B-Statistic; X-Axis - log2 Fold-Change</w:delText>
        </w:r>
      </w:del>
    </w:p>
    <w:p w14:paraId="294333E3" w14:textId="78873E41" w:rsidR="00B219E5" w:rsidRPr="00451A9C" w:rsidDel="000B1138" w:rsidRDefault="000B1138" w:rsidP="000B1138">
      <w:pPr>
        <w:jc w:val="both"/>
        <w:rPr>
          <w:del w:id="141" w:author="Alexandre Miguel Kaizeler Guedes Da Silva Afonso" w:date="2026-07-30T23:44:00Z" w16du:dateUtc="2026-07-30T22:44:00Z"/>
          <w:rFonts w:ascii="Arial" w:hAnsi="Arial" w:cs="Arial"/>
          <w:sz w:val="20"/>
          <w:szCs w:val="20"/>
          <w:lang w:val="en-GB"/>
          <w:rPrChange w:id="142" w:author="Nuno Morais" w:date="2026-08-04T13:08:00Z" w16du:dateUtc="2026-08-04T12:08:00Z">
            <w:rPr>
              <w:del w:id="143" w:author="Alexandre Miguel Kaizeler Guedes Da Silva Afonso" w:date="2026-07-30T23:44:00Z" w16du:dateUtc="2026-07-30T22:44:00Z"/>
              <w:rFonts w:ascii="Arial" w:hAnsi="Arial" w:cs="Arial"/>
              <w:sz w:val="20"/>
              <w:szCs w:val="20"/>
            </w:rPr>
          </w:rPrChange>
        </w:rPr>
      </w:pPr>
      <w:ins w:id="144" w:author="Alexandre Miguel Kaizeler Guedes Da Silva Afonso" w:date="2026-07-30T23:44:00Z">
        <w:r w:rsidRPr="003A1A6B" w:rsidDel="00145B93">
          <w:rPr>
            <w:rFonts w:ascii="Arial" w:hAnsi="Arial" w:cs="Arial"/>
            <w:b/>
            <w:bCs/>
            <w:sz w:val="20"/>
            <w:szCs w:val="20"/>
            <w:lang w:val="en-GB"/>
          </w:rPr>
          <w:t xml:space="preserve"> </w:t>
        </w:r>
      </w:ins>
      <w:del w:id="145" w:author="Alexandre Miguel Kaizeler Guedes Da Silva Afonso" w:date="2026-07-30T23:41:00Z" w16du:dateUtc="2026-07-30T22:41:00Z">
        <w:r w:rsidR="000F7253" w:rsidRPr="003A1A6B" w:rsidDel="00145B93">
          <w:rPr>
            <w:rFonts w:ascii="Arial" w:hAnsi="Arial" w:cs="Arial"/>
            <w:sz w:val="20"/>
            <w:szCs w:val="20"/>
            <w:lang w:val="en-GB"/>
          </w:rPr>
          <w:delText>(1</w:delText>
        </w:r>
        <w:r w:rsidR="000F7253" w:rsidRPr="003A1A6B" w:rsidDel="00145B93">
          <w:rPr>
            <w:rFonts w:ascii="Arial" w:hAnsi="Arial" w:cs="Arial"/>
            <w:sz w:val="20"/>
            <w:szCs w:val="20"/>
            <w:vertAlign w:val="superscript"/>
            <w:lang w:val="en-GB"/>
          </w:rPr>
          <w:delText xml:space="preserve">st </w:delText>
        </w:r>
        <w:r w:rsidR="000F7253" w:rsidRPr="003A1A6B" w:rsidDel="00145B93">
          <w:rPr>
            <w:rFonts w:ascii="Arial" w:hAnsi="Arial" w:cs="Arial"/>
            <w:sz w:val="20"/>
            <w:szCs w:val="20"/>
            <w:lang w:val="en-GB"/>
          </w:rPr>
          <w:delText>and 3</w:delText>
        </w:r>
        <w:r w:rsidR="000F7253" w:rsidRPr="00451A9C" w:rsidDel="00145B93">
          <w:rPr>
            <w:rFonts w:ascii="Arial" w:hAnsi="Arial" w:cs="Arial"/>
            <w:sz w:val="20"/>
            <w:szCs w:val="20"/>
            <w:vertAlign w:val="superscript"/>
            <w:lang w:val="en-GB"/>
            <w:rPrChange w:id="146" w:author="Nuno Morais" w:date="2026-08-04T13:08:00Z" w16du:dateUtc="2026-08-04T12:08:00Z">
              <w:rPr>
                <w:rFonts w:ascii="Arial" w:hAnsi="Arial" w:cs="Arial"/>
                <w:sz w:val="20"/>
                <w:szCs w:val="20"/>
              </w:rPr>
            </w:rPrChange>
          </w:rPr>
          <w:delText>rd</w:delText>
        </w:r>
        <w:r w:rsidR="000F7253" w:rsidRPr="00451A9C" w:rsidDel="00145B93">
          <w:rPr>
            <w:rFonts w:ascii="Arial" w:hAnsi="Arial" w:cs="Arial"/>
            <w:sz w:val="20"/>
            <w:szCs w:val="20"/>
            <w:lang w:val="en-GB"/>
            <w:rPrChange w:id="147" w:author="Nuno Morais" w:date="2026-08-04T13:08:00Z" w16du:dateUtc="2026-08-04T12:08:00Z">
              <w:rPr>
                <w:rFonts w:ascii="Arial" w:hAnsi="Arial" w:cs="Arial"/>
                <w:sz w:val="20"/>
                <w:szCs w:val="20"/>
              </w:rPr>
            </w:rPrChange>
          </w:rPr>
          <w:delText xml:space="preserve"> columns) </w:delText>
        </w:r>
        <w:r w:rsidR="00B219E5" w:rsidRPr="00451A9C" w:rsidDel="00145B93">
          <w:rPr>
            <w:rFonts w:ascii="Arial" w:hAnsi="Arial" w:cs="Arial"/>
            <w:sz w:val="20"/>
            <w:szCs w:val="20"/>
            <w:lang w:val="en-GB"/>
            <w:rPrChange w:id="148" w:author="Nuno Morais" w:date="2026-08-04T13:08:00Z" w16du:dateUtc="2026-08-04T12:08:00Z">
              <w:rPr>
                <w:rFonts w:ascii="Arial" w:hAnsi="Arial" w:cs="Arial"/>
                <w:sz w:val="20"/>
                <w:szCs w:val="20"/>
              </w:rPr>
            </w:rPrChange>
          </w:rPr>
          <w:delText>Volcano plot of DGEA (Y-Axis – B-Statistic; X-Axis - log</w:delText>
        </w:r>
        <w:r w:rsidR="00B219E5" w:rsidRPr="00451A9C" w:rsidDel="00145B93">
          <w:rPr>
            <w:rFonts w:ascii="Arial" w:hAnsi="Arial" w:cs="Arial"/>
            <w:sz w:val="20"/>
            <w:szCs w:val="20"/>
            <w:vertAlign w:val="subscript"/>
            <w:lang w:val="en-GB"/>
            <w:rPrChange w:id="149" w:author="Nuno Morais" w:date="2026-08-04T13:08:00Z" w16du:dateUtc="2026-08-04T12:08:00Z">
              <w:rPr>
                <w:rFonts w:ascii="Arial" w:hAnsi="Arial" w:cs="Arial"/>
                <w:sz w:val="20"/>
                <w:szCs w:val="20"/>
              </w:rPr>
            </w:rPrChange>
          </w:rPr>
          <w:delText>2</w:delText>
        </w:r>
        <w:r w:rsidR="00B219E5" w:rsidRPr="00451A9C" w:rsidDel="00145B93">
          <w:rPr>
            <w:rFonts w:ascii="Arial" w:hAnsi="Arial" w:cs="Arial"/>
            <w:sz w:val="20"/>
            <w:szCs w:val="20"/>
            <w:lang w:val="en-GB"/>
            <w:rPrChange w:id="150" w:author="Nuno Morais" w:date="2026-08-04T13:08:00Z" w16du:dateUtc="2026-08-04T12:08:00Z">
              <w:rPr>
                <w:rFonts w:ascii="Arial" w:hAnsi="Arial" w:cs="Arial"/>
                <w:sz w:val="20"/>
                <w:szCs w:val="20"/>
              </w:rPr>
            </w:rPrChange>
          </w:rPr>
          <w:delText xml:space="preserve"> Fold-Change)</w:delText>
        </w:r>
        <w:r w:rsidR="000F7253" w:rsidRPr="00451A9C" w:rsidDel="00145B93">
          <w:rPr>
            <w:rFonts w:ascii="Arial" w:hAnsi="Arial" w:cs="Arial"/>
            <w:sz w:val="20"/>
            <w:szCs w:val="20"/>
            <w:lang w:val="en-GB"/>
            <w:rPrChange w:id="151" w:author="Nuno Morais" w:date="2026-08-04T13:08:00Z" w16du:dateUtc="2026-08-04T12:08:00Z">
              <w:rPr>
                <w:rFonts w:ascii="Arial" w:hAnsi="Arial" w:cs="Arial"/>
                <w:sz w:val="20"/>
                <w:szCs w:val="20"/>
              </w:rPr>
            </w:rPrChange>
          </w:rPr>
          <w:delText>, per the comparisons given in Figure 4</w:delText>
        </w:r>
        <w:r w:rsidR="00B219E5" w:rsidRPr="00451A9C" w:rsidDel="00145B93">
          <w:rPr>
            <w:rFonts w:ascii="Arial" w:hAnsi="Arial" w:cs="Arial"/>
            <w:sz w:val="20"/>
            <w:szCs w:val="20"/>
            <w:lang w:val="en-GB"/>
            <w:rPrChange w:id="152" w:author="Nuno Morais" w:date="2026-08-04T13:08:00Z" w16du:dateUtc="2026-08-04T12:08:00Z">
              <w:rPr>
                <w:rFonts w:ascii="Arial" w:hAnsi="Arial" w:cs="Arial"/>
                <w:sz w:val="20"/>
                <w:szCs w:val="20"/>
              </w:rPr>
            </w:rPrChange>
          </w:rPr>
          <w:delText xml:space="preserve">; transcripts as circles, with </w:delText>
        </w:r>
        <w:r w:rsidR="000F7253" w:rsidRPr="00451A9C" w:rsidDel="00145B93">
          <w:rPr>
            <w:rFonts w:ascii="Arial" w:hAnsi="Arial" w:cs="Arial"/>
            <w:sz w:val="20"/>
            <w:szCs w:val="20"/>
            <w:lang w:val="en-GB"/>
            <w:rPrChange w:id="153" w:author="Nuno Morais" w:date="2026-08-04T13:08:00Z" w16du:dateUtc="2026-08-04T12:08:00Z">
              <w:rPr>
                <w:rFonts w:ascii="Arial" w:hAnsi="Arial" w:cs="Arial"/>
                <w:sz w:val="20"/>
                <w:szCs w:val="20"/>
              </w:rPr>
            </w:rPrChange>
          </w:rPr>
          <w:delText>mitochondrially-encoded transcripts in green</w:delText>
        </w:r>
        <w:r w:rsidR="00B219E5" w:rsidRPr="00451A9C" w:rsidDel="00145B93">
          <w:rPr>
            <w:rFonts w:ascii="Arial" w:hAnsi="Arial" w:cs="Arial"/>
            <w:sz w:val="20"/>
            <w:szCs w:val="20"/>
            <w:lang w:val="en-GB"/>
            <w:rPrChange w:id="154" w:author="Nuno Morais" w:date="2026-08-04T13:08:00Z" w16du:dateUtc="2026-08-04T12:08:00Z">
              <w:rPr>
                <w:rFonts w:ascii="Arial" w:hAnsi="Arial" w:cs="Arial"/>
                <w:sz w:val="20"/>
                <w:szCs w:val="20"/>
              </w:rPr>
            </w:rPrChange>
          </w:rPr>
          <w:delText>. (</w:delText>
        </w:r>
        <w:r w:rsidR="000F7253" w:rsidRPr="00451A9C" w:rsidDel="00145B93">
          <w:rPr>
            <w:rFonts w:ascii="Arial" w:hAnsi="Arial" w:cs="Arial"/>
            <w:sz w:val="20"/>
            <w:szCs w:val="20"/>
            <w:lang w:val="en-GB"/>
            <w:rPrChange w:id="155" w:author="Nuno Morais" w:date="2026-08-04T13:08:00Z" w16du:dateUtc="2026-08-04T12:08:00Z">
              <w:rPr>
                <w:rFonts w:ascii="Arial" w:hAnsi="Arial" w:cs="Arial"/>
                <w:sz w:val="20"/>
                <w:szCs w:val="20"/>
              </w:rPr>
            </w:rPrChange>
          </w:rPr>
          <w:delText>2</w:delText>
        </w:r>
        <w:r w:rsidR="000F7253" w:rsidRPr="00451A9C" w:rsidDel="00145B93">
          <w:rPr>
            <w:rFonts w:ascii="Arial" w:hAnsi="Arial" w:cs="Arial"/>
            <w:sz w:val="20"/>
            <w:szCs w:val="20"/>
            <w:vertAlign w:val="superscript"/>
            <w:lang w:val="en-GB"/>
            <w:rPrChange w:id="156" w:author="Nuno Morais" w:date="2026-08-04T13:08:00Z" w16du:dateUtc="2026-08-04T12:08:00Z">
              <w:rPr>
                <w:rFonts w:ascii="Arial" w:hAnsi="Arial" w:cs="Arial"/>
                <w:sz w:val="20"/>
                <w:szCs w:val="20"/>
              </w:rPr>
            </w:rPrChange>
          </w:rPr>
          <w:delText>nd</w:delText>
        </w:r>
        <w:r w:rsidR="000F7253" w:rsidRPr="00451A9C" w:rsidDel="00145B93">
          <w:rPr>
            <w:rFonts w:ascii="Arial" w:hAnsi="Arial" w:cs="Arial"/>
            <w:sz w:val="20"/>
            <w:szCs w:val="20"/>
            <w:lang w:val="en-GB"/>
            <w:rPrChange w:id="157" w:author="Nuno Morais" w:date="2026-08-04T13:08:00Z" w16du:dateUtc="2026-08-04T12:08:00Z">
              <w:rPr>
                <w:rFonts w:ascii="Arial" w:hAnsi="Arial" w:cs="Arial"/>
                <w:sz w:val="20"/>
                <w:szCs w:val="20"/>
              </w:rPr>
            </w:rPrChange>
          </w:rPr>
          <w:delText xml:space="preserve"> and 4</w:delText>
        </w:r>
        <w:r w:rsidR="000F7253" w:rsidRPr="00451A9C" w:rsidDel="00145B93">
          <w:rPr>
            <w:rFonts w:ascii="Arial" w:hAnsi="Arial" w:cs="Arial"/>
            <w:sz w:val="20"/>
            <w:szCs w:val="20"/>
            <w:vertAlign w:val="superscript"/>
            <w:lang w:val="en-GB"/>
            <w:rPrChange w:id="158" w:author="Nuno Morais" w:date="2026-08-04T13:08:00Z" w16du:dateUtc="2026-08-04T12:08:00Z">
              <w:rPr>
                <w:rFonts w:ascii="Arial" w:hAnsi="Arial" w:cs="Arial"/>
                <w:sz w:val="20"/>
                <w:szCs w:val="20"/>
              </w:rPr>
            </w:rPrChange>
          </w:rPr>
          <w:delText>th</w:delText>
        </w:r>
        <w:r w:rsidR="000F7253" w:rsidRPr="00451A9C" w:rsidDel="00145B93">
          <w:rPr>
            <w:rFonts w:ascii="Arial" w:hAnsi="Arial" w:cs="Arial"/>
            <w:sz w:val="20"/>
            <w:szCs w:val="20"/>
            <w:lang w:val="en-GB"/>
            <w:rPrChange w:id="159" w:author="Nuno Morais" w:date="2026-08-04T13:08:00Z" w16du:dateUtc="2026-08-04T12:08:00Z">
              <w:rPr>
                <w:rFonts w:ascii="Arial" w:hAnsi="Arial" w:cs="Arial"/>
                <w:sz w:val="20"/>
                <w:szCs w:val="20"/>
              </w:rPr>
            </w:rPrChange>
          </w:rPr>
          <w:delText xml:space="preserve"> columns</w:delText>
        </w:r>
        <w:r w:rsidR="00B219E5" w:rsidRPr="00451A9C" w:rsidDel="00145B93">
          <w:rPr>
            <w:rFonts w:ascii="Arial" w:hAnsi="Arial" w:cs="Arial"/>
            <w:sz w:val="20"/>
            <w:szCs w:val="20"/>
            <w:lang w:val="en-GB"/>
            <w:rPrChange w:id="160" w:author="Nuno Morais" w:date="2026-08-04T13:08:00Z" w16du:dateUtc="2026-08-04T12:08:00Z">
              <w:rPr>
                <w:rFonts w:ascii="Arial" w:hAnsi="Arial" w:cs="Arial"/>
                <w:sz w:val="20"/>
                <w:szCs w:val="20"/>
              </w:rPr>
            </w:rPrChange>
          </w:rPr>
          <w:delText xml:space="preserve">) </w:delText>
        </w:r>
        <w:r w:rsidR="000F7253" w:rsidRPr="00451A9C" w:rsidDel="00145B93">
          <w:rPr>
            <w:rFonts w:ascii="Arial" w:hAnsi="Arial" w:cs="Arial"/>
            <w:sz w:val="20"/>
            <w:szCs w:val="20"/>
            <w:lang w:val="en-GB"/>
            <w:rPrChange w:id="161" w:author="Nuno Morais" w:date="2026-08-04T13:08:00Z" w16du:dateUtc="2026-08-04T12:08:00Z">
              <w:rPr>
                <w:rFonts w:ascii="Arial" w:hAnsi="Arial" w:cs="Arial"/>
                <w:sz w:val="20"/>
                <w:szCs w:val="20"/>
              </w:rPr>
            </w:rPrChange>
          </w:rPr>
          <w:delText xml:space="preserve">Enrichment plots of </w:delText>
        </w:r>
        <w:r w:rsidR="00B219E5" w:rsidRPr="00451A9C" w:rsidDel="00145B93">
          <w:rPr>
            <w:rFonts w:ascii="Arial" w:hAnsi="Arial" w:cs="Arial"/>
            <w:color w:val="000000" w:themeColor="text1"/>
            <w:sz w:val="20"/>
            <w:szCs w:val="20"/>
            <w:lang w:val="en-GB"/>
            <w:rPrChange w:id="162" w:author="Nuno Morais" w:date="2026-08-04T13:08:00Z" w16du:dateUtc="2026-08-04T12:08:00Z">
              <w:rPr>
                <w:rFonts w:ascii="Arial" w:hAnsi="Arial" w:cs="Arial"/>
                <w:color w:val="000000" w:themeColor="text1"/>
                <w:sz w:val="20"/>
                <w:szCs w:val="20"/>
              </w:rPr>
            </w:rPrChange>
          </w:rPr>
          <w:delText xml:space="preserve">GSEA of </w:delText>
        </w:r>
        <w:r w:rsidR="000F7253" w:rsidRPr="00451A9C" w:rsidDel="00145B93">
          <w:rPr>
            <w:rFonts w:ascii="Arial" w:hAnsi="Arial" w:cs="Arial"/>
            <w:color w:val="000000" w:themeColor="text1"/>
            <w:sz w:val="20"/>
            <w:szCs w:val="20"/>
            <w:lang w:val="en-GB"/>
            <w:rPrChange w:id="163" w:author="Nuno Morais" w:date="2026-08-04T13:08:00Z" w16du:dateUtc="2026-08-04T12:08:00Z">
              <w:rPr>
                <w:rFonts w:ascii="Arial" w:hAnsi="Arial" w:cs="Arial"/>
                <w:color w:val="000000" w:themeColor="text1"/>
                <w:sz w:val="20"/>
                <w:szCs w:val="20"/>
              </w:rPr>
            </w:rPrChange>
          </w:rPr>
          <w:delText xml:space="preserve">mitochondrially-encoded transcripts, </w:delText>
        </w:r>
        <w:r w:rsidR="000F7253" w:rsidRPr="00451A9C" w:rsidDel="00145B93">
          <w:rPr>
            <w:rFonts w:ascii="Arial" w:hAnsi="Arial" w:cs="Arial"/>
            <w:sz w:val="20"/>
            <w:szCs w:val="20"/>
            <w:lang w:val="en-GB"/>
            <w:rPrChange w:id="164" w:author="Nuno Morais" w:date="2026-08-04T13:08:00Z" w16du:dateUtc="2026-08-04T12:08:00Z">
              <w:rPr>
                <w:rFonts w:ascii="Arial" w:hAnsi="Arial" w:cs="Arial"/>
                <w:sz w:val="20"/>
                <w:szCs w:val="20"/>
              </w:rPr>
            </w:rPrChange>
          </w:rPr>
          <w:delText>with genes ranked by t-statistics of differential expression</w:delText>
        </w:r>
        <w:r w:rsidR="000F7253" w:rsidRPr="00451A9C" w:rsidDel="00145B93">
          <w:rPr>
            <w:rFonts w:ascii="Arial" w:hAnsi="Arial" w:cs="Arial"/>
            <w:color w:val="000000" w:themeColor="text1"/>
            <w:sz w:val="20"/>
            <w:szCs w:val="20"/>
            <w:lang w:val="en-GB"/>
            <w:rPrChange w:id="165" w:author="Nuno Morais" w:date="2026-08-04T13:08:00Z" w16du:dateUtc="2026-08-04T12:08:00Z">
              <w:rPr>
                <w:rFonts w:ascii="Arial" w:hAnsi="Arial" w:cs="Arial"/>
                <w:color w:val="000000" w:themeColor="text1"/>
                <w:sz w:val="20"/>
                <w:szCs w:val="20"/>
              </w:rPr>
            </w:rPrChange>
          </w:rPr>
          <w:delText>,</w:delText>
        </w:r>
        <w:r w:rsidR="000F7253" w:rsidRPr="00451A9C" w:rsidDel="00145B93">
          <w:rPr>
            <w:rFonts w:ascii="Arial" w:hAnsi="Arial" w:cs="Arial"/>
            <w:sz w:val="20"/>
            <w:szCs w:val="20"/>
            <w:lang w:val="en-GB"/>
            <w:rPrChange w:id="166" w:author="Nuno Morais" w:date="2026-08-04T13:08:00Z" w16du:dateUtc="2026-08-04T12:08:00Z">
              <w:rPr>
                <w:rFonts w:ascii="Arial" w:hAnsi="Arial" w:cs="Arial"/>
                <w:sz w:val="20"/>
                <w:szCs w:val="20"/>
              </w:rPr>
            </w:rPrChange>
          </w:rPr>
          <w:delText xml:space="preserve"> per the comparisons given in Figure 4.</w:delText>
        </w:r>
      </w:del>
    </w:p>
    <w:p w14:paraId="25E9E7DD" w14:textId="4B126949" w:rsidR="00FC13A1" w:rsidRPr="003A1A6B" w:rsidRDefault="00FC13A1">
      <w:pPr>
        <w:spacing w:line="278" w:lineRule="auto"/>
        <w:rPr>
          <w:ins w:id="167" w:author="Alexandre Miguel Kaizeler Guedes Da Silva Afonso" w:date="2026-07-30T18:05:00Z" w16du:dateUtc="2026-07-30T17:05:00Z"/>
          <w:rFonts w:ascii="Arial" w:hAnsi="Arial" w:cs="Arial"/>
          <w:sz w:val="20"/>
          <w:szCs w:val="20"/>
          <w:lang w:val="en-GB"/>
        </w:rPr>
      </w:pPr>
      <w:ins w:id="168" w:author="Alexandre Miguel Kaizeler Guedes Da Silva Afonso" w:date="2026-07-30T18:07:00Z" w16du:dateUtc="2026-07-30T17:07:00Z">
        <w:r w:rsidRPr="003A1A6B">
          <w:rPr>
            <w:rFonts w:ascii="Arial" w:hAnsi="Arial" w:cs="Arial"/>
            <w:noProof/>
            <w:sz w:val="20"/>
            <w:szCs w:val="20"/>
            <w:lang w:val="en-GB"/>
          </w:rPr>
          <w:drawing>
            <wp:inline distT="0" distB="0" distL="0" distR="0" wp14:anchorId="1C5DF02F" wp14:editId="73D75D84">
              <wp:extent cx="5149469" cy="8863330"/>
              <wp:effectExtent l="0" t="0" r="0" b="0"/>
              <wp:docPr id="255601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138" name="Imagem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49469" cy="8863330"/>
                      </a:xfrm>
                      <a:prstGeom prst="rect">
                        <a:avLst/>
                      </a:prstGeom>
                    </pic:spPr>
                  </pic:pic>
                </a:graphicData>
              </a:graphic>
            </wp:inline>
          </w:drawing>
        </w:r>
      </w:ins>
    </w:p>
    <w:p w14:paraId="008B1B4E" w14:textId="582C1EB8" w:rsidR="00FC13A1" w:rsidRPr="003A1A6B" w:rsidRDefault="00FC13A1" w:rsidP="00FC13A1">
      <w:pPr>
        <w:jc w:val="both"/>
        <w:rPr>
          <w:ins w:id="169" w:author="Alexandre Miguel Kaizeler Guedes Da Silva Afonso" w:date="2026-07-30T18:05:00Z" w16du:dateUtc="2026-07-30T17:05:00Z"/>
          <w:rFonts w:ascii="Arial" w:hAnsi="Arial" w:cs="Arial"/>
          <w:sz w:val="20"/>
          <w:szCs w:val="20"/>
          <w:lang w:val="en-GB"/>
        </w:rPr>
      </w:pPr>
      <w:commentRangeStart w:id="170"/>
      <w:ins w:id="171" w:author="Alexandre Miguel Kaizeler Guedes Da Silva Afonso" w:date="2026-07-30T18:05:00Z" w16du:dateUtc="2026-07-30T17:05:00Z">
        <w:r w:rsidRPr="003A1A6B">
          <w:rPr>
            <w:rFonts w:ascii="Arial" w:hAnsi="Arial" w:cs="Arial"/>
            <w:b/>
            <w:bCs/>
            <w:sz w:val="20"/>
            <w:szCs w:val="20"/>
            <w:lang w:val="en-GB"/>
          </w:rPr>
          <w:lastRenderedPageBreak/>
          <w:t>Supplementary Figure</w:t>
        </w:r>
      </w:ins>
      <w:commentRangeEnd w:id="170"/>
      <w:r w:rsidR="000D79D6" w:rsidRPr="003A1A6B">
        <w:rPr>
          <w:rStyle w:val="CommentReference"/>
          <w:rFonts w:ascii="Arial" w:hAnsi="Arial" w:cs="Arial"/>
          <w:b/>
          <w:bCs/>
          <w:sz w:val="20"/>
          <w:szCs w:val="20"/>
          <w:lang w:val="en-GB"/>
        </w:rPr>
        <w:commentReference w:id="170"/>
      </w:r>
      <w:ins w:id="172" w:author="Alexandre Miguel Kaizeler Guedes Da Silva Afonso" w:date="2026-07-30T18:05:00Z" w16du:dateUtc="2026-07-30T17:05:00Z">
        <w:r w:rsidRPr="003A1A6B">
          <w:rPr>
            <w:rFonts w:ascii="Arial" w:hAnsi="Arial" w:cs="Arial"/>
            <w:b/>
            <w:bCs/>
            <w:sz w:val="20"/>
            <w:szCs w:val="20"/>
            <w:lang w:val="en-GB"/>
          </w:rPr>
          <w:t xml:space="preserve"> </w:t>
        </w:r>
      </w:ins>
      <w:ins w:id="173" w:author="Alexandre Miguel Kaizeler Guedes Da Silva Afonso" w:date="2026-07-30T18:07:00Z" w16du:dateUtc="2026-07-30T17:07:00Z">
        <w:r w:rsidRPr="003A1A6B">
          <w:rPr>
            <w:rFonts w:ascii="Arial" w:hAnsi="Arial" w:cs="Arial"/>
            <w:b/>
            <w:bCs/>
            <w:sz w:val="20"/>
            <w:szCs w:val="20"/>
            <w:lang w:val="en-GB"/>
          </w:rPr>
          <w:t>10</w:t>
        </w:r>
      </w:ins>
      <w:ins w:id="174" w:author="Alexandre Miguel Kaizeler Guedes Da Silva Afonso" w:date="2026-07-30T18:05:00Z" w16du:dateUtc="2026-07-30T17:05:00Z">
        <w:r w:rsidRPr="003A1A6B">
          <w:rPr>
            <w:rFonts w:ascii="Arial" w:hAnsi="Arial" w:cs="Arial"/>
            <w:b/>
            <w:bCs/>
            <w:sz w:val="20"/>
            <w:szCs w:val="20"/>
            <w:lang w:val="en-GB"/>
          </w:rPr>
          <w:t xml:space="preserve">. </w:t>
        </w:r>
      </w:ins>
      <w:ins w:id="175" w:author="Alexandre Miguel Kaizeler Guedes Da Silva Afonso" w:date="2026-07-30T18:16:00Z">
        <w:r w:rsidR="00736999" w:rsidRPr="003A1A6B">
          <w:rPr>
            <w:rFonts w:ascii="Arial" w:hAnsi="Arial" w:cs="Arial"/>
            <w:sz w:val="20"/>
            <w:szCs w:val="20"/>
            <w:lang w:val="en-GB"/>
          </w:rPr>
          <w:t>Violin plots of mitochondrial-encoded (Mito) and nuclear-encoded mitochondria-locali</w:t>
        </w:r>
      </w:ins>
      <w:ins w:id="176" w:author="Alexandre Miguel Kaizeler Guedes Da Silva Afonso" w:date="2026-07-30T18:16:00Z" w16du:dateUtc="2026-07-30T17:16:00Z">
        <w:r w:rsidR="00736999" w:rsidRPr="003A1A6B">
          <w:rPr>
            <w:rFonts w:ascii="Arial" w:hAnsi="Arial" w:cs="Arial"/>
            <w:sz w:val="20"/>
            <w:szCs w:val="20"/>
            <w:lang w:val="en-GB"/>
          </w:rPr>
          <w:t>s</w:t>
        </w:r>
      </w:ins>
      <w:ins w:id="177" w:author="Alexandre Miguel Kaizeler Guedes Da Silva Afonso" w:date="2026-07-30T18:16:00Z">
        <w:r w:rsidR="00736999" w:rsidRPr="003A1A6B">
          <w:rPr>
            <w:rFonts w:ascii="Arial" w:hAnsi="Arial" w:cs="Arial"/>
            <w:sz w:val="20"/>
            <w:szCs w:val="20"/>
            <w:lang w:val="en-GB"/>
          </w:rPr>
          <w:t xml:space="preserve">ed (Nuc) gene signature scores in empirical </w:t>
        </w:r>
        <w:commentRangeStart w:id="178"/>
        <w:r w:rsidR="00736999" w:rsidRPr="003A1A6B">
          <w:rPr>
            <w:rFonts w:ascii="Arial" w:hAnsi="Arial" w:cs="Arial"/>
            <w:sz w:val="20"/>
            <w:szCs w:val="20"/>
            <w:lang w:val="en-GB"/>
          </w:rPr>
          <w:t xml:space="preserve">(RSG) </w:t>
        </w:r>
      </w:ins>
      <w:commentRangeEnd w:id="178"/>
      <w:r w:rsidR="00760AAA" w:rsidRPr="003A1A6B">
        <w:rPr>
          <w:rStyle w:val="CommentReference"/>
          <w:rFonts w:ascii="Arial" w:hAnsi="Arial" w:cs="Arial"/>
          <w:sz w:val="20"/>
          <w:szCs w:val="20"/>
          <w:lang w:val="en-GB"/>
        </w:rPr>
        <w:commentReference w:id="178"/>
      </w:r>
      <w:ins w:id="179" w:author="Alexandre Miguel Kaizeler Guedes Da Silva Afonso" w:date="2026-07-30T18:16:00Z">
        <w:r w:rsidR="00736999" w:rsidRPr="003A1A6B">
          <w:rPr>
            <w:rFonts w:ascii="Arial" w:hAnsi="Arial" w:cs="Arial"/>
            <w:sz w:val="20"/>
            <w:szCs w:val="20"/>
            <w:lang w:val="en-GB"/>
          </w:rPr>
          <w:t xml:space="preserve">versus simulated (SimSG) stress granule samples, across </w:t>
        </w:r>
      </w:ins>
      <w:ins w:id="180" w:author="Alexandre Miguel Kaizeler Guedes Da Silva Afonso" w:date="2026-07-30T18:17:00Z" w16du:dateUtc="2026-07-30T17:17:00Z">
        <w:r w:rsidR="00736999" w:rsidRPr="003A1A6B">
          <w:rPr>
            <w:rFonts w:ascii="Arial" w:hAnsi="Arial" w:cs="Arial"/>
            <w:sz w:val="20"/>
            <w:szCs w:val="20"/>
            <w:lang w:val="en-GB"/>
          </w:rPr>
          <w:t>DC</w:t>
        </w:r>
      </w:ins>
      <w:ins w:id="181" w:author="Alexandre Miguel Kaizeler Guedes Da Silva Afonso" w:date="2026-07-30T18:16:00Z">
        <w:r w:rsidR="00736999" w:rsidRPr="003A1A6B">
          <w:rPr>
            <w:rFonts w:ascii="Arial" w:hAnsi="Arial" w:cs="Arial"/>
            <w:sz w:val="20"/>
            <w:szCs w:val="20"/>
            <w:lang w:val="en-GB"/>
          </w:rPr>
          <w:t xml:space="preserve"> studies</w:t>
        </w:r>
      </w:ins>
      <w:ins w:id="182" w:author="Alexandre Miguel Kaizeler Guedes Da Silva Afonso" w:date="2026-07-30T18:17:00Z" w16du:dateUtc="2026-07-30T17:17:00Z">
        <w:r w:rsidR="00736999" w:rsidRPr="003A1A6B">
          <w:rPr>
            <w:rFonts w:ascii="Arial" w:hAnsi="Arial" w:cs="Arial"/>
            <w:sz w:val="20"/>
            <w:szCs w:val="20"/>
            <w:lang w:val="en-GB"/>
          </w:rPr>
          <w:t xml:space="preserve">. </w:t>
        </w:r>
      </w:ins>
      <w:ins w:id="183" w:author="Alexandre Miguel Kaizeler Guedes Da Silva Afonso" w:date="2026-07-30T18:16:00Z">
        <w:r w:rsidR="00736999" w:rsidRPr="003A1A6B">
          <w:rPr>
            <w:rFonts w:ascii="Arial" w:hAnsi="Arial" w:cs="Arial"/>
            <w:sz w:val="20"/>
            <w:szCs w:val="20"/>
            <w:lang w:val="en-GB"/>
          </w:rPr>
          <w:t>For each sample, all genes were rank-ordered by expression, and a signature score was computed as the summed rank of genes in each set, normali</w:t>
        </w:r>
      </w:ins>
      <w:ins w:id="184" w:author="Alexandre Miguel Kaizeler Guedes Da Silva Afonso" w:date="2026-07-30T18:17:00Z" w16du:dateUtc="2026-07-30T17:17:00Z">
        <w:r w:rsidR="00736999" w:rsidRPr="003A1A6B">
          <w:rPr>
            <w:rFonts w:ascii="Arial" w:hAnsi="Arial" w:cs="Arial"/>
            <w:sz w:val="20"/>
            <w:szCs w:val="20"/>
            <w:lang w:val="en-GB"/>
          </w:rPr>
          <w:t>s</w:t>
        </w:r>
      </w:ins>
      <w:ins w:id="185" w:author="Alexandre Miguel Kaizeler Guedes Da Silva Afonso" w:date="2026-07-30T18:16:00Z">
        <w:r w:rsidR="00736999" w:rsidRPr="003A1A6B">
          <w:rPr>
            <w:rFonts w:ascii="Arial" w:hAnsi="Arial" w:cs="Arial"/>
            <w:sz w:val="20"/>
            <w:szCs w:val="20"/>
            <w:lang w:val="en-GB"/>
          </w:rPr>
          <w:t xml:space="preserve">ed to the total number of expressed genes. </w:t>
        </w:r>
        <w:commentRangeStart w:id="186"/>
        <w:r w:rsidR="00736999" w:rsidRPr="003A1A6B">
          <w:rPr>
            <w:rFonts w:ascii="Arial" w:hAnsi="Arial" w:cs="Arial"/>
            <w:sz w:val="20"/>
            <w:szCs w:val="20"/>
            <w:lang w:val="en-GB"/>
          </w:rPr>
          <w:t xml:space="preserve">Effect size (Cohen's f, derived from one-way ANOVA) and </w:t>
        </w:r>
        <w:del w:id="187" w:author="Nuno Morais" w:date="2026-08-08T00:24:00Z" w16du:dateUtc="2026-08-07T23:24:00Z">
          <w:r w:rsidR="00736999" w:rsidRPr="003A1A6B" w:rsidDel="000D79D6">
            <w:rPr>
              <w:rFonts w:ascii="Arial" w:hAnsi="Arial" w:cs="Arial"/>
              <w:sz w:val="20"/>
              <w:szCs w:val="20"/>
              <w:lang w:val="en-GB"/>
            </w:rPr>
            <w:delText xml:space="preserve">Benjamini-Hochberg </w:delText>
          </w:r>
        </w:del>
      </w:ins>
      <w:ins w:id="188" w:author="Nuno Morais" w:date="2026-08-08T00:24:00Z" w16du:dateUtc="2026-08-07T23:24:00Z">
        <w:r w:rsidR="000D79D6">
          <w:rPr>
            <w:rFonts w:ascii="Arial" w:hAnsi="Arial" w:cs="Arial"/>
            <w:sz w:val="20"/>
            <w:szCs w:val="20"/>
            <w:lang w:val="en-GB"/>
          </w:rPr>
          <w:t>BH-</w:t>
        </w:r>
      </w:ins>
      <w:ins w:id="189" w:author="Alexandre Miguel Kaizeler Guedes Da Silva Afonso" w:date="2026-07-30T18:16:00Z">
        <w:r w:rsidR="00736999" w:rsidRPr="003A1A6B">
          <w:rPr>
            <w:rFonts w:ascii="Arial" w:hAnsi="Arial" w:cs="Arial"/>
            <w:sz w:val="20"/>
            <w:szCs w:val="20"/>
            <w:lang w:val="en-GB"/>
          </w:rPr>
          <w:t xml:space="preserve">adjusted p-value are shown in the top-left corner of each panel. </w:t>
        </w:r>
      </w:ins>
      <w:commentRangeEnd w:id="186"/>
      <w:r w:rsidR="00540454" w:rsidRPr="003A1A6B">
        <w:rPr>
          <w:rStyle w:val="CommentReference"/>
          <w:rFonts w:ascii="Arial" w:hAnsi="Arial" w:cs="Arial"/>
          <w:sz w:val="20"/>
          <w:szCs w:val="20"/>
          <w:lang w:val="en-GB"/>
        </w:rPr>
        <w:commentReference w:id="186"/>
      </w:r>
      <w:commentRangeStart w:id="190"/>
      <w:ins w:id="191" w:author="Alexandre Miguel Kaizeler Guedes Da Silva Afonso" w:date="2026-07-30T18:16:00Z">
        <w:r w:rsidR="00736999" w:rsidRPr="003A1A6B">
          <w:rPr>
            <w:rFonts w:ascii="Arial" w:hAnsi="Arial" w:cs="Arial"/>
            <w:sz w:val="20"/>
            <w:szCs w:val="20"/>
            <w:lang w:val="en-GB"/>
          </w:rPr>
          <w:t>Black diamonds and triangles indicate group means and medians, respectively</w:t>
        </w:r>
      </w:ins>
      <w:commentRangeEnd w:id="190"/>
      <w:r w:rsidR="000D79D6" w:rsidRPr="003A1A6B">
        <w:rPr>
          <w:rStyle w:val="CommentReference"/>
          <w:rFonts w:ascii="Arial" w:hAnsi="Arial" w:cs="Arial"/>
          <w:sz w:val="20"/>
          <w:szCs w:val="20"/>
          <w:lang w:val="en-GB"/>
        </w:rPr>
        <w:commentReference w:id="190"/>
      </w:r>
      <w:ins w:id="192" w:author="Alexandre Miguel Kaizeler Guedes Da Silva Afonso" w:date="2026-07-30T18:16:00Z">
        <w:r w:rsidR="00736999" w:rsidRPr="003A1A6B">
          <w:rPr>
            <w:rFonts w:ascii="Arial" w:hAnsi="Arial" w:cs="Arial"/>
            <w:sz w:val="20"/>
            <w:szCs w:val="20"/>
            <w:lang w:val="en-GB"/>
          </w:rPr>
          <w:t>.</w:t>
        </w:r>
      </w:ins>
    </w:p>
    <w:p w14:paraId="7C149DAC" w14:textId="706320B0" w:rsidR="002D0126" w:rsidRPr="003A1A6B" w:rsidRDefault="002D0126">
      <w:pPr>
        <w:spacing w:line="278" w:lineRule="auto"/>
        <w:rPr>
          <w:ins w:id="193" w:author="Nuno Morais" w:date="2026-07-02T11:59:00Z" w16du:dateUtc="2026-07-02T10:59:00Z"/>
          <w:rFonts w:ascii="Arial" w:hAnsi="Arial" w:cs="Arial"/>
          <w:sz w:val="20"/>
          <w:szCs w:val="20"/>
          <w:lang w:val="en-GB"/>
        </w:rPr>
      </w:pPr>
      <w:ins w:id="194" w:author="Nuno Morais" w:date="2026-07-02T11:59:00Z" w16du:dateUtc="2026-07-02T10:59:00Z">
        <w:r w:rsidRPr="003A1A6B">
          <w:rPr>
            <w:rFonts w:ascii="Arial" w:hAnsi="Arial" w:cs="Arial"/>
            <w:sz w:val="20"/>
            <w:szCs w:val="20"/>
            <w:lang w:val="en-GB"/>
          </w:rPr>
          <w:br w:type="page"/>
        </w:r>
      </w:ins>
    </w:p>
    <w:p w14:paraId="0FFE6D03" w14:textId="5440C795" w:rsidR="00050AA8" w:rsidRPr="00451A9C" w:rsidDel="0006494D" w:rsidRDefault="003B3A22" w:rsidP="003878D0">
      <w:pPr>
        <w:jc w:val="both"/>
        <w:rPr>
          <w:del w:id="195" w:author="Alexandre Miguel Kaizeler Guedes Da Silva Afonso" w:date="2026-07-30T15:27:00Z" w16du:dateUtc="2026-07-30T14:27:00Z"/>
          <w:rFonts w:ascii="Arial" w:hAnsi="Arial" w:cs="Arial"/>
          <w:sz w:val="20"/>
          <w:szCs w:val="20"/>
          <w:lang w:val="en-GB"/>
          <w:rPrChange w:id="196" w:author="Nuno Morais" w:date="2026-08-04T13:08:00Z" w16du:dateUtc="2026-08-04T12:08:00Z">
            <w:rPr>
              <w:del w:id="197" w:author="Alexandre Miguel Kaizeler Guedes Da Silva Afonso" w:date="2026-07-30T15:27:00Z" w16du:dateUtc="2026-07-30T14:27:00Z"/>
              <w:rFonts w:ascii="Arial" w:hAnsi="Arial" w:cs="Arial"/>
              <w:sz w:val="20"/>
              <w:szCs w:val="20"/>
            </w:rPr>
          </w:rPrChange>
        </w:rPr>
      </w:pPr>
      <w:del w:id="198" w:author="Alexandre Miguel Kaizeler Guedes Da Silva Afonso" w:date="2026-07-30T15:27:00Z" w16du:dateUtc="2026-07-30T14:27:00Z">
        <w:r w:rsidRPr="00451A9C" w:rsidDel="0006494D">
          <w:rPr>
            <w:rFonts w:ascii="Arial" w:hAnsi="Arial" w:cs="Arial"/>
            <w:noProof/>
            <w:sz w:val="20"/>
            <w:szCs w:val="20"/>
            <w:lang w:val="en-GB"/>
            <w:rPrChange w:id="199" w:author="Nuno Morais" w:date="2026-08-04T13:08:00Z" w16du:dateUtc="2026-08-04T12:08:00Z">
              <w:rPr>
                <w:rFonts w:ascii="Arial" w:hAnsi="Arial" w:cs="Arial"/>
                <w:noProof/>
                <w:sz w:val="20"/>
                <w:szCs w:val="20"/>
              </w:rPr>
            </w:rPrChange>
          </w:rPr>
          <w:lastRenderedPageBreak/>
          <w:drawing>
            <wp:inline distT="0" distB="0" distL="0" distR="0" wp14:anchorId="6992512A" wp14:editId="7AC3D34E">
              <wp:extent cx="5523051" cy="7923530"/>
              <wp:effectExtent l="0" t="0" r="1905" b="1270"/>
              <wp:docPr id="1444115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5382"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5523051" cy="7923530"/>
                      </a:xfrm>
                      <a:prstGeom prst="rect">
                        <a:avLst/>
                      </a:prstGeom>
                    </pic:spPr>
                  </pic:pic>
                </a:graphicData>
              </a:graphic>
            </wp:inline>
          </w:drawing>
        </w:r>
      </w:del>
    </w:p>
    <w:p w14:paraId="3E32250D" w14:textId="21F26D19" w:rsidR="00AC126F" w:rsidRPr="00451A9C" w:rsidDel="0006494D" w:rsidRDefault="00050AA8" w:rsidP="00785308">
      <w:pPr>
        <w:jc w:val="both"/>
        <w:rPr>
          <w:del w:id="200" w:author="Alexandre Miguel Kaizeler Guedes Da Silva Afonso" w:date="2026-07-30T15:27:00Z" w16du:dateUtc="2026-07-30T14:27:00Z"/>
          <w:rFonts w:ascii="Arial" w:hAnsi="Arial" w:cs="Arial"/>
          <w:sz w:val="20"/>
          <w:szCs w:val="20"/>
          <w:lang w:val="en-GB"/>
          <w:rPrChange w:id="201" w:author="Nuno Morais" w:date="2026-08-04T13:08:00Z" w16du:dateUtc="2026-08-04T12:08:00Z">
            <w:rPr>
              <w:del w:id="202" w:author="Alexandre Miguel Kaizeler Guedes Da Silva Afonso" w:date="2026-07-30T15:27:00Z" w16du:dateUtc="2026-07-30T14:27:00Z"/>
              <w:rFonts w:ascii="Arial" w:hAnsi="Arial" w:cs="Arial"/>
              <w:sz w:val="20"/>
              <w:szCs w:val="20"/>
            </w:rPr>
          </w:rPrChange>
        </w:rPr>
      </w:pPr>
      <w:del w:id="203" w:author="Alexandre Miguel Kaizeler Guedes Da Silva Afonso" w:date="2026-07-30T15:27:00Z" w16du:dateUtc="2026-07-30T14:27:00Z">
        <w:r w:rsidRPr="00451A9C" w:rsidDel="0006494D">
          <w:rPr>
            <w:rFonts w:ascii="Arial" w:hAnsi="Arial" w:cs="Arial"/>
            <w:b/>
            <w:bCs/>
            <w:sz w:val="20"/>
            <w:szCs w:val="20"/>
            <w:lang w:val="en-GB"/>
            <w:rPrChange w:id="204" w:author="Nuno Morais" w:date="2026-08-04T13:08:00Z" w16du:dateUtc="2026-08-04T12:08:00Z">
              <w:rPr>
                <w:rFonts w:ascii="Arial" w:hAnsi="Arial" w:cs="Arial"/>
                <w:b/>
                <w:bCs/>
                <w:sz w:val="20"/>
                <w:szCs w:val="20"/>
              </w:rPr>
            </w:rPrChange>
          </w:rPr>
          <w:delText xml:space="preserve">Supplementary Figure </w:delText>
        </w:r>
        <w:r w:rsidR="003B3A22" w:rsidRPr="00451A9C" w:rsidDel="0006494D">
          <w:rPr>
            <w:rFonts w:ascii="Arial" w:hAnsi="Arial" w:cs="Arial"/>
            <w:b/>
            <w:bCs/>
            <w:sz w:val="20"/>
            <w:szCs w:val="20"/>
            <w:lang w:val="en-GB"/>
            <w:rPrChange w:id="205" w:author="Nuno Morais" w:date="2026-08-04T13:08:00Z" w16du:dateUtc="2026-08-04T12:08:00Z">
              <w:rPr>
                <w:rFonts w:ascii="Arial" w:hAnsi="Arial" w:cs="Arial"/>
                <w:b/>
                <w:bCs/>
                <w:sz w:val="20"/>
                <w:szCs w:val="20"/>
              </w:rPr>
            </w:rPrChange>
          </w:rPr>
          <w:delText>9</w:delText>
        </w:r>
        <w:r w:rsidRPr="00451A9C" w:rsidDel="0006494D">
          <w:rPr>
            <w:rFonts w:ascii="Arial" w:hAnsi="Arial" w:cs="Arial"/>
            <w:b/>
            <w:bCs/>
            <w:sz w:val="20"/>
            <w:szCs w:val="20"/>
            <w:lang w:val="en-GB"/>
            <w:rPrChange w:id="206" w:author="Nuno Morais" w:date="2026-08-04T13:08:00Z" w16du:dateUtc="2026-08-04T12:08:00Z">
              <w:rPr>
                <w:rFonts w:ascii="Arial" w:hAnsi="Arial" w:cs="Arial"/>
                <w:b/>
                <w:bCs/>
                <w:sz w:val="20"/>
                <w:szCs w:val="20"/>
              </w:rPr>
            </w:rPrChange>
          </w:rPr>
          <w:delText>. Mitochondrial RNA Enrichment Across SG Transcriptomes.</w:delText>
        </w:r>
        <w:r w:rsidRPr="00451A9C" w:rsidDel="0006494D">
          <w:rPr>
            <w:rFonts w:ascii="Arial" w:hAnsi="Arial" w:cs="Arial"/>
            <w:sz w:val="20"/>
            <w:szCs w:val="20"/>
            <w:lang w:val="en-GB"/>
            <w:rPrChange w:id="207" w:author="Nuno Morais" w:date="2026-08-04T13:08:00Z" w16du:dateUtc="2026-08-04T12:08:00Z">
              <w:rPr>
                <w:rFonts w:ascii="Arial" w:hAnsi="Arial" w:cs="Arial"/>
                <w:sz w:val="20"/>
                <w:szCs w:val="20"/>
              </w:rPr>
            </w:rPrChange>
          </w:rPr>
          <w:delText xml:space="preserve"> (A) (Left) NES from GSEA using Hallmark gene sets, based on genes ranked by t-statistic</w:delText>
        </w:r>
        <w:r w:rsidR="007445DA" w:rsidRPr="00451A9C" w:rsidDel="0006494D">
          <w:rPr>
            <w:rFonts w:ascii="Arial" w:hAnsi="Arial" w:cs="Arial"/>
            <w:sz w:val="20"/>
            <w:szCs w:val="20"/>
            <w:lang w:val="en-GB"/>
            <w:rPrChange w:id="208" w:author="Nuno Morais" w:date="2026-08-04T13:08:00Z" w16du:dateUtc="2026-08-04T12:08:00Z">
              <w:rPr>
                <w:rFonts w:ascii="Arial" w:hAnsi="Arial" w:cs="Arial"/>
                <w:sz w:val="20"/>
                <w:szCs w:val="20"/>
              </w:rPr>
            </w:rPrChange>
          </w:rPr>
          <w:delText>s</w:delText>
        </w:r>
        <w:r w:rsidRPr="00451A9C" w:rsidDel="0006494D">
          <w:rPr>
            <w:rFonts w:ascii="Arial" w:hAnsi="Arial" w:cs="Arial"/>
            <w:sz w:val="20"/>
            <w:szCs w:val="20"/>
            <w:lang w:val="en-GB"/>
            <w:rPrChange w:id="209" w:author="Nuno Morais" w:date="2026-08-04T13:08:00Z" w16du:dateUtc="2026-08-04T12:08:00Z">
              <w:rPr>
                <w:rFonts w:ascii="Arial" w:hAnsi="Arial" w:cs="Arial"/>
                <w:sz w:val="20"/>
                <w:szCs w:val="20"/>
              </w:rPr>
            </w:rPrChange>
          </w:rPr>
          <w:delText xml:space="preserve"> </w:delText>
        </w:r>
        <w:r w:rsidR="00A96B9D" w:rsidRPr="00451A9C" w:rsidDel="0006494D">
          <w:rPr>
            <w:rFonts w:ascii="Arial" w:hAnsi="Arial" w:cs="Arial"/>
            <w:sz w:val="20"/>
            <w:szCs w:val="20"/>
            <w:lang w:val="en-GB"/>
            <w:rPrChange w:id="210" w:author="Nuno Morais" w:date="2026-08-04T13:08:00Z" w16du:dateUtc="2026-08-04T12:08:00Z">
              <w:rPr>
                <w:rFonts w:ascii="Arial" w:hAnsi="Arial" w:cs="Arial"/>
                <w:sz w:val="20"/>
                <w:szCs w:val="20"/>
              </w:rPr>
            </w:rPrChange>
          </w:rPr>
          <w:delText xml:space="preserve">of </w:delText>
        </w:r>
        <w:r w:rsidRPr="00451A9C" w:rsidDel="0006494D">
          <w:rPr>
            <w:rFonts w:ascii="Arial" w:hAnsi="Arial" w:cs="Arial"/>
            <w:sz w:val="20"/>
            <w:szCs w:val="20"/>
            <w:lang w:val="en-GB"/>
            <w:rPrChange w:id="211" w:author="Nuno Morais" w:date="2026-08-04T13:08:00Z" w16du:dateUtc="2026-08-04T12:08:00Z">
              <w:rPr>
                <w:rFonts w:ascii="Arial" w:hAnsi="Arial" w:cs="Arial"/>
                <w:sz w:val="20"/>
                <w:szCs w:val="20"/>
              </w:rPr>
            </w:rPrChange>
          </w:rPr>
          <w:delText xml:space="preserve">differential gene expression between </w:delText>
        </w:r>
        <w:r w:rsidR="00A96B9D" w:rsidRPr="00451A9C" w:rsidDel="0006494D">
          <w:rPr>
            <w:rFonts w:ascii="Arial" w:hAnsi="Arial" w:cs="Arial"/>
            <w:sz w:val="20"/>
            <w:szCs w:val="20"/>
            <w:lang w:val="en-GB"/>
            <w:rPrChange w:id="212" w:author="Nuno Morais" w:date="2026-08-04T13:08:00Z" w16du:dateUtc="2026-08-04T12:08:00Z">
              <w:rPr>
                <w:rFonts w:ascii="Arial" w:hAnsi="Arial" w:cs="Arial"/>
                <w:sz w:val="20"/>
                <w:szCs w:val="20"/>
              </w:rPr>
            </w:rPrChange>
          </w:rPr>
          <w:delText>centrifugation-corrected</w:delText>
        </w:r>
        <w:r w:rsidRPr="00451A9C" w:rsidDel="0006494D">
          <w:rPr>
            <w:rFonts w:ascii="Arial" w:hAnsi="Arial" w:cs="Arial"/>
            <w:sz w:val="20"/>
            <w:szCs w:val="20"/>
            <w:lang w:val="en-GB"/>
            <w:rPrChange w:id="213" w:author="Nuno Morais" w:date="2026-08-04T13:08:00Z" w16du:dateUtc="2026-08-04T12:08:00Z">
              <w:rPr>
                <w:rFonts w:ascii="Arial" w:hAnsi="Arial" w:cs="Arial"/>
                <w:sz w:val="20"/>
                <w:szCs w:val="20"/>
              </w:rPr>
            </w:rPrChange>
          </w:rPr>
          <w:delText xml:space="preserve"> SGs and WCs</w:delText>
        </w:r>
        <w:r w:rsidR="00A96B9D" w:rsidRPr="00451A9C" w:rsidDel="0006494D">
          <w:rPr>
            <w:rFonts w:ascii="Arial" w:hAnsi="Arial" w:cs="Arial"/>
            <w:sz w:val="20"/>
            <w:szCs w:val="20"/>
            <w:lang w:val="en-GB"/>
            <w:rPrChange w:id="214" w:author="Nuno Morais" w:date="2026-08-04T13:08:00Z" w16du:dateUtc="2026-08-04T12:08:00Z">
              <w:rPr>
                <w:rFonts w:ascii="Arial" w:hAnsi="Arial" w:cs="Arial"/>
                <w:sz w:val="20"/>
                <w:szCs w:val="20"/>
              </w:rPr>
            </w:rPrChange>
          </w:rPr>
          <w:delText xml:space="preserve"> or between WCs with and without SGs </w:delText>
        </w:r>
        <w:r w:rsidRPr="00451A9C" w:rsidDel="0006494D">
          <w:rPr>
            <w:rFonts w:ascii="Arial" w:hAnsi="Arial" w:cs="Arial"/>
            <w:sz w:val="20"/>
            <w:szCs w:val="20"/>
            <w:lang w:val="en-GB"/>
            <w:rPrChange w:id="215" w:author="Nuno Morais" w:date="2026-08-04T13:08:00Z" w16du:dateUtc="2026-08-04T12:08:00Z">
              <w:rPr>
                <w:rFonts w:ascii="Arial" w:hAnsi="Arial" w:cs="Arial"/>
                <w:sz w:val="20"/>
                <w:szCs w:val="20"/>
              </w:rPr>
            </w:rPrChange>
          </w:rPr>
          <w:delText xml:space="preserve">across multiple studies. (Right) Paired half-violin plots showing the distribution of NES values obtained from GSEA using 1000 size-matched random gene sets (violins), for mitochondrially encoded (darker shades) or nuclear-encoded mitochondrially localized genes (lighter shades), across the transcriptomic profiles of corrected/controlled SGs from different studies. The observed NES for each gene set is shown as a large dot; filled dots indicate empirical FPR &lt; 0.05. Numbers adjacent to each dot indicate the percentile of the observed NES within the corresponding null distribution. Color of each violin indicates SG purification method, as indicated above the image. (B) </w:delText>
        </w:r>
        <w:r w:rsidR="00A96B9D" w:rsidRPr="00451A9C" w:rsidDel="0006494D">
          <w:rPr>
            <w:rFonts w:ascii="Arial" w:hAnsi="Arial" w:cs="Arial"/>
            <w:sz w:val="20"/>
            <w:szCs w:val="20"/>
            <w:lang w:val="en-GB"/>
            <w:rPrChange w:id="216" w:author="Nuno Morais" w:date="2026-08-04T13:08:00Z" w16du:dateUtc="2026-08-04T12:08:00Z">
              <w:rPr>
                <w:rFonts w:ascii="Arial" w:hAnsi="Arial" w:cs="Arial"/>
                <w:sz w:val="20"/>
                <w:szCs w:val="20"/>
              </w:rPr>
            </w:rPrChange>
          </w:rPr>
          <w:delText xml:space="preserve">Variance of </w:delText>
        </w:r>
        <w:r w:rsidRPr="00451A9C" w:rsidDel="0006494D">
          <w:rPr>
            <w:rFonts w:ascii="Arial" w:hAnsi="Arial" w:cs="Arial"/>
            <w:sz w:val="20"/>
            <w:szCs w:val="20"/>
            <w:lang w:val="en-GB"/>
            <w:rPrChange w:id="217" w:author="Nuno Morais" w:date="2026-08-04T13:08:00Z" w16du:dateUtc="2026-08-04T12:08:00Z">
              <w:rPr>
                <w:rFonts w:ascii="Arial" w:hAnsi="Arial" w:cs="Arial"/>
                <w:sz w:val="20"/>
                <w:szCs w:val="20"/>
              </w:rPr>
            </w:rPrChange>
          </w:rPr>
          <w:delText xml:space="preserve">t-statistic </w:delText>
        </w:r>
        <w:r w:rsidR="00A96B9D" w:rsidRPr="00451A9C" w:rsidDel="0006494D">
          <w:rPr>
            <w:rFonts w:ascii="Arial" w:hAnsi="Arial" w:cs="Arial"/>
            <w:sz w:val="20"/>
            <w:szCs w:val="20"/>
            <w:lang w:val="en-GB"/>
            <w:rPrChange w:id="218" w:author="Nuno Morais" w:date="2026-08-04T13:08:00Z" w16du:dateUtc="2026-08-04T12:08:00Z">
              <w:rPr>
                <w:rFonts w:ascii="Arial" w:hAnsi="Arial" w:cs="Arial"/>
                <w:sz w:val="20"/>
                <w:szCs w:val="20"/>
              </w:rPr>
            </w:rPrChange>
          </w:rPr>
          <w:delText xml:space="preserve">of differential gene expression in SGs </w:delText>
        </w:r>
        <w:r w:rsidRPr="00451A9C" w:rsidDel="0006494D">
          <w:rPr>
            <w:rFonts w:ascii="Arial" w:hAnsi="Arial" w:cs="Arial"/>
            <w:sz w:val="20"/>
            <w:szCs w:val="20"/>
            <w:lang w:val="en-GB"/>
            <w:rPrChange w:id="219" w:author="Nuno Morais" w:date="2026-08-04T13:08:00Z" w16du:dateUtc="2026-08-04T12:08:00Z">
              <w:rPr>
                <w:rFonts w:ascii="Arial" w:hAnsi="Arial" w:cs="Arial"/>
                <w:sz w:val="20"/>
                <w:szCs w:val="20"/>
              </w:rPr>
            </w:rPrChange>
          </w:rPr>
          <w:delText xml:space="preserve">plotted against </w:delText>
        </w:r>
        <w:r w:rsidR="00A96B9D" w:rsidRPr="00451A9C" w:rsidDel="0006494D">
          <w:rPr>
            <w:rFonts w:ascii="Arial" w:hAnsi="Arial" w:cs="Arial"/>
            <w:sz w:val="20"/>
            <w:szCs w:val="20"/>
            <w:lang w:val="en-GB"/>
            <w:rPrChange w:id="220" w:author="Nuno Morais" w:date="2026-08-04T13:08:00Z" w16du:dateUtc="2026-08-04T12:08:00Z">
              <w:rPr>
                <w:rFonts w:ascii="Arial" w:hAnsi="Arial" w:cs="Arial"/>
                <w:sz w:val="20"/>
                <w:szCs w:val="20"/>
              </w:rPr>
            </w:rPrChange>
          </w:rPr>
          <w:delText xml:space="preserve">its average </w:delText>
        </w:r>
        <w:r w:rsidRPr="00451A9C" w:rsidDel="0006494D">
          <w:rPr>
            <w:rFonts w:ascii="Arial" w:hAnsi="Arial" w:cs="Arial"/>
            <w:sz w:val="20"/>
            <w:szCs w:val="20"/>
            <w:lang w:val="en-GB"/>
            <w:rPrChange w:id="221" w:author="Nuno Morais" w:date="2026-08-04T13:08:00Z" w16du:dateUtc="2026-08-04T12:08:00Z">
              <w:rPr>
                <w:rFonts w:ascii="Arial" w:hAnsi="Arial" w:cs="Arial"/>
                <w:sz w:val="20"/>
                <w:szCs w:val="20"/>
              </w:rPr>
            </w:rPrChange>
          </w:rPr>
          <w:delText>across datasets; transcripts as circles, colored green if mitochondrial encoded, blue if “strongly depleted" (Variance</w:delText>
        </w:r>
        <w:r w:rsidR="00A96B9D" w:rsidRPr="00451A9C" w:rsidDel="0006494D">
          <w:rPr>
            <w:rFonts w:ascii="Arial" w:hAnsi="Arial" w:cs="Arial"/>
            <w:sz w:val="20"/>
            <w:szCs w:val="20"/>
            <w:lang w:val="en-GB"/>
            <w:rPrChange w:id="222" w:author="Nuno Morais" w:date="2026-08-04T13:08:00Z" w16du:dateUtc="2026-08-04T12:08:00Z">
              <w:rPr>
                <w:rFonts w:ascii="Arial" w:hAnsi="Arial" w:cs="Arial"/>
                <w:sz w:val="20"/>
                <w:szCs w:val="20"/>
              </w:rPr>
            </w:rPrChange>
          </w:rPr>
          <w:delText xml:space="preserve"> t</w:delText>
        </w:r>
        <w:r w:rsidRPr="00451A9C" w:rsidDel="0006494D">
          <w:rPr>
            <w:rFonts w:ascii="Arial" w:hAnsi="Arial" w:cs="Arial"/>
            <w:sz w:val="20"/>
            <w:szCs w:val="20"/>
            <w:lang w:val="en-GB"/>
            <w:rPrChange w:id="223" w:author="Nuno Morais" w:date="2026-08-04T13:08:00Z" w16du:dateUtc="2026-08-04T12:08:00Z">
              <w:rPr>
                <w:rFonts w:ascii="Arial" w:hAnsi="Arial" w:cs="Arial"/>
                <w:sz w:val="20"/>
                <w:szCs w:val="20"/>
              </w:rPr>
            </w:rPrChange>
          </w:rPr>
          <w:delText xml:space="preserve"> &lt; 150 and Average </w:delText>
        </w:r>
        <w:r w:rsidR="00A96B9D" w:rsidRPr="00451A9C" w:rsidDel="0006494D">
          <w:rPr>
            <w:rFonts w:ascii="Arial" w:hAnsi="Arial" w:cs="Arial"/>
            <w:sz w:val="20"/>
            <w:szCs w:val="20"/>
            <w:lang w:val="en-GB"/>
            <w:rPrChange w:id="224" w:author="Nuno Morais" w:date="2026-08-04T13:08:00Z" w16du:dateUtc="2026-08-04T12:08:00Z">
              <w:rPr>
                <w:rFonts w:ascii="Arial" w:hAnsi="Arial" w:cs="Arial"/>
                <w:sz w:val="20"/>
                <w:szCs w:val="20"/>
              </w:rPr>
            </w:rPrChange>
          </w:rPr>
          <w:delText xml:space="preserve">t </w:delText>
        </w:r>
        <w:r w:rsidRPr="00451A9C" w:rsidDel="0006494D">
          <w:rPr>
            <w:rFonts w:ascii="Arial" w:hAnsi="Arial" w:cs="Arial"/>
            <w:sz w:val="20"/>
            <w:szCs w:val="20"/>
            <w:lang w:val="en-GB"/>
            <w:rPrChange w:id="225" w:author="Nuno Morais" w:date="2026-08-04T13:08:00Z" w16du:dateUtc="2026-08-04T12:08:00Z">
              <w:rPr>
                <w:rFonts w:ascii="Arial" w:hAnsi="Arial" w:cs="Arial"/>
                <w:sz w:val="20"/>
                <w:szCs w:val="20"/>
              </w:rPr>
            </w:rPrChange>
          </w:rPr>
          <w:delText xml:space="preserve">&lt; -9), and red if “strongly enriched" (Variance </w:delText>
        </w:r>
        <w:r w:rsidR="00A96B9D" w:rsidRPr="00451A9C" w:rsidDel="0006494D">
          <w:rPr>
            <w:rFonts w:ascii="Arial" w:hAnsi="Arial" w:cs="Arial"/>
            <w:sz w:val="20"/>
            <w:szCs w:val="20"/>
            <w:lang w:val="en-GB"/>
            <w:rPrChange w:id="226" w:author="Nuno Morais" w:date="2026-08-04T13:08:00Z" w16du:dateUtc="2026-08-04T12:08:00Z">
              <w:rPr>
                <w:rFonts w:ascii="Arial" w:hAnsi="Arial" w:cs="Arial"/>
                <w:sz w:val="20"/>
                <w:szCs w:val="20"/>
              </w:rPr>
            </w:rPrChange>
          </w:rPr>
          <w:delText xml:space="preserve">t </w:delText>
        </w:r>
        <w:r w:rsidRPr="00451A9C" w:rsidDel="0006494D">
          <w:rPr>
            <w:rFonts w:ascii="Arial" w:hAnsi="Arial" w:cs="Arial"/>
            <w:sz w:val="20"/>
            <w:szCs w:val="20"/>
            <w:lang w:val="en-GB"/>
            <w:rPrChange w:id="227" w:author="Nuno Morais" w:date="2026-08-04T13:08:00Z" w16du:dateUtc="2026-08-04T12:08:00Z">
              <w:rPr>
                <w:rFonts w:ascii="Arial" w:hAnsi="Arial" w:cs="Arial"/>
                <w:sz w:val="20"/>
                <w:szCs w:val="20"/>
              </w:rPr>
            </w:rPrChange>
          </w:rPr>
          <w:delText>&lt; 150 and Average t &gt; 7.5)</w:delText>
        </w:r>
        <w:r w:rsidR="00A96B9D" w:rsidRPr="00451A9C" w:rsidDel="0006494D">
          <w:rPr>
            <w:rFonts w:ascii="Arial" w:hAnsi="Arial" w:cs="Arial"/>
            <w:sz w:val="20"/>
            <w:szCs w:val="20"/>
            <w:lang w:val="en-GB"/>
            <w:rPrChange w:id="228" w:author="Nuno Morais" w:date="2026-08-04T13:08:00Z" w16du:dateUtc="2026-08-04T12:08:00Z">
              <w:rPr>
                <w:rFonts w:ascii="Arial" w:hAnsi="Arial" w:cs="Arial"/>
                <w:sz w:val="20"/>
                <w:szCs w:val="20"/>
              </w:rPr>
            </w:rPrChange>
          </w:rPr>
          <w:delText>.</w:delText>
        </w:r>
        <w:r w:rsidR="00CF62EF" w:rsidRPr="00451A9C" w:rsidDel="0006494D">
          <w:rPr>
            <w:rFonts w:ascii="Arial" w:hAnsi="Arial" w:cs="Arial"/>
            <w:sz w:val="20"/>
            <w:szCs w:val="20"/>
            <w:lang w:val="en-GB"/>
            <w:rPrChange w:id="229" w:author="Nuno Morais" w:date="2026-08-04T13:08:00Z" w16du:dateUtc="2026-08-04T12:08:00Z">
              <w:rPr>
                <w:rFonts w:ascii="Arial" w:hAnsi="Arial" w:cs="Arial"/>
                <w:sz w:val="20"/>
                <w:szCs w:val="20"/>
              </w:rPr>
            </w:rPrChange>
          </w:rPr>
          <w:delText xml:space="preserve"> </w:delText>
        </w:r>
        <w:r w:rsidR="003B3A22" w:rsidRPr="00451A9C" w:rsidDel="0006494D">
          <w:rPr>
            <w:rFonts w:ascii="Arial" w:hAnsi="Arial" w:cs="Arial"/>
            <w:sz w:val="20"/>
            <w:szCs w:val="20"/>
            <w:lang w:val="en-GB"/>
            <w:rPrChange w:id="230" w:author="Nuno Morais" w:date="2026-08-04T13:08:00Z" w16du:dateUtc="2026-08-04T12:08:00Z">
              <w:rPr>
                <w:rFonts w:ascii="Arial" w:hAnsi="Arial" w:cs="Arial"/>
                <w:sz w:val="20"/>
                <w:szCs w:val="20"/>
              </w:rPr>
            </w:rPrChange>
          </w:rPr>
          <w:delText xml:space="preserve">(C) Enrichment plot of GSEA of mitochondrially encoded transcripts ranked by the average t-statistic of </w:delText>
        </w:r>
        <w:r w:rsidR="002D0126" w:rsidRPr="00451A9C" w:rsidDel="0006494D">
          <w:rPr>
            <w:rFonts w:ascii="Arial" w:hAnsi="Arial" w:cs="Arial"/>
            <w:sz w:val="20"/>
            <w:szCs w:val="20"/>
            <w:lang w:val="en-GB"/>
            <w:rPrChange w:id="231" w:author="Nuno Morais" w:date="2026-08-04T13:08:00Z" w16du:dateUtc="2026-08-04T12:08:00Z">
              <w:rPr>
                <w:rFonts w:ascii="Arial" w:hAnsi="Arial" w:cs="Arial"/>
                <w:sz w:val="20"/>
                <w:szCs w:val="20"/>
              </w:rPr>
            </w:rPrChange>
          </w:rPr>
          <w:delText>differential gene expression between samples with and without SGs</w:delText>
        </w:r>
        <w:r w:rsidR="003B3A22" w:rsidRPr="00451A9C" w:rsidDel="0006494D">
          <w:rPr>
            <w:rFonts w:ascii="Arial" w:hAnsi="Arial" w:cs="Arial"/>
            <w:sz w:val="20"/>
            <w:szCs w:val="20"/>
            <w:lang w:val="en-GB"/>
            <w:rPrChange w:id="232" w:author="Nuno Morais" w:date="2026-08-04T13:08:00Z" w16du:dateUtc="2026-08-04T12:08:00Z">
              <w:rPr>
                <w:rFonts w:ascii="Arial" w:hAnsi="Arial" w:cs="Arial"/>
                <w:sz w:val="20"/>
                <w:szCs w:val="20"/>
              </w:rPr>
            </w:rPrChange>
          </w:rPr>
          <w:delText xml:space="preserve">. </w:delText>
        </w:r>
        <w:r w:rsidRPr="00451A9C" w:rsidDel="0006494D">
          <w:rPr>
            <w:rFonts w:ascii="Arial" w:hAnsi="Arial" w:cs="Arial"/>
            <w:sz w:val="20"/>
            <w:szCs w:val="20"/>
            <w:lang w:val="en-GB"/>
            <w:rPrChange w:id="233" w:author="Nuno Morais" w:date="2026-08-04T13:08:00Z" w16du:dateUtc="2026-08-04T12:08:00Z">
              <w:rPr>
                <w:rFonts w:ascii="Arial" w:hAnsi="Arial" w:cs="Arial"/>
                <w:sz w:val="20"/>
                <w:szCs w:val="20"/>
              </w:rPr>
            </w:rPrChange>
          </w:rPr>
          <w:delText xml:space="preserve"> (</w:delText>
        </w:r>
        <w:r w:rsidR="003B3A22" w:rsidRPr="00451A9C" w:rsidDel="0006494D">
          <w:rPr>
            <w:rFonts w:ascii="Arial" w:hAnsi="Arial" w:cs="Arial"/>
            <w:sz w:val="20"/>
            <w:szCs w:val="20"/>
            <w:lang w:val="en-GB"/>
            <w:rPrChange w:id="234" w:author="Nuno Morais" w:date="2026-08-04T13:08:00Z" w16du:dateUtc="2026-08-04T12:08:00Z">
              <w:rPr>
                <w:rFonts w:ascii="Arial" w:hAnsi="Arial" w:cs="Arial"/>
                <w:sz w:val="20"/>
                <w:szCs w:val="20"/>
              </w:rPr>
            </w:rPrChange>
          </w:rPr>
          <w:delText>D</w:delText>
        </w:r>
        <w:r w:rsidRPr="00451A9C" w:rsidDel="0006494D">
          <w:rPr>
            <w:rFonts w:ascii="Arial" w:hAnsi="Arial" w:cs="Arial"/>
            <w:sz w:val="20"/>
            <w:szCs w:val="20"/>
            <w:lang w:val="en-GB"/>
            <w:rPrChange w:id="235" w:author="Nuno Morais" w:date="2026-08-04T13:08:00Z" w16du:dateUtc="2026-08-04T12:08:00Z">
              <w:rPr>
                <w:rFonts w:ascii="Arial" w:hAnsi="Arial" w:cs="Arial"/>
                <w:sz w:val="20"/>
                <w:szCs w:val="20"/>
              </w:rPr>
            </w:rPrChange>
          </w:rPr>
          <w:delText xml:space="preserve">) GSEA NES of Hallmark gene sets ranked by the average t-statistic </w:delText>
        </w:r>
        <w:r w:rsidR="00A96B9D" w:rsidRPr="00451A9C" w:rsidDel="0006494D">
          <w:rPr>
            <w:rFonts w:ascii="Arial" w:hAnsi="Arial" w:cs="Arial"/>
            <w:sz w:val="20"/>
            <w:szCs w:val="20"/>
            <w:lang w:val="en-GB"/>
            <w:rPrChange w:id="236" w:author="Nuno Morais" w:date="2026-08-04T13:08:00Z" w16du:dateUtc="2026-08-04T12:08:00Z">
              <w:rPr>
                <w:rFonts w:ascii="Arial" w:hAnsi="Arial" w:cs="Arial"/>
                <w:sz w:val="20"/>
                <w:szCs w:val="20"/>
              </w:rPr>
            </w:rPrChange>
          </w:rPr>
          <w:delText xml:space="preserve">across </w:delText>
        </w:r>
        <w:r w:rsidRPr="00451A9C" w:rsidDel="0006494D">
          <w:rPr>
            <w:rFonts w:ascii="Arial" w:hAnsi="Arial" w:cs="Arial"/>
            <w:sz w:val="20"/>
            <w:szCs w:val="20"/>
            <w:lang w:val="en-GB"/>
            <w:rPrChange w:id="237" w:author="Nuno Morais" w:date="2026-08-04T13:08:00Z" w16du:dateUtc="2026-08-04T12:08:00Z">
              <w:rPr>
                <w:rFonts w:ascii="Arial" w:hAnsi="Arial" w:cs="Arial"/>
                <w:sz w:val="20"/>
                <w:szCs w:val="20"/>
              </w:rPr>
            </w:rPrChange>
          </w:rPr>
          <w:delText>the same datasets; only gene sets with adjusted p-value &lt;0.05 and empirical FPR &lt; 0.05 based on 100 random gene sets of matched size are shown.</w:delText>
        </w:r>
      </w:del>
    </w:p>
    <w:p w14:paraId="553666CB" w14:textId="77777777" w:rsidR="00AC126F" w:rsidRPr="00451A9C" w:rsidRDefault="00AC126F">
      <w:pPr>
        <w:spacing w:line="278" w:lineRule="auto"/>
        <w:rPr>
          <w:rFonts w:ascii="Arial" w:hAnsi="Arial" w:cs="Arial"/>
          <w:sz w:val="20"/>
          <w:szCs w:val="20"/>
          <w:lang w:val="en-GB"/>
          <w:rPrChange w:id="238" w:author="Nuno Morais" w:date="2026-08-04T13:08:00Z" w16du:dateUtc="2026-08-04T12:08:00Z">
            <w:rPr>
              <w:rFonts w:ascii="Arial" w:hAnsi="Arial" w:cs="Arial"/>
              <w:sz w:val="20"/>
              <w:szCs w:val="20"/>
            </w:rPr>
          </w:rPrChange>
        </w:rPr>
      </w:pPr>
      <w:r w:rsidRPr="00451A9C">
        <w:rPr>
          <w:rFonts w:ascii="Arial" w:hAnsi="Arial" w:cs="Arial"/>
          <w:sz w:val="20"/>
          <w:szCs w:val="20"/>
          <w:lang w:val="en-GB"/>
          <w:rPrChange w:id="239" w:author="Nuno Morais" w:date="2026-08-04T13:08:00Z" w16du:dateUtc="2026-08-04T12:08:00Z">
            <w:rPr>
              <w:rFonts w:ascii="Arial" w:hAnsi="Arial" w:cs="Arial"/>
              <w:sz w:val="20"/>
              <w:szCs w:val="20"/>
            </w:rPr>
          </w:rPrChange>
        </w:rPr>
        <w:br w:type="page"/>
      </w:r>
    </w:p>
    <w:p w14:paraId="46495859" w14:textId="77777777" w:rsidR="003878D0" w:rsidRPr="00451A9C" w:rsidRDefault="003878D0" w:rsidP="00785308">
      <w:pPr>
        <w:jc w:val="both"/>
        <w:rPr>
          <w:rFonts w:ascii="Arial" w:hAnsi="Arial" w:cs="Arial"/>
          <w:sz w:val="20"/>
          <w:szCs w:val="20"/>
          <w:lang w:val="en-GB"/>
          <w:rPrChange w:id="240" w:author="Nuno Morais" w:date="2026-08-04T13:08:00Z" w16du:dateUtc="2026-08-04T12:08:00Z">
            <w:rPr>
              <w:rFonts w:ascii="Arial" w:hAnsi="Arial" w:cs="Arial"/>
              <w:sz w:val="20"/>
              <w:szCs w:val="20"/>
            </w:rPr>
          </w:rPrChange>
        </w:rPr>
      </w:pPr>
    </w:p>
    <w:p w14:paraId="2CD57BF5" w14:textId="6971705E" w:rsidR="00BA2055" w:rsidRPr="003A1A6B" w:rsidRDefault="00BA2055"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3FF0AA2E" wp14:editId="5FB8216E">
            <wp:extent cx="5731510" cy="6002655"/>
            <wp:effectExtent l="0" t="0" r="2540" b="0"/>
            <wp:docPr id="2020862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2668" name="Imagem 2020862668"/>
                    <pic:cNvPicPr/>
                  </pic:nvPicPr>
                  <pic:blipFill>
                    <a:blip r:embed="rId27">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3DE03DB4" w14:textId="27C6EE1D" w:rsidR="00BA2055" w:rsidRPr="0003490B" w:rsidRDefault="00BA2055" w:rsidP="00BA2055">
      <w:pPr>
        <w:jc w:val="both"/>
        <w:rPr>
          <w:rFonts w:ascii="Arial" w:hAnsi="Arial" w:cs="Arial"/>
          <w:sz w:val="20"/>
          <w:szCs w:val="20"/>
          <w:lang w:val="en-GB"/>
        </w:rPr>
      </w:pPr>
      <w:r w:rsidRPr="003A1A6B">
        <w:rPr>
          <w:rFonts w:ascii="Arial" w:hAnsi="Arial" w:cs="Arial"/>
          <w:b/>
          <w:bCs/>
          <w:sz w:val="20"/>
          <w:szCs w:val="20"/>
          <w:lang w:val="en-GB"/>
        </w:rPr>
        <w:t xml:space="preserve">Supplementary Figure </w:t>
      </w:r>
      <w:r w:rsidR="00631F70" w:rsidRPr="003A1A6B">
        <w:rPr>
          <w:rFonts w:ascii="Arial" w:hAnsi="Arial" w:cs="Arial"/>
          <w:b/>
          <w:bCs/>
          <w:sz w:val="20"/>
          <w:szCs w:val="20"/>
          <w:lang w:val="en-GB"/>
        </w:rPr>
        <w:t>1</w:t>
      </w:r>
      <w:ins w:id="241" w:author="Alexandre Miguel Kaizeler Guedes Da Silva Afonso" w:date="2026-07-30T23:53:00Z" w16du:dateUtc="2026-07-30T22:53:00Z">
        <w:r w:rsidR="00896EDF" w:rsidRPr="003A1A6B">
          <w:rPr>
            <w:rFonts w:ascii="Arial" w:hAnsi="Arial" w:cs="Arial"/>
            <w:b/>
            <w:bCs/>
            <w:sz w:val="20"/>
            <w:szCs w:val="20"/>
            <w:lang w:val="en-GB"/>
          </w:rPr>
          <w:t>1</w:t>
        </w:r>
      </w:ins>
      <w:del w:id="242" w:author="Alexandre Miguel Kaizeler Guedes Da Silva Afonso" w:date="2026-07-30T23:53:00Z" w16du:dateUtc="2026-07-30T22:53:00Z">
        <w:r w:rsidR="00631F70" w:rsidRPr="003A1A6B" w:rsidDel="00896EDF">
          <w:rPr>
            <w:rFonts w:ascii="Arial" w:hAnsi="Arial" w:cs="Arial"/>
            <w:b/>
            <w:bCs/>
            <w:sz w:val="20"/>
            <w:szCs w:val="20"/>
            <w:lang w:val="en-GB"/>
          </w:rPr>
          <w:delText>0</w:delText>
        </w:r>
      </w:del>
      <w:r w:rsidRPr="003A1A6B">
        <w:rPr>
          <w:rFonts w:ascii="Arial" w:hAnsi="Arial" w:cs="Arial"/>
          <w:b/>
          <w:bCs/>
          <w:sz w:val="20"/>
          <w:szCs w:val="20"/>
          <w:lang w:val="en-GB"/>
        </w:rPr>
        <w:t xml:space="preserve">. </w:t>
      </w:r>
      <w:r w:rsidRPr="0003490B">
        <w:rPr>
          <w:rFonts w:ascii="Arial" w:hAnsi="Arial" w:cs="Arial"/>
          <w:b/>
          <w:bCs/>
          <w:sz w:val="20"/>
          <w:szCs w:val="20"/>
          <w:lang w:val="en-GB"/>
        </w:rPr>
        <w:t xml:space="preserve">Blockage of mitochondrial permeability is compatible with SG assembly inhibition. </w:t>
      </w:r>
      <w:r w:rsidRPr="0003490B">
        <w:rPr>
          <w:rFonts w:ascii="Arial" w:hAnsi="Arial" w:cs="Arial"/>
          <w:sz w:val="20"/>
          <w:szCs w:val="20"/>
          <w:lang w:val="en-GB"/>
        </w:rPr>
        <w:t>Representative</w:t>
      </w:r>
      <w:r w:rsidRPr="0003490B">
        <w:rPr>
          <w:rFonts w:ascii="Arial" w:hAnsi="Arial" w:cs="Arial"/>
          <w:b/>
          <w:bCs/>
          <w:sz w:val="20"/>
          <w:szCs w:val="20"/>
          <w:lang w:val="en-GB"/>
        </w:rPr>
        <w:t xml:space="preserve"> </w:t>
      </w:r>
      <w:r w:rsidRPr="0003490B">
        <w:rPr>
          <w:rFonts w:ascii="Arial" w:hAnsi="Arial" w:cs="Arial"/>
          <w:sz w:val="20"/>
          <w:szCs w:val="20"/>
          <w:lang w:val="en-GB"/>
        </w:rPr>
        <w:t>Immunofluorescence images of U2-OS cells untreated or treated with sorbitol (0.4M), DIDS (50 μM), or both. G3BP1 (SG marker, v. Figure 1B) is shown in white, J2 in green (dsRNA marker</w:t>
      </w:r>
      <w:r w:rsidRPr="003A1A6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{"citationID":"Kcj2KbDp","properties":{"formattedCitation":"(21)","plainCitation":"(21)","noteIndex":0},"citationItems":[{"id":134,"uris":["http://zotero.org/users/local/q86rvdj2/items/HRYLS8CR"],"itemData":{"id":134,"type":"article-journal","abstract":"In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3A1A6B">
        <w:rPr>
          <w:rFonts w:ascii="Arial" w:hAnsi="Arial" w:cs="Arial"/>
          <w:sz w:val="20"/>
          <w:szCs w:val="20"/>
          <w:lang w:val="en-GB"/>
        </w:rPr>
        <w:fldChar w:fldCharType="separate"/>
      </w:r>
      <w:r w:rsidR="00E1546D" w:rsidRPr="0003490B">
        <w:rPr>
          <w:rFonts w:ascii="Aptos" w:hAnsi="Aptos"/>
          <w:sz w:val="20"/>
          <w:lang w:val="en-GB"/>
        </w:rPr>
        <w:t>(21)</w:t>
      </w:r>
      <w:r w:rsidRPr="003A1A6B">
        <w:rPr>
          <w:rFonts w:ascii="Arial" w:hAnsi="Arial" w:cs="Arial"/>
          <w:sz w:val="20"/>
          <w:szCs w:val="20"/>
          <w:lang w:val="en-GB"/>
        </w:rPr>
        <w:fldChar w:fldCharType="end"/>
      </w:r>
      <w:r w:rsidRPr="0003490B">
        <w:rPr>
          <w:rFonts w:ascii="Arial" w:hAnsi="Arial" w:cs="Arial"/>
          <w:sz w:val="20"/>
          <w:szCs w:val="20"/>
          <w:lang w:val="en-GB"/>
        </w:rPr>
        <w:t>), HPS60 in red (mitochondrial marker</w:t>
      </w:r>
      <w:r w:rsidRPr="003A1A6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mZGKDxsa","properties":{"formattedCitation":"(22)","plainCitation":"(22)","noteIndex":0},"citationItems":[{"id":"iQhpNGpf/lnwXOAFq","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3A1A6B">
        <w:rPr>
          <w:rFonts w:ascii="Arial" w:hAnsi="Arial" w:cs="Arial"/>
          <w:sz w:val="20"/>
          <w:szCs w:val="20"/>
          <w:lang w:val="en-GB"/>
        </w:rPr>
        <w:fldChar w:fldCharType="separate"/>
      </w:r>
      <w:r w:rsidR="00E1546D" w:rsidRPr="0003490B">
        <w:rPr>
          <w:rFonts w:ascii="Aptos" w:hAnsi="Aptos"/>
          <w:sz w:val="20"/>
          <w:lang w:val="en-GB"/>
        </w:rPr>
        <w:t>(22)</w:t>
      </w:r>
      <w:r w:rsidRPr="003A1A6B">
        <w:rPr>
          <w:rFonts w:ascii="Arial" w:hAnsi="Arial" w:cs="Arial"/>
          <w:sz w:val="20"/>
          <w:szCs w:val="20"/>
          <w:lang w:val="en-GB"/>
        </w:rPr>
        <w:fldChar w:fldCharType="end"/>
      </w:r>
      <w:r w:rsidRPr="0003490B">
        <w:rPr>
          <w:rFonts w:ascii="Arial" w:hAnsi="Arial" w:cs="Arial"/>
          <w:sz w:val="20"/>
          <w:szCs w:val="20"/>
          <w:lang w:val="en-GB"/>
        </w:rPr>
        <w:t>), and nuclei (DAPI) in blue. Merged images are also provided. Yellow arrows in Sorbitol treated samples on the G3BP1 column highlight representative SGs. Scale bar is shown on bottom right corner of each image, in yellow.</w:t>
      </w:r>
    </w:p>
    <w:p w14:paraId="4509E3D6" w14:textId="0146BB9C" w:rsidR="00B22E45" w:rsidRPr="0003490B" w:rsidRDefault="00B22E45" w:rsidP="00BA2055">
      <w:pPr>
        <w:jc w:val="both"/>
        <w:rPr>
          <w:rFonts w:ascii="Arial" w:hAnsi="Arial" w:cs="Arial"/>
          <w:color w:val="00B0F0"/>
          <w:sz w:val="24"/>
          <w:szCs w:val="24"/>
          <w:lang w:val="en-GB"/>
        </w:rPr>
      </w:pPr>
      <w:r w:rsidRPr="000D79D6">
        <w:rPr>
          <w:rFonts w:ascii="Arial" w:hAnsi="Arial" w:cs="Arial"/>
          <w:noProof/>
          <w:color w:val="00B0F0"/>
          <w:sz w:val="24"/>
          <w:szCs w:val="24"/>
          <w:lang w:val="en-GB"/>
        </w:rPr>
        <w:lastRenderedPageBreak/>
        <w:drawing>
          <wp:inline distT="0" distB="0" distL="0" distR="0" wp14:anchorId="1198065F" wp14:editId="6AAFD5EA">
            <wp:extent cx="5731510" cy="4401820"/>
            <wp:effectExtent l="0" t="0" r="2540" b="0"/>
            <wp:docPr id="8987980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8096" name="Imagem 898798096"/>
                    <pic:cNvPicPr/>
                  </pic:nvPicPr>
                  <pic:blipFill>
                    <a:blip r:embed="rId28">
                      <a:extLst>
                        <a:ext uri="{28A0092B-C50C-407E-A947-70E740481C1C}">
                          <a14:useLocalDpi xmlns:a14="http://schemas.microsoft.com/office/drawing/2010/main" val="0"/>
                        </a:ext>
                      </a:extLst>
                    </a:blip>
                    <a:stretch>
                      <a:fillRect/>
                    </a:stretch>
                  </pic:blipFill>
                  <pic:spPr>
                    <a:xfrm>
                      <a:off x="0" y="0"/>
                      <a:ext cx="5731510" cy="4401820"/>
                    </a:xfrm>
                    <a:prstGeom prst="rect">
                      <a:avLst/>
                    </a:prstGeom>
                  </pic:spPr>
                </pic:pic>
              </a:graphicData>
            </a:graphic>
          </wp:inline>
        </w:drawing>
      </w:r>
    </w:p>
    <w:p w14:paraId="086AFEEC" w14:textId="040897EA" w:rsidR="00B22E45" w:rsidRPr="00451A9C" w:rsidRDefault="00B22E45" w:rsidP="00B22E45">
      <w:pPr>
        <w:jc w:val="both"/>
        <w:rPr>
          <w:rFonts w:ascii="Arial" w:hAnsi="Arial" w:cs="Arial"/>
          <w:sz w:val="20"/>
          <w:szCs w:val="20"/>
          <w:lang w:val="en-GB"/>
        </w:rPr>
      </w:pPr>
      <w:r w:rsidRPr="0003490B">
        <w:rPr>
          <w:rFonts w:ascii="Arial" w:hAnsi="Arial" w:cs="Arial"/>
          <w:b/>
          <w:bCs/>
          <w:sz w:val="20"/>
          <w:szCs w:val="20"/>
          <w:lang w:val="en-GB"/>
        </w:rPr>
        <w:t>Supplementary Figure 1</w:t>
      </w:r>
      <w:ins w:id="243" w:author="Alexandre Miguel Kaizeler Guedes Da Silva Afonso" w:date="2026-07-30T23:53:00Z" w16du:dateUtc="2026-07-30T22:53:00Z">
        <w:r w:rsidR="00896EDF" w:rsidRPr="0003490B">
          <w:rPr>
            <w:rFonts w:ascii="Arial" w:hAnsi="Arial" w:cs="Arial"/>
            <w:b/>
            <w:bCs/>
            <w:sz w:val="20"/>
            <w:szCs w:val="20"/>
            <w:lang w:val="en-GB"/>
          </w:rPr>
          <w:t>2</w:t>
        </w:r>
      </w:ins>
      <w:del w:id="244" w:author="Alexandre Miguel Kaizeler Guedes Da Silva Afonso" w:date="2026-07-30T23:53:00Z" w16du:dateUtc="2026-07-30T22:53:00Z">
        <w:r w:rsidR="00E8790C" w:rsidRPr="0003490B" w:rsidDel="00896EDF">
          <w:rPr>
            <w:rFonts w:ascii="Arial" w:hAnsi="Arial" w:cs="Arial"/>
            <w:b/>
            <w:bCs/>
            <w:sz w:val="20"/>
            <w:szCs w:val="20"/>
            <w:lang w:val="en-GB"/>
          </w:rPr>
          <w:delText>1</w:delText>
        </w:r>
      </w:del>
      <w:r w:rsidRPr="0003490B">
        <w:rPr>
          <w:rFonts w:ascii="Arial" w:hAnsi="Arial" w:cs="Arial"/>
          <w:b/>
          <w:bCs/>
          <w:sz w:val="20"/>
          <w:szCs w:val="20"/>
          <w:lang w:val="en-GB"/>
        </w:rPr>
        <w:t xml:space="preserve">. RNA binding map of RBFOX2 in HepG2 and K562 cells exposed to shRNA against RBFOX2. </w:t>
      </w:r>
      <w:r w:rsidRPr="0003490B">
        <w:rPr>
          <w:rFonts w:ascii="Arial" w:hAnsi="Arial" w:cs="Arial"/>
          <w:sz w:val="20"/>
          <w:szCs w:val="20"/>
          <w:lang w:val="en-GB"/>
        </w:rPr>
        <w:t>(Top) Schematic of an alternative exon skipping event, regulated by an RBP, RBFOX2. (Middle) Normali</w:t>
      </w:r>
      <w:ins w:id="245" w:author="Alexandre Miguel Kaizeler Guedes Da Silva Afonso" w:date="2026-07-30T23:53:00Z" w16du:dateUtc="2026-07-30T22:53:00Z">
        <w:r w:rsidR="00896EDF" w:rsidRPr="0003490B">
          <w:rPr>
            <w:rFonts w:ascii="Arial" w:hAnsi="Arial" w:cs="Arial"/>
            <w:sz w:val="20"/>
            <w:szCs w:val="20"/>
            <w:lang w:val="en-GB"/>
          </w:rPr>
          <w:t>s</w:t>
        </w:r>
      </w:ins>
      <w:del w:id="246" w:author="Alexandre Miguel Kaizeler Guedes Da Silva Afonso" w:date="2026-07-30T23:53:00Z" w16du:dateUtc="2026-07-30T22:53:00Z">
        <w:r w:rsidRPr="0003490B" w:rsidDel="00896EDF">
          <w:rPr>
            <w:rFonts w:ascii="Arial" w:hAnsi="Arial" w:cs="Arial"/>
            <w:sz w:val="20"/>
            <w:szCs w:val="20"/>
            <w:lang w:val="en-GB"/>
          </w:rPr>
          <w:delText>z</w:delText>
        </w:r>
      </w:del>
      <w:r w:rsidRPr="0003490B">
        <w:rPr>
          <w:rFonts w:ascii="Arial" w:hAnsi="Arial" w:cs="Arial"/>
          <w:sz w:val="20"/>
          <w:szCs w:val="20"/>
          <w:lang w:val="en-GB"/>
        </w:rPr>
        <w:t>ed binding of RBFOX2 to metagenomic regulatory sequences of alternative exons. The plot discriminates excluded (blue), included (red) or maintained (black) alternative exons upon RBFOX2 knockdown, obtained from ENCODE</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{"citationID":"jcT0F9Iy","properties":{"formattedCitation":"(23,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The total number of events in each category can be found in brackets beneath the plot, preceded by the number of events for which there is at least one binding site for that RBP. (Bottom) </w:t>
      </w:r>
      <w:r w:rsidR="005A72CB" w:rsidRPr="00451A9C">
        <w:rPr>
          <w:rFonts w:ascii="Arial" w:hAnsi="Arial" w:cs="Arial"/>
          <w:sz w:val="20"/>
          <w:szCs w:val="20"/>
          <w:lang w:val="en-GB"/>
        </w:rPr>
        <w:t>Chi-Squared Statistic of excluded (blue) or included (red) normali</w:t>
      </w:r>
      <w:ins w:id="247" w:author="Alexandre Miguel Kaizeler Guedes Da Silva Afonso" w:date="2026-07-30T23:53:00Z" w16du:dateUtc="2026-07-30T22:53:00Z">
        <w:r w:rsidR="00896EDF" w:rsidRPr="00451A9C">
          <w:rPr>
            <w:rFonts w:ascii="Arial" w:hAnsi="Arial" w:cs="Arial"/>
            <w:sz w:val="20"/>
            <w:szCs w:val="20"/>
            <w:lang w:val="en-GB"/>
          </w:rPr>
          <w:t>s</w:t>
        </w:r>
      </w:ins>
      <w:del w:id="248" w:author="Alexandre Miguel Kaizeler Guedes Da Silva Afonso" w:date="2026-07-30T23:53:00Z" w16du:dateUtc="2026-07-30T22:53:00Z">
        <w:r w:rsidR="00E8790C" w:rsidRPr="00451A9C" w:rsidDel="00896EDF">
          <w:rPr>
            <w:rFonts w:ascii="Arial" w:hAnsi="Arial" w:cs="Arial"/>
            <w:sz w:val="20"/>
            <w:szCs w:val="20"/>
            <w:lang w:val="en-GB"/>
          </w:rPr>
          <w:delText>z</w:delText>
        </w:r>
      </w:del>
      <w:r w:rsidR="005A72CB" w:rsidRPr="00451A9C">
        <w:rPr>
          <w:rFonts w:ascii="Arial" w:hAnsi="Arial" w:cs="Arial"/>
          <w:sz w:val="20"/>
          <w:szCs w:val="20"/>
          <w:lang w:val="en-GB"/>
        </w:rPr>
        <w:t xml:space="preserve">ed binding, in relation to maintained events. </w:t>
      </w:r>
      <w:r w:rsidRPr="0003490B">
        <w:rPr>
          <w:rFonts w:ascii="Arial" w:hAnsi="Arial" w:cs="Arial"/>
          <w:sz w:val="20"/>
          <w:szCs w:val="20"/>
          <w:lang w:val="en-GB"/>
        </w:rPr>
        <w:t>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w:t>
      </w:r>
      <w:r w:rsidR="00164ACD" w:rsidRPr="0003490B">
        <w:rPr>
          <w:rFonts w:ascii="Arial" w:hAnsi="Arial" w:cs="Arial"/>
          <w:sz w:val="20"/>
          <w:szCs w:val="20"/>
          <w:lang w:val="en-GB"/>
        </w:rPr>
        <w:t>n</w:t>
      </w:r>
      <w:r w:rsidRPr="0003490B">
        <w:rPr>
          <w:rFonts w:ascii="Arial" w:hAnsi="Arial" w:cs="Arial"/>
          <w:sz w:val="20"/>
          <w:szCs w:val="20"/>
          <w:lang w:val="en-GB"/>
        </w:rPr>
        <w:t>; first 50 nt of downstream constitutive exon.</w:t>
      </w:r>
      <w:r w:rsidRPr="0003490B">
        <w:rPr>
          <w:rFonts w:ascii="Arial" w:eastAsia="Times New Roman" w:hAnsi="Arial" w:cs="Arial"/>
          <w:kern w:val="0"/>
          <w:sz w:val="20"/>
          <w:szCs w:val="20"/>
          <w:lang w:val="en-GB"/>
          <w14:ligatures w14:val="none"/>
        </w:rPr>
        <w:t xml:space="preserve"> This </w:t>
      </w:r>
      <w:r w:rsidRPr="00451A9C">
        <w:rPr>
          <w:rFonts w:ascii="Arial" w:hAnsi="Arial" w:cs="Arial"/>
          <w:sz w:val="20"/>
          <w:szCs w:val="20"/>
          <w:lang w:val="en-GB"/>
        </w:rPr>
        <w:t>example shows normali</w:t>
      </w:r>
      <w:ins w:id="249" w:author="Alexandre Miguel Kaizeler Guedes Da Silva Afonso" w:date="2026-07-30T23:53:00Z" w16du:dateUtc="2026-07-30T22:53:00Z">
        <w:r w:rsidR="00896EDF" w:rsidRPr="00451A9C">
          <w:rPr>
            <w:rFonts w:ascii="Arial" w:hAnsi="Arial" w:cs="Arial"/>
            <w:sz w:val="20"/>
            <w:szCs w:val="20"/>
            <w:lang w:val="en-GB"/>
          </w:rPr>
          <w:t>s</w:t>
        </w:r>
      </w:ins>
      <w:del w:id="250" w:author="Alexandre Miguel Kaizeler Guedes Da Silva Afonso" w:date="2026-07-30T23:53:00Z" w16du:dateUtc="2026-07-30T22:53:00Z">
        <w:r w:rsidRPr="00451A9C" w:rsidDel="00896EDF">
          <w:rPr>
            <w:rFonts w:ascii="Arial" w:hAnsi="Arial" w:cs="Arial"/>
            <w:sz w:val="20"/>
            <w:szCs w:val="20"/>
            <w:lang w:val="en-GB"/>
          </w:rPr>
          <w:delText>z</w:delText>
        </w:r>
      </w:del>
      <w:r w:rsidRPr="00451A9C">
        <w:rPr>
          <w:rFonts w:ascii="Arial" w:hAnsi="Arial" w:cs="Arial"/>
          <w:sz w:val="20"/>
          <w:szCs w:val="20"/>
          <w:lang w:val="en-GB"/>
        </w:rPr>
        <w:t>ed RBFOX2 binding enriched downstream of alternative exon. Upon RBFOX2 knockdown, this binding is therefore lost, consistent with increased exon skipping. These results align with the known role of RBFOX2 in promoting exon inclusion</w:t>
      </w:r>
      <w:r w:rsidRPr="00451A9C">
        <w:rPr>
          <w:rFonts w:ascii="Arial" w:hAnsi="Arial" w:cs="Arial"/>
          <w:sz w:val="20"/>
          <w:szCs w:val="20"/>
          <w:lang w:val="en-GB"/>
        </w:rPr>
        <w:fldChar w:fldCharType="begin"/>
      </w:r>
      <w:r w:rsidR="00E1546D" w:rsidRPr="00451A9C">
        <w:rPr>
          <w:rFonts w:ascii="Arial" w:hAnsi="Arial" w:cs="Arial"/>
          <w:sz w:val="20"/>
          <w:szCs w:val="20"/>
          <w:lang w:val="en-GB"/>
        </w:rPr>
        <w:instrText xml:space="preserve"> ADDIN ZOTERO_ITEM CSL_CITATION {"citationID":"C5lM9yLz","properties":{"formattedCitation":"(25)","plainCitation":"(25)","noteIndex":0},"citationItems":[{"id":146,"uris":["http://zotero.org/users/local/q86rvdj2/items/L96USGGH"],"itemData":{"id":146,"type":"article-journal","abstract":"Abstract\n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Pr="00451A9C">
        <w:rPr>
          <w:rFonts w:ascii="Arial" w:hAnsi="Arial" w:cs="Arial"/>
          <w:sz w:val="20"/>
          <w:szCs w:val="20"/>
          <w:lang w:val="en-GB"/>
        </w:rPr>
        <w:fldChar w:fldCharType="separate"/>
      </w:r>
      <w:r w:rsidR="00E1546D" w:rsidRPr="0003490B">
        <w:rPr>
          <w:rFonts w:ascii="Aptos" w:hAnsi="Aptos"/>
          <w:sz w:val="20"/>
          <w:lang w:val="en-GB"/>
        </w:rPr>
        <w:t>(25)</w:t>
      </w:r>
      <w:r w:rsidRPr="00451A9C">
        <w:rPr>
          <w:rFonts w:ascii="Arial" w:hAnsi="Arial" w:cs="Arial"/>
          <w:sz w:val="20"/>
          <w:szCs w:val="20"/>
          <w:lang w:val="en-GB"/>
        </w:rPr>
        <w:fldChar w:fldCharType="end"/>
      </w:r>
      <w:r w:rsidRPr="00451A9C">
        <w:rPr>
          <w:rFonts w:ascii="Arial" w:hAnsi="Arial" w:cs="Arial"/>
          <w:sz w:val="20"/>
          <w:szCs w:val="20"/>
          <w:lang w:val="en-GB"/>
        </w:rPr>
        <w:t>, providing a proof of concept for our approach.</w:t>
      </w:r>
    </w:p>
    <w:p w14:paraId="0AD42A64" w14:textId="0EC82722" w:rsidR="00B22E45" w:rsidRPr="0003490B" w:rsidRDefault="00C54733" w:rsidP="00BA2055">
      <w:pPr>
        <w:jc w:val="both"/>
        <w:rPr>
          <w:rFonts w:ascii="Arial" w:hAnsi="Arial" w:cs="Arial"/>
          <w:color w:val="00B0F0"/>
          <w:sz w:val="24"/>
          <w:szCs w:val="24"/>
          <w:lang w:val="en-GB"/>
        </w:rPr>
      </w:pPr>
      <w:r w:rsidRPr="003A1A6B">
        <w:rPr>
          <w:rFonts w:ascii="Arial" w:hAnsi="Arial" w:cs="Arial"/>
          <w:noProof/>
          <w:color w:val="00B0F0"/>
          <w:sz w:val="24"/>
          <w:szCs w:val="24"/>
          <w:lang w:val="en-GB"/>
        </w:rPr>
        <w:lastRenderedPageBreak/>
        <w:drawing>
          <wp:inline distT="0" distB="0" distL="0" distR="0" wp14:anchorId="2F920105" wp14:editId="5AC087F5">
            <wp:extent cx="5731510" cy="6986905"/>
            <wp:effectExtent l="0" t="0" r="2540" b="4445"/>
            <wp:docPr id="16372002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0269" name="Imagem 1637200269"/>
                    <pic:cNvPicPr/>
                  </pic:nvPicPr>
                  <pic:blipFill>
                    <a:blip r:embed="rId29">
                      <a:extLst>
                        <a:ext uri="{28A0092B-C50C-407E-A947-70E740481C1C}">
                          <a14:useLocalDpi xmlns:a14="http://schemas.microsoft.com/office/drawing/2010/main" val="0"/>
                        </a:ext>
                      </a:extLst>
                    </a:blip>
                    <a:stretch>
                      <a:fillRect/>
                    </a:stretch>
                  </pic:blipFill>
                  <pic:spPr>
                    <a:xfrm>
                      <a:off x="0" y="0"/>
                      <a:ext cx="5731510" cy="6986905"/>
                    </a:xfrm>
                    <a:prstGeom prst="rect">
                      <a:avLst/>
                    </a:prstGeom>
                  </pic:spPr>
                </pic:pic>
              </a:graphicData>
            </a:graphic>
          </wp:inline>
        </w:drawing>
      </w:r>
    </w:p>
    <w:p w14:paraId="78CD57D3" w14:textId="284672EC" w:rsidR="00AC126F" w:rsidRPr="0003490B" w:rsidRDefault="00C54733" w:rsidP="00BA2055">
      <w:pPr>
        <w:jc w:val="both"/>
        <w:rPr>
          <w:rFonts w:ascii="Arial" w:hAnsi="Arial" w:cs="Arial"/>
          <w:sz w:val="20"/>
          <w:szCs w:val="20"/>
          <w:lang w:val="en-GB"/>
        </w:rPr>
      </w:pPr>
      <w:r w:rsidRPr="0003490B">
        <w:rPr>
          <w:rFonts w:ascii="Arial" w:hAnsi="Arial" w:cs="Arial"/>
          <w:b/>
          <w:bCs/>
          <w:sz w:val="20"/>
          <w:szCs w:val="20"/>
          <w:lang w:val="en-GB"/>
        </w:rPr>
        <w:t>Supplementary Figure 1</w:t>
      </w:r>
      <w:ins w:id="251" w:author="Alexandre Miguel Kaizeler Guedes Da Silva Afonso" w:date="2026-07-31T00:01:00Z" w16du:dateUtc="2026-07-30T23:01:00Z">
        <w:r w:rsidR="00896EDF" w:rsidRPr="0003490B">
          <w:rPr>
            <w:rFonts w:ascii="Arial" w:hAnsi="Arial" w:cs="Arial"/>
            <w:b/>
            <w:bCs/>
            <w:sz w:val="20"/>
            <w:szCs w:val="20"/>
            <w:lang w:val="en-GB"/>
          </w:rPr>
          <w:t>3</w:t>
        </w:r>
      </w:ins>
      <w:del w:id="252" w:author="Alexandre Miguel Kaizeler Guedes Da Silva Afonso" w:date="2026-07-31T00:01:00Z" w16du:dateUtc="2026-07-30T23:01:00Z">
        <w:r w:rsidR="00E8790C" w:rsidRPr="0003490B" w:rsidDel="00896EDF">
          <w:rPr>
            <w:rFonts w:ascii="Arial" w:hAnsi="Arial" w:cs="Arial"/>
            <w:b/>
            <w:bCs/>
            <w:sz w:val="20"/>
            <w:szCs w:val="20"/>
            <w:lang w:val="en-GB"/>
          </w:rPr>
          <w:delText>2</w:delText>
        </w:r>
      </w:del>
      <w:r w:rsidRPr="0003490B">
        <w:rPr>
          <w:rFonts w:ascii="Arial" w:hAnsi="Arial" w:cs="Arial"/>
          <w:b/>
          <w:bCs/>
          <w:sz w:val="20"/>
          <w:szCs w:val="20"/>
          <w:lang w:val="en-GB"/>
        </w:rPr>
        <w:t xml:space="preserve">. Alternative splicing alterations in SG competent and incompetent cells </w:t>
      </w:r>
      <w:r w:rsidRPr="0003490B">
        <w:rPr>
          <w:rFonts w:ascii="Arial" w:hAnsi="Arial" w:cs="Arial"/>
          <w:sz w:val="20"/>
          <w:szCs w:val="20"/>
          <w:lang w:val="en-GB"/>
        </w:rPr>
        <w:t xml:space="preserve">(A) Volcano plot of DGEA between stressed and unstressed WCs (X-Axis </w:t>
      </w:r>
      <w:r w:rsidR="007C31CE" w:rsidRPr="0003490B">
        <w:rPr>
          <w:rFonts w:ascii="Arial" w:hAnsi="Arial" w:cs="Arial"/>
          <w:sz w:val="20"/>
          <w:szCs w:val="20"/>
          <w:lang w:val="en-GB"/>
        </w:rPr>
        <w:t>–</w:t>
      </w:r>
      <w:r w:rsidRPr="0003490B">
        <w:rPr>
          <w:rFonts w:ascii="Arial" w:hAnsi="Arial" w:cs="Arial"/>
          <w:sz w:val="20"/>
          <w:szCs w:val="20"/>
          <w:lang w:val="en-GB"/>
        </w:rPr>
        <w:t xml:space="preserve">  Log</w:t>
      </w:r>
      <w:r w:rsidRPr="0003490B">
        <w:rPr>
          <w:rFonts w:ascii="Arial" w:hAnsi="Arial" w:cs="Arial"/>
          <w:sz w:val="20"/>
          <w:szCs w:val="20"/>
          <w:vertAlign w:val="subscript"/>
          <w:lang w:val="en-GB"/>
        </w:rPr>
        <w:t>2</w:t>
      </w:r>
      <w:r w:rsidRPr="0003490B">
        <w:rPr>
          <w:rFonts w:ascii="Arial" w:hAnsi="Arial" w:cs="Arial"/>
          <w:sz w:val="20"/>
          <w:szCs w:val="20"/>
          <w:lang w:val="en-GB"/>
        </w:rPr>
        <w:t xml:space="preserve"> Fold-Change; Y-Axis – B-Statistic) in SG competent (Left) and incompetent (Right) U2-OS and A549 cell lines subjected to dsRNA as a stressor</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Ig4coyX","properties":{"formattedCitation":"(26)","plainCitation":"(26)","noteIndex":0},"citationItems":[{"id":"iQhpNGpf/g2UOAGhP","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genes as circles, with RBPs with significant enrichment or depletion targets amongst differentially spliced sequences labelled and in red. Vertical dashed lines correspond to -0.5 and 0.5 log</w:t>
      </w:r>
      <w:r w:rsidRPr="0003490B">
        <w:rPr>
          <w:rFonts w:ascii="Arial" w:hAnsi="Arial" w:cs="Arial"/>
          <w:sz w:val="20"/>
          <w:szCs w:val="20"/>
          <w:vertAlign w:val="subscript"/>
          <w:lang w:val="en-GB"/>
        </w:rPr>
        <w:t>2</w:t>
      </w:r>
      <w:r w:rsidRPr="0003490B">
        <w:rPr>
          <w:rFonts w:ascii="Arial" w:hAnsi="Arial" w:cs="Arial"/>
          <w:sz w:val="20"/>
          <w:szCs w:val="20"/>
          <w:lang w:val="en-GB"/>
        </w:rPr>
        <w:t>FC. Horizontal dashed line corresponds to B-statistic = 0. Only genes with -2 &lt; log2FC &lt; 2 are plotted. (B-E) RNA binding maps of alternative exon splicing events in shRNA treated cells for PCBP1 (B), QKI (C), TIA1 (D), and YBX3 (E) obtained from ENCODE</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SKS2P0Wj","properties":{"formattedCitation":"(23)","plainCitation":"(23)","noteIndex":0},"citationItems":[{"id":"iQhpNGpf/c60Nu2vM","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(23)</w:t>
      </w:r>
      <w:r w:rsidRPr="0003490B">
        <w:rPr>
          <w:rFonts w:ascii="Arial" w:hAnsi="Arial" w:cs="Arial"/>
          <w:sz w:val="20"/>
          <w:szCs w:val="20"/>
          <w:lang w:val="en-GB"/>
        </w:rPr>
        <w:fldChar w:fldCharType="end"/>
      </w:r>
      <w:r w:rsidRPr="0003490B">
        <w:rPr>
          <w:rFonts w:ascii="Arial" w:hAnsi="Arial" w:cs="Arial"/>
          <w:sz w:val="20"/>
          <w:szCs w:val="20"/>
          <w:lang w:val="en-GB"/>
        </w:rPr>
        <w:t xml:space="preserve"> (Left), in SG competent cells (Middle) and in SG incompetent cells (Right). (Top) Normali</w:t>
      </w:r>
      <w:ins w:id="253" w:author="Alexandre Miguel Kaizeler Guedes Da Silva Afonso" w:date="2026-07-30T23:54:00Z" w16du:dateUtc="2026-07-30T22:54:00Z">
        <w:r w:rsidR="00896EDF" w:rsidRPr="0003490B">
          <w:rPr>
            <w:rFonts w:ascii="Arial" w:hAnsi="Arial" w:cs="Arial"/>
            <w:sz w:val="20"/>
            <w:szCs w:val="20"/>
            <w:lang w:val="en-GB"/>
          </w:rPr>
          <w:t>s</w:t>
        </w:r>
      </w:ins>
      <w:del w:id="254" w:author="Alexandre Miguel Kaizeler Guedes Da Silva Afonso" w:date="2026-07-30T23:54:00Z" w16du:dateUtc="2026-07-30T22:54:00Z">
        <w:r w:rsidR="00E8790C" w:rsidRPr="0003490B" w:rsidDel="00896EDF">
          <w:rPr>
            <w:rFonts w:ascii="Arial" w:hAnsi="Arial" w:cs="Arial"/>
            <w:sz w:val="20"/>
            <w:szCs w:val="20"/>
            <w:lang w:val="en-GB"/>
          </w:rPr>
          <w:delText>z</w:delText>
        </w:r>
      </w:del>
      <w:r w:rsidRPr="0003490B">
        <w:rPr>
          <w:rFonts w:ascii="Arial" w:hAnsi="Arial" w:cs="Arial"/>
          <w:sz w:val="20"/>
          <w:szCs w:val="20"/>
          <w:lang w:val="en-GB"/>
        </w:rPr>
        <w:t xml:space="preserve">ed binding of RBP of interest to metagenomic regulatory sequences of alternative exons. The plot discriminates excluded (blue), included (red) or maintained (black) alternative exons upon RBP knockdown (Left) or upon </w:t>
      </w:r>
      <w:r w:rsidRPr="0003490B">
        <w:rPr>
          <w:rFonts w:ascii="Arial" w:hAnsi="Arial" w:cs="Arial"/>
          <w:sz w:val="20"/>
          <w:szCs w:val="20"/>
          <w:lang w:val="en-GB"/>
        </w:rPr>
        <w:lastRenderedPageBreak/>
        <w:t xml:space="preserve">dsRNA stress stimuli, in SG competent (Middle) and incompetent (Right) cells. The total number of events in each category can be found </w:t>
      </w:r>
      <w:r w:rsidR="0060343A" w:rsidRPr="0003490B">
        <w:rPr>
          <w:rFonts w:ascii="Arial" w:hAnsi="Arial" w:cs="Arial"/>
          <w:sz w:val="20"/>
          <w:szCs w:val="20"/>
          <w:lang w:val="en-GB"/>
        </w:rPr>
        <w:t>in brackets beneath the plot</w:t>
      </w:r>
      <w:r w:rsidRPr="0003490B">
        <w:rPr>
          <w:rFonts w:ascii="Arial" w:hAnsi="Arial" w:cs="Arial"/>
          <w:sz w:val="20"/>
          <w:szCs w:val="20"/>
          <w:lang w:val="en-GB"/>
        </w:rPr>
        <w:t xml:space="preserve">, preceded by the number of events for which there is at least one binding site for that RBP. </w:t>
      </w:r>
      <w:r w:rsidR="0060343A" w:rsidRPr="0003490B">
        <w:rPr>
          <w:rFonts w:ascii="Arial" w:hAnsi="Arial" w:cs="Arial"/>
          <w:sz w:val="20"/>
          <w:szCs w:val="20"/>
          <w:lang w:val="en-GB"/>
        </w:rPr>
        <w:t>(Bottom) Chi-Squared Statistic of excluded (blue) or included (red) normali</w:t>
      </w:r>
      <w:ins w:id="255" w:author="Alexandre Miguel Kaizeler Guedes Da Silva Afonso" w:date="2026-07-30T23:54:00Z" w16du:dateUtc="2026-07-30T22:54:00Z">
        <w:r w:rsidR="00896EDF" w:rsidRPr="0003490B">
          <w:rPr>
            <w:rFonts w:ascii="Arial" w:hAnsi="Arial" w:cs="Arial"/>
            <w:sz w:val="20"/>
            <w:szCs w:val="20"/>
            <w:lang w:val="en-GB"/>
          </w:rPr>
          <w:t>s</w:t>
        </w:r>
      </w:ins>
      <w:del w:id="256" w:author="Alexandre Miguel Kaizeler Guedes Da Silva Afonso" w:date="2026-07-30T23:54:00Z" w16du:dateUtc="2026-07-30T22:54:00Z">
        <w:r w:rsidR="00E8790C" w:rsidRPr="0003490B" w:rsidDel="00896EDF">
          <w:rPr>
            <w:rFonts w:ascii="Arial" w:hAnsi="Arial" w:cs="Arial"/>
            <w:sz w:val="20"/>
            <w:szCs w:val="20"/>
            <w:lang w:val="en-GB"/>
          </w:rPr>
          <w:delText>z</w:delText>
        </w:r>
      </w:del>
      <w:r w:rsidR="0060343A" w:rsidRPr="0003490B">
        <w:rPr>
          <w:rFonts w:ascii="Arial" w:hAnsi="Arial" w:cs="Arial"/>
          <w:sz w:val="20"/>
          <w:szCs w:val="20"/>
          <w:lang w:val="en-GB"/>
        </w:rPr>
        <w:t>ed binding, in relation to maintained events. 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intron; first 50 nt of downstream constitutive exon.</w:t>
      </w:r>
    </w:p>
    <w:p w14:paraId="081A69E2" w14:textId="77777777" w:rsidR="00AC126F" w:rsidRPr="0003490B" w:rsidRDefault="00AC126F">
      <w:pPr>
        <w:spacing w:line="278" w:lineRule="auto"/>
        <w:rPr>
          <w:rFonts w:ascii="Arial" w:hAnsi="Arial" w:cs="Arial"/>
          <w:sz w:val="20"/>
          <w:szCs w:val="20"/>
          <w:lang w:val="en-GB"/>
        </w:rPr>
      </w:pPr>
      <w:r w:rsidRPr="0003490B">
        <w:rPr>
          <w:rFonts w:ascii="Arial" w:hAnsi="Arial" w:cs="Arial"/>
          <w:sz w:val="20"/>
          <w:szCs w:val="20"/>
          <w:lang w:val="en-GB"/>
        </w:rPr>
        <w:br w:type="page"/>
      </w:r>
    </w:p>
    <w:p w14:paraId="10E9B57F" w14:textId="77777777" w:rsidR="00C54733" w:rsidRPr="0003490B" w:rsidRDefault="00C54733" w:rsidP="00BA2055">
      <w:pPr>
        <w:jc w:val="both"/>
        <w:rPr>
          <w:rFonts w:ascii="Arial" w:hAnsi="Arial" w:cs="Arial"/>
          <w:sz w:val="20"/>
          <w:szCs w:val="20"/>
          <w:lang w:val="en-GB"/>
        </w:rPr>
      </w:pPr>
    </w:p>
    <w:p w14:paraId="09C74CF6" w14:textId="0A3CA787" w:rsidR="00BA2055" w:rsidRPr="0003490B" w:rsidRDefault="00935403"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5A6A9C25" wp14:editId="0CDEA00A">
            <wp:extent cx="5731510" cy="5391785"/>
            <wp:effectExtent l="0" t="0" r="0" b="5715"/>
            <wp:docPr id="114956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2961" name="Picture 11495629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5391785"/>
                    </a:xfrm>
                    <a:prstGeom prst="rect">
                      <a:avLst/>
                    </a:prstGeom>
                  </pic:spPr>
                </pic:pic>
              </a:graphicData>
            </a:graphic>
          </wp:inline>
        </w:drawing>
      </w:r>
    </w:p>
    <w:p w14:paraId="07392A80" w14:textId="17F715AB" w:rsidR="001A457C" w:rsidRPr="0003490B" w:rsidRDefault="001A457C" w:rsidP="001A457C">
      <w:pPr>
        <w:jc w:val="both"/>
        <w:rPr>
          <w:rFonts w:ascii="Arial" w:hAnsi="Arial" w:cs="Arial"/>
          <w:color w:val="00B0F0"/>
          <w:sz w:val="24"/>
          <w:szCs w:val="24"/>
          <w:lang w:val="en-GB"/>
        </w:rPr>
      </w:pPr>
      <w:r w:rsidRPr="0003490B">
        <w:rPr>
          <w:rFonts w:ascii="Arial" w:hAnsi="Arial" w:cs="Arial"/>
          <w:b/>
          <w:bCs/>
          <w:sz w:val="20"/>
          <w:szCs w:val="20"/>
          <w:lang w:val="en-GB"/>
        </w:rPr>
        <w:t>Supplementary Figure 1</w:t>
      </w:r>
      <w:ins w:id="257" w:author="Alexandre Miguel Kaizeler Guedes Da Silva Afonso" w:date="2026-07-31T00:01:00Z" w16du:dateUtc="2026-07-30T23:01:00Z">
        <w:r w:rsidR="00896EDF" w:rsidRPr="0003490B">
          <w:rPr>
            <w:rFonts w:ascii="Arial" w:hAnsi="Arial" w:cs="Arial"/>
            <w:b/>
            <w:bCs/>
            <w:sz w:val="20"/>
            <w:szCs w:val="20"/>
            <w:lang w:val="en-GB"/>
          </w:rPr>
          <w:t>4</w:t>
        </w:r>
      </w:ins>
      <w:del w:id="258" w:author="Alexandre Miguel Kaizeler Guedes Da Silva Afonso" w:date="2026-07-31T00:01:00Z" w16du:dateUtc="2026-07-30T23:01:00Z">
        <w:r w:rsidR="00E8790C" w:rsidRPr="0003490B" w:rsidDel="00896EDF">
          <w:rPr>
            <w:rFonts w:ascii="Arial" w:hAnsi="Arial" w:cs="Arial"/>
            <w:b/>
            <w:bCs/>
            <w:sz w:val="20"/>
            <w:szCs w:val="20"/>
            <w:lang w:val="en-GB"/>
          </w:rPr>
          <w:delText>3</w:delText>
        </w:r>
      </w:del>
      <w:r w:rsidRPr="0003490B">
        <w:rPr>
          <w:rFonts w:ascii="Arial" w:hAnsi="Arial" w:cs="Arial"/>
          <w:b/>
          <w:bCs/>
          <w:sz w:val="20"/>
          <w:szCs w:val="20"/>
          <w:lang w:val="en-GB"/>
        </w:rPr>
        <w:t>. Alterations of TIA1 function upon KD and SG assembly.</w:t>
      </w:r>
      <w:r w:rsidRPr="0003490B">
        <w:rPr>
          <w:rFonts w:ascii="Arial" w:hAnsi="Arial" w:cs="Arial"/>
          <w:sz w:val="20"/>
          <w:szCs w:val="20"/>
          <w:lang w:val="en-GB"/>
        </w:rPr>
        <w:t xml:space="preserve"> (A) Immunofluorescence images of U2-OS cells untreated or treated with sorbitol (0.4M). TIA1 is shown in white and nuclei (DAPI) in blue. Yellow arrows highlight putative SGs. Scale bar is shown on bottom right corner of each image, in yellow.</w:t>
      </w:r>
      <w:r w:rsidRPr="0003490B">
        <w:rPr>
          <w:rFonts w:ascii="Arial" w:hAnsi="Arial" w:cs="Arial"/>
          <w:color w:val="00B0F0"/>
          <w:sz w:val="24"/>
          <w:szCs w:val="24"/>
          <w:lang w:val="en-GB"/>
        </w:rPr>
        <w:t xml:space="preserve"> </w:t>
      </w:r>
      <w:r w:rsidRPr="0003490B">
        <w:rPr>
          <w:rFonts w:ascii="Arial" w:hAnsi="Arial" w:cs="Arial"/>
          <w:sz w:val="20"/>
          <w:szCs w:val="20"/>
          <w:lang w:val="en-GB"/>
        </w:rPr>
        <w:t xml:space="preserve">(B) Scatter plot of t-statistics of DGE </w:t>
      </w:r>
      <w:r w:rsidR="00537E33" w:rsidRPr="0003490B">
        <w:rPr>
          <w:rFonts w:ascii="Arial" w:hAnsi="Arial" w:cs="Arial"/>
          <w:sz w:val="20"/>
          <w:szCs w:val="20"/>
          <w:lang w:val="en-GB"/>
        </w:rPr>
        <w:t xml:space="preserve">between </w:t>
      </w:r>
      <w:r w:rsidRPr="0003490B">
        <w:rPr>
          <w:rFonts w:ascii="Arial" w:hAnsi="Arial" w:cs="Arial"/>
          <w:sz w:val="20"/>
          <w:szCs w:val="20"/>
          <w:lang w:val="en-GB"/>
        </w:rPr>
        <w:t>HEPG2 and K562 cells treated with shRNA against TIA1 and those with untargeted shRNA</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{"citationID":"CBUavPbL","properties":{"formattedCitation":"(23,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(X-Axis) and between U2-OS and A549 WT Cells (SG-Competent) exposed to dsRNA as a stressor against their G3BP1/G3BP2 KO counterparts (SG-Incompetent)</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DOHs56o","properties":{"formattedCitation":"(26)","plainCitation":"(26)","noteIndex":0},"citationItems":[{"id":"iQhpNGpf/g2UOAGhP","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genes as circles; density contour lines in dark red, Spearman’s correlation </w:t>
      </w:r>
      <w:del w:id="259" w:author="Alexandre Miguel Kaizeler Guedes Da Silva Afonso" w:date="2026-07-30T23:58:00Z" w16du:dateUtc="2026-07-30T22:58:00Z">
        <w:r w:rsidRPr="0003490B" w:rsidDel="00896EDF">
          <w:rPr>
            <w:rFonts w:ascii="Arial" w:hAnsi="Arial" w:cs="Arial"/>
            <w:sz w:val="20"/>
            <w:szCs w:val="20"/>
            <w:lang w:val="en-GB"/>
          </w:rPr>
          <w:delText xml:space="preserve">coefficient </w:delText>
        </w:r>
        <w:r w:rsidRPr="0003490B" w:rsidDel="00896EDF">
          <w:rPr>
            <w:rFonts w:ascii="Arial" w:eastAsia="Symbol" w:hAnsi="Arial" w:cs="Arial"/>
            <w:sz w:val="20"/>
            <w:szCs w:val="20"/>
            <w:lang w:val="en-GB"/>
          </w:rPr>
          <w:delText>r</w:delText>
        </w:r>
      </w:del>
      <w:ins w:id="260" w:author="Alexandre Miguel Kaizeler Guedes Da Silva Afonso" w:date="2026-07-30T23:58:00Z" w16du:dateUtc="2026-07-30T22:58:00Z">
        <w:r w:rsidR="00896EDF" w:rsidRPr="0003490B">
          <w:rPr>
            <w:rFonts w:ascii="Arial" w:hAnsi="Arial" w:cs="Arial"/>
            <w:sz w:val="20"/>
            <w:szCs w:val="20"/>
            <w:lang w:val="en-GB"/>
          </w:rPr>
          <w:t>coefficient ρ</w:t>
        </w:r>
      </w:ins>
      <w:r w:rsidRPr="0003490B">
        <w:rPr>
          <w:rFonts w:ascii="Arial" w:hAnsi="Arial" w:cs="Arial"/>
          <w:sz w:val="20"/>
          <w:szCs w:val="20"/>
          <w:lang w:val="en-GB"/>
        </w:rPr>
        <w:t xml:space="preserve"> and associated test’s p-value on top left corner. (C) Scatter plot of differential splicing </w:t>
      </w:r>
      <w:r w:rsidR="00DC000F" w:rsidRPr="0003490B">
        <w:rPr>
          <w:rFonts w:ascii="Arial" w:hAnsi="Arial" w:cs="Arial"/>
          <w:sz w:val="20"/>
          <w:szCs w:val="20"/>
          <w:lang w:val="en-GB"/>
        </w:rPr>
        <w:t>(in difference in percent spliced-in (dPSI)) between</w:t>
      </w:r>
      <w:r w:rsidRPr="0003490B">
        <w:rPr>
          <w:rFonts w:ascii="Arial" w:hAnsi="Arial" w:cs="Arial"/>
          <w:sz w:val="20"/>
          <w:szCs w:val="20"/>
          <w:lang w:val="en-GB"/>
        </w:rPr>
        <w:t xml:space="preserve"> HEPG2 and K562 cells treated with shRNA against TIA1 and those with untargeted shRNA</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{"citationID":"RvUXlJxU","properties":{"formattedCitation":"(23,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(X-Axis) and between U2-OS and A549 WT Cells (SG-Competent) exposed to dsRNA as a stressor </w:t>
      </w:r>
      <w:r w:rsidR="00DC000F" w:rsidRPr="0003490B">
        <w:rPr>
          <w:rFonts w:ascii="Arial" w:hAnsi="Arial" w:cs="Arial"/>
          <w:sz w:val="20"/>
          <w:szCs w:val="20"/>
          <w:lang w:val="en-GB"/>
        </w:rPr>
        <w:t xml:space="preserve">and </w:t>
      </w:r>
      <w:r w:rsidRPr="0003490B">
        <w:rPr>
          <w:rFonts w:ascii="Arial" w:hAnsi="Arial" w:cs="Arial"/>
          <w:sz w:val="20"/>
          <w:szCs w:val="20"/>
          <w:lang w:val="en-GB"/>
        </w:rPr>
        <w:t>their G3BP1/G3BP2 KO counterparts (SG-Incompetent)</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6vXpO6e3","properties":{"formattedCitation":"(26)","plainCitation":"(26)","noteIndex":0},"citationItems":[{"id":"iQhpNGpf/g2UOAGhP","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w:t>
      </w:r>
      <w:r w:rsidR="00637A48" w:rsidRPr="0003490B">
        <w:rPr>
          <w:rFonts w:ascii="Arial" w:hAnsi="Arial" w:cs="Arial"/>
          <w:sz w:val="20"/>
          <w:szCs w:val="20"/>
          <w:lang w:val="en-GB"/>
        </w:rPr>
        <w:t xml:space="preserve">alternative splicing </w:t>
      </w:r>
      <w:r w:rsidRPr="0003490B">
        <w:rPr>
          <w:rFonts w:ascii="Arial" w:hAnsi="Arial" w:cs="Arial"/>
          <w:sz w:val="20"/>
          <w:szCs w:val="20"/>
          <w:lang w:val="en-GB"/>
        </w:rPr>
        <w:t xml:space="preserve">events as circles; density contour lines in dark red, Spearman’s correlation </w:t>
      </w:r>
      <w:del w:id="261" w:author="Alexandre Miguel Kaizeler Guedes Da Silva Afonso" w:date="2026-07-30T23:58:00Z" w16du:dateUtc="2026-07-30T22:58:00Z">
        <w:r w:rsidRPr="0003490B" w:rsidDel="00896EDF">
          <w:rPr>
            <w:rFonts w:ascii="Arial" w:hAnsi="Arial" w:cs="Arial"/>
            <w:sz w:val="20"/>
            <w:szCs w:val="20"/>
            <w:lang w:val="en-GB"/>
          </w:rPr>
          <w:delText xml:space="preserve">coefficient </w:delText>
        </w:r>
        <w:r w:rsidRPr="0003490B" w:rsidDel="00896EDF">
          <w:rPr>
            <w:rFonts w:ascii="Arial" w:eastAsia="Symbol" w:hAnsi="Arial" w:cs="Arial"/>
            <w:sz w:val="20"/>
            <w:szCs w:val="20"/>
            <w:lang w:val="en-GB"/>
          </w:rPr>
          <w:delText>r</w:delText>
        </w:r>
      </w:del>
      <w:ins w:id="262" w:author="Alexandre Miguel Kaizeler Guedes Da Silva Afonso" w:date="2026-07-30T23:58:00Z" w16du:dateUtc="2026-07-30T22:58:00Z">
        <w:r w:rsidR="00896EDF" w:rsidRPr="0003490B">
          <w:rPr>
            <w:rFonts w:ascii="Arial" w:hAnsi="Arial" w:cs="Arial"/>
            <w:sz w:val="20"/>
            <w:szCs w:val="20"/>
            <w:lang w:val="en-GB"/>
          </w:rPr>
          <w:t>coefficient ρ</w:t>
        </w:r>
      </w:ins>
      <w:r w:rsidRPr="0003490B">
        <w:rPr>
          <w:rFonts w:ascii="Arial" w:hAnsi="Arial" w:cs="Arial"/>
          <w:sz w:val="20"/>
          <w:szCs w:val="20"/>
          <w:lang w:val="en-GB"/>
        </w:rPr>
        <w:t xml:space="preserve"> and associated test’s p-value on top left corner.</w:t>
      </w:r>
      <w:r w:rsidR="00AC126F" w:rsidRPr="0003490B">
        <w:rPr>
          <w:rFonts w:ascii="Arial" w:hAnsi="Arial" w:cs="Arial"/>
          <w:color w:val="000000" w:themeColor="text1"/>
          <w:sz w:val="20"/>
          <w:szCs w:val="20"/>
          <w:lang w:val="en-GB"/>
        </w:rPr>
        <w:t xml:space="preserve"> </w:t>
      </w:r>
    </w:p>
    <w:p w14:paraId="2C31A2A4" w14:textId="60753E7D" w:rsidR="001A457C" w:rsidRPr="0003490B" w:rsidRDefault="00692E15" w:rsidP="00785308">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0CEB36FA" wp14:editId="60B39479">
            <wp:extent cx="5731510" cy="3067685"/>
            <wp:effectExtent l="0" t="0" r="2540" b="0"/>
            <wp:docPr id="4893652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5258" name="Imagem 489365258"/>
                    <pic:cNvPicPr/>
                  </pic:nvPicPr>
                  <pic:blipFill>
                    <a:blip r:embed="rId31">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41908118" w14:textId="41BFCC82" w:rsidR="00692E15" w:rsidRPr="0003490B" w:rsidRDefault="00692E15" w:rsidP="00692E15">
      <w:pPr>
        <w:jc w:val="both"/>
        <w:rPr>
          <w:rFonts w:ascii="Arial" w:hAnsi="Arial" w:cs="Arial"/>
          <w:sz w:val="20"/>
          <w:szCs w:val="20"/>
          <w:lang w:val="en-GB"/>
        </w:rPr>
      </w:pPr>
      <w:r w:rsidRPr="0003490B">
        <w:rPr>
          <w:rFonts w:ascii="Arial" w:hAnsi="Arial" w:cs="Arial"/>
          <w:b/>
          <w:bCs/>
          <w:sz w:val="20"/>
          <w:szCs w:val="20"/>
          <w:lang w:val="en-GB"/>
        </w:rPr>
        <w:t>Supplementary Figure 1</w:t>
      </w:r>
      <w:ins w:id="263" w:author="Alexandre Miguel Kaizeler Guedes Da Silva Afonso" w:date="2026-07-31T00:01:00Z" w16du:dateUtc="2026-07-30T23:01:00Z">
        <w:r w:rsidR="00896EDF" w:rsidRPr="0003490B">
          <w:rPr>
            <w:rFonts w:ascii="Arial" w:hAnsi="Arial" w:cs="Arial"/>
            <w:b/>
            <w:bCs/>
            <w:sz w:val="20"/>
            <w:szCs w:val="20"/>
            <w:lang w:val="en-GB"/>
          </w:rPr>
          <w:t>5</w:t>
        </w:r>
      </w:ins>
      <w:del w:id="264" w:author="Alexandre Miguel Kaizeler Guedes Da Silva Afonso" w:date="2026-07-31T00:01:00Z" w16du:dateUtc="2026-07-30T23:01:00Z">
        <w:r w:rsidR="00705169" w:rsidRPr="0003490B" w:rsidDel="00896EDF">
          <w:rPr>
            <w:rFonts w:ascii="Arial" w:hAnsi="Arial" w:cs="Arial"/>
            <w:b/>
            <w:bCs/>
            <w:sz w:val="20"/>
            <w:szCs w:val="20"/>
            <w:lang w:val="en-GB"/>
          </w:rPr>
          <w:delText>4</w:delText>
        </w:r>
      </w:del>
      <w:r w:rsidRPr="0003490B">
        <w:rPr>
          <w:rFonts w:ascii="Arial" w:hAnsi="Arial" w:cs="Arial"/>
          <w:b/>
          <w:bCs/>
          <w:sz w:val="20"/>
          <w:szCs w:val="20"/>
          <w:lang w:val="en-GB"/>
        </w:rPr>
        <w:t xml:space="preserve">. Overall survival analysis based on the expression of genes encoding SG-related proteins. </w:t>
      </w:r>
      <w:r w:rsidRPr="0003490B">
        <w:rPr>
          <w:rFonts w:ascii="Arial" w:hAnsi="Arial" w:cs="Arial"/>
          <w:sz w:val="20"/>
          <w:szCs w:val="20"/>
          <w:lang w:val="en-GB"/>
        </w:rPr>
        <w:t>Kaplan–Meier plots showing proportion of overall survival (Y-Axis) per day (X-Axis) of patients from GDC-TCGA’s SARC dataset (The Cancer Genome Atlas sarcoma)</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On6aGI1t","properties":{"formattedCitation":"(27)","plainCitation":"(27)","noteIndex":0},"citationItems":[{"id":101,"uris":["http://zotero.org/users/local/q86rvdj2/items/ZUGCCPWX"],"itemData":{"id":101,"type":"dataset","publisher":"https://www.cancer.gov/tcga","title":"The Cancer Genome Atlas","URL":"https://www.cancer.gov/tcga","author":[{"family":"TCGA Research Network","given":""}]}}],"schema":"https://github.com/citation-style-language/schema/raw/master/csl-citation.json"}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(27)</w:t>
      </w:r>
      <w:r w:rsidRPr="0003490B">
        <w:rPr>
          <w:rFonts w:ascii="Arial" w:hAnsi="Arial" w:cs="Arial"/>
          <w:sz w:val="20"/>
          <w:szCs w:val="20"/>
          <w:lang w:val="en-GB"/>
        </w:rPr>
        <w:fldChar w:fldCharType="end"/>
      </w:r>
      <w:r w:rsidRPr="0003490B">
        <w:rPr>
          <w:rFonts w:ascii="Arial" w:hAnsi="Arial" w:cs="Arial"/>
          <w:sz w:val="20"/>
          <w:szCs w:val="20"/>
          <w:lang w:val="en-GB"/>
        </w:rPr>
        <w:t>, stratified by expression of the indicated genes, as plot titles. Patients were grouped into high and low expression cohorts based on the bottom and top quartiles expression values. BH-adjusted Log-rank p-values, and HR, are shown in the top right corner of each plot. Genes with an adjusted Log-rank p-value &lt;0.05 are shown in red.</w:t>
      </w:r>
    </w:p>
    <w:p w14:paraId="012D4A85" w14:textId="4018E32C" w:rsidR="00692E15" w:rsidRPr="003A1A6B" w:rsidRDefault="00640845" w:rsidP="00785308">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15CFF052" wp14:editId="34CE8B6D">
            <wp:extent cx="5731510" cy="7800340"/>
            <wp:effectExtent l="0" t="0" r="2540" b="0"/>
            <wp:docPr id="2429865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6536" name="Imagem 2429865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7800340"/>
                    </a:xfrm>
                    <a:prstGeom prst="rect">
                      <a:avLst/>
                    </a:prstGeom>
                  </pic:spPr>
                </pic:pic>
              </a:graphicData>
            </a:graphic>
          </wp:inline>
        </w:drawing>
      </w:r>
    </w:p>
    <w:p w14:paraId="537CAFC4" w14:textId="255A9562" w:rsidR="00640845" w:rsidRPr="0003490B" w:rsidRDefault="00640845" w:rsidP="00640845">
      <w:pPr>
        <w:jc w:val="both"/>
        <w:rPr>
          <w:rFonts w:ascii="Arial" w:hAnsi="Arial" w:cs="Arial"/>
          <w:sz w:val="20"/>
          <w:szCs w:val="20"/>
          <w:lang w:val="en-GB"/>
        </w:rPr>
      </w:pPr>
      <w:r w:rsidRPr="003A1A6B">
        <w:rPr>
          <w:rFonts w:ascii="Arial" w:hAnsi="Arial" w:cs="Arial"/>
          <w:b/>
          <w:bCs/>
          <w:sz w:val="20"/>
          <w:szCs w:val="20"/>
          <w:lang w:val="en-GB"/>
        </w:rPr>
        <w:t>Supplementary Figure 1</w:t>
      </w:r>
      <w:ins w:id="265" w:author="Alexandre Miguel Kaizeler Guedes Da Silva Afonso" w:date="2026-07-31T00:01:00Z" w16du:dateUtc="2026-07-30T23:01:00Z">
        <w:r w:rsidR="00896EDF" w:rsidRPr="003A1A6B">
          <w:rPr>
            <w:rFonts w:ascii="Arial" w:hAnsi="Arial" w:cs="Arial"/>
            <w:b/>
            <w:bCs/>
            <w:sz w:val="20"/>
            <w:szCs w:val="20"/>
            <w:lang w:val="en-GB"/>
          </w:rPr>
          <w:t>6</w:t>
        </w:r>
      </w:ins>
      <w:del w:id="266" w:author="Alexandre Miguel Kaizeler Guedes Da Silva Afonso" w:date="2026-07-31T00:01:00Z" w16du:dateUtc="2026-07-30T23:01:00Z">
        <w:r w:rsidR="00705169" w:rsidRPr="003A1A6B" w:rsidDel="00896EDF">
          <w:rPr>
            <w:rFonts w:ascii="Arial" w:hAnsi="Arial" w:cs="Arial"/>
            <w:b/>
            <w:bCs/>
            <w:sz w:val="20"/>
            <w:szCs w:val="20"/>
            <w:lang w:val="en-GB"/>
          </w:rPr>
          <w:delText>5</w:delText>
        </w:r>
      </w:del>
      <w:r w:rsidRPr="003A1A6B">
        <w:rPr>
          <w:rFonts w:ascii="Arial" w:hAnsi="Arial" w:cs="Arial"/>
          <w:b/>
          <w:bCs/>
          <w:sz w:val="20"/>
          <w:szCs w:val="20"/>
          <w:lang w:val="en-GB"/>
        </w:rPr>
        <w:t xml:space="preserve">. KRAS mutation and associated drug sensitivities and resistances. </w:t>
      </w:r>
      <w:r w:rsidRPr="003A1A6B">
        <w:rPr>
          <w:rFonts w:ascii="Arial" w:hAnsi="Arial" w:cs="Arial"/>
          <w:sz w:val="20"/>
          <w:szCs w:val="20"/>
          <w:lang w:val="en-GB"/>
        </w:rPr>
        <w:t>(A)</w:t>
      </w:r>
      <w:r w:rsidRPr="003A1A6B">
        <w:rPr>
          <w:rFonts w:ascii="Arial" w:hAnsi="Arial" w:cs="Arial"/>
          <w:b/>
          <w:bCs/>
          <w:sz w:val="20"/>
          <w:szCs w:val="20"/>
          <w:lang w:val="en-GB"/>
        </w:rPr>
        <w:t xml:space="preserve"> </w:t>
      </w:r>
      <w:r w:rsidRPr="003A1A6B">
        <w:rPr>
          <w:rFonts w:ascii="Arial" w:hAnsi="Arial" w:cs="Arial"/>
          <w:sz w:val="20"/>
          <w:szCs w:val="20"/>
          <w:lang w:val="en-GB"/>
        </w:rPr>
        <w:t xml:space="preserve">Volcano plot of half maximal inhibitory concentration (X-Axis </w:t>
      </w:r>
      <w:r w:rsidR="005D6597" w:rsidRPr="003A1A6B">
        <w:rPr>
          <w:rFonts w:ascii="Arial" w:hAnsi="Arial" w:cs="Arial"/>
          <w:sz w:val="20"/>
          <w:szCs w:val="20"/>
          <w:lang w:val="en-GB"/>
        </w:rPr>
        <w:t>–</w:t>
      </w:r>
      <w:r w:rsidRPr="003A1A6B">
        <w:rPr>
          <w:rFonts w:ascii="Arial" w:hAnsi="Arial" w:cs="Arial"/>
          <w:sz w:val="20"/>
          <w:szCs w:val="20"/>
          <w:lang w:val="en-GB"/>
        </w:rPr>
        <w:t xml:space="preserve"> IC50 Effect) and corresponding significance, given by MANOVA</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p5CPZEOQ","properties":{"formattedCitation":"(28)","plainCitation":"(28)","noteIndex":0},"citationItems":[{"id":"iQhpNGpf/VcywEjcI","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(28)</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 log</w:t>
      </w:r>
      <w:r w:rsidRPr="0003490B">
        <w:rPr>
          <w:rFonts w:ascii="Arial" w:hAnsi="Arial" w:cs="Arial"/>
          <w:sz w:val="20"/>
          <w:szCs w:val="20"/>
          <w:vertAlign w:val="subscript"/>
          <w:lang w:val="en-GB"/>
        </w:rPr>
        <w:t>10</w:t>
      </w:r>
      <w:r w:rsidRPr="0003490B">
        <w:rPr>
          <w:rFonts w:ascii="Arial" w:hAnsi="Arial" w:cs="Arial"/>
          <w:sz w:val="20"/>
          <w:szCs w:val="20"/>
          <w:lang w:val="en-GB"/>
        </w:rPr>
        <w:t>(p-value)) in KRAS mutant cells; drugs/chemicals as circles, with drugs with the most differential IC50 effect labelled and colo</w:t>
      </w:r>
      <w:ins w:id="267" w:author="Alexandre Miguel Kaizeler Guedes Da Silva Afonso" w:date="2026-07-30T14:43:00Z" w16du:dateUtc="2026-07-30T13:43:00Z">
        <w:r w:rsidR="00157ABA" w:rsidRPr="0003490B">
          <w:rPr>
            <w:rFonts w:ascii="Arial" w:hAnsi="Arial" w:cs="Arial"/>
            <w:sz w:val="20"/>
            <w:szCs w:val="20"/>
            <w:lang w:val="en-GB"/>
          </w:rPr>
          <w:t>u</w:t>
        </w:r>
      </w:ins>
      <w:r w:rsidRPr="0003490B">
        <w:rPr>
          <w:rFonts w:ascii="Arial" w:hAnsi="Arial" w:cs="Arial"/>
          <w:sz w:val="20"/>
          <w:szCs w:val="20"/>
          <w:lang w:val="en-GB"/>
        </w:rPr>
        <w:t xml:space="preserve">red in green (if with increased sensitivity) or in red (if with increased resistance). Green circle around drugs which target MEK, and </w:t>
      </w:r>
      <w:r w:rsidRPr="0003490B">
        <w:rPr>
          <w:rFonts w:ascii="Arial" w:hAnsi="Arial" w:cs="Arial"/>
          <w:sz w:val="20"/>
          <w:szCs w:val="20"/>
          <w:lang w:val="en-GB"/>
        </w:rPr>
        <w:lastRenderedPageBreak/>
        <w:t>red circles around drugs with target EGFR. Analysis and images are obtained from GDSC</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WGIsyVo","properties":{"formattedCitation":"(28)","plainCitation":"(28)","noteIndex":0},"citationItems":[{"id":"iQhpNGpf/VcywEjcI","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(28)</w:t>
      </w:r>
      <w:r w:rsidRPr="0003490B">
        <w:rPr>
          <w:rFonts w:ascii="Arial" w:hAnsi="Arial" w:cs="Arial"/>
          <w:sz w:val="20"/>
          <w:szCs w:val="20"/>
          <w:lang w:val="en-GB"/>
        </w:rPr>
        <w:fldChar w:fldCharType="end"/>
      </w:r>
      <w:r w:rsidRPr="0003490B">
        <w:rPr>
          <w:rFonts w:ascii="Arial" w:hAnsi="Arial" w:cs="Arial"/>
          <w:sz w:val="20"/>
          <w:szCs w:val="20"/>
          <w:lang w:val="en-GB"/>
        </w:rPr>
        <w:t>, using the GDSC2 dataset. (B) Simplified schematic of the EGFR signal</w:t>
      </w:r>
      <w:ins w:id="268" w:author="Nuno Morais" w:date="2026-08-08T00:26:00Z" w16du:dateUtc="2026-08-07T23:26:00Z">
        <w:r w:rsidR="000D79D6">
          <w:rPr>
            <w:rFonts w:ascii="Arial" w:hAnsi="Arial" w:cs="Arial"/>
            <w:sz w:val="20"/>
            <w:szCs w:val="20"/>
            <w:lang w:val="en-GB"/>
          </w:rPr>
          <w:t>l</w:t>
        </w:r>
      </w:ins>
      <w:r w:rsidRPr="0003490B">
        <w:rPr>
          <w:rFonts w:ascii="Arial" w:hAnsi="Arial" w:cs="Arial"/>
          <w:sz w:val="20"/>
          <w:szCs w:val="20"/>
          <w:lang w:val="en-GB"/>
        </w:rPr>
        <w:t>ing pathway. (Left) In wild-type cells, EGFR activation triggers KRAS activation, which in turn activates MEK and downstream signa</w:t>
      </w:r>
      <w:ins w:id="269" w:author="Nuno Morais" w:date="2026-08-08T00:27:00Z" w16du:dateUtc="2026-08-07T23:27:00Z">
        <w:r w:rsidR="000D79D6">
          <w:rPr>
            <w:rFonts w:ascii="Arial" w:hAnsi="Arial" w:cs="Arial"/>
            <w:sz w:val="20"/>
            <w:szCs w:val="20"/>
            <w:lang w:val="en-GB"/>
          </w:rPr>
          <w:t>l</w:t>
        </w:r>
      </w:ins>
      <w:r w:rsidRPr="0003490B">
        <w:rPr>
          <w:rFonts w:ascii="Arial" w:hAnsi="Arial" w:cs="Arial"/>
          <w:sz w:val="20"/>
          <w:szCs w:val="20"/>
          <w:lang w:val="en-GB"/>
        </w:rPr>
        <w:t>ling. (Middle) In KRAS-mutant cells, inhibition of EGFR with targeted drugs (red drugs, see (A)) does not block signa</w:t>
      </w:r>
      <w:ins w:id="270" w:author="Nuno Morais" w:date="2026-08-08T00:27:00Z" w16du:dateUtc="2026-08-07T23:27:00Z">
        <w:r w:rsidR="000D79D6">
          <w:rPr>
            <w:rFonts w:ascii="Arial" w:hAnsi="Arial" w:cs="Arial"/>
            <w:sz w:val="20"/>
            <w:szCs w:val="20"/>
            <w:lang w:val="en-GB"/>
          </w:rPr>
          <w:t>l</w:t>
        </w:r>
      </w:ins>
      <w:r w:rsidRPr="0003490B">
        <w:rPr>
          <w:rFonts w:ascii="Arial" w:hAnsi="Arial" w:cs="Arial"/>
          <w:sz w:val="20"/>
          <w:szCs w:val="20"/>
          <w:lang w:val="en-GB"/>
        </w:rPr>
        <w:t>ling, as mutant KRAS activates MEK independently. This explains resistance of KRAS-mutant cells to anti-EGFR therapy. (Right) In KRAS-mutant cells, inhibition of MEK with targeted drugs (green drugs, see (A)) blocks downstream signa</w:t>
      </w:r>
      <w:ins w:id="271" w:author="Nuno Morais" w:date="2026-08-08T00:26:00Z" w16du:dateUtc="2026-08-07T23:26:00Z">
        <w:r w:rsidR="000D79D6">
          <w:rPr>
            <w:rFonts w:ascii="Arial" w:hAnsi="Arial" w:cs="Arial"/>
            <w:sz w:val="20"/>
            <w:szCs w:val="20"/>
            <w:lang w:val="en-GB"/>
          </w:rPr>
          <w:t>l</w:t>
        </w:r>
      </w:ins>
      <w:r w:rsidRPr="0003490B">
        <w:rPr>
          <w:rFonts w:ascii="Arial" w:hAnsi="Arial" w:cs="Arial"/>
          <w:sz w:val="20"/>
          <w:szCs w:val="20"/>
          <w:lang w:val="en-GB"/>
        </w:rPr>
        <w:t xml:space="preserve">ling, rendering these cells sensitive to anti-MEK therapy. (C) Table representing alterations with highest correlation to </w:t>
      </w:r>
      <w:r w:rsidRPr="0003490B">
        <w:rPr>
          <w:rFonts w:ascii="Arial" w:hAnsi="Arial" w:cs="Arial"/>
          <w:i/>
          <w:iCs/>
          <w:sz w:val="20"/>
          <w:szCs w:val="20"/>
          <w:lang w:val="en-GB"/>
        </w:rPr>
        <w:t>PTGS2</w:t>
      </w:r>
      <w:r w:rsidRPr="0003490B">
        <w:rPr>
          <w:rFonts w:ascii="Arial" w:hAnsi="Arial" w:cs="Arial"/>
          <w:sz w:val="20"/>
          <w:szCs w:val="20"/>
          <w:lang w:val="en-GB"/>
        </w:rPr>
        <w:t xml:space="preserve"> KD. Values represent CMap connectivity scores, which reflect the degree of similarity between gene expression signatures. Knockdowns of </w:t>
      </w:r>
      <w:r w:rsidRPr="0003490B">
        <w:rPr>
          <w:rFonts w:ascii="Arial" w:hAnsi="Arial" w:cs="Arial"/>
          <w:i/>
          <w:iCs/>
          <w:sz w:val="20"/>
          <w:szCs w:val="20"/>
          <w:lang w:val="en-GB"/>
        </w:rPr>
        <w:t>EGFR</w:t>
      </w:r>
      <w:r w:rsidRPr="0003490B">
        <w:rPr>
          <w:rFonts w:ascii="Arial" w:hAnsi="Arial" w:cs="Arial"/>
          <w:sz w:val="20"/>
          <w:szCs w:val="20"/>
          <w:lang w:val="en-GB"/>
        </w:rPr>
        <w:t xml:space="preserve"> and </w:t>
      </w:r>
      <w:r w:rsidRPr="0003490B">
        <w:rPr>
          <w:rFonts w:ascii="Arial" w:hAnsi="Arial" w:cs="Arial"/>
          <w:i/>
          <w:iCs/>
          <w:sz w:val="20"/>
          <w:szCs w:val="20"/>
          <w:lang w:val="en-GB"/>
        </w:rPr>
        <w:t>ERBB3</w:t>
      </w:r>
      <w:r w:rsidRPr="0003490B">
        <w:rPr>
          <w:rFonts w:ascii="Arial" w:hAnsi="Arial" w:cs="Arial"/>
          <w:sz w:val="20"/>
          <w:szCs w:val="20"/>
          <w:lang w:val="en-GB"/>
        </w:rPr>
        <w:t xml:space="preserve"> are highlighted in red. Analysis and visuali</w:t>
      </w:r>
      <w:ins w:id="272" w:author="Alexandre Miguel Kaizeler Guedes Da Silva Afonso" w:date="2026-07-31T00:00:00Z" w16du:dateUtc="2026-07-30T23:00:00Z">
        <w:r w:rsidR="00896EDF" w:rsidRPr="0003490B">
          <w:rPr>
            <w:rFonts w:ascii="Arial" w:hAnsi="Arial" w:cs="Arial"/>
            <w:sz w:val="20"/>
            <w:szCs w:val="20"/>
            <w:lang w:val="en-GB"/>
          </w:rPr>
          <w:t>s</w:t>
        </w:r>
      </w:ins>
      <w:del w:id="273" w:author="Alexandre Miguel Kaizeler Guedes Da Silva Afonso" w:date="2026-07-31T00:00:00Z" w16du:dateUtc="2026-07-30T23:00:00Z">
        <w:r w:rsidR="00705169" w:rsidRPr="0003490B" w:rsidDel="00896EDF">
          <w:rPr>
            <w:rFonts w:ascii="Arial" w:hAnsi="Arial" w:cs="Arial"/>
            <w:sz w:val="20"/>
            <w:szCs w:val="20"/>
            <w:lang w:val="en-GB"/>
          </w:rPr>
          <w:delText>z</w:delText>
        </w:r>
      </w:del>
      <w:r w:rsidRPr="0003490B">
        <w:rPr>
          <w:rFonts w:ascii="Arial" w:hAnsi="Arial" w:cs="Arial"/>
          <w:sz w:val="20"/>
          <w:szCs w:val="20"/>
          <w:lang w:val="en-GB"/>
        </w:rPr>
        <w:t>ation were performed and adapted from the Connectivity Map (CMap) platform</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KjfTvkH1","properties":{"formattedCitation":"(29)","plainCitation":"(29)","noteIndex":0},"citationItems":[{"id":"iQhpNGpf/V12DhrhB","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(29)</w:t>
      </w:r>
      <w:r w:rsidRPr="0003490B">
        <w:rPr>
          <w:rFonts w:ascii="Arial" w:hAnsi="Arial" w:cs="Arial"/>
          <w:sz w:val="20"/>
          <w:szCs w:val="20"/>
          <w:lang w:val="en-GB"/>
        </w:rPr>
        <w:fldChar w:fldCharType="end"/>
      </w:r>
      <w:r w:rsidRPr="0003490B">
        <w:rPr>
          <w:rFonts w:ascii="Arial" w:hAnsi="Arial" w:cs="Arial"/>
          <w:sz w:val="20"/>
          <w:szCs w:val="20"/>
          <w:lang w:val="en-GB"/>
        </w:rPr>
        <w:t>.</w:t>
      </w:r>
    </w:p>
    <w:p w14:paraId="7FA39829" w14:textId="30722B24" w:rsidR="002E2D67" w:rsidRPr="0003490B" w:rsidRDefault="002E2D67" w:rsidP="00640845">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26EDD826" wp14:editId="594F4124">
            <wp:extent cx="5731510" cy="8369935"/>
            <wp:effectExtent l="0" t="0" r="2540" b="0"/>
            <wp:docPr id="704609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941" name="Imagem 70460941"/>
                    <pic:cNvPicPr/>
                  </pic:nvPicPr>
                  <pic:blipFill>
                    <a:blip r:embed="rId33">
                      <a:extLst>
                        <a:ext uri="{28A0092B-C50C-407E-A947-70E740481C1C}">
                          <a14:useLocalDpi xmlns:a14="http://schemas.microsoft.com/office/drawing/2010/main" val="0"/>
                        </a:ext>
                      </a:extLst>
                    </a:blip>
                    <a:stretch>
                      <a:fillRect/>
                    </a:stretch>
                  </pic:blipFill>
                  <pic:spPr>
                    <a:xfrm>
                      <a:off x="0" y="0"/>
                      <a:ext cx="5731510" cy="8369935"/>
                    </a:xfrm>
                    <a:prstGeom prst="rect">
                      <a:avLst/>
                    </a:prstGeom>
                  </pic:spPr>
                </pic:pic>
              </a:graphicData>
            </a:graphic>
          </wp:inline>
        </w:drawing>
      </w:r>
    </w:p>
    <w:p w14:paraId="4EC7AECD" w14:textId="2AE1C17D" w:rsidR="00AC126F" w:rsidRPr="0003490B" w:rsidRDefault="002E2D67" w:rsidP="002E2D67">
      <w:pPr>
        <w:jc w:val="both"/>
        <w:rPr>
          <w:rFonts w:ascii="Arial" w:hAnsi="Arial" w:cs="Arial"/>
          <w:sz w:val="20"/>
          <w:szCs w:val="20"/>
          <w:lang w:val="en-GB"/>
        </w:rPr>
      </w:pPr>
      <w:r w:rsidRPr="0003490B">
        <w:rPr>
          <w:rFonts w:ascii="Arial" w:hAnsi="Arial" w:cs="Arial"/>
          <w:b/>
          <w:bCs/>
          <w:sz w:val="20"/>
          <w:szCs w:val="20"/>
          <w:lang w:val="en-GB"/>
        </w:rPr>
        <w:t>Supplementary Figure 1</w:t>
      </w:r>
      <w:ins w:id="274" w:author="Alexandre Miguel Kaizeler Guedes Da Silva Afonso" w:date="2026-07-31T00:01:00Z" w16du:dateUtc="2026-07-30T23:01:00Z">
        <w:r w:rsidR="00896EDF" w:rsidRPr="0003490B">
          <w:rPr>
            <w:rFonts w:ascii="Arial" w:hAnsi="Arial" w:cs="Arial"/>
            <w:b/>
            <w:bCs/>
            <w:sz w:val="20"/>
            <w:szCs w:val="20"/>
            <w:lang w:val="en-GB"/>
          </w:rPr>
          <w:t>7</w:t>
        </w:r>
      </w:ins>
      <w:del w:id="275" w:author="Alexandre Miguel Kaizeler Guedes Da Silva Afonso" w:date="2026-07-31T00:01:00Z" w16du:dateUtc="2026-07-30T23:01:00Z">
        <w:r w:rsidR="00705169" w:rsidRPr="0003490B" w:rsidDel="00896EDF">
          <w:rPr>
            <w:rFonts w:ascii="Arial" w:hAnsi="Arial" w:cs="Arial"/>
            <w:b/>
            <w:bCs/>
            <w:sz w:val="20"/>
            <w:szCs w:val="20"/>
            <w:lang w:val="en-GB"/>
          </w:rPr>
          <w:delText>6</w:delText>
        </w:r>
      </w:del>
      <w:r w:rsidRPr="0003490B">
        <w:rPr>
          <w:rFonts w:ascii="Arial" w:hAnsi="Arial" w:cs="Arial"/>
          <w:b/>
          <w:bCs/>
          <w:sz w:val="20"/>
          <w:szCs w:val="20"/>
          <w:lang w:val="en-GB"/>
        </w:rPr>
        <w:t xml:space="preserve">. Signature score in various GDC-TCGA datasets. </w:t>
      </w:r>
      <w:r w:rsidRPr="0003490B">
        <w:rPr>
          <w:rFonts w:ascii="Arial" w:hAnsi="Arial" w:cs="Arial"/>
          <w:sz w:val="20"/>
          <w:szCs w:val="20"/>
          <w:lang w:val="en-GB"/>
        </w:rPr>
        <w:t>Violin plots of SG signature scores, calculated through a ranking metric (</w:t>
      </w:r>
      <w:r w:rsidR="00AC126F" w:rsidRPr="0003490B">
        <w:rPr>
          <w:rFonts w:ascii="Arial" w:hAnsi="Arial" w:cs="Arial"/>
          <w:sz w:val="20"/>
          <w:szCs w:val="20"/>
          <w:lang w:val="en-GB"/>
        </w:rPr>
        <w:t>see</w:t>
      </w:r>
      <w:r w:rsidRPr="0003490B">
        <w:rPr>
          <w:rFonts w:ascii="Arial" w:hAnsi="Arial" w:cs="Arial"/>
          <w:sz w:val="20"/>
          <w:szCs w:val="20"/>
          <w:lang w:val="en-GB"/>
        </w:rPr>
        <w:t xml:space="preserve"> Methods), in tumo</w:t>
      </w:r>
      <w:ins w:id="276" w:author="Nuno Morais" w:date="2026-08-08T00:27:00Z" w16du:dateUtc="2026-08-07T23:27:00Z">
        <w:r w:rsidR="000D79D6">
          <w:rPr>
            <w:rFonts w:ascii="Arial" w:hAnsi="Arial" w:cs="Arial"/>
            <w:sz w:val="20"/>
            <w:szCs w:val="20"/>
            <w:lang w:val="en-GB"/>
          </w:rPr>
          <w:t>u</w:t>
        </w:r>
      </w:ins>
      <w:r w:rsidRPr="0003490B">
        <w:rPr>
          <w:rFonts w:ascii="Arial" w:hAnsi="Arial" w:cs="Arial"/>
          <w:sz w:val="20"/>
          <w:szCs w:val="20"/>
          <w:lang w:val="en-GB"/>
        </w:rPr>
        <w:t xml:space="preserve">r (blue) and normal tissue </w:t>
      </w:r>
      <w:r w:rsidRPr="0003490B">
        <w:rPr>
          <w:rFonts w:ascii="Arial" w:hAnsi="Arial" w:cs="Arial"/>
          <w:sz w:val="20"/>
          <w:szCs w:val="20"/>
          <w:lang w:val="en-GB"/>
        </w:rPr>
        <w:lastRenderedPageBreak/>
        <w:t>(orange) samples from several GDC-TCGA datasets</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{"citationID":"WoUeRozn","properties":{"formattedCitation":"(27,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(27, 30)</w:t>
      </w:r>
      <w:r w:rsidRPr="0003490B">
        <w:rPr>
          <w:rFonts w:ascii="Arial" w:hAnsi="Arial" w:cs="Arial"/>
          <w:sz w:val="20"/>
          <w:szCs w:val="20"/>
          <w:lang w:val="en-GB"/>
        </w:rPr>
        <w:fldChar w:fldCharType="end"/>
      </w:r>
      <w:r w:rsidRPr="0003490B">
        <w:rPr>
          <w:rFonts w:ascii="Arial" w:hAnsi="Arial" w:cs="Arial"/>
          <w:sz w:val="20"/>
          <w:szCs w:val="20"/>
          <w:lang w:val="en-GB"/>
        </w:rPr>
        <w:t>. Effect Size (Cohen’s d) and corresponding statistical significance given by Welch’s t-test (</w:t>
      </w:r>
      <w:r w:rsidR="00485BB1" w:rsidRPr="0003490B">
        <w:rPr>
          <w:rFonts w:ascii="Arial" w:hAnsi="Arial" w:cs="Arial"/>
          <w:sz w:val="20"/>
          <w:szCs w:val="20"/>
          <w:lang w:val="en-GB"/>
        </w:rPr>
        <w:t xml:space="preserve">adjusted </w:t>
      </w:r>
      <w:r w:rsidRPr="0003490B">
        <w:rPr>
          <w:rFonts w:ascii="Arial" w:hAnsi="Arial" w:cs="Arial"/>
          <w:sz w:val="20"/>
          <w:szCs w:val="20"/>
          <w:lang w:val="en-GB"/>
        </w:rPr>
        <w:t>p-value) are shown above plots. Only GDC-TCGA</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{"citationID":"AAMPVqg1","properties":{"formattedCitation":"(27,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(27, 30)</w:t>
      </w:r>
      <w:r w:rsidRPr="0003490B">
        <w:rPr>
          <w:rFonts w:ascii="Arial" w:hAnsi="Arial" w:cs="Arial"/>
          <w:sz w:val="20"/>
          <w:szCs w:val="20"/>
          <w:lang w:val="en-GB"/>
        </w:rPr>
        <w:fldChar w:fldCharType="end"/>
      </w:r>
      <w:r w:rsidRPr="0003490B">
        <w:rPr>
          <w:rFonts w:ascii="Arial" w:hAnsi="Arial" w:cs="Arial"/>
          <w:sz w:val="20"/>
          <w:szCs w:val="20"/>
          <w:lang w:val="en-GB"/>
        </w:rPr>
        <w:t xml:space="preserve"> datasets with at least 5 normal and tumo</w:t>
      </w:r>
      <w:ins w:id="277" w:author="Nuno Morais" w:date="2026-08-08T00:26:00Z" w16du:dateUtc="2026-08-07T23:26:00Z">
        <w:r w:rsidR="000D79D6">
          <w:rPr>
            <w:rFonts w:ascii="Arial" w:hAnsi="Arial" w:cs="Arial"/>
            <w:sz w:val="20"/>
            <w:szCs w:val="20"/>
            <w:lang w:val="en-GB"/>
          </w:rPr>
          <w:t>u</w:t>
        </w:r>
      </w:ins>
      <w:r w:rsidRPr="0003490B">
        <w:rPr>
          <w:rFonts w:ascii="Arial" w:hAnsi="Arial" w:cs="Arial"/>
          <w:sz w:val="20"/>
          <w:szCs w:val="20"/>
          <w:lang w:val="en-GB"/>
        </w:rPr>
        <w:t xml:space="preserve">r samples were considered for this analysis. </w:t>
      </w:r>
    </w:p>
    <w:p w14:paraId="7FCDD995" w14:textId="77777777" w:rsidR="00AC126F" w:rsidRPr="0003490B" w:rsidRDefault="00AC126F">
      <w:pPr>
        <w:spacing w:line="278" w:lineRule="auto"/>
        <w:rPr>
          <w:rFonts w:ascii="Arial" w:hAnsi="Arial" w:cs="Arial"/>
          <w:sz w:val="20"/>
          <w:szCs w:val="20"/>
          <w:lang w:val="en-GB"/>
        </w:rPr>
      </w:pPr>
      <w:r w:rsidRPr="0003490B">
        <w:rPr>
          <w:rFonts w:ascii="Arial" w:hAnsi="Arial" w:cs="Arial"/>
          <w:sz w:val="20"/>
          <w:szCs w:val="20"/>
          <w:lang w:val="en-GB"/>
        </w:rPr>
        <w:br w:type="page"/>
      </w:r>
    </w:p>
    <w:p w14:paraId="77987806" w14:textId="77777777" w:rsidR="002E2D67" w:rsidRPr="0003490B" w:rsidRDefault="002E2D67" w:rsidP="002E2D67">
      <w:pPr>
        <w:jc w:val="both"/>
        <w:rPr>
          <w:rFonts w:ascii="Arial" w:hAnsi="Arial" w:cs="Arial"/>
          <w:sz w:val="20"/>
          <w:szCs w:val="20"/>
          <w:lang w:val="en-GB"/>
        </w:rPr>
      </w:pPr>
    </w:p>
    <w:p w14:paraId="68064472" w14:textId="218C09C3" w:rsidR="00640845" w:rsidRPr="00F63257" w:rsidRDefault="00485BB1"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145F4E04" wp14:editId="64255F3A">
            <wp:extent cx="5731510" cy="8253730"/>
            <wp:effectExtent l="0" t="0" r="2540" b="0"/>
            <wp:docPr id="4694701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0152" name="Imagem 469470152"/>
                    <pic:cNvPicPr/>
                  </pic:nvPicPr>
                  <pic:blipFill>
                    <a:blip r:embed="rId34">
                      <a:extLst>
                        <a:ext uri="{28A0092B-C50C-407E-A947-70E740481C1C}">
                          <a14:useLocalDpi xmlns:a14="http://schemas.microsoft.com/office/drawing/2010/main" val="0"/>
                        </a:ext>
                      </a:extLst>
                    </a:blip>
                    <a:stretch>
                      <a:fillRect/>
                    </a:stretch>
                  </pic:blipFill>
                  <pic:spPr>
                    <a:xfrm>
                      <a:off x="0" y="0"/>
                      <a:ext cx="5731510" cy="8253730"/>
                    </a:xfrm>
                    <a:prstGeom prst="rect">
                      <a:avLst/>
                    </a:prstGeom>
                  </pic:spPr>
                </pic:pic>
              </a:graphicData>
            </a:graphic>
          </wp:inline>
        </w:drawing>
      </w:r>
    </w:p>
    <w:p w14:paraId="632B7988" w14:textId="2DDD4A54" w:rsidR="00485BB1" w:rsidRPr="00F63257" w:rsidRDefault="00485BB1" w:rsidP="00485BB1">
      <w:pPr>
        <w:jc w:val="both"/>
        <w:rPr>
          <w:ins w:id="278" w:author="Alexandre Miguel Kaizeler Guedes Da Silva Afonso" w:date="2026-07-31T18:48:00Z" w16du:dateUtc="2026-07-31T17:48:00Z"/>
          <w:rFonts w:ascii="Arial" w:hAnsi="Arial" w:cs="Arial"/>
          <w:sz w:val="20"/>
          <w:szCs w:val="20"/>
          <w:lang w:val="en-GB"/>
        </w:rPr>
      </w:pPr>
      <w:r w:rsidRPr="00F63257">
        <w:rPr>
          <w:rFonts w:ascii="Arial" w:hAnsi="Arial" w:cs="Arial"/>
          <w:b/>
          <w:bCs/>
          <w:sz w:val="20"/>
          <w:szCs w:val="20"/>
          <w:lang w:val="en-GB"/>
        </w:rPr>
        <w:lastRenderedPageBreak/>
        <w:t>Supplementary Figure 1</w:t>
      </w:r>
      <w:del w:id="279" w:author="Alexandre Miguel Kaizeler Guedes Da Silva Afonso" w:date="2026-07-31T00:01:00Z" w16du:dateUtc="2026-07-30T23:01:00Z">
        <w:r w:rsidR="00705169" w:rsidRPr="00F63257" w:rsidDel="00896EDF">
          <w:rPr>
            <w:rFonts w:ascii="Arial" w:hAnsi="Arial" w:cs="Arial"/>
            <w:b/>
            <w:bCs/>
            <w:sz w:val="20"/>
            <w:szCs w:val="20"/>
            <w:lang w:val="en-GB"/>
          </w:rPr>
          <w:delText>7</w:delText>
        </w:r>
      </w:del>
      <w:ins w:id="280" w:author="Alexandre Miguel Kaizeler Guedes Da Silva Afonso" w:date="2026-07-31T00:01:00Z" w16du:dateUtc="2026-07-30T23:01:00Z">
        <w:r w:rsidR="00896EDF" w:rsidRPr="00F63257">
          <w:rPr>
            <w:rFonts w:ascii="Arial" w:hAnsi="Arial" w:cs="Arial"/>
            <w:b/>
            <w:bCs/>
            <w:sz w:val="20"/>
            <w:szCs w:val="20"/>
            <w:lang w:val="en-GB"/>
          </w:rPr>
          <w:t>8</w:t>
        </w:r>
      </w:ins>
      <w:r w:rsidRPr="00F63257">
        <w:rPr>
          <w:rFonts w:ascii="Arial" w:hAnsi="Arial" w:cs="Arial"/>
          <w:b/>
          <w:bCs/>
          <w:sz w:val="20"/>
          <w:szCs w:val="20"/>
          <w:lang w:val="en-GB"/>
        </w:rPr>
        <w:t xml:space="preserve">. </w:t>
      </w:r>
      <w:r w:rsidRPr="00F63257">
        <w:rPr>
          <w:rFonts w:ascii="Arial" w:hAnsi="Arial" w:cs="Arial"/>
          <w:sz w:val="20"/>
          <w:szCs w:val="20"/>
          <w:lang w:val="en-GB"/>
        </w:rPr>
        <w:t>Kaplan–Meier plots showing proportion of overall survival (Y-Axis) per days (X-Axis) of patients of GDC-TCGA datasets</w:t>
      </w:r>
      <w:r w:rsidRPr="00F63257">
        <w:rPr>
          <w:rFonts w:ascii="Arial" w:hAnsi="Arial" w:cs="Arial"/>
          <w:sz w:val="20"/>
          <w:szCs w:val="20"/>
          <w:lang w:val="en-GB"/>
        </w:rPr>
        <w:fldChar w:fldCharType="begin"/>
      </w:r>
      <w:r w:rsidR="00E1546D" w:rsidRPr="00F63257">
        <w:rPr>
          <w:rFonts w:ascii="Arial" w:hAnsi="Arial" w:cs="Arial"/>
          <w:sz w:val="20"/>
          <w:szCs w:val="20"/>
          <w:lang w:val="en-GB"/>
        </w:rPr>
        <w:instrText xml:space="preserve"> ADDIN ZOTERO_ITEM CSL_CITATION {"citationID":"wuAr423y","properties":{"formattedCitation":"(27,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F63257">
        <w:rPr>
          <w:rFonts w:ascii="Arial" w:hAnsi="Arial" w:cs="Arial"/>
          <w:sz w:val="20"/>
          <w:szCs w:val="20"/>
          <w:lang w:val="en-GB"/>
        </w:rPr>
        <w:fldChar w:fldCharType="separate"/>
      </w:r>
      <w:r w:rsidR="00E1546D" w:rsidRPr="00F63257">
        <w:rPr>
          <w:rFonts w:ascii="Aptos" w:hAnsi="Aptos"/>
          <w:sz w:val="20"/>
          <w:lang w:val="en-GB"/>
        </w:rPr>
        <w:t>(27, 30)</w:t>
      </w:r>
      <w:r w:rsidRPr="00F63257">
        <w:rPr>
          <w:rFonts w:ascii="Arial" w:hAnsi="Arial" w:cs="Arial"/>
          <w:sz w:val="20"/>
          <w:szCs w:val="20"/>
          <w:lang w:val="en-GB"/>
        </w:rPr>
        <w:fldChar w:fldCharType="end"/>
      </w:r>
      <w:r w:rsidRPr="00F63257">
        <w:rPr>
          <w:rFonts w:ascii="Arial" w:hAnsi="Arial" w:cs="Arial"/>
          <w:sz w:val="20"/>
          <w:szCs w:val="20"/>
          <w:lang w:val="en-GB"/>
        </w:rPr>
        <w:t>, stratified by SG score, with dataset identification as plot title. Patients were grouped into high and low expression cohorts based on bottom and upper quartile SG Score values. BH-adjusted Log-rank p-value, HR, and FPR compared to 100 random signatures is shown on bottom right of each plot; datasets with FPR &gt; 0.05 are highlighted in red.</w:t>
      </w:r>
    </w:p>
    <w:p w14:paraId="0BF4DD36" w14:textId="407D743D" w:rsidR="00707B79" w:rsidRPr="003A1A6B" w:rsidRDefault="00707B79" w:rsidP="00485BB1">
      <w:pPr>
        <w:jc w:val="both"/>
        <w:rPr>
          <w:ins w:id="281" w:author="Alexandre Miguel Kaizeler Guedes Da Silva Afonso" w:date="2026-07-31T18:49:00Z" w16du:dateUtc="2026-07-31T17:49:00Z"/>
          <w:rFonts w:ascii="Arial" w:hAnsi="Arial" w:cs="Arial"/>
          <w:sz w:val="20"/>
          <w:szCs w:val="20"/>
          <w:lang w:val="en-GB"/>
        </w:rPr>
      </w:pPr>
      <w:ins w:id="282" w:author="Alexandre Miguel Kaizeler Guedes Da Silva Afonso" w:date="2026-07-31T18:48:00Z" w16du:dateUtc="2026-07-31T17:48:00Z">
        <w:r w:rsidRPr="003A1A6B">
          <w:rPr>
            <w:rFonts w:ascii="Arial" w:hAnsi="Arial" w:cs="Arial"/>
            <w:noProof/>
            <w:sz w:val="20"/>
            <w:szCs w:val="20"/>
            <w:lang w:val="en-GB"/>
          </w:rPr>
          <w:lastRenderedPageBreak/>
          <w:drawing>
            <wp:inline distT="0" distB="0" distL="0" distR="0" wp14:anchorId="27E124EC" wp14:editId="5EF6D475">
              <wp:extent cx="5731510" cy="8221345"/>
              <wp:effectExtent l="0" t="0" r="2540" b="8255"/>
              <wp:docPr id="18201725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2518" name="Imagem 18201725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8221345"/>
                      </a:xfrm>
                      <a:prstGeom prst="rect">
                        <a:avLst/>
                      </a:prstGeom>
                    </pic:spPr>
                  </pic:pic>
                </a:graphicData>
              </a:graphic>
            </wp:inline>
          </w:drawing>
        </w:r>
      </w:ins>
    </w:p>
    <w:p w14:paraId="12D9408C" w14:textId="386647BC" w:rsidR="00707B79" w:rsidRPr="003A1A6B" w:rsidRDefault="00707B79" w:rsidP="00707B79">
      <w:pPr>
        <w:jc w:val="both"/>
        <w:rPr>
          <w:ins w:id="283" w:author="Alexandre Miguel Kaizeler Guedes Da Silva Afonso" w:date="2026-07-31T18:49:00Z" w16du:dateUtc="2026-07-31T17:49:00Z"/>
          <w:rFonts w:ascii="Arial" w:hAnsi="Arial" w:cs="Arial"/>
          <w:sz w:val="20"/>
          <w:szCs w:val="20"/>
          <w:lang w:val="en-GB"/>
        </w:rPr>
      </w:pPr>
      <w:commentRangeStart w:id="284"/>
      <w:ins w:id="285" w:author="Alexandre Miguel Kaizeler Guedes Da Silva Afonso" w:date="2026-07-31T18:49:00Z" w16du:dateUtc="2026-07-31T17:49:00Z">
        <w:r w:rsidRPr="003A1A6B">
          <w:rPr>
            <w:rFonts w:ascii="Arial" w:hAnsi="Arial" w:cs="Arial"/>
            <w:b/>
            <w:bCs/>
            <w:sz w:val="20"/>
            <w:szCs w:val="20"/>
            <w:lang w:val="en-GB"/>
          </w:rPr>
          <w:t xml:space="preserve">Supplementary Figure </w:t>
        </w:r>
      </w:ins>
      <w:commentRangeEnd w:id="284"/>
      <w:r w:rsidR="00330AD9" w:rsidRPr="003A1A6B">
        <w:rPr>
          <w:rStyle w:val="CommentReference"/>
          <w:rFonts w:ascii="Arial" w:hAnsi="Arial" w:cs="Arial"/>
          <w:b/>
          <w:bCs/>
          <w:sz w:val="20"/>
          <w:szCs w:val="20"/>
          <w:lang w:val="en-GB"/>
        </w:rPr>
        <w:commentReference w:id="284"/>
      </w:r>
      <w:ins w:id="286" w:author="Alexandre Miguel Kaizeler Guedes Da Silva Afonso" w:date="2026-07-31T18:49:00Z" w16du:dateUtc="2026-07-31T17:49:00Z">
        <w:r w:rsidRPr="003A1A6B">
          <w:rPr>
            <w:rFonts w:ascii="Arial" w:hAnsi="Arial" w:cs="Arial"/>
            <w:b/>
            <w:bCs/>
            <w:sz w:val="20"/>
            <w:szCs w:val="20"/>
            <w:lang w:val="en-GB"/>
          </w:rPr>
          <w:t>1</w:t>
        </w:r>
      </w:ins>
      <w:ins w:id="287" w:author="Alexandre Miguel Kaizeler Guedes Da Silva Afonso" w:date="2026-07-31T18:50:00Z" w16du:dateUtc="2026-07-31T17:50:00Z">
        <w:r w:rsidRPr="003A1A6B">
          <w:rPr>
            <w:rFonts w:ascii="Arial" w:hAnsi="Arial" w:cs="Arial"/>
            <w:b/>
            <w:bCs/>
            <w:sz w:val="20"/>
            <w:szCs w:val="20"/>
            <w:lang w:val="en-GB"/>
          </w:rPr>
          <w:t>9</w:t>
        </w:r>
      </w:ins>
      <w:ins w:id="288" w:author="Alexandre Miguel Kaizeler Guedes Da Silva Afonso" w:date="2026-07-31T18:49:00Z" w16du:dateUtc="2026-07-31T17:49:00Z">
        <w:r w:rsidRPr="003A1A6B">
          <w:rPr>
            <w:rFonts w:ascii="Arial" w:hAnsi="Arial" w:cs="Arial"/>
            <w:b/>
            <w:bCs/>
            <w:sz w:val="20"/>
            <w:szCs w:val="20"/>
            <w:lang w:val="en-GB"/>
          </w:rPr>
          <w:t xml:space="preserve">. </w:t>
        </w:r>
      </w:ins>
      <w:ins w:id="289" w:author="Alexandre Miguel Kaizeler Guedes Da Silva Afonso" w:date="2026-07-31T18:50:00Z">
        <w:r w:rsidRPr="003A1A6B">
          <w:rPr>
            <w:rFonts w:ascii="Arial" w:hAnsi="Arial" w:cs="Arial"/>
            <w:b/>
            <w:bCs/>
            <w:sz w:val="20"/>
            <w:szCs w:val="20"/>
            <w:lang w:val="en-GB"/>
          </w:rPr>
          <w:t>Exclusion criteria applied to publicly available SG transcriptome datasets.</w:t>
        </w:r>
        <w:r w:rsidRPr="003A1A6B">
          <w:rPr>
            <w:rFonts w:ascii="Arial" w:hAnsi="Arial" w:cs="Arial"/>
            <w:sz w:val="20"/>
            <w:szCs w:val="20"/>
            <w:lang w:val="en-GB"/>
          </w:rPr>
          <w:t xml:space="preserve"> </w:t>
        </w:r>
        <w:commentRangeStart w:id="290"/>
        <w:r w:rsidRPr="003A1A6B">
          <w:rPr>
            <w:rFonts w:ascii="Arial" w:hAnsi="Arial" w:cs="Arial"/>
            <w:sz w:val="20"/>
            <w:szCs w:val="20"/>
            <w:lang w:val="en-GB"/>
          </w:rPr>
          <w:t xml:space="preserve">(A) Scatter plots </w:t>
        </w:r>
      </w:ins>
      <w:commentRangeEnd w:id="290"/>
      <w:r w:rsidR="0026353B" w:rsidRPr="003A1A6B">
        <w:rPr>
          <w:rStyle w:val="CommentReference"/>
          <w:rFonts w:ascii="Arial" w:hAnsi="Arial" w:cs="Arial"/>
          <w:sz w:val="20"/>
          <w:szCs w:val="20"/>
          <w:lang w:val="en-GB"/>
        </w:rPr>
        <w:commentReference w:id="290"/>
      </w:r>
      <w:ins w:id="291" w:author="Alexandre Miguel Kaizeler Guedes Da Silva Afonso" w:date="2026-07-31T18:50:00Z">
        <w:del w:id="292" w:author="Nuno Morais" w:date="2026-08-08T00:47:00Z" w16du:dateUtc="2026-08-07T23:47:00Z">
          <w:r w:rsidRPr="003A1A6B" w:rsidDel="00330AD9">
            <w:rPr>
              <w:rFonts w:ascii="Arial" w:hAnsi="Arial" w:cs="Arial"/>
              <w:sz w:val="20"/>
              <w:szCs w:val="20"/>
              <w:lang w:val="en-GB"/>
            </w:rPr>
            <w:delText>of gene</w:delText>
          </w:r>
        </w:del>
      </w:ins>
      <w:ins w:id="293" w:author="Nuno Morais" w:date="2026-08-08T00:47:00Z" w16du:dateUtc="2026-08-07T23:47:00Z">
        <w:r w:rsidR="00330AD9">
          <w:rPr>
            <w:rFonts w:ascii="Arial" w:hAnsi="Arial" w:cs="Arial"/>
            <w:sz w:val="20"/>
            <w:szCs w:val="20"/>
            <w:lang w:val="en-GB"/>
          </w:rPr>
          <w:t>comparing</w:t>
        </w:r>
      </w:ins>
      <w:ins w:id="294" w:author="Alexandre Miguel Kaizeler Guedes Da Silva Afonso" w:date="2026-07-31T18:50:00Z">
        <w:r w:rsidRPr="003A1A6B">
          <w:rPr>
            <w:rFonts w:ascii="Arial" w:hAnsi="Arial" w:cs="Arial"/>
            <w:sz w:val="20"/>
            <w:szCs w:val="20"/>
            <w:lang w:val="en-GB"/>
          </w:rPr>
          <w:t xml:space="preserve"> expression (log</w:t>
        </w:r>
        <w:r w:rsidRPr="00330AD9">
          <w:rPr>
            <w:rFonts w:ascii="Arial" w:hAnsi="Arial" w:cs="Arial"/>
            <w:sz w:val="20"/>
            <w:szCs w:val="20"/>
            <w:vertAlign w:val="subscript"/>
            <w:lang w:val="en-GB"/>
            <w:rPrChange w:id="295" w:author="Nuno Morais" w:date="2026-08-08T00:46:00Z" w16du:dateUtc="2026-08-07T23:46:00Z">
              <w:rPr>
                <w:rFonts w:ascii="Arial" w:hAnsi="Arial" w:cs="Arial"/>
                <w:sz w:val="20"/>
                <w:szCs w:val="20"/>
                <w:lang w:val="en-GB"/>
              </w:rPr>
            </w:rPrChange>
          </w:rPr>
          <w:t>2</w:t>
        </w:r>
        <w:del w:id="296" w:author="Nuno Morais" w:date="2026-08-08T00:46:00Z" w16du:dateUtc="2026-08-07T23:46:00Z">
          <w:r w:rsidRPr="003A1A6B" w:rsidDel="00330AD9">
            <w:rPr>
              <w:rFonts w:ascii="Arial" w:hAnsi="Arial" w:cs="Arial"/>
              <w:sz w:val="20"/>
              <w:szCs w:val="20"/>
              <w:lang w:val="en-GB"/>
            </w:rPr>
            <w:delText xml:space="preserve"> </w:delText>
          </w:r>
        </w:del>
        <w:r w:rsidRPr="003A1A6B">
          <w:rPr>
            <w:rFonts w:ascii="Arial" w:hAnsi="Arial" w:cs="Arial"/>
            <w:sz w:val="20"/>
            <w:szCs w:val="20"/>
            <w:lang w:val="en-GB"/>
          </w:rPr>
          <w:t xml:space="preserve">CPM) </w:t>
        </w:r>
        <w:del w:id="297" w:author="Nuno Morais" w:date="2026-08-08T00:59:00Z" w16du:dateUtc="2026-08-07T23:59:00Z">
          <w:r w:rsidRPr="003A1A6B" w:rsidDel="00D279A3">
            <w:rPr>
              <w:rFonts w:ascii="Arial" w:hAnsi="Arial" w:cs="Arial"/>
              <w:sz w:val="20"/>
              <w:szCs w:val="20"/>
              <w:lang w:val="en-GB"/>
            </w:rPr>
            <w:delText>of</w:delText>
          </w:r>
        </w:del>
      </w:ins>
      <w:ins w:id="298" w:author="Nuno Morais" w:date="2026-08-08T00:59:00Z" w16du:dateUtc="2026-08-07T23:59:00Z">
        <w:r w:rsidR="00D279A3">
          <w:rPr>
            <w:rFonts w:ascii="Arial" w:hAnsi="Arial" w:cs="Arial"/>
            <w:sz w:val="20"/>
            <w:szCs w:val="20"/>
            <w:lang w:val="en-GB"/>
          </w:rPr>
          <w:t>in</w:t>
        </w:r>
      </w:ins>
      <w:ins w:id="299" w:author="Alexandre Miguel Kaizeler Guedes Da Silva Afonso" w:date="2026-07-31T18:50:00Z">
        <w:r w:rsidRPr="003A1A6B">
          <w:rPr>
            <w:rFonts w:ascii="Arial" w:hAnsi="Arial" w:cs="Arial"/>
            <w:sz w:val="20"/>
            <w:szCs w:val="20"/>
            <w:lang w:val="en-GB"/>
          </w:rPr>
          <w:t xml:space="preserve"> Padron 2019's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{"citationID":"7I90bVxF","properties":{"unsorted":false,"formattedCitation":"(4)","plainCitation":"(4)","noteIndex":0},"citationItems":[{"id":402,"uris":["http://zotero.org/users/local/q86rvdj2/items/4M8MEZKM"],"itemData":{"id":402,"type":"article-journal","abstract":"Diverse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(4)</w:t>
      </w:r>
      <w:r w:rsidRPr="003A1A6B">
        <w:rPr>
          <w:rFonts w:ascii="Arial" w:hAnsi="Arial" w:cs="Arial"/>
          <w:sz w:val="20"/>
          <w:szCs w:val="20"/>
          <w:lang w:val="en-GB"/>
        </w:rPr>
        <w:fldChar w:fldCharType="end"/>
      </w:r>
      <w:ins w:id="300" w:author="Alexandre Miguel Kaizeler Guedes Da Silva Afonso" w:date="2026-07-31T18:50:00Z">
        <w:del w:id="301" w:author="Nuno Morais" w:date="2026-08-08T00:59:00Z" w16du:dateUtc="2026-08-07T23:59:00Z">
          <w:r w:rsidRPr="003A1A6B" w:rsidDel="00D279A3">
            <w:rPr>
              <w:rFonts w:ascii="Arial" w:hAnsi="Arial" w:cs="Arial"/>
              <w:sz w:val="20"/>
              <w:szCs w:val="20"/>
              <w:lang w:val="en-GB"/>
            </w:rPr>
            <w:delText>,</w:delText>
          </w:r>
        </w:del>
        <w:r w:rsidRPr="003A1A6B">
          <w:rPr>
            <w:rFonts w:ascii="Arial" w:hAnsi="Arial" w:cs="Arial"/>
            <w:sz w:val="20"/>
            <w:szCs w:val="20"/>
            <w:lang w:val="en-GB"/>
          </w:rPr>
          <w:t xml:space="preserve"> between the two replicates of eIF4A T20 (Left) and eIF4A T0 (Right) pulldown conditions</w:t>
        </w:r>
        <w:commentRangeStart w:id="302"/>
        <w:r w:rsidRPr="003A1A6B">
          <w:rPr>
            <w:rFonts w:ascii="Arial" w:hAnsi="Arial" w:cs="Arial"/>
            <w:sz w:val="20"/>
            <w:szCs w:val="20"/>
            <w:lang w:val="en-GB"/>
          </w:rPr>
          <w:t xml:space="preserve">; genes as circles, density </w:t>
        </w:r>
        <w:r w:rsidRPr="003A1A6B">
          <w:rPr>
            <w:rFonts w:ascii="Arial" w:hAnsi="Arial" w:cs="Arial"/>
            <w:sz w:val="20"/>
            <w:szCs w:val="20"/>
            <w:lang w:val="en-GB"/>
          </w:rPr>
          <w:lastRenderedPageBreak/>
          <w:t xml:space="preserve">contour lines in dark red, Spearman's correlation coefficient ρ and associated test's p-value on top left corner, dashed line </w:t>
        </w:r>
        <w:del w:id="303" w:author="Nuno Morais" w:date="2026-08-08T00:49:00Z" w16du:dateUtc="2026-08-07T23:49:00Z">
          <w:r w:rsidRPr="003A1A6B" w:rsidDel="00330AD9">
            <w:rPr>
              <w:rFonts w:ascii="Arial" w:hAnsi="Arial" w:cs="Arial"/>
              <w:sz w:val="20"/>
              <w:szCs w:val="20"/>
              <w:lang w:val="en-GB"/>
            </w:rPr>
            <w:delText>corresponding to the</w:delText>
          </w:r>
        </w:del>
      </w:ins>
      <w:ins w:id="304" w:author="Nuno Morais" w:date="2026-08-08T00:49:00Z" w16du:dateUtc="2026-08-07T23:49:00Z">
        <w:r w:rsidR="00330AD9">
          <w:rPr>
            <w:rFonts w:ascii="Arial" w:hAnsi="Arial" w:cs="Arial"/>
            <w:sz w:val="20"/>
            <w:szCs w:val="20"/>
            <w:lang w:val="en-GB"/>
          </w:rPr>
          <w:t>depicts</w:t>
        </w:r>
      </w:ins>
      <w:ins w:id="305" w:author="Alexandre Miguel Kaizeler Guedes Da Silva Afonso" w:date="2026-07-31T18:50:00Z">
        <w:r w:rsidRPr="003A1A6B">
          <w:rPr>
            <w:rFonts w:ascii="Arial" w:hAnsi="Arial" w:cs="Arial"/>
            <w:sz w:val="20"/>
            <w:szCs w:val="20"/>
            <w:lang w:val="en-GB"/>
          </w:rPr>
          <w:t xml:space="preserve"> identity </w:t>
        </w:r>
        <w:del w:id="306" w:author="Nuno Morais" w:date="2026-08-08T00:49:00Z" w16du:dateUtc="2026-08-07T23:49:00Z">
          <w:r w:rsidRPr="003A1A6B" w:rsidDel="00330AD9">
            <w:rPr>
              <w:rFonts w:ascii="Arial" w:hAnsi="Arial" w:cs="Arial"/>
              <w:sz w:val="20"/>
              <w:szCs w:val="20"/>
              <w:lang w:val="en-GB"/>
            </w:rPr>
            <w:delText>line</w:delText>
          </w:r>
        </w:del>
        <w:del w:id="307" w:author="Nuno Morais" w:date="2026-08-08T00:50:00Z" w16du:dateUtc="2026-08-07T23:50:00Z">
          <w:r w:rsidRPr="003A1A6B" w:rsidDel="00330AD9">
            <w:rPr>
              <w:rFonts w:ascii="Arial" w:hAnsi="Arial" w:cs="Arial"/>
              <w:sz w:val="20"/>
              <w:szCs w:val="20"/>
              <w:lang w:val="en-GB"/>
            </w:rPr>
            <w:delText xml:space="preserve"> </w:delText>
          </w:r>
        </w:del>
        <w:r w:rsidRPr="003A1A6B">
          <w:rPr>
            <w:rFonts w:ascii="Arial" w:hAnsi="Arial" w:cs="Arial"/>
            <w:sz w:val="20"/>
            <w:szCs w:val="20"/>
            <w:lang w:val="en-GB"/>
          </w:rPr>
          <w:t>(Y = X).</w:t>
        </w:r>
      </w:ins>
      <w:commentRangeEnd w:id="302"/>
      <w:r w:rsidR="00330AD9" w:rsidRPr="003A1A6B">
        <w:rPr>
          <w:rStyle w:val="CommentReference"/>
          <w:rFonts w:ascii="Arial" w:hAnsi="Arial" w:cs="Arial"/>
          <w:sz w:val="20"/>
          <w:szCs w:val="20"/>
          <w:lang w:val="en-GB"/>
        </w:rPr>
        <w:commentReference w:id="302"/>
      </w:r>
      <w:ins w:id="308" w:author="Alexandre Miguel Kaizeler Guedes Da Silva Afonso" w:date="2026-07-31T18:50:00Z">
        <w:r w:rsidRPr="003A1A6B">
          <w:rPr>
            <w:rFonts w:ascii="Arial" w:hAnsi="Arial" w:cs="Arial"/>
            <w:sz w:val="20"/>
            <w:szCs w:val="20"/>
            <w:lang w:val="en-GB"/>
          </w:rPr>
          <w:t xml:space="preserve"> (B) Scatter plot</w:t>
        </w:r>
      </w:ins>
      <w:ins w:id="309" w:author="Nuno Morais" w:date="2026-08-08T00:57:00Z" w16du:dateUtc="2026-08-07T23:57:00Z">
        <w:r w:rsidR="00D279A3">
          <w:rPr>
            <w:rFonts w:ascii="Arial" w:hAnsi="Arial" w:cs="Arial"/>
            <w:sz w:val="20"/>
            <w:szCs w:val="20"/>
            <w:lang w:val="en-GB"/>
          </w:rPr>
          <w:t>s</w:t>
        </w:r>
      </w:ins>
      <w:ins w:id="310" w:author="Alexandre Miguel Kaizeler Guedes Da Silva Afonso" w:date="2026-07-31T18:50:00Z">
        <w:r w:rsidRPr="003A1A6B">
          <w:rPr>
            <w:rFonts w:ascii="Arial" w:hAnsi="Arial" w:cs="Arial"/>
            <w:sz w:val="20"/>
            <w:szCs w:val="20"/>
            <w:lang w:val="en-GB"/>
          </w:rPr>
          <w:t xml:space="preserve"> </w:t>
        </w:r>
        <w:del w:id="311" w:author="Nuno Morais" w:date="2026-08-08T00:56:00Z" w16du:dateUtc="2026-08-07T23:56:00Z">
          <w:r w:rsidRPr="003A1A6B" w:rsidDel="00330AD9">
            <w:rPr>
              <w:rFonts w:ascii="Arial" w:hAnsi="Arial" w:cs="Arial"/>
              <w:sz w:val="20"/>
              <w:szCs w:val="20"/>
              <w:lang w:val="en-GB"/>
            </w:rPr>
            <w:delText>of</w:delText>
          </w:r>
        </w:del>
      </w:ins>
      <w:ins w:id="312" w:author="Nuno Morais" w:date="2026-08-08T00:56:00Z" w16du:dateUtc="2026-08-07T23:56:00Z">
        <w:r w:rsidR="00330AD9">
          <w:rPr>
            <w:rFonts w:ascii="Arial" w:hAnsi="Arial" w:cs="Arial"/>
            <w:sz w:val="20"/>
            <w:szCs w:val="20"/>
            <w:lang w:val="en-GB"/>
          </w:rPr>
          <w:t>comparing</w:t>
        </w:r>
      </w:ins>
      <w:ins w:id="313" w:author="Alexandre Miguel Kaizeler Guedes Da Silva Afonso" w:date="2026-07-31T18:50:00Z">
        <w:r w:rsidRPr="003A1A6B">
          <w:rPr>
            <w:rFonts w:ascii="Arial" w:hAnsi="Arial" w:cs="Arial"/>
            <w:sz w:val="20"/>
            <w:szCs w:val="20"/>
            <w:lang w:val="en-GB"/>
          </w:rPr>
          <w:t xml:space="preserve"> gene expression (log</w:t>
        </w:r>
        <w:r w:rsidRPr="00330AD9">
          <w:rPr>
            <w:rFonts w:ascii="Arial" w:hAnsi="Arial" w:cs="Arial"/>
            <w:sz w:val="20"/>
            <w:szCs w:val="20"/>
            <w:vertAlign w:val="subscript"/>
            <w:lang w:val="en-GB"/>
            <w:rPrChange w:id="314" w:author="Nuno Morais" w:date="2026-08-08T00:56:00Z" w16du:dateUtc="2026-08-07T23:56:00Z">
              <w:rPr>
                <w:rFonts w:ascii="Arial" w:hAnsi="Arial" w:cs="Arial"/>
                <w:sz w:val="20"/>
                <w:szCs w:val="20"/>
                <w:lang w:val="en-GB"/>
              </w:rPr>
            </w:rPrChange>
          </w:rPr>
          <w:t>2</w:t>
        </w:r>
        <w:del w:id="315" w:author="Nuno Morais" w:date="2026-08-08T00:55:00Z" w16du:dateUtc="2026-08-07T23:55:00Z">
          <w:r w:rsidRPr="003A1A6B" w:rsidDel="00330AD9">
            <w:rPr>
              <w:rFonts w:ascii="Arial" w:hAnsi="Arial" w:cs="Arial"/>
              <w:sz w:val="20"/>
              <w:szCs w:val="20"/>
              <w:lang w:val="en-GB"/>
            </w:rPr>
            <w:delText xml:space="preserve"> </w:delText>
          </w:r>
        </w:del>
        <w:r w:rsidRPr="003A1A6B">
          <w:rPr>
            <w:rFonts w:ascii="Arial" w:hAnsi="Arial" w:cs="Arial"/>
            <w:sz w:val="20"/>
            <w:szCs w:val="20"/>
            <w:lang w:val="en-GB"/>
          </w:rPr>
          <w:t xml:space="preserve">CPM) </w:t>
        </w:r>
        <w:del w:id="316" w:author="Nuno Morais" w:date="2026-08-08T00:56:00Z" w16du:dateUtc="2026-08-07T23:56:00Z">
          <w:r w:rsidRPr="003A1A6B" w:rsidDel="00D279A3">
            <w:rPr>
              <w:rFonts w:ascii="Arial" w:hAnsi="Arial" w:cs="Arial"/>
              <w:sz w:val="20"/>
              <w:szCs w:val="20"/>
              <w:lang w:val="en-GB"/>
            </w:rPr>
            <w:delText>of</w:delText>
          </w:r>
        </w:del>
      </w:ins>
      <w:ins w:id="317" w:author="Nuno Morais" w:date="2026-08-08T00:56:00Z" w16du:dateUtc="2026-08-07T23:56:00Z">
        <w:r w:rsidR="00D279A3">
          <w:rPr>
            <w:rFonts w:ascii="Arial" w:hAnsi="Arial" w:cs="Arial"/>
            <w:sz w:val="20"/>
            <w:szCs w:val="20"/>
            <w:lang w:val="en-GB"/>
          </w:rPr>
          <w:t>in</w:t>
        </w:r>
      </w:ins>
      <w:ins w:id="318" w:author="Alexandre Miguel Kaizeler Guedes Da Silva Afonso" w:date="2026-07-31T18:50:00Z">
        <w:r w:rsidRPr="003A1A6B">
          <w:rPr>
            <w:rFonts w:ascii="Arial" w:hAnsi="Arial" w:cs="Arial"/>
            <w:sz w:val="20"/>
            <w:szCs w:val="20"/>
            <w:lang w:val="en-GB"/>
          </w:rPr>
          <w:t xml:space="preserve"> Sato 2023's dataset</w:t>
        </w:r>
      </w:ins>
      <w:r w:rsidRPr="003A1A6B">
        <w:rPr>
          <w:rFonts w:ascii="Arial" w:hAnsi="Arial" w:cs="Arial"/>
          <w:sz w:val="20"/>
          <w:szCs w:val="20"/>
        </w:rPr>
        <w:fldChar w:fldCharType="begin"/>
      </w:r>
      <w:r w:rsidR="00E1546D" w:rsidRPr="003A1A6B">
        <w:rPr>
          <w:rFonts w:ascii="Arial" w:hAnsi="Arial" w:cs="Arial"/>
          <w:sz w:val="20"/>
          <w:szCs w:val="20"/>
          <w:lang w:val="en-GB"/>
        </w:rPr>
        <w:instrText xml:space="preserve"> ADDIN ZOTERO_ITEM CSL_CITATION {"citationID":"ekyx8Xn6","properties":{"unsorted":false,"formattedCitation":"(6)","plainCitation":"(6)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3A1A6B">
        <w:rPr>
          <w:rFonts w:ascii="Arial" w:hAnsi="Arial" w:cs="Arial"/>
          <w:sz w:val="20"/>
          <w:szCs w:val="20"/>
        </w:rPr>
        <w:fldChar w:fldCharType="separate"/>
      </w:r>
      <w:r w:rsidR="00E1546D" w:rsidRPr="003A1A6B">
        <w:rPr>
          <w:rFonts w:ascii="Aptos" w:hAnsi="Aptos"/>
          <w:sz w:val="20"/>
          <w:lang w:val="en-GB"/>
        </w:rPr>
        <w:t>(6)</w:t>
      </w:r>
      <w:r w:rsidRPr="003A1A6B">
        <w:rPr>
          <w:rFonts w:ascii="Arial" w:hAnsi="Arial" w:cs="Arial"/>
          <w:sz w:val="20"/>
          <w:szCs w:val="20"/>
        </w:rPr>
        <w:fldChar w:fldCharType="end"/>
      </w:r>
      <w:ins w:id="319" w:author="Alexandre Miguel Kaizeler Guedes Da Silva Afonso" w:date="2026-07-31T18:50:00Z">
        <w:del w:id="320" w:author="Nuno Morais" w:date="2026-08-08T00:59:00Z" w16du:dateUtc="2026-08-07T23:59:00Z">
          <w:r w:rsidRPr="003A1A6B" w:rsidDel="00D279A3">
            <w:rPr>
              <w:rFonts w:ascii="Arial" w:hAnsi="Arial" w:cs="Arial"/>
              <w:sz w:val="20"/>
              <w:szCs w:val="20"/>
              <w:lang w:val="en-GB"/>
            </w:rPr>
            <w:delText>:</w:delText>
          </w:r>
        </w:del>
        <w:r w:rsidRPr="003A1A6B">
          <w:rPr>
            <w:rFonts w:ascii="Arial" w:hAnsi="Arial" w:cs="Arial"/>
            <w:sz w:val="20"/>
            <w:szCs w:val="20"/>
            <w:lang w:val="en-GB"/>
          </w:rPr>
          <w:t xml:space="preserve"> </w:t>
        </w:r>
        <w:del w:id="321" w:author="Nuno Morais" w:date="2026-08-08T01:00:00Z" w16du:dateUtc="2026-08-08T00:00:00Z">
          <w:r w:rsidRPr="003A1A6B" w:rsidDel="00D279A3">
            <w:rPr>
              <w:rFonts w:ascii="Arial" w:hAnsi="Arial" w:cs="Arial"/>
              <w:sz w:val="20"/>
              <w:szCs w:val="20"/>
              <w:lang w:val="en-GB"/>
            </w:rPr>
            <w:delText xml:space="preserve">(Left) </w:delText>
          </w:r>
        </w:del>
        <w:r w:rsidRPr="003A1A6B">
          <w:rPr>
            <w:rFonts w:ascii="Arial" w:hAnsi="Arial" w:cs="Arial"/>
            <w:sz w:val="20"/>
            <w:szCs w:val="20"/>
            <w:lang w:val="en-GB"/>
          </w:rPr>
          <w:t>between the two declared replicates of the ECBPAR1 (stressed G3BP1 interactome) pulldown condition (own replicate pair)</w:t>
        </w:r>
      </w:ins>
      <w:ins w:id="322" w:author="Nuno Morais" w:date="2026-08-08T01:00:00Z" w16du:dateUtc="2026-08-08T00:00:00Z">
        <w:r w:rsidR="00D279A3">
          <w:rPr>
            <w:rFonts w:ascii="Arial" w:hAnsi="Arial" w:cs="Arial"/>
            <w:sz w:val="20"/>
            <w:szCs w:val="20"/>
            <w:lang w:val="en-GB"/>
          </w:rPr>
          <w:t xml:space="preserve"> </w:t>
        </w:r>
        <w:r w:rsidR="00D279A3" w:rsidRPr="003A1A6B">
          <w:rPr>
            <w:rFonts w:ascii="Arial" w:hAnsi="Arial" w:cs="Arial"/>
            <w:sz w:val="20"/>
            <w:szCs w:val="20"/>
            <w:lang w:val="en-GB"/>
          </w:rPr>
          <w:t>(Left)</w:t>
        </w:r>
      </w:ins>
      <w:ins w:id="323" w:author="Alexandre Miguel Kaizeler Guedes Da Silva Afonso" w:date="2026-07-31T18:50:00Z">
        <w:del w:id="324" w:author="Nuno Morais" w:date="2026-08-08T00:57:00Z" w16du:dateUtc="2026-08-07T23:57:00Z">
          <w:r w:rsidRPr="003A1A6B" w:rsidDel="00D279A3">
            <w:rPr>
              <w:rFonts w:ascii="Arial" w:hAnsi="Arial" w:cs="Arial"/>
              <w:sz w:val="20"/>
              <w:szCs w:val="20"/>
              <w:lang w:val="en-GB"/>
            </w:rPr>
            <w:delText>.</w:delText>
          </w:r>
        </w:del>
        <w:r w:rsidRPr="003A1A6B">
          <w:rPr>
            <w:rFonts w:ascii="Arial" w:hAnsi="Arial" w:cs="Arial"/>
            <w:sz w:val="20"/>
            <w:szCs w:val="20"/>
            <w:lang w:val="en-GB"/>
          </w:rPr>
          <w:t xml:space="preserve"> </w:t>
        </w:r>
        <w:del w:id="325" w:author="Nuno Morais" w:date="2026-08-08T01:00:00Z" w16du:dateUtc="2026-08-08T00:00:00Z">
          <w:r w:rsidRPr="003A1A6B" w:rsidDel="00D279A3">
            <w:rPr>
              <w:rFonts w:ascii="Arial" w:hAnsi="Arial" w:cs="Arial"/>
              <w:sz w:val="20"/>
              <w:szCs w:val="20"/>
              <w:lang w:val="en-GB"/>
            </w:rPr>
            <w:delText xml:space="preserve">(Right) </w:delText>
          </w:r>
        </w:del>
      </w:ins>
      <w:ins w:id="326" w:author="Nuno Morais" w:date="2026-08-08T00:57:00Z" w16du:dateUtc="2026-08-07T23:57:00Z">
        <w:r w:rsidR="00D279A3">
          <w:rPr>
            <w:rFonts w:ascii="Arial" w:hAnsi="Arial" w:cs="Arial"/>
            <w:sz w:val="20"/>
            <w:szCs w:val="20"/>
            <w:lang w:val="en-GB"/>
          </w:rPr>
          <w:t xml:space="preserve">and </w:t>
        </w:r>
      </w:ins>
      <w:ins w:id="327" w:author="Alexandre Miguel Kaizeler Guedes Da Silva Afonso" w:date="2026-07-31T18:50:00Z">
        <w:r w:rsidRPr="003A1A6B">
          <w:rPr>
            <w:rFonts w:ascii="Arial" w:hAnsi="Arial" w:cs="Arial"/>
            <w:sz w:val="20"/>
            <w:szCs w:val="20"/>
            <w:lang w:val="en-GB"/>
          </w:rPr>
          <w:t>between one ECBPAR1 replicate and its best-correlating alternative sample, ECBP1UN (unstressed G3BP1 interactome), defined as the sample with the highest Spearman correlation excluding its declared replicate</w:t>
        </w:r>
      </w:ins>
      <w:ins w:id="328" w:author="Nuno Morais" w:date="2026-08-08T01:00:00Z" w16du:dateUtc="2026-08-08T00:00:00Z">
        <w:r w:rsidR="00D279A3">
          <w:rPr>
            <w:rFonts w:ascii="Arial" w:hAnsi="Arial" w:cs="Arial"/>
            <w:sz w:val="20"/>
            <w:szCs w:val="20"/>
            <w:lang w:val="en-GB"/>
          </w:rPr>
          <w:t xml:space="preserve"> </w:t>
        </w:r>
        <w:r w:rsidR="00D279A3" w:rsidRPr="003A1A6B">
          <w:rPr>
            <w:rFonts w:ascii="Arial" w:hAnsi="Arial" w:cs="Arial"/>
            <w:sz w:val="20"/>
            <w:szCs w:val="20"/>
            <w:lang w:val="en-GB"/>
          </w:rPr>
          <w:t>(Right)</w:t>
        </w:r>
      </w:ins>
      <w:ins w:id="329" w:author="Alexandre Miguel Kaizeler Guedes Da Silva Afonso" w:date="2026-07-31T18:50:00Z">
        <w:del w:id="330" w:author="Nuno Morais" w:date="2026-08-08T01:00:00Z" w16du:dateUtc="2026-08-08T00:00:00Z">
          <w:r w:rsidRPr="003A1A6B" w:rsidDel="00D279A3">
            <w:rPr>
              <w:rFonts w:ascii="Arial" w:hAnsi="Arial" w:cs="Arial"/>
              <w:sz w:val="20"/>
              <w:szCs w:val="20"/>
              <w:lang w:val="en-GB"/>
            </w:rPr>
            <w:delText>.</w:delText>
          </w:r>
        </w:del>
      </w:ins>
      <w:ins w:id="331" w:author="Nuno Morais" w:date="2026-08-08T01:00:00Z" w16du:dateUtc="2026-08-08T00:00:00Z">
        <w:r w:rsidR="00D279A3">
          <w:rPr>
            <w:rFonts w:ascii="Arial" w:hAnsi="Arial" w:cs="Arial"/>
            <w:sz w:val="20"/>
            <w:szCs w:val="20"/>
            <w:lang w:val="en-GB"/>
          </w:rPr>
          <w:t>;</w:t>
        </w:r>
      </w:ins>
      <w:ins w:id="332" w:author="Alexandre Miguel Kaizeler Guedes Da Silva Afonso" w:date="2026-07-31T18:50:00Z">
        <w:r w:rsidRPr="003A1A6B">
          <w:rPr>
            <w:rFonts w:ascii="Arial" w:hAnsi="Arial" w:cs="Arial"/>
            <w:sz w:val="20"/>
            <w:szCs w:val="20"/>
            <w:lang w:val="en-GB"/>
          </w:rPr>
          <w:t xml:space="preserve"> </w:t>
        </w:r>
        <w:del w:id="333" w:author="Nuno Morais" w:date="2026-08-08T01:00:00Z" w16du:dateUtc="2026-08-08T00:00:00Z">
          <w:r w:rsidRPr="003A1A6B" w:rsidDel="00D279A3">
            <w:rPr>
              <w:rFonts w:ascii="Arial" w:hAnsi="Arial" w:cs="Arial"/>
              <w:sz w:val="20"/>
              <w:szCs w:val="20"/>
              <w:lang w:val="en-GB"/>
            </w:rPr>
            <w:delText>G</w:delText>
          </w:r>
        </w:del>
      </w:ins>
      <w:ins w:id="334" w:author="Nuno Morais" w:date="2026-08-08T01:00:00Z" w16du:dateUtc="2026-08-08T00:00:00Z">
        <w:r w:rsidR="00D279A3">
          <w:rPr>
            <w:rFonts w:ascii="Arial" w:hAnsi="Arial" w:cs="Arial"/>
            <w:sz w:val="20"/>
            <w:szCs w:val="20"/>
            <w:lang w:val="en-GB"/>
          </w:rPr>
          <w:t>g</w:t>
        </w:r>
      </w:ins>
      <w:ins w:id="335" w:author="Alexandre Miguel Kaizeler Guedes Da Silva Afonso" w:date="2026-07-31T18:50:00Z">
        <w:r w:rsidRPr="003A1A6B">
          <w:rPr>
            <w:rFonts w:ascii="Arial" w:hAnsi="Arial" w:cs="Arial"/>
            <w:sz w:val="20"/>
            <w:szCs w:val="20"/>
            <w:lang w:val="en-GB"/>
          </w:rPr>
          <w:t xml:space="preserve">enes as circles, density contour lines in dark red, Spearman's correlation coefficient ρ and associated test's p-value on top left corner, dashed line </w:t>
        </w:r>
        <w:del w:id="336" w:author="Nuno Morais" w:date="2026-08-08T00:50:00Z" w16du:dateUtc="2026-08-07T23:50:00Z">
          <w:r w:rsidRPr="003A1A6B" w:rsidDel="00330AD9">
            <w:rPr>
              <w:rFonts w:ascii="Arial" w:hAnsi="Arial" w:cs="Arial"/>
              <w:sz w:val="20"/>
              <w:szCs w:val="20"/>
              <w:lang w:val="en-GB"/>
            </w:rPr>
            <w:delText>corresponding to the</w:delText>
          </w:r>
        </w:del>
      </w:ins>
      <w:ins w:id="337" w:author="Nuno Morais" w:date="2026-08-08T00:50:00Z" w16du:dateUtc="2026-08-07T23:50:00Z">
        <w:r w:rsidR="00330AD9">
          <w:rPr>
            <w:rFonts w:ascii="Arial" w:hAnsi="Arial" w:cs="Arial"/>
            <w:sz w:val="20"/>
            <w:szCs w:val="20"/>
            <w:lang w:val="en-GB"/>
          </w:rPr>
          <w:t>depicts</w:t>
        </w:r>
      </w:ins>
      <w:ins w:id="338" w:author="Alexandre Miguel Kaizeler Guedes Da Silva Afonso" w:date="2026-07-31T18:50:00Z">
        <w:r w:rsidRPr="003A1A6B">
          <w:rPr>
            <w:rFonts w:ascii="Arial" w:hAnsi="Arial" w:cs="Arial"/>
            <w:sz w:val="20"/>
            <w:szCs w:val="20"/>
            <w:lang w:val="en-GB"/>
          </w:rPr>
          <w:t xml:space="preserve"> identity </w:t>
        </w:r>
        <w:del w:id="339" w:author="Nuno Morais" w:date="2026-08-08T00:50:00Z" w16du:dateUtc="2026-08-07T23:50:00Z">
          <w:r w:rsidRPr="003A1A6B" w:rsidDel="00330AD9">
            <w:rPr>
              <w:rFonts w:ascii="Arial" w:hAnsi="Arial" w:cs="Arial"/>
              <w:sz w:val="20"/>
              <w:szCs w:val="20"/>
              <w:lang w:val="en-GB"/>
            </w:rPr>
            <w:delText xml:space="preserve">line </w:delText>
          </w:r>
        </w:del>
        <w:r w:rsidRPr="003A1A6B">
          <w:rPr>
            <w:rFonts w:ascii="Arial" w:hAnsi="Arial" w:cs="Arial"/>
            <w:sz w:val="20"/>
            <w:szCs w:val="20"/>
            <w:lang w:val="en-GB"/>
          </w:rPr>
          <w:t xml:space="preserve">(Y = X). (C) Scatter plots </w:t>
        </w:r>
        <w:del w:id="340" w:author="Nuno Morais" w:date="2026-08-08T00:57:00Z" w16du:dateUtc="2026-08-07T23:57:00Z">
          <w:r w:rsidRPr="003A1A6B" w:rsidDel="00D279A3">
            <w:rPr>
              <w:rFonts w:ascii="Arial" w:hAnsi="Arial" w:cs="Arial"/>
              <w:sz w:val="20"/>
              <w:szCs w:val="20"/>
              <w:lang w:val="en-GB"/>
            </w:rPr>
            <w:delText>of</w:delText>
          </w:r>
        </w:del>
      </w:ins>
      <w:ins w:id="341" w:author="Nuno Morais" w:date="2026-08-08T00:57:00Z" w16du:dateUtc="2026-08-07T23:57:00Z">
        <w:r w:rsidR="00D279A3">
          <w:rPr>
            <w:rFonts w:ascii="Arial" w:hAnsi="Arial" w:cs="Arial"/>
            <w:sz w:val="20"/>
            <w:szCs w:val="20"/>
            <w:lang w:val="en-GB"/>
          </w:rPr>
          <w:t>comparing</w:t>
        </w:r>
      </w:ins>
      <w:ins w:id="342" w:author="Alexandre Miguel Kaizeler Guedes Da Silva Afonso" w:date="2026-07-31T18:50:00Z">
        <w:r w:rsidRPr="003A1A6B">
          <w:rPr>
            <w:rFonts w:ascii="Arial" w:hAnsi="Arial" w:cs="Arial"/>
            <w:sz w:val="20"/>
            <w:szCs w:val="20"/>
            <w:lang w:val="en-GB"/>
          </w:rPr>
          <w:t xml:space="preserve"> gene expression (log</w:t>
        </w:r>
        <w:r w:rsidRPr="00330AD9">
          <w:rPr>
            <w:rFonts w:ascii="Arial" w:hAnsi="Arial" w:cs="Arial"/>
            <w:sz w:val="20"/>
            <w:szCs w:val="20"/>
            <w:vertAlign w:val="subscript"/>
            <w:lang w:val="en-GB"/>
            <w:rPrChange w:id="343" w:author="Nuno Morais" w:date="2026-08-08T00:50:00Z" w16du:dateUtc="2026-08-07T23:50:00Z">
              <w:rPr>
                <w:rFonts w:ascii="Arial" w:hAnsi="Arial" w:cs="Arial"/>
                <w:sz w:val="20"/>
                <w:szCs w:val="20"/>
                <w:lang w:val="en-GB"/>
              </w:rPr>
            </w:rPrChange>
          </w:rPr>
          <w:t>2</w:t>
        </w:r>
        <w:del w:id="344" w:author="Nuno Morais" w:date="2026-08-08T00:57:00Z" w16du:dateUtc="2026-08-07T23:57:00Z">
          <w:r w:rsidRPr="003A1A6B" w:rsidDel="00D279A3">
            <w:rPr>
              <w:rFonts w:ascii="Arial" w:hAnsi="Arial" w:cs="Arial"/>
              <w:sz w:val="20"/>
              <w:szCs w:val="20"/>
              <w:lang w:val="en-GB"/>
            </w:rPr>
            <w:delText xml:space="preserve"> </w:delText>
          </w:r>
        </w:del>
        <w:r w:rsidRPr="003A1A6B">
          <w:rPr>
            <w:rFonts w:ascii="Arial" w:hAnsi="Arial" w:cs="Arial"/>
            <w:sz w:val="20"/>
            <w:szCs w:val="20"/>
            <w:lang w:val="en-GB"/>
          </w:rPr>
          <w:t xml:space="preserve">CPM) </w:t>
        </w:r>
        <w:del w:id="345" w:author="Nuno Morais" w:date="2026-08-08T00:58:00Z" w16du:dateUtc="2026-08-07T23:58:00Z">
          <w:r w:rsidRPr="003A1A6B" w:rsidDel="00D279A3">
            <w:rPr>
              <w:rFonts w:ascii="Arial" w:hAnsi="Arial" w:cs="Arial"/>
              <w:sz w:val="20"/>
              <w:szCs w:val="20"/>
              <w:lang w:val="en-GB"/>
            </w:rPr>
            <w:delText>of</w:delText>
          </w:r>
        </w:del>
      </w:ins>
      <w:ins w:id="346" w:author="Nuno Morais" w:date="2026-08-08T00:58:00Z" w16du:dateUtc="2026-08-07T23:58:00Z">
        <w:r w:rsidR="00D279A3">
          <w:rPr>
            <w:rFonts w:ascii="Arial" w:hAnsi="Arial" w:cs="Arial"/>
            <w:sz w:val="20"/>
            <w:szCs w:val="20"/>
            <w:lang w:val="en-GB"/>
          </w:rPr>
          <w:t>in</w:t>
        </w:r>
      </w:ins>
      <w:ins w:id="347" w:author="Alexandre Miguel Kaizeler Guedes Da Silva Afonso" w:date="2026-07-31T18:50:00Z">
        <w:r w:rsidRPr="003A1A6B">
          <w:rPr>
            <w:rFonts w:ascii="Arial" w:hAnsi="Arial" w:cs="Arial"/>
            <w:sz w:val="20"/>
            <w:szCs w:val="20"/>
            <w:lang w:val="en-GB"/>
          </w:rPr>
          <w:t xml:space="preserve"> Xiao 2024's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m5meDmee","properties":{"unsorted":false,"formattedCitation":"(7)","plainCitation":"(7)","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(7)</w:t>
      </w:r>
      <w:r w:rsidRPr="003A1A6B">
        <w:rPr>
          <w:rFonts w:ascii="Arial" w:hAnsi="Arial" w:cs="Arial"/>
          <w:sz w:val="20"/>
          <w:szCs w:val="20"/>
          <w:lang w:val="en-GB"/>
        </w:rPr>
        <w:fldChar w:fldCharType="end"/>
      </w:r>
      <w:ins w:id="348" w:author="Alexandre Miguel Kaizeler Guedes Da Silva Afonso" w:date="2026-07-31T18:50:00Z">
        <w:del w:id="349" w:author="Nuno Morais" w:date="2026-08-08T00:58:00Z" w16du:dateUtc="2026-08-07T23:58:00Z">
          <w:r w:rsidRPr="003A1A6B" w:rsidDel="00D279A3">
            <w:rPr>
              <w:rFonts w:ascii="Arial" w:hAnsi="Arial" w:cs="Arial"/>
              <w:sz w:val="20"/>
              <w:szCs w:val="20"/>
              <w:lang w:val="en-GB"/>
            </w:rPr>
            <w:delText>,</w:delText>
          </w:r>
        </w:del>
        <w:r w:rsidRPr="003A1A6B">
          <w:rPr>
            <w:rFonts w:ascii="Arial" w:hAnsi="Arial" w:cs="Arial"/>
            <w:sz w:val="20"/>
            <w:szCs w:val="20"/>
            <w:lang w:val="en-GB"/>
          </w:rPr>
          <w:t xml:space="preserve"> between the two replicates of the Input 20 (WC samples after 20 minutes of arsenite stress) (Left) and Input 60 (WC samples after 60 minutes of arsenite stress) (Right) conditions; genes as circles, density contour lines in dark red, Spearman's correlation coefficient ρ and associated test's p-value on top left corner, dashed line </w:t>
        </w:r>
        <w:del w:id="350" w:author="Nuno Morais" w:date="2026-08-08T00:51:00Z" w16du:dateUtc="2026-08-07T23:51:00Z">
          <w:r w:rsidRPr="003A1A6B" w:rsidDel="00330AD9">
            <w:rPr>
              <w:rFonts w:ascii="Arial" w:hAnsi="Arial" w:cs="Arial"/>
              <w:sz w:val="20"/>
              <w:szCs w:val="20"/>
              <w:lang w:val="en-GB"/>
            </w:rPr>
            <w:delText>corresponding to the</w:delText>
          </w:r>
        </w:del>
      </w:ins>
      <w:ins w:id="351" w:author="Nuno Morais" w:date="2026-08-08T00:51:00Z" w16du:dateUtc="2026-08-07T23:51:00Z">
        <w:r w:rsidR="00330AD9">
          <w:rPr>
            <w:rFonts w:ascii="Arial" w:hAnsi="Arial" w:cs="Arial"/>
            <w:sz w:val="20"/>
            <w:szCs w:val="20"/>
            <w:lang w:val="en-GB"/>
          </w:rPr>
          <w:t>depicts</w:t>
        </w:r>
      </w:ins>
      <w:ins w:id="352" w:author="Alexandre Miguel Kaizeler Guedes Da Silva Afonso" w:date="2026-07-31T18:50:00Z">
        <w:r w:rsidRPr="003A1A6B">
          <w:rPr>
            <w:rFonts w:ascii="Arial" w:hAnsi="Arial" w:cs="Arial"/>
            <w:sz w:val="20"/>
            <w:szCs w:val="20"/>
            <w:lang w:val="en-GB"/>
          </w:rPr>
          <w:t xml:space="preserve"> identity</w:t>
        </w:r>
        <w:del w:id="353" w:author="Nuno Morais" w:date="2026-08-08T00:51:00Z" w16du:dateUtc="2026-08-07T23:51:00Z">
          <w:r w:rsidRPr="003A1A6B" w:rsidDel="00330AD9">
            <w:rPr>
              <w:rFonts w:ascii="Arial" w:hAnsi="Arial" w:cs="Arial"/>
              <w:sz w:val="20"/>
              <w:szCs w:val="20"/>
              <w:lang w:val="en-GB"/>
            </w:rPr>
            <w:delText xml:space="preserve"> line</w:delText>
          </w:r>
        </w:del>
        <w:r w:rsidRPr="003A1A6B">
          <w:rPr>
            <w:rFonts w:ascii="Arial" w:hAnsi="Arial" w:cs="Arial"/>
            <w:sz w:val="20"/>
            <w:szCs w:val="20"/>
            <w:lang w:val="en-GB"/>
          </w:rPr>
          <w:t xml:space="preserve"> (Y = X). (D) Scatter plot</w:t>
        </w:r>
      </w:ins>
      <w:ins w:id="354" w:author="Nuno Morais" w:date="2026-08-08T01:00:00Z" w16du:dateUtc="2026-08-08T00:00:00Z">
        <w:r w:rsidR="00D279A3">
          <w:rPr>
            <w:rFonts w:ascii="Arial" w:hAnsi="Arial" w:cs="Arial"/>
            <w:sz w:val="20"/>
            <w:szCs w:val="20"/>
            <w:lang w:val="en-GB"/>
          </w:rPr>
          <w:t>s</w:t>
        </w:r>
      </w:ins>
      <w:ins w:id="355" w:author="Alexandre Miguel Kaizeler Guedes Da Silva Afonso" w:date="2026-07-31T18:50:00Z">
        <w:r w:rsidRPr="003A1A6B">
          <w:rPr>
            <w:rFonts w:ascii="Arial" w:hAnsi="Arial" w:cs="Arial"/>
            <w:sz w:val="20"/>
            <w:szCs w:val="20"/>
            <w:lang w:val="en-GB"/>
          </w:rPr>
          <w:t xml:space="preserve"> of gene expression (log</w:t>
        </w:r>
        <w:r w:rsidRPr="00D279A3">
          <w:rPr>
            <w:rFonts w:ascii="Arial" w:hAnsi="Arial" w:cs="Arial"/>
            <w:sz w:val="20"/>
            <w:szCs w:val="20"/>
            <w:vertAlign w:val="subscript"/>
            <w:lang w:val="en-GB"/>
            <w:rPrChange w:id="356" w:author="Nuno Morais" w:date="2026-08-08T01:01:00Z" w16du:dateUtc="2026-08-08T00:01:00Z">
              <w:rPr>
                <w:rFonts w:ascii="Arial" w:hAnsi="Arial" w:cs="Arial"/>
                <w:sz w:val="20"/>
                <w:szCs w:val="20"/>
                <w:lang w:val="en-GB"/>
              </w:rPr>
            </w:rPrChange>
          </w:rPr>
          <w:t>2</w:t>
        </w:r>
        <w:del w:id="357" w:author="Nuno Morais" w:date="2026-08-08T01:01:00Z" w16du:dateUtc="2026-08-08T00:01:00Z">
          <w:r w:rsidRPr="003A1A6B" w:rsidDel="00D279A3">
            <w:rPr>
              <w:rFonts w:ascii="Arial" w:hAnsi="Arial" w:cs="Arial"/>
              <w:sz w:val="20"/>
              <w:szCs w:val="20"/>
              <w:lang w:val="en-GB"/>
            </w:rPr>
            <w:delText xml:space="preserve"> </w:delText>
          </w:r>
        </w:del>
        <w:r w:rsidRPr="003A1A6B">
          <w:rPr>
            <w:rFonts w:ascii="Arial" w:hAnsi="Arial" w:cs="Arial"/>
            <w:sz w:val="20"/>
            <w:szCs w:val="20"/>
            <w:lang w:val="en-GB"/>
          </w:rPr>
          <w:t xml:space="preserve">CPM) </w:t>
        </w:r>
      </w:ins>
      <w:ins w:id="358" w:author="Nuno Morais" w:date="2026-08-08T01:01:00Z" w16du:dateUtc="2026-08-08T00:01:00Z">
        <w:r w:rsidR="00D279A3">
          <w:rPr>
            <w:rFonts w:ascii="Arial" w:hAnsi="Arial" w:cs="Arial"/>
            <w:sz w:val="20"/>
            <w:szCs w:val="20"/>
            <w:lang w:val="en-GB"/>
          </w:rPr>
          <w:t xml:space="preserve">in </w:t>
        </w:r>
      </w:ins>
      <w:ins w:id="359" w:author="Alexandre Miguel Kaizeler Guedes Da Silva Afonso" w:date="2026-07-31T18:50:00Z">
        <w:r w:rsidRPr="003A1A6B">
          <w:rPr>
            <w:rFonts w:ascii="Arial" w:hAnsi="Arial" w:cs="Arial"/>
            <w:sz w:val="20"/>
            <w:szCs w:val="20"/>
            <w:lang w:val="en-GB"/>
          </w:rPr>
          <w:t>Shen 2022's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87YJDrM2","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(9)</w:t>
      </w:r>
      <w:r w:rsidRPr="003A1A6B">
        <w:rPr>
          <w:rFonts w:ascii="Arial" w:hAnsi="Arial" w:cs="Arial"/>
          <w:sz w:val="20"/>
          <w:szCs w:val="20"/>
          <w:lang w:val="en-GB"/>
        </w:rPr>
        <w:fldChar w:fldCharType="end"/>
      </w:r>
      <w:ins w:id="360" w:author="Alexandre Miguel Kaizeler Guedes Da Silva Afonso" w:date="2026-07-31T18:50:00Z">
        <w:del w:id="361" w:author="Nuno Morais" w:date="2026-08-08T01:01:00Z" w16du:dateUtc="2026-08-08T00:01:00Z">
          <w:r w:rsidRPr="003A1A6B" w:rsidDel="00D279A3">
            <w:rPr>
              <w:rFonts w:ascii="Arial" w:hAnsi="Arial" w:cs="Arial"/>
              <w:sz w:val="20"/>
              <w:szCs w:val="20"/>
              <w:lang w:val="en-GB"/>
            </w:rPr>
            <w:delText>:</w:delText>
          </w:r>
        </w:del>
        <w:r w:rsidRPr="003A1A6B">
          <w:rPr>
            <w:rFonts w:ascii="Arial" w:hAnsi="Arial" w:cs="Arial"/>
            <w:sz w:val="20"/>
            <w:szCs w:val="20"/>
            <w:lang w:val="en-GB"/>
          </w:rPr>
          <w:t xml:space="preserve"> </w:t>
        </w:r>
        <w:del w:id="362" w:author="Nuno Morais" w:date="2026-08-08T01:01:00Z" w16du:dateUtc="2026-08-08T00:01:00Z">
          <w:r w:rsidRPr="003A1A6B" w:rsidDel="00D279A3">
            <w:rPr>
              <w:rFonts w:ascii="Arial" w:hAnsi="Arial" w:cs="Arial"/>
              <w:sz w:val="20"/>
              <w:szCs w:val="20"/>
              <w:lang w:val="en-GB"/>
            </w:rPr>
            <w:delText xml:space="preserve">(Left) </w:delText>
          </w:r>
        </w:del>
        <w:r w:rsidRPr="003A1A6B">
          <w:rPr>
            <w:rFonts w:ascii="Arial" w:hAnsi="Arial" w:cs="Arial"/>
            <w:sz w:val="20"/>
            <w:szCs w:val="20"/>
            <w:lang w:val="en-GB"/>
          </w:rPr>
          <w:t>between the two declared replicates of the GFP Stressed condition (WC stressed samples) (own replicate pair)</w:t>
        </w:r>
      </w:ins>
      <w:ins w:id="363" w:author="Nuno Morais" w:date="2026-08-08T01:01:00Z" w16du:dateUtc="2026-08-08T00:01:00Z">
        <w:r w:rsidR="00D279A3" w:rsidRPr="00D279A3">
          <w:rPr>
            <w:rFonts w:ascii="Arial" w:hAnsi="Arial" w:cs="Arial"/>
            <w:sz w:val="20"/>
            <w:szCs w:val="20"/>
            <w:lang w:val="en-GB"/>
          </w:rPr>
          <w:t xml:space="preserve"> </w:t>
        </w:r>
        <w:r w:rsidR="00D279A3" w:rsidRPr="003A1A6B">
          <w:rPr>
            <w:rFonts w:ascii="Arial" w:hAnsi="Arial" w:cs="Arial"/>
            <w:sz w:val="20"/>
            <w:szCs w:val="20"/>
            <w:lang w:val="en-GB"/>
          </w:rPr>
          <w:t>(Left)</w:t>
        </w:r>
      </w:ins>
      <w:ins w:id="364" w:author="Alexandre Miguel Kaizeler Guedes Da Silva Afonso" w:date="2026-07-31T18:50:00Z">
        <w:del w:id="365" w:author="Nuno Morais" w:date="2026-08-08T01:01:00Z" w16du:dateUtc="2026-08-08T00:01:00Z">
          <w:r w:rsidRPr="003A1A6B" w:rsidDel="00D279A3">
            <w:rPr>
              <w:rFonts w:ascii="Arial" w:hAnsi="Arial" w:cs="Arial"/>
              <w:sz w:val="20"/>
              <w:szCs w:val="20"/>
              <w:lang w:val="en-GB"/>
            </w:rPr>
            <w:delText>.</w:delText>
          </w:r>
        </w:del>
      </w:ins>
      <w:ins w:id="366" w:author="Nuno Morais" w:date="2026-08-08T01:01:00Z" w16du:dateUtc="2026-08-08T00:01:00Z">
        <w:r w:rsidR="00D279A3">
          <w:rPr>
            <w:rFonts w:ascii="Arial" w:hAnsi="Arial" w:cs="Arial"/>
            <w:sz w:val="20"/>
            <w:szCs w:val="20"/>
            <w:lang w:val="en-GB"/>
          </w:rPr>
          <w:t xml:space="preserve"> and</w:t>
        </w:r>
      </w:ins>
      <w:ins w:id="367" w:author="Alexandre Miguel Kaizeler Guedes Da Silva Afonso" w:date="2026-07-31T18:50:00Z">
        <w:r w:rsidRPr="003A1A6B">
          <w:rPr>
            <w:rFonts w:ascii="Arial" w:hAnsi="Arial" w:cs="Arial"/>
            <w:sz w:val="20"/>
            <w:szCs w:val="20"/>
            <w:lang w:val="en-GB"/>
          </w:rPr>
          <w:t xml:space="preserve"> </w:t>
        </w:r>
        <w:del w:id="368" w:author="Nuno Morais" w:date="2026-08-08T01:01:00Z" w16du:dateUtc="2026-08-08T00:01:00Z">
          <w:r w:rsidRPr="003A1A6B" w:rsidDel="00D279A3">
            <w:rPr>
              <w:rFonts w:ascii="Arial" w:hAnsi="Arial" w:cs="Arial"/>
              <w:sz w:val="20"/>
              <w:szCs w:val="20"/>
              <w:lang w:val="en-GB"/>
            </w:rPr>
            <w:delText xml:space="preserve">(Right) </w:delText>
          </w:r>
        </w:del>
        <w:r w:rsidRPr="003A1A6B">
          <w:rPr>
            <w:rFonts w:ascii="Arial" w:hAnsi="Arial" w:cs="Arial"/>
            <w:sz w:val="20"/>
            <w:szCs w:val="20"/>
            <w:lang w:val="en-GB"/>
          </w:rPr>
          <w:t>between one GFP Stressed replicate and its best-correlating alternative sample (DDX3Y Stressed, putative SG)</w:t>
        </w:r>
      </w:ins>
      <w:ins w:id="369" w:author="Nuno Morais" w:date="2026-08-08T01:01:00Z" w16du:dateUtc="2026-08-08T00:01:00Z">
        <w:r w:rsidR="00D279A3" w:rsidRPr="00D279A3">
          <w:rPr>
            <w:rFonts w:ascii="Arial" w:hAnsi="Arial" w:cs="Arial"/>
            <w:sz w:val="20"/>
            <w:szCs w:val="20"/>
            <w:lang w:val="en-GB"/>
          </w:rPr>
          <w:t xml:space="preserve"> </w:t>
        </w:r>
        <w:r w:rsidR="00D279A3" w:rsidRPr="003A1A6B">
          <w:rPr>
            <w:rFonts w:ascii="Arial" w:hAnsi="Arial" w:cs="Arial"/>
            <w:sz w:val="20"/>
            <w:szCs w:val="20"/>
            <w:lang w:val="en-GB"/>
          </w:rPr>
          <w:t>(Right)</w:t>
        </w:r>
      </w:ins>
      <w:ins w:id="370" w:author="Alexandre Miguel Kaizeler Guedes Da Silva Afonso" w:date="2026-07-31T18:50:00Z">
        <w:del w:id="371" w:author="Nuno Morais" w:date="2026-08-08T01:01:00Z" w16du:dateUtc="2026-08-08T00:01:00Z">
          <w:r w:rsidRPr="003A1A6B" w:rsidDel="00D279A3">
            <w:rPr>
              <w:rFonts w:ascii="Arial" w:hAnsi="Arial" w:cs="Arial"/>
              <w:sz w:val="20"/>
              <w:szCs w:val="20"/>
              <w:lang w:val="en-GB"/>
            </w:rPr>
            <w:delText>.</w:delText>
          </w:r>
        </w:del>
      </w:ins>
      <w:ins w:id="372" w:author="Nuno Morais" w:date="2026-08-08T01:01:00Z" w16du:dateUtc="2026-08-08T00:01:00Z">
        <w:r w:rsidR="00D279A3">
          <w:rPr>
            <w:rFonts w:ascii="Arial" w:hAnsi="Arial" w:cs="Arial"/>
            <w:sz w:val="20"/>
            <w:szCs w:val="20"/>
            <w:lang w:val="en-GB"/>
          </w:rPr>
          <w:t>;</w:t>
        </w:r>
      </w:ins>
      <w:ins w:id="373" w:author="Alexandre Miguel Kaizeler Guedes Da Silva Afonso" w:date="2026-07-31T18:50:00Z">
        <w:r w:rsidRPr="003A1A6B">
          <w:rPr>
            <w:rFonts w:ascii="Arial" w:hAnsi="Arial" w:cs="Arial"/>
            <w:sz w:val="20"/>
            <w:szCs w:val="20"/>
            <w:lang w:val="en-GB"/>
          </w:rPr>
          <w:t xml:space="preserve"> </w:t>
        </w:r>
        <w:del w:id="374" w:author="Nuno Morais" w:date="2026-08-08T01:01:00Z" w16du:dateUtc="2026-08-08T00:01:00Z">
          <w:r w:rsidRPr="003A1A6B" w:rsidDel="00D279A3">
            <w:rPr>
              <w:rFonts w:ascii="Arial" w:hAnsi="Arial" w:cs="Arial"/>
              <w:sz w:val="20"/>
              <w:szCs w:val="20"/>
              <w:lang w:val="en-GB"/>
            </w:rPr>
            <w:delText>G</w:delText>
          </w:r>
        </w:del>
      </w:ins>
      <w:ins w:id="375" w:author="Nuno Morais" w:date="2026-08-08T01:01:00Z" w16du:dateUtc="2026-08-08T00:01:00Z">
        <w:r w:rsidR="00D279A3">
          <w:rPr>
            <w:rFonts w:ascii="Arial" w:hAnsi="Arial" w:cs="Arial"/>
            <w:sz w:val="20"/>
            <w:szCs w:val="20"/>
            <w:lang w:val="en-GB"/>
          </w:rPr>
          <w:t>g</w:t>
        </w:r>
      </w:ins>
      <w:ins w:id="376" w:author="Alexandre Miguel Kaizeler Guedes Da Silva Afonso" w:date="2026-07-31T18:50:00Z">
        <w:r w:rsidRPr="003A1A6B">
          <w:rPr>
            <w:rFonts w:ascii="Arial" w:hAnsi="Arial" w:cs="Arial"/>
            <w:sz w:val="20"/>
            <w:szCs w:val="20"/>
            <w:lang w:val="en-GB"/>
          </w:rPr>
          <w:t xml:space="preserve">enes as circles, density contour lines in dark red, Spearman's correlation coefficient ρ and associated test's p-value on top left corner, dashed line </w:t>
        </w:r>
        <w:del w:id="377" w:author="Nuno Morais" w:date="2026-08-08T00:53:00Z" w16du:dateUtc="2026-08-07T23:53:00Z">
          <w:r w:rsidRPr="003A1A6B" w:rsidDel="00330AD9">
            <w:rPr>
              <w:rFonts w:ascii="Arial" w:hAnsi="Arial" w:cs="Arial"/>
              <w:sz w:val="20"/>
              <w:szCs w:val="20"/>
              <w:lang w:val="en-GB"/>
            </w:rPr>
            <w:delText>corresponding to the</w:delText>
          </w:r>
        </w:del>
      </w:ins>
      <w:ins w:id="378" w:author="Nuno Morais" w:date="2026-08-08T00:53:00Z" w16du:dateUtc="2026-08-07T23:53:00Z">
        <w:r w:rsidR="00330AD9">
          <w:rPr>
            <w:rFonts w:ascii="Arial" w:hAnsi="Arial" w:cs="Arial"/>
            <w:sz w:val="20"/>
            <w:szCs w:val="20"/>
            <w:lang w:val="en-GB"/>
          </w:rPr>
          <w:t>depicts</w:t>
        </w:r>
      </w:ins>
      <w:ins w:id="379" w:author="Alexandre Miguel Kaizeler Guedes Da Silva Afonso" w:date="2026-07-31T18:50:00Z">
        <w:r w:rsidRPr="003A1A6B">
          <w:rPr>
            <w:rFonts w:ascii="Arial" w:hAnsi="Arial" w:cs="Arial"/>
            <w:sz w:val="20"/>
            <w:szCs w:val="20"/>
            <w:lang w:val="en-GB"/>
          </w:rPr>
          <w:t xml:space="preserve"> identity </w:t>
        </w:r>
        <w:del w:id="380" w:author="Nuno Morais" w:date="2026-08-08T00:53:00Z" w16du:dateUtc="2026-08-07T23:53:00Z">
          <w:r w:rsidRPr="003A1A6B" w:rsidDel="00330AD9">
            <w:rPr>
              <w:rFonts w:ascii="Arial" w:hAnsi="Arial" w:cs="Arial"/>
              <w:sz w:val="20"/>
              <w:szCs w:val="20"/>
              <w:lang w:val="en-GB"/>
            </w:rPr>
            <w:delText xml:space="preserve">line </w:delText>
          </w:r>
        </w:del>
        <w:r w:rsidRPr="003A1A6B">
          <w:rPr>
            <w:rFonts w:ascii="Arial" w:hAnsi="Arial" w:cs="Arial"/>
            <w:sz w:val="20"/>
            <w:szCs w:val="20"/>
            <w:lang w:val="en-GB"/>
          </w:rPr>
          <w:t>(Y = X). (E) PCA plot of</w:t>
        </w:r>
      </w:ins>
      <w:ins w:id="381" w:author="Alexandre Miguel Kaizeler Guedes Da Silva Afonso" w:date="2026-07-31T18:53:00Z" w16du:dateUtc="2026-07-31T17:53:00Z">
        <w:r w:rsidRPr="003A1A6B">
          <w:rPr>
            <w:rFonts w:ascii="Arial" w:hAnsi="Arial" w:cs="Arial"/>
            <w:sz w:val="20"/>
            <w:szCs w:val="20"/>
            <w:lang w:val="en-GB"/>
          </w:rPr>
          <w:t xml:space="preserve"> gene expression of</w:t>
        </w:r>
      </w:ins>
      <w:ins w:id="382" w:author="Alexandre Miguel Kaizeler Guedes Da Silva Afonso" w:date="2026-07-31T18:50:00Z">
        <w:r w:rsidRPr="003A1A6B">
          <w:rPr>
            <w:rFonts w:ascii="Arial" w:hAnsi="Arial" w:cs="Arial"/>
            <w:sz w:val="20"/>
            <w:szCs w:val="20"/>
            <w:lang w:val="en-GB"/>
          </w:rPr>
          <w:t xml:space="preserve"> all samples from Shen 2022's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0qX84jCH","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(9)</w:t>
      </w:r>
      <w:r w:rsidRPr="003A1A6B">
        <w:rPr>
          <w:rFonts w:ascii="Arial" w:hAnsi="Arial" w:cs="Arial"/>
          <w:sz w:val="20"/>
          <w:szCs w:val="20"/>
          <w:lang w:val="en-GB"/>
        </w:rPr>
        <w:fldChar w:fldCharType="end"/>
      </w:r>
      <w:ins w:id="383" w:author="Alexandre Miguel Kaizeler Guedes Da Silva Afonso" w:date="2026-07-31T18:50:00Z">
        <w:r w:rsidRPr="003A1A6B">
          <w:rPr>
            <w:rFonts w:ascii="Arial" w:hAnsi="Arial" w:cs="Arial"/>
            <w:sz w:val="20"/>
            <w:szCs w:val="20"/>
            <w:lang w:val="en-GB"/>
          </w:rPr>
          <w:t xml:space="preserve">, coloured by sample type; note the separation between the two GFP Stressed replicates relative to all other replicate pairs. (F) PCA plot of </w:t>
        </w:r>
      </w:ins>
      <w:ins w:id="384" w:author="Alexandre Miguel Kaizeler Guedes Da Silva Afonso" w:date="2026-07-31T18:53:00Z" w16du:dateUtc="2026-07-31T17:53:00Z">
        <w:r w:rsidRPr="003A1A6B">
          <w:rPr>
            <w:rFonts w:ascii="Arial" w:hAnsi="Arial" w:cs="Arial"/>
            <w:sz w:val="20"/>
            <w:szCs w:val="20"/>
            <w:lang w:val="en-GB"/>
          </w:rPr>
          <w:t xml:space="preserve">gene expression of </w:t>
        </w:r>
      </w:ins>
      <w:ins w:id="385" w:author="Alexandre Miguel Kaizeler Guedes Da Silva Afonso" w:date="2026-07-31T18:50:00Z">
        <w:r w:rsidRPr="003A1A6B">
          <w:rPr>
            <w:rFonts w:ascii="Arial" w:hAnsi="Arial" w:cs="Arial"/>
            <w:sz w:val="20"/>
            <w:szCs w:val="20"/>
            <w:lang w:val="en-GB"/>
          </w:rPr>
          <w:t>all samples from the Iadevaia 2022's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{"citationID":"dUb1idLY","properties":{"unsorted":false,"formattedCitation":"(12)","plainCitation":"(12)","noteIndex":0},"citationItems":[{"id":464,"uris":["http://zotero.org/users/local/q86rvdj2/items/RLQWVZML"],"itemData":{"id":464,"type":"article-journal","abstract":"To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(12)</w:t>
      </w:r>
      <w:r w:rsidRPr="003A1A6B">
        <w:rPr>
          <w:rFonts w:ascii="Arial" w:hAnsi="Arial" w:cs="Arial"/>
          <w:sz w:val="20"/>
          <w:szCs w:val="20"/>
          <w:lang w:val="en-GB"/>
        </w:rPr>
        <w:fldChar w:fldCharType="end"/>
      </w:r>
      <w:ins w:id="386" w:author="Alexandre Miguel Kaizeler Guedes Da Silva Afonso" w:date="2026-07-31T18:50:00Z">
        <w:r w:rsidRPr="003A1A6B">
          <w:rPr>
            <w:rFonts w:ascii="Arial" w:hAnsi="Arial" w:cs="Arial"/>
            <w:sz w:val="20"/>
            <w:szCs w:val="20"/>
            <w:lang w:val="en-GB"/>
          </w:rPr>
          <w:t xml:space="preserve">, coloured by sample type. </w:t>
        </w:r>
        <w:commentRangeStart w:id="387"/>
        <w:r w:rsidRPr="003A1A6B">
          <w:rPr>
            <w:rFonts w:ascii="Arial" w:hAnsi="Arial" w:cs="Arial"/>
            <w:sz w:val="20"/>
            <w:szCs w:val="20"/>
            <w:lang w:val="en-GB"/>
          </w:rPr>
          <w:t xml:space="preserve">(G) </w:t>
        </w:r>
      </w:ins>
      <w:commentRangeEnd w:id="387"/>
      <w:r w:rsidR="00D279A3" w:rsidRPr="003A1A6B">
        <w:rPr>
          <w:rStyle w:val="CommentReference"/>
          <w:rFonts w:ascii="Arial" w:hAnsi="Arial" w:cs="Arial"/>
          <w:sz w:val="20"/>
          <w:szCs w:val="20"/>
          <w:lang w:val="en-GB"/>
        </w:rPr>
        <w:commentReference w:id="387"/>
      </w:r>
      <w:ins w:id="388" w:author="Alexandre Miguel Kaizeler Guedes Da Silva Afonso" w:date="2026-07-31T18:50:00Z">
        <w:r w:rsidRPr="003A1A6B">
          <w:rPr>
            <w:rFonts w:ascii="Arial" w:hAnsi="Arial" w:cs="Arial"/>
            <w:sz w:val="20"/>
            <w:szCs w:val="20"/>
            <w:lang w:val="en-GB"/>
          </w:rPr>
          <w:t>Mean Spearman</w:t>
        </w:r>
      </w:ins>
      <w:commentRangeStart w:id="389"/>
      <w:ins w:id="390" w:author="Nuno Morais" w:date="2026-08-08T01:04:00Z" w16du:dateUtc="2026-08-08T00:04:00Z">
        <w:r w:rsidR="00D279A3">
          <w:rPr>
            <w:rFonts w:ascii="Arial" w:hAnsi="Arial" w:cs="Arial"/>
            <w:sz w:val="20"/>
            <w:szCs w:val="20"/>
            <w:lang w:val="en-GB"/>
          </w:rPr>
          <w:t>’s</w:t>
        </w:r>
      </w:ins>
      <w:commentRangeEnd w:id="389"/>
      <w:r w:rsidR="00D279A3" w:rsidRPr="003A1A6B">
        <w:rPr>
          <w:rStyle w:val="CommentReference"/>
          <w:rFonts w:ascii="Arial" w:hAnsi="Arial" w:cs="Arial"/>
          <w:sz w:val="20"/>
          <w:szCs w:val="20"/>
          <w:lang w:val="en-GB"/>
        </w:rPr>
        <w:commentReference w:id="389"/>
      </w:r>
      <w:ins w:id="391" w:author="Alexandre Miguel Kaizeler Guedes Da Silva Afonso" w:date="2026-07-31T18:50:00Z">
        <w:r w:rsidRPr="003A1A6B">
          <w:rPr>
            <w:rFonts w:ascii="Arial" w:hAnsi="Arial" w:cs="Arial"/>
            <w:sz w:val="20"/>
            <w:szCs w:val="20"/>
            <w:lang w:val="en-GB"/>
          </w:rPr>
          <w:t xml:space="preserve"> correlation </w:t>
        </w:r>
      </w:ins>
      <w:ins w:id="392" w:author="Nuno Morais" w:date="2026-08-08T01:05:00Z" w16du:dateUtc="2026-08-08T00:05:00Z">
        <w:r w:rsidR="00D279A3">
          <w:rPr>
            <w:rFonts w:ascii="Arial" w:hAnsi="Arial" w:cs="Arial"/>
            <w:sz w:val="20"/>
            <w:szCs w:val="20"/>
            <w:lang w:val="en-GB"/>
          </w:rPr>
          <w:t xml:space="preserve">in gene expression </w:t>
        </w:r>
      </w:ins>
      <w:ins w:id="393" w:author="Alexandre Miguel Kaizeler Guedes Da Silva Afonso" w:date="2026-07-31T18:50:00Z">
        <w:del w:id="394" w:author="Nuno Morais" w:date="2026-08-08T01:05:00Z" w16du:dateUtc="2026-08-08T00:05:00Z">
          <w:r w:rsidRPr="003A1A6B" w:rsidDel="00D279A3">
            <w:rPr>
              <w:rFonts w:ascii="Arial" w:hAnsi="Arial" w:cs="Arial"/>
              <w:sz w:val="20"/>
              <w:szCs w:val="20"/>
              <w:lang w:val="en-GB"/>
            </w:rPr>
            <w:delText>of</w:delText>
          </w:r>
        </w:del>
      </w:ins>
      <w:ins w:id="395" w:author="Nuno Morais" w:date="2026-08-08T01:05:00Z" w16du:dateUtc="2026-08-08T00:05:00Z">
        <w:r w:rsidR="00D279A3">
          <w:rPr>
            <w:rFonts w:ascii="Arial" w:hAnsi="Arial" w:cs="Arial"/>
            <w:sz w:val="20"/>
            <w:szCs w:val="20"/>
            <w:lang w:val="en-GB"/>
          </w:rPr>
          <w:t>between</w:t>
        </w:r>
      </w:ins>
      <w:ins w:id="396" w:author="Alexandre Miguel Kaizeler Guedes Da Silva Afonso" w:date="2026-07-31T18:50:00Z">
        <w:r w:rsidRPr="003A1A6B">
          <w:rPr>
            <w:rFonts w:ascii="Arial" w:hAnsi="Arial" w:cs="Arial"/>
            <w:sz w:val="20"/>
            <w:szCs w:val="20"/>
            <w:lang w:val="en-GB"/>
          </w:rPr>
          <w:t xml:space="preserve"> SG Stressed samples </w:t>
        </w:r>
        <w:del w:id="397" w:author="Nuno Morais" w:date="2026-08-08T01:05:00Z" w16du:dateUtc="2026-08-08T00:05:00Z">
          <w:r w:rsidRPr="003A1A6B" w:rsidDel="00D279A3">
            <w:rPr>
              <w:rFonts w:ascii="Arial" w:hAnsi="Arial" w:cs="Arial"/>
              <w:sz w:val="20"/>
              <w:szCs w:val="20"/>
              <w:lang w:val="en-GB"/>
            </w:rPr>
            <w:delText>against</w:delText>
          </w:r>
        </w:del>
      </w:ins>
      <w:ins w:id="398" w:author="Nuno Morais" w:date="2026-08-08T01:05:00Z" w16du:dateUtc="2026-08-08T00:05:00Z">
        <w:r w:rsidR="00D279A3">
          <w:rPr>
            <w:rFonts w:ascii="Arial" w:hAnsi="Arial" w:cs="Arial"/>
            <w:sz w:val="20"/>
            <w:szCs w:val="20"/>
            <w:lang w:val="en-GB"/>
          </w:rPr>
          <w:t>and</w:t>
        </w:r>
      </w:ins>
      <w:ins w:id="399" w:author="Alexandre Miguel Kaizeler Guedes Da Silva Afonso" w:date="2026-07-31T18:50:00Z">
        <w:r w:rsidRPr="003A1A6B">
          <w:rPr>
            <w:rFonts w:ascii="Arial" w:hAnsi="Arial" w:cs="Arial"/>
            <w:sz w:val="20"/>
            <w:szCs w:val="20"/>
            <w:lang w:val="en-GB"/>
          </w:rPr>
          <w:t xml:space="preserve"> Total Control and Total Stressed samples, from Iadevaia 2022's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{"citationID":"DSCW0kFG","properties":{"unsorted":false,"formattedCitation":"(12)","plainCitation":"(12)","noteIndex":0},"citationItems":[{"id":464,"uris":["http://zotero.org/users/local/q86rvdj2/items/RLQWVZML"],"itemData":{"id":464,"type":"article-journal","abstract":"To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(12)</w:t>
      </w:r>
      <w:r w:rsidRPr="003A1A6B">
        <w:rPr>
          <w:rFonts w:ascii="Arial" w:hAnsi="Arial" w:cs="Arial"/>
          <w:sz w:val="20"/>
          <w:szCs w:val="20"/>
          <w:lang w:val="en-GB"/>
        </w:rPr>
        <w:fldChar w:fldCharType="end"/>
      </w:r>
      <w:ins w:id="400" w:author="Alexandre Miguel Kaizeler Guedes Da Silva Afonso" w:date="2026-07-31T18:50:00Z">
        <w:r w:rsidRPr="003A1A6B">
          <w:rPr>
            <w:rFonts w:ascii="Arial" w:hAnsi="Arial" w:cs="Arial"/>
            <w:sz w:val="20"/>
            <w:szCs w:val="20"/>
            <w:lang w:val="en-GB"/>
          </w:rPr>
          <w:t xml:space="preserve">; each dot represents one SG Stressed replicate's mean correlation </w:t>
        </w:r>
        <w:del w:id="401" w:author="Nuno Morais" w:date="2026-08-08T01:06:00Z" w16du:dateUtc="2026-08-08T00:06:00Z">
          <w:r w:rsidRPr="003A1A6B" w:rsidDel="00E40148">
            <w:rPr>
              <w:rFonts w:ascii="Arial" w:hAnsi="Arial" w:cs="Arial"/>
              <w:sz w:val="20"/>
              <w:szCs w:val="20"/>
              <w:lang w:val="en-GB"/>
            </w:rPr>
            <w:delText>to</w:delText>
          </w:r>
        </w:del>
      </w:ins>
      <w:ins w:id="402" w:author="Nuno Morais" w:date="2026-08-08T01:06:00Z" w16du:dateUtc="2026-08-08T00:06:00Z">
        <w:r w:rsidR="00E40148">
          <w:rPr>
            <w:rFonts w:ascii="Arial" w:hAnsi="Arial" w:cs="Arial"/>
            <w:sz w:val="20"/>
            <w:szCs w:val="20"/>
            <w:lang w:val="en-GB"/>
          </w:rPr>
          <w:t>with all samples in</w:t>
        </w:r>
      </w:ins>
      <w:ins w:id="403" w:author="Alexandre Miguel Kaizeler Guedes Da Silva Afonso" w:date="2026-07-31T18:50:00Z">
        <w:r w:rsidRPr="003A1A6B">
          <w:rPr>
            <w:rFonts w:ascii="Arial" w:hAnsi="Arial" w:cs="Arial"/>
            <w:sz w:val="20"/>
            <w:szCs w:val="20"/>
            <w:lang w:val="en-GB"/>
          </w:rPr>
          <w:t xml:space="preserve"> the indicated </w:t>
        </w:r>
        <w:del w:id="404" w:author="Nuno Morais" w:date="2026-08-08T01:07:00Z" w16du:dateUtc="2026-08-08T00:07:00Z">
          <w:r w:rsidRPr="003A1A6B" w:rsidDel="00E40148">
            <w:rPr>
              <w:rFonts w:ascii="Arial" w:hAnsi="Arial" w:cs="Arial"/>
              <w:sz w:val="20"/>
              <w:szCs w:val="20"/>
              <w:lang w:val="en-GB"/>
            </w:rPr>
            <w:delText xml:space="preserve">sample </w:delText>
          </w:r>
        </w:del>
        <w:r w:rsidRPr="003A1A6B">
          <w:rPr>
            <w:rFonts w:ascii="Arial" w:hAnsi="Arial" w:cs="Arial"/>
            <w:sz w:val="20"/>
            <w:szCs w:val="20"/>
            <w:lang w:val="en-GB"/>
          </w:rPr>
          <w:t xml:space="preserve">group. (H) Scatter plot of </w:t>
        </w:r>
        <w:commentRangeStart w:id="405"/>
        <w:r w:rsidRPr="003A1A6B">
          <w:rPr>
            <w:rFonts w:ascii="Arial" w:hAnsi="Arial" w:cs="Arial"/>
            <w:sz w:val="20"/>
            <w:szCs w:val="20"/>
            <w:lang w:val="en-GB"/>
          </w:rPr>
          <w:t>t-statistics</w:t>
        </w:r>
      </w:ins>
      <w:commentRangeEnd w:id="405"/>
      <w:r w:rsidR="00E40148" w:rsidRPr="003A1A6B">
        <w:rPr>
          <w:rStyle w:val="CommentReference"/>
          <w:rFonts w:ascii="Arial" w:hAnsi="Arial" w:cs="Arial"/>
          <w:sz w:val="20"/>
          <w:szCs w:val="20"/>
          <w:lang w:val="en-GB"/>
        </w:rPr>
        <w:commentReference w:id="405"/>
      </w:r>
      <w:ins w:id="406" w:author="Alexandre Miguel Kaizeler Guedes Da Silva Afonso" w:date="2026-07-31T18:50:00Z">
        <w:r w:rsidRPr="003A1A6B">
          <w:rPr>
            <w:rFonts w:ascii="Arial" w:hAnsi="Arial" w:cs="Arial"/>
            <w:sz w:val="20"/>
            <w:szCs w:val="20"/>
            <w:lang w:val="en-GB"/>
          </w:rPr>
          <w:t xml:space="preserve"> of DGE (Y-Axis) between the observed </w:t>
        </w:r>
        <w:del w:id="407" w:author="Nuno Morais" w:date="2026-08-08T01:07:00Z" w16du:dateUtc="2026-08-08T00:07:00Z">
          <w:r w:rsidRPr="003A1A6B" w:rsidDel="00E40148">
            <w:rPr>
              <w:rFonts w:ascii="Arial" w:hAnsi="Arial" w:cs="Arial"/>
              <w:sz w:val="20"/>
              <w:szCs w:val="20"/>
              <w:lang w:val="en-GB"/>
            </w:rPr>
            <w:delText>"</w:delText>
          </w:r>
        </w:del>
        <w:r w:rsidRPr="003A1A6B">
          <w:rPr>
            <w:rFonts w:ascii="Arial" w:hAnsi="Arial" w:cs="Arial"/>
            <w:sz w:val="20"/>
            <w:szCs w:val="20"/>
            <w:lang w:val="en-GB"/>
          </w:rPr>
          <w:t>SG</w:t>
        </w:r>
        <w:del w:id="408" w:author="Nuno Morais" w:date="2026-08-08T01:07:00Z" w16du:dateUtc="2026-08-08T00:07:00Z">
          <w:r w:rsidRPr="003A1A6B" w:rsidDel="00E40148">
            <w:rPr>
              <w:rFonts w:ascii="Arial" w:hAnsi="Arial" w:cs="Arial"/>
              <w:sz w:val="20"/>
              <w:szCs w:val="20"/>
              <w:lang w:val="en-GB"/>
            </w:rPr>
            <w:delText>"</w:delText>
          </w:r>
        </w:del>
        <w:r w:rsidRPr="003A1A6B">
          <w:rPr>
            <w:rFonts w:ascii="Arial" w:hAnsi="Arial" w:cs="Arial"/>
            <w:sz w:val="20"/>
            <w:szCs w:val="20"/>
            <w:lang w:val="en-GB"/>
          </w:rPr>
          <w:t xml:space="preserve"> transcriptome and simulated SGs, and RNA transcript length (X-Axis</w:t>
        </w:r>
        <w:del w:id="409" w:author="Nuno Morais" w:date="2026-08-08T01:07:00Z" w16du:dateUtc="2026-08-08T00:07:00Z">
          <w:r w:rsidRPr="003A1A6B" w:rsidDel="00E40148">
            <w:rPr>
              <w:rFonts w:ascii="Arial" w:hAnsi="Arial" w:cs="Arial"/>
              <w:sz w:val="20"/>
              <w:szCs w:val="20"/>
              <w:lang w:val="en-GB"/>
            </w:rPr>
            <w:delText>, log10 nt</w:delText>
          </w:r>
        </w:del>
        <w:r w:rsidRPr="003A1A6B">
          <w:rPr>
            <w:rFonts w:ascii="Arial" w:hAnsi="Arial" w:cs="Arial"/>
            <w:sz w:val="20"/>
            <w:szCs w:val="20"/>
            <w:lang w:val="en-GB"/>
          </w:rPr>
          <w:t>)</w:t>
        </w:r>
      </w:ins>
      <w:ins w:id="410" w:author="Alexandre Miguel Kaizeler Guedes Da Silva Afonso" w:date="2026-07-31T18:52:00Z" w16du:dateUtc="2026-07-31T17:52:00Z">
        <w:r w:rsidRPr="003A1A6B">
          <w:rPr>
            <w:rFonts w:ascii="Arial" w:hAnsi="Arial" w:cs="Arial"/>
            <w:sz w:val="20"/>
            <w:szCs w:val="20"/>
            <w:lang w:val="en-GB"/>
          </w:rPr>
          <w:t>, from Iadevaia 2022’s dataset</w:t>
        </w:r>
      </w:ins>
      <w:r w:rsidRPr="003A1A6B">
        <w:rPr>
          <w:rFonts w:ascii="Arial" w:hAnsi="Arial" w:cs="Arial"/>
          <w:sz w:val="20"/>
          <w:szCs w:val="20"/>
          <w:lang w:val="en-GB"/>
        </w:rPr>
        <w:fldChar w:fldCharType="begin"/>
      </w:r>
      <w:r w:rsidR="00E1546D" w:rsidRPr="003A1A6B">
        <w:rPr>
          <w:rFonts w:ascii="Arial" w:hAnsi="Arial" w:cs="Arial"/>
          <w:sz w:val="20"/>
          <w:szCs w:val="20"/>
          <w:lang w:val="en-GB"/>
        </w:rPr>
        <w:instrText xml:space="preserve"> ADDIN ZOTERO_ITEM CSL_CITATION {"citationID":"rXItztd8","properties":{"unsorted":false,"formattedCitation":"(12)","plainCitation":"(12)","noteIndex":0},"citationItems":[{"id":464,"uris":["http://zotero.org/users/local/q86rvdj2/items/RLQWVZML"],"itemData":{"id":464,"type":"article-journal","abstract":"To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3A1A6B">
        <w:rPr>
          <w:rFonts w:ascii="Arial" w:hAnsi="Arial" w:cs="Arial"/>
          <w:sz w:val="20"/>
          <w:szCs w:val="20"/>
          <w:lang w:val="en-GB"/>
        </w:rPr>
        <w:fldChar w:fldCharType="separate"/>
      </w:r>
      <w:r w:rsidR="00E1546D" w:rsidRPr="003A1A6B">
        <w:rPr>
          <w:rFonts w:ascii="Aptos" w:hAnsi="Aptos"/>
          <w:sz w:val="20"/>
          <w:lang w:val="en-GB"/>
        </w:rPr>
        <w:t>(12)</w:t>
      </w:r>
      <w:r w:rsidRPr="003A1A6B">
        <w:rPr>
          <w:rFonts w:ascii="Arial" w:hAnsi="Arial" w:cs="Arial"/>
          <w:sz w:val="20"/>
          <w:szCs w:val="20"/>
          <w:lang w:val="en-GB"/>
        </w:rPr>
        <w:fldChar w:fldCharType="end"/>
      </w:r>
      <w:ins w:id="411" w:author="Alexandre Miguel Kaizeler Guedes Da Silva Afonso" w:date="2026-07-31T18:50:00Z">
        <w:r w:rsidRPr="003A1A6B">
          <w:rPr>
            <w:rFonts w:ascii="Arial" w:hAnsi="Arial" w:cs="Arial"/>
            <w:sz w:val="20"/>
            <w:szCs w:val="20"/>
            <w:lang w:val="en-GB"/>
          </w:rPr>
          <w:t>; transcripts as circles, density contour lines in dark red, Spearman's correlation coefficient ρ and associated test's p-value on top left corner, dashed line corresponds to the least-squares linear regression fit between the two variables.</w:t>
        </w:r>
      </w:ins>
    </w:p>
    <w:p w14:paraId="12975332" w14:textId="77777777" w:rsidR="00707B79" w:rsidRPr="003A1A6B" w:rsidRDefault="00707B79" w:rsidP="00485BB1">
      <w:pPr>
        <w:jc w:val="both"/>
        <w:rPr>
          <w:rFonts w:ascii="Arial" w:hAnsi="Arial" w:cs="Arial"/>
          <w:sz w:val="20"/>
          <w:szCs w:val="20"/>
          <w:lang w:val="en-GB"/>
        </w:rPr>
      </w:pPr>
    </w:p>
    <w:p w14:paraId="21A936AD" w14:textId="77777777" w:rsidR="000078A7" w:rsidRPr="003A1A6B" w:rsidRDefault="000078A7">
      <w:pPr>
        <w:spacing w:line="278" w:lineRule="auto"/>
        <w:rPr>
          <w:rFonts w:asciiTheme="majorHAnsi" w:eastAsiaTheme="majorEastAsia" w:hAnsiTheme="majorHAnsi" w:cstheme="majorBidi"/>
          <w:color w:val="0F4761" w:themeColor="accent1" w:themeShade="BF"/>
          <w:sz w:val="40"/>
          <w:szCs w:val="40"/>
          <w:lang w:val="en-GB"/>
        </w:rPr>
      </w:pPr>
      <w:r w:rsidRPr="003A1A6B">
        <w:rPr>
          <w:lang w:val="en-GB"/>
        </w:rPr>
        <w:br w:type="page"/>
      </w:r>
    </w:p>
    <w:p w14:paraId="2B0D6B90" w14:textId="2DAB5A05" w:rsidR="009D29FA" w:rsidRPr="003A1A6B" w:rsidRDefault="009D29FA" w:rsidP="009D29FA">
      <w:pPr>
        <w:pStyle w:val="Heading1"/>
        <w:rPr>
          <w:lang w:val="en-GB"/>
        </w:rPr>
      </w:pPr>
      <w:r w:rsidRPr="003A1A6B">
        <w:rPr>
          <w:lang w:val="en-GB"/>
        </w:rPr>
        <w:lastRenderedPageBreak/>
        <w:t>References</w:t>
      </w:r>
    </w:p>
    <w:p w14:paraId="03F6828B" w14:textId="77777777" w:rsidR="000078A7" w:rsidRPr="003A1A6B" w:rsidRDefault="000078A7">
      <w:pPr>
        <w:pStyle w:val="Bibliography"/>
        <w:spacing w:after="120" w:line="360" w:lineRule="auto"/>
        <w:ind w:left="284" w:hanging="284"/>
        <w:rPr>
          <w:szCs w:val="20"/>
          <w:lang w:val="en-GB"/>
        </w:rPr>
        <w:pPrChange w:id="412" w:author="Alexandre Miguel Kaizeler Guedes Da Silva Afonso" w:date="2026-08-01T00:10:00Z" w16du:dateUtc="2026-07-31T23:10:00Z">
          <w:pPr>
            <w:pStyle w:val="Bibliography"/>
            <w:spacing w:after="120" w:line="360" w:lineRule="auto"/>
            <w:ind w:left="386" w:hanging="386"/>
          </w:pPr>
        </w:pPrChange>
      </w:pPr>
    </w:p>
    <w:p w14:paraId="53E18027" w14:textId="77777777" w:rsidR="00E1546D" w:rsidRPr="003A1A6B" w:rsidRDefault="009D29FA" w:rsidP="003A1A6B">
      <w:pPr>
        <w:pStyle w:val="Bibliography"/>
        <w:ind w:left="284" w:hanging="284"/>
        <w:rPr>
          <w:lang w:val="en-GB"/>
        </w:rPr>
      </w:pPr>
      <w:r w:rsidRPr="007227EC">
        <w:rPr>
          <w:szCs w:val="20"/>
          <w:lang w:val="en-GB"/>
        </w:rPr>
        <w:fldChar w:fldCharType="begin"/>
      </w:r>
      <w:r w:rsidR="00E1546D" w:rsidRPr="003A1A6B">
        <w:rPr>
          <w:szCs w:val="20"/>
          <w:lang w:val="en-GB"/>
        </w:rPr>
        <w:instrText xml:space="preserve"> ADDIN ZOTERO_BIBL {"uncited":[],"omitted":[],"custom":[]} CSL_BIBLIOGRAPHY </w:instrText>
      </w:r>
      <w:r w:rsidRPr="007227EC">
        <w:rPr>
          <w:szCs w:val="20"/>
          <w:lang w:val="en-GB"/>
        </w:rPr>
        <w:fldChar w:fldCharType="separate"/>
      </w:r>
      <w:r w:rsidR="00E1546D" w:rsidRPr="003A1A6B">
        <w:rPr>
          <w:lang w:val="en-GB"/>
        </w:rPr>
        <w:t xml:space="preserve">1. Khong,A., Matheny,T., Jain,S., Mitchell,S.F., Wheeler,J.R. and Parker,R. (2017) The Stress Granule Transcriptome Reveals Principles of mRNA Accumulation in Stress Granules. </w:t>
      </w:r>
      <w:r w:rsidR="00E1546D" w:rsidRPr="003A1A6B">
        <w:rPr>
          <w:i/>
          <w:iCs/>
          <w:lang w:val="en-GB"/>
        </w:rPr>
        <w:t>Mol. Cell</w:t>
      </w:r>
      <w:r w:rsidR="00E1546D" w:rsidRPr="003A1A6B">
        <w:rPr>
          <w:lang w:val="en-GB"/>
        </w:rPr>
        <w:t xml:space="preserve">, </w:t>
      </w:r>
      <w:r w:rsidR="00E1546D" w:rsidRPr="003A1A6B">
        <w:rPr>
          <w:b/>
          <w:bCs/>
          <w:lang w:val="en-GB"/>
        </w:rPr>
        <w:t>68</w:t>
      </w:r>
      <w:r w:rsidR="00E1546D" w:rsidRPr="003A1A6B">
        <w:rPr>
          <w:lang w:val="en-GB"/>
        </w:rPr>
        <w:t>, 808-820.e5.</w:t>
      </w:r>
    </w:p>
    <w:p w14:paraId="0CFE498A" w14:textId="77777777" w:rsidR="00E1546D" w:rsidRPr="003A1A6B" w:rsidRDefault="00E1546D">
      <w:pPr>
        <w:pStyle w:val="Bibliography"/>
        <w:ind w:left="284" w:hanging="284"/>
        <w:rPr>
          <w:lang w:val="en-GB"/>
        </w:rPr>
        <w:pPrChange w:id="413" w:author="Alexandre Miguel Kaizeler Guedes Da Silva Afonso" w:date="2026-08-01T00:10:00Z" w16du:dateUtc="2026-07-31T23:10:00Z">
          <w:pPr>
            <w:pStyle w:val="Bibliography"/>
          </w:pPr>
        </w:pPrChange>
      </w:pPr>
      <w:r w:rsidRPr="003A1A6B">
        <w:rPr>
          <w:lang w:val="en-GB"/>
        </w:rPr>
        <w:t xml:space="preserve">2. Matheny,T., Van Treeck,B., Huynh,T.N. and Parker,R. (2021) RNA partitioning into stress granules is based on the summation of multiple interactions. </w:t>
      </w:r>
      <w:r w:rsidRPr="003A1A6B">
        <w:rPr>
          <w:i/>
          <w:iCs/>
          <w:lang w:val="en-GB"/>
        </w:rPr>
        <w:t>RNA</w:t>
      </w:r>
      <w:r w:rsidRPr="003A1A6B">
        <w:rPr>
          <w:lang w:val="en-GB"/>
        </w:rPr>
        <w:t xml:space="preserve">, </w:t>
      </w:r>
      <w:r w:rsidRPr="003A1A6B">
        <w:rPr>
          <w:b/>
          <w:bCs/>
          <w:lang w:val="en-GB"/>
        </w:rPr>
        <w:t>27</w:t>
      </w:r>
      <w:r w:rsidRPr="003A1A6B">
        <w:rPr>
          <w:lang w:val="en-GB"/>
        </w:rPr>
        <w:t>, 174–189.</w:t>
      </w:r>
    </w:p>
    <w:p w14:paraId="1257DFCB" w14:textId="77777777" w:rsidR="00E1546D" w:rsidRPr="003A1A6B" w:rsidRDefault="00E1546D">
      <w:pPr>
        <w:pStyle w:val="Bibliography"/>
        <w:ind w:left="284" w:hanging="284"/>
        <w:rPr>
          <w:lang w:val="en-GB"/>
        </w:rPr>
        <w:pPrChange w:id="414" w:author="Alexandre Miguel Kaizeler Guedes Da Silva Afonso" w:date="2026-08-01T00:10:00Z" w16du:dateUtc="2026-07-31T23:10:00Z">
          <w:pPr>
            <w:pStyle w:val="Bibliography"/>
          </w:pPr>
        </w:pPrChange>
      </w:pPr>
      <w:r w:rsidRPr="003A1A6B">
        <w:rPr>
          <w:lang w:val="en-GB"/>
        </w:rPr>
        <w:t xml:space="preserve">3. Matheny,T., Van Treeck,B., Huynh,T.N. and Parker,R. (2023) Corrigendum: RNA partitioning into stress granules is based on the summation of multiple interactions. </w:t>
      </w:r>
      <w:r w:rsidRPr="003A1A6B">
        <w:rPr>
          <w:i/>
          <w:iCs/>
          <w:lang w:val="en-GB"/>
        </w:rPr>
        <w:t>RNA</w:t>
      </w:r>
      <w:r w:rsidRPr="003A1A6B">
        <w:rPr>
          <w:lang w:val="en-GB"/>
        </w:rPr>
        <w:t xml:space="preserve">, </w:t>
      </w:r>
      <w:r w:rsidRPr="003A1A6B">
        <w:rPr>
          <w:b/>
          <w:bCs/>
          <w:lang w:val="en-GB"/>
        </w:rPr>
        <w:t>29</w:t>
      </w:r>
      <w:r w:rsidRPr="003A1A6B">
        <w:rPr>
          <w:lang w:val="en-GB"/>
        </w:rPr>
        <w:t>, 1837–1837.</w:t>
      </w:r>
    </w:p>
    <w:p w14:paraId="50312C1D" w14:textId="77777777" w:rsidR="00E1546D" w:rsidRPr="003A1A6B" w:rsidRDefault="00E1546D">
      <w:pPr>
        <w:pStyle w:val="Bibliography"/>
        <w:ind w:left="284" w:hanging="284"/>
        <w:rPr>
          <w:lang w:val="en-GB"/>
        </w:rPr>
        <w:pPrChange w:id="415" w:author="Alexandre Miguel Kaizeler Guedes Da Silva Afonso" w:date="2026-08-01T00:10:00Z" w16du:dateUtc="2026-07-31T23:10:00Z">
          <w:pPr>
            <w:pStyle w:val="Bibliography"/>
          </w:pPr>
        </w:pPrChange>
      </w:pPr>
      <w:r w:rsidRPr="003A1A6B">
        <w:rPr>
          <w:lang w:val="en-GB"/>
        </w:rPr>
        <w:t xml:space="preserve">4. Padrón,A., Iwasaki,S. and Ingolia,N.T. (2019) Proximity RNA Labeling by APEX-Seq Reveals the Organization of Translation Initiation Complexes and Repressive RNA Granules. </w:t>
      </w:r>
      <w:r w:rsidRPr="003A1A6B">
        <w:rPr>
          <w:i/>
          <w:iCs/>
          <w:lang w:val="en-GB"/>
        </w:rPr>
        <w:t>Mol. Cell</w:t>
      </w:r>
      <w:r w:rsidRPr="003A1A6B">
        <w:rPr>
          <w:lang w:val="en-GB"/>
        </w:rPr>
        <w:t xml:space="preserve">, </w:t>
      </w:r>
      <w:r w:rsidRPr="003A1A6B">
        <w:rPr>
          <w:b/>
          <w:bCs/>
          <w:lang w:val="en-GB"/>
        </w:rPr>
        <w:t>75</w:t>
      </w:r>
      <w:r w:rsidRPr="003A1A6B">
        <w:rPr>
          <w:lang w:val="en-GB"/>
        </w:rPr>
        <w:t>, 875-887.e5.</w:t>
      </w:r>
    </w:p>
    <w:p w14:paraId="09762550" w14:textId="77777777" w:rsidR="00E1546D" w:rsidRPr="003A1A6B" w:rsidRDefault="00E1546D">
      <w:pPr>
        <w:pStyle w:val="Bibliography"/>
        <w:ind w:left="284" w:hanging="284"/>
        <w:rPr>
          <w:lang w:val="en-GB"/>
        </w:rPr>
        <w:pPrChange w:id="416" w:author="Alexandre Miguel Kaizeler Guedes Da Silva Afonso" w:date="2026-08-01T00:10:00Z" w16du:dateUtc="2026-07-31T23:10:00Z">
          <w:pPr>
            <w:pStyle w:val="Bibliography"/>
          </w:pPr>
        </w:pPrChange>
      </w:pPr>
      <w:r w:rsidRPr="003A1A6B">
        <w:rPr>
          <w:lang w:val="en-GB"/>
        </w:rPr>
        <w:t xml:space="preserve">5. Honda,M., Oki,S., Kimura,R., Harada,A., Maehara,K., Tanaka,K., Meno,C. and Ohkawa,Y. (2021) High-depth spatial transcriptome analysis by photo-isolation chemistry. </w:t>
      </w:r>
      <w:r w:rsidRPr="003A1A6B">
        <w:rPr>
          <w:i/>
          <w:iCs/>
          <w:lang w:val="en-GB"/>
        </w:rPr>
        <w:t>Nat. Commun.</w:t>
      </w:r>
      <w:r w:rsidRPr="003A1A6B">
        <w:rPr>
          <w:lang w:val="en-GB"/>
        </w:rPr>
        <w:t xml:space="preserve">, </w:t>
      </w:r>
      <w:r w:rsidRPr="003A1A6B">
        <w:rPr>
          <w:b/>
          <w:bCs/>
          <w:lang w:val="en-GB"/>
        </w:rPr>
        <w:t>12</w:t>
      </w:r>
      <w:r w:rsidRPr="003A1A6B">
        <w:rPr>
          <w:lang w:val="en-GB"/>
        </w:rPr>
        <w:t>, 4416.</w:t>
      </w:r>
    </w:p>
    <w:p w14:paraId="14821A33" w14:textId="77777777" w:rsidR="00E1546D" w:rsidRPr="003A1A6B" w:rsidRDefault="00E1546D">
      <w:pPr>
        <w:pStyle w:val="Bibliography"/>
        <w:ind w:left="284" w:hanging="284"/>
        <w:rPr>
          <w:lang w:val="en-GB"/>
        </w:rPr>
        <w:pPrChange w:id="417" w:author="Alexandre Miguel Kaizeler Guedes Da Silva Afonso" w:date="2026-08-01T00:10:00Z" w16du:dateUtc="2026-07-31T23:10:00Z">
          <w:pPr>
            <w:pStyle w:val="Bibliography"/>
          </w:pPr>
        </w:pPrChange>
      </w:pPr>
      <w:r w:rsidRPr="003A1A6B">
        <w:rPr>
          <w:lang w:val="en-GB"/>
        </w:rPr>
        <w:t xml:space="preserve">6. Sato,K., Takayama,K.-I. and Inoue,S. (2023) Stress granules sequester Alzheimer’s disease-associated gene transcripts and regulate disease-related neuronal proteostasis. </w:t>
      </w:r>
      <w:r w:rsidRPr="003A1A6B">
        <w:rPr>
          <w:i/>
          <w:iCs/>
          <w:lang w:val="en-GB"/>
        </w:rPr>
        <w:t>Aging</w:t>
      </w:r>
      <w:r w:rsidRPr="003A1A6B">
        <w:rPr>
          <w:lang w:val="en-GB"/>
        </w:rPr>
        <w:t xml:space="preserve">, </w:t>
      </w:r>
      <w:r w:rsidRPr="003A1A6B">
        <w:rPr>
          <w:b/>
          <w:bCs/>
          <w:lang w:val="en-GB"/>
        </w:rPr>
        <w:t>15</w:t>
      </w:r>
      <w:r w:rsidRPr="003A1A6B">
        <w:rPr>
          <w:lang w:val="en-GB"/>
        </w:rPr>
        <w:t>, 3984–4011.</w:t>
      </w:r>
    </w:p>
    <w:p w14:paraId="5E33C97A" w14:textId="77777777" w:rsidR="00E1546D" w:rsidRPr="003A1A6B" w:rsidRDefault="00E1546D">
      <w:pPr>
        <w:pStyle w:val="Bibliography"/>
        <w:ind w:left="284" w:hanging="284"/>
        <w:rPr>
          <w:lang w:val="en-GB"/>
        </w:rPr>
        <w:pPrChange w:id="418" w:author="Alexandre Miguel Kaizeler Guedes Da Silva Afonso" w:date="2026-08-01T00:10:00Z" w16du:dateUtc="2026-07-31T23:10:00Z">
          <w:pPr>
            <w:pStyle w:val="Bibliography"/>
          </w:pPr>
        </w:pPrChange>
      </w:pPr>
      <w:r w:rsidRPr="003A1A6B">
        <w:rPr>
          <w:lang w:val="en-GB"/>
        </w:rPr>
        <w:t xml:space="preserve">7. Xiao,Y., Chen,Y.-M., Zou,Z., Ye,C., Dou,X., Wu,J., Liu,C., Liu,S., Yan,H., Wang,P., </w:t>
      </w:r>
      <w:r w:rsidRPr="003A1A6B">
        <w:rPr>
          <w:i/>
          <w:iCs/>
          <w:lang w:val="en-GB"/>
        </w:rPr>
        <w:t>et al.</w:t>
      </w:r>
      <w:r w:rsidRPr="003A1A6B">
        <w:rPr>
          <w:lang w:val="en-GB"/>
        </w:rPr>
        <w:t xml:space="preserve"> (2024) Profiling of RNA-binding protein binding sites by in situ reverse transcription-based sequencing. </w:t>
      </w:r>
      <w:r w:rsidRPr="003A1A6B">
        <w:rPr>
          <w:i/>
          <w:iCs/>
          <w:lang w:val="en-GB"/>
        </w:rPr>
        <w:t>Nat. Methods</w:t>
      </w:r>
      <w:r w:rsidRPr="003A1A6B">
        <w:rPr>
          <w:lang w:val="en-GB"/>
        </w:rPr>
        <w:t xml:space="preserve">, </w:t>
      </w:r>
      <w:r w:rsidRPr="003A1A6B">
        <w:rPr>
          <w:b/>
          <w:bCs/>
          <w:lang w:val="en-GB"/>
        </w:rPr>
        <w:t>21</w:t>
      </w:r>
      <w:r w:rsidRPr="003A1A6B">
        <w:rPr>
          <w:lang w:val="en-GB"/>
        </w:rPr>
        <w:t>, 247–258.</w:t>
      </w:r>
    </w:p>
    <w:p w14:paraId="03C53AF2" w14:textId="77777777" w:rsidR="00E1546D" w:rsidRPr="003A1A6B" w:rsidRDefault="00E1546D">
      <w:pPr>
        <w:pStyle w:val="Bibliography"/>
        <w:ind w:left="284" w:hanging="284"/>
        <w:rPr>
          <w:lang w:val="en-GB"/>
        </w:rPr>
        <w:pPrChange w:id="419" w:author="Alexandre Miguel Kaizeler Guedes Da Silva Afonso" w:date="2026-08-01T00:10:00Z" w16du:dateUtc="2026-07-31T23:10:00Z">
          <w:pPr>
            <w:pStyle w:val="Bibliography"/>
          </w:pPr>
        </w:pPrChange>
      </w:pPr>
      <w:r w:rsidRPr="003A1A6B">
        <w:rPr>
          <w:lang w:val="en-GB"/>
        </w:rPr>
        <w:t xml:space="preserve">8. Ren,Z., Tang,W., Peng,L. and Zou,P. (2023) Profiling stress-triggered RNA condensation with photocatalytic proximity labeling. </w:t>
      </w:r>
      <w:r w:rsidRPr="003A1A6B">
        <w:rPr>
          <w:i/>
          <w:iCs/>
          <w:lang w:val="en-GB"/>
        </w:rPr>
        <w:t>Nat. Commun.</w:t>
      </w:r>
      <w:r w:rsidRPr="003A1A6B">
        <w:rPr>
          <w:lang w:val="en-GB"/>
        </w:rPr>
        <w:t xml:space="preserve">, </w:t>
      </w:r>
      <w:r w:rsidRPr="003A1A6B">
        <w:rPr>
          <w:b/>
          <w:bCs/>
          <w:lang w:val="en-GB"/>
        </w:rPr>
        <w:t>14</w:t>
      </w:r>
      <w:r w:rsidRPr="003A1A6B">
        <w:rPr>
          <w:lang w:val="en-GB"/>
        </w:rPr>
        <w:t>, 7390.</w:t>
      </w:r>
    </w:p>
    <w:p w14:paraId="4072FF6D" w14:textId="77777777" w:rsidR="00E1546D" w:rsidRPr="003A1A6B" w:rsidRDefault="00E1546D">
      <w:pPr>
        <w:pStyle w:val="Bibliography"/>
        <w:ind w:left="284" w:hanging="284"/>
        <w:rPr>
          <w:lang w:val="en-GB"/>
        </w:rPr>
        <w:pPrChange w:id="420" w:author="Alexandre Miguel Kaizeler Guedes Da Silva Afonso" w:date="2026-08-01T00:10:00Z" w16du:dateUtc="2026-07-31T23:10:00Z">
          <w:pPr>
            <w:pStyle w:val="Bibliography"/>
          </w:pPr>
        </w:pPrChange>
      </w:pPr>
      <w:r w:rsidRPr="003A1A6B">
        <w:rPr>
          <w:lang w:val="en-GB"/>
        </w:rPr>
        <w:t xml:space="preserve">9. Shen,H., Yanas,A., Owens,M.C., Zhang,C., Fritsch,C., Fare,C.M., Copley,K.E., Shorter,J., Goldman,Y.E. and Liu,K.F. (2022) Sexually dimorphic RNA helicases DDX3X and DDX3Y differentially regulate RNA metabolism through phase separation. </w:t>
      </w:r>
      <w:r w:rsidRPr="003A1A6B">
        <w:rPr>
          <w:i/>
          <w:iCs/>
          <w:lang w:val="en-GB"/>
        </w:rPr>
        <w:t>Mol. Cell</w:t>
      </w:r>
      <w:r w:rsidRPr="003A1A6B">
        <w:rPr>
          <w:lang w:val="en-GB"/>
        </w:rPr>
        <w:t xml:space="preserve">, </w:t>
      </w:r>
      <w:r w:rsidRPr="003A1A6B">
        <w:rPr>
          <w:b/>
          <w:bCs/>
          <w:lang w:val="en-GB"/>
        </w:rPr>
        <w:t>82</w:t>
      </w:r>
      <w:r w:rsidRPr="003A1A6B">
        <w:rPr>
          <w:lang w:val="en-GB"/>
        </w:rPr>
        <w:t>, 2588-2603.e9.</w:t>
      </w:r>
    </w:p>
    <w:p w14:paraId="16BDC434" w14:textId="77777777" w:rsidR="00E1546D" w:rsidRPr="003A1A6B" w:rsidRDefault="00E1546D">
      <w:pPr>
        <w:pStyle w:val="Bibliography"/>
        <w:ind w:left="284" w:hanging="284"/>
        <w:rPr>
          <w:lang w:val="en-GB"/>
        </w:rPr>
        <w:pPrChange w:id="421" w:author="Alexandre Miguel Kaizeler Guedes Da Silva Afonso" w:date="2026-08-01T00:10:00Z" w16du:dateUtc="2026-07-31T23:10:00Z">
          <w:pPr>
            <w:pStyle w:val="Bibliography"/>
          </w:pPr>
        </w:pPrChange>
      </w:pPr>
      <w:r w:rsidRPr="003A1A6B">
        <w:rPr>
          <w:lang w:val="en-GB"/>
        </w:rPr>
        <w:t xml:space="preserve">10. Zhou,Y., Panhale,A., Shvedunova,M., Balan,M., Gomez-Auli,A., Holz,H., Seyfferth,J., Helmstädter,M., Kayser,S., Zhao,Y., </w:t>
      </w:r>
      <w:r w:rsidRPr="003A1A6B">
        <w:rPr>
          <w:i/>
          <w:iCs/>
          <w:lang w:val="en-GB"/>
        </w:rPr>
        <w:t>et al.</w:t>
      </w:r>
      <w:r w:rsidRPr="003A1A6B">
        <w:rPr>
          <w:lang w:val="en-GB"/>
        </w:rPr>
        <w:t xml:space="preserve"> (2024) RNA damage compartmentalization by DHX9 stress granules. </w:t>
      </w:r>
      <w:r w:rsidRPr="003A1A6B">
        <w:rPr>
          <w:i/>
          <w:iCs/>
          <w:lang w:val="en-GB"/>
        </w:rPr>
        <w:t>Cell</w:t>
      </w:r>
      <w:r w:rsidRPr="003A1A6B">
        <w:rPr>
          <w:lang w:val="en-GB"/>
        </w:rPr>
        <w:t xml:space="preserve">, </w:t>
      </w:r>
      <w:r w:rsidRPr="003A1A6B">
        <w:rPr>
          <w:b/>
          <w:bCs/>
          <w:lang w:val="en-GB"/>
        </w:rPr>
        <w:t>187</w:t>
      </w:r>
      <w:r w:rsidRPr="003A1A6B">
        <w:rPr>
          <w:lang w:val="en-GB"/>
        </w:rPr>
        <w:t>, 1701-1718.e28.</w:t>
      </w:r>
    </w:p>
    <w:p w14:paraId="091CBCEF" w14:textId="77777777" w:rsidR="00E1546D" w:rsidRPr="003A1A6B" w:rsidRDefault="00E1546D">
      <w:pPr>
        <w:pStyle w:val="Bibliography"/>
        <w:ind w:left="284" w:hanging="284"/>
        <w:rPr>
          <w:lang w:val="en-GB"/>
        </w:rPr>
        <w:pPrChange w:id="422" w:author="Alexandre Miguel Kaizeler Guedes Da Silva Afonso" w:date="2026-08-01T00:10:00Z" w16du:dateUtc="2026-07-31T23:10:00Z">
          <w:pPr>
            <w:pStyle w:val="Bibliography"/>
          </w:pPr>
        </w:pPrChange>
      </w:pPr>
      <w:r w:rsidRPr="003A1A6B">
        <w:rPr>
          <w:lang w:val="en-GB"/>
        </w:rPr>
        <w:t xml:space="preserve">11. Rajachandran,S., Xu,Q., Cao,Q., Zhang,X., Chen,F., Mangiameli,S.M. and Chen,H. (2025) Subcellular level spatial transcriptomics with PHOTON. </w:t>
      </w:r>
      <w:r w:rsidRPr="003A1A6B">
        <w:rPr>
          <w:i/>
          <w:iCs/>
          <w:lang w:val="en-GB"/>
        </w:rPr>
        <w:t>Nat. Commun.</w:t>
      </w:r>
      <w:r w:rsidRPr="003A1A6B">
        <w:rPr>
          <w:lang w:val="en-GB"/>
        </w:rPr>
        <w:t xml:space="preserve">, </w:t>
      </w:r>
      <w:r w:rsidRPr="003A1A6B">
        <w:rPr>
          <w:b/>
          <w:bCs/>
          <w:lang w:val="en-GB"/>
        </w:rPr>
        <w:t>16</w:t>
      </w:r>
      <w:r w:rsidRPr="003A1A6B">
        <w:rPr>
          <w:lang w:val="en-GB"/>
        </w:rPr>
        <w:t>, 4457.</w:t>
      </w:r>
    </w:p>
    <w:p w14:paraId="2E88DF96" w14:textId="77777777" w:rsidR="00E1546D" w:rsidRPr="003A1A6B" w:rsidRDefault="00E1546D">
      <w:pPr>
        <w:pStyle w:val="Bibliography"/>
        <w:ind w:left="284" w:hanging="284"/>
        <w:rPr>
          <w:lang w:val="en-GB"/>
        </w:rPr>
        <w:pPrChange w:id="423" w:author="Alexandre Miguel Kaizeler Guedes Da Silva Afonso" w:date="2026-08-01T00:10:00Z" w16du:dateUtc="2026-07-31T23:10:00Z">
          <w:pPr>
            <w:pStyle w:val="Bibliography"/>
          </w:pPr>
        </w:pPrChange>
      </w:pPr>
      <w:r w:rsidRPr="003A1A6B">
        <w:rPr>
          <w:lang w:val="en-GB"/>
        </w:rPr>
        <w:t xml:space="preserve">12. Iadevaia,V., Burke,J.M., Eke,L., Moller-Levet,C., Parker,R. and Locker,N. (2022) Novel stress granule-like structures are induced via a paracrine mechanism during viral infection. </w:t>
      </w:r>
      <w:r w:rsidRPr="003A1A6B">
        <w:rPr>
          <w:i/>
          <w:iCs/>
          <w:lang w:val="en-GB"/>
        </w:rPr>
        <w:t>J. Cell Sci.</w:t>
      </w:r>
      <w:r w:rsidRPr="003A1A6B">
        <w:rPr>
          <w:lang w:val="en-GB"/>
        </w:rPr>
        <w:t xml:space="preserve">, </w:t>
      </w:r>
      <w:r w:rsidRPr="003A1A6B">
        <w:rPr>
          <w:b/>
          <w:bCs/>
          <w:lang w:val="en-GB"/>
        </w:rPr>
        <w:t>135</w:t>
      </w:r>
      <w:r w:rsidRPr="003A1A6B">
        <w:rPr>
          <w:lang w:val="en-GB"/>
        </w:rPr>
        <w:t>, jcs259194.</w:t>
      </w:r>
    </w:p>
    <w:p w14:paraId="53F65143" w14:textId="77777777" w:rsidR="00E1546D" w:rsidRPr="003A1A6B" w:rsidRDefault="00E1546D">
      <w:pPr>
        <w:pStyle w:val="Bibliography"/>
        <w:ind w:left="284" w:hanging="284"/>
        <w:rPr>
          <w:lang w:val="en-GB"/>
        </w:rPr>
        <w:pPrChange w:id="424" w:author="Alexandre Miguel Kaizeler Guedes Da Silva Afonso" w:date="2026-08-01T00:10:00Z" w16du:dateUtc="2026-07-31T23:10:00Z">
          <w:pPr>
            <w:pStyle w:val="Bibliography"/>
          </w:pPr>
        </w:pPrChange>
      </w:pPr>
      <w:r w:rsidRPr="003A1A6B">
        <w:rPr>
          <w:lang w:val="en-GB"/>
        </w:rPr>
        <w:t xml:space="preserve">13. Zhao,Y., Li,M.-C., Konaté,M.M., Chen,L., Das,B., Karlovich,C., Williams,P.M., Evrard,Y.A., Doroshow,J.H. and McShane,L.M. (2021) TPM, FPKM, or Normalized Counts? A Comparative </w:t>
      </w:r>
      <w:r w:rsidRPr="003A1A6B">
        <w:rPr>
          <w:lang w:val="en-GB"/>
        </w:rPr>
        <w:lastRenderedPageBreak/>
        <w:t xml:space="preserve">Study of Quantification Measures for the Analysis of RNA-seq Data from the NCI Patient-Derived Models Repository. </w:t>
      </w:r>
      <w:r w:rsidRPr="003A1A6B">
        <w:rPr>
          <w:i/>
          <w:iCs/>
          <w:lang w:val="en-GB"/>
        </w:rPr>
        <w:t>J. Transl. Med.</w:t>
      </w:r>
      <w:r w:rsidRPr="003A1A6B">
        <w:rPr>
          <w:lang w:val="en-GB"/>
        </w:rPr>
        <w:t xml:space="preserve">, </w:t>
      </w:r>
      <w:r w:rsidRPr="003A1A6B">
        <w:rPr>
          <w:b/>
          <w:bCs/>
          <w:lang w:val="en-GB"/>
        </w:rPr>
        <w:t>19</w:t>
      </w:r>
      <w:r w:rsidRPr="003A1A6B">
        <w:rPr>
          <w:lang w:val="en-GB"/>
        </w:rPr>
        <w:t>, 269.</w:t>
      </w:r>
    </w:p>
    <w:p w14:paraId="2B985407" w14:textId="77777777" w:rsidR="00E1546D" w:rsidRPr="003A1A6B" w:rsidRDefault="00E1546D">
      <w:pPr>
        <w:pStyle w:val="Bibliography"/>
        <w:ind w:left="284" w:hanging="284"/>
        <w:rPr>
          <w:lang w:val="en-GB"/>
        </w:rPr>
        <w:pPrChange w:id="425" w:author="Alexandre Miguel Kaizeler Guedes Da Silva Afonso" w:date="2026-08-01T00:10:00Z" w16du:dateUtc="2026-07-31T23:10:00Z">
          <w:pPr>
            <w:pStyle w:val="Bibliography"/>
          </w:pPr>
        </w:pPrChange>
      </w:pPr>
      <w:r w:rsidRPr="003A1A6B">
        <w:rPr>
          <w:lang w:val="en-GB"/>
        </w:rPr>
        <w:t xml:space="preserve">14. Mandelboum,S., Manber,Z., Elroy-Stein,O. and Elkon,R. (2019) Recurrent functional misinterpretation of RNA-seq data caused by sample-specific gene length bias. </w:t>
      </w:r>
      <w:r w:rsidRPr="003A1A6B">
        <w:rPr>
          <w:i/>
          <w:iCs/>
          <w:lang w:val="en-GB"/>
        </w:rPr>
        <w:t>PLOS Biol.</w:t>
      </w:r>
      <w:r w:rsidRPr="003A1A6B">
        <w:rPr>
          <w:lang w:val="en-GB"/>
        </w:rPr>
        <w:t xml:space="preserve">, </w:t>
      </w:r>
      <w:r w:rsidRPr="003A1A6B">
        <w:rPr>
          <w:b/>
          <w:bCs/>
          <w:lang w:val="en-GB"/>
        </w:rPr>
        <w:t>17</w:t>
      </w:r>
      <w:r w:rsidRPr="003A1A6B">
        <w:rPr>
          <w:lang w:val="en-GB"/>
        </w:rPr>
        <w:t>, e3000481.</w:t>
      </w:r>
    </w:p>
    <w:p w14:paraId="0DDC5E79" w14:textId="77777777" w:rsidR="00E1546D" w:rsidRPr="003A1A6B" w:rsidRDefault="00E1546D">
      <w:pPr>
        <w:pStyle w:val="Bibliography"/>
        <w:ind w:left="284" w:hanging="284"/>
        <w:rPr>
          <w:lang w:val="en-GB"/>
        </w:rPr>
        <w:pPrChange w:id="426" w:author="Alexandre Miguel Kaizeler Guedes Da Silva Afonso" w:date="2026-08-01T00:10:00Z" w16du:dateUtc="2026-07-31T23:10:00Z">
          <w:pPr>
            <w:pStyle w:val="Bibliography"/>
          </w:pPr>
        </w:pPrChange>
      </w:pPr>
      <w:r w:rsidRPr="003A1A6B">
        <w:rPr>
          <w:lang w:val="en-GB"/>
        </w:rPr>
        <w:t xml:space="preserve">15. Somasekharan,S.P., Zhang,F., Saxena,N., Huang,J.N., Kuo,I.-C., Low,C., Bell,R., Adomat,H., Stoynov,N., Foster,L., </w:t>
      </w:r>
      <w:r w:rsidRPr="003A1A6B">
        <w:rPr>
          <w:i/>
          <w:iCs/>
          <w:lang w:val="en-GB"/>
        </w:rPr>
        <w:t>et al.</w:t>
      </w:r>
      <w:r w:rsidRPr="003A1A6B">
        <w:rPr>
          <w:lang w:val="en-GB"/>
        </w:rPr>
        <w:t xml:space="preserve"> (2020) G3BP1-linked mRNA partitioning supports selective protein synthesis in response to oxidative stress. </w:t>
      </w:r>
      <w:r w:rsidRPr="003A1A6B">
        <w:rPr>
          <w:i/>
          <w:iCs/>
          <w:lang w:val="en-GB"/>
        </w:rPr>
        <w:t>Nucleic Acids Res.</w:t>
      </w:r>
      <w:r w:rsidRPr="003A1A6B">
        <w:rPr>
          <w:lang w:val="en-GB"/>
        </w:rPr>
        <w:t xml:space="preserve">, </w:t>
      </w:r>
      <w:r w:rsidRPr="003A1A6B">
        <w:rPr>
          <w:b/>
          <w:bCs/>
          <w:lang w:val="en-GB"/>
        </w:rPr>
        <w:t>48</w:t>
      </w:r>
      <w:r w:rsidRPr="003A1A6B">
        <w:rPr>
          <w:lang w:val="en-GB"/>
        </w:rPr>
        <w:t>, 6855–6873.</w:t>
      </w:r>
    </w:p>
    <w:p w14:paraId="5A20F7D6" w14:textId="77777777" w:rsidR="00E1546D" w:rsidRPr="003A1A6B" w:rsidRDefault="00E1546D">
      <w:pPr>
        <w:pStyle w:val="Bibliography"/>
        <w:ind w:left="284" w:hanging="284"/>
        <w:rPr>
          <w:lang w:val="en-GB"/>
        </w:rPr>
        <w:pPrChange w:id="427" w:author="Alexandre Miguel Kaizeler Guedes Da Silva Afonso" w:date="2026-08-01T00:10:00Z" w16du:dateUtc="2026-07-31T23:10:00Z">
          <w:pPr>
            <w:pStyle w:val="Bibliography"/>
          </w:pPr>
        </w:pPrChange>
      </w:pPr>
      <w:r w:rsidRPr="003A1A6B">
        <w:rPr>
          <w:lang w:val="en-GB"/>
        </w:rPr>
        <w:t xml:space="preserve">16. Matheny,T., Rao,B.S. and Parker,R. (2019) Transcriptome-Wide Comparison of Stress Granules and P-Bodies Reveals that Translation Plays a Major Role in RNA Partitioning. </w:t>
      </w:r>
      <w:r w:rsidRPr="003A1A6B">
        <w:rPr>
          <w:i/>
          <w:iCs/>
          <w:lang w:val="en-GB"/>
        </w:rPr>
        <w:t>Mol. Cell. Biol.</w:t>
      </w:r>
      <w:r w:rsidRPr="003A1A6B">
        <w:rPr>
          <w:lang w:val="en-GB"/>
        </w:rPr>
        <w:t xml:space="preserve">, </w:t>
      </w:r>
      <w:r w:rsidRPr="003A1A6B">
        <w:rPr>
          <w:b/>
          <w:bCs/>
          <w:lang w:val="en-GB"/>
        </w:rPr>
        <w:t>39</w:t>
      </w:r>
      <w:r w:rsidRPr="003A1A6B">
        <w:rPr>
          <w:lang w:val="en-GB"/>
        </w:rPr>
        <w:t>, e00313-19.</w:t>
      </w:r>
    </w:p>
    <w:p w14:paraId="3DD0A934" w14:textId="77777777" w:rsidR="00E1546D" w:rsidRPr="00692FB7" w:rsidRDefault="00E1546D">
      <w:pPr>
        <w:pStyle w:val="Bibliography"/>
        <w:ind w:left="284" w:hanging="284"/>
        <w:rPr>
          <w:lang w:val="pt-PT"/>
          <w:rPrChange w:id="428" w:author="Alexandre Miguel Kaizeler Guedes Da Silva Afonso" w:date="2026-08-10T10:30:00Z" w16du:dateUtc="2026-08-10T09:30:00Z">
            <w:rPr>
              <w:lang w:val="en-GB"/>
            </w:rPr>
          </w:rPrChange>
        </w:rPr>
        <w:pPrChange w:id="429" w:author="Alexandre Miguel Kaizeler Guedes Da Silva Afonso" w:date="2026-08-01T00:10:00Z" w16du:dateUtc="2026-07-31T23:10:00Z">
          <w:pPr>
            <w:pStyle w:val="Bibliography"/>
          </w:pPr>
        </w:pPrChange>
      </w:pPr>
      <w:r w:rsidRPr="003A1A6B">
        <w:rPr>
          <w:lang w:val="en-GB"/>
        </w:rPr>
        <w:t xml:space="preserve">17. Kudrin,P., Singh,A., Meierhofer,D., Kuśnierczyk,A. and Ørom,U.A.V. (2024) N4-acetylcytidine (ac4C) promotes mRNA localization to stress granules. </w:t>
      </w:r>
      <w:r w:rsidRPr="00692FB7">
        <w:rPr>
          <w:i/>
          <w:iCs/>
          <w:lang w:val="pt-PT"/>
          <w:rPrChange w:id="430" w:author="Alexandre Miguel Kaizeler Guedes Da Silva Afonso" w:date="2026-08-10T10:30:00Z" w16du:dateUtc="2026-08-10T09:30:00Z">
            <w:rPr>
              <w:i/>
              <w:iCs/>
              <w:lang w:val="en-GB"/>
            </w:rPr>
          </w:rPrChange>
        </w:rPr>
        <w:t>EMBO Rep.</w:t>
      </w:r>
      <w:r w:rsidRPr="00692FB7">
        <w:rPr>
          <w:lang w:val="pt-PT"/>
          <w:rPrChange w:id="431" w:author="Alexandre Miguel Kaizeler Guedes Da Silva Afonso" w:date="2026-08-10T10:30:00Z" w16du:dateUtc="2026-08-10T09:30:00Z">
            <w:rPr>
              <w:lang w:val="en-GB"/>
            </w:rPr>
          </w:rPrChange>
        </w:rPr>
        <w:t xml:space="preserve">, </w:t>
      </w:r>
      <w:r w:rsidRPr="00692FB7">
        <w:rPr>
          <w:b/>
          <w:bCs/>
          <w:lang w:val="pt-PT"/>
          <w:rPrChange w:id="432" w:author="Alexandre Miguel Kaizeler Guedes Da Silva Afonso" w:date="2026-08-10T10:30:00Z" w16du:dateUtc="2026-08-10T09:30:00Z">
            <w:rPr>
              <w:b/>
              <w:bCs/>
              <w:lang w:val="en-GB"/>
            </w:rPr>
          </w:rPrChange>
        </w:rPr>
        <w:t>25</w:t>
      </w:r>
      <w:r w:rsidRPr="00692FB7">
        <w:rPr>
          <w:lang w:val="pt-PT"/>
          <w:rPrChange w:id="433" w:author="Alexandre Miguel Kaizeler Guedes Da Silva Afonso" w:date="2026-08-10T10:30:00Z" w16du:dateUtc="2026-08-10T09:30:00Z">
            <w:rPr>
              <w:lang w:val="en-GB"/>
            </w:rPr>
          </w:rPrChange>
        </w:rPr>
        <w:t>, 1814–1834.</w:t>
      </w:r>
    </w:p>
    <w:p w14:paraId="08F80F47" w14:textId="77777777" w:rsidR="00E1546D" w:rsidRPr="003A1A6B" w:rsidRDefault="00E1546D">
      <w:pPr>
        <w:pStyle w:val="Bibliography"/>
        <w:ind w:left="284" w:hanging="284"/>
        <w:rPr>
          <w:lang w:val="en-GB"/>
        </w:rPr>
        <w:pPrChange w:id="434" w:author="Alexandre Miguel Kaizeler Guedes Da Silva Afonso" w:date="2026-08-01T00:10:00Z" w16du:dateUtc="2026-07-31T23:10:00Z">
          <w:pPr>
            <w:pStyle w:val="Bibliography"/>
          </w:pPr>
        </w:pPrChange>
      </w:pPr>
      <w:r w:rsidRPr="00692FB7">
        <w:rPr>
          <w:lang w:val="pt-PT"/>
          <w:rPrChange w:id="435" w:author="Alexandre Miguel Kaizeler Guedes Da Silva Afonso" w:date="2026-08-10T10:30:00Z" w16du:dateUtc="2026-08-10T09:30:00Z">
            <w:rPr>
              <w:lang w:val="en-GB"/>
            </w:rPr>
          </w:rPrChange>
        </w:rPr>
        <w:t xml:space="preserve">18. Di Timoteo,G., Giuliani,A., Setti,A., Biagi,M.C., Lisi,M., Santini,T., Grandioso,A., Mariani,D., Castagnetti,F., Perego,E., </w:t>
      </w:r>
      <w:r w:rsidRPr="00692FB7">
        <w:rPr>
          <w:i/>
          <w:iCs/>
          <w:lang w:val="pt-PT"/>
          <w:rPrChange w:id="436" w:author="Alexandre Miguel Kaizeler Guedes Da Silva Afonso" w:date="2026-08-10T10:30:00Z" w16du:dateUtc="2026-08-10T09:30:00Z">
            <w:rPr>
              <w:i/>
              <w:iCs/>
              <w:lang w:val="en-GB"/>
            </w:rPr>
          </w:rPrChange>
        </w:rPr>
        <w:t>et al.</w:t>
      </w:r>
      <w:r w:rsidRPr="00692FB7">
        <w:rPr>
          <w:lang w:val="pt-PT"/>
          <w:rPrChange w:id="437" w:author="Alexandre Miguel Kaizeler Guedes Da Silva Afonso" w:date="2026-08-10T10:30:00Z" w16du:dateUtc="2026-08-10T09:30:00Z">
            <w:rPr>
              <w:lang w:val="en-GB"/>
            </w:rPr>
          </w:rPrChange>
        </w:rPr>
        <w:t xml:space="preserve"> </w:t>
      </w:r>
      <w:r w:rsidRPr="003A1A6B">
        <w:rPr>
          <w:lang w:val="en-GB"/>
        </w:rPr>
        <w:t xml:space="preserve">(2024) M6A reduction relieves FUS-associated ALS granules. </w:t>
      </w:r>
      <w:r w:rsidRPr="003A1A6B">
        <w:rPr>
          <w:i/>
          <w:iCs/>
          <w:lang w:val="en-GB"/>
        </w:rPr>
        <w:t>Nat. Commun.</w:t>
      </w:r>
      <w:r w:rsidRPr="003A1A6B">
        <w:rPr>
          <w:lang w:val="en-GB"/>
        </w:rPr>
        <w:t xml:space="preserve">, </w:t>
      </w:r>
      <w:r w:rsidRPr="003A1A6B">
        <w:rPr>
          <w:b/>
          <w:bCs/>
          <w:lang w:val="en-GB"/>
        </w:rPr>
        <w:t>15</w:t>
      </w:r>
      <w:r w:rsidRPr="003A1A6B">
        <w:rPr>
          <w:lang w:val="en-GB"/>
        </w:rPr>
        <w:t>, 5033.</w:t>
      </w:r>
    </w:p>
    <w:p w14:paraId="2F6ED309" w14:textId="77777777" w:rsidR="00E1546D" w:rsidRPr="003A1A6B" w:rsidRDefault="00E1546D">
      <w:pPr>
        <w:pStyle w:val="Bibliography"/>
        <w:ind w:left="284" w:hanging="284"/>
        <w:rPr>
          <w:lang w:val="en-GB"/>
        </w:rPr>
        <w:pPrChange w:id="438" w:author="Alexandre Miguel Kaizeler Guedes Da Silva Afonso" w:date="2026-08-01T00:10:00Z" w16du:dateUtc="2026-07-31T23:10:00Z">
          <w:pPr>
            <w:pStyle w:val="Bibliography"/>
          </w:pPr>
        </w:pPrChange>
      </w:pPr>
      <w:r w:rsidRPr="003A1A6B">
        <w:rPr>
          <w:lang w:val="en-GB"/>
        </w:rPr>
        <w:t xml:space="preserve">19. Kodali,S., Proietti,L., Valcarcel,G., López-Rubio,A.V., Pessina,P., Eder,T., Shi,J., Jen,A., Lupión-Garcia,N., Starner,A.C., </w:t>
      </w:r>
      <w:r w:rsidRPr="003A1A6B">
        <w:rPr>
          <w:i/>
          <w:iCs/>
          <w:lang w:val="en-GB"/>
        </w:rPr>
        <w:t>et al.</w:t>
      </w:r>
      <w:r w:rsidRPr="003A1A6B">
        <w:rPr>
          <w:lang w:val="en-GB"/>
        </w:rPr>
        <w:t xml:space="preserve"> (2024) RNA sequestration in P-bodies sustains myeloid leukaemia. </w:t>
      </w:r>
      <w:r w:rsidRPr="003A1A6B">
        <w:rPr>
          <w:i/>
          <w:iCs/>
          <w:lang w:val="en-GB"/>
        </w:rPr>
        <w:t>Nat. Cell Biol.</w:t>
      </w:r>
      <w:r w:rsidRPr="003A1A6B">
        <w:rPr>
          <w:lang w:val="en-GB"/>
        </w:rPr>
        <w:t xml:space="preserve">, </w:t>
      </w:r>
      <w:r w:rsidRPr="003A1A6B">
        <w:rPr>
          <w:b/>
          <w:bCs/>
          <w:lang w:val="en-GB"/>
        </w:rPr>
        <w:t>26</w:t>
      </w:r>
      <w:r w:rsidRPr="003A1A6B">
        <w:rPr>
          <w:lang w:val="en-GB"/>
        </w:rPr>
        <w:t>, 1745–1758.</w:t>
      </w:r>
    </w:p>
    <w:p w14:paraId="49A2DB9B" w14:textId="77777777" w:rsidR="00E1546D" w:rsidRPr="003A1A6B" w:rsidRDefault="00E1546D">
      <w:pPr>
        <w:pStyle w:val="Bibliography"/>
        <w:ind w:left="284" w:hanging="284"/>
        <w:rPr>
          <w:lang w:val="en-GB"/>
        </w:rPr>
        <w:pPrChange w:id="439" w:author="Alexandre Miguel Kaizeler Guedes Da Silva Afonso" w:date="2026-08-01T00:10:00Z" w16du:dateUtc="2026-07-31T23:10:00Z">
          <w:pPr>
            <w:pStyle w:val="Bibliography"/>
          </w:pPr>
        </w:pPrChange>
      </w:pPr>
      <w:r w:rsidRPr="003A1A6B">
        <w:rPr>
          <w:lang w:val="en-GB"/>
        </w:rPr>
        <w:t xml:space="preserve">20. Glauninger,H., Bard,J.A.M., Wong Hickernell,C.J., Airoldi,E.M., Li,W., Singer,R.H., Paul,S., Fei,J., Sosnick,T.R., Wallace,E.W.J., </w:t>
      </w:r>
      <w:r w:rsidRPr="003A1A6B">
        <w:rPr>
          <w:i/>
          <w:iCs/>
          <w:lang w:val="en-GB"/>
        </w:rPr>
        <w:t>et al.</w:t>
      </w:r>
      <w:r w:rsidRPr="003A1A6B">
        <w:rPr>
          <w:lang w:val="en-GB"/>
        </w:rPr>
        <w:t xml:space="preserve"> (2024) Transcriptome-wide mRNA condensation precedes stress granule formation and excludes stress-induced transcripts. 10.1101/2024.04.15.589678.</w:t>
      </w:r>
    </w:p>
    <w:p w14:paraId="07CFB343" w14:textId="77777777" w:rsidR="00E1546D" w:rsidRPr="003A1A6B" w:rsidRDefault="00E1546D">
      <w:pPr>
        <w:pStyle w:val="Bibliography"/>
        <w:ind w:left="284" w:hanging="284"/>
        <w:rPr>
          <w:lang w:val="en-GB"/>
        </w:rPr>
        <w:pPrChange w:id="440" w:author="Alexandre Miguel Kaizeler Guedes Da Silva Afonso" w:date="2026-08-01T00:10:00Z" w16du:dateUtc="2026-07-31T23:10:00Z">
          <w:pPr>
            <w:pStyle w:val="Bibliography"/>
          </w:pPr>
        </w:pPrChange>
      </w:pPr>
      <w:r w:rsidRPr="003A1A6B">
        <w:rPr>
          <w:lang w:val="en-GB"/>
        </w:rPr>
        <w:t xml:space="preserve">21. Krieger,M.R., Abrahamian,M., He,K.L., Atamdede,S., Hakimjavadi,H., Momcilovic,M., Ostrow,D., Maggo,S.D., Tsang,Y.P., Gai,X., </w:t>
      </w:r>
      <w:r w:rsidRPr="003A1A6B">
        <w:rPr>
          <w:i/>
          <w:iCs/>
          <w:lang w:val="en-GB"/>
        </w:rPr>
        <w:t>et al.</w:t>
      </w:r>
      <w:r w:rsidRPr="003A1A6B">
        <w:rPr>
          <w:lang w:val="en-GB"/>
        </w:rPr>
        <w:t xml:space="preserve"> (2024) Trafficking of mitochondrial double-stranded RNA from mitochondria to the cytosol. </w:t>
      </w:r>
      <w:r w:rsidRPr="003A1A6B">
        <w:rPr>
          <w:i/>
          <w:iCs/>
          <w:lang w:val="en-GB"/>
        </w:rPr>
        <w:t>Life Sci. Alliance</w:t>
      </w:r>
      <w:r w:rsidRPr="003A1A6B">
        <w:rPr>
          <w:lang w:val="en-GB"/>
        </w:rPr>
        <w:t xml:space="preserve">, </w:t>
      </w:r>
      <w:r w:rsidRPr="003A1A6B">
        <w:rPr>
          <w:b/>
          <w:bCs/>
          <w:lang w:val="en-GB"/>
        </w:rPr>
        <w:t>7</w:t>
      </w:r>
      <w:r w:rsidRPr="003A1A6B">
        <w:rPr>
          <w:lang w:val="en-GB"/>
        </w:rPr>
        <w:t>, e202302396.</w:t>
      </w:r>
    </w:p>
    <w:p w14:paraId="461CBEAC" w14:textId="77777777" w:rsidR="00E1546D" w:rsidRPr="003A1A6B" w:rsidRDefault="00E1546D">
      <w:pPr>
        <w:pStyle w:val="Bibliography"/>
        <w:ind w:left="284" w:hanging="284"/>
        <w:rPr>
          <w:lang w:val="en-GB"/>
        </w:rPr>
        <w:pPrChange w:id="441" w:author="Alexandre Miguel Kaizeler Guedes Da Silva Afonso" w:date="2026-08-01T00:10:00Z" w16du:dateUtc="2026-07-31T23:10:00Z">
          <w:pPr>
            <w:pStyle w:val="Bibliography"/>
          </w:pPr>
        </w:pPrChange>
      </w:pPr>
      <w:r w:rsidRPr="003A1A6B">
        <w:rPr>
          <w:lang w:val="en-GB"/>
        </w:rPr>
        <w:t xml:space="preserve">22. El Manaa,W., Duplan,E., Goiran,T., Lauritzen,I., Vaillant Beuchot,L., Lacas-Gervais,S., Morais,V.A., You,H., Qi,L., Salazar,M., </w:t>
      </w:r>
      <w:r w:rsidRPr="003A1A6B">
        <w:rPr>
          <w:i/>
          <w:iCs/>
          <w:lang w:val="en-GB"/>
        </w:rPr>
        <w:t>et al.</w:t>
      </w:r>
      <w:r w:rsidRPr="003A1A6B">
        <w:rPr>
          <w:lang w:val="en-GB"/>
        </w:rPr>
        <w:t xml:space="preserve"> (2021) Transcription- and phosphorylation-dependent control of a functional interplay between XBP1s and PINK1 governs mitophagy and potentially impacts Parkinson disease pathophysiology. </w:t>
      </w:r>
      <w:r w:rsidRPr="003A1A6B">
        <w:rPr>
          <w:i/>
          <w:iCs/>
          <w:lang w:val="en-GB"/>
        </w:rPr>
        <w:t>Autophagy</w:t>
      </w:r>
      <w:r w:rsidRPr="003A1A6B">
        <w:rPr>
          <w:lang w:val="en-GB"/>
        </w:rPr>
        <w:t xml:space="preserve">, </w:t>
      </w:r>
      <w:r w:rsidRPr="003A1A6B">
        <w:rPr>
          <w:b/>
          <w:bCs/>
          <w:lang w:val="en-GB"/>
        </w:rPr>
        <w:t>17</w:t>
      </w:r>
      <w:r w:rsidRPr="003A1A6B">
        <w:rPr>
          <w:lang w:val="en-GB"/>
        </w:rPr>
        <w:t>, 4363–4385.</w:t>
      </w:r>
    </w:p>
    <w:p w14:paraId="57CBA234" w14:textId="77777777" w:rsidR="00E1546D" w:rsidRPr="003A1A6B" w:rsidRDefault="00E1546D">
      <w:pPr>
        <w:pStyle w:val="Bibliography"/>
        <w:ind w:left="284" w:hanging="284"/>
        <w:rPr>
          <w:lang w:val="en-GB"/>
        </w:rPr>
        <w:pPrChange w:id="442" w:author="Alexandre Miguel Kaizeler Guedes Da Silva Afonso" w:date="2026-08-01T00:10:00Z" w16du:dateUtc="2026-07-31T23:10:00Z">
          <w:pPr>
            <w:pStyle w:val="Bibliography"/>
          </w:pPr>
        </w:pPrChange>
      </w:pPr>
      <w:r w:rsidRPr="003A1A6B">
        <w:rPr>
          <w:lang w:val="en-GB"/>
        </w:rPr>
        <w:t xml:space="preserve">23. The ENCODE Project Consortium (2012) An integrated encyclopedia of DNA elements in the human genome. </w:t>
      </w:r>
      <w:r w:rsidRPr="003A1A6B">
        <w:rPr>
          <w:i/>
          <w:iCs/>
          <w:lang w:val="en-GB"/>
        </w:rPr>
        <w:t>Nature</w:t>
      </w:r>
      <w:r w:rsidRPr="003A1A6B">
        <w:rPr>
          <w:lang w:val="en-GB"/>
        </w:rPr>
        <w:t xml:space="preserve">, </w:t>
      </w:r>
      <w:r w:rsidRPr="003A1A6B">
        <w:rPr>
          <w:b/>
          <w:bCs/>
          <w:lang w:val="en-GB"/>
        </w:rPr>
        <w:t>489</w:t>
      </w:r>
      <w:r w:rsidRPr="003A1A6B">
        <w:rPr>
          <w:lang w:val="en-GB"/>
        </w:rPr>
        <w:t>, 57–74.</w:t>
      </w:r>
    </w:p>
    <w:p w14:paraId="3A1A76F0" w14:textId="77777777" w:rsidR="00E1546D" w:rsidRPr="003A1A6B" w:rsidRDefault="00E1546D">
      <w:pPr>
        <w:pStyle w:val="Bibliography"/>
        <w:ind w:left="284" w:hanging="284"/>
        <w:rPr>
          <w:lang w:val="en-GB"/>
        </w:rPr>
        <w:pPrChange w:id="443" w:author="Alexandre Miguel Kaizeler Guedes Da Silva Afonso" w:date="2026-08-01T00:10:00Z" w16du:dateUtc="2026-07-31T23:10:00Z">
          <w:pPr>
            <w:pStyle w:val="Bibliography"/>
          </w:pPr>
        </w:pPrChange>
      </w:pPr>
      <w:r w:rsidRPr="003A1A6B">
        <w:rPr>
          <w:lang w:val="en-GB"/>
        </w:rPr>
        <w:t xml:space="preserve">24. Luo,Y., Hitz,B.C., Gabdank,I., Hilton,J.A., Kagda,M.S., Lam,B., Myers,Z., Sud,P., Jou,J., Lin,K., </w:t>
      </w:r>
      <w:r w:rsidRPr="003A1A6B">
        <w:rPr>
          <w:i/>
          <w:iCs/>
          <w:lang w:val="en-GB"/>
        </w:rPr>
        <w:t>et al.</w:t>
      </w:r>
      <w:r w:rsidRPr="003A1A6B">
        <w:rPr>
          <w:lang w:val="en-GB"/>
        </w:rPr>
        <w:t xml:space="preserve"> (2020) New developments on the Encyclopedia of DNA Elements (ENCODE) data portal. </w:t>
      </w:r>
      <w:r w:rsidRPr="003A1A6B">
        <w:rPr>
          <w:i/>
          <w:iCs/>
          <w:lang w:val="en-GB"/>
        </w:rPr>
        <w:t>Nucleic Acids Res.</w:t>
      </w:r>
      <w:r w:rsidRPr="003A1A6B">
        <w:rPr>
          <w:lang w:val="en-GB"/>
        </w:rPr>
        <w:t xml:space="preserve">, </w:t>
      </w:r>
      <w:r w:rsidRPr="003A1A6B">
        <w:rPr>
          <w:b/>
          <w:bCs/>
          <w:lang w:val="en-GB"/>
        </w:rPr>
        <w:t>48</w:t>
      </w:r>
      <w:r w:rsidRPr="003A1A6B">
        <w:rPr>
          <w:lang w:val="en-GB"/>
        </w:rPr>
        <w:t>, D882–D889.</w:t>
      </w:r>
    </w:p>
    <w:p w14:paraId="2451AB0F" w14:textId="77777777" w:rsidR="00E1546D" w:rsidRPr="003A1A6B" w:rsidRDefault="00E1546D">
      <w:pPr>
        <w:pStyle w:val="Bibliography"/>
        <w:ind w:left="284" w:hanging="284"/>
        <w:rPr>
          <w:lang w:val="en-GB"/>
        </w:rPr>
        <w:pPrChange w:id="444" w:author="Alexandre Miguel Kaizeler Guedes Da Silva Afonso" w:date="2026-08-01T00:10:00Z" w16du:dateUtc="2026-07-31T23:10:00Z">
          <w:pPr>
            <w:pStyle w:val="Bibliography"/>
          </w:pPr>
        </w:pPrChange>
      </w:pPr>
      <w:r w:rsidRPr="003A1A6B">
        <w:rPr>
          <w:lang w:val="en-GB"/>
        </w:rPr>
        <w:t xml:space="preserve">25. Van Nostrand,E.L., Freese,P., Pratt,G.A., Wang,X., Wei,X., Xiao,R., Blue,S.M., Chen,J.-Y., Cody,N.A.L., Dominguez,D., </w:t>
      </w:r>
      <w:r w:rsidRPr="003A1A6B">
        <w:rPr>
          <w:i/>
          <w:iCs/>
          <w:lang w:val="en-GB"/>
        </w:rPr>
        <w:t>et al.</w:t>
      </w:r>
      <w:r w:rsidRPr="003A1A6B">
        <w:rPr>
          <w:lang w:val="en-GB"/>
        </w:rPr>
        <w:t xml:space="preserve"> (2020) A large-scale binding and functional map of human RNA-binding proteins. </w:t>
      </w:r>
      <w:r w:rsidRPr="003A1A6B">
        <w:rPr>
          <w:i/>
          <w:iCs/>
          <w:lang w:val="en-GB"/>
        </w:rPr>
        <w:t>Nature</w:t>
      </w:r>
      <w:r w:rsidRPr="003A1A6B">
        <w:rPr>
          <w:lang w:val="en-GB"/>
        </w:rPr>
        <w:t xml:space="preserve">, </w:t>
      </w:r>
      <w:r w:rsidRPr="003A1A6B">
        <w:rPr>
          <w:b/>
          <w:bCs/>
          <w:lang w:val="en-GB"/>
        </w:rPr>
        <w:t>583</w:t>
      </w:r>
      <w:r w:rsidRPr="003A1A6B">
        <w:rPr>
          <w:lang w:val="en-GB"/>
        </w:rPr>
        <w:t>, 711–719.</w:t>
      </w:r>
    </w:p>
    <w:p w14:paraId="6C1C1811" w14:textId="77777777" w:rsidR="00E1546D" w:rsidRPr="003A1A6B" w:rsidRDefault="00E1546D">
      <w:pPr>
        <w:pStyle w:val="Bibliography"/>
        <w:ind w:left="284" w:hanging="284"/>
        <w:rPr>
          <w:lang w:val="en-GB"/>
        </w:rPr>
        <w:pPrChange w:id="445" w:author="Alexandre Miguel Kaizeler Guedes Da Silva Afonso" w:date="2026-08-01T00:10:00Z" w16du:dateUtc="2026-07-31T23:10:00Z">
          <w:pPr>
            <w:pStyle w:val="Bibliography"/>
          </w:pPr>
        </w:pPrChange>
      </w:pPr>
      <w:r w:rsidRPr="003A1A6B">
        <w:rPr>
          <w:lang w:val="en-GB"/>
        </w:rPr>
        <w:lastRenderedPageBreak/>
        <w:t xml:space="preserve">26. Paget,M., Cadena,C., Ahmad,S., Wang,H.-T., Jordan,T.X., Kim,E., Koo,B., Lyons,S.M., Ivanov,P., tenOever,B., </w:t>
      </w:r>
      <w:r w:rsidRPr="003A1A6B">
        <w:rPr>
          <w:i/>
          <w:iCs/>
          <w:lang w:val="en-GB"/>
        </w:rPr>
        <w:t>et al.</w:t>
      </w:r>
      <w:r w:rsidRPr="003A1A6B">
        <w:rPr>
          <w:lang w:val="en-GB"/>
        </w:rPr>
        <w:t xml:space="preserve"> (2023) Stress granules are shock absorbers that prevent excessive innate immune responses to dsRNA. </w:t>
      </w:r>
      <w:r w:rsidRPr="003A1A6B">
        <w:rPr>
          <w:i/>
          <w:iCs/>
          <w:lang w:val="en-GB"/>
        </w:rPr>
        <w:t>Mol. Cell</w:t>
      </w:r>
      <w:r w:rsidRPr="003A1A6B">
        <w:rPr>
          <w:lang w:val="en-GB"/>
        </w:rPr>
        <w:t xml:space="preserve">, </w:t>
      </w:r>
      <w:r w:rsidRPr="003A1A6B">
        <w:rPr>
          <w:b/>
          <w:bCs/>
          <w:lang w:val="en-GB"/>
        </w:rPr>
        <w:t>83</w:t>
      </w:r>
      <w:r w:rsidRPr="003A1A6B">
        <w:rPr>
          <w:lang w:val="en-GB"/>
        </w:rPr>
        <w:t>, 1180-1196.e8.</w:t>
      </w:r>
    </w:p>
    <w:p w14:paraId="0CD4382B" w14:textId="77777777" w:rsidR="00E1546D" w:rsidRPr="003A1A6B" w:rsidRDefault="00E1546D">
      <w:pPr>
        <w:pStyle w:val="Bibliography"/>
        <w:ind w:left="284" w:hanging="284"/>
        <w:rPr>
          <w:lang w:val="en-GB"/>
        </w:rPr>
        <w:pPrChange w:id="446" w:author="Alexandre Miguel Kaizeler Guedes Da Silva Afonso" w:date="2026-08-01T00:10:00Z" w16du:dateUtc="2026-07-31T23:10:00Z">
          <w:pPr>
            <w:pStyle w:val="Bibliography"/>
          </w:pPr>
        </w:pPrChange>
      </w:pPr>
      <w:r w:rsidRPr="003A1A6B">
        <w:rPr>
          <w:lang w:val="en-GB"/>
        </w:rPr>
        <w:t>27. TCGA Research Network The Cancer Genome Atlas.</w:t>
      </w:r>
    </w:p>
    <w:p w14:paraId="447B83FE" w14:textId="77777777" w:rsidR="00E1546D" w:rsidRPr="003A1A6B" w:rsidRDefault="00E1546D">
      <w:pPr>
        <w:pStyle w:val="Bibliography"/>
        <w:ind w:left="284" w:hanging="284"/>
        <w:rPr>
          <w:lang w:val="en-GB"/>
        </w:rPr>
        <w:pPrChange w:id="447" w:author="Alexandre Miguel Kaizeler Guedes Da Silva Afonso" w:date="2026-08-01T00:10:00Z" w16du:dateUtc="2026-07-31T23:10:00Z">
          <w:pPr>
            <w:pStyle w:val="Bibliography"/>
          </w:pPr>
        </w:pPrChange>
      </w:pPr>
      <w:r w:rsidRPr="003A1A6B">
        <w:rPr>
          <w:lang w:val="en-GB"/>
        </w:rPr>
        <w:t xml:space="preserve">28. Yang,W., Soares,J., Greninger,P., Edelman,E.J., Lightfoot,H., Forbes,S., Bindal,N., Beare,D., Smith,J.A., Thompson,I.R., </w:t>
      </w:r>
      <w:r w:rsidRPr="003A1A6B">
        <w:rPr>
          <w:i/>
          <w:iCs/>
          <w:lang w:val="en-GB"/>
        </w:rPr>
        <w:t>et al.</w:t>
      </w:r>
      <w:r w:rsidRPr="003A1A6B">
        <w:rPr>
          <w:lang w:val="en-GB"/>
        </w:rPr>
        <w:t xml:space="preserve"> (2012) Genomics of Drug Sensitivity in Cancer (GDSC): a resource for therapeutic biomarker discovery in cancer cells. </w:t>
      </w:r>
      <w:r w:rsidRPr="003A1A6B">
        <w:rPr>
          <w:i/>
          <w:iCs/>
          <w:lang w:val="en-GB"/>
        </w:rPr>
        <w:t>Nucleic Acids Res.</w:t>
      </w:r>
      <w:r w:rsidRPr="003A1A6B">
        <w:rPr>
          <w:lang w:val="en-GB"/>
        </w:rPr>
        <w:t xml:space="preserve">, </w:t>
      </w:r>
      <w:r w:rsidRPr="003A1A6B">
        <w:rPr>
          <w:b/>
          <w:bCs/>
          <w:lang w:val="en-GB"/>
        </w:rPr>
        <w:t>41</w:t>
      </w:r>
      <w:r w:rsidRPr="003A1A6B">
        <w:rPr>
          <w:lang w:val="en-GB"/>
        </w:rPr>
        <w:t>, D955–D961.</w:t>
      </w:r>
    </w:p>
    <w:p w14:paraId="51836DDB" w14:textId="77777777" w:rsidR="00E1546D" w:rsidRPr="003A1A6B" w:rsidRDefault="00E1546D">
      <w:pPr>
        <w:pStyle w:val="Bibliography"/>
        <w:ind w:left="284" w:hanging="284"/>
        <w:rPr>
          <w:lang w:val="en-GB"/>
        </w:rPr>
        <w:pPrChange w:id="448" w:author="Alexandre Miguel Kaizeler Guedes Da Silva Afonso" w:date="2026-08-01T00:10:00Z" w16du:dateUtc="2026-07-31T23:10:00Z">
          <w:pPr>
            <w:pStyle w:val="Bibliography"/>
          </w:pPr>
        </w:pPrChange>
      </w:pPr>
      <w:r w:rsidRPr="003A1A6B">
        <w:rPr>
          <w:lang w:val="en-GB"/>
        </w:rPr>
        <w:t xml:space="preserve">29. Subramanian,A., Narayan,R., Corsello,S.M., Peck,D.D., Natoli,T.E., Lu,X., Gould,J., Davis,J.F., Tubelli,A.A., Asiedu,J.K., </w:t>
      </w:r>
      <w:r w:rsidRPr="003A1A6B">
        <w:rPr>
          <w:i/>
          <w:iCs/>
          <w:lang w:val="en-GB"/>
        </w:rPr>
        <w:t>et al.</w:t>
      </w:r>
      <w:r w:rsidRPr="003A1A6B">
        <w:rPr>
          <w:lang w:val="en-GB"/>
        </w:rPr>
        <w:t xml:space="preserve"> (2017) A Next Generation Connectivity Map: L1000 Platform and the First 1,000,000 Profiles. </w:t>
      </w:r>
      <w:r w:rsidRPr="003A1A6B">
        <w:rPr>
          <w:i/>
          <w:iCs/>
          <w:lang w:val="en-GB"/>
        </w:rPr>
        <w:t>Cell</w:t>
      </w:r>
      <w:r w:rsidRPr="003A1A6B">
        <w:rPr>
          <w:lang w:val="en-GB"/>
        </w:rPr>
        <w:t xml:space="preserve">, </w:t>
      </w:r>
      <w:r w:rsidRPr="003A1A6B">
        <w:rPr>
          <w:b/>
          <w:bCs/>
          <w:lang w:val="en-GB"/>
        </w:rPr>
        <w:t>171</w:t>
      </w:r>
      <w:r w:rsidRPr="003A1A6B">
        <w:rPr>
          <w:lang w:val="en-GB"/>
        </w:rPr>
        <w:t>, 1437-1452.e17.</w:t>
      </w:r>
    </w:p>
    <w:p w14:paraId="3A1A4872" w14:textId="77777777" w:rsidR="00E1546D" w:rsidRPr="003A1A6B" w:rsidRDefault="00E1546D">
      <w:pPr>
        <w:pStyle w:val="Bibliography"/>
        <w:ind w:left="284" w:hanging="284"/>
        <w:rPr>
          <w:lang w:val="en-GB"/>
        </w:rPr>
        <w:pPrChange w:id="449" w:author="Alexandre Miguel Kaizeler Guedes Da Silva Afonso" w:date="2026-08-01T00:10:00Z" w16du:dateUtc="2026-07-31T23:10:00Z">
          <w:pPr>
            <w:pStyle w:val="Bibliography"/>
          </w:pPr>
        </w:pPrChange>
      </w:pPr>
      <w:r w:rsidRPr="003A1A6B">
        <w:rPr>
          <w:lang w:val="en-GB"/>
        </w:rPr>
        <w:t xml:space="preserve">30. Heath,A.P., Ferretti,V., Agrawal,S., An,M., Angelakos,J.C., Arya,R., Bajari,R., Baqar,B., Barnowski,J.H.B., Burt,J., </w:t>
      </w:r>
      <w:r w:rsidRPr="003A1A6B">
        <w:rPr>
          <w:i/>
          <w:iCs/>
          <w:lang w:val="en-GB"/>
        </w:rPr>
        <w:t>et al.</w:t>
      </w:r>
      <w:r w:rsidRPr="003A1A6B">
        <w:rPr>
          <w:lang w:val="en-GB"/>
        </w:rPr>
        <w:t xml:space="preserve"> (2021) The NCI Genomic Data Commons. </w:t>
      </w:r>
      <w:r w:rsidRPr="003A1A6B">
        <w:rPr>
          <w:i/>
          <w:iCs/>
          <w:lang w:val="en-GB"/>
        </w:rPr>
        <w:t>Nat. Genet.</w:t>
      </w:r>
      <w:r w:rsidRPr="003A1A6B">
        <w:rPr>
          <w:lang w:val="en-GB"/>
        </w:rPr>
        <w:t xml:space="preserve">, </w:t>
      </w:r>
      <w:r w:rsidRPr="003A1A6B">
        <w:rPr>
          <w:b/>
          <w:bCs/>
          <w:lang w:val="en-GB"/>
        </w:rPr>
        <w:t>53</w:t>
      </w:r>
      <w:r w:rsidRPr="003A1A6B">
        <w:rPr>
          <w:lang w:val="en-GB"/>
        </w:rPr>
        <w:t>, 257–262.</w:t>
      </w:r>
    </w:p>
    <w:p w14:paraId="67E1F972" w14:textId="584B2C8A" w:rsidR="00485BB1" w:rsidRPr="003A1A6B" w:rsidRDefault="009D29FA">
      <w:pPr>
        <w:ind w:left="284" w:hanging="284"/>
        <w:jc w:val="both"/>
        <w:rPr>
          <w:rFonts w:ascii="Arial" w:hAnsi="Arial" w:cs="Arial"/>
          <w:sz w:val="20"/>
          <w:szCs w:val="20"/>
          <w:lang w:val="en-GB"/>
        </w:rPr>
        <w:pPrChange w:id="450" w:author="Alexandre Miguel Kaizeler Guedes Da Silva Afonso" w:date="2026-08-01T00:10:00Z" w16du:dateUtc="2026-07-31T23:10:00Z">
          <w:pPr>
            <w:jc w:val="both"/>
          </w:pPr>
        </w:pPrChange>
      </w:pPr>
      <w:r w:rsidRPr="007227EC">
        <w:rPr>
          <w:rFonts w:ascii="Arial" w:hAnsi="Arial" w:cs="Arial"/>
          <w:sz w:val="20"/>
          <w:szCs w:val="20"/>
          <w:lang w:val="en-GB"/>
        </w:rPr>
        <w:fldChar w:fldCharType="end"/>
      </w:r>
    </w:p>
    <w:sectPr w:rsidR="00485BB1" w:rsidRPr="003A1A6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Nuno Morais" w:date="2026-08-07T18:21:00Z" w:initials="NM">
    <w:p w14:paraId="5FBBCACD" w14:textId="77777777" w:rsidR="006844F6" w:rsidRDefault="006844F6" w:rsidP="006844F6">
      <w:r>
        <w:rPr>
          <w:rStyle w:val="CommentReference"/>
        </w:rPr>
        <w:annotationRef/>
      </w:r>
      <w:r>
        <w:rPr>
          <w:sz w:val="20"/>
          <w:szCs w:val="20"/>
        </w:rPr>
        <w:t xml:space="preserve">In the main document you state that "The following datasets were used throughout this work:" but here you state that you exclude a few. I think you need a couple of sentences both in the main paper and kicking off this section to clarify to the reader why in the main document you say you used all these datasets and here you say you excluded some. </w:t>
      </w:r>
    </w:p>
  </w:comment>
  <w:comment w:id="39" w:author="Nuno Morais" w:date="2026-08-07T18:08:00Z" w:initials="NM">
    <w:p w14:paraId="142F46CA" w14:textId="77777777" w:rsidR="00C555E3" w:rsidRDefault="00C555E3" w:rsidP="00C555E3">
      <w:r>
        <w:rPr>
          <w:rStyle w:val="CommentReference"/>
        </w:rPr>
        <w:annotationRef/>
      </w:r>
      <w:r>
        <w:rPr>
          <w:sz w:val="20"/>
          <w:szCs w:val="20"/>
        </w:rPr>
        <w:t>"Hits" for what?</w:t>
      </w:r>
    </w:p>
  </w:comment>
  <w:comment w:id="89" w:author="Nuno Morais" w:date="2026-08-07T18:40:00Z" w:initials="NM">
    <w:p w14:paraId="125E9ADC" w14:textId="77777777" w:rsidR="0007068C" w:rsidRDefault="0007068C" w:rsidP="0007068C">
      <w:r>
        <w:rPr>
          <w:rStyle w:val="CommentReference"/>
        </w:rPr>
        <w:annotationRef/>
      </w:r>
      <w:r>
        <w:rPr>
          <w:sz w:val="20"/>
          <w:szCs w:val="20"/>
        </w:rPr>
        <w:t>This is not a forest plot. What is the Y-axis? Why not just a barplot?</w:t>
      </w:r>
    </w:p>
  </w:comment>
  <w:comment w:id="95" w:author="Nuno Morais" w:date="2026-08-07T18:39:00Z" w:initials="NM">
    <w:p w14:paraId="0BF657B5" w14:textId="77777777" w:rsidR="0007068C" w:rsidRDefault="0007068C" w:rsidP="0007068C">
      <w:r>
        <w:rPr>
          <w:rStyle w:val="CommentReference"/>
        </w:rPr>
        <w:annotationRef/>
      </w:r>
      <w:r>
        <w:rPr>
          <w:sz w:val="20"/>
          <w:szCs w:val="20"/>
        </w:rPr>
        <w:t>Of what?</w:t>
      </w:r>
    </w:p>
  </w:comment>
  <w:comment w:id="106" w:author="Nuno Morais" w:date="2026-08-07T18:52:00Z" w:initials="NM">
    <w:p w14:paraId="26D63566" w14:textId="77777777" w:rsidR="00834560" w:rsidRDefault="00834560" w:rsidP="00834560">
      <w:r>
        <w:rPr>
          <w:rStyle w:val="CommentReference"/>
        </w:rPr>
        <w:annotationRef/>
      </w:r>
      <w:r>
        <w:rPr>
          <w:sz w:val="20"/>
          <w:szCs w:val="20"/>
        </w:rPr>
        <w:t>You have to discriminate the Y-axis label per column. The reader should not have to guess that Columns 2 and 3 have the same, as do Columns 4 and 5.</w:t>
      </w:r>
    </w:p>
  </w:comment>
  <w:comment w:id="107" w:author="Nuno Morais" w:date="2026-08-07T18:54:00Z" w:initials="NM">
    <w:p w14:paraId="373FA382" w14:textId="77777777" w:rsidR="00834560" w:rsidRDefault="00834560" w:rsidP="00834560">
      <w:r>
        <w:rPr>
          <w:rStyle w:val="CommentReference"/>
        </w:rPr>
        <w:annotationRef/>
      </w:r>
      <w:r>
        <w:rPr>
          <w:sz w:val="20"/>
          <w:szCs w:val="20"/>
        </w:rPr>
        <w:t>Between what and what? Please replicate the notation of the captions of other volcano plots.</w:t>
      </w:r>
    </w:p>
  </w:comment>
  <w:comment w:id="108" w:author="Alexandre Miguel Kaizeler Guedes Da Silva Afonso" w:date="2026-08-10T13:28:00Z" w:initials="AMKGDSA">
    <w:p w14:paraId="441C6DD9" w14:textId="77777777" w:rsidR="00EC0FEE" w:rsidRDefault="00EC0FEE" w:rsidP="00EC0FEE">
      <w:r>
        <w:rPr>
          <w:rStyle w:val="CommentReference"/>
        </w:rPr>
        <w:annotationRef/>
      </w:r>
      <w:r>
        <w:rPr>
          <w:sz w:val="20"/>
          <w:szCs w:val="20"/>
        </w:rPr>
        <w:t>Followed what I had done in figure 7</w:t>
      </w:r>
    </w:p>
  </w:comment>
  <w:comment w:id="112" w:author="Nuno Morais" w:date="2026-08-07T18:54:00Z" w:initials="NM">
    <w:p w14:paraId="50BE73B8" w14:textId="77777777" w:rsidR="00834560" w:rsidRDefault="00834560" w:rsidP="00834560">
      <w:r>
        <w:rPr>
          <w:rStyle w:val="CommentReference"/>
        </w:rPr>
        <w:annotationRef/>
      </w:r>
      <w:r>
        <w:rPr>
          <w:sz w:val="20"/>
          <w:szCs w:val="20"/>
        </w:rPr>
        <w:t>This hyphenation is not consistent with what you have in other plots.</w:t>
      </w:r>
    </w:p>
  </w:comment>
  <w:comment w:id="115" w:author="Nuno Morais" w:date="2026-08-07T18:55:00Z" w:initials="NM">
    <w:p w14:paraId="637487B1" w14:textId="77777777" w:rsidR="00834560" w:rsidRDefault="00834560" w:rsidP="00834560">
      <w:r>
        <w:rPr>
          <w:rStyle w:val="CommentReference"/>
        </w:rPr>
        <w:annotationRef/>
      </w:r>
      <w:r>
        <w:rPr>
          <w:sz w:val="20"/>
          <w:szCs w:val="20"/>
        </w:rPr>
        <w:t>Again, use the same notation as in other plots. This hyphenation is weird.</w:t>
      </w:r>
    </w:p>
  </w:comment>
  <w:comment w:id="116" w:author="Nuno Morais" w:date="2026-08-07T19:01:00Z" w:initials="NM">
    <w:p w14:paraId="6CEB3594" w14:textId="77777777" w:rsidR="00834560" w:rsidRDefault="00834560" w:rsidP="00834560">
      <w:r>
        <w:rPr>
          <w:rStyle w:val="CommentReference"/>
        </w:rPr>
        <w:annotationRef/>
      </w:r>
      <w:r>
        <w:rPr>
          <w:sz w:val="20"/>
          <w:szCs w:val="20"/>
        </w:rPr>
        <w:t>In this caption, please make sure you use the same notation and phrasing that you have used for similar plots in other Figures. The way it is, it looks like you extracted this from a different paper.</w:t>
      </w:r>
    </w:p>
  </w:comment>
  <w:comment w:id="125" w:author="Nuno Morais" w:date="2026-08-07T18:58:00Z" w:initials="NM">
    <w:p w14:paraId="3FA42ED6" w14:textId="77777777" w:rsidR="00834560" w:rsidRDefault="00834560" w:rsidP="00834560">
      <w:r>
        <w:rPr>
          <w:rStyle w:val="CommentReference"/>
        </w:rPr>
        <w:annotationRef/>
      </w:r>
      <w:r>
        <w:rPr>
          <w:sz w:val="20"/>
          <w:szCs w:val="20"/>
        </w:rPr>
        <w:t>No, the moment the X-axis is not the average expression, it is not an MA plot anymore. It is just a scatter plot.</w:t>
      </w:r>
    </w:p>
  </w:comment>
  <w:comment w:id="129" w:author="Nuno Morais" w:date="2026-08-07T18:57:00Z" w:initials="NM">
    <w:p w14:paraId="184F43E6" w14:textId="77777777" w:rsidR="00834560" w:rsidRDefault="00834560" w:rsidP="00834560">
      <w:r>
        <w:rPr>
          <w:rStyle w:val="CommentReference"/>
        </w:rPr>
        <w:annotationRef/>
      </w:r>
      <w:r>
        <w:rPr>
          <w:sz w:val="20"/>
          <w:szCs w:val="20"/>
        </w:rPr>
        <w:t>Again, weird hyphenation.</w:t>
      </w:r>
    </w:p>
  </w:comment>
  <w:comment w:id="130" w:author="Nuno Morais" w:date="2026-08-07T19:05:00Z" w:initials="NM">
    <w:p w14:paraId="017B00B3" w14:textId="77777777" w:rsidR="00035C24" w:rsidRDefault="00035C24" w:rsidP="00035C24">
      <w:r>
        <w:rPr>
          <w:rStyle w:val="CommentReference"/>
        </w:rPr>
        <w:annotationRef/>
      </w:r>
      <w:r>
        <w:rPr>
          <w:sz w:val="20"/>
          <w:szCs w:val="20"/>
        </w:rPr>
        <w:t>Replace, in the X-axis of the plots, 2,3,4,5 by 100,1000,10000,100000. The label should be "Length (nt)".</w:t>
      </w:r>
    </w:p>
  </w:comment>
  <w:comment w:id="132" w:author="Nuno Morais" w:date="2026-08-08T00:09:00Z" w:initials="NM">
    <w:p w14:paraId="04164298" w14:textId="77777777" w:rsidR="00DF7174" w:rsidRDefault="00DF7174" w:rsidP="00DF7174">
      <w:r>
        <w:rPr>
          <w:rStyle w:val="CommentReference"/>
        </w:rPr>
        <w:annotationRef/>
      </w:r>
      <w:r>
        <w:rPr>
          <w:sz w:val="20"/>
          <w:szCs w:val="20"/>
        </w:rPr>
        <w:t>Between what and what?</w:t>
      </w:r>
    </w:p>
  </w:comment>
  <w:comment w:id="170" w:author="Nuno Morais" w:date="2026-08-08T00:24:00Z" w:initials="NM">
    <w:p w14:paraId="5E3D7309" w14:textId="77777777" w:rsidR="000D79D6" w:rsidRDefault="000D79D6" w:rsidP="000D79D6">
      <w:r>
        <w:rPr>
          <w:rStyle w:val="CommentReference"/>
        </w:rPr>
        <w:annotationRef/>
      </w:r>
      <w:r>
        <w:rPr>
          <w:sz w:val="20"/>
          <w:szCs w:val="20"/>
        </w:rPr>
        <w:t>Increase font size in plot axes.</w:t>
      </w:r>
    </w:p>
  </w:comment>
  <w:comment w:id="178" w:author="Nuno Morais" w:date="2026-08-08T00:21:00Z" w:initials="NM">
    <w:p w14:paraId="1A74AAC0" w14:textId="77777777" w:rsidR="00760AAA" w:rsidRDefault="00760AAA" w:rsidP="00760AAA">
      <w:r>
        <w:rPr>
          <w:rStyle w:val="CommentReference"/>
        </w:rPr>
        <w:annotationRef/>
      </w:r>
      <w:r>
        <w:rPr>
          <w:sz w:val="20"/>
          <w:szCs w:val="20"/>
        </w:rPr>
        <w:t>In some plots you have "SG" only.</w:t>
      </w:r>
    </w:p>
  </w:comment>
  <w:comment w:id="186" w:author="Alexandre Miguel Kaizeler Guedes Da Silva Afonso" w:date="2026-07-30T18:18:00Z" w:initials="AK">
    <w:p w14:paraId="2B210263" w14:textId="77777777" w:rsidR="00540454" w:rsidRDefault="00540454" w:rsidP="00540454">
      <w:pPr>
        <w:pStyle w:val="CommentText"/>
      </w:pPr>
      <w:r>
        <w:rPr>
          <w:rStyle w:val="CommentReference"/>
        </w:rPr>
        <w:annotationRef/>
      </w:r>
      <w:r>
        <w:t>Aqui, só tenho dois tipos de amostra. No entanto, como tenho outros estudos com mais do que 2 tipos, preferi fazer tudo com ANOVA, para ser consistente.</w:t>
      </w:r>
    </w:p>
  </w:comment>
  <w:comment w:id="190" w:author="Nuno Morais" w:date="2026-08-08T00:25:00Z" w:initials="NM">
    <w:p w14:paraId="2DA5FBD0" w14:textId="77777777" w:rsidR="000D79D6" w:rsidRDefault="000D79D6" w:rsidP="000D79D6">
      <w:r>
        <w:rPr>
          <w:rStyle w:val="CommentReference"/>
        </w:rPr>
        <w:annotationRef/>
      </w:r>
      <w:r>
        <w:rPr>
          <w:sz w:val="20"/>
          <w:szCs w:val="20"/>
        </w:rPr>
        <w:t>Make them bigger and/or with a different colour from the black dotes, otherwise they are hardly distinguishable from them.</w:t>
      </w:r>
    </w:p>
  </w:comment>
  <w:comment w:id="284" w:author="Nuno Morais" w:date="2026-08-08T00:46:00Z" w:initials="NM">
    <w:p w14:paraId="54ED714B" w14:textId="77777777" w:rsidR="00330AD9" w:rsidRDefault="00330AD9" w:rsidP="00330AD9">
      <w:r>
        <w:rPr>
          <w:rStyle w:val="CommentReference"/>
        </w:rPr>
        <w:annotationRef/>
      </w:r>
      <w:r>
        <w:rPr>
          <w:sz w:val="20"/>
          <w:szCs w:val="20"/>
        </w:rPr>
        <w:t>Plots in panels A-D should be square. Their axes labels should be "SRR******** gene expression (log</w:t>
      </w:r>
      <w:r>
        <w:rPr>
          <w:sz w:val="20"/>
          <w:szCs w:val="20"/>
          <w:vertAlign w:val="subscript"/>
        </w:rPr>
        <w:t>2</w:t>
      </w:r>
      <w:r>
        <w:rPr>
          <w:sz w:val="20"/>
          <w:szCs w:val="20"/>
        </w:rPr>
        <w:t>CPM)".</w:t>
      </w:r>
    </w:p>
  </w:comment>
  <w:comment w:id="290" w:author="Nuno Morais" w:date="2026-08-08T00:40:00Z" w:initials="NM">
    <w:p w14:paraId="6726654A" w14:textId="77777777" w:rsidR="0026353B" w:rsidRDefault="0026353B" w:rsidP="0026353B">
      <w:r>
        <w:rPr>
          <w:rStyle w:val="CommentReference"/>
        </w:rPr>
        <w:annotationRef/>
      </w:r>
      <w:r>
        <w:rPr>
          <w:sz w:val="20"/>
          <w:szCs w:val="20"/>
        </w:rPr>
        <w:t>Add intelligible titles, without underscores.</w:t>
      </w:r>
    </w:p>
  </w:comment>
  <w:comment w:id="302" w:author="Nuno Morais" w:date="2026-08-08T00:55:00Z" w:initials="NM">
    <w:p w14:paraId="63B6DE78" w14:textId="77777777" w:rsidR="00330AD9" w:rsidRDefault="00330AD9" w:rsidP="00330AD9">
      <w:r>
        <w:rPr>
          <w:rStyle w:val="CommentReference"/>
        </w:rPr>
        <w:annotationRef/>
      </w:r>
      <w:r>
        <w:rPr>
          <w:sz w:val="20"/>
          <w:szCs w:val="20"/>
        </w:rPr>
        <w:t>It doesn't make sense that you repeat this four times. It should be explicit that this is valid for panels A-D.</w:t>
      </w:r>
    </w:p>
  </w:comment>
  <w:comment w:id="387" w:author="Nuno Morais" w:date="2026-08-08T01:04:00Z" w:initials="NM">
    <w:p w14:paraId="7039490D" w14:textId="77777777" w:rsidR="00D279A3" w:rsidRDefault="00D279A3" w:rsidP="00D279A3">
      <w:r>
        <w:rPr>
          <w:rStyle w:val="CommentReference"/>
        </w:rPr>
        <w:annotationRef/>
      </w:r>
      <w:r>
        <w:rPr>
          <w:sz w:val="20"/>
          <w:szCs w:val="20"/>
        </w:rPr>
        <w:t>The title repeats the X-axis labels.</w:t>
      </w:r>
    </w:p>
  </w:comment>
  <w:comment w:id="389" w:author="Nuno Morais" w:date="2026-08-08T01:06:00Z" w:initials="NM">
    <w:p w14:paraId="2C3B5982" w14:textId="77777777" w:rsidR="00D279A3" w:rsidRDefault="00D279A3" w:rsidP="00D279A3">
      <w:r>
        <w:rPr>
          <w:rStyle w:val="CommentReference"/>
        </w:rPr>
        <w:annotationRef/>
      </w:r>
      <w:r>
        <w:rPr>
          <w:sz w:val="20"/>
          <w:szCs w:val="20"/>
        </w:rPr>
        <w:t>Correct in Y-axis label or use rho.</w:t>
      </w:r>
    </w:p>
  </w:comment>
  <w:comment w:id="405" w:author="Nuno Morais" w:date="2026-08-08T01:11:00Z" w:initials="NM">
    <w:p w14:paraId="613C47F5" w14:textId="77777777" w:rsidR="00E40148" w:rsidRDefault="00E40148" w:rsidP="00E40148">
      <w:r>
        <w:rPr>
          <w:rStyle w:val="CommentReference"/>
        </w:rPr>
        <w:annotationRef/>
      </w:r>
      <w:r>
        <w:rPr>
          <w:sz w:val="20"/>
          <w:szCs w:val="20"/>
        </w:rPr>
        <w:t xml:space="preserve">It should be explicit in the Y-axis label that the variable is the t-statistic. Use the same notation of other similar plots in the manuscript.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FBBCACD" w15:done="0"/>
  <w15:commentEx w15:paraId="142F46CA" w15:done="0"/>
  <w15:commentEx w15:paraId="125E9ADC" w15:done="0"/>
  <w15:commentEx w15:paraId="0BF657B5" w15:done="0"/>
  <w15:commentEx w15:paraId="26D63566" w15:done="0"/>
  <w15:commentEx w15:paraId="373FA382" w15:done="0"/>
  <w15:commentEx w15:paraId="441C6DD9" w15:paraIdParent="373FA382" w15:done="0"/>
  <w15:commentEx w15:paraId="50BE73B8" w15:done="0"/>
  <w15:commentEx w15:paraId="637487B1" w15:done="0"/>
  <w15:commentEx w15:paraId="6CEB3594" w15:paraIdParent="637487B1" w15:done="0"/>
  <w15:commentEx w15:paraId="3FA42ED6" w15:done="0"/>
  <w15:commentEx w15:paraId="184F43E6" w15:done="0"/>
  <w15:commentEx w15:paraId="017B00B3" w15:done="0"/>
  <w15:commentEx w15:paraId="04164298" w15:done="0"/>
  <w15:commentEx w15:paraId="5E3D7309" w15:done="0"/>
  <w15:commentEx w15:paraId="1A74AAC0" w15:done="0"/>
  <w15:commentEx w15:paraId="2B210263" w15:done="0"/>
  <w15:commentEx w15:paraId="2DA5FBD0" w15:done="0"/>
  <w15:commentEx w15:paraId="54ED714B" w15:done="0"/>
  <w15:commentEx w15:paraId="6726654A" w15:done="0"/>
  <w15:commentEx w15:paraId="63B6DE78" w15:done="0"/>
  <w15:commentEx w15:paraId="7039490D" w15:done="0"/>
  <w15:commentEx w15:paraId="2C3B5982" w15:done="0"/>
  <w15:commentEx w15:paraId="613C47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767871" w16cex:dateUtc="2026-08-07T17:21:00Z"/>
  <w16cex:commentExtensible w16cex:durableId="274EE9DB" w16cex:dateUtc="2026-08-07T17:08:00Z"/>
  <w16cex:commentExtensible w16cex:durableId="0924757F" w16cex:dateUtc="2026-08-07T17:40:00Z">
    <w16cex:extLst>
      <w16:ext w16:uri="{CE6994B0-6A32-4C9F-8C6B-6E91EDA988CE}">
        <cr:reactions xmlns:cr="http://schemas.microsoft.com/office/comments/2020/reactions">
          <cr:reaction reactionType="1">
            <cr:reactionInfo dateUtc="2026-08-10T12:02:21Z">
              <cr:user userId="S::alexandreafonso@office365.ulisboa.pt::20e60cf6-2f5e-4fff-b2d2-bb70516b2344" userProvider="AD" userName="Alexandre Miguel Kaizeler Guedes Da Silva Afonso"/>
            </cr:reactionInfo>
          </cr:reaction>
        </cr:reactions>
      </w16:ext>
    </w16cex:extLst>
  </w16cex:commentExtensible>
  <w16cex:commentExtensible w16cex:durableId="036C6AA6" w16cex:dateUtc="2026-08-07T17:39:00Z">
    <w16cex:extLst>
      <w16:ext w16:uri="{CE6994B0-6A32-4C9F-8C6B-6E91EDA988CE}">
        <cr:reactions xmlns:cr="http://schemas.microsoft.com/office/comments/2020/reactions">
          <cr:reaction reactionType="1">
            <cr:reactionInfo dateUtc="2026-08-10T12:02:25Z">
              <cr:user userId="S::alexandreafonso@office365.ulisboa.pt::20e60cf6-2f5e-4fff-b2d2-bb70516b2344" userProvider="AD" userName="Alexandre Miguel Kaizeler Guedes Da Silva Afonso"/>
            </cr:reactionInfo>
          </cr:reaction>
        </cr:reactions>
      </w16:ext>
    </w16cex:extLst>
  </w16cex:commentExtensible>
  <w16cex:commentExtensible w16cex:durableId="21FAD13D" w16cex:dateUtc="2026-08-07T17:52:00Z">
    <w16cex:extLst>
      <w16:ext w16:uri="{CE6994B0-6A32-4C9F-8C6B-6E91EDA988CE}">
        <cr:reactions xmlns:cr="http://schemas.microsoft.com/office/comments/2020/reactions">
          <cr:reaction reactionType="1">
            <cr:reactionInfo dateUtc="2026-08-10T12:26:32Z">
              <cr:user userId="S::alexandreafonso@office365.ulisboa.pt::20e60cf6-2f5e-4fff-b2d2-bb70516b2344" userProvider="AD" userName="Alexandre Miguel Kaizeler Guedes Da Silva Afonso"/>
            </cr:reactionInfo>
          </cr:reaction>
        </cr:reactions>
      </w16:ext>
    </w16cex:extLst>
  </w16cex:commentExtensible>
  <w16cex:commentExtensible w16cex:durableId="075DF7EF" w16cex:dateUtc="2026-08-07T17:54:00Z">
    <w16cex:extLst>
      <w16:ext w16:uri="{CE6994B0-6A32-4C9F-8C6B-6E91EDA988CE}">
        <cr:reactions xmlns:cr="http://schemas.microsoft.com/office/comments/2020/reactions">
          <cr:reaction reactionType="1">
            <cr:reactionInfo dateUtc="2026-08-10T12:27:42Z">
              <cr:user userId="S::alexandreafonso@office365.ulisboa.pt::20e60cf6-2f5e-4fff-b2d2-bb70516b2344" userProvider="AD" userName="Alexandre Miguel Kaizeler Guedes Da Silva Afonso"/>
            </cr:reactionInfo>
          </cr:reaction>
        </cr:reactions>
      </w16:ext>
    </w16cex:extLst>
  </w16cex:commentExtensible>
  <w16cex:commentExtensible w16cex:durableId="1A26EB16" w16cex:dateUtc="2026-08-10T12:28:00Z"/>
  <w16cex:commentExtensible w16cex:durableId="0B12B9BB" w16cex:dateUtc="2026-08-07T17:54:00Z">
    <w16cex:extLst>
      <w16:ext w16:uri="{CE6994B0-6A32-4C9F-8C6B-6E91EDA988CE}">
        <cr:reactions xmlns:cr="http://schemas.microsoft.com/office/comments/2020/reactions">
          <cr:reaction reactionType="1">
            <cr:reactionInfo dateUtc="2026-08-10T15:33:28Z">
              <cr:user userId="S::alexandreafonso@office365.ulisboa.pt::20e60cf6-2f5e-4fff-b2d2-bb70516b2344" userProvider="AD" userName="Alexandre Miguel Kaizeler Guedes Da Silva Afonso"/>
            </cr:reactionInfo>
          </cr:reaction>
        </cr:reactions>
      </w16:ext>
    </w16cex:extLst>
  </w16cex:commentExtensible>
  <w16cex:commentExtensible w16cex:durableId="59681AD1" w16cex:dateUtc="2026-08-07T17:55:00Z">
    <w16cex:extLst>
      <w16:ext w16:uri="{CE6994B0-6A32-4C9F-8C6B-6E91EDA988CE}">
        <cr:reactions xmlns:cr="http://schemas.microsoft.com/office/comments/2020/reactions">
          <cr:reaction reactionType="1">
            <cr:reactionInfo dateUtc="2026-08-10T15:33:22Z">
              <cr:user userId="S::alexandreafonso@office365.ulisboa.pt::20e60cf6-2f5e-4fff-b2d2-bb70516b2344" userProvider="AD" userName="Alexandre Miguel Kaizeler Guedes Da Silva Afonso"/>
            </cr:reactionInfo>
          </cr:reaction>
        </cr:reactions>
      </w16:ext>
    </w16cex:extLst>
  </w16cex:commentExtensible>
  <w16cex:commentExtensible w16cex:durableId="412DFE8D" w16cex:dateUtc="2026-08-07T18:01:00Z">
    <w16cex:extLst>
      <w16:ext w16:uri="{CE6994B0-6A32-4C9F-8C6B-6E91EDA988CE}">
        <cr:reactions xmlns:cr="http://schemas.microsoft.com/office/comments/2020/reactions">
          <cr:reaction reactionType="1">
            <cr:reactionInfo dateUtc="2026-08-10T15:33:23Z">
              <cr:user userId="S::alexandreafonso@office365.ulisboa.pt::20e60cf6-2f5e-4fff-b2d2-bb70516b2344" userProvider="AD" userName="Alexandre Miguel Kaizeler Guedes Da Silva Afonso"/>
            </cr:reactionInfo>
          </cr:reaction>
        </cr:reactions>
      </w16:ext>
    </w16cex:extLst>
  </w16cex:commentExtensible>
  <w16cex:commentExtensible w16cex:durableId="07A05441" w16cex:dateUtc="2026-08-07T17:58:00Z">
    <w16cex:extLst>
      <w16:ext w16:uri="{CE6994B0-6A32-4C9F-8C6B-6E91EDA988CE}">
        <cr:reactions xmlns:cr="http://schemas.microsoft.com/office/comments/2020/reactions">
          <cr:reaction reactionType="1">
            <cr:reactionInfo dateUtc="2026-08-10T15:33:19Z">
              <cr:user userId="S::alexandreafonso@office365.ulisboa.pt::20e60cf6-2f5e-4fff-b2d2-bb70516b2344" userProvider="AD" userName="Alexandre Miguel Kaizeler Guedes Da Silva Afonso"/>
            </cr:reactionInfo>
          </cr:reaction>
        </cr:reactions>
      </w16:ext>
    </w16cex:extLst>
  </w16cex:commentExtensible>
  <w16cex:commentExtensible w16cex:durableId="50532F4D" w16cex:dateUtc="2026-08-07T17:57:00Z">
    <w16cex:extLst>
      <w16:ext w16:uri="{CE6994B0-6A32-4C9F-8C6B-6E91EDA988CE}">
        <cr:reactions xmlns:cr="http://schemas.microsoft.com/office/comments/2020/reactions">
          <cr:reaction reactionType="1">
            <cr:reactionInfo dateUtc="2026-08-10T15:33:17Z">
              <cr:user userId="S::alexandreafonso@office365.ulisboa.pt::20e60cf6-2f5e-4fff-b2d2-bb70516b2344" userProvider="AD" userName="Alexandre Miguel Kaizeler Guedes Da Silva Afonso"/>
            </cr:reactionInfo>
          </cr:reaction>
        </cr:reactions>
      </w16:ext>
    </w16cex:extLst>
  </w16cex:commentExtensible>
  <w16cex:commentExtensible w16cex:durableId="399936BD" w16cex:dateUtc="2026-08-07T18:05:00Z">
    <w16cex:extLst>
      <w16:ext w16:uri="{CE6994B0-6A32-4C9F-8C6B-6E91EDA988CE}">
        <cr:reactions xmlns:cr="http://schemas.microsoft.com/office/comments/2020/reactions">
          <cr:reaction reactionType="1">
            <cr:reactionInfo dateUtc="2026-08-10T15:33:15Z">
              <cr:user userId="S::alexandreafonso@office365.ulisboa.pt::20e60cf6-2f5e-4fff-b2d2-bb70516b2344" userProvider="AD" userName="Alexandre Miguel Kaizeler Guedes Da Silva Afonso"/>
            </cr:reactionInfo>
          </cr:reaction>
        </cr:reactions>
      </w16:ext>
    </w16cex:extLst>
  </w16cex:commentExtensible>
  <w16cex:commentExtensible w16cex:durableId="4A5F3676" w16cex:dateUtc="2026-08-07T23:09:00Z">
    <w16cex:extLst>
      <w16:ext w16:uri="{CE6994B0-6A32-4C9F-8C6B-6E91EDA988CE}">
        <cr:reactions xmlns:cr="http://schemas.microsoft.com/office/comments/2020/reactions">
          <cr:reaction reactionType="1">
            <cr:reactionInfo dateUtc="2026-08-10T15:33:12Z">
              <cr:user userId="S::alexandreafonso@office365.ulisboa.pt::20e60cf6-2f5e-4fff-b2d2-bb70516b2344" userProvider="AD" userName="Alexandre Miguel Kaizeler Guedes Da Silva Afonso"/>
            </cr:reactionInfo>
          </cr:reaction>
        </cr:reactions>
      </w16:ext>
    </w16cex:extLst>
  </w16cex:commentExtensible>
  <w16cex:commentExtensible w16cex:durableId="44B42831" w16cex:dateUtc="2026-08-07T23:24:00Z"/>
  <w16cex:commentExtensible w16cex:durableId="202125DF" w16cex:dateUtc="2026-08-07T23:21:00Z"/>
  <w16cex:commentExtensible w16cex:durableId="03F2FB8A" w16cex:dateUtc="2026-07-30T17:18:00Z"/>
  <w16cex:commentExtensible w16cex:durableId="46779D39" w16cex:dateUtc="2026-08-07T23:25:00Z"/>
  <w16cex:commentExtensible w16cex:durableId="7E10E59B" w16cex:dateUtc="2026-08-07T23:46:00Z"/>
  <w16cex:commentExtensible w16cex:durableId="546AC7B6" w16cex:dateUtc="2026-08-07T23:40:00Z"/>
  <w16cex:commentExtensible w16cex:durableId="46AE001C" w16cex:dateUtc="2026-08-07T23:55:00Z"/>
  <w16cex:commentExtensible w16cex:durableId="447F00C4" w16cex:dateUtc="2026-08-08T00:04:00Z"/>
  <w16cex:commentExtensible w16cex:durableId="3569524D" w16cex:dateUtc="2026-08-08T00:06:00Z"/>
  <w16cex:commentExtensible w16cex:durableId="4FBDD8C1" w16cex:dateUtc="2026-08-08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FBBCACD" w16cid:durableId="6B767871"/>
  <w16cid:commentId w16cid:paraId="142F46CA" w16cid:durableId="274EE9DB"/>
  <w16cid:commentId w16cid:paraId="125E9ADC" w16cid:durableId="0924757F"/>
  <w16cid:commentId w16cid:paraId="0BF657B5" w16cid:durableId="036C6AA6"/>
  <w16cid:commentId w16cid:paraId="26D63566" w16cid:durableId="21FAD13D"/>
  <w16cid:commentId w16cid:paraId="373FA382" w16cid:durableId="075DF7EF"/>
  <w16cid:commentId w16cid:paraId="441C6DD9" w16cid:durableId="1A26EB16"/>
  <w16cid:commentId w16cid:paraId="50BE73B8" w16cid:durableId="0B12B9BB"/>
  <w16cid:commentId w16cid:paraId="637487B1" w16cid:durableId="59681AD1"/>
  <w16cid:commentId w16cid:paraId="6CEB3594" w16cid:durableId="412DFE8D"/>
  <w16cid:commentId w16cid:paraId="3FA42ED6" w16cid:durableId="07A05441"/>
  <w16cid:commentId w16cid:paraId="184F43E6" w16cid:durableId="50532F4D"/>
  <w16cid:commentId w16cid:paraId="017B00B3" w16cid:durableId="399936BD"/>
  <w16cid:commentId w16cid:paraId="04164298" w16cid:durableId="4A5F3676"/>
  <w16cid:commentId w16cid:paraId="5E3D7309" w16cid:durableId="44B42831"/>
  <w16cid:commentId w16cid:paraId="1A74AAC0" w16cid:durableId="202125DF"/>
  <w16cid:commentId w16cid:paraId="2B210263" w16cid:durableId="03F2FB8A"/>
  <w16cid:commentId w16cid:paraId="2DA5FBD0" w16cid:durableId="46779D39"/>
  <w16cid:commentId w16cid:paraId="54ED714B" w16cid:durableId="7E10E59B"/>
  <w16cid:commentId w16cid:paraId="6726654A" w16cid:durableId="546AC7B6"/>
  <w16cid:commentId w16cid:paraId="63B6DE78" w16cid:durableId="46AE001C"/>
  <w16cid:commentId w16cid:paraId="7039490D" w16cid:durableId="447F00C4"/>
  <w16cid:commentId w16cid:paraId="2C3B5982" w16cid:durableId="3569524D"/>
  <w16cid:commentId w16cid:paraId="613C47F5" w16cid:durableId="4FBDD8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66D38"/>
    <w:multiLevelType w:val="hybridMultilevel"/>
    <w:tmpl w:val="B25E3AC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A1A597A"/>
    <w:multiLevelType w:val="hybridMultilevel"/>
    <w:tmpl w:val="39002198"/>
    <w:lvl w:ilvl="0" w:tplc="0816000F">
      <w:start w:val="1"/>
      <w:numFmt w:val="decimal"/>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54C6C01"/>
    <w:multiLevelType w:val="multilevel"/>
    <w:tmpl w:val="53A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num w:numId="1" w16cid:durableId="1125195809">
    <w:abstractNumId w:val="4"/>
  </w:num>
  <w:num w:numId="2" w16cid:durableId="246351028">
    <w:abstractNumId w:val="1"/>
  </w:num>
  <w:num w:numId="3" w16cid:durableId="1837695197">
    <w:abstractNumId w:val="2"/>
  </w:num>
  <w:num w:numId="4" w16cid:durableId="1307587357">
    <w:abstractNumId w:val="0"/>
  </w:num>
  <w:num w:numId="5" w16cid:durableId="81638593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andre Miguel Kaizeler Guedes Da Silva Afonso">
    <w15:presenceInfo w15:providerId="AD" w15:userId="S::alexandreafonso@office365.ulisboa.pt::20e60cf6-2f5e-4fff-b2d2-bb70516b2344"/>
  </w15:person>
  <w15:person w15:author="Nuno Morais">
    <w15:presenceInfo w15:providerId="AD" w15:userId="S::nuno.morais@nms.unl.pt::810a89a2-8f89-4597-a350-49d19816a45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49"/>
    <w:rsid w:val="000078A7"/>
    <w:rsid w:val="0003490B"/>
    <w:rsid w:val="00035C24"/>
    <w:rsid w:val="00050AA8"/>
    <w:rsid w:val="00060B9F"/>
    <w:rsid w:val="0006494D"/>
    <w:rsid w:val="0007068C"/>
    <w:rsid w:val="00086911"/>
    <w:rsid w:val="0009003D"/>
    <w:rsid w:val="000B1138"/>
    <w:rsid w:val="000D5496"/>
    <w:rsid w:val="000D79D6"/>
    <w:rsid w:val="000F7253"/>
    <w:rsid w:val="00126A2D"/>
    <w:rsid w:val="001325C6"/>
    <w:rsid w:val="00144B83"/>
    <w:rsid w:val="00145B93"/>
    <w:rsid w:val="00157ABA"/>
    <w:rsid w:val="0016455C"/>
    <w:rsid w:val="00164ACD"/>
    <w:rsid w:val="0019230E"/>
    <w:rsid w:val="00195180"/>
    <w:rsid w:val="00196102"/>
    <w:rsid w:val="0019649F"/>
    <w:rsid w:val="001A457C"/>
    <w:rsid w:val="001B3E8A"/>
    <w:rsid w:val="001C37E2"/>
    <w:rsid w:val="001D26B7"/>
    <w:rsid w:val="0021239B"/>
    <w:rsid w:val="0026353B"/>
    <w:rsid w:val="00266BB0"/>
    <w:rsid w:val="002737E6"/>
    <w:rsid w:val="00274C12"/>
    <w:rsid w:val="00284532"/>
    <w:rsid w:val="002D0126"/>
    <w:rsid w:val="002E2D67"/>
    <w:rsid w:val="002E41BF"/>
    <w:rsid w:val="00330AD9"/>
    <w:rsid w:val="003739E7"/>
    <w:rsid w:val="00374C9C"/>
    <w:rsid w:val="0037684D"/>
    <w:rsid w:val="003878D0"/>
    <w:rsid w:val="0039266E"/>
    <w:rsid w:val="00395C8C"/>
    <w:rsid w:val="00396235"/>
    <w:rsid w:val="003A1A6B"/>
    <w:rsid w:val="003B14D6"/>
    <w:rsid w:val="003B3A22"/>
    <w:rsid w:val="003E3B5B"/>
    <w:rsid w:val="003F45BD"/>
    <w:rsid w:val="003F5C62"/>
    <w:rsid w:val="00401EAB"/>
    <w:rsid w:val="0042379F"/>
    <w:rsid w:val="00436866"/>
    <w:rsid w:val="00437B91"/>
    <w:rsid w:val="00451A9C"/>
    <w:rsid w:val="0045635B"/>
    <w:rsid w:val="004832A3"/>
    <w:rsid w:val="00485BB1"/>
    <w:rsid w:val="004A4AD9"/>
    <w:rsid w:val="004D0E81"/>
    <w:rsid w:val="004D1A37"/>
    <w:rsid w:val="004F1EAF"/>
    <w:rsid w:val="004F39BF"/>
    <w:rsid w:val="00501771"/>
    <w:rsid w:val="00502696"/>
    <w:rsid w:val="00513035"/>
    <w:rsid w:val="00516240"/>
    <w:rsid w:val="00537E33"/>
    <w:rsid w:val="00540454"/>
    <w:rsid w:val="0054452B"/>
    <w:rsid w:val="005652E6"/>
    <w:rsid w:val="00584F9F"/>
    <w:rsid w:val="005A72CB"/>
    <w:rsid w:val="005D2B86"/>
    <w:rsid w:val="005D6597"/>
    <w:rsid w:val="005F63BD"/>
    <w:rsid w:val="0060343A"/>
    <w:rsid w:val="0060418A"/>
    <w:rsid w:val="00631F70"/>
    <w:rsid w:val="00637A48"/>
    <w:rsid w:val="00640845"/>
    <w:rsid w:val="006844F6"/>
    <w:rsid w:val="00692E15"/>
    <w:rsid w:val="00692FB7"/>
    <w:rsid w:val="006B1F54"/>
    <w:rsid w:val="006C23FA"/>
    <w:rsid w:val="006E1A9E"/>
    <w:rsid w:val="006E7B2D"/>
    <w:rsid w:val="006F0BFD"/>
    <w:rsid w:val="006F5FCB"/>
    <w:rsid w:val="00705169"/>
    <w:rsid w:val="00707B79"/>
    <w:rsid w:val="007227EC"/>
    <w:rsid w:val="007264FD"/>
    <w:rsid w:val="00736999"/>
    <w:rsid w:val="007445DA"/>
    <w:rsid w:val="00760AAA"/>
    <w:rsid w:val="00761990"/>
    <w:rsid w:val="0077722C"/>
    <w:rsid w:val="00785308"/>
    <w:rsid w:val="007B1B3A"/>
    <w:rsid w:val="007B4CDF"/>
    <w:rsid w:val="007C31CE"/>
    <w:rsid w:val="007C3B8B"/>
    <w:rsid w:val="007C6086"/>
    <w:rsid w:val="007E2FFB"/>
    <w:rsid w:val="00822A69"/>
    <w:rsid w:val="008334E5"/>
    <w:rsid w:val="00834560"/>
    <w:rsid w:val="0085348E"/>
    <w:rsid w:val="00866C0E"/>
    <w:rsid w:val="00894935"/>
    <w:rsid w:val="00896EDF"/>
    <w:rsid w:val="008A3A58"/>
    <w:rsid w:val="008A7DFC"/>
    <w:rsid w:val="008B3DC3"/>
    <w:rsid w:val="008B5F94"/>
    <w:rsid w:val="008C311F"/>
    <w:rsid w:val="008C6BE7"/>
    <w:rsid w:val="00901648"/>
    <w:rsid w:val="00935403"/>
    <w:rsid w:val="00942F4E"/>
    <w:rsid w:val="00964128"/>
    <w:rsid w:val="00976A54"/>
    <w:rsid w:val="009A733E"/>
    <w:rsid w:val="009A7C84"/>
    <w:rsid w:val="009D29FA"/>
    <w:rsid w:val="00A2562C"/>
    <w:rsid w:val="00A26A27"/>
    <w:rsid w:val="00A35A64"/>
    <w:rsid w:val="00A50FFA"/>
    <w:rsid w:val="00A55D09"/>
    <w:rsid w:val="00A612A8"/>
    <w:rsid w:val="00A70887"/>
    <w:rsid w:val="00A93564"/>
    <w:rsid w:val="00A96B9D"/>
    <w:rsid w:val="00AB475A"/>
    <w:rsid w:val="00AC126F"/>
    <w:rsid w:val="00AF6B7D"/>
    <w:rsid w:val="00B00EB2"/>
    <w:rsid w:val="00B15A21"/>
    <w:rsid w:val="00B219E5"/>
    <w:rsid w:val="00B21F49"/>
    <w:rsid w:val="00B22E45"/>
    <w:rsid w:val="00B31695"/>
    <w:rsid w:val="00B40903"/>
    <w:rsid w:val="00B82DF4"/>
    <w:rsid w:val="00B901A1"/>
    <w:rsid w:val="00B929D2"/>
    <w:rsid w:val="00BA2055"/>
    <w:rsid w:val="00BB3AD7"/>
    <w:rsid w:val="00BE5D0E"/>
    <w:rsid w:val="00C14473"/>
    <w:rsid w:val="00C229F2"/>
    <w:rsid w:val="00C3289A"/>
    <w:rsid w:val="00C3792B"/>
    <w:rsid w:val="00C54733"/>
    <w:rsid w:val="00C555E3"/>
    <w:rsid w:val="00C82AEC"/>
    <w:rsid w:val="00C8756A"/>
    <w:rsid w:val="00CA6271"/>
    <w:rsid w:val="00CF3BE7"/>
    <w:rsid w:val="00CF62EF"/>
    <w:rsid w:val="00D0421E"/>
    <w:rsid w:val="00D15555"/>
    <w:rsid w:val="00D279A3"/>
    <w:rsid w:val="00D74B6B"/>
    <w:rsid w:val="00D7652F"/>
    <w:rsid w:val="00DA642C"/>
    <w:rsid w:val="00DB4EB8"/>
    <w:rsid w:val="00DC000F"/>
    <w:rsid w:val="00DC4311"/>
    <w:rsid w:val="00DF7174"/>
    <w:rsid w:val="00E1546D"/>
    <w:rsid w:val="00E40148"/>
    <w:rsid w:val="00E44CF1"/>
    <w:rsid w:val="00E74A80"/>
    <w:rsid w:val="00E8790C"/>
    <w:rsid w:val="00E954B0"/>
    <w:rsid w:val="00E9666F"/>
    <w:rsid w:val="00EB5C61"/>
    <w:rsid w:val="00EC0FEE"/>
    <w:rsid w:val="00EE157A"/>
    <w:rsid w:val="00EE6BE9"/>
    <w:rsid w:val="00F13EC6"/>
    <w:rsid w:val="00F51066"/>
    <w:rsid w:val="00F60EC0"/>
    <w:rsid w:val="00F63257"/>
    <w:rsid w:val="00F70A21"/>
    <w:rsid w:val="00F8714A"/>
    <w:rsid w:val="00F87D20"/>
    <w:rsid w:val="00FB5E6A"/>
    <w:rsid w:val="00FC13A1"/>
    <w:rsid w:val="00FD63E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7ECF"/>
  <w15:chartTrackingRefBased/>
  <w15:docId w15:val="{954B9381-2DB1-1B49-A9F7-6A235566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43A"/>
    <w:pPr>
      <w:spacing w:line="259" w:lineRule="auto"/>
    </w:pPr>
    <w:rPr>
      <w:rFonts w:eastAsiaTheme="minorEastAsia"/>
      <w:sz w:val="22"/>
      <w:szCs w:val="22"/>
      <w:lang w:val="en-US"/>
    </w:rPr>
  </w:style>
  <w:style w:type="paragraph" w:styleId="Heading1">
    <w:name w:val="heading 1"/>
    <w:basedOn w:val="Normal"/>
    <w:next w:val="Normal"/>
    <w:link w:val="Heading1Char"/>
    <w:uiPriority w:val="9"/>
    <w:qFormat/>
    <w:rsid w:val="00B2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F49"/>
    <w:rPr>
      <w:rFonts w:eastAsiaTheme="majorEastAsia" w:cstheme="majorBidi"/>
      <w:color w:val="272727" w:themeColor="text1" w:themeTint="D8"/>
    </w:rPr>
  </w:style>
  <w:style w:type="paragraph" w:styleId="Title">
    <w:name w:val="Title"/>
    <w:basedOn w:val="Normal"/>
    <w:next w:val="Normal"/>
    <w:link w:val="TitleChar"/>
    <w:uiPriority w:val="10"/>
    <w:qFormat/>
    <w:rsid w:val="00B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F49"/>
    <w:pPr>
      <w:spacing w:before="160"/>
      <w:jc w:val="center"/>
    </w:pPr>
    <w:rPr>
      <w:i/>
      <w:iCs/>
      <w:color w:val="404040" w:themeColor="text1" w:themeTint="BF"/>
    </w:rPr>
  </w:style>
  <w:style w:type="character" w:customStyle="1" w:styleId="QuoteChar">
    <w:name w:val="Quote Char"/>
    <w:basedOn w:val="DefaultParagraphFont"/>
    <w:link w:val="Quote"/>
    <w:uiPriority w:val="29"/>
    <w:rsid w:val="00B21F49"/>
    <w:rPr>
      <w:i/>
      <w:iCs/>
      <w:color w:val="404040" w:themeColor="text1" w:themeTint="BF"/>
    </w:rPr>
  </w:style>
  <w:style w:type="paragraph" w:styleId="ListParagraph">
    <w:name w:val="List Paragraph"/>
    <w:basedOn w:val="Normal"/>
    <w:uiPriority w:val="34"/>
    <w:qFormat/>
    <w:rsid w:val="00B21F49"/>
    <w:pPr>
      <w:ind w:left="720"/>
      <w:contextualSpacing/>
    </w:pPr>
  </w:style>
  <w:style w:type="character" w:styleId="IntenseEmphasis">
    <w:name w:val="Intense Emphasis"/>
    <w:basedOn w:val="DefaultParagraphFont"/>
    <w:uiPriority w:val="21"/>
    <w:qFormat/>
    <w:rsid w:val="00B21F49"/>
    <w:rPr>
      <w:i/>
      <w:iCs/>
      <w:color w:val="0F4761" w:themeColor="accent1" w:themeShade="BF"/>
    </w:rPr>
  </w:style>
  <w:style w:type="paragraph" w:styleId="IntenseQuote">
    <w:name w:val="Intense Quote"/>
    <w:basedOn w:val="Normal"/>
    <w:next w:val="Normal"/>
    <w:link w:val="IntenseQuoteChar"/>
    <w:uiPriority w:val="30"/>
    <w:qFormat/>
    <w:rsid w:val="00B2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F49"/>
    <w:rPr>
      <w:i/>
      <w:iCs/>
      <w:color w:val="0F4761" w:themeColor="accent1" w:themeShade="BF"/>
    </w:rPr>
  </w:style>
  <w:style w:type="character" w:styleId="IntenseReference">
    <w:name w:val="Intense Reference"/>
    <w:basedOn w:val="DefaultParagraphFont"/>
    <w:uiPriority w:val="32"/>
    <w:qFormat/>
    <w:rsid w:val="00B21F49"/>
    <w:rPr>
      <w:b/>
      <w:bCs/>
      <w:smallCaps/>
      <w:color w:val="0F4761" w:themeColor="accent1" w:themeShade="BF"/>
      <w:spacing w:val="5"/>
    </w:rPr>
  </w:style>
  <w:style w:type="character" w:styleId="CommentReference">
    <w:name w:val="annotation reference"/>
    <w:basedOn w:val="DefaultParagraphFont"/>
    <w:uiPriority w:val="99"/>
    <w:semiHidden/>
    <w:unhideWhenUsed/>
    <w:rsid w:val="00B21F49"/>
    <w:rPr>
      <w:sz w:val="16"/>
      <w:szCs w:val="16"/>
    </w:rPr>
  </w:style>
  <w:style w:type="paragraph" w:styleId="CommentText">
    <w:name w:val="annotation text"/>
    <w:basedOn w:val="Normal"/>
    <w:link w:val="CommentTextChar"/>
    <w:uiPriority w:val="99"/>
    <w:unhideWhenUsed/>
    <w:rsid w:val="00B21F49"/>
    <w:pPr>
      <w:spacing w:line="240" w:lineRule="auto"/>
    </w:pPr>
    <w:rPr>
      <w:sz w:val="20"/>
      <w:szCs w:val="20"/>
    </w:rPr>
  </w:style>
  <w:style w:type="character" w:customStyle="1" w:styleId="CommentTextChar">
    <w:name w:val="Comment Text Char"/>
    <w:basedOn w:val="DefaultParagraphFont"/>
    <w:link w:val="CommentText"/>
    <w:uiPriority w:val="99"/>
    <w:rsid w:val="00B21F49"/>
    <w:rPr>
      <w:rFonts w:eastAsiaTheme="minorEastAsia"/>
      <w:sz w:val="20"/>
      <w:szCs w:val="20"/>
      <w:lang w:val="en-US"/>
    </w:rPr>
  </w:style>
  <w:style w:type="character" w:styleId="Hyperlink">
    <w:name w:val="Hyperlink"/>
    <w:basedOn w:val="DefaultParagraphFont"/>
    <w:uiPriority w:val="99"/>
    <w:unhideWhenUsed/>
    <w:rsid w:val="00B21F49"/>
    <w:rPr>
      <w:color w:val="0000FF"/>
      <w:u w:val="single"/>
    </w:rPr>
  </w:style>
  <w:style w:type="paragraph" w:styleId="NoSpacing">
    <w:name w:val="No Spacing"/>
    <w:uiPriority w:val="1"/>
    <w:qFormat/>
    <w:rsid w:val="00B21F49"/>
    <w:pPr>
      <w:spacing w:after="0" w:line="240" w:lineRule="auto"/>
    </w:pPr>
    <w:rPr>
      <w:sz w:val="22"/>
      <w:szCs w:val="22"/>
      <w:lang w:val="en-US"/>
    </w:rPr>
  </w:style>
  <w:style w:type="paragraph" w:styleId="Bibliography">
    <w:name w:val="Bibliography"/>
    <w:basedOn w:val="Normal"/>
    <w:next w:val="Normal"/>
    <w:uiPriority w:val="37"/>
    <w:unhideWhenUsed/>
    <w:rsid w:val="009D29FA"/>
    <w:pPr>
      <w:spacing w:after="240" w:line="240" w:lineRule="auto"/>
      <w:ind w:left="720" w:hanging="720"/>
    </w:pPr>
  </w:style>
  <w:style w:type="character" w:styleId="PlaceholderText">
    <w:name w:val="Placeholder Text"/>
    <w:basedOn w:val="DefaultParagraphFont"/>
    <w:uiPriority w:val="99"/>
    <w:semiHidden/>
    <w:rsid w:val="00976A54"/>
    <w:rPr>
      <w:color w:val="666666"/>
    </w:rPr>
  </w:style>
  <w:style w:type="paragraph" w:styleId="Revision">
    <w:name w:val="Revision"/>
    <w:hidden/>
    <w:uiPriority w:val="99"/>
    <w:semiHidden/>
    <w:rsid w:val="00126A2D"/>
    <w:pPr>
      <w:spacing w:after="0" w:line="240" w:lineRule="auto"/>
    </w:pPr>
    <w:rPr>
      <w:rFonts w:eastAsiaTheme="minorEastAsia"/>
      <w:sz w:val="22"/>
      <w:szCs w:val="22"/>
      <w:lang w:val="en-US"/>
    </w:rPr>
  </w:style>
  <w:style w:type="paragraph" w:styleId="CommentSubject">
    <w:name w:val="annotation subject"/>
    <w:basedOn w:val="CommentText"/>
    <w:next w:val="CommentText"/>
    <w:link w:val="CommentSubjectChar"/>
    <w:uiPriority w:val="99"/>
    <w:semiHidden/>
    <w:unhideWhenUsed/>
    <w:rsid w:val="00126A2D"/>
    <w:rPr>
      <w:b/>
      <w:bCs/>
    </w:rPr>
  </w:style>
  <w:style w:type="character" w:customStyle="1" w:styleId="CommentSubjectChar">
    <w:name w:val="Comment Subject Char"/>
    <w:basedOn w:val="CommentTextChar"/>
    <w:link w:val="CommentSubject"/>
    <w:uiPriority w:val="99"/>
    <w:semiHidden/>
    <w:rsid w:val="00126A2D"/>
    <w:rPr>
      <w:rFonts w:eastAsiaTheme="minorEastAsia"/>
      <w:b/>
      <w:bCs/>
      <w:sz w:val="20"/>
      <w:szCs w:val="20"/>
      <w:lang w:val="en-US"/>
    </w:rPr>
  </w:style>
  <w:style w:type="character" w:styleId="UnresolvedMention">
    <w:name w:val="Unresolved Mention"/>
    <w:basedOn w:val="DefaultParagraphFont"/>
    <w:uiPriority w:val="99"/>
    <w:semiHidden/>
    <w:unhideWhenUsed/>
    <w:rsid w:val="00E15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comments" Target="comments.xml"/><Relationship Id="rId12" Type="http://schemas.openxmlformats.org/officeDocument/2006/relationships/hyperlink" Target="https://github.com/DiseaseTranscriptomicsLab/StressGranul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mailto:alexandre.afonso@gimm.pt" TargetMode="External"/><Relationship Id="rId11" Type="http://schemas.openxmlformats.org/officeDocument/2006/relationships/hyperlink" Target="https://doi.org/10.5281/zenodo.21724125" TargetMode="Externa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microsoft.com/office/2011/relationships/commentsExtended" Target="commentsExtended.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6C6C7-6C82-2342-8B72-1B7D527B0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38</Pages>
  <Words>29830</Words>
  <Characters>170037</Characters>
  <Application>Microsoft Office Word</Application>
  <DocSecurity>0</DocSecurity>
  <Lines>1416</Lines>
  <Paragraphs>398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31</cp:revision>
  <dcterms:created xsi:type="dcterms:W3CDTF">2026-08-04T10:41:00Z</dcterms:created>
  <dcterms:modified xsi:type="dcterms:W3CDTF">2026-08-10T16:06:00Z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id="iQhpNGpf"/&gt;&lt;style id="http://www.zotero.org/styles/nucleic-acids-research"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