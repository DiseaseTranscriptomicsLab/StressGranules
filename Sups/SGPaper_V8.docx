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D5AD0" w14:textId="6F54401D" w:rsidR="00E00D81" w:rsidRPr="00B475D4" w:rsidRDefault="0016404B" w:rsidP="00B87F9F">
      <w:pPr>
        <w:pStyle w:val="SemEspaamento"/>
        <w:jc w:val="both"/>
        <w:rPr>
          <w:lang w:val="en-GB"/>
          <w:rPrChange w:id="0" w:author="Alexandre Miguel Kaizeler Guedes Da Silva Afonso" w:date="2026-07-27T16:55:00Z" w16du:dateUtc="2026-07-27T15:55:00Z">
            <w:rPr/>
          </w:rPrChange>
        </w:rPr>
      </w:pPr>
      <w:r w:rsidRPr="00B475D4">
        <w:rPr>
          <w:lang w:val="en-GB"/>
          <w:rPrChange w:id="1" w:author="Alexandre Miguel Kaizeler Guedes Da Silva Afonso" w:date="2026-07-27T16:55:00Z" w16du:dateUtc="2026-07-27T15:55:00Z">
            <w:rPr/>
          </w:rPrChange>
        </w:rPr>
        <w:t>Research Article</w:t>
      </w:r>
    </w:p>
    <w:p w14:paraId="78444536" w14:textId="5A0D2574" w:rsidR="00250FB2" w:rsidRPr="00B475D4" w:rsidRDefault="00250FB2" w:rsidP="00177C97">
      <w:pPr>
        <w:jc w:val="both"/>
        <w:rPr>
          <w:rFonts w:asciiTheme="majorHAnsi" w:hAnsiTheme="majorHAnsi" w:cs="Arial"/>
          <w:b/>
          <w:bCs/>
          <w:sz w:val="32"/>
          <w:szCs w:val="32"/>
          <w:lang w:val="en-GB"/>
          <w:rPrChange w:id="2" w:author="Alexandre Miguel Kaizeler Guedes Da Silva Afonso" w:date="2026-07-27T16:55:00Z" w16du:dateUtc="2026-07-27T15:55:00Z">
            <w:rPr>
              <w:rFonts w:asciiTheme="majorHAnsi" w:hAnsiTheme="majorHAnsi" w:cs="Arial"/>
              <w:b/>
              <w:bCs/>
              <w:sz w:val="32"/>
              <w:szCs w:val="32"/>
            </w:rPr>
          </w:rPrChange>
        </w:rPr>
      </w:pPr>
      <w:commentRangeStart w:id="3"/>
      <w:r w:rsidRPr="00B475D4">
        <w:rPr>
          <w:rFonts w:asciiTheme="majorHAnsi" w:hAnsiTheme="majorHAnsi" w:cs="Arial"/>
          <w:b/>
          <w:bCs/>
          <w:sz w:val="32"/>
          <w:szCs w:val="32"/>
          <w:lang w:val="en-GB"/>
          <w:rPrChange w:id="4" w:author="Alexandre Miguel Kaizeler Guedes Da Silva Afonso" w:date="2026-07-27T16:55:00Z" w16du:dateUtc="2026-07-27T15:55:00Z">
            <w:rPr>
              <w:rFonts w:asciiTheme="majorHAnsi" w:hAnsiTheme="majorHAnsi" w:cs="Arial"/>
              <w:b/>
              <w:bCs/>
              <w:sz w:val="32"/>
              <w:szCs w:val="32"/>
            </w:rPr>
          </w:rPrChange>
        </w:rPr>
        <w:t xml:space="preserve">Revisiting Stress Granule Transcriptomes </w:t>
      </w:r>
      <w:commentRangeStart w:id="5"/>
      <w:del w:id="6" w:author="Alexandre Miguel Kaizeler Guedes Da Silva Afonso" w:date="2026-07-07T10:43:00Z" w16du:dateUtc="2026-07-07T09:43:00Z">
        <w:r w:rsidRPr="00B475D4" w:rsidDel="00CC438B">
          <w:rPr>
            <w:rFonts w:asciiTheme="majorHAnsi" w:hAnsiTheme="majorHAnsi" w:cs="Arial"/>
            <w:b/>
            <w:bCs/>
            <w:sz w:val="32"/>
            <w:szCs w:val="32"/>
            <w:lang w:val="en-GB"/>
            <w:rPrChange w:id="7" w:author="Alexandre Miguel Kaizeler Guedes Da Silva Afonso" w:date="2026-07-27T16:55:00Z" w16du:dateUtc="2026-07-27T15:55:00Z">
              <w:rPr>
                <w:rFonts w:asciiTheme="majorHAnsi" w:hAnsiTheme="majorHAnsi" w:cs="Arial"/>
                <w:b/>
                <w:bCs/>
                <w:sz w:val="32"/>
                <w:szCs w:val="32"/>
              </w:rPr>
            </w:rPrChange>
          </w:rPr>
          <w:delText xml:space="preserve">Reveals </w:delText>
        </w:r>
      </w:del>
      <w:ins w:id="8" w:author="Alexandre Miguel Kaizeler Guedes Da Silva Afonso" w:date="2026-07-07T10:43:00Z" w16du:dateUtc="2026-07-07T09:43:00Z">
        <w:r w:rsidR="00CC438B" w:rsidRPr="00B475D4">
          <w:rPr>
            <w:rFonts w:asciiTheme="majorHAnsi" w:hAnsiTheme="majorHAnsi" w:cs="Arial"/>
            <w:b/>
            <w:bCs/>
            <w:sz w:val="32"/>
            <w:szCs w:val="32"/>
            <w:lang w:val="en-GB"/>
            <w:rPrChange w:id="9" w:author="Alexandre Miguel Kaizeler Guedes Da Silva Afonso" w:date="2026-07-27T16:55:00Z" w16du:dateUtc="2026-07-27T15:55:00Z">
              <w:rPr>
                <w:rFonts w:asciiTheme="majorHAnsi" w:hAnsiTheme="majorHAnsi" w:cs="Arial"/>
                <w:b/>
                <w:bCs/>
                <w:sz w:val="32"/>
                <w:szCs w:val="32"/>
              </w:rPr>
            </w:rPrChange>
          </w:rPr>
          <w:t xml:space="preserve">Suggests </w:t>
        </w:r>
      </w:ins>
      <w:r w:rsidRPr="00B475D4">
        <w:rPr>
          <w:rFonts w:asciiTheme="majorHAnsi" w:hAnsiTheme="majorHAnsi" w:cs="Arial"/>
          <w:b/>
          <w:bCs/>
          <w:sz w:val="32"/>
          <w:szCs w:val="32"/>
          <w:lang w:val="en-GB"/>
          <w:rPrChange w:id="10" w:author="Alexandre Miguel Kaizeler Guedes Da Silva Afonso" w:date="2026-07-27T16:55:00Z" w16du:dateUtc="2026-07-27T15:55:00Z">
            <w:rPr>
              <w:rFonts w:asciiTheme="majorHAnsi" w:hAnsiTheme="majorHAnsi" w:cs="Arial"/>
              <w:b/>
              <w:bCs/>
              <w:sz w:val="32"/>
              <w:szCs w:val="32"/>
            </w:rPr>
          </w:rPrChange>
        </w:rPr>
        <w:t>Mitochondrial RNA Enrichment</w:t>
      </w:r>
      <w:commentRangeEnd w:id="5"/>
      <w:r w:rsidR="00A6042A" w:rsidRPr="00B475D4">
        <w:rPr>
          <w:rStyle w:val="Refdecomentrio"/>
          <w:rFonts w:asciiTheme="majorHAnsi" w:hAnsiTheme="majorHAnsi" w:cs="Arial"/>
          <w:b/>
          <w:bCs/>
          <w:sz w:val="32"/>
          <w:szCs w:val="32"/>
          <w:lang w:val="en-GB"/>
          <w:rPrChange w:id="11" w:author="Alexandre Miguel Kaizeler Guedes Da Silva Afonso" w:date="2026-07-27T16:55:00Z" w16du:dateUtc="2026-07-27T15:55:00Z">
            <w:rPr>
              <w:rStyle w:val="Refdecomentrio"/>
              <w:rFonts w:asciiTheme="majorHAnsi" w:hAnsiTheme="majorHAnsi" w:cs="Arial"/>
              <w:b/>
              <w:bCs/>
              <w:sz w:val="32"/>
              <w:szCs w:val="32"/>
            </w:rPr>
          </w:rPrChange>
        </w:rPr>
        <w:commentReference w:id="5"/>
      </w:r>
      <w:r w:rsidRPr="00B475D4">
        <w:rPr>
          <w:rFonts w:asciiTheme="majorHAnsi" w:hAnsiTheme="majorHAnsi" w:cs="Arial"/>
          <w:b/>
          <w:bCs/>
          <w:sz w:val="32"/>
          <w:szCs w:val="32"/>
          <w:lang w:val="en-GB"/>
          <w:rPrChange w:id="12" w:author="Alexandre Miguel Kaizeler Guedes Da Silva Afonso" w:date="2026-07-27T16:55:00Z" w16du:dateUtc="2026-07-27T15:55:00Z">
            <w:rPr>
              <w:rFonts w:asciiTheme="majorHAnsi" w:hAnsiTheme="majorHAnsi" w:cs="Arial"/>
              <w:b/>
              <w:bCs/>
              <w:sz w:val="32"/>
              <w:szCs w:val="32"/>
            </w:rPr>
          </w:rPrChange>
        </w:rPr>
        <w:t xml:space="preserve"> Despite Methodological Bias</w:t>
      </w:r>
      <w:commentRangeEnd w:id="3"/>
      <w:r w:rsidR="004F160E" w:rsidRPr="00B475D4">
        <w:rPr>
          <w:rStyle w:val="Refdecomentrio"/>
          <w:rFonts w:asciiTheme="majorHAnsi" w:hAnsiTheme="majorHAnsi" w:cs="Arial"/>
          <w:b/>
          <w:bCs/>
          <w:sz w:val="32"/>
          <w:szCs w:val="32"/>
          <w:lang w:val="en-GB"/>
          <w:rPrChange w:id="13" w:author="Alexandre Miguel Kaizeler Guedes Da Silva Afonso" w:date="2026-07-27T16:55:00Z" w16du:dateUtc="2026-07-27T15:55:00Z">
            <w:rPr>
              <w:rStyle w:val="Refdecomentrio"/>
              <w:rFonts w:asciiTheme="majorHAnsi" w:hAnsiTheme="majorHAnsi" w:cs="Arial"/>
              <w:b/>
              <w:bCs/>
              <w:sz w:val="32"/>
              <w:szCs w:val="32"/>
            </w:rPr>
          </w:rPrChange>
        </w:rPr>
        <w:commentReference w:id="3"/>
      </w:r>
    </w:p>
    <w:p w14:paraId="4307D6BB" w14:textId="49AB1382" w:rsidR="004B25C7" w:rsidRPr="004839F3" w:rsidRDefault="004B25C7" w:rsidP="00177C97">
      <w:pPr>
        <w:jc w:val="both"/>
        <w:rPr>
          <w:rFonts w:cs="Arial"/>
          <w:sz w:val="24"/>
          <w:szCs w:val="24"/>
          <w:lang w:val="pt-PT"/>
        </w:rPr>
      </w:pPr>
      <w:r w:rsidRPr="004839F3">
        <w:rPr>
          <w:rFonts w:cs="Arial"/>
          <w:sz w:val="24"/>
          <w:szCs w:val="24"/>
          <w:lang w:val="pt-PT"/>
        </w:rPr>
        <w:t>Alexandre Kaizeler</w:t>
      </w:r>
      <w:r w:rsidRPr="004839F3">
        <w:rPr>
          <w:rFonts w:cs="Arial"/>
          <w:sz w:val="24"/>
          <w:szCs w:val="24"/>
          <w:vertAlign w:val="superscript"/>
          <w:lang w:val="pt-PT"/>
        </w:rPr>
        <w:t>1</w:t>
      </w:r>
      <w:r w:rsidR="00EB37DD" w:rsidRPr="004839F3">
        <w:rPr>
          <w:rFonts w:cs="Arial"/>
          <w:sz w:val="24"/>
          <w:szCs w:val="24"/>
          <w:vertAlign w:val="superscript"/>
          <w:lang w:val="pt-PT"/>
        </w:rPr>
        <w:t>,</w:t>
      </w:r>
      <w:r w:rsidR="00007D4F" w:rsidRPr="004839F3">
        <w:rPr>
          <w:rFonts w:cs="Arial"/>
          <w:sz w:val="24"/>
          <w:szCs w:val="24"/>
          <w:vertAlign w:val="superscript"/>
          <w:lang w:val="pt-PT"/>
        </w:rPr>
        <w:t>2</w:t>
      </w:r>
      <w:r w:rsidR="00434B47" w:rsidRPr="004839F3">
        <w:rPr>
          <w:rFonts w:cs="Arial"/>
          <w:sz w:val="24"/>
          <w:szCs w:val="24"/>
          <w:vertAlign w:val="superscript"/>
          <w:lang w:val="pt-PT"/>
        </w:rPr>
        <w:t>,</w:t>
      </w:r>
      <w:r w:rsidR="00C66E8B" w:rsidRPr="004839F3">
        <w:rPr>
          <w:rFonts w:cs="Arial"/>
          <w:sz w:val="24"/>
          <w:szCs w:val="24"/>
          <w:vertAlign w:val="superscript"/>
          <w:lang w:val="pt-PT"/>
        </w:rPr>
        <w:t>3</w:t>
      </w:r>
      <w:r w:rsidR="00EB37DD" w:rsidRPr="004839F3">
        <w:rPr>
          <w:rFonts w:cs="Arial"/>
          <w:sz w:val="24"/>
          <w:szCs w:val="24"/>
          <w:lang w:val="pt-PT"/>
        </w:rPr>
        <w:t>*</w:t>
      </w:r>
    </w:p>
    <w:p w14:paraId="00E51D9D" w14:textId="04E95CF6" w:rsidR="006C3F98" w:rsidRPr="004839F3" w:rsidRDefault="006C3F98" w:rsidP="00177C97">
      <w:pPr>
        <w:jc w:val="both"/>
        <w:rPr>
          <w:rFonts w:cs="Arial"/>
          <w:sz w:val="24"/>
          <w:szCs w:val="24"/>
          <w:lang w:val="pt-PT"/>
        </w:rPr>
      </w:pPr>
      <w:r w:rsidRPr="004839F3">
        <w:rPr>
          <w:rFonts w:cs="Arial"/>
          <w:sz w:val="24"/>
          <w:szCs w:val="24"/>
          <w:lang w:val="pt-PT"/>
        </w:rPr>
        <w:t>Diogo Coutinho</w:t>
      </w:r>
      <w:r w:rsidRPr="004839F3">
        <w:rPr>
          <w:rFonts w:cs="Arial"/>
          <w:sz w:val="24"/>
          <w:szCs w:val="24"/>
          <w:vertAlign w:val="superscript"/>
          <w:lang w:val="pt-PT"/>
        </w:rPr>
        <w:t>1</w:t>
      </w:r>
    </w:p>
    <w:p w14:paraId="08AE48D7" w14:textId="219B123D" w:rsidR="00177C97" w:rsidRPr="004839F3" w:rsidRDefault="00177C97" w:rsidP="00177C97">
      <w:pPr>
        <w:jc w:val="both"/>
        <w:rPr>
          <w:rFonts w:cs="Arial"/>
          <w:sz w:val="24"/>
          <w:szCs w:val="24"/>
          <w:lang w:val="pt-PT"/>
        </w:rPr>
      </w:pPr>
      <w:r w:rsidRPr="004839F3">
        <w:rPr>
          <w:rFonts w:cs="Arial"/>
          <w:sz w:val="24"/>
          <w:szCs w:val="24"/>
          <w:lang w:val="pt-PT"/>
        </w:rPr>
        <w:t>Diana V. Vieira</w:t>
      </w:r>
      <w:r w:rsidRPr="004839F3">
        <w:rPr>
          <w:rFonts w:cs="Arial"/>
          <w:sz w:val="24"/>
          <w:szCs w:val="24"/>
          <w:vertAlign w:val="superscript"/>
          <w:lang w:val="pt-PT"/>
        </w:rPr>
        <w:t>1</w:t>
      </w:r>
    </w:p>
    <w:p w14:paraId="10DF9845" w14:textId="3262A005" w:rsidR="00177C97" w:rsidRPr="004839F3" w:rsidRDefault="00177C97" w:rsidP="00B87F9F">
      <w:pPr>
        <w:jc w:val="both"/>
        <w:rPr>
          <w:rFonts w:cs="Arial"/>
          <w:sz w:val="24"/>
          <w:szCs w:val="24"/>
          <w:lang w:val="pt-PT"/>
        </w:rPr>
      </w:pPr>
      <w:r w:rsidRPr="004839F3">
        <w:rPr>
          <w:rFonts w:cs="Arial"/>
          <w:sz w:val="24"/>
          <w:szCs w:val="24"/>
          <w:lang w:val="pt-PT"/>
        </w:rPr>
        <w:t>Vanessa A. Morais</w:t>
      </w:r>
      <w:r w:rsidRPr="004839F3">
        <w:rPr>
          <w:rFonts w:cs="Arial"/>
          <w:sz w:val="24"/>
          <w:szCs w:val="24"/>
          <w:vertAlign w:val="superscript"/>
          <w:lang w:val="pt-PT"/>
        </w:rPr>
        <w:t>1,2</w:t>
      </w:r>
      <w:r w:rsidR="00434B47" w:rsidRPr="004839F3">
        <w:rPr>
          <w:rFonts w:cs="Arial"/>
          <w:sz w:val="24"/>
          <w:szCs w:val="24"/>
          <w:vertAlign w:val="superscript"/>
          <w:lang w:val="pt-PT"/>
        </w:rPr>
        <w:t>,</w:t>
      </w:r>
      <w:r w:rsidR="00434B47" w:rsidRPr="004839F3">
        <w:rPr>
          <w:rFonts w:cs="Arial"/>
          <w:sz w:val="24"/>
          <w:szCs w:val="24"/>
          <w:lang w:val="pt-PT"/>
        </w:rPr>
        <w:t>**</w:t>
      </w:r>
    </w:p>
    <w:p w14:paraId="45801ACE" w14:textId="2231513D" w:rsidR="004B25C7" w:rsidRPr="004839F3" w:rsidRDefault="004B25C7" w:rsidP="00B87F9F">
      <w:pPr>
        <w:jc w:val="both"/>
        <w:rPr>
          <w:rFonts w:cs="Arial"/>
          <w:sz w:val="24"/>
          <w:szCs w:val="24"/>
          <w:lang w:val="pt-PT"/>
        </w:rPr>
      </w:pPr>
      <w:r w:rsidRPr="004839F3">
        <w:rPr>
          <w:rFonts w:cs="Arial"/>
          <w:sz w:val="24"/>
          <w:szCs w:val="24"/>
          <w:lang w:val="pt-PT"/>
        </w:rPr>
        <w:t>Nuno L. Barbosa-Morais</w:t>
      </w:r>
      <w:r w:rsidRPr="004839F3">
        <w:rPr>
          <w:rFonts w:cs="Arial"/>
          <w:sz w:val="24"/>
          <w:szCs w:val="24"/>
          <w:vertAlign w:val="superscript"/>
          <w:lang w:val="pt-PT"/>
        </w:rPr>
        <w:t>1,</w:t>
      </w:r>
      <w:r w:rsidR="00007D4F" w:rsidRPr="004839F3">
        <w:rPr>
          <w:rFonts w:cs="Arial"/>
          <w:sz w:val="24"/>
          <w:szCs w:val="24"/>
          <w:vertAlign w:val="superscript"/>
          <w:lang w:val="pt-PT"/>
        </w:rPr>
        <w:t>2</w:t>
      </w:r>
      <w:r w:rsidR="00434B47" w:rsidRPr="004839F3">
        <w:rPr>
          <w:rFonts w:cs="Arial"/>
          <w:sz w:val="24"/>
          <w:szCs w:val="24"/>
          <w:vertAlign w:val="superscript"/>
          <w:lang w:val="pt-PT"/>
        </w:rPr>
        <w:t>,</w:t>
      </w:r>
      <w:r w:rsidR="00C66E8B" w:rsidRPr="004839F3">
        <w:rPr>
          <w:rFonts w:cs="Arial"/>
          <w:sz w:val="24"/>
          <w:szCs w:val="24"/>
          <w:vertAlign w:val="superscript"/>
          <w:lang w:val="pt-PT"/>
        </w:rPr>
        <w:t>3</w:t>
      </w:r>
      <w:r w:rsidRPr="004839F3">
        <w:rPr>
          <w:rFonts w:cs="Arial"/>
          <w:sz w:val="24"/>
          <w:szCs w:val="24"/>
          <w:lang w:val="pt-PT"/>
        </w:rPr>
        <w:t>*</w:t>
      </w:r>
      <w:r w:rsidR="00921410" w:rsidRPr="004839F3">
        <w:rPr>
          <w:rFonts w:cs="Arial"/>
          <w:sz w:val="24"/>
          <w:szCs w:val="24"/>
          <w:lang w:val="pt-PT"/>
        </w:rPr>
        <w:t>*</w:t>
      </w:r>
      <w:r w:rsidR="00434B47" w:rsidRPr="004839F3">
        <w:rPr>
          <w:rFonts w:cs="Arial"/>
          <w:sz w:val="24"/>
          <w:szCs w:val="24"/>
          <w:lang w:val="pt-PT"/>
        </w:rPr>
        <w:t>*</w:t>
      </w:r>
    </w:p>
    <w:p w14:paraId="044244B8" w14:textId="2F1F0DBB" w:rsidR="004B25C7" w:rsidRPr="004839F3" w:rsidRDefault="004B25C7" w:rsidP="00B87F9F">
      <w:pPr>
        <w:jc w:val="both"/>
        <w:rPr>
          <w:rFonts w:cs="Arial"/>
          <w:sz w:val="24"/>
          <w:szCs w:val="24"/>
          <w:lang w:val="pt-PT"/>
        </w:rPr>
      </w:pPr>
      <w:r w:rsidRPr="004839F3">
        <w:rPr>
          <w:rFonts w:cs="Arial"/>
          <w:sz w:val="24"/>
          <w:szCs w:val="24"/>
          <w:vertAlign w:val="superscript"/>
          <w:lang w:val="pt-PT"/>
        </w:rPr>
        <w:t>1</w:t>
      </w:r>
      <w:r w:rsidRPr="004839F3">
        <w:rPr>
          <w:rFonts w:cs="Arial"/>
          <w:sz w:val="24"/>
          <w:szCs w:val="24"/>
          <w:lang w:val="pt-PT"/>
        </w:rPr>
        <w:t xml:space="preserve"> </w:t>
      </w:r>
      <w:r w:rsidR="007274A7" w:rsidRPr="004839F3">
        <w:rPr>
          <w:rFonts w:cs="Arial"/>
          <w:sz w:val="24"/>
          <w:szCs w:val="24"/>
          <w:lang w:val="pt-PT"/>
        </w:rPr>
        <w:t>Gulbenkian Institute for Molecular Medicine</w:t>
      </w:r>
      <w:r w:rsidRPr="004839F3">
        <w:rPr>
          <w:rFonts w:cs="Arial"/>
          <w:sz w:val="24"/>
          <w:szCs w:val="24"/>
          <w:lang w:val="pt-PT"/>
        </w:rPr>
        <w:t>, 1649-</w:t>
      </w:r>
      <w:r w:rsidR="003B2AA7" w:rsidRPr="004839F3">
        <w:rPr>
          <w:rFonts w:cs="Arial"/>
          <w:sz w:val="24"/>
          <w:szCs w:val="24"/>
          <w:lang w:val="pt-PT"/>
        </w:rPr>
        <w:t xml:space="preserve">035 </w:t>
      </w:r>
      <w:r w:rsidRPr="004839F3">
        <w:rPr>
          <w:rFonts w:cs="Arial"/>
          <w:sz w:val="24"/>
          <w:szCs w:val="24"/>
          <w:lang w:val="pt-PT"/>
        </w:rPr>
        <w:t>Lisbon, Portugal</w:t>
      </w:r>
    </w:p>
    <w:p w14:paraId="030E40C2" w14:textId="58F2431F" w:rsidR="00007D4F" w:rsidRPr="004839F3" w:rsidRDefault="00007D4F" w:rsidP="00B87F9F">
      <w:pPr>
        <w:jc w:val="both"/>
        <w:rPr>
          <w:rFonts w:cs="Arial"/>
          <w:sz w:val="24"/>
          <w:szCs w:val="24"/>
          <w:lang w:val="pt-PT"/>
        </w:rPr>
      </w:pPr>
      <w:r w:rsidRPr="004839F3">
        <w:rPr>
          <w:rFonts w:cs="Arial"/>
          <w:sz w:val="24"/>
          <w:szCs w:val="24"/>
          <w:vertAlign w:val="superscript"/>
          <w:lang w:val="pt-PT"/>
        </w:rPr>
        <w:t>2</w:t>
      </w:r>
      <w:r w:rsidRPr="004839F3">
        <w:rPr>
          <w:rFonts w:cs="Arial"/>
          <w:sz w:val="24"/>
          <w:szCs w:val="24"/>
          <w:lang w:val="pt-PT"/>
        </w:rPr>
        <w:t xml:space="preserve"> Faculdade de Medicina, Universidade de Lisboa, 1649-028 Lisbon, Portugal</w:t>
      </w:r>
    </w:p>
    <w:p w14:paraId="24D054CE" w14:textId="3370889F" w:rsidR="00C66E8B" w:rsidRPr="004839F3" w:rsidRDefault="00C66E8B" w:rsidP="00B87F9F">
      <w:pPr>
        <w:jc w:val="both"/>
        <w:rPr>
          <w:rFonts w:cs="Arial"/>
          <w:sz w:val="24"/>
          <w:szCs w:val="24"/>
          <w:lang w:val="pt-PT"/>
        </w:rPr>
      </w:pPr>
      <w:r w:rsidRPr="004839F3">
        <w:rPr>
          <w:rFonts w:cs="Arial"/>
          <w:sz w:val="24"/>
          <w:szCs w:val="24"/>
          <w:vertAlign w:val="superscript"/>
          <w:lang w:val="pt-PT"/>
        </w:rPr>
        <w:t>3</w:t>
      </w:r>
      <w:r w:rsidRPr="004839F3">
        <w:rPr>
          <w:rFonts w:cs="Arial"/>
          <w:sz w:val="24"/>
          <w:szCs w:val="24"/>
          <w:lang w:val="pt-PT"/>
        </w:rPr>
        <w:t xml:space="preserve"> Comprehensive Health Research Centre (CHRC), NOVA Medical School|Faculdade de Ciências Médicas, NMS|FCM, Universidade NOVA de Lisboa, 1169-056 Lisbon, Portugal</w:t>
      </w:r>
    </w:p>
    <w:p w14:paraId="1413F283" w14:textId="55EDD6A0" w:rsidR="00F75978" w:rsidRPr="00B475D4" w:rsidRDefault="004B25C7" w:rsidP="00B87F9F">
      <w:pPr>
        <w:jc w:val="both"/>
        <w:rPr>
          <w:rFonts w:cs="Arial"/>
          <w:sz w:val="24"/>
          <w:szCs w:val="24"/>
          <w:lang w:val="en-GB"/>
          <w:rPrChange w:id="15" w:author="Alexandre Miguel Kaizeler Guedes Da Silva Afonso" w:date="2026-07-27T16:55:00Z" w16du:dateUtc="2026-07-27T15:55:00Z">
            <w:rPr>
              <w:rFonts w:cs="Arial"/>
              <w:sz w:val="24"/>
              <w:szCs w:val="24"/>
            </w:rPr>
          </w:rPrChange>
        </w:rPr>
      </w:pPr>
      <w:r w:rsidRPr="00B475D4">
        <w:rPr>
          <w:rFonts w:cs="Arial"/>
          <w:sz w:val="24"/>
          <w:szCs w:val="24"/>
          <w:lang w:val="en-GB"/>
          <w:rPrChange w:id="16" w:author="Alexandre Miguel Kaizeler Guedes Da Silva Afonso" w:date="2026-07-27T16:55:00Z" w16du:dateUtc="2026-07-27T15:55:00Z">
            <w:rPr>
              <w:rFonts w:cs="Arial"/>
              <w:sz w:val="24"/>
              <w:szCs w:val="24"/>
            </w:rPr>
          </w:rPrChange>
        </w:rPr>
        <w:t xml:space="preserve">* </w:t>
      </w:r>
      <w:r w:rsidR="00F75978" w:rsidRPr="00B475D4">
        <w:rPr>
          <w:rFonts w:cs="Arial"/>
          <w:sz w:val="24"/>
          <w:szCs w:val="24"/>
          <w:lang w:val="en-GB"/>
          <w:rPrChange w:id="17" w:author="Alexandre Miguel Kaizeler Guedes Da Silva Afonso" w:date="2026-07-27T16:55:00Z" w16du:dateUtc="2026-07-27T15:55:00Z">
            <w:rPr>
              <w:rFonts w:cs="Arial"/>
              <w:sz w:val="24"/>
              <w:szCs w:val="24"/>
            </w:rPr>
          </w:rPrChange>
        </w:rPr>
        <w:t xml:space="preserve">First </w:t>
      </w:r>
      <w:r w:rsidRPr="00B475D4">
        <w:rPr>
          <w:rFonts w:cs="Arial"/>
          <w:sz w:val="24"/>
          <w:szCs w:val="24"/>
          <w:lang w:val="en-GB"/>
          <w:rPrChange w:id="18" w:author="Alexandre Miguel Kaizeler Guedes Da Silva Afonso" w:date="2026-07-27T16:55:00Z" w16du:dateUtc="2026-07-27T15:55:00Z">
            <w:rPr>
              <w:rFonts w:cs="Arial"/>
              <w:sz w:val="24"/>
              <w:szCs w:val="24"/>
            </w:rPr>
          </w:rPrChange>
        </w:rPr>
        <w:t>Corresponding Author</w:t>
      </w:r>
      <w:r w:rsidR="007274A7" w:rsidRPr="00B475D4">
        <w:rPr>
          <w:rFonts w:cs="Arial"/>
          <w:sz w:val="24"/>
          <w:szCs w:val="24"/>
          <w:lang w:val="en-GB"/>
          <w:rPrChange w:id="19" w:author="Alexandre Miguel Kaizeler Guedes Da Silva Afonso" w:date="2026-07-27T16:55:00Z" w16du:dateUtc="2026-07-27T15:55:00Z">
            <w:rPr>
              <w:rFonts w:cs="Arial"/>
              <w:sz w:val="24"/>
              <w:szCs w:val="24"/>
            </w:rPr>
          </w:rPrChange>
        </w:rPr>
        <w:t>:</w:t>
      </w:r>
      <w:r w:rsidR="00234381" w:rsidRPr="00B475D4">
        <w:rPr>
          <w:rFonts w:cs="Arial"/>
          <w:sz w:val="24"/>
          <w:szCs w:val="24"/>
          <w:lang w:val="en-GB"/>
          <w:rPrChange w:id="20" w:author="Alexandre Miguel Kaizeler Guedes Da Silva Afonso" w:date="2026-07-27T16:55:00Z" w16du:dateUtc="2026-07-27T15:55:00Z">
            <w:rPr>
              <w:rFonts w:cs="Arial"/>
              <w:sz w:val="24"/>
              <w:szCs w:val="24"/>
            </w:rPr>
          </w:rPrChange>
        </w:rPr>
        <w:t xml:space="preserve"> Alexandre Kaizeler</w:t>
      </w:r>
      <w:r w:rsidR="00FF28FF" w:rsidRPr="00B475D4">
        <w:rPr>
          <w:rFonts w:cs="Arial"/>
          <w:sz w:val="24"/>
          <w:szCs w:val="24"/>
          <w:lang w:val="en-GB"/>
          <w:rPrChange w:id="21" w:author="Alexandre Miguel Kaizeler Guedes Da Silva Afonso" w:date="2026-07-27T16:55:00Z" w16du:dateUtc="2026-07-27T15:55:00Z">
            <w:rPr>
              <w:rFonts w:cs="Arial"/>
              <w:sz w:val="24"/>
              <w:szCs w:val="24"/>
            </w:rPr>
          </w:rPrChange>
        </w:rPr>
        <w:t xml:space="preserve"> – </w:t>
      </w:r>
      <w:r w:rsidR="00FF28FF" w:rsidRPr="00B475D4">
        <w:rPr>
          <w:lang w:val="en-GB"/>
          <w:rPrChange w:id="22" w:author="Alexandre Miguel Kaizeler Guedes Da Silva Afonso" w:date="2026-07-27T16:55:00Z" w16du:dateUtc="2026-07-27T15:55:00Z">
            <w:rPr/>
          </w:rPrChange>
        </w:rPr>
        <w:fldChar w:fldCharType="begin"/>
      </w:r>
      <w:r w:rsidR="00FF28FF" w:rsidRPr="00B475D4">
        <w:rPr>
          <w:lang w:val="en-GB"/>
          <w:rPrChange w:id="23" w:author="Alexandre Miguel Kaizeler Guedes Da Silva Afonso" w:date="2026-07-27T16:55:00Z" w16du:dateUtc="2026-07-27T15:55:00Z">
            <w:rPr/>
          </w:rPrChange>
        </w:rPr>
        <w:instrText>HYPERLINK "mailto:alexandre.afonso@gimm.pt"</w:instrText>
      </w:r>
      <w:r w:rsidR="00FF28FF" w:rsidRPr="004839F3">
        <w:rPr>
          <w:lang w:val="en-GB"/>
        </w:rPr>
      </w:r>
      <w:r w:rsidR="00FF28FF" w:rsidRPr="00B475D4">
        <w:rPr>
          <w:lang w:val="en-GB"/>
          <w:rPrChange w:id="24" w:author="Alexandre Miguel Kaizeler Guedes Da Silva Afonso" w:date="2026-07-27T16:55:00Z" w16du:dateUtc="2026-07-27T15:55:00Z">
            <w:rPr/>
          </w:rPrChange>
        </w:rPr>
        <w:fldChar w:fldCharType="separate"/>
      </w:r>
      <w:r w:rsidR="00FF28FF" w:rsidRPr="00B475D4">
        <w:rPr>
          <w:rStyle w:val="Hiperligao"/>
          <w:rFonts w:cs="Arial"/>
          <w:sz w:val="24"/>
          <w:szCs w:val="24"/>
          <w:lang w:val="en-GB"/>
          <w:rPrChange w:id="25" w:author="Alexandre Miguel Kaizeler Guedes Da Silva Afonso" w:date="2026-07-27T16:55:00Z" w16du:dateUtc="2026-07-27T15:55:00Z">
            <w:rPr>
              <w:rStyle w:val="Hiperligao"/>
              <w:rFonts w:cs="Arial"/>
              <w:sz w:val="24"/>
              <w:szCs w:val="24"/>
            </w:rPr>
          </w:rPrChange>
        </w:rPr>
        <w:t>alexandre.afonso@gimm.pt</w:t>
      </w:r>
      <w:r w:rsidR="00FF28FF" w:rsidRPr="00B475D4">
        <w:rPr>
          <w:lang w:val="en-GB"/>
          <w:rPrChange w:id="26" w:author="Alexandre Miguel Kaizeler Guedes Da Silva Afonso" w:date="2026-07-27T16:55:00Z" w16du:dateUtc="2026-07-27T15:55:00Z">
            <w:rPr/>
          </w:rPrChange>
        </w:rPr>
        <w:fldChar w:fldCharType="end"/>
      </w:r>
    </w:p>
    <w:p w14:paraId="1285C70B" w14:textId="0E698B07" w:rsidR="00434B47" w:rsidRPr="00B475D4" w:rsidRDefault="00434B47" w:rsidP="00434B47">
      <w:pPr>
        <w:jc w:val="both"/>
        <w:rPr>
          <w:rFonts w:cs="Arial"/>
          <w:sz w:val="24"/>
          <w:szCs w:val="24"/>
          <w:lang w:val="en-GB"/>
          <w:rPrChange w:id="27" w:author="Alexandre Miguel Kaizeler Guedes Da Silva Afonso" w:date="2026-07-27T16:55:00Z" w16du:dateUtc="2026-07-27T15:55:00Z">
            <w:rPr>
              <w:rFonts w:cs="Arial"/>
              <w:sz w:val="24"/>
              <w:szCs w:val="24"/>
            </w:rPr>
          </w:rPrChange>
        </w:rPr>
      </w:pPr>
      <w:r w:rsidRPr="00B475D4">
        <w:rPr>
          <w:rFonts w:cs="Arial"/>
          <w:sz w:val="24"/>
          <w:szCs w:val="24"/>
          <w:lang w:val="en-GB"/>
          <w:rPrChange w:id="28" w:author="Alexandre Miguel Kaizeler Guedes Da Silva Afonso" w:date="2026-07-27T16:55:00Z" w16du:dateUtc="2026-07-27T15:55:00Z">
            <w:rPr>
              <w:rFonts w:cs="Arial"/>
              <w:sz w:val="24"/>
              <w:szCs w:val="24"/>
            </w:rPr>
          </w:rPrChange>
        </w:rPr>
        <w:t xml:space="preserve">** Second Corresponding Author: Vanessa A. Morais – </w:t>
      </w:r>
      <w:r w:rsidR="00455A62" w:rsidRPr="00B475D4">
        <w:rPr>
          <w:rFonts w:cs="Arial"/>
          <w:sz w:val="24"/>
          <w:szCs w:val="24"/>
          <w:lang w:val="en-GB"/>
          <w:rPrChange w:id="29" w:author="Alexandre Miguel Kaizeler Guedes Da Silva Afonso" w:date="2026-07-27T16:55:00Z" w16du:dateUtc="2026-07-27T15:55:00Z">
            <w:rPr>
              <w:rFonts w:cs="Arial"/>
              <w:sz w:val="24"/>
              <w:szCs w:val="24"/>
            </w:rPr>
          </w:rPrChange>
        </w:rPr>
        <w:t>vanessa</w:t>
      </w:r>
      <w:r w:rsidRPr="00B475D4">
        <w:rPr>
          <w:rFonts w:cs="Arial"/>
          <w:sz w:val="24"/>
          <w:szCs w:val="24"/>
          <w:lang w:val="en-GB"/>
          <w:rPrChange w:id="30" w:author="Alexandre Miguel Kaizeler Guedes Da Silva Afonso" w:date="2026-07-27T16:55:00Z" w16du:dateUtc="2026-07-27T15:55:00Z">
            <w:rPr>
              <w:rFonts w:cs="Arial"/>
              <w:sz w:val="24"/>
              <w:szCs w:val="24"/>
            </w:rPr>
          </w:rPrChange>
        </w:rPr>
        <w:t>.morais@gimm.pt</w:t>
      </w:r>
    </w:p>
    <w:p w14:paraId="23DCCC2D" w14:textId="7C0FBA21" w:rsidR="004B25C7" w:rsidRPr="00B475D4" w:rsidRDefault="00F75978" w:rsidP="00B87F9F">
      <w:pPr>
        <w:jc w:val="both"/>
        <w:rPr>
          <w:rFonts w:cs="Arial"/>
          <w:sz w:val="24"/>
          <w:szCs w:val="24"/>
          <w:lang w:val="en-GB"/>
          <w:rPrChange w:id="31" w:author="Alexandre Miguel Kaizeler Guedes Da Silva Afonso" w:date="2026-07-27T16:55:00Z" w16du:dateUtc="2026-07-27T15:55:00Z">
            <w:rPr>
              <w:rFonts w:cs="Arial"/>
              <w:sz w:val="24"/>
              <w:szCs w:val="24"/>
            </w:rPr>
          </w:rPrChange>
        </w:rPr>
      </w:pPr>
      <w:r w:rsidRPr="00B475D4">
        <w:rPr>
          <w:rFonts w:cs="Arial"/>
          <w:sz w:val="24"/>
          <w:szCs w:val="24"/>
          <w:lang w:val="en-GB"/>
          <w:rPrChange w:id="32" w:author="Alexandre Miguel Kaizeler Guedes Da Silva Afonso" w:date="2026-07-27T16:55:00Z" w16du:dateUtc="2026-07-27T15:55:00Z">
            <w:rPr>
              <w:rFonts w:cs="Arial"/>
              <w:sz w:val="24"/>
              <w:szCs w:val="24"/>
            </w:rPr>
          </w:rPrChange>
        </w:rPr>
        <w:t>*</w:t>
      </w:r>
      <w:r w:rsidR="00434B47" w:rsidRPr="00B475D4">
        <w:rPr>
          <w:rFonts w:cs="Arial"/>
          <w:sz w:val="24"/>
          <w:szCs w:val="24"/>
          <w:lang w:val="en-GB"/>
          <w:rPrChange w:id="33" w:author="Alexandre Miguel Kaizeler Guedes Da Silva Afonso" w:date="2026-07-27T16:55:00Z" w16du:dateUtc="2026-07-27T15:55:00Z">
            <w:rPr>
              <w:rFonts w:cs="Arial"/>
              <w:sz w:val="24"/>
              <w:szCs w:val="24"/>
            </w:rPr>
          </w:rPrChange>
        </w:rPr>
        <w:t>*</w:t>
      </w:r>
      <w:r w:rsidRPr="00B475D4">
        <w:rPr>
          <w:rFonts w:cs="Arial"/>
          <w:sz w:val="24"/>
          <w:szCs w:val="24"/>
          <w:lang w:val="en-GB"/>
          <w:rPrChange w:id="34" w:author="Alexandre Miguel Kaizeler Guedes Da Silva Afonso" w:date="2026-07-27T16:55:00Z" w16du:dateUtc="2026-07-27T15:55:00Z">
            <w:rPr>
              <w:rFonts w:cs="Arial"/>
              <w:sz w:val="24"/>
              <w:szCs w:val="24"/>
            </w:rPr>
          </w:rPrChange>
        </w:rPr>
        <w:t xml:space="preserve">* </w:t>
      </w:r>
      <w:r w:rsidR="00434B47" w:rsidRPr="00B475D4">
        <w:rPr>
          <w:rFonts w:cs="Arial"/>
          <w:sz w:val="24"/>
          <w:szCs w:val="24"/>
          <w:lang w:val="en-GB"/>
          <w:rPrChange w:id="35" w:author="Alexandre Miguel Kaizeler Guedes Da Silva Afonso" w:date="2026-07-27T16:55:00Z" w16du:dateUtc="2026-07-27T15:55:00Z">
            <w:rPr>
              <w:rFonts w:cs="Arial"/>
              <w:sz w:val="24"/>
              <w:szCs w:val="24"/>
            </w:rPr>
          </w:rPrChange>
        </w:rPr>
        <w:t xml:space="preserve">Third </w:t>
      </w:r>
      <w:r w:rsidRPr="00B475D4">
        <w:rPr>
          <w:rFonts w:cs="Arial"/>
          <w:sz w:val="24"/>
          <w:szCs w:val="24"/>
          <w:lang w:val="en-GB"/>
          <w:rPrChange w:id="36" w:author="Alexandre Miguel Kaizeler Guedes Da Silva Afonso" w:date="2026-07-27T16:55:00Z" w16du:dateUtc="2026-07-27T15:55:00Z">
            <w:rPr>
              <w:rFonts w:cs="Arial"/>
              <w:sz w:val="24"/>
              <w:szCs w:val="24"/>
            </w:rPr>
          </w:rPrChange>
        </w:rPr>
        <w:t xml:space="preserve">Corresponding Author: </w:t>
      </w:r>
      <w:r w:rsidR="00FF28FF" w:rsidRPr="00B475D4">
        <w:rPr>
          <w:rFonts w:cs="Arial"/>
          <w:sz w:val="24"/>
          <w:szCs w:val="24"/>
          <w:lang w:val="en-GB"/>
          <w:rPrChange w:id="37" w:author="Alexandre Miguel Kaizeler Guedes Da Silva Afonso" w:date="2026-07-27T16:55:00Z" w16du:dateUtc="2026-07-27T15:55:00Z">
            <w:rPr>
              <w:rFonts w:cs="Arial"/>
              <w:sz w:val="24"/>
              <w:szCs w:val="24"/>
            </w:rPr>
          </w:rPrChange>
        </w:rPr>
        <w:t>Nuno L. Barbosa-Morais – nuno.morais@</w:t>
      </w:r>
      <w:r w:rsidR="00FE4D98" w:rsidRPr="00B475D4">
        <w:rPr>
          <w:rFonts w:cs="Arial"/>
          <w:sz w:val="24"/>
          <w:szCs w:val="24"/>
          <w:lang w:val="en-GB"/>
          <w:rPrChange w:id="38" w:author="Alexandre Miguel Kaizeler Guedes Da Silva Afonso" w:date="2026-07-27T16:55:00Z" w16du:dateUtc="2026-07-27T15:55:00Z">
            <w:rPr>
              <w:rFonts w:cs="Arial"/>
              <w:sz w:val="24"/>
              <w:szCs w:val="24"/>
            </w:rPr>
          </w:rPrChange>
        </w:rPr>
        <w:t>nms.unl.pt</w:t>
      </w:r>
    </w:p>
    <w:p w14:paraId="3AACB1AA" w14:textId="5D14FAC8" w:rsidR="004B25C7" w:rsidRPr="00B475D4" w:rsidRDefault="004B25C7" w:rsidP="003A487E">
      <w:pPr>
        <w:pStyle w:val="Ttulo1"/>
        <w:ind w:left="720" w:hanging="720"/>
        <w:rPr>
          <w:lang w:val="en-GB"/>
          <w:rPrChange w:id="39" w:author="Alexandre Miguel Kaizeler Guedes Da Silva Afonso" w:date="2026-07-27T16:55:00Z" w16du:dateUtc="2026-07-27T15:55:00Z">
            <w:rPr/>
          </w:rPrChange>
        </w:rPr>
      </w:pPr>
      <w:r w:rsidRPr="00B475D4">
        <w:rPr>
          <w:lang w:val="en-GB"/>
          <w:rPrChange w:id="40" w:author="Alexandre Miguel Kaizeler Guedes Da Silva Afonso" w:date="2026-07-27T16:55:00Z" w16du:dateUtc="2026-07-27T15:55:00Z">
            <w:rPr/>
          </w:rPrChange>
        </w:rPr>
        <w:t>Highlights</w:t>
      </w:r>
    </w:p>
    <w:p w14:paraId="6CDAC39B" w14:textId="69354452" w:rsidR="00CB1CC0" w:rsidRPr="00B475D4" w:rsidRDefault="00126274" w:rsidP="00533F41">
      <w:pPr>
        <w:pStyle w:val="PargrafodaLista"/>
        <w:numPr>
          <w:ilvl w:val="0"/>
          <w:numId w:val="6"/>
        </w:numPr>
        <w:jc w:val="both"/>
        <w:rPr>
          <w:rFonts w:ascii="Arial" w:hAnsi="Arial" w:cs="Arial"/>
          <w:sz w:val="24"/>
          <w:szCs w:val="24"/>
          <w:lang w:val="en-GB"/>
          <w:rPrChange w:id="4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42" w:author="Alexandre Miguel Kaizeler Guedes Da Silva Afonso" w:date="2026-07-27T16:55:00Z" w16du:dateUtc="2026-07-27T15:55:00Z">
            <w:rPr>
              <w:rFonts w:ascii="Arial" w:hAnsi="Arial" w:cs="Arial"/>
              <w:sz w:val="24"/>
              <w:szCs w:val="24"/>
            </w:rPr>
          </w:rPrChange>
        </w:rPr>
        <w:t xml:space="preserve">Stress granule </w:t>
      </w:r>
      <w:r w:rsidR="00CB1CC0" w:rsidRPr="00B475D4">
        <w:rPr>
          <w:rFonts w:ascii="Arial" w:hAnsi="Arial" w:cs="Arial"/>
          <w:sz w:val="24"/>
          <w:szCs w:val="24"/>
          <w:lang w:val="en-GB"/>
          <w:rPrChange w:id="43" w:author="Alexandre Miguel Kaizeler Guedes Da Silva Afonso" w:date="2026-07-27T16:55:00Z" w16du:dateUtc="2026-07-27T15:55:00Z">
            <w:rPr>
              <w:rFonts w:ascii="Arial" w:hAnsi="Arial" w:cs="Arial"/>
              <w:sz w:val="24"/>
              <w:szCs w:val="24"/>
            </w:rPr>
          </w:rPrChange>
        </w:rPr>
        <w:t>transcriptom</w:t>
      </w:r>
      <w:r w:rsidRPr="00B475D4">
        <w:rPr>
          <w:rFonts w:ascii="Arial" w:hAnsi="Arial" w:cs="Arial"/>
          <w:sz w:val="24"/>
          <w:szCs w:val="24"/>
          <w:lang w:val="en-GB"/>
          <w:rPrChange w:id="44" w:author="Alexandre Miguel Kaizeler Guedes Da Silva Afonso" w:date="2026-07-27T16:55:00Z" w16du:dateUtc="2026-07-27T15:55:00Z">
            <w:rPr>
              <w:rFonts w:ascii="Arial" w:hAnsi="Arial" w:cs="Arial"/>
              <w:sz w:val="24"/>
              <w:szCs w:val="24"/>
            </w:rPr>
          </w:rPrChange>
        </w:rPr>
        <w:t>es</w:t>
      </w:r>
      <w:r w:rsidR="00CB1CC0" w:rsidRPr="00B475D4">
        <w:rPr>
          <w:rFonts w:ascii="Arial" w:hAnsi="Arial" w:cs="Arial"/>
          <w:sz w:val="24"/>
          <w:szCs w:val="24"/>
          <w:lang w:val="en-GB"/>
          <w:rPrChange w:id="45" w:author="Alexandre Miguel Kaizeler Guedes Da Silva Afonso" w:date="2026-07-27T16:55:00Z" w16du:dateUtc="2026-07-27T15:55:00Z">
            <w:rPr>
              <w:rFonts w:ascii="Arial" w:hAnsi="Arial" w:cs="Arial"/>
              <w:sz w:val="24"/>
              <w:szCs w:val="24"/>
            </w:rPr>
          </w:rPrChange>
        </w:rPr>
        <w:t xml:space="preserve"> va</w:t>
      </w:r>
      <w:r w:rsidRPr="00B475D4">
        <w:rPr>
          <w:rFonts w:ascii="Arial" w:hAnsi="Arial" w:cs="Arial"/>
          <w:sz w:val="24"/>
          <w:szCs w:val="24"/>
          <w:lang w:val="en-GB"/>
          <w:rPrChange w:id="46" w:author="Alexandre Miguel Kaizeler Guedes Da Silva Afonso" w:date="2026-07-27T16:55:00Z" w16du:dateUtc="2026-07-27T15:55:00Z">
            <w:rPr>
              <w:rFonts w:ascii="Arial" w:hAnsi="Arial" w:cs="Arial"/>
              <w:sz w:val="24"/>
              <w:szCs w:val="24"/>
            </w:rPr>
          </w:rPrChange>
        </w:rPr>
        <w:t>r</w:t>
      </w:r>
      <w:r w:rsidR="00CB1CC0" w:rsidRPr="00B475D4">
        <w:rPr>
          <w:rFonts w:ascii="Arial" w:hAnsi="Arial" w:cs="Arial"/>
          <w:sz w:val="24"/>
          <w:szCs w:val="24"/>
          <w:lang w:val="en-GB"/>
          <w:rPrChange w:id="47" w:author="Alexandre Miguel Kaizeler Guedes Da Silva Afonso" w:date="2026-07-27T16:55:00Z" w16du:dateUtc="2026-07-27T15:55:00Z">
            <w:rPr>
              <w:rFonts w:ascii="Arial" w:hAnsi="Arial" w:cs="Arial"/>
              <w:sz w:val="24"/>
              <w:szCs w:val="24"/>
            </w:rPr>
          </w:rPrChange>
        </w:rPr>
        <w:t xml:space="preserve">y </w:t>
      </w:r>
      <w:r w:rsidRPr="00B475D4">
        <w:rPr>
          <w:rFonts w:ascii="Arial" w:hAnsi="Arial" w:cs="Arial"/>
          <w:sz w:val="24"/>
          <w:szCs w:val="24"/>
          <w:lang w:val="en-GB"/>
          <w:rPrChange w:id="48" w:author="Alexandre Miguel Kaizeler Guedes Da Silva Afonso" w:date="2026-07-27T16:55:00Z" w16du:dateUtc="2026-07-27T15:55:00Z">
            <w:rPr>
              <w:rFonts w:ascii="Arial" w:hAnsi="Arial" w:cs="Arial"/>
              <w:sz w:val="24"/>
              <w:szCs w:val="24"/>
            </w:rPr>
          </w:rPrChange>
        </w:rPr>
        <w:t xml:space="preserve">widely </w:t>
      </w:r>
      <w:r w:rsidR="00CB1CC0" w:rsidRPr="00B475D4">
        <w:rPr>
          <w:rFonts w:ascii="Arial" w:hAnsi="Arial" w:cs="Arial"/>
          <w:sz w:val="24"/>
          <w:szCs w:val="24"/>
          <w:lang w:val="en-GB"/>
          <w:rPrChange w:id="49" w:author="Alexandre Miguel Kaizeler Guedes Da Silva Afonso" w:date="2026-07-27T16:55:00Z" w16du:dateUtc="2026-07-27T15:55:00Z">
            <w:rPr>
              <w:rFonts w:ascii="Arial" w:hAnsi="Arial" w:cs="Arial"/>
              <w:sz w:val="24"/>
              <w:szCs w:val="24"/>
            </w:rPr>
          </w:rPrChange>
        </w:rPr>
        <w:t>across stress</w:t>
      </w:r>
      <w:r w:rsidRPr="00B475D4">
        <w:rPr>
          <w:rFonts w:ascii="Arial" w:hAnsi="Arial" w:cs="Arial"/>
          <w:sz w:val="24"/>
          <w:szCs w:val="24"/>
          <w:lang w:val="en-GB"/>
          <w:rPrChange w:id="50" w:author="Alexandre Miguel Kaizeler Guedes Da Silva Afonso" w:date="2026-07-27T16:55:00Z" w16du:dateUtc="2026-07-27T15:55:00Z">
            <w:rPr>
              <w:rFonts w:ascii="Arial" w:hAnsi="Arial" w:cs="Arial"/>
              <w:sz w:val="24"/>
              <w:szCs w:val="24"/>
            </w:rPr>
          </w:rPrChange>
        </w:rPr>
        <w:t>ors</w:t>
      </w:r>
      <w:r w:rsidR="00CB1CC0" w:rsidRPr="00B475D4">
        <w:rPr>
          <w:rFonts w:ascii="Arial" w:hAnsi="Arial" w:cs="Arial"/>
          <w:sz w:val="24"/>
          <w:szCs w:val="24"/>
          <w:lang w:val="en-GB"/>
          <w:rPrChange w:id="51" w:author="Alexandre Miguel Kaizeler Guedes Da Silva Afonso" w:date="2026-07-27T16:55:00Z" w16du:dateUtc="2026-07-27T15:55:00Z">
            <w:rPr>
              <w:rFonts w:ascii="Arial" w:hAnsi="Arial" w:cs="Arial"/>
              <w:sz w:val="24"/>
              <w:szCs w:val="24"/>
            </w:rPr>
          </w:rPrChange>
        </w:rPr>
        <w:t>, cell lines, and purification methods.</w:t>
      </w:r>
    </w:p>
    <w:p w14:paraId="1442FA5D" w14:textId="2D72FE6A" w:rsidR="00110F76" w:rsidRPr="00B475D4" w:rsidRDefault="00110F76" w:rsidP="00533F41">
      <w:pPr>
        <w:pStyle w:val="PargrafodaLista"/>
        <w:numPr>
          <w:ilvl w:val="0"/>
          <w:numId w:val="6"/>
        </w:numPr>
        <w:jc w:val="both"/>
        <w:rPr>
          <w:rFonts w:ascii="Arial" w:hAnsi="Arial" w:cs="Arial"/>
          <w:sz w:val="24"/>
          <w:szCs w:val="24"/>
          <w:lang w:val="en-GB"/>
          <w:rPrChange w:id="5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 w:author="Alexandre Miguel Kaizeler Guedes Da Silva Afonso" w:date="2026-07-27T16:55:00Z" w16du:dateUtc="2026-07-27T15:55:00Z">
            <w:rPr>
              <w:rFonts w:ascii="Arial" w:hAnsi="Arial" w:cs="Arial"/>
              <w:sz w:val="24"/>
              <w:szCs w:val="24"/>
            </w:rPr>
          </w:rPrChange>
        </w:rPr>
        <w:t>Differential centrifugation skews stress granule RNA profiles toward longer transcripts.</w:t>
      </w:r>
    </w:p>
    <w:p w14:paraId="062B4A24" w14:textId="776E3B37" w:rsidR="00110F76" w:rsidRPr="00B475D4" w:rsidRDefault="00110F76" w:rsidP="00533F41">
      <w:pPr>
        <w:pStyle w:val="PargrafodaLista"/>
        <w:numPr>
          <w:ilvl w:val="0"/>
          <w:numId w:val="6"/>
        </w:numPr>
        <w:jc w:val="both"/>
        <w:rPr>
          <w:rFonts w:ascii="Arial" w:hAnsi="Arial" w:cs="Arial"/>
          <w:sz w:val="24"/>
          <w:szCs w:val="24"/>
          <w:lang w:val="en-GB"/>
          <w:rPrChange w:id="54"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5" w:author="Alexandre Miguel Kaizeler Guedes Da Silva Afonso" w:date="2026-07-27T16:55:00Z" w16du:dateUtc="2026-07-27T15:55:00Z">
            <w:rPr>
              <w:rFonts w:ascii="Arial" w:hAnsi="Arial" w:cs="Arial"/>
              <w:sz w:val="24"/>
              <w:szCs w:val="24"/>
            </w:rPr>
          </w:rPrChange>
        </w:rPr>
        <w:t>Methodological discrepancies across stress granule purification call for cautious interpretation of their transcriptome</w:t>
      </w:r>
      <w:r w:rsidR="003B2AA7" w:rsidRPr="00B475D4">
        <w:rPr>
          <w:rFonts w:ascii="Arial" w:hAnsi="Arial" w:cs="Arial"/>
          <w:sz w:val="24"/>
          <w:szCs w:val="24"/>
          <w:lang w:val="en-GB"/>
          <w:rPrChange w:id="56" w:author="Alexandre Miguel Kaizeler Guedes Da Silva Afonso" w:date="2026-07-27T16:55:00Z" w16du:dateUtc="2026-07-27T15:55:00Z">
            <w:rPr>
              <w:rFonts w:ascii="Arial" w:hAnsi="Arial" w:cs="Arial"/>
              <w:sz w:val="24"/>
              <w:szCs w:val="24"/>
            </w:rPr>
          </w:rPrChange>
        </w:rPr>
        <w:t>s</w:t>
      </w:r>
      <w:r w:rsidRPr="00B475D4">
        <w:rPr>
          <w:rFonts w:ascii="Arial" w:hAnsi="Arial" w:cs="Arial"/>
          <w:sz w:val="24"/>
          <w:szCs w:val="24"/>
          <w:lang w:val="en-GB"/>
          <w:rPrChange w:id="57" w:author="Alexandre Miguel Kaizeler Guedes Da Silva Afonso" w:date="2026-07-27T16:55:00Z" w16du:dateUtc="2026-07-27T15:55:00Z">
            <w:rPr>
              <w:rFonts w:ascii="Arial" w:hAnsi="Arial" w:cs="Arial"/>
              <w:sz w:val="24"/>
              <w:szCs w:val="24"/>
            </w:rPr>
          </w:rPrChange>
        </w:rPr>
        <w:t>.</w:t>
      </w:r>
    </w:p>
    <w:p w14:paraId="1ADC94FC" w14:textId="0F8D7DDF" w:rsidR="00CB1CC0" w:rsidRPr="00B475D4" w:rsidRDefault="00CB1CC0" w:rsidP="00110F76">
      <w:pPr>
        <w:pStyle w:val="PargrafodaLista"/>
        <w:numPr>
          <w:ilvl w:val="0"/>
          <w:numId w:val="6"/>
        </w:numPr>
        <w:jc w:val="both"/>
        <w:rPr>
          <w:rFonts w:ascii="Arial" w:hAnsi="Arial" w:cs="Arial"/>
          <w:sz w:val="24"/>
          <w:szCs w:val="24"/>
          <w:lang w:val="en-GB"/>
          <w:rPrChange w:id="5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9" w:author="Alexandre Miguel Kaizeler Guedes Da Silva Afonso" w:date="2026-07-27T16:55:00Z" w16du:dateUtc="2026-07-27T15:55:00Z">
            <w:rPr>
              <w:rFonts w:ascii="Arial" w:hAnsi="Arial" w:cs="Arial"/>
              <w:sz w:val="24"/>
              <w:szCs w:val="24"/>
            </w:rPr>
          </w:rPrChange>
        </w:rPr>
        <w:t>Mitochondrial RNAs</w:t>
      </w:r>
      <w:r w:rsidR="00110F76" w:rsidRPr="00B475D4">
        <w:rPr>
          <w:rFonts w:ascii="Arial" w:hAnsi="Arial" w:cs="Arial"/>
          <w:sz w:val="24"/>
          <w:szCs w:val="24"/>
          <w:lang w:val="en-GB"/>
          <w:rPrChange w:id="60" w:author="Alexandre Miguel Kaizeler Guedes Da Silva Afonso" w:date="2026-07-27T16:55:00Z" w16du:dateUtc="2026-07-27T15:55:00Z">
            <w:rPr>
              <w:rFonts w:ascii="Arial" w:hAnsi="Arial" w:cs="Arial"/>
              <w:sz w:val="24"/>
              <w:szCs w:val="24"/>
            </w:rPr>
          </w:rPrChange>
        </w:rPr>
        <w:t xml:space="preserve"> are consistently enriched in stress granules, suggesting</w:t>
      </w:r>
      <w:r w:rsidR="00250FB2" w:rsidRPr="00B475D4">
        <w:rPr>
          <w:rFonts w:ascii="Arial" w:hAnsi="Arial" w:cs="Arial"/>
          <w:sz w:val="24"/>
          <w:szCs w:val="24"/>
          <w:lang w:val="en-GB"/>
          <w:rPrChange w:id="61" w:author="Alexandre Miguel Kaizeler Guedes Da Silva Afonso" w:date="2026-07-27T16:55:00Z" w16du:dateUtc="2026-07-27T15:55:00Z">
            <w:rPr>
              <w:rFonts w:ascii="Arial" w:hAnsi="Arial" w:cs="Arial"/>
              <w:sz w:val="24"/>
              <w:szCs w:val="24"/>
            </w:rPr>
          </w:rPrChange>
        </w:rPr>
        <w:t xml:space="preserve"> a role in anti-inflammation by </w:t>
      </w:r>
      <w:r w:rsidR="00110F76" w:rsidRPr="00B475D4">
        <w:rPr>
          <w:rFonts w:ascii="Arial" w:hAnsi="Arial" w:cs="Arial"/>
          <w:sz w:val="24"/>
          <w:szCs w:val="24"/>
          <w:lang w:val="en-GB"/>
          <w:rPrChange w:id="62" w:author="Alexandre Miguel Kaizeler Guedes Da Silva Afonso" w:date="2026-07-27T16:55:00Z" w16du:dateUtc="2026-07-27T15:55:00Z">
            <w:rPr>
              <w:rFonts w:ascii="Arial" w:hAnsi="Arial" w:cs="Arial"/>
              <w:sz w:val="24"/>
              <w:szCs w:val="24"/>
            </w:rPr>
          </w:rPrChange>
        </w:rPr>
        <w:t xml:space="preserve">prevention of </w:t>
      </w:r>
      <w:r w:rsidR="00F75978" w:rsidRPr="00B475D4">
        <w:rPr>
          <w:rFonts w:ascii="Arial" w:hAnsi="Arial" w:cs="Arial"/>
          <w:sz w:val="24"/>
          <w:szCs w:val="24"/>
          <w:lang w:val="en-GB"/>
          <w:rPrChange w:id="63" w:author="Alexandre Miguel Kaizeler Guedes Da Silva Afonso" w:date="2026-07-27T16:55:00Z" w16du:dateUtc="2026-07-27T15:55:00Z">
            <w:rPr>
              <w:rFonts w:ascii="Arial" w:hAnsi="Arial" w:cs="Arial"/>
              <w:sz w:val="24"/>
              <w:szCs w:val="24"/>
            </w:rPr>
          </w:rPrChange>
        </w:rPr>
        <w:t>damage-associated</w:t>
      </w:r>
      <w:r w:rsidR="00110F76" w:rsidRPr="00B475D4">
        <w:rPr>
          <w:rFonts w:ascii="Arial" w:hAnsi="Arial" w:cs="Arial"/>
          <w:sz w:val="24"/>
          <w:szCs w:val="24"/>
          <w:lang w:val="en-GB"/>
          <w:rPrChange w:id="64" w:author="Alexandre Miguel Kaizeler Guedes Da Silva Afonso" w:date="2026-07-27T16:55:00Z" w16du:dateUtc="2026-07-27T15:55:00Z">
            <w:rPr>
              <w:rFonts w:ascii="Arial" w:hAnsi="Arial" w:cs="Arial"/>
              <w:sz w:val="24"/>
              <w:szCs w:val="24"/>
            </w:rPr>
          </w:rPrChange>
        </w:rPr>
        <w:t xml:space="preserve"> molecular patterns.</w:t>
      </w:r>
    </w:p>
    <w:p w14:paraId="43CD4163" w14:textId="4BDB393D" w:rsidR="004B25C7" w:rsidRPr="00B475D4" w:rsidRDefault="004B25C7" w:rsidP="00533F41">
      <w:pPr>
        <w:pStyle w:val="Ttulo1"/>
        <w:rPr>
          <w:lang w:val="en-GB"/>
          <w:rPrChange w:id="65" w:author="Alexandre Miguel Kaizeler Guedes Da Silva Afonso" w:date="2026-07-27T16:55:00Z" w16du:dateUtc="2026-07-27T15:55:00Z">
            <w:rPr/>
          </w:rPrChange>
        </w:rPr>
      </w:pPr>
      <w:r w:rsidRPr="00B475D4">
        <w:rPr>
          <w:lang w:val="en-GB"/>
          <w:rPrChange w:id="66" w:author="Alexandre Miguel Kaizeler Guedes Da Silva Afonso" w:date="2026-07-27T16:55:00Z" w16du:dateUtc="2026-07-27T15:55:00Z">
            <w:rPr/>
          </w:rPrChange>
        </w:rPr>
        <w:t>Summary</w:t>
      </w:r>
    </w:p>
    <w:p w14:paraId="1C4D7DC9" w14:textId="24BA5EE2" w:rsidR="003E4FC8" w:rsidRPr="00B475D4" w:rsidRDefault="003E4FC8" w:rsidP="003E4FC8">
      <w:pPr>
        <w:rPr>
          <w:rFonts w:ascii="Arial" w:hAnsi="Arial" w:cs="Arial"/>
          <w:sz w:val="24"/>
          <w:szCs w:val="24"/>
          <w:lang w:val="en-GB"/>
          <w:rPrChange w:id="67"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8" w:author="Alexandre Miguel Kaizeler Guedes Da Silva Afonso" w:date="2026-07-27T16:55:00Z" w16du:dateUtc="2026-07-27T15:55:00Z">
            <w:rPr>
              <w:rFonts w:ascii="Arial" w:hAnsi="Arial" w:cs="Arial"/>
              <w:sz w:val="24"/>
              <w:szCs w:val="24"/>
            </w:rPr>
          </w:rPrChange>
        </w:rPr>
        <w:t xml:space="preserve">Stress granules (SGs) are dynamic, membraneless cytoplasmic condensates that form in response to diverse cellular stressors. Although proposed to modulate stress responses by selectively sequestering proteins and RNAs, their precise molecular composition and function remain unclear. Reported SG transcriptomes differ substantially due to methodological discrepancies, notably between differential centrifugation (DC) and proximity labeling (PL). Here, we </w:t>
      </w:r>
      <w:commentRangeStart w:id="69"/>
      <w:r w:rsidRPr="00B475D4">
        <w:rPr>
          <w:rFonts w:ascii="Arial" w:hAnsi="Arial" w:cs="Arial"/>
          <w:sz w:val="24"/>
          <w:szCs w:val="24"/>
          <w:lang w:val="en-GB"/>
          <w:rPrChange w:id="70" w:author="Alexandre Miguel Kaizeler Guedes Da Silva Afonso" w:date="2026-07-27T16:55:00Z" w16du:dateUtc="2026-07-27T15:55:00Z">
            <w:rPr>
              <w:rFonts w:ascii="Arial" w:hAnsi="Arial" w:cs="Arial"/>
              <w:sz w:val="24"/>
              <w:szCs w:val="24"/>
            </w:rPr>
          </w:rPrChange>
        </w:rPr>
        <w:t>reanaly</w:t>
      </w:r>
      <w:ins w:id="71" w:author="Alexandre Miguel Kaizeler Guedes Da Silva Afonso" w:date="2026-07-27T16:44:00Z" w16du:dateUtc="2026-07-27T15:44:00Z">
        <w:r w:rsidR="00A942FF" w:rsidRPr="00B475D4">
          <w:rPr>
            <w:rFonts w:ascii="Arial" w:hAnsi="Arial" w:cs="Arial"/>
            <w:sz w:val="24"/>
            <w:szCs w:val="24"/>
            <w:lang w:val="en-GB"/>
            <w:rPrChange w:id="72" w:author="Alexandre Miguel Kaizeler Guedes Da Silva Afonso" w:date="2026-07-27T16:55:00Z" w16du:dateUtc="2026-07-27T15:55:00Z">
              <w:rPr>
                <w:rFonts w:ascii="Arial" w:hAnsi="Arial" w:cs="Arial"/>
                <w:sz w:val="24"/>
                <w:szCs w:val="24"/>
              </w:rPr>
            </w:rPrChange>
          </w:rPr>
          <w:t>s</w:t>
        </w:r>
      </w:ins>
      <w:del w:id="73" w:author="Alexandre Miguel Kaizeler Guedes Da Silva Afonso" w:date="2026-07-27T16:44:00Z" w16du:dateUtc="2026-07-27T15:44:00Z">
        <w:r w:rsidRPr="00B475D4" w:rsidDel="00A942FF">
          <w:rPr>
            <w:rFonts w:ascii="Arial" w:hAnsi="Arial" w:cs="Arial"/>
            <w:sz w:val="24"/>
            <w:szCs w:val="24"/>
            <w:lang w:val="en-GB"/>
            <w:rPrChange w:id="74" w:author="Alexandre Miguel Kaizeler Guedes Da Silva Afonso" w:date="2026-07-27T16:55:00Z" w16du:dateUtc="2026-07-27T15:55:00Z">
              <w:rPr>
                <w:rFonts w:ascii="Arial" w:hAnsi="Arial" w:cs="Arial"/>
                <w:sz w:val="24"/>
                <w:szCs w:val="24"/>
              </w:rPr>
            </w:rPrChange>
          </w:rPr>
          <w:delText>z</w:delText>
        </w:r>
      </w:del>
      <w:r w:rsidRPr="00B475D4">
        <w:rPr>
          <w:rFonts w:ascii="Arial" w:hAnsi="Arial" w:cs="Arial"/>
          <w:sz w:val="24"/>
          <w:szCs w:val="24"/>
          <w:lang w:val="en-GB"/>
          <w:rPrChange w:id="75" w:author="Alexandre Miguel Kaizeler Guedes Da Silva Afonso" w:date="2026-07-27T16:55:00Z" w16du:dateUtc="2026-07-27T15:55:00Z">
            <w:rPr>
              <w:rFonts w:ascii="Arial" w:hAnsi="Arial" w:cs="Arial"/>
              <w:sz w:val="24"/>
              <w:szCs w:val="24"/>
            </w:rPr>
          </w:rPrChange>
        </w:rPr>
        <w:t xml:space="preserve">e </w:t>
      </w:r>
      <w:commentRangeEnd w:id="69"/>
      <w:r w:rsidR="00A942FF" w:rsidRPr="00B475D4">
        <w:rPr>
          <w:rStyle w:val="Refdecomentrio"/>
          <w:rFonts w:ascii="Arial" w:hAnsi="Arial" w:cs="Arial"/>
          <w:sz w:val="24"/>
          <w:szCs w:val="24"/>
          <w:lang w:val="en-GB"/>
          <w:rPrChange w:id="76" w:author="Alexandre Miguel Kaizeler Guedes Da Silva Afonso" w:date="2026-07-27T16:55:00Z" w16du:dateUtc="2026-07-27T15:55:00Z">
            <w:rPr>
              <w:rStyle w:val="Refdecomentrio"/>
              <w:rFonts w:ascii="Arial" w:hAnsi="Arial" w:cs="Arial"/>
              <w:sz w:val="24"/>
              <w:szCs w:val="24"/>
            </w:rPr>
          </w:rPrChange>
        </w:rPr>
        <w:commentReference w:id="69"/>
      </w:r>
      <w:r w:rsidRPr="00B475D4">
        <w:rPr>
          <w:rFonts w:ascii="Arial" w:hAnsi="Arial" w:cs="Arial"/>
          <w:sz w:val="24"/>
          <w:szCs w:val="24"/>
          <w:lang w:val="en-GB"/>
          <w:rPrChange w:id="77" w:author="Alexandre Miguel Kaizeler Guedes Da Silva Afonso" w:date="2026-07-27T16:55:00Z" w16du:dateUtc="2026-07-27T15:55:00Z">
            <w:rPr>
              <w:rFonts w:ascii="Arial" w:hAnsi="Arial" w:cs="Arial"/>
              <w:sz w:val="24"/>
              <w:szCs w:val="24"/>
            </w:rPr>
          </w:rPrChange>
        </w:rPr>
        <w:t xml:space="preserve">publicly available </w:t>
      </w:r>
      <w:r w:rsidRPr="00B475D4">
        <w:rPr>
          <w:rFonts w:ascii="Arial" w:hAnsi="Arial" w:cs="Arial"/>
          <w:sz w:val="24"/>
          <w:szCs w:val="24"/>
          <w:lang w:val="en-GB"/>
          <w:rPrChange w:id="78" w:author="Alexandre Miguel Kaizeler Guedes Da Silva Afonso" w:date="2026-07-27T16:55:00Z" w16du:dateUtc="2026-07-27T15:55:00Z">
            <w:rPr>
              <w:rFonts w:ascii="Arial" w:hAnsi="Arial" w:cs="Arial"/>
              <w:sz w:val="24"/>
              <w:szCs w:val="24"/>
            </w:rPr>
          </w:rPrChange>
        </w:rPr>
        <w:lastRenderedPageBreak/>
        <w:t xml:space="preserve">human SG transcriptomes across multiple stressors, cell types, and isolation strategies. </w:t>
      </w:r>
      <w:r w:rsidR="00455A62" w:rsidRPr="00B475D4">
        <w:rPr>
          <w:rFonts w:ascii="Arial" w:hAnsi="Arial" w:cs="Arial"/>
          <w:sz w:val="24"/>
          <w:szCs w:val="24"/>
          <w:lang w:val="en-GB"/>
          <w:rPrChange w:id="79" w:author="Alexandre Miguel Kaizeler Guedes Da Silva Afonso" w:date="2026-07-27T16:55:00Z" w16du:dateUtc="2026-07-27T15:55:00Z">
            <w:rPr>
              <w:rFonts w:ascii="Arial" w:hAnsi="Arial" w:cs="Arial"/>
              <w:sz w:val="24"/>
              <w:szCs w:val="24"/>
            </w:rPr>
          </w:rPrChange>
        </w:rPr>
        <w:t>DC-based profiles were strongly shaped by RNA length, consistent with a physical bias inherent to the sedimentation-based separation</w:t>
      </w:r>
      <w:r w:rsidRPr="00B475D4">
        <w:rPr>
          <w:rFonts w:ascii="Arial" w:hAnsi="Arial" w:cs="Arial"/>
          <w:sz w:val="24"/>
          <w:szCs w:val="24"/>
          <w:lang w:val="en-GB"/>
          <w:rPrChange w:id="80" w:author="Alexandre Miguel Kaizeler Guedes Da Silva Afonso" w:date="2026-07-27T16:55:00Z" w16du:dateUtc="2026-07-27T15:55:00Z">
            <w:rPr>
              <w:rFonts w:ascii="Arial" w:hAnsi="Arial" w:cs="Arial"/>
              <w:sz w:val="24"/>
              <w:szCs w:val="24"/>
            </w:rPr>
          </w:rPrChange>
        </w:rPr>
        <w:t xml:space="preserve">. Correcting for this effect reveals limited concordance between studies, yet </w:t>
      </w:r>
      <w:ins w:id="81" w:author="Alexandre Miguel Kaizeler Guedes Da Silva Afonso" w:date="2026-07-27T14:52:00Z" w16du:dateUtc="2026-07-27T13:52:00Z">
        <w:r w:rsidR="00E064F9" w:rsidRPr="00B475D4">
          <w:rPr>
            <w:rFonts w:ascii="Arial" w:hAnsi="Arial" w:cs="Arial"/>
            <w:sz w:val="24"/>
            <w:szCs w:val="24"/>
            <w:lang w:val="en-GB"/>
            <w:rPrChange w:id="82" w:author="Alexandre Miguel Kaizeler Guedes Da Silva Afonso" w:date="2026-07-27T16:55:00Z" w16du:dateUtc="2026-07-27T15:55:00Z">
              <w:rPr>
                <w:rFonts w:ascii="Arial" w:hAnsi="Arial" w:cs="Arial"/>
                <w:sz w:val="24"/>
                <w:szCs w:val="24"/>
              </w:rPr>
            </w:rPrChange>
          </w:rPr>
          <w:t xml:space="preserve">potential </w:t>
        </w:r>
      </w:ins>
      <w:r w:rsidRPr="00B475D4">
        <w:rPr>
          <w:rFonts w:ascii="Arial" w:hAnsi="Arial" w:cs="Arial"/>
          <w:sz w:val="24"/>
          <w:szCs w:val="24"/>
          <w:lang w:val="en-GB"/>
          <w:rPrChange w:id="83" w:author="Alexandre Miguel Kaizeler Guedes Da Silva Afonso" w:date="2026-07-27T16:55:00Z" w16du:dateUtc="2026-07-27T15:55:00Z">
            <w:rPr>
              <w:rFonts w:ascii="Arial" w:hAnsi="Arial" w:cs="Arial"/>
              <w:sz w:val="24"/>
              <w:szCs w:val="24"/>
            </w:rPr>
          </w:rPrChange>
        </w:rPr>
        <w:t>enrichment of mitochondrially encoded RNAs emerges as a consistent feature. Immunofluorescence experiments further support dsRNA uptake by SGs upon stress. Since leakage of mitochondrial nucleic acids is a well-characteri</w:t>
      </w:r>
      <w:ins w:id="84" w:author="Alexandre Miguel Kaizeler Guedes Da Silva Afonso" w:date="2026-07-27T16:45:00Z" w16du:dateUtc="2026-07-27T15:45:00Z">
        <w:r w:rsidR="00A942FF" w:rsidRPr="00B475D4">
          <w:rPr>
            <w:rFonts w:ascii="Arial" w:hAnsi="Arial" w:cs="Arial"/>
            <w:sz w:val="24"/>
            <w:szCs w:val="24"/>
            <w:lang w:val="en-GB"/>
            <w:rPrChange w:id="85" w:author="Alexandre Miguel Kaizeler Guedes Da Silva Afonso" w:date="2026-07-27T16:55:00Z" w16du:dateUtc="2026-07-27T15:55:00Z">
              <w:rPr>
                <w:rFonts w:ascii="Arial" w:hAnsi="Arial" w:cs="Arial"/>
                <w:sz w:val="24"/>
                <w:szCs w:val="24"/>
              </w:rPr>
            </w:rPrChange>
          </w:rPr>
          <w:t>s</w:t>
        </w:r>
      </w:ins>
      <w:del w:id="86" w:author="Alexandre Miguel Kaizeler Guedes Da Silva Afonso" w:date="2026-07-27T16:45:00Z" w16du:dateUtc="2026-07-27T15:45:00Z">
        <w:r w:rsidRPr="00B475D4" w:rsidDel="00A942FF">
          <w:rPr>
            <w:rFonts w:ascii="Arial" w:hAnsi="Arial" w:cs="Arial"/>
            <w:sz w:val="24"/>
            <w:szCs w:val="24"/>
            <w:lang w:val="en-GB"/>
            <w:rPrChange w:id="87" w:author="Alexandre Miguel Kaizeler Guedes Da Silva Afonso" w:date="2026-07-27T16:55:00Z" w16du:dateUtc="2026-07-27T15:55:00Z">
              <w:rPr>
                <w:rFonts w:ascii="Arial" w:hAnsi="Arial" w:cs="Arial"/>
                <w:sz w:val="24"/>
                <w:szCs w:val="24"/>
              </w:rPr>
            </w:rPrChange>
          </w:rPr>
          <w:delText>z</w:delText>
        </w:r>
      </w:del>
      <w:r w:rsidRPr="00B475D4">
        <w:rPr>
          <w:rFonts w:ascii="Arial" w:hAnsi="Arial" w:cs="Arial"/>
          <w:sz w:val="24"/>
          <w:szCs w:val="24"/>
          <w:lang w:val="en-GB"/>
          <w:rPrChange w:id="88" w:author="Alexandre Miguel Kaizeler Guedes Da Silva Afonso" w:date="2026-07-27T16:55:00Z" w16du:dateUtc="2026-07-27T15:55:00Z">
            <w:rPr>
              <w:rFonts w:ascii="Arial" w:hAnsi="Arial" w:cs="Arial"/>
              <w:sz w:val="24"/>
              <w:szCs w:val="24"/>
            </w:rPr>
          </w:rPrChange>
        </w:rPr>
        <w:t>ed damage-associated molecular pattern linked to inflammation, their sequestration in SGs suggests a potential role in modulating immune-related stress responses. These findings refine our understanding of SG composition, underscore the need to control for technical artifacts in SG isolation, and provide a framework to distinguish genuine biological signals from methodological noise in SG research.</w:t>
      </w:r>
    </w:p>
    <w:p w14:paraId="61FED3DC" w14:textId="77777777" w:rsidR="00BC3F7F" w:rsidRPr="00B475D4" w:rsidRDefault="00BC3F7F" w:rsidP="0005428B">
      <w:pPr>
        <w:rPr>
          <w:lang w:val="en-GB"/>
          <w:rPrChange w:id="89" w:author="Alexandre Miguel Kaizeler Guedes Da Silva Afonso" w:date="2026-07-27T16:55:00Z" w16du:dateUtc="2026-07-27T15:55:00Z">
            <w:rPr/>
          </w:rPrChange>
        </w:rPr>
      </w:pPr>
    </w:p>
    <w:p w14:paraId="787348A3" w14:textId="77777777" w:rsidR="00BC3F7F" w:rsidRPr="00B475D4" w:rsidRDefault="00BC3F7F" w:rsidP="0005428B">
      <w:pPr>
        <w:rPr>
          <w:lang w:val="en-GB"/>
          <w:rPrChange w:id="90" w:author="Alexandre Miguel Kaizeler Guedes Da Silva Afonso" w:date="2026-07-27T16:55:00Z" w16du:dateUtc="2026-07-27T15:55:00Z">
            <w:rPr/>
          </w:rPrChange>
        </w:rPr>
      </w:pPr>
    </w:p>
    <w:p w14:paraId="45E4E8E0" w14:textId="77777777" w:rsidR="00BC3F7F" w:rsidRPr="00B475D4" w:rsidRDefault="00BC3F7F" w:rsidP="0005428B">
      <w:pPr>
        <w:rPr>
          <w:lang w:val="en-GB"/>
          <w:rPrChange w:id="91" w:author="Alexandre Miguel Kaizeler Guedes Da Silva Afonso" w:date="2026-07-27T16:55:00Z" w16du:dateUtc="2026-07-27T15:55:00Z">
            <w:rPr/>
          </w:rPrChange>
        </w:rPr>
      </w:pPr>
    </w:p>
    <w:p w14:paraId="152646F1" w14:textId="77777777" w:rsidR="00BC3F7F" w:rsidRPr="00B475D4" w:rsidRDefault="00BC3F7F" w:rsidP="0005428B">
      <w:pPr>
        <w:rPr>
          <w:lang w:val="en-GB"/>
          <w:rPrChange w:id="92" w:author="Alexandre Miguel Kaizeler Guedes Da Silva Afonso" w:date="2026-07-27T16:55:00Z" w16du:dateUtc="2026-07-27T15:55:00Z">
            <w:rPr/>
          </w:rPrChange>
        </w:rPr>
      </w:pPr>
    </w:p>
    <w:p w14:paraId="2EB2D4D4" w14:textId="77777777" w:rsidR="00BC3F7F" w:rsidRPr="00B475D4" w:rsidRDefault="00BC3F7F" w:rsidP="0005428B">
      <w:pPr>
        <w:rPr>
          <w:lang w:val="en-GB"/>
          <w:rPrChange w:id="93" w:author="Alexandre Miguel Kaizeler Guedes Da Silva Afonso" w:date="2026-07-27T16:55:00Z" w16du:dateUtc="2026-07-27T15:55:00Z">
            <w:rPr/>
          </w:rPrChange>
        </w:rPr>
      </w:pPr>
    </w:p>
    <w:p w14:paraId="17198157" w14:textId="77777777" w:rsidR="00BC3F7F" w:rsidRPr="00B475D4" w:rsidRDefault="00BC3F7F" w:rsidP="0005428B">
      <w:pPr>
        <w:rPr>
          <w:lang w:val="en-GB"/>
          <w:rPrChange w:id="94" w:author="Alexandre Miguel Kaizeler Guedes Da Silva Afonso" w:date="2026-07-27T16:55:00Z" w16du:dateUtc="2026-07-27T15:55:00Z">
            <w:rPr/>
          </w:rPrChange>
        </w:rPr>
      </w:pPr>
    </w:p>
    <w:p w14:paraId="0C8F944E" w14:textId="77777777" w:rsidR="00BC3F7F" w:rsidRPr="00B475D4" w:rsidRDefault="00BC3F7F" w:rsidP="0005428B">
      <w:pPr>
        <w:rPr>
          <w:lang w:val="en-GB"/>
          <w:rPrChange w:id="95" w:author="Alexandre Miguel Kaizeler Guedes Da Silva Afonso" w:date="2026-07-27T16:55:00Z" w16du:dateUtc="2026-07-27T15:55:00Z">
            <w:rPr/>
          </w:rPrChange>
        </w:rPr>
      </w:pPr>
    </w:p>
    <w:p w14:paraId="7A5DB3A0" w14:textId="77777777" w:rsidR="00BC3F7F" w:rsidRPr="00B475D4" w:rsidRDefault="00BC3F7F" w:rsidP="0005428B">
      <w:pPr>
        <w:rPr>
          <w:lang w:val="en-GB"/>
          <w:rPrChange w:id="96" w:author="Alexandre Miguel Kaizeler Guedes Da Silva Afonso" w:date="2026-07-27T16:55:00Z" w16du:dateUtc="2026-07-27T15:55:00Z">
            <w:rPr/>
          </w:rPrChange>
        </w:rPr>
      </w:pPr>
    </w:p>
    <w:p w14:paraId="3670260B" w14:textId="31FE0DA1" w:rsidR="004B25C7" w:rsidRPr="00B475D4" w:rsidRDefault="004B25C7" w:rsidP="00533F41">
      <w:pPr>
        <w:pStyle w:val="Ttulo1"/>
        <w:rPr>
          <w:lang w:val="en-GB"/>
          <w:rPrChange w:id="97" w:author="Alexandre Miguel Kaizeler Guedes Da Silva Afonso" w:date="2026-07-27T16:55:00Z" w16du:dateUtc="2026-07-27T15:55:00Z">
            <w:rPr/>
          </w:rPrChange>
        </w:rPr>
      </w:pPr>
      <w:r w:rsidRPr="00B475D4">
        <w:rPr>
          <w:lang w:val="en-GB"/>
          <w:rPrChange w:id="98" w:author="Alexandre Miguel Kaizeler Guedes Da Silva Afonso" w:date="2026-07-27T16:55:00Z" w16du:dateUtc="2026-07-27T15:55:00Z">
            <w:rPr/>
          </w:rPrChange>
        </w:rPr>
        <w:lastRenderedPageBreak/>
        <w:t>Graphical Abstract</w:t>
      </w:r>
    </w:p>
    <w:p w14:paraId="27AF4274" w14:textId="42B40290" w:rsidR="00CB1CC0" w:rsidRPr="00B475D4" w:rsidRDefault="0079350F" w:rsidP="00B87F9F">
      <w:pPr>
        <w:jc w:val="both"/>
        <w:rPr>
          <w:rFonts w:ascii="Arial" w:hAnsi="Arial" w:cs="Arial"/>
          <w:color w:val="00B0F0"/>
          <w:sz w:val="32"/>
          <w:szCs w:val="32"/>
          <w:lang w:val="en-GB"/>
          <w:rPrChange w:id="99" w:author="Alexandre Miguel Kaizeler Guedes Da Silva Afonso" w:date="2026-07-27T16:55:00Z" w16du:dateUtc="2026-07-27T15:55:00Z">
            <w:rPr>
              <w:rFonts w:ascii="Arial" w:hAnsi="Arial" w:cs="Arial"/>
              <w:color w:val="00B0F0"/>
              <w:sz w:val="32"/>
              <w:szCs w:val="32"/>
            </w:rPr>
          </w:rPrChange>
        </w:rPr>
      </w:pPr>
      <w:commentRangeStart w:id="100"/>
      <w:ins w:id="101" w:author="Alexandre Miguel Kaizeler Guedes Da Silva Afonso" w:date="2026-07-27T16:29:00Z" w16du:dateUtc="2026-07-27T15:29:00Z">
        <w:r w:rsidRPr="00B475D4">
          <w:rPr>
            <w:noProof/>
            <w:lang w:val="en-GB"/>
            <w:rPrChange w:id="102" w:author="Alexandre Miguel Kaizeler Guedes Da Silva Afonso" w:date="2026-07-27T16:55:00Z" w16du:dateUtc="2026-07-27T15:55:00Z">
              <w:rPr>
                <w:noProof/>
              </w:rPr>
            </w:rPrChange>
          </w:rPr>
          <w:lastRenderedPageBreak/>
          <w:drawing>
            <wp:inline distT="0" distB="0" distL="0" distR="0" wp14:anchorId="0ED3272E" wp14:editId="7E3CD491">
              <wp:extent cx="5942927" cy="2376805"/>
              <wp:effectExtent l="0" t="0" r="1270" b="4445"/>
              <wp:docPr id="14438076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07677" name="Imagem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2927" cy="2376805"/>
                      </a:xfrm>
                      <a:prstGeom prst="rect">
                        <a:avLst/>
                      </a:prstGeom>
                    </pic:spPr>
                  </pic:pic>
                </a:graphicData>
              </a:graphic>
            </wp:inline>
          </w:drawing>
        </w:r>
      </w:ins>
      <w:commentRangeEnd w:id="100"/>
      <w:r w:rsidR="00B475D4" w:rsidRPr="00B475D4">
        <w:rPr>
          <w:rStyle w:val="Refdecomentrio"/>
          <w:noProof/>
          <w:sz w:val="22"/>
          <w:szCs w:val="22"/>
          <w:lang w:val="en-GB"/>
          <w:rPrChange w:id="103" w:author="Alexandre Miguel Kaizeler Guedes Da Silva Afonso" w:date="2026-07-27T16:55:00Z" w16du:dateUtc="2026-07-27T15:55:00Z">
            <w:rPr>
              <w:rStyle w:val="Refdecomentrio"/>
              <w:noProof/>
              <w:sz w:val="22"/>
              <w:szCs w:val="22"/>
            </w:rPr>
          </w:rPrChange>
        </w:rPr>
        <w:commentReference w:id="100"/>
      </w:r>
      <w:del w:id="104" w:author="Alexandre Miguel Kaizeler Guedes Da Silva Afonso" w:date="2026-07-27T16:29:00Z" w16du:dateUtc="2026-07-27T15:29:00Z">
        <w:r w:rsidR="00AE2A8C" w:rsidRPr="00B475D4" w:rsidDel="0079350F">
          <w:rPr>
            <w:noProof/>
            <w:lang w:val="en-GB"/>
            <w:rPrChange w:id="105" w:author="Alexandre Miguel Kaizeler Guedes Da Silva Afonso" w:date="2026-07-27T16:55:00Z" w16du:dateUtc="2026-07-27T15:55:00Z">
              <w:rPr>
                <w:noProof/>
              </w:rPr>
            </w:rPrChange>
          </w:rPr>
          <w:drawing>
            <wp:inline distT="0" distB="0" distL="0" distR="0" wp14:anchorId="078C0308" wp14:editId="483A13A3">
              <wp:extent cx="5943600" cy="5733415"/>
              <wp:effectExtent l="0" t="0" r="0" b="635"/>
              <wp:docPr id="14219138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13811" name="Imagem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733415"/>
                      </a:xfrm>
                      <a:prstGeom prst="rect">
                        <a:avLst/>
                      </a:prstGeom>
                    </pic:spPr>
                  </pic:pic>
                </a:graphicData>
              </a:graphic>
            </wp:inline>
          </w:drawing>
        </w:r>
      </w:del>
    </w:p>
    <w:p w14:paraId="0D127F86" w14:textId="7C8FDF22" w:rsidR="004B25C7" w:rsidRPr="00B475D4" w:rsidRDefault="004B25C7" w:rsidP="00533F41">
      <w:pPr>
        <w:pStyle w:val="Ttulo1"/>
        <w:rPr>
          <w:lang w:val="en-GB"/>
          <w:rPrChange w:id="106" w:author="Alexandre Miguel Kaizeler Guedes Da Silva Afonso" w:date="2026-07-27T16:55:00Z" w16du:dateUtc="2026-07-27T15:55:00Z">
            <w:rPr/>
          </w:rPrChange>
        </w:rPr>
      </w:pPr>
      <w:r w:rsidRPr="00B475D4">
        <w:rPr>
          <w:lang w:val="en-GB"/>
          <w:rPrChange w:id="107" w:author="Alexandre Miguel Kaizeler Guedes Da Silva Afonso" w:date="2026-07-27T16:55:00Z" w16du:dateUtc="2026-07-27T15:55:00Z">
            <w:rPr/>
          </w:rPrChange>
        </w:rPr>
        <w:lastRenderedPageBreak/>
        <w:t>Keywords</w:t>
      </w:r>
    </w:p>
    <w:p w14:paraId="0F20F656" w14:textId="092B836C" w:rsidR="00CB1CC0" w:rsidRPr="00B475D4" w:rsidRDefault="00CB1CC0" w:rsidP="0098059C">
      <w:pPr>
        <w:jc w:val="both"/>
        <w:rPr>
          <w:rFonts w:ascii="Arial" w:hAnsi="Arial" w:cs="Arial"/>
          <w:sz w:val="24"/>
          <w:szCs w:val="24"/>
          <w:lang w:val="en-GB"/>
          <w:rPrChange w:id="10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109" w:author="Alexandre Miguel Kaizeler Guedes Da Silva Afonso" w:date="2026-07-27T16:55:00Z" w16du:dateUtc="2026-07-27T15:55:00Z">
            <w:rPr>
              <w:rFonts w:ascii="Arial" w:hAnsi="Arial" w:cs="Arial"/>
              <w:sz w:val="24"/>
              <w:szCs w:val="24"/>
            </w:rPr>
          </w:rPrChange>
        </w:rPr>
        <w:t>Stress granules; RNA-binding proteins; transcriptomics; mitochondrial RNA; proximity labelling; differential centrifugation; RNA length bias; immune modulation; cellular stress response</w:t>
      </w:r>
    </w:p>
    <w:p w14:paraId="6D8E062D" w14:textId="5CE7DC89" w:rsidR="004B25C7" w:rsidRPr="00B475D4" w:rsidRDefault="004B25C7" w:rsidP="00533F41">
      <w:pPr>
        <w:pStyle w:val="Ttulo1"/>
        <w:rPr>
          <w:lang w:val="en-GB"/>
          <w:rPrChange w:id="110" w:author="Alexandre Miguel Kaizeler Guedes Da Silva Afonso" w:date="2026-07-27T16:55:00Z" w16du:dateUtc="2026-07-27T15:55:00Z">
            <w:rPr/>
          </w:rPrChange>
        </w:rPr>
      </w:pPr>
      <w:r w:rsidRPr="00B475D4">
        <w:rPr>
          <w:lang w:val="en-GB"/>
          <w:rPrChange w:id="111" w:author="Alexandre Miguel Kaizeler Guedes Da Silva Afonso" w:date="2026-07-27T16:55:00Z" w16du:dateUtc="2026-07-27T15:55:00Z">
            <w:rPr/>
          </w:rPrChange>
        </w:rPr>
        <w:t>Introduction</w:t>
      </w:r>
    </w:p>
    <w:p w14:paraId="348C17C4" w14:textId="0D389221" w:rsidR="00D315C6" w:rsidRPr="00B475D4" w:rsidRDefault="004A5BAF" w:rsidP="0098059C">
      <w:pPr>
        <w:jc w:val="both"/>
        <w:rPr>
          <w:rFonts w:ascii="Arial" w:hAnsi="Arial" w:cs="Arial"/>
          <w:sz w:val="24"/>
          <w:szCs w:val="24"/>
          <w:lang w:val="en-GB"/>
          <w:rPrChange w:id="11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113" w:author="Alexandre Miguel Kaizeler Guedes Da Silva Afonso" w:date="2026-07-27T16:55:00Z" w16du:dateUtc="2026-07-27T15:55:00Z">
            <w:rPr>
              <w:rFonts w:ascii="Arial" w:hAnsi="Arial" w:cs="Arial"/>
              <w:sz w:val="24"/>
              <w:szCs w:val="24"/>
            </w:rPr>
          </w:rPrChange>
        </w:rPr>
        <w:t xml:space="preserve">Stress Granules (SGs) are </w:t>
      </w:r>
      <w:r w:rsidR="00445135" w:rsidRPr="00B475D4">
        <w:rPr>
          <w:rFonts w:ascii="Arial" w:hAnsi="Arial" w:cs="Arial"/>
          <w:sz w:val="24"/>
          <w:szCs w:val="24"/>
          <w:lang w:val="en-GB"/>
          <w:rPrChange w:id="114" w:author="Alexandre Miguel Kaizeler Guedes Da Silva Afonso" w:date="2026-07-27T16:55:00Z" w16du:dateUtc="2026-07-27T15:55:00Z">
            <w:rPr>
              <w:rFonts w:ascii="Arial" w:hAnsi="Arial" w:cs="Arial"/>
              <w:sz w:val="24"/>
              <w:szCs w:val="24"/>
            </w:rPr>
          </w:rPrChange>
        </w:rPr>
        <w:t xml:space="preserve">membraneless </w:t>
      </w:r>
      <w:r w:rsidRPr="00B475D4">
        <w:rPr>
          <w:rFonts w:ascii="Arial" w:hAnsi="Arial" w:cs="Arial"/>
          <w:sz w:val="24"/>
          <w:szCs w:val="24"/>
          <w:lang w:val="en-GB"/>
          <w:rPrChange w:id="115" w:author="Alexandre Miguel Kaizeler Guedes Da Silva Afonso" w:date="2026-07-27T16:55:00Z" w16du:dateUtc="2026-07-27T15:55:00Z">
            <w:rPr>
              <w:rFonts w:ascii="Arial" w:hAnsi="Arial" w:cs="Arial"/>
              <w:sz w:val="24"/>
              <w:szCs w:val="24"/>
            </w:rPr>
          </w:rPrChange>
        </w:rPr>
        <w:t xml:space="preserve">cytoplasmic structures </w:t>
      </w:r>
      <w:r w:rsidR="00445135" w:rsidRPr="00B475D4">
        <w:rPr>
          <w:rFonts w:ascii="Arial" w:hAnsi="Arial" w:cs="Arial"/>
          <w:sz w:val="24"/>
          <w:szCs w:val="24"/>
          <w:lang w:val="en-GB"/>
          <w:rPrChange w:id="116" w:author="Alexandre Miguel Kaizeler Guedes Da Silva Afonso" w:date="2026-07-27T16:55:00Z" w16du:dateUtc="2026-07-27T15:55:00Z">
            <w:rPr>
              <w:rFonts w:ascii="Arial" w:hAnsi="Arial" w:cs="Arial"/>
              <w:sz w:val="24"/>
              <w:szCs w:val="24"/>
            </w:rPr>
          </w:rPrChange>
        </w:rPr>
        <w:t>formed</w:t>
      </w:r>
      <w:r w:rsidRPr="00B475D4">
        <w:rPr>
          <w:rFonts w:ascii="Arial" w:hAnsi="Arial" w:cs="Arial"/>
          <w:sz w:val="24"/>
          <w:szCs w:val="24"/>
          <w:lang w:val="en-GB"/>
          <w:rPrChange w:id="117" w:author="Alexandre Miguel Kaizeler Guedes Da Silva Afonso" w:date="2026-07-27T16:55:00Z" w16du:dateUtc="2026-07-27T15:55:00Z">
            <w:rPr>
              <w:rFonts w:ascii="Arial" w:hAnsi="Arial" w:cs="Arial"/>
              <w:sz w:val="24"/>
              <w:szCs w:val="24"/>
            </w:rPr>
          </w:rPrChange>
        </w:rPr>
        <w:t xml:space="preserve"> in response to </w:t>
      </w:r>
      <w:r w:rsidR="00445135" w:rsidRPr="00B475D4">
        <w:rPr>
          <w:rFonts w:ascii="Arial" w:hAnsi="Arial" w:cs="Arial"/>
          <w:sz w:val="24"/>
          <w:szCs w:val="24"/>
          <w:lang w:val="en-GB"/>
          <w:rPrChange w:id="118" w:author="Alexandre Miguel Kaizeler Guedes Da Silva Afonso" w:date="2026-07-27T16:55:00Z" w16du:dateUtc="2026-07-27T15:55:00Z">
            <w:rPr>
              <w:rFonts w:ascii="Arial" w:hAnsi="Arial" w:cs="Arial"/>
              <w:sz w:val="24"/>
              <w:szCs w:val="24"/>
            </w:rPr>
          </w:rPrChange>
        </w:rPr>
        <w:t>a wide variety of stimuli</w:t>
      </w:r>
      <w:r w:rsidR="00BE1A11" w:rsidRPr="00B475D4">
        <w:rPr>
          <w:rFonts w:ascii="Arial" w:hAnsi="Arial" w:cs="Arial"/>
          <w:sz w:val="24"/>
          <w:szCs w:val="24"/>
          <w:lang w:val="en-GB"/>
          <w:rPrChange w:id="119"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20" w:author="Alexandre Miguel Kaizeler Guedes Da Silva Afonso" w:date="2026-07-27T16:55:00Z" w16du:dateUtc="2026-07-27T15:55:00Z">
            <w:rPr>
              <w:rFonts w:ascii="Arial" w:hAnsi="Arial" w:cs="Arial"/>
              <w:sz w:val="24"/>
              <w:szCs w:val="24"/>
            </w:rPr>
          </w:rPrChange>
        </w:rPr>
        <w:instrText xml:space="preserve"> ADDIN ZOTERO_ITEM CSL_CITATION {"citationID":"XCGtU6Dq","properties":{"formattedCitation":"\\super 1\\nosupersub{}","plainCitation":"1","noteIndex":0},"citationItems":[{"id":"jCcWpdK2/6EdlWNPF","uris":["http://zotero.org/users/local/1p9EH8ax/items/3XN27NR3"],"itemData":{"id":21,"type":"article-journal","abstract":"Phase separation and cellular organization\n            Cells are compartmentalized to allow distinct processes to occur in membrane-delimited organelles. But similar spatial restriction of cellular components in membrane-less intracellular assemblies or condensates also appears to occur—much like oil droplets in water. These compartments contribute to multiple biological processes and regulatory mechanisms. Shin and Brangwynne review the protein-protein and protein-RNA interactions that result in formation of these structures. They explain known and potential functions of such structures in a range of examples, from signaling and local control of biochemical reactants to spatial segregation. In disease, such aggregation may go awry and contribute to neurodegenerative syndromes associated with inappropriate protein aggregation.\n            \n              Science\n              , this issue p.\n              eaaf4382\n            \n          , \n            \n              BACKGROUND\n              Living cells contain distinct subcompartments to facilitate spatiotemporal regulation of biological reactions. In addition to canonical membrane-bound organelles such as secretory vesicles and endoplasmic reticulum, there are many organelles that do not have an enclosing membrane yet remain coherent structures that can compartmentalize and concentrate specific sets of molecules. Examples include assemblies in the nucleus such as the nucleolus, Cajal bodies, and nuclear speckles and also cytoplasmic structures such as stress granules, P-bodies, and germ granules. These structures play diverse roles in various biological processes and are also increasingly implicated in protein aggregation diseases.\n            \n            \n              ADVANCES\n              A number of studies have shown that membrane-less assemblies exhibit remarkable liquid-like features. As with conventional liquids, they typically adopt round morphologies and coalesce into a single droplet upon contact with one another and also wet intracellular surfaces such as the nuclear envelope. Moreover, component molecules exhibit dynamic exchange with the surrounding nucleoplasm and cytoplasm. These findings together suggest that these structures represent liquid-phase condensates, which form via a biologically regulated (liquid-liquid) phase separation process. Liquid phase condensation increasingly appears to be a fundamental mechanism for organizing intracellular space. Consistent with this concept, several membrane-less organelles have been shown to exhibit a concentration threshold for assembly, a hallmark of phase separation. At the molecular level, weak, transient interactions between molecules with multivalent domains or intrinsically disordered regions (IDRs) are a driving force for phase separation. In cells, condensation of liquid-phase assemblies can be regulated by active processes, including transcription and various posttranslational modifications. The simplest physical picture of a homogeneous liquid phase is often not enough to capture the full complexity of intracellular condensates, which frequently exhibit heterogeneous multilayered structures with partially solid-like characters. However, recent studies have shown that multiple distinct liquid phases can coexist and give rise to richly structured droplet architectures determined by the relative liquid surface tensions. Moreover, solid-like phases can emerge from metastable liquid condensates via multiple routes of potentially both kinetic and thermodynamic origins, which has important implications for the role of intracellular liquids in protein aggregation pathologies.\n            \n            \n              OUTLOOK\n              The list of intracellular assemblies driven by liquid phase condensation is growing rapidly, but our understanding of their sequence-encoded biological function and dysfunction lags behind. Moreover, unlike equilibrium phases of nonliving matter, living cells are far from equilibrium, with intracellular condensates subject to various posttranslational regulation and other adenosine triphosphate–dependent biological activity. Efforts using in vitro reconstitution, combined with traditional cell biology approaches and quantitative biophysical tools, are required to elucidate how such nonequilibrium features of living cells control intracellular phase behavior. The functional consequences of forming liquid condensates are likely multifaceted and may include facilitated reaction, sequestration of specific factors, and organization of associated intracellular structures. Liquid phase condensation is particularly interesting in the nucleus, given the growing interest in the impact of nuclear phase behavior on the flow of genetic information; nuclear condensates range from micrometer-sized bodies such as the nucleolus to submicrometer structures such as transcriptional assemblies, all of which directly interact with and regulate the genome. Deepening our understanding of these intracellular states of matter not only will shed light on the basic biology of cellular organization but also may enable therapeutic intervention in protein aggregation disease by targeting intracellular phase behavior.\n              \n                \n                  Liquid phase condensation: An emerging paradigm of cellular organization.\n                  Living cells contain various types of condensed liquid-like structures enriched with a distinct set of biomolecules that assemble through regulated phase separation. Sequence-encoded physicochemical properties lead to rich intracellular phase behaviors, including multiphase structuring and emergence of solid-like states from metastable liquids. Liquid condensates affect the flow of information in the cell, often through affecting RNA transcription and protein translation.\n                \n                \n              \n            \n          , \n            Phase transitions are ubiquitous in nonliving matter, and recent discoveries have shown that they also play a key role within living cells. Intracellular liquid-liquid phase separation is thought to drive the formation of condensed liquid-like droplets of protein, RNA, and other biomolecules, which form in the absence of a delimiting membrane. Recent studies have elucidated many aspects of the molecular interactions underlying the formation of these remarkable and ubiquitous droplets and the way in which such interactions dictate their material properties, composition, and phase behavior. Here, we review these exciting developments and highlight key remaining challenges, particularly the ability of liquid condensates to both facilitate and respond to biological function and how their metastability may underlie devastating protein aggregation diseases.","container-title":"Science","DOI":"10.1126/science.aaf4382","ISSN":"0036-8075, 1095-9203","issue":"6357","journalAbbreviation":"Science","language":"en","page":"eaaf4382","source":"DOI.org (Crossref)","title":"Liquid phase condensation in cell physiology and disease","volume":"357","author":[{"family":"Shin","given":"Yongdae"},{"family":"Brangwynne","given":"Clifford P."}],"issued":{"date-parts":[["2017",9,22]]}}}],"schema":"https://github.com/citation-style-language/schema/raw/master/csl-citation.json"} </w:instrText>
      </w:r>
      <w:r w:rsidR="00BE1A11" w:rsidRPr="00B475D4">
        <w:rPr>
          <w:rFonts w:ascii="Arial" w:hAnsi="Arial" w:cs="Arial"/>
          <w:sz w:val="24"/>
          <w:szCs w:val="24"/>
          <w:lang w:val="en-GB"/>
          <w:rPrChange w:id="121" w:author="Alexandre Miguel Kaizeler Guedes Da Silva Afonso" w:date="2026-07-27T16:55:00Z" w16du:dateUtc="2026-07-27T15:55:00Z">
            <w:rPr>
              <w:rFonts w:ascii="Arial" w:hAnsi="Arial" w:cs="Arial"/>
              <w:sz w:val="24"/>
              <w:szCs w:val="24"/>
            </w:rPr>
          </w:rPrChange>
        </w:rPr>
        <w:fldChar w:fldCharType="separate"/>
      </w:r>
      <w:r w:rsidR="009C1C5E" w:rsidRPr="00B475D4">
        <w:rPr>
          <w:rFonts w:ascii="Arial" w:hAnsi="Arial" w:cs="Arial"/>
          <w:sz w:val="24"/>
          <w:szCs w:val="24"/>
          <w:vertAlign w:val="superscript"/>
          <w:lang w:val="en-GB"/>
          <w:rPrChange w:id="122" w:author="Alexandre Miguel Kaizeler Guedes Da Silva Afonso" w:date="2026-07-27T16:55:00Z" w16du:dateUtc="2026-07-27T15:55:00Z">
            <w:rPr>
              <w:rFonts w:ascii="Arial" w:hAnsi="Arial" w:cs="Arial"/>
              <w:sz w:val="24"/>
              <w:szCs w:val="24"/>
              <w:vertAlign w:val="superscript"/>
            </w:rPr>
          </w:rPrChange>
        </w:rPr>
        <w:t>1</w:t>
      </w:r>
      <w:r w:rsidR="00BE1A11" w:rsidRPr="00B475D4">
        <w:rPr>
          <w:rFonts w:ascii="Arial" w:hAnsi="Arial" w:cs="Arial"/>
          <w:sz w:val="24"/>
          <w:szCs w:val="24"/>
          <w:lang w:val="en-GB"/>
          <w:rPrChange w:id="123" w:author="Alexandre Miguel Kaizeler Guedes Da Silva Afonso" w:date="2026-07-27T16:55:00Z" w16du:dateUtc="2026-07-27T15:55:00Z">
            <w:rPr>
              <w:rFonts w:ascii="Arial" w:hAnsi="Arial" w:cs="Arial"/>
              <w:sz w:val="24"/>
              <w:szCs w:val="24"/>
            </w:rPr>
          </w:rPrChange>
        </w:rPr>
        <w:fldChar w:fldCharType="end"/>
      </w:r>
      <w:r w:rsidR="00C25145" w:rsidRPr="00B475D4">
        <w:rPr>
          <w:rFonts w:ascii="Arial" w:hAnsi="Arial" w:cs="Arial"/>
          <w:sz w:val="24"/>
          <w:szCs w:val="24"/>
          <w:lang w:val="en-GB"/>
          <w:rPrChange w:id="124" w:author="Alexandre Miguel Kaizeler Guedes Da Silva Afonso" w:date="2026-07-27T16:55:00Z" w16du:dateUtc="2026-07-27T15:55:00Z">
            <w:rPr>
              <w:rFonts w:ascii="Arial" w:hAnsi="Arial" w:cs="Arial"/>
              <w:sz w:val="24"/>
              <w:szCs w:val="24"/>
            </w:rPr>
          </w:rPrChange>
        </w:rPr>
        <w:t>, including</w:t>
      </w:r>
      <w:r w:rsidR="005D03A7" w:rsidRPr="00B475D4">
        <w:rPr>
          <w:rFonts w:ascii="Arial" w:hAnsi="Arial" w:cs="Arial"/>
          <w:sz w:val="24"/>
          <w:szCs w:val="24"/>
          <w:lang w:val="en-GB"/>
          <w:rPrChange w:id="125"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126" w:author="Alexandre Miguel Kaizeler Guedes Da Silva Afonso" w:date="2026-07-27T16:55:00Z" w16du:dateUtc="2026-07-27T15:55:00Z">
            <w:rPr>
              <w:rFonts w:ascii="Arial" w:hAnsi="Arial" w:cs="Arial"/>
              <w:sz w:val="24"/>
              <w:szCs w:val="24"/>
            </w:rPr>
          </w:rPrChange>
        </w:rPr>
        <w:t>hypoxia</w:t>
      </w:r>
      <w:r w:rsidR="00445135" w:rsidRPr="00B475D4">
        <w:rPr>
          <w:rFonts w:ascii="Arial" w:hAnsi="Arial" w:cs="Arial"/>
          <w:sz w:val="24"/>
          <w:szCs w:val="24"/>
          <w:lang w:val="en-GB"/>
          <w:rPrChange w:id="127"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128" w:author="Alexandre Miguel Kaizeler Guedes Da Silva Afonso" w:date="2026-07-27T16:55:00Z" w16du:dateUtc="2026-07-27T15:55:00Z">
            <w:rPr>
              <w:rFonts w:ascii="Arial" w:hAnsi="Arial" w:cs="Arial"/>
              <w:sz w:val="24"/>
              <w:szCs w:val="24"/>
            </w:rPr>
          </w:rPrChange>
        </w:rPr>
        <w:t>nutrient deprivation</w:t>
      </w:r>
      <w:r w:rsidR="00BE1A11" w:rsidRPr="00B475D4">
        <w:rPr>
          <w:rFonts w:ascii="Arial" w:hAnsi="Arial" w:cs="Arial"/>
          <w:sz w:val="24"/>
          <w:szCs w:val="24"/>
          <w:lang w:val="en-GB"/>
          <w:rPrChange w:id="129" w:author="Alexandre Miguel Kaizeler Guedes Da Silva Afonso" w:date="2026-07-27T16:55:00Z" w16du:dateUtc="2026-07-27T15:55:00Z">
            <w:rPr>
              <w:rFonts w:ascii="Arial" w:hAnsi="Arial" w:cs="Arial"/>
              <w:sz w:val="24"/>
              <w:szCs w:val="24"/>
            </w:rPr>
          </w:rPrChange>
        </w:rPr>
        <w:t xml:space="preserve">, </w:t>
      </w:r>
      <w:r w:rsidR="00445135" w:rsidRPr="00B475D4">
        <w:rPr>
          <w:rFonts w:ascii="Arial" w:hAnsi="Arial" w:cs="Arial"/>
          <w:sz w:val="24"/>
          <w:szCs w:val="24"/>
          <w:lang w:val="en-GB"/>
          <w:rPrChange w:id="130" w:author="Alexandre Miguel Kaizeler Guedes Da Silva Afonso" w:date="2026-07-27T16:55:00Z" w16du:dateUtc="2026-07-27T15:55:00Z">
            <w:rPr>
              <w:rFonts w:ascii="Arial" w:hAnsi="Arial" w:cs="Arial"/>
              <w:sz w:val="24"/>
              <w:szCs w:val="24"/>
            </w:rPr>
          </w:rPrChange>
        </w:rPr>
        <w:t>viral infection</w:t>
      </w:r>
      <w:r w:rsidR="00BE1A11" w:rsidRPr="00B475D4">
        <w:rPr>
          <w:rFonts w:ascii="Arial" w:hAnsi="Arial" w:cs="Arial"/>
          <w:sz w:val="24"/>
          <w:szCs w:val="24"/>
          <w:lang w:val="en-GB"/>
          <w:rPrChange w:id="131" w:author="Alexandre Miguel Kaizeler Guedes Da Silva Afonso" w:date="2026-07-27T16:55:00Z" w16du:dateUtc="2026-07-27T15:55:00Z">
            <w:rPr>
              <w:rFonts w:ascii="Arial" w:hAnsi="Arial" w:cs="Arial"/>
              <w:sz w:val="24"/>
              <w:szCs w:val="24"/>
            </w:rPr>
          </w:rPrChange>
        </w:rPr>
        <w:t>,</w:t>
      </w:r>
      <w:r w:rsidR="008A429E" w:rsidRPr="00B475D4">
        <w:rPr>
          <w:rFonts w:ascii="Arial" w:hAnsi="Arial" w:cs="Arial"/>
          <w:sz w:val="24"/>
          <w:szCs w:val="24"/>
          <w:lang w:val="en-GB"/>
          <w:rPrChange w:id="132" w:author="Alexandre Miguel Kaizeler Guedes Da Silva Afonso" w:date="2026-07-27T16:55:00Z" w16du:dateUtc="2026-07-27T15:55:00Z">
            <w:rPr>
              <w:rFonts w:ascii="Arial" w:hAnsi="Arial" w:cs="Arial"/>
              <w:sz w:val="24"/>
              <w:szCs w:val="24"/>
            </w:rPr>
          </w:rPrChange>
        </w:rPr>
        <w:t xml:space="preserve"> T cell activation,</w:t>
      </w:r>
      <w:r w:rsidR="00BE1A11" w:rsidRPr="00B475D4">
        <w:rPr>
          <w:rFonts w:ascii="Arial" w:hAnsi="Arial" w:cs="Arial"/>
          <w:sz w:val="24"/>
          <w:szCs w:val="24"/>
          <w:lang w:val="en-GB"/>
          <w:rPrChange w:id="133" w:author="Alexandre Miguel Kaizeler Guedes Da Silva Afonso" w:date="2026-07-27T16:55:00Z" w16du:dateUtc="2026-07-27T15:55:00Z">
            <w:rPr>
              <w:rFonts w:ascii="Arial" w:hAnsi="Arial" w:cs="Arial"/>
              <w:sz w:val="24"/>
              <w:szCs w:val="24"/>
            </w:rPr>
          </w:rPrChange>
        </w:rPr>
        <w:t xml:space="preserve"> </w:t>
      </w:r>
      <w:r w:rsidR="00445135" w:rsidRPr="00B475D4">
        <w:rPr>
          <w:rFonts w:ascii="Arial" w:hAnsi="Arial" w:cs="Arial"/>
          <w:sz w:val="24"/>
          <w:szCs w:val="24"/>
          <w:lang w:val="en-GB"/>
          <w:rPrChange w:id="134" w:author="Alexandre Miguel Kaizeler Guedes Da Silva Afonso" w:date="2026-07-27T16:55:00Z" w16du:dateUtc="2026-07-27T15:55:00Z">
            <w:rPr>
              <w:rFonts w:ascii="Arial" w:hAnsi="Arial" w:cs="Arial"/>
              <w:sz w:val="24"/>
              <w:szCs w:val="24"/>
            </w:rPr>
          </w:rPrChange>
        </w:rPr>
        <w:t>heat-shock</w:t>
      </w:r>
      <w:r w:rsidR="00BE1A11" w:rsidRPr="00B475D4">
        <w:rPr>
          <w:rFonts w:ascii="Arial" w:hAnsi="Arial" w:cs="Arial"/>
          <w:sz w:val="24"/>
          <w:szCs w:val="24"/>
          <w:lang w:val="en-GB"/>
          <w:rPrChange w:id="135" w:author="Alexandre Miguel Kaizeler Guedes Da Silva Afonso" w:date="2026-07-27T16:55:00Z" w16du:dateUtc="2026-07-27T15:55:00Z">
            <w:rPr>
              <w:rFonts w:ascii="Arial" w:hAnsi="Arial" w:cs="Arial"/>
              <w:sz w:val="24"/>
              <w:szCs w:val="24"/>
            </w:rPr>
          </w:rPrChange>
        </w:rPr>
        <w:t xml:space="preserve"> </w:t>
      </w:r>
      <w:r w:rsidR="00445135" w:rsidRPr="00B475D4">
        <w:rPr>
          <w:rFonts w:ascii="Arial" w:hAnsi="Arial" w:cs="Arial"/>
          <w:sz w:val="24"/>
          <w:szCs w:val="24"/>
          <w:lang w:val="en-GB"/>
          <w:rPrChange w:id="136" w:author="Alexandre Miguel Kaizeler Guedes Da Silva Afonso" w:date="2026-07-27T16:55:00Z" w16du:dateUtc="2026-07-27T15:55:00Z">
            <w:rPr>
              <w:rFonts w:ascii="Arial" w:hAnsi="Arial" w:cs="Arial"/>
              <w:sz w:val="24"/>
              <w:szCs w:val="24"/>
            </w:rPr>
          </w:rPrChange>
        </w:rPr>
        <w:t>and oxidative stress</w:t>
      </w:r>
      <w:r w:rsidR="00BE1A11" w:rsidRPr="00B475D4">
        <w:rPr>
          <w:rFonts w:ascii="Arial" w:hAnsi="Arial" w:cs="Arial"/>
          <w:sz w:val="24"/>
          <w:szCs w:val="24"/>
          <w:lang w:val="en-GB"/>
          <w:rPrChange w:id="137"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38" w:author="Alexandre Miguel Kaizeler Guedes Da Silva Afonso" w:date="2026-07-27T16:55:00Z" w16du:dateUtc="2026-07-27T15:55:00Z">
            <w:rPr>
              <w:rFonts w:ascii="Arial" w:hAnsi="Arial" w:cs="Arial"/>
              <w:sz w:val="24"/>
              <w:szCs w:val="24"/>
            </w:rPr>
          </w:rPrChange>
        </w:rPr>
        <w:instrText xml:space="preserve"> ADDIN ZOTERO_ITEM CSL_CITATION {"citationID":"UKG78R8i","properties":{"formattedCitation":"\\super 2\\uc0\\u8211{}7\\nosupersub{}","plainCitation":"2–7","noteIndex":0},"citationItems":[{"id":"jCcWpdK2/4wmO0I5g","uris":["http://zotero.org/users/local/1p9EH8ax/items/2PPLDQJ4"],"itemData":{"id":23,"type":"article-journal","container-title":"Biochimica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jCcWpdK2/vQbcx2QX","uris":["http://zotero.org/users/local/1p9EH8ax/items/W2GVETG3"],"itemData":{"id":25,"type":"article-journal","container-title":"Current Biology","DOI":"10.1016/j.cub.2009.03.013","ISSN":"09609822","issue":"10","journalAbbreviation":"Current Biology","language":"en","page":"R397-R398","source":"DOI.org (Crossref)","title":"Stress granules","volume":"19","author":[{"family":"Anderson","given":"Paul"},{"family":"Kedersha","given":"Nancy"}],"issued":{"date-parts":[["2009",5]]}}},{"id":"jCcWpdK2/yJpOOiOj","uris":["http://zotero.org/users/local/1p9EH8ax/items/YEKVSLLZ"],"itemData":{"id":27,"type":"article-journal","container-title":"Nature Reviews Immunology","DOI":"10.1038/nri.2017.63","ISSN":"1474-1733, 1474-1741","issue":"10","journalAbbreviation":"Nat Rev Immunol","language":"en","page":"647-660","source":"DOI.org (Crossref)","title":"Translation inhibition and stress granules in the antiviral immune response","volume":"17","author":[{"family":"McCormick","given":"Craig"},{"family":"Khaperskyy","given":"Denys A."}],"issued":{"date-parts":[["2017",10]]}}},{"id":"jCcWpdK2/fEOQmbaZ","uris":["http://zotero.org/users/local/1p9EH8ax/items/HZWWBAHR"],"itemData":{"id":28,"type":"article-journal","container-title":"Cell","DOI":"10.1016/j.cell.2015.08.041","ISSN":"00928674","issue":"6","journalAbbreviation":"Cell","language":"en","page":"1286-1298","source":"DOI.org (Crossref)","title":"Reversible, Specific, Active Aggregates of Endogenous Proteins Assemble upon Heat Stress","volume":"162","author":[{"family":"Wallace","given":"Edward W.J."},{"family":"Kear-Scott","given":"Jamie L."},{"family":"Pilipenko","given":"Evgeny V."},{"family":"Schwartz","given":"Michael H."},{"family":"Laskowski","given":"Pawel R."},{"family":"Rojek","given":"Alexandra E."},{"family":"Katanski","given":"Christopher D."},{"family":"Riback","given":"Joshua A."},{"family":"Dion","given":"Michael F."},{"family":"Franks","given":"Alexander M."},{"family":"Airoldi","given":"Edoardo M."},{"family":"Pan","given":"Tao"},{"family":"Budnik","given":"Bogdan A."},{"family":"Drummond","given":"D. Allan"}],"issued":{"date-parts":[["2015",9]]}}},{"id":"jCcWpdK2/bUTFFGmS","uris":["http://zotero.org/users/local/1p9EH8ax/items/9RA7X77L"],"itemData":{"id":65,"type":"article-journal","container-title":"Cell Reports","DOI":"10.1016/j.celrep.2023.112211","ISSN":"22111247","issue":"3","journalAbbreviation":"Cell Reports","language":"en","page":"112211","source":"DOI.org (Crossref)","title":"The proteome and transcriptome of stress granules and P bodies during human T lymphocyte activation","volume":"42","author":[{"family":"Curdy","given":"Nicolas"},{"family":"Lanvin","given":"Olivia"},{"family":"Cerapio","given":"Juan-Pablo"},{"family":"Pont","given":"Fréderic"},{"family":"Tosolini","given":"Marie"},{"family":"Sarot","given":"Emeline"},{"family":"Valle","given":"Carine"},{"family":"Saint-Laurent","given":"Nathalie"},{"family":"Lhuillier","given":"Emeline"},{"family":"Laurent","given":"Camille"},{"family":"Fournié","given":"Jean-Jacques"},{"family":"Franchini","given":"Don-Marc"}],"issued":{"date-parts":[["2023",3]]}}},{"id":"jCcWpdK2/HrDB2KSB","uris":["http://zotero.org/users/local/1p9EH8ax/items/BR3BXXDM"],"itemData":{"id":67,"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E1A11" w:rsidRPr="00B475D4">
        <w:rPr>
          <w:rFonts w:ascii="Arial" w:hAnsi="Arial" w:cs="Arial"/>
          <w:sz w:val="24"/>
          <w:szCs w:val="24"/>
          <w:lang w:val="en-GB"/>
          <w:rPrChange w:id="139" w:author="Alexandre Miguel Kaizeler Guedes Da Silva Afonso" w:date="2026-07-27T16:55:00Z" w16du:dateUtc="2026-07-27T15:55:00Z">
            <w:rPr>
              <w:rFonts w:ascii="Arial" w:hAnsi="Arial" w:cs="Arial"/>
              <w:sz w:val="24"/>
              <w:szCs w:val="24"/>
            </w:rPr>
          </w:rPrChange>
        </w:rPr>
        <w:fldChar w:fldCharType="separate"/>
      </w:r>
      <w:r w:rsidR="00CD4E0A" w:rsidRPr="00B475D4">
        <w:rPr>
          <w:rFonts w:ascii="Arial" w:hAnsi="Arial" w:cs="Arial"/>
          <w:sz w:val="24"/>
          <w:szCs w:val="24"/>
          <w:vertAlign w:val="superscript"/>
          <w:lang w:val="en-GB"/>
          <w:rPrChange w:id="140" w:author="Alexandre Miguel Kaizeler Guedes Da Silva Afonso" w:date="2026-07-27T16:55:00Z" w16du:dateUtc="2026-07-27T15:55:00Z">
            <w:rPr>
              <w:rFonts w:ascii="Arial" w:hAnsi="Arial" w:cs="Arial"/>
              <w:sz w:val="24"/>
              <w:szCs w:val="24"/>
              <w:vertAlign w:val="superscript"/>
            </w:rPr>
          </w:rPrChange>
        </w:rPr>
        <w:t>2–7</w:t>
      </w:r>
      <w:r w:rsidR="00BE1A11" w:rsidRPr="00B475D4">
        <w:rPr>
          <w:rFonts w:ascii="Arial" w:hAnsi="Arial" w:cs="Arial"/>
          <w:sz w:val="24"/>
          <w:szCs w:val="24"/>
          <w:lang w:val="en-GB"/>
          <w:rPrChange w:id="141"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142" w:author="Alexandre Miguel Kaizeler Guedes Da Silva Afonso" w:date="2026-07-27T16:55:00Z" w16du:dateUtc="2026-07-27T15:55:00Z">
            <w:rPr>
              <w:rFonts w:ascii="Arial" w:hAnsi="Arial" w:cs="Arial"/>
              <w:sz w:val="24"/>
              <w:szCs w:val="24"/>
            </w:rPr>
          </w:rPrChange>
        </w:rPr>
        <w:t>.</w:t>
      </w:r>
      <w:r w:rsidR="002F7DF5" w:rsidRPr="00B475D4">
        <w:rPr>
          <w:rFonts w:ascii="Arial" w:hAnsi="Arial" w:cs="Arial"/>
          <w:sz w:val="24"/>
          <w:szCs w:val="24"/>
          <w:lang w:val="en-GB"/>
          <w:rPrChange w:id="143" w:author="Alexandre Miguel Kaizeler Guedes Da Silva Afonso" w:date="2026-07-27T16:55:00Z" w16du:dateUtc="2026-07-27T15:55:00Z">
            <w:rPr>
              <w:rFonts w:ascii="Arial" w:hAnsi="Arial" w:cs="Arial"/>
              <w:sz w:val="24"/>
              <w:szCs w:val="24"/>
            </w:rPr>
          </w:rPrChange>
        </w:rPr>
        <w:t xml:space="preserve"> </w:t>
      </w:r>
      <w:r w:rsidR="008C21AC" w:rsidRPr="00B475D4">
        <w:rPr>
          <w:rFonts w:ascii="Arial" w:hAnsi="Arial" w:cs="Arial"/>
          <w:sz w:val="24"/>
          <w:szCs w:val="24"/>
          <w:lang w:val="en-GB"/>
          <w:rPrChange w:id="144" w:author="Alexandre Miguel Kaizeler Guedes Da Silva Afonso" w:date="2026-07-27T16:55:00Z" w16du:dateUtc="2026-07-27T15:55:00Z">
            <w:rPr>
              <w:rFonts w:ascii="Arial" w:hAnsi="Arial" w:cs="Arial"/>
              <w:sz w:val="24"/>
              <w:szCs w:val="24"/>
            </w:rPr>
          </w:rPrChange>
        </w:rPr>
        <w:t>SGs c</w:t>
      </w:r>
      <w:r w:rsidR="00B50FB8" w:rsidRPr="00B475D4">
        <w:rPr>
          <w:rFonts w:ascii="Arial" w:hAnsi="Arial" w:cs="Arial"/>
          <w:sz w:val="24"/>
          <w:szCs w:val="24"/>
          <w:lang w:val="en-GB"/>
          <w:rPrChange w:id="145" w:author="Alexandre Miguel Kaizeler Guedes Da Silva Afonso" w:date="2026-07-27T16:55:00Z" w16du:dateUtc="2026-07-27T15:55:00Z">
            <w:rPr>
              <w:rFonts w:ascii="Arial" w:hAnsi="Arial" w:cs="Arial"/>
              <w:sz w:val="24"/>
              <w:szCs w:val="24"/>
            </w:rPr>
          </w:rPrChange>
        </w:rPr>
        <w:t>ompri</w:t>
      </w:r>
      <w:r w:rsidR="00D91438" w:rsidRPr="00B475D4">
        <w:rPr>
          <w:rFonts w:ascii="Arial" w:hAnsi="Arial" w:cs="Arial"/>
          <w:sz w:val="24"/>
          <w:szCs w:val="24"/>
          <w:lang w:val="en-GB"/>
          <w:rPrChange w:id="146" w:author="Alexandre Miguel Kaizeler Guedes Da Silva Afonso" w:date="2026-07-27T16:55:00Z" w16du:dateUtc="2026-07-27T15:55:00Z">
            <w:rPr>
              <w:rFonts w:ascii="Arial" w:hAnsi="Arial" w:cs="Arial"/>
              <w:sz w:val="24"/>
              <w:szCs w:val="24"/>
            </w:rPr>
          </w:rPrChange>
        </w:rPr>
        <w:t>s</w:t>
      </w:r>
      <w:r w:rsidR="00B50FB8" w:rsidRPr="00B475D4">
        <w:rPr>
          <w:rFonts w:ascii="Arial" w:hAnsi="Arial" w:cs="Arial"/>
          <w:sz w:val="24"/>
          <w:szCs w:val="24"/>
          <w:lang w:val="en-GB"/>
          <w:rPrChange w:id="147" w:author="Alexandre Miguel Kaizeler Guedes Da Silva Afonso" w:date="2026-07-27T16:55:00Z" w16du:dateUtc="2026-07-27T15:55:00Z">
            <w:rPr>
              <w:rFonts w:ascii="Arial" w:hAnsi="Arial" w:cs="Arial"/>
              <w:sz w:val="24"/>
              <w:szCs w:val="24"/>
            </w:rPr>
          </w:rPrChange>
        </w:rPr>
        <w:t>e</w:t>
      </w:r>
      <w:r w:rsidRPr="00B475D4">
        <w:rPr>
          <w:rFonts w:ascii="Arial" w:hAnsi="Arial" w:cs="Arial"/>
          <w:sz w:val="24"/>
          <w:szCs w:val="24"/>
          <w:lang w:val="en-GB"/>
          <w:rPrChange w:id="148" w:author="Alexandre Miguel Kaizeler Guedes Da Silva Afonso" w:date="2026-07-27T16:55:00Z" w16du:dateUtc="2026-07-27T15:55:00Z">
            <w:rPr>
              <w:rFonts w:ascii="Arial" w:hAnsi="Arial" w:cs="Arial"/>
              <w:sz w:val="24"/>
              <w:szCs w:val="24"/>
            </w:rPr>
          </w:rPrChange>
        </w:rPr>
        <w:t xml:space="preserve"> aggregations of RNA</w:t>
      </w:r>
      <w:r w:rsidR="007B0F88" w:rsidRPr="00B475D4">
        <w:rPr>
          <w:rFonts w:ascii="Arial" w:hAnsi="Arial" w:cs="Arial"/>
          <w:sz w:val="24"/>
          <w:szCs w:val="24"/>
          <w:lang w:val="en-GB"/>
          <w:rPrChange w:id="149" w:author="Alexandre Miguel Kaizeler Guedes Da Silva Afonso" w:date="2026-07-27T16:55:00Z" w16du:dateUtc="2026-07-27T15:55:00Z">
            <w:rPr>
              <w:rFonts w:ascii="Arial" w:hAnsi="Arial" w:cs="Arial"/>
              <w:sz w:val="24"/>
              <w:szCs w:val="24"/>
            </w:rPr>
          </w:rPrChange>
        </w:rPr>
        <w:t xml:space="preserve">, stalled preinitiation complexes, and </w:t>
      </w:r>
      <w:r w:rsidR="00445135" w:rsidRPr="00B475D4">
        <w:rPr>
          <w:rFonts w:ascii="Arial" w:hAnsi="Arial" w:cs="Arial"/>
          <w:sz w:val="24"/>
          <w:szCs w:val="24"/>
          <w:lang w:val="en-GB"/>
          <w:rPrChange w:id="150" w:author="Alexandre Miguel Kaizeler Guedes Da Silva Afonso" w:date="2026-07-27T16:55:00Z" w16du:dateUtc="2026-07-27T15:55:00Z">
            <w:rPr>
              <w:rFonts w:ascii="Arial" w:hAnsi="Arial" w:cs="Arial"/>
              <w:sz w:val="24"/>
              <w:szCs w:val="24"/>
            </w:rPr>
          </w:rPrChange>
        </w:rPr>
        <w:t>proteins</w:t>
      </w:r>
      <w:r w:rsidR="007B0F88" w:rsidRPr="00B475D4">
        <w:rPr>
          <w:rFonts w:ascii="Arial" w:hAnsi="Arial" w:cs="Arial"/>
          <w:sz w:val="24"/>
          <w:szCs w:val="24"/>
          <w:lang w:val="en-GB"/>
          <w:rPrChange w:id="151"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52" w:author="Alexandre Miguel Kaizeler Guedes Da Silva Afonso" w:date="2026-07-27T16:55:00Z" w16du:dateUtc="2026-07-27T15:55:00Z">
            <w:rPr>
              <w:rFonts w:ascii="Arial" w:hAnsi="Arial" w:cs="Arial"/>
              <w:sz w:val="24"/>
              <w:szCs w:val="24"/>
            </w:rPr>
          </w:rPrChange>
        </w:rPr>
        <w:instrText xml:space="preserve"> ADDIN ZOTERO_ITEM CSL_CITATION {"citationID":"pNib1EyI","properties":{"formattedCitation":"\\super 3\\nosupersub{}","plainCitation":"3","noteIndex":0},"citationItems":[{"id":"jCcWpdK2/vQbcx2QX","uris":["http://zotero.org/users/local/1p9EH8ax/items/W2GVETG3"],"itemData":{"id":25,"type":"article-journal","container-title":"Current Biology","DOI":"10.1016/j.cub.2009.03.013","ISSN":"09609822","issue":"10","journalAbbreviation":"Current Biology","language":"en","page":"R397-R398","source":"DOI.org (Crossref)","title":"Stress granules","volume":"19","author":[{"family":"Anderson","given":"Paul"},{"family":"Kedersha","given":"Nancy"}],"issued":{"date-parts":[["2009",5]]}}}],"schema":"https://github.com/citation-style-language/schema/raw/master/csl-citation.json"} </w:instrText>
      </w:r>
      <w:r w:rsidR="007B0F88" w:rsidRPr="00B475D4">
        <w:rPr>
          <w:rFonts w:ascii="Arial" w:hAnsi="Arial" w:cs="Arial"/>
          <w:sz w:val="24"/>
          <w:szCs w:val="24"/>
          <w:lang w:val="en-GB"/>
          <w:rPrChange w:id="153" w:author="Alexandre Miguel Kaizeler Guedes Da Silva Afonso" w:date="2026-07-27T16:55:00Z" w16du:dateUtc="2026-07-27T15:55:00Z">
            <w:rPr>
              <w:rFonts w:ascii="Arial" w:hAnsi="Arial" w:cs="Arial"/>
              <w:sz w:val="24"/>
              <w:szCs w:val="24"/>
            </w:rPr>
          </w:rPrChange>
        </w:rPr>
        <w:fldChar w:fldCharType="separate"/>
      </w:r>
      <w:r w:rsidR="009C1C5E" w:rsidRPr="00B475D4">
        <w:rPr>
          <w:rFonts w:ascii="Arial" w:hAnsi="Arial" w:cs="Arial"/>
          <w:sz w:val="24"/>
          <w:szCs w:val="24"/>
          <w:vertAlign w:val="superscript"/>
          <w:lang w:val="en-GB"/>
          <w:rPrChange w:id="154" w:author="Alexandre Miguel Kaizeler Guedes Da Silva Afonso" w:date="2026-07-27T16:55:00Z" w16du:dateUtc="2026-07-27T15:55:00Z">
            <w:rPr>
              <w:rFonts w:ascii="Arial" w:hAnsi="Arial" w:cs="Arial"/>
              <w:sz w:val="24"/>
              <w:szCs w:val="24"/>
              <w:vertAlign w:val="superscript"/>
            </w:rPr>
          </w:rPrChange>
        </w:rPr>
        <w:t>3</w:t>
      </w:r>
      <w:r w:rsidR="007B0F88" w:rsidRPr="00B475D4">
        <w:rPr>
          <w:rFonts w:ascii="Arial" w:hAnsi="Arial" w:cs="Arial"/>
          <w:sz w:val="24"/>
          <w:szCs w:val="24"/>
          <w:lang w:val="en-GB"/>
          <w:rPrChange w:id="155" w:author="Alexandre Miguel Kaizeler Guedes Da Silva Afonso" w:date="2026-07-27T16:55:00Z" w16du:dateUtc="2026-07-27T15:55:00Z">
            <w:rPr>
              <w:rFonts w:ascii="Arial" w:hAnsi="Arial" w:cs="Arial"/>
              <w:sz w:val="24"/>
              <w:szCs w:val="24"/>
            </w:rPr>
          </w:rPrChange>
        </w:rPr>
        <w:fldChar w:fldCharType="end"/>
      </w:r>
      <w:r w:rsidR="00445135" w:rsidRPr="00B475D4">
        <w:rPr>
          <w:rFonts w:ascii="Arial" w:hAnsi="Arial" w:cs="Arial"/>
          <w:sz w:val="24"/>
          <w:szCs w:val="24"/>
          <w:lang w:val="en-GB"/>
          <w:rPrChange w:id="156" w:author="Alexandre Miguel Kaizeler Guedes Da Silva Afonso" w:date="2026-07-27T16:55:00Z" w16du:dateUtc="2026-07-27T15:55:00Z">
            <w:rPr>
              <w:rFonts w:ascii="Arial" w:hAnsi="Arial" w:cs="Arial"/>
              <w:sz w:val="24"/>
              <w:szCs w:val="24"/>
            </w:rPr>
          </w:rPrChange>
        </w:rPr>
        <w:t>, of which around half are</w:t>
      </w:r>
      <w:r w:rsidRPr="00B475D4">
        <w:rPr>
          <w:rFonts w:ascii="Arial" w:hAnsi="Arial" w:cs="Arial"/>
          <w:sz w:val="24"/>
          <w:szCs w:val="24"/>
          <w:lang w:val="en-GB"/>
          <w:rPrChange w:id="157" w:author="Alexandre Miguel Kaizeler Guedes Da Silva Afonso" w:date="2026-07-27T16:55:00Z" w16du:dateUtc="2026-07-27T15:55:00Z">
            <w:rPr>
              <w:rFonts w:ascii="Arial" w:hAnsi="Arial" w:cs="Arial"/>
              <w:sz w:val="24"/>
              <w:szCs w:val="24"/>
            </w:rPr>
          </w:rPrChange>
        </w:rPr>
        <w:t xml:space="preserve"> RNA-binding proteins (RBPs)</w:t>
      </w:r>
      <w:r w:rsidR="007B0F88" w:rsidRPr="00B475D4">
        <w:rPr>
          <w:rFonts w:ascii="Arial" w:hAnsi="Arial" w:cs="Arial"/>
          <w:sz w:val="24"/>
          <w:szCs w:val="24"/>
          <w:lang w:val="en-GB"/>
          <w:rPrChange w:id="158"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59" w:author="Alexandre Miguel Kaizeler Guedes Da Silva Afonso" w:date="2026-07-27T16:55:00Z" w16du:dateUtc="2026-07-27T15:55:00Z">
            <w:rPr>
              <w:rFonts w:ascii="Arial" w:hAnsi="Arial" w:cs="Arial"/>
              <w:sz w:val="24"/>
              <w:szCs w:val="24"/>
            </w:rPr>
          </w:rPrChange>
        </w:rPr>
        <w:instrText xml:space="preserve"> ADDIN ZOTERO_ITEM CSL_CITATION {"citationID":"TlKMvM34","properties":{"formattedCitation":"\\super 8\\nosupersub{}","plainCitation":"8","noteIndex":0},"citationItems":[{"id":"jCcWpdK2/HZb7QKkD","uris":["http://zotero.org/users/local/1p9EH8ax/items/JKRCUQTG"],"itemData":{"id":30,"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A"},{"family":"Nóbrega","given":"Clévio"}],"accessed":{"date-parts":[["2024",4,2]]},"issued":{"date-parts":[["2019",1,1]]}}}],"schema":"https://github.com/citation-style-language/schema/raw/master/csl-citation.json"} </w:instrText>
      </w:r>
      <w:r w:rsidR="007B0F88" w:rsidRPr="00B475D4">
        <w:rPr>
          <w:rFonts w:ascii="Arial" w:hAnsi="Arial" w:cs="Arial"/>
          <w:sz w:val="24"/>
          <w:szCs w:val="24"/>
          <w:lang w:val="en-GB"/>
          <w:rPrChange w:id="160" w:author="Alexandre Miguel Kaizeler Guedes Da Silva Afonso" w:date="2026-07-27T16:55:00Z" w16du:dateUtc="2026-07-27T15:55:00Z">
            <w:rPr>
              <w:rFonts w:ascii="Arial" w:hAnsi="Arial" w:cs="Arial"/>
              <w:sz w:val="24"/>
              <w:szCs w:val="24"/>
            </w:rPr>
          </w:rPrChange>
        </w:rPr>
        <w:fldChar w:fldCharType="separate"/>
      </w:r>
      <w:r w:rsidR="00CD4E0A" w:rsidRPr="00B475D4">
        <w:rPr>
          <w:rFonts w:ascii="Arial" w:hAnsi="Arial" w:cs="Arial"/>
          <w:sz w:val="24"/>
          <w:szCs w:val="24"/>
          <w:vertAlign w:val="superscript"/>
          <w:lang w:val="en-GB"/>
          <w:rPrChange w:id="161" w:author="Alexandre Miguel Kaizeler Guedes Da Silva Afonso" w:date="2026-07-27T16:55:00Z" w16du:dateUtc="2026-07-27T15:55:00Z">
            <w:rPr>
              <w:rFonts w:ascii="Arial" w:hAnsi="Arial" w:cs="Arial"/>
              <w:sz w:val="24"/>
              <w:szCs w:val="24"/>
              <w:vertAlign w:val="superscript"/>
            </w:rPr>
          </w:rPrChange>
        </w:rPr>
        <w:t>8</w:t>
      </w:r>
      <w:r w:rsidR="007B0F88" w:rsidRPr="00B475D4">
        <w:rPr>
          <w:rFonts w:ascii="Arial" w:hAnsi="Arial" w:cs="Arial"/>
          <w:sz w:val="24"/>
          <w:szCs w:val="24"/>
          <w:lang w:val="en-GB"/>
          <w:rPrChange w:id="162" w:author="Alexandre Miguel Kaizeler Guedes Da Silva Afonso" w:date="2026-07-27T16:55:00Z" w16du:dateUtc="2026-07-27T15:55:00Z">
            <w:rPr>
              <w:rFonts w:ascii="Arial" w:hAnsi="Arial" w:cs="Arial"/>
              <w:sz w:val="24"/>
              <w:szCs w:val="24"/>
            </w:rPr>
          </w:rPrChange>
        </w:rPr>
        <w:fldChar w:fldCharType="end"/>
      </w:r>
      <w:r w:rsidR="008C21AC" w:rsidRPr="00B475D4">
        <w:rPr>
          <w:rFonts w:ascii="Arial" w:hAnsi="Arial" w:cs="Arial"/>
          <w:sz w:val="24"/>
          <w:szCs w:val="24"/>
          <w:lang w:val="en-GB"/>
          <w:rPrChange w:id="163" w:author="Alexandre Miguel Kaizeler Guedes Da Silva Afonso" w:date="2026-07-27T16:55:00Z" w16du:dateUtc="2026-07-27T15:55:00Z">
            <w:rPr>
              <w:rFonts w:ascii="Arial" w:hAnsi="Arial" w:cs="Arial"/>
              <w:sz w:val="24"/>
              <w:szCs w:val="24"/>
            </w:rPr>
          </w:rPrChange>
        </w:rPr>
        <w:t>. Characteri</w:t>
      </w:r>
      <w:del w:id="164" w:author="Alexandre Miguel Kaizeler Guedes Da Silva Afonso" w:date="2026-07-27T16:51:00Z" w16du:dateUtc="2026-07-27T15:51:00Z">
        <w:r w:rsidR="00F70F30" w:rsidRPr="00B475D4" w:rsidDel="00B475D4">
          <w:rPr>
            <w:rFonts w:ascii="Arial" w:hAnsi="Arial" w:cs="Arial"/>
            <w:sz w:val="24"/>
            <w:szCs w:val="24"/>
            <w:lang w:val="en-GB"/>
            <w:rPrChange w:id="165" w:author="Alexandre Miguel Kaizeler Guedes Da Silva Afonso" w:date="2026-07-27T16:55:00Z" w16du:dateUtc="2026-07-27T15:55:00Z">
              <w:rPr>
                <w:rFonts w:ascii="Arial" w:hAnsi="Arial" w:cs="Arial"/>
                <w:sz w:val="24"/>
                <w:szCs w:val="24"/>
              </w:rPr>
            </w:rPrChange>
          </w:rPr>
          <w:delText>z</w:delText>
        </w:r>
      </w:del>
      <w:ins w:id="166" w:author="Alexandre Miguel Kaizeler Guedes Da Silva Afonso" w:date="2026-07-27T16:51:00Z" w16du:dateUtc="2026-07-27T15:51:00Z">
        <w:r w:rsidR="00B475D4" w:rsidRPr="00B475D4">
          <w:rPr>
            <w:rFonts w:ascii="Arial" w:hAnsi="Arial" w:cs="Arial"/>
            <w:sz w:val="24"/>
            <w:szCs w:val="24"/>
            <w:lang w:val="en-GB"/>
            <w:rPrChange w:id="167" w:author="Alexandre Miguel Kaizeler Guedes Da Silva Afonso" w:date="2026-07-27T16:55:00Z" w16du:dateUtc="2026-07-27T15:55:00Z">
              <w:rPr>
                <w:rFonts w:ascii="Arial" w:hAnsi="Arial" w:cs="Arial"/>
                <w:sz w:val="24"/>
                <w:szCs w:val="24"/>
              </w:rPr>
            </w:rPrChange>
          </w:rPr>
          <w:t>s</w:t>
        </w:r>
      </w:ins>
      <w:r w:rsidR="008C21AC" w:rsidRPr="00B475D4">
        <w:rPr>
          <w:rFonts w:ascii="Arial" w:hAnsi="Arial" w:cs="Arial"/>
          <w:sz w:val="24"/>
          <w:szCs w:val="24"/>
          <w:lang w:val="en-GB"/>
          <w:rPrChange w:id="168" w:author="Alexandre Miguel Kaizeler Guedes Da Silva Afonso" w:date="2026-07-27T16:55:00Z" w16du:dateUtc="2026-07-27T15:55:00Z">
            <w:rPr>
              <w:rFonts w:ascii="Arial" w:hAnsi="Arial" w:cs="Arial"/>
              <w:sz w:val="24"/>
              <w:szCs w:val="24"/>
            </w:rPr>
          </w:rPrChange>
        </w:rPr>
        <w:t>ed by rapid formation and swift disassembly upon cessation of the triggering stimuli</w:t>
      </w:r>
      <w:r w:rsidR="001C1C78" w:rsidRPr="00B475D4">
        <w:rPr>
          <w:rFonts w:ascii="Arial" w:hAnsi="Arial" w:cs="Arial"/>
          <w:sz w:val="24"/>
          <w:szCs w:val="24"/>
          <w:lang w:val="en-GB"/>
          <w:rPrChange w:id="169" w:author="Alexandre Miguel Kaizeler Guedes Da Silva Afonso" w:date="2026-07-27T16:55:00Z" w16du:dateUtc="2026-07-27T15:55:00Z">
            <w:rPr>
              <w:rFonts w:ascii="Arial" w:hAnsi="Arial" w:cs="Arial"/>
              <w:sz w:val="24"/>
              <w:szCs w:val="24"/>
            </w:rPr>
          </w:rPrChange>
        </w:rPr>
        <w:t xml:space="preserve"> (15 and 30 minutes with oxidative and heat-shock stress</w:t>
      </w:r>
      <w:r w:rsidR="002B158E" w:rsidRPr="00B475D4">
        <w:rPr>
          <w:rFonts w:ascii="Arial" w:hAnsi="Arial" w:cs="Arial"/>
          <w:sz w:val="24"/>
          <w:szCs w:val="24"/>
          <w:lang w:val="en-GB"/>
          <w:rPrChange w:id="170" w:author="Alexandre Miguel Kaizeler Guedes Da Silva Afonso" w:date="2026-07-27T16:55:00Z" w16du:dateUtc="2026-07-27T15:55:00Z">
            <w:rPr>
              <w:rFonts w:ascii="Arial" w:hAnsi="Arial" w:cs="Arial"/>
              <w:sz w:val="24"/>
              <w:szCs w:val="24"/>
            </w:rPr>
          </w:rPrChange>
        </w:rPr>
        <w:t>, respectively</w:t>
      </w:r>
      <w:r w:rsidR="001C1C78" w:rsidRPr="00B475D4">
        <w:rPr>
          <w:rFonts w:ascii="Arial" w:hAnsi="Arial" w:cs="Arial"/>
          <w:sz w:val="24"/>
          <w:szCs w:val="24"/>
          <w:lang w:val="en-GB"/>
          <w:rPrChange w:id="171" w:author="Alexandre Miguel Kaizeler Guedes Da Silva Afonso" w:date="2026-07-27T16:55:00Z" w16du:dateUtc="2026-07-27T15:55:00Z">
            <w:rPr>
              <w:rFonts w:ascii="Arial" w:hAnsi="Arial" w:cs="Arial"/>
              <w:sz w:val="24"/>
              <w:szCs w:val="24"/>
            </w:rPr>
          </w:rPrChange>
        </w:rPr>
        <w:t>)</w:t>
      </w:r>
      <w:r w:rsidR="001C1C78" w:rsidRPr="00B475D4">
        <w:rPr>
          <w:rFonts w:ascii="Arial" w:hAnsi="Arial" w:cs="Arial"/>
          <w:sz w:val="24"/>
          <w:szCs w:val="24"/>
          <w:lang w:val="en-GB"/>
          <w:rPrChange w:id="172"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73" w:author="Alexandre Miguel Kaizeler Guedes Da Silva Afonso" w:date="2026-07-27T16:55:00Z" w16du:dateUtc="2026-07-27T15:55:00Z">
            <w:rPr>
              <w:rFonts w:ascii="Arial" w:hAnsi="Arial" w:cs="Arial"/>
              <w:sz w:val="24"/>
              <w:szCs w:val="24"/>
            </w:rPr>
          </w:rPrChange>
        </w:rPr>
        <w:instrText xml:space="preserve"> ADDIN ZOTERO_ITEM CSL_CITATION {"citationID":"iPLOQhS6","properties":{"formattedCitation":"\\super 9\\nosupersub{}","plainCitation":"9","noteIndex":0},"citationItems":[{"id":102,"uris":["http://zotero.org/users/local/q86rvdj2/items/9QJU7YYI"],"itemData":{"id":102,"type":"article-journal","abstract":"Cells respond to different types of stress by inhibition of protein synthesis and subsequent assembly of stress granules (SGs), cytoplasmic aggregates that contain stalled translation preinitiation complexes. Global translation is regulated through the translation initiation factor eukaryotic initiation factor 2α (eIF2α) and the mTOR pathway. Here we identify cold shock as a novel trigger of SG assembly in yeast and mammals. Whereas cold shock–induced SGs take hours to form, they dissolve within minutes when cells are returned to optimal growth temperatures. Cold shock causes eIF2α phosphorylation through the kinase PERK in mammalian cells, yet this pathway is not alone responsible for translation arrest and SG formation. In addition, cold shock leads to reduced mitochondrial function, energy depletion, concomitant activation of AMP-activated protein kinase (AMPK), and inhibition of mTOR signaling. Compound C, a pharmacological inhibitor of AMPK, prevents the formation of SGs and strongly reduces cellular survival in a translation-dependent manner. Our results demonstrate that cells actively suppress protein synthesis by parallel pathways, which induce SG formation and ensure cellular survival during hypothermia.","container-title":"Molecular Biology of the Cell","DOI":"10.1091/mbc.e12-04-0296","ISSN":"1059-1524, 1939-4586","issue":"19","journalAbbreviation":"MBoC","language":"en","page":"3786-3800","source":"DOI.org (Crossref)","title":"Translation suppression promotes stress granule formation and cell survival in response to cold shock","volume":"23","author":[{"family":"Hofmann","given":"Sarah"},{"family":"Cherkasova","given":"Valeria"},{"family":"Bankhead","given":"Peter"},{"family":"Bukau","given":"Bernd"},{"family":"Stoecklin","given":"Georg"}],"editor":[{"family":"Wolin","given":"Sandra"}],"issued":{"date-parts":[["2012",10]]}}}],"schema":"https://github.com/citation-style-language/schema/raw/master/csl-citation.json"} </w:instrText>
      </w:r>
      <w:r w:rsidR="001C1C78" w:rsidRPr="00B475D4">
        <w:rPr>
          <w:rFonts w:ascii="Arial" w:hAnsi="Arial" w:cs="Arial"/>
          <w:sz w:val="24"/>
          <w:szCs w:val="24"/>
          <w:lang w:val="en-GB"/>
          <w:rPrChange w:id="174" w:author="Alexandre Miguel Kaizeler Guedes Da Silva Afonso" w:date="2026-07-27T16:55:00Z" w16du:dateUtc="2026-07-27T15:55:00Z">
            <w:rPr>
              <w:rFonts w:ascii="Arial" w:hAnsi="Arial" w:cs="Arial"/>
              <w:sz w:val="24"/>
              <w:szCs w:val="24"/>
            </w:rPr>
          </w:rPrChange>
        </w:rPr>
        <w:fldChar w:fldCharType="separate"/>
      </w:r>
      <w:r w:rsidR="001C1C78" w:rsidRPr="00B475D4">
        <w:rPr>
          <w:rFonts w:ascii="Arial" w:hAnsi="Arial" w:cs="Arial"/>
          <w:sz w:val="24"/>
          <w:szCs w:val="24"/>
          <w:vertAlign w:val="superscript"/>
          <w:lang w:val="en-GB"/>
          <w:rPrChange w:id="175" w:author="Alexandre Miguel Kaizeler Guedes Da Silva Afonso" w:date="2026-07-27T16:55:00Z" w16du:dateUtc="2026-07-27T15:55:00Z">
            <w:rPr>
              <w:rFonts w:ascii="Arial" w:hAnsi="Arial" w:cs="Arial"/>
              <w:sz w:val="24"/>
              <w:szCs w:val="24"/>
              <w:vertAlign w:val="superscript"/>
            </w:rPr>
          </w:rPrChange>
        </w:rPr>
        <w:t>9</w:t>
      </w:r>
      <w:r w:rsidR="001C1C78" w:rsidRPr="00B475D4">
        <w:rPr>
          <w:rFonts w:ascii="Arial" w:hAnsi="Arial" w:cs="Arial"/>
          <w:sz w:val="24"/>
          <w:szCs w:val="24"/>
          <w:lang w:val="en-GB"/>
          <w:rPrChange w:id="176" w:author="Alexandre Miguel Kaizeler Guedes Da Silva Afonso" w:date="2026-07-27T16:55:00Z" w16du:dateUtc="2026-07-27T15:55:00Z">
            <w:rPr>
              <w:rFonts w:ascii="Arial" w:hAnsi="Arial" w:cs="Arial"/>
              <w:sz w:val="24"/>
              <w:szCs w:val="24"/>
            </w:rPr>
          </w:rPrChange>
        </w:rPr>
        <w:fldChar w:fldCharType="end"/>
      </w:r>
      <w:r w:rsidR="008C21AC" w:rsidRPr="00B475D4">
        <w:rPr>
          <w:rFonts w:ascii="Arial" w:hAnsi="Arial" w:cs="Arial"/>
          <w:sz w:val="24"/>
          <w:szCs w:val="24"/>
          <w:lang w:val="en-GB"/>
          <w:rPrChange w:id="177" w:author="Alexandre Miguel Kaizeler Guedes Da Silva Afonso" w:date="2026-07-27T16:55:00Z" w16du:dateUtc="2026-07-27T15:55:00Z">
            <w:rPr>
              <w:rFonts w:ascii="Arial" w:hAnsi="Arial" w:cs="Arial"/>
              <w:sz w:val="24"/>
              <w:szCs w:val="24"/>
            </w:rPr>
          </w:rPrChange>
        </w:rPr>
        <w:t xml:space="preserve">, </w:t>
      </w:r>
      <w:r w:rsidR="00B50FB8" w:rsidRPr="00B475D4">
        <w:rPr>
          <w:rFonts w:ascii="Arial" w:hAnsi="Arial" w:cs="Arial"/>
          <w:sz w:val="24"/>
          <w:szCs w:val="24"/>
          <w:lang w:val="en-GB"/>
          <w:rPrChange w:id="178" w:author="Alexandre Miguel Kaizeler Guedes Da Silva Afonso" w:date="2026-07-27T16:55:00Z" w16du:dateUtc="2026-07-27T15:55:00Z">
            <w:rPr>
              <w:rFonts w:ascii="Arial" w:hAnsi="Arial" w:cs="Arial"/>
              <w:sz w:val="24"/>
              <w:szCs w:val="24"/>
            </w:rPr>
          </w:rPrChange>
        </w:rPr>
        <w:t xml:space="preserve">SGs are highly dynamic structures, with their </w:t>
      </w:r>
      <w:r w:rsidR="00251082" w:rsidRPr="00B475D4">
        <w:rPr>
          <w:rFonts w:ascii="Arial" w:hAnsi="Arial" w:cs="Arial"/>
          <w:sz w:val="24"/>
          <w:szCs w:val="24"/>
          <w:lang w:val="en-GB"/>
          <w:rPrChange w:id="179" w:author="Alexandre Miguel Kaizeler Guedes Da Silva Afonso" w:date="2026-07-27T16:55:00Z" w16du:dateUtc="2026-07-27T15:55:00Z">
            <w:rPr>
              <w:rFonts w:ascii="Arial" w:hAnsi="Arial" w:cs="Arial"/>
              <w:sz w:val="24"/>
              <w:szCs w:val="24"/>
            </w:rPr>
          </w:rPrChange>
        </w:rPr>
        <w:t xml:space="preserve">protein constituents </w:t>
      </w:r>
      <w:r w:rsidR="000126A2" w:rsidRPr="00B475D4">
        <w:rPr>
          <w:rFonts w:ascii="Arial" w:hAnsi="Arial" w:cs="Arial"/>
          <w:sz w:val="24"/>
          <w:szCs w:val="24"/>
          <w:lang w:val="en-GB"/>
          <w:rPrChange w:id="180" w:author="Alexandre Miguel Kaizeler Guedes Da Silva Afonso" w:date="2026-07-27T16:55:00Z" w16du:dateUtc="2026-07-27T15:55:00Z">
            <w:rPr>
              <w:rFonts w:ascii="Arial" w:hAnsi="Arial" w:cs="Arial"/>
              <w:sz w:val="24"/>
              <w:szCs w:val="24"/>
            </w:rPr>
          </w:rPrChange>
        </w:rPr>
        <w:t>continuously</w:t>
      </w:r>
      <w:r w:rsidR="00251082" w:rsidRPr="00B475D4">
        <w:rPr>
          <w:rFonts w:ascii="Arial" w:hAnsi="Arial" w:cs="Arial"/>
          <w:sz w:val="24"/>
          <w:szCs w:val="24"/>
          <w:lang w:val="en-GB"/>
          <w:rPrChange w:id="181" w:author="Alexandre Miguel Kaizeler Guedes Da Silva Afonso" w:date="2026-07-27T16:55:00Z" w16du:dateUtc="2026-07-27T15:55:00Z">
            <w:rPr>
              <w:rFonts w:ascii="Arial" w:hAnsi="Arial" w:cs="Arial"/>
              <w:sz w:val="24"/>
              <w:szCs w:val="24"/>
            </w:rPr>
          </w:rPrChange>
        </w:rPr>
        <w:t xml:space="preserve"> transitioning into and out of </w:t>
      </w:r>
      <w:r w:rsidR="008873F8" w:rsidRPr="00B475D4">
        <w:rPr>
          <w:rFonts w:ascii="Arial" w:hAnsi="Arial" w:cs="Arial"/>
          <w:sz w:val="24"/>
          <w:szCs w:val="24"/>
          <w:lang w:val="en-GB"/>
          <w:rPrChange w:id="182" w:author="Alexandre Miguel Kaizeler Guedes Da Silva Afonso" w:date="2026-07-27T16:55:00Z" w16du:dateUtc="2026-07-27T15:55:00Z">
            <w:rPr>
              <w:rFonts w:ascii="Arial" w:hAnsi="Arial" w:cs="Arial"/>
              <w:sz w:val="24"/>
              <w:szCs w:val="24"/>
            </w:rPr>
          </w:rPrChange>
        </w:rPr>
        <w:t>them</w:t>
      </w:r>
      <w:r w:rsidR="00251082" w:rsidRPr="00B475D4">
        <w:rPr>
          <w:rFonts w:ascii="Arial" w:hAnsi="Arial" w:cs="Arial"/>
          <w:sz w:val="24"/>
          <w:szCs w:val="24"/>
          <w:lang w:val="en-GB"/>
          <w:rPrChange w:id="183"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84" w:author="Alexandre Miguel Kaizeler Guedes Da Silva Afonso" w:date="2026-07-27T16:55:00Z" w16du:dateUtc="2026-07-27T15:55:00Z">
            <w:rPr>
              <w:rFonts w:ascii="Arial" w:hAnsi="Arial" w:cs="Arial"/>
              <w:sz w:val="24"/>
              <w:szCs w:val="24"/>
            </w:rPr>
          </w:rPrChange>
        </w:rPr>
        <w:instrText xml:space="preserve"> ADDIN ZOTERO_ITEM CSL_CITATION {"citationID":"CBfEJSOE","properties":{"formattedCitation":"\\super 10\\nosupersub{}","plainCitation":"10","noteIndex":0},"citationItems":[{"id":"jCcWpdK2/9n1s5kLc","uris":["http://zotero.org/users/local/1p9EH8ax/items/FVGI36ZI"],"itemData":{"id":32,"type":"article-journal","container-title":"Cold Spring Harbor Perspectives in Biology","DOI":"10.1101/cshperspect.a032813","ISSN":"1943-0264","issue":"5","journalAbbreviation":"Cold Spring Harb Perspect Biol","language":"en","page":"a032813","source":"DOI.org (Crossref)","title":"Stress Granules and Processing Bodies in Translational Control","volume":"11","author":[{"family":"Ivanov","given":"Pavel"},{"family":"Kedersha","given":"Nancy"},{"family":"Anderson","given":"Paul"}],"issued":{"date-parts":[["2019",5]]}}}],"schema":"https://github.com/citation-style-language/schema/raw/master/csl-citation.json"} </w:instrText>
      </w:r>
      <w:r w:rsidR="00251082" w:rsidRPr="00B475D4">
        <w:rPr>
          <w:rFonts w:ascii="Arial" w:hAnsi="Arial" w:cs="Arial"/>
          <w:sz w:val="24"/>
          <w:szCs w:val="24"/>
          <w:lang w:val="en-GB"/>
          <w:rPrChange w:id="185" w:author="Alexandre Miguel Kaizeler Guedes Da Silva Afonso" w:date="2026-07-27T16:55:00Z" w16du:dateUtc="2026-07-27T15:55:00Z">
            <w:rPr>
              <w:rFonts w:ascii="Arial" w:hAnsi="Arial" w:cs="Arial"/>
              <w:sz w:val="24"/>
              <w:szCs w:val="24"/>
            </w:rPr>
          </w:rPrChange>
        </w:rPr>
        <w:fldChar w:fldCharType="separate"/>
      </w:r>
      <w:r w:rsidR="001C1C78" w:rsidRPr="00B475D4">
        <w:rPr>
          <w:rFonts w:ascii="Arial" w:hAnsi="Arial" w:cs="Arial"/>
          <w:sz w:val="24"/>
          <w:szCs w:val="24"/>
          <w:vertAlign w:val="superscript"/>
          <w:lang w:val="en-GB"/>
          <w:rPrChange w:id="186" w:author="Alexandre Miguel Kaizeler Guedes Da Silva Afonso" w:date="2026-07-27T16:55:00Z" w16du:dateUtc="2026-07-27T15:55:00Z">
            <w:rPr>
              <w:rFonts w:ascii="Arial" w:hAnsi="Arial" w:cs="Arial"/>
              <w:sz w:val="24"/>
              <w:szCs w:val="24"/>
              <w:vertAlign w:val="superscript"/>
            </w:rPr>
          </w:rPrChange>
        </w:rPr>
        <w:t>10</w:t>
      </w:r>
      <w:r w:rsidR="00251082" w:rsidRPr="00B475D4">
        <w:rPr>
          <w:rFonts w:ascii="Arial" w:hAnsi="Arial" w:cs="Arial"/>
          <w:sz w:val="24"/>
          <w:szCs w:val="24"/>
          <w:lang w:val="en-GB"/>
          <w:rPrChange w:id="187"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188" w:author="Alexandre Miguel Kaizeler Guedes Da Silva Afonso" w:date="2026-07-27T16:55:00Z" w16du:dateUtc="2026-07-27T15:55:00Z">
            <w:rPr>
              <w:rFonts w:ascii="Arial" w:hAnsi="Arial" w:cs="Arial"/>
              <w:sz w:val="24"/>
              <w:szCs w:val="24"/>
            </w:rPr>
          </w:rPrChange>
        </w:rPr>
        <w:t xml:space="preserve">. </w:t>
      </w:r>
      <w:r w:rsidR="00334434" w:rsidRPr="00B475D4">
        <w:rPr>
          <w:rFonts w:ascii="Arial" w:hAnsi="Arial" w:cs="Arial"/>
          <w:sz w:val="24"/>
          <w:szCs w:val="24"/>
          <w:lang w:val="en-GB"/>
          <w:rPrChange w:id="189" w:author="Alexandre Miguel Kaizeler Guedes Da Silva Afonso" w:date="2026-07-27T16:55:00Z" w16du:dateUtc="2026-07-27T15:55:00Z">
            <w:rPr>
              <w:rFonts w:ascii="Arial" w:hAnsi="Arial" w:cs="Arial"/>
              <w:sz w:val="24"/>
              <w:szCs w:val="24"/>
            </w:rPr>
          </w:rPrChange>
        </w:rPr>
        <w:t xml:space="preserve">While SGs were </w:t>
      </w:r>
      <w:r w:rsidR="00C22375" w:rsidRPr="00B475D4">
        <w:rPr>
          <w:rFonts w:ascii="Arial" w:hAnsi="Arial" w:cs="Arial"/>
          <w:sz w:val="24"/>
          <w:szCs w:val="24"/>
          <w:lang w:val="en-GB"/>
          <w:rPrChange w:id="190" w:author="Alexandre Miguel Kaizeler Guedes Da Silva Afonso" w:date="2026-07-27T16:55:00Z" w16du:dateUtc="2026-07-27T15:55:00Z">
            <w:rPr>
              <w:rFonts w:ascii="Arial" w:hAnsi="Arial" w:cs="Arial"/>
              <w:sz w:val="24"/>
              <w:szCs w:val="24"/>
            </w:rPr>
          </w:rPrChange>
        </w:rPr>
        <w:t>first</w:t>
      </w:r>
      <w:r w:rsidR="00334434" w:rsidRPr="00B475D4">
        <w:rPr>
          <w:rFonts w:ascii="Arial" w:hAnsi="Arial" w:cs="Arial"/>
          <w:sz w:val="24"/>
          <w:szCs w:val="24"/>
          <w:lang w:val="en-GB"/>
          <w:rPrChange w:id="191" w:author="Alexandre Miguel Kaizeler Guedes Da Silva Afonso" w:date="2026-07-27T16:55:00Z" w16du:dateUtc="2026-07-27T15:55:00Z">
            <w:rPr>
              <w:rFonts w:ascii="Arial" w:hAnsi="Arial" w:cs="Arial"/>
              <w:sz w:val="24"/>
              <w:szCs w:val="24"/>
            </w:rPr>
          </w:rPrChange>
        </w:rPr>
        <w:t xml:space="preserve"> </w:t>
      </w:r>
      <w:r w:rsidR="00B0346C" w:rsidRPr="00B475D4">
        <w:rPr>
          <w:rFonts w:ascii="Arial" w:hAnsi="Arial" w:cs="Arial"/>
          <w:sz w:val="24"/>
          <w:szCs w:val="24"/>
          <w:lang w:val="en-GB"/>
          <w:rPrChange w:id="192" w:author="Alexandre Miguel Kaizeler Guedes Da Silva Afonso" w:date="2026-07-27T16:55:00Z" w16du:dateUtc="2026-07-27T15:55:00Z">
            <w:rPr>
              <w:rFonts w:ascii="Arial" w:hAnsi="Arial" w:cs="Arial"/>
              <w:sz w:val="24"/>
              <w:szCs w:val="24"/>
            </w:rPr>
          </w:rPrChange>
        </w:rPr>
        <w:t>suggested</w:t>
      </w:r>
      <w:r w:rsidR="00334434" w:rsidRPr="00B475D4">
        <w:rPr>
          <w:rFonts w:ascii="Arial" w:hAnsi="Arial" w:cs="Arial"/>
          <w:sz w:val="24"/>
          <w:szCs w:val="24"/>
          <w:lang w:val="en-GB"/>
          <w:rPrChange w:id="193" w:author="Alexandre Miguel Kaizeler Guedes Da Silva Afonso" w:date="2026-07-27T16:55:00Z" w16du:dateUtc="2026-07-27T15:55:00Z">
            <w:rPr>
              <w:rFonts w:ascii="Arial" w:hAnsi="Arial" w:cs="Arial"/>
              <w:sz w:val="24"/>
              <w:szCs w:val="24"/>
            </w:rPr>
          </w:rPrChange>
        </w:rPr>
        <w:t xml:space="preserve"> to play a pivotal role in the global suppression of translation concurrent with cellular stress, </w:t>
      </w:r>
      <w:r w:rsidR="00664964" w:rsidRPr="00B475D4">
        <w:rPr>
          <w:rFonts w:ascii="Arial" w:hAnsi="Arial" w:cs="Arial"/>
          <w:sz w:val="24"/>
          <w:szCs w:val="24"/>
          <w:lang w:val="en-GB"/>
          <w:rPrChange w:id="194" w:author="Alexandre Miguel Kaizeler Guedes Da Silva Afonso" w:date="2026-07-27T16:55:00Z" w16du:dateUtc="2026-07-27T15:55:00Z">
            <w:rPr>
              <w:rFonts w:ascii="Arial" w:hAnsi="Arial" w:cs="Arial"/>
              <w:sz w:val="24"/>
              <w:szCs w:val="24"/>
            </w:rPr>
          </w:rPrChange>
        </w:rPr>
        <w:t>they</w:t>
      </w:r>
      <w:r w:rsidR="00B0346C" w:rsidRPr="00B475D4">
        <w:rPr>
          <w:rFonts w:ascii="Arial" w:hAnsi="Arial" w:cs="Arial"/>
          <w:sz w:val="24"/>
          <w:szCs w:val="24"/>
          <w:lang w:val="en-GB"/>
          <w:rPrChange w:id="195" w:author="Alexandre Miguel Kaizeler Guedes Da Silva Afonso" w:date="2026-07-27T16:55:00Z" w16du:dateUtc="2026-07-27T15:55:00Z">
            <w:rPr>
              <w:rFonts w:ascii="Arial" w:hAnsi="Arial" w:cs="Arial"/>
              <w:sz w:val="24"/>
              <w:szCs w:val="24"/>
            </w:rPr>
          </w:rPrChange>
        </w:rPr>
        <w:t xml:space="preserve"> are </w:t>
      </w:r>
      <w:r w:rsidR="00664964" w:rsidRPr="00B475D4">
        <w:rPr>
          <w:rFonts w:ascii="Arial" w:hAnsi="Arial" w:cs="Arial"/>
          <w:sz w:val="24"/>
          <w:szCs w:val="24"/>
          <w:lang w:val="en-GB"/>
          <w:rPrChange w:id="196" w:author="Alexandre Miguel Kaizeler Guedes Da Silva Afonso" w:date="2026-07-27T16:55:00Z" w16du:dateUtc="2026-07-27T15:55:00Z">
            <w:rPr>
              <w:rFonts w:ascii="Arial" w:hAnsi="Arial" w:cs="Arial"/>
              <w:sz w:val="24"/>
              <w:szCs w:val="24"/>
            </w:rPr>
          </w:rPrChange>
        </w:rPr>
        <w:t xml:space="preserve">now </w:t>
      </w:r>
      <w:r w:rsidR="00B0346C" w:rsidRPr="00B475D4">
        <w:rPr>
          <w:rFonts w:ascii="Arial" w:hAnsi="Arial" w:cs="Arial"/>
          <w:sz w:val="24"/>
          <w:szCs w:val="24"/>
          <w:lang w:val="en-GB"/>
          <w:rPrChange w:id="197" w:author="Alexandre Miguel Kaizeler Guedes Da Silva Afonso" w:date="2026-07-27T16:55:00Z" w16du:dateUtc="2026-07-27T15:55:00Z">
            <w:rPr>
              <w:rFonts w:ascii="Arial" w:hAnsi="Arial" w:cs="Arial"/>
              <w:sz w:val="24"/>
              <w:szCs w:val="24"/>
            </w:rPr>
          </w:rPrChange>
        </w:rPr>
        <w:t>theori</w:t>
      </w:r>
      <w:ins w:id="198" w:author="Alexandre Miguel Kaizeler Guedes Da Silva Afonso" w:date="2026-07-27T16:52:00Z" w16du:dateUtc="2026-07-27T15:52:00Z">
        <w:r w:rsidR="00B475D4" w:rsidRPr="00B475D4">
          <w:rPr>
            <w:rFonts w:ascii="Arial" w:hAnsi="Arial" w:cs="Arial"/>
            <w:sz w:val="24"/>
            <w:szCs w:val="24"/>
            <w:lang w:val="en-GB"/>
            <w:rPrChange w:id="199" w:author="Alexandre Miguel Kaizeler Guedes Da Silva Afonso" w:date="2026-07-27T16:55:00Z" w16du:dateUtc="2026-07-27T15:55:00Z">
              <w:rPr>
                <w:rFonts w:ascii="Arial" w:hAnsi="Arial" w:cs="Arial"/>
                <w:sz w:val="24"/>
                <w:szCs w:val="24"/>
              </w:rPr>
            </w:rPrChange>
          </w:rPr>
          <w:t>s</w:t>
        </w:r>
      </w:ins>
      <w:del w:id="200" w:author="Alexandre Miguel Kaizeler Guedes Da Silva Afonso" w:date="2026-07-27T16:52:00Z" w16du:dateUtc="2026-07-27T15:52:00Z">
        <w:r w:rsidR="00F70F30" w:rsidRPr="00B475D4" w:rsidDel="00B475D4">
          <w:rPr>
            <w:rFonts w:ascii="Arial" w:hAnsi="Arial" w:cs="Arial"/>
            <w:sz w:val="24"/>
            <w:szCs w:val="24"/>
            <w:lang w:val="en-GB"/>
            <w:rPrChange w:id="201" w:author="Alexandre Miguel Kaizeler Guedes Da Silva Afonso" w:date="2026-07-27T16:55:00Z" w16du:dateUtc="2026-07-27T15:55:00Z">
              <w:rPr>
                <w:rFonts w:ascii="Arial" w:hAnsi="Arial" w:cs="Arial"/>
                <w:sz w:val="24"/>
                <w:szCs w:val="24"/>
              </w:rPr>
            </w:rPrChange>
          </w:rPr>
          <w:delText>z</w:delText>
        </w:r>
      </w:del>
      <w:r w:rsidR="00B0346C" w:rsidRPr="00B475D4">
        <w:rPr>
          <w:rFonts w:ascii="Arial" w:hAnsi="Arial" w:cs="Arial"/>
          <w:sz w:val="24"/>
          <w:szCs w:val="24"/>
          <w:lang w:val="en-GB"/>
          <w:rPrChange w:id="202" w:author="Alexandre Miguel Kaizeler Guedes Da Silva Afonso" w:date="2026-07-27T16:55:00Z" w16du:dateUtc="2026-07-27T15:55:00Z">
            <w:rPr>
              <w:rFonts w:ascii="Arial" w:hAnsi="Arial" w:cs="Arial"/>
              <w:sz w:val="24"/>
              <w:szCs w:val="24"/>
            </w:rPr>
          </w:rPrChange>
        </w:rPr>
        <w:t xml:space="preserve">ed to </w:t>
      </w:r>
      <w:r w:rsidR="003F485A" w:rsidRPr="00B475D4">
        <w:rPr>
          <w:rFonts w:ascii="Arial" w:hAnsi="Arial" w:cs="Arial"/>
          <w:sz w:val="24"/>
          <w:szCs w:val="24"/>
          <w:lang w:val="en-GB"/>
          <w:rPrChange w:id="203" w:author="Alexandre Miguel Kaizeler Guedes Da Silva Afonso" w:date="2026-07-27T16:55:00Z" w16du:dateUtc="2026-07-27T15:55:00Z">
            <w:rPr>
              <w:rFonts w:ascii="Arial" w:hAnsi="Arial" w:cs="Arial"/>
              <w:sz w:val="24"/>
              <w:szCs w:val="24"/>
            </w:rPr>
          </w:rPrChange>
        </w:rPr>
        <w:t xml:space="preserve">selectively sequester specific constituents, </w:t>
      </w:r>
      <w:r w:rsidR="00C22375" w:rsidRPr="00B475D4">
        <w:rPr>
          <w:rFonts w:ascii="Arial" w:hAnsi="Arial" w:cs="Arial"/>
          <w:sz w:val="24"/>
          <w:szCs w:val="24"/>
          <w:lang w:val="en-GB"/>
          <w:rPrChange w:id="204" w:author="Alexandre Miguel Kaizeler Guedes Da Silva Afonso" w:date="2026-07-27T16:55:00Z" w16du:dateUtc="2026-07-27T15:55:00Z">
            <w:rPr>
              <w:rFonts w:ascii="Arial" w:hAnsi="Arial" w:cs="Arial"/>
              <w:sz w:val="24"/>
              <w:szCs w:val="24"/>
            </w:rPr>
          </w:rPrChange>
        </w:rPr>
        <w:t>as</w:t>
      </w:r>
      <w:r w:rsidR="00462A8F" w:rsidRPr="00B475D4">
        <w:rPr>
          <w:rFonts w:ascii="Arial" w:hAnsi="Arial" w:cs="Arial"/>
          <w:sz w:val="24"/>
          <w:szCs w:val="24"/>
          <w:lang w:val="en-GB"/>
          <w:rPrChange w:id="205" w:author="Alexandre Miguel Kaizeler Guedes Da Silva Afonso" w:date="2026-07-27T16:55:00Z" w16du:dateUtc="2026-07-27T15:55:00Z">
            <w:rPr>
              <w:rFonts w:ascii="Arial" w:hAnsi="Arial" w:cs="Arial"/>
              <w:sz w:val="24"/>
              <w:szCs w:val="24"/>
            </w:rPr>
          </w:rPrChange>
        </w:rPr>
        <w:t xml:space="preserve"> stressed </w:t>
      </w:r>
      <w:r w:rsidR="00C22375" w:rsidRPr="00B475D4">
        <w:rPr>
          <w:rFonts w:ascii="Arial" w:hAnsi="Arial" w:cs="Arial"/>
          <w:sz w:val="24"/>
          <w:szCs w:val="24"/>
          <w:lang w:val="en-GB"/>
          <w:rPrChange w:id="206" w:author="Alexandre Miguel Kaizeler Guedes Da Silva Afonso" w:date="2026-07-27T16:55:00Z" w16du:dateUtc="2026-07-27T15:55:00Z">
            <w:rPr>
              <w:rFonts w:ascii="Arial" w:hAnsi="Arial" w:cs="Arial"/>
              <w:sz w:val="24"/>
              <w:szCs w:val="24"/>
            </w:rPr>
          </w:rPrChange>
        </w:rPr>
        <w:t>SG-deficient cells still exhibit repressed translation</w:t>
      </w:r>
      <w:r w:rsidR="00462A8F" w:rsidRPr="00B475D4">
        <w:rPr>
          <w:rFonts w:ascii="Arial" w:hAnsi="Arial" w:cs="Arial"/>
          <w:sz w:val="24"/>
          <w:szCs w:val="24"/>
          <w:lang w:val="en-GB"/>
          <w:rPrChange w:id="207"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08" w:author="Alexandre Miguel Kaizeler Guedes Da Silva Afonso" w:date="2026-07-27T16:55:00Z" w16du:dateUtc="2026-07-27T15:55:00Z">
            <w:rPr>
              <w:rFonts w:ascii="Arial" w:hAnsi="Arial" w:cs="Arial"/>
              <w:sz w:val="24"/>
              <w:szCs w:val="24"/>
            </w:rPr>
          </w:rPrChange>
        </w:rPr>
        <w:instrText xml:space="preserve"> ADDIN ZOTERO_ITEM CSL_CITATION {"citationID":"mmSoOtXV","properties":{"formattedCitation":"\\super 11\\nosupersub{}","plainCitation":"11","noteIndex":0},"citationItems":[{"id":"jCcWpdK2/NNrn8vIc","uris":["http://zotero.org/users/local/1p9EH8ax/items/H53LK9V6"],"itemData":{"id":34,"type":"article-journal","abstract":"Mammalian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462A8F" w:rsidRPr="00B475D4">
        <w:rPr>
          <w:rFonts w:ascii="Arial" w:hAnsi="Arial" w:cs="Arial"/>
          <w:sz w:val="24"/>
          <w:szCs w:val="24"/>
          <w:lang w:val="en-GB"/>
          <w:rPrChange w:id="209" w:author="Alexandre Miguel Kaizeler Guedes Da Silva Afonso" w:date="2026-07-27T16:55:00Z" w16du:dateUtc="2026-07-27T15:55:00Z">
            <w:rPr>
              <w:rFonts w:ascii="Arial" w:hAnsi="Arial" w:cs="Arial"/>
              <w:sz w:val="24"/>
              <w:szCs w:val="24"/>
            </w:rPr>
          </w:rPrChange>
        </w:rPr>
        <w:fldChar w:fldCharType="separate"/>
      </w:r>
      <w:r w:rsidR="001C1C78" w:rsidRPr="00B475D4">
        <w:rPr>
          <w:rFonts w:ascii="Arial" w:hAnsi="Arial" w:cs="Arial"/>
          <w:sz w:val="24"/>
          <w:szCs w:val="24"/>
          <w:vertAlign w:val="superscript"/>
          <w:lang w:val="en-GB"/>
          <w:rPrChange w:id="210" w:author="Alexandre Miguel Kaizeler Guedes Da Silva Afonso" w:date="2026-07-27T16:55:00Z" w16du:dateUtc="2026-07-27T15:55:00Z">
            <w:rPr>
              <w:rFonts w:ascii="Arial" w:hAnsi="Arial" w:cs="Arial"/>
              <w:sz w:val="24"/>
              <w:szCs w:val="24"/>
              <w:vertAlign w:val="superscript"/>
            </w:rPr>
          </w:rPrChange>
        </w:rPr>
        <w:t>11</w:t>
      </w:r>
      <w:r w:rsidR="00462A8F" w:rsidRPr="00B475D4">
        <w:rPr>
          <w:rFonts w:ascii="Arial" w:hAnsi="Arial" w:cs="Arial"/>
          <w:sz w:val="24"/>
          <w:szCs w:val="24"/>
          <w:lang w:val="en-GB"/>
          <w:rPrChange w:id="211" w:author="Alexandre Miguel Kaizeler Guedes Da Silva Afonso" w:date="2026-07-27T16:55:00Z" w16du:dateUtc="2026-07-27T15:55:00Z">
            <w:rPr>
              <w:rFonts w:ascii="Arial" w:hAnsi="Arial" w:cs="Arial"/>
              <w:sz w:val="24"/>
              <w:szCs w:val="24"/>
            </w:rPr>
          </w:rPrChange>
        </w:rPr>
        <w:fldChar w:fldCharType="end"/>
      </w:r>
      <w:r w:rsidR="00462A8F" w:rsidRPr="00B475D4">
        <w:rPr>
          <w:rFonts w:ascii="Arial" w:hAnsi="Arial" w:cs="Arial"/>
          <w:sz w:val="24"/>
          <w:szCs w:val="24"/>
          <w:lang w:val="en-GB"/>
          <w:rPrChange w:id="212" w:author="Alexandre Miguel Kaizeler Guedes Da Silva Afonso" w:date="2026-07-27T16:55:00Z" w16du:dateUtc="2026-07-27T15:55:00Z">
            <w:rPr>
              <w:rFonts w:ascii="Arial" w:hAnsi="Arial" w:cs="Arial"/>
              <w:sz w:val="24"/>
              <w:szCs w:val="24"/>
            </w:rPr>
          </w:rPrChange>
        </w:rPr>
        <w:t>. As such, the</w:t>
      </w:r>
      <w:r w:rsidR="008873F8" w:rsidRPr="00B475D4">
        <w:rPr>
          <w:rFonts w:ascii="Arial" w:hAnsi="Arial" w:cs="Arial"/>
          <w:sz w:val="24"/>
          <w:szCs w:val="24"/>
          <w:lang w:val="en-GB"/>
          <w:rPrChange w:id="213" w:author="Alexandre Miguel Kaizeler Guedes Da Silva Afonso" w:date="2026-07-27T16:55:00Z" w16du:dateUtc="2026-07-27T15:55:00Z">
            <w:rPr>
              <w:rFonts w:ascii="Arial" w:hAnsi="Arial" w:cs="Arial"/>
              <w:sz w:val="24"/>
              <w:szCs w:val="24"/>
            </w:rPr>
          </w:rPrChange>
        </w:rPr>
        <w:t>y</w:t>
      </w:r>
      <w:r w:rsidR="00462A8F" w:rsidRPr="00B475D4">
        <w:rPr>
          <w:rFonts w:ascii="Arial" w:hAnsi="Arial" w:cs="Arial"/>
          <w:sz w:val="24"/>
          <w:szCs w:val="24"/>
          <w:lang w:val="en-GB"/>
          <w:rPrChange w:id="214" w:author="Alexandre Miguel Kaizeler Guedes Da Silva Afonso" w:date="2026-07-27T16:55:00Z" w16du:dateUtc="2026-07-27T15:55:00Z">
            <w:rPr>
              <w:rFonts w:ascii="Arial" w:hAnsi="Arial" w:cs="Arial"/>
              <w:sz w:val="24"/>
              <w:szCs w:val="24"/>
            </w:rPr>
          </w:rPrChange>
        </w:rPr>
        <w:t xml:space="preserve"> may </w:t>
      </w:r>
      <w:r w:rsidR="003F485A" w:rsidRPr="00B475D4">
        <w:rPr>
          <w:rFonts w:ascii="Arial" w:hAnsi="Arial" w:cs="Arial"/>
          <w:sz w:val="24"/>
          <w:szCs w:val="24"/>
          <w:lang w:val="en-GB"/>
          <w:rPrChange w:id="215" w:author="Alexandre Miguel Kaizeler Guedes Da Silva Afonso" w:date="2026-07-27T16:55:00Z" w16du:dateUtc="2026-07-27T15:55:00Z">
            <w:rPr>
              <w:rFonts w:ascii="Arial" w:hAnsi="Arial" w:cs="Arial"/>
              <w:sz w:val="24"/>
              <w:szCs w:val="24"/>
            </w:rPr>
          </w:rPrChange>
        </w:rPr>
        <w:t>modulat</w:t>
      </w:r>
      <w:r w:rsidR="008873F8" w:rsidRPr="00B475D4">
        <w:rPr>
          <w:rFonts w:ascii="Arial" w:hAnsi="Arial" w:cs="Arial"/>
          <w:sz w:val="24"/>
          <w:szCs w:val="24"/>
          <w:lang w:val="en-GB"/>
          <w:rPrChange w:id="216" w:author="Alexandre Miguel Kaizeler Guedes Da Silva Afonso" w:date="2026-07-27T16:55:00Z" w16du:dateUtc="2026-07-27T15:55:00Z">
            <w:rPr>
              <w:rFonts w:ascii="Arial" w:hAnsi="Arial" w:cs="Arial"/>
              <w:sz w:val="24"/>
              <w:szCs w:val="24"/>
            </w:rPr>
          </w:rPrChange>
        </w:rPr>
        <w:t>e</w:t>
      </w:r>
      <w:r w:rsidR="003F485A" w:rsidRPr="00B475D4">
        <w:rPr>
          <w:rFonts w:ascii="Arial" w:hAnsi="Arial" w:cs="Arial"/>
          <w:sz w:val="24"/>
          <w:szCs w:val="24"/>
          <w:lang w:val="en-GB"/>
          <w:rPrChange w:id="217" w:author="Alexandre Miguel Kaizeler Guedes Da Silva Afonso" w:date="2026-07-27T16:55:00Z" w16du:dateUtc="2026-07-27T15:55:00Z">
            <w:rPr>
              <w:rFonts w:ascii="Arial" w:hAnsi="Arial" w:cs="Arial"/>
              <w:sz w:val="24"/>
              <w:szCs w:val="24"/>
            </w:rPr>
          </w:rPrChange>
        </w:rPr>
        <w:t xml:space="preserve"> and fine-tun</w:t>
      </w:r>
      <w:r w:rsidR="008873F8" w:rsidRPr="00B475D4">
        <w:rPr>
          <w:rFonts w:ascii="Arial" w:hAnsi="Arial" w:cs="Arial"/>
          <w:sz w:val="24"/>
          <w:szCs w:val="24"/>
          <w:lang w:val="en-GB"/>
          <w:rPrChange w:id="218" w:author="Alexandre Miguel Kaizeler Guedes Da Silva Afonso" w:date="2026-07-27T16:55:00Z" w16du:dateUtc="2026-07-27T15:55:00Z">
            <w:rPr>
              <w:rFonts w:ascii="Arial" w:hAnsi="Arial" w:cs="Arial"/>
              <w:sz w:val="24"/>
              <w:szCs w:val="24"/>
            </w:rPr>
          </w:rPrChange>
        </w:rPr>
        <w:t>e</w:t>
      </w:r>
      <w:r w:rsidR="003F485A" w:rsidRPr="00B475D4">
        <w:rPr>
          <w:rFonts w:ascii="Arial" w:hAnsi="Arial" w:cs="Arial"/>
          <w:sz w:val="24"/>
          <w:szCs w:val="24"/>
          <w:lang w:val="en-GB"/>
          <w:rPrChange w:id="219" w:author="Alexandre Miguel Kaizeler Guedes Da Silva Afonso" w:date="2026-07-27T16:55:00Z" w16du:dateUtc="2026-07-27T15:55:00Z">
            <w:rPr>
              <w:rFonts w:ascii="Arial" w:hAnsi="Arial" w:cs="Arial"/>
              <w:sz w:val="24"/>
              <w:szCs w:val="24"/>
            </w:rPr>
          </w:rPrChange>
        </w:rPr>
        <w:t xml:space="preserve"> the cellular response to </w:t>
      </w:r>
      <w:r w:rsidR="001C1C78" w:rsidRPr="00B475D4">
        <w:rPr>
          <w:rFonts w:ascii="Arial" w:hAnsi="Arial" w:cs="Arial"/>
          <w:sz w:val="24"/>
          <w:szCs w:val="24"/>
          <w:lang w:val="en-GB"/>
          <w:rPrChange w:id="220" w:author="Alexandre Miguel Kaizeler Guedes Da Silva Afonso" w:date="2026-07-27T16:55:00Z" w16du:dateUtc="2026-07-27T15:55:00Z">
            <w:rPr>
              <w:rFonts w:ascii="Arial" w:hAnsi="Arial" w:cs="Arial"/>
              <w:sz w:val="24"/>
              <w:szCs w:val="24"/>
            </w:rPr>
          </w:rPrChange>
        </w:rPr>
        <w:t xml:space="preserve">environmental and biotic </w:t>
      </w:r>
      <w:r w:rsidR="003F485A" w:rsidRPr="00B475D4">
        <w:rPr>
          <w:rFonts w:ascii="Arial" w:hAnsi="Arial" w:cs="Arial"/>
          <w:sz w:val="24"/>
          <w:szCs w:val="24"/>
          <w:lang w:val="en-GB"/>
          <w:rPrChange w:id="221" w:author="Alexandre Miguel Kaizeler Guedes Da Silva Afonso" w:date="2026-07-27T16:55:00Z" w16du:dateUtc="2026-07-27T15:55:00Z">
            <w:rPr>
              <w:rFonts w:ascii="Arial" w:hAnsi="Arial" w:cs="Arial"/>
              <w:sz w:val="24"/>
              <w:szCs w:val="24"/>
            </w:rPr>
          </w:rPrChange>
        </w:rPr>
        <w:t>stress</w:t>
      </w:r>
      <w:r w:rsidR="00371B26" w:rsidRPr="00B475D4">
        <w:rPr>
          <w:rFonts w:ascii="Arial" w:hAnsi="Arial" w:cs="Arial"/>
          <w:sz w:val="24"/>
          <w:szCs w:val="24"/>
          <w:lang w:val="en-GB"/>
          <w:rPrChange w:id="222" w:author="Alexandre Miguel Kaizeler Guedes Da Silva Afonso" w:date="2026-07-27T16:55:00Z" w16du:dateUtc="2026-07-27T15:55:00Z">
            <w:rPr>
              <w:rFonts w:ascii="Arial" w:hAnsi="Arial" w:cs="Arial"/>
              <w:sz w:val="24"/>
              <w:szCs w:val="24"/>
            </w:rPr>
          </w:rPrChange>
        </w:rPr>
        <w:t xml:space="preserve">, through sequestration of particular proteins and mRNAs: </w:t>
      </w:r>
      <w:r w:rsidR="002A7880" w:rsidRPr="00B475D4">
        <w:rPr>
          <w:rFonts w:ascii="Arial" w:hAnsi="Arial" w:cs="Arial"/>
          <w:sz w:val="24"/>
          <w:szCs w:val="24"/>
          <w:lang w:val="en-GB"/>
          <w:rPrChange w:id="223" w:author="Alexandre Miguel Kaizeler Guedes Da Silva Afonso" w:date="2026-07-27T16:55:00Z" w16du:dateUtc="2026-07-27T15:55:00Z">
            <w:rPr>
              <w:rFonts w:ascii="Arial" w:hAnsi="Arial" w:cs="Arial"/>
              <w:sz w:val="24"/>
              <w:szCs w:val="24"/>
            </w:rPr>
          </w:rPrChange>
        </w:rPr>
        <w:t>pro-apoptotic factors such as active caspases</w:t>
      </w:r>
      <w:r w:rsidR="009C1C5E" w:rsidRPr="00B475D4">
        <w:rPr>
          <w:rFonts w:ascii="Arial" w:hAnsi="Arial" w:cs="Arial"/>
          <w:sz w:val="24"/>
          <w:szCs w:val="24"/>
          <w:lang w:val="en-GB"/>
          <w:rPrChange w:id="22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25" w:author="Alexandre Miguel Kaizeler Guedes Da Silva Afonso" w:date="2026-07-27T16:55:00Z" w16du:dateUtc="2026-07-27T15:55:00Z">
            <w:rPr>
              <w:rFonts w:ascii="Arial" w:hAnsi="Arial" w:cs="Arial"/>
              <w:sz w:val="24"/>
              <w:szCs w:val="24"/>
            </w:rPr>
          </w:rPrChange>
        </w:rPr>
        <w:instrText xml:space="preserve"> ADDIN ZOTERO_ITEM CSL_CITATION {"citationID":"CIZKGkzj","properties":{"formattedCitation":"\\super 12\\nosupersub{}","plainCitation":"12","noteIndex":0},"citationItems":[{"id":"jCcWpdK2/MqiqNNHg","uris":["http://zotero.org/users/local/1p9EH8ax/items/CUBP4YDB"],"itemData":{"id":36,"type":"article-journal","container-title":"Current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schema":"https://github.com/citation-style-language/schema/raw/master/csl-citation.json"} </w:instrText>
      </w:r>
      <w:r w:rsidR="009C1C5E" w:rsidRPr="00B475D4">
        <w:rPr>
          <w:rFonts w:ascii="Arial" w:hAnsi="Arial" w:cs="Arial"/>
          <w:sz w:val="24"/>
          <w:szCs w:val="24"/>
          <w:lang w:val="en-GB"/>
          <w:rPrChange w:id="226" w:author="Alexandre Miguel Kaizeler Guedes Da Silva Afonso" w:date="2026-07-27T16:55:00Z" w16du:dateUtc="2026-07-27T15:55:00Z">
            <w:rPr>
              <w:rFonts w:ascii="Arial" w:hAnsi="Arial" w:cs="Arial"/>
              <w:sz w:val="24"/>
              <w:szCs w:val="24"/>
            </w:rPr>
          </w:rPrChange>
        </w:rPr>
        <w:fldChar w:fldCharType="separate"/>
      </w:r>
      <w:r w:rsidR="001C1C78" w:rsidRPr="00B475D4">
        <w:rPr>
          <w:rFonts w:ascii="Arial" w:hAnsi="Arial" w:cs="Arial"/>
          <w:sz w:val="24"/>
          <w:szCs w:val="24"/>
          <w:vertAlign w:val="superscript"/>
          <w:lang w:val="en-GB"/>
          <w:rPrChange w:id="227" w:author="Alexandre Miguel Kaizeler Guedes Da Silva Afonso" w:date="2026-07-27T16:55:00Z" w16du:dateUtc="2026-07-27T15:55:00Z">
            <w:rPr>
              <w:rFonts w:ascii="Arial" w:hAnsi="Arial" w:cs="Arial"/>
              <w:sz w:val="24"/>
              <w:szCs w:val="24"/>
              <w:vertAlign w:val="superscript"/>
            </w:rPr>
          </w:rPrChange>
        </w:rPr>
        <w:t>12</w:t>
      </w:r>
      <w:r w:rsidR="009C1C5E" w:rsidRPr="00B475D4">
        <w:rPr>
          <w:rFonts w:ascii="Arial" w:hAnsi="Arial" w:cs="Arial"/>
          <w:sz w:val="24"/>
          <w:szCs w:val="24"/>
          <w:lang w:val="en-GB"/>
          <w:rPrChange w:id="228" w:author="Alexandre Miguel Kaizeler Guedes Da Silva Afonso" w:date="2026-07-27T16:55:00Z" w16du:dateUtc="2026-07-27T15:55:00Z">
            <w:rPr>
              <w:rFonts w:ascii="Arial" w:hAnsi="Arial" w:cs="Arial"/>
              <w:sz w:val="24"/>
              <w:szCs w:val="24"/>
            </w:rPr>
          </w:rPrChange>
        </w:rPr>
        <w:fldChar w:fldCharType="end"/>
      </w:r>
      <w:r w:rsidR="002A7880" w:rsidRPr="00B475D4">
        <w:rPr>
          <w:rFonts w:ascii="Arial" w:hAnsi="Arial" w:cs="Arial"/>
          <w:sz w:val="24"/>
          <w:szCs w:val="24"/>
          <w:lang w:val="en-GB"/>
          <w:rPrChange w:id="229" w:author="Alexandre Miguel Kaizeler Guedes Da Silva Afonso" w:date="2026-07-27T16:55:00Z" w16du:dateUtc="2026-07-27T15:55:00Z">
            <w:rPr>
              <w:rFonts w:ascii="Arial" w:hAnsi="Arial" w:cs="Arial"/>
              <w:sz w:val="24"/>
              <w:szCs w:val="24"/>
            </w:rPr>
          </w:rPrChange>
        </w:rPr>
        <w:t xml:space="preserve">, or DDX3X to impede pyrocitosis, thereby </w:t>
      </w:r>
      <w:r w:rsidR="00C22375" w:rsidRPr="00B475D4">
        <w:rPr>
          <w:rFonts w:ascii="Arial" w:hAnsi="Arial" w:cs="Arial"/>
          <w:sz w:val="24"/>
          <w:szCs w:val="24"/>
          <w:lang w:val="en-GB"/>
          <w:rPrChange w:id="230" w:author="Alexandre Miguel Kaizeler Guedes Da Silva Afonso" w:date="2026-07-27T16:55:00Z" w16du:dateUtc="2026-07-27T15:55:00Z">
            <w:rPr>
              <w:rFonts w:ascii="Arial" w:hAnsi="Arial" w:cs="Arial"/>
              <w:sz w:val="24"/>
              <w:szCs w:val="24"/>
            </w:rPr>
          </w:rPrChange>
        </w:rPr>
        <w:t>improving</w:t>
      </w:r>
      <w:r w:rsidR="002A7880" w:rsidRPr="00B475D4">
        <w:rPr>
          <w:rFonts w:ascii="Arial" w:hAnsi="Arial" w:cs="Arial"/>
          <w:sz w:val="24"/>
          <w:szCs w:val="24"/>
          <w:lang w:val="en-GB"/>
          <w:rPrChange w:id="231" w:author="Alexandre Miguel Kaizeler Guedes Da Silva Afonso" w:date="2026-07-27T16:55:00Z" w16du:dateUtc="2026-07-27T15:55:00Z">
            <w:rPr>
              <w:rFonts w:ascii="Arial" w:hAnsi="Arial" w:cs="Arial"/>
              <w:sz w:val="24"/>
              <w:szCs w:val="24"/>
            </w:rPr>
          </w:rPrChange>
        </w:rPr>
        <w:t xml:space="preserve"> cell survival</w:t>
      </w:r>
      <w:r w:rsidR="009C1C5E" w:rsidRPr="00B475D4">
        <w:rPr>
          <w:rFonts w:ascii="Arial" w:hAnsi="Arial" w:cs="Arial"/>
          <w:sz w:val="24"/>
          <w:szCs w:val="24"/>
          <w:lang w:val="en-GB"/>
          <w:rPrChange w:id="232"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33" w:author="Alexandre Miguel Kaizeler Guedes Da Silva Afonso" w:date="2026-07-27T16:55:00Z" w16du:dateUtc="2026-07-27T15:55:00Z">
            <w:rPr>
              <w:rFonts w:ascii="Arial" w:hAnsi="Arial" w:cs="Arial"/>
              <w:sz w:val="24"/>
              <w:szCs w:val="24"/>
            </w:rPr>
          </w:rPrChange>
        </w:rPr>
        <w:instrText xml:space="preserve"> ADDIN ZOTERO_ITEM CSL_CITATION {"citationID":"dk2ATIU9","properties":{"formattedCitation":"\\super 13\\nosupersub{}","plainCitation":"13","noteIndex":0},"citationItems":[{"id":"jCcWpdK2/OdDOjFph","uris":["http://zotero.org/users/local/1p9EH8ax/items/AWC4HRTD"],"itemData":{"id":37,"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J."},{"family":"Kanneganti","given":"Thirumala-Devi"}],"issued":{"date-parts":[["2019",9,26]]}}}],"schema":"https://github.com/citation-style-language/schema/raw/master/csl-citation.json"} </w:instrText>
      </w:r>
      <w:r w:rsidR="009C1C5E" w:rsidRPr="00B475D4">
        <w:rPr>
          <w:rFonts w:ascii="Arial" w:hAnsi="Arial" w:cs="Arial"/>
          <w:sz w:val="24"/>
          <w:szCs w:val="24"/>
          <w:lang w:val="en-GB"/>
          <w:rPrChange w:id="234" w:author="Alexandre Miguel Kaizeler Guedes Da Silva Afonso" w:date="2026-07-27T16:55:00Z" w16du:dateUtc="2026-07-27T15:55:00Z">
            <w:rPr>
              <w:rFonts w:ascii="Arial" w:hAnsi="Arial" w:cs="Arial"/>
              <w:sz w:val="24"/>
              <w:szCs w:val="24"/>
            </w:rPr>
          </w:rPrChange>
        </w:rPr>
        <w:fldChar w:fldCharType="separate"/>
      </w:r>
      <w:r w:rsidR="001C1C78" w:rsidRPr="00B475D4">
        <w:rPr>
          <w:rFonts w:ascii="Arial" w:hAnsi="Arial" w:cs="Arial"/>
          <w:sz w:val="24"/>
          <w:szCs w:val="24"/>
          <w:vertAlign w:val="superscript"/>
          <w:lang w:val="en-GB"/>
          <w:rPrChange w:id="235" w:author="Alexandre Miguel Kaizeler Guedes Da Silva Afonso" w:date="2026-07-27T16:55:00Z" w16du:dateUtc="2026-07-27T15:55:00Z">
            <w:rPr>
              <w:rFonts w:ascii="Arial" w:hAnsi="Arial" w:cs="Arial"/>
              <w:sz w:val="24"/>
              <w:szCs w:val="24"/>
              <w:vertAlign w:val="superscript"/>
            </w:rPr>
          </w:rPrChange>
        </w:rPr>
        <w:t>13</w:t>
      </w:r>
      <w:r w:rsidR="009C1C5E" w:rsidRPr="00B475D4">
        <w:rPr>
          <w:rFonts w:ascii="Arial" w:hAnsi="Arial" w:cs="Arial"/>
          <w:sz w:val="24"/>
          <w:szCs w:val="24"/>
          <w:lang w:val="en-GB"/>
          <w:rPrChange w:id="236" w:author="Alexandre Miguel Kaizeler Guedes Da Silva Afonso" w:date="2026-07-27T16:55:00Z" w16du:dateUtc="2026-07-27T15:55:00Z">
            <w:rPr>
              <w:rFonts w:ascii="Arial" w:hAnsi="Arial" w:cs="Arial"/>
              <w:sz w:val="24"/>
              <w:szCs w:val="24"/>
            </w:rPr>
          </w:rPrChange>
        </w:rPr>
        <w:fldChar w:fldCharType="end"/>
      </w:r>
      <w:r w:rsidR="00B943E7" w:rsidRPr="00B475D4">
        <w:rPr>
          <w:rFonts w:ascii="Arial" w:hAnsi="Arial" w:cs="Arial"/>
          <w:sz w:val="24"/>
          <w:szCs w:val="24"/>
          <w:lang w:val="en-GB"/>
          <w:rPrChange w:id="237" w:author="Alexandre Miguel Kaizeler Guedes Da Silva Afonso" w:date="2026-07-27T16:55:00Z" w16du:dateUtc="2026-07-27T15:55:00Z">
            <w:rPr>
              <w:rFonts w:ascii="Arial" w:hAnsi="Arial" w:cs="Arial"/>
              <w:sz w:val="24"/>
              <w:szCs w:val="24"/>
            </w:rPr>
          </w:rPrChange>
        </w:rPr>
        <w:t>;</w:t>
      </w:r>
      <w:r w:rsidR="008A429E" w:rsidRPr="00B475D4">
        <w:rPr>
          <w:rFonts w:ascii="Arial" w:hAnsi="Arial" w:cs="Arial"/>
          <w:sz w:val="24"/>
          <w:szCs w:val="24"/>
          <w:lang w:val="en-GB"/>
          <w:rPrChange w:id="238" w:author="Alexandre Miguel Kaizeler Guedes Da Silva Afonso" w:date="2026-07-27T16:55:00Z" w16du:dateUtc="2026-07-27T15:55:00Z">
            <w:rPr>
              <w:rFonts w:ascii="Arial" w:hAnsi="Arial" w:cs="Arial"/>
              <w:sz w:val="24"/>
              <w:szCs w:val="24"/>
            </w:rPr>
          </w:rPrChange>
        </w:rPr>
        <w:t xml:space="preserve"> </w:t>
      </w:r>
      <w:r w:rsidR="00321920" w:rsidRPr="00B475D4">
        <w:rPr>
          <w:rFonts w:ascii="Arial" w:hAnsi="Arial" w:cs="Arial"/>
          <w:i/>
          <w:iCs/>
          <w:sz w:val="24"/>
          <w:szCs w:val="24"/>
          <w:lang w:val="en-GB"/>
          <w:rPrChange w:id="239" w:author="Alexandre Miguel Kaizeler Guedes Da Silva Afonso" w:date="2026-07-27T16:55:00Z" w16du:dateUtc="2026-07-27T15:55:00Z">
            <w:rPr>
              <w:rFonts w:ascii="Arial" w:hAnsi="Arial" w:cs="Arial"/>
              <w:i/>
              <w:iCs/>
              <w:sz w:val="24"/>
              <w:szCs w:val="24"/>
            </w:rPr>
          </w:rPrChange>
        </w:rPr>
        <w:t>RB1</w:t>
      </w:r>
      <w:r w:rsidR="00371B26" w:rsidRPr="00B475D4">
        <w:rPr>
          <w:rFonts w:ascii="Arial" w:hAnsi="Arial" w:cs="Arial"/>
          <w:sz w:val="24"/>
          <w:szCs w:val="24"/>
          <w:lang w:val="en-GB"/>
          <w:rPrChange w:id="240" w:author="Alexandre Miguel Kaizeler Guedes Da Silva Afonso" w:date="2026-07-27T16:55:00Z" w16du:dateUtc="2026-07-27T15:55:00Z">
            <w:rPr>
              <w:rFonts w:ascii="Arial" w:hAnsi="Arial" w:cs="Arial"/>
              <w:sz w:val="24"/>
              <w:szCs w:val="24"/>
            </w:rPr>
          </w:rPrChange>
        </w:rPr>
        <w:t>,</w:t>
      </w:r>
      <w:r w:rsidR="00025977" w:rsidRPr="00B475D4">
        <w:rPr>
          <w:rFonts w:ascii="Arial" w:hAnsi="Arial" w:cs="Arial"/>
          <w:sz w:val="24"/>
          <w:szCs w:val="24"/>
          <w:lang w:val="en-GB"/>
          <w:rPrChange w:id="241" w:author="Alexandre Miguel Kaizeler Guedes Da Silva Afonso" w:date="2026-07-27T16:55:00Z" w16du:dateUtc="2026-07-27T15:55:00Z">
            <w:rPr>
              <w:rFonts w:ascii="Arial" w:hAnsi="Arial" w:cs="Arial"/>
              <w:sz w:val="24"/>
              <w:szCs w:val="24"/>
            </w:rPr>
          </w:rPrChange>
        </w:rPr>
        <w:t xml:space="preserve"> </w:t>
      </w:r>
      <w:r w:rsidR="0058108E" w:rsidRPr="00B475D4">
        <w:rPr>
          <w:rFonts w:ascii="Arial" w:hAnsi="Arial" w:cs="Arial"/>
          <w:sz w:val="24"/>
          <w:szCs w:val="24"/>
          <w:lang w:val="en-GB"/>
          <w:rPrChange w:id="242" w:author="Alexandre Miguel Kaizeler Guedes Da Silva Afonso" w:date="2026-07-27T16:55:00Z" w16du:dateUtc="2026-07-27T15:55:00Z">
            <w:rPr>
              <w:rFonts w:ascii="Arial" w:hAnsi="Arial" w:cs="Arial"/>
              <w:sz w:val="24"/>
              <w:szCs w:val="24"/>
            </w:rPr>
          </w:rPrChange>
        </w:rPr>
        <w:t>protect</w:t>
      </w:r>
      <w:r w:rsidR="00321920" w:rsidRPr="00B475D4">
        <w:rPr>
          <w:rFonts w:ascii="Arial" w:hAnsi="Arial" w:cs="Arial"/>
          <w:sz w:val="24"/>
          <w:szCs w:val="24"/>
          <w:lang w:val="en-GB"/>
          <w:rPrChange w:id="243" w:author="Alexandre Miguel Kaizeler Guedes Da Silva Afonso" w:date="2026-07-27T16:55:00Z" w16du:dateUtc="2026-07-27T15:55:00Z">
            <w:rPr>
              <w:rFonts w:ascii="Arial" w:hAnsi="Arial" w:cs="Arial"/>
              <w:sz w:val="24"/>
              <w:szCs w:val="24"/>
            </w:rPr>
          </w:rPrChange>
        </w:rPr>
        <w:t xml:space="preserve">ing </w:t>
      </w:r>
      <w:r w:rsidR="00DD3154" w:rsidRPr="00B475D4">
        <w:rPr>
          <w:rFonts w:ascii="Arial" w:hAnsi="Arial" w:cs="Arial"/>
          <w:sz w:val="24"/>
          <w:szCs w:val="24"/>
          <w:lang w:val="en-GB"/>
          <w:rPrChange w:id="244" w:author="Alexandre Miguel Kaizeler Guedes Da Silva Afonso" w:date="2026-07-27T16:55:00Z" w16du:dateUtc="2026-07-27T15:55:00Z">
            <w:rPr>
              <w:rFonts w:ascii="Arial" w:hAnsi="Arial" w:cs="Arial"/>
              <w:sz w:val="24"/>
              <w:szCs w:val="24"/>
            </w:rPr>
          </w:rPrChange>
        </w:rPr>
        <w:t>it</w:t>
      </w:r>
      <w:r w:rsidR="0058108E" w:rsidRPr="00B475D4">
        <w:rPr>
          <w:rFonts w:ascii="Arial" w:hAnsi="Arial" w:cs="Arial"/>
          <w:sz w:val="24"/>
          <w:szCs w:val="24"/>
          <w:lang w:val="en-GB"/>
          <w:rPrChange w:id="245" w:author="Alexandre Miguel Kaizeler Guedes Da Silva Afonso" w:date="2026-07-27T16:55:00Z" w16du:dateUtc="2026-07-27T15:55:00Z">
            <w:rPr>
              <w:rFonts w:ascii="Arial" w:hAnsi="Arial" w:cs="Arial"/>
              <w:sz w:val="24"/>
              <w:szCs w:val="24"/>
            </w:rPr>
          </w:rPrChange>
        </w:rPr>
        <w:t xml:space="preserve"> from degradation in an RBFOX2-dependent manner</w:t>
      </w:r>
      <w:r w:rsidR="0058108E" w:rsidRPr="00B475D4">
        <w:rPr>
          <w:rFonts w:ascii="Arial" w:hAnsi="Arial" w:cs="Arial"/>
          <w:sz w:val="24"/>
          <w:szCs w:val="24"/>
          <w:lang w:val="en-GB"/>
          <w:rPrChange w:id="246"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47" w:author="Alexandre Miguel Kaizeler Guedes Da Silva Afonso" w:date="2026-07-27T16:55:00Z" w16du:dateUtc="2026-07-27T15:55:00Z">
            <w:rPr>
              <w:rFonts w:ascii="Arial" w:hAnsi="Arial" w:cs="Arial"/>
              <w:sz w:val="24"/>
              <w:szCs w:val="24"/>
            </w:rPr>
          </w:rPrChange>
        </w:rPr>
        <w:instrText xml:space="preserve"> ADDIN ZOTERO_ITEM CSL_CITATION {"citationID":"lwpNBo9T","properties":{"formattedCitation":"\\super 14\\nosupersub{}","plainCitation":"14","noteIndex":0},"citationItems":[{"id":"jCcWpdK2/ins3qlQh","uris":["http://zotero.org/users/local/1p9EH8ax/items/4ADM9SAW"],"itemData":{"id":41,"type":"article-journal","abstract":"Abstract\n            Rbfox RNA-binding proteins play important roles in the regulation of alternative pre-mRNA splicing, but their role in other gene regulatory mechanisms is not well understood. Here, we show that Rbfox2 is a novel constituent of cytoplasmic stress granules, the translational silencing machinery assembled in response to cellular stress. We also show that the RNA binding activity of the Rbfox family protein is crucial for its localization into stress granules. To investigate the role of Rbfox2 in stress granules we used RNA-immunoprecipitation sequencing to identify cytoplasmic transcriptome-wide targets of Rbfox2. We report that a subset of cell cycle-related genes including retinoblastoma 1 is the target of Rbfox2 in cytoplasmic stress granules, and Rbfox2 regulates the retinoblastoma 1 mRNA and protein expression levels during and following stress exposure. Our study proposes a novel function for Rbfox2 in cytoplasmic stress granules.","container-title":"Scientific Reports","DOI":"10.1038/s41598-017-11651-w","ISSN":"2045-2322","issue":"1","journalAbbreviation":"Sci Rep","language":"en","page":"11211","source":"DOI.org (Crossref)","title":"Stress Granules Contain Rbfox2 with Cell Cycle-related mRNAs","volume":"7","author":[{"family":"Park","given":"Chungoo"},{"family":"Choi","given":"Sunkyung"},{"family":"Kim","given":"Yong-Eun"},{"family":"Lee","given":"Siyeo"},{"family":"Park","given":"Su-Hyung"},{"family":"Adelstein","given":"Robert S."},{"family":"Kawamoto","given":"Sachiyo"},{"family":"Kim","given":"Kee K."}],"issued":{"date-parts":[["2017",9,11]]}}}],"schema":"https://github.com/citation-style-language/schema/raw/master/csl-citation.json"} </w:instrText>
      </w:r>
      <w:r w:rsidR="0058108E" w:rsidRPr="00B475D4">
        <w:rPr>
          <w:rFonts w:ascii="Arial" w:hAnsi="Arial" w:cs="Arial"/>
          <w:sz w:val="24"/>
          <w:szCs w:val="24"/>
          <w:lang w:val="en-GB"/>
          <w:rPrChange w:id="248"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249" w:author="Alexandre Miguel Kaizeler Guedes Da Silva Afonso" w:date="2026-07-27T16:55:00Z" w16du:dateUtc="2026-07-27T15:55:00Z">
            <w:rPr>
              <w:rFonts w:ascii="Arial" w:hAnsi="Arial" w:cs="Arial"/>
              <w:kern w:val="0"/>
              <w:sz w:val="24"/>
              <w:vertAlign w:val="superscript"/>
            </w:rPr>
          </w:rPrChange>
        </w:rPr>
        <w:t>14</w:t>
      </w:r>
      <w:r w:rsidR="0058108E" w:rsidRPr="00B475D4">
        <w:rPr>
          <w:rFonts w:ascii="Arial" w:hAnsi="Arial" w:cs="Arial"/>
          <w:sz w:val="24"/>
          <w:szCs w:val="24"/>
          <w:lang w:val="en-GB"/>
          <w:rPrChange w:id="250" w:author="Alexandre Miguel Kaizeler Guedes Da Silva Afonso" w:date="2026-07-27T16:55:00Z" w16du:dateUtc="2026-07-27T15:55:00Z">
            <w:rPr>
              <w:rFonts w:ascii="Arial" w:hAnsi="Arial" w:cs="Arial"/>
              <w:sz w:val="24"/>
              <w:szCs w:val="24"/>
            </w:rPr>
          </w:rPrChange>
        </w:rPr>
        <w:fldChar w:fldCharType="end"/>
      </w:r>
      <w:r w:rsidR="00B943E7" w:rsidRPr="00B475D4">
        <w:rPr>
          <w:rFonts w:ascii="Arial" w:hAnsi="Arial" w:cs="Arial"/>
          <w:sz w:val="24"/>
          <w:szCs w:val="24"/>
          <w:lang w:val="en-GB"/>
          <w:rPrChange w:id="251" w:author="Alexandre Miguel Kaizeler Guedes Da Silva Afonso" w:date="2026-07-27T16:55:00Z" w16du:dateUtc="2026-07-27T15:55:00Z">
            <w:rPr>
              <w:rFonts w:ascii="Arial" w:hAnsi="Arial" w:cs="Arial"/>
              <w:sz w:val="24"/>
              <w:szCs w:val="24"/>
            </w:rPr>
          </w:rPrChange>
        </w:rPr>
        <w:t>; and PAI-1, hampering cell senescence</w:t>
      </w:r>
      <w:r w:rsidR="00B943E7" w:rsidRPr="00B475D4">
        <w:rPr>
          <w:rFonts w:ascii="Arial" w:hAnsi="Arial" w:cs="Arial"/>
          <w:sz w:val="24"/>
          <w:szCs w:val="24"/>
          <w:lang w:val="en-GB"/>
          <w:rPrChange w:id="252"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hint="eastAsia"/>
          <w:sz w:val="24"/>
          <w:szCs w:val="24"/>
          <w:lang w:val="en-GB"/>
          <w:rPrChange w:id="253" w:author="Alexandre Miguel Kaizeler Guedes Da Silva Afonso" w:date="2026-07-27T16:55:00Z" w16du:dateUtc="2026-07-27T15:55:00Z">
            <w:rPr>
              <w:rFonts w:ascii="Arial" w:hAnsi="Arial" w:cs="Arial" w:hint="eastAsia"/>
              <w:sz w:val="24"/>
              <w:szCs w:val="24"/>
            </w:rPr>
          </w:rPrChange>
        </w:rPr>
        <w:instrText xml:space="preserve"> ADDIN ZOTERO_ITEM CSL_CITATION {"citationID":"TYHsejGn","properties":{"formattedCitation":"\\super 15\\nosupersub{}","plainCitation":"15","noteIndex":0},"citationItems":[{"id":"jCcWpdK2/ipvPkq1W","uris":["http://zotero.org/users/local/1p9EH8ax/items/BKDK22WH"],"itemData":{"id":39,"type":"article-journal","container-title":"EMBO reports","DOI":"10.15252/embr.201744722","ISSN":"1469-221X, 1469-3178","issue":"5","journalAbbreviation":"EMBO Reports","language":"en","page":"e44722","source":"DOI.org (Crossref)","title":"Stress granules counteract senescence by sequestration of PAI</w:instrText>
      </w:r>
      <w:r w:rsidR="00C37375" w:rsidRPr="00B475D4">
        <w:rPr>
          <w:rFonts w:ascii="Arial" w:hAnsi="Arial" w:cs="Arial" w:hint="eastAsia"/>
          <w:sz w:val="24"/>
          <w:szCs w:val="24"/>
          <w:lang w:val="en-GB"/>
          <w:rPrChange w:id="254"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255" w:author="Alexandre Miguel Kaizeler Guedes Da Silva Afonso" w:date="2026-07-27T16:55:00Z" w16du:dateUtc="2026-07-27T15:55:00Z">
            <w:rPr>
              <w:rFonts w:ascii="Arial" w:hAnsi="Arial" w:cs="Arial" w:hint="eastAsia"/>
              <w:sz w:val="24"/>
              <w:szCs w:val="24"/>
            </w:rPr>
          </w:rPrChange>
        </w:rPr>
        <w:instrText xml:space="preserve">1","volume":"19","author":[{"family":"Omer","given":"Amr"},{"family":"Patel","given":"Devang"},{"family":"Lian","given":"Xian Jin"},{"family":"Sadek","given":"Jason"},{"family":"Di Marco","given":"Sergio"},{"family":"Pause","given":"Arnim"},{"family":"Gorospe","given":"Myriam"},{"family":"Gallouzi","given":"Imed Eddine"}],"issued":{"date-parts":[["2018",5]]}}}],"schema":"https://github.com/citation-style-language/schema/raw/master/csl-citation.json"} </w:instrText>
      </w:r>
      <w:r w:rsidR="00B943E7" w:rsidRPr="00B475D4">
        <w:rPr>
          <w:rFonts w:ascii="Arial" w:hAnsi="Arial" w:cs="Arial"/>
          <w:sz w:val="24"/>
          <w:szCs w:val="24"/>
          <w:lang w:val="en-GB"/>
          <w:rPrChange w:id="256"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257" w:author="Alexandre Miguel Kaizeler Guedes Da Silva Afonso" w:date="2026-07-27T16:55:00Z" w16du:dateUtc="2026-07-27T15:55:00Z">
            <w:rPr>
              <w:rFonts w:ascii="Arial" w:hAnsi="Arial" w:cs="Arial"/>
              <w:kern w:val="0"/>
              <w:sz w:val="24"/>
              <w:vertAlign w:val="superscript"/>
            </w:rPr>
          </w:rPrChange>
        </w:rPr>
        <w:t>15</w:t>
      </w:r>
      <w:r w:rsidR="00B943E7" w:rsidRPr="00B475D4">
        <w:rPr>
          <w:rFonts w:ascii="Arial" w:hAnsi="Arial" w:cs="Arial"/>
          <w:sz w:val="24"/>
          <w:szCs w:val="24"/>
          <w:lang w:val="en-GB"/>
          <w:rPrChange w:id="258" w:author="Alexandre Miguel Kaizeler Guedes Da Silva Afonso" w:date="2026-07-27T16:55:00Z" w16du:dateUtc="2026-07-27T15:55:00Z">
            <w:rPr>
              <w:rFonts w:ascii="Arial" w:hAnsi="Arial" w:cs="Arial"/>
              <w:sz w:val="24"/>
              <w:szCs w:val="24"/>
            </w:rPr>
          </w:rPrChange>
        </w:rPr>
        <w:fldChar w:fldCharType="end"/>
      </w:r>
      <w:r w:rsidR="00B943E7" w:rsidRPr="00B475D4">
        <w:rPr>
          <w:rFonts w:ascii="Arial" w:hAnsi="Arial" w:cs="Arial"/>
          <w:sz w:val="24"/>
          <w:szCs w:val="24"/>
          <w:lang w:val="en-GB"/>
          <w:rPrChange w:id="259" w:author="Alexandre Miguel Kaizeler Guedes Da Silva Afonso" w:date="2026-07-27T16:55:00Z" w16du:dateUtc="2026-07-27T15:55:00Z">
            <w:rPr>
              <w:rFonts w:ascii="Arial" w:hAnsi="Arial" w:cs="Arial"/>
              <w:sz w:val="24"/>
              <w:szCs w:val="24"/>
            </w:rPr>
          </w:rPrChange>
        </w:rPr>
        <w:t xml:space="preserve">. Notably, senescent cells actively deplete core SG components such as G3BP1 and TIA1, and G3BP1 itself is required for expression </w:t>
      </w:r>
      <w:r w:rsidR="00975CE8" w:rsidRPr="00B475D4">
        <w:rPr>
          <w:rFonts w:ascii="Arial" w:hAnsi="Arial" w:cs="Arial"/>
          <w:sz w:val="24"/>
          <w:szCs w:val="24"/>
          <w:lang w:val="en-GB"/>
          <w:rPrChange w:id="260" w:author="Alexandre Miguel Kaizeler Guedes Da Silva Afonso" w:date="2026-07-27T16:55:00Z" w16du:dateUtc="2026-07-27T15:55:00Z">
            <w:rPr>
              <w:rFonts w:ascii="Arial" w:hAnsi="Arial" w:cs="Arial"/>
              <w:sz w:val="24"/>
              <w:szCs w:val="24"/>
            </w:rPr>
          </w:rPrChange>
        </w:rPr>
        <w:t xml:space="preserve">of the senescence-associated secretory phenotype (SASP) </w:t>
      </w:r>
      <w:r w:rsidR="00B943E7" w:rsidRPr="00B475D4">
        <w:rPr>
          <w:rFonts w:ascii="Arial" w:hAnsi="Arial" w:cs="Arial"/>
          <w:sz w:val="24"/>
          <w:szCs w:val="24"/>
          <w:lang w:val="en-GB"/>
          <w:rPrChange w:id="261" w:author="Alexandre Miguel Kaizeler Guedes Da Silva Afonso" w:date="2026-07-27T16:55:00Z" w16du:dateUtc="2026-07-27T15:55:00Z">
            <w:rPr>
              <w:rFonts w:ascii="Arial" w:hAnsi="Arial" w:cs="Arial"/>
              <w:sz w:val="24"/>
              <w:szCs w:val="24"/>
            </w:rPr>
          </w:rPrChange>
        </w:rPr>
        <w:t>but not for the senescent state per se</w:t>
      </w:r>
      <w:r w:rsidR="00B723AF" w:rsidRPr="00B475D4">
        <w:rPr>
          <w:rFonts w:ascii="Arial" w:hAnsi="Arial" w:cs="Arial"/>
          <w:sz w:val="24"/>
          <w:szCs w:val="24"/>
          <w:lang w:val="en-GB"/>
          <w:rPrChange w:id="262"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63" w:author="Alexandre Miguel Kaizeler Guedes Da Silva Afonso" w:date="2026-07-27T16:55:00Z" w16du:dateUtc="2026-07-27T15:55:00Z">
            <w:rPr>
              <w:rFonts w:ascii="Arial" w:hAnsi="Arial" w:cs="Arial"/>
              <w:sz w:val="24"/>
              <w:szCs w:val="24"/>
            </w:rPr>
          </w:rPrChange>
        </w:rPr>
        <w:instrText xml:space="preserve"> ADDIN ZOTERO_ITEM CSL_CITATION {"citationID":"V2uQG8zt","properties":{"unsorted":false,"formattedCitation":"\\super 16,17\\nosupersub{}","plainCitation":"16,17","noteIndex":0},"citationItems":[{"id":655,"uris":["http://zotero.org/users/local/q86rvdj2/items/QZYIGRTS"],"itemData":{"id":655,"type":"article-journal","abstract":"Abstract\n            Cellular senescence is a known driver of carcinogenesis and age-related diseases, yet senescence is required for various physiological processes. However, the mechanisms and factors that control the negative effects of senescence while retaining its benefits are still elusive. Here, we show that the rasGAP SH3-binding protein 1 (G3BP1) is required for the activation of the senescent-associated secretory phenotype (SASP). During senescence, G3BP1 achieves this effect by promoting the association of the cyclic GMP-AMP synthase (cGAS) with cytosolic chromatin fragments. In turn, G3BP1, through cGAS, activates the NF-κB and STAT3 pathways, promoting SASP expression and secretion. G3BP1 depletion or pharmacological inhibition impairs the cGAS-pathway preventing the expression of SASP factors without affecting cell commitment to senescence. These SASPless senescent cells impair senescence-mediated growth of cancer cells in vitro and tumor growth in vivo. Our data reveal that G3BP1 is required for SASP expression and that SASP secretion is a primary mediator of senescence-associated tumor growth.","container-title":"Nature Communications","DOI":"10.1038/s41467-020-18734-9","ISSN":"2041-1723","issue":"1","journalAbbreviation":"Nat Commun","language":"en","page":"4979","source":"DOI.org (Crossref)","title":"G3BP1 controls the senescence-associated secretome and its impact on cancer progression","volume":"11","author":[{"family":"Omer","given":"Amr"},{"family":"Barrera","given":"Monica Cruz"},{"family":"Moran","given":"Julian L."},{"family":"Lian","given":"Xian J."},{"family":"Di Marco","given":"Sergio"},{"family":"Beausejour","given":"Christian"},{"family":"Gallouzi","given":"Imed-Eddine"}],"issued":{"date-parts":[["2020",10,5]]}}},{"id":657,"uris":["http://zotero.org/users/local/q86rvdj2/items/3X3FZRPS"],"itemData":{"id":657,"type":"article-journal","container-title":"Biochimica et Biophysica Acta (BBA) - Molecular Cell Research","DOI":"10.1016/j.bbamcr.2016.12.008","ISSN":"01674889","issue":"3","journalAbbreviation":"Biochimica et Biophysica Acta (BBA) - Molecular Cell Research","language":"en","page":"475-486","source":"DOI.org (Crossref)","title":"Dissecting the molecular mechanisms that impair stress granule formation in aging cells","volume":"1864","author":[{"family":"Moujaber","given":"Ossama"},{"family":"Mahboubi","given":"Hicham"},{"family":"Kodiha","given":"Mohamed"},{"family":"Bouttier","given":"Manuella"},{"family":"Bednarz","given":"Klaudia"},{"family":"Bakshi","given":"Ragini"},{"family":"White","given":"John"},{"family":"Larose","given":"Louise"},{"family":"Colmegna","given":"Inés"},{"family":"Stochaj","given":"Ursula"}],"issued":{"date-parts":[["2017",3]]}}}],"schema":"https://github.com/citation-style-language/schema/raw/master/csl-citation.json"} </w:instrText>
      </w:r>
      <w:r w:rsidR="00B723AF" w:rsidRPr="00B475D4">
        <w:rPr>
          <w:rFonts w:ascii="Arial" w:hAnsi="Arial" w:cs="Arial"/>
          <w:sz w:val="24"/>
          <w:szCs w:val="24"/>
          <w:lang w:val="en-GB"/>
          <w:rPrChange w:id="264"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265" w:author="Alexandre Miguel Kaizeler Guedes Da Silva Afonso" w:date="2026-07-27T16:55:00Z" w16du:dateUtc="2026-07-27T15:55:00Z">
            <w:rPr>
              <w:rFonts w:ascii="Arial" w:hAnsi="Arial" w:cs="Arial"/>
              <w:kern w:val="0"/>
              <w:sz w:val="24"/>
              <w:vertAlign w:val="superscript"/>
            </w:rPr>
          </w:rPrChange>
        </w:rPr>
        <w:t>16,17</w:t>
      </w:r>
      <w:r w:rsidR="00B723AF" w:rsidRPr="00B475D4">
        <w:rPr>
          <w:rFonts w:ascii="Arial" w:hAnsi="Arial" w:cs="Arial"/>
          <w:sz w:val="24"/>
          <w:szCs w:val="24"/>
          <w:lang w:val="en-GB"/>
          <w:rPrChange w:id="266" w:author="Alexandre Miguel Kaizeler Guedes Da Silva Afonso" w:date="2026-07-27T16:55:00Z" w16du:dateUtc="2026-07-27T15:55:00Z">
            <w:rPr>
              <w:rFonts w:ascii="Arial" w:hAnsi="Arial" w:cs="Arial"/>
              <w:sz w:val="24"/>
              <w:szCs w:val="24"/>
            </w:rPr>
          </w:rPrChange>
        </w:rPr>
        <w:fldChar w:fldCharType="end"/>
      </w:r>
      <w:r w:rsidR="00B943E7" w:rsidRPr="00B475D4">
        <w:rPr>
          <w:rFonts w:ascii="Arial" w:hAnsi="Arial" w:cs="Arial"/>
          <w:sz w:val="24"/>
          <w:szCs w:val="24"/>
          <w:lang w:val="en-GB"/>
          <w:rPrChange w:id="267" w:author="Alexandre Miguel Kaizeler Guedes Da Silva Afonso" w:date="2026-07-27T16:55:00Z" w16du:dateUtc="2026-07-27T15:55:00Z">
            <w:rPr>
              <w:rFonts w:ascii="Arial" w:hAnsi="Arial" w:cs="Arial"/>
              <w:sz w:val="24"/>
              <w:szCs w:val="24"/>
            </w:rPr>
          </w:rPrChange>
        </w:rPr>
        <w:t>, pointing to a dynamic interplay between SG assembly and senescence programs</w:t>
      </w:r>
      <w:ins w:id="268" w:author="Alexandre Miguel Kaizeler Guedes Da Silva Afonso" w:date="2026-07-27T16:52:00Z" w16du:dateUtc="2026-07-27T15:52:00Z">
        <w:r w:rsidR="00B475D4" w:rsidRPr="00B475D4">
          <w:rPr>
            <w:rFonts w:ascii="Arial" w:hAnsi="Arial" w:cs="Arial"/>
            <w:sz w:val="24"/>
            <w:szCs w:val="24"/>
            <w:lang w:val="en-GB"/>
            <w:rPrChange w:id="269" w:author="Alexandre Miguel Kaizeler Guedes Da Silva Afonso" w:date="2026-07-27T16:55:00Z" w16du:dateUtc="2026-07-27T15:55:00Z">
              <w:rPr>
                <w:rFonts w:ascii="Arial" w:hAnsi="Arial" w:cs="Arial"/>
                <w:sz w:val="24"/>
                <w:szCs w:val="24"/>
              </w:rPr>
            </w:rPrChange>
          </w:rPr>
          <w:t>.</w:t>
        </w:r>
      </w:ins>
    </w:p>
    <w:p w14:paraId="3B35C2EF" w14:textId="27A8583C" w:rsidR="0082541F" w:rsidRPr="00B475D4" w:rsidRDefault="00B92B6E" w:rsidP="0098059C">
      <w:pPr>
        <w:jc w:val="both"/>
        <w:rPr>
          <w:rFonts w:ascii="Arial" w:hAnsi="Arial" w:cs="Arial"/>
          <w:sz w:val="24"/>
          <w:szCs w:val="24"/>
          <w:lang w:val="en-GB"/>
          <w:rPrChange w:id="27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71" w:author="Alexandre Miguel Kaizeler Guedes Da Silva Afonso" w:date="2026-07-27T16:55:00Z" w16du:dateUtc="2026-07-27T15:55:00Z">
            <w:rPr>
              <w:rFonts w:ascii="Arial" w:hAnsi="Arial" w:cs="Arial"/>
              <w:sz w:val="24"/>
              <w:szCs w:val="24"/>
            </w:rPr>
          </w:rPrChange>
        </w:rPr>
        <w:t xml:space="preserve">Nevertheless, the biological </w:t>
      </w:r>
      <w:r w:rsidR="00D315C6" w:rsidRPr="00B475D4">
        <w:rPr>
          <w:rFonts w:ascii="Arial" w:hAnsi="Arial" w:cs="Arial"/>
          <w:sz w:val="24"/>
          <w:szCs w:val="24"/>
          <w:lang w:val="en-GB"/>
          <w:rPrChange w:id="272" w:author="Alexandre Miguel Kaizeler Guedes Da Silva Afonso" w:date="2026-07-27T16:55:00Z" w16du:dateUtc="2026-07-27T15:55:00Z">
            <w:rPr>
              <w:rFonts w:ascii="Arial" w:hAnsi="Arial" w:cs="Arial"/>
              <w:sz w:val="24"/>
              <w:szCs w:val="24"/>
            </w:rPr>
          </w:rPrChange>
        </w:rPr>
        <w:t>significance</w:t>
      </w:r>
      <w:r w:rsidRPr="00B475D4">
        <w:rPr>
          <w:rFonts w:ascii="Arial" w:hAnsi="Arial" w:cs="Arial"/>
          <w:sz w:val="24"/>
          <w:szCs w:val="24"/>
          <w:lang w:val="en-GB"/>
          <w:rPrChange w:id="273" w:author="Alexandre Miguel Kaizeler Guedes Da Silva Afonso" w:date="2026-07-27T16:55:00Z" w16du:dateUtc="2026-07-27T15:55:00Z">
            <w:rPr>
              <w:rFonts w:ascii="Arial" w:hAnsi="Arial" w:cs="Arial"/>
              <w:sz w:val="24"/>
              <w:szCs w:val="24"/>
            </w:rPr>
          </w:rPrChange>
        </w:rPr>
        <w:t xml:space="preserve"> of these mechanisms </w:t>
      </w:r>
      <w:r w:rsidR="00D4278D" w:rsidRPr="00B475D4">
        <w:rPr>
          <w:rFonts w:ascii="Arial" w:hAnsi="Arial" w:cs="Arial"/>
          <w:sz w:val="24"/>
          <w:szCs w:val="24"/>
          <w:lang w:val="en-GB"/>
          <w:rPrChange w:id="274" w:author="Alexandre Miguel Kaizeler Guedes Da Silva Afonso" w:date="2026-07-27T16:55:00Z" w16du:dateUtc="2026-07-27T15:55:00Z">
            <w:rPr>
              <w:rFonts w:ascii="Arial" w:hAnsi="Arial" w:cs="Arial"/>
              <w:sz w:val="24"/>
              <w:szCs w:val="24"/>
            </w:rPr>
          </w:rPrChange>
        </w:rPr>
        <w:t>remains</w:t>
      </w:r>
      <w:r w:rsidRPr="00B475D4">
        <w:rPr>
          <w:rFonts w:ascii="Arial" w:hAnsi="Arial" w:cs="Arial"/>
          <w:sz w:val="24"/>
          <w:szCs w:val="24"/>
          <w:lang w:val="en-GB"/>
          <w:rPrChange w:id="275" w:author="Alexandre Miguel Kaizeler Guedes Da Silva Afonso" w:date="2026-07-27T16:55:00Z" w16du:dateUtc="2026-07-27T15:55:00Z">
            <w:rPr>
              <w:rFonts w:ascii="Arial" w:hAnsi="Arial" w:cs="Arial"/>
              <w:sz w:val="24"/>
              <w:szCs w:val="24"/>
            </w:rPr>
          </w:rPrChange>
        </w:rPr>
        <w:t xml:space="preserve"> </w:t>
      </w:r>
      <w:r w:rsidR="00D315C6" w:rsidRPr="00B475D4">
        <w:rPr>
          <w:rFonts w:ascii="Arial" w:hAnsi="Arial" w:cs="Arial"/>
          <w:sz w:val="24"/>
          <w:szCs w:val="24"/>
          <w:lang w:val="en-GB"/>
          <w:rPrChange w:id="276" w:author="Alexandre Miguel Kaizeler Guedes Da Silva Afonso" w:date="2026-07-27T16:55:00Z" w16du:dateUtc="2026-07-27T15:55:00Z">
            <w:rPr>
              <w:rFonts w:ascii="Arial" w:hAnsi="Arial" w:cs="Arial"/>
              <w:sz w:val="24"/>
              <w:szCs w:val="24"/>
            </w:rPr>
          </w:rPrChange>
        </w:rPr>
        <w:t>ambiguous</w:t>
      </w:r>
      <w:r w:rsidR="00E258D0" w:rsidRPr="00B475D4">
        <w:rPr>
          <w:rFonts w:ascii="Arial" w:hAnsi="Arial" w:cs="Arial"/>
          <w:sz w:val="24"/>
          <w:szCs w:val="24"/>
          <w:lang w:val="en-GB"/>
          <w:rPrChange w:id="277" w:author="Alexandre Miguel Kaizeler Guedes Da Silva Afonso" w:date="2026-07-27T16:55:00Z" w16du:dateUtc="2026-07-27T15:55:00Z">
            <w:rPr>
              <w:rFonts w:ascii="Arial" w:hAnsi="Arial" w:cs="Arial"/>
              <w:sz w:val="24"/>
              <w:szCs w:val="24"/>
            </w:rPr>
          </w:rPrChange>
        </w:rPr>
        <w:t>, with</w:t>
      </w:r>
      <w:r w:rsidR="00D315C6" w:rsidRPr="00B475D4">
        <w:rPr>
          <w:rFonts w:ascii="Arial" w:hAnsi="Arial" w:cs="Arial"/>
          <w:sz w:val="24"/>
          <w:szCs w:val="24"/>
          <w:lang w:val="en-GB"/>
          <w:rPrChange w:id="278" w:author="Alexandre Miguel Kaizeler Guedes Da Silva Afonso" w:date="2026-07-27T16:55:00Z" w16du:dateUtc="2026-07-27T15:55:00Z">
            <w:rPr>
              <w:rFonts w:ascii="Arial" w:hAnsi="Arial" w:cs="Arial"/>
              <w:sz w:val="24"/>
              <w:szCs w:val="24"/>
            </w:rPr>
          </w:rPrChange>
        </w:rPr>
        <w:t xml:space="preserve"> the function of the sequestered mRNAs uncertain, as studies have demonstrated their continued translation within the SG</w:t>
      </w:r>
      <w:r w:rsidR="001B2242" w:rsidRPr="00B475D4">
        <w:rPr>
          <w:rFonts w:ascii="Arial" w:hAnsi="Arial" w:cs="Arial"/>
          <w:sz w:val="24"/>
          <w:szCs w:val="24"/>
          <w:lang w:val="en-GB"/>
          <w:rPrChange w:id="279"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80" w:author="Alexandre Miguel Kaizeler Guedes Da Silva Afonso" w:date="2026-07-27T16:55:00Z" w16du:dateUtc="2026-07-27T15:55:00Z">
            <w:rPr>
              <w:rFonts w:ascii="Arial" w:hAnsi="Arial" w:cs="Arial"/>
              <w:sz w:val="24"/>
              <w:szCs w:val="24"/>
            </w:rPr>
          </w:rPrChange>
        </w:rPr>
        <w:instrText xml:space="preserve"> ADDIN ZOTERO_ITEM CSL_CITATION {"citationID":"s51jXk1o","properties":{"formattedCitation":"\\super 18\\nosupersub{}","plainCitation":"18","noteIndex":0},"citationItems":[{"id":"jCcWpdK2/10h7yS9V","uris":["http://zotero.org/users/local/1p9EH8ax/items/JRZLLIDK"],"itemData":{"id":50,"type":"article-journal","container-title":"Cell","DOI":"10.1016/j.cell.2020.11.010","ISSN":"00928674","issue":"7","journalAbbreviation":"Cell","language":"en","page":"1801-1812.e13","source":"DOI.org (Crossref)","title":"Single-Molecule Imaging Reveals Translation of mRNAs Localized to Stress Granules","volume":"183","author":[{"family":"Mateju","given":"Daniel"},{"family":"Eichenberger","given":"Bastian"},{"family":"Voigt","given":"Franka"},{"family":"Eglinger","given":"Jan"},{"family":"Roth","given":"Gregory"},{"family":"Chao","given":"Jeffrey A."}],"issued":{"date-parts":[["2020",12]]}}}],"schema":"https://github.com/citation-style-language/schema/raw/master/csl-citation.json"} </w:instrText>
      </w:r>
      <w:r w:rsidR="001B2242" w:rsidRPr="00B475D4">
        <w:rPr>
          <w:rFonts w:ascii="Arial" w:hAnsi="Arial" w:cs="Arial"/>
          <w:sz w:val="24"/>
          <w:szCs w:val="24"/>
          <w:lang w:val="en-GB"/>
          <w:rPrChange w:id="281"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282" w:author="Alexandre Miguel Kaizeler Guedes Da Silva Afonso" w:date="2026-07-27T16:55:00Z" w16du:dateUtc="2026-07-27T15:55:00Z">
            <w:rPr>
              <w:rFonts w:ascii="Arial" w:hAnsi="Arial" w:cs="Arial"/>
              <w:kern w:val="0"/>
              <w:sz w:val="24"/>
              <w:vertAlign w:val="superscript"/>
            </w:rPr>
          </w:rPrChange>
        </w:rPr>
        <w:t>18</w:t>
      </w:r>
      <w:r w:rsidR="001B2242" w:rsidRPr="00B475D4">
        <w:rPr>
          <w:rFonts w:ascii="Arial" w:hAnsi="Arial" w:cs="Arial"/>
          <w:sz w:val="24"/>
          <w:szCs w:val="24"/>
          <w:lang w:val="en-GB"/>
          <w:rPrChange w:id="283" w:author="Alexandre Miguel Kaizeler Guedes Da Silva Afonso" w:date="2026-07-27T16:55:00Z" w16du:dateUtc="2026-07-27T15:55:00Z">
            <w:rPr>
              <w:rFonts w:ascii="Arial" w:hAnsi="Arial" w:cs="Arial"/>
              <w:sz w:val="24"/>
              <w:szCs w:val="24"/>
            </w:rPr>
          </w:rPrChange>
        </w:rPr>
        <w:fldChar w:fldCharType="end"/>
      </w:r>
      <w:r w:rsidR="00D315C6" w:rsidRPr="00B475D4">
        <w:rPr>
          <w:rFonts w:ascii="Arial" w:hAnsi="Arial" w:cs="Arial"/>
          <w:sz w:val="24"/>
          <w:szCs w:val="24"/>
          <w:lang w:val="en-GB"/>
          <w:rPrChange w:id="284" w:author="Alexandre Miguel Kaizeler Guedes Da Silva Afonso" w:date="2026-07-27T16:55:00Z" w16du:dateUtc="2026-07-27T15:55:00Z">
            <w:rPr>
              <w:rFonts w:ascii="Arial" w:hAnsi="Arial" w:cs="Arial"/>
              <w:sz w:val="24"/>
              <w:szCs w:val="24"/>
            </w:rPr>
          </w:rPrChange>
        </w:rPr>
        <w:t>.</w:t>
      </w:r>
    </w:p>
    <w:p w14:paraId="13D79519" w14:textId="029B2DFD" w:rsidR="00AE7008" w:rsidRPr="00B475D4" w:rsidRDefault="00D315C6" w:rsidP="0098059C">
      <w:pPr>
        <w:jc w:val="both"/>
        <w:rPr>
          <w:rFonts w:ascii="Arial" w:hAnsi="Arial" w:cs="Arial"/>
          <w:sz w:val="24"/>
          <w:szCs w:val="24"/>
          <w:lang w:val="en-GB"/>
          <w:rPrChange w:id="28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86" w:author="Alexandre Miguel Kaizeler Guedes Da Silva Afonso" w:date="2026-07-27T16:55:00Z" w16du:dateUtc="2026-07-27T15:55:00Z">
            <w:rPr>
              <w:rFonts w:ascii="Arial" w:hAnsi="Arial" w:cs="Arial"/>
              <w:sz w:val="24"/>
              <w:szCs w:val="24"/>
            </w:rPr>
          </w:rPrChange>
        </w:rPr>
        <w:t xml:space="preserve">In addition to </w:t>
      </w:r>
      <w:r w:rsidR="008873F8" w:rsidRPr="00B475D4">
        <w:rPr>
          <w:rFonts w:ascii="Arial" w:hAnsi="Arial" w:cs="Arial"/>
          <w:sz w:val="24"/>
          <w:szCs w:val="24"/>
          <w:lang w:val="en-GB"/>
          <w:rPrChange w:id="287" w:author="Alexandre Miguel Kaizeler Guedes Da Silva Afonso" w:date="2026-07-27T16:55:00Z" w16du:dateUtc="2026-07-27T15:55:00Z">
            <w:rPr>
              <w:rFonts w:ascii="Arial" w:hAnsi="Arial" w:cs="Arial"/>
              <w:sz w:val="24"/>
              <w:szCs w:val="24"/>
            </w:rPr>
          </w:rPrChange>
        </w:rPr>
        <w:t xml:space="preserve">those </w:t>
      </w:r>
      <w:r w:rsidRPr="00B475D4">
        <w:rPr>
          <w:rFonts w:ascii="Arial" w:hAnsi="Arial" w:cs="Arial"/>
          <w:sz w:val="24"/>
          <w:szCs w:val="24"/>
          <w:lang w:val="en-GB"/>
          <w:rPrChange w:id="288" w:author="Alexandre Miguel Kaizeler Guedes Da Silva Afonso" w:date="2026-07-27T16:55:00Z" w16du:dateUtc="2026-07-27T15:55:00Z">
            <w:rPr>
              <w:rFonts w:ascii="Arial" w:hAnsi="Arial" w:cs="Arial"/>
              <w:sz w:val="24"/>
              <w:szCs w:val="24"/>
            </w:rPr>
          </w:rPrChange>
        </w:rPr>
        <w:t>physiological roles</w:t>
      </w:r>
      <w:r w:rsidR="000560F3" w:rsidRPr="00B475D4">
        <w:rPr>
          <w:rFonts w:ascii="Arial" w:hAnsi="Arial" w:cs="Arial"/>
          <w:sz w:val="24"/>
          <w:szCs w:val="24"/>
          <w:lang w:val="en-GB"/>
          <w:rPrChange w:id="289" w:author="Alexandre Miguel Kaizeler Guedes Da Silva Afonso" w:date="2026-07-27T16:55:00Z" w16du:dateUtc="2026-07-27T15:55:00Z">
            <w:rPr>
              <w:rFonts w:ascii="Arial" w:hAnsi="Arial" w:cs="Arial"/>
              <w:sz w:val="24"/>
              <w:szCs w:val="24"/>
            </w:rPr>
          </w:rPrChange>
        </w:rPr>
        <w:t xml:space="preserve">, </w:t>
      </w:r>
      <w:r w:rsidR="004153FB" w:rsidRPr="00B475D4">
        <w:rPr>
          <w:rFonts w:ascii="Arial" w:hAnsi="Arial" w:cs="Arial"/>
          <w:sz w:val="24"/>
          <w:szCs w:val="24"/>
          <w:lang w:val="en-GB"/>
          <w:rPrChange w:id="290" w:author="Alexandre Miguel Kaizeler Guedes Da Silva Afonso" w:date="2026-07-27T16:55:00Z" w16du:dateUtc="2026-07-27T15:55:00Z">
            <w:rPr>
              <w:rFonts w:ascii="Arial" w:hAnsi="Arial" w:cs="Arial"/>
              <w:sz w:val="24"/>
              <w:szCs w:val="24"/>
            </w:rPr>
          </w:rPrChange>
        </w:rPr>
        <w:t>SGs have</w:t>
      </w:r>
      <w:r w:rsidRPr="00B475D4">
        <w:rPr>
          <w:rFonts w:ascii="Arial" w:hAnsi="Arial" w:cs="Arial"/>
          <w:sz w:val="24"/>
          <w:szCs w:val="24"/>
          <w:lang w:val="en-GB"/>
          <w:rPrChange w:id="291" w:author="Alexandre Miguel Kaizeler Guedes Da Silva Afonso" w:date="2026-07-27T16:55:00Z" w16du:dateUtc="2026-07-27T15:55:00Z">
            <w:rPr>
              <w:rFonts w:ascii="Arial" w:hAnsi="Arial" w:cs="Arial"/>
              <w:sz w:val="24"/>
              <w:szCs w:val="24"/>
            </w:rPr>
          </w:rPrChange>
        </w:rPr>
        <w:t xml:space="preserve"> </w:t>
      </w:r>
      <w:r w:rsidR="004153FB" w:rsidRPr="00B475D4">
        <w:rPr>
          <w:rFonts w:ascii="Arial" w:hAnsi="Arial" w:cs="Arial"/>
          <w:sz w:val="24"/>
          <w:szCs w:val="24"/>
          <w:lang w:val="en-GB"/>
          <w:rPrChange w:id="292" w:author="Alexandre Miguel Kaizeler Guedes Da Silva Afonso" w:date="2026-07-27T16:55:00Z" w16du:dateUtc="2026-07-27T15:55:00Z">
            <w:rPr>
              <w:rFonts w:ascii="Arial" w:hAnsi="Arial" w:cs="Arial"/>
              <w:sz w:val="24"/>
              <w:szCs w:val="24"/>
            </w:rPr>
          </w:rPrChange>
        </w:rPr>
        <w:t xml:space="preserve">been implicated in several pathologies. </w:t>
      </w:r>
      <w:r w:rsidR="00A8187F" w:rsidRPr="00B475D4">
        <w:rPr>
          <w:rFonts w:ascii="Arial" w:hAnsi="Arial" w:cs="Arial"/>
          <w:sz w:val="24"/>
          <w:szCs w:val="24"/>
          <w:lang w:val="en-GB"/>
          <w:rPrChange w:id="293" w:author="Alexandre Miguel Kaizeler Guedes Da Silva Afonso" w:date="2026-07-27T16:55:00Z" w16du:dateUtc="2026-07-27T15:55:00Z">
            <w:rPr>
              <w:rFonts w:ascii="Arial" w:hAnsi="Arial" w:cs="Arial"/>
              <w:sz w:val="24"/>
              <w:szCs w:val="24"/>
            </w:rPr>
          </w:rPrChange>
        </w:rPr>
        <w:t>Mutations in certain SG-locali</w:t>
      </w:r>
      <w:ins w:id="294" w:author="Alexandre Miguel Kaizeler Guedes Da Silva Afonso" w:date="2026-07-27T16:53:00Z" w16du:dateUtc="2026-07-27T15:53:00Z">
        <w:r w:rsidR="00B475D4" w:rsidRPr="00B475D4">
          <w:rPr>
            <w:rFonts w:ascii="Arial" w:hAnsi="Arial" w:cs="Arial"/>
            <w:sz w:val="24"/>
            <w:szCs w:val="24"/>
            <w:lang w:val="en-GB"/>
            <w:rPrChange w:id="295" w:author="Alexandre Miguel Kaizeler Guedes Da Silva Afonso" w:date="2026-07-27T16:55:00Z" w16du:dateUtc="2026-07-27T15:55:00Z">
              <w:rPr>
                <w:rFonts w:ascii="Arial" w:hAnsi="Arial" w:cs="Arial"/>
                <w:sz w:val="24"/>
                <w:szCs w:val="24"/>
              </w:rPr>
            </w:rPrChange>
          </w:rPr>
          <w:t>s</w:t>
        </w:r>
      </w:ins>
      <w:del w:id="296" w:author="Alexandre Miguel Kaizeler Guedes Da Silva Afonso" w:date="2026-07-27T16:53:00Z" w16du:dateUtc="2026-07-27T15:53:00Z">
        <w:r w:rsidR="00F70F30" w:rsidRPr="00B475D4" w:rsidDel="00B475D4">
          <w:rPr>
            <w:rFonts w:ascii="Arial" w:hAnsi="Arial" w:cs="Arial"/>
            <w:sz w:val="24"/>
            <w:szCs w:val="24"/>
            <w:lang w:val="en-GB"/>
            <w:rPrChange w:id="297" w:author="Alexandre Miguel Kaizeler Guedes Da Silva Afonso" w:date="2026-07-27T16:55:00Z" w16du:dateUtc="2026-07-27T15:55:00Z">
              <w:rPr>
                <w:rFonts w:ascii="Arial" w:hAnsi="Arial" w:cs="Arial"/>
                <w:sz w:val="24"/>
                <w:szCs w:val="24"/>
              </w:rPr>
            </w:rPrChange>
          </w:rPr>
          <w:delText>z</w:delText>
        </w:r>
      </w:del>
      <w:r w:rsidR="00A8187F" w:rsidRPr="00B475D4">
        <w:rPr>
          <w:rFonts w:ascii="Arial" w:hAnsi="Arial" w:cs="Arial"/>
          <w:sz w:val="24"/>
          <w:szCs w:val="24"/>
          <w:lang w:val="en-GB"/>
          <w:rPrChange w:id="298" w:author="Alexandre Miguel Kaizeler Guedes Da Silva Afonso" w:date="2026-07-27T16:55:00Z" w16du:dateUtc="2026-07-27T15:55:00Z">
            <w:rPr>
              <w:rFonts w:ascii="Arial" w:hAnsi="Arial" w:cs="Arial"/>
              <w:sz w:val="24"/>
              <w:szCs w:val="24"/>
            </w:rPr>
          </w:rPrChange>
        </w:rPr>
        <w:t xml:space="preserve">ed </w:t>
      </w:r>
      <w:r w:rsidR="0079197D" w:rsidRPr="00B475D4">
        <w:rPr>
          <w:rFonts w:ascii="Arial" w:hAnsi="Arial" w:cs="Arial"/>
          <w:sz w:val="24"/>
          <w:szCs w:val="24"/>
          <w:lang w:val="en-GB"/>
          <w:rPrChange w:id="299" w:author="Alexandre Miguel Kaizeler Guedes Da Silva Afonso" w:date="2026-07-27T16:55:00Z" w16du:dateUtc="2026-07-27T15:55:00Z">
            <w:rPr>
              <w:rFonts w:ascii="Arial" w:hAnsi="Arial" w:cs="Arial"/>
              <w:sz w:val="24"/>
              <w:szCs w:val="24"/>
            </w:rPr>
          </w:rPrChange>
        </w:rPr>
        <w:t>proteins</w:t>
      </w:r>
      <w:r w:rsidR="000A4D01" w:rsidRPr="00B475D4">
        <w:rPr>
          <w:rFonts w:ascii="Arial" w:hAnsi="Arial" w:cs="Arial"/>
          <w:sz w:val="24"/>
          <w:szCs w:val="24"/>
          <w:lang w:val="en-GB"/>
          <w:rPrChange w:id="300" w:author="Alexandre Miguel Kaizeler Guedes Da Silva Afonso" w:date="2026-07-27T16:55:00Z" w16du:dateUtc="2026-07-27T15:55:00Z">
            <w:rPr>
              <w:rFonts w:ascii="Arial" w:hAnsi="Arial" w:cs="Arial"/>
              <w:sz w:val="24"/>
              <w:szCs w:val="24"/>
            </w:rPr>
          </w:rPrChange>
        </w:rPr>
        <w:t>,</w:t>
      </w:r>
      <w:r w:rsidR="0079197D" w:rsidRPr="00B475D4">
        <w:rPr>
          <w:rFonts w:ascii="Arial" w:hAnsi="Arial" w:cs="Arial"/>
          <w:sz w:val="24"/>
          <w:szCs w:val="24"/>
          <w:lang w:val="en-GB"/>
          <w:rPrChange w:id="301" w:author="Alexandre Miguel Kaizeler Guedes Da Silva Afonso" w:date="2026-07-27T16:55:00Z" w16du:dateUtc="2026-07-27T15:55:00Z">
            <w:rPr>
              <w:rFonts w:ascii="Arial" w:hAnsi="Arial" w:cs="Arial"/>
              <w:sz w:val="24"/>
              <w:szCs w:val="24"/>
            </w:rPr>
          </w:rPrChange>
        </w:rPr>
        <w:t xml:space="preserve"> such as TIA1, TDP43 or ATXN2</w:t>
      </w:r>
      <w:r w:rsidR="000A4D01" w:rsidRPr="00B475D4">
        <w:rPr>
          <w:rFonts w:ascii="Arial" w:hAnsi="Arial" w:cs="Arial"/>
          <w:sz w:val="24"/>
          <w:szCs w:val="24"/>
          <w:lang w:val="en-GB"/>
          <w:rPrChange w:id="302" w:author="Alexandre Miguel Kaizeler Guedes Da Silva Afonso" w:date="2026-07-27T16:55:00Z" w16du:dateUtc="2026-07-27T15:55:00Z">
            <w:rPr>
              <w:rFonts w:ascii="Arial" w:hAnsi="Arial" w:cs="Arial"/>
              <w:sz w:val="24"/>
              <w:szCs w:val="24"/>
            </w:rPr>
          </w:rPrChange>
        </w:rPr>
        <w:t>,</w:t>
      </w:r>
      <w:r w:rsidR="00175EF1" w:rsidRPr="00B475D4">
        <w:rPr>
          <w:rFonts w:ascii="Arial" w:hAnsi="Arial" w:cs="Arial"/>
          <w:sz w:val="24"/>
          <w:szCs w:val="24"/>
          <w:lang w:val="en-GB"/>
          <w:rPrChange w:id="303" w:author="Alexandre Miguel Kaizeler Guedes Da Silva Afonso" w:date="2026-07-27T16:55:00Z" w16du:dateUtc="2026-07-27T15:55:00Z">
            <w:rPr>
              <w:rFonts w:ascii="Arial" w:hAnsi="Arial" w:cs="Arial"/>
              <w:sz w:val="24"/>
              <w:szCs w:val="24"/>
            </w:rPr>
          </w:rPrChange>
        </w:rPr>
        <w:t xml:space="preserve"> are linked with amyotrophic lateral sclerosis</w:t>
      </w:r>
      <w:r w:rsidR="001B2242" w:rsidRPr="00B475D4">
        <w:rPr>
          <w:rFonts w:ascii="Arial" w:hAnsi="Arial" w:cs="Arial"/>
          <w:sz w:val="24"/>
          <w:szCs w:val="24"/>
          <w:lang w:val="en-GB"/>
          <w:rPrChange w:id="30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305" w:author="Alexandre Miguel Kaizeler Guedes Da Silva Afonso" w:date="2026-07-27T16:55:00Z" w16du:dateUtc="2026-07-27T15:55:00Z">
            <w:rPr>
              <w:rFonts w:ascii="Arial" w:hAnsi="Arial" w:cs="Arial"/>
              <w:sz w:val="24"/>
              <w:szCs w:val="24"/>
            </w:rPr>
          </w:rPrChange>
        </w:rPr>
        <w:instrText xml:space="preserve"> ADDIN ZOTERO_ITEM CSL_CITATION {"citationID":"X1KVEQf9","properties":{"formattedCitation":"\\super 19\\uc0\\u8211{}21\\nosupersub{}","plainCitation":"19–21","noteIndex":0},"citationItems":[{"id":"jCcWpdK2/UkngxntW","uris":["http://zotero.org/users/local/1p9EH8ax/items/B4KZPDRD"],"itemData":{"id":43,"type":"article-journal","container-title":"Neuron","DOI":"10.1016/j.neuron.2017.07.025","ISSN":"08966273","issue":"4","journalAbbreviation":"Neuron","language":"en","page":"808-816.e9","source":"DOI.org (Crossref)","title":"TIA1 Mutations in Amyotrophic Lateral Sclerosis and Frontotemporal Dementia Promote Phase Separation and Alter Stress Granule Dynamics","volume":"95","author":[{"family":"Mackenzie","given":"Ian R."},{"family":"Nicholson","given":"Alexandra M."},{"family":"Sarkar","given":"Mohona"},{"family":"Messing","given":"James"},{"family":"Purice","given":"Maria D."},{"family":"Pottier","given":"Cyril"},{"family":"Annu","given":"Kavya"},{"family":"Baker","given":"Matt"},{"family":"Perkerson","given":"Ralph B."},{"family":"Kurti","given":"Aishe"},{"family":"Matchett","given":"Billie J."},{"family":"Mittag","given":"Tanja"},{"family":"Temirov","given":"Jamshid"},{"family":"Hsiung","given":"Ging-Yuek R."},{"family":"Krieger","given":"Charles"},{"family":"Murray","given":"Melissa E."},{"family":"Kato","given":"Masato"},{"family":"Fryer","given":"John D."},{"family":"Petrucelli","given":"Leonard"},{"family":"Zinman","given":"Lorne"},{"family":"Weintraub","given":"Sandra"},{"family":"Mesulam","given":"Marsel"},{"family":"Keith","given":"Julia"},{"family":"Zivkovic","given":"Sasha A."},{"family":"Hirsch-Reinshagen","given":"Veronica"},{"family":"Roos","given":"Raymond P."},{"family":"Züchner","given":"Stephan"},{"family":"Graff-Radford","given":"Neill R."},{"family":"Petersen","given":"Ronald C."},{"family":"Caselli","given":"Richard J."},{"family":"Wszolek","given":"Zbigniew K."},{"family":"Finger","given":"Elizabeth"},{"family":"Lippa","given":"Carol"},{"family":"Lacomis","given":"David"},{"family":"Stewart","given":"Heather"},{"family":"Dickson","given":"Dennis W."},{"family":"Kim","given":"Hong Joo"},{"family":"Rogaeva","given":"Ekaterina"},{"family":"Bigio","given":"Eileen"},{"family":"Boylan","given":"Kevin B."},{"family":"Taylor","given":"J. Paul"},{"family":"Rademakers","given":"Rosa"}],"issued":{"date-parts":[["2017",8]]}}},{"id":"jCcWpdK2/mMPzA6Vi","uris":["http://zotero.org/users/local/1p9EH8ax/items/L9ZD893P"],"itemData":{"id":45,"type":"article-journal","container-title":"Biochemical and Biophysical Research Communications","DOI":"10.1016/j.bbrc.2006.10.093","ISSN":"0006291X","issue":"3","journalAbbreviation":"Biochemical and Biophysical Research Communications","language":"en","page":"602-611","source":"DOI.org (Crossref)","title":"TDP-43 is a component of ubiquitin-positive tau-negative inclusions in frontotemporal lobar degeneration and amyotrophic lateral sclerosis","volume":"351","author":[{"family":"Arai","given":"Tetsuaki"},{"family":"Hasegawa","given":"Masato"},{"family":"Akiyama","given":"Haruhiko"},{"family":"Ikeda","given":"Kenji"},{"family":"Nonaka","given":"Takashi"},{"family":"Mori","given":"Hiroshi"},{"family":"Mann","given":"David"},{"family":"Tsuchiya","given":"Kuniaki"},{"family":"Yoshida","given":"Mari"},{"family":"Hashizume","given":"Yoshio"},{"family":"Oda","given":"Tatsuro"}],"issued":{"date-parts":[["2006",12]]}}},{"id":"jCcWpdK2/bB2kS5QQ","uris":["http://zotero.org/users/local/1p9EH8ax/items/TY77YCHC"],"itemData":{"id":46,"type":"article-journal","container-title":"Nature","DOI":"10.1038/nature09320","ISSN":"0028-0836, 1476-4687","issue":"7310","journalAbbreviation":"Nature","language":"en","license":"http://www.springer.com/tdm","page":"1069-1075","source":"DOI.org (Crossref)","title":"Ataxin-2 intermediate-length polyglutamine expansions are associated with increased risk for ALS","volume":"466","author":[{"family":"Elden","given":"Andrew C."},{"family":"Kim","given":"Hyung-Jun"},{"family":"Hart","given":"Michael P."},{"family":"Chen-Plotkin","given":"Alice S."},{"family":"Johnson","given":"Brian S."},{"family":"Fang","given":"Xiaodong"},{"family":"Armakola","given":"Maria"},{"family":"Geser","given":"Felix"},{"family":"Greene","given":"Robert"},{"family":"Lu","given":"Min Min"},{"family":"Padmanabhan","given":"Arun"},{"family":"Clay-Falcone","given":"Dana"},{"family":"McCluskey","given":"Leo"},{"family":"Elman","given":"Lauren"},{"family":"Juhr","given":"Denise"},{"family":"Gruber","given":"Peter J."},{"family":"Rüb","given":"Udo"},{"family":"Auburger","given":"Georg"},{"family":"Trojanowski","given":"John Q."},{"family":"Lee","given":"Virginia M.-Y."},{"family":"Van Deerlin","given":"Vivianna M."},{"family":"Bonini","given":"Nancy M."},{"family":"Gitler","given":"Aaron D."}],"issued":{"date-parts":[["2010",8]]}}}],"schema":"https://github.com/citation-style-language/schema/raw/master/csl-citation.json"} </w:instrText>
      </w:r>
      <w:r w:rsidR="001B2242" w:rsidRPr="00B475D4">
        <w:rPr>
          <w:rFonts w:ascii="Arial" w:hAnsi="Arial" w:cs="Arial"/>
          <w:sz w:val="24"/>
          <w:szCs w:val="24"/>
          <w:lang w:val="en-GB"/>
          <w:rPrChange w:id="306"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307" w:author="Alexandre Miguel Kaizeler Guedes Da Silva Afonso" w:date="2026-07-27T16:55:00Z" w16du:dateUtc="2026-07-27T15:55:00Z">
            <w:rPr>
              <w:rFonts w:ascii="Arial" w:hAnsi="Arial" w:cs="Arial"/>
              <w:kern w:val="0"/>
              <w:sz w:val="24"/>
              <w:vertAlign w:val="superscript"/>
            </w:rPr>
          </w:rPrChange>
        </w:rPr>
        <w:t>19–21</w:t>
      </w:r>
      <w:r w:rsidR="001B2242" w:rsidRPr="00B475D4">
        <w:rPr>
          <w:rFonts w:ascii="Arial" w:hAnsi="Arial" w:cs="Arial"/>
          <w:sz w:val="24"/>
          <w:szCs w:val="24"/>
          <w:lang w:val="en-GB"/>
          <w:rPrChange w:id="308" w:author="Alexandre Miguel Kaizeler Guedes Da Silva Afonso" w:date="2026-07-27T16:55:00Z" w16du:dateUtc="2026-07-27T15:55:00Z">
            <w:rPr>
              <w:rFonts w:ascii="Arial" w:hAnsi="Arial" w:cs="Arial"/>
              <w:sz w:val="24"/>
              <w:szCs w:val="24"/>
            </w:rPr>
          </w:rPrChange>
        </w:rPr>
        <w:fldChar w:fldCharType="end"/>
      </w:r>
      <w:r w:rsidR="00493725" w:rsidRPr="00B475D4">
        <w:rPr>
          <w:rFonts w:ascii="Arial" w:hAnsi="Arial" w:cs="Arial"/>
          <w:sz w:val="24"/>
          <w:szCs w:val="24"/>
          <w:lang w:val="en-GB"/>
          <w:rPrChange w:id="309" w:author="Alexandre Miguel Kaizeler Guedes Da Silva Afonso" w:date="2026-07-27T16:55:00Z" w16du:dateUtc="2026-07-27T15:55:00Z">
            <w:rPr>
              <w:rFonts w:ascii="Arial" w:hAnsi="Arial" w:cs="Arial"/>
              <w:sz w:val="24"/>
              <w:szCs w:val="24"/>
            </w:rPr>
          </w:rPrChange>
        </w:rPr>
        <w:t>,</w:t>
      </w:r>
      <w:r w:rsidR="00A926EB" w:rsidRPr="00B475D4">
        <w:rPr>
          <w:rFonts w:ascii="Arial" w:hAnsi="Arial" w:cs="Arial"/>
          <w:sz w:val="24"/>
          <w:szCs w:val="24"/>
          <w:lang w:val="en-GB"/>
          <w:rPrChange w:id="310" w:author="Alexandre Miguel Kaizeler Guedes Da Silva Afonso" w:date="2026-07-27T16:55:00Z" w16du:dateUtc="2026-07-27T15:55:00Z">
            <w:rPr>
              <w:rFonts w:ascii="Arial" w:hAnsi="Arial" w:cs="Arial"/>
              <w:sz w:val="24"/>
              <w:szCs w:val="24"/>
            </w:rPr>
          </w:rPrChange>
        </w:rPr>
        <w:t xml:space="preserve"> and certain mutations in DDX3X </w:t>
      </w:r>
      <w:r w:rsidR="00FE1927" w:rsidRPr="00B475D4">
        <w:rPr>
          <w:rFonts w:ascii="Arial" w:hAnsi="Arial" w:cs="Arial"/>
          <w:sz w:val="24"/>
          <w:szCs w:val="24"/>
          <w:lang w:val="en-GB"/>
          <w:rPrChange w:id="311" w:author="Alexandre Miguel Kaizeler Guedes Da Silva Afonso" w:date="2026-07-27T16:55:00Z" w16du:dateUtc="2026-07-27T15:55:00Z">
            <w:rPr>
              <w:rFonts w:ascii="Arial" w:hAnsi="Arial" w:cs="Arial"/>
              <w:sz w:val="24"/>
              <w:szCs w:val="24"/>
            </w:rPr>
          </w:rPrChange>
        </w:rPr>
        <w:t xml:space="preserve">are suggested to </w:t>
      </w:r>
      <w:r w:rsidR="00A926EB" w:rsidRPr="00B475D4">
        <w:rPr>
          <w:rFonts w:ascii="Arial" w:hAnsi="Arial" w:cs="Arial"/>
          <w:sz w:val="24"/>
          <w:szCs w:val="24"/>
          <w:lang w:val="en-GB"/>
          <w:rPrChange w:id="312" w:author="Alexandre Miguel Kaizeler Guedes Da Silva Afonso" w:date="2026-07-27T16:55:00Z" w16du:dateUtc="2026-07-27T15:55:00Z">
            <w:rPr>
              <w:rFonts w:ascii="Arial" w:hAnsi="Arial" w:cs="Arial"/>
              <w:sz w:val="24"/>
              <w:szCs w:val="24"/>
            </w:rPr>
          </w:rPrChange>
        </w:rPr>
        <w:t>originate stress granule-like formations that impair neurogenesis</w:t>
      </w:r>
      <w:r w:rsidR="00A926EB" w:rsidRPr="00B475D4">
        <w:rPr>
          <w:rFonts w:ascii="Arial" w:hAnsi="Arial" w:cs="Arial"/>
          <w:sz w:val="24"/>
          <w:szCs w:val="24"/>
          <w:lang w:val="en-GB"/>
          <w:rPrChange w:id="313"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314" w:author="Alexandre Miguel Kaizeler Guedes Da Silva Afonso" w:date="2026-07-27T16:55:00Z" w16du:dateUtc="2026-07-27T15:55:00Z">
            <w:rPr>
              <w:rFonts w:ascii="Arial" w:hAnsi="Arial" w:cs="Arial"/>
              <w:sz w:val="24"/>
              <w:szCs w:val="24"/>
            </w:rPr>
          </w:rPrChange>
        </w:rPr>
        <w:instrText xml:space="preserve"> ADDIN ZOTERO_ITEM CSL_CITATION {"citationID":"QeAJvFix","properties":{"formattedCitation":"\\super 22\\nosupersub{}","plainCitation":"22","noteIndex":0},"citationItems":[{"id":"jCcWpdK2/aadqVSiW","uris":["http://zotero.org/users/local/1p9EH8ax/items/4HCVRSXM"],"itemData":{"id":52,"type":"article-journal","container-title":"Neuron","DOI":"10.1016/j.neuron.2020.01.042","ISSN":"08966273","issue":"3","journalAbbreviation":"Neuron","language":"en","page":"404-420.e8","source":"DOI.org (Crossref)","title":"Pathogenic DDX3X Mutations Impair RNA Metabolism and Neurogenesis during Fetal Cortical Development","volume":"106","author":[{"family":"Lennox","given":"Ashley L."},{"family":"Hoye","given":"Mariah L."},{"family":"Jiang","given":"Ruiji"},{"family":"Johnson-Kerner","given":"Bethany L."},{"family":"Suit","given":"Lindsey A."},{"family":"Venkataramanan","given":"Srivats"},{"family":"Sheehan","given":"Charles J."},{"family":"Alsina","given":"Fernando C."},{"family":"Fregeau","given":"Brieana"},{"family":"Aldinger","given":"Kimberly A."},{"family":"Moey","given":"Ching"},{"family":"Lobach","given":"Iryna"},{"family":"Afenjar","given":"Alexandra"},{"family":"Babovic-Vuksanovic","given":"Dusica"},{"family":"Bézieau","given":"Stéphane"},{"family":"Blackburn","given":"Patrick R."},{"family":"Bunt","given":"Jens"},{"family":"Burglen","given":"Lydie"},{"family":"Campeau","given":"Philippe M."},{"family":"Charles","given":"Perrine"},{"family":"Chung","given":"Brian H.Y."},{"family":"Cogné","given":"Benjamin"},{"family":"Curry","given":"Cynthia"},{"family":"D’Agostino","given":"Maria Daniela"},{"family":"Di Donato","given":"Nataliya"},{"family":"Faivre","given":"Laurence"},{"family":"Héron","given":"Delphine"},{"family":"Innes","given":"A. Micheil"},{"family":"Isidor","given":"Bertrand"},{"family":"Keren","given":"Boris"},{"family":"Kimball","given":"Amy"},{"family":"Klee","given":"Eric W."},{"family":"Kuentz","given":"Paul"},{"family":"Küry","given":"Sébastien"},{"family":"Martin-Coignard","given":"Dominique"},{"family":"Mirzaa","given":"Ghayda"},{"family":"Mignot","given":"Cyril"},{"family":"Miyake","given":"Noriko"},{"family":"Matsumoto","given":"Naomichi"},{"family":"Fujita","given":"Atsushi"},{"family":"Nava","given":"Caroline"},{"family":"Nizon","given":"Mathilde"},{"family":"Rodriguez","given":"Diana"},{"family":"Blok","given":"Lot Snijders"},{"family":"Thauvin-Robinet","given":"Christel"},{"family":"Thevenon","given":"Julien"},{"family":"Vincent","given":"Marie"},{"family":"Ziegler","given":"Alban"},{"family":"Dobyns","given":"William"},{"family":"Richards","given":"Linda J."},{"family":"Barkovich","given":"A. James"},{"family":"Floor","given":"Stephen N."},{"family":"Silver","given":"Debra L."},{"family":"Sherr","given":"Elliott H."}],"issued":{"date-parts":[["2020",5]]}}}],"schema":"https://github.com/citation-style-language/schema/raw/master/csl-citation.json"} </w:instrText>
      </w:r>
      <w:r w:rsidR="00A926EB" w:rsidRPr="00B475D4">
        <w:rPr>
          <w:rFonts w:ascii="Arial" w:hAnsi="Arial" w:cs="Arial"/>
          <w:sz w:val="24"/>
          <w:szCs w:val="24"/>
          <w:lang w:val="en-GB"/>
          <w:rPrChange w:id="315"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316" w:author="Alexandre Miguel Kaizeler Guedes Da Silva Afonso" w:date="2026-07-27T16:55:00Z" w16du:dateUtc="2026-07-27T15:55:00Z">
            <w:rPr>
              <w:rFonts w:ascii="Arial" w:hAnsi="Arial" w:cs="Arial"/>
              <w:kern w:val="0"/>
              <w:sz w:val="24"/>
              <w:vertAlign w:val="superscript"/>
            </w:rPr>
          </w:rPrChange>
        </w:rPr>
        <w:t>22</w:t>
      </w:r>
      <w:r w:rsidR="00A926EB" w:rsidRPr="00B475D4">
        <w:rPr>
          <w:rFonts w:ascii="Arial" w:hAnsi="Arial" w:cs="Arial"/>
          <w:sz w:val="24"/>
          <w:szCs w:val="24"/>
          <w:lang w:val="en-GB"/>
          <w:rPrChange w:id="317" w:author="Alexandre Miguel Kaizeler Guedes Da Silva Afonso" w:date="2026-07-27T16:55:00Z" w16du:dateUtc="2026-07-27T15:55:00Z">
            <w:rPr>
              <w:rFonts w:ascii="Arial" w:hAnsi="Arial" w:cs="Arial"/>
              <w:sz w:val="24"/>
              <w:szCs w:val="24"/>
            </w:rPr>
          </w:rPrChange>
        </w:rPr>
        <w:fldChar w:fldCharType="end"/>
      </w:r>
      <w:r w:rsidR="00A926EB" w:rsidRPr="00B475D4">
        <w:rPr>
          <w:rFonts w:ascii="Arial" w:hAnsi="Arial" w:cs="Arial"/>
          <w:sz w:val="24"/>
          <w:szCs w:val="24"/>
          <w:lang w:val="en-GB"/>
          <w:rPrChange w:id="318" w:author="Alexandre Miguel Kaizeler Guedes Da Silva Afonso" w:date="2026-07-27T16:55:00Z" w16du:dateUtc="2026-07-27T15:55:00Z">
            <w:rPr>
              <w:rFonts w:ascii="Arial" w:hAnsi="Arial" w:cs="Arial"/>
              <w:sz w:val="24"/>
              <w:szCs w:val="24"/>
            </w:rPr>
          </w:rPrChange>
        </w:rPr>
        <w:t xml:space="preserve">. </w:t>
      </w:r>
      <w:r w:rsidR="00025977" w:rsidRPr="00B475D4">
        <w:rPr>
          <w:rFonts w:ascii="Arial" w:hAnsi="Arial" w:cs="Arial"/>
          <w:sz w:val="24"/>
          <w:szCs w:val="24"/>
          <w:lang w:val="en-GB"/>
          <w:rPrChange w:id="319" w:author="Alexandre Miguel Kaizeler Guedes Da Silva Afonso" w:date="2026-07-27T16:55:00Z" w16du:dateUtc="2026-07-27T15:55:00Z">
            <w:rPr>
              <w:rFonts w:ascii="Arial" w:hAnsi="Arial" w:cs="Arial"/>
              <w:sz w:val="24"/>
              <w:szCs w:val="24"/>
            </w:rPr>
          </w:rPrChange>
        </w:rPr>
        <w:t>Still</w:t>
      </w:r>
      <w:r w:rsidR="0084205D" w:rsidRPr="00B475D4">
        <w:rPr>
          <w:rFonts w:ascii="Arial" w:hAnsi="Arial" w:cs="Arial"/>
          <w:sz w:val="24"/>
          <w:szCs w:val="24"/>
          <w:lang w:val="en-GB"/>
          <w:rPrChange w:id="320" w:author="Alexandre Miguel Kaizeler Guedes Da Silva Afonso" w:date="2026-07-27T16:55:00Z" w16du:dateUtc="2026-07-27T15:55:00Z">
            <w:rPr>
              <w:rFonts w:ascii="Arial" w:hAnsi="Arial" w:cs="Arial"/>
              <w:sz w:val="24"/>
              <w:szCs w:val="24"/>
            </w:rPr>
          </w:rPrChange>
        </w:rPr>
        <w:t xml:space="preserve">, these results </w:t>
      </w:r>
      <w:r w:rsidR="00021536" w:rsidRPr="00B475D4">
        <w:rPr>
          <w:rFonts w:ascii="Arial" w:hAnsi="Arial" w:cs="Arial"/>
          <w:sz w:val="24"/>
          <w:szCs w:val="24"/>
          <w:lang w:val="en-GB"/>
          <w:rPrChange w:id="321" w:author="Alexandre Miguel Kaizeler Guedes Da Silva Afonso" w:date="2026-07-27T16:55:00Z" w16du:dateUtc="2026-07-27T15:55:00Z">
            <w:rPr>
              <w:rFonts w:ascii="Arial" w:hAnsi="Arial" w:cs="Arial"/>
              <w:sz w:val="24"/>
              <w:szCs w:val="24"/>
            </w:rPr>
          </w:rPrChange>
        </w:rPr>
        <w:t xml:space="preserve">may </w:t>
      </w:r>
      <w:r w:rsidR="0084205D" w:rsidRPr="00B475D4">
        <w:rPr>
          <w:rFonts w:ascii="Arial" w:hAnsi="Arial" w:cs="Arial"/>
          <w:sz w:val="24"/>
          <w:szCs w:val="24"/>
          <w:lang w:val="en-GB"/>
          <w:rPrChange w:id="322" w:author="Alexandre Miguel Kaizeler Guedes Da Silva Afonso" w:date="2026-07-27T16:55:00Z" w16du:dateUtc="2026-07-27T15:55:00Z">
            <w:rPr>
              <w:rFonts w:ascii="Arial" w:hAnsi="Arial" w:cs="Arial"/>
              <w:sz w:val="24"/>
              <w:szCs w:val="24"/>
            </w:rPr>
          </w:rPrChange>
        </w:rPr>
        <w:t xml:space="preserve">be spurious, as both SGs and the physiopathology of these diseases </w:t>
      </w:r>
      <w:r w:rsidR="000A4D01" w:rsidRPr="00B475D4">
        <w:rPr>
          <w:rFonts w:ascii="Arial" w:hAnsi="Arial" w:cs="Arial"/>
          <w:sz w:val="24"/>
          <w:szCs w:val="24"/>
          <w:lang w:val="en-GB"/>
          <w:rPrChange w:id="323" w:author="Alexandre Miguel Kaizeler Guedes Da Silva Afonso" w:date="2026-07-27T16:55:00Z" w16du:dateUtc="2026-07-27T15:55:00Z">
            <w:rPr>
              <w:rFonts w:ascii="Arial" w:hAnsi="Arial" w:cs="Arial"/>
              <w:sz w:val="24"/>
              <w:szCs w:val="24"/>
            </w:rPr>
          </w:rPrChange>
        </w:rPr>
        <w:t xml:space="preserve">rely </w:t>
      </w:r>
      <w:r w:rsidR="0084205D" w:rsidRPr="00B475D4">
        <w:rPr>
          <w:rFonts w:ascii="Arial" w:hAnsi="Arial" w:cs="Arial"/>
          <w:sz w:val="24"/>
          <w:szCs w:val="24"/>
          <w:lang w:val="en-GB"/>
          <w:rPrChange w:id="324" w:author="Alexandre Miguel Kaizeler Guedes Da Silva Afonso" w:date="2026-07-27T16:55:00Z" w16du:dateUtc="2026-07-27T15:55:00Z">
            <w:rPr>
              <w:rFonts w:ascii="Arial" w:hAnsi="Arial" w:cs="Arial"/>
              <w:sz w:val="24"/>
              <w:szCs w:val="24"/>
            </w:rPr>
          </w:rPrChange>
        </w:rPr>
        <w:t>on</w:t>
      </w:r>
      <w:r w:rsidR="002278A2" w:rsidRPr="00B475D4">
        <w:rPr>
          <w:rFonts w:ascii="Arial" w:hAnsi="Arial" w:cs="Arial"/>
          <w:sz w:val="24"/>
          <w:szCs w:val="24"/>
          <w:lang w:val="en-GB"/>
          <w:rPrChange w:id="325" w:author="Alexandre Miguel Kaizeler Guedes Da Silva Afonso" w:date="2026-07-27T16:55:00Z" w16du:dateUtc="2026-07-27T15:55:00Z">
            <w:rPr>
              <w:rFonts w:ascii="Arial" w:hAnsi="Arial" w:cs="Arial"/>
              <w:sz w:val="24"/>
              <w:szCs w:val="24"/>
            </w:rPr>
          </w:rPrChange>
        </w:rPr>
        <w:t xml:space="preserve"> protein</w:t>
      </w:r>
      <w:r w:rsidR="0084205D" w:rsidRPr="00B475D4">
        <w:rPr>
          <w:rFonts w:ascii="Arial" w:hAnsi="Arial" w:cs="Arial"/>
          <w:sz w:val="24"/>
          <w:szCs w:val="24"/>
          <w:lang w:val="en-GB"/>
          <w:rPrChange w:id="326" w:author="Alexandre Miguel Kaizeler Guedes Da Silva Afonso" w:date="2026-07-27T16:55:00Z" w16du:dateUtc="2026-07-27T15:55:00Z">
            <w:rPr>
              <w:rFonts w:ascii="Arial" w:hAnsi="Arial" w:cs="Arial"/>
              <w:sz w:val="24"/>
              <w:szCs w:val="24"/>
            </w:rPr>
          </w:rPrChange>
        </w:rPr>
        <w:t xml:space="preserve"> aggregation. </w:t>
      </w:r>
      <w:r w:rsidR="00B723AF" w:rsidRPr="00B475D4">
        <w:rPr>
          <w:rFonts w:ascii="Arial" w:hAnsi="Arial" w:cs="Arial"/>
          <w:sz w:val="24"/>
          <w:szCs w:val="24"/>
          <w:lang w:val="en-GB"/>
          <w:rPrChange w:id="327" w:author="Alexandre Miguel Kaizeler Guedes Da Silva Afonso" w:date="2026-07-27T16:55:00Z" w16du:dateUtc="2026-07-27T15:55:00Z">
            <w:rPr>
              <w:rFonts w:ascii="Arial" w:hAnsi="Arial" w:cs="Arial"/>
              <w:sz w:val="24"/>
              <w:szCs w:val="24"/>
            </w:rPr>
          </w:rPrChange>
        </w:rPr>
        <w:t>SGs have also been implicated in antiviral responses. Viruses across essentially all major classes have evolved mechanisms to inhibit SG assembly, most commonly by targeting G3BP1 or upstream eIF2α signalling</w:t>
      </w:r>
      <w:r w:rsidR="00B723AF" w:rsidRPr="00B475D4">
        <w:rPr>
          <w:rFonts w:ascii="Arial" w:hAnsi="Arial" w:cs="Arial"/>
          <w:sz w:val="24"/>
          <w:szCs w:val="24"/>
          <w:lang w:val="en-GB"/>
          <w:rPrChange w:id="328"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hint="eastAsia"/>
          <w:sz w:val="24"/>
          <w:szCs w:val="24"/>
          <w:lang w:val="en-GB"/>
          <w:rPrChange w:id="329" w:author="Alexandre Miguel Kaizeler Guedes Da Silva Afonso" w:date="2026-07-27T16:55:00Z" w16du:dateUtc="2026-07-27T15:55:00Z">
            <w:rPr>
              <w:rFonts w:ascii="Arial" w:hAnsi="Arial" w:cs="Arial" w:hint="eastAsia"/>
              <w:sz w:val="24"/>
              <w:szCs w:val="24"/>
            </w:rPr>
          </w:rPrChange>
        </w:rPr>
        <w:instrText xml:space="preserve"> ADDIN ZOTERO_ITEM CSL_CITATION {"citationID":"kjHd1zzS","properties":{"formattedCitation":"\\super 23,24\\nosupersub{}","plainCitation":"23,24","noteIndex":0},"citationItems":[{"id":"jCcWpdK2/ahK9hsBo","uris":["http://zotero.org/users/local/1p9EH8ax/items/QMRQM2JS"],"itemData":{"id":54,"type":"article-journal","abstract":"ABSTRACT\n            We recently reported that Ras-GTPase-activating protein-binding protein 1 (G3BP1) interacts with hepatitis C virus (HCV) nonstructural protein (NS)5B and the 5</w:instrText>
      </w:r>
      <w:r w:rsidR="00C37375" w:rsidRPr="00B475D4">
        <w:rPr>
          <w:rFonts w:ascii="Arial" w:hAnsi="Arial" w:cs="Arial" w:hint="eastAsia"/>
          <w:sz w:val="24"/>
          <w:szCs w:val="24"/>
          <w:lang w:val="en-GB"/>
          <w:rPrChange w:id="330"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331" w:author="Alexandre Miguel Kaizeler Guedes Da Silva Afonso" w:date="2026-07-27T16:55:00Z" w16du:dateUtc="2026-07-27T15:55:00Z">
            <w:rPr>
              <w:rFonts w:ascii="Arial" w:hAnsi="Arial" w:cs="Arial" w:hint="eastAsia"/>
              <w:sz w:val="24"/>
              <w:szCs w:val="24"/>
            </w:rPr>
          </w:rPrChange>
        </w:rPr>
        <w:instrText xml:space="preserve"> end of the HCV minus-strand RNA. In the current study we confirmed these observations using immunoprecipitation and RNA pulldown assays, suggesting that G3BP1 might be an HCV replication complex (RC) component. In replicon cells, transfected G3BP1 interacts with multiple HCV nonstructural proteins. Using immunostaining and confocal microscopy, we demonstrate that G3BP1 is colocalized with HCV RCs in replicon cells. Small interfering RNA (siRNA)-mediated knockdown of G3BP1 moderately reduces established HCV RNA replication in HCV replicon cells and dramatically reduces HCV replication-dependent colony formation and cell-culture-produced HCV (HCVcc) infection. In contrast, knockdown of G3BP2 has no effect on HCVcc infection. Transient replication experiments show that G3BP1 is involved in HCV genome amplification. Thus, G3BP1 is associated with HCV RCs and may be co-opted as a functional RC component for viral replication. These findings may facilitate understanding of the molecular mechanisms of HCV genome replication.","container-title":"Journal of Virology","DOI":"10.1128/JVI.00013-11","ISSN":"0022-538X, 1098-5514","issue":"14","journalAbbreviation":"J Virol","language":"en","page":"6996-7004","source":"DOI.org (Crossref)","title":"Hepatitis C Virus Co-Opts Ras-GTPase-Activating Protein-Binding Protein 1 for Its Genome Replication","volume":"85","author":[{"family":"Yi","given":"Zhigang"},{"family":"Pan","given":"Tingting"},{"family":"Wu","given":"Xianfang"},{"family":"Song","given":"Wuhui"},{"family":"Wang","given":"Shanshan"},{"family":"Xu","given":"Yan"},{"family":"Rice","given":"Charles M."},{"family":"MacDonald","given":"Margaret R."},{"family":"Yuan","given":"Zhenghong"}],"issued":{"date-parts":[["2011",7,15]]}}},{"id":"jCcWpdK2/6ne3O7eD","uris":["http://zotero.org/users/local/1p9EH8ax/items/NESBXFZE"],"itemData":{"id":56,"type":"article-journal","abstract":"Abstract\n            The newly emerging coronavirus SARS-CoV-2 causes severe lung disease and substantial mortality. How the virus evades host defense for efficient replication is not fully understood. In this report, we found that the SARS-CoV-2 nucleocapsid protein (NP) impaired stress granule (SG) formation induced by viral RNA. SARS-CoV-2 NP associated with the protein kinase PKR after dsRNA stimulation. SARS-CoV-2 NP did not affect dsRNA-induced PKR oligomerization, but impaired dsRNA-induced PKR phosphorylation (a hallmark of its activation) as well as SG formation. SARS-CoV-2 NP also targeted the SG-nucleating protein G3BP1 and impaired G3BP1-mediated SG formation. Deficiency of PKR or G3BP1 impaired dsRNA-triggered SG formation and increased SARS-CoV-2 replication. The NP of SARS-CoV also targeted both PKR and G3BP1 to impair dsRNA-induced SG formation, whereas the NP of MERS-CoV targeted PKR, but not G3BP1 for the impairment. Our findings suggest that SARS-CoV-2 NP promotes viral replication by impairing formation of antiviral SGs, and reveal a conserved mechanism on evasion of host antiviral responses by highly pathogenic human betacoronaviruses.","container-title":"Cell Discovery","DOI":"10.1038/s41421-021-00275-0","ISSN":"2056-5968","issue":"1","journalAbbreviation":"Cell Discov","language":"en","page":"38","source":"DOI.org (Crossref)","title":"SARS-CoV-2 nucleocapsid protein impairs stress granule formation to promote viral replication","volume":"7","author":[{"family":"Zheng","given":"Zhou-Qin"},{"family":"Wang","given":"Su-Yun"},{"family":"Xu","given":"Zhi-Sheng"},{"family":"Fu","given":"Yu-Zhi"},{"family":"Wang","given":"Yan-Yi"}],"issued":{"da</w:instrText>
      </w:r>
      <w:r w:rsidR="00C37375" w:rsidRPr="00B475D4">
        <w:rPr>
          <w:rFonts w:ascii="Arial" w:hAnsi="Arial" w:cs="Arial"/>
          <w:sz w:val="24"/>
          <w:szCs w:val="24"/>
          <w:lang w:val="en-GB"/>
          <w:rPrChange w:id="332" w:author="Alexandre Miguel Kaizeler Guedes Da Silva Afonso" w:date="2026-07-27T16:55:00Z" w16du:dateUtc="2026-07-27T15:55:00Z">
            <w:rPr>
              <w:rFonts w:ascii="Arial" w:hAnsi="Arial" w:cs="Arial"/>
              <w:sz w:val="24"/>
              <w:szCs w:val="24"/>
            </w:rPr>
          </w:rPrChange>
        </w:rPr>
        <w:instrText xml:space="preserve">te-parts":[["2021",5,25]]}}}],"schema":"https://github.com/citation-style-language/schema/raw/master/csl-citation.json"} </w:instrText>
      </w:r>
      <w:r w:rsidR="00B723AF" w:rsidRPr="00B475D4">
        <w:rPr>
          <w:rFonts w:ascii="Arial" w:hAnsi="Arial" w:cs="Arial"/>
          <w:sz w:val="24"/>
          <w:szCs w:val="24"/>
          <w:lang w:val="en-GB"/>
          <w:rPrChange w:id="333"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334" w:author="Alexandre Miguel Kaizeler Guedes Da Silva Afonso" w:date="2026-07-27T16:55:00Z" w16du:dateUtc="2026-07-27T15:55:00Z">
            <w:rPr>
              <w:rFonts w:ascii="Arial" w:hAnsi="Arial" w:cs="Arial"/>
              <w:kern w:val="0"/>
              <w:sz w:val="24"/>
              <w:vertAlign w:val="superscript"/>
            </w:rPr>
          </w:rPrChange>
        </w:rPr>
        <w:t>23,24</w:t>
      </w:r>
      <w:r w:rsidR="00B723AF" w:rsidRPr="00B475D4">
        <w:rPr>
          <w:rFonts w:ascii="Arial" w:hAnsi="Arial" w:cs="Arial"/>
          <w:sz w:val="24"/>
          <w:szCs w:val="24"/>
          <w:lang w:val="en-GB"/>
          <w:rPrChange w:id="335" w:author="Alexandre Miguel Kaizeler Guedes Da Silva Afonso" w:date="2026-07-27T16:55:00Z" w16du:dateUtc="2026-07-27T15:55:00Z">
            <w:rPr>
              <w:rFonts w:ascii="Arial" w:hAnsi="Arial" w:cs="Arial"/>
              <w:sz w:val="24"/>
              <w:szCs w:val="24"/>
            </w:rPr>
          </w:rPrChange>
        </w:rPr>
        <w:fldChar w:fldCharType="end"/>
      </w:r>
      <w:r w:rsidR="00B723AF" w:rsidRPr="00B475D4">
        <w:rPr>
          <w:rFonts w:ascii="Arial" w:hAnsi="Arial" w:cs="Arial"/>
          <w:sz w:val="24"/>
          <w:szCs w:val="24"/>
          <w:lang w:val="en-GB"/>
          <w:rPrChange w:id="336" w:author="Alexandre Miguel Kaizeler Guedes Da Silva Afonso" w:date="2026-07-27T16:55:00Z" w16du:dateUtc="2026-07-27T15:55:00Z">
            <w:rPr>
              <w:rFonts w:ascii="Arial" w:hAnsi="Arial" w:cs="Arial"/>
              <w:sz w:val="24"/>
              <w:szCs w:val="24"/>
            </w:rPr>
          </w:rPrChange>
        </w:rPr>
        <w:t>. While this convergence suggests a genuine antiviral function, many of these strategies act on the</w:t>
      </w:r>
      <w:r w:rsidR="00DD3154" w:rsidRPr="00B475D4">
        <w:rPr>
          <w:rFonts w:ascii="Arial" w:hAnsi="Arial" w:cs="Arial"/>
          <w:sz w:val="24"/>
          <w:szCs w:val="24"/>
          <w:lang w:val="en-GB"/>
          <w:rPrChange w:id="337" w:author="Alexandre Miguel Kaizeler Guedes Da Silva Afonso" w:date="2026-07-27T16:55:00Z" w16du:dateUtc="2026-07-27T15:55:00Z">
            <w:rPr>
              <w:rFonts w:ascii="Arial" w:hAnsi="Arial" w:cs="Arial"/>
              <w:sz w:val="24"/>
              <w:szCs w:val="24"/>
            </w:rPr>
          </w:rPrChange>
        </w:rPr>
        <w:t xml:space="preserve"> integrated stress response</w:t>
      </w:r>
      <w:r w:rsidR="00B723AF" w:rsidRPr="00B475D4">
        <w:rPr>
          <w:rFonts w:ascii="Arial" w:hAnsi="Arial" w:cs="Arial"/>
          <w:sz w:val="24"/>
          <w:szCs w:val="24"/>
          <w:lang w:val="en-GB"/>
          <w:rPrChange w:id="338" w:author="Alexandre Miguel Kaizeler Guedes Da Silva Afonso" w:date="2026-07-27T16:55:00Z" w16du:dateUtc="2026-07-27T15:55:00Z">
            <w:rPr>
              <w:rFonts w:ascii="Arial" w:hAnsi="Arial" w:cs="Arial"/>
              <w:sz w:val="24"/>
              <w:szCs w:val="24"/>
            </w:rPr>
          </w:rPrChange>
        </w:rPr>
        <w:t xml:space="preserve"> </w:t>
      </w:r>
      <w:r w:rsidR="00DD3154" w:rsidRPr="00B475D4">
        <w:rPr>
          <w:rFonts w:ascii="Arial" w:hAnsi="Arial" w:cs="Arial"/>
          <w:sz w:val="24"/>
          <w:szCs w:val="24"/>
          <w:lang w:val="en-GB"/>
          <w:rPrChange w:id="339" w:author="Alexandre Miguel Kaizeler Guedes Da Silva Afonso" w:date="2026-07-27T16:55:00Z" w16du:dateUtc="2026-07-27T15:55:00Z">
            <w:rPr>
              <w:rFonts w:ascii="Arial" w:hAnsi="Arial" w:cs="Arial"/>
              <w:sz w:val="24"/>
              <w:szCs w:val="24"/>
            </w:rPr>
          </w:rPrChange>
        </w:rPr>
        <w:t>(</w:t>
      </w:r>
      <w:r w:rsidR="00B723AF" w:rsidRPr="00B475D4">
        <w:rPr>
          <w:rFonts w:ascii="Arial" w:hAnsi="Arial" w:cs="Arial"/>
          <w:sz w:val="24"/>
          <w:szCs w:val="24"/>
          <w:lang w:val="en-GB"/>
          <w:rPrChange w:id="340" w:author="Alexandre Miguel Kaizeler Guedes Da Silva Afonso" w:date="2026-07-27T16:55:00Z" w16du:dateUtc="2026-07-27T15:55:00Z">
            <w:rPr>
              <w:rFonts w:ascii="Arial" w:hAnsi="Arial" w:cs="Arial"/>
              <w:sz w:val="24"/>
              <w:szCs w:val="24"/>
            </w:rPr>
          </w:rPrChange>
        </w:rPr>
        <w:t>ISR</w:t>
      </w:r>
      <w:r w:rsidR="00DD3154" w:rsidRPr="00B475D4">
        <w:rPr>
          <w:rFonts w:ascii="Arial" w:hAnsi="Arial" w:cs="Arial"/>
          <w:sz w:val="24"/>
          <w:szCs w:val="24"/>
          <w:lang w:val="en-GB"/>
          <w:rPrChange w:id="341" w:author="Alexandre Miguel Kaizeler Guedes Da Silva Afonso" w:date="2026-07-27T16:55:00Z" w16du:dateUtc="2026-07-27T15:55:00Z">
            <w:rPr>
              <w:rFonts w:ascii="Arial" w:hAnsi="Arial" w:cs="Arial"/>
              <w:sz w:val="24"/>
              <w:szCs w:val="24"/>
            </w:rPr>
          </w:rPrChange>
        </w:rPr>
        <w:t>)</w:t>
      </w:r>
      <w:r w:rsidR="00B723AF" w:rsidRPr="00B475D4">
        <w:rPr>
          <w:rFonts w:ascii="Arial" w:hAnsi="Arial" w:cs="Arial"/>
          <w:sz w:val="24"/>
          <w:szCs w:val="24"/>
          <w:lang w:val="en-GB"/>
          <w:rPrChange w:id="342" w:author="Alexandre Miguel Kaizeler Guedes Da Silva Afonso" w:date="2026-07-27T16:55:00Z" w16du:dateUtc="2026-07-27T15:55:00Z">
            <w:rPr>
              <w:rFonts w:ascii="Arial" w:hAnsi="Arial" w:cs="Arial"/>
              <w:sz w:val="24"/>
              <w:szCs w:val="24"/>
            </w:rPr>
          </w:rPrChange>
        </w:rPr>
        <w:t xml:space="preserve"> as a whole or on G3BP1 functions beyond SGs, making it difficult to attribute the antiviral effect to SGs specifically</w:t>
      </w:r>
      <w:r w:rsidR="009C721E" w:rsidRPr="00B475D4">
        <w:rPr>
          <w:rFonts w:ascii="Arial" w:hAnsi="Arial" w:cs="Arial"/>
          <w:sz w:val="24"/>
          <w:szCs w:val="24"/>
          <w:lang w:val="en-GB"/>
          <w:rPrChange w:id="343"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hint="eastAsia"/>
          <w:sz w:val="24"/>
          <w:szCs w:val="24"/>
          <w:lang w:val="en-GB"/>
          <w:rPrChange w:id="344" w:author="Alexandre Miguel Kaizeler Guedes Da Silva Afonso" w:date="2026-07-27T16:55:00Z" w16du:dateUtc="2026-07-27T15:55:00Z">
            <w:rPr>
              <w:rFonts w:ascii="Arial" w:hAnsi="Arial" w:cs="Arial" w:hint="eastAsia"/>
              <w:sz w:val="24"/>
              <w:szCs w:val="24"/>
            </w:rPr>
          </w:rPrChange>
        </w:rPr>
        <w:instrText xml:space="preserve"> ADDIN ZOTERO_ITEM CSL_CITATION {"citationID":"1ro1pEzP","properties":{"formattedCitation":"\\super 23,24\\nosupersub{}","plainCitation":"23,24","noteIndex":0},"citationItems":[{"id":"jCcWpdK2/ahK9hsBo","uris":["http://zotero.org/users/local/1p9EH8ax/items/QMRQM2JS"],"itemData":{"id":54,"type":"article-journal","abstract":"ABSTRACT\n            We recently reported that Ras-GTPase-activating protein-binding protein 1 (G3BP1) interacts with hepatitis C virus (HCV) nonstructural protein (NS)5B and the 5</w:instrText>
      </w:r>
      <w:r w:rsidR="00C37375" w:rsidRPr="00B475D4">
        <w:rPr>
          <w:rFonts w:ascii="Arial" w:hAnsi="Arial" w:cs="Arial" w:hint="eastAsia"/>
          <w:sz w:val="24"/>
          <w:szCs w:val="24"/>
          <w:lang w:val="en-GB"/>
          <w:rPrChange w:id="345"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346" w:author="Alexandre Miguel Kaizeler Guedes Da Silva Afonso" w:date="2026-07-27T16:55:00Z" w16du:dateUtc="2026-07-27T15:55:00Z">
            <w:rPr>
              <w:rFonts w:ascii="Arial" w:hAnsi="Arial" w:cs="Arial" w:hint="eastAsia"/>
              <w:sz w:val="24"/>
              <w:szCs w:val="24"/>
            </w:rPr>
          </w:rPrChange>
        </w:rPr>
        <w:instrText xml:space="preserve"> end of the HCV minus-strand RNA. In the current study we confirmed these observations using immunoprecipitation and RNA pulldown assays, suggesting that G3BP1 might be an HCV replication complex (RC) component. In replicon cells, transfected G3BP1 interacts with multiple HCV nonstructural proteins. Using immunostaining and confocal microscopy, we demonstrate that G3BP1 is colocalized with HCV RCs in replicon cells. Small interfering RNA (siRNA)-mediated knockdown of G3BP1 moderately reduces established HCV RNA replication in HCV replicon cells and dramatically reduces HCV replication-dependent colony formation and cell-culture-produced HCV (HCVcc) infection. In contrast, knockdown of G3BP2 has no effect on HCVcc infection. Transient replication experiments show that G3BP1 is involved in HCV genome amplification. Thus, G3BP1 is associated with HCV RCs and may be co-opted as a functional RC component for viral replication. These findings may facilitate understanding of the molecular mechanisms of HCV genome replication.","container-title":"Journal of Virology","DOI":"10.1128/JVI.00013-11","ISSN":"0022-538X, 1098-5514","issue":"14","journalAbbreviation":"J Virol","language":"en","page":"6996-7004","source":"DOI.org (Crossref)","title":"Hepatitis C Virus Co-Opts Ras-GTPase-Activating Protein-Binding Protein 1 for Its Genome Replication","volume":"85","author":[{"family":"Yi","given":"Zhigang"},{"family":"Pan","given":"Tingting"},{"family":"Wu","given":"Xianfang"},{"family":"Song","given":"Wuhui"},{"family":"Wang","given":"Shanshan"},{"family":"Xu","given":"Yan"},{"family":"Rice","given":"Charles M."},{"family":"MacDonald","given":"Margaret R."},{"family":"Yuan","given":"Zhenghong"}],"issued":{"date-parts":[["2011",7,15]]}}},{"id":"jCcWpdK2/6ne3O7eD","uris":["http://zotero.org/users/local/1p9EH8ax/items/NESBXFZE"],"itemData":{"id":56,"type":"article-journal","abstract":"Abstract\n            The newly emerging coronavirus SARS-CoV-2 causes severe lung disease and substantial mortality. How the virus evades host defense for efficient replication is not fully understood. In this report, we found that the SARS-CoV-2 nucleocapsid protein (NP) impaired stress granule (SG) formation induced by viral RNA. SARS-CoV-2 NP associated with the protein kinase PKR after dsRNA stimulation. SARS-CoV-2 NP did not affect dsRNA-induced PKR oligomerization, but impaired dsRNA-induced PKR phosphorylation (a hallmark of its activation) as well as SG formation. SARS-CoV-2 NP also targeted the SG-nucleating protein G3BP1 and impaired G3BP1-mediated SG formation. Deficiency of PKR or G3BP1 impaired dsRNA-triggered SG formation and increased SARS-CoV-2 replication. The NP of SARS-CoV also targeted both PKR and G3BP1 to impair dsRNA-induced SG formation, whereas the NP of MERS-CoV targeted PKR, but not G3BP1 for the impairment. Our findings suggest that SARS-CoV-2 NP promotes viral replication by impairing formation of antiviral SGs, and reveal a conserved mechanism on evasion of host antiviral responses by highly pathogenic human betacoronaviruses.","container-title":"Cell Discovery","DOI":"10.1038/s41421-021-00275-0","ISSN":"2056-5968","issue":"1","journalAbbreviation":"Cell Discov","language":"en","page":"38","source":"DOI.org (Crossref)","title":"SARS-CoV-2 nucleocapsid protein impairs stress granule formation to promote viral replication","volume":"7","author":[{"family":"Zheng","given":"Zhou-Qin"},{"family":"Wang","given":"Su-Yun"},{"family":"Xu","given":"Zhi-Sheng"},{"family":"Fu","given":"Yu-Zhi"},{"family":"Wang","given":"Yan-Yi"}],"issued":{"da</w:instrText>
      </w:r>
      <w:r w:rsidR="00C37375" w:rsidRPr="00B475D4">
        <w:rPr>
          <w:rFonts w:ascii="Arial" w:hAnsi="Arial" w:cs="Arial"/>
          <w:sz w:val="24"/>
          <w:szCs w:val="24"/>
          <w:lang w:val="en-GB"/>
          <w:rPrChange w:id="347" w:author="Alexandre Miguel Kaizeler Guedes Da Silva Afonso" w:date="2026-07-27T16:55:00Z" w16du:dateUtc="2026-07-27T15:55:00Z">
            <w:rPr>
              <w:rFonts w:ascii="Arial" w:hAnsi="Arial" w:cs="Arial"/>
              <w:sz w:val="24"/>
              <w:szCs w:val="24"/>
            </w:rPr>
          </w:rPrChange>
        </w:rPr>
        <w:instrText xml:space="preserve">te-parts":[["2021",5,25]]}}}],"schema":"https://github.com/citation-style-language/schema/raw/master/csl-citation.json"} </w:instrText>
      </w:r>
      <w:r w:rsidR="009C721E" w:rsidRPr="00B475D4">
        <w:rPr>
          <w:rFonts w:ascii="Arial" w:hAnsi="Arial" w:cs="Arial"/>
          <w:sz w:val="24"/>
          <w:szCs w:val="24"/>
          <w:lang w:val="en-GB"/>
          <w:rPrChange w:id="348"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349" w:author="Alexandre Miguel Kaizeler Guedes Da Silva Afonso" w:date="2026-07-27T16:55:00Z" w16du:dateUtc="2026-07-27T15:55:00Z">
            <w:rPr>
              <w:rFonts w:ascii="Arial" w:hAnsi="Arial" w:cs="Arial"/>
              <w:kern w:val="0"/>
              <w:sz w:val="24"/>
              <w:vertAlign w:val="superscript"/>
            </w:rPr>
          </w:rPrChange>
        </w:rPr>
        <w:t>23,24</w:t>
      </w:r>
      <w:r w:rsidR="009C721E" w:rsidRPr="00B475D4">
        <w:rPr>
          <w:rFonts w:ascii="Arial" w:hAnsi="Arial" w:cs="Arial"/>
          <w:sz w:val="24"/>
          <w:szCs w:val="24"/>
          <w:lang w:val="en-GB"/>
          <w:rPrChange w:id="350" w:author="Alexandre Miguel Kaizeler Guedes Da Silva Afonso" w:date="2026-07-27T16:55:00Z" w16du:dateUtc="2026-07-27T15:55:00Z">
            <w:rPr>
              <w:rFonts w:ascii="Arial" w:hAnsi="Arial" w:cs="Arial"/>
              <w:sz w:val="24"/>
              <w:szCs w:val="24"/>
            </w:rPr>
          </w:rPrChange>
        </w:rPr>
        <w:fldChar w:fldCharType="end"/>
      </w:r>
      <w:r w:rsidR="008B5BA3" w:rsidRPr="00B475D4">
        <w:rPr>
          <w:rFonts w:ascii="Arial" w:hAnsi="Arial" w:cs="Arial"/>
          <w:sz w:val="24"/>
          <w:szCs w:val="24"/>
          <w:lang w:val="en-GB"/>
          <w:rPrChange w:id="351" w:author="Alexandre Miguel Kaizeler Guedes Da Silva Afonso" w:date="2026-07-27T16:55:00Z" w16du:dateUtc="2026-07-27T15:55:00Z">
            <w:rPr>
              <w:rFonts w:ascii="Arial" w:hAnsi="Arial" w:cs="Arial"/>
              <w:sz w:val="24"/>
              <w:szCs w:val="24"/>
            </w:rPr>
          </w:rPrChange>
        </w:rPr>
        <w:t xml:space="preserve">. </w:t>
      </w:r>
      <w:r w:rsidR="001A2BD4" w:rsidRPr="00B475D4">
        <w:rPr>
          <w:rFonts w:ascii="Arial" w:hAnsi="Arial" w:cs="Arial"/>
          <w:sz w:val="24"/>
          <w:szCs w:val="24"/>
          <w:lang w:val="en-GB"/>
          <w:rPrChange w:id="352" w:author="Alexandre Miguel Kaizeler Guedes Da Silva Afonso" w:date="2026-07-27T16:55:00Z" w16du:dateUtc="2026-07-27T15:55:00Z">
            <w:rPr>
              <w:rFonts w:ascii="Arial" w:hAnsi="Arial" w:cs="Arial"/>
              <w:sz w:val="24"/>
              <w:szCs w:val="24"/>
            </w:rPr>
          </w:rPrChange>
        </w:rPr>
        <w:t xml:space="preserve">Cancer cells experience heightened stress due to factors such as hypoxia, nutrient deprivation, and </w:t>
      </w:r>
      <w:r w:rsidR="001A2BD4" w:rsidRPr="00B475D4">
        <w:rPr>
          <w:rFonts w:ascii="Arial" w:hAnsi="Arial" w:cs="Arial"/>
          <w:sz w:val="24"/>
          <w:szCs w:val="24"/>
          <w:lang w:val="en-GB"/>
          <w:rPrChange w:id="353" w:author="Alexandre Miguel Kaizeler Guedes Da Silva Afonso" w:date="2026-07-27T16:55:00Z" w16du:dateUtc="2026-07-27T15:55:00Z">
            <w:rPr>
              <w:rFonts w:ascii="Arial" w:hAnsi="Arial" w:cs="Arial"/>
              <w:sz w:val="24"/>
              <w:szCs w:val="24"/>
            </w:rPr>
          </w:rPrChange>
        </w:rPr>
        <w:lastRenderedPageBreak/>
        <w:t xml:space="preserve">chemotherapy/radiotherapy, all of which </w:t>
      </w:r>
      <w:r w:rsidR="00AE3BF5" w:rsidRPr="00B475D4">
        <w:rPr>
          <w:rFonts w:ascii="Arial" w:hAnsi="Arial" w:cs="Arial"/>
          <w:sz w:val="24"/>
          <w:szCs w:val="24"/>
          <w:lang w:val="en-GB"/>
          <w:rPrChange w:id="354" w:author="Alexandre Miguel Kaizeler Guedes Da Silva Afonso" w:date="2026-07-27T16:55:00Z" w16du:dateUtc="2026-07-27T15:55:00Z">
            <w:rPr>
              <w:rFonts w:ascii="Arial" w:hAnsi="Arial" w:cs="Arial"/>
              <w:sz w:val="24"/>
              <w:szCs w:val="24"/>
            </w:rPr>
          </w:rPrChange>
        </w:rPr>
        <w:t xml:space="preserve">are reported to </w:t>
      </w:r>
      <w:r w:rsidR="001A2BD4" w:rsidRPr="00B475D4">
        <w:rPr>
          <w:rFonts w:ascii="Arial" w:hAnsi="Arial" w:cs="Arial"/>
          <w:sz w:val="24"/>
          <w:szCs w:val="24"/>
          <w:lang w:val="en-GB"/>
          <w:rPrChange w:id="355" w:author="Alexandre Miguel Kaizeler Guedes Da Silva Afonso" w:date="2026-07-27T16:55:00Z" w16du:dateUtc="2026-07-27T15:55:00Z">
            <w:rPr>
              <w:rFonts w:ascii="Arial" w:hAnsi="Arial" w:cs="Arial"/>
              <w:sz w:val="24"/>
              <w:szCs w:val="24"/>
            </w:rPr>
          </w:rPrChange>
        </w:rPr>
        <w:t>induce SG formation</w:t>
      </w:r>
      <w:r w:rsidR="001A2BD4" w:rsidRPr="00B475D4">
        <w:rPr>
          <w:rFonts w:ascii="Arial" w:hAnsi="Arial" w:cs="Arial"/>
          <w:sz w:val="24"/>
          <w:szCs w:val="24"/>
          <w:lang w:val="en-GB"/>
          <w:rPrChange w:id="356"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357" w:author="Alexandre Miguel Kaizeler Guedes Da Silva Afonso" w:date="2026-07-27T16:55:00Z" w16du:dateUtc="2026-07-27T15:55:00Z">
            <w:rPr>
              <w:rFonts w:ascii="Arial" w:hAnsi="Arial" w:cs="Arial"/>
              <w:sz w:val="24"/>
              <w:szCs w:val="24"/>
            </w:rPr>
          </w:rPrChange>
        </w:rPr>
        <w:instrText xml:space="preserve"> ADDIN ZOTERO_ITEM CSL_CITATION {"citationID":"SCeLzf4H","properties":{"formattedCitation":"\\super 2,25,26\\nosupersub{}","plainCitation":"2,25,26","noteIndex":0},"citationItems":[{"id":"jCcWpdK2/4wmO0I5g","uris":["http://zotero.org/users/local/1p9EH8ax/items/2PPLDQJ4"],"itemData":{"id":23,"type":"article-journal","container-title":"Biochimica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jCcWpdK2/q50sMh1k","uris":["http://zotero.org/users/local/1p9EH8ax/items/VIWK4S2R"],"itemData":{"id":59,"type":"article-journal","container-title":"Oncotarget","DOI":"10.18632/oncotarget.8728","ISSN":"1949-2553","issue":"21","journalAbbreviation":"Oncotarget","language":"en","page":"30307-30322","source":"DOI.org (Crossref)","title":"Vinca alkaloid drugs promote stress-induced translational repression and stress granule formation","volume":"7","author":[{"family":"Szaflarski","given":"Witold"},{"family":"Fay","given":"Marta M."},{"family":"Kedersha","given":"Nancy"},{"family":"Zabel","given":"Maciej"},{"family":"Anderson","given":"Paul"},{"family":"Ivanov","given":"Pavel"}],"issued":{"date-parts":[["2016",5,24]]}}},{"id":"jCcWpdK2/fwMkF8cc","uris":["http://zotero.org/users/local/1p9EH8ax/items/6QPJ5BWV"],"itemData":{"id":58,"type":"article-journal","container-title":"Cancer Cell","DOI":"10.1016/S1535-6108(04)00115-1","ISSN":"15356108","issue":"5","journalAbbreviation":"Cancer Cell","language":"en","license":"https://www.elsevier.com/tdm/userlicense/1.0/","page":"429-441","source":"DOI.org (Crossref)","title":"Radiation activates HIF-1 to regulate vascular radiosensitivity in tumors","volume":"5","author":[{"family":"Moeller","given":"Benjamin J"},{"family":"Cao","given":"Yiting"},{"family":"Li","given":"Chuan Y"},{"family":"Dewhirst","given":"Mark W"}],"issued":{"date-parts":[["2004",5]]}}}],"schema":"https://github.com/citation-style-language/schema/raw/master/csl-citation.json"} </w:instrText>
      </w:r>
      <w:r w:rsidR="001A2BD4" w:rsidRPr="00B475D4">
        <w:rPr>
          <w:rFonts w:ascii="Arial" w:hAnsi="Arial" w:cs="Arial"/>
          <w:sz w:val="24"/>
          <w:szCs w:val="24"/>
          <w:lang w:val="en-GB"/>
          <w:rPrChange w:id="358"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359" w:author="Alexandre Miguel Kaizeler Guedes Da Silva Afonso" w:date="2026-07-27T16:55:00Z" w16du:dateUtc="2026-07-27T15:55:00Z">
            <w:rPr>
              <w:rFonts w:ascii="Arial" w:hAnsi="Arial" w:cs="Arial"/>
              <w:kern w:val="0"/>
              <w:sz w:val="24"/>
              <w:vertAlign w:val="superscript"/>
            </w:rPr>
          </w:rPrChange>
        </w:rPr>
        <w:t>2,25,26</w:t>
      </w:r>
      <w:r w:rsidR="001A2BD4" w:rsidRPr="00B475D4">
        <w:rPr>
          <w:rFonts w:ascii="Arial" w:hAnsi="Arial" w:cs="Arial"/>
          <w:sz w:val="24"/>
          <w:szCs w:val="24"/>
          <w:lang w:val="en-GB"/>
          <w:rPrChange w:id="360" w:author="Alexandre Miguel Kaizeler Guedes Da Silva Afonso" w:date="2026-07-27T16:55:00Z" w16du:dateUtc="2026-07-27T15:55:00Z">
            <w:rPr>
              <w:rFonts w:ascii="Arial" w:hAnsi="Arial" w:cs="Arial"/>
              <w:sz w:val="24"/>
              <w:szCs w:val="24"/>
            </w:rPr>
          </w:rPrChange>
        </w:rPr>
        <w:fldChar w:fldCharType="end"/>
      </w:r>
      <w:r w:rsidR="001A2BD4" w:rsidRPr="00B475D4">
        <w:rPr>
          <w:rFonts w:ascii="Arial" w:hAnsi="Arial" w:cs="Arial"/>
          <w:sz w:val="24"/>
          <w:szCs w:val="24"/>
          <w:lang w:val="en-GB"/>
          <w:rPrChange w:id="361" w:author="Alexandre Miguel Kaizeler Guedes Da Silva Afonso" w:date="2026-07-27T16:55:00Z" w16du:dateUtc="2026-07-27T15:55:00Z">
            <w:rPr>
              <w:rFonts w:ascii="Arial" w:hAnsi="Arial" w:cs="Arial"/>
              <w:sz w:val="24"/>
              <w:szCs w:val="24"/>
            </w:rPr>
          </w:rPrChange>
        </w:rPr>
        <w:t xml:space="preserve">. </w:t>
      </w:r>
      <w:r w:rsidR="00520B2A" w:rsidRPr="00B475D4">
        <w:rPr>
          <w:rFonts w:ascii="Arial" w:hAnsi="Arial" w:cs="Arial"/>
          <w:sz w:val="24"/>
          <w:szCs w:val="24"/>
          <w:lang w:val="en-GB"/>
          <w:rPrChange w:id="362" w:author="Alexandre Miguel Kaizeler Guedes Da Silva Afonso" w:date="2026-07-27T16:55:00Z" w16du:dateUtc="2026-07-27T15:55:00Z">
            <w:rPr>
              <w:rFonts w:ascii="Arial" w:hAnsi="Arial" w:cs="Arial"/>
              <w:sz w:val="24"/>
              <w:szCs w:val="24"/>
            </w:rPr>
          </w:rPrChange>
        </w:rPr>
        <w:t>SGs are observed in multiple tumours</w:t>
      </w:r>
      <w:r w:rsidR="00D32406" w:rsidRPr="00B475D4">
        <w:rPr>
          <w:rFonts w:ascii="Arial" w:hAnsi="Arial" w:cs="Arial"/>
          <w:sz w:val="24"/>
          <w:szCs w:val="24"/>
          <w:lang w:val="en-GB"/>
          <w:rPrChange w:id="363" w:author="Alexandre Miguel Kaizeler Guedes Da Silva Afonso" w:date="2026-07-27T16:55:00Z" w16du:dateUtc="2026-07-27T15:55:00Z">
            <w:rPr>
              <w:rFonts w:ascii="Arial" w:hAnsi="Arial" w:cs="Arial"/>
              <w:sz w:val="24"/>
              <w:szCs w:val="24"/>
            </w:rPr>
          </w:rPrChange>
        </w:rPr>
        <w:t xml:space="preserve"> where they are postulated</w:t>
      </w:r>
      <w:r w:rsidR="0009648D" w:rsidRPr="00B475D4">
        <w:rPr>
          <w:rFonts w:ascii="Arial" w:hAnsi="Arial" w:cs="Arial"/>
          <w:sz w:val="24"/>
          <w:szCs w:val="24"/>
          <w:lang w:val="en-GB"/>
          <w:rPrChange w:id="364" w:author="Alexandre Miguel Kaizeler Guedes Da Silva Afonso" w:date="2026-07-27T16:55:00Z" w16du:dateUtc="2026-07-27T15:55:00Z">
            <w:rPr>
              <w:rFonts w:ascii="Arial" w:hAnsi="Arial" w:cs="Arial"/>
              <w:sz w:val="24"/>
              <w:szCs w:val="24"/>
            </w:rPr>
          </w:rPrChange>
        </w:rPr>
        <w:t xml:space="preserve"> </w:t>
      </w:r>
      <w:r w:rsidR="0024483F" w:rsidRPr="00B475D4">
        <w:rPr>
          <w:rFonts w:ascii="Arial" w:hAnsi="Arial" w:cs="Arial"/>
          <w:sz w:val="24"/>
          <w:szCs w:val="24"/>
          <w:lang w:val="en-GB"/>
          <w:rPrChange w:id="365" w:author="Alexandre Miguel Kaizeler Guedes Da Silva Afonso" w:date="2026-07-27T16:55:00Z" w16du:dateUtc="2026-07-27T15:55:00Z">
            <w:rPr>
              <w:rFonts w:ascii="Arial" w:hAnsi="Arial" w:cs="Arial"/>
              <w:sz w:val="24"/>
              <w:szCs w:val="24"/>
            </w:rPr>
          </w:rPrChange>
        </w:rPr>
        <w:t xml:space="preserve">to promote metastasis </w:t>
      </w:r>
      <w:r w:rsidR="00D32406" w:rsidRPr="00B475D4">
        <w:rPr>
          <w:rFonts w:ascii="Arial" w:hAnsi="Arial" w:cs="Arial"/>
          <w:sz w:val="24"/>
          <w:szCs w:val="24"/>
          <w:lang w:val="en-GB"/>
          <w:rPrChange w:id="366" w:author="Alexandre Miguel Kaizeler Guedes Da Silva Afonso" w:date="2026-07-27T16:55:00Z" w16du:dateUtc="2026-07-27T15:55:00Z">
            <w:rPr>
              <w:rFonts w:ascii="Arial" w:hAnsi="Arial" w:cs="Arial"/>
              <w:sz w:val="24"/>
              <w:szCs w:val="24"/>
            </w:rPr>
          </w:rPrChange>
        </w:rPr>
        <w:t>while conferring resistance to chemotherapy</w:t>
      </w:r>
      <w:r w:rsidR="0024483F" w:rsidRPr="00B475D4">
        <w:rPr>
          <w:rFonts w:ascii="Arial" w:hAnsi="Arial" w:cs="Arial"/>
          <w:sz w:val="24"/>
          <w:szCs w:val="24"/>
          <w:lang w:val="en-GB"/>
          <w:rPrChange w:id="367" w:author="Alexandre Miguel Kaizeler Guedes Da Silva Afonso" w:date="2026-07-27T16:55:00Z" w16du:dateUtc="2026-07-27T15:55:00Z">
            <w:rPr>
              <w:rFonts w:ascii="Arial" w:hAnsi="Arial" w:cs="Arial"/>
              <w:sz w:val="24"/>
              <w:szCs w:val="24"/>
            </w:rPr>
          </w:rPrChange>
        </w:rPr>
        <w:t>, as their abrogation by G3BP1 and COX-1/2 inhibit</w:t>
      </w:r>
      <w:r w:rsidR="00D32406" w:rsidRPr="00B475D4">
        <w:rPr>
          <w:rFonts w:ascii="Arial" w:hAnsi="Arial" w:cs="Arial"/>
          <w:sz w:val="24"/>
          <w:szCs w:val="24"/>
          <w:lang w:val="en-GB"/>
          <w:rPrChange w:id="368" w:author="Alexandre Miguel Kaizeler Guedes Da Silva Afonso" w:date="2026-07-27T16:55:00Z" w16du:dateUtc="2026-07-27T15:55:00Z">
            <w:rPr>
              <w:rFonts w:ascii="Arial" w:hAnsi="Arial" w:cs="Arial"/>
              <w:sz w:val="24"/>
              <w:szCs w:val="24"/>
            </w:rPr>
          </w:rPrChange>
        </w:rPr>
        <w:t>ion</w:t>
      </w:r>
      <w:r w:rsidR="0024483F" w:rsidRPr="00B475D4">
        <w:rPr>
          <w:rFonts w:ascii="Arial" w:hAnsi="Arial" w:cs="Arial"/>
          <w:sz w:val="24"/>
          <w:szCs w:val="24"/>
          <w:lang w:val="en-GB"/>
          <w:rPrChange w:id="369" w:author="Alexandre Miguel Kaizeler Guedes Da Silva Afonso" w:date="2026-07-27T16:55:00Z" w16du:dateUtc="2026-07-27T15:55:00Z">
            <w:rPr>
              <w:rFonts w:ascii="Arial" w:hAnsi="Arial" w:cs="Arial"/>
              <w:sz w:val="24"/>
              <w:szCs w:val="24"/>
            </w:rPr>
          </w:rPrChange>
        </w:rPr>
        <w:t xml:space="preserve"> impedes so</w:t>
      </w:r>
      <w:r w:rsidR="00D32406" w:rsidRPr="00B475D4">
        <w:rPr>
          <w:rFonts w:ascii="Arial" w:hAnsi="Arial" w:cs="Arial"/>
          <w:sz w:val="24"/>
          <w:szCs w:val="24"/>
          <w:lang w:val="en-GB"/>
          <w:rPrChange w:id="370"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hint="eastAsia"/>
          <w:sz w:val="24"/>
          <w:szCs w:val="24"/>
          <w:lang w:val="en-GB"/>
          <w:rPrChange w:id="371" w:author="Alexandre Miguel Kaizeler Guedes Da Silva Afonso" w:date="2026-07-27T16:55:00Z" w16du:dateUtc="2026-07-27T15:55:00Z">
            <w:rPr>
              <w:rFonts w:ascii="Arial" w:hAnsi="Arial" w:cs="Arial" w:hint="eastAsia"/>
              <w:sz w:val="24"/>
              <w:szCs w:val="24"/>
            </w:rPr>
          </w:rPrChange>
        </w:rPr>
        <w:instrText xml:space="preserve"> ADDIN ZOTERO_ITEM CSL_CITATION {"citationID":"CwVQ2dEv","properties":{"formattedCitation":"\\super 27,28\\nosupersub{}","plainCitation":"27,28","noteIndex":0},"citationItems":[{"id":"jCcWpdK2/meklOK0r","uris":["http://zotero.org/users/local/1p9EH8ax/items/EUAG3M4I"],"itemData":{"id":61,"type":"article-journal","abstract":"Under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activates the 5</w:instrText>
      </w:r>
      <w:r w:rsidR="00C37375" w:rsidRPr="00B475D4">
        <w:rPr>
          <w:rFonts w:ascii="Arial" w:hAnsi="Arial" w:cs="Arial" w:hint="eastAsia"/>
          <w:sz w:val="24"/>
          <w:szCs w:val="24"/>
          <w:lang w:val="en-GB"/>
          <w:rPrChange w:id="372"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373" w:author="Alexandre Miguel Kaizeler Guedes Da Silva Afonso" w:date="2026-07-27T16:55:00Z" w16du:dateUtc="2026-07-27T15:55:00Z">
            <w:rPr>
              <w:rFonts w:ascii="Arial" w:hAnsi="Arial" w:cs="Arial" w:hint="eastAsia"/>
              <w:sz w:val="24"/>
              <w:szCs w:val="24"/>
            </w:rPr>
          </w:rPrChange>
        </w:rPr>
        <w:instrText xml:space="preserve"> untranslated region (UTR) of G3BP1 mRNAs, thereby controlling the availability of the G3BP1 SG nucleator for SG assembly. YB-1 inactivation in human sarcoma cells dramatically reduces G3BP1 and SG formation 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jCcWpdK2/Iy0a46K6","uris":["http://zotero.org/users/local/1p9EH8ax/items/95WMXKZX"],"itemData":{"id":63,"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00D32406" w:rsidRPr="00B475D4">
        <w:rPr>
          <w:rFonts w:ascii="Arial" w:hAnsi="Arial" w:cs="Arial"/>
          <w:sz w:val="24"/>
          <w:szCs w:val="24"/>
          <w:lang w:val="en-GB"/>
          <w:rPrChange w:id="374"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375" w:author="Alexandre Miguel Kaizeler Guedes Da Silva Afonso" w:date="2026-07-27T16:55:00Z" w16du:dateUtc="2026-07-27T15:55:00Z">
            <w:rPr>
              <w:rFonts w:ascii="Arial" w:hAnsi="Arial" w:cs="Arial"/>
              <w:kern w:val="0"/>
              <w:sz w:val="24"/>
              <w:vertAlign w:val="superscript"/>
            </w:rPr>
          </w:rPrChange>
        </w:rPr>
        <w:t>27,28</w:t>
      </w:r>
      <w:r w:rsidR="00D32406" w:rsidRPr="00B475D4">
        <w:rPr>
          <w:rFonts w:ascii="Arial" w:hAnsi="Arial" w:cs="Arial"/>
          <w:sz w:val="24"/>
          <w:szCs w:val="24"/>
          <w:lang w:val="en-GB"/>
          <w:rPrChange w:id="376" w:author="Alexandre Miguel Kaizeler Guedes Da Silva Afonso" w:date="2026-07-27T16:55:00Z" w16du:dateUtc="2026-07-27T15:55:00Z">
            <w:rPr>
              <w:rFonts w:ascii="Arial" w:hAnsi="Arial" w:cs="Arial"/>
              <w:sz w:val="24"/>
              <w:szCs w:val="24"/>
            </w:rPr>
          </w:rPrChange>
        </w:rPr>
        <w:fldChar w:fldCharType="end"/>
      </w:r>
      <w:r w:rsidR="0024483F" w:rsidRPr="00B475D4">
        <w:rPr>
          <w:rFonts w:ascii="Arial" w:hAnsi="Arial" w:cs="Arial"/>
          <w:sz w:val="24"/>
          <w:szCs w:val="24"/>
          <w:lang w:val="en-GB"/>
          <w:rPrChange w:id="377" w:author="Alexandre Miguel Kaizeler Guedes Da Silva Afonso" w:date="2026-07-27T16:55:00Z" w16du:dateUtc="2026-07-27T15:55:00Z">
            <w:rPr>
              <w:rFonts w:ascii="Arial" w:hAnsi="Arial" w:cs="Arial"/>
              <w:sz w:val="24"/>
              <w:szCs w:val="24"/>
            </w:rPr>
          </w:rPrChange>
        </w:rPr>
        <w:t xml:space="preserve">. </w:t>
      </w:r>
      <w:r w:rsidR="001E0438" w:rsidRPr="00B475D4">
        <w:rPr>
          <w:rFonts w:ascii="Arial" w:hAnsi="Arial" w:cs="Arial"/>
          <w:sz w:val="24"/>
          <w:szCs w:val="24"/>
          <w:lang w:val="en-GB"/>
          <w:rPrChange w:id="378" w:author="Alexandre Miguel Kaizeler Guedes Da Silva Afonso" w:date="2026-07-27T16:55:00Z" w16du:dateUtc="2026-07-27T15:55:00Z">
            <w:rPr>
              <w:rFonts w:ascii="Arial" w:hAnsi="Arial" w:cs="Arial"/>
              <w:sz w:val="24"/>
              <w:szCs w:val="24"/>
            </w:rPr>
          </w:rPrChange>
        </w:rPr>
        <w:t>However, it is not known if these results solely arise from the blockade of SG formation or involve other functions of the targete</w:t>
      </w:r>
      <w:r w:rsidR="00A47003" w:rsidRPr="00B475D4">
        <w:rPr>
          <w:rFonts w:ascii="Arial" w:hAnsi="Arial" w:cs="Arial"/>
          <w:sz w:val="24"/>
          <w:szCs w:val="24"/>
          <w:lang w:val="en-GB"/>
          <w:rPrChange w:id="379" w:author="Alexandre Miguel Kaizeler Guedes Da Silva Afonso" w:date="2026-07-27T16:55:00Z" w16du:dateUtc="2026-07-27T15:55:00Z">
            <w:rPr>
              <w:rFonts w:ascii="Arial" w:hAnsi="Arial" w:cs="Arial"/>
              <w:sz w:val="24"/>
              <w:szCs w:val="24"/>
            </w:rPr>
          </w:rPrChange>
        </w:rPr>
        <w:t>d</w:t>
      </w:r>
      <w:r w:rsidR="001E0438" w:rsidRPr="00B475D4">
        <w:rPr>
          <w:rFonts w:ascii="Arial" w:hAnsi="Arial" w:cs="Arial"/>
          <w:sz w:val="24"/>
          <w:szCs w:val="24"/>
          <w:lang w:val="en-GB"/>
          <w:rPrChange w:id="380" w:author="Alexandre Miguel Kaizeler Guedes Da Silva Afonso" w:date="2026-07-27T16:55:00Z" w16du:dateUtc="2026-07-27T15:55:00Z">
            <w:rPr>
              <w:rFonts w:ascii="Arial" w:hAnsi="Arial" w:cs="Arial"/>
              <w:sz w:val="24"/>
              <w:szCs w:val="24"/>
            </w:rPr>
          </w:rPrChange>
        </w:rPr>
        <w:t xml:space="preserve"> proteins, such as G3BP1 and COX-1/2, beyond their role in SGs. </w:t>
      </w:r>
      <w:r w:rsidR="007A1EF8" w:rsidRPr="00B475D4">
        <w:rPr>
          <w:rFonts w:ascii="Arial" w:hAnsi="Arial" w:cs="Arial"/>
          <w:sz w:val="24"/>
          <w:szCs w:val="24"/>
          <w:lang w:val="en-GB"/>
          <w:rPrChange w:id="381" w:author="Alexandre Miguel Kaizeler Guedes Da Silva Afonso" w:date="2026-07-27T16:55:00Z" w16du:dateUtc="2026-07-27T15:55:00Z">
            <w:rPr>
              <w:rFonts w:ascii="Arial" w:hAnsi="Arial" w:cs="Arial"/>
              <w:sz w:val="24"/>
              <w:szCs w:val="24"/>
            </w:rPr>
          </w:rPrChange>
        </w:rPr>
        <w:t>For example, only 20% of G3BP1 locali</w:t>
      </w:r>
      <w:ins w:id="382" w:author="Alexandre Miguel Kaizeler Guedes Da Silva Afonso" w:date="2026-07-27T16:54:00Z" w16du:dateUtc="2026-07-27T15:54:00Z">
        <w:r w:rsidR="00B475D4" w:rsidRPr="00B475D4">
          <w:rPr>
            <w:rFonts w:ascii="Arial" w:hAnsi="Arial" w:cs="Arial"/>
            <w:sz w:val="24"/>
            <w:szCs w:val="24"/>
            <w:lang w:val="en-GB"/>
            <w:rPrChange w:id="383" w:author="Alexandre Miguel Kaizeler Guedes Da Silva Afonso" w:date="2026-07-27T16:55:00Z" w16du:dateUtc="2026-07-27T15:55:00Z">
              <w:rPr>
                <w:rFonts w:ascii="Arial" w:hAnsi="Arial" w:cs="Arial"/>
                <w:sz w:val="24"/>
                <w:szCs w:val="24"/>
              </w:rPr>
            </w:rPrChange>
          </w:rPr>
          <w:t>s</w:t>
        </w:r>
      </w:ins>
      <w:del w:id="384" w:author="Alexandre Miguel Kaizeler Guedes Da Silva Afonso" w:date="2026-07-27T16:54:00Z" w16du:dateUtc="2026-07-27T15:54:00Z">
        <w:r w:rsidR="00F70F30" w:rsidRPr="00B475D4" w:rsidDel="00B475D4">
          <w:rPr>
            <w:rFonts w:ascii="Arial" w:hAnsi="Arial" w:cs="Arial"/>
            <w:sz w:val="24"/>
            <w:szCs w:val="24"/>
            <w:lang w:val="en-GB"/>
            <w:rPrChange w:id="385" w:author="Alexandre Miguel Kaizeler Guedes Da Silva Afonso" w:date="2026-07-27T16:55:00Z" w16du:dateUtc="2026-07-27T15:55:00Z">
              <w:rPr>
                <w:rFonts w:ascii="Arial" w:hAnsi="Arial" w:cs="Arial"/>
                <w:sz w:val="24"/>
                <w:szCs w:val="24"/>
              </w:rPr>
            </w:rPrChange>
          </w:rPr>
          <w:delText>z</w:delText>
        </w:r>
      </w:del>
      <w:r w:rsidR="007A1EF8" w:rsidRPr="00B475D4">
        <w:rPr>
          <w:rFonts w:ascii="Arial" w:hAnsi="Arial" w:cs="Arial"/>
          <w:sz w:val="24"/>
          <w:szCs w:val="24"/>
          <w:lang w:val="en-GB"/>
          <w:rPrChange w:id="386" w:author="Alexandre Miguel Kaizeler Guedes Da Silva Afonso" w:date="2026-07-27T16:55:00Z" w16du:dateUtc="2026-07-27T15:55:00Z">
            <w:rPr>
              <w:rFonts w:ascii="Arial" w:hAnsi="Arial" w:cs="Arial"/>
              <w:sz w:val="24"/>
              <w:szCs w:val="24"/>
            </w:rPr>
          </w:rPrChange>
        </w:rPr>
        <w:t>es to SG, reiterating how th</w:t>
      </w:r>
      <w:r w:rsidR="00030CF8" w:rsidRPr="00B475D4">
        <w:rPr>
          <w:rFonts w:ascii="Arial" w:hAnsi="Arial" w:cs="Arial"/>
          <w:sz w:val="24"/>
          <w:szCs w:val="24"/>
          <w:lang w:val="en-GB"/>
          <w:rPrChange w:id="387" w:author="Alexandre Miguel Kaizeler Guedes Da Silva Afonso" w:date="2026-07-27T16:55:00Z" w16du:dateUtc="2026-07-27T15:55:00Z">
            <w:rPr>
              <w:rFonts w:ascii="Arial" w:hAnsi="Arial" w:cs="Arial"/>
              <w:sz w:val="24"/>
              <w:szCs w:val="24"/>
            </w:rPr>
          </w:rPrChange>
        </w:rPr>
        <w:t>ese</w:t>
      </w:r>
      <w:r w:rsidR="007A1EF8" w:rsidRPr="00B475D4">
        <w:rPr>
          <w:rFonts w:ascii="Arial" w:hAnsi="Arial" w:cs="Arial"/>
          <w:sz w:val="24"/>
          <w:szCs w:val="24"/>
          <w:lang w:val="en-GB"/>
          <w:rPrChange w:id="388" w:author="Alexandre Miguel Kaizeler Guedes Da Silva Afonso" w:date="2026-07-27T16:55:00Z" w16du:dateUtc="2026-07-27T15:55:00Z">
            <w:rPr>
              <w:rFonts w:ascii="Arial" w:hAnsi="Arial" w:cs="Arial"/>
              <w:sz w:val="24"/>
              <w:szCs w:val="24"/>
            </w:rPr>
          </w:rPrChange>
        </w:rPr>
        <w:t xml:space="preserve"> target</w:t>
      </w:r>
      <w:r w:rsidR="00030CF8" w:rsidRPr="00B475D4">
        <w:rPr>
          <w:rFonts w:ascii="Arial" w:hAnsi="Arial" w:cs="Arial"/>
          <w:sz w:val="24"/>
          <w:szCs w:val="24"/>
          <w:lang w:val="en-GB"/>
          <w:rPrChange w:id="389" w:author="Alexandre Miguel Kaizeler Guedes Da Silva Afonso" w:date="2026-07-27T16:55:00Z" w16du:dateUtc="2026-07-27T15:55:00Z">
            <w:rPr>
              <w:rFonts w:ascii="Arial" w:hAnsi="Arial" w:cs="Arial"/>
              <w:sz w:val="24"/>
              <w:szCs w:val="24"/>
            </w:rPr>
          </w:rPrChange>
        </w:rPr>
        <w:t>s</w:t>
      </w:r>
      <w:r w:rsidR="007A1EF8" w:rsidRPr="00B475D4">
        <w:rPr>
          <w:rFonts w:ascii="Arial" w:hAnsi="Arial" w:cs="Arial"/>
          <w:sz w:val="24"/>
          <w:szCs w:val="24"/>
          <w:lang w:val="en-GB"/>
          <w:rPrChange w:id="390" w:author="Alexandre Miguel Kaizeler Guedes Da Silva Afonso" w:date="2026-07-27T16:55:00Z" w16du:dateUtc="2026-07-27T15:55:00Z">
            <w:rPr>
              <w:rFonts w:ascii="Arial" w:hAnsi="Arial" w:cs="Arial"/>
              <w:sz w:val="24"/>
              <w:szCs w:val="24"/>
            </w:rPr>
          </w:rPrChange>
        </w:rPr>
        <w:t xml:space="preserve"> may be </w:t>
      </w:r>
      <w:r w:rsidR="00F70F30" w:rsidRPr="00B475D4">
        <w:rPr>
          <w:rFonts w:ascii="Arial" w:hAnsi="Arial" w:cs="Arial"/>
          <w:sz w:val="24"/>
          <w:szCs w:val="24"/>
          <w:lang w:val="en-GB"/>
          <w:rPrChange w:id="391" w:author="Alexandre Miguel Kaizeler Guedes Da Silva Afonso" w:date="2026-07-27T16:55:00Z" w16du:dateUtc="2026-07-27T15:55:00Z">
            <w:rPr>
              <w:rFonts w:ascii="Arial" w:hAnsi="Arial" w:cs="Arial"/>
              <w:sz w:val="24"/>
              <w:szCs w:val="24"/>
            </w:rPr>
          </w:rPrChange>
        </w:rPr>
        <w:t>nonspecific</w:t>
      </w:r>
      <w:r w:rsidR="007A1EF8" w:rsidRPr="00B475D4">
        <w:rPr>
          <w:rFonts w:ascii="Arial" w:hAnsi="Arial" w:cs="Arial"/>
          <w:sz w:val="24"/>
          <w:szCs w:val="24"/>
          <w:lang w:val="en-GB"/>
          <w:rPrChange w:id="392" w:author="Alexandre Miguel Kaizeler Guedes Da Silva Afonso" w:date="2026-07-27T16:55:00Z" w16du:dateUtc="2026-07-27T15:55:00Z">
            <w:rPr>
              <w:rFonts w:ascii="Arial" w:hAnsi="Arial" w:cs="Arial"/>
              <w:sz w:val="24"/>
              <w:szCs w:val="24"/>
            </w:rPr>
          </w:rPrChange>
        </w:rPr>
        <w:t xml:space="preserve"> for SG blockage</w:t>
      </w:r>
      <w:r w:rsidR="00025977" w:rsidRPr="00B475D4">
        <w:rPr>
          <w:rFonts w:ascii="Arial" w:hAnsi="Arial" w:cs="Arial"/>
          <w:sz w:val="24"/>
          <w:szCs w:val="24"/>
          <w:lang w:val="en-GB"/>
          <w:rPrChange w:id="393"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394" w:author="Alexandre Miguel Kaizeler Guedes Da Silva Afonso" w:date="2026-07-27T16:55:00Z" w16du:dateUtc="2026-07-27T15:55:00Z">
            <w:rPr>
              <w:rFonts w:ascii="Arial" w:hAnsi="Arial" w:cs="Arial"/>
              <w:sz w:val="24"/>
              <w:szCs w:val="24"/>
            </w:rPr>
          </w:rPrChange>
        </w:rPr>
        <w:instrText xml:space="preserve"> ADDIN ZOTERO_ITEM CSL_CITATION {"citationID":"wfLOzhKT","properties":{"formattedCitation":"\\super 29\\nosupersub{}","plainCitation":"29","noteIndex":0},"citationItems":[{"id":"jCcWpdK2/0qH0ns4Q","uris":["http://zotero.org/users/local/1p9EH8ax/items/4ULW7W7L"],"itemData":{"id":48,"type":"article-journal","abstract":"Abstract\n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025977" w:rsidRPr="00B475D4">
        <w:rPr>
          <w:rFonts w:ascii="Arial" w:hAnsi="Arial" w:cs="Arial"/>
          <w:sz w:val="24"/>
          <w:szCs w:val="24"/>
          <w:lang w:val="en-GB"/>
          <w:rPrChange w:id="395"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396" w:author="Alexandre Miguel Kaizeler Guedes Da Silva Afonso" w:date="2026-07-27T16:55:00Z" w16du:dateUtc="2026-07-27T15:55:00Z">
            <w:rPr>
              <w:rFonts w:ascii="Arial" w:hAnsi="Arial" w:cs="Arial"/>
              <w:kern w:val="0"/>
              <w:sz w:val="24"/>
              <w:vertAlign w:val="superscript"/>
            </w:rPr>
          </w:rPrChange>
        </w:rPr>
        <w:t>29</w:t>
      </w:r>
      <w:r w:rsidR="00025977" w:rsidRPr="00B475D4">
        <w:rPr>
          <w:rFonts w:ascii="Arial" w:hAnsi="Arial" w:cs="Arial"/>
          <w:sz w:val="24"/>
          <w:szCs w:val="24"/>
          <w:lang w:val="en-GB"/>
          <w:rPrChange w:id="397" w:author="Alexandre Miguel Kaizeler Guedes Da Silva Afonso" w:date="2026-07-27T16:55:00Z" w16du:dateUtc="2026-07-27T15:55:00Z">
            <w:rPr>
              <w:rFonts w:ascii="Arial" w:hAnsi="Arial" w:cs="Arial"/>
              <w:sz w:val="24"/>
              <w:szCs w:val="24"/>
            </w:rPr>
          </w:rPrChange>
        </w:rPr>
        <w:fldChar w:fldCharType="end"/>
      </w:r>
      <w:r w:rsidR="007A1EF8" w:rsidRPr="00B475D4">
        <w:rPr>
          <w:rFonts w:ascii="Arial" w:hAnsi="Arial" w:cs="Arial"/>
          <w:sz w:val="24"/>
          <w:szCs w:val="24"/>
          <w:lang w:val="en-GB"/>
          <w:rPrChange w:id="398" w:author="Alexandre Miguel Kaizeler Guedes Da Silva Afonso" w:date="2026-07-27T16:55:00Z" w16du:dateUtc="2026-07-27T15:55:00Z">
            <w:rPr>
              <w:rFonts w:ascii="Arial" w:hAnsi="Arial" w:cs="Arial"/>
              <w:sz w:val="24"/>
              <w:szCs w:val="24"/>
            </w:rPr>
          </w:rPrChange>
        </w:rPr>
        <w:t>.</w:t>
      </w:r>
    </w:p>
    <w:p w14:paraId="282C1F04" w14:textId="12EE1B1F" w:rsidR="007D4D3A" w:rsidRPr="00B475D4" w:rsidRDefault="006771AE" w:rsidP="0098059C">
      <w:pPr>
        <w:jc w:val="both"/>
        <w:rPr>
          <w:rFonts w:ascii="Arial" w:hAnsi="Arial" w:cs="Arial"/>
          <w:sz w:val="24"/>
          <w:szCs w:val="24"/>
          <w:lang w:val="en-GB"/>
          <w:rPrChange w:id="39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400" w:author="Alexandre Miguel Kaizeler Guedes Da Silva Afonso" w:date="2026-07-27T16:55:00Z" w16du:dateUtc="2026-07-27T15:55:00Z">
            <w:rPr>
              <w:rFonts w:ascii="Arial" w:hAnsi="Arial" w:cs="Arial"/>
              <w:sz w:val="24"/>
              <w:szCs w:val="24"/>
            </w:rPr>
          </w:rPrChange>
        </w:rPr>
        <w:t>Despite the absence of direct evidence</w:t>
      </w:r>
      <w:r w:rsidR="007A1EF8" w:rsidRPr="00B475D4">
        <w:rPr>
          <w:rFonts w:ascii="Arial" w:hAnsi="Arial" w:cs="Arial"/>
          <w:sz w:val="24"/>
          <w:szCs w:val="24"/>
          <w:lang w:val="en-GB"/>
          <w:rPrChange w:id="401" w:author="Alexandre Miguel Kaizeler Guedes Da Silva Afonso" w:date="2026-07-27T16:55:00Z" w16du:dateUtc="2026-07-27T15:55:00Z">
            <w:rPr>
              <w:rFonts w:ascii="Arial" w:hAnsi="Arial" w:cs="Arial"/>
              <w:sz w:val="24"/>
              <w:szCs w:val="24"/>
            </w:rPr>
          </w:rPrChange>
        </w:rPr>
        <w:t xml:space="preserve"> for their functions</w:t>
      </w:r>
      <w:r w:rsidRPr="00B475D4">
        <w:rPr>
          <w:rFonts w:ascii="Arial" w:hAnsi="Arial" w:cs="Arial"/>
          <w:sz w:val="24"/>
          <w:szCs w:val="24"/>
          <w:lang w:val="en-GB"/>
          <w:rPrChange w:id="402" w:author="Alexandre Miguel Kaizeler Guedes Da Silva Afonso" w:date="2026-07-27T16:55:00Z" w16du:dateUtc="2026-07-27T15:55:00Z">
            <w:rPr>
              <w:rFonts w:ascii="Arial" w:hAnsi="Arial" w:cs="Arial"/>
              <w:sz w:val="24"/>
              <w:szCs w:val="24"/>
            </w:rPr>
          </w:rPrChange>
        </w:rPr>
        <w:t xml:space="preserve">, SGs continue to garner significant attention in various </w:t>
      </w:r>
      <w:r w:rsidR="004777DF" w:rsidRPr="00B475D4">
        <w:rPr>
          <w:rFonts w:ascii="Arial" w:hAnsi="Arial" w:cs="Arial"/>
          <w:sz w:val="24"/>
          <w:szCs w:val="24"/>
          <w:lang w:val="en-GB"/>
          <w:rPrChange w:id="403" w:author="Alexandre Miguel Kaizeler Guedes Da Silva Afonso" w:date="2026-07-27T16:55:00Z" w16du:dateUtc="2026-07-27T15:55:00Z">
            <w:rPr>
              <w:rFonts w:ascii="Arial" w:hAnsi="Arial" w:cs="Arial"/>
              <w:sz w:val="24"/>
              <w:szCs w:val="24"/>
            </w:rPr>
          </w:rPrChange>
        </w:rPr>
        <w:t xml:space="preserve">physiological and pathological </w:t>
      </w:r>
      <w:r w:rsidRPr="00B475D4">
        <w:rPr>
          <w:rFonts w:ascii="Arial" w:hAnsi="Arial" w:cs="Arial"/>
          <w:sz w:val="24"/>
          <w:szCs w:val="24"/>
          <w:lang w:val="en-GB"/>
          <w:rPrChange w:id="404" w:author="Alexandre Miguel Kaizeler Guedes Da Silva Afonso" w:date="2026-07-27T16:55:00Z" w16du:dateUtc="2026-07-27T15:55:00Z">
            <w:rPr>
              <w:rFonts w:ascii="Arial" w:hAnsi="Arial" w:cs="Arial"/>
              <w:sz w:val="24"/>
              <w:szCs w:val="24"/>
            </w:rPr>
          </w:rPrChange>
        </w:rPr>
        <w:t>contexts</w:t>
      </w:r>
      <w:r w:rsidR="007A1EF8" w:rsidRPr="00B475D4">
        <w:rPr>
          <w:rFonts w:ascii="Arial" w:hAnsi="Arial" w:cs="Arial"/>
          <w:sz w:val="24"/>
          <w:szCs w:val="24"/>
          <w:lang w:val="en-GB"/>
          <w:rPrChange w:id="405" w:author="Alexandre Miguel Kaizeler Guedes Da Silva Afonso" w:date="2026-07-27T16:55:00Z" w16du:dateUtc="2026-07-27T15:55:00Z">
            <w:rPr>
              <w:rFonts w:ascii="Arial" w:hAnsi="Arial" w:cs="Arial"/>
              <w:sz w:val="24"/>
              <w:szCs w:val="24"/>
            </w:rPr>
          </w:rPrChange>
        </w:rPr>
        <w:t>, owing to</w:t>
      </w:r>
      <w:r w:rsidRPr="00B475D4">
        <w:rPr>
          <w:rFonts w:ascii="Arial" w:hAnsi="Arial" w:cs="Arial"/>
          <w:sz w:val="24"/>
          <w:szCs w:val="24"/>
          <w:lang w:val="en-GB"/>
          <w:rPrChange w:id="406" w:author="Alexandre Miguel Kaizeler Guedes Da Silva Afonso" w:date="2026-07-27T16:55:00Z" w16du:dateUtc="2026-07-27T15:55:00Z">
            <w:rPr>
              <w:rFonts w:ascii="Arial" w:hAnsi="Arial" w:cs="Arial"/>
              <w:sz w:val="24"/>
              <w:szCs w:val="24"/>
            </w:rPr>
          </w:rPrChange>
        </w:rPr>
        <w:t xml:space="preserve"> their </w:t>
      </w:r>
      <w:r w:rsidR="00EE52A3" w:rsidRPr="00B475D4">
        <w:rPr>
          <w:rFonts w:ascii="Arial" w:hAnsi="Arial" w:cs="Arial"/>
          <w:sz w:val="24"/>
          <w:szCs w:val="24"/>
          <w:lang w:val="en-GB"/>
          <w:rPrChange w:id="407" w:author="Alexandre Miguel Kaizeler Guedes Da Silva Afonso" w:date="2026-07-27T16:55:00Z" w16du:dateUtc="2026-07-27T15:55:00Z">
            <w:rPr>
              <w:rFonts w:ascii="Arial" w:hAnsi="Arial" w:cs="Arial"/>
              <w:sz w:val="24"/>
              <w:szCs w:val="24"/>
            </w:rPr>
          </w:rPrChange>
        </w:rPr>
        <w:t xml:space="preserve">supposed </w:t>
      </w:r>
      <w:r w:rsidRPr="00B475D4">
        <w:rPr>
          <w:rFonts w:ascii="Arial" w:hAnsi="Arial" w:cs="Arial"/>
          <w:sz w:val="24"/>
          <w:szCs w:val="24"/>
          <w:lang w:val="en-GB"/>
          <w:rPrChange w:id="408" w:author="Alexandre Miguel Kaizeler Guedes Da Silva Afonso" w:date="2026-07-27T16:55:00Z" w16du:dateUtc="2026-07-27T15:55:00Z">
            <w:rPr>
              <w:rFonts w:ascii="Arial" w:hAnsi="Arial" w:cs="Arial"/>
              <w:sz w:val="24"/>
              <w:szCs w:val="24"/>
            </w:rPr>
          </w:rPrChange>
        </w:rPr>
        <w:t xml:space="preserve">role in </w:t>
      </w:r>
      <w:r w:rsidR="007A1EF8" w:rsidRPr="00B475D4">
        <w:rPr>
          <w:rFonts w:ascii="Arial" w:hAnsi="Arial" w:cs="Arial"/>
          <w:sz w:val="24"/>
          <w:szCs w:val="24"/>
          <w:lang w:val="en-GB"/>
          <w:rPrChange w:id="409" w:author="Alexandre Miguel Kaizeler Guedes Da Silva Afonso" w:date="2026-07-27T16:55:00Z" w16du:dateUtc="2026-07-27T15:55:00Z">
            <w:rPr>
              <w:rFonts w:ascii="Arial" w:hAnsi="Arial" w:cs="Arial"/>
              <w:sz w:val="24"/>
              <w:szCs w:val="24"/>
            </w:rPr>
          </w:rPrChange>
        </w:rPr>
        <w:t xml:space="preserve">selective </w:t>
      </w:r>
      <w:r w:rsidR="00007D4F" w:rsidRPr="00B475D4">
        <w:rPr>
          <w:rFonts w:ascii="Arial" w:hAnsi="Arial" w:cs="Arial"/>
          <w:sz w:val="24"/>
          <w:szCs w:val="24"/>
          <w:lang w:val="en-GB"/>
          <w:rPrChange w:id="410" w:author="Alexandre Miguel Kaizeler Guedes Da Silva Afonso" w:date="2026-07-27T16:55:00Z" w16du:dateUtc="2026-07-27T15:55:00Z">
            <w:rPr>
              <w:rFonts w:ascii="Arial" w:hAnsi="Arial" w:cs="Arial"/>
              <w:sz w:val="24"/>
              <w:szCs w:val="24"/>
            </w:rPr>
          </w:rPrChange>
        </w:rPr>
        <w:t xml:space="preserve">mRNA and protein </w:t>
      </w:r>
      <w:r w:rsidR="007A1EF8" w:rsidRPr="00B475D4">
        <w:rPr>
          <w:rFonts w:ascii="Arial" w:hAnsi="Arial" w:cs="Arial"/>
          <w:sz w:val="24"/>
          <w:szCs w:val="24"/>
          <w:lang w:val="en-GB"/>
          <w:rPrChange w:id="411" w:author="Alexandre Miguel Kaizeler Guedes Da Silva Afonso" w:date="2026-07-27T16:55:00Z" w16du:dateUtc="2026-07-27T15:55:00Z">
            <w:rPr>
              <w:rFonts w:ascii="Arial" w:hAnsi="Arial" w:cs="Arial"/>
              <w:sz w:val="24"/>
              <w:szCs w:val="24"/>
            </w:rPr>
          </w:rPrChange>
        </w:rPr>
        <w:t>sequestration</w:t>
      </w:r>
      <w:r w:rsidR="00025977" w:rsidRPr="00B475D4">
        <w:rPr>
          <w:rFonts w:ascii="Arial" w:hAnsi="Arial" w:cs="Arial"/>
          <w:sz w:val="24"/>
          <w:szCs w:val="24"/>
          <w:lang w:val="en-GB"/>
          <w:rPrChange w:id="412" w:author="Alexandre Miguel Kaizeler Guedes Da Silva Afonso" w:date="2026-07-27T16:55:00Z" w16du:dateUtc="2026-07-27T15:55:00Z">
            <w:rPr>
              <w:rFonts w:ascii="Arial" w:hAnsi="Arial" w:cs="Arial"/>
              <w:sz w:val="24"/>
              <w:szCs w:val="24"/>
            </w:rPr>
          </w:rPrChange>
        </w:rPr>
        <w:t xml:space="preserve">, </w:t>
      </w:r>
      <w:r w:rsidR="0016772B" w:rsidRPr="00B475D4">
        <w:rPr>
          <w:rFonts w:ascii="Arial" w:hAnsi="Arial" w:cs="Arial"/>
          <w:sz w:val="24"/>
          <w:szCs w:val="24"/>
          <w:lang w:val="en-GB"/>
          <w:rPrChange w:id="413" w:author="Alexandre Miguel Kaizeler Guedes Da Silva Afonso" w:date="2026-07-27T16:55:00Z" w16du:dateUtc="2026-07-27T15:55:00Z">
            <w:rPr>
              <w:rFonts w:ascii="Arial" w:hAnsi="Arial" w:cs="Arial"/>
              <w:sz w:val="24"/>
              <w:szCs w:val="24"/>
            </w:rPr>
          </w:rPrChange>
        </w:rPr>
        <w:t>hypothesi</w:t>
      </w:r>
      <w:ins w:id="414" w:author="Alexandre Miguel Kaizeler Guedes Da Silva Afonso" w:date="2026-07-27T16:54:00Z" w16du:dateUtc="2026-07-27T15:54:00Z">
        <w:r w:rsidR="00B475D4" w:rsidRPr="00B475D4">
          <w:rPr>
            <w:rFonts w:ascii="Arial" w:hAnsi="Arial" w:cs="Arial"/>
            <w:sz w:val="24"/>
            <w:szCs w:val="24"/>
            <w:lang w:val="en-GB"/>
            <w:rPrChange w:id="415" w:author="Alexandre Miguel Kaizeler Guedes Da Silva Afonso" w:date="2026-07-27T16:55:00Z" w16du:dateUtc="2026-07-27T15:55:00Z">
              <w:rPr>
                <w:rFonts w:ascii="Arial" w:hAnsi="Arial" w:cs="Arial"/>
                <w:sz w:val="24"/>
                <w:szCs w:val="24"/>
              </w:rPr>
            </w:rPrChange>
          </w:rPr>
          <w:t>s</w:t>
        </w:r>
      </w:ins>
      <w:del w:id="416" w:author="Alexandre Miguel Kaizeler Guedes Da Silva Afonso" w:date="2026-07-27T16:54:00Z" w16du:dateUtc="2026-07-27T15:54:00Z">
        <w:r w:rsidR="00D91438" w:rsidRPr="00B475D4" w:rsidDel="00B475D4">
          <w:rPr>
            <w:rFonts w:ascii="Arial" w:hAnsi="Arial" w:cs="Arial"/>
            <w:sz w:val="24"/>
            <w:szCs w:val="24"/>
            <w:lang w:val="en-GB"/>
            <w:rPrChange w:id="417" w:author="Alexandre Miguel Kaizeler Guedes Da Silva Afonso" w:date="2026-07-27T16:55:00Z" w16du:dateUtc="2026-07-27T15:55:00Z">
              <w:rPr>
                <w:rFonts w:ascii="Arial" w:hAnsi="Arial" w:cs="Arial"/>
                <w:sz w:val="24"/>
                <w:szCs w:val="24"/>
              </w:rPr>
            </w:rPrChange>
          </w:rPr>
          <w:delText>z</w:delText>
        </w:r>
      </w:del>
      <w:r w:rsidR="0016772B" w:rsidRPr="00B475D4">
        <w:rPr>
          <w:rFonts w:ascii="Arial" w:hAnsi="Arial" w:cs="Arial"/>
          <w:sz w:val="24"/>
          <w:szCs w:val="24"/>
          <w:lang w:val="en-GB"/>
          <w:rPrChange w:id="418" w:author="Alexandre Miguel Kaizeler Guedes Da Silva Afonso" w:date="2026-07-27T16:55:00Z" w16du:dateUtc="2026-07-27T15:55:00Z">
            <w:rPr>
              <w:rFonts w:ascii="Arial" w:hAnsi="Arial" w:cs="Arial"/>
              <w:sz w:val="24"/>
              <w:szCs w:val="24"/>
            </w:rPr>
          </w:rPrChange>
        </w:rPr>
        <w:t xml:space="preserve">ed to contribute to the downregulation of specific </w:t>
      </w:r>
      <w:r w:rsidR="00025977" w:rsidRPr="00B475D4">
        <w:rPr>
          <w:rFonts w:ascii="Arial" w:hAnsi="Arial" w:cs="Arial"/>
          <w:sz w:val="24"/>
          <w:szCs w:val="24"/>
          <w:lang w:val="en-GB"/>
          <w:rPrChange w:id="419" w:author="Alexandre Miguel Kaizeler Guedes Da Silva Afonso" w:date="2026-07-27T16:55:00Z" w16du:dateUtc="2026-07-27T15:55:00Z">
            <w:rPr>
              <w:rFonts w:ascii="Arial" w:hAnsi="Arial" w:cs="Arial"/>
              <w:sz w:val="24"/>
              <w:szCs w:val="24"/>
            </w:rPr>
          </w:rPrChange>
        </w:rPr>
        <w:t>pathways in numerous diseases.</w:t>
      </w:r>
      <w:r w:rsidR="007A1EF8" w:rsidRPr="00B475D4">
        <w:rPr>
          <w:rFonts w:ascii="Arial" w:hAnsi="Arial" w:cs="Arial"/>
          <w:sz w:val="24"/>
          <w:szCs w:val="24"/>
          <w:lang w:val="en-GB"/>
          <w:rPrChange w:id="420"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421" w:author="Alexandre Miguel Kaizeler Guedes Da Silva Afonso" w:date="2026-07-27T16:55:00Z" w16du:dateUtc="2026-07-27T15:55:00Z">
            <w:rPr>
              <w:rFonts w:ascii="Arial" w:hAnsi="Arial" w:cs="Arial"/>
              <w:sz w:val="24"/>
              <w:szCs w:val="24"/>
            </w:rPr>
          </w:rPrChange>
        </w:rPr>
        <w:t xml:space="preserve"> </w:t>
      </w:r>
      <w:r w:rsidR="004777DF" w:rsidRPr="00B475D4">
        <w:rPr>
          <w:rFonts w:ascii="Arial" w:hAnsi="Arial" w:cs="Arial"/>
          <w:sz w:val="24"/>
          <w:szCs w:val="24"/>
          <w:lang w:val="en-GB"/>
          <w:rPrChange w:id="422" w:author="Alexandre Miguel Kaizeler Guedes Da Silva Afonso" w:date="2026-07-27T16:55:00Z" w16du:dateUtc="2026-07-27T15:55:00Z">
            <w:rPr>
              <w:rFonts w:ascii="Arial" w:hAnsi="Arial" w:cs="Arial"/>
              <w:sz w:val="24"/>
              <w:szCs w:val="24"/>
            </w:rPr>
          </w:rPrChange>
        </w:rPr>
        <w:t xml:space="preserve">Research </w:t>
      </w:r>
      <w:r w:rsidRPr="00B475D4">
        <w:rPr>
          <w:rFonts w:ascii="Arial" w:hAnsi="Arial" w:cs="Arial"/>
          <w:sz w:val="24"/>
          <w:szCs w:val="24"/>
          <w:lang w:val="en-GB"/>
          <w:rPrChange w:id="423" w:author="Alexandre Miguel Kaizeler Guedes Da Silva Afonso" w:date="2026-07-27T16:55:00Z" w16du:dateUtc="2026-07-27T15:55:00Z">
            <w:rPr>
              <w:rFonts w:ascii="Arial" w:hAnsi="Arial" w:cs="Arial"/>
              <w:sz w:val="24"/>
              <w:szCs w:val="24"/>
            </w:rPr>
          </w:rPrChange>
        </w:rPr>
        <w:t>efforts have led to the curation of two databases housing information on their protein constituents</w:t>
      </w:r>
      <w:r w:rsidR="003B0A32" w:rsidRPr="00B475D4">
        <w:rPr>
          <w:rFonts w:ascii="Arial" w:hAnsi="Arial" w:cs="Arial"/>
          <w:sz w:val="24"/>
          <w:szCs w:val="24"/>
          <w:lang w:val="en-GB"/>
          <w:rPrChange w:id="42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425" w:author="Alexandre Miguel Kaizeler Guedes Da Silva Afonso" w:date="2026-07-27T16:55:00Z" w16du:dateUtc="2026-07-27T15:55:00Z">
            <w:rPr>
              <w:rFonts w:ascii="Arial" w:hAnsi="Arial" w:cs="Arial"/>
              <w:sz w:val="24"/>
              <w:szCs w:val="24"/>
            </w:rPr>
          </w:rPrChange>
        </w:rPr>
        <w:instrText xml:space="preserve"> ADDIN ZOTERO_ITEM CSL_CITATION {"citationID":"NsQK9i4e","properties":{"formattedCitation":"\\super 8,30\\nosupersub{}","plainCitation":"8,30","noteIndex":0},"citationItems":[{"id":"jCcWpdK2/HZb7QKkD","uris":["http://zotero.org/users/local/1p9EH8ax/items/JKRCUQTG"],"itemData":{"id":30,"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id":"jCcWpdK2/r6FoOJNe","uris":["http://zotero.org/users/local/1p9EH8ax/items/WZ7D4YFB"],"itemData":{"id":69,"type":"article-journal","container-title":"Molecular Cell","DOI":"10.1016/j.molcel.2019.09.014","ISSN":"10972765","issue":"2","journalAbbreviation":"Molecular Cell","language":"en","page":"286-294","source":"DOI.org (Crossref)","title":"Properties of Stress Granule and P-Body Proteomes","volume":"76","author":[{"family":"Youn","given":"Ji-Young"},{"family":"Dyakov","given":"Boris J.A."},{"family":"Zhang","given":"Jianping"},{"family":"Knight","given":"James D.R."},{"family":"Vernon","given":"Robert M."},{"family":"Forman-Kay","given":"Julie D."},{"family":"Gingras","given":"Anne-Claude"}],"issued":{"date-parts":[["2019",10]]}}}],"schema":"https://github.com/citation-style-language/schema/raw/master/csl-citation.json"} </w:instrText>
      </w:r>
      <w:r w:rsidR="003B0A32" w:rsidRPr="00B475D4">
        <w:rPr>
          <w:rFonts w:ascii="Arial" w:hAnsi="Arial" w:cs="Arial"/>
          <w:sz w:val="24"/>
          <w:szCs w:val="24"/>
          <w:lang w:val="en-GB"/>
          <w:rPrChange w:id="426"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427" w:author="Alexandre Miguel Kaizeler Guedes Da Silva Afonso" w:date="2026-07-27T16:55:00Z" w16du:dateUtc="2026-07-27T15:55:00Z">
            <w:rPr>
              <w:rFonts w:ascii="Arial" w:hAnsi="Arial" w:cs="Arial"/>
              <w:kern w:val="0"/>
              <w:sz w:val="24"/>
              <w:vertAlign w:val="superscript"/>
            </w:rPr>
          </w:rPrChange>
        </w:rPr>
        <w:t>8,30</w:t>
      </w:r>
      <w:r w:rsidR="003B0A32" w:rsidRPr="00B475D4">
        <w:rPr>
          <w:rFonts w:ascii="Arial" w:hAnsi="Arial" w:cs="Arial"/>
          <w:sz w:val="24"/>
          <w:szCs w:val="24"/>
          <w:lang w:val="en-GB"/>
          <w:rPrChange w:id="428"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429" w:author="Alexandre Miguel Kaizeler Guedes Da Silva Afonso" w:date="2026-07-27T16:55:00Z" w16du:dateUtc="2026-07-27T15:55:00Z">
            <w:rPr>
              <w:rFonts w:ascii="Arial" w:hAnsi="Arial" w:cs="Arial"/>
              <w:sz w:val="24"/>
              <w:szCs w:val="24"/>
            </w:rPr>
          </w:rPrChange>
        </w:rPr>
        <w:t>,</w:t>
      </w:r>
      <w:r w:rsidR="002255FD" w:rsidRPr="00B475D4">
        <w:rPr>
          <w:rFonts w:ascii="Arial" w:hAnsi="Arial" w:cs="Arial"/>
          <w:sz w:val="24"/>
          <w:szCs w:val="24"/>
          <w:lang w:val="en-GB"/>
          <w:rPrChange w:id="430" w:author="Alexandre Miguel Kaizeler Guedes Da Silva Afonso" w:date="2026-07-27T16:55:00Z" w16du:dateUtc="2026-07-27T15:55:00Z">
            <w:rPr>
              <w:rFonts w:ascii="Arial" w:hAnsi="Arial" w:cs="Arial"/>
              <w:sz w:val="24"/>
              <w:szCs w:val="24"/>
            </w:rPr>
          </w:rPrChange>
        </w:rPr>
        <w:t xml:space="preserve"> revealing that RNA-binding proteins are their main component (&gt;50%). </w:t>
      </w:r>
      <w:r w:rsidR="00423920" w:rsidRPr="00B475D4">
        <w:rPr>
          <w:rFonts w:ascii="Arial" w:hAnsi="Arial" w:cs="Arial"/>
          <w:sz w:val="24"/>
          <w:szCs w:val="24"/>
          <w:lang w:val="en-GB"/>
          <w:rPrChange w:id="431" w:author="Alexandre Miguel Kaizeler Guedes Da Silva Afonso" w:date="2026-07-27T16:55:00Z" w16du:dateUtc="2026-07-27T15:55:00Z">
            <w:rPr>
              <w:rFonts w:ascii="Arial" w:hAnsi="Arial" w:cs="Arial"/>
              <w:sz w:val="24"/>
              <w:szCs w:val="24"/>
            </w:rPr>
          </w:rPrChange>
        </w:rPr>
        <w:t>T</w:t>
      </w:r>
      <w:r w:rsidR="004777DF" w:rsidRPr="00B475D4">
        <w:rPr>
          <w:rFonts w:ascii="Arial" w:hAnsi="Arial" w:cs="Arial"/>
          <w:sz w:val="24"/>
          <w:szCs w:val="24"/>
          <w:lang w:val="en-GB"/>
          <w:rPrChange w:id="432" w:author="Alexandre Miguel Kaizeler Guedes Da Silva Afonso" w:date="2026-07-27T16:55:00Z" w16du:dateUtc="2026-07-27T15:55:00Z">
            <w:rPr>
              <w:rFonts w:ascii="Arial" w:hAnsi="Arial" w:cs="Arial"/>
              <w:sz w:val="24"/>
              <w:szCs w:val="24"/>
            </w:rPr>
          </w:rPrChange>
        </w:rPr>
        <w:t xml:space="preserve">wo main </w:t>
      </w:r>
      <w:r w:rsidRPr="00B475D4">
        <w:rPr>
          <w:rFonts w:ascii="Arial" w:hAnsi="Arial" w:cs="Arial"/>
          <w:sz w:val="24"/>
          <w:szCs w:val="24"/>
          <w:lang w:val="en-GB"/>
          <w:rPrChange w:id="433" w:author="Alexandre Miguel Kaizeler Guedes Da Silva Afonso" w:date="2026-07-27T16:55:00Z" w16du:dateUtc="2026-07-27T15:55:00Z">
            <w:rPr>
              <w:rFonts w:ascii="Arial" w:hAnsi="Arial" w:cs="Arial"/>
              <w:sz w:val="24"/>
              <w:szCs w:val="24"/>
            </w:rPr>
          </w:rPrChange>
        </w:rPr>
        <w:t>methodologies have emerged for elucidating their RNA content: differential</w:t>
      </w:r>
      <w:r w:rsidR="003358D3" w:rsidRPr="00B475D4">
        <w:rPr>
          <w:rFonts w:ascii="Arial" w:hAnsi="Arial" w:cs="Arial"/>
          <w:sz w:val="24"/>
          <w:szCs w:val="24"/>
          <w:lang w:val="en-GB"/>
          <w:rPrChange w:id="434"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435" w:author="Alexandre Miguel Kaizeler Guedes Da Silva Afonso" w:date="2026-07-27T16:55:00Z" w16du:dateUtc="2026-07-27T15:55:00Z">
            <w:rPr>
              <w:rFonts w:ascii="Arial" w:hAnsi="Arial" w:cs="Arial"/>
              <w:sz w:val="24"/>
              <w:szCs w:val="24"/>
            </w:rPr>
          </w:rPrChange>
        </w:rPr>
        <w:t>centrifugation</w:t>
      </w:r>
      <w:r w:rsidR="003B0A32" w:rsidRPr="00B475D4">
        <w:rPr>
          <w:rFonts w:ascii="Arial" w:hAnsi="Arial" w:cs="Arial"/>
          <w:sz w:val="24"/>
          <w:szCs w:val="24"/>
          <w:lang w:val="en-GB"/>
          <w:rPrChange w:id="436"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437" w:author="Alexandre Miguel Kaizeler Guedes Da Silva Afonso" w:date="2026-07-27T16:55:00Z" w16du:dateUtc="2026-07-27T15:55:00Z">
            <w:rPr>
              <w:rFonts w:ascii="Arial" w:hAnsi="Arial" w:cs="Arial"/>
              <w:sz w:val="24"/>
              <w:szCs w:val="24"/>
            </w:rPr>
          </w:rPrChange>
        </w:rPr>
        <w:instrText xml:space="preserve"> ADDIN ZOTERO_ITEM CSL_CITATION {"citationID":"3Uxuo45z","properties":{"formattedCitation":"\\super 31\\nosupersub{}","plainCitation":"31","noteIndex":0},"citationItems":[{"id":"jCcWpdK2/I8Gjq151","uris":["http://zotero.org/users/local/1p9EH8ax/items/WPA4SC2G"],"itemData":{"id":71,"type":"article-journal","container-title":"Molecular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3B0A32" w:rsidRPr="00B475D4">
        <w:rPr>
          <w:rFonts w:ascii="Arial" w:hAnsi="Arial" w:cs="Arial"/>
          <w:sz w:val="24"/>
          <w:szCs w:val="24"/>
          <w:lang w:val="en-GB"/>
          <w:rPrChange w:id="438"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439" w:author="Alexandre Miguel Kaizeler Guedes Da Silva Afonso" w:date="2026-07-27T16:55:00Z" w16du:dateUtc="2026-07-27T15:55:00Z">
            <w:rPr>
              <w:rFonts w:ascii="Arial" w:hAnsi="Arial" w:cs="Arial"/>
              <w:kern w:val="0"/>
              <w:sz w:val="24"/>
              <w:vertAlign w:val="superscript"/>
            </w:rPr>
          </w:rPrChange>
        </w:rPr>
        <w:t>31</w:t>
      </w:r>
      <w:r w:rsidR="003B0A32" w:rsidRPr="00B475D4">
        <w:rPr>
          <w:rFonts w:ascii="Arial" w:hAnsi="Arial" w:cs="Arial"/>
          <w:sz w:val="24"/>
          <w:szCs w:val="24"/>
          <w:lang w:val="en-GB"/>
          <w:rPrChange w:id="440" w:author="Alexandre Miguel Kaizeler Guedes Da Silva Afonso" w:date="2026-07-27T16:55:00Z" w16du:dateUtc="2026-07-27T15:55:00Z">
            <w:rPr>
              <w:rFonts w:ascii="Arial" w:hAnsi="Arial" w:cs="Arial"/>
              <w:sz w:val="24"/>
              <w:szCs w:val="24"/>
            </w:rPr>
          </w:rPrChange>
        </w:rPr>
        <w:fldChar w:fldCharType="end"/>
      </w:r>
      <w:r w:rsidR="00295CFF" w:rsidRPr="00B475D4">
        <w:rPr>
          <w:rFonts w:ascii="Arial" w:hAnsi="Arial" w:cs="Arial"/>
          <w:sz w:val="24"/>
          <w:szCs w:val="24"/>
          <w:lang w:val="en-GB"/>
          <w:rPrChange w:id="441" w:author="Alexandre Miguel Kaizeler Guedes Da Silva Afonso" w:date="2026-07-27T16:55:00Z" w16du:dateUtc="2026-07-27T15:55:00Z">
            <w:rPr>
              <w:rFonts w:ascii="Arial" w:hAnsi="Arial" w:cs="Arial"/>
              <w:sz w:val="24"/>
              <w:szCs w:val="24"/>
            </w:rPr>
          </w:rPrChange>
        </w:rPr>
        <w:t xml:space="preserve"> (DC)</w:t>
      </w:r>
      <w:r w:rsidRPr="00B475D4">
        <w:rPr>
          <w:rFonts w:ascii="Arial" w:hAnsi="Arial" w:cs="Arial"/>
          <w:sz w:val="24"/>
          <w:szCs w:val="24"/>
          <w:lang w:val="en-GB"/>
          <w:rPrChange w:id="442" w:author="Alexandre Miguel Kaizeler Guedes Da Silva Afonso" w:date="2026-07-27T16:55:00Z" w16du:dateUtc="2026-07-27T15:55:00Z">
            <w:rPr>
              <w:rFonts w:ascii="Arial" w:hAnsi="Arial" w:cs="Arial"/>
              <w:sz w:val="24"/>
              <w:szCs w:val="24"/>
            </w:rPr>
          </w:rPrChange>
        </w:rPr>
        <w:t>, and proximity RNA labe</w:t>
      </w:r>
      <w:r w:rsidR="00026CD4" w:rsidRPr="00B475D4">
        <w:rPr>
          <w:rFonts w:ascii="Arial" w:hAnsi="Arial" w:cs="Arial"/>
          <w:sz w:val="24"/>
          <w:szCs w:val="24"/>
          <w:lang w:val="en-GB"/>
          <w:rPrChange w:id="443" w:author="Alexandre Miguel Kaizeler Guedes Da Silva Afonso" w:date="2026-07-27T16:55:00Z" w16du:dateUtc="2026-07-27T15:55:00Z">
            <w:rPr>
              <w:rFonts w:ascii="Arial" w:hAnsi="Arial" w:cs="Arial"/>
              <w:sz w:val="24"/>
              <w:szCs w:val="24"/>
            </w:rPr>
          </w:rPrChange>
        </w:rPr>
        <w:t>l</w:t>
      </w:r>
      <w:r w:rsidRPr="00B475D4">
        <w:rPr>
          <w:rFonts w:ascii="Arial" w:hAnsi="Arial" w:cs="Arial"/>
          <w:sz w:val="24"/>
          <w:szCs w:val="24"/>
          <w:lang w:val="en-GB"/>
          <w:rPrChange w:id="444" w:author="Alexandre Miguel Kaizeler Guedes Da Silva Afonso" w:date="2026-07-27T16:55:00Z" w16du:dateUtc="2026-07-27T15:55:00Z">
            <w:rPr>
              <w:rFonts w:ascii="Arial" w:hAnsi="Arial" w:cs="Arial"/>
              <w:sz w:val="24"/>
              <w:szCs w:val="24"/>
            </w:rPr>
          </w:rPrChange>
        </w:rPr>
        <w:t>ling via APEX-Seq</w:t>
      </w:r>
      <w:r w:rsidR="003B0A32" w:rsidRPr="00B475D4">
        <w:rPr>
          <w:rFonts w:ascii="Arial" w:hAnsi="Arial" w:cs="Arial"/>
          <w:sz w:val="24"/>
          <w:szCs w:val="24"/>
          <w:lang w:val="en-GB"/>
          <w:rPrChange w:id="445"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446" w:author="Alexandre Miguel Kaizeler Guedes Da Silva Afonso" w:date="2026-07-27T16:55:00Z" w16du:dateUtc="2026-07-27T15:55:00Z">
            <w:rPr>
              <w:rFonts w:ascii="Arial" w:hAnsi="Arial" w:cs="Arial"/>
              <w:sz w:val="24"/>
              <w:szCs w:val="24"/>
            </w:rPr>
          </w:rPrChange>
        </w:rPr>
        <w:instrText xml:space="preserve"> ADDIN ZOTERO_ITEM CSL_CITATION {"citationID":"W2NhhC16","properties":{"formattedCitation":"\\super 29\\nosupersub{}","plainCitation":"29","noteIndex":0},"citationItems":[{"id":"jCcWpdK2/0qH0ns4Q","uris":["http://zotero.org/users/local/1p9EH8ax/items/4ULW7W7L"],"itemData":{"id":48,"type":"article-journal","abstract":"Abstract\n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3B0A32" w:rsidRPr="00B475D4">
        <w:rPr>
          <w:rFonts w:ascii="Arial" w:hAnsi="Arial" w:cs="Arial"/>
          <w:sz w:val="24"/>
          <w:szCs w:val="24"/>
          <w:lang w:val="en-GB"/>
          <w:rPrChange w:id="447"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448" w:author="Alexandre Miguel Kaizeler Guedes Da Silva Afonso" w:date="2026-07-27T16:55:00Z" w16du:dateUtc="2026-07-27T15:55:00Z">
            <w:rPr>
              <w:rFonts w:ascii="Arial" w:hAnsi="Arial" w:cs="Arial"/>
              <w:kern w:val="0"/>
              <w:sz w:val="24"/>
              <w:vertAlign w:val="superscript"/>
            </w:rPr>
          </w:rPrChange>
        </w:rPr>
        <w:t>29</w:t>
      </w:r>
      <w:r w:rsidR="003B0A32" w:rsidRPr="00B475D4">
        <w:rPr>
          <w:rFonts w:ascii="Arial" w:hAnsi="Arial" w:cs="Arial"/>
          <w:sz w:val="24"/>
          <w:szCs w:val="24"/>
          <w:lang w:val="en-GB"/>
          <w:rPrChange w:id="449" w:author="Alexandre Miguel Kaizeler Guedes Da Silva Afonso" w:date="2026-07-27T16:55:00Z" w16du:dateUtc="2026-07-27T15:55:00Z">
            <w:rPr>
              <w:rFonts w:ascii="Arial" w:hAnsi="Arial" w:cs="Arial"/>
              <w:sz w:val="24"/>
              <w:szCs w:val="24"/>
            </w:rPr>
          </w:rPrChange>
        </w:rPr>
        <w:fldChar w:fldCharType="end"/>
      </w:r>
      <w:r w:rsidR="00295CFF" w:rsidRPr="00B475D4">
        <w:rPr>
          <w:rFonts w:ascii="Arial" w:hAnsi="Arial" w:cs="Arial"/>
          <w:sz w:val="24"/>
          <w:szCs w:val="24"/>
          <w:lang w:val="en-GB"/>
          <w:rPrChange w:id="450" w:author="Alexandre Miguel Kaizeler Guedes Da Silva Afonso" w:date="2026-07-27T16:55:00Z" w16du:dateUtc="2026-07-27T15:55:00Z">
            <w:rPr>
              <w:rFonts w:ascii="Arial" w:hAnsi="Arial" w:cs="Arial"/>
              <w:sz w:val="24"/>
              <w:szCs w:val="24"/>
            </w:rPr>
          </w:rPrChange>
        </w:rPr>
        <w:t xml:space="preserve"> (PL)</w:t>
      </w:r>
      <w:r w:rsidRPr="00B475D4">
        <w:rPr>
          <w:rFonts w:ascii="Arial" w:hAnsi="Arial" w:cs="Arial"/>
          <w:sz w:val="24"/>
          <w:szCs w:val="24"/>
          <w:lang w:val="en-GB"/>
          <w:rPrChange w:id="451" w:author="Alexandre Miguel Kaizeler Guedes Da Silva Afonso" w:date="2026-07-27T16:55:00Z" w16du:dateUtc="2026-07-27T15:55:00Z">
            <w:rPr>
              <w:rFonts w:ascii="Arial" w:hAnsi="Arial" w:cs="Arial"/>
              <w:sz w:val="24"/>
              <w:szCs w:val="24"/>
            </w:rPr>
          </w:rPrChange>
        </w:rPr>
        <w:t xml:space="preserve">, both relying on core SG proteins (usually G3BP1). </w:t>
      </w:r>
      <w:r w:rsidR="007D4D3A" w:rsidRPr="00B475D4">
        <w:rPr>
          <w:rFonts w:ascii="Arial" w:hAnsi="Arial" w:cs="Arial"/>
          <w:sz w:val="24"/>
          <w:szCs w:val="24"/>
          <w:lang w:val="en-GB"/>
          <w:rPrChange w:id="452" w:author="Alexandre Miguel Kaizeler Guedes Da Silva Afonso" w:date="2026-07-27T16:55:00Z" w16du:dateUtc="2026-07-27T15:55:00Z">
            <w:rPr>
              <w:rFonts w:ascii="Arial" w:hAnsi="Arial" w:cs="Arial"/>
              <w:sz w:val="24"/>
              <w:szCs w:val="24"/>
            </w:rPr>
          </w:rPrChange>
        </w:rPr>
        <w:t xml:space="preserve">Regardless, even when the same SG core protein and stress induction were used, notable disparities </w:t>
      </w:r>
      <w:r w:rsidR="0024758D" w:rsidRPr="00B475D4">
        <w:rPr>
          <w:rFonts w:ascii="Arial" w:hAnsi="Arial" w:cs="Arial"/>
          <w:sz w:val="24"/>
          <w:szCs w:val="24"/>
          <w:lang w:val="en-GB"/>
          <w:rPrChange w:id="453" w:author="Alexandre Miguel Kaizeler Guedes Da Silva Afonso" w:date="2026-07-27T16:55:00Z" w16du:dateUtc="2026-07-27T15:55:00Z">
            <w:rPr>
              <w:rFonts w:ascii="Arial" w:hAnsi="Arial" w:cs="Arial"/>
              <w:sz w:val="24"/>
              <w:szCs w:val="24"/>
            </w:rPr>
          </w:rPrChange>
        </w:rPr>
        <w:t>between</w:t>
      </w:r>
      <w:r w:rsidR="007D4D3A" w:rsidRPr="00B475D4">
        <w:rPr>
          <w:rFonts w:ascii="Arial" w:hAnsi="Arial" w:cs="Arial"/>
          <w:sz w:val="24"/>
          <w:szCs w:val="24"/>
          <w:lang w:val="en-GB"/>
          <w:rPrChange w:id="454" w:author="Alexandre Miguel Kaizeler Guedes Da Silva Afonso" w:date="2026-07-27T16:55:00Z" w16du:dateUtc="2026-07-27T15:55:00Z">
            <w:rPr>
              <w:rFonts w:ascii="Arial" w:hAnsi="Arial" w:cs="Arial"/>
              <w:sz w:val="24"/>
              <w:szCs w:val="24"/>
            </w:rPr>
          </w:rPrChange>
        </w:rPr>
        <w:t xml:space="preserve"> </w:t>
      </w:r>
      <w:r w:rsidR="0024758D" w:rsidRPr="00B475D4">
        <w:rPr>
          <w:rFonts w:ascii="Arial" w:hAnsi="Arial" w:cs="Arial"/>
          <w:sz w:val="24"/>
          <w:szCs w:val="24"/>
          <w:lang w:val="en-GB"/>
          <w:rPrChange w:id="455" w:author="Alexandre Miguel Kaizeler Guedes Da Silva Afonso" w:date="2026-07-27T16:55:00Z" w16du:dateUtc="2026-07-27T15:55:00Z">
            <w:rPr>
              <w:rFonts w:ascii="Arial" w:hAnsi="Arial" w:cs="Arial"/>
              <w:sz w:val="24"/>
              <w:szCs w:val="24"/>
            </w:rPr>
          </w:rPrChange>
        </w:rPr>
        <w:t>transcript</w:t>
      </w:r>
      <w:r w:rsidR="007D4D3A" w:rsidRPr="00B475D4">
        <w:rPr>
          <w:rFonts w:ascii="Arial" w:hAnsi="Arial" w:cs="Arial"/>
          <w:sz w:val="24"/>
          <w:szCs w:val="24"/>
          <w:lang w:val="en-GB"/>
          <w:rPrChange w:id="456" w:author="Alexandre Miguel Kaizeler Guedes Da Silva Afonso" w:date="2026-07-27T16:55:00Z" w16du:dateUtc="2026-07-27T15:55:00Z">
            <w:rPr>
              <w:rFonts w:ascii="Arial" w:hAnsi="Arial" w:cs="Arial"/>
              <w:sz w:val="24"/>
              <w:szCs w:val="24"/>
            </w:rPr>
          </w:rPrChange>
        </w:rPr>
        <w:t>omes</w:t>
      </w:r>
      <w:r w:rsidR="00BB6B60" w:rsidRPr="00B475D4">
        <w:rPr>
          <w:rFonts w:ascii="Arial" w:hAnsi="Arial" w:cs="Arial"/>
          <w:sz w:val="24"/>
          <w:szCs w:val="24"/>
          <w:lang w:val="en-GB"/>
          <w:rPrChange w:id="457" w:author="Alexandre Miguel Kaizeler Guedes Da Silva Afonso" w:date="2026-07-27T16:55:00Z" w16du:dateUtc="2026-07-27T15:55:00Z">
            <w:rPr>
              <w:rFonts w:ascii="Arial" w:hAnsi="Arial" w:cs="Arial"/>
              <w:sz w:val="24"/>
              <w:szCs w:val="24"/>
            </w:rPr>
          </w:rPrChange>
        </w:rPr>
        <w:t xml:space="preserve"> </w:t>
      </w:r>
      <w:r w:rsidR="0024758D" w:rsidRPr="00B475D4">
        <w:rPr>
          <w:rFonts w:ascii="Arial" w:hAnsi="Arial" w:cs="Arial"/>
          <w:sz w:val="24"/>
          <w:szCs w:val="24"/>
          <w:lang w:val="en-GB"/>
          <w:rPrChange w:id="458" w:author="Alexandre Miguel Kaizeler Guedes Da Silva Afonso" w:date="2026-07-27T16:55:00Z" w16du:dateUtc="2026-07-27T15:55:00Z">
            <w:rPr>
              <w:rFonts w:ascii="Arial" w:hAnsi="Arial" w:cs="Arial"/>
              <w:sz w:val="24"/>
              <w:szCs w:val="24"/>
            </w:rPr>
          </w:rPrChange>
        </w:rPr>
        <w:t>isolated with</w:t>
      </w:r>
      <w:r w:rsidR="00BB6B60" w:rsidRPr="00B475D4">
        <w:rPr>
          <w:rFonts w:ascii="Arial" w:hAnsi="Arial" w:cs="Arial"/>
          <w:sz w:val="24"/>
          <w:szCs w:val="24"/>
          <w:lang w:val="en-GB"/>
          <w:rPrChange w:id="459" w:author="Alexandre Miguel Kaizeler Guedes Da Silva Afonso" w:date="2026-07-27T16:55:00Z" w16du:dateUtc="2026-07-27T15:55:00Z">
            <w:rPr>
              <w:rFonts w:ascii="Arial" w:hAnsi="Arial" w:cs="Arial"/>
              <w:sz w:val="24"/>
              <w:szCs w:val="24"/>
            </w:rPr>
          </w:rPrChange>
        </w:rPr>
        <w:t xml:space="preserve"> </w:t>
      </w:r>
      <w:r w:rsidR="004E11F7" w:rsidRPr="00B475D4">
        <w:rPr>
          <w:rFonts w:ascii="Arial" w:hAnsi="Arial" w:cs="Arial"/>
          <w:sz w:val="24"/>
          <w:szCs w:val="24"/>
          <w:lang w:val="en-GB"/>
          <w:rPrChange w:id="460" w:author="Alexandre Miguel Kaizeler Guedes Da Silva Afonso" w:date="2026-07-27T16:55:00Z" w16du:dateUtc="2026-07-27T15:55:00Z">
            <w:rPr>
              <w:rFonts w:ascii="Arial" w:hAnsi="Arial" w:cs="Arial"/>
              <w:sz w:val="24"/>
              <w:szCs w:val="24"/>
            </w:rPr>
          </w:rPrChange>
        </w:rPr>
        <w:t xml:space="preserve">the </w:t>
      </w:r>
      <w:r w:rsidR="00BB6B60" w:rsidRPr="00B475D4">
        <w:rPr>
          <w:rFonts w:ascii="Arial" w:hAnsi="Arial" w:cs="Arial"/>
          <w:sz w:val="24"/>
          <w:szCs w:val="24"/>
          <w:lang w:val="en-GB"/>
          <w:rPrChange w:id="461" w:author="Alexandre Miguel Kaizeler Guedes Da Silva Afonso" w:date="2026-07-27T16:55:00Z" w16du:dateUtc="2026-07-27T15:55:00Z">
            <w:rPr>
              <w:rFonts w:ascii="Arial" w:hAnsi="Arial" w:cs="Arial"/>
              <w:sz w:val="24"/>
              <w:szCs w:val="24"/>
            </w:rPr>
          </w:rPrChange>
        </w:rPr>
        <w:t>different techniques</w:t>
      </w:r>
      <w:r w:rsidR="0024758D" w:rsidRPr="00B475D4">
        <w:rPr>
          <w:rFonts w:ascii="Arial" w:hAnsi="Arial" w:cs="Arial"/>
          <w:sz w:val="24"/>
          <w:szCs w:val="24"/>
          <w:lang w:val="en-GB"/>
          <w:rPrChange w:id="462" w:author="Alexandre Miguel Kaizeler Guedes Da Silva Afonso" w:date="2026-07-27T16:55:00Z" w16du:dateUtc="2026-07-27T15:55:00Z">
            <w:rPr>
              <w:rFonts w:ascii="Arial" w:hAnsi="Arial" w:cs="Arial"/>
              <w:sz w:val="24"/>
              <w:szCs w:val="24"/>
            </w:rPr>
          </w:rPrChange>
        </w:rPr>
        <w:t xml:space="preserve"> were observed</w:t>
      </w:r>
      <w:r w:rsidR="007D4D3A" w:rsidRPr="00B475D4">
        <w:rPr>
          <w:rFonts w:ascii="Arial" w:hAnsi="Arial" w:cs="Arial"/>
          <w:sz w:val="24"/>
          <w:szCs w:val="24"/>
          <w:lang w:val="en-GB"/>
          <w:rPrChange w:id="463"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464" w:author="Alexandre Miguel Kaizeler Guedes Da Silva Afonso" w:date="2026-07-27T16:55:00Z" w16du:dateUtc="2026-07-27T15:55:00Z">
            <w:rPr>
              <w:rFonts w:ascii="Arial" w:hAnsi="Arial" w:cs="Arial"/>
              <w:sz w:val="24"/>
              <w:szCs w:val="24"/>
            </w:rPr>
          </w:rPrChange>
        </w:rPr>
        <w:instrText xml:space="preserve"> ADDIN ZOTERO_ITEM CSL_CITATION {"citationID":"cpQ6e6Mv","properties":{"formattedCitation":"\\super 29,31\\nosupersub{}","plainCitation":"29,31","noteIndex":0},"citationItems":[{"id":"jCcWpdK2/0qH0ns4Q","uris":["http://zotero.org/users/local/1p9EH8ax/items/4ULW7W7L"],"itemData":{"id":48,"type":"article-journal","abstract":"Abstract\n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H"}],"issued":{"date-parts":[["2020",7,9]]}}},{"id":"jCcWpdK2/I8Gjq151","uris":["http://zotero.org/users/local/1p9EH8ax/items/WPA4SC2G"],"itemData":{"id":71,"type":"article-journal","container-title":"Molecular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7D4D3A" w:rsidRPr="00B475D4">
        <w:rPr>
          <w:rFonts w:ascii="Arial" w:hAnsi="Arial" w:cs="Arial"/>
          <w:sz w:val="24"/>
          <w:szCs w:val="24"/>
          <w:lang w:val="en-GB"/>
          <w:rPrChange w:id="465"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466" w:author="Alexandre Miguel Kaizeler Guedes Da Silva Afonso" w:date="2026-07-27T16:55:00Z" w16du:dateUtc="2026-07-27T15:55:00Z">
            <w:rPr>
              <w:rFonts w:ascii="Arial" w:hAnsi="Arial" w:cs="Arial"/>
              <w:kern w:val="0"/>
              <w:sz w:val="24"/>
              <w:vertAlign w:val="superscript"/>
            </w:rPr>
          </w:rPrChange>
        </w:rPr>
        <w:t>29,31</w:t>
      </w:r>
      <w:r w:rsidR="007D4D3A" w:rsidRPr="00B475D4">
        <w:rPr>
          <w:rFonts w:ascii="Arial" w:hAnsi="Arial" w:cs="Arial"/>
          <w:sz w:val="24"/>
          <w:szCs w:val="24"/>
          <w:lang w:val="en-GB"/>
          <w:rPrChange w:id="467" w:author="Alexandre Miguel Kaizeler Guedes Da Silva Afonso" w:date="2026-07-27T16:55:00Z" w16du:dateUtc="2026-07-27T15:55:00Z">
            <w:rPr>
              <w:rFonts w:ascii="Arial" w:hAnsi="Arial" w:cs="Arial"/>
              <w:sz w:val="24"/>
              <w:szCs w:val="24"/>
            </w:rPr>
          </w:rPrChange>
        </w:rPr>
        <w:fldChar w:fldCharType="end"/>
      </w:r>
      <w:r w:rsidR="00A84338" w:rsidRPr="00B475D4">
        <w:rPr>
          <w:rFonts w:ascii="Arial" w:hAnsi="Arial" w:cs="Arial"/>
          <w:sz w:val="24"/>
          <w:szCs w:val="24"/>
          <w:lang w:val="en-GB"/>
          <w:rPrChange w:id="468" w:author="Alexandre Miguel Kaizeler Guedes Da Silva Afonso" w:date="2026-07-27T16:55:00Z" w16du:dateUtc="2026-07-27T15:55:00Z">
            <w:rPr>
              <w:rFonts w:ascii="Arial" w:hAnsi="Arial" w:cs="Arial"/>
              <w:sz w:val="24"/>
              <w:szCs w:val="24"/>
            </w:rPr>
          </w:rPrChange>
        </w:rPr>
        <w:t xml:space="preserve">. </w:t>
      </w:r>
      <w:r w:rsidR="1A6CD51D" w:rsidRPr="00B475D4">
        <w:rPr>
          <w:rFonts w:ascii="Arial" w:hAnsi="Arial" w:cs="Arial"/>
          <w:sz w:val="24"/>
          <w:szCs w:val="24"/>
          <w:lang w:val="en-GB"/>
          <w:rPrChange w:id="469" w:author="Alexandre Miguel Kaizeler Guedes Da Silva Afonso" w:date="2026-07-27T16:55:00Z" w16du:dateUtc="2026-07-27T15:55:00Z">
            <w:rPr>
              <w:rFonts w:ascii="Arial" w:hAnsi="Arial" w:cs="Arial"/>
              <w:sz w:val="24"/>
              <w:szCs w:val="24"/>
            </w:rPr>
          </w:rPrChange>
        </w:rPr>
        <w:t>DC</w:t>
      </w:r>
      <w:r w:rsidR="007D4D3A" w:rsidRPr="00B475D4">
        <w:rPr>
          <w:rFonts w:ascii="Arial" w:hAnsi="Arial" w:cs="Arial"/>
          <w:sz w:val="24"/>
          <w:szCs w:val="24"/>
          <w:lang w:val="en-GB"/>
          <w:rPrChange w:id="470" w:author="Alexandre Miguel Kaizeler Guedes Da Silva Afonso" w:date="2026-07-27T16:55:00Z" w16du:dateUtc="2026-07-27T15:55:00Z">
            <w:rPr>
              <w:rFonts w:ascii="Arial" w:hAnsi="Arial" w:cs="Arial"/>
              <w:sz w:val="24"/>
              <w:szCs w:val="24"/>
            </w:rPr>
          </w:rPrChange>
        </w:rPr>
        <w:t xml:space="preserve"> highlights RNA length as a significant predictor of SG enrichment</w:t>
      </w:r>
      <w:r w:rsidR="007D4D3A" w:rsidRPr="00B475D4">
        <w:rPr>
          <w:rFonts w:ascii="Arial" w:hAnsi="Arial" w:cs="Arial"/>
          <w:sz w:val="24"/>
          <w:szCs w:val="24"/>
          <w:lang w:val="en-GB"/>
          <w:rPrChange w:id="471"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472" w:author="Alexandre Miguel Kaizeler Guedes Da Silva Afonso" w:date="2026-07-27T16:55:00Z" w16du:dateUtc="2026-07-27T15:55:00Z">
            <w:rPr>
              <w:rFonts w:ascii="Arial" w:hAnsi="Arial" w:cs="Arial"/>
              <w:sz w:val="24"/>
              <w:szCs w:val="24"/>
            </w:rPr>
          </w:rPrChange>
        </w:rPr>
        <w:instrText xml:space="preserve"> ADDIN ZOTERO_ITEM CSL_CITATION {"citationID":"74YGwI3P","properties":{"formattedCitation":"\\super 31\\nosupersub{}","plainCitation":"31","noteIndex":0},"citationItems":[{"id":"jCcWpdK2/I8Gjq151","uris":["http://zotero.org/users/local/1p9EH8ax/items/WPA4SC2G"],"itemData":{"id":71,"type":"article-journal","container-title":"Molecular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7D4D3A" w:rsidRPr="00B475D4">
        <w:rPr>
          <w:rFonts w:ascii="Arial" w:hAnsi="Arial" w:cs="Arial"/>
          <w:sz w:val="24"/>
          <w:szCs w:val="24"/>
          <w:lang w:val="en-GB"/>
          <w:rPrChange w:id="473"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474" w:author="Alexandre Miguel Kaizeler Guedes Da Silva Afonso" w:date="2026-07-27T16:55:00Z" w16du:dateUtc="2026-07-27T15:55:00Z">
            <w:rPr>
              <w:rFonts w:ascii="Arial" w:hAnsi="Arial" w:cs="Arial"/>
              <w:kern w:val="0"/>
              <w:sz w:val="24"/>
              <w:vertAlign w:val="superscript"/>
            </w:rPr>
          </w:rPrChange>
        </w:rPr>
        <w:t>31</w:t>
      </w:r>
      <w:r w:rsidR="007D4D3A" w:rsidRPr="00B475D4">
        <w:rPr>
          <w:rFonts w:ascii="Arial" w:hAnsi="Arial" w:cs="Arial"/>
          <w:sz w:val="24"/>
          <w:szCs w:val="24"/>
          <w:lang w:val="en-GB"/>
          <w:rPrChange w:id="475" w:author="Alexandre Miguel Kaizeler Guedes Da Silva Afonso" w:date="2026-07-27T16:55:00Z" w16du:dateUtc="2026-07-27T15:55:00Z">
            <w:rPr>
              <w:rFonts w:ascii="Arial" w:hAnsi="Arial" w:cs="Arial"/>
              <w:sz w:val="24"/>
              <w:szCs w:val="24"/>
            </w:rPr>
          </w:rPrChange>
        </w:rPr>
        <w:fldChar w:fldCharType="end"/>
      </w:r>
      <w:r w:rsidR="72305665" w:rsidRPr="00B475D4">
        <w:rPr>
          <w:rFonts w:ascii="Arial" w:hAnsi="Arial" w:cs="Arial"/>
          <w:sz w:val="24"/>
          <w:szCs w:val="24"/>
          <w:lang w:val="en-GB"/>
          <w:rPrChange w:id="476" w:author="Alexandre Miguel Kaizeler Guedes Da Silva Afonso" w:date="2026-07-27T16:55:00Z" w16du:dateUtc="2026-07-27T15:55:00Z">
            <w:rPr>
              <w:rFonts w:ascii="Arial" w:hAnsi="Arial" w:cs="Arial"/>
              <w:sz w:val="24"/>
              <w:szCs w:val="24"/>
            </w:rPr>
          </w:rPrChange>
        </w:rPr>
        <w:t xml:space="preserve">, </w:t>
      </w:r>
      <w:r w:rsidR="003358D3" w:rsidRPr="00B475D4">
        <w:rPr>
          <w:rFonts w:ascii="Arial" w:hAnsi="Arial" w:cs="Arial"/>
          <w:sz w:val="24"/>
          <w:szCs w:val="24"/>
          <w:lang w:val="en-GB"/>
          <w:rPrChange w:id="477" w:author="Alexandre Miguel Kaizeler Guedes Da Silva Afonso" w:date="2026-07-27T16:55:00Z" w16du:dateUtc="2026-07-27T15:55:00Z">
            <w:rPr>
              <w:rFonts w:ascii="Arial" w:hAnsi="Arial" w:cs="Arial"/>
              <w:sz w:val="24"/>
              <w:szCs w:val="24"/>
            </w:rPr>
          </w:rPrChange>
        </w:rPr>
        <w:t>but</w:t>
      </w:r>
      <w:r w:rsidR="007D4D3A" w:rsidRPr="00B475D4">
        <w:rPr>
          <w:rFonts w:ascii="Arial" w:hAnsi="Arial" w:cs="Arial"/>
          <w:sz w:val="24"/>
          <w:szCs w:val="24"/>
          <w:lang w:val="en-GB"/>
          <w:rPrChange w:id="478" w:author="Alexandre Miguel Kaizeler Guedes Da Silva Afonso" w:date="2026-07-27T16:55:00Z" w16du:dateUtc="2026-07-27T15:55:00Z">
            <w:rPr>
              <w:rFonts w:ascii="Arial" w:hAnsi="Arial" w:cs="Arial"/>
              <w:sz w:val="24"/>
              <w:szCs w:val="24"/>
            </w:rPr>
          </w:rPrChange>
        </w:rPr>
        <w:t xml:space="preserve"> this </w:t>
      </w:r>
      <w:r w:rsidR="143535F6" w:rsidRPr="00B475D4">
        <w:rPr>
          <w:rFonts w:ascii="Arial" w:hAnsi="Arial" w:cs="Arial"/>
          <w:sz w:val="24"/>
          <w:szCs w:val="24"/>
          <w:lang w:val="en-GB"/>
          <w:rPrChange w:id="479" w:author="Alexandre Miguel Kaizeler Guedes Da Silva Afonso" w:date="2026-07-27T16:55:00Z" w16du:dateUtc="2026-07-27T15:55:00Z">
            <w:rPr>
              <w:rFonts w:ascii="Arial" w:hAnsi="Arial" w:cs="Arial"/>
              <w:sz w:val="24"/>
              <w:szCs w:val="24"/>
            </w:rPr>
          </w:rPrChange>
        </w:rPr>
        <w:t>effect</w:t>
      </w:r>
      <w:r w:rsidR="007D4D3A" w:rsidRPr="00B475D4">
        <w:rPr>
          <w:rFonts w:ascii="Arial" w:hAnsi="Arial" w:cs="Arial"/>
          <w:sz w:val="24"/>
          <w:szCs w:val="24"/>
          <w:lang w:val="en-GB"/>
          <w:rPrChange w:id="480" w:author="Alexandre Miguel Kaizeler Guedes Da Silva Afonso" w:date="2026-07-27T16:55:00Z" w16du:dateUtc="2026-07-27T15:55:00Z">
            <w:rPr>
              <w:rFonts w:ascii="Arial" w:hAnsi="Arial" w:cs="Arial"/>
              <w:sz w:val="24"/>
              <w:szCs w:val="24"/>
            </w:rPr>
          </w:rPrChange>
        </w:rPr>
        <w:t xml:space="preserve"> is absent </w:t>
      </w:r>
      <w:r w:rsidR="003358D3" w:rsidRPr="00B475D4">
        <w:rPr>
          <w:rFonts w:ascii="Arial" w:hAnsi="Arial" w:cs="Arial"/>
          <w:sz w:val="24"/>
          <w:szCs w:val="24"/>
          <w:lang w:val="en-GB"/>
          <w:rPrChange w:id="481" w:author="Alexandre Miguel Kaizeler Guedes Da Silva Afonso" w:date="2026-07-27T16:55:00Z" w16du:dateUtc="2026-07-27T15:55:00Z">
            <w:rPr>
              <w:rFonts w:ascii="Arial" w:hAnsi="Arial" w:cs="Arial"/>
              <w:sz w:val="24"/>
              <w:szCs w:val="24"/>
            </w:rPr>
          </w:rPrChange>
        </w:rPr>
        <w:t>with</w:t>
      </w:r>
      <w:r w:rsidR="007D4D3A" w:rsidRPr="00B475D4">
        <w:rPr>
          <w:rFonts w:ascii="Arial" w:hAnsi="Arial" w:cs="Arial"/>
          <w:sz w:val="24"/>
          <w:szCs w:val="24"/>
          <w:lang w:val="en-GB"/>
          <w:rPrChange w:id="482" w:author="Alexandre Miguel Kaizeler Guedes Da Silva Afonso" w:date="2026-07-27T16:55:00Z" w16du:dateUtc="2026-07-27T15:55:00Z">
            <w:rPr>
              <w:rFonts w:ascii="Arial" w:hAnsi="Arial" w:cs="Arial"/>
              <w:sz w:val="24"/>
              <w:szCs w:val="24"/>
            </w:rPr>
          </w:rPrChange>
        </w:rPr>
        <w:t xml:space="preserve"> </w:t>
      </w:r>
      <w:r w:rsidR="41DF0BB7" w:rsidRPr="00B475D4">
        <w:rPr>
          <w:rFonts w:ascii="Arial" w:hAnsi="Arial" w:cs="Arial"/>
          <w:sz w:val="24"/>
          <w:szCs w:val="24"/>
          <w:lang w:val="en-GB"/>
          <w:rPrChange w:id="483" w:author="Alexandre Miguel Kaizeler Guedes Da Silva Afonso" w:date="2026-07-27T16:55:00Z" w16du:dateUtc="2026-07-27T15:55:00Z">
            <w:rPr>
              <w:rFonts w:ascii="Arial" w:hAnsi="Arial" w:cs="Arial"/>
              <w:sz w:val="24"/>
              <w:szCs w:val="24"/>
            </w:rPr>
          </w:rPrChange>
        </w:rPr>
        <w:t>PL</w:t>
      </w:r>
      <w:r w:rsidR="007D4D3A" w:rsidRPr="00B475D4">
        <w:rPr>
          <w:rFonts w:ascii="Arial" w:hAnsi="Arial" w:cs="Arial"/>
          <w:sz w:val="24"/>
          <w:szCs w:val="24"/>
          <w:lang w:val="en-GB"/>
          <w:rPrChange w:id="48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485" w:author="Alexandre Miguel Kaizeler Guedes Da Silva Afonso" w:date="2026-07-27T16:55:00Z" w16du:dateUtc="2026-07-27T15:55:00Z">
            <w:rPr>
              <w:rFonts w:ascii="Arial" w:hAnsi="Arial" w:cs="Arial"/>
              <w:sz w:val="24"/>
              <w:szCs w:val="24"/>
            </w:rPr>
          </w:rPrChange>
        </w:rPr>
        <w:instrText xml:space="preserve"> ADDIN ZOTERO_ITEM CSL_CITATION {"citationID":"g5Sdf6yB","properties":{"formattedCitation":"\\super 29\\nosupersub{}","plainCitation":"29","noteIndex":0},"citationItems":[{"id":"jCcWpdK2/0qH0ns4Q","uris":["http://zotero.org/users/local/1p9EH8ax/items/4ULW7W7L"],"itemData":{"id":48,"type":"article-journal","abstract":"Abstract\n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7D4D3A" w:rsidRPr="00B475D4">
        <w:rPr>
          <w:rFonts w:ascii="Arial" w:hAnsi="Arial" w:cs="Arial"/>
          <w:sz w:val="24"/>
          <w:szCs w:val="24"/>
          <w:lang w:val="en-GB"/>
          <w:rPrChange w:id="486"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487" w:author="Alexandre Miguel Kaizeler Guedes Da Silva Afonso" w:date="2026-07-27T16:55:00Z" w16du:dateUtc="2026-07-27T15:55:00Z">
            <w:rPr>
              <w:rFonts w:ascii="Arial" w:hAnsi="Arial" w:cs="Arial"/>
              <w:kern w:val="0"/>
              <w:sz w:val="24"/>
              <w:vertAlign w:val="superscript"/>
            </w:rPr>
          </w:rPrChange>
        </w:rPr>
        <w:t>29</w:t>
      </w:r>
      <w:r w:rsidR="007D4D3A" w:rsidRPr="00B475D4">
        <w:rPr>
          <w:rFonts w:ascii="Arial" w:hAnsi="Arial" w:cs="Arial"/>
          <w:sz w:val="24"/>
          <w:szCs w:val="24"/>
          <w:lang w:val="en-GB"/>
          <w:rPrChange w:id="488" w:author="Alexandre Miguel Kaizeler Guedes Da Silva Afonso" w:date="2026-07-27T16:55:00Z" w16du:dateUtc="2026-07-27T15:55:00Z">
            <w:rPr>
              <w:rFonts w:ascii="Arial" w:hAnsi="Arial" w:cs="Arial"/>
              <w:sz w:val="24"/>
              <w:szCs w:val="24"/>
            </w:rPr>
          </w:rPrChange>
        </w:rPr>
        <w:fldChar w:fldCharType="end"/>
      </w:r>
      <w:r w:rsidR="007D4D3A" w:rsidRPr="00B475D4">
        <w:rPr>
          <w:rFonts w:ascii="Arial" w:hAnsi="Arial" w:cs="Arial"/>
          <w:sz w:val="24"/>
          <w:szCs w:val="24"/>
          <w:lang w:val="en-GB"/>
          <w:rPrChange w:id="489" w:author="Alexandre Miguel Kaizeler Guedes Da Silva Afonso" w:date="2026-07-27T16:55:00Z" w16du:dateUtc="2026-07-27T15:55:00Z">
            <w:rPr>
              <w:rFonts w:ascii="Arial" w:hAnsi="Arial" w:cs="Arial"/>
              <w:sz w:val="24"/>
              <w:szCs w:val="24"/>
            </w:rPr>
          </w:rPrChange>
        </w:rPr>
        <w:t xml:space="preserve">. </w:t>
      </w:r>
      <w:r w:rsidR="0067560D" w:rsidRPr="00B475D4">
        <w:rPr>
          <w:rFonts w:ascii="Arial" w:hAnsi="Arial" w:cs="Arial"/>
          <w:sz w:val="24"/>
          <w:szCs w:val="24"/>
          <w:lang w:val="en-GB"/>
          <w:rPrChange w:id="490" w:author="Alexandre Miguel Kaizeler Guedes Da Silva Afonso" w:date="2026-07-27T16:55:00Z" w16du:dateUtc="2026-07-27T15:55:00Z">
            <w:rPr>
              <w:rFonts w:ascii="Arial" w:hAnsi="Arial" w:cs="Arial"/>
              <w:sz w:val="24"/>
              <w:szCs w:val="24"/>
            </w:rPr>
          </w:rPrChange>
        </w:rPr>
        <w:t xml:space="preserve">The </w:t>
      </w:r>
      <w:r w:rsidR="2037082E" w:rsidRPr="00B475D4">
        <w:rPr>
          <w:rFonts w:ascii="Arial" w:hAnsi="Arial" w:cs="Arial"/>
          <w:sz w:val="24"/>
          <w:szCs w:val="24"/>
          <w:lang w:val="en-GB"/>
          <w:rPrChange w:id="491" w:author="Alexandre Miguel Kaizeler Guedes Da Silva Afonso" w:date="2026-07-27T16:55:00Z" w16du:dateUtc="2026-07-27T15:55:00Z">
            <w:rPr>
              <w:rFonts w:ascii="Arial" w:hAnsi="Arial" w:cs="Arial"/>
              <w:sz w:val="24"/>
              <w:szCs w:val="24"/>
            </w:rPr>
          </w:rPrChange>
        </w:rPr>
        <w:t>enrichment in longer RNAs</w:t>
      </w:r>
      <w:r w:rsidR="0067560D" w:rsidRPr="00B475D4">
        <w:rPr>
          <w:rFonts w:ascii="Arial" w:hAnsi="Arial" w:cs="Arial"/>
          <w:sz w:val="24"/>
          <w:szCs w:val="24"/>
          <w:lang w:val="en-GB"/>
          <w:rPrChange w:id="492" w:author="Alexandre Miguel Kaizeler Guedes Da Silva Afonso" w:date="2026-07-27T16:55:00Z" w16du:dateUtc="2026-07-27T15:55:00Z">
            <w:rPr>
              <w:rFonts w:ascii="Arial" w:hAnsi="Arial" w:cs="Arial"/>
              <w:sz w:val="24"/>
              <w:szCs w:val="24"/>
            </w:rPr>
          </w:rPrChange>
        </w:rPr>
        <w:t xml:space="preserve"> has been </w:t>
      </w:r>
      <w:del w:id="493" w:author="Alexandre Miguel Kaizeler Guedes Da Silva Afonso" w:date="2026-07-27T16:54:00Z" w16du:dateUtc="2026-07-27T15:54:00Z">
        <w:r w:rsidR="0067560D" w:rsidRPr="00B475D4" w:rsidDel="00B475D4">
          <w:rPr>
            <w:rFonts w:ascii="Arial" w:hAnsi="Arial" w:cs="Arial"/>
            <w:sz w:val="24"/>
            <w:szCs w:val="24"/>
            <w:lang w:val="en-GB"/>
            <w:rPrChange w:id="494" w:author="Alexandre Miguel Kaizeler Guedes Da Silva Afonso" w:date="2026-07-27T16:55:00Z" w16du:dateUtc="2026-07-27T15:55:00Z">
              <w:rPr>
                <w:rFonts w:ascii="Arial" w:hAnsi="Arial" w:cs="Arial"/>
                <w:sz w:val="24"/>
                <w:szCs w:val="24"/>
              </w:rPr>
            </w:rPrChange>
          </w:rPr>
          <w:delText>hypothesi</w:delText>
        </w:r>
        <w:r w:rsidR="00F70F30" w:rsidRPr="00B475D4" w:rsidDel="00B475D4">
          <w:rPr>
            <w:rFonts w:ascii="Arial" w:hAnsi="Arial" w:cs="Arial"/>
            <w:sz w:val="24"/>
            <w:szCs w:val="24"/>
            <w:lang w:val="en-GB"/>
            <w:rPrChange w:id="495" w:author="Alexandre Miguel Kaizeler Guedes Da Silva Afonso" w:date="2026-07-27T16:55:00Z" w16du:dateUtc="2026-07-27T15:55:00Z">
              <w:rPr>
                <w:rFonts w:ascii="Arial" w:hAnsi="Arial" w:cs="Arial"/>
                <w:sz w:val="24"/>
                <w:szCs w:val="24"/>
              </w:rPr>
            </w:rPrChange>
          </w:rPr>
          <w:delText>z</w:delText>
        </w:r>
        <w:r w:rsidR="0067560D" w:rsidRPr="00B475D4" w:rsidDel="00B475D4">
          <w:rPr>
            <w:rFonts w:ascii="Arial" w:hAnsi="Arial" w:cs="Arial"/>
            <w:sz w:val="24"/>
            <w:szCs w:val="24"/>
            <w:lang w:val="en-GB"/>
            <w:rPrChange w:id="496" w:author="Alexandre Miguel Kaizeler Guedes Da Silva Afonso" w:date="2026-07-27T16:55:00Z" w16du:dateUtc="2026-07-27T15:55:00Z">
              <w:rPr>
                <w:rFonts w:ascii="Arial" w:hAnsi="Arial" w:cs="Arial"/>
                <w:sz w:val="24"/>
                <w:szCs w:val="24"/>
              </w:rPr>
            </w:rPrChange>
          </w:rPr>
          <w:delText xml:space="preserve">ed </w:delText>
        </w:r>
      </w:del>
      <w:ins w:id="497" w:author="Alexandre Miguel Kaizeler Guedes Da Silva Afonso" w:date="2026-07-27T16:54:00Z" w16du:dateUtc="2026-07-27T15:54:00Z">
        <w:r w:rsidR="00B475D4" w:rsidRPr="00B475D4">
          <w:rPr>
            <w:rFonts w:ascii="Arial" w:hAnsi="Arial" w:cs="Arial"/>
            <w:sz w:val="24"/>
            <w:szCs w:val="24"/>
            <w:lang w:val="en-GB"/>
            <w:rPrChange w:id="498" w:author="Alexandre Miguel Kaizeler Guedes Da Silva Afonso" w:date="2026-07-27T16:55:00Z" w16du:dateUtc="2026-07-27T15:55:00Z">
              <w:rPr>
                <w:rFonts w:ascii="Arial" w:hAnsi="Arial" w:cs="Arial"/>
                <w:sz w:val="24"/>
                <w:szCs w:val="24"/>
              </w:rPr>
            </w:rPrChange>
          </w:rPr>
          <w:t xml:space="preserve">considered </w:t>
        </w:r>
      </w:ins>
      <w:r w:rsidR="0067560D" w:rsidRPr="00B475D4">
        <w:rPr>
          <w:rFonts w:ascii="Arial" w:hAnsi="Arial" w:cs="Arial"/>
          <w:sz w:val="24"/>
          <w:szCs w:val="24"/>
          <w:lang w:val="en-GB"/>
          <w:rPrChange w:id="499" w:author="Alexandre Miguel Kaizeler Guedes Da Silva Afonso" w:date="2026-07-27T16:55:00Z" w16du:dateUtc="2026-07-27T15:55:00Z">
            <w:rPr>
              <w:rFonts w:ascii="Arial" w:hAnsi="Arial" w:cs="Arial"/>
              <w:sz w:val="24"/>
              <w:szCs w:val="24"/>
            </w:rPr>
          </w:rPrChange>
        </w:rPr>
        <w:t>to have a biological nature</w:t>
      </w:r>
      <w:r w:rsidR="00F70F30" w:rsidRPr="00B475D4">
        <w:rPr>
          <w:rFonts w:ascii="Arial" w:hAnsi="Arial" w:cs="Arial"/>
          <w:sz w:val="24"/>
          <w:szCs w:val="24"/>
          <w:lang w:val="en-GB"/>
          <w:rPrChange w:id="500" w:author="Alexandre Miguel Kaizeler Guedes Da Silva Afonso" w:date="2026-07-27T16:55:00Z" w16du:dateUtc="2026-07-27T15:55:00Z">
            <w:rPr>
              <w:rFonts w:ascii="Arial" w:hAnsi="Arial" w:cs="Arial"/>
              <w:sz w:val="24"/>
              <w:szCs w:val="24"/>
            </w:rPr>
          </w:rPrChange>
        </w:rPr>
        <w:t>,</w:t>
      </w:r>
      <w:r w:rsidR="00A84338" w:rsidRPr="00B475D4">
        <w:rPr>
          <w:rFonts w:ascii="Arial" w:hAnsi="Arial" w:cs="Arial"/>
          <w:sz w:val="24"/>
          <w:szCs w:val="24"/>
          <w:lang w:val="en-GB"/>
          <w:rPrChange w:id="501" w:author="Alexandre Miguel Kaizeler Guedes Da Silva Afonso" w:date="2026-07-27T16:55:00Z" w16du:dateUtc="2026-07-27T15:55:00Z">
            <w:rPr>
              <w:rFonts w:ascii="Arial" w:hAnsi="Arial" w:cs="Arial"/>
              <w:sz w:val="24"/>
              <w:szCs w:val="24"/>
            </w:rPr>
          </w:rPrChange>
        </w:rPr>
        <w:t xml:space="preserve"> as</w:t>
      </w:r>
      <w:r w:rsidR="00F70F30" w:rsidRPr="00B475D4">
        <w:rPr>
          <w:rFonts w:ascii="Arial" w:hAnsi="Arial" w:cs="Arial"/>
          <w:sz w:val="24"/>
          <w:szCs w:val="24"/>
          <w:lang w:val="en-GB"/>
          <w:rPrChange w:id="502" w:author="Alexandre Miguel Kaizeler Guedes Da Silva Afonso" w:date="2026-07-27T16:55:00Z" w16du:dateUtc="2026-07-27T15:55:00Z">
            <w:rPr>
              <w:rFonts w:ascii="Arial" w:hAnsi="Arial" w:cs="Arial"/>
              <w:sz w:val="24"/>
              <w:szCs w:val="24"/>
            </w:rPr>
          </w:rPrChange>
        </w:rPr>
        <w:t xml:space="preserve"> </w:t>
      </w:r>
      <w:r w:rsidR="00A84338" w:rsidRPr="00B475D4">
        <w:rPr>
          <w:rFonts w:ascii="Arial" w:hAnsi="Arial" w:cs="Arial"/>
          <w:sz w:val="24"/>
          <w:szCs w:val="24"/>
          <w:lang w:val="en-GB"/>
          <w:rPrChange w:id="503" w:author="Alexandre Miguel Kaizeler Guedes Da Silva Afonso" w:date="2026-07-27T16:55:00Z" w16du:dateUtc="2026-07-27T15:55:00Z">
            <w:rPr>
              <w:rFonts w:ascii="Arial" w:hAnsi="Arial" w:cs="Arial"/>
              <w:sz w:val="24"/>
              <w:szCs w:val="24"/>
            </w:rPr>
          </w:rPrChange>
        </w:rPr>
        <w:t xml:space="preserve">SGs are formed by aggregation, longer transcripts equate to more potential binding sites </w:t>
      </w:r>
      <w:r w:rsidR="0067560D" w:rsidRPr="00B475D4">
        <w:rPr>
          <w:rFonts w:ascii="Arial" w:hAnsi="Arial" w:cs="Arial"/>
          <w:sz w:val="24"/>
          <w:szCs w:val="24"/>
          <w:lang w:val="en-GB"/>
          <w:rPrChange w:id="504" w:author="Alexandre Miguel Kaizeler Guedes Da Silva Afonso" w:date="2026-07-27T16:55:00Z" w16du:dateUtc="2026-07-27T15:55:00Z">
            <w:rPr>
              <w:rFonts w:ascii="Arial" w:hAnsi="Arial" w:cs="Arial"/>
              <w:sz w:val="24"/>
              <w:szCs w:val="24"/>
            </w:rPr>
          </w:rPrChange>
        </w:rPr>
        <w:t>for</w:t>
      </w:r>
      <w:r w:rsidR="00A84338" w:rsidRPr="00B475D4">
        <w:rPr>
          <w:rFonts w:ascii="Arial" w:hAnsi="Arial" w:cs="Arial"/>
          <w:sz w:val="24"/>
          <w:szCs w:val="24"/>
          <w:lang w:val="en-GB"/>
          <w:rPrChange w:id="505" w:author="Alexandre Miguel Kaizeler Guedes Da Silva Afonso" w:date="2026-07-27T16:55:00Z" w16du:dateUtc="2026-07-27T15:55:00Z">
            <w:rPr>
              <w:rFonts w:ascii="Arial" w:hAnsi="Arial" w:cs="Arial"/>
              <w:sz w:val="24"/>
              <w:szCs w:val="24"/>
            </w:rPr>
          </w:rPrChange>
        </w:rPr>
        <w:t xml:space="preserve"> RBPs</w:t>
      </w:r>
      <w:r w:rsidR="00030CF8" w:rsidRPr="00B475D4">
        <w:rPr>
          <w:rFonts w:ascii="Arial" w:hAnsi="Arial" w:cs="Arial"/>
          <w:sz w:val="24"/>
          <w:szCs w:val="24"/>
          <w:lang w:val="en-GB"/>
          <w:rPrChange w:id="506"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507" w:author="Alexandre Miguel Kaizeler Guedes Da Silva Afonso" w:date="2026-07-27T16:55:00Z" w16du:dateUtc="2026-07-27T15:55:00Z">
            <w:rPr>
              <w:rFonts w:ascii="Arial" w:hAnsi="Arial" w:cs="Arial"/>
              <w:sz w:val="24"/>
              <w:szCs w:val="24"/>
            </w:rPr>
          </w:rPrChange>
        </w:rPr>
        <w:instrText xml:space="preserve"> ADDIN ZOTERO_ITEM CSL_CITATION {"citationID":"VzDH4SMy","properties":{"formattedCitation":"\\super 31\\nosupersub{}","plainCitation":"31","noteIndex":0},"citationItems":[{"id":"jCcWpdK2/I8Gjq151","uris":["http://zotero.org/users/local/1p9EH8ax/items/WPA4SC2G"],"itemData":{"id":71,"type":"article-journal","container-title":"Molecular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030CF8" w:rsidRPr="00B475D4">
        <w:rPr>
          <w:rFonts w:ascii="Arial" w:hAnsi="Arial" w:cs="Arial"/>
          <w:sz w:val="24"/>
          <w:szCs w:val="24"/>
          <w:lang w:val="en-GB"/>
          <w:rPrChange w:id="508"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509" w:author="Alexandre Miguel Kaizeler Guedes Da Silva Afonso" w:date="2026-07-27T16:55:00Z" w16du:dateUtc="2026-07-27T15:55:00Z">
            <w:rPr>
              <w:rFonts w:ascii="Arial" w:hAnsi="Arial" w:cs="Arial"/>
              <w:kern w:val="0"/>
              <w:sz w:val="24"/>
              <w:vertAlign w:val="superscript"/>
            </w:rPr>
          </w:rPrChange>
        </w:rPr>
        <w:t>31</w:t>
      </w:r>
      <w:r w:rsidR="00030CF8" w:rsidRPr="00B475D4">
        <w:rPr>
          <w:rFonts w:ascii="Arial" w:hAnsi="Arial" w:cs="Arial"/>
          <w:sz w:val="24"/>
          <w:szCs w:val="24"/>
          <w:lang w:val="en-GB"/>
          <w:rPrChange w:id="510" w:author="Alexandre Miguel Kaizeler Guedes Da Silva Afonso" w:date="2026-07-27T16:55:00Z" w16du:dateUtc="2026-07-27T15:55:00Z">
            <w:rPr>
              <w:rFonts w:ascii="Arial" w:hAnsi="Arial" w:cs="Arial"/>
              <w:sz w:val="24"/>
              <w:szCs w:val="24"/>
            </w:rPr>
          </w:rPrChange>
        </w:rPr>
        <w:fldChar w:fldCharType="end"/>
      </w:r>
      <w:r w:rsidR="00A84338" w:rsidRPr="00B475D4">
        <w:rPr>
          <w:rFonts w:ascii="Arial" w:hAnsi="Arial" w:cs="Arial"/>
          <w:sz w:val="24"/>
          <w:szCs w:val="24"/>
          <w:lang w:val="en-GB"/>
          <w:rPrChange w:id="511" w:author="Alexandre Miguel Kaizeler Guedes Da Silva Afonso" w:date="2026-07-27T16:55:00Z" w16du:dateUtc="2026-07-27T15:55:00Z">
            <w:rPr>
              <w:rFonts w:ascii="Arial" w:hAnsi="Arial" w:cs="Arial"/>
              <w:sz w:val="24"/>
              <w:szCs w:val="24"/>
            </w:rPr>
          </w:rPrChange>
        </w:rPr>
        <w:t>. Moreover,</w:t>
      </w:r>
      <w:r w:rsidR="00A84338" w:rsidRPr="00B475D4" w:rsidDel="00A84338">
        <w:rPr>
          <w:rFonts w:ascii="Arial" w:hAnsi="Arial" w:cs="Arial"/>
          <w:sz w:val="24"/>
          <w:szCs w:val="24"/>
          <w:lang w:val="en-GB"/>
          <w:rPrChange w:id="512" w:author="Alexandre Miguel Kaizeler Guedes Da Silva Afonso" w:date="2026-07-27T16:55:00Z" w16du:dateUtc="2026-07-27T15:55:00Z">
            <w:rPr>
              <w:rFonts w:ascii="Arial" w:hAnsi="Arial" w:cs="Arial"/>
              <w:sz w:val="24"/>
              <w:szCs w:val="24"/>
            </w:rPr>
          </w:rPrChange>
        </w:rPr>
        <w:t xml:space="preserve"> </w:t>
      </w:r>
      <w:r w:rsidR="00F50D70" w:rsidRPr="00B475D4">
        <w:rPr>
          <w:rFonts w:ascii="Arial" w:hAnsi="Arial" w:cs="Arial"/>
          <w:sz w:val="24"/>
          <w:szCs w:val="24"/>
          <w:lang w:val="en-GB"/>
          <w:rPrChange w:id="513" w:author="Alexandre Miguel Kaizeler Guedes Da Silva Afonso" w:date="2026-07-27T16:55:00Z" w16du:dateUtc="2026-07-27T15:55:00Z">
            <w:rPr>
              <w:rFonts w:ascii="Arial" w:hAnsi="Arial" w:cs="Arial"/>
              <w:sz w:val="24"/>
              <w:szCs w:val="24"/>
            </w:rPr>
          </w:rPrChange>
        </w:rPr>
        <w:t>it</w:t>
      </w:r>
      <w:r w:rsidR="00716B2E" w:rsidRPr="00B475D4">
        <w:rPr>
          <w:rFonts w:ascii="Arial" w:hAnsi="Arial" w:cs="Arial"/>
          <w:sz w:val="24"/>
          <w:szCs w:val="24"/>
          <w:lang w:val="en-GB"/>
          <w:rPrChange w:id="514" w:author="Alexandre Miguel Kaizeler Guedes Da Silva Afonso" w:date="2026-07-27T16:55:00Z" w16du:dateUtc="2026-07-27T15:55:00Z">
            <w:rPr>
              <w:rFonts w:ascii="Arial" w:hAnsi="Arial" w:cs="Arial"/>
              <w:sz w:val="24"/>
              <w:szCs w:val="24"/>
            </w:rPr>
          </w:rPrChange>
        </w:rPr>
        <w:t xml:space="preserve"> is plausible that </w:t>
      </w:r>
      <w:r w:rsidR="003545B4" w:rsidRPr="00B475D4">
        <w:rPr>
          <w:rFonts w:ascii="Arial" w:hAnsi="Arial" w:cs="Arial"/>
          <w:sz w:val="24"/>
          <w:szCs w:val="24"/>
          <w:lang w:val="en-GB"/>
          <w:rPrChange w:id="515" w:author="Alexandre Miguel Kaizeler Guedes Da Silva Afonso" w:date="2026-07-27T16:55:00Z" w16du:dateUtc="2026-07-27T15:55:00Z">
            <w:rPr>
              <w:rFonts w:ascii="Arial" w:hAnsi="Arial" w:cs="Arial"/>
              <w:sz w:val="24"/>
              <w:szCs w:val="24"/>
            </w:rPr>
          </w:rPrChange>
        </w:rPr>
        <w:t>PL</w:t>
      </w:r>
      <w:r w:rsidR="00A84338" w:rsidRPr="00B475D4">
        <w:rPr>
          <w:rFonts w:ascii="Arial" w:hAnsi="Arial" w:cs="Arial"/>
          <w:sz w:val="24"/>
          <w:szCs w:val="24"/>
          <w:lang w:val="en-GB"/>
          <w:rPrChange w:id="516" w:author="Alexandre Miguel Kaizeler Guedes Da Silva Afonso" w:date="2026-07-27T16:55:00Z" w16du:dateUtc="2026-07-27T15:55:00Z">
            <w:rPr>
              <w:rFonts w:ascii="Arial" w:hAnsi="Arial" w:cs="Arial"/>
              <w:sz w:val="24"/>
              <w:szCs w:val="24"/>
            </w:rPr>
          </w:rPrChange>
        </w:rPr>
        <w:t xml:space="preserve"> </w:t>
      </w:r>
      <w:r w:rsidR="00F56BD2" w:rsidRPr="00B475D4">
        <w:rPr>
          <w:rFonts w:ascii="Arial" w:hAnsi="Arial" w:cs="Arial"/>
          <w:sz w:val="24"/>
          <w:szCs w:val="24"/>
          <w:lang w:val="en-GB"/>
          <w:rPrChange w:id="517" w:author="Alexandre Miguel Kaizeler Guedes Da Silva Afonso" w:date="2026-07-27T16:55:00Z" w16du:dateUtc="2026-07-27T15:55:00Z">
            <w:rPr>
              <w:rFonts w:ascii="Arial" w:hAnsi="Arial" w:cs="Arial"/>
              <w:sz w:val="24"/>
              <w:szCs w:val="24"/>
            </w:rPr>
          </w:rPrChange>
        </w:rPr>
        <w:t xml:space="preserve">also </w:t>
      </w:r>
      <w:r w:rsidR="00716B2E" w:rsidRPr="00B475D4">
        <w:rPr>
          <w:rFonts w:ascii="Arial" w:hAnsi="Arial" w:cs="Arial"/>
          <w:sz w:val="24"/>
          <w:szCs w:val="24"/>
          <w:lang w:val="en-GB"/>
          <w:rPrChange w:id="518" w:author="Alexandre Miguel Kaizeler Guedes Da Silva Afonso" w:date="2026-07-27T16:55:00Z" w16du:dateUtc="2026-07-27T15:55:00Z">
            <w:rPr>
              <w:rFonts w:ascii="Arial" w:hAnsi="Arial" w:cs="Arial"/>
              <w:sz w:val="24"/>
              <w:szCs w:val="24"/>
            </w:rPr>
          </w:rPrChange>
        </w:rPr>
        <w:t>captures G3BP1 that does not locali</w:t>
      </w:r>
      <w:ins w:id="519" w:author="Alexandre Miguel Kaizeler Guedes Da Silva Afonso" w:date="2026-07-27T16:54:00Z" w16du:dateUtc="2026-07-27T15:54:00Z">
        <w:r w:rsidR="00B475D4" w:rsidRPr="00B475D4">
          <w:rPr>
            <w:rFonts w:ascii="Arial" w:hAnsi="Arial" w:cs="Arial"/>
            <w:sz w:val="24"/>
            <w:szCs w:val="24"/>
            <w:lang w:val="en-GB"/>
            <w:rPrChange w:id="520" w:author="Alexandre Miguel Kaizeler Guedes Da Silva Afonso" w:date="2026-07-27T16:55:00Z" w16du:dateUtc="2026-07-27T15:55:00Z">
              <w:rPr>
                <w:rFonts w:ascii="Arial" w:hAnsi="Arial" w:cs="Arial"/>
                <w:sz w:val="24"/>
                <w:szCs w:val="24"/>
              </w:rPr>
            </w:rPrChange>
          </w:rPr>
          <w:t>s</w:t>
        </w:r>
      </w:ins>
      <w:del w:id="521" w:author="Alexandre Miguel Kaizeler Guedes Da Silva Afonso" w:date="2026-07-27T16:54:00Z" w16du:dateUtc="2026-07-27T15:54:00Z">
        <w:r w:rsidR="00F70F30" w:rsidRPr="00B475D4" w:rsidDel="00B475D4">
          <w:rPr>
            <w:rFonts w:ascii="Arial" w:hAnsi="Arial" w:cs="Arial"/>
            <w:sz w:val="24"/>
            <w:szCs w:val="24"/>
            <w:lang w:val="en-GB"/>
            <w:rPrChange w:id="522" w:author="Alexandre Miguel Kaizeler Guedes Da Silva Afonso" w:date="2026-07-27T16:55:00Z" w16du:dateUtc="2026-07-27T15:55:00Z">
              <w:rPr>
                <w:rFonts w:ascii="Arial" w:hAnsi="Arial" w:cs="Arial"/>
                <w:sz w:val="24"/>
                <w:szCs w:val="24"/>
              </w:rPr>
            </w:rPrChange>
          </w:rPr>
          <w:delText>z</w:delText>
        </w:r>
      </w:del>
      <w:r w:rsidR="00716B2E" w:rsidRPr="00B475D4">
        <w:rPr>
          <w:rFonts w:ascii="Arial" w:hAnsi="Arial" w:cs="Arial"/>
          <w:sz w:val="24"/>
          <w:szCs w:val="24"/>
          <w:lang w:val="en-GB"/>
          <w:rPrChange w:id="523" w:author="Alexandre Miguel Kaizeler Guedes Da Silva Afonso" w:date="2026-07-27T16:55:00Z" w16du:dateUtc="2026-07-27T15:55:00Z">
            <w:rPr>
              <w:rFonts w:ascii="Arial" w:hAnsi="Arial" w:cs="Arial"/>
              <w:sz w:val="24"/>
              <w:szCs w:val="24"/>
            </w:rPr>
          </w:rPrChange>
        </w:rPr>
        <w:t>e to SGs</w:t>
      </w:r>
      <w:r w:rsidR="00716B2E" w:rsidRPr="00B475D4">
        <w:rPr>
          <w:rFonts w:ascii="Arial" w:hAnsi="Arial" w:cs="Arial"/>
          <w:sz w:val="24"/>
          <w:szCs w:val="24"/>
          <w:lang w:val="en-GB"/>
          <w:rPrChange w:id="52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525" w:author="Alexandre Miguel Kaizeler Guedes Da Silva Afonso" w:date="2026-07-27T16:55:00Z" w16du:dateUtc="2026-07-27T15:55:00Z">
            <w:rPr>
              <w:rFonts w:ascii="Arial" w:hAnsi="Arial" w:cs="Arial"/>
              <w:sz w:val="24"/>
              <w:szCs w:val="24"/>
            </w:rPr>
          </w:rPrChange>
        </w:rPr>
        <w:instrText xml:space="preserve"> ADDIN ZOTERO_ITEM CSL_CITATION {"citationID":"94cgpR4N","properties":{"formattedCitation":"\\super 29\\nosupersub{}","plainCitation":"29","noteIndex":0},"citationItems":[{"id":"jCcWpdK2/0qH0ns4Q","uris":["http://zotero.org/users/local/1p9EH8ax/items/4ULW7W7L"],"itemData":{"id":48,"type":"article-journal","abstract":"Abstract\n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716B2E" w:rsidRPr="00B475D4">
        <w:rPr>
          <w:rFonts w:ascii="Arial" w:hAnsi="Arial" w:cs="Arial"/>
          <w:sz w:val="24"/>
          <w:szCs w:val="24"/>
          <w:lang w:val="en-GB"/>
          <w:rPrChange w:id="526"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527" w:author="Alexandre Miguel Kaizeler Guedes Da Silva Afonso" w:date="2026-07-27T16:55:00Z" w16du:dateUtc="2026-07-27T15:55:00Z">
            <w:rPr>
              <w:rFonts w:ascii="Arial" w:hAnsi="Arial" w:cs="Arial"/>
              <w:kern w:val="0"/>
              <w:sz w:val="24"/>
              <w:vertAlign w:val="superscript"/>
            </w:rPr>
          </w:rPrChange>
        </w:rPr>
        <w:t>29</w:t>
      </w:r>
      <w:r w:rsidR="00716B2E" w:rsidRPr="00B475D4">
        <w:rPr>
          <w:rFonts w:ascii="Arial" w:hAnsi="Arial" w:cs="Arial"/>
          <w:sz w:val="24"/>
          <w:szCs w:val="24"/>
          <w:lang w:val="en-GB"/>
          <w:rPrChange w:id="528" w:author="Alexandre Miguel Kaizeler Guedes Da Silva Afonso" w:date="2026-07-27T16:55:00Z" w16du:dateUtc="2026-07-27T15:55:00Z">
            <w:rPr>
              <w:rFonts w:ascii="Arial" w:hAnsi="Arial" w:cs="Arial"/>
              <w:sz w:val="24"/>
              <w:szCs w:val="24"/>
            </w:rPr>
          </w:rPrChange>
        </w:rPr>
        <w:fldChar w:fldCharType="end"/>
      </w:r>
      <w:r w:rsidR="002B2913" w:rsidRPr="00B475D4">
        <w:rPr>
          <w:rFonts w:ascii="Arial" w:hAnsi="Arial" w:cs="Arial"/>
          <w:sz w:val="24"/>
          <w:szCs w:val="24"/>
          <w:lang w:val="en-GB"/>
          <w:rPrChange w:id="529" w:author="Alexandre Miguel Kaizeler Guedes Da Silva Afonso" w:date="2026-07-27T16:55:00Z" w16du:dateUtc="2026-07-27T15:55:00Z">
            <w:rPr>
              <w:rFonts w:ascii="Arial" w:hAnsi="Arial" w:cs="Arial"/>
              <w:sz w:val="24"/>
              <w:szCs w:val="24"/>
            </w:rPr>
          </w:rPrChange>
        </w:rPr>
        <w:t>, and that therefore part of the obtained enrichment is not SG-specific.</w:t>
      </w:r>
      <w:r w:rsidR="00716B2E" w:rsidRPr="00B475D4">
        <w:rPr>
          <w:rFonts w:ascii="Arial" w:hAnsi="Arial" w:cs="Arial"/>
          <w:sz w:val="24"/>
          <w:szCs w:val="24"/>
          <w:lang w:val="en-GB"/>
          <w:rPrChange w:id="530" w:author="Alexandre Miguel Kaizeler Guedes Da Silva Afonso" w:date="2026-07-27T16:55:00Z" w16du:dateUtc="2026-07-27T15:55:00Z">
            <w:rPr>
              <w:rFonts w:ascii="Arial" w:hAnsi="Arial" w:cs="Arial"/>
              <w:sz w:val="24"/>
              <w:szCs w:val="24"/>
            </w:rPr>
          </w:rPrChange>
        </w:rPr>
        <w:t xml:space="preserve"> </w:t>
      </w:r>
      <w:r w:rsidR="00A84338" w:rsidRPr="00B475D4">
        <w:rPr>
          <w:rFonts w:ascii="Arial" w:hAnsi="Arial" w:cs="Arial"/>
          <w:sz w:val="24"/>
          <w:szCs w:val="24"/>
          <w:lang w:val="en-GB"/>
          <w:rPrChange w:id="531" w:author="Alexandre Miguel Kaizeler Guedes Da Silva Afonso" w:date="2026-07-27T16:55:00Z" w16du:dateUtc="2026-07-27T15:55:00Z">
            <w:rPr>
              <w:rFonts w:ascii="Arial" w:hAnsi="Arial" w:cs="Arial"/>
              <w:sz w:val="24"/>
              <w:szCs w:val="24"/>
            </w:rPr>
          </w:rPrChange>
        </w:rPr>
        <w:t>Nevertheless</w:t>
      </w:r>
      <w:r w:rsidR="00716B2E" w:rsidRPr="00B475D4">
        <w:rPr>
          <w:rFonts w:ascii="Arial" w:hAnsi="Arial" w:cs="Arial"/>
          <w:sz w:val="24"/>
          <w:szCs w:val="24"/>
          <w:lang w:val="en-GB"/>
          <w:rPrChange w:id="532" w:author="Alexandre Miguel Kaizeler Guedes Da Silva Afonso" w:date="2026-07-27T16:55:00Z" w16du:dateUtc="2026-07-27T15:55:00Z">
            <w:rPr>
              <w:rFonts w:ascii="Arial" w:hAnsi="Arial" w:cs="Arial"/>
              <w:sz w:val="24"/>
              <w:szCs w:val="24"/>
            </w:rPr>
          </w:rPrChange>
        </w:rPr>
        <w:t xml:space="preserve">, </w:t>
      </w:r>
      <w:r w:rsidR="00F50D70" w:rsidRPr="00B475D4">
        <w:rPr>
          <w:rFonts w:ascii="Arial" w:hAnsi="Arial" w:cs="Arial"/>
          <w:sz w:val="24"/>
          <w:szCs w:val="24"/>
          <w:lang w:val="en-GB"/>
          <w:rPrChange w:id="533" w:author="Alexandre Miguel Kaizeler Guedes Da Silva Afonso" w:date="2026-07-27T16:55:00Z" w16du:dateUtc="2026-07-27T15:55:00Z">
            <w:rPr>
              <w:rFonts w:ascii="Arial" w:hAnsi="Arial" w:cs="Arial"/>
              <w:sz w:val="24"/>
              <w:szCs w:val="24"/>
            </w:rPr>
          </w:rPrChange>
        </w:rPr>
        <w:t xml:space="preserve">concerns have been raised regarding </w:t>
      </w:r>
      <w:r w:rsidR="00A84338" w:rsidRPr="00B475D4">
        <w:rPr>
          <w:rFonts w:ascii="Arial" w:hAnsi="Arial" w:cs="Arial"/>
          <w:sz w:val="24"/>
          <w:szCs w:val="24"/>
          <w:lang w:val="en-GB"/>
          <w:rPrChange w:id="534" w:author="Alexandre Miguel Kaizeler Guedes Da Silva Afonso" w:date="2026-07-27T16:55:00Z" w16du:dateUtc="2026-07-27T15:55:00Z">
            <w:rPr>
              <w:rFonts w:ascii="Arial" w:hAnsi="Arial" w:cs="Arial"/>
              <w:sz w:val="24"/>
              <w:szCs w:val="24"/>
            </w:rPr>
          </w:rPrChange>
        </w:rPr>
        <w:t>the</w:t>
      </w:r>
      <w:r w:rsidR="00901F72" w:rsidRPr="00B475D4">
        <w:rPr>
          <w:rFonts w:ascii="Arial" w:hAnsi="Arial" w:cs="Arial"/>
          <w:sz w:val="24"/>
          <w:szCs w:val="24"/>
          <w:lang w:val="en-GB"/>
          <w:rPrChange w:id="535" w:author="Alexandre Miguel Kaizeler Guedes Da Silva Afonso" w:date="2026-07-27T16:55:00Z" w16du:dateUtc="2026-07-27T15:55:00Z">
            <w:rPr>
              <w:rFonts w:ascii="Arial" w:hAnsi="Arial" w:cs="Arial"/>
              <w:sz w:val="24"/>
              <w:szCs w:val="24"/>
            </w:rPr>
          </w:rPrChange>
        </w:rPr>
        <w:t xml:space="preserve"> </w:t>
      </w:r>
      <w:r w:rsidR="00716B2E" w:rsidRPr="00B475D4">
        <w:rPr>
          <w:rFonts w:ascii="Arial" w:hAnsi="Arial" w:cs="Arial"/>
          <w:sz w:val="24"/>
          <w:szCs w:val="24"/>
          <w:lang w:val="en-GB"/>
          <w:rPrChange w:id="536" w:author="Alexandre Miguel Kaizeler Guedes Da Silva Afonso" w:date="2026-07-27T16:55:00Z" w16du:dateUtc="2026-07-27T15:55:00Z">
            <w:rPr>
              <w:rFonts w:ascii="Arial" w:hAnsi="Arial" w:cs="Arial"/>
              <w:sz w:val="24"/>
              <w:szCs w:val="24"/>
            </w:rPr>
          </w:rPrChange>
        </w:rPr>
        <w:t xml:space="preserve">inherent bias of </w:t>
      </w:r>
      <w:r w:rsidR="00234381" w:rsidRPr="00B475D4">
        <w:rPr>
          <w:rFonts w:ascii="Arial" w:hAnsi="Arial" w:cs="Arial"/>
          <w:sz w:val="24"/>
          <w:szCs w:val="24"/>
          <w:lang w:val="en-GB"/>
          <w:rPrChange w:id="537" w:author="Alexandre Miguel Kaizeler Guedes Da Silva Afonso" w:date="2026-07-27T16:55:00Z" w16du:dateUtc="2026-07-27T15:55:00Z">
            <w:rPr>
              <w:rFonts w:ascii="Arial" w:hAnsi="Arial" w:cs="Arial"/>
              <w:sz w:val="24"/>
              <w:szCs w:val="24"/>
            </w:rPr>
          </w:rPrChange>
        </w:rPr>
        <w:t>DC</w:t>
      </w:r>
      <w:r w:rsidR="00716B2E" w:rsidRPr="00B475D4">
        <w:rPr>
          <w:rFonts w:ascii="Arial" w:hAnsi="Arial" w:cs="Arial"/>
          <w:sz w:val="24"/>
          <w:szCs w:val="24"/>
          <w:lang w:val="en-GB"/>
          <w:rPrChange w:id="538" w:author="Alexandre Miguel Kaizeler Guedes Da Silva Afonso" w:date="2026-07-27T16:55:00Z" w16du:dateUtc="2026-07-27T15:55:00Z">
            <w:rPr>
              <w:rFonts w:ascii="Arial" w:hAnsi="Arial" w:cs="Arial"/>
              <w:sz w:val="24"/>
              <w:szCs w:val="24"/>
            </w:rPr>
          </w:rPrChange>
        </w:rPr>
        <w:t xml:space="preserve"> towards </w:t>
      </w:r>
      <w:r w:rsidR="00901F72" w:rsidRPr="00B475D4">
        <w:rPr>
          <w:rFonts w:ascii="Arial" w:hAnsi="Arial" w:cs="Arial"/>
          <w:sz w:val="24"/>
          <w:szCs w:val="24"/>
          <w:lang w:val="en-GB"/>
          <w:rPrChange w:id="539" w:author="Alexandre Miguel Kaizeler Guedes Da Silva Afonso" w:date="2026-07-27T16:55:00Z" w16du:dateUtc="2026-07-27T15:55:00Z">
            <w:rPr>
              <w:rFonts w:ascii="Arial" w:hAnsi="Arial" w:cs="Arial"/>
              <w:sz w:val="24"/>
              <w:szCs w:val="24"/>
            </w:rPr>
          </w:rPrChange>
        </w:rPr>
        <w:t xml:space="preserve">isolating </w:t>
      </w:r>
      <w:r w:rsidR="00716B2E" w:rsidRPr="00B475D4">
        <w:rPr>
          <w:rFonts w:ascii="Arial" w:hAnsi="Arial" w:cs="Arial"/>
          <w:sz w:val="24"/>
          <w:szCs w:val="24"/>
          <w:lang w:val="en-GB"/>
          <w:rPrChange w:id="540" w:author="Alexandre Miguel Kaizeler Guedes Da Silva Afonso" w:date="2026-07-27T16:55:00Z" w16du:dateUtc="2026-07-27T15:55:00Z">
            <w:rPr>
              <w:rFonts w:ascii="Arial" w:hAnsi="Arial" w:cs="Arial"/>
              <w:sz w:val="24"/>
              <w:szCs w:val="24"/>
            </w:rPr>
          </w:rPrChange>
        </w:rPr>
        <w:t xml:space="preserve">longer transcripts, </w:t>
      </w:r>
      <w:r w:rsidR="001D1E1C" w:rsidRPr="00B475D4">
        <w:rPr>
          <w:rFonts w:ascii="Arial" w:hAnsi="Arial" w:cs="Arial"/>
          <w:sz w:val="24"/>
          <w:szCs w:val="24"/>
          <w:lang w:val="en-GB"/>
          <w:rPrChange w:id="541" w:author="Alexandre Miguel Kaizeler Guedes Da Silva Afonso" w:date="2026-07-27T16:55:00Z" w16du:dateUtc="2026-07-27T15:55:00Z">
            <w:rPr>
              <w:rFonts w:ascii="Arial" w:hAnsi="Arial" w:cs="Arial"/>
              <w:sz w:val="24"/>
              <w:szCs w:val="24"/>
            </w:rPr>
          </w:rPrChange>
        </w:rPr>
        <w:t>as longer RNAs tend to precipitate more readily given their greater number of intermolecular interaction sites, forming condensates with increased molecular weight</w:t>
      </w:r>
      <w:r w:rsidR="00716B2E" w:rsidRPr="00B475D4">
        <w:rPr>
          <w:rFonts w:ascii="Arial" w:hAnsi="Arial" w:cs="Arial"/>
          <w:sz w:val="24"/>
          <w:szCs w:val="24"/>
          <w:lang w:val="en-GB"/>
          <w:rPrChange w:id="542"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543" w:author="Alexandre Miguel Kaizeler Guedes Da Silva Afonso" w:date="2026-07-27T16:55:00Z" w16du:dateUtc="2026-07-27T15:55:00Z">
            <w:rPr>
              <w:rFonts w:ascii="Arial" w:hAnsi="Arial" w:cs="Arial"/>
              <w:sz w:val="24"/>
              <w:szCs w:val="24"/>
            </w:rPr>
          </w:rPrChange>
        </w:rPr>
        <w:instrText xml:space="preserve"> ADDIN ZOTERO_ITEM CSL_CITATION {"citationID":"Cx7PMuYr","properties":{"formattedCitation":"\\super 32,33\\nosupersub{}","plainCitation":"32,33","noteIndex":0},"citationItems":[{"id":"jCcWpdK2/u8rOqEqx","uris":["http://zotero.org/users/local/1p9EH8ax/items/Q44GWUCS"],"itemData":{"id":75,"type":"article-journal","container-title":"Molecular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Allan"}],"issued":{"date-parts":[["2022",7]]}}},{"id":"jCcWpdK2/tDDQG7ww","uris":["http://zotero.org/users/local/1p9EH8ax/items/76HJKWHJ"],"itemData":{"id":"rAD3Bgw2/SqOB0v0X","type":"article","abstract":"Abstract\n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716B2E" w:rsidRPr="00B475D4">
        <w:rPr>
          <w:rFonts w:ascii="Arial" w:hAnsi="Arial" w:cs="Arial"/>
          <w:sz w:val="24"/>
          <w:szCs w:val="24"/>
          <w:lang w:val="en-GB"/>
          <w:rPrChange w:id="544"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545" w:author="Alexandre Miguel Kaizeler Guedes Da Silva Afonso" w:date="2026-07-27T16:55:00Z" w16du:dateUtc="2026-07-27T15:55:00Z">
            <w:rPr>
              <w:rFonts w:ascii="Arial" w:hAnsi="Arial" w:cs="Arial"/>
              <w:kern w:val="0"/>
              <w:sz w:val="24"/>
              <w:vertAlign w:val="superscript"/>
            </w:rPr>
          </w:rPrChange>
        </w:rPr>
        <w:t>32,33</w:t>
      </w:r>
      <w:r w:rsidR="00716B2E" w:rsidRPr="00B475D4">
        <w:rPr>
          <w:rFonts w:ascii="Arial" w:hAnsi="Arial" w:cs="Arial"/>
          <w:sz w:val="24"/>
          <w:szCs w:val="24"/>
          <w:lang w:val="en-GB"/>
          <w:rPrChange w:id="546" w:author="Alexandre Miguel Kaizeler Guedes Da Silva Afonso" w:date="2026-07-27T16:55:00Z" w16du:dateUtc="2026-07-27T15:55:00Z">
            <w:rPr>
              <w:rFonts w:ascii="Arial" w:hAnsi="Arial" w:cs="Arial"/>
              <w:sz w:val="24"/>
              <w:szCs w:val="24"/>
            </w:rPr>
          </w:rPrChange>
        </w:rPr>
        <w:fldChar w:fldCharType="end"/>
      </w:r>
      <w:r w:rsidR="00716B2E" w:rsidRPr="00B475D4">
        <w:rPr>
          <w:rFonts w:ascii="Arial" w:hAnsi="Arial" w:cs="Arial"/>
          <w:sz w:val="24"/>
          <w:szCs w:val="24"/>
          <w:lang w:val="en-GB"/>
          <w:rPrChange w:id="547" w:author="Alexandre Miguel Kaizeler Guedes Da Silva Afonso" w:date="2026-07-27T16:55:00Z" w16du:dateUtc="2026-07-27T15:55:00Z">
            <w:rPr>
              <w:rFonts w:ascii="Arial" w:hAnsi="Arial" w:cs="Arial"/>
              <w:sz w:val="24"/>
              <w:szCs w:val="24"/>
            </w:rPr>
          </w:rPrChange>
        </w:rPr>
        <w:t>.</w:t>
      </w:r>
    </w:p>
    <w:p w14:paraId="32594246" w14:textId="3AA66ED2" w:rsidR="000D7B67" w:rsidRPr="00B475D4" w:rsidRDefault="000D7B67" w:rsidP="0098059C">
      <w:pPr>
        <w:jc w:val="both"/>
        <w:rPr>
          <w:rFonts w:ascii="Arial" w:hAnsi="Arial" w:cs="Arial"/>
          <w:sz w:val="24"/>
          <w:szCs w:val="24"/>
          <w:lang w:val="en-GB"/>
          <w:rPrChange w:id="54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49" w:author="Alexandre Miguel Kaizeler Guedes Da Silva Afonso" w:date="2026-07-27T16:55:00Z" w16du:dateUtc="2026-07-27T15:55:00Z">
            <w:rPr>
              <w:rFonts w:ascii="Arial" w:hAnsi="Arial" w:cs="Arial"/>
              <w:sz w:val="24"/>
              <w:szCs w:val="24"/>
            </w:rPr>
          </w:rPrChange>
        </w:rPr>
        <w:t>To resolve discrepancies in SG characteri</w:t>
      </w:r>
      <w:ins w:id="550" w:author="Alexandre Miguel Kaizeler Guedes Da Silva Afonso" w:date="2026-07-27T16:55:00Z" w16du:dateUtc="2026-07-27T15:55:00Z">
        <w:r w:rsidR="00B475D4" w:rsidRPr="00B475D4">
          <w:rPr>
            <w:rFonts w:ascii="Arial" w:hAnsi="Arial" w:cs="Arial"/>
            <w:sz w:val="24"/>
            <w:szCs w:val="24"/>
            <w:lang w:val="en-GB"/>
            <w:rPrChange w:id="551" w:author="Alexandre Miguel Kaizeler Guedes Da Silva Afonso" w:date="2026-07-27T16:55:00Z" w16du:dateUtc="2026-07-27T15:55:00Z">
              <w:rPr>
                <w:rFonts w:ascii="Arial" w:hAnsi="Arial" w:cs="Arial"/>
                <w:sz w:val="24"/>
                <w:szCs w:val="24"/>
              </w:rPr>
            </w:rPrChange>
          </w:rPr>
          <w:t>s</w:t>
        </w:r>
      </w:ins>
      <w:del w:id="552" w:author="Alexandre Miguel Kaizeler Guedes Da Silva Afonso" w:date="2026-07-27T16:55:00Z" w16du:dateUtc="2026-07-27T15:55:00Z">
        <w:r w:rsidRPr="00B475D4" w:rsidDel="00B475D4">
          <w:rPr>
            <w:rFonts w:ascii="Arial" w:hAnsi="Arial" w:cs="Arial"/>
            <w:sz w:val="24"/>
            <w:szCs w:val="24"/>
            <w:lang w:val="en-GB"/>
            <w:rPrChange w:id="553" w:author="Alexandre Miguel Kaizeler Guedes Da Silva Afonso" w:date="2026-07-27T16:55:00Z" w16du:dateUtc="2026-07-27T15:55:00Z">
              <w:rPr>
                <w:rFonts w:ascii="Arial" w:hAnsi="Arial" w:cs="Arial"/>
                <w:sz w:val="24"/>
                <w:szCs w:val="24"/>
              </w:rPr>
            </w:rPrChange>
          </w:rPr>
          <w:delText>z</w:delText>
        </w:r>
      </w:del>
      <w:r w:rsidRPr="00B475D4">
        <w:rPr>
          <w:rFonts w:ascii="Arial" w:hAnsi="Arial" w:cs="Arial"/>
          <w:sz w:val="24"/>
          <w:szCs w:val="24"/>
          <w:lang w:val="en-GB"/>
          <w:rPrChange w:id="554" w:author="Alexandre Miguel Kaizeler Guedes Da Silva Afonso" w:date="2026-07-27T16:55:00Z" w16du:dateUtc="2026-07-27T15:55:00Z">
            <w:rPr>
              <w:rFonts w:ascii="Arial" w:hAnsi="Arial" w:cs="Arial"/>
              <w:sz w:val="24"/>
              <w:szCs w:val="24"/>
            </w:rPr>
          </w:rPrChange>
        </w:rPr>
        <w:t>ation and identify authentic transcript features and their functional implications, we performed an unbiased analysis of publicly available human SG transcriptomic datasets spanning multiple cell lines, purification methods, and stressors. We found that transcriptomic profiles of SGs purified by differential centrifugation are strongly shaped by the method itself. Even after correcting for this bias, substantial differences between studies remained, with one reproducible feature being the enrichment of mitochondrially encoded RNAs.</w:t>
      </w:r>
    </w:p>
    <w:p w14:paraId="25504150" w14:textId="2545E8BB" w:rsidR="000D7B67" w:rsidRPr="00B475D4" w:rsidRDefault="000D7B67" w:rsidP="0098059C">
      <w:pPr>
        <w:jc w:val="both"/>
        <w:rPr>
          <w:rFonts w:ascii="Arial" w:hAnsi="Arial" w:cs="Arial"/>
          <w:sz w:val="24"/>
          <w:szCs w:val="24"/>
          <w:lang w:val="en-GB"/>
          <w:rPrChange w:id="55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56" w:author="Alexandre Miguel Kaizeler Guedes Da Silva Afonso" w:date="2026-07-27T16:55:00Z" w16du:dateUtc="2026-07-27T15:55:00Z">
            <w:rPr>
              <w:rFonts w:ascii="Arial" w:hAnsi="Arial" w:cs="Arial"/>
              <w:sz w:val="24"/>
              <w:szCs w:val="24"/>
            </w:rPr>
          </w:rPrChange>
        </w:rPr>
        <w:t xml:space="preserve">Our analyses further suggest that SGs may modulate the cellular stress response, potentially dampening rather than amplifying it, which could help limit downstream effects such as excessive inflammation. </w:t>
      </w:r>
      <w:r w:rsidR="00E45C42" w:rsidRPr="00B475D4">
        <w:rPr>
          <w:rFonts w:ascii="Arial" w:hAnsi="Arial" w:cs="Arial"/>
          <w:sz w:val="24"/>
          <w:szCs w:val="24"/>
          <w:lang w:val="en-GB"/>
          <w:rPrChange w:id="557" w:author="Alexandre Miguel Kaizeler Guedes Da Silva Afonso" w:date="2026-07-27T16:55:00Z" w16du:dateUtc="2026-07-27T15:55:00Z">
            <w:rPr>
              <w:rFonts w:ascii="Arial" w:hAnsi="Arial" w:cs="Arial"/>
              <w:sz w:val="24"/>
              <w:szCs w:val="24"/>
            </w:rPr>
          </w:rPrChange>
        </w:rPr>
        <w:t>Although the functional significance of mitochondrial RNA enrichment is not yet resolved, immunofluorescence experiments strongly suggest that mitochondrial dsRNAs are taken up by SGs upon stress, supporting a potential role in modulating immune signaling.</w:t>
      </w:r>
    </w:p>
    <w:p w14:paraId="28C639C0" w14:textId="77777777" w:rsidR="00030CF8" w:rsidRPr="00B475D4" w:rsidRDefault="00030CF8" w:rsidP="00533F41">
      <w:pPr>
        <w:pStyle w:val="Ttulo1"/>
        <w:rPr>
          <w:lang w:val="en-GB"/>
          <w:rPrChange w:id="558" w:author="Alexandre Miguel Kaizeler Guedes Da Silva Afonso" w:date="2026-07-27T16:55:00Z" w16du:dateUtc="2026-07-27T15:55:00Z">
            <w:rPr/>
          </w:rPrChange>
        </w:rPr>
      </w:pPr>
      <w:r w:rsidRPr="00B475D4">
        <w:rPr>
          <w:lang w:val="en-GB"/>
          <w:rPrChange w:id="559" w:author="Alexandre Miguel Kaizeler Guedes Da Silva Afonso" w:date="2026-07-27T16:55:00Z" w16du:dateUtc="2026-07-27T15:55:00Z">
            <w:rPr/>
          </w:rPrChange>
        </w:rPr>
        <w:lastRenderedPageBreak/>
        <w:t>Results</w:t>
      </w:r>
    </w:p>
    <w:p w14:paraId="57A2515E" w14:textId="76215D70" w:rsidR="00030CF8" w:rsidRPr="00B475D4" w:rsidRDefault="00030CF8" w:rsidP="0005428B">
      <w:pPr>
        <w:pStyle w:val="Ttulo2"/>
        <w:rPr>
          <w:lang w:val="en-GB"/>
          <w:rPrChange w:id="560" w:author="Alexandre Miguel Kaizeler Guedes Da Silva Afonso" w:date="2026-07-27T16:55:00Z" w16du:dateUtc="2026-07-27T15:55:00Z">
            <w:rPr/>
          </w:rPrChange>
        </w:rPr>
      </w:pPr>
      <w:r w:rsidRPr="00B475D4">
        <w:rPr>
          <w:lang w:val="en-GB"/>
          <w:rPrChange w:id="561" w:author="Alexandre Miguel Kaizeler Guedes Da Silva Afonso" w:date="2026-07-27T16:55:00Z" w16du:dateUtc="2026-07-27T15:55:00Z">
            <w:rPr/>
          </w:rPrChange>
        </w:rPr>
        <w:t xml:space="preserve">Different SG </w:t>
      </w:r>
      <w:r w:rsidR="00CF3DAD" w:rsidRPr="00B475D4">
        <w:rPr>
          <w:lang w:val="en-GB"/>
          <w:rPrChange w:id="562" w:author="Alexandre Miguel Kaizeler Guedes Da Silva Afonso" w:date="2026-07-27T16:55:00Z" w16du:dateUtc="2026-07-27T15:55:00Z">
            <w:rPr/>
          </w:rPrChange>
        </w:rPr>
        <w:t>p</w:t>
      </w:r>
      <w:r w:rsidRPr="00B475D4">
        <w:rPr>
          <w:lang w:val="en-GB"/>
          <w:rPrChange w:id="563" w:author="Alexandre Miguel Kaizeler Guedes Da Silva Afonso" w:date="2026-07-27T16:55:00Z" w16du:dateUtc="2026-07-27T15:55:00Z">
            <w:rPr/>
          </w:rPrChange>
        </w:rPr>
        <w:t xml:space="preserve">urification </w:t>
      </w:r>
      <w:r w:rsidR="00CF3DAD" w:rsidRPr="00B475D4">
        <w:rPr>
          <w:lang w:val="en-GB"/>
          <w:rPrChange w:id="564" w:author="Alexandre Miguel Kaizeler Guedes Da Silva Afonso" w:date="2026-07-27T16:55:00Z" w16du:dateUtc="2026-07-27T15:55:00Z">
            <w:rPr/>
          </w:rPrChange>
        </w:rPr>
        <w:t>t</w:t>
      </w:r>
      <w:r w:rsidRPr="00B475D4">
        <w:rPr>
          <w:lang w:val="en-GB"/>
          <w:rPrChange w:id="565" w:author="Alexandre Miguel Kaizeler Guedes Da Silva Afonso" w:date="2026-07-27T16:55:00Z" w16du:dateUtc="2026-07-27T15:55:00Z">
            <w:rPr/>
          </w:rPrChange>
        </w:rPr>
        <w:t xml:space="preserve">echniques </w:t>
      </w:r>
      <w:r w:rsidR="00B265A9" w:rsidRPr="00B475D4">
        <w:rPr>
          <w:lang w:val="en-GB"/>
          <w:rPrChange w:id="566" w:author="Alexandre Miguel Kaizeler Guedes Da Silva Afonso" w:date="2026-07-27T16:55:00Z" w16du:dateUtc="2026-07-27T15:55:00Z">
            <w:rPr/>
          </w:rPrChange>
        </w:rPr>
        <w:t>yield</w:t>
      </w:r>
      <w:r w:rsidRPr="00B475D4">
        <w:rPr>
          <w:lang w:val="en-GB"/>
          <w:rPrChange w:id="567" w:author="Alexandre Miguel Kaizeler Guedes Da Silva Afonso" w:date="2026-07-27T16:55:00Z" w16du:dateUtc="2026-07-27T15:55:00Z">
            <w:rPr/>
          </w:rPrChange>
        </w:rPr>
        <w:t xml:space="preserve"> </w:t>
      </w:r>
      <w:r w:rsidR="00CF3DAD" w:rsidRPr="00B475D4">
        <w:rPr>
          <w:lang w:val="en-GB"/>
          <w:rPrChange w:id="568" w:author="Alexandre Miguel Kaizeler Guedes Da Silva Afonso" w:date="2026-07-27T16:55:00Z" w16du:dateUtc="2026-07-27T15:55:00Z">
            <w:rPr/>
          </w:rPrChange>
        </w:rPr>
        <w:t>d</w:t>
      </w:r>
      <w:r w:rsidRPr="00B475D4">
        <w:rPr>
          <w:lang w:val="en-GB"/>
          <w:rPrChange w:id="569" w:author="Alexandre Miguel Kaizeler Guedes Da Silva Afonso" w:date="2026-07-27T16:55:00Z" w16du:dateUtc="2026-07-27T15:55:00Z">
            <w:rPr/>
          </w:rPrChange>
        </w:rPr>
        <w:t xml:space="preserve">ifferent </w:t>
      </w:r>
      <w:r w:rsidR="00B265A9" w:rsidRPr="00B475D4">
        <w:rPr>
          <w:lang w:val="en-GB"/>
          <w:rPrChange w:id="570" w:author="Alexandre Miguel Kaizeler Guedes Da Silva Afonso" w:date="2026-07-27T16:55:00Z" w16du:dateUtc="2026-07-27T15:55:00Z">
            <w:rPr/>
          </w:rPrChange>
        </w:rPr>
        <w:t xml:space="preserve">SG transcriptomes </w:t>
      </w:r>
    </w:p>
    <w:p w14:paraId="1A5E4D60" w14:textId="5931F007" w:rsidR="00C70114" w:rsidRPr="00B475D4" w:rsidRDefault="003F5D37" w:rsidP="0098059C">
      <w:pPr>
        <w:jc w:val="both"/>
        <w:rPr>
          <w:rFonts w:ascii="Arial" w:hAnsi="Arial" w:cs="Arial"/>
          <w:color w:val="000000"/>
          <w:sz w:val="24"/>
          <w:szCs w:val="24"/>
          <w:lang w:val="en-GB"/>
          <w:rPrChange w:id="571" w:author="Alexandre Miguel Kaizeler Guedes Da Silva Afonso" w:date="2026-07-27T16:55:00Z" w16du:dateUtc="2026-07-27T15:55:00Z">
            <w:rPr>
              <w:rFonts w:ascii="Arial" w:hAnsi="Arial" w:cs="Arial"/>
              <w:color w:val="000000"/>
              <w:sz w:val="24"/>
              <w:szCs w:val="24"/>
            </w:rPr>
          </w:rPrChange>
        </w:rPr>
      </w:pPr>
      <w:r w:rsidRPr="00B475D4">
        <w:rPr>
          <w:rFonts w:ascii="Arial" w:hAnsi="Arial" w:cs="Arial"/>
          <w:sz w:val="24"/>
          <w:szCs w:val="24"/>
          <w:lang w:val="en-GB"/>
          <w:rPrChange w:id="572" w:author="Alexandre Miguel Kaizeler Guedes Da Silva Afonso" w:date="2026-07-27T16:55:00Z" w16du:dateUtc="2026-07-27T15:55:00Z">
            <w:rPr>
              <w:rFonts w:ascii="Arial" w:hAnsi="Arial" w:cs="Arial"/>
              <w:sz w:val="24"/>
              <w:szCs w:val="24"/>
            </w:rPr>
          </w:rPrChange>
        </w:rPr>
        <w:t>We</w:t>
      </w:r>
      <w:r w:rsidR="00850B0A" w:rsidRPr="00B475D4">
        <w:rPr>
          <w:rFonts w:ascii="Arial" w:hAnsi="Arial" w:cs="Arial"/>
          <w:sz w:val="24"/>
          <w:szCs w:val="24"/>
          <w:lang w:val="en-GB"/>
          <w:rPrChange w:id="573" w:author="Alexandre Miguel Kaizeler Guedes Da Silva Afonso" w:date="2026-07-27T16:55:00Z" w16du:dateUtc="2026-07-27T15:55:00Z">
            <w:rPr>
              <w:rFonts w:ascii="Arial" w:hAnsi="Arial" w:cs="Arial"/>
              <w:sz w:val="24"/>
              <w:szCs w:val="24"/>
            </w:rPr>
          </w:rPrChange>
        </w:rPr>
        <w:t xml:space="preserve"> first compiled public</w:t>
      </w:r>
      <w:r w:rsidR="00C70114" w:rsidRPr="00B475D4">
        <w:rPr>
          <w:rFonts w:ascii="Arial" w:hAnsi="Arial" w:cs="Arial"/>
          <w:sz w:val="24"/>
          <w:szCs w:val="24"/>
          <w:lang w:val="en-GB"/>
          <w:rPrChange w:id="574" w:author="Alexandre Miguel Kaizeler Guedes Da Silva Afonso" w:date="2026-07-27T16:55:00Z" w16du:dateUtc="2026-07-27T15:55:00Z">
            <w:rPr>
              <w:rFonts w:ascii="Arial" w:hAnsi="Arial" w:cs="Arial"/>
              <w:sz w:val="24"/>
              <w:szCs w:val="24"/>
            </w:rPr>
          </w:rPrChange>
        </w:rPr>
        <w:t>ly available</w:t>
      </w:r>
      <w:r w:rsidR="00850B0A" w:rsidRPr="00B475D4">
        <w:rPr>
          <w:rFonts w:ascii="Arial" w:hAnsi="Arial" w:cs="Arial"/>
          <w:sz w:val="24"/>
          <w:szCs w:val="24"/>
          <w:lang w:val="en-GB"/>
          <w:rPrChange w:id="575" w:author="Alexandre Miguel Kaizeler Guedes Da Silva Afonso" w:date="2026-07-27T16:55:00Z" w16du:dateUtc="2026-07-27T15:55:00Z">
            <w:rPr>
              <w:rFonts w:ascii="Arial" w:hAnsi="Arial" w:cs="Arial"/>
              <w:sz w:val="24"/>
              <w:szCs w:val="24"/>
            </w:rPr>
          </w:rPrChange>
        </w:rPr>
        <w:t xml:space="preserve"> </w:t>
      </w:r>
      <w:r w:rsidR="00137866" w:rsidRPr="00B475D4">
        <w:rPr>
          <w:rFonts w:ascii="Arial" w:hAnsi="Arial" w:cs="Arial"/>
          <w:sz w:val="24"/>
          <w:szCs w:val="24"/>
          <w:lang w:val="en-GB"/>
          <w:rPrChange w:id="576" w:author="Alexandre Miguel Kaizeler Guedes Da Silva Afonso" w:date="2026-07-27T16:55:00Z" w16du:dateUtc="2026-07-27T15:55:00Z">
            <w:rPr>
              <w:rFonts w:ascii="Arial" w:hAnsi="Arial" w:cs="Arial"/>
              <w:sz w:val="24"/>
              <w:szCs w:val="24"/>
            </w:rPr>
          </w:rPrChange>
        </w:rPr>
        <w:t xml:space="preserve">transcriptomic </w:t>
      </w:r>
      <w:r w:rsidR="00850B0A" w:rsidRPr="00B475D4">
        <w:rPr>
          <w:rFonts w:ascii="Arial" w:hAnsi="Arial" w:cs="Arial"/>
          <w:sz w:val="24"/>
          <w:szCs w:val="24"/>
          <w:lang w:val="en-GB"/>
          <w:rPrChange w:id="577" w:author="Alexandre Miguel Kaizeler Guedes Da Silva Afonso" w:date="2026-07-27T16:55:00Z" w16du:dateUtc="2026-07-27T15:55:00Z">
            <w:rPr>
              <w:rFonts w:ascii="Arial" w:hAnsi="Arial" w:cs="Arial"/>
              <w:sz w:val="24"/>
              <w:szCs w:val="24"/>
            </w:rPr>
          </w:rPrChange>
        </w:rPr>
        <w:t xml:space="preserve">datasets </w:t>
      </w:r>
      <w:r w:rsidR="00137866" w:rsidRPr="00B475D4">
        <w:rPr>
          <w:rFonts w:ascii="Arial" w:hAnsi="Arial" w:cs="Arial"/>
          <w:sz w:val="24"/>
          <w:szCs w:val="24"/>
          <w:lang w:val="en-GB"/>
          <w:rPrChange w:id="578" w:author="Alexandre Miguel Kaizeler Guedes Da Silva Afonso" w:date="2026-07-27T16:55:00Z" w16du:dateUtc="2026-07-27T15:55:00Z">
            <w:rPr>
              <w:rFonts w:ascii="Arial" w:hAnsi="Arial" w:cs="Arial"/>
              <w:sz w:val="24"/>
              <w:szCs w:val="24"/>
            </w:rPr>
          </w:rPrChange>
        </w:rPr>
        <w:t xml:space="preserve">of </w:t>
      </w:r>
      <w:r w:rsidR="00234381" w:rsidRPr="00B475D4">
        <w:rPr>
          <w:rFonts w:ascii="Arial" w:hAnsi="Arial" w:cs="Arial"/>
          <w:sz w:val="24"/>
          <w:szCs w:val="24"/>
          <w:lang w:val="en-GB"/>
          <w:rPrChange w:id="579" w:author="Alexandre Miguel Kaizeler Guedes Da Silva Afonso" w:date="2026-07-27T16:55:00Z" w16du:dateUtc="2026-07-27T15:55:00Z">
            <w:rPr>
              <w:rFonts w:ascii="Arial" w:hAnsi="Arial" w:cs="Arial"/>
              <w:sz w:val="24"/>
              <w:szCs w:val="24"/>
            </w:rPr>
          </w:rPrChange>
        </w:rPr>
        <w:t xml:space="preserve">human </w:t>
      </w:r>
      <w:r w:rsidR="00850B0A" w:rsidRPr="00B475D4">
        <w:rPr>
          <w:rFonts w:ascii="Arial" w:hAnsi="Arial" w:cs="Arial"/>
          <w:sz w:val="24"/>
          <w:szCs w:val="24"/>
          <w:lang w:val="en-GB"/>
          <w:rPrChange w:id="580" w:author="Alexandre Miguel Kaizeler Guedes Da Silva Afonso" w:date="2026-07-27T16:55:00Z" w16du:dateUtc="2026-07-27T15:55:00Z">
            <w:rPr>
              <w:rFonts w:ascii="Arial" w:hAnsi="Arial" w:cs="Arial"/>
              <w:sz w:val="24"/>
              <w:szCs w:val="24"/>
            </w:rPr>
          </w:rPrChange>
        </w:rPr>
        <w:t>SG</w:t>
      </w:r>
      <w:r w:rsidR="00137866" w:rsidRPr="00B475D4">
        <w:rPr>
          <w:rFonts w:ascii="Arial" w:hAnsi="Arial" w:cs="Arial"/>
          <w:sz w:val="24"/>
          <w:szCs w:val="24"/>
          <w:lang w:val="en-GB"/>
          <w:rPrChange w:id="581" w:author="Alexandre Miguel Kaizeler Guedes Da Silva Afonso" w:date="2026-07-27T16:55:00Z" w16du:dateUtc="2026-07-27T15:55:00Z">
            <w:rPr>
              <w:rFonts w:ascii="Arial" w:hAnsi="Arial" w:cs="Arial"/>
              <w:sz w:val="24"/>
              <w:szCs w:val="24"/>
            </w:rPr>
          </w:rPrChange>
        </w:rPr>
        <w:t>s</w:t>
      </w:r>
      <w:r w:rsidR="00850B0A" w:rsidRPr="00B475D4">
        <w:rPr>
          <w:rFonts w:ascii="Arial" w:hAnsi="Arial" w:cs="Arial"/>
          <w:sz w:val="24"/>
          <w:szCs w:val="24"/>
          <w:lang w:val="en-GB"/>
          <w:rPrChange w:id="582" w:author="Alexandre Miguel Kaizeler Guedes Da Silva Afonso" w:date="2026-07-27T16:55:00Z" w16du:dateUtc="2026-07-27T15:55:00Z">
            <w:rPr>
              <w:rFonts w:ascii="Arial" w:hAnsi="Arial" w:cs="Arial"/>
              <w:sz w:val="24"/>
              <w:szCs w:val="24"/>
            </w:rPr>
          </w:rPrChange>
        </w:rPr>
        <w:t xml:space="preserve"> </w:t>
      </w:r>
      <w:r w:rsidR="00DC6BDF" w:rsidRPr="00B475D4">
        <w:rPr>
          <w:rFonts w:ascii="Arial" w:hAnsi="Arial" w:cs="Arial"/>
          <w:sz w:val="24"/>
          <w:szCs w:val="24"/>
          <w:lang w:val="en-GB"/>
          <w:rPrChange w:id="583" w:author="Alexandre Miguel Kaizeler Guedes Da Silva Afonso" w:date="2026-07-27T16:55:00Z" w16du:dateUtc="2026-07-27T15:55:00Z">
            <w:rPr>
              <w:rFonts w:ascii="Arial" w:hAnsi="Arial" w:cs="Arial"/>
              <w:sz w:val="24"/>
              <w:szCs w:val="24"/>
            </w:rPr>
          </w:rPrChange>
        </w:rPr>
        <w:t>isolated</w:t>
      </w:r>
      <w:r w:rsidR="00137866" w:rsidRPr="00B475D4">
        <w:rPr>
          <w:rFonts w:ascii="Arial" w:hAnsi="Arial" w:cs="Arial"/>
          <w:sz w:val="24"/>
          <w:szCs w:val="24"/>
          <w:lang w:val="en-GB"/>
          <w:rPrChange w:id="584" w:author="Alexandre Miguel Kaizeler Guedes Da Silva Afonso" w:date="2026-07-27T16:55:00Z" w16du:dateUtc="2026-07-27T15:55:00Z">
            <w:rPr>
              <w:rFonts w:ascii="Arial" w:hAnsi="Arial" w:cs="Arial"/>
              <w:sz w:val="24"/>
              <w:szCs w:val="24"/>
            </w:rPr>
          </w:rPrChange>
        </w:rPr>
        <w:t xml:space="preserve"> </w:t>
      </w:r>
      <w:r w:rsidR="00850B0A" w:rsidRPr="00B475D4">
        <w:rPr>
          <w:rFonts w:ascii="Arial" w:hAnsi="Arial" w:cs="Arial"/>
          <w:sz w:val="24"/>
          <w:szCs w:val="24"/>
          <w:lang w:val="en-GB"/>
          <w:rPrChange w:id="585" w:author="Alexandre Miguel Kaizeler Guedes Da Silva Afonso" w:date="2026-07-27T16:55:00Z" w16du:dateUtc="2026-07-27T15:55:00Z">
            <w:rPr>
              <w:rFonts w:ascii="Arial" w:hAnsi="Arial" w:cs="Arial"/>
              <w:sz w:val="24"/>
              <w:szCs w:val="24"/>
            </w:rPr>
          </w:rPrChange>
        </w:rPr>
        <w:t xml:space="preserve">through </w:t>
      </w:r>
      <w:r w:rsidR="00137866" w:rsidRPr="00B475D4">
        <w:rPr>
          <w:rFonts w:ascii="Arial" w:hAnsi="Arial" w:cs="Arial"/>
          <w:sz w:val="24"/>
          <w:szCs w:val="24"/>
          <w:lang w:val="en-GB"/>
          <w:rPrChange w:id="586" w:author="Alexandre Miguel Kaizeler Guedes Da Silva Afonso" w:date="2026-07-27T16:55:00Z" w16du:dateUtc="2026-07-27T15:55:00Z">
            <w:rPr>
              <w:rFonts w:ascii="Arial" w:hAnsi="Arial" w:cs="Arial"/>
              <w:sz w:val="24"/>
              <w:szCs w:val="24"/>
            </w:rPr>
          </w:rPrChange>
        </w:rPr>
        <w:t>various</w:t>
      </w:r>
      <w:r w:rsidR="00850B0A" w:rsidRPr="00B475D4">
        <w:rPr>
          <w:rFonts w:ascii="Arial" w:hAnsi="Arial" w:cs="Arial"/>
          <w:sz w:val="24"/>
          <w:szCs w:val="24"/>
          <w:lang w:val="en-GB"/>
          <w:rPrChange w:id="587" w:author="Alexandre Miguel Kaizeler Guedes Da Silva Afonso" w:date="2026-07-27T16:55:00Z" w16du:dateUtc="2026-07-27T15:55:00Z">
            <w:rPr>
              <w:rFonts w:ascii="Arial" w:hAnsi="Arial" w:cs="Arial"/>
              <w:sz w:val="24"/>
              <w:szCs w:val="24"/>
            </w:rPr>
          </w:rPrChange>
        </w:rPr>
        <w:t xml:space="preserve"> method</w:t>
      </w:r>
      <w:r w:rsidR="00137866" w:rsidRPr="00B475D4">
        <w:rPr>
          <w:rFonts w:ascii="Arial" w:hAnsi="Arial" w:cs="Arial"/>
          <w:sz w:val="24"/>
          <w:szCs w:val="24"/>
          <w:lang w:val="en-GB"/>
          <w:rPrChange w:id="588" w:author="Alexandre Miguel Kaizeler Guedes Da Silva Afonso" w:date="2026-07-27T16:55:00Z" w16du:dateUtc="2026-07-27T15:55:00Z">
            <w:rPr>
              <w:rFonts w:ascii="Arial" w:hAnsi="Arial" w:cs="Arial"/>
              <w:sz w:val="24"/>
              <w:szCs w:val="24"/>
            </w:rPr>
          </w:rPrChange>
        </w:rPr>
        <w:t>s</w:t>
      </w:r>
      <w:r w:rsidR="00850B0A" w:rsidRPr="00B475D4">
        <w:rPr>
          <w:rFonts w:ascii="Arial" w:hAnsi="Arial" w:cs="Arial"/>
          <w:sz w:val="24"/>
          <w:szCs w:val="24"/>
          <w:lang w:val="en-GB"/>
          <w:rPrChange w:id="589" w:author="Alexandre Miguel Kaizeler Guedes Da Silva Afonso" w:date="2026-07-27T16:55:00Z" w16du:dateUtc="2026-07-27T15:55:00Z">
            <w:rPr>
              <w:rFonts w:ascii="Arial" w:hAnsi="Arial" w:cs="Arial"/>
              <w:sz w:val="24"/>
              <w:szCs w:val="24"/>
            </w:rPr>
          </w:rPrChange>
        </w:rPr>
        <w:t xml:space="preserve"> (</w:t>
      </w:r>
      <w:r w:rsidR="00030CF8" w:rsidRPr="00B475D4">
        <w:rPr>
          <w:rFonts w:ascii="Arial" w:hAnsi="Arial" w:cs="Arial"/>
          <w:sz w:val="24"/>
          <w:szCs w:val="24"/>
          <w:lang w:val="en-GB"/>
          <w:rPrChange w:id="590" w:author="Alexandre Miguel Kaizeler Guedes Da Silva Afonso" w:date="2026-07-27T16:55:00Z" w16du:dateUtc="2026-07-27T15:55:00Z">
            <w:rPr>
              <w:rFonts w:ascii="Arial" w:hAnsi="Arial" w:cs="Arial"/>
              <w:sz w:val="24"/>
              <w:szCs w:val="24"/>
            </w:rPr>
          </w:rPrChange>
        </w:rPr>
        <w:t>Table 1</w:t>
      </w:r>
      <w:r w:rsidR="00234381" w:rsidRPr="00B475D4">
        <w:rPr>
          <w:rFonts w:ascii="Arial" w:hAnsi="Arial" w:cs="Arial"/>
          <w:sz w:val="24"/>
          <w:szCs w:val="24"/>
          <w:lang w:val="en-GB"/>
          <w:rPrChange w:id="591" w:author="Alexandre Miguel Kaizeler Guedes Da Silva Afonso" w:date="2026-07-27T16:55:00Z" w16du:dateUtc="2026-07-27T15:55:00Z">
            <w:rPr>
              <w:rFonts w:ascii="Arial" w:hAnsi="Arial" w:cs="Arial"/>
              <w:sz w:val="24"/>
              <w:szCs w:val="24"/>
            </w:rPr>
          </w:rPrChange>
        </w:rPr>
        <w:t>)</w:t>
      </w:r>
      <w:r w:rsidR="00ED5844" w:rsidRPr="00B475D4">
        <w:rPr>
          <w:rFonts w:ascii="Arial" w:hAnsi="Arial" w:cs="Arial"/>
          <w:sz w:val="24"/>
          <w:szCs w:val="24"/>
          <w:lang w:val="en-GB"/>
          <w:rPrChange w:id="592" w:author="Alexandre Miguel Kaizeler Guedes Da Silva Afonso" w:date="2026-07-27T16:55:00Z" w16du:dateUtc="2026-07-27T15:55:00Z">
            <w:rPr>
              <w:rFonts w:ascii="Arial" w:hAnsi="Arial" w:cs="Arial"/>
              <w:sz w:val="24"/>
              <w:szCs w:val="24"/>
            </w:rPr>
          </w:rPrChange>
        </w:rPr>
        <w:t xml:space="preserve">. </w:t>
      </w:r>
      <w:r w:rsidR="00C70114" w:rsidRPr="00B475D4">
        <w:rPr>
          <w:rFonts w:ascii="Arial" w:hAnsi="Arial" w:cs="Arial"/>
          <w:sz w:val="24"/>
          <w:szCs w:val="24"/>
          <w:lang w:val="en-GB"/>
          <w:rPrChange w:id="593" w:author="Alexandre Miguel Kaizeler Guedes Da Silva Afonso" w:date="2026-07-27T16:55:00Z" w16du:dateUtc="2026-07-27T15:55:00Z">
            <w:rPr>
              <w:rFonts w:ascii="Arial" w:hAnsi="Arial" w:cs="Arial"/>
              <w:sz w:val="24"/>
              <w:szCs w:val="24"/>
            </w:rPr>
          </w:rPrChange>
        </w:rPr>
        <w:t>For each dataset, w</w:t>
      </w:r>
      <w:r w:rsidR="00CA4039" w:rsidRPr="00B475D4">
        <w:rPr>
          <w:rFonts w:ascii="Arial" w:hAnsi="Arial" w:cs="Arial"/>
          <w:sz w:val="24"/>
          <w:szCs w:val="24"/>
          <w:lang w:val="en-GB"/>
          <w:rPrChange w:id="594" w:author="Alexandre Miguel Kaizeler Guedes Da Silva Afonso" w:date="2026-07-27T16:55:00Z" w16du:dateUtc="2026-07-27T15:55:00Z">
            <w:rPr>
              <w:rFonts w:ascii="Arial" w:hAnsi="Arial" w:cs="Arial"/>
              <w:sz w:val="24"/>
              <w:szCs w:val="24"/>
            </w:rPr>
          </w:rPrChange>
        </w:rPr>
        <w:t xml:space="preserve">e compared </w:t>
      </w:r>
      <w:r w:rsidR="007D5262" w:rsidRPr="00B475D4">
        <w:rPr>
          <w:rFonts w:ascii="Arial" w:hAnsi="Arial" w:cs="Arial"/>
          <w:sz w:val="24"/>
          <w:szCs w:val="24"/>
          <w:lang w:val="en-GB"/>
          <w:rPrChange w:id="595" w:author="Alexandre Miguel Kaizeler Guedes Da Silva Afonso" w:date="2026-07-27T16:55:00Z" w16du:dateUtc="2026-07-27T15:55:00Z">
            <w:rPr>
              <w:rFonts w:ascii="Arial" w:hAnsi="Arial" w:cs="Arial"/>
              <w:sz w:val="24"/>
              <w:szCs w:val="24"/>
            </w:rPr>
          </w:rPrChange>
        </w:rPr>
        <w:t xml:space="preserve">gene (mRNA) </w:t>
      </w:r>
      <w:r w:rsidR="00C56193" w:rsidRPr="00B475D4">
        <w:rPr>
          <w:rFonts w:ascii="Arial" w:hAnsi="Arial" w:cs="Arial"/>
          <w:sz w:val="24"/>
          <w:szCs w:val="24"/>
          <w:lang w:val="en-GB"/>
          <w:rPrChange w:id="596" w:author="Alexandre Miguel Kaizeler Guedes Da Silva Afonso" w:date="2026-07-27T16:55:00Z" w16du:dateUtc="2026-07-27T15:55:00Z">
            <w:rPr>
              <w:rFonts w:ascii="Arial" w:hAnsi="Arial" w:cs="Arial"/>
              <w:sz w:val="24"/>
              <w:szCs w:val="24"/>
            </w:rPr>
          </w:rPrChange>
        </w:rPr>
        <w:t xml:space="preserve">expression between </w:t>
      </w:r>
      <w:r w:rsidR="00CA4039" w:rsidRPr="00B475D4">
        <w:rPr>
          <w:rFonts w:ascii="Arial" w:hAnsi="Arial" w:cs="Arial"/>
          <w:sz w:val="24"/>
          <w:szCs w:val="24"/>
          <w:lang w:val="en-GB"/>
          <w:rPrChange w:id="597" w:author="Alexandre Miguel Kaizeler Guedes Da Silva Afonso" w:date="2026-07-27T16:55:00Z" w16du:dateUtc="2026-07-27T15:55:00Z">
            <w:rPr>
              <w:rFonts w:ascii="Arial" w:hAnsi="Arial" w:cs="Arial"/>
              <w:sz w:val="24"/>
              <w:szCs w:val="24"/>
            </w:rPr>
          </w:rPrChange>
        </w:rPr>
        <w:t xml:space="preserve">SGs </w:t>
      </w:r>
      <w:r w:rsidR="00C56193" w:rsidRPr="00B475D4">
        <w:rPr>
          <w:rFonts w:ascii="Arial" w:hAnsi="Arial" w:cs="Arial"/>
          <w:sz w:val="24"/>
          <w:szCs w:val="24"/>
          <w:lang w:val="en-GB"/>
          <w:rPrChange w:id="598" w:author="Alexandre Miguel Kaizeler Guedes Da Silva Afonso" w:date="2026-07-27T16:55:00Z" w16du:dateUtc="2026-07-27T15:55:00Z">
            <w:rPr>
              <w:rFonts w:ascii="Arial" w:hAnsi="Arial" w:cs="Arial"/>
              <w:sz w:val="24"/>
              <w:szCs w:val="24"/>
            </w:rPr>
          </w:rPrChange>
        </w:rPr>
        <w:t xml:space="preserve">and </w:t>
      </w:r>
      <w:r w:rsidR="00CA4039" w:rsidRPr="00B475D4">
        <w:rPr>
          <w:rFonts w:ascii="Arial" w:hAnsi="Arial" w:cs="Arial"/>
          <w:sz w:val="24"/>
          <w:szCs w:val="24"/>
          <w:lang w:val="en-GB"/>
          <w:rPrChange w:id="599" w:author="Alexandre Miguel Kaizeler Guedes Da Silva Afonso" w:date="2026-07-27T16:55:00Z" w16du:dateUtc="2026-07-27T15:55:00Z">
            <w:rPr>
              <w:rFonts w:ascii="Arial" w:hAnsi="Arial" w:cs="Arial"/>
              <w:sz w:val="24"/>
              <w:szCs w:val="24"/>
            </w:rPr>
          </w:rPrChange>
        </w:rPr>
        <w:t xml:space="preserve">the </w:t>
      </w:r>
      <w:r w:rsidR="00C70114" w:rsidRPr="00B475D4">
        <w:rPr>
          <w:rFonts w:ascii="Arial" w:hAnsi="Arial" w:cs="Arial"/>
          <w:sz w:val="24"/>
          <w:szCs w:val="24"/>
          <w:lang w:val="en-GB"/>
          <w:rPrChange w:id="600" w:author="Alexandre Miguel Kaizeler Guedes Da Silva Afonso" w:date="2026-07-27T16:55:00Z" w16du:dateUtc="2026-07-27T15:55:00Z">
            <w:rPr>
              <w:rFonts w:ascii="Arial" w:hAnsi="Arial" w:cs="Arial"/>
              <w:sz w:val="24"/>
              <w:szCs w:val="24"/>
            </w:rPr>
          </w:rPrChange>
        </w:rPr>
        <w:t xml:space="preserve">corresponding </w:t>
      </w:r>
      <w:r w:rsidR="00CA4039" w:rsidRPr="00B475D4">
        <w:rPr>
          <w:rFonts w:ascii="Arial" w:hAnsi="Arial" w:cs="Arial"/>
          <w:sz w:val="24"/>
          <w:szCs w:val="24"/>
          <w:lang w:val="en-GB"/>
          <w:rPrChange w:id="601" w:author="Alexandre Miguel Kaizeler Guedes Da Silva Afonso" w:date="2026-07-27T16:55:00Z" w16du:dateUtc="2026-07-27T15:55:00Z">
            <w:rPr>
              <w:rFonts w:ascii="Arial" w:hAnsi="Arial" w:cs="Arial"/>
              <w:sz w:val="24"/>
              <w:szCs w:val="24"/>
            </w:rPr>
          </w:rPrChange>
        </w:rPr>
        <w:t>whole-cell or cytoplasmic fraction</w:t>
      </w:r>
      <w:r w:rsidR="00646313" w:rsidRPr="00B475D4">
        <w:rPr>
          <w:rFonts w:ascii="Arial" w:hAnsi="Arial" w:cs="Arial"/>
          <w:sz w:val="24"/>
          <w:szCs w:val="24"/>
          <w:lang w:val="en-GB"/>
          <w:rPrChange w:id="602" w:author="Alexandre Miguel Kaizeler Guedes Da Silva Afonso" w:date="2026-07-27T16:55:00Z" w16du:dateUtc="2026-07-27T15:55:00Z">
            <w:rPr>
              <w:rFonts w:ascii="Arial" w:hAnsi="Arial" w:cs="Arial"/>
              <w:sz w:val="24"/>
              <w:szCs w:val="24"/>
            </w:rPr>
          </w:rPrChange>
        </w:rPr>
        <w:t xml:space="preserve"> (</w:t>
      </w:r>
      <w:r w:rsidR="00D22A72" w:rsidRPr="00B475D4">
        <w:rPr>
          <w:rFonts w:ascii="Arial" w:hAnsi="Arial" w:cs="Arial"/>
          <w:sz w:val="24"/>
          <w:szCs w:val="24"/>
          <w:lang w:val="en-GB"/>
          <w:rPrChange w:id="603" w:author="Alexandre Miguel Kaizeler Guedes Da Silva Afonso" w:date="2026-07-27T16:55:00Z" w16du:dateUtc="2026-07-27T15:55:00Z">
            <w:rPr>
              <w:rFonts w:ascii="Arial" w:hAnsi="Arial" w:cs="Arial"/>
              <w:sz w:val="24"/>
              <w:szCs w:val="24"/>
            </w:rPr>
          </w:rPrChange>
        </w:rPr>
        <w:t xml:space="preserve">henceforth </w:t>
      </w:r>
      <w:r w:rsidR="00C70114" w:rsidRPr="00B475D4">
        <w:rPr>
          <w:rFonts w:ascii="Arial" w:hAnsi="Arial" w:cs="Arial"/>
          <w:sz w:val="24"/>
          <w:szCs w:val="24"/>
          <w:lang w:val="en-GB"/>
          <w:rPrChange w:id="604" w:author="Alexandre Miguel Kaizeler Guedes Da Silva Afonso" w:date="2026-07-27T16:55:00Z" w16du:dateUtc="2026-07-27T15:55:00Z">
            <w:rPr>
              <w:rFonts w:ascii="Arial" w:hAnsi="Arial" w:cs="Arial"/>
              <w:sz w:val="24"/>
              <w:szCs w:val="24"/>
            </w:rPr>
          </w:rPrChange>
        </w:rPr>
        <w:t xml:space="preserve">collectively </w:t>
      </w:r>
      <w:r w:rsidR="1494A1DC" w:rsidRPr="00B475D4">
        <w:rPr>
          <w:rFonts w:ascii="Arial" w:hAnsi="Arial" w:cs="Arial"/>
          <w:sz w:val="24"/>
          <w:szCs w:val="24"/>
          <w:lang w:val="en-GB"/>
          <w:rPrChange w:id="605" w:author="Alexandre Miguel Kaizeler Guedes Da Silva Afonso" w:date="2026-07-27T16:55:00Z" w16du:dateUtc="2026-07-27T15:55:00Z">
            <w:rPr>
              <w:rFonts w:ascii="Arial" w:hAnsi="Arial" w:cs="Arial"/>
              <w:sz w:val="24"/>
              <w:szCs w:val="24"/>
            </w:rPr>
          </w:rPrChange>
        </w:rPr>
        <w:t>referred</w:t>
      </w:r>
      <w:r w:rsidR="00C70114" w:rsidRPr="00B475D4">
        <w:rPr>
          <w:rFonts w:ascii="Arial" w:hAnsi="Arial" w:cs="Arial"/>
          <w:sz w:val="24"/>
          <w:szCs w:val="24"/>
          <w:lang w:val="en-GB"/>
          <w:rPrChange w:id="606" w:author="Alexandre Miguel Kaizeler Guedes Da Silva Afonso" w:date="2026-07-27T16:55:00Z" w16du:dateUtc="2026-07-27T15:55:00Z">
            <w:rPr>
              <w:rFonts w:ascii="Arial" w:hAnsi="Arial" w:cs="Arial"/>
              <w:sz w:val="24"/>
              <w:szCs w:val="24"/>
            </w:rPr>
          </w:rPrChange>
        </w:rPr>
        <w:t xml:space="preserve"> to </w:t>
      </w:r>
      <w:r w:rsidR="00646313" w:rsidRPr="00B475D4">
        <w:rPr>
          <w:rFonts w:ascii="Arial" w:hAnsi="Arial" w:cs="Arial"/>
          <w:sz w:val="24"/>
          <w:szCs w:val="24"/>
          <w:lang w:val="en-GB"/>
          <w:rPrChange w:id="607" w:author="Alexandre Miguel Kaizeler Guedes Da Silva Afonso" w:date="2026-07-27T16:55:00Z" w16du:dateUtc="2026-07-27T15:55:00Z">
            <w:rPr>
              <w:rFonts w:ascii="Arial" w:hAnsi="Arial" w:cs="Arial"/>
              <w:sz w:val="24"/>
              <w:szCs w:val="24"/>
            </w:rPr>
          </w:rPrChange>
        </w:rPr>
        <w:t>as WC)</w:t>
      </w:r>
      <w:r w:rsidR="00C70114" w:rsidRPr="00B475D4">
        <w:rPr>
          <w:rFonts w:ascii="Arial" w:hAnsi="Arial" w:cs="Arial"/>
          <w:sz w:val="24"/>
          <w:szCs w:val="24"/>
          <w:lang w:val="en-GB"/>
          <w:rPrChange w:id="608" w:author="Alexandre Miguel Kaizeler Guedes Da Silva Afonso" w:date="2026-07-27T16:55:00Z" w16du:dateUtc="2026-07-27T15:55:00Z">
            <w:rPr>
              <w:rFonts w:ascii="Arial" w:hAnsi="Arial" w:cs="Arial"/>
              <w:sz w:val="24"/>
              <w:szCs w:val="24"/>
            </w:rPr>
          </w:rPrChange>
        </w:rPr>
        <w:t xml:space="preserve">. </w:t>
      </w:r>
      <w:r w:rsidR="00A03DB7" w:rsidRPr="00B475D4">
        <w:rPr>
          <w:rFonts w:ascii="Arial" w:hAnsi="Arial" w:cs="Arial"/>
          <w:sz w:val="24"/>
          <w:szCs w:val="24"/>
          <w:lang w:val="en-GB"/>
          <w:rPrChange w:id="609" w:author="Alexandre Miguel Kaizeler Guedes Da Silva Afonso" w:date="2026-07-27T16:55:00Z" w16du:dateUtc="2026-07-27T15:55:00Z">
            <w:rPr>
              <w:rFonts w:ascii="Arial" w:hAnsi="Arial" w:cs="Arial"/>
              <w:sz w:val="24"/>
              <w:szCs w:val="24"/>
            </w:rPr>
          </w:rPrChange>
        </w:rPr>
        <w:t xml:space="preserve">SGs isolated by DC </w:t>
      </w:r>
      <w:r w:rsidR="00C70114" w:rsidRPr="00B475D4">
        <w:rPr>
          <w:rFonts w:ascii="Arial" w:hAnsi="Arial" w:cs="Arial"/>
          <w:sz w:val="24"/>
          <w:szCs w:val="24"/>
          <w:lang w:val="en-GB"/>
          <w:rPrChange w:id="610" w:author="Alexandre Miguel Kaizeler Guedes Da Silva Afonso" w:date="2026-07-27T16:55:00Z" w16du:dateUtc="2026-07-27T15:55:00Z">
            <w:rPr>
              <w:rFonts w:ascii="Arial" w:hAnsi="Arial" w:cs="Arial"/>
              <w:sz w:val="24"/>
              <w:szCs w:val="24"/>
            </w:rPr>
          </w:rPrChange>
        </w:rPr>
        <w:t>consistently contai</w:t>
      </w:r>
      <w:r w:rsidR="00814350" w:rsidRPr="00B475D4">
        <w:rPr>
          <w:rFonts w:ascii="Arial" w:hAnsi="Arial" w:cs="Arial"/>
          <w:sz w:val="24"/>
          <w:szCs w:val="24"/>
          <w:lang w:val="en-GB"/>
          <w:rPrChange w:id="611" w:author="Alexandre Miguel Kaizeler Guedes Da Silva Afonso" w:date="2026-07-27T16:55:00Z" w16du:dateUtc="2026-07-27T15:55:00Z">
            <w:rPr>
              <w:rFonts w:ascii="Arial" w:hAnsi="Arial" w:cs="Arial"/>
              <w:sz w:val="24"/>
              <w:szCs w:val="24"/>
            </w:rPr>
          </w:rPrChange>
        </w:rPr>
        <w:t>n</w:t>
      </w:r>
      <w:r w:rsidR="00C70114" w:rsidRPr="00B475D4">
        <w:rPr>
          <w:rFonts w:ascii="Arial" w:hAnsi="Arial" w:cs="Arial"/>
          <w:sz w:val="24"/>
          <w:szCs w:val="24"/>
          <w:lang w:val="en-GB"/>
          <w:rPrChange w:id="612" w:author="Alexandre Miguel Kaizeler Guedes Da Silva Afonso" w:date="2026-07-27T16:55:00Z" w16du:dateUtc="2026-07-27T15:55:00Z">
            <w:rPr>
              <w:rFonts w:ascii="Arial" w:hAnsi="Arial" w:cs="Arial"/>
              <w:sz w:val="24"/>
              <w:szCs w:val="24"/>
            </w:rPr>
          </w:rPrChange>
        </w:rPr>
        <w:t xml:space="preserve">ed </w:t>
      </w:r>
      <w:r w:rsidR="00A03DB7" w:rsidRPr="00B475D4">
        <w:rPr>
          <w:rFonts w:ascii="Arial" w:hAnsi="Arial" w:cs="Arial"/>
          <w:sz w:val="24"/>
          <w:szCs w:val="24"/>
          <w:lang w:val="en-GB"/>
          <w:rPrChange w:id="613" w:author="Alexandre Miguel Kaizeler Guedes Da Silva Afonso" w:date="2026-07-27T16:55:00Z" w16du:dateUtc="2026-07-27T15:55:00Z">
            <w:rPr>
              <w:rFonts w:ascii="Arial" w:hAnsi="Arial" w:cs="Arial"/>
              <w:sz w:val="24"/>
              <w:szCs w:val="24"/>
            </w:rPr>
          </w:rPrChange>
        </w:rPr>
        <w:t>longer transcripts on average (Figure 1A</w:t>
      </w:r>
      <w:r w:rsidR="00C70114" w:rsidRPr="00B475D4">
        <w:rPr>
          <w:rFonts w:ascii="Arial" w:hAnsi="Arial" w:cs="Arial"/>
          <w:sz w:val="24"/>
          <w:szCs w:val="24"/>
          <w:lang w:val="en-GB"/>
          <w:rPrChange w:id="614" w:author="Alexandre Miguel Kaizeler Guedes Da Silva Afonso" w:date="2026-07-27T16:55:00Z" w16du:dateUtc="2026-07-27T15:55:00Z">
            <w:rPr>
              <w:rFonts w:ascii="Arial" w:hAnsi="Arial" w:cs="Arial"/>
              <w:sz w:val="24"/>
              <w:szCs w:val="24"/>
            </w:rPr>
          </w:rPrChange>
        </w:rPr>
        <w:t>, l</w:t>
      </w:r>
      <w:r w:rsidR="00A03DB7" w:rsidRPr="00B475D4">
        <w:rPr>
          <w:rFonts w:ascii="Arial" w:hAnsi="Arial" w:cs="Arial"/>
          <w:sz w:val="24"/>
          <w:szCs w:val="24"/>
          <w:lang w:val="en-GB"/>
          <w:rPrChange w:id="615" w:author="Alexandre Miguel Kaizeler Guedes Da Silva Afonso" w:date="2026-07-27T16:55:00Z" w16du:dateUtc="2026-07-27T15:55:00Z">
            <w:rPr>
              <w:rFonts w:ascii="Arial" w:hAnsi="Arial" w:cs="Arial"/>
              <w:sz w:val="24"/>
              <w:szCs w:val="24"/>
            </w:rPr>
          </w:rPrChange>
        </w:rPr>
        <w:t>eft</w:t>
      </w:r>
      <w:r w:rsidR="00C70114" w:rsidRPr="00B475D4">
        <w:rPr>
          <w:rFonts w:ascii="Arial" w:hAnsi="Arial" w:cs="Arial"/>
          <w:sz w:val="24"/>
          <w:szCs w:val="24"/>
          <w:lang w:val="en-GB"/>
          <w:rPrChange w:id="616" w:author="Alexandre Miguel Kaizeler Guedes Da Silva Afonso" w:date="2026-07-27T16:55:00Z" w16du:dateUtc="2026-07-27T15:55:00Z">
            <w:rPr>
              <w:rFonts w:ascii="Arial" w:hAnsi="Arial" w:cs="Arial"/>
              <w:sz w:val="24"/>
              <w:szCs w:val="24"/>
            </w:rPr>
          </w:rPrChange>
        </w:rPr>
        <w:t>;</w:t>
      </w:r>
      <w:r w:rsidR="00A03DB7" w:rsidRPr="00B475D4">
        <w:rPr>
          <w:rFonts w:ascii="Arial" w:hAnsi="Arial" w:cs="Arial"/>
          <w:sz w:val="24"/>
          <w:szCs w:val="24"/>
          <w:lang w:val="en-GB"/>
          <w:rPrChange w:id="617" w:author="Alexandre Miguel Kaizeler Guedes Da Silva Afonso" w:date="2026-07-27T16:55:00Z" w16du:dateUtc="2026-07-27T15:55:00Z">
            <w:rPr>
              <w:rFonts w:ascii="Arial" w:hAnsi="Arial" w:cs="Arial"/>
              <w:sz w:val="24"/>
              <w:szCs w:val="24"/>
            </w:rPr>
          </w:rPrChange>
        </w:rPr>
        <w:t xml:space="preserve"> Khong 2017</w:t>
      </w:r>
      <w:r w:rsidR="00C1553A" w:rsidRPr="00B475D4">
        <w:rPr>
          <w:rFonts w:ascii="Arial" w:hAnsi="Arial" w:cs="Arial"/>
          <w:sz w:val="24"/>
          <w:szCs w:val="24"/>
          <w:lang w:val="en-GB"/>
          <w:rPrChange w:id="618" w:author="Alexandre Miguel Kaizeler Guedes Da Silva Afonso" w:date="2026-07-27T16:55:00Z" w16du:dateUtc="2026-07-27T15:55:00Z">
            <w:rPr>
              <w:rFonts w:ascii="Arial" w:hAnsi="Arial" w:cs="Arial"/>
              <w:sz w:val="24"/>
              <w:szCs w:val="24"/>
            </w:rPr>
          </w:rPrChange>
        </w:rPr>
        <w:t xml:space="preserve"> study</w:t>
      </w:r>
      <w:r w:rsidR="00A03DB7" w:rsidRPr="00B475D4">
        <w:rPr>
          <w:rFonts w:ascii="Arial" w:hAnsi="Arial" w:cs="Arial"/>
          <w:sz w:val="24"/>
          <w:szCs w:val="24"/>
          <w:lang w:val="en-GB"/>
          <w:rPrChange w:id="619"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620" w:author="Alexandre Miguel Kaizeler Guedes Da Silva Afonso" w:date="2026-07-27T16:55:00Z" w16du:dateUtc="2026-07-27T15:55:00Z">
            <w:rPr>
              <w:rFonts w:ascii="Arial" w:hAnsi="Arial" w:cs="Arial"/>
              <w:sz w:val="24"/>
              <w:szCs w:val="24"/>
            </w:rPr>
          </w:rPrChange>
        </w:rPr>
        <w:instrText xml:space="preserve"> ADDIN ZOTERO_ITEM CSL_CITATION {"citationID":"HRDsIyYM","properties":{"formattedCitation":"\\super 31\\nosupersub{}","plainCitation":"31","noteIndex":0},"citationItems":[{"id":"jCcWpdK2/I8Gjq151","uris":["http://zotero.org/users/local/1p9EH8ax/items/WPA4SC2G"],"itemData":{"id":"Kup8CDUO/EwyMqWI8","type":"article-journal","container-title":"Molecular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A03DB7" w:rsidRPr="00B475D4">
        <w:rPr>
          <w:rFonts w:ascii="Arial" w:hAnsi="Arial" w:cs="Arial"/>
          <w:sz w:val="24"/>
          <w:szCs w:val="24"/>
          <w:lang w:val="en-GB"/>
          <w:rPrChange w:id="621"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622" w:author="Alexandre Miguel Kaizeler Guedes Da Silva Afonso" w:date="2026-07-27T16:55:00Z" w16du:dateUtc="2026-07-27T15:55:00Z">
            <w:rPr>
              <w:rFonts w:ascii="Arial" w:hAnsi="Arial" w:cs="Arial"/>
              <w:kern w:val="0"/>
              <w:sz w:val="24"/>
              <w:vertAlign w:val="superscript"/>
            </w:rPr>
          </w:rPrChange>
        </w:rPr>
        <w:t>31</w:t>
      </w:r>
      <w:r w:rsidR="00A03DB7" w:rsidRPr="00B475D4">
        <w:rPr>
          <w:rFonts w:ascii="Arial" w:hAnsi="Arial" w:cs="Arial"/>
          <w:sz w:val="24"/>
          <w:szCs w:val="24"/>
          <w:lang w:val="en-GB"/>
          <w:rPrChange w:id="623" w:author="Alexandre Miguel Kaizeler Guedes Da Silva Afonso" w:date="2026-07-27T16:55:00Z" w16du:dateUtc="2026-07-27T15:55:00Z">
            <w:rPr>
              <w:rFonts w:ascii="Arial" w:hAnsi="Arial" w:cs="Arial"/>
              <w:sz w:val="24"/>
              <w:szCs w:val="24"/>
            </w:rPr>
          </w:rPrChange>
        </w:rPr>
        <w:fldChar w:fldCharType="end"/>
      </w:r>
      <w:r w:rsidR="00A03DB7" w:rsidRPr="00B475D4">
        <w:rPr>
          <w:rFonts w:ascii="Arial" w:hAnsi="Arial" w:cs="Arial"/>
          <w:sz w:val="24"/>
          <w:szCs w:val="24"/>
          <w:lang w:val="en-GB"/>
          <w:rPrChange w:id="624" w:author="Alexandre Miguel Kaizeler Guedes Da Silva Afonso" w:date="2026-07-27T16:55:00Z" w16du:dateUtc="2026-07-27T15:55:00Z">
            <w:rPr>
              <w:rFonts w:ascii="Arial" w:hAnsi="Arial" w:cs="Arial"/>
              <w:sz w:val="24"/>
              <w:szCs w:val="24"/>
            </w:rPr>
          </w:rPrChange>
        </w:rPr>
        <w:t xml:space="preserve"> </w:t>
      </w:r>
      <w:r w:rsidR="00C70114" w:rsidRPr="00B475D4">
        <w:rPr>
          <w:rFonts w:ascii="Arial" w:hAnsi="Arial" w:cs="Arial"/>
          <w:sz w:val="24"/>
          <w:szCs w:val="24"/>
          <w:lang w:val="en-GB"/>
          <w:rPrChange w:id="625" w:author="Alexandre Miguel Kaizeler Guedes Da Silva Afonso" w:date="2026-07-27T16:55:00Z" w16du:dateUtc="2026-07-27T15:55:00Z">
            <w:rPr>
              <w:rFonts w:ascii="Arial" w:hAnsi="Arial" w:cs="Arial"/>
              <w:sz w:val="24"/>
              <w:szCs w:val="24"/>
            </w:rPr>
          </w:rPrChange>
        </w:rPr>
        <w:t xml:space="preserve">shown </w:t>
      </w:r>
      <w:r w:rsidR="00A03DB7" w:rsidRPr="00B475D4">
        <w:rPr>
          <w:rFonts w:ascii="Arial" w:hAnsi="Arial" w:cs="Arial"/>
          <w:sz w:val="24"/>
          <w:szCs w:val="24"/>
          <w:lang w:val="en-GB"/>
          <w:rPrChange w:id="626" w:author="Alexandre Miguel Kaizeler Guedes Da Silva Afonso" w:date="2026-07-27T16:55:00Z" w16du:dateUtc="2026-07-27T15:55:00Z">
            <w:rPr>
              <w:rFonts w:ascii="Arial" w:hAnsi="Arial" w:cs="Arial"/>
              <w:sz w:val="24"/>
              <w:szCs w:val="24"/>
            </w:rPr>
          </w:rPrChange>
        </w:rPr>
        <w:t xml:space="preserve">as example), irrespective of stress stimuli and cell type (Figure </w:t>
      </w:r>
      <w:r w:rsidR="0090257F" w:rsidRPr="00B475D4">
        <w:rPr>
          <w:rFonts w:ascii="Arial" w:hAnsi="Arial" w:cs="Arial"/>
          <w:sz w:val="24"/>
          <w:szCs w:val="24"/>
          <w:lang w:val="en-GB"/>
          <w:rPrChange w:id="627" w:author="Alexandre Miguel Kaizeler Guedes Da Silva Afonso" w:date="2026-07-27T16:55:00Z" w16du:dateUtc="2026-07-27T15:55:00Z">
            <w:rPr>
              <w:rFonts w:ascii="Arial" w:hAnsi="Arial" w:cs="Arial"/>
              <w:sz w:val="24"/>
              <w:szCs w:val="24"/>
            </w:rPr>
          </w:rPrChange>
        </w:rPr>
        <w:t>1B)</w:t>
      </w:r>
      <w:r w:rsidR="00A03DB7" w:rsidRPr="00B475D4">
        <w:rPr>
          <w:rFonts w:ascii="Arial" w:hAnsi="Arial" w:cs="Arial"/>
          <w:sz w:val="24"/>
          <w:szCs w:val="24"/>
          <w:lang w:val="en-GB"/>
          <w:rPrChange w:id="628" w:author="Alexandre Miguel Kaizeler Guedes Da Silva Afonso" w:date="2026-07-27T16:55:00Z" w16du:dateUtc="2026-07-27T15:55:00Z">
            <w:rPr>
              <w:rFonts w:ascii="Arial" w:hAnsi="Arial" w:cs="Arial"/>
              <w:sz w:val="24"/>
              <w:szCs w:val="24"/>
            </w:rPr>
          </w:rPrChange>
        </w:rPr>
        <w:t xml:space="preserve">. </w:t>
      </w:r>
      <w:r w:rsidR="00E44437" w:rsidRPr="00B475D4">
        <w:rPr>
          <w:rFonts w:ascii="Arial" w:hAnsi="Arial" w:cs="Arial"/>
          <w:sz w:val="24"/>
          <w:szCs w:val="24"/>
          <w:lang w:val="en-GB"/>
          <w:rPrChange w:id="629" w:author="Alexandre Miguel Kaizeler Guedes Da Silva Afonso" w:date="2026-07-27T16:55:00Z" w16du:dateUtc="2026-07-27T15:55:00Z">
            <w:rPr>
              <w:rFonts w:ascii="Arial" w:hAnsi="Arial" w:cs="Arial"/>
              <w:sz w:val="24"/>
              <w:szCs w:val="24"/>
            </w:rPr>
          </w:rPrChange>
        </w:rPr>
        <w:t>Gene expression profiles of DC-purified SGs exhibit a consistently high correlation with each other (</w:t>
      </w:r>
      <w:r w:rsidR="0090257F" w:rsidRPr="00B475D4">
        <w:rPr>
          <w:rFonts w:ascii="Arial" w:hAnsi="Arial" w:cs="Arial"/>
          <w:sz w:val="24"/>
          <w:szCs w:val="24"/>
          <w:lang w:val="en-GB"/>
          <w:rPrChange w:id="630" w:author="Alexandre Miguel Kaizeler Guedes Da Silva Afonso" w:date="2026-07-27T16:55:00Z" w16du:dateUtc="2026-07-27T15:55:00Z">
            <w:rPr>
              <w:rFonts w:ascii="Arial" w:hAnsi="Arial" w:cs="Arial"/>
              <w:sz w:val="24"/>
              <w:szCs w:val="24"/>
            </w:rPr>
          </w:rPrChange>
        </w:rPr>
        <w:t>Figure 1B</w:t>
      </w:r>
      <w:r w:rsidR="00E44437" w:rsidRPr="00B475D4">
        <w:rPr>
          <w:rFonts w:ascii="Arial" w:hAnsi="Arial" w:cs="Arial"/>
          <w:sz w:val="24"/>
          <w:szCs w:val="24"/>
          <w:lang w:val="en-GB"/>
          <w:rPrChange w:id="631" w:author="Alexandre Miguel Kaizeler Guedes Da Silva Afonso" w:date="2026-07-27T16:55:00Z" w16du:dateUtc="2026-07-27T15:55:00Z">
            <w:rPr>
              <w:rFonts w:ascii="Arial" w:hAnsi="Arial" w:cs="Arial"/>
              <w:sz w:val="24"/>
              <w:szCs w:val="24"/>
            </w:rPr>
          </w:rPrChange>
        </w:rPr>
        <w:t xml:space="preserve">). </w:t>
      </w:r>
      <w:r w:rsidR="00A03DB7" w:rsidRPr="00B475D4">
        <w:rPr>
          <w:rFonts w:ascii="Arial" w:hAnsi="Arial" w:cs="Arial"/>
          <w:sz w:val="24"/>
          <w:szCs w:val="24"/>
          <w:lang w:val="en-GB"/>
          <w:rPrChange w:id="632" w:author="Alexandre Miguel Kaizeler Guedes Da Silva Afonso" w:date="2026-07-27T16:55:00Z" w16du:dateUtc="2026-07-27T15:55:00Z">
            <w:rPr>
              <w:rFonts w:ascii="Arial" w:hAnsi="Arial" w:cs="Arial"/>
              <w:sz w:val="24"/>
              <w:szCs w:val="24"/>
            </w:rPr>
          </w:rPrChange>
        </w:rPr>
        <w:t xml:space="preserve">In contrast, </w:t>
      </w:r>
      <w:r w:rsidR="006B1A17" w:rsidRPr="00B475D4">
        <w:rPr>
          <w:rFonts w:ascii="Arial" w:hAnsi="Arial" w:cs="Arial"/>
          <w:sz w:val="24"/>
          <w:szCs w:val="24"/>
          <w:lang w:val="en-GB"/>
          <w:rPrChange w:id="633" w:author="Alexandre Miguel Kaizeler Guedes Da Silva Afonso" w:date="2026-07-27T16:55:00Z" w16du:dateUtc="2026-07-27T15:55:00Z">
            <w:rPr>
              <w:rFonts w:ascii="Arial" w:hAnsi="Arial" w:cs="Arial"/>
              <w:sz w:val="24"/>
              <w:szCs w:val="24"/>
            </w:rPr>
          </w:rPrChange>
        </w:rPr>
        <w:t xml:space="preserve">PL-based </w:t>
      </w:r>
      <w:r w:rsidR="007478B6" w:rsidRPr="00B475D4">
        <w:rPr>
          <w:rFonts w:ascii="Arial" w:hAnsi="Arial" w:cs="Arial"/>
          <w:sz w:val="24"/>
          <w:szCs w:val="24"/>
          <w:lang w:val="en-GB"/>
          <w:rPrChange w:id="634" w:author="Alexandre Miguel Kaizeler Guedes Da Silva Afonso" w:date="2026-07-27T16:55:00Z" w16du:dateUtc="2026-07-27T15:55:00Z">
            <w:rPr>
              <w:rFonts w:ascii="Arial" w:hAnsi="Arial" w:cs="Arial"/>
              <w:sz w:val="24"/>
              <w:szCs w:val="24"/>
            </w:rPr>
          </w:rPrChange>
        </w:rPr>
        <w:t>SG transcriptomes</w:t>
      </w:r>
      <w:r w:rsidR="006B1A17" w:rsidRPr="00B475D4">
        <w:rPr>
          <w:rFonts w:ascii="Arial" w:hAnsi="Arial" w:cs="Arial"/>
          <w:sz w:val="24"/>
          <w:szCs w:val="24"/>
          <w:lang w:val="en-GB"/>
          <w:rPrChange w:id="635" w:author="Alexandre Miguel Kaizeler Guedes Da Silva Afonso" w:date="2026-07-27T16:55:00Z" w16du:dateUtc="2026-07-27T15:55:00Z">
            <w:rPr>
              <w:rFonts w:ascii="Arial" w:hAnsi="Arial" w:cs="Arial"/>
              <w:sz w:val="24"/>
              <w:szCs w:val="24"/>
            </w:rPr>
          </w:rPrChange>
        </w:rPr>
        <w:t xml:space="preserve"> showed a weak enrichment </w:t>
      </w:r>
      <w:r w:rsidR="007478B6" w:rsidRPr="00B475D4">
        <w:rPr>
          <w:rFonts w:ascii="Arial" w:hAnsi="Arial" w:cs="Arial"/>
          <w:sz w:val="24"/>
          <w:szCs w:val="24"/>
          <w:lang w:val="en-GB"/>
          <w:rPrChange w:id="636" w:author="Alexandre Miguel Kaizeler Guedes Da Silva Afonso" w:date="2026-07-27T16:55:00Z" w16du:dateUtc="2026-07-27T15:55:00Z">
            <w:rPr>
              <w:rFonts w:ascii="Arial" w:hAnsi="Arial" w:cs="Arial"/>
              <w:sz w:val="24"/>
              <w:szCs w:val="24"/>
            </w:rPr>
          </w:rPrChange>
        </w:rPr>
        <w:t>for</w:t>
      </w:r>
      <w:r w:rsidR="006B1A17" w:rsidRPr="00B475D4">
        <w:rPr>
          <w:rFonts w:ascii="Arial" w:hAnsi="Arial" w:cs="Arial"/>
          <w:sz w:val="24"/>
          <w:szCs w:val="24"/>
          <w:lang w:val="en-GB"/>
          <w:rPrChange w:id="637" w:author="Alexandre Miguel Kaizeler Guedes Da Silva Afonso" w:date="2026-07-27T16:55:00Z" w16du:dateUtc="2026-07-27T15:55:00Z">
            <w:rPr>
              <w:rFonts w:ascii="Arial" w:hAnsi="Arial" w:cs="Arial"/>
              <w:sz w:val="24"/>
              <w:szCs w:val="24"/>
            </w:rPr>
          </w:rPrChange>
        </w:rPr>
        <w:t xml:space="preserve"> shorter transcripts </w:t>
      </w:r>
      <w:r w:rsidR="00A21704" w:rsidRPr="00B475D4">
        <w:rPr>
          <w:rFonts w:ascii="Arial" w:hAnsi="Arial" w:cs="Arial"/>
          <w:sz w:val="24"/>
          <w:szCs w:val="24"/>
          <w:lang w:val="en-GB"/>
          <w:rPrChange w:id="638" w:author="Alexandre Miguel Kaizeler Guedes Da Silva Afonso" w:date="2026-07-27T16:55:00Z" w16du:dateUtc="2026-07-27T15:55:00Z">
            <w:rPr>
              <w:rFonts w:ascii="Arial" w:hAnsi="Arial" w:cs="Arial"/>
              <w:sz w:val="24"/>
              <w:szCs w:val="24"/>
            </w:rPr>
          </w:rPrChange>
        </w:rPr>
        <w:t xml:space="preserve">(Figure </w:t>
      </w:r>
      <w:r w:rsidR="00E44437" w:rsidRPr="00B475D4">
        <w:rPr>
          <w:rFonts w:ascii="Arial" w:hAnsi="Arial" w:cs="Arial"/>
          <w:sz w:val="24"/>
          <w:szCs w:val="24"/>
          <w:lang w:val="en-GB"/>
          <w:rPrChange w:id="639" w:author="Alexandre Miguel Kaizeler Guedes Da Silva Afonso" w:date="2026-07-27T16:55:00Z" w16du:dateUtc="2026-07-27T15:55:00Z">
            <w:rPr>
              <w:rFonts w:ascii="Arial" w:hAnsi="Arial" w:cs="Arial"/>
              <w:sz w:val="24"/>
              <w:szCs w:val="24"/>
            </w:rPr>
          </w:rPrChange>
        </w:rPr>
        <w:t>1A</w:t>
      </w:r>
      <w:r w:rsidR="009217DF" w:rsidRPr="00B475D4">
        <w:rPr>
          <w:rFonts w:ascii="Arial" w:hAnsi="Arial" w:cs="Arial"/>
          <w:sz w:val="24"/>
          <w:szCs w:val="24"/>
          <w:lang w:val="en-GB"/>
          <w:rPrChange w:id="640" w:author="Alexandre Miguel Kaizeler Guedes Da Silva Afonso" w:date="2026-07-27T16:55:00Z" w16du:dateUtc="2026-07-27T15:55:00Z">
            <w:rPr>
              <w:rFonts w:ascii="Arial" w:hAnsi="Arial" w:cs="Arial"/>
              <w:sz w:val="24"/>
              <w:szCs w:val="24"/>
            </w:rPr>
          </w:rPrChange>
        </w:rPr>
        <w:t>, r</w:t>
      </w:r>
      <w:r w:rsidR="00E44437" w:rsidRPr="00B475D4">
        <w:rPr>
          <w:rFonts w:ascii="Arial" w:hAnsi="Arial" w:cs="Arial"/>
          <w:sz w:val="24"/>
          <w:szCs w:val="24"/>
          <w:lang w:val="en-GB"/>
          <w:rPrChange w:id="641" w:author="Alexandre Miguel Kaizeler Guedes Da Silva Afonso" w:date="2026-07-27T16:55:00Z" w16du:dateUtc="2026-07-27T15:55:00Z">
            <w:rPr>
              <w:rFonts w:ascii="Arial" w:hAnsi="Arial" w:cs="Arial"/>
              <w:sz w:val="24"/>
              <w:szCs w:val="24"/>
            </w:rPr>
          </w:rPrChange>
        </w:rPr>
        <w:t>ight</w:t>
      </w:r>
      <w:r w:rsidR="009217DF" w:rsidRPr="00B475D4">
        <w:rPr>
          <w:rFonts w:ascii="Arial" w:hAnsi="Arial" w:cs="Arial"/>
          <w:sz w:val="24"/>
          <w:szCs w:val="24"/>
          <w:lang w:val="en-GB"/>
          <w:rPrChange w:id="642" w:author="Alexandre Miguel Kaizeler Guedes Da Silva Afonso" w:date="2026-07-27T16:55:00Z" w16du:dateUtc="2026-07-27T15:55:00Z">
            <w:rPr>
              <w:rFonts w:ascii="Arial" w:hAnsi="Arial" w:cs="Arial"/>
              <w:sz w:val="24"/>
              <w:szCs w:val="24"/>
            </w:rPr>
          </w:rPrChange>
        </w:rPr>
        <w:t>;</w:t>
      </w:r>
      <w:r w:rsidR="00E44437" w:rsidRPr="00B475D4">
        <w:rPr>
          <w:rFonts w:ascii="Arial" w:hAnsi="Arial" w:cs="Arial"/>
          <w:sz w:val="24"/>
          <w:szCs w:val="24"/>
          <w:lang w:val="en-GB"/>
          <w:rPrChange w:id="643" w:author="Alexandre Miguel Kaizeler Guedes Da Silva Afonso" w:date="2026-07-27T16:55:00Z" w16du:dateUtc="2026-07-27T15:55:00Z">
            <w:rPr>
              <w:rFonts w:ascii="Arial" w:hAnsi="Arial" w:cs="Arial"/>
              <w:sz w:val="24"/>
              <w:szCs w:val="24"/>
            </w:rPr>
          </w:rPrChange>
        </w:rPr>
        <w:t xml:space="preserve">  Somasekharan 2020 study</w:t>
      </w:r>
      <w:r w:rsidR="00E44437" w:rsidRPr="00B475D4">
        <w:rPr>
          <w:rFonts w:ascii="Arial" w:hAnsi="Arial" w:cs="Arial"/>
          <w:sz w:val="24"/>
          <w:szCs w:val="24"/>
          <w:lang w:val="en-GB"/>
          <w:rPrChange w:id="64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645" w:author="Alexandre Miguel Kaizeler Guedes Da Silva Afonso" w:date="2026-07-27T16:55:00Z" w16du:dateUtc="2026-07-27T15:55:00Z">
            <w:rPr>
              <w:rFonts w:ascii="Arial" w:hAnsi="Arial" w:cs="Arial"/>
              <w:sz w:val="24"/>
              <w:szCs w:val="24"/>
            </w:rPr>
          </w:rPrChange>
        </w:rPr>
        <w:instrText xml:space="preserve"> ADDIN ZOTERO_ITEM CSL_CITATION {"citationID":"4rUdpmgl","properties":{"formattedCitation":"\\super 29\\nosupersub{}","plainCitation":"29","noteIndex":0},"citationItems":[{"id":"jCcWpdK2/0qH0ns4Q","uris":["http://zotero.org/users/local/1p9EH8ax/items/4ULW7W7L"],"itemData":{"id":"Kup8CDUO/0Ab3t2vP","type":"article-journal","abstract":"Abstract\n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E44437" w:rsidRPr="00B475D4">
        <w:rPr>
          <w:rFonts w:ascii="Arial" w:hAnsi="Arial" w:cs="Arial"/>
          <w:sz w:val="24"/>
          <w:szCs w:val="24"/>
          <w:lang w:val="en-GB"/>
          <w:rPrChange w:id="646"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647" w:author="Alexandre Miguel Kaizeler Guedes Da Silva Afonso" w:date="2026-07-27T16:55:00Z" w16du:dateUtc="2026-07-27T15:55:00Z">
            <w:rPr>
              <w:rFonts w:ascii="Arial" w:hAnsi="Arial" w:cs="Arial"/>
              <w:kern w:val="0"/>
              <w:sz w:val="24"/>
              <w:vertAlign w:val="superscript"/>
            </w:rPr>
          </w:rPrChange>
        </w:rPr>
        <w:t>29</w:t>
      </w:r>
      <w:r w:rsidR="00E44437" w:rsidRPr="00B475D4">
        <w:rPr>
          <w:rFonts w:ascii="Arial" w:hAnsi="Arial" w:cs="Arial"/>
          <w:sz w:val="24"/>
          <w:szCs w:val="24"/>
          <w:lang w:val="en-GB"/>
          <w:rPrChange w:id="648" w:author="Alexandre Miguel Kaizeler Guedes Da Silva Afonso" w:date="2026-07-27T16:55:00Z" w16du:dateUtc="2026-07-27T15:55:00Z">
            <w:rPr>
              <w:rFonts w:ascii="Arial" w:hAnsi="Arial" w:cs="Arial"/>
              <w:sz w:val="24"/>
              <w:szCs w:val="24"/>
            </w:rPr>
          </w:rPrChange>
        </w:rPr>
        <w:fldChar w:fldCharType="end"/>
      </w:r>
      <w:r w:rsidR="00E44437" w:rsidRPr="00B475D4">
        <w:rPr>
          <w:rFonts w:ascii="Arial" w:hAnsi="Arial" w:cs="Arial"/>
          <w:sz w:val="24"/>
          <w:szCs w:val="24"/>
          <w:lang w:val="en-GB"/>
          <w:rPrChange w:id="649" w:author="Alexandre Miguel Kaizeler Guedes Da Silva Afonso" w:date="2026-07-27T16:55:00Z" w16du:dateUtc="2026-07-27T15:55:00Z">
            <w:rPr>
              <w:rFonts w:ascii="Arial" w:hAnsi="Arial" w:cs="Arial"/>
              <w:sz w:val="24"/>
              <w:szCs w:val="24"/>
            </w:rPr>
          </w:rPrChange>
        </w:rPr>
        <w:t xml:space="preserve"> given as example</w:t>
      </w:r>
      <w:r w:rsidR="00A21704" w:rsidRPr="00B475D4">
        <w:rPr>
          <w:rFonts w:ascii="Arial" w:hAnsi="Arial" w:cs="Arial"/>
          <w:sz w:val="24"/>
          <w:szCs w:val="24"/>
          <w:lang w:val="en-GB"/>
          <w:rPrChange w:id="650" w:author="Alexandre Miguel Kaizeler Guedes Da Silva Afonso" w:date="2026-07-27T16:55:00Z" w16du:dateUtc="2026-07-27T15:55:00Z">
            <w:rPr>
              <w:rFonts w:ascii="Arial" w:hAnsi="Arial" w:cs="Arial"/>
              <w:sz w:val="24"/>
              <w:szCs w:val="24"/>
            </w:rPr>
          </w:rPrChange>
        </w:rPr>
        <w:t>)</w:t>
      </w:r>
      <w:r w:rsidR="00E44437" w:rsidRPr="00B475D4">
        <w:rPr>
          <w:rFonts w:ascii="Arial" w:hAnsi="Arial" w:cs="Arial"/>
          <w:sz w:val="24"/>
          <w:szCs w:val="24"/>
          <w:lang w:val="en-GB"/>
          <w:rPrChange w:id="651" w:author="Alexandre Miguel Kaizeler Guedes Da Silva Afonso" w:date="2026-07-27T16:55:00Z" w16du:dateUtc="2026-07-27T15:55:00Z">
            <w:rPr>
              <w:rFonts w:ascii="Arial" w:hAnsi="Arial" w:cs="Arial"/>
              <w:sz w:val="24"/>
              <w:szCs w:val="24"/>
            </w:rPr>
          </w:rPrChange>
        </w:rPr>
        <w:t xml:space="preserve"> and </w:t>
      </w:r>
      <w:r w:rsidR="00FC7ABA" w:rsidRPr="00B475D4">
        <w:rPr>
          <w:rFonts w:ascii="Arial" w:hAnsi="Arial" w:cs="Arial"/>
          <w:sz w:val="24"/>
          <w:szCs w:val="24"/>
          <w:lang w:val="en-GB"/>
          <w:rPrChange w:id="652" w:author="Alexandre Miguel Kaizeler Guedes Da Silva Afonso" w:date="2026-07-27T16:55:00Z" w16du:dateUtc="2026-07-27T15:55:00Z">
            <w:rPr>
              <w:rFonts w:ascii="Arial" w:hAnsi="Arial" w:cs="Arial"/>
              <w:sz w:val="24"/>
              <w:szCs w:val="24"/>
            </w:rPr>
          </w:rPrChange>
        </w:rPr>
        <w:t xml:space="preserve">exhibited minimal correlation between SG gene expression profiles, </w:t>
      </w:r>
      <w:r w:rsidR="0016113E" w:rsidRPr="00B475D4">
        <w:rPr>
          <w:rFonts w:ascii="Arial" w:hAnsi="Arial" w:cs="Arial"/>
          <w:sz w:val="24"/>
          <w:szCs w:val="24"/>
          <w:lang w:val="en-GB"/>
          <w:rPrChange w:id="653" w:author="Alexandre Miguel Kaizeler Guedes Da Silva Afonso" w:date="2026-07-27T16:55:00Z" w16du:dateUtc="2026-07-27T15:55:00Z">
            <w:rPr>
              <w:rFonts w:ascii="Arial" w:hAnsi="Arial" w:cs="Arial"/>
              <w:sz w:val="24"/>
              <w:szCs w:val="24"/>
            </w:rPr>
          </w:rPrChange>
        </w:rPr>
        <w:t xml:space="preserve">even </w:t>
      </w:r>
      <w:r w:rsidR="00FC7ABA" w:rsidRPr="00B475D4">
        <w:rPr>
          <w:rFonts w:ascii="Arial" w:hAnsi="Arial" w:cs="Arial"/>
          <w:sz w:val="24"/>
          <w:szCs w:val="24"/>
          <w:lang w:val="en-GB"/>
          <w:rPrChange w:id="654" w:author="Alexandre Miguel Kaizeler Guedes Da Silva Afonso" w:date="2026-07-27T16:55:00Z" w16du:dateUtc="2026-07-27T15:55:00Z">
            <w:rPr>
              <w:rFonts w:ascii="Arial" w:hAnsi="Arial" w:cs="Arial"/>
              <w:sz w:val="24"/>
              <w:szCs w:val="24"/>
            </w:rPr>
          </w:rPrChange>
        </w:rPr>
        <w:t xml:space="preserve">under </w:t>
      </w:r>
      <w:r w:rsidR="0016113E" w:rsidRPr="00B475D4">
        <w:rPr>
          <w:rFonts w:ascii="Arial" w:hAnsi="Arial" w:cs="Arial"/>
          <w:sz w:val="24"/>
          <w:szCs w:val="24"/>
          <w:lang w:val="en-GB"/>
          <w:rPrChange w:id="655" w:author="Alexandre Miguel Kaizeler Guedes Da Silva Afonso" w:date="2026-07-27T16:55:00Z" w16du:dateUtc="2026-07-27T15:55:00Z">
            <w:rPr>
              <w:rFonts w:ascii="Arial" w:hAnsi="Arial" w:cs="Arial"/>
              <w:sz w:val="24"/>
              <w:szCs w:val="24"/>
            </w:rPr>
          </w:rPrChange>
        </w:rPr>
        <w:t xml:space="preserve">the same stress </w:t>
      </w:r>
      <w:r w:rsidR="002E618B" w:rsidRPr="00B475D4">
        <w:rPr>
          <w:rFonts w:ascii="Arial" w:hAnsi="Arial" w:cs="Arial"/>
          <w:sz w:val="24"/>
          <w:szCs w:val="24"/>
          <w:lang w:val="en-GB"/>
          <w:rPrChange w:id="656" w:author="Alexandre Miguel Kaizeler Guedes Da Silva Afonso" w:date="2026-07-27T16:55:00Z" w16du:dateUtc="2026-07-27T15:55:00Z">
            <w:rPr>
              <w:rFonts w:ascii="Arial" w:hAnsi="Arial" w:cs="Arial"/>
              <w:sz w:val="24"/>
              <w:szCs w:val="24"/>
            </w:rPr>
          </w:rPrChange>
        </w:rPr>
        <w:t xml:space="preserve">stimulus </w:t>
      </w:r>
      <w:r w:rsidR="00FD4449" w:rsidRPr="00B475D4">
        <w:rPr>
          <w:rFonts w:ascii="Arial" w:hAnsi="Arial" w:cs="Arial"/>
          <w:sz w:val="24"/>
          <w:szCs w:val="24"/>
          <w:lang w:val="en-GB"/>
          <w:rPrChange w:id="657" w:author="Alexandre Miguel Kaizeler Guedes Da Silva Afonso" w:date="2026-07-27T16:55:00Z" w16du:dateUtc="2026-07-27T15:55:00Z">
            <w:rPr>
              <w:rFonts w:ascii="Arial" w:hAnsi="Arial" w:cs="Arial"/>
              <w:sz w:val="24"/>
              <w:szCs w:val="24"/>
            </w:rPr>
          </w:rPrChange>
        </w:rPr>
        <w:t xml:space="preserve">(Figure </w:t>
      </w:r>
      <w:r w:rsidR="0090257F" w:rsidRPr="00B475D4">
        <w:rPr>
          <w:rFonts w:ascii="Arial" w:hAnsi="Arial" w:cs="Arial"/>
          <w:sz w:val="24"/>
          <w:szCs w:val="24"/>
          <w:lang w:val="en-GB"/>
          <w:rPrChange w:id="658" w:author="Alexandre Miguel Kaizeler Guedes Da Silva Afonso" w:date="2026-07-27T16:55:00Z" w16du:dateUtc="2026-07-27T15:55:00Z">
            <w:rPr>
              <w:rFonts w:ascii="Arial" w:hAnsi="Arial" w:cs="Arial"/>
              <w:sz w:val="24"/>
              <w:szCs w:val="24"/>
            </w:rPr>
          </w:rPrChange>
        </w:rPr>
        <w:t>1B</w:t>
      </w:r>
      <w:r w:rsidR="00FD4449" w:rsidRPr="00B475D4">
        <w:rPr>
          <w:rFonts w:ascii="Arial" w:hAnsi="Arial" w:cs="Arial"/>
          <w:sz w:val="24"/>
          <w:szCs w:val="24"/>
          <w:lang w:val="en-GB"/>
          <w:rPrChange w:id="659" w:author="Alexandre Miguel Kaizeler Guedes Da Silva Afonso" w:date="2026-07-27T16:55:00Z" w16du:dateUtc="2026-07-27T15:55:00Z">
            <w:rPr>
              <w:rFonts w:ascii="Arial" w:hAnsi="Arial" w:cs="Arial"/>
              <w:sz w:val="24"/>
              <w:szCs w:val="24"/>
            </w:rPr>
          </w:rPrChange>
        </w:rPr>
        <w:t>)</w:t>
      </w:r>
      <w:r w:rsidR="00E44437" w:rsidRPr="00B475D4">
        <w:rPr>
          <w:rFonts w:ascii="Arial" w:hAnsi="Arial" w:cs="Arial"/>
          <w:sz w:val="24"/>
          <w:szCs w:val="24"/>
          <w:lang w:val="en-GB"/>
          <w:rPrChange w:id="660" w:author="Alexandre Miguel Kaizeler Guedes Da Silva Afonso" w:date="2026-07-27T16:55:00Z" w16du:dateUtc="2026-07-27T15:55:00Z">
            <w:rPr>
              <w:rFonts w:ascii="Arial" w:hAnsi="Arial" w:cs="Arial"/>
              <w:sz w:val="24"/>
              <w:szCs w:val="24"/>
            </w:rPr>
          </w:rPrChange>
        </w:rPr>
        <w:t xml:space="preserve">. </w:t>
      </w:r>
    </w:p>
    <w:p w14:paraId="15959C4A" w14:textId="427DAF10" w:rsidR="00FC7ABA" w:rsidRPr="00B475D4" w:rsidRDefault="00271D8F" w:rsidP="0098059C">
      <w:pPr>
        <w:jc w:val="both"/>
        <w:rPr>
          <w:rFonts w:ascii="Arial" w:hAnsi="Arial" w:cs="Arial"/>
          <w:color w:val="000000" w:themeColor="text1"/>
          <w:sz w:val="24"/>
          <w:szCs w:val="24"/>
          <w:lang w:val="en-GB"/>
          <w:rPrChange w:id="661" w:author="Alexandre Miguel Kaizeler Guedes Da Silva Afonso" w:date="2026-07-27T16:55:00Z" w16du:dateUtc="2026-07-27T15:55:00Z">
            <w:rPr>
              <w:rFonts w:ascii="Arial" w:hAnsi="Arial" w:cs="Arial"/>
              <w:color w:val="000000" w:themeColor="text1"/>
              <w:sz w:val="24"/>
              <w:szCs w:val="24"/>
            </w:rPr>
          </w:rPrChange>
        </w:rPr>
      </w:pPr>
      <w:r w:rsidRPr="00B475D4">
        <w:rPr>
          <w:rFonts w:ascii="Arial" w:hAnsi="Arial" w:cs="Arial"/>
          <w:sz w:val="24"/>
          <w:szCs w:val="24"/>
          <w:lang w:val="en-GB"/>
          <w:rPrChange w:id="662" w:author="Alexandre Miguel Kaizeler Guedes Da Silva Afonso" w:date="2026-07-27T16:55:00Z" w16du:dateUtc="2026-07-27T15:55:00Z">
            <w:rPr>
              <w:rFonts w:ascii="Arial" w:hAnsi="Arial" w:cs="Arial"/>
              <w:sz w:val="24"/>
              <w:szCs w:val="24"/>
            </w:rPr>
          </w:rPrChange>
        </w:rPr>
        <w:t xml:space="preserve">We </w:t>
      </w:r>
      <w:r w:rsidR="00FC7ABA" w:rsidRPr="00B475D4">
        <w:rPr>
          <w:rFonts w:ascii="Arial" w:hAnsi="Arial" w:cs="Arial"/>
          <w:sz w:val="24"/>
          <w:szCs w:val="24"/>
          <w:lang w:val="en-GB"/>
          <w:rPrChange w:id="663" w:author="Alexandre Miguel Kaizeler Guedes Da Silva Afonso" w:date="2026-07-27T16:55:00Z" w16du:dateUtc="2026-07-27T15:55:00Z">
            <w:rPr>
              <w:rFonts w:ascii="Arial" w:hAnsi="Arial" w:cs="Arial"/>
              <w:sz w:val="24"/>
              <w:szCs w:val="24"/>
            </w:rPr>
          </w:rPrChange>
        </w:rPr>
        <w:t xml:space="preserve">performed </w:t>
      </w:r>
      <w:r w:rsidR="00030CF8" w:rsidRPr="00B475D4">
        <w:rPr>
          <w:rFonts w:ascii="Arial" w:hAnsi="Arial" w:cs="Arial"/>
          <w:sz w:val="24"/>
          <w:szCs w:val="24"/>
          <w:lang w:val="en-GB"/>
          <w:rPrChange w:id="664" w:author="Alexandre Miguel Kaizeler Guedes Da Silva Afonso" w:date="2026-07-27T16:55:00Z" w16du:dateUtc="2026-07-27T15:55:00Z">
            <w:rPr>
              <w:rFonts w:ascii="Arial" w:hAnsi="Arial" w:cs="Arial"/>
              <w:sz w:val="24"/>
              <w:szCs w:val="24"/>
            </w:rPr>
          </w:rPrChange>
        </w:rPr>
        <w:t>Gene Set Enrichment Analysis (GSEA)</w:t>
      </w:r>
      <w:r w:rsidR="001E334D" w:rsidRPr="00B475D4">
        <w:rPr>
          <w:rFonts w:ascii="Arial" w:hAnsi="Arial" w:cs="Arial"/>
          <w:sz w:val="24"/>
          <w:szCs w:val="24"/>
          <w:lang w:val="en-GB"/>
          <w:rPrChange w:id="665"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666" w:author="Alexandre Miguel Kaizeler Guedes Da Silva Afonso" w:date="2026-07-27T16:55:00Z" w16du:dateUtc="2026-07-27T15:55:00Z">
            <w:rPr>
              <w:rFonts w:ascii="Arial" w:hAnsi="Arial" w:cs="Arial"/>
              <w:sz w:val="24"/>
              <w:szCs w:val="24"/>
            </w:rPr>
          </w:rPrChange>
        </w:rPr>
        <w:instrText xml:space="preserve"> ADDIN ZOTERO_ITEM CSL_CITATION {"citationID":"eLST8S5h","properties":{"formattedCitation":"\\super 34\\nosupersub{}","plainCitation":"34","noteIndex":0},"citationItems":[{"id":63,"uris":["http://zotero.org/users/local/q86rvdj2/items/FRT56J38"],"itemData":{"id":63,"type":"article-journal","abstract":"Although genomewide RNA expression analysis has become a routine tool in biomedical research, extracting biological insight from such information remains a major challenge. Here, we describe a powerful analytical method called Gene Set Enrichment Analysis (GSEA) for interpreting gene expression data. The method derives its power by focusing on gene sets, that is, groups of genes that share common biological function, chromosomal location, or regulation. We demonstrate how GSEA yields insights into several cancer-related data sets, including leukemia and lung cancer. Notably, where single-gene analysis finds little similarity between two independent studies of patient survival in lung cancer, GSEA reveals many biological pathways in common. The GSEA method is embodied in a freely available software package, together with an initial database of 1,325 biologically defined gene sets.","container-title":"Proceedings of the National Academy of Sciences of the United States of America","DOI":"10.1073/pnas.0506580102","ISSN":"0027-8424","issue":"43","journalAbbreviation":"Proc Natl Acad Sci U S A","language":"eng","page":"15545-15550","PMID":"16199517","PMCID":"PMC1239896","source":"PubMed","title":"Gene set enrichment analysis: a knowledge-based approach for interpreting genome-wide expression profiles","title-short":"Gene set enrichment analysis","volume":"102","author":[{"family":"Subramanian","given":"Aravind"},{"family":"Tamayo","given":"Pablo"},{"family":"Mootha","given":"Vamsi K."},{"family":"Mukherjee","given":"Sayan"},{"family":"Ebert","given":"Benjamin L."},{"family":"Gillette","given":"Michael A."},{"family":"Paulovich","given":"Amanda"},{"family":"Pomeroy","given":"Scott L."},{"family":"Golub","given":"Todd R."},{"family":"Lander","given":"Eric S."},{"family":"Mesirov","given":"Jill P."}],"issued":{"date-parts":[["2005",10,25]]}}}],"schema":"https://github.com/citation-style-language/schema/raw/master/csl-citation.json"} </w:instrText>
      </w:r>
      <w:r w:rsidR="001E334D" w:rsidRPr="00B475D4">
        <w:rPr>
          <w:rFonts w:ascii="Arial" w:hAnsi="Arial" w:cs="Arial"/>
          <w:sz w:val="24"/>
          <w:szCs w:val="24"/>
          <w:lang w:val="en-GB"/>
          <w:rPrChange w:id="667"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668" w:author="Alexandre Miguel Kaizeler Guedes Da Silva Afonso" w:date="2026-07-27T16:55:00Z" w16du:dateUtc="2026-07-27T15:55:00Z">
            <w:rPr>
              <w:rFonts w:ascii="Arial" w:hAnsi="Arial" w:cs="Arial"/>
              <w:kern w:val="0"/>
              <w:sz w:val="24"/>
              <w:vertAlign w:val="superscript"/>
            </w:rPr>
          </w:rPrChange>
        </w:rPr>
        <w:t>34</w:t>
      </w:r>
      <w:r w:rsidR="001E334D" w:rsidRPr="00B475D4">
        <w:rPr>
          <w:rFonts w:ascii="Arial" w:hAnsi="Arial" w:cs="Arial"/>
          <w:sz w:val="24"/>
          <w:szCs w:val="24"/>
          <w:lang w:val="en-GB"/>
          <w:rPrChange w:id="669" w:author="Alexandre Miguel Kaizeler Guedes Da Silva Afonso" w:date="2026-07-27T16:55:00Z" w16du:dateUtc="2026-07-27T15:55:00Z">
            <w:rPr>
              <w:rFonts w:ascii="Arial" w:hAnsi="Arial" w:cs="Arial"/>
              <w:sz w:val="24"/>
              <w:szCs w:val="24"/>
            </w:rPr>
          </w:rPrChange>
        </w:rPr>
        <w:fldChar w:fldCharType="end"/>
      </w:r>
      <w:r w:rsidR="00030CF8" w:rsidRPr="00B475D4">
        <w:rPr>
          <w:rFonts w:ascii="Arial" w:hAnsi="Arial" w:cs="Arial"/>
          <w:sz w:val="24"/>
          <w:szCs w:val="24"/>
          <w:lang w:val="en-GB"/>
          <w:rPrChange w:id="670" w:author="Alexandre Miguel Kaizeler Guedes Da Silva Afonso" w:date="2026-07-27T16:55:00Z" w16du:dateUtc="2026-07-27T15:55:00Z">
            <w:rPr>
              <w:rFonts w:ascii="Arial" w:hAnsi="Arial" w:cs="Arial"/>
              <w:sz w:val="24"/>
              <w:szCs w:val="24"/>
            </w:rPr>
          </w:rPrChange>
        </w:rPr>
        <w:t xml:space="preserve"> </w:t>
      </w:r>
      <w:r w:rsidR="00F95A23" w:rsidRPr="00B475D4">
        <w:rPr>
          <w:rFonts w:ascii="Arial" w:hAnsi="Arial" w:cs="Arial"/>
          <w:sz w:val="24"/>
          <w:szCs w:val="24"/>
          <w:lang w:val="en-GB"/>
          <w:rPrChange w:id="671" w:author="Alexandre Miguel Kaizeler Guedes Da Silva Afonso" w:date="2026-07-27T16:55:00Z" w16du:dateUtc="2026-07-27T15:55:00Z">
            <w:rPr>
              <w:rFonts w:ascii="Arial" w:hAnsi="Arial" w:cs="Arial"/>
              <w:sz w:val="24"/>
              <w:szCs w:val="24"/>
            </w:rPr>
          </w:rPrChange>
        </w:rPr>
        <w:t xml:space="preserve">for </w:t>
      </w:r>
      <w:r w:rsidR="00FC7ABA" w:rsidRPr="00B475D4">
        <w:rPr>
          <w:rFonts w:ascii="Arial" w:hAnsi="Arial" w:cs="Arial"/>
          <w:sz w:val="24"/>
          <w:szCs w:val="24"/>
          <w:lang w:val="en-GB"/>
          <w:rPrChange w:id="672" w:author="Alexandre Miguel Kaizeler Guedes Da Silva Afonso" w:date="2026-07-27T16:55:00Z" w16du:dateUtc="2026-07-27T15:55:00Z">
            <w:rPr>
              <w:rFonts w:ascii="Arial" w:hAnsi="Arial" w:cs="Arial"/>
              <w:sz w:val="24"/>
              <w:szCs w:val="24"/>
            </w:rPr>
          </w:rPrChange>
        </w:rPr>
        <w:t xml:space="preserve">the </w:t>
      </w:r>
      <w:r w:rsidR="00F95A23" w:rsidRPr="00B475D4">
        <w:rPr>
          <w:rFonts w:ascii="Arial" w:hAnsi="Arial" w:cs="Arial"/>
          <w:sz w:val="24"/>
          <w:szCs w:val="24"/>
          <w:lang w:val="en-GB"/>
          <w:rPrChange w:id="673" w:author="Alexandre Miguel Kaizeler Guedes Da Silva Afonso" w:date="2026-07-27T16:55:00Z" w16du:dateUtc="2026-07-27T15:55:00Z">
            <w:rPr>
              <w:rFonts w:ascii="Arial" w:hAnsi="Arial" w:cs="Arial"/>
              <w:sz w:val="24"/>
              <w:szCs w:val="24"/>
            </w:rPr>
          </w:rPrChange>
        </w:rPr>
        <w:t>Hallmarks</w:t>
      </w:r>
      <w:r w:rsidR="00FC7ABA" w:rsidRPr="00B475D4">
        <w:rPr>
          <w:rFonts w:ascii="Arial" w:hAnsi="Arial" w:cs="Arial"/>
          <w:sz w:val="24"/>
          <w:szCs w:val="24"/>
          <w:lang w:val="en-GB"/>
          <w:rPrChange w:id="674" w:author="Alexandre Miguel Kaizeler Guedes Da Silva Afonso" w:date="2026-07-27T16:55:00Z" w16du:dateUtc="2026-07-27T15:55:00Z">
            <w:rPr>
              <w:rFonts w:ascii="Arial" w:hAnsi="Arial" w:cs="Arial"/>
              <w:sz w:val="24"/>
              <w:szCs w:val="24"/>
            </w:rPr>
          </w:rPrChange>
        </w:rPr>
        <w:t xml:space="preserve"> collection</w:t>
      </w:r>
      <w:r w:rsidR="0090257F" w:rsidRPr="00B475D4">
        <w:rPr>
          <w:rFonts w:ascii="Arial" w:hAnsi="Arial" w:cs="Arial"/>
          <w:sz w:val="24"/>
          <w:szCs w:val="24"/>
          <w:lang w:val="en-GB"/>
          <w:rPrChange w:id="675"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676" w:author="Alexandre Miguel Kaizeler Guedes Da Silva Afonso" w:date="2026-07-27T16:55:00Z" w16du:dateUtc="2026-07-27T15:55:00Z">
            <w:rPr>
              <w:rFonts w:ascii="Arial" w:hAnsi="Arial" w:cs="Arial"/>
              <w:sz w:val="24"/>
              <w:szCs w:val="24"/>
            </w:rPr>
          </w:rPrChange>
        </w:rPr>
        <w:instrText xml:space="preserve"> ADDIN ZOTERO_ITEM CSL_CITATION {"citationID":"KwyyhmIq","properties":{"formattedCitation":"\\super 35\\nosupersub{}","plainCitation":"35","noteIndex":0},"citationItems":[{"id":"jCcWpdK2/TaWZ7M4V","uris":["http://zotero.org/users/local/q86rvdj2/items/AX2GF9BE"],"itemData":{"id":114,"type":"article-journal","container-title":"Cell Systems","DOI":"10.1016/j.cels.2015.12.004","ISSN":"24054712","issue":"6","journalAbbreviation":"Cell Systems","language":"en","page":"417-425","source":"DOI.org (Crossref)","title":"The Molecular Signatures Database Hallmark Gene Set Collection","volume":"1","author":[{"family":"Liberzon","given":"Arthur"},{"family":"Birger","given":"Chet"},{"family":"Thorvaldsdóttir","given":"Helga"},{"family":"Ghandi","given":"Mahmoud"},{"family":"Mesirov","given":"Jill P."},{"family":"Tamayo","given":"Pablo"}],"issued":{"date-parts":[["2015",12]]}}}],"schema":"https://github.com/citation-style-language/schema/raw/master/csl-citation.json"} </w:instrText>
      </w:r>
      <w:r w:rsidR="0090257F" w:rsidRPr="00B475D4">
        <w:rPr>
          <w:rFonts w:ascii="Arial" w:hAnsi="Arial" w:cs="Arial"/>
          <w:sz w:val="24"/>
          <w:szCs w:val="24"/>
          <w:lang w:val="en-GB"/>
          <w:rPrChange w:id="677"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678" w:author="Alexandre Miguel Kaizeler Guedes Da Silva Afonso" w:date="2026-07-27T16:55:00Z" w16du:dateUtc="2026-07-27T15:55:00Z">
            <w:rPr>
              <w:rFonts w:ascii="Arial" w:hAnsi="Arial" w:cs="Arial"/>
              <w:kern w:val="0"/>
              <w:sz w:val="24"/>
              <w:vertAlign w:val="superscript"/>
            </w:rPr>
          </w:rPrChange>
        </w:rPr>
        <w:t>35</w:t>
      </w:r>
      <w:r w:rsidR="0090257F" w:rsidRPr="00B475D4">
        <w:rPr>
          <w:rFonts w:ascii="Arial" w:hAnsi="Arial" w:cs="Arial"/>
          <w:sz w:val="24"/>
          <w:szCs w:val="24"/>
          <w:lang w:val="en-GB"/>
          <w:rPrChange w:id="679" w:author="Alexandre Miguel Kaizeler Guedes Da Silva Afonso" w:date="2026-07-27T16:55:00Z" w16du:dateUtc="2026-07-27T15:55:00Z">
            <w:rPr>
              <w:rFonts w:ascii="Arial" w:hAnsi="Arial" w:cs="Arial"/>
              <w:sz w:val="24"/>
              <w:szCs w:val="24"/>
            </w:rPr>
          </w:rPrChange>
        </w:rPr>
        <w:fldChar w:fldCharType="end"/>
      </w:r>
      <w:r w:rsidR="00F95A23" w:rsidRPr="00B475D4">
        <w:rPr>
          <w:rFonts w:ascii="Arial" w:hAnsi="Arial" w:cs="Arial"/>
          <w:sz w:val="24"/>
          <w:szCs w:val="24"/>
          <w:lang w:val="en-GB"/>
          <w:rPrChange w:id="680" w:author="Alexandre Miguel Kaizeler Guedes Da Silva Afonso" w:date="2026-07-27T16:55:00Z" w16du:dateUtc="2026-07-27T15:55:00Z">
            <w:rPr>
              <w:rFonts w:ascii="Arial" w:hAnsi="Arial" w:cs="Arial"/>
              <w:sz w:val="24"/>
              <w:szCs w:val="24"/>
            </w:rPr>
          </w:rPrChange>
        </w:rPr>
        <w:t xml:space="preserve"> (</w:t>
      </w:r>
      <w:r w:rsidR="00FC7ABA" w:rsidRPr="00B475D4">
        <w:rPr>
          <w:rFonts w:ascii="Arial" w:hAnsi="Arial" w:cs="Arial"/>
          <w:sz w:val="24"/>
          <w:szCs w:val="24"/>
          <w:lang w:val="en-GB"/>
          <w:rPrChange w:id="681" w:author="Alexandre Miguel Kaizeler Guedes Da Silva Afonso" w:date="2026-07-27T16:55:00Z" w16du:dateUtc="2026-07-27T15:55:00Z">
            <w:rPr>
              <w:rFonts w:ascii="Arial" w:hAnsi="Arial" w:cs="Arial"/>
              <w:sz w:val="24"/>
              <w:szCs w:val="24"/>
            </w:rPr>
          </w:rPrChange>
        </w:rPr>
        <w:t xml:space="preserve">designed </w:t>
      </w:r>
      <w:r w:rsidR="00F95A23" w:rsidRPr="00B475D4">
        <w:rPr>
          <w:rFonts w:ascii="Arial" w:hAnsi="Arial" w:cs="Arial"/>
          <w:sz w:val="24"/>
          <w:szCs w:val="24"/>
          <w:lang w:val="en-GB"/>
          <w:rPrChange w:id="682" w:author="Alexandre Miguel Kaizeler Guedes Da Silva Afonso" w:date="2026-07-27T16:55:00Z" w16du:dateUtc="2026-07-27T15:55:00Z">
            <w:rPr>
              <w:rFonts w:ascii="Arial" w:hAnsi="Arial" w:cs="Arial"/>
              <w:sz w:val="24"/>
              <w:szCs w:val="24"/>
            </w:rPr>
          </w:rPrChange>
        </w:rPr>
        <w:t>to minimi</w:t>
      </w:r>
      <w:ins w:id="683" w:author="Alexandre Miguel Kaizeler Guedes Da Silva Afonso" w:date="2026-07-28T10:07:00Z" w16du:dateUtc="2026-07-28T09:07:00Z">
        <w:r w:rsidR="004839F3">
          <w:rPr>
            <w:rFonts w:ascii="Arial" w:hAnsi="Arial" w:cs="Arial"/>
            <w:sz w:val="24"/>
            <w:szCs w:val="24"/>
            <w:lang w:val="en-GB"/>
          </w:rPr>
          <w:t>s</w:t>
        </w:r>
      </w:ins>
      <w:del w:id="684" w:author="Alexandre Miguel Kaizeler Guedes Da Silva Afonso" w:date="2026-07-28T10:07:00Z" w16du:dateUtc="2026-07-28T09:07:00Z">
        <w:r w:rsidR="000D7B67" w:rsidRPr="00B475D4" w:rsidDel="004839F3">
          <w:rPr>
            <w:rFonts w:ascii="Arial" w:hAnsi="Arial" w:cs="Arial"/>
            <w:sz w:val="24"/>
            <w:szCs w:val="24"/>
            <w:lang w:val="en-GB"/>
            <w:rPrChange w:id="685" w:author="Alexandre Miguel Kaizeler Guedes Da Silva Afonso" w:date="2026-07-27T16:55:00Z" w16du:dateUtc="2026-07-27T15:55:00Z">
              <w:rPr>
                <w:rFonts w:ascii="Arial" w:hAnsi="Arial" w:cs="Arial"/>
                <w:sz w:val="24"/>
                <w:szCs w:val="24"/>
              </w:rPr>
            </w:rPrChange>
          </w:rPr>
          <w:delText>z</w:delText>
        </w:r>
      </w:del>
      <w:r w:rsidR="00F95A23" w:rsidRPr="00B475D4">
        <w:rPr>
          <w:rFonts w:ascii="Arial" w:hAnsi="Arial" w:cs="Arial"/>
          <w:sz w:val="24"/>
          <w:szCs w:val="24"/>
          <w:lang w:val="en-GB"/>
          <w:rPrChange w:id="686" w:author="Alexandre Miguel Kaizeler Guedes Da Silva Afonso" w:date="2026-07-27T16:55:00Z" w16du:dateUtc="2026-07-27T15:55:00Z">
            <w:rPr>
              <w:rFonts w:ascii="Arial" w:hAnsi="Arial" w:cs="Arial"/>
              <w:sz w:val="24"/>
              <w:szCs w:val="24"/>
            </w:rPr>
          </w:rPrChange>
        </w:rPr>
        <w:t xml:space="preserve">e redundancy between gene sets) </w:t>
      </w:r>
      <w:r w:rsidRPr="00B475D4">
        <w:rPr>
          <w:rFonts w:ascii="Arial" w:hAnsi="Arial" w:cs="Arial"/>
          <w:sz w:val="24"/>
          <w:szCs w:val="24"/>
          <w:lang w:val="en-GB"/>
          <w:rPrChange w:id="687" w:author="Alexandre Miguel Kaizeler Guedes Da Silva Afonso" w:date="2026-07-27T16:55:00Z" w16du:dateUtc="2026-07-27T15:55:00Z">
            <w:rPr>
              <w:rFonts w:ascii="Arial" w:hAnsi="Arial" w:cs="Arial"/>
              <w:sz w:val="24"/>
              <w:szCs w:val="24"/>
            </w:rPr>
          </w:rPrChange>
        </w:rPr>
        <w:t>on</w:t>
      </w:r>
      <w:commentRangeStart w:id="688"/>
      <w:r w:rsidRPr="00B475D4">
        <w:rPr>
          <w:rFonts w:ascii="Arial" w:hAnsi="Arial" w:cs="Arial"/>
          <w:sz w:val="24"/>
          <w:szCs w:val="24"/>
          <w:lang w:val="en-GB"/>
          <w:rPrChange w:id="689" w:author="Alexandre Miguel Kaizeler Guedes Da Silva Afonso" w:date="2026-07-27T16:55:00Z" w16du:dateUtc="2026-07-27T15:55:00Z">
            <w:rPr>
              <w:rFonts w:ascii="Arial" w:hAnsi="Arial" w:cs="Arial"/>
              <w:sz w:val="24"/>
              <w:szCs w:val="24"/>
            </w:rPr>
          </w:rPrChange>
        </w:rPr>
        <w:t xml:space="preserve"> differentially expressed genes </w:t>
      </w:r>
      <w:r w:rsidR="0087035F" w:rsidRPr="00B475D4">
        <w:rPr>
          <w:rFonts w:ascii="Arial" w:hAnsi="Arial" w:cs="Arial"/>
          <w:sz w:val="24"/>
          <w:szCs w:val="24"/>
          <w:lang w:val="en-GB"/>
          <w:rPrChange w:id="690" w:author="Alexandre Miguel Kaizeler Guedes Da Silva Afonso" w:date="2026-07-27T16:55:00Z" w16du:dateUtc="2026-07-27T15:55:00Z">
            <w:rPr>
              <w:rFonts w:ascii="Arial" w:hAnsi="Arial" w:cs="Arial"/>
              <w:sz w:val="24"/>
              <w:szCs w:val="24"/>
            </w:rPr>
          </w:rPrChange>
        </w:rPr>
        <w:t>(DE</w:t>
      </w:r>
      <w:r w:rsidR="00C563FD" w:rsidRPr="00B475D4">
        <w:rPr>
          <w:rFonts w:ascii="Arial" w:hAnsi="Arial" w:cs="Arial"/>
          <w:sz w:val="24"/>
          <w:szCs w:val="24"/>
          <w:lang w:val="en-GB"/>
          <w:rPrChange w:id="691" w:author="Alexandre Miguel Kaizeler Guedes Da Silva Afonso" w:date="2026-07-27T16:55:00Z" w16du:dateUtc="2026-07-27T15:55:00Z">
            <w:rPr>
              <w:rFonts w:ascii="Arial" w:hAnsi="Arial" w:cs="Arial"/>
              <w:sz w:val="24"/>
              <w:szCs w:val="24"/>
            </w:rPr>
          </w:rPrChange>
        </w:rPr>
        <w:t>G</w:t>
      </w:r>
      <w:r w:rsidR="0087035F" w:rsidRPr="00B475D4">
        <w:rPr>
          <w:rFonts w:ascii="Arial" w:hAnsi="Arial" w:cs="Arial"/>
          <w:sz w:val="24"/>
          <w:szCs w:val="24"/>
          <w:lang w:val="en-GB"/>
          <w:rPrChange w:id="692" w:author="Alexandre Miguel Kaizeler Guedes Da Silva Afonso" w:date="2026-07-27T16:55:00Z" w16du:dateUtc="2026-07-27T15:55:00Z">
            <w:rPr>
              <w:rFonts w:ascii="Arial" w:hAnsi="Arial" w:cs="Arial"/>
              <w:sz w:val="24"/>
              <w:szCs w:val="24"/>
            </w:rPr>
          </w:rPrChange>
        </w:rPr>
        <w:t xml:space="preserve">s) </w:t>
      </w:r>
      <w:commentRangeEnd w:id="688"/>
      <w:r w:rsidR="004839F3" w:rsidRPr="00B475D4">
        <w:rPr>
          <w:rStyle w:val="Refdecomentrio"/>
          <w:rFonts w:ascii="Arial" w:hAnsi="Arial" w:cs="Arial"/>
          <w:sz w:val="24"/>
          <w:szCs w:val="24"/>
          <w:lang w:val="en-GB"/>
          <w:rPrChange w:id="693" w:author="Alexandre Miguel Kaizeler Guedes Da Silva Afonso" w:date="2026-07-27T16:55:00Z" w16du:dateUtc="2026-07-27T15:55:00Z">
            <w:rPr>
              <w:rStyle w:val="Refdecomentrio"/>
              <w:rFonts w:ascii="Arial" w:hAnsi="Arial" w:cs="Arial"/>
              <w:sz w:val="24"/>
              <w:szCs w:val="24"/>
            </w:rPr>
          </w:rPrChange>
        </w:rPr>
        <w:commentReference w:id="688"/>
      </w:r>
      <w:r w:rsidR="007D5262" w:rsidRPr="00B475D4">
        <w:rPr>
          <w:rFonts w:ascii="Arial" w:hAnsi="Arial" w:cs="Arial"/>
          <w:sz w:val="24"/>
          <w:szCs w:val="24"/>
          <w:lang w:val="en-GB"/>
          <w:rPrChange w:id="694" w:author="Alexandre Miguel Kaizeler Guedes Da Silva Afonso" w:date="2026-07-27T16:55:00Z" w16du:dateUtc="2026-07-27T15:55:00Z">
            <w:rPr>
              <w:rFonts w:ascii="Arial" w:hAnsi="Arial" w:cs="Arial"/>
              <w:sz w:val="24"/>
              <w:szCs w:val="24"/>
            </w:rPr>
          </w:rPrChange>
        </w:rPr>
        <w:t xml:space="preserve">in </w:t>
      </w:r>
      <w:r w:rsidRPr="00B475D4">
        <w:rPr>
          <w:rFonts w:ascii="Arial" w:hAnsi="Arial" w:cs="Arial"/>
          <w:sz w:val="24"/>
          <w:szCs w:val="24"/>
          <w:lang w:val="en-GB"/>
          <w:rPrChange w:id="695" w:author="Alexandre Miguel Kaizeler Guedes Da Silva Afonso" w:date="2026-07-27T16:55:00Z" w16du:dateUtc="2026-07-27T15:55:00Z">
            <w:rPr>
              <w:rFonts w:ascii="Arial" w:hAnsi="Arial" w:cs="Arial"/>
              <w:sz w:val="24"/>
              <w:szCs w:val="24"/>
            </w:rPr>
          </w:rPrChange>
        </w:rPr>
        <w:t>SGs</w:t>
      </w:r>
      <w:r w:rsidR="00F95A23" w:rsidRPr="00B475D4">
        <w:rPr>
          <w:rFonts w:ascii="Arial" w:hAnsi="Arial" w:cs="Arial"/>
          <w:sz w:val="24"/>
          <w:szCs w:val="24"/>
          <w:lang w:val="en-GB"/>
          <w:rPrChange w:id="696" w:author="Alexandre Miguel Kaizeler Guedes Da Silva Afonso" w:date="2026-07-27T16:55:00Z" w16du:dateUtc="2026-07-27T15:55:00Z">
            <w:rPr>
              <w:rFonts w:ascii="Arial" w:hAnsi="Arial" w:cs="Arial"/>
              <w:sz w:val="24"/>
              <w:szCs w:val="24"/>
            </w:rPr>
          </w:rPrChange>
        </w:rPr>
        <w:t xml:space="preserve"> </w:t>
      </w:r>
      <w:r w:rsidR="00FC7ABA" w:rsidRPr="00B475D4">
        <w:rPr>
          <w:rFonts w:ascii="Arial" w:hAnsi="Arial" w:cs="Arial"/>
          <w:sz w:val="24"/>
          <w:szCs w:val="24"/>
          <w:lang w:val="en-GB"/>
          <w:rPrChange w:id="697" w:author="Alexandre Miguel Kaizeler Guedes Da Silva Afonso" w:date="2026-07-27T16:55:00Z" w16du:dateUtc="2026-07-27T15:55:00Z">
            <w:rPr>
              <w:rFonts w:ascii="Arial" w:hAnsi="Arial" w:cs="Arial"/>
              <w:sz w:val="24"/>
              <w:szCs w:val="24"/>
            </w:rPr>
          </w:rPrChange>
        </w:rPr>
        <w:t xml:space="preserve">induced </w:t>
      </w:r>
      <w:r w:rsidR="00F95A23" w:rsidRPr="00B475D4">
        <w:rPr>
          <w:rFonts w:ascii="Arial" w:hAnsi="Arial" w:cs="Arial"/>
          <w:sz w:val="24"/>
          <w:szCs w:val="24"/>
          <w:lang w:val="en-GB"/>
          <w:rPrChange w:id="698" w:author="Alexandre Miguel Kaizeler Guedes Da Silva Afonso" w:date="2026-07-27T16:55:00Z" w16du:dateUtc="2026-07-27T15:55:00Z">
            <w:rPr>
              <w:rFonts w:ascii="Arial" w:hAnsi="Arial" w:cs="Arial"/>
              <w:sz w:val="24"/>
              <w:szCs w:val="24"/>
            </w:rPr>
          </w:rPrChange>
        </w:rPr>
        <w:t>by</w:t>
      </w:r>
      <w:r w:rsidR="005F76DA" w:rsidRPr="00B475D4">
        <w:rPr>
          <w:rFonts w:ascii="Arial" w:hAnsi="Arial" w:cs="Arial"/>
          <w:sz w:val="24"/>
          <w:szCs w:val="24"/>
          <w:lang w:val="en-GB"/>
          <w:rPrChange w:id="699" w:author="Alexandre Miguel Kaizeler Guedes Da Silva Afonso" w:date="2026-07-27T16:55:00Z" w16du:dateUtc="2026-07-27T15:55:00Z">
            <w:rPr>
              <w:rFonts w:ascii="Arial" w:hAnsi="Arial" w:cs="Arial"/>
              <w:sz w:val="24"/>
              <w:szCs w:val="24"/>
            </w:rPr>
          </w:rPrChange>
        </w:rPr>
        <w:t xml:space="preserve"> oxidative stress</w:t>
      </w:r>
      <w:r w:rsidRPr="00B475D4">
        <w:rPr>
          <w:rFonts w:ascii="Arial" w:hAnsi="Arial" w:cs="Arial"/>
          <w:sz w:val="24"/>
          <w:szCs w:val="24"/>
          <w:lang w:val="en-GB"/>
          <w:rPrChange w:id="700" w:author="Alexandre Miguel Kaizeler Guedes Da Silva Afonso" w:date="2026-07-27T16:55:00Z" w16du:dateUtc="2026-07-27T15:55:00Z">
            <w:rPr>
              <w:rFonts w:ascii="Arial" w:hAnsi="Arial" w:cs="Arial"/>
              <w:sz w:val="24"/>
              <w:szCs w:val="24"/>
            </w:rPr>
          </w:rPrChange>
        </w:rPr>
        <w:t xml:space="preserve"> in</w:t>
      </w:r>
      <w:r w:rsidR="002A2416" w:rsidRPr="00B475D4">
        <w:rPr>
          <w:rFonts w:ascii="Arial" w:hAnsi="Arial" w:cs="Arial"/>
          <w:sz w:val="24"/>
          <w:szCs w:val="24"/>
          <w:lang w:val="en-GB"/>
          <w:rPrChange w:id="701" w:author="Alexandre Miguel Kaizeler Guedes Da Silva Afonso" w:date="2026-07-27T16:55:00Z" w16du:dateUtc="2026-07-27T15:55:00Z">
            <w:rPr>
              <w:rFonts w:ascii="Arial" w:hAnsi="Arial" w:cs="Arial"/>
              <w:sz w:val="24"/>
              <w:szCs w:val="24"/>
            </w:rPr>
          </w:rPrChange>
        </w:rPr>
        <w:t xml:space="preserve"> </w:t>
      </w:r>
      <w:r w:rsidR="005F76DA" w:rsidRPr="00B475D4">
        <w:rPr>
          <w:rFonts w:ascii="Arial" w:hAnsi="Arial" w:cs="Arial"/>
          <w:sz w:val="24"/>
          <w:szCs w:val="24"/>
          <w:lang w:val="en-GB"/>
          <w:rPrChange w:id="702" w:author="Alexandre Miguel Kaizeler Guedes Da Silva Afonso" w:date="2026-07-27T16:55:00Z" w16du:dateUtc="2026-07-27T15:55:00Z">
            <w:rPr>
              <w:rFonts w:ascii="Arial" w:hAnsi="Arial" w:cs="Arial"/>
              <w:sz w:val="24"/>
              <w:szCs w:val="24"/>
            </w:rPr>
          </w:rPrChange>
        </w:rPr>
        <w:t xml:space="preserve">the </w:t>
      </w:r>
      <w:r w:rsidR="00030CF8" w:rsidRPr="00B475D4">
        <w:rPr>
          <w:rFonts w:ascii="Arial" w:hAnsi="Arial" w:cs="Arial"/>
          <w:sz w:val="24"/>
          <w:szCs w:val="24"/>
          <w:lang w:val="en-GB"/>
          <w:rPrChange w:id="703" w:author="Alexandre Miguel Kaizeler Guedes Da Silva Afonso" w:date="2026-07-27T16:55:00Z" w16du:dateUtc="2026-07-27T15:55:00Z">
            <w:rPr>
              <w:rFonts w:ascii="Arial" w:hAnsi="Arial" w:cs="Arial"/>
              <w:sz w:val="24"/>
              <w:szCs w:val="24"/>
            </w:rPr>
          </w:rPrChange>
        </w:rPr>
        <w:t xml:space="preserve">DC and </w:t>
      </w:r>
      <w:r w:rsidR="00FC7ABA" w:rsidRPr="00B475D4">
        <w:rPr>
          <w:rFonts w:ascii="Arial" w:hAnsi="Arial" w:cs="Arial"/>
          <w:sz w:val="24"/>
          <w:szCs w:val="24"/>
          <w:lang w:val="en-GB"/>
          <w:rPrChange w:id="704" w:author="Alexandre Miguel Kaizeler Guedes Da Silva Afonso" w:date="2026-07-27T16:55:00Z" w16du:dateUtc="2026-07-27T15:55:00Z">
            <w:rPr>
              <w:rFonts w:ascii="Arial" w:hAnsi="Arial" w:cs="Arial"/>
              <w:sz w:val="24"/>
              <w:szCs w:val="24"/>
            </w:rPr>
          </w:rPrChange>
        </w:rPr>
        <w:t xml:space="preserve">PL </w:t>
      </w:r>
      <w:r w:rsidR="003D70DD" w:rsidRPr="00B475D4">
        <w:rPr>
          <w:rFonts w:ascii="Arial" w:hAnsi="Arial" w:cs="Arial"/>
          <w:sz w:val="24"/>
          <w:szCs w:val="24"/>
          <w:lang w:val="en-GB"/>
          <w:rPrChange w:id="705" w:author="Alexandre Miguel Kaizeler Guedes Da Silva Afonso" w:date="2026-07-27T16:55:00Z" w16du:dateUtc="2026-07-27T15:55:00Z">
            <w:rPr>
              <w:rFonts w:ascii="Arial" w:hAnsi="Arial" w:cs="Arial"/>
              <w:sz w:val="24"/>
              <w:szCs w:val="24"/>
            </w:rPr>
          </w:rPrChange>
        </w:rPr>
        <w:t>example</w:t>
      </w:r>
      <w:r w:rsidR="00FC7ABA" w:rsidRPr="00B475D4">
        <w:rPr>
          <w:rFonts w:ascii="Arial" w:hAnsi="Arial" w:cs="Arial"/>
          <w:sz w:val="24"/>
          <w:szCs w:val="24"/>
          <w:lang w:val="en-GB"/>
          <w:rPrChange w:id="706" w:author="Alexandre Miguel Kaizeler Guedes Da Silva Afonso" w:date="2026-07-27T16:55:00Z" w16du:dateUtc="2026-07-27T15:55:00Z">
            <w:rPr>
              <w:rFonts w:ascii="Arial" w:hAnsi="Arial" w:cs="Arial"/>
              <w:sz w:val="24"/>
              <w:szCs w:val="24"/>
            </w:rPr>
          </w:rPrChange>
        </w:rPr>
        <w:t xml:space="preserve"> datasets</w:t>
      </w:r>
      <w:r w:rsidR="00036F82" w:rsidRPr="00B475D4">
        <w:rPr>
          <w:rFonts w:ascii="Arial" w:hAnsi="Arial" w:cs="Arial"/>
          <w:sz w:val="24"/>
          <w:szCs w:val="24"/>
          <w:lang w:val="en-GB"/>
          <w:rPrChange w:id="707" w:author="Alexandre Miguel Kaizeler Guedes Da Silva Afonso" w:date="2026-07-27T16:55:00Z" w16du:dateUtc="2026-07-27T15:55:00Z">
            <w:rPr>
              <w:rFonts w:ascii="Arial" w:hAnsi="Arial" w:cs="Arial"/>
              <w:sz w:val="24"/>
              <w:szCs w:val="24"/>
            </w:rPr>
          </w:rPrChange>
        </w:rPr>
        <w:t>,</w:t>
      </w:r>
      <w:r w:rsidR="00A95934" w:rsidRPr="00B475D4">
        <w:rPr>
          <w:rFonts w:ascii="Arial" w:hAnsi="Arial" w:cs="Arial"/>
          <w:sz w:val="24"/>
          <w:szCs w:val="24"/>
          <w:lang w:val="en-GB"/>
          <w:rPrChange w:id="708" w:author="Alexandre Miguel Kaizeler Guedes Da Silva Afonso" w:date="2026-07-27T16:55:00Z" w16du:dateUtc="2026-07-27T15:55:00Z">
            <w:rPr>
              <w:rFonts w:ascii="Arial" w:hAnsi="Arial" w:cs="Arial"/>
              <w:sz w:val="24"/>
              <w:szCs w:val="24"/>
            </w:rPr>
          </w:rPrChange>
        </w:rPr>
        <w:t xml:space="preserve"> </w:t>
      </w:r>
      <w:r w:rsidR="00036F82" w:rsidRPr="00B475D4">
        <w:rPr>
          <w:rFonts w:ascii="Arial" w:hAnsi="Arial" w:cs="Arial"/>
          <w:sz w:val="24"/>
          <w:szCs w:val="24"/>
          <w:lang w:val="en-GB"/>
          <w:rPrChange w:id="709" w:author="Alexandre Miguel Kaizeler Guedes Da Silva Afonso" w:date="2026-07-27T16:55:00Z" w16du:dateUtc="2026-07-27T15:55:00Z">
            <w:rPr>
              <w:rFonts w:ascii="Arial" w:hAnsi="Arial" w:cs="Arial"/>
              <w:sz w:val="24"/>
              <w:szCs w:val="24"/>
            </w:rPr>
          </w:rPrChange>
        </w:rPr>
        <w:t>compared with</w:t>
      </w:r>
      <w:r w:rsidR="00A95934" w:rsidRPr="00B475D4">
        <w:rPr>
          <w:rFonts w:ascii="Arial" w:hAnsi="Arial" w:cs="Arial"/>
          <w:sz w:val="24"/>
          <w:szCs w:val="24"/>
          <w:lang w:val="en-GB"/>
          <w:rPrChange w:id="710" w:author="Alexandre Miguel Kaizeler Guedes Da Silva Afonso" w:date="2026-07-27T16:55:00Z" w16du:dateUtc="2026-07-27T15:55:00Z">
            <w:rPr>
              <w:rFonts w:ascii="Arial" w:hAnsi="Arial" w:cs="Arial"/>
              <w:sz w:val="24"/>
              <w:szCs w:val="24"/>
            </w:rPr>
          </w:rPrChange>
        </w:rPr>
        <w:t xml:space="preserve"> their WC fraction</w:t>
      </w:r>
      <w:r w:rsidR="000742CA" w:rsidRPr="00B475D4">
        <w:rPr>
          <w:rFonts w:ascii="Arial" w:hAnsi="Arial" w:cs="Arial"/>
          <w:sz w:val="24"/>
          <w:szCs w:val="24"/>
          <w:lang w:val="en-GB"/>
          <w:rPrChange w:id="711" w:author="Alexandre Miguel Kaizeler Guedes Da Silva Afonso" w:date="2026-07-27T16:55:00Z" w16du:dateUtc="2026-07-27T15:55:00Z">
            <w:rPr>
              <w:rFonts w:ascii="Arial" w:hAnsi="Arial" w:cs="Arial"/>
              <w:sz w:val="24"/>
              <w:szCs w:val="24"/>
            </w:rPr>
          </w:rPrChange>
        </w:rPr>
        <w:t xml:space="preserve"> (Figure 1A,B)</w:t>
      </w:r>
      <w:r w:rsidR="00C84CB3" w:rsidRPr="00B475D4">
        <w:rPr>
          <w:rFonts w:ascii="Arial" w:hAnsi="Arial" w:cs="Arial"/>
          <w:sz w:val="24"/>
          <w:szCs w:val="24"/>
          <w:lang w:val="en-GB"/>
          <w:rPrChange w:id="712" w:author="Alexandre Miguel Kaizeler Guedes Da Silva Afonso" w:date="2026-07-27T16:55:00Z" w16du:dateUtc="2026-07-27T15:55:00Z">
            <w:rPr>
              <w:rFonts w:ascii="Arial" w:hAnsi="Arial" w:cs="Arial"/>
              <w:sz w:val="24"/>
              <w:szCs w:val="24"/>
            </w:rPr>
          </w:rPrChange>
        </w:rPr>
        <w:t xml:space="preserve">. </w:t>
      </w:r>
      <w:r w:rsidR="00FC7ABA" w:rsidRPr="00B475D4">
        <w:rPr>
          <w:rFonts w:ascii="Arial" w:hAnsi="Arial" w:cs="Arial"/>
          <w:sz w:val="24"/>
          <w:szCs w:val="24"/>
          <w:lang w:val="en-GB"/>
          <w:rPrChange w:id="713" w:author="Alexandre Miguel Kaizeler Guedes Da Silva Afonso" w:date="2026-07-27T16:55:00Z" w16du:dateUtc="2026-07-27T15:55:00Z">
            <w:rPr>
              <w:rFonts w:ascii="Arial" w:hAnsi="Arial" w:cs="Arial"/>
              <w:sz w:val="24"/>
              <w:szCs w:val="24"/>
            </w:rPr>
          </w:rPrChange>
        </w:rPr>
        <w:t>In</w:t>
      </w:r>
      <w:r w:rsidR="00ED5752" w:rsidRPr="00B475D4">
        <w:rPr>
          <w:rFonts w:ascii="Arial" w:hAnsi="Arial" w:cs="Arial"/>
          <w:sz w:val="24"/>
          <w:szCs w:val="24"/>
          <w:lang w:val="en-GB"/>
          <w:rPrChange w:id="714" w:author="Alexandre Miguel Kaizeler Guedes Da Silva Afonso" w:date="2026-07-27T16:55:00Z" w16du:dateUtc="2026-07-27T15:55:00Z">
            <w:rPr>
              <w:rFonts w:ascii="Arial" w:hAnsi="Arial" w:cs="Arial"/>
              <w:sz w:val="24"/>
              <w:szCs w:val="24"/>
            </w:rPr>
          </w:rPrChange>
        </w:rPr>
        <w:t xml:space="preserve"> DC-purified </w:t>
      </w:r>
      <w:r w:rsidR="00FC7ABA" w:rsidRPr="00B475D4">
        <w:rPr>
          <w:rFonts w:ascii="Arial" w:hAnsi="Arial" w:cs="Arial"/>
          <w:sz w:val="24"/>
          <w:szCs w:val="24"/>
          <w:lang w:val="en-GB"/>
          <w:rPrChange w:id="715" w:author="Alexandre Miguel Kaizeler Guedes Da Silva Afonso" w:date="2026-07-27T16:55:00Z" w16du:dateUtc="2026-07-27T15:55:00Z">
            <w:rPr>
              <w:rFonts w:ascii="Arial" w:hAnsi="Arial" w:cs="Arial"/>
              <w:sz w:val="24"/>
              <w:szCs w:val="24"/>
            </w:rPr>
          </w:rPrChange>
        </w:rPr>
        <w:t xml:space="preserve">transcriptomes, </w:t>
      </w:r>
      <w:r w:rsidR="00D714B2" w:rsidRPr="00B475D4">
        <w:rPr>
          <w:rFonts w:ascii="Arial" w:hAnsi="Arial" w:cs="Arial"/>
          <w:sz w:val="24"/>
          <w:szCs w:val="24"/>
          <w:lang w:val="en-GB"/>
          <w:rPrChange w:id="716" w:author="Alexandre Miguel Kaizeler Guedes Da Silva Afonso" w:date="2026-07-27T16:55:00Z" w16du:dateUtc="2026-07-27T15:55:00Z">
            <w:rPr>
              <w:rFonts w:ascii="Arial" w:hAnsi="Arial" w:cs="Arial"/>
              <w:sz w:val="24"/>
              <w:szCs w:val="24"/>
            </w:rPr>
          </w:rPrChange>
        </w:rPr>
        <w:t xml:space="preserve">Hallmark enrichment </w:t>
      </w:r>
      <w:r w:rsidR="002A14F8" w:rsidRPr="00B475D4">
        <w:rPr>
          <w:rFonts w:ascii="Arial" w:hAnsi="Arial" w:cs="Arial"/>
          <w:sz w:val="24"/>
          <w:szCs w:val="24"/>
          <w:lang w:val="en-GB"/>
          <w:rPrChange w:id="717" w:author="Alexandre Miguel Kaizeler Guedes Da Silva Afonso" w:date="2026-07-27T16:55:00Z" w16du:dateUtc="2026-07-27T15:55:00Z">
            <w:rPr>
              <w:rFonts w:ascii="Arial" w:hAnsi="Arial" w:cs="Arial"/>
              <w:sz w:val="24"/>
              <w:szCs w:val="24"/>
            </w:rPr>
          </w:rPrChange>
        </w:rPr>
        <w:t xml:space="preserve">in SGs </w:t>
      </w:r>
      <w:r w:rsidR="00D714B2" w:rsidRPr="00B475D4">
        <w:rPr>
          <w:rFonts w:ascii="Arial" w:hAnsi="Arial" w:cs="Arial"/>
          <w:sz w:val="24"/>
          <w:szCs w:val="24"/>
          <w:lang w:val="en-GB"/>
          <w:rPrChange w:id="718" w:author="Alexandre Miguel Kaizeler Guedes Da Silva Afonso" w:date="2026-07-27T16:55:00Z" w16du:dateUtc="2026-07-27T15:55:00Z">
            <w:rPr>
              <w:rFonts w:ascii="Arial" w:hAnsi="Arial" w:cs="Arial"/>
              <w:sz w:val="24"/>
              <w:szCs w:val="24"/>
            </w:rPr>
          </w:rPrChange>
        </w:rPr>
        <w:t xml:space="preserve">was strongly confounded with transcript length </w:t>
      </w:r>
      <w:r w:rsidR="00D714B2" w:rsidRPr="00B475D4">
        <w:rPr>
          <w:rFonts w:ascii="Arial" w:hAnsi="Arial" w:cs="Arial"/>
          <w:color w:val="000000" w:themeColor="text1"/>
          <w:sz w:val="24"/>
          <w:szCs w:val="24"/>
          <w:lang w:val="en-GB"/>
          <w:rPrChange w:id="719" w:author="Alexandre Miguel Kaizeler Guedes Da Silva Afonso" w:date="2026-07-27T16:55:00Z" w16du:dateUtc="2026-07-27T15:55:00Z">
            <w:rPr>
              <w:rFonts w:ascii="Arial" w:hAnsi="Arial" w:cs="Arial"/>
              <w:color w:val="000000" w:themeColor="text1"/>
              <w:sz w:val="24"/>
              <w:szCs w:val="24"/>
            </w:rPr>
          </w:rPrChange>
        </w:rPr>
        <w:t xml:space="preserve">(Fisher’s p &lt; 1.5e-5, Odds Ratio = 23.77), with </w:t>
      </w:r>
      <w:r w:rsidR="00FC7ABA" w:rsidRPr="00B475D4">
        <w:rPr>
          <w:rFonts w:ascii="Arial" w:hAnsi="Arial" w:cs="Arial"/>
          <w:sz w:val="24"/>
          <w:szCs w:val="24"/>
          <w:lang w:val="en-GB"/>
          <w:rPrChange w:id="720" w:author="Alexandre Miguel Kaizeler Guedes Da Silva Afonso" w:date="2026-07-27T16:55:00Z" w16du:dateUtc="2026-07-27T15:55:00Z">
            <w:rPr>
              <w:rFonts w:ascii="Arial" w:hAnsi="Arial" w:cs="Arial"/>
              <w:sz w:val="24"/>
              <w:szCs w:val="24"/>
            </w:rPr>
          </w:rPrChange>
        </w:rPr>
        <w:t xml:space="preserve">several enriched and depleted Hallmarks </w:t>
      </w:r>
      <w:r w:rsidR="0088375F" w:rsidRPr="00B475D4">
        <w:rPr>
          <w:rFonts w:ascii="Arial" w:hAnsi="Arial" w:cs="Arial"/>
          <w:sz w:val="24"/>
          <w:szCs w:val="24"/>
          <w:lang w:val="en-GB"/>
          <w:rPrChange w:id="721" w:author="Alexandre Miguel Kaizeler Guedes Da Silva Afonso" w:date="2026-07-27T16:55:00Z" w16du:dateUtc="2026-07-27T15:55:00Z">
            <w:rPr>
              <w:rFonts w:ascii="Arial" w:hAnsi="Arial" w:cs="Arial"/>
              <w:sz w:val="24"/>
              <w:szCs w:val="24"/>
            </w:rPr>
          </w:rPrChange>
        </w:rPr>
        <w:t xml:space="preserve">associated with long </w:t>
      </w:r>
      <w:r w:rsidR="00F95A23" w:rsidRPr="00B475D4">
        <w:rPr>
          <w:rFonts w:ascii="Arial" w:hAnsi="Arial" w:cs="Arial"/>
          <w:sz w:val="24"/>
          <w:szCs w:val="24"/>
          <w:lang w:val="en-GB"/>
          <w:rPrChange w:id="722" w:author="Alexandre Miguel Kaizeler Guedes Da Silva Afonso" w:date="2026-07-27T16:55:00Z" w16du:dateUtc="2026-07-27T15:55:00Z">
            <w:rPr>
              <w:rFonts w:ascii="Arial" w:hAnsi="Arial" w:cs="Arial"/>
              <w:sz w:val="24"/>
              <w:szCs w:val="24"/>
            </w:rPr>
          </w:rPrChange>
        </w:rPr>
        <w:t>(</w:t>
      </w:r>
      <w:r w:rsidR="00F95A23" w:rsidRPr="00B475D4">
        <w:rPr>
          <w:rFonts w:ascii="Arial" w:hAnsi="Arial" w:cs="Arial"/>
          <w:i/>
          <w:iCs/>
          <w:sz w:val="24"/>
          <w:szCs w:val="24"/>
          <w:lang w:val="en-GB"/>
          <w:rPrChange w:id="723" w:author="Alexandre Miguel Kaizeler Guedes Da Silva Afonso" w:date="2026-07-27T16:55:00Z" w16du:dateUtc="2026-07-27T15:55:00Z">
            <w:rPr>
              <w:rFonts w:ascii="Arial" w:hAnsi="Arial" w:cs="Arial"/>
              <w:i/>
              <w:iCs/>
              <w:sz w:val="24"/>
              <w:szCs w:val="24"/>
            </w:rPr>
          </w:rPrChange>
        </w:rPr>
        <w:t>e.g.</w:t>
      </w:r>
      <w:r w:rsidR="00F95A23" w:rsidRPr="00B475D4">
        <w:rPr>
          <w:rFonts w:ascii="Arial" w:hAnsi="Arial" w:cs="Arial"/>
          <w:sz w:val="24"/>
          <w:szCs w:val="24"/>
          <w:lang w:val="en-GB"/>
          <w:rPrChange w:id="724" w:author="Alexandre Miguel Kaizeler Guedes Da Silva Afonso" w:date="2026-07-27T16:55:00Z" w16du:dateUtc="2026-07-27T15:55:00Z">
            <w:rPr>
              <w:rFonts w:ascii="Arial" w:hAnsi="Arial" w:cs="Arial"/>
              <w:sz w:val="24"/>
              <w:szCs w:val="24"/>
            </w:rPr>
          </w:rPrChange>
        </w:rPr>
        <w:t xml:space="preserve">, mitotic spindle) and </w:t>
      </w:r>
      <w:r w:rsidR="0088375F" w:rsidRPr="00B475D4">
        <w:rPr>
          <w:rFonts w:ascii="Arial" w:hAnsi="Arial" w:cs="Arial"/>
          <w:sz w:val="24"/>
          <w:szCs w:val="24"/>
          <w:lang w:val="en-GB"/>
          <w:rPrChange w:id="725" w:author="Alexandre Miguel Kaizeler Guedes Da Silva Afonso" w:date="2026-07-27T16:55:00Z" w16du:dateUtc="2026-07-27T15:55:00Z">
            <w:rPr>
              <w:rFonts w:ascii="Arial" w:hAnsi="Arial" w:cs="Arial"/>
              <w:sz w:val="24"/>
              <w:szCs w:val="24"/>
            </w:rPr>
          </w:rPrChange>
        </w:rPr>
        <w:t xml:space="preserve">short </w:t>
      </w:r>
      <w:r w:rsidR="00F95A23" w:rsidRPr="00B475D4">
        <w:rPr>
          <w:rFonts w:ascii="Arial" w:hAnsi="Arial" w:cs="Arial"/>
          <w:sz w:val="24"/>
          <w:szCs w:val="24"/>
          <w:lang w:val="en-GB"/>
          <w:rPrChange w:id="726" w:author="Alexandre Miguel Kaizeler Guedes Da Silva Afonso" w:date="2026-07-27T16:55:00Z" w16du:dateUtc="2026-07-27T15:55:00Z">
            <w:rPr>
              <w:rFonts w:ascii="Arial" w:hAnsi="Arial" w:cs="Arial"/>
              <w:sz w:val="24"/>
              <w:szCs w:val="24"/>
            </w:rPr>
          </w:rPrChange>
        </w:rPr>
        <w:t>(</w:t>
      </w:r>
      <w:r w:rsidR="00F95A23" w:rsidRPr="00B475D4">
        <w:rPr>
          <w:rFonts w:ascii="Arial" w:hAnsi="Arial" w:cs="Arial"/>
          <w:i/>
          <w:iCs/>
          <w:sz w:val="24"/>
          <w:szCs w:val="24"/>
          <w:lang w:val="en-GB"/>
          <w:rPrChange w:id="727" w:author="Alexandre Miguel Kaizeler Guedes Da Silva Afonso" w:date="2026-07-27T16:55:00Z" w16du:dateUtc="2026-07-27T15:55:00Z">
            <w:rPr>
              <w:rFonts w:ascii="Arial" w:hAnsi="Arial" w:cs="Arial"/>
              <w:i/>
              <w:iCs/>
              <w:sz w:val="24"/>
              <w:szCs w:val="24"/>
            </w:rPr>
          </w:rPrChange>
        </w:rPr>
        <w:t>e.g.</w:t>
      </w:r>
      <w:r w:rsidR="00F95A23" w:rsidRPr="00B475D4">
        <w:rPr>
          <w:rFonts w:ascii="Arial" w:hAnsi="Arial" w:cs="Arial"/>
          <w:sz w:val="24"/>
          <w:szCs w:val="24"/>
          <w:lang w:val="en-GB"/>
          <w:rPrChange w:id="728" w:author="Alexandre Miguel Kaizeler Guedes Da Silva Afonso" w:date="2026-07-27T16:55:00Z" w16du:dateUtc="2026-07-27T15:55:00Z">
            <w:rPr>
              <w:rFonts w:ascii="Arial" w:hAnsi="Arial" w:cs="Arial"/>
              <w:sz w:val="24"/>
              <w:szCs w:val="24"/>
            </w:rPr>
          </w:rPrChange>
        </w:rPr>
        <w:t xml:space="preserve">, oxidative phosphorylation) </w:t>
      </w:r>
      <w:r w:rsidR="0088375F" w:rsidRPr="00B475D4">
        <w:rPr>
          <w:rFonts w:ascii="Arial" w:hAnsi="Arial" w:cs="Arial"/>
          <w:sz w:val="24"/>
          <w:szCs w:val="24"/>
          <w:lang w:val="en-GB"/>
          <w:rPrChange w:id="729" w:author="Alexandre Miguel Kaizeler Guedes Da Silva Afonso" w:date="2026-07-27T16:55:00Z" w16du:dateUtc="2026-07-27T15:55:00Z">
            <w:rPr>
              <w:rFonts w:ascii="Arial" w:hAnsi="Arial" w:cs="Arial"/>
              <w:sz w:val="24"/>
              <w:szCs w:val="24"/>
            </w:rPr>
          </w:rPrChange>
        </w:rPr>
        <w:t>transcripts</w:t>
      </w:r>
      <w:r w:rsidR="00F95A23" w:rsidRPr="00B475D4">
        <w:rPr>
          <w:rFonts w:ascii="Arial" w:hAnsi="Arial" w:cs="Arial"/>
          <w:sz w:val="24"/>
          <w:szCs w:val="24"/>
          <w:lang w:val="en-GB"/>
          <w:rPrChange w:id="730" w:author="Alexandre Miguel Kaizeler Guedes Da Silva Afonso" w:date="2026-07-27T16:55:00Z" w16du:dateUtc="2026-07-27T15:55:00Z">
            <w:rPr>
              <w:rFonts w:ascii="Arial" w:hAnsi="Arial" w:cs="Arial"/>
              <w:sz w:val="24"/>
              <w:szCs w:val="24"/>
            </w:rPr>
          </w:rPrChange>
        </w:rPr>
        <w:t>, respectively</w:t>
      </w:r>
      <w:r w:rsidR="0088375F" w:rsidRPr="00B475D4">
        <w:rPr>
          <w:rFonts w:ascii="Arial" w:hAnsi="Arial" w:cs="Arial"/>
          <w:sz w:val="24"/>
          <w:szCs w:val="24"/>
          <w:lang w:val="en-GB"/>
          <w:rPrChange w:id="731" w:author="Alexandre Miguel Kaizeler Guedes Da Silva Afonso" w:date="2026-07-27T16:55:00Z" w16du:dateUtc="2026-07-27T15:55:00Z">
            <w:rPr>
              <w:rFonts w:ascii="Arial" w:hAnsi="Arial" w:cs="Arial"/>
              <w:sz w:val="24"/>
              <w:szCs w:val="24"/>
            </w:rPr>
          </w:rPrChange>
        </w:rPr>
        <w:t xml:space="preserve"> </w:t>
      </w:r>
      <w:r w:rsidR="00D85CFB" w:rsidRPr="00B475D4">
        <w:rPr>
          <w:rFonts w:ascii="Arial" w:hAnsi="Arial" w:cs="Arial"/>
          <w:sz w:val="24"/>
          <w:szCs w:val="24"/>
          <w:lang w:val="en-GB"/>
          <w:rPrChange w:id="732" w:author="Alexandre Miguel Kaizeler Guedes Da Silva Afonso" w:date="2026-07-27T16:55:00Z" w16du:dateUtc="2026-07-27T15:55:00Z">
            <w:rPr>
              <w:rFonts w:ascii="Arial" w:hAnsi="Arial" w:cs="Arial"/>
              <w:sz w:val="24"/>
              <w:szCs w:val="24"/>
            </w:rPr>
          </w:rPrChange>
        </w:rPr>
        <w:t xml:space="preserve">(Figure </w:t>
      </w:r>
      <w:r w:rsidR="0090257F" w:rsidRPr="00B475D4">
        <w:rPr>
          <w:rFonts w:ascii="Arial" w:hAnsi="Arial" w:cs="Arial"/>
          <w:sz w:val="24"/>
          <w:szCs w:val="24"/>
          <w:lang w:val="en-GB"/>
          <w:rPrChange w:id="733" w:author="Alexandre Miguel Kaizeler Guedes Da Silva Afonso" w:date="2026-07-27T16:55:00Z" w16du:dateUtc="2026-07-27T15:55:00Z">
            <w:rPr>
              <w:rFonts w:ascii="Arial" w:hAnsi="Arial" w:cs="Arial"/>
              <w:sz w:val="24"/>
              <w:szCs w:val="24"/>
            </w:rPr>
          </w:rPrChange>
        </w:rPr>
        <w:t>1C)</w:t>
      </w:r>
      <w:r w:rsidR="00DD3154" w:rsidRPr="00B475D4">
        <w:rPr>
          <w:rFonts w:ascii="Arial" w:hAnsi="Arial" w:cs="Arial"/>
          <w:sz w:val="24"/>
          <w:szCs w:val="24"/>
          <w:lang w:val="en-GB"/>
          <w:rPrChange w:id="734" w:author="Alexandre Miguel Kaizeler Guedes Da Silva Afonso" w:date="2026-07-27T16:55:00Z" w16du:dateUtc="2026-07-27T15:55:00Z">
            <w:rPr>
              <w:rFonts w:ascii="Arial" w:hAnsi="Arial" w:cs="Arial"/>
              <w:sz w:val="24"/>
              <w:szCs w:val="24"/>
            </w:rPr>
          </w:rPrChange>
        </w:rPr>
        <w:fldChar w:fldCharType="begin"/>
      </w:r>
      <w:r w:rsidR="00DD3154" w:rsidRPr="00B475D4">
        <w:rPr>
          <w:rFonts w:ascii="Arial" w:hAnsi="Arial" w:cs="Arial"/>
          <w:sz w:val="24"/>
          <w:szCs w:val="24"/>
          <w:lang w:val="en-GB"/>
          <w:rPrChange w:id="735" w:author="Alexandre Miguel Kaizeler Guedes Da Silva Afonso" w:date="2026-07-27T16:55:00Z" w16du:dateUtc="2026-07-27T15:55:00Z">
            <w:rPr>
              <w:rFonts w:ascii="Arial" w:hAnsi="Arial" w:cs="Arial"/>
              <w:sz w:val="24"/>
              <w:szCs w:val="24"/>
            </w:rPr>
          </w:rPrChange>
        </w:rPr>
        <w:instrText xml:space="preserve"> ADDIN ZOTERO_TEMP </w:instrText>
      </w:r>
      <w:r w:rsidR="00DD3154" w:rsidRPr="00B475D4">
        <w:rPr>
          <w:rFonts w:ascii="Arial" w:hAnsi="Arial" w:cs="Arial"/>
          <w:sz w:val="24"/>
          <w:szCs w:val="24"/>
          <w:lang w:val="en-GB"/>
          <w:rPrChange w:id="736" w:author="Alexandre Miguel Kaizeler Guedes Da Silva Afonso" w:date="2026-07-27T16:55:00Z" w16du:dateUtc="2026-07-27T15:55:00Z">
            <w:rPr>
              <w:rFonts w:ascii="Arial" w:hAnsi="Arial" w:cs="Arial"/>
              <w:sz w:val="24"/>
              <w:szCs w:val="24"/>
            </w:rPr>
          </w:rPrChange>
        </w:rPr>
        <w:fldChar w:fldCharType="separate"/>
      </w:r>
      <w:r w:rsidR="00DD3154" w:rsidRPr="00B475D4">
        <w:rPr>
          <w:rFonts w:ascii="Arial" w:hAnsi="Arial" w:cs="Arial"/>
          <w:sz w:val="24"/>
          <w:szCs w:val="24"/>
          <w:lang w:val="en-GB"/>
          <w:rPrChange w:id="737" w:author="Alexandre Miguel Kaizeler Guedes Da Silva Afonso" w:date="2026-07-27T16:55:00Z" w16du:dateUtc="2026-07-27T15:55:00Z">
            <w:rPr>
              <w:rFonts w:ascii="Arial" w:hAnsi="Arial" w:cs="Arial"/>
              <w:sz w:val="24"/>
              <w:szCs w:val="24"/>
            </w:rPr>
          </w:rPrChange>
        </w:rPr>
        <w:fldChar w:fldCharType="end"/>
      </w:r>
      <w:r w:rsidR="00D85CFB" w:rsidRPr="00B475D4">
        <w:rPr>
          <w:rFonts w:ascii="Arial" w:hAnsi="Arial" w:cs="Arial"/>
          <w:sz w:val="24"/>
          <w:szCs w:val="24"/>
          <w:lang w:val="en-GB"/>
          <w:rPrChange w:id="738" w:author="Alexandre Miguel Kaizeler Guedes Da Silva Afonso" w:date="2026-07-27T16:55:00Z" w16du:dateUtc="2026-07-27T15:55:00Z">
            <w:rPr>
              <w:rFonts w:ascii="Arial" w:hAnsi="Arial" w:cs="Arial"/>
              <w:sz w:val="24"/>
              <w:szCs w:val="24"/>
            </w:rPr>
          </w:rPrChange>
        </w:rPr>
        <w:t xml:space="preserve">. </w:t>
      </w:r>
      <w:r w:rsidR="008C7B36" w:rsidRPr="00B475D4">
        <w:rPr>
          <w:rFonts w:ascii="Arial" w:hAnsi="Arial" w:cs="Arial"/>
          <w:color w:val="000000" w:themeColor="text1"/>
          <w:sz w:val="24"/>
          <w:szCs w:val="24"/>
          <w:lang w:val="en-GB"/>
          <w:rPrChange w:id="739" w:author="Alexandre Miguel Kaizeler Guedes Da Silva Afonso" w:date="2026-07-27T16:55:00Z" w16du:dateUtc="2026-07-27T15:55:00Z">
            <w:rPr>
              <w:rFonts w:ascii="Arial" w:hAnsi="Arial" w:cs="Arial"/>
              <w:color w:val="000000" w:themeColor="text1"/>
              <w:sz w:val="24"/>
              <w:szCs w:val="24"/>
            </w:rPr>
          </w:rPrChange>
        </w:rPr>
        <w:t xml:space="preserve">In </w:t>
      </w:r>
      <w:r w:rsidR="006C4D42" w:rsidRPr="00B475D4">
        <w:rPr>
          <w:rFonts w:ascii="Arial" w:hAnsi="Arial" w:cs="Arial"/>
          <w:color w:val="000000" w:themeColor="text1"/>
          <w:sz w:val="24"/>
          <w:szCs w:val="24"/>
          <w:lang w:val="en-GB"/>
          <w:rPrChange w:id="740" w:author="Alexandre Miguel Kaizeler Guedes Da Silva Afonso" w:date="2026-07-27T16:55:00Z" w16du:dateUtc="2026-07-27T15:55:00Z">
            <w:rPr>
              <w:rFonts w:ascii="Arial" w:hAnsi="Arial" w:cs="Arial"/>
              <w:color w:val="000000" w:themeColor="text1"/>
              <w:sz w:val="24"/>
              <w:szCs w:val="24"/>
            </w:rPr>
          </w:rPrChange>
        </w:rPr>
        <w:t xml:space="preserve">PL-purified </w:t>
      </w:r>
      <w:r w:rsidR="006C4D42" w:rsidRPr="00B475D4">
        <w:rPr>
          <w:rFonts w:ascii="Arial" w:hAnsi="Arial" w:cs="Arial"/>
          <w:sz w:val="24"/>
          <w:szCs w:val="24"/>
          <w:lang w:val="en-GB"/>
          <w:rPrChange w:id="741" w:author="Alexandre Miguel Kaizeler Guedes Da Silva Afonso" w:date="2026-07-27T16:55:00Z" w16du:dateUtc="2026-07-27T15:55:00Z">
            <w:rPr>
              <w:rFonts w:ascii="Arial" w:hAnsi="Arial" w:cs="Arial"/>
              <w:sz w:val="24"/>
              <w:szCs w:val="24"/>
            </w:rPr>
          </w:rPrChange>
        </w:rPr>
        <w:t>transcriptomes</w:t>
      </w:r>
      <w:r w:rsidR="008C7B36" w:rsidRPr="00B475D4">
        <w:rPr>
          <w:rFonts w:ascii="Arial" w:hAnsi="Arial" w:cs="Arial"/>
          <w:sz w:val="24"/>
          <w:szCs w:val="24"/>
          <w:lang w:val="en-GB"/>
          <w:rPrChange w:id="742" w:author="Alexandre Miguel Kaizeler Guedes Da Silva Afonso" w:date="2026-07-27T16:55:00Z" w16du:dateUtc="2026-07-27T15:55:00Z">
            <w:rPr>
              <w:rFonts w:ascii="Arial" w:hAnsi="Arial" w:cs="Arial"/>
              <w:sz w:val="24"/>
              <w:szCs w:val="24"/>
            </w:rPr>
          </w:rPrChange>
        </w:rPr>
        <w:t>, the observed enrichment in short transcripts</w:t>
      </w:r>
      <w:r w:rsidR="002A14F8" w:rsidRPr="00B475D4">
        <w:rPr>
          <w:rFonts w:ascii="Arial" w:hAnsi="Arial" w:cs="Arial"/>
          <w:sz w:val="24"/>
          <w:szCs w:val="24"/>
          <w:lang w:val="en-GB"/>
          <w:rPrChange w:id="743" w:author="Alexandre Miguel Kaizeler Guedes Da Silva Afonso" w:date="2026-07-27T16:55:00Z" w16du:dateUtc="2026-07-27T15:55:00Z">
            <w:rPr>
              <w:rFonts w:ascii="Arial" w:hAnsi="Arial" w:cs="Arial"/>
              <w:sz w:val="24"/>
              <w:szCs w:val="24"/>
            </w:rPr>
          </w:rPrChange>
        </w:rPr>
        <w:t xml:space="preserve"> in SGs</w:t>
      </w:r>
      <w:r w:rsidR="008C7B36" w:rsidRPr="00B475D4">
        <w:rPr>
          <w:rFonts w:ascii="Arial" w:hAnsi="Arial" w:cs="Arial"/>
          <w:sz w:val="24"/>
          <w:szCs w:val="24"/>
          <w:lang w:val="en-GB"/>
          <w:rPrChange w:id="744" w:author="Alexandre Miguel Kaizeler Guedes Da Silva Afonso" w:date="2026-07-27T16:55:00Z" w16du:dateUtc="2026-07-27T15:55:00Z">
            <w:rPr>
              <w:rFonts w:ascii="Arial" w:hAnsi="Arial" w:cs="Arial"/>
              <w:sz w:val="24"/>
              <w:szCs w:val="24"/>
            </w:rPr>
          </w:rPrChange>
        </w:rPr>
        <w:t xml:space="preserve"> (Figure 1A</w:t>
      </w:r>
      <w:r w:rsidR="00D714B2" w:rsidRPr="00B475D4">
        <w:rPr>
          <w:rFonts w:ascii="Arial" w:hAnsi="Arial" w:cs="Arial"/>
          <w:sz w:val="24"/>
          <w:szCs w:val="24"/>
          <w:lang w:val="en-GB"/>
          <w:rPrChange w:id="745" w:author="Alexandre Miguel Kaizeler Guedes Da Silva Afonso" w:date="2026-07-27T16:55:00Z" w16du:dateUtc="2026-07-27T15:55:00Z">
            <w:rPr>
              <w:rFonts w:ascii="Arial" w:hAnsi="Arial" w:cs="Arial"/>
              <w:sz w:val="24"/>
              <w:szCs w:val="24"/>
            </w:rPr>
          </w:rPrChange>
        </w:rPr>
        <w:t>, r</w:t>
      </w:r>
      <w:r w:rsidR="008C7B36" w:rsidRPr="00B475D4">
        <w:rPr>
          <w:rFonts w:ascii="Arial" w:hAnsi="Arial" w:cs="Arial"/>
          <w:sz w:val="24"/>
          <w:szCs w:val="24"/>
          <w:lang w:val="en-GB"/>
          <w:rPrChange w:id="746" w:author="Alexandre Miguel Kaizeler Guedes Da Silva Afonso" w:date="2026-07-27T16:55:00Z" w16du:dateUtc="2026-07-27T15:55:00Z">
            <w:rPr>
              <w:rFonts w:ascii="Arial" w:hAnsi="Arial" w:cs="Arial"/>
              <w:sz w:val="24"/>
              <w:szCs w:val="24"/>
            </w:rPr>
          </w:rPrChange>
        </w:rPr>
        <w:t xml:space="preserve">ight) also reflected on the </w:t>
      </w:r>
      <w:r w:rsidR="00C05C9B" w:rsidRPr="00B475D4">
        <w:rPr>
          <w:rFonts w:ascii="Arial" w:hAnsi="Arial" w:cs="Arial"/>
          <w:sz w:val="24"/>
          <w:szCs w:val="24"/>
          <w:lang w:val="en-GB"/>
          <w:rPrChange w:id="747" w:author="Alexandre Miguel Kaizeler Guedes Da Silva Afonso" w:date="2026-07-27T16:55:00Z" w16du:dateUtc="2026-07-27T15:55:00Z">
            <w:rPr>
              <w:rFonts w:ascii="Arial" w:hAnsi="Arial" w:cs="Arial"/>
              <w:sz w:val="24"/>
              <w:szCs w:val="24"/>
            </w:rPr>
          </w:rPrChange>
        </w:rPr>
        <w:t>H</w:t>
      </w:r>
      <w:r w:rsidR="008C7B36" w:rsidRPr="00B475D4">
        <w:rPr>
          <w:rFonts w:ascii="Arial" w:hAnsi="Arial" w:cs="Arial"/>
          <w:sz w:val="24"/>
          <w:szCs w:val="24"/>
          <w:lang w:val="en-GB"/>
          <w:rPrChange w:id="748" w:author="Alexandre Miguel Kaizeler Guedes Da Silva Afonso" w:date="2026-07-27T16:55:00Z" w16du:dateUtc="2026-07-27T15:55:00Z">
            <w:rPr>
              <w:rFonts w:ascii="Arial" w:hAnsi="Arial" w:cs="Arial"/>
              <w:sz w:val="24"/>
              <w:szCs w:val="24"/>
            </w:rPr>
          </w:rPrChange>
        </w:rPr>
        <w:t>allmark enrichment analysis</w:t>
      </w:r>
      <w:r w:rsidR="00D85CFB" w:rsidRPr="00B475D4">
        <w:rPr>
          <w:rFonts w:ascii="Arial" w:hAnsi="Arial" w:cs="Arial"/>
          <w:sz w:val="24"/>
          <w:szCs w:val="24"/>
          <w:lang w:val="en-GB"/>
          <w:rPrChange w:id="749" w:author="Alexandre Miguel Kaizeler Guedes Da Silva Afonso" w:date="2026-07-27T16:55:00Z" w16du:dateUtc="2026-07-27T15:55:00Z">
            <w:rPr>
              <w:rFonts w:ascii="Arial" w:hAnsi="Arial" w:cs="Arial"/>
              <w:sz w:val="24"/>
              <w:szCs w:val="24"/>
            </w:rPr>
          </w:rPrChange>
        </w:rPr>
        <w:t xml:space="preserve"> </w:t>
      </w:r>
      <w:r w:rsidR="00D85CFB" w:rsidRPr="00B475D4">
        <w:rPr>
          <w:rFonts w:ascii="Arial" w:hAnsi="Arial" w:cs="Arial"/>
          <w:color w:val="000000" w:themeColor="text1"/>
          <w:sz w:val="24"/>
          <w:szCs w:val="24"/>
          <w:lang w:val="en-GB"/>
          <w:rPrChange w:id="750" w:author="Alexandre Miguel Kaizeler Guedes Da Silva Afonso" w:date="2026-07-27T16:55:00Z" w16du:dateUtc="2026-07-27T15:55:00Z">
            <w:rPr>
              <w:rFonts w:ascii="Arial" w:hAnsi="Arial" w:cs="Arial"/>
              <w:color w:val="000000" w:themeColor="text1"/>
              <w:sz w:val="24"/>
              <w:szCs w:val="24"/>
            </w:rPr>
          </w:rPrChange>
        </w:rPr>
        <w:t>(</w:t>
      </w:r>
      <w:r w:rsidR="008C7B36" w:rsidRPr="00B475D4">
        <w:rPr>
          <w:rFonts w:ascii="Arial" w:hAnsi="Arial" w:cs="Arial"/>
          <w:color w:val="000000" w:themeColor="text1"/>
          <w:sz w:val="24"/>
          <w:szCs w:val="24"/>
          <w:lang w:val="en-GB"/>
          <w:rPrChange w:id="751" w:author="Alexandre Miguel Kaizeler Guedes Da Silva Afonso" w:date="2026-07-27T16:55:00Z" w16du:dateUtc="2026-07-27T15:55:00Z">
            <w:rPr>
              <w:rFonts w:ascii="Arial" w:hAnsi="Arial" w:cs="Arial"/>
              <w:color w:val="000000" w:themeColor="text1"/>
              <w:sz w:val="24"/>
              <w:szCs w:val="24"/>
            </w:rPr>
          </w:rPrChange>
        </w:rPr>
        <w:t xml:space="preserve">Figure </w:t>
      </w:r>
      <w:r w:rsidR="001175E4" w:rsidRPr="00B475D4">
        <w:rPr>
          <w:rFonts w:ascii="Arial" w:hAnsi="Arial" w:cs="Arial"/>
          <w:color w:val="000000" w:themeColor="text1"/>
          <w:sz w:val="24"/>
          <w:szCs w:val="24"/>
          <w:lang w:val="en-GB"/>
          <w:rPrChange w:id="752" w:author="Alexandre Miguel Kaizeler Guedes Da Silva Afonso" w:date="2026-07-27T16:55:00Z" w16du:dateUtc="2026-07-27T15:55:00Z">
            <w:rPr>
              <w:rFonts w:ascii="Arial" w:hAnsi="Arial" w:cs="Arial"/>
              <w:color w:val="000000" w:themeColor="text1"/>
              <w:sz w:val="24"/>
              <w:szCs w:val="24"/>
            </w:rPr>
          </w:rPrChange>
        </w:rPr>
        <w:t>1C</w:t>
      </w:r>
      <w:r w:rsidR="008C7B36" w:rsidRPr="00B475D4">
        <w:rPr>
          <w:rFonts w:ascii="Arial" w:hAnsi="Arial" w:cs="Arial"/>
          <w:color w:val="000000" w:themeColor="text1"/>
          <w:sz w:val="24"/>
          <w:szCs w:val="24"/>
          <w:lang w:val="en-GB"/>
          <w:rPrChange w:id="753" w:author="Alexandre Miguel Kaizeler Guedes Da Silva Afonso" w:date="2026-07-27T16:55:00Z" w16du:dateUtc="2026-07-27T15:55:00Z">
            <w:rPr>
              <w:rFonts w:ascii="Arial" w:hAnsi="Arial" w:cs="Arial"/>
              <w:color w:val="000000" w:themeColor="text1"/>
              <w:sz w:val="24"/>
              <w:szCs w:val="24"/>
            </w:rPr>
          </w:rPrChange>
        </w:rPr>
        <w:t xml:space="preserve">; </w:t>
      </w:r>
      <w:r w:rsidR="00D85CFB" w:rsidRPr="00B475D4">
        <w:rPr>
          <w:rFonts w:ascii="Arial" w:hAnsi="Arial" w:cs="Arial"/>
          <w:color w:val="000000" w:themeColor="text1"/>
          <w:sz w:val="24"/>
          <w:szCs w:val="24"/>
          <w:lang w:val="en-GB"/>
          <w:rPrChange w:id="754" w:author="Alexandre Miguel Kaizeler Guedes Da Silva Afonso" w:date="2026-07-27T16:55:00Z" w16du:dateUtc="2026-07-27T15:55:00Z">
            <w:rPr>
              <w:rFonts w:ascii="Arial" w:hAnsi="Arial" w:cs="Arial"/>
              <w:color w:val="000000" w:themeColor="text1"/>
              <w:sz w:val="24"/>
              <w:szCs w:val="24"/>
            </w:rPr>
          </w:rPrChange>
        </w:rPr>
        <w:t xml:space="preserve">p </w:t>
      </w:r>
      <w:r w:rsidR="00FB425B" w:rsidRPr="00B475D4">
        <w:rPr>
          <w:rFonts w:ascii="Arial" w:hAnsi="Arial" w:cs="Arial"/>
          <w:color w:val="000000" w:themeColor="text1"/>
          <w:sz w:val="24"/>
          <w:szCs w:val="24"/>
          <w:lang w:val="en-GB"/>
          <w:rPrChange w:id="755" w:author="Alexandre Miguel Kaizeler Guedes Da Silva Afonso" w:date="2026-07-27T16:55:00Z" w16du:dateUtc="2026-07-27T15:55:00Z">
            <w:rPr>
              <w:rFonts w:ascii="Arial" w:hAnsi="Arial" w:cs="Arial"/>
              <w:color w:val="000000" w:themeColor="text1"/>
              <w:sz w:val="24"/>
              <w:szCs w:val="24"/>
            </w:rPr>
          </w:rPrChange>
        </w:rPr>
        <w:t>&lt;</w:t>
      </w:r>
      <w:r w:rsidR="00D85CFB" w:rsidRPr="00B475D4">
        <w:rPr>
          <w:rFonts w:ascii="Arial" w:hAnsi="Arial" w:cs="Arial"/>
          <w:color w:val="000000" w:themeColor="text1"/>
          <w:sz w:val="24"/>
          <w:szCs w:val="24"/>
          <w:lang w:val="en-GB"/>
          <w:rPrChange w:id="756" w:author="Alexandre Miguel Kaizeler Guedes Da Silva Afonso" w:date="2026-07-27T16:55:00Z" w16du:dateUtc="2026-07-27T15:55:00Z">
            <w:rPr>
              <w:rFonts w:ascii="Arial" w:hAnsi="Arial" w:cs="Arial"/>
              <w:color w:val="000000" w:themeColor="text1"/>
              <w:sz w:val="24"/>
              <w:szCs w:val="24"/>
            </w:rPr>
          </w:rPrChange>
        </w:rPr>
        <w:t xml:space="preserve"> 0.0</w:t>
      </w:r>
      <w:r w:rsidR="00FB425B" w:rsidRPr="00B475D4">
        <w:rPr>
          <w:rFonts w:ascii="Arial" w:hAnsi="Arial" w:cs="Arial"/>
          <w:color w:val="000000" w:themeColor="text1"/>
          <w:sz w:val="24"/>
          <w:szCs w:val="24"/>
          <w:lang w:val="en-GB"/>
          <w:rPrChange w:id="757" w:author="Alexandre Miguel Kaizeler Guedes Da Silva Afonso" w:date="2026-07-27T16:55:00Z" w16du:dateUtc="2026-07-27T15:55:00Z">
            <w:rPr>
              <w:rFonts w:ascii="Arial" w:hAnsi="Arial" w:cs="Arial"/>
              <w:color w:val="000000" w:themeColor="text1"/>
              <w:sz w:val="24"/>
              <w:szCs w:val="24"/>
            </w:rPr>
          </w:rPrChange>
        </w:rPr>
        <w:t>001</w:t>
      </w:r>
      <w:r w:rsidR="00D85CFB" w:rsidRPr="00B475D4">
        <w:rPr>
          <w:rFonts w:ascii="Arial" w:hAnsi="Arial" w:cs="Arial"/>
          <w:color w:val="000000" w:themeColor="text1"/>
          <w:sz w:val="24"/>
          <w:szCs w:val="24"/>
          <w:lang w:val="en-GB"/>
          <w:rPrChange w:id="758" w:author="Alexandre Miguel Kaizeler Guedes Da Silva Afonso" w:date="2026-07-27T16:55:00Z" w16du:dateUtc="2026-07-27T15:55:00Z">
            <w:rPr>
              <w:rFonts w:ascii="Arial" w:hAnsi="Arial" w:cs="Arial"/>
              <w:color w:val="000000" w:themeColor="text1"/>
              <w:sz w:val="24"/>
              <w:szCs w:val="24"/>
            </w:rPr>
          </w:rPrChange>
        </w:rPr>
        <w:t xml:space="preserve">, </w:t>
      </w:r>
      <w:r w:rsidR="00FB425B" w:rsidRPr="00B475D4">
        <w:rPr>
          <w:rFonts w:ascii="Arial" w:hAnsi="Arial" w:cs="Arial"/>
          <w:color w:val="000000" w:themeColor="text1"/>
          <w:sz w:val="24"/>
          <w:szCs w:val="24"/>
          <w:lang w:val="en-GB"/>
          <w:rPrChange w:id="759" w:author="Alexandre Miguel Kaizeler Guedes Da Silva Afonso" w:date="2026-07-27T16:55:00Z" w16du:dateUtc="2026-07-27T15:55:00Z">
            <w:rPr>
              <w:rFonts w:ascii="Arial" w:hAnsi="Arial" w:cs="Arial"/>
              <w:color w:val="000000" w:themeColor="text1"/>
              <w:sz w:val="24"/>
              <w:szCs w:val="24"/>
            </w:rPr>
          </w:rPrChange>
        </w:rPr>
        <w:t>Odds Ratio = 0.06</w:t>
      </w:r>
      <w:r w:rsidR="00D85CFB" w:rsidRPr="00B475D4">
        <w:rPr>
          <w:rFonts w:ascii="Arial" w:hAnsi="Arial" w:cs="Arial"/>
          <w:color w:val="000000" w:themeColor="text1"/>
          <w:sz w:val="24"/>
          <w:szCs w:val="24"/>
          <w:lang w:val="en-GB"/>
          <w:rPrChange w:id="760" w:author="Alexandre Miguel Kaizeler Guedes Da Silva Afonso" w:date="2026-07-27T16:55:00Z" w16du:dateUtc="2026-07-27T15:55:00Z">
            <w:rPr>
              <w:rFonts w:ascii="Arial" w:hAnsi="Arial" w:cs="Arial"/>
              <w:color w:val="000000" w:themeColor="text1"/>
              <w:sz w:val="24"/>
              <w:szCs w:val="24"/>
            </w:rPr>
          </w:rPrChange>
        </w:rPr>
        <w:t>).</w:t>
      </w:r>
    </w:p>
    <w:p w14:paraId="49287C79" w14:textId="293AF6D0" w:rsidR="00F10C64" w:rsidRPr="00B475D4" w:rsidRDefault="00F10C64" w:rsidP="0098059C">
      <w:pPr>
        <w:jc w:val="both"/>
        <w:rPr>
          <w:rFonts w:ascii="Arial" w:hAnsi="Arial" w:cs="Arial"/>
          <w:color w:val="000000" w:themeColor="text1"/>
          <w:sz w:val="24"/>
          <w:szCs w:val="24"/>
          <w:lang w:val="en-GB"/>
          <w:rPrChange w:id="761" w:author="Alexandre Miguel Kaizeler Guedes Da Silva Afonso" w:date="2026-07-27T16:55:00Z" w16du:dateUtc="2026-07-27T15:55:00Z">
            <w:rPr>
              <w:rFonts w:ascii="Arial" w:hAnsi="Arial" w:cs="Arial"/>
              <w:color w:val="000000" w:themeColor="text1"/>
              <w:sz w:val="24"/>
              <w:szCs w:val="24"/>
            </w:rPr>
          </w:rPrChange>
        </w:rPr>
      </w:pPr>
      <w:r w:rsidRPr="00B475D4">
        <w:rPr>
          <w:rFonts w:ascii="Arial" w:hAnsi="Arial" w:cs="Arial"/>
          <w:sz w:val="24"/>
          <w:szCs w:val="24"/>
          <w:lang w:val="en-GB"/>
          <w:rPrChange w:id="762" w:author="Alexandre Miguel Kaizeler Guedes Da Silva Afonso" w:date="2026-07-27T16:55:00Z" w16du:dateUtc="2026-07-27T15:55:00Z">
            <w:rPr>
              <w:rFonts w:ascii="Arial" w:hAnsi="Arial" w:cs="Arial"/>
              <w:sz w:val="24"/>
              <w:szCs w:val="24"/>
            </w:rPr>
          </w:rPrChange>
        </w:rPr>
        <w:t xml:space="preserve">Notably, these datasets </w:t>
      </w:r>
      <w:r w:rsidR="0087035F" w:rsidRPr="00B475D4">
        <w:rPr>
          <w:rFonts w:ascii="Arial" w:hAnsi="Arial" w:cs="Arial"/>
          <w:sz w:val="24"/>
          <w:szCs w:val="24"/>
          <w:lang w:val="en-GB"/>
          <w:rPrChange w:id="763" w:author="Alexandre Miguel Kaizeler Guedes Da Silva Afonso" w:date="2026-07-27T16:55:00Z" w16du:dateUtc="2026-07-27T15:55:00Z">
            <w:rPr>
              <w:rFonts w:ascii="Arial" w:hAnsi="Arial" w:cs="Arial"/>
              <w:sz w:val="24"/>
              <w:szCs w:val="24"/>
            </w:rPr>
          </w:rPrChange>
        </w:rPr>
        <w:t>differ</w:t>
      </w:r>
      <w:r w:rsidRPr="00B475D4">
        <w:rPr>
          <w:rFonts w:ascii="Arial" w:hAnsi="Arial" w:cs="Arial"/>
          <w:sz w:val="24"/>
          <w:szCs w:val="24"/>
          <w:lang w:val="en-GB"/>
          <w:rPrChange w:id="764" w:author="Alexandre Miguel Kaizeler Guedes Da Silva Afonso" w:date="2026-07-27T16:55:00Z" w16du:dateUtc="2026-07-27T15:55:00Z">
            <w:rPr>
              <w:rFonts w:ascii="Arial" w:hAnsi="Arial" w:cs="Arial"/>
              <w:sz w:val="24"/>
              <w:szCs w:val="24"/>
            </w:rPr>
          </w:rPrChange>
        </w:rPr>
        <w:t xml:space="preserve"> in cell lines and arsenite </w:t>
      </w:r>
      <w:r w:rsidR="00D85CFB" w:rsidRPr="00B475D4">
        <w:rPr>
          <w:rFonts w:ascii="Arial" w:hAnsi="Arial" w:cs="Arial"/>
          <w:sz w:val="24"/>
          <w:szCs w:val="24"/>
          <w:lang w:val="en-GB"/>
          <w:rPrChange w:id="765" w:author="Alexandre Miguel Kaizeler Guedes Da Silva Afonso" w:date="2026-07-27T16:55:00Z" w16du:dateUtc="2026-07-27T15:55:00Z">
            <w:rPr>
              <w:rFonts w:ascii="Arial" w:hAnsi="Arial" w:cs="Arial"/>
              <w:sz w:val="24"/>
              <w:szCs w:val="24"/>
            </w:rPr>
          </w:rPrChange>
        </w:rPr>
        <w:t>concentration</w:t>
      </w:r>
      <w:r w:rsidR="00C831A9" w:rsidRPr="00B475D4">
        <w:rPr>
          <w:rFonts w:ascii="Arial" w:hAnsi="Arial" w:cs="Arial"/>
          <w:sz w:val="24"/>
          <w:szCs w:val="24"/>
          <w:lang w:val="en-GB"/>
          <w:rPrChange w:id="766" w:author="Alexandre Miguel Kaizeler Guedes Da Silva Afonso" w:date="2026-07-27T16:55:00Z" w16du:dateUtc="2026-07-27T15:55:00Z">
            <w:rPr>
              <w:rFonts w:ascii="Arial" w:hAnsi="Arial" w:cs="Arial"/>
              <w:sz w:val="24"/>
              <w:szCs w:val="24"/>
            </w:rPr>
          </w:rPrChange>
        </w:rPr>
        <w:t>s</w:t>
      </w:r>
      <w:r w:rsidRPr="00B475D4">
        <w:rPr>
          <w:rFonts w:ascii="Arial" w:hAnsi="Arial" w:cs="Arial"/>
          <w:sz w:val="24"/>
          <w:szCs w:val="24"/>
          <w:lang w:val="en-GB"/>
          <w:rPrChange w:id="767" w:author="Alexandre Miguel Kaizeler Guedes Da Silva Afonso" w:date="2026-07-27T16:55:00Z" w16du:dateUtc="2026-07-27T15:55:00Z">
            <w:rPr>
              <w:rFonts w:ascii="Arial" w:hAnsi="Arial" w:cs="Arial"/>
              <w:sz w:val="24"/>
              <w:szCs w:val="24"/>
            </w:rPr>
          </w:rPrChange>
        </w:rPr>
        <w:t>, factors previously suggested to influence SG transcript composition</w:t>
      </w:r>
      <w:r w:rsidR="002A2416" w:rsidRPr="00B475D4">
        <w:rPr>
          <w:rFonts w:ascii="Arial" w:hAnsi="Arial" w:cs="Arial"/>
          <w:sz w:val="24"/>
          <w:szCs w:val="24"/>
          <w:lang w:val="en-GB"/>
          <w:rPrChange w:id="768"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769" w:author="Alexandre Miguel Kaizeler Guedes Da Silva Afonso" w:date="2026-07-27T16:55:00Z" w16du:dateUtc="2026-07-27T15:55:00Z">
            <w:rPr>
              <w:rFonts w:ascii="Arial" w:hAnsi="Arial" w:cs="Arial"/>
              <w:sz w:val="24"/>
              <w:szCs w:val="24"/>
            </w:rPr>
          </w:rPrChange>
        </w:rPr>
        <w:instrText xml:space="preserve"> ADDIN ZOTERO_ITEM CSL_CITATION {"citationID":"Qs60les5","properties":{"formattedCitation":"\\super 29,36\\nosupersub{}","plainCitation":"29,36","noteIndex":0},"citationItems":[{"id":"jCcWpdK2/0qH0ns4Q","uris":["http://zotero.org/users/local/1p9EH8ax/items/4ULW7W7L"],"itemData":{"id":48,"type":"article-journal","abstract":"Abstract\n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H"}],"issued":{"date-parts":[["2020",7,9]]}}},{"id":462,"uris":["http://zotero.org/users/local/q86rvdj2/items/2KYCDWHM"],"itemData":{"id":462,"type":"article-journal","container-title":"PLOS Biology","DOI":"10.1371/journal.pbio.3000481","ISSN":"1545-7885","issue":"11","journalAbbreviation":"PLoS Biol","page":"e3000481","title":"Recurrent functional misinterpretation of RNA-seq data caused by sample-specific gene length bias","volume":"17","author":[{"family":"Mandelboum","given":"Shir"},{"family":"Manber","given":"Zohar"},{"family":"Elroy-Stein","given":"Orna"},{"family":"Elkon","given":"Ran"}],"editor":[{"family":"Huang","given":"Sui"}],"issued":{"date-parts":[["2019",11,12]]}}}],"schema":"https://github.com/citation-style-language/schema/raw/master/csl-citation.json"} </w:instrText>
      </w:r>
      <w:r w:rsidR="002A2416" w:rsidRPr="00B475D4">
        <w:rPr>
          <w:rFonts w:ascii="Arial" w:hAnsi="Arial" w:cs="Arial"/>
          <w:sz w:val="24"/>
          <w:szCs w:val="24"/>
          <w:lang w:val="en-GB"/>
          <w:rPrChange w:id="770" w:author="Alexandre Miguel Kaizeler Guedes Da Silva Afonso" w:date="2026-07-27T16:55:00Z" w16du:dateUtc="2026-07-27T15:55:00Z">
            <w:rPr>
              <w:rFonts w:ascii="Arial" w:hAnsi="Arial" w:cs="Arial"/>
              <w:sz w:val="24"/>
              <w:szCs w:val="24"/>
            </w:rPr>
          </w:rPrChange>
        </w:rPr>
        <w:fldChar w:fldCharType="separate"/>
      </w:r>
      <w:r w:rsidR="00AC4133" w:rsidRPr="00B475D4">
        <w:rPr>
          <w:rFonts w:ascii="Arial" w:hAnsi="Arial" w:cs="Arial"/>
          <w:kern w:val="0"/>
          <w:sz w:val="24"/>
          <w:vertAlign w:val="superscript"/>
          <w:lang w:val="en-GB"/>
          <w:rPrChange w:id="771" w:author="Alexandre Miguel Kaizeler Guedes Da Silva Afonso" w:date="2026-07-27T16:55:00Z" w16du:dateUtc="2026-07-27T15:55:00Z">
            <w:rPr>
              <w:rFonts w:ascii="Arial" w:hAnsi="Arial" w:cs="Arial"/>
              <w:kern w:val="0"/>
              <w:sz w:val="24"/>
              <w:vertAlign w:val="superscript"/>
            </w:rPr>
          </w:rPrChange>
        </w:rPr>
        <w:t>29,36</w:t>
      </w:r>
      <w:r w:rsidR="002A2416" w:rsidRPr="00B475D4">
        <w:rPr>
          <w:rFonts w:ascii="Arial" w:hAnsi="Arial" w:cs="Arial"/>
          <w:sz w:val="24"/>
          <w:szCs w:val="24"/>
          <w:lang w:val="en-GB"/>
          <w:rPrChange w:id="772" w:author="Alexandre Miguel Kaizeler Guedes Da Silva Afonso" w:date="2026-07-27T16:55:00Z" w16du:dateUtc="2026-07-27T15:55:00Z">
            <w:rPr>
              <w:rFonts w:ascii="Arial" w:hAnsi="Arial" w:cs="Arial"/>
              <w:sz w:val="24"/>
              <w:szCs w:val="24"/>
            </w:rPr>
          </w:rPrChange>
        </w:rPr>
        <w:fldChar w:fldCharType="end"/>
      </w:r>
      <w:r w:rsidR="00D85CFB" w:rsidRPr="00B475D4">
        <w:rPr>
          <w:rFonts w:ascii="Arial" w:hAnsi="Arial" w:cs="Arial"/>
          <w:sz w:val="24"/>
          <w:szCs w:val="24"/>
          <w:lang w:val="en-GB"/>
          <w:rPrChange w:id="773"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774" w:author="Alexandre Miguel Kaizeler Guedes Da Silva Afonso" w:date="2026-07-27T16:55:00Z" w16du:dateUtc="2026-07-27T15:55:00Z">
            <w:rPr>
              <w:rFonts w:ascii="Arial" w:hAnsi="Arial" w:cs="Arial"/>
              <w:sz w:val="24"/>
              <w:szCs w:val="24"/>
            </w:rPr>
          </w:rPrChange>
        </w:rPr>
        <w:t xml:space="preserve"> To evaluate whether these biological variables could explain the observed differences, we examined </w:t>
      </w:r>
      <w:r w:rsidR="00E32926" w:rsidRPr="00B475D4">
        <w:rPr>
          <w:rFonts w:ascii="Arial" w:hAnsi="Arial" w:cs="Arial"/>
          <w:sz w:val="24"/>
          <w:szCs w:val="24"/>
          <w:lang w:val="en-GB"/>
          <w:rPrChange w:id="775" w:author="Alexandre Miguel Kaizeler Guedes Da Silva Afonso" w:date="2026-07-27T16:55:00Z" w16du:dateUtc="2026-07-27T15:55:00Z">
            <w:rPr>
              <w:rFonts w:ascii="Arial" w:hAnsi="Arial" w:cs="Arial"/>
              <w:sz w:val="24"/>
              <w:szCs w:val="24"/>
            </w:rPr>
          </w:rPrChange>
        </w:rPr>
        <w:t>the transcriptomic oxidative stress response across the corresponding cell lines (Supplementary Figure 1A). A</w:t>
      </w:r>
      <w:r w:rsidR="00171DEB" w:rsidRPr="00B475D4">
        <w:rPr>
          <w:rFonts w:ascii="Arial" w:hAnsi="Arial" w:cs="Arial"/>
          <w:sz w:val="24"/>
          <w:szCs w:val="24"/>
          <w:lang w:val="en-GB"/>
          <w:rPrChange w:id="776" w:author="Alexandre Miguel Kaizeler Guedes Da Silva Afonso" w:date="2026-07-27T16:55:00Z" w16du:dateUtc="2026-07-27T15:55:00Z">
            <w:rPr>
              <w:rFonts w:ascii="Arial" w:hAnsi="Arial" w:cs="Arial"/>
              <w:sz w:val="24"/>
              <w:szCs w:val="24"/>
            </w:rPr>
          </w:rPrChange>
        </w:rPr>
        <w:t xml:space="preserve">rsenite-treated U2-OS and PC-3 </w:t>
      </w:r>
      <w:r w:rsidR="00890D02" w:rsidRPr="00B475D4">
        <w:rPr>
          <w:rFonts w:ascii="Arial" w:hAnsi="Arial" w:cs="Arial"/>
          <w:sz w:val="24"/>
          <w:szCs w:val="24"/>
          <w:lang w:val="en-GB"/>
          <w:rPrChange w:id="777" w:author="Alexandre Miguel Kaizeler Guedes Da Silva Afonso" w:date="2026-07-27T16:55:00Z" w16du:dateUtc="2026-07-27T15:55:00Z">
            <w:rPr>
              <w:rFonts w:ascii="Arial" w:hAnsi="Arial" w:cs="Arial"/>
              <w:sz w:val="24"/>
              <w:szCs w:val="24"/>
            </w:rPr>
          </w:rPrChange>
        </w:rPr>
        <w:t>cell</w:t>
      </w:r>
      <w:r w:rsidR="00E32926" w:rsidRPr="00B475D4">
        <w:rPr>
          <w:rFonts w:ascii="Arial" w:hAnsi="Arial" w:cs="Arial"/>
          <w:sz w:val="24"/>
          <w:szCs w:val="24"/>
          <w:lang w:val="en-GB"/>
          <w:rPrChange w:id="778" w:author="Alexandre Miguel Kaizeler Guedes Da Silva Afonso" w:date="2026-07-27T16:55:00Z" w16du:dateUtc="2026-07-27T15:55:00Z">
            <w:rPr>
              <w:rFonts w:ascii="Arial" w:hAnsi="Arial" w:cs="Arial"/>
              <w:sz w:val="24"/>
              <w:szCs w:val="24"/>
            </w:rPr>
          </w:rPrChange>
        </w:rPr>
        <w:t xml:space="preserve">s </w:t>
      </w:r>
      <w:r w:rsidR="005B64B1" w:rsidRPr="00B475D4">
        <w:rPr>
          <w:rFonts w:ascii="Arial" w:hAnsi="Arial" w:cs="Arial"/>
          <w:sz w:val="24"/>
          <w:szCs w:val="24"/>
          <w:lang w:val="en-GB"/>
          <w:rPrChange w:id="779" w:author="Alexandre Miguel Kaizeler Guedes Da Silva Afonso" w:date="2026-07-27T16:55:00Z" w16du:dateUtc="2026-07-27T15:55:00Z">
            <w:rPr>
              <w:rFonts w:ascii="Arial" w:hAnsi="Arial" w:cs="Arial"/>
              <w:sz w:val="24"/>
              <w:szCs w:val="24"/>
            </w:rPr>
          </w:rPrChange>
        </w:rPr>
        <w:t>share highly upregulated genes,</w:t>
      </w:r>
      <w:r w:rsidR="00E27895" w:rsidRPr="00B475D4">
        <w:rPr>
          <w:rFonts w:ascii="Arial" w:hAnsi="Arial" w:cs="Arial"/>
          <w:sz w:val="24"/>
          <w:szCs w:val="24"/>
          <w:lang w:val="en-GB"/>
          <w:rPrChange w:id="780" w:author="Alexandre Miguel Kaizeler Guedes Da Silva Afonso" w:date="2026-07-27T16:55:00Z" w16du:dateUtc="2026-07-27T15:55:00Z">
            <w:rPr>
              <w:rFonts w:ascii="Arial" w:hAnsi="Arial" w:cs="Arial"/>
              <w:sz w:val="24"/>
              <w:szCs w:val="24"/>
            </w:rPr>
          </w:rPrChange>
        </w:rPr>
        <w:t xml:space="preserve"> </w:t>
      </w:r>
      <w:r w:rsidR="00890D02" w:rsidRPr="00B475D4">
        <w:rPr>
          <w:rFonts w:ascii="Arial" w:hAnsi="Arial" w:cs="Arial"/>
          <w:sz w:val="24"/>
          <w:szCs w:val="24"/>
          <w:lang w:val="en-GB"/>
          <w:rPrChange w:id="781" w:author="Alexandre Miguel Kaizeler Guedes Da Silva Afonso" w:date="2026-07-27T16:55:00Z" w16du:dateUtc="2026-07-27T15:55:00Z">
            <w:rPr>
              <w:rFonts w:ascii="Arial" w:hAnsi="Arial" w:cs="Arial"/>
              <w:sz w:val="24"/>
              <w:szCs w:val="24"/>
            </w:rPr>
          </w:rPrChange>
        </w:rPr>
        <w:t>includ</w:t>
      </w:r>
      <w:r w:rsidR="005B64B1" w:rsidRPr="00B475D4">
        <w:rPr>
          <w:rFonts w:ascii="Arial" w:hAnsi="Arial" w:cs="Arial"/>
          <w:sz w:val="24"/>
          <w:szCs w:val="24"/>
          <w:lang w:val="en-GB"/>
          <w:rPrChange w:id="782" w:author="Alexandre Miguel Kaizeler Guedes Da Silva Afonso" w:date="2026-07-27T16:55:00Z" w16du:dateUtc="2026-07-27T15:55:00Z">
            <w:rPr>
              <w:rFonts w:ascii="Arial" w:hAnsi="Arial" w:cs="Arial"/>
              <w:sz w:val="24"/>
              <w:szCs w:val="24"/>
            </w:rPr>
          </w:rPrChange>
        </w:rPr>
        <w:t>ing</w:t>
      </w:r>
      <w:r w:rsidR="00890D02" w:rsidRPr="00B475D4">
        <w:rPr>
          <w:rFonts w:ascii="Arial" w:hAnsi="Arial" w:cs="Arial"/>
          <w:sz w:val="24"/>
          <w:szCs w:val="24"/>
          <w:lang w:val="en-GB"/>
          <w:rPrChange w:id="783" w:author="Alexandre Miguel Kaizeler Guedes Da Silva Afonso" w:date="2026-07-27T16:55:00Z" w16du:dateUtc="2026-07-27T15:55:00Z">
            <w:rPr>
              <w:rFonts w:ascii="Arial" w:hAnsi="Arial" w:cs="Arial"/>
              <w:sz w:val="24"/>
              <w:szCs w:val="24"/>
            </w:rPr>
          </w:rPrChange>
        </w:rPr>
        <w:t xml:space="preserve"> </w:t>
      </w:r>
      <w:r w:rsidR="00890D02" w:rsidRPr="00B475D4">
        <w:rPr>
          <w:rFonts w:ascii="Arial" w:hAnsi="Arial" w:cs="Arial"/>
          <w:i/>
          <w:iCs/>
          <w:sz w:val="24"/>
          <w:szCs w:val="24"/>
          <w:lang w:val="en-GB"/>
          <w:rPrChange w:id="784" w:author="Alexandre Miguel Kaizeler Guedes Da Silva Afonso" w:date="2026-07-27T16:55:00Z" w16du:dateUtc="2026-07-27T15:55:00Z">
            <w:rPr>
              <w:rFonts w:ascii="Arial" w:hAnsi="Arial" w:cs="Arial"/>
              <w:i/>
              <w:iCs/>
              <w:sz w:val="24"/>
              <w:szCs w:val="24"/>
            </w:rPr>
          </w:rPrChange>
        </w:rPr>
        <w:t>MT1X</w:t>
      </w:r>
      <w:r w:rsidR="00890D02" w:rsidRPr="00B475D4">
        <w:rPr>
          <w:rFonts w:ascii="Arial" w:hAnsi="Arial" w:cs="Arial"/>
          <w:sz w:val="24"/>
          <w:szCs w:val="24"/>
          <w:lang w:val="en-GB"/>
          <w:rPrChange w:id="785" w:author="Alexandre Miguel Kaizeler Guedes Da Silva Afonso" w:date="2026-07-27T16:55:00Z" w16du:dateUtc="2026-07-27T15:55:00Z">
            <w:rPr>
              <w:rFonts w:ascii="Arial" w:hAnsi="Arial" w:cs="Arial"/>
              <w:sz w:val="24"/>
              <w:szCs w:val="24"/>
            </w:rPr>
          </w:rPrChange>
        </w:rPr>
        <w:t xml:space="preserve"> and </w:t>
      </w:r>
      <w:r w:rsidR="00890D02" w:rsidRPr="00B475D4">
        <w:rPr>
          <w:rFonts w:ascii="Arial" w:hAnsi="Arial" w:cs="Arial"/>
          <w:i/>
          <w:iCs/>
          <w:sz w:val="24"/>
          <w:szCs w:val="24"/>
          <w:lang w:val="en-GB"/>
          <w:rPrChange w:id="786" w:author="Alexandre Miguel Kaizeler Guedes Da Silva Afonso" w:date="2026-07-27T16:55:00Z" w16du:dateUtc="2026-07-27T15:55:00Z">
            <w:rPr>
              <w:rFonts w:ascii="Arial" w:hAnsi="Arial" w:cs="Arial"/>
              <w:i/>
              <w:iCs/>
              <w:sz w:val="24"/>
              <w:szCs w:val="24"/>
            </w:rPr>
          </w:rPrChange>
        </w:rPr>
        <w:t>MT2A</w:t>
      </w:r>
      <w:r w:rsidR="00890D02" w:rsidRPr="00B475D4">
        <w:rPr>
          <w:rFonts w:ascii="Arial" w:hAnsi="Arial" w:cs="Arial"/>
          <w:sz w:val="24"/>
          <w:szCs w:val="24"/>
          <w:lang w:val="en-GB"/>
          <w:rPrChange w:id="787" w:author="Alexandre Miguel Kaizeler Guedes Da Silva Afonso" w:date="2026-07-27T16:55:00Z" w16du:dateUtc="2026-07-27T15:55:00Z">
            <w:rPr>
              <w:rFonts w:ascii="Arial" w:hAnsi="Arial" w:cs="Arial"/>
              <w:sz w:val="24"/>
              <w:szCs w:val="24"/>
            </w:rPr>
          </w:rPrChange>
        </w:rPr>
        <w:t xml:space="preserve"> (metallothioneins</w:t>
      </w:r>
      <w:r w:rsidR="00E27895" w:rsidRPr="00B475D4">
        <w:rPr>
          <w:rFonts w:ascii="Arial" w:hAnsi="Arial" w:cs="Arial"/>
          <w:sz w:val="24"/>
          <w:szCs w:val="24"/>
          <w:lang w:val="en-GB"/>
          <w:rPrChange w:id="788" w:author="Alexandre Miguel Kaizeler Guedes Da Silva Afonso" w:date="2026-07-27T16:55:00Z" w16du:dateUtc="2026-07-27T15:55:00Z">
            <w:rPr>
              <w:rFonts w:ascii="Arial" w:hAnsi="Arial" w:cs="Arial"/>
              <w:sz w:val="24"/>
              <w:szCs w:val="24"/>
            </w:rPr>
          </w:rPrChange>
        </w:rPr>
        <w:t>, a protein class</w:t>
      </w:r>
      <w:r w:rsidR="00890D02" w:rsidRPr="00B475D4">
        <w:rPr>
          <w:rFonts w:ascii="Arial" w:hAnsi="Arial" w:cs="Arial"/>
          <w:sz w:val="24"/>
          <w:szCs w:val="24"/>
          <w:lang w:val="en-GB"/>
          <w:rPrChange w:id="789" w:author="Alexandre Miguel Kaizeler Guedes Da Silva Afonso" w:date="2026-07-27T16:55:00Z" w16du:dateUtc="2026-07-27T15:55:00Z">
            <w:rPr>
              <w:rFonts w:ascii="Arial" w:hAnsi="Arial" w:cs="Arial"/>
              <w:sz w:val="24"/>
              <w:szCs w:val="24"/>
            </w:rPr>
          </w:rPrChange>
        </w:rPr>
        <w:t xml:space="preserve"> protective against oxidative stress</w:t>
      </w:r>
      <w:r w:rsidR="00E27895" w:rsidRPr="00B475D4">
        <w:rPr>
          <w:rFonts w:ascii="Arial" w:hAnsi="Arial" w:cs="Arial"/>
          <w:sz w:val="24"/>
          <w:szCs w:val="24"/>
          <w:lang w:val="en-GB"/>
          <w:rPrChange w:id="790"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791" w:author="Alexandre Miguel Kaizeler Guedes Da Silva Afonso" w:date="2026-07-27T16:55:00Z" w16du:dateUtc="2026-07-27T15:55:00Z">
            <w:rPr>
              <w:rFonts w:ascii="Arial" w:hAnsi="Arial" w:cs="Arial"/>
              <w:sz w:val="24"/>
              <w:szCs w:val="24"/>
            </w:rPr>
          </w:rPrChange>
        </w:rPr>
        <w:instrText xml:space="preserve"> ADDIN ZOTERO_ITEM CSL_CITATION {"citationID":"94WGloYb","properties":{"formattedCitation":"\\super 37\\nosupersub{}","plainCitation":"37","noteIndex":0},"citationItems":[{"id":89,"uris":["http://zotero.org/users/local/q86rvdj2/items/A9PPKIDY"],"itemData":{"id":89,"type":"article-journal","abstract":"Free radicals are chemical particles containing one or more unpaired electrons, which may be part of the molecule. They cause the molecule to become highly reactive. The free radicals are also known to play a dual role in biological systems, as they can be either beneficial or harmful for living systems. It is clear that there are numerous mechanisms participating on the protection of a cell against free radicals. In this review, our attention is paid to metallothioneins (MTs) as small, cysteine-rich and heavy  metal-binding proteins, which participate in an array of protective stress responses. The mechanism of the reaction of metallothioneins with oxidants and electrophilic compounds is discussed. Numerous reports indicate that MT protects cells from exposure to oxidants and electrophiles, which react readily with sulfhydryl groups. Moreover, MT plays a key role in regulation of zinc levels and distribution in the intracellular space. The connections between zinc, MT and cancer are highlighted.","container-title":"International Journal of Molecular Sciences","DOI":"10.3390/ijms14036044","ISSN":"1422-0067","issue":"3","journalAbbreviation":"IJMS","language":"en","license":"https://creativecommons.org/licenses/by/3.0/","page":"6044-6066","source":"DOI.org (Crossref)","title":"The Role of Metallothionein in Oxidative Stress","volume":"14","author":[{"family":"Ruttkay-Nedecky","given":"Branislav"},{"family":"Nejdl","given":"Lukas"},{"family":"Gumulec","given":"Jaromir"},{"family":"Zitka","given":"Ondrej"},{"family":"Masarik","given":"Michal"},{"family":"Eckschlager","given":"Tomas"},{"family":"Stiborova","given":"Marie"},{"family":"Adam","given":"Vojtech"},{"family":"Kizek","given":"Rene"}],"issued":{"date-parts":[["2013",3,15]]}}}],"schema":"https://github.com/citation-style-language/schema/raw/master/csl-citation.json"} </w:instrText>
      </w:r>
      <w:r w:rsidR="00E27895" w:rsidRPr="00B475D4">
        <w:rPr>
          <w:rFonts w:ascii="Arial" w:hAnsi="Arial" w:cs="Arial"/>
          <w:sz w:val="24"/>
          <w:szCs w:val="24"/>
          <w:lang w:val="en-GB"/>
          <w:rPrChange w:id="792"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793" w:author="Alexandre Miguel Kaizeler Guedes Da Silva Afonso" w:date="2026-07-27T16:55:00Z" w16du:dateUtc="2026-07-27T15:55:00Z">
            <w:rPr>
              <w:rFonts w:ascii="Arial" w:hAnsi="Arial" w:cs="Arial"/>
              <w:kern w:val="0"/>
              <w:sz w:val="24"/>
              <w:vertAlign w:val="superscript"/>
            </w:rPr>
          </w:rPrChange>
        </w:rPr>
        <w:t>37</w:t>
      </w:r>
      <w:r w:rsidR="00E27895" w:rsidRPr="00B475D4">
        <w:rPr>
          <w:rFonts w:ascii="Arial" w:hAnsi="Arial" w:cs="Arial"/>
          <w:sz w:val="24"/>
          <w:szCs w:val="24"/>
          <w:lang w:val="en-GB"/>
          <w:rPrChange w:id="794" w:author="Alexandre Miguel Kaizeler Guedes Da Silva Afonso" w:date="2026-07-27T16:55:00Z" w16du:dateUtc="2026-07-27T15:55:00Z">
            <w:rPr>
              <w:rFonts w:ascii="Arial" w:hAnsi="Arial" w:cs="Arial"/>
              <w:sz w:val="24"/>
              <w:szCs w:val="24"/>
            </w:rPr>
          </w:rPrChange>
        </w:rPr>
        <w:fldChar w:fldCharType="end"/>
      </w:r>
      <w:r w:rsidR="00890D02" w:rsidRPr="00B475D4">
        <w:rPr>
          <w:rFonts w:ascii="Arial" w:hAnsi="Arial" w:cs="Arial"/>
          <w:sz w:val="24"/>
          <w:szCs w:val="24"/>
          <w:lang w:val="en-GB"/>
          <w:rPrChange w:id="795" w:author="Alexandre Miguel Kaizeler Guedes Da Silva Afonso" w:date="2026-07-27T16:55:00Z" w16du:dateUtc="2026-07-27T15:55:00Z">
            <w:rPr>
              <w:rFonts w:ascii="Arial" w:hAnsi="Arial" w:cs="Arial"/>
              <w:sz w:val="24"/>
              <w:szCs w:val="24"/>
            </w:rPr>
          </w:rPrChange>
        </w:rPr>
        <w:t xml:space="preserve">), </w:t>
      </w:r>
      <w:r w:rsidR="00890D02" w:rsidRPr="00B475D4">
        <w:rPr>
          <w:rFonts w:ascii="Arial" w:hAnsi="Arial" w:cs="Arial"/>
          <w:i/>
          <w:iCs/>
          <w:sz w:val="24"/>
          <w:szCs w:val="24"/>
          <w:lang w:val="en-GB"/>
          <w:rPrChange w:id="796" w:author="Alexandre Miguel Kaizeler Guedes Da Silva Afonso" w:date="2026-07-27T16:55:00Z" w16du:dateUtc="2026-07-27T15:55:00Z">
            <w:rPr>
              <w:rFonts w:ascii="Arial" w:hAnsi="Arial" w:cs="Arial"/>
              <w:i/>
              <w:iCs/>
              <w:sz w:val="24"/>
              <w:szCs w:val="24"/>
            </w:rPr>
          </w:rPrChange>
        </w:rPr>
        <w:t>DUSP1</w:t>
      </w:r>
      <w:r w:rsidR="00890D02" w:rsidRPr="00B475D4">
        <w:rPr>
          <w:rFonts w:ascii="Arial" w:hAnsi="Arial" w:cs="Arial"/>
          <w:sz w:val="24"/>
          <w:szCs w:val="24"/>
          <w:lang w:val="en-GB"/>
          <w:rPrChange w:id="797" w:author="Alexandre Miguel Kaizeler Guedes Da Silva Afonso" w:date="2026-07-27T16:55:00Z" w16du:dateUtc="2026-07-27T15:55:00Z">
            <w:rPr>
              <w:rFonts w:ascii="Arial" w:hAnsi="Arial" w:cs="Arial"/>
              <w:sz w:val="24"/>
              <w:szCs w:val="24"/>
            </w:rPr>
          </w:rPrChange>
        </w:rPr>
        <w:t xml:space="preserve"> (upregulated during oxidative stress</w:t>
      </w:r>
      <w:r w:rsidR="00E27895" w:rsidRPr="00B475D4">
        <w:rPr>
          <w:rFonts w:ascii="Arial" w:hAnsi="Arial" w:cs="Arial"/>
          <w:sz w:val="24"/>
          <w:szCs w:val="24"/>
          <w:lang w:val="en-GB"/>
          <w:rPrChange w:id="798"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799" w:author="Alexandre Miguel Kaizeler Guedes Da Silva Afonso" w:date="2026-07-27T16:55:00Z" w16du:dateUtc="2026-07-27T15:55:00Z">
            <w:rPr>
              <w:rFonts w:ascii="Arial" w:hAnsi="Arial" w:cs="Arial"/>
              <w:sz w:val="24"/>
              <w:szCs w:val="24"/>
            </w:rPr>
          </w:rPrChange>
        </w:rPr>
        <w:instrText xml:space="preserve"> ADDIN ZOTERO_ITEM CSL_CITATION {"citationID":"Rw3mOPWI","properties":{"formattedCitation":"\\super 38\\nosupersub{}","plainCitation":"38","noteIndex":0},"citationItems":[{"id":91,"uris":["http://zotero.org/users/local/q86rvdj2/items/AK43N84B"],"itemData":{"id":91,"type":"article-journal","abstract":"Abstract\n            p53 controls the cellular response to genotoxic stress through multiple mechanisms. We report here that p53 regulates DUSP1, a dual-specific threonine and tyrosine phosphatase with stringent substrate specificity for mitogen-activated protein kinase (MAPK). DUSP1 is a potent inhibitor of MAPK activity through dephosphorylation of MAPK. In a colon cancer cell line containing inducible ectopic p53, DUSP1 protein level is significantly increased upon activation of p53, leading to cell death in response to nutritional stress. In mouse embryo fibroblast cells, DUSP1 protein abundance is greatly increased after oxidative stress in a p53-dependent manner and also when apoptosis is triggered. We show that p53 induces the activity of a human DUSP1 regulatory region. Furthermore, p53 can physically interact with the DUSP1 regulatory region in vivo, and p53 binds to a 10-bp perfect palindromic site in this DUSP1 regulatory region. We show that overexpression of DUSP1 or inhibition of MAPK activity significantly increases cellular susceptibility to oxidative damage. These findings indicate that p53 is a transcriptional regulator of DUSP1 in stress responses. Our results reveal a mechanism whereby p53 selectively regulates target genes and suggest a way in which subgroups of those target genes might be controlled independently. (Mol Cancer Res 2008;6(4):624–33)","container-title":"Molecular Cancer Research","DOI":"10.1158/1541-7786.MCR-07-2019","ISSN":"1541-7786, 1557-3125","issue":"4","language":"en","page":"624-633","source":"DOI.org (Crossref)","title":"&lt;i&gt;DUSP1&lt;/i&gt; Is Controlled by p53 during the Cellular Response to Oxidative Stress","volume":"6","author":[{"family":"Liu","given":"Yu-Xin"},{"family":"Wang","given":"Jianli"},{"family":"Guo","given":"Jianfen"},{"family":"Wu","given":"Jingjing"},{"family":"Lieberman","given":"Howard B."},{"family":"Yin","given":"Yuxin"}],"issued":{"date-parts":[["2008",4,1]]}}}],"schema":"https://github.com/citation-style-language/schema/raw/master/csl-citation.json"} </w:instrText>
      </w:r>
      <w:r w:rsidR="00E27895" w:rsidRPr="00B475D4">
        <w:rPr>
          <w:rFonts w:ascii="Arial" w:hAnsi="Arial" w:cs="Arial"/>
          <w:sz w:val="24"/>
          <w:szCs w:val="24"/>
          <w:lang w:val="en-GB"/>
          <w:rPrChange w:id="800"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801" w:author="Alexandre Miguel Kaizeler Guedes Da Silva Afonso" w:date="2026-07-27T16:55:00Z" w16du:dateUtc="2026-07-27T15:55:00Z">
            <w:rPr>
              <w:rFonts w:ascii="Arial" w:hAnsi="Arial" w:cs="Arial"/>
              <w:kern w:val="0"/>
              <w:sz w:val="24"/>
              <w:vertAlign w:val="superscript"/>
            </w:rPr>
          </w:rPrChange>
        </w:rPr>
        <w:t>38</w:t>
      </w:r>
      <w:r w:rsidR="00E27895" w:rsidRPr="00B475D4">
        <w:rPr>
          <w:rFonts w:ascii="Arial" w:hAnsi="Arial" w:cs="Arial"/>
          <w:sz w:val="24"/>
          <w:szCs w:val="24"/>
          <w:lang w:val="en-GB"/>
          <w:rPrChange w:id="802" w:author="Alexandre Miguel Kaizeler Guedes Da Silva Afonso" w:date="2026-07-27T16:55:00Z" w16du:dateUtc="2026-07-27T15:55:00Z">
            <w:rPr>
              <w:rFonts w:ascii="Arial" w:hAnsi="Arial" w:cs="Arial"/>
              <w:sz w:val="24"/>
              <w:szCs w:val="24"/>
            </w:rPr>
          </w:rPrChange>
        </w:rPr>
        <w:fldChar w:fldCharType="end"/>
      </w:r>
      <w:r w:rsidR="00890D02" w:rsidRPr="00B475D4">
        <w:rPr>
          <w:rFonts w:ascii="Arial" w:hAnsi="Arial" w:cs="Arial"/>
          <w:sz w:val="24"/>
          <w:szCs w:val="24"/>
          <w:lang w:val="en-GB"/>
          <w:rPrChange w:id="803" w:author="Alexandre Miguel Kaizeler Guedes Da Silva Afonso" w:date="2026-07-27T16:55:00Z" w16du:dateUtc="2026-07-27T15:55:00Z">
            <w:rPr>
              <w:rFonts w:ascii="Arial" w:hAnsi="Arial" w:cs="Arial"/>
              <w:sz w:val="24"/>
              <w:szCs w:val="24"/>
            </w:rPr>
          </w:rPrChange>
        </w:rPr>
        <w:t xml:space="preserve">), and </w:t>
      </w:r>
      <w:r w:rsidR="00890D02" w:rsidRPr="00B475D4">
        <w:rPr>
          <w:rFonts w:ascii="Arial" w:hAnsi="Arial" w:cs="Arial"/>
          <w:i/>
          <w:iCs/>
          <w:sz w:val="24"/>
          <w:szCs w:val="24"/>
          <w:lang w:val="en-GB"/>
          <w:rPrChange w:id="804" w:author="Alexandre Miguel Kaizeler Guedes Da Silva Afonso" w:date="2026-07-27T16:55:00Z" w16du:dateUtc="2026-07-27T15:55:00Z">
            <w:rPr>
              <w:rFonts w:ascii="Arial" w:hAnsi="Arial" w:cs="Arial"/>
              <w:i/>
              <w:iCs/>
              <w:sz w:val="24"/>
              <w:szCs w:val="24"/>
            </w:rPr>
          </w:rPrChange>
        </w:rPr>
        <w:t>DNAJB1</w:t>
      </w:r>
      <w:r w:rsidR="00890D02" w:rsidRPr="00B475D4">
        <w:rPr>
          <w:rFonts w:ascii="Arial" w:hAnsi="Arial" w:cs="Arial"/>
          <w:sz w:val="24"/>
          <w:szCs w:val="24"/>
          <w:lang w:val="en-GB"/>
          <w:rPrChange w:id="805" w:author="Alexandre Miguel Kaizeler Guedes Da Silva Afonso" w:date="2026-07-27T16:55:00Z" w16du:dateUtc="2026-07-27T15:55:00Z">
            <w:rPr>
              <w:rFonts w:ascii="Arial" w:hAnsi="Arial" w:cs="Arial"/>
              <w:sz w:val="24"/>
              <w:szCs w:val="24"/>
            </w:rPr>
          </w:rPrChange>
        </w:rPr>
        <w:t>/</w:t>
      </w:r>
      <w:r w:rsidR="00890D02" w:rsidRPr="00B475D4">
        <w:rPr>
          <w:rFonts w:ascii="Arial" w:hAnsi="Arial" w:cs="Arial"/>
          <w:i/>
          <w:iCs/>
          <w:sz w:val="24"/>
          <w:szCs w:val="24"/>
          <w:lang w:val="en-GB"/>
          <w:rPrChange w:id="806" w:author="Alexandre Miguel Kaizeler Guedes Da Silva Afonso" w:date="2026-07-27T16:55:00Z" w16du:dateUtc="2026-07-27T15:55:00Z">
            <w:rPr>
              <w:rFonts w:ascii="Arial" w:hAnsi="Arial" w:cs="Arial"/>
              <w:i/>
              <w:iCs/>
              <w:sz w:val="24"/>
              <w:szCs w:val="24"/>
            </w:rPr>
          </w:rPrChange>
        </w:rPr>
        <w:t>HSP40</w:t>
      </w:r>
      <w:r w:rsidR="00890D02" w:rsidRPr="00B475D4">
        <w:rPr>
          <w:rFonts w:ascii="Arial" w:hAnsi="Arial" w:cs="Arial"/>
          <w:sz w:val="24"/>
          <w:szCs w:val="24"/>
          <w:lang w:val="en-GB"/>
          <w:rPrChange w:id="807" w:author="Alexandre Miguel Kaizeler Guedes Da Silva Afonso" w:date="2026-07-27T16:55:00Z" w16du:dateUtc="2026-07-27T15:55:00Z">
            <w:rPr>
              <w:rFonts w:ascii="Arial" w:hAnsi="Arial" w:cs="Arial"/>
              <w:sz w:val="24"/>
              <w:szCs w:val="24"/>
            </w:rPr>
          </w:rPrChange>
        </w:rPr>
        <w:t xml:space="preserve"> (which mitigates oxidative stress–induced cytotoxicity</w:t>
      </w:r>
      <w:r w:rsidR="00E27895" w:rsidRPr="00B475D4">
        <w:rPr>
          <w:rFonts w:ascii="Arial" w:hAnsi="Arial" w:cs="Arial"/>
          <w:sz w:val="24"/>
          <w:szCs w:val="24"/>
          <w:lang w:val="en-GB"/>
          <w:rPrChange w:id="808"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hint="eastAsia"/>
          <w:sz w:val="24"/>
          <w:szCs w:val="24"/>
          <w:lang w:val="en-GB"/>
          <w:rPrChange w:id="809" w:author="Alexandre Miguel Kaizeler Guedes Da Silva Afonso" w:date="2026-07-27T16:55:00Z" w16du:dateUtc="2026-07-27T15:55:00Z">
            <w:rPr>
              <w:rFonts w:ascii="Arial" w:hAnsi="Arial" w:cs="Arial" w:hint="eastAsia"/>
              <w:sz w:val="24"/>
              <w:szCs w:val="24"/>
            </w:rPr>
          </w:rPrChange>
        </w:rPr>
        <w:instrText xml:space="preserve"> ADDIN ZOTERO_ITEM CSL_CITATION {"citationID":"ki6Bu3FN","properties":{"formattedCitation":"\\super 39\\nosupersub{}","plainCitation":"39","noteIndex":0},"citationItems":[{"id":92,"uris":["http://zotero.org/users/local/q86rvdj2/items/JEYTESMN"],"itemData":{"id":92,"type":"article-journal","abstract":"Heat shock protein 40 (Hsp40) functions as a co</w:instrText>
      </w:r>
      <w:r w:rsidR="00C37375" w:rsidRPr="00B475D4">
        <w:rPr>
          <w:rFonts w:ascii="Arial" w:hAnsi="Arial" w:cs="Arial" w:hint="eastAsia"/>
          <w:sz w:val="24"/>
          <w:szCs w:val="24"/>
          <w:lang w:val="en-GB"/>
          <w:rPrChange w:id="810"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811" w:author="Alexandre Miguel Kaizeler Guedes Da Silva Afonso" w:date="2026-07-27T16:55:00Z" w16du:dateUtc="2026-07-27T15:55:00Z">
            <w:rPr>
              <w:rFonts w:ascii="Arial" w:hAnsi="Arial" w:cs="Arial" w:hint="eastAsia"/>
              <w:sz w:val="24"/>
              <w:szCs w:val="24"/>
            </w:rPr>
          </w:rPrChange>
        </w:rPr>
        <w:instrText>chaperone of mammalian Heat shock protein 70 (Hsp70) and facilitates the ATPase activity of Hsp70, and also promotes the cellular protein folding and renaturation of misfolded proteins. In an effort to assess the effects of Hsp40, we generated TAT</w:instrText>
      </w:r>
      <w:r w:rsidR="00C37375" w:rsidRPr="00B475D4">
        <w:rPr>
          <w:rFonts w:ascii="Arial" w:hAnsi="Arial" w:cs="Arial" w:hint="eastAsia"/>
          <w:sz w:val="24"/>
          <w:szCs w:val="24"/>
          <w:lang w:val="en-GB"/>
          <w:rPrChange w:id="812"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813" w:author="Alexandre Miguel Kaizeler Guedes Da Silva Afonso" w:date="2026-07-27T16:55:00Z" w16du:dateUtc="2026-07-27T15:55:00Z">
            <w:rPr>
              <w:rFonts w:ascii="Arial" w:hAnsi="Arial" w:cs="Arial" w:hint="eastAsia"/>
              <w:sz w:val="24"/>
              <w:szCs w:val="24"/>
            </w:rPr>
          </w:rPrChange>
        </w:rPr>
        <w:instrText>fused Hsp40 (TAT</w:instrText>
      </w:r>
      <w:r w:rsidR="00C37375" w:rsidRPr="00B475D4">
        <w:rPr>
          <w:rFonts w:ascii="Arial" w:hAnsi="Arial" w:cs="Arial" w:hint="eastAsia"/>
          <w:sz w:val="24"/>
          <w:szCs w:val="24"/>
          <w:lang w:val="en-GB"/>
          <w:rPrChange w:id="814"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815" w:author="Alexandre Miguel Kaizeler Guedes Da Silva Afonso" w:date="2026-07-27T16:55:00Z" w16du:dateUtc="2026-07-27T15:55:00Z">
            <w:rPr>
              <w:rFonts w:ascii="Arial" w:hAnsi="Arial" w:cs="Arial" w:hint="eastAsia"/>
              <w:sz w:val="24"/>
              <w:szCs w:val="24"/>
            </w:rPr>
          </w:rPrChange>
        </w:rPr>
        <w:instrText>Hsp40). The cells were transduced with TAT</w:instrText>
      </w:r>
      <w:r w:rsidR="00C37375" w:rsidRPr="00B475D4">
        <w:rPr>
          <w:rFonts w:ascii="Arial" w:hAnsi="Arial" w:cs="Arial" w:hint="eastAsia"/>
          <w:sz w:val="24"/>
          <w:szCs w:val="24"/>
          <w:lang w:val="en-GB"/>
          <w:rPrChange w:id="816"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817" w:author="Alexandre Miguel Kaizeler Guedes Da Silva Afonso" w:date="2026-07-27T16:55:00Z" w16du:dateUtc="2026-07-27T15:55:00Z">
            <w:rPr>
              <w:rFonts w:ascii="Arial" w:hAnsi="Arial" w:cs="Arial" w:hint="eastAsia"/>
              <w:sz w:val="24"/>
              <w:szCs w:val="24"/>
            </w:rPr>
          </w:rPrChange>
        </w:rPr>
        <w:instrText>Hsp40 and exposed to H\n              2\n              O\n              2\n              . We demonstrated that the TAT</w:instrText>
      </w:r>
      <w:r w:rsidR="00C37375" w:rsidRPr="00B475D4">
        <w:rPr>
          <w:rFonts w:ascii="Arial" w:hAnsi="Arial" w:cs="Arial" w:hint="eastAsia"/>
          <w:sz w:val="24"/>
          <w:szCs w:val="24"/>
          <w:lang w:val="en-GB"/>
          <w:rPrChange w:id="818"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819" w:author="Alexandre Miguel Kaizeler Guedes Da Silva Afonso" w:date="2026-07-27T16:55:00Z" w16du:dateUtc="2026-07-27T15:55:00Z">
            <w:rPr>
              <w:rFonts w:ascii="Arial" w:hAnsi="Arial" w:cs="Arial" w:hint="eastAsia"/>
              <w:sz w:val="24"/>
              <w:szCs w:val="24"/>
            </w:rPr>
          </w:rPrChange>
        </w:rPr>
        <w:instrText>Hsp40</w:instrText>
      </w:r>
      <w:r w:rsidR="00C37375" w:rsidRPr="00B475D4">
        <w:rPr>
          <w:rFonts w:ascii="Arial" w:hAnsi="Arial" w:cs="Arial" w:hint="eastAsia"/>
          <w:sz w:val="24"/>
          <w:szCs w:val="24"/>
          <w:lang w:val="en-GB"/>
          <w:rPrChange w:id="820"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821" w:author="Alexandre Miguel Kaizeler Guedes Da Silva Afonso" w:date="2026-07-27T16:55:00Z" w16du:dateUtc="2026-07-27T15:55:00Z">
            <w:rPr>
              <w:rFonts w:ascii="Arial" w:hAnsi="Arial" w:cs="Arial" w:hint="eastAsia"/>
              <w:sz w:val="24"/>
              <w:szCs w:val="24"/>
            </w:rPr>
          </w:rPrChange>
        </w:rPr>
        <w:instrText>transduced cells were more resistant to cellular cytotoxicity and cell death. In particular, the degradation of Hsp70 was significantly reduced in TAT</w:instrText>
      </w:r>
      <w:r w:rsidR="00C37375" w:rsidRPr="00B475D4">
        <w:rPr>
          <w:rFonts w:ascii="Arial" w:hAnsi="Arial" w:cs="Arial" w:hint="eastAsia"/>
          <w:sz w:val="24"/>
          <w:szCs w:val="24"/>
          <w:lang w:val="en-GB"/>
          <w:rPrChange w:id="822"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823" w:author="Alexandre Miguel Kaizeler Guedes Da Silva Afonso" w:date="2026-07-27T16:55:00Z" w16du:dateUtc="2026-07-27T15:55:00Z">
            <w:rPr>
              <w:rFonts w:ascii="Arial" w:hAnsi="Arial" w:cs="Arial" w:hint="eastAsia"/>
              <w:sz w:val="24"/>
              <w:szCs w:val="24"/>
            </w:rPr>
          </w:rPrChange>
        </w:rPr>
        <w:instrText>Hsp40</w:instrText>
      </w:r>
      <w:r w:rsidR="00C37375" w:rsidRPr="00B475D4">
        <w:rPr>
          <w:rFonts w:ascii="Arial" w:hAnsi="Arial" w:cs="Arial" w:hint="eastAsia"/>
          <w:sz w:val="24"/>
          <w:szCs w:val="24"/>
          <w:lang w:val="en-GB"/>
          <w:rPrChange w:id="824"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825" w:author="Alexandre Miguel Kaizeler Guedes Da Silva Afonso" w:date="2026-07-27T16:55:00Z" w16du:dateUtc="2026-07-27T15:55:00Z">
            <w:rPr>
              <w:rFonts w:ascii="Arial" w:hAnsi="Arial" w:cs="Arial" w:hint="eastAsia"/>
              <w:sz w:val="24"/>
              <w:szCs w:val="24"/>
            </w:rPr>
          </w:rPrChange>
        </w:rPr>
        <w:instrText>containing cells as a consequence of reduced ubiquitin</w:instrText>
      </w:r>
      <w:r w:rsidR="00C37375" w:rsidRPr="00B475D4">
        <w:rPr>
          <w:rFonts w:ascii="Arial" w:hAnsi="Arial" w:cs="Arial" w:hint="eastAsia"/>
          <w:sz w:val="24"/>
          <w:szCs w:val="24"/>
          <w:lang w:val="en-GB"/>
          <w:rPrChange w:id="826"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827" w:author="Alexandre Miguel Kaizeler Guedes Da Silva Afonso" w:date="2026-07-27T16:55:00Z" w16du:dateUtc="2026-07-27T15:55:00Z">
            <w:rPr>
              <w:rFonts w:ascii="Arial" w:hAnsi="Arial" w:cs="Arial" w:hint="eastAsia"/>
              <w:sz w:val="24"/>
              <w:szCs w:val="24"/>
            </w:rPr>
          </w:rPrChange>
        </w:rPr>
        <w:instrText>proteasome activity after oxidative injury. These data support the notion that Hsp40 may confer resistance to oxidative stress via the prevention of proteasome activity.","container-title":"FEBS Letters","DOI":"10.1016/j.febslet.2008.01.053","ISSN":"0014-5793, 1873-3468","issue":"5","journalAbbreviation":"FEBS Letters","language":"en","license":"http://onlinelibrary.wiley.com/termsAndConditions#vor","page":"734-740","source":"DOI.org (Crossref)","title":"TAT</w:instrText>
      </w:r>
      <w:r w:rsidR="00C37375" w:rsidRPr="00B475D4">
        <w:rPr>
          <w:rFonts w:ascii="Arial" w:hAnsi="Arial" w:cs="Arial" w:hint="eastAsia"/>
          <w:sz w:val="24"/>
          <w:szCs w:val="24"/>
          <w:lang w:val="en-GB"/>
          <w:rPrChange w:id="828"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829" w:author="Alexandre Miguel Kaizeler Guedes Da Silva Afonso" w:date="2026-07-27T16:55:00Z" w16du:dateUtc="2026-07-27T15:55:00Z">
            <w:rPr>
              <w:rFonts w:ascii="Arial" w:hAnsi="Arial" w:cs="Arial" w:hint="eastAsia"/>
              <w:sz w:val="24"/>
              <w:szCs w:val="24"/>
            </w:rPr>
          </w:rPrChange>
        </w:rPr>
        <w:instrText>Hsp40 inhibits oxidative stress</w:instrText>
      </w:r>
      <w:r w:rsidR="00C37375" w:rsidRPr="00B475D4">
        <w:rPr>
          <w:rFonts w:ascii="Arial" w:hAnsi="Arial" w:cs="Arial" w:hint="eastAsia"/>
          <w:sz w:val="24"/>
          <w:szCs w:val="24"/>
          <w:lang w:val="en-GB"/>
          <w:rPrChange w:id="830"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831" w:author="Alexandre Miguel Kaizeler Guedes Da Silva Afonso" w:date="2026-07-27T16:55:00Z" w16du:dateUtc="2026-07-27T15:55:00Z">
            <w:rPr>
              <w:rFonts w:ascii="Arial" w:hAnsi="Arial" w:cs="Arial" w:hint="eastAsia"/>
              <w:sz w:val="24"/>
              <w:szCs w:val="24"/>
            </w:rPr>
          </w:rPrChange>
        </w:rPr>
        <w:instrText xml:space="preserve">mediated cytotoxicity via the inhibition of Hsp70 ubiquitination","volume":"582","author":[{"family":"Kim","given":"Soo-A"},{"family":"Chang","given":"Sunghoe"},{"family":"Yoon","given":"Jung-Hoon"},{"family":"Ahn","given":"Sang-Gun"}],"issued":{"date-parts":[["2008",3,5]]}}}],"schema":"https://github.com/citation-style-language/schema/raw/master/csl-citation.json"} </w:instrText>
      </w:r>
      <w:r w:rsidR="00E27895" w:rsidRPr="00B475D4">
        <w:rPr>
          <w:rFonts w:ascii="Arial" w:hAnsi="Arial" w:cs="Arial"/>
          <w:sz w:val="24"/>
          <w:szCs w:val="24"/>
          <w:lang w:val="en-GB"/>
          <w:rPrChange w:id="832"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833" w:author="Alexandre Miguel Kaizeler Guedes Da Silva Afonso" w:date="2026-07-27T16:55:00Z" w16du:dateUtc="2026-07-27T15:55:00Z">
            <w:rPr>
              <w:rFonts w:ascii="Arial" w:hAnsi="Arial" w:cs="Arial"/>
              <w:kern w:val="0"/>
              <w:sz w:val="24"/>
              <w:vertAlign w:val="superscript"/>
            </w:rPr>
          </w:rPrChange>
        </w:rPr>
        <w:t>39</w:t>
      </w:r>
      <w:r w:rsidR="00E27895" w:rsidRPr="00B475D4">
        <w:rPr>
          <w:rFonts w:ascii="Arial" w:hAnsi="Arial" w:cs="Arial"/>
          <w:sz w:val="24"/>
          <w:szCs w:val="24"/>
          <w:lang w:val="en-GB"/>
          <w:rPrChange w:id="834" w:author="Alexandre Miguel Kaizeler Guedes Da Silva Afonso" w:date="2026-07-27T16:55:00Z" w16du:dateUtc="2026-07-27T15:55:00Z">
            <w:rPr>
              <w:rFonts w:ascii="Arial" w:hAnsi="Arial" w:cs="Arial"/>
              <w:sz w:val="24"/>
              <w:szCs w:val="24"/>
            </w:rPr>
          </w:rPrChange>
        </w:rPr>
        <w:fldChar w:fldCharType="end"/>
      </w:r>
      <w:r w:rsidR="00890D02" w:rsidRPr="00B475D4">
        <w:rPr>
          <w:rFonts w:ascii="Arial" w:hAnsi="Arial" w:cs="Arial"/>
          <w:sz w:val="24"/>
          <w:szCs w:val="24"/>
          <w:lang w:val="en-GB"/>
          <w:rPrChange w:id="835" w:author="Alexandre Miguel Kaizeler Guedes Da Silva Afonso" w:date="2026-07-27T16:55:00Z" w16du:dateUtc="2026-07-27T15:55:00Z">
            <w:rPr>
              <w:rFonts w:ascii="Arial" w:hAnsi="Arial" w:cs="Arial"/>
              <w:sz w:val="24"/>
              <w:szCs w:val="24"/>
            </w:rPr>
          </w:rPrChange>
        </w:rPr>
        <w:t>).</w:t>
      </w:r>
      <w:r w:rsidR="00D163AE" w:rsidRPr="00B475D4">
        <w:rPr>
          <w:rFonts w:ascii="Arial" w:hAnsi="Arial" w:cs="Arial"/>
          <w:sz w:val="24"/>
          <w:szCs w:val="24"/>
          <w:lang w:val="en-GB"/>
          <w:rPrChange w:id="836" w:author="Alexandre Miguel Kaizeler Guedes Da Silva Afonso" w:date="2026-07-27T16:55:00Z" w16du:dateUtc="2026-07-27T15:55:00Z">
            <w:rPr>
              <w:rFonts w:ascii="Arial" w:hAnsi="Arial" w:cs="Arial"/>
              <w:sz w:val="24"/>
              <w:szCs w:val="24"/>
            </w:rPr>
          </w:rPrChange>
        </w:rPr>
        <w:t xml:space="preserve"> </w:t>
      </w:r>
      <w:r w:rsidR="005B64B1" w:rsidRPr="00B475D4">
        <w:rPr>
          <w:rFonts w:ascii="Arial" w:hAnsi="Arial" w:cs="Arial"/>
          <w:sz w:val="24"/>
          <w:szCs w:val="24"/>
          <w:lang w:val="en-GB"/>
          <w:rPrChange w:id="837" w:author="Alexandre Miguel Kaizeler Guedes Da Silva Afonso" w:date="2026-07-27T16:55:00Z" w16du:dateUtc="2026-07-27T15:55:00Z">
            <w:rPr>
              <w:rFonts w:ascii="Arial" w:hAnsi="Arial" w:cs="Arial"/>
              <w:sz w:val="24"/>
              <w:szCs w:val="24"/>
            </w:rPr>
          </w:rPrChange>
        </w:rPr>
        <w:t>Furthermore</w:t>
      </w:r>
      <w:r w:rsidR="00D163AE" w:rsidRPr="00B475D4">
        <w:rPr>
          <w:rFonts w:ascii="Arial" w:hAnsi="Arial" w:cs="Arial"/>
          <w:sz w:val="24"/>
          <w:szCs w:val="24"/>
          <w:lang w:val="en-GB"/>
          <w:rPrChange w:id="838" w:author="Alexandre Miguel Kaizeler Guedes Da Silva Afonso" w:date="2026-07-27T16:55:00Z" w16du:dateUtc="2026-07-27T15:55:00Z">
            <w:rPr>
              <w:rFonts w:ascii="Arial" w:hAnsi="Arial" w:cs="Arial"/>
              <w:sz w:val="24"/>
              <w:szCs w:val="24"/>
            </w:rPr>
          </w:rPrChange>
        </w:rPr>
        <w:t xml:space="preserve">, GSEA </w:t>
      </w:r>
      <w:r w:rsidR="005B64B1" w:rsidRPr="00B475D4">
        <w:rPr>
          <w:rFonts w:ascii="Arial" w:hAnsi="Arial" w:cs="Arial"/>
          <w:sz w:val="24"/>
          <w:szCs w:val="24"/>
          <w:lang w:val="en-GB"/>
          <w:rPrChange w:id="839" w:author="Alexandre Miguel Kaizeler Guedes Da Silva Afonso" w:date="2026-07-27T16:55:00Z" w16du:dateUtc="2026-07-27T15:55:00Z">
            <w:rPr>
              <w:rFonts w:ascii="Arial" w:hAnsi="Arial" w:cs="Arial"/>
              <w:sz w:val="24"/>
              <w:szCs w:val="24"/>
            </w:rPr>
          </w:rPrChange>
        </w:rPr>
        <w:t xml:space="preserve">on the </w:t>
      </w:r>
      <w:r w:rsidR="0087035F" w:rsidRPr="00B475D4">
        <w:rPr>
          <w:rFonts w:ascii="Arial" w:hAnsi="Arial" w:cs="Arial"/>
          <w:sz w:val="24"/>
          <w:szCs w:val="24"/>
          <w:lang w:val="en-GB"/>
          <w:rPrChange w:id="840" w:author="Alexandre Miguel Kaizeler Guedes Da Silva Afonso" w:date="2026-07-27T16:55:00Z" w16du:dateUtc="2026-07-27T15:55:00Z">
            <w:rPr>
              <w:rFonts w:ascii="Arial" w:hAnsi="Arial" w:cs="Arial"/>
              <w:sz w:val="24"/>
              <w:szCs w:val="24"/>
            </w:rPr>
          </w:rPrChange>
        </w:rPr>
        <w:t>DE</w:t>
      </w:r>
      <w:r w:rsidR="00C563FD" w:rsidRPr="00B475D4">
        <w:rPr>
          <w:rFonts w:ascii="Arial" w:hAnsi="Arial" w:cs="Arial"/>
          <w:sz w:val="24"/>
          <w:szCs w:val="24"/>
          <w:lang w:val="en-GB"/>
          <w:rPrChange w:id="841" w:author="Alexandre Miguel Kaizeler Guedes Da Silva Afonso" w:date="2026-07-27T16:55:00Z" w16du:dateUtc="2026-07-27T15:55:00Z">
            <w:rPr>
              <w:rFonts w:ascii="Arial" w:hAnsi="Arial" w:cs="Arial"/>
              <w:sz w:val="24"/>
              <w:szCs w:val="24"/>
            </w:rPr>
          </w:rPrChange>
        </w:rPr>
        <w:t>G</w:t>
      </w:r>
      <w:r w:rsidR="0087035F" w:rsidRPr="00B475D4">
        <w:rPr>
          <w:rFonts w:ascii="Arial" w:hAnsi="Arial" w:cs="Arial"/>
          <w:sz w:val="24"/>
          <w:szCs w:val="24"/>
          <w:lang w:val="en-GB"/>
          <w:rPrChange w:id="842" w:author="Alexandre Miguel Kaizeler Guedes Da Silva Afonso" w:date="2026-07-27T16:55:00Z" w16du:dateUtc="2026-07-27T15:55:00Z">
            <w:rPr>
              <w:rFonts w:ascii="Arial" w:hAnsi="Arial" w:cs="Arial"/>
              <w:sz w:val="24"/>
              <w:szCs w:val="24"/>
            </w:rPr>
          </w:rPrChange>
        </w:rPr>
        <w:t>s</w:t>
      </w:r>
      <w:r w:rsidR="005B64B1" w:rsidRPr="00B475D4">
        <w:rPr>
          <w:rFonts w:ascii="Arial" w:hAnsi="Arial" w:cs="Arial"/>
          <w:sz w:val="24"/>
          <w:szCs w:val="24"/>
          <w:lang w:val="en-GB"/>
          <w:rPrChange w:id="843" w:author="Alexandre Miguel Kaizeler Guedes Da Silva Afonso" w:date="2026-07-27T16:55:00Z" w16du:dateUtc="2026-07-27T15:55:00Z">
            <w:rPr>
              <w:rFonts w:ascii="Arial" w:hAnsi="Arial" w:cs="Arial"/>
              <w:sz w:val="24"/>
              <w:szCs w:val="24"/>
            </w:rPr>
          </w:rPrChange>
        </w:rPr>
        <w:t xml:space="preserve"> between </w:t>
      </w:r>
      <w:r w:rsidR="00BC3F7F" w:rsidRPr="00B475D4">
        <w:rPr>
          <w:rFonts w:ascii="Arial" w:hAnsi="Arial" w:cs="Arial"/>
          <w:sz w:val="24"/>
          <w:szCs w:val="24"/>
          <w:lang w:val="en-GB"/>
          <w:rPrChange w:id="844" w:author="Alexandre Miguel Kaizeler Guedes Da Silva Afonso" w:date="2026-07-27T16:55:00Z" w16du:dateUtc="2026-07-27T15:55:00Z">
            <w:rPr>
              <w:rFonts w:ascii="Arial" w:hAnsi="Arial" w:cs="Arial"/>
              <w:sz w:val="24"/>
              <w:szCs w:val="24"/>
            </w:rPr>
          </w:rPrChange>
        </w:rPr>
        <w:t>stressed</w:t>
      </w:r>
      <w:r w:rsidR="005B64B1" w:rsidRPr="00B475D4">
        <w:rPr>
          <w:rFonts w:ascii="Arial" w:hAnsi="Arial" w:cs="Arial"/>
          <w:sz w:val="24"/>
          <w:szCs w:val="24"/>
          <w:lang w:val="en-GB"/>
          <w:rPrChange w:id="845" w:author="Alexandre Miguel Kaizeler Guedes Da Silva Afonso" w:date="2026-07-27T16:55:00Z" w16du:dateUtc="2026-07-27T15:55:00Z">
            <w:rPr>
              <w:rFonts w:ascii="Arial" w:hAnsi="Arial" w:cs="Arial"/>
              <w:sz w:val="24"/>
              <w:szCs w:val="24"/>
            </w:rPr>
          </w:rPrChange>
        </w:rPr>
        <w:t xml:space="preserve"> and </w:t>
      </w:r>
      <w:r w:rsidR="00BC3F7F" w:rsidRPr="00B475D4">
        <w:rPr>
          <w:rFonts w:ascii="Arial" w:hAnsi="Arial" w:cs="Arial"/>
          <w:sz w:val="24"/>
          <w:szCs w:val="24"/>
          <w:lang w:val="en-GB"/>
          <w:rPrChange w:id="846" w:author="Alexandre Miguel Kaizeler Guedes Da Silva Afonso" w:date="2026-07-27T16:55:00Z" w16du:dateUtc="2026-07-27T15:55:00Z">
            <w:rPr>
              <w:rFonts w:ascii="Arial" w:hAnsi="Arial" w:cs="Arial"/>
              <w:sz w:val="24"/>
              <w:szCs w:val="24"/>
            </w:rPr>
          </w:rPrChange>
        </w:rPr>
        <w:t>unstressed states</w:t>
      </w:r>
      <w:r w:rsidR="005B64B1" w:rsidRPr="00B475D4">
        <w:rPr>
          <w:rFonts w:ascii="Arial" w:hAnsi="Arial" w:cs="Arial"/>
          <w:sz w:val="24"/>
          <w:szCs w:val="24"/>
          <w:lang w:val="en-GB"/>
          <w:rPrChange w:id="847" w:author="Alexandre Miguel Kaizeler Guedes Da Silva Afonso" w:date="2026-07-27T16:55:00Z" w16du:dateUtc="2026-07-27T15:55:00Z">
            <w:rPr>
              <w:rFonts w:ascii="Arial" w:hAnsi="Arial" w:cs="Arial"/>
              <w:sz w:val="24"/>
              <w:szCs w:val="24"/>
            </w:rPr>
          </w:rPrChange>
        </w:rPr>
        <w:t xml:space="preserve"> </w:t>
      </w:r>
      <w:r w:rsidR="00D45A61" w:rsidRPr="00B475D4">
        <w:rPr>
          <w:rFonts w:ascii="Arial" w:hAnsi="Arial" w:cs="Arial"/>
          <w:sz w:val="24"/>
          <w:szCs w:val="24"/>
          <w:lang w:val="en-GB"/>
          <w:rPrChange w:id="848" w:author="Alexandre Miguel Kaizeler Guedes Da Silva Afonso" w:date="2026-07-27T16:55:00Z" w16du:dateUtc="2026-07-27T15:55:00Z">
            <w:rPr>
              <w:rFonts w:ascii="Arial" w:hAnsi="Arial" w:cs="Arial"/>
              <w:sz w:val="24"/>
              <w:szCs w:val="24"/>
            </w:rPr>
          </w:rPrChange>
        </w:rPr>
        <w:t xml:space="preserve">in both </w:t>
      </w:r>
      <w:r w:rsidR="005B64B1" w:rsidRPr="00B475D4">
        <w:rPr>
          <w:rFonts w:ascii="Arial" w:hAnsi="Arial" w:cs="Arial"/>
          <w:sz w:val="24"/>
          <w:szCs w:val="24"/>
          <w:lang w:val="en-GB"/>
          <w:rPrChange w:id="849" w:author="Alexandre Miguel Kaizeler Guedes Da Silva Afonso" w:date="2026-07-27T16:55:00Z" w16du:dateUtc="2026-07-27T15:55:00Z">
            <w:rPr>
              <w:rFonts w:ascii="Arial" w:hAnsi="Arial" w:cs="Arial"/>
              <w:sz w:val="24"/>
              <w:szCs w:val="24"/>
            </w:rPr>
          </w:rPrChange>
        </w:rPr>
        <w:t>cell lines</w:t>
      </w:r>
      <w:r w:rsidR="00936295" w:rsidRPr="00B475D4">
        <w:rPr>
          <w:rFonts w:ascii="Arial" w:hAnsi="Arial" w:cs="Arial"/>
          <w:sz w:val="24"/>
          <w:szCs w:val="24"/>
          <w:lang w:val="en-GB"/>
          <w:rPrChange w:id="850" w:author="Alexandre Miguel Kaizeler Guedes Da Silva Afonso" w:date="2026-07-27T16:55:00Z" w16du:dateUtc="2026-07-27T15:55:00Z">
            <w:rPr>
              <w:rFonts w:ascii="Arial" w:hAnsi="Arial" w:cs="Arial"/>
              <w:sz w:val="24"/>
              <w:szCs w:val="24"/>
            </w:rPr>
          </w:rPrChange>
        </w:rPr>
        <w:t xml:space="preserve"> revealed similar</w:t>
      </w:r>
      <w:r w:rsidR="00D163AE" w:rsidRPr="00B475D4">
        <w:rPr>
          <w:rFonts w:ascii="Arial" w:hAnsi="Arial" w:cs="Arial"/>
          <w:sz w:val="24"/>
          <w:szCs w:val="24"/>
          <w:lang w:val="en-GB"/>
          <w:rPrChange w:id="851" w:author="Alexandre Miguel Kaizeler Guedes Da Silva Afonso" w:date="2026-07-27T16:55:00Z" w16du:dateUtc="2026-07-27T15:55:00Z">
            <w:rPr>
              <w:rFonts w:ascii="Arial" w:hAnsi="Arial" w:cs="Arial"/>
              <w:sz w:val="24"/>
              <w:szCs w:val="24"/>
            </w:rPr>
          </w:rPrChange>
        </w:rPr>
        <w:t xml:space="preserve"> Hallmark</w:t>
      </w:r>
      <w:r w:rsidR="00936295" w:rsidRPr="00B475D4">
        <w:rPr>
          <w:rFonts w:ascii="Arial" w:hAnsi="Arial" w:cs="Arial"/>
          <w:sz w:val="24"/>
          <w:szCs w:val="24"/>
          <w:lang w:val="en-GB"/>
          <w:rPrChange w:id="852" w:author="Alexandre Miguel Kaizeler Guedes Da Silva Afonso" w:date="2026-07-27T16:55:00Z" w16du:dateUtc="2026-07-27T15:55:00Z">
            <w:rPr>
              <w:rFonts w:ascii="Arial" w:hAnsi="Arial" w:cs="Arial"/>
              <w:sz w:val="24"/>
              <w:szCs w:val="24"/>
            </w:rPr>
          </w:rPrChange>
        </w:rPr>
        <w:t xml:space="preserve"> enrichment </w:t>
      </w:r>
      <w:r w:rsidR="001175E4" w:rsidRPr="00B475D4">
        <w:rPr>
          <w:rFonts w:ascii="Arial" w:hAnsi="Arial" w:cs="Arial"/>
          <w:sz w:val="24"/>
          <w:szCs w:val="24"/>
          <w:lang w:val="en-GB"/>
          <w:rPrChange w:id="853" w:author="Alexandre Miguel Kaizeler Guedes Da Silva Afonso" w:date="2026-07-27T16:55:00Z" w16du:dateUtc="2026-07-27T15:55:00Z">
            <w:rPr>
              <w:rFonts w:ascii="Arial" w:hAnsi="Arial" w:cs="Arial"/>
              <w:sz w:val="24"/>
              <w:szCs w:val="24"/>
            </w:rPr>
          </w:rPrChange>
        </w:rPr>
        <w:t>(Supplementary Figure 1B</w:t>
      </w:r>
      <w:r w:rsidR="00936295" w:rsidRPr="00B475D4">
        <w:rPr>
          <w:rFonts w:ascii="Arial" w:hAnsi="Arial" w:cs="Arial"/>
          <w:sz w:val="24"/>
          <w:szCs w:val="24"/>
          <w:lang w:val="en-GB"/>
          <w:rPrChange w:id="854" w:author="Alexandre Miguel Kaizeler Guedes Da Silva Afonso" w:date="2026-07-27T16:55:00Z" w16du:dateUtc="2026-07-27T15:55:00Z">
            <w:rPr>
              <w:rFonts w:ascii="Arial" w:hAnsi="Arial" w:cs="Arial"/>
              <w:sz w:val="24"/>
              <w:szCs w:val="24"/>
            </w:rPr>
          </w:rPrChange>
        </w:rPr>
        <w:t xml:space="preserve">; </w:t>
      </w:r>
      <w:r w:rsidR="001175E4" w:rsidRPr="00B475D4">
        <w:rPr>
          <w:rFonts w:ascii="Arial" w:hAnsi="Arial" w:cs="Arial"/>
          <w:color w:val="000000" w:themeColor="text1"/>
          <w:sz w:val="24"/>
          <w:szCs w:val="24"/>
          <w:lang w:val="en-GB"/>
          <w:rPrChange w:id="855" w:author="Alexandre Miguel Kaizeler Guedes Da Silva Afonso" w:date="2026-07-27T16:55:00Z" w16du:dateUtc="2026-07-27T15:55:00Z">
            <w:rPr>
              <w:rFonts w:ascii="Arial" w:hAnsi="Arial" w:cs="Arial"/>
              <w:color w:val="000000" w:themeColor="text1"/>
              <w:sz w:val="24"/>
              <w:szCs w:val="24"/>
            </w:rPr>
          </w:rPrChange>
        </w:rPr>
        <w:t>Fisher’s p &lt; 3.5e-4, Odds Ratio = 21.66).</w:t>
      </w:r>
      <w:r w:rsidR="0087035F" w:rsidRPr="00B475D4">
        <w:rPr>
          <w:rFonts w:ascii="Arial" w:hAnsi="Arial" w:cs="Arial"/>
          <w:color w:val="000000" w:themeColor="text1"/>
          <w:sz w:val="24"/>
          <w:szCs w:val="24"/>
          <w:lang w:val="en-GB"/>
          <w:rPrChange w:id="856" w:author="Alexandre Miguel Kaizeler Guedes Da Silva Afonso" w:date="2026-07-27T16:55:00Z" w16du:dateUtc="2026-07-27T15:55:00Z">
            <w:rPr>
              <w:rFonts w:ascii="Arial" w:hAnsi="Arial" w:cs="Arial"/>
              <w:color w:val="000000" w:themeColor="text1"/>
              <w:sz w:val="24"/>
              <w:szCs w:val="24"/>
            </w:rPr>
          </w:rPrChange>
        </w:rPr>
        <w:t xml:space="preserve"> </w:t>
      </w:r>
      <w:r w:rsidR="00E32926" w:rsidRPr="00B475D4">
        <w:rPr>
          <w:rFonts w:ascii="Arial" w:hAnsi="Arial" w:cs="Arial"/>
          <w:color w:val="000000" w:themeColor="text1"/>
          <w:sz w:val="24"/>
          <w:szCs w:val="24"/>
          <w:lang w:val="en-GB"/>
          <w:rPrChange w:id="857" w:author="Alexandre Miguel Kaizeler Guedes Da Silva Afonso" w:date="2026-07-27T16:55:00Z" w16du:dateUtc="2026-07-27T15:55:00Z">
            <w:rPr>
              <w:rFonts w:ascii="Arial" w:hAnsi="Arial" w:cs="Arial"/>
              <w:color w:val="000000" w:themeColor="text1"/>
              <w:sz w:val="24"/>
              <w:szCs w:val="24"/>
            </w:rPr>
          </w:rPrChange>
        </w:rPr>
        <w:t>Consistent with this, WC transcriptomes from these cell lines under oxidative stress also showed a degree of correlation in the stress response (Supplementary Figure 1</w:t>
      </w:r>
      <w:r w:rsidR="0026698E" w:rsidRPr="00B475D4">
        <w:rPr>
          <w:rFonts w:ascii="Arial" w:hAnsi="Arial" w:cs="Arial"/>
          <w:color w:val="000000" w:themeColor="text1"/>
          <w:sz w:val="24"/>
          <w:szCs w:val="24"/>
          <w:lang w:val="en-GB"/>
          <w:rPrChange w:id="858" w:author="Alexandre Miguel Kaizeler Guedes Da Silva Afonso" w:date="2026-07-27T16:55:00Z" w16du:dateUtc="2026-07-27T15:55:00Z">
            <w:rPr>
              <w:rFonts w:ascii="Arial" w:hAnsi="Arial" w:cs="Arial"/>
              <w:color w:val="000000" w:themeColor="text1"/>
              <w:sz w:val="24"/>
              <w:szCs w:val="24"/>
            </w:rPr>
          </w:rPrChange>
        </w:rPr>
        <w:t>A</w:t>
      </w:r>
      <w:r w:rsidR="00E32926" w:rsidRPr="00B475D4">
        <w:rPr>
          <w:rFonts w:ascii="Arial" w:hAnsi="Arial" w:cs="Arial"/>
          <w:color w:val="000000" w:themeColor="text1"/>
          <w:sz w:val="24"/>
          <w:szCs w:val="24"/>
          <w:lang w:val="en-GB"/>
          <w:rPrChange w:id="859" w:author="Alexandre Miguel Kaizeler Guedes Da Silva Afonso" w:date="2026-07-27T16:55:00Z" w16du:dateUtc="2026-07-27T15:55:00Z">
            <w:rPr>
              <w:rFonts w:ascii="Arial" w:hAnsi="Arial" w:cs="Arial"/>
              <w:color w:val="000000" w:themeColor="text1"/>
              <w:sz w:val="24"/>
              <w:szCs w:val="24"/>
            </w:rPr>
          </w:rPrChange>
        </w:rPr>
        <w:t xml:space="preserve">), together indicating that cell line alone is unlikely to account for the differences seen in SG transcriptomes. </w:t>
      </w:r>
      <w:r w:rsidR="0087035F" w:rsidRPr="00B475D4">
        <w:rPr>
          <w:rFonts w:ascii="Arial" w:hAnsi="Arial" w:cs="Arial"/>
          <w:color w:val="000000" w:themeColor="text1"/>
          <w:sz w:val="24"/>
          <w:szCs w:val="24"/>
          <w:lang w:val="en-GB"/>
          <w:rPrChange w:id="860" w:author="Alexandre Miguel Kaizeler Guedes Da Silva Afonso" w:date="2026-07-27T16:55:00Z" w16du:dateUtc="2026-07-27T15:55:00Z">
            <w:rPr>
              <w:rFonts w:ascii="Arial" w:hAnsi="Arial" w:cs="Arial"/>
              <w:color w:val="000000" w:themeColor="text1"/>
              <w:sz w:val="24"/>
              <w:szCs w:val="24"/>
            </w:rPr>
          </w:rPrChange>
        </w:rPr>
        <w:t>Most likely, the v</w:t>
      </w:r>
      <w:r w:rsidR="0087035F" w:rsidRPr="00B475D4">
        <w:rPr>
          <w:rFonts w:ascii="Arial" w:hAnsi="Arial" w:cs="Arial"/>
          <w:sz w:val="24"/>
          <w:szCs w:val="24"/>
          <w:lang w:val="en-GB"/>
          <w:rPrChange w:id="861" w:author="Alexandre Miguel Kaizeler Guedes Da Silva Afonso" w:date="2026-07-27T16:55:00Z" w16du:dateUtc="2026-07-27T15:55:00Z">
            <w:rPr>
              <w:rFonts w:ascii="Arial" w:hAnsi="Arial" w:cs="Arial"/>
              <w:sz w:val="24"/>
              <w:szCs w:val="24"/>
            </w:rPr>
          </w:rPrChange>
        </w:rPr>
        <w:t>ariation in SG transcriptomes reflects the different isolation methods used in these example datasets.</w:t>
      </w:r>
      <w:r w:rsidR="00CE2D51" w:rsidRPr="00B475D4">
        <w:rPr>
          <w:rFonts w:ascii="Arial" w:hAnsi="Arial" w:cs="Arial"/>
          <w:sz w:val="24"/>
          <w:szCs w:val="24"/>
          <w:lang w:val="en-GB"/>
          <w:rPrChange w:id="862" w:author="Alexandre Miguel Kaizeler Guedes Da Silva Afonso" w:date="2026-07-27T16:55:00Z" w16du:dateUtc="2026-07-27T15:55:00Z">
            <w:rPr>
              <w:rFonts w:ascii="Arial" w:hAnsi="Arial" w:cs="Arial"/>
              <w:sz w:val="24"/>
              <w:szCs w:val="24"/>
            </w:rPr>
          </w:rPrChange>
        </w:rPr>
        <w:t xml:space="preserve"> </w:t>
      </w:r>
    </w:p>
    <w:p w14:paraId="6F285E89" w14:textId="44FAA2BD" w:rsidR="00CF3DAD" w:rsidRPr="00B475D4" w:rsidRDefault="650E4FDF" w:rsidP="0098059C">
      <w:pPr>
        <w:pStyle w:val="Ttulo2"/>
        <w:rPr>
          <w:lang w:val="en-GB"/>
          <w:rPrChange w:id="863" w:author="Alexandre Miguel Kaizeler Guedes Da Silva Afonso" w:date="2026-07-27T16:55:00Z" w16du:dateUtc="2026-07-27T15:55:00Z">
            <w:rPr/>
          </w:rPrChange>
        </w:rPr>
      </w:pPr>
      <w:r w:rsidRPr="00B475D4">
        <w:rPr>
          <w:lang w:val="en-GB"/>
          <w:rPrChange w:id="864" w:author="Alexandre Miguel Kaizeler Guedes Da Silva Afonso" w:date="2026-07-27T16:55:00Z" w16du:dateUtc="2026-07-27T15:55:00Z">
            <w:rPr/>
          </w:rPrChange>
        </w:rPr>
        <w:lastRenderedPageBreak/>
        <w:t xml:space="preserve">Simulation of the centrifugation process </w:t>
      </w:r>
      <w:r w:rsidR="1049C011" w:rsidRPr="00B475D4">
        <w:rPr>
          <w:lang w:val="en-GB"/>
          <w:rPrChange w:id="865" w:author="Alexandre Miguel Kaizeler Guedes Da Silva Afonso" w:date="2026-07-27T16:55:00Z" w16du:dateUtc="2026-07-27T15:55:00Z">
            <w:rPr/>
          </w:rPrChange>
        </w:rPr>
        <w:t xml:space="preserve">yields RNA length bias </w:t>
      </w:r>
      <w:r w:rsidRPr="00B475D4">
        <w:rPr>
          <w:lang w:val="en-GB"/>
          <w:rPrChange w:id="866" w:author="Alexandre Miguel Kaizeler Guedes Da Silva Afonso" w:date="2026-07-27T16:55:00Z" w16du:dateUtc="2026-07-27T15:55:00Z">
            <w:rPr/>
          </w:rPrChange>
        </w:rPr>
        <w:t xml:space="preserve">compatible with </w:t>
      </w:r>
      <w:r w:rsidR="1049C011" w:rsidRPr="00B475D4">
        <w:rPr>
          <w:lang w:val="en-GB"/>
          <w:rPrChange w:id="867" w:author="Alexandre Miguel Kaizeler Guedes Da Silva Afonso" w:date="2026-07-27T16:55:00Z" w16du:dateUtc="2026-07-27T15:55:00Z">
            <w:rPr/>
          </w:rPrChange>
        </w:rPr>
        <w:t xml:space="preserve">that observed </w:t>
      </w:r>
      <w:r w:rsidR="62ADAF9A" w:rsidRPr="00B475D4">
        <w:rPr>
          <w:lang w:val="en-GB"/>
          <w:rPrChange w:id="868" w:author="Alexandre Miguel Kaizeler Guedes Da Silva Afonso" w:date="2026-07-27T16:55:00Z" w16du:dateUtc="2026-07-27T15:55:00Z">
            <w:rPr/>
          </w:rPrChange>
        </w:rPr>
        <w:t xml:space="preserve">in </w:t>
      </w:r>
      <w:r w:rsidR="7EA33BCA" w:rsidRPr="00B475D4">
        <w:rPr>
          <w:lang w:val="en-GB"/>
          <w:rPrChange w:id="869" w:author="Alexandre Miguel Kaizeler Guedes Da Silva Afonso" w:date="2026-07-27T16:55:00Z" w16du:dateUtc="2026-07-27T15:55:00Z">
            <w:rPr/>
          </w:rPrChange>
        </w:rPr>
        <w:t>DC</w:t>
      </w:r>
      <w:r w:rsidR="1049C011" w:rsidRPr="00B475D4">
        <w:rPr>
          <w:lang w:val="en-GB"/>
          <w:rPrChange w:id="870" w:author="Alexandre Miguel Kaizeler Guedes Da Silva Afonso" w:date="2026-07-27T16:55:00Z" w16du:dateUtc="2026-07-27T15:55:00Z">
            <w:rPr/>
          </w:rPrChange>
        </w:rPr>
        <w:t>-isolated SGs</w:t>
      </w:r>
    </w:p>
    <w:p w14:paraId="73FA9F80" w14:textId="77777777" w:rsidR="009045C8" w:rsidRPr="00B475D4" w:rsidRDefault="009045C8" w:rsidP="009045C8">
      <w:pPr>
        <w:jc w:val="both"/>
        <w:rPr>
          <w:rFonts w:ascii="Arial" w:hAnsi="Arial" w:cs="Arial"/>
          <w:sz w:val="24"/>
          <w:szCs w:val="24"/>
          <w:lang w:val="en-GB"/>
          <w:rPrChange w:id="87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872" w:author="Alexandre Miguel Kaizeler Guedes Da Silva Afonso" w:date="2026-07-27T16:55:00Z" w16du:dateUtc="2026-07-27T15:55:00Z">
            <w:rPr>
              <w:rFonts w:ascii="Arial" w:hAnsi="Arial" w:cs="Arial"/>
              <w:sz w:val="24"/>
              <w:szCs w:val="24"/>
            </w:rPr>
          </w:rPrChange>
        </w:rPr>
        <w:t xml:space="preserve">SG assembly is driven by molecular aggregation, suggesting that longer RNAs, with greater potential for multivalent interactions, may be preferentially enriched. Nevertheless, the strong correlation observed between SG and WC transcriptomes (Supplementary Figure 1B) is compatible with the null hypothesis that the SG transcriptome is just a sample of the cell's cytosolic transcriptome. This raises the possibility of the RNA length bias in DC-purified SGs not being biological but rather a technical artefact. </w:t>
      </w:r>
    </w:p>
    <w:p w14:paraId="11B0664A" w14:textId="31B5C09F" w:rsidR="00B723AF" w:rsidRPr="00B475D4" w:rsidRDefault="00B723AF" w:rsidP="009045C8">
      <w:pPr>
        <w:jc w:val="both"/>
        <w:rPr>
          <w:rFonts w:ascii="Arial" w:hAnsi="Arial" w:cs="Arial"/>
          <w:sz w:val="24"/>
          <w:szCs w:val="24"/>
          <w:lang w:val="en-GB"/>
          <w:rPrChange w:id="87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874" w:author="Alexandre Miguel Kaizeler Guedes Da Silva Afonso" w:date="2026-07-27T16:55:00Z" w16du:dateUtc="2026-07-27T15:55:00Z">
            <w:rPr>
              <w:rFonts w:ascii="Arial" w:hAnsi="Arial" w:cs="Arial"/>
              <w:sz w:val="24"/>
              <w:szCs w:val="24"/>
            </w:rPr>
          </w:rPrChange>
        </w:rPr>
        <w:t xml:space="preserve">We first considered whether this bias could originate from sampling artefacts inherent to RNA-seq library preparation; however, </w:t>
      </w:r>
      <w:r w:rsidRPr="00B475D4">
        <w:rPr>
          <w:rFonts w:ascii="Arial" w:hAnsi="Arial" w:cs="Arial"/>
          <w:i/>
          <w:iCs/>
          <w:sz w:val="24"/>
          <w:szCs w:val="24"/>
          <w:lang w:val="en-GB"/>
          <w:rPrChange w:id="875" w:author="Alexandre Miguel Kaizeler Guedes Da Silva Afonso" w:date="2026-07-27T16:55:00Z" w16du:dateUtc="2026-07-27T15:55:00Z">
            <w:rPr>
              <w:rFonts w:ascii="Arial" w:hAnsi="Arial" w:cs="Arial"/>
              <w:i/>
              <w:iCs/>
              <w:sz w:val="24"/>
              <w:szCs w:val="24"/>
            </w:rPr>
          </w:rPrChange>
        </w:rPr>
        <w:t>in silico</w:t>
      </w:r>
      <w:r w:rsidRPr="00B475D4">
        <w:rPr>
          <w:rFonts w:ascii="Arial" w:hAnsi="Arial" w:cs="Arial"/>
          <w:sz w:val="24"/>
          <w:szCs w:val="24"/>
          <w:lang w:val="en-GB"/>
          <w:rPrChange w:id="876" w:author="Alexandre Miguel Kaizeler Guedes Da Silva Afonso" w:date="2026-07-27T16:55:00Z" w16du:dateUtc="2026-07-27T15:55:00Z">
            <w:rPr>
              <w:rFonts w:ascii="Arial" w:hAnsi="Arial" w:cs="Arial"/>
              <w:sz w:val="24"/>
              <w:szCs w:val="24"/>
            </w:rPr>
          </w:rPrChange>
        </w:rPr>
        <w:t xml:space="preserve"> simulations ruled out this possibility (Supplementary Data, Supplementary Figures 2 and 3).</w:t>
      </w:r>
    </w:p>
    <w:p w14:paraId="5FF0F46B" w14:textId="6A72D576" w:rsidR="00745751" w:rsidRPr="00B475D4" w:rsidRDefault="00707CBD" w:rsidP="00CE6E8A">
      <w:pPr>
        <w:jc w:val="both"/>
        <w:rPr>
          <w:rFonts w:ascii="Arial" w:hAnsi="Arial" w:cs="Arial"/>
          <w:sz w:val="24"/>
          <w:szCs w:val="24"/>
          <w:lang w:val="en-GB"/>
          <w:rPrChange w:id="877"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878" w:author="Alexandre Miguel Kaizeler Guedes Da Silva Afonso" w:date="2026-07-27T16:55:00Z" w16du:dateUtc="2026-07-27T15:55:00Z">
            <w:rPr>
              <w:rFonts w:ascii="Arial" w:hAnsi="Arial" w:cs="Arial"/>
              <w:sz w:val="24"/>
              <w:szCs w:val="24"/>
            </w:rPr>
          </w:rPrChange>
        </w:rPr>
        <w:t>R</w:t>
      </w:r>
      <w:r w:rsidR="00056CB5" w:rsidRPr="00B475D4">
        <w:rPr>
          <w:rFonts w:ascii="Arial" w:hAnsi="Arial" w:cs="Arial"/>
          <w:sz w:val="24"/>
          <w:szCs w:val="24"/>
          <w:lang w:val="en-GB"/>
          <w:rPrChange w:id="879" w:author="Alexandre Miguel Kaizeler Guedes Da Silva Afonso" w:date="2026-07-27T16:55:00Z" w16du:dateUtc="2026-07-27T15:55:00Z">
            <w:rPr>
              <w:rFonts w:ascii="Arial" w:hAnsi="Arial" w:cs="Arial"/>
              <w:sz w:val="24"/>
              <w:szCs w:val="24"/>
            </w:rPr>
          </w:rPrChange>
        </w:rPr>
        <w:t xml:space="preserve">NAs tend to </w:t>
      </w:r>
      <w:r w:rsidR="00705156" w:rsidRPr="00B475D4">
        <w:rPr>
          <w:rFonts w:ascii="Arial" w:hAnsi="Arial" w:cs="Arial"/>
          <w:sz w:val="24"/>
          <w:szCs w:val="24"/>
          <w:lang w:val="en-GB"/>
          <w:rPrChange w:id="880" w:author="Alexandre Miguel Kaizeler Guedes Da Silva Afonso" w:date="2026-07-27T16:55:00Z" w16du:dateUtc="2026-07-27T15:55:00Z">
            <w:rPr>
              <w:rFonts w:ascii="Arial" w:hAnsi="Arial" w:cs="Arial"/>
              <w:sz w:val="24"/>
              <w:szCs w:val="24"/>
            </w:rPr>
          </w:rPrChange>
        </w:rPr>
        <w:t xml:space="preserve">naturally </w:t>
      </w:r>
      <w:r w:rsidR="00056CB5" w:rsidRPr="00B475D4">
        <w:rPr>
          <w:rFonts w:ascii="Arial" w:hAnsi="Arial" w:cs="Arial"/>
          <w:sz w:val="24"/>
          <w:szCs w:val="24"/>
          <w:lang w:val="en-GB"/>
          <w:rPrChange w:id="881" w:author="Alexandre Miguel Kaizeler Guedes Da Silva Afonso" w:date="2026-07-27T16:55:00Z" w16du:dateUtc="2026-07-27T15:55:00Z">
            <w:rPr>
              <w:rFonts w:ascii="Arial" w:hAnsi="Arial" w:cs="Arial"/>
              <w:sz w:val="24"/>
              <w:szCs w:val="24"/>
            </w:rPr>
          </w:rPrChange>
        </w:rPr>
        <w:t>form condensates</w:t>
      </w:r>
      <w:r w:rsidR="00705156" w:rsidRPr="00B475D4">
        <w:rPr>
          <w:rFonts w:ascii="Arial" w:hAnsi="Arial" w:cs="Arial"/>
          <w:sz w:val="24"/>
          <w:szCs w:val="24"/>
          <w:lang w:val="en-GB"/>
          <w:rPrChange w:id="882" w:author="Alexandre Miguel Kaizeler Guedes Da Silva Afonso" w:date="2026-07-27T16:55:00Z" w16du:dateUtc="2026-07-27T15:55:00Z">
            <w:rPr>
              <w:rFonts w:ascii="Arial" w:hAnsi="Arial" w:cs="Arial"/>
              <w:sz w:val="24"/>
              <w:szCs w:val="24"/>
            </w:rPr>
          </w:rPrChange>
        </w:rPr>
        <w:t xml:space="preserve"> in the cell,</w:t>
      </w:r>
      <w:r w:rsidR="00056CB5" w:rsidRPr="00B475D4">
        <w:rPr>
          <w:rFonts w:ascii="Arial" w:hAnsi="Arial" w:cs="Arial"/>
          <w:sz w:val="24"/>
          <w:szCs w:val="24"/>
          <w:lang w:val="en-GB"/>
          <w:rPrChange w:id="883" w:author="Alexandre Miguel Kaizeler Guedes Da Silva Afonso" w:date="2026-07-27T16:55:00Z" w16du:dateUtc="2026-07-27T15:55:00Z">
            <w:rPr>
              <w:rFonts w:ascii="Arial" w:hAnsi="Arial" w:cs="Arial"/>
              <w:sz w:val="24"/>
              <w:szCs w:val="24"/>
            </w:rPr>
          </w:rPrChange>
        </w:rPr>
        <w:t xml:space="preserve"> independent</w:t>
      </w:r>
      <w:r w:rsidR="00705156" w:rsidRPr="00B475D4">
        <w:rPr>
          <w:rFonts w:ascii="Arial" w:hAnsi="Arial" w:cs="Arial"/>
          <w:sz w:val="24"/>
          <w:szCs w:val="24"/>
          <w:lang w:val="en-GB"/>
          <w:rPrChange w:id="884" w:author="Alexandre Miguel Kaizeler Guedes Da Silva Afonso" w:date="2026-07-27T16:55:00Z" w16du:dateUtc="2026-07-27T15:55:00Z">
            <w:rPr>
              <w:rFonts w:ascii="Arial" w:hAnsi="Arial" w:cs="Arial"/>
              <w:sz w:val="24"/>
              <w:szCs w:val="24"/>
            </w:rPr>
          </w:rPrChange>
        </w:rPr>
        <w:t>ly</w:t>
      </w:r>
      <w:r w:rsidR="00056CB5" w:rsidRPr="00B475D4">
        <w:rPr>
          <w:rFonts w:ascii="Arial" w:hAnsi="Arial" w:cs="Arial"/>
          <w:sz w:val="24"/>
          <w:szCs w:val="24"/>
          <w:lang w:val="en-GB"/>
          <w:rPrChange w:id="885" w:author="Alexandre Miguel Kaizeler Guedes Da Silva Afonso" w:date="2026-07-27T16:55:00Z" w16du:dateUtc="2026-07-27T15:55:00Z">
            <w:rPr>
              <w:rFonts w:ascii="Arial" w:hAnsi="Arial" w:cs="Arial"/>
              <w:sz w:val="24"/>
              <w:szCs w:val="24"/>
            </w:rPr>
          </w:rPrChange>
        </w:rPr>
        <w:t xml:space="preserve"> of their locali</w:t>
      </w:r>
      <w:ins w:id="886" w:author="Alexandre Miguel Kaizeler Guedes Da Silva Afonso" w:date="2026-07-28T10:13:00Z" w16du:dateUtc="2026-07-28T09:13:00Z">
        <w:r w:rsidR="004839F3">
          <w:rPr>
            <w:rFonts w:ascii="Arial" w:hAnsi="Arial" w:cs="Arial"/>
            <w:sz w:val="24"/>
            <w:szCs w:val="24"/>
            <w:lang w:val="en-GB"/>
          </w:rPr>
          <w:t>s</w:t>
        </w:r>
      </w:ins>
      <w:del w:id="887" w:author="Alexandre Miguel Kaizeler Guedes Da Silva Afonso" w:date="2026-07-28T10:13:00Z" w16du:dateUtc="2026-07-28T09:13:00Z">
        <w:r w:rsidR="00630178" w:rsidRPr="00B475D4" w:rsidDel="004839F3">
          <w:rPr>
            <w:rFonts w:ascii="Arial" w:hAnsi="Arial" w:cs="Arial"/>
            <w:sz w:val="24"/>
            <w:szCs w:val="24"/>
            <w:lang w:val="en-GB"/>
            <w:rPrChange w:id="888" w:author="Alexandre Miguel Kaizeler Guedes Da Silva Afonso" w:date="2026-07-27T16:55:00Z" w16du:dateUtc="2026-07-27T15:55:00Z">
              <w:rPr>
                <w:rFonts w:ascii="Arial" w:hAnsi="Arial" w:cs="Arial"/>
                <w:sz w:val="24"/>
                <w:szCs w:val="24"/>
              </w:rPr>
            </w:rPrChange>
          </w:rPr>
          <w:delText>z</w:delText>
        </w:r>
      </w:del>
      <w:r w:rsidR="00056CB5" w:rsidRPr="00B475D4">
        <w:rPr>
          <w:rFonts w:ascii="Arial" w:hAnsi="Arial" w:cs="Arial"/>
          <w:sz w:val="24"/>
          <w:szCs w:val="24"/>
          <w:lang w:val="en-GB"/>
          <w:rPrChange w:id="889" w:author="Alexandre Miguel Kaizeler Guedes Da Silva Afonso" w:date="2026-07-27T16:55:00Z" w16du:dateUtc="2026-07-27T15:55:00Z">
            <w:rPr>
              <w:rFonts w:ascii="Arial" w:hAnsi="Arial" w:cs="Arial"/>
              <w:sz w:val="24"/>
              <w:szCs w:val="24"/>
            </w:rPr>
          </w:rPrChange>
        </w:rPr>
        <w:t>ation to SGs</w:t>
      </w:r>
      <w:r w:rsidR="00056CB5" w:rsidRPr="00B475D4">
        <w:rPr>
          <w:rFonts w:ascii="Arial" w:hAnsi="Arial" w:cs="Arial"/>
          <w:sz w:val="24"/>
          <w:szCs w:val="24"/>
          <w:lang w:val="en-GB"/>
          <w:rPrChange w:id="890"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891" w:author="Alexandre Miguel Kaizeler Guedes Da Silva Afonso" w:date="2026-07-27T16:55:00Z" w16du:dateUtc="2026-07-27T15:55:00Z">
            <w:rPr>
              <w:rFonts w:ascii="Arial" w:hAnsi="Arial" w:cs="Arial"/>
              <w:sz w:val="24"/>
              <w:szCs w:val="24"/>
            </w:rPr>
          </w:rPrChange>
        </w:rPr>
        <w:instrText xml:space="preserve"> ADDIN ZOTERO_ITEM CSL_CITATION {"citationID":"zDLd3Y3Q","properties":{"formattedCitation":"\\super 32,33\\nosupersub{}","plainCitation":"32,33","noteIndex":0},"citationItems":[{"id":"jCcWpdK2/u8rOqEqx","uris":["http://zotero.org/users/local/1p9EH8ax/items/Q44GWUCS"],"itemData":{"id":"mYxpVVa4/eGQVLnAZ","type":"article-journal","container-title":"Molecular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Allan"}],"issued":{"date-parts":[["2022",7]]}}},{"id":"jCcWpdK2/tDDQG7ww","uris":["http://zotero.org/users/local/1p9EH8ax/items/76HJKWHJ"],"itemData":{"id":"BBFnzxKo/U8gzqVaC","type":"article","abstract":"Abstract\n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056CB5" w:rsidRPr="00B475D4">
        <w:rPr>
          <w:rFonts w:ascii="Arial" w:hAnsi="Arial" w:cs="Arial"/>
          <w:sz w:val="24"/>
          <w:szCs w:val="24"/>
          <w:lang w:val="en-GB"/>
          <w:rPrChange w:id="892"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893" w:author="Alexandre Miguel Kaizeler Guedes Da Silva Afonso" w:date="2026-07-27T16:55:00Z" w16du:dateUtc="2026-07-27T15:55:00Z">
            <w:rPr>
              <w:rFonts w:ascii="Arial" w:hAnsi="Arial" w:cs="Arial"/>
              <w:kern w:val="0"/>
              <w:sz w:val="24"/>
              <w:vertAlign w:val="superscript"/>
            </w:rPr>
          </w:rPrChange>
        </w:rPr>
        <w:t>32,33</w:t>
      </w:r>
      <w:r w:rsidR="00056CB5" w:rsidRPr="00B475D4">
        <w:rPr>
          <w:rFonts w:ascii="Arial" w:hAnsi="Arial" w:cs="Arial"/>
          <w:sz w:val="24"/>
          <w:szCs w:val="24"/>
          <w:lang w:val="en-GB"/>
          <w:rPrChange w:id="894" w:author="Alexandre Miguel Kaizeler Guedes Da Silva Afonso" w:date="2026-07-27T16:55:00Z" w16du:dateUtc="2026-07-27T15:55:00Z">
            <w:rPr>
              <w:rFonts w:ascii="Arial" w:hAnsi="Arial" w:cs="Arial"/>
              <w:sz w:val="24"/>
              <w:szCs w:val="24"/>
            </w:rPr>
          </w:rPrChange>
        </w:rPr>
        <w:fldChar w:fldCharType="end"/>
      </w:r>
      <w:r w:rsidR="00056CB5" w:rsidRPr="00B475D4">
        <w:rPr>
          <w:rFonts w:ascii="Arial" w:hAnsi="Arial" w:cs="Arial"/>
          <w:sz w:val="24"/>
          <w:szCs w:val="24"/>
          <w:lang w:val="en-GB"/>
          <w:rPrChange w:id="895"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896" w:author="Alexandre Miguel Kaizeler Guedes Da Silva Afonso" w:date="2026-07-27T16:55:00Z" w16du:dateUtc="2026-07-27T15:55:00Z">
            <w:rPr>
              <w:rFonts w:ascii="Arial" w:hAnsi="Arial" w:cs="Arial"/>
              <w:sz w:val="24"/>
              <w:szCs w:val="24"/>
            </w:rPr>
          </w:rPrChange>
        </w:rPr>
        <w:t>Thus</w:t>
      </w:r>
      <w:r w:rsidR="00056CB5" w:rsidRPr="00B475D4">
        <w:rPr>
          <w:rFonts w:ascii="Arial" w:hAnsi="Arial" w:cs="Arial"/>
          <w:sz w:val="24"/>
          <w:szCs w:val="24"/>
          <w:lang w:val="en-GB"/>
          <w:rPrChange w:id="897" w:author="Alexandre Miguel Kaizeler Guedes Da Silva Afonso" w:date="2026-07-27T16:55:00Z" w16du:dateUtc="2026-07-27T15:55:00Z">
            <w:rPr>
              <w:rFonts w:ascii="Arial" w:hAnsi="Arial" w:cs="Arial"/>
              <w:sz w:val="24"/>
              <w:szCs w:val="24"/>
            </w:rPr>
          </w:rPrChange>
        </w:rPr>
        <w:t xml:space="preserve">, DC purification, which isolates condensate-rich fractions prior to </w:t>
      </w:r>
      <w:r w:rsidR="00D01CC5" w:rsidRPr="00B475D4">
        <w:rPr>
          <w:rFonts w:ascii="Arial" w:hAnsi="Arial" w:cs="Arial"/>
          <w:sz w:val="24"/>
          <w:szCs w:val="24"/>
          <w:lang w:val="en-GB"/>
          <w:rPrChange w:id="898" w:author="Alexandre Miguel Kaizeler Guedes Da Silva Afonso" w:date="2026-07-27T16:55:00Z" w16du:dateUtc="2026-07-27T15:55:00Z">
            <w:rPr>
              <w:rFonts w:ascii="Arial" w:hAnsi="Arial" w:cs="Arial"/>
              <w:sz w:val="24"/>
              <w:szCs w:val="24"/>
            </w:rPr>
          </w:rPrChange>
        </w:rPr>
        <w:t xml:space="preserve">their </w:t>
      </w:r>
      <w:r w:rsidR="00056CB5" w:rsidRPr="00B475D4">
        <w:rPr>
          <w:rFonts w:ascii="Arial" w:hAnsi="Arial" w:cs="Arial"/>
          <w:sz w:val="24"/>
          <w:szCs w:val="24"/>
          <w:lang w:val="en-GB"/>
          <w:rPrChange w:id="899" w:author="Alexandre Miguel Kaizeler Guedes Da Silva Afonso" w:date="2026-07-27T16:55:00Z" w16du:dateUtc="2026-07-27T15:55:00Z">
            <w:rPr>
              <w:rFonts w:ascii="Arial" w:hAnsi="Arial" w:cs="Arial"/>
              <w:sz w:val="24"/>
              <w:szCs w:val="24"/>
            </w:rPr>
          </w:rPrChange>
        </w:rPr>
        <w:t xml:space="preserve">immunoprecipitation, may </w:t>
      </w:r>
      <w:r w:rsidRPr="00B475D4">
        <w:rPr>
          <w:rFonts w:ascii="Arial" w:hAnsi="Arial" w:cs="Arial"/>
          <w:sz w:val="24"/>
          <w:szCs w:val="24"/>
          <w:lang w:val="en-GB"/>
          <w:rPrChange w:id="900" w:author="Alexandre Miguel Kaizeler Guedes Da Silva Afonso" w:date="2026-07-27T16:55:00Z" w16du:dateUtc="2026-07-27T15:55:00Z">
            <w:rPr>
              <w:rFonts w:ascii="Arial" w:hAnsi="Arial" w:cs="Arial"/>
              <w:sz w:val="24"/>
              <w:szCs w:val="24"/>
            </w:rPr>
          </w:rPrChange>
        </w:rPr>
        <w:t xml:space="preserve">also </w:t>
      </w:r>
      <w:r w:rsidR="00056CB5" w:rsidRPr="00B475D4">
        <w:rPr>
          <w:rFonts w:ascii="Arial" w:hAnsi="Arial" w:cs="Arial"/>
          <w:sz w:val="24"/>
          <w:szCs w:val="24"/>
          <w:lang w:val="en-GB"/>
          <w:rPrChange w:id="901" w:author="Alexandre Miguel Kaizeler Guedes Da Silva Afonso" w:date="2026-07-27T16:55:00Z" w16du:dateUtc="2026-07-27T15:55:00Z">
            <w:rPr>
              <w:rFonts w:ascii="Arial" w:hAnsi="Arial" w:cs="Arial"/>
              <w:sz w:val="24"/>
              <w:szCs w:val="24"/>
            </w:rPr>
          </w:rPrChange>
        </w:rPr>
        <w:t>capture RNA condensates</w:t>
      </w:r>
      <w:r w:rsidR="00D01CC5" w:rsidRPr="00B475D4">
        <w:rPr>
          <w:rFonts w:ascii="Arial" w:hAnsi="Arial" w:cs="Arial"/>
          <w:sz w:val="24"/>
          <w:szCs w:val="24"/>
          <w:lang w:val="en-GB"/>
          <w:rPrChange w:id="902" w:author="Alexandre Miguel Kaizeler Guedes Da Silva Afonso" w:date="2026-07-27T16:55:00Z" w16du:dateUtc="2026-07-27T15:55:00Z">
            <w:rPr>
              <w:rFonts w:ascii="Arial" w:hAnsi="Arial" w:cs="Arial"/>
              <w:sz w:val="24"/>
              <w:szCs w:val="24"/>
            </w:rPr>
          </w:rPrChange>
        </w:rPr>
        <w:t xml:space="preserve"> other than</w:t>
      </w:r>
      <w:r w:rsidR="00056CB5" w:rsidRPr="00B475D4">
        <w:rPr>
          <w:rFonts w:ascii="Arial" w:hAnsi="Arial" w:cs="Arial"/>
          <w:sz w:val="24"/>
          <w:szCs w:val="24"/>
          <w:lang w:val="en-GB"/>
          <w:rPrChange w:id="903" w:author="Alexandre Miguel Kaizeler Guedes Da Silva Afonso" w:date="2026-07-27T16:55:00Z" w16du:dateUtc="2026-07-27T15:55:00Z">
            <w:rPr>
              <w:rFonts w:ascii="Arial" w:hAnsi="Arial" w:cs="Arial"/>
              <w:sz w:val="24"/>
              <w:szCs w:val="24"/>
            </w:rPr>
          </w:rPrChange>
        </w:rPr>
        <w:t xml:space="preserve"> SGs. To test this, we simulated centrifugation </w:t>
      </w:r>
      <w:r w:rsidR="00056CB5" w:rsidRPr="00B475D4">
        <w:rPr>
          <w:rFonts w:ascii="Arial" w:hAnsi="Arial" w:cs="Arial"/>
          <w:i/>
          <w:iCs/>
          <w:sz w:val="24"/>
          <w:szCs w:val="24"/>
          <w:lang w:val="en-GB"/>
          <w:rPrChange w:id="904" w:author="Alexandre Miguel Kaizeler Guedes Da Silva Afonso" w:date="2026-07-27T16:55:00Z" w16du:dateUtc="2026-07-27T15:55:00Z">
            <w:rPr>
              <w:rFonts w:ascii="Arial" w:hAnsi="Arial" w:cs="Arial"/>
              <w:i/>
              <w:iCs/>
              <w:sz w:val="24"/>
              <w:szCs w:val="24"/>
            </w:rPr>
          </w:rPrChange>
        </w:rPr>
        <w:t>in silico</w:t>
      </w:r>
      <w:r w:rsidR="00056CB5" w:rsidRPr="00B475D4">
        <w:rPr>
          <w:rFonts w:ascii="Arial" w:hAnsi="Arial" w:cs="Arial"/>
          <w:sz w:val="24"/>
          <w:szCs w:val="24"/>
          <w:lang w:val="en-GB"/>
          <w:rPrChange w:id="905" w:author="Alexandre Miguel Kaizeler Guedes Da Silva Afonso" w:date="2026-07-27T16:55:00Z" w16du:dateUtc="2026-07-27T15:55:00Z">
            <w:rPr>
              <w:rFonts w:ascii="Arial" w:hAnsi="Arial" w:cs="Arial"/>
              <w:sz w:val="24"/>
              <w:szCs w:val="24"/>
            </w:rPr>
          </w:rPrChange>
        </w:rPr>
        <w:t xml:space="preserve"> using WC expression data</w:t>
      </w:r>
      <w:r w:rsidR="00EA08B7" w:rsidRPr="00B475D4">
        <w:rPr>
          <w:rFonts w:ascii="Arial" w:hAnsi="Arial" w:cs="Arial"/>
          <w:sz w:val="24"/>
          <w:szCs w:val="24"/>
          <w:lang w:val="en-GB"/>
          <w:rPrChange w:id="906"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907" w:author="Alexandre Miguel Kaizeler Guedes Da Silva Afonso" w:date="2026-07-27T16:55:00Z" w16du:dateUtc="2026-07-27T15:55:00Z">
            <w:rPr>
              <w:rFonts w:ascii="Arial" w:hAnsi="Arial" w:cs="Arial"/>
              <w:sz w:val="24"/>
              <w:szCs w:val="24"/>
            </w:rPr>
          </w:rPrChange>
        </w:rPr>
        <w:instrText xml:space="preserve"> ADDIN ZOTERO_ITEM CSL_CITATION {"citationID":"wKkoDgm9","properties":{"formattedCitation":"\\super 31\\nosupersub{}","plainCitation":"31","noteIndex":0},"citationItems":[{"id":"jCcWpdK2/I8Gjq151","uris":["http://zotero.org/users/local/1p9EH8ax/items/WPA4SC2G"],"itemData":{"id":"Ffjo3497/U4TBB5NL","type":"article-journal","container-title":"Molecular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EA08B7" w:rsidRPr="00B475D4">
        <w:rPr>
          <w:rFonts w:ascii="Arial" w:hAnsi="Arial" w:cs="Arial"/>
          <w:sz w:val="24"/>
          <w:szCs w:val="24"/>
          <w:lang w:val="en-GB"/>
          <w:rPrChange w:id="908"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909" w:author="Alexandre Miguel Kaizeler Guedes Da Silva Afonso" w:date="2026-07-27T16:55:00Z" w16du:dateUtc="2026-07-27T15:55:00Z">
            <w:rPr>
              <w:rFonts w:ascii="Arial" w:hAnsi="Arial" w:cs="Arial"/>
              <w:kern w:val="0"/>
              <w:sz w:val="24"/>
              <w:vertAlign w:val="superscript"/>
            </w:rPr>
          </w:rPrChange>
        </w:rPr>
        <w:t>31</w:t>
      </w:r>
      <w:r w:rsidR="00EA08B7" w:rsidRPr="00B475D4">
        <w:rPr>
          <w:rFonts w:ascii="Arial" w:hAnsi="Arial" w:cs="Arial"/>
          <w:sz w:val="24"/>
          <w:szCs w:val="24"/>
          <w:lang w:val="en-GB"/>
          <w:rPrChange w:id="910" w:author="Alexandre Miguel Kaizeler Guedes Da Silva Afonso" w:date="2026-07-27T16:55:00Z" w16du:dateUtc="2026-07-27T15:55:00Z">
            <w:rPr>
              <w:rFonts w:ascii="Arial" w:hAnsi="Arial" w:cs="Arial"/>
              <w:sz w:val="24"/>
              <w:szCs w:val="24"/>
            </w:rPr>
          </w:rPrChange>
        </w:rPr>
        <w:fldChar w:fldCharType="end"/>
      </w:r>
      <w:r w:rsidR="003D45D0" w:rsidRPr="00B475D4">
        <w:rPr>
          <w:rFonts w:ascii="Arial" w:hAnsi="Arial" w:cs="Arial"/>
          <w:sz w:val="24"/>
          <w:szCs w:val="24"/>
          <w:lang w:val="en-GB"/>
          <w:rPrChange w:id="911" w:author="Alexandre Miguel Kaizeler Guedes Da Silva Afonso" w:date="2026-07-27T16:55:00Z" w16du:dateUtc="2026-07-27T15:55:00Z">
            <w:rPr>
              <w:rFonts w:ascii="Arial" w:hAnsi="Arial" w:cs="Arial"/>
              <w:sz w:val="24"/>
              <w:szCs w:val="24"/>
            </w:rPr>
          </w:rPrChange>
        </w:rPr>
        <w:t>,</w:t>
      </w:r>
      <w:r w:rsidR="00BB7E1D" w:rsidRPr="00B475D4">
        <w:rPr>
          <w:rFonts w:ascii="Arial" w:hAnsi="Arial" w:cs="Arial"/>
          <w:sz w:val="24"/>
          <w:szCs w:val="24"/>
          <w:lang w:val="en-GB"/>
          <w:rPrChange w:id="912" w:author="Alexandre Miguel Kaizeler Guedes Da Silva Afonso" w:date="2026-07-27T16:55:00Z" w16du:dateUtc="2026-07-27T15:55:00Z">
            <w:rPr>
              <w:rFonts w:ascii="Arial" w:hAnsi="Arial" w:cs="Arial"/>
              <w:sz w:val="24"/>
              <w:szCs w:val="24"/>
            </w:rPr>
          </w:rPrChange>
        </w:rPr>
        <w:t xml:space="preserve"> </w:t>
      </w:r>
      <w:r w:rsidR="002071F8" w:rsidRPr="00B475D4">
        <w:rPr>
          <w:rFonts w:ascii="Arial" w:hAnsi="Arial" w:cs="Arial"/>
          <w:sz w:val="24"/>
          <w:szCs w:val="24"/>
          <w:lang w:val="en-GB"/>
          <w:rPrChange w:id="913" w:author="Alexandre Miguel Kaizeler Guedes Da Silva Afonso" w:date="2026-07-27T16:55:00Z" w16du:dateUtc="2026-07-27T15:55:00Z">
            <w:rPr>
              <w:rFonts w:ascii="Arial" w:hAnsi="Arial" w:cs="Arial"/>
              <w:sz w:val="24"/>
              <w:szCs w:val="24"/>
            </w:rPr>
          </w:rPrChange>
        </w:rPr>
        <w:t>model</w:t>
      </w:r>
      <w:r w:rsidR="00CA2544" w:rsidRPr="00B475D4">
        <w:rPr>
          <w:rFonts w:ascii="Arial" w:hAnsi="Arial" w:cs="Arial"/>
          <w:sz w:val="24"/>
          <w:szCs w:val="24"/>
          <w:lang w:val="en-GB"/>
          <w:rPrChange w:id="914" w:author="Alexandre Miguel Kaizeler Guedes Da Silva Afonso" w:date="2026-07-27T16:55:00Z" w16du:dateUtc="2026-07-27T15:55:00Z">
            <w:rPr>
              <w:rFonts w:ascii="Arial" w:hAnsi="Arial" w:cs="Arial"/>
              <w:sz w:val="24"/>
              <w:szCs w:val="24"/>
            </w:rPr>
          </w:rPrChange>
        </w:rPr>
        <w:t>ling</w:t>
      </w:r>
      <w:r w:rsidR="00056CB5" w:rsidRPr="00B475D4">
        <w:rPr>
          <w:rFonts w:ascii="Arial" w:hAnsi="Arial" w:cs="Arial"/>
          <w:sz w:val="24"/>
          <w:szCs w:val="24"/>
          <w:lang w:val="en-GB"/>
          <w:rPrChange w:id="915" w:author="Alexandre Miguel Kaizeler Guedes Da Silva Afonso" w:date="2026-07-27T16:55:00Z" w16du:dateUtc="2026-07-27T15:55:00Z">
            <w:rPr>
              <w:rFonts w:ascii="Arial" w:hAnsi="Arial" w:cs="Arial"/>
              <w:sz w:val="24"/>
              <w:szCs w:val="24"/>
            </w:rPr>
          </w:rPrChange>
        </w:rPr>
        <w:t xml:space="preserve"> RNA precipitation</w:t>
      </w:r>
      <w:r w:rsidR="00CA2544" w:rsidRPr="00B475D4">
        <w:rPr>
          <w:rFonts w:ascii="Arial" w:hAnsi="Arial" w:cs="Arial"/>
          <w:sz w:val="24"/>
          <w:szCs w:val="24"/>
          <w:lang w:val="en-GB"/>
          <w:rPrChange w:id="916" w:author="Alexandre Miguel Kaizeler Guedes Da Silva Afonso" w:date="2026-07-27T16:55:00Z" w16du:dateUtc="2026-07-27T15:55:00Z">
            <w:rPr>
              <w:rFonts w:ascii="Arial" w:hAnsi="Arial" w:cs="Arial"/>
              <w:sz w:val="24"/>
              <w:szCs w:val="24"/>
            </w:rPr>
          </w:rPrChange>
        </w:rPr>
        <w:t xml:space="preserve"> a</w:t>
      </w:r>
      <w:r w:rsidR="00056CB5" w:rsidRPr="00B475D4">
        <w:rPr>
          <w:rFonts w:ascii="Arial" w:hAnsi="Arial" w:cs="Arial"/>
          <w:sz w:val="24"/>
          <w:szCs w:val="24"/>
          <w:lang w:val="en-GB"/>
          <w:rPrChange w:id="917" w:author="Alexandre Miguel Kaizeler Guedes Da Silva Afonso" w:date="2026-07-27T16:55:00Z" w16du:dateUtc="2026-07-27T15:55:00Z">
            <w:rPr>
              <w:rFonts w:ascii="Arial" w:hAnsi="Arial" w:cs="Arial"/>
              <w:sz w:val="24"/>
              <w:szCs w:val="24"/>
            </w:rPr>
          </w:rPrChange>
        </w:rPr>
        <w:t>s depend</w:t>
      </w:r>
      <w:r w:rsidR="007764F4" w:rsidRPr="00B475D4">
        <w:rPr>
          <w:rFonts w:ascii="Arial" w:hAnsi="Arial" w:cs="Arial"/>
          <w:sz w:val="24"/>
          <w:szCs w:val="24"/>
          <w:lang w:val="en-GB"/>
          <w:rPrChange w:id="918" w:author="Alexandre Miguel Kaizeler Guedes Da Silva Afonso" w:date="2026-07-27T16:55:00Z" w16du:dateUtc="2026-07-27T15:55:00Z">
            <w:rPr>
              <w:rFonts w:ascii="Arial" w:hAnsi="Arial" w:cs="Arial"/>
              <w:sz w:val="24"/>
              <w:szCs w:val="24"/>
            </w:rPr>
          </w:rPrChange>
        </w:rPr>
        <w:t xml:space="preserve">ent primarily on transcript molecular </w:t>
      </w:r>
      <w:r w:rsidR="00CB7DEF" w:rsidRPr="00B475D4">
        <w:rPr>
          <w:rFonts w:ascii="Arial" w:hAnsi="Arial" w:cs="Arial"/>
          <w:sz w:val="24"/>
          <w:szCs w:val="24"/>
          <w:lang w:val="en-GB"/>
          <w:rPrChange w:id="919" w:author="Alexandre Miguel Kaizeler Guedes Da Silva Afonso" w:date="2026-07-27T16:55:00Z" w16du:dateUtc="2026-07-27T15:55:00Z">
            <w:rPr>
              <w:rFonts w:ascii="Arial" w:hAnsi="Arial" w:cs="Arial"/>
              <w:sz w:val="24"/>
              <w:szCs w:val="24"/>
            </w:rPr>
          </w:rPrChange>
        </w:rPr>
        <w:t xml:space="preserve">weight under the assumption of </w:t>
      </w:r>
      <w:r w:rsidR="00056CB5" w:rsidRPr="00B475D4">
        <w:rPr>
          <w:rFonts w:ascii="Arial" w:hAnsi="Arial" w:cs="Arial"/>
          <w:sz w:val="24"/>
          <w:szCs w:val="24"/>
          <w:lang w:val="en-GB"/>
          <w:rPrChange w:id="920" w:author="Alexandre Miguel Kaizeler Guedes Da Silva Afonso" w:date="2026-07-27T16:55:00Z" w16du:dateUtc="2026-07-27T15:55:00Z">
            <w:rPr>
              <w:rFonts w:ascii="Arial" w:hAnsi="Arial" w:cs="Arial"/>
              <w:sz w:val="24"/>
              <w:szCs w:val="24"/>
            </w:rPr>
          </w:rPrChange>
        </w:rPr>
        <w:t>uniform condensate shape</w:t>
      </w:r>
      <w:r w:rsidR="007764F4" w:rsidRPr="00B475D4">
        <w:rPr>
          <w:rFonts w:ascii="Arial" w:hAnsi="Arial" w:cs="Arial"/>
          <w:sz w:val="24"/>
          <w:szCs w:val="24"/>
          <w:lang w:val="en-GB"/>
          <w:rPrChange w:id="921" w:author="Alexandre Miguel Kaizeler Guedes Da Silva Afonso" w:date="2026-07-27T16:55:00Z" w16du:dateUtc="2026-07-27T15:55:00Z">
            <w:rPr>
              <w:rFonts w:ascii="Arial" w:hAnsi="Arial" w:cs="Arial"/>
              <w:sz w:val="24"/>
              <w:szCs w:val="24"/>
            </w:rPr>
          </w:rPrChange>
        </w:rPr>
        <w:t xml:space="preserve"> (Figure </w:t>
      </w:r>
      <w:r w:rsidR="003B23DA" w:rsidRPr="00B475D4">
        <w:rPr>
          <w:rFonts w:ascii="Arial" w:hAnsi="Arial" w:cs="Arial"/>
          <w:sz w:val="24"/>
          <w:szCs w:val="24"/>
          <w:lang w:val="en-GB"/>
          <w:rPrChange w:id="922" w:author="Alexandre Miguel Kaizeler Guedes Da Silva Afonso" w:date="2026-07-27T16:55:00Z" w16du:dateUtc="2026-07-27T15:55:00Z">
            <w:rPr>
              <w:rFonts w:ascii="Arial" w:hAnsi="Arial" w:cs="Arial"/>
              <w:sz w:val="24"/>
              <w:szCs w:val="24"/>
            </w:rPr>
          </w:rPrChange>
        </w:rPr>
        <w:t>2</w:t>
      </w:r>
      <w:r w:rsidR="007764F4" w:rsidRPr="00B475D4">
        <w:rPr>
          <w:rFonts w:ascii="Arial" w:hAnsi="Arial" w:cs="Arial"/>
          <w:sz w:val="24"/>
          <w:szCs w:val="24"/>
          <w:lang w:val="en-GB"/>
          <w:rPrChange w:id="923" w:author="Alexandre Miguel Kaizeler Guedes Da Silva Afonso" w:date="2026-07-27T16:55:00Z" w16du:dateUtc="2026-07-27T15:55:00Z">
            <w:rPr>
              <w:rFonts w:ascii="Arial" w:hAnsi="Arial" w:cs="Arial"/>
              <w:sz w:val="24"/>
              <w:szCs w:val="24"/>
            </w:rPr>
          </w:rPrChange>
        </w:rPr>
        <w:t>A)</w:t>
      </w:r>
      <w:r w:rsidR="00056CB5" w:rsidRPr="00B475D4">
        <w:rPr>
          <w:rFonts w:ascii="Arial" w:hAnsi="Arial" w:cs="Arial"/>
          <w:sz w:val="24"/>
          <w:szCs w:val="24"/>
          <w:lang w:val="en-GB"/>
          <w:rPrChange w:id="924" w:author="Alexandre Miguel Kaizeler Guedes Da Silva Afonso" w:date="2026-07-27T16:55:00Z" w16du:dateUtc="2026-07-27T15:55:00Z">
            <w:rPr>
              <w:rFonts w:ascii="Arial" w:hAnsi="Arial" w:cs="Arial"/>
              <w:sz w:val="24"/>
              <w:szCs w:val="24"/>
            </w:rPr>
          </w:rPrChange>
        </w:rPr>
        <w:t xml:space="preserve">. </w:t>
      </w:r>
      <w:r w:rsidR="006F0E42" w:rsidRPr="00B475D4">
        <w:rPr>
          <w:rFonts w:ascii="Arial" w:hAnsi="Arial" w:cs="Arial"/>
          <w:sz w:val="24"/>
          <w:szCs w:val="24"/>
          <w:lang w:val="en-GB"/>
          <w:rPrChange w:id="925" w:author="Alexandre Miguel Kaizeler Guedes Da Silva Afonso" w:date="2026-07-27T16:55:00Z" w16du:dateUtc="2026-07-27T15:55:00Z">
            <w:rPr>
              <w:rFonts w:ascii="Arial" w:hAnsi="Arial" w:cs="Arial"/>
              <w:sz w:val="24"/>
              <w:szCs w:val="24"/>
            </w:rPr>
          </w:rPrChange>
        </w:rPr>
        <w:t>Although RNAs sediment as part of condensates, we modeled each transcript as sedimenting independently, using its molecular weight as a proxy for the condensate</w:t>
      </w:r>
      <w:r w:rsidR="008A047C" w:rsidRPr="00B475D4">
        <w:rPr>
          <w:rFonts w:ascii="Arial" w:hAnsi="Arial" w:cs="Arial"/>
          <w:sz w:val="24"/>
          <w:szCs w:val="24"/>
          <w:lang w:val="en-GB"/>
          <w:rPrChange w:id="926" w:author="Alexandre Miguel Kaizeler Guedes Da Silva Afonso" w:date="2026-07-27T16:55:00Z" w16du:dateUtc="2026-07-27T15:55:00Z">
            <w:rPr>
              <w:rFonts w:ascii="Arial" w:hAnsi="Arial" w:cs="Arial"/>
              <w:sz w:val="24"/>
              <w:szCs w:val="24"/>
            </w:rPr>
          </w:rPrChange>
        </w:rPr>
        <w:t xml:space="preserve"> (</w:t>
      </w:r>
      <w:r w:rsidR="008A5691" w:rsidRPr="00B475D4">
        <w:rPr>
          <w:rFonts w:ascii="Arial" w:hAnsi="Arial" w:cs="Arial"/>
          <w:sz w:val="24"/>
          <w:szCs w:val="24"/>
          <w:lang w:val="en-GB"/>
          <w:rPrChange w:id="927" w:author="Alexandre Miguel Kaizeler Guedes Da Silva Afonso" w:date="2026-07-27T16:55:00Z" w16du:dateUtc="2026-07-27T15:55:00Z">
            <w:rPr>
              <w:rFonts w:ascii="Arial" w:hAnsi="Arial" w:cs="Arial"/>
              <w:sz w:val="24"/>
              <w:szCs w:val="24"/>
            </w:rPr>
          </w:rPrChange>
        </w:rPr>
        <w:t>see</w:t>
      </w:r>
      <w:r w:rsidR="008A047C" w:rsidRPr="00B475D4">
        <w:rPr>
          <w:rFonts w:ascii="Arial" w:hAnsi="Arial" w:cs="Arial"/>
          <w:sz w:val="24"/>
          <w:szCs w:val="24"/>
          <w:lang w:val="en-GB"/>
          <w:rPrChange w:id="928" w:author="Alexandre Miguel Kaizeler Guedes Da Silva Afonso" w:date="2026-07-27T16:55:00Z" w16du:dateUtc="2026-07-27T15:55:00Z">
            <w:rPr>
              <w:rFonts w:ascii="Arial" w:hAnsi="Arial" w:cs="Arial"/>
              <w:sz w:val="24"/>
              <w:szCs w:val="24"/>
            </w:rPr>
          </w:rPrChange>
        </w:rPr>
        <w:t xml:space="preserve"> Methods)</w:t>
      </w:r>
      <w:r w:rsidR="00056CB5" w:rsidRPr="00B475D4">
        <w:rPr>
          <w:rFonts w:ascii="Arial" w:hAnsi="Arial" w:cs="Arial"/>
          <w:sz w:val="24"/>
          <w:szCs w:val="24"/>
          <w:lang w:val="en-GB"/>
          <w:rPrChange w:id="929" w:author="Alexandre Miguel Kaizeler Guedes Da Silva Afonso" w:date="2026-07-27T16:55:00Z" w16du:dateUtc="2026-07-27T15:55:00Z">
            <w:rPr>
              <w:rFonts w:ascii="Arial" w:hAnsi="Arial" w:cs="Arial"/>
              <w:sz w:val="24"/>
              <w:szCs w:val="24"/>
            </w:rPr>
          </w:rPrChange>
        </w:rPr>
        <w:t xml:space="preserve">. </w:t>
      </w:r>
      <w:r w:rsidR="00EB3F9A" w:rsidRPr="00B475D4">
        <w:rPr>
          <w:lang w:val="en-GB"/>
          <w:rPrChange w:id="930" w:author="Alexandre Miguel Kaizeler Guedes Da Silva Afonso" w:date="2026-07-27T16:55:00Z" w16du:dateUtc="2026-07-27T15:55:00Z">
            <w:rPr/>
          </w:rPrChange>
        </w:rPr>
        <w:t xml:space="preserve"> </w:t>
      </w:r>
      <w:r w:rsidR="00EB3F9A" w:rsidRPr="00B475D4">
        <w:rPr>
          <w:rFonts w:ascii="Arial" w:hAnsi="Arial" w:cs="Arial"/>
          <w:sz w:val="24"/>
          <w:szCs w:val="24"/>
          <w:lang w:val="en-GB"/>
          <w:rPrChange w:id="931" w:author="Alexandre Miguel Kaizeler Guedes Da Silva Afonso" w:date="2026-07-27T16:55:00Z" w16du:dateUtc="2026-07-27T15:55:00Z">
            <w:rPr>
              <w:rFonts w:ascii="Arial" w:hAnsi="Arial" w:cs="Arial"/>
              <w:sz w:val="24"/>
              <w:szCs w:val="24"/>
            </w:rPr>
          </w:rPrChange>
        </w:rPr>
        <w:t>This approach yields a gene expression profile attributable solely to the technical effect of centrifugation, which we interpret as putative SGs.</w:t>
      </w:r>
      <w:r w:rsidR="00D32F9F" w:rsidRPr="00B475D4">
        <w:rPr>
          <w:rFonts w:ascii="Arial" w:hAnsi="Arial" w:cs="Arial"/>
          <w:sz w:val="24"/>
          <w:szCs w:val="24"/>
          <w:lang w:val="en-GB"/>
          <w:rPrChange w:id="932" w:author="Alexandre Miguel Kaizeler Guedes Da Silva Afonso" w:date="2026-07-27T16:55:00Z" w16du:dateUtc="2026-07-27T15:55:00Z">
            <w:rPr>
              <w:rFonts w:ascii="Arial" w:hAnsi="Arial" w:cs="Arial"/>
              <w:sz w:val="24"/>
              <w:szCs w:val="24"/>
            </w:rPr>
          </w:rPrChange>
        </w:rPr>
        <w:t xml:space="preserve"> </w:t>
      </w:r>
      <w:r w:rsidR="002F46AE" w:rsidRPr="00B475D4">
        <w:rPr>
          <w:rFonts w:ascii="Arial" w:hAnsi="Arial" w:cs="Arial"/>
          <w:sz w:val="24"/>
          <w:szCs w:val="24"/>
          <w:lang w:val="en-GB"/>
          <w:rPrChange w:id="933" w:author="Alexandre Miguel Kaizeler Guedes Da Silva Afonso" w:date="2026-07-27T16:55:00Z" w16du:dateUtc="2026-07-27T15:55:00Z">
            <w:rPr>
              <w:rFonts w:ascii="Arial" w:hAnsi="Arial" w:cs="Arial"/>
              <w:sz w:val="24"/>
              <w:szCs w:val="24"/>
            </w:rPr>
          </w:rPrChange>
        </w:rPr>
        <w:t xml:space="preserve">The simulated SGs displayed a </w:t>
      </w:r>
      <w:r w:rsidR="00056CB5" w:rsidRPr="00B475D4">
        <w:rPr>
          <w:rFonts w:ascii="Arial" w:hAnsi="Arial" w:cs="Arial"/>
          <w:sz w:val="24"/>
          <w:szCs w:val="24"/>
          <w:lang w:val="en-GB"/>
          <w:rPrChange w:id="934" w:author="Alexandre Miguel Kaizeler Guedes Da Silva Afonso" w:date="2026-07-27T16:55:00Z" w16du:dateUtc="2026-07-27T15:55:00Z">
            <w:rPr>
              <w:rFonts w:ascii="Arial" w:hAnsi="Arial" w:cs="Arial"/>
              <w:sz w:val="24"/>
              <w:szCs w:val="24"/>
            </w:rPr>
          </w:rPrChange>
        </w:rPr>
        <w:t xml:space="preserve">positive </w:t>
      </w:r>
      <w:r w:rsidR="00A86F50" w:rsidRPr="00B475D4">
        <w:rPr>
          <w:rFonts w:ascii="Arial" w:hAnsi="Arial" w:cs="Arial"/>
          <w:sz w:val="24"/>
          <w:szCs w:val="24"/>
          <w:lang w:val="en-GB"/>
          <w:rPrChange w:id="935" w:author="Alexandre Miguel Kaizeler Guedes Da Silva Afonso" w:date="2026-07-27T16:55:00Z" w16du:dateUtc="2026-07-27T15:55:00Z">
            <w:rPr>
              <w:rFonts w:ascii="Arial" w:hAnsi="Arial" w:cs="Arial"/>
              <w:sz w:val="24"/>
              <w:szCs w:val="24"/>
            </w:rPr>
          </w:rPrChange>
        </w:rPr>
        <w:t xml:space="preserve">RNA </w:t>
      </w:r>
      <w:r w:rsidR="00056CB5" w:rsidRPr="00B475D4">
        <w:rPr>
          <w:rFonts w:ascii="Arial" w:hAnsi="Arial" w:cs="Arial"/>
          <w:sz w:val="24"/>
          <w:szCs w:val="24"/>
          <w:lang w:val="en-GB"/>
          <w:rPrChange w:id="936" w:author="Alexandre Miguel Kaizeler Guedes Da Silva Afonso" w:date="2026-07-27T16:55:00Z" w16du:dateUtc="2026-07-27T15:55:00Z">
            <w:rPr>
              <w:rFonts w:ascii="Arial" w:hAnsi="Arial" w:cs="Arial"/>
              <w:sz w:val="24"/>
              <w:szCs w:val="24"/>
            </w:rPr>
          </w:rPrChange>
        </w:rPr>
        <w:t>length bias</w:t>
      </w:r>
      <w:r w:rsidR="002F46AE" w:rsidRPr="00B475D4">
        <w:rPr>
          <w:rFonts w:ascii="Arial" w:hAnsi="Arial" w:cs="Arial"/>
          <w:sz w:val="24"/>
          <w:szCs w:val="24"/>
          <w:lang w:val="en-GB"/>
          <w:rPrChange w:id="937" w:author="Alexandre Miguel Kaizeler Guedes Da Silva Afonso" w:date="2026-07-27T16:55:00Z" w16du:dateUtc="2026-07-27T15:55:00Z">
            <w:rPr>
              <w:rFonts w:ascii="Arial" w:hAnsi="Arial" w:cs="Arial"/>
              <w:sz w:val="24"/>
              <w:szCs w:val="24"/>
            </w:rPr>
          </w:rPrChange>
        </w:rPr>
        <w:t xml:space="preserve"> relative to WC samples</w:t>
      </w:r>
      <w:r w:rsidR="00A86F50" w:rsidRPr="00B475D4">
        <w:rPr>
          <w:rFonts w:ascii="Arial" w:hAnsi="Arial" w:cs="Arial"/>
          <w:sz w:val="24"/>
          <w:szCs w:val="24"/>
          <w:lang w:val="en-GB"/>
          <w:rPrChange w:id="938" w:author="Alexandre Miguel Kaizeler Guedes Da Silva Afonso" w:date="2026-07-27T16:55:00Z" w16du:dateUtc="2026-07-27T15:55:00Z">
            <w:rPr>
              <w:rFonts w:ascii="Arial" w:hAnsi="Arial" w:cs="Arial"/>
              <w:sz w:val="24"/>
              <w:szCs w:val="24"/>
            </w:rPr>
          </w:rPrChange>
        </w:rPr>
        <w:t>,</w:t>
      </w:r>
      <w:r w:rsidR="00056CB5" w:rsidRPr="00B475D4">
        <w:rPr>
          <w:rFonts w:ascii="Arial" w:hAnsi="Arial" w:cs="Arial"/>
          <w:sz w:val="24"/>
          <w:szCs w:val="24"/>
          <w:lang w:val="en-GB"/>
          <w:rPrChange w:id="939" w:author="Alexandre Miguel Kaizeler Guedes Da Silva Afonso" w:date="2026-07-27T16:55:00Z" w16du:dateUtc="2026-07-27T15:55:00Z">
            <w:rPr>
              <w:rFonts w:ascii="Arial" w:hAnsi="Arial" w:cs="Arial"/>
              <w:sz w:val="24"/>
              <w:szCs w:val="24"/>
            </w:rPr>
          </w:rPrChange>
        </w:rPr>
        <w:t xml:space="preserve"> </w:t>
      </w:r>
      <w:r w:rsidR="002F46AE" w:rsidRPr="00B475D4">
        <w:rPr>
          <w:rFonts w:ascii="Arial" w:hAnsi="Arial" w:cs="Arial"/>
          <w:sz w:val="24"/>
          <w:szCs w:val="24"/>
          <w:lang w:val="en-GB"/>
          <w:rPrChange w:id="940" w:author="Alexandre Miguel Kaizeler Guedes Da Silva Afonso" w:date="2026-07-27T16:55:00Z" w16du:dateUtc="2026-07-27T15:55:00Z">
            <w:rPr>
              <w:rFonts w:ascii="Arial" w:hAnsi="Arial" w:cs="Arial"/>
              <w:sz w:val="24"/>
              <w:szCs w:val="24"/>
            </w:rPr>
          </w:rPrChange>
        </w:rPr>
        <w:t xml:space="preserve">matching that seen </w:t>
      </w:r>
      <w:r w:rsidR="00056CB5" w:rsidRPr="00B475D4">
        <w:rPr>
          <w:rFonts w:ascii="Arial" w:hAnsi="Arial" w:cs="Arial"/>
          <w:sz w:val="24"/>
          <w:szCs w:val="24"/>
          <w:lang w:val="en-GB"/>
          <w:rPrChange w:id="941" w:author="Alexandre Miguel Kaizeler Guedes Da Silva Afonso" w:date="2026-07-27T16:55:00Z" w16du:dateUtc="2026-07-27T15:55:00Z">
            <w:rPr>
              <w:rFonts w:ascii="Arial" w:hAnsi="Arial" w:cs="Arial"/>
              <w:sz w:val="24"/>
              <w:szCs w:val="24"/>
            </w:rPr>
          </w:rPrChange>
        </w:rPr>
        <w:t>in the original DC data</w:t>
      </w:r>
      <w:r w:rsidR="00496CC3" w:rsidRPr="00B475D4">
        <w:rPr>
          <w:rFonts w:ascii="Arial" w:hAnsi="Arial" w:cs="Arial"/>
          <w:sz w:val="24"/>
          <w:szCs w:val="24"/>
          <w:lang w:val="en-GB"/>
          <w:rPrChange w:id="942"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943" w:author="Alexandre Miguel Kaizeler Guedes Da Silva Afonso" w:date="2026-07-27T16:55:00Z" w16du:dateUtc="2026-07-27T15:55:00Z">
            <w:rPr>
              <w:rFonts w:ascii="Arial" w:hAnsi="Arial" w:cs="Arial"/>
              <w:sz w:val="24"/>
              <w:szCs w:val="24"/>
            </w:rPr>
          </w:rPrChange>
        </w:rPr>
        <w:instrText xml:space="preserve"> ADDIN ZOTERO_ITEM CSL_CITATION {"citationID":"RwQrkxpp","properties":{"formattedCitation":"\\super 31\\nosupersub{}","plainCitation":"31","noteIndex":0},"citationItems":[{"id":"jCcWpdK2/I8Gjq151","uris":["http://zotero.org/users/local/1p9EH8ax/items/WPA4SC2G"],"itemData":{"id":"ixGPuM3I/VImHyTyI","type":"article-journal","container-title":"Molecular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496CC3" w:rsidRPr="00B475D4">
        <w:rPr>
          <w:rFonts w:ascii="Arial" w:hAnsi="Arial" w:cs="Arial"/>
          <w:sz w:val="24"/>
          <w:szCs w:val="24"/>
          <w:lang w:val="en-GB"/>
          <w:rPrChange w:id="944"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945" w:author="Alexandre Miguel Kaizeler Guedes Da Silva Afonso" w:date="2026-07-27T16:55:00Z" w16du:dateUtc="2026-07-27T15:55:00Z">
            <w:rPr>
              <w:rFonts w:ascii="Arial" w:hAnsi="Arial" w:cs="Arial"/>
              <w:kern w:val="0"/>
              <w:sz w:val="24"/>
              <w:vertAlign w:val="superscript"/>
            </w:rPr>
          </w:rPrChange>
        </w:rPr>
        <w:t>31</w:t>
      </w:r>
      <w:r w:rsidR="00496CC3" w:rsidRPr="00B475D4">
        <w:rPr>
          <w:rFonts w:ascii="Arial" w:hAnsi="Arial" w:cs="Arial"/>
          <w:sz w:val="24"/>
          <w:szCs w:val="24"/>
          <w:lang w:val="en-GB"/>
          <w:rPrChange w:id="946" w:author="Alexandre Miguel Kaizeler Guedes Da Silva Afonso" w:date="2026-07-27T16:55:00Z" w16du:dateUtc="2026-07-27T15:55:00Z">
            <w:rPr>
              <w:rFonts w:ascii="Arial" w:hAnsi="Arial" w:cs="Arial"/>
              <w:sz w:val="24"/>
              <w:szCs w:val="24"/>
            </w:rPr>
          </w:rPrChange>
        </w:rPr>
        <w:fldChar w:fldCharType="end"/>
      </w:r>
      <w:r w:rsidR="00056CB5" w:rsidRPr="00B475D4">
        <w:rPr>
          <w:rFonts w:ascii="Arial" w:hAnsi="Arial" w:cs="Arial"/>
          <w:sz w:val="24"/>
          <w:szCs w:val="24"/>
          <w:lang w:val="en-GB"/>
          <w:rPrChange w:id="947" w:author="Alexandre Miguel Kaizeler Guedes Da Silva Afonso" w:date="2026-07-27T16:55:00Z" w16du:dateUtc="2026-07-27T15:55:00Z">
            <w:rPr>
              <w:rFonts w:ascii="Arial" w:hAnsi="Arial" w:cs="Arial"/>
              <w:sz w:val="24"/>
              <w:szCs w:val="24"/>
            </w:rPr>
          </w:rPrChange>
        </w:rPr>
        <w:t xml:space="preserve"> (Figure </w:t>
      </w:r>
      <w:r w:rsidR="003B23DA" w:rsidRPr="00B475D4">
        <w:rPr>
          <w:rFonts w:ascii="Arial" w:hAnsi="Arial" w:cs="Arial"/>
          <w:sz w:val="24"/>
          <w:szCs w:val="24"/>
          <w:lang w:val="en-GB"/>
          <w:rPrChange w:id="948" w:author="Alexandre Miguel Kaizeler Guedes Da Silva Afonso" w:date="2026-07-27T16:55:00Z" w16du:dateUtc="2026-07-27T15:55:00Z">
            <w:rPr>
              <w:rFonts w:ascii="Arial" w:hAnsi="Arial" w:cs="Arial"/>
              <w:sz w:val="24"/>
              <w:szCs w:val="24"/>
            </w:rPr>
          </w:rPrChange>
        </w:rPr>
        <w:t>2</w:t>
      </w:r>
      <w:r w:rsidR="00056CB5" w:rsidRPr="00B475D4">
        <w:rPr>
          <w:rFonts w:ascii="Arial" w:hAnsi="Arial" w:cs="Arial"/>
          <w:sz w:val="24"/>
          <w:szCs w:val="24"/>
          <w:lang w:val="en-GB"/>
          <w:rPrChange w:id="949" w:author="Alexandre Miguel Kaizeler Guedes Da Silva Afonso" w:date="2026-07-27T16:55:00Z" w16du:dateUtc="2026-07-27T15:55:00Z">
            <w:rPr>
              <w:rFonts w:ascii="Arial" w:hAnsi="Arial" w:cs="Arial"/>
              <w:sz w:val="24"/>
              <w:szCs w:val="24"/>
            </w:rPr>
          </w:rPrChange>
        </w:rPr>
        <w:t xml:space="preserve">B). GSEA </w:t>
      </w:r>
      <w:r w:rsidR="00C563FD" w:rsidRPr="00B475D4">
        <w:rPr>
          <w:rFonts w:ascii="Arial" w:hAnsi="Arial" w:cs="Arial"/>
          <w:sz w:val="24"/>
          <w:szCs w:val="24"/>
          <w:lang w:val="en-GB"/>
          <w:rPrChange w:id="950" w:author="Alexandre Miguel Kaizeler Guedes Da Silva Afonso" w:date="2026-07-27T16:55:00Z" w16du:dateUtc="2026-07-27T15:55:00Z">
            <w:rPr>
              <w:rFonts w:ascii="Arial" w:hAnsi="Arial" w:cs="Arial"/>
              <w:sz w:val="24"/>
              <w:szCs w:val="24"/>
            </w:rPr>
          </w:rPrChange>
        </w:rPr>
        <w:t xml:space="preserve">for Hallmarks on DEGs between simulated SGs and WC samples </w:t>
      </w:r>
      <w:r w:rsidR="00056CB5" w:rsidRPr="00B475D4">
        <w:rPr>
          <w:rFonts w:ascii="Arial" w:hAnsi="Arial" w:cs="Arial"/>
          <w:sz w:val="24"/>
          <w:szCs w:val="24"/>
          <w:lang w:val="en-GB"/>
          <w:rPrChange w:id="951" w:author="Alexandre Miguel Kaizeler Guedes Da Silva Afonso" w:date="2026-07-27T16:55:00Z" w16du:dateUtc="2026-07-27T15:55:00Z">
            <w:rPr>
              <w:rFonts w:ascii="Arial" w:hAnsi="Arial" w:cs="Arial"/>
              <w:sz w:val="24"/>
              <w:szCs w:val="24"/>
            </w:rPr>
          </w:rPrChange>
        </w:rPr>
        <w:t>was also confounded by transcript size</w:t>
      </w:r>
      <w:r w:rsidR="006B1A17" w:rsidRPr="00B475D4">
        <w:rPr>
          <w:rFonts w:ascii="Arial" w:hAnsi="Arial" w:cs="Arial"/>
          <w:sz w:val="24"/>
          <w:szCs w:val="24"/>
          <w:lang w:val="en-GB"/>
          <w:rPrChange w:id="952" w:author="Alexandre Miguel Kaizeler Guedes Da Silva Afonso" w:date="2026-07-27T16:55:00Z" w16du:dateUtc="2026-07-27T15:55:00Z">
            <w:rPr>
              <w:rFonts w:ascii="Arial" w:hAnsi="Arial" w:cs="Arial"/>
              <w:sz w:val="24"/>
              <w:szCs w:val="24"/>
            </w:rPr>
          </w:rPrChange>
        </w:rPr>
        <w:t xml:space="preserve"> (Fisher's p &lt; 1e-9, Odds Ratio = 44.18)</w:t>
      </w:r>
      <w:r w:rsidR="00056CB5" w:rsidRPr="00B475D4">
        <w:rPr>
          <w:rFonts w:ascii="Arial" w:hAnsi="Arial" w:cs="Arial"/>
          <w:sz w:val="24"/>
          <w:szCs w:val="24"/>
          <w:lang w:val="en-GB"/>
          <w:rPrChange w:id="953" w:author="Alexandre Miguel Kaizeler Guedes Da Silva Afonso" w:date="2026-07-27T16:55:00Z" w16du:dateUtc="2026-07-27T15:55:00Z">
            <w:rPr>
              <w:rFonts w:ascii="Arial" w:hAnsi="Arial" w:cs="Arial"/>
              <w:sz w:val="24"/>
              <w:szCs w:val="24"/>
            </w:rPr>
          </w:rPrChange>
        </w:rPr>
        <w:t xml:space="preserve"> (</w:t>
      </w:r>
      <w:r w:rsidR="00E614EB" w:rsidRPr="00B475D4">
        <w:rPr>
          <w:rFonts w:ascii="Arial" w:hAnsi="Arial" w:cs="Arial"/>
          <w:sz w:val="24"/>
          <w:szCs w:val="24"/>
          <w:lang w:val="en-GB"/>
          <w:rPrChange w:id="954" w:author="Alexandre Miguel Kaizeler Guedes Da Silva Afonso" w:date="2026-07-27T16:55:00Z" w16du:dateUtc="2026-07-27T15:55:00Z">
            <w:rPr>
              <w:rFonts w:ascii="Arial" w:hAnsi="Arial" w:cs="Arial"/>
              <w:sz w:val="24"/>
              <w:szCs w:val="24"/>
            </w:rPr>
          </w:rPrChange>
        </w:rPr>
        <w:t xml:space="preserve">Figure </w:t>
      </w:r>
      <w:r w:rsidR="003B23DA" w:rsidRPr="00B475D4">
        <w:rPr>
          <w:rFonts w:ascii="Arial" w:hAnsi="Arial" w:cs="Arial"/>
          <w:sz w:val="24"/>
          <w:szCs w:val="24"/>
          <w:lang w:val="en-GB"/>
          <w:rPrChange w:id="955" w:author="Alexandre Miguel Kaizeler Guedes Da Silva Afonso" w:date="2026-07-27T16:55:00Z" w16du:dateUtc="2026-07-27T15:55:00Z">
            <w:rPr>
              <w:rFonts w:ascii="Arial" w:hAnsi="Arial" w:cs="Arial"/>
              <w:sz w:val="24"/>
              <w:szCs w:val="24"/>
            </w:rPr>
          </w:rPrChange>
        </w:rPr>
        <w:t>2</w:t>
      </w:r>
      <w:r w:rsidR="00E614EB" w:rsidRPr="00B475D4">
        <w:rPr>
          <w:rFonts w:ascii="Arial" w:hAnsi="Arial" w:cs="Arial"/>
          <w:sz w:val="24"/>
          <w:szCs w:val="24"/>
          <w:lang w:val="en-GB"/>
          <w:rPrChange w:id="956" w:author="Alexandre Miguel Kaizeler Guedes Da Silva Afonso" w:date="2026-07-27T16:55:00Z" w16du:dateUtc="2026-07-27T15:55:00Z">
            <w:rPr>
              <w:rFonts w:ascii="Arial" w:hAnsi="Arial" w:cs="Arial"/>
              <w:sz w:val="24"/>
              <w:szCs w:val="24"/>
            </w:rPr>
          </w:rPrChange>
        </w:rPr>
        <w:t>C</w:t>
      </w:r>
      <w:r w:rsidR="00056CB5" w:rsidRPr="00B475D4">
        <w:rPr>
          <w:rFonts w:ascii="Arial" w:hAnsi="Arial" w:cs="Arial"/>
          <w:sz w:val="24"/>
          <w:szCs w:val="24"/>
          <w:lang w:val="en-GB"/>
          <w:rPrChange w:id="957" w:author="Alexandre Miguel Kaizeler Guedes Da Silva Afonso" w:date="2026-07-27T16:55:00Z" w16du:dateUtc="2026-07-27T15:55:00Z">
            <w:rPr>
              <w:rFonts w:ascii="Arial" w:hAnsi="Arial" w:cs="Arial"/>
              <w:sz w:val="24"/>
              <w:szCs w:val="24"/>
            </w:rPr>
          </w:rPrChange>
        </w:rPr>
        <w:t xml:space="preserve">), consistent with </w:t>
      </w:r>
      <w:r w:rsidR="00630178" w:rsidRPr="00B475D4">
        <w:rPr>
          <w:rFonts w:ascii="Arial" w:hAnsi="Arial" w:cs="Arial"/>
          <w:sz w:val="24"/>
          <w:szCs w:val="24"/>
          <w:lang w:val="en-GB"/>
          <w:rPrChange w:id="958" w:author="Alexandre Miguel Kaizeler Guedes Da Silva Afonso" w:date="2026-07-27T16:55:00Z" w16du:dateUtc="2026-07-27T15:55:00Z">
            <w:rPr>
              <w:rFonts w:ascii="Arial" w:hAnsi="Arial" w:cs="Arial"/>
              <w:sz w:val="24"/>
              <w:szCs w:val="24"/>
            </w:rPr>
          </w:rPrChange>
        </w:rPr>
        <w:t>previous results (Figure 1C).</w:t>
      </w:r>
      <w:r w:rsidR="009027BC" w:rsidRPr="00B475D4">
        <w:rPr>
          <w:rFonts w:ascii="Arial" w:hAnsi="Arial" w:cs="Arial"/>
          <w:sz w:val="24"/>
          <w:szCs w:val="24"/>
          <w:lang w:val="en-GB"/>
          <w:rPrChange w:id="959" w:author="Alexandre Miguel Kaizeler Guedes Da Silva Afonso" w:date="2026-07-27T16:55:00Z" w16du:dateUtc="2026-07-27T15:55:00Z">
            <w:rPr>
              <w:rFonts w:ascii="Arial" w:hAnsi="Arial" w:cs="Arial"/>
              <w:sz w:val="24"/>
              <w:szCs w:val="24"/>
            </w:rPr>
          </w:rPrChange>
        </w:rPr>
        <w:t xml:space="preserve"> </w:t>
      </w:r>
    </w:p>
    <w:p w14:paraId="67BD72F5" w14:textId="269AB8ED" w:rsidR="00932236" w:rsidRPr="00B475D4" w:rsidRDefault="006B47B7" w:rsidP="00B87F9F">
      <w:pPr>
        <w:jc w:val="both"/>
        <w:rPr>
          <w:rFonts w:ascii="Arial" w:hAnsi="Arial" w:cs="Arial"/>
          <w:sz w:val="24"/>
          <w:szCs w:val="24"/>
          <w:lang w:val="en-GB"/>
          <w:rPrChange w:id="96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961" w:author="Alexandre Miguel Kaizeler Guedes Da Silva Afonso" w:date="2026-07-27T16:55:00Z" w16du:dateUtc="2026-07-27T15:55:00Z">
            <w:rPr>
              <w:rFonts w:ascii="Arial" w:hAnsi="Arial" w:cs="Arial"/>
              <w:sz w:val="24"/>
              <w:szCs w:val="24"/>
            </w:rPr>
          </w:rPrChange>
        </w:rPr>
        <w:t xml:space="preserve">We </w:t>
      </w:r>
      <w:r w:rsidR="17268880" w:rsidRPr="00B475D4">
        <w:rPr>
          <w:rFonts w:ascii="Arial" w:hAnsi="Arial" w:cs="Arial"/>
          <w:sz w:val="24"/>
          <w:szCs w:val="24"/>
          <w:lang w:val="en-GB"/>
          <w:rPrChange w:id="962" w:author="Alexandre Miguel Kaizeler Guedes Da Silva Afonso" w:date="2026-07-27T16:55:00Z" w16du:dateUtc="2026-07-27T15:55:00Z">
            <w:rPr>
              <w:rFonts w:ascii="Arial" w:hAnsi="Arial" w:cs="Arial"/>
              <w:sz w:val="24"/>
              <w:szCs w:val="24"/>
            </w:rPr>
          </w:rPrChange>
        </w:rPr>
        <w:t>found a strong correlation</w:t>
      </w:r>
      <w:r w:rsidR="00BC2AB4" w:rsidRPr="00B475D4">
        <w:rPr>
          <w:rFonts w:ascii="Arial" w:hAnsi="Arial" w:cs="Arial"/>
          <w:sz w:val="24"/>
          <w:szCs w:val="24"/>
          <w:lang w:val="en-GB"/>
          <w:rPrChange w:id="963" w:author="Alexandre Miguel Kaizeler Guedes Da Silva Afonso" w:date="2026-07-27T16:55:00Z" w16du:dateUtc="2026-07-27T15:55:00Z">
            <w:rPr>
              <w:rFonts w:ascii="Arial" w:hAnsi="Arial" w:cs="Arial"/>
              <w:sz w:val="24"/>
              <w:szCs w:val="24"/>
            </w:rPr>
          </w:rPrChange>
        </w:rPr>
        <w:t xml:space="preserve"> between simulated and DC-purified SGs in DEGs</w:t>
      </w:r>
      <w:r w:rsidR="00BC2AB4" w:rsidRPr="00B475D4">
        <w:rPr>
          <w:lang w:val="en-GB"/>
          <w:rPrChange w:id="964" w:author="Alexandre Miguel Kaizeler Guedes Da Silva Afonso" w:date="2026-07-27T16:55:00Z" w16du:dateUtc="2026-07-27T15:55:00Z">
            <w:rPr/>
          </w:rPrChange>
        </w:rPr>
        <w:t xml:space="preserve"> </w:t>
      </w:r>
      <w:r w:rsidR="00BC2AB4" w:rsidRPr="00B475D4">
        <w:rPr>
          <w:rFonts w:ascii="Arial" w:hAnsi="Arial" w:cs="Arial"/>
          <w:sz w:val="24"/>
          <w:szCs w:val="24"/>
          <w:lang w:val="en-GB"/>
          <w:rPrChange w:id="965" w:author="Alexandre Miguel Kaizeler Guedes Da Silva Afonso" w:date="2026-07-27T16:55:00Z" w16du:dateUtc="2026-07-27T15:55:00Z">
            <w:rPr>
              <w:rFonts w:ascii="Arial" w:hAnsi="Arial" w:cs="Arial"/>
              <w:sz w:val="24"/>
              <w:szCs w:val="24"/>
            </w:rPr>
          </w:rPrChange>
        </w:rPr>
        <w:t xml:space="preserve">relative to WC samples </w:t>
      </w:r>
      <w:r w:rsidR="17268880" w:rsidRPr="00B475D4">
        <w:rPr>
          <w:rFonts w:ascii="Arial" w:hAnsi="Arial" w:cs="Arial"/>
          <w:sz w:val="24"/>
          <w:szCs w:val="24"/>
          <w:lang w:val="en-GB"/>
          <w:rPrChange w:id="966" w:author="Alexandre Miguel Kaizeler Guedes Da Silva Afonso" w:date="2026-07-27T16:55:00Z" w16du:dateUtc="2026-07-27T15:55:00Z">
            <w:rPr>
              <w:rFonts w:ascii="Arial" w:hAnsi="Arial" w:cs="Arial"/>
              <w:sz w:val="24"/>
              <w:szCs w:val="24"/>
            </w:rPr>
          </w:rPrChange>
        </w:rPr>
        <w:t xml:space="preserve">(Figure </w:t>
      </w:r>
      <w:r w:rsidR="003B23DA" w:rsidRPr="00B475D4">
        <w:rPr>
          <w:rFonts w:ascii="Arial" w:hAnsi="Arial" w:cs="Arial"/>
          <w:sz w:val="24"/>
          <w:szCs w:val="24"/>
          <w:lang w:val="en-GB"/>
          <w:rPrChange w:id="967" w:author="Alexandre Miguel Kaizeler Guedes Da Silva Afonso" w:date="2026-07-27T16:55:00Z" w16du:dateUtc="2026-07-27T15:55:00Z">
            <w:rPr>
              <w:rFonts w:ascii="Arial" w:hAnsi="Arial" w:cs="Arial"/>
              <w:sz w:val="24"/>
              <w:szCs w:val="24"/>
            </w:rPr>
          </w:rPrChange>
        </w:rPr>
        <w:t>2</w:t>
      </w:r>
      <w:r w:rsidR="17268880" w:rsidRPr="00B475D4">
        <w:rPr>
          <w:rFonts w:ascii="Arial" w:hAnsi="Arial" w:cs="Arial"/>
          <w:sz w:val="24"/>
          <w:szCs w:val="24"/>
          <w:lang w:val="en-GB"/>
          <w:rPrChange w:id="968" w:author="Alexandre Miguel Kaizeler Guedes Da Silva Afonso" w:date="2026-07-27T16:55:00Z" w16du:dateUtc="2026-07-27T15:55:00Z">
            <w:rPr>
              <w:rFonts w:ascii="Arial" w:hAnsi="Arial" w:cs="Arial"/>
              <w:sz w:val="24"/>
              <w:szCs w:val="24"/>
            </w:rPr>
          </w:rPrChange>
        </w:rPr>
        <w:t>D).</w:t>
      </w:r>
      <w:r w:rsidR="00260A64" w:rsidRPr="00B475D4">
        <w:rPr>
          <w:rFonts w:ascii="Arial" w:hAnsi="Arial" w:cs="Arial"/>
          <w:sz w:val="24"/>
          <w:szCs w:val="24"/>
          <w:lang w:val="en-GB"/>
          <w:rPrChange w:id="969" w:author="Alexandre Miguel Kaizeler Guedes Da Silva Afonso" w:date="2026-07-27T16:55:00Z" w16du:dateUtc="2026-07-27T15:55:00Z">
            <w:rPr>
              <w:rFonts w:ascii="Arial" w:hAnsi="Arial" w:cs="Arial"/>
              <w:sz w:val="24"/>
              <w:szCs w:val="24"/>
            </w:rPr>
          </w:rPrChange>
        </w:rPr>
        <w:t xml:space="preserve"> </w:t>
      </w:r>
      <w:r w:rsidR="17268880" w:rsidRPr="00B475D4">
        <w:rPr>
          <w:rFonts w:ascii="Arial" w:hAnsi="Arial" w:cs="Arial"/>
          <w:sz w:val="24"/>
          <w:szCs w:val="24"/>
          <w:lang w:val="en-GB"/>
          <w:rPrChange w:id="970" w:author="Alexandre Miguel Kaizeler Guedes Da Silva Afonso" w:date="2026-07-27T16:55:00Z" w16du:dateUtc="2026-07-27T15:55:00Z">
            <w:rPr>
              <w:rFonts w:ascii="Arial" w:hAnsi="Arial" w:cs="Arial"/>
              <w:sz w:val="24"/>
              <w:szCs w:val="24"/>
            </w:rPr>
          </w:rPrChange>
        </w:rPr>
        <w:t>Since the simulated SGs are derived only from WC expression and lack SG-specific biological signals, we interpret them as representing the centrifugation component of the DC method. Compari</w:t>
      </w:r>
      <w:r w:rsidR="6A540705" w:rsidRPr="00B475D4">
        <w:rPr>
          <w:rFonts w:ascii="Arial" w:hAnsi="Arial" w:cs="Arial"/>
          <w:sz w:val="24"/>
          <w:szCs w:val="24"/>
          <w:lang w:val="en-GB"/>
          <w:rPrChange w:id="971" w:author="Alexandre Miguel Kaizeler Guedes Da Silva Afonso" w:date="2026-07-27T16:55:00Z" w16du:dateUtc="2026-07-27T15:55:00Z">
            <w:rPr>
              <w:rFonts w:ascii="Arial" w:hAnsi="Arial" w:cs="Arial"/>
              <w:sz w:val="24"/>
              <w:szCs w:val="24"/>
            </w:rPr>
          </w:rPrChange>
        </w:rPr>
        <w:t xml:space="preserve">ng </w:t>
      </w:r>
      <w:r w:rsidR="00321710" w:rsidRPr="00B475D4">
        <w:rPr>
          <w:rFonts w:ascii="Arial" w:hAnsi="Arial" w:cs="Arial"/>
          <w:sz w:val="24"/>
          <w:szCs w:val="24"/>
          <w:lang w:val="en-GB"/>
          <w:rPrChange w:id="972" w:author="Alexandre Miguel Kaizeler Guedes Da Silva Afonso" w:date="2026-07-27T16:55:00Z" w16du:dateUtc="2026-07-27T15:55:00Z">
            <w:rPr>
              <w:rFonts w:ascii="Arial" w:hAnsi="Arial" w:cs="Arial"/>
              <w:sz w:val="24"/>
              <w:szCs w:val="24"/>
            </w:rPr>
          </w:rPrChange>
        </w:rPr>
        <w:t xml:space="preserve">transcriptomes between </w:t>
      </w:r>
      <w:r w:rsidR="6A540705" w:rsidRPr="00B475D4">
        <w:rPr>
          <w:rFonts w:ascii="Arial" w:hAnsi="Arial" w:cs="Arial"/>
          <w:sz w:val="24"/>
          <w:szCs w:val="24"/>
          <w:lang w:val="en-GB"/>
          <w:rPrChange w:id="973" w:author="Alexandre Miguel Kaizeler Guedes Da Silva Afonso" w:date="2026-07-27T16:55:00Z" w16du:dateUtc="2026-07-27T15:55:00Z">
            <w:rPr>
              <w:rFonts w:ascii="Arial" w:hAnsi="Arial" w:cs="Arial"/>
              <w:sz w:val="24"/>
              <w:szCs w:val="24"/>
            </w:rPr>
          </w:rPrChange>
        </w:rPr>
        <w:t>the</w:t>
      </w:r>
      <w:r w:rsidR="7D5752A0" w:rsidRPr="00B475D4">
        <w:rPr>
          <w:rFonts w:ascii="Arial" w:hAnsi="Arial" w:cs="Arial"/>
          <w:sz w:val="24"/>
          <w:szCs w:val="24"/>
          <w:lang w:val="en-GB"/>
          <w:rPrChange w:id="974" w:author="Alexandre Miguel Kaizeler Guedes Da Silva Afonso" w:date="2026-07-27T16:55:00Z" w16du:dateUtc="2026-07-27T15:55:00Z">
            <w:rPr>
              <w:rFonts w:ascii="Arial" w:hAnsi="Arial" w:cs="Arial"/>
              <w:sz w:val="24"/>
              <w:szCs w:val="24"/>
            </w:rPr>
          </w:rPrChange>
        </w:rPr>
        <w:t xml:space="preserve"> simulated SGs</w:t>
      </w:r>
      <w:r w:rsidR="17268880" w:rsidRPr="00B475D4">
        <w:rPr>
          <w:rFonts w:ascii="Arial" w:hAnsi="Arial" w:cs="Arial"/>
          <w:sz w:val="24"/>
          <w:szCs w:val="24"/>
          <w:lang w:val="en-GB"/>
          <w:rPrChange w:id="975" w:author="Alexandre Miguel Kaizeler Guedes Da Silva Afonso" w:date="2026-07-27T16:55:00Z" w16du:dateUtc="2026-07-27T15:55:00Z">
            <w:rPr>
              <w:rFonts w:ascii="Arial" w:hAnsi="Arial" w:cs="Arial"/>
              <w:sz w:val="24"/>
              <w:szCs w:val="24"/>
            </w:rPr>
          </w:rPrChange>
        </w:rPr>
        <w:t xml:space="preserve"> </w:t>
      </w:r>
      <w:r w:rsidR="00321710" w:rsidRPr="00B475D4">
        <w:rPr>
          <w:rFonts w:ascii="Arial" w:hAnsi="Arial" w:cs="Arial"/>
          <w:sz w:val="24"/>
          <w:szCs w:val="24"/>
          <w:lang w:val="en-GB"/>
          <w:rPrChange w:id="976" w:author="Alexandre Miguel Kaizeler Guedes Da Silva Afonso" w:date="2026-07-27T16:55:00Z" w16du:dateUtc="2026-07-27T15:55:00Z">
            <w:rPr>
              <w:rFonts w:ascii="Arial" w:hAnsi="Arial" w:cs="Arial"/>
              <w:sz w:val="24"/>
              <w:szCs w:val="24"/>
            </w:rPr>
          </w:rPrChange>
        </w:rPr>
        <w:t xml:space="preserve">and </w:t>
      </w:r>
      <w:r w:rsidR="17268880" w:rsidRPr="00B475D4">
        <w:rPr>
          <w:rFonts w:ascii="Arial" w:hAnsi="Arial" w:cs="Arial"/>
          <w:sz w:val="24"/>
          <w:szCs w:val="24"/>
          <w:lang w:val="en-GB"/>
          <w:rPrChange w:id="977" w:author="Alexandre Miguel Kaizeler Guedes Da Silva Afonso" w:date="2026-07-27T16:55:00Z" w16du:dateUtc="2026-07-27T15:55:00Z">
            <w:rPr>
              <w:rFonts w:ascii="Arial" w:hAnsi="Arial" w:cs="Arial"/>
              <w:sz w:val="24"/>
              <w:szCs w:val="24"/>
            </w:rPr>
          </w:rPrChange>
        </w:rPr>
        <w:t xml:space="preserve">the </w:t>
      </w:r>
      <w:r w:rsidR="00CF34F9" w:rsidRPr="00B475D4">
        <w:rPr>
          <w:rFonts w:ascii="Arial" w:hAnsi="Arial" w:cs="Arial"/>
          <w:sz w:val="24"/>
          <w:szCs w:val="24"/>
          <w:lang w:val="en-GB"/>
          <w:rPrChange w:id="978" w:author="Alexandre Miguel Kaizeler Guedes Da Silva Afonso" w:date="2026-07-27T16:55:00Z" w16du:dateUtc="2026-07-27T15:55:00Z">
            <w:rPr>
              <w:rFonts w:ascii="Arial" w:hAnsi="Arial" w:cs="Arial"/>
              <w:sz w:val="24"/>
              <w:szCs w:val="24"/>
            </w:rPr>
          </w:rPrChange>
        </w:rPr>
        <w:t xml:space="preserve">DC-purified </w:t>
      </w:r>
      <w:r w:rsidR="4A739581" w:rsidRPr="00B475D4">
        <w:rPr>
          <w:rFonts w:ascii="Arial" w:hAnsi="Arial" w:cs="Arial"/>
          <w:sz w:val="24"/>
          <w:szCs w:val="24"/>
          <w:lang w:val="en-GB"/>
          <w:rPrChange w:id="979" w:author="Alexandre Miguel Kaizeler Guedes Da Silva Afonso" w:date="2026-07-27T16:55:00Z" w16du:dateUtc="2026-07-27T15:55:00Z">
            <w:rPr>
              <w:rFonts w:ascii="Arial" w:hAnsi="Arial" w:cs="Arial"/>
              <w:sz w:val="24"/>
              <w:szCs w:val="24"/>
            </w:rPr>
          </w:rPrChange>
        </w:rPr>
        <w:t>ones</w:t>
      </w:r>
      <w:r w:rsidR="248E65E9" w:rsidRPr="00B475D4">
        <w:rPr>
          <w:rFonts w:ascii="Arial" w:hAnsi="Arial" w:cs="Arial"/>
          <w:sz w:val="24"/>
          <w:szCs w:val="24"/>
          <w:lang w:val="en-GB"/>
          <w:rPrChange w:id="980" w:author="Alexandre Miguel Kaizeler Guedes Da Silva Afonso" w:date="2026-07-27T16:55:00Z" w16du:dateUtc="2026-07-27T15:55:00Z">
            <w:rPr>
              <w:rFonts w:ascii="Arial" w:hAnsi="Arial" w:cs="Arial"/>
              <w:sz w:val="24"/>
              <w:szCs w:val="24"/>
            </w:rPr>
          </w:rPrChange>
        </w:rPr>
        <w:t xml:space="preserve"> </w:t>
      </w:r>
      <w:r w:rsidR="17268880" w:rsidRPr="00B475D4">
        <w:rPr>
          <w:rFonts w:ascii="Arial" w:hAnsi="Arial" w:cs="Arial"/>
          <w:sz w:val="24"/>
          <w:szCs w:val="24"/>
          <w:lang w:val="en-GB"/>
          <w:rPrChange w:id="981" w:author="Alexandre Miguel Kaizeler Guedes Da Silva Afonso" w:date="2026-07-27T16:55:00Z" w16du:dateUtc="2026-07-27T15:55:00Z">
            <w:rPr>
              <w:rFonts w:ascii="Arial" w:hAnsi="Arial" w:cs="Arial"/>
              <w:sz w:val="24"/>
              <w:szCs w:val="24"/>
            </w:rPr>
          </w:rPrChange>
        </w:rPr>
        <w:t>allow</w:t>
      </w:r>
      <w:r w:rsidR="42A9E4BA" w:rsidRPr="00B475D4">
        <w:rPr>
          <w:rFonts w:ascii="Arial" w:hAnsi="Arial" w:cs="Arial"/>
          <w:sz w:val="24"/>
          <w:szCs w:val="24"/>
          <w:lang w:val="en-GB"/>
          <w:rPrChange w:id="982" w:author="Alexandre Miguel Kaizeler Guedes Da Silva Afonso" w:date="2026-07-27T16:55:00Z" w16du:dateUtc="2026-07-27T15:55:00Z">
            <w:rPr>
              <w:rFonts w:ascii="Arial" w:hAnsi="Arial" w:cs="Arial"/>
              <w:sz w:val="24"/>
              <w:szCs w:val="24"/>
            </w:rPr>
          </w:rPrChange>
        </w:rPr>
        <w:t>s</w:t>
      </w:r>
      <w:r w:rsidR="17268880" w:rsidRPr="00B475D4">
        <w:rPr>
          <w:rFonts w:ascii="Arial" w:hAnsi="Arial" w:cs="Arial"/>
          <w:sz w:val="24"/>
          <w:szCs w:val="24"/>
          <w:lang w:val="en-GB"/>
          <w:rPrChange w:id="983" w:author="Alexandre Miguel Kaizeler Guedes Da Silva Afonso" w:date="2026-07-27T16:55:00Z" w16du:dateUtc="2026-07-27T15:55:00Z">
            <w:rPr>
              <w:rFonts w:ascii="Arial" w:hAnsi="Arial" w:cs="Arial"/>
              <w:sz w:val="24"/>
              <w:szCs w:val="24"/>
            </w:rPr>
          </w:rPrChange>
        </w:rPr>
        <w:t xml:space="preserve"> us to identify transcripts </w:t>
      </w:r>
      <w:r w:rsidR="0013309A" w:rsidRPr="00B475D4">
        <w:rPr>
          <w:rFonts w:ascii="Arial" w:hAnsi="Arial" w:cs="Arial"/>
          <w:sz w:val="24"/>
          <w:szCs w:val="24"/>
          <w:lang w:val="en-GB"/>
          <w:rPrChange w:id="984" w:author="Alexandre Miguel Kaizeler Guedes Da Silva Afonso" w:date="2026-07-27T16:55:00Z" w16du:dateUtc="2026-07-27T15:55:00Z">
            <w:rPr>
              <w:rFonts w:ascii="Arial" w:hAnsi="Arial" w:cs="Arial"/>
              <w:sz w:val="24"/>
              <w:szCs w:val="24"/>
            </w:rPr>
          </w:rPrChange>
        </w:rPr>
        <w:t>sequestered</w:t>
      </w:r>
      <w:r w:rsidR="17268880" w:rsidRPr="00B475D4">
        <w:rPr>
          <w:rFonts w:ascii="Arial" w:hAnsi="Arial" w:cs="Arial"/>
          <w:sz w:val="24"/>
          <w:szCs w:val="24"/>
          <w:lang w:val="en-GB"/>
          <w:rPrChange w:id="985" w:author="Alexandre Miguel Kaizeler Guedes Da Silva Afonso" w:date="2026-07-27T16:55:00Z" w16du:dateUtc="2026-07-27T15:55:00Z">
            <w:rPr>
              <w:rFonts w:ascii="Arial" w:hAnsi="Arial" w:cs="Arial"/>
              <w:sz w:val="24"/>
              <w:szCs w:val="24"/>
            </w:rPr>
          </w:rPrChange>
        </w:rPr>
        <w:t xml:space="preserve"> beyond what would be expected </w:t>
      </w:r>
      <w:r w:rsidR="7D5752A0" w:rsidRPr="00B475D4">
        <w:rPr>
          <w:rFonts w:ascii="Arial" w:hAnsi="Arial" w:cs="Arial"/>
          <w:sz w:val="24"/>
          <w:szCs w:val="24"/>
          <w:lang w:val="en-GB"/>
          <w:rPrChange w:id="986" w:author="Alexandre Miguel Kaizeler Guedes Da Silva Afonso" w:date="2026-07-27T16:55:00Z" w16du:dateUtc="2026-07-27T15:55:00Z">
            <w:rPr>
              <w:rFonts w:ascii="Arial" w:hAnsi="Arial" w:cs="Arial"/>
              <w:sz w:val="24"/>
              <w:szCs w:val="24"/>
            </w:rPr>
          </w:rPrChange>
        </w:rPr>
        <w:t>from</w:t>
      </w:r>
      <w:r w:rsidR="17268880" w:rsidRPr="00B475D4">
        <w:rPr>
          <w:rFonts w:ascii="Arial" w:hAnsi="Arial" w:cs="Arial"/>
          <w:sz w:val="24"/>
          <w:szCs w:val="24"/>
          <w:lang w:val="en-GB"/>
          <w:rPrChange w:id="987" w:author="Alexandre Miguel Kaizeler Guedes Da Silva Afonso" w:date="2026-07-27T16:55:00Z" w16du:dateUtc="2026-07-27T15:55:00Z">
            <w:rPr>
              <w:rFonts w:ascii="Arial" w:hAnsi="Arial" w:cs="Arial"/>
              <w:sz w:val="24"/>
              <w:szCs w:val="24"/>
            </w:rPr>
          </w:rPrChange>
        </w:rPr>
        <w:t xml:space="preserve"> </w:t>
      </w:r>
      <w:del w:id="988" w:author="Alexandre Miguel Kaizeler Guedes Da Silva Afonso" w:date="2026-07-28T10:16:00Z" w16du:dateUtc="2026-07-28T09:16:00Z">
        <w:r w:rsidR="17268880" w:rsidRPr="00B475D4" w:rsidDel="004839F3">
          <w:rPr>
            <w:rFonts w:ascii="Arial" w:hAnsi="Arial" w:cs="Arial"/>
            <w:sz w:val="24"/>
            <w:szCs w:val="24"/>
            <w:lang w:val="en-GB"/>
            <w:rPrChange w:id="989" w:author="Alexandre Miguel Kaizeler Guedes Da Silva Afonso" w:date="2026-07-27T16:55:00Z" w16du:dateUtc="2026-07-27T15:55:00Z">
              <w:rPr>
                <w:rFonts w:ascii="Arial" w:hAnsi="Arial" w:cs="Arial"/>
                <w:sz w:val="24"/>
                <w:szCs w:val="24"/>
              </w:rPr>
            </w:rPrChange>
          </w:rPr>
          <w:delText>molecular weight</w:delText>
        </w:r>
      </w:del>
      <w:commentRangeStart w:id="990"/>
      <w:ins w:id="991" w:author="Alexandre Miguel Kaizeler Guedes Da Silva Afonso" w:date="2026-07-28T10:16:00Z" w16du:dateUtc="2026-07-28T09:16:00Z">
        <w:r w:rsidR="004839F3">
          <w:rPr>
            <w:rFonts w:ascii="Arial" w:hAnsi="Arial" w:cs="Arial"/>
            <w:sz w:val="24"/>
            <w:szCs w:val="24"/>
            <w:lang w:val="en-GB"/>
          </w:rPr>
          <w:t>their sedimentation</w:t>
        </w:r>
      </w:ins>
      <w:r w:rsidR="17268880" w:rsidRPr="00B475D4">
        <w:rPr>
          <w:rFonts w:ascii="Arial" w:hAnsi="Arial" w:cs="Arial"/>
          <w:sz w:val="24"/>
          <w:szCs w:val="24"/>
          <w:lang w:val="en-GB"/>
          <w:rPrChange w:id="992" w:author="Alexandre Miguel Kaizeler Guedes Da Silva Afonso" w:date="2026-07-27T16:55:00Z" w16du:dateUtc="2026-07-27T15:55:00Z">
            <w:rPr>
              <w:rFonts w:ascii="Arial" w:hAnsi="Arial" w:cs="Arial"/>
              <w:sz w:val="24"/>
              <w:szCs w:val="24"/>
            </w:rPr>
          </w:rPrChange>
        </w:rPr>
        <w:t xml:space="preserve"> </w:t>
      </w:r>
      <w:commentRangeEnd w:id="990"/>
      <w:r w:rsidR="007A3D3F" w:rsidRPr="00B475D4">
        <w:rPr>
          <w:rStyle w:val="Refdecomentrio"/>
          <w:rFonts w:ascii="Arial" w:hAnsi="Arial" w:cs="Arial"/>
          <w:sz w:val="24"/>
          <w:szCs w:val="24"/>
          <w:lang w:val="en-GB"/>
          <w:rPrChange w:id="993" w:author="Alexandre Miguel Kaizeler Guedes Da Silva Afonso" w:date="2026-07-27T16:55:00Z" w16du:dateUtc="2026-07-27T15:55:00Z">
            <w:rPr>
              <w:rStyle w:val="Refdecomentrio"/>
              <w:rFonts w:ascii="Arial" w:hAnsi="Arial" w:cs="Arial"/>
              <w:sz w:val="24"/>
              <w:szCs w:val="24"/>
            </w:rPr>
          </w:rPrChange>
        </w:rPr>
        <w:commentReference w:id="990"/>
      </w:r>
      <w:r w:rsidR="17268880" w:rsidRPr="00B475D4">
        <w:rPr>
          <w:rFonts w:ascii="Arial" w:hAnsi="Arial" w:cs="Arial"/>
          <w:sz w:val="24"/>
          <w:szCs w:val="24"/>
          <w:lang w:val="en-GB"/>
          <w:rPrChange w:id="994" w:author="Alexandre Miguel Kaizeler Guedes Da Silva Afonso" w:date="2026-07-27T16:55:00Z" w16du:dateUtc="2026-07-27T15:55:00Z">
            <w:rPr>
              <w:rFonts w:ascii="Arial" w:hAnsi="Arial" w:cs="Arial"/>
              <w:sz w:val="24"/>
              <w:szCs w:val="24"/>
            </w:rPr>
          </w:rPrChange>
        </w:rPr>
        <w:t>alone. Th</w:t>
      </w:r>
      <w:r w:rsidR="00956D83" w:rsidRPr="00B475D4">
        <w:rPr>
          <w:rFonts w:ascii="Arial" w:hAnsi="Arial" w:cs="Arial"/>
          <w:sz w:val="24"/>
          <w:szCs w:val="24"/>
          <w:lang w:val="en-GB"/>
          <w:rPrChange w:id="995" w:author="Alexandre Miguel Kaizeler Guedes Da Silva Afonso" w:date="2026-07-27T16:55:00Z" w16du:dateUtc="2026-07-27T15:55:00Z">
            <w:rPr>
              <w:rFonts w:ascii="Arial" w:hAnsi="Arial" w:cs="Arial"/>
              <w:sz w:val="24"/>
              <w:szCs w:val="24"/>
            </w:rPr>
          </w:rPrChange>
        </w:rPr>
        <w:t>ese</w:t>
      </w:r>
      <w:r w:rsidR="17268880" w:rsidRPr="00B475D4">
        <w:rPr>
          <w:rFonts w:ascii="Arial" w:hAnsi="Arial" w:cs="Arial"/>
          <w:sz w:val="24"/>
          <w:szCs w:val="24"/>
          <w:lang w:val="en-GB"/>
          <w:rPrChange w:id="996" w:author="Alexandre Miguel Kaizeler Guedes Da Silva Afonso" w:date="2026-07-27T16:55:00Z" w16du:dateUtc="2026-07-27T15:55:00Z">
            <w:rPr>
              <w:rFonts w:ascii="Arial" w:hAnsi="Arial" w:cs="Arial"/>
              <w:sz w:val="24"/>
              <w:szCs w:val="24"/>
            </w:rPr>
          </w:rPrChange>
        </w:rPr>
        <w:t xml:space="preserve"> </w:t>
      </w:r>
      <w:r w:rsidR="00143893" w:rsidRPr="00B475D4">
        <w:rPr>
          <w:rFonts w:ascii="Arial" w:hAnsi="Arial" w:cs="Arial"/>
          <w:sz w:val="24"/>
          <w:szCs w:val="24"/>
          <w:lang w:val="en-GB"/>
          <w:rPrChange w:id="997" w:author="Alexandre Miguel Kaizeler Guedes Da Silva Afonso" w:date="2026-07-27T16:55:00Z" w16du:dateUtc="2026-07-27T15:55:00Z">
            <w:rPr>
              <w:rFonts w:ascii="Arial" w:hAnsi="Arial" w:cs="Arial"/>
              <w:sz w:val="24"/>
              <w:szCs w:val="24"/>
            </w:rPr>
          </w:rPrChange>
        </w:rPr>
        <w:t>"</w:t>
      </w:r>
      <w:r w:rsidR="00956D83" w:rsidRPr="00B475D4">
        <w:rPr>
          <w:rFonts w:ascii="Arial" w:hAnsi="Arial" w:cs="Arial"/>
          <w:i/>
          <w:iCs/>
          <w:sz w:val="24"/>
          <w:szCs w:val="24"/>
          <w:lang w:val="en-GB"/>
          <w:rPrChange w:id="998" w:author="Alexandre Miguel Kaizeler Guedes Da Silva Afonso" w:date="2026-07-27T16:55:00Z" w16du:dateUtc="2026-07-27T15:55:00Z">
            <w:rPr>
              <w:rFonts w:ascii="Arial" w:hAnsi="Arial" w:cs="Arial"/>
              <w:i/>
              <w:iCs/>
              <w:sz w:val="24"/>
              <w:szCs w:val="24"/>
            </w:rPr>
          </w:rPrChange>
        </w:rPr>
        <w:t>corrected</w:t>
      </w:r>
      <w:r w:rsidR="00143893" w:rsidRPr="00B475D4">
        <w:rPr>
          <w:rFonts w:ascii="Arial" w:hAnsi="Arial" w:cs="Arial"/>
          <w:sz w:val="24"/>
          <w:szCs w:val="24"/>
          <w:lang w:val="en-GB"/>
          <w:rPrChange w:id="999" w:author="Alexandre Miguel Kaizeler Guedes Da Silva Afonso" w:date="2026-07-27T16:55:00Z" w16du:dateUtc="2026-07-27T15:55:00Z">
            <w:rPr>
              <w:rFonts w:ascii="Arial" w:hAnsi="Arial" w:cs="Arial"/>
              <w:sz w:val="24"/>
              <w:szCs w:val="24"/>
            </w:rPr>
          </w:rPrChange>
        </w:rPr>
        <w:t>”</w:t>
      </w:r>
      <w:r w:rsidR="17268880" w:rsidRPr="00B475D4">
        <w:rPr>
          <w:rFonts w:ascii="Arial" w:hAnsi="Arial" w:cs="Arial"/>
          <w:sz w:val="24"/>
          <w:szCs w:val="24"/>
          <w:lang w:val="en-GB"/>
          <w:rPrChange w:id="1000" w:author="Alexandre Miguel Kaizeler Guedes Da Silva Afonso" w:date="2026-07-27T16:55:00Z" w16du:dateUtc="2026-07-27T15:55:00Z">
            <w:rPr>
              <w:rFonts w:ascii="Arial" w:hAnsi="Arial" w:cs="Arial"/>
              <w:sz w:val="24"/>
              <w:szCs w:val="24"/>
            </w:rPr>
          </w:rPrChange>
        </w:rPr>
        <w:t xml:space="preserve"> SG</w:t>
      </w:r>
      <w:r w:rsidR="00143893" w:rsidRPr="00B475D4">
        <w:rPr>
          <w:rFonts w:ascii="Arial" w:hAnsi="Arial" w:cs="Arial"/>
          <w:sz w:val="24"/>
          <w:szCs w:val="24"/>
          <w:lang w:val="en-GB"/>
          <w:rPrChange w:id="1001" w:author="Alexandre Miguel Kaizeler Guedes Da Silva Afonso" w:date="2026-07-27T16:55:00Z" w16du:dateUtc="2026-07-27T15:55:00Z">
            <w:rPr>
              <w:rFonts w:ascii="Arial" w:hAnsi="Arial" w:cs="Arial"/>
              <w:sz w:val="24"/>
              <w:szCs w:val="24"/>
            </w:rPr>
          </w:rPrChange>
        </w:rPr>
        <w:t xml:space="preserve"> transcriptomes</w:t>
      </w:r>
      <w:r w:rsidR="00956D83" w:rsidRPr="00B475D4">
        <w:rPr>
          <w:rFonts w:ascii="Arial" w:hAnsi="Arial" w:cs="Arial"/>
          <w:sz w:val="24"/>
          <w:szCs w:val="24"/>
          <w:lang w:val="en-GB"/>
          <w:rPrChange w:id="1002" w:author="Alexandre Miguel Kaizeler Guedes Da Silva Afonso" w:date="2026-07-27T16:55:00Z" w16du:dateUtc="2026-07-27T15:55:00Z">
            <w:rPr>
              <w:rFonts w:ascii="Arial" w:hAnsi="Arial" w:cs="Arial"/>
              <w:sz w:val="24"/>
              <w:szCs w:val="24"/>
            </w:rPr>
          </w:rPrChange>
        </w:rPr>
        <w:t xml:space="preserve"> </w:t>
      </w:r>
      <w:r w:rsidR="17268880" w:rsidRPr="00B475D4">
        <w:rPr>
          <w:rFonts w:ascii="Arial" w:hAnsi="Arial" w:cs="Arial"/>
          <w:sz w:val="24"/>
          <w:szCs w:val="24"/>
          <w:lang w:val="en-GB"/>
          <w:rPrChange w:id="1003" w:author="Alexandre Miguel Kaizeler Guedes Da Silva Afonso" w:date="2026-07-27T16:55:00Z" w16du:dateUtc="2026-07-27T15:55:00Z">
            <w:rPr>
              <w:rFonts w:ascii="Arial" w:hAnsi="Arial" w:cs="Arial"/>
              <w:sz w:val="24"/>
              <w:szCs w:val="24"/>
            </w:rPr>
          </w:rPrChange>
        </w:rPr>
        <w:t xml:space="preserve">show no length bias (Figure </w:t>
      </w:r>
      <w:r w:rsidR="003B23DA" w:rsidRPr="00B475D4">
        <w:rPr>
          <w:rFonts w:ascii="Arial" w:hAnsi="Arial" w:cs="Arial"/>
          <w:sz w:val="24"/>
          <w:szCs w:val="24"/>
          <w:lang w:val="en-GB"/>
          <w:rPrChange w:id="1004" w:author="Alexandre Miguel Kaizeler Guedes Da Silva Afonso" w:date="2026-07-27T16:55:00Z" w16du:dateUtc="2026-07-27T15:55:00Z">
            <w:rPr>
              <w:rFonts w:ascii="Arial" w:hAnsi="Arial" w:cs="Arial"/>
              <w:sz w:val="24"/>
              <w:szCs w:val="24"/>
            </w:rPr>
          </w:rPrChange>
        </w:rPr>
        <w:t>2</w:t>
      </w:r>
      <w:r w:rsidR="17268880" w:rsidRPr="00B475D4">
        <w:rPr>
          <w:rFonts w:ascii="Arial" w:hAnsi="Arial" w:cs="Arial"/>
          <w:sz w:val="24"/>
          <w:szCs w:val="24"/>
          <w:lang w:val="en-GB"/>
          <w:rPrChange w:id="1005" w:author="Alexandre Miguel Kaizeler Guedes Da Silva Afonso" w:date="2026-07-27T16:55:00Z" w16du:dateUtc="2026-07-27T15:55:00Z">
            <w:rPr>
              <w:rFonts w:ascii="Arial" w:hAnsi="Arial" w:cs="Arial"/>
              <w:sz w:val="24"/>
              <w:szCs w:val="24"/>
            </w:rPr>
          </w:rPrChange>
        </w:rPr>
        <w:t>E)</w:t>
      </w:r>
      <w:del w:id="1006" w:author="Alexandre Miguel Kaizeler Guedes Da Silva Afonso" w:date="2026-07-28T10:19:00Z" w16du:dateUtc="2026-07-28T09:19:00Z">
        <w:r w:rsidR="00777298" w:rsidRPr="00B475D4" w:rsidDel="007A3D3F">
          <w:rPr>
            <w:rFonts w:ascii="Arial" w:hAnsi="Arial" w:cs="Arial"/>
            <w:sz w:val="24"/>
            <w:szCs w:val="24"/>
            <w:lang w:val="en-GB"/>
            <w:rPrChange w:id="1007" w:author="Alexandre Miguel Kaizeler Guedes Da Silva Afonso" w:date="2026-07-27T16:55:00Z" w16du:dateUtc="2026-07-27T15:55:00Z">
              <w:rPr>
                <w:rFonts w:ascii="Arial" w:hAnsi="Arial" w:cs="Arial"/>
                <w:sz w:val="24"/>
                <w:szCs w:val="24"/>
              </w:rPr>
            </w:rPrChange>
          </w:rPr>
          <w:delText xml:space="preserve"> </w:delText>
        </w:r>
      </w:del>
      <w:r w:rsidR="34A2A245" w:rsidRPr="00B475D4">
        <w:rPr>
          <w:rFonts w:ascii="Arial" w:hAnsi="Arial" w:cs="Arial"/>
          <w:sz w:val="24"/>
          <w:szCs w:val="24"/>
          <w:lang w:val="en-GB"/>
          <w:rPrChange w:id="1008" w:author="Alexandre Miguel Kaizeler Guedes Da Silva Afonso" w:date="2026-07-27T16:55:00Z" w16du:dateUtc="2026-07-27T15:55:00Z">
            <w:rPr>
              <w:rFonts w:ascii="Arial" w:hAnsi="Arial" w:cs="Arial"/>
              <w:sz w:val="24"/>
              <w:szCs w:val="24"/>
            </w:rPr>
          </w:rPrChange>
        </w:rPr>
        <w:t xml:space="preserve">, </w:t>
      </w:r>
      <w:commentRangeStart w:id="1009"/>
      <w:r w:rsidR="34A2A245" w:rsidRPr="00B475D4">
        <w:rPr>
          <w:rFonts w:ascii="Arial" w:hAnsi="Arial" w:cs="Arial"/>
          <w:sz w:val="24"/>
          <w:szCs w:val="24"/>
          <w:lang w:val="en-GB"/>
          <w:rPrChange w:id="1010" w:author="Alexandre Miguel Kaizeler Guedes Da Silva Afonso" w:date="2026-07-27T16:55:00Z" w16du:dateUtc="2026-07-27T15:55:00Z">
            <w:rPr>
              <w:rFonts w:ascii="Arial" w:hAnsi="Arial" w:cs="Arial"/>
              <w:sz w:val="24"/>
              <w:szCs w:val="24"/>
            </w:rPr>
          </w:rPrChange>
        </w:rPr>
        <w:t>s</w:t>
      </w:r>
      <w:r w:rsidR="17268880" w:rsidRPr="00B475D4">
        <w:rPr>
          <w:rFonts w:ascii="Arial" w:hAnsi="Arial" w:cs="Arial"/>
          <w:sz w:val="24"/>
          <w:szCs w:val="24"/>
          <w:lang w:val="en-GB"/>
          <w:rPrChange w:id="1011" w:author="Alexandre Miguel Kaizeler Guedes Da Silva Afonso" w:date="2026-07-27T16:55:00Z" w16du:dateUtc="2026-07-27T15:55:00Z">
            <w:rPr>
              <w:rFonts w:ascii="Arial" w:hAnsi="Arial" w:cs="Arial"/>
              <w:sz w:val="24"/>
              <w:szCs w:val="24"/>
            </w:rPr>
          </w:rPrChange>
        </w:rPr>
        <w:t>uggest</w:t>
      </w:r>
      <w:r w:rsidR="34A2A245" w:rsidRPr="00B475D4">
        <w:rPr>
          <w:rFonts w:ascii="Arial" w:hAnsi="Arial" w:cs="Arial"/>
          <w:sz w:val="24"/>
          <w:szCs w:val="24"/>
          <w:lang w:val="en-GB"/>
          <w:rPrChange w:id="1012" w:author="Alexandre Miguel Kaizeler Guedes Da Silva Afonso" w:date="2026-07-27T16:55:00Z" w16du:dateUtc="2026-07-27T15:55:00Z">
            <w:rPr>
              <w:rFonts w:ascii="Arial" w:hAnsi="Arial" w:cs="Arial"/>
              <w:sz w:val="24"/>
              <w:szCs w:val="24"/>
            </w:rPr>
          </w:rPrChange>
        </w:rPr>
        <w:t>ing</w:t>
      </w:r>
      <w:r w:rsidR="17268880" w:rsidRPr="00B475D4">
        <w:rPr>
          <w:rFonts w:ascii="Arial" w:hAnsi="Arial" w:cs="Arial"/>
          <w:sz w:val="24"/>
          <w:szCs w:val="24"/>
          <w:lang w:val="en-GB"/>
          <w:rPrChange w:id="1013" w:author="Alexandre Miguel Kaizeler Guedes Da Silva Afonso" w:date="2026-07-27T16:55:00Z" w16du:dateUtc="2026-07-27T15:55:00Z">
            <w:rPr>
              <w:rFonts w:ascii="Arial" w:hAnsi="Arial" w:cs="Arial"/>
              <w:sz w:val="24"/>
              <w:szCs w:val="24"/>
            </w:rPr>
          </w:rPrChange>
        </w:rPr>
        <w:t xml:space="preserve"> that the </w:t>
      </w:r>
      <w:r w:rsidR="00143893" w:rsidRPr="00B475D4">
        <w:rPr>
          <w:rFonts w:ascii="Arial" w:hAnsi="Arial" w:cs="Arial"/>
          <w:sz w:val="24"/>
          <w:szCs w:val="24"/>
          <w:lang w:val="en-GB"/>
          <w:rPrChange w:id="1014" w:author="Alexandre Miguel Kaizeler Guedes Da Silva Afonso" w:date="2026-07-27T16:55:00Z" w16du:dateUtc="2026-07-27T15:55:00Z">
            <w:rPr>
              <w:rFonts w:ascii="Arial" w:hAnsi="Arial" w:cs="Arial"/>
              <w:sz w:val="24"/>
              <w:szCs w:val="24"/>
            </w:rPr>
          </w:rPrChange>
        </w:rPr>
        <w:t xml:space="preserve">reported </w:t>
      </w:r>
      <w:r w:rsidR="17268880" w:rsidRPr="00B475D4">
        <w:rPr>
          <w:rFonts w:ascii="Arial" w:hAnsi="Arial" w:cs="Arial"/>
          <w:sz w:val="24"/>
          <w:szCs w:val="24"/>
          <w:lang w:val="en-GB"/>
          <w:rPrChange w:id="1015" w:author="Alexandre Miguel Kaizeler Guedes Da Silva Afonso" w:date="2026-07-27T16:55:00Z" w16du:dateUtc="2026-07-27T15:55:00Z">
            <w:rPr>
              <w:rFonts w:ascii="Arial" w:hAnsi="Arial" w:cs="Arial"/>
              <w:sz w:val="24"/>
              <w:szCs w:val="24"/>
            </w:rPr>
          </w:rPrChange>
        </w:rPr>
        <w:t xml:space="preserve">length bias in the original </w:t>
      </w:r>
      <w:r w:rsidR="00956D83" w:rsidRPr="00B475D4">
        <w:rPr>
          <w:rFonts w:ascii="Arial" w:hAnsi="Arial" w:cs="Arial"/>
          <w:sz w:val="24"/>
          <w:szCs w:val="24"/>
          <w:lang w:val="en-GB"/>
          <w:rPrChange w:id="1016" w:author="Alexandre Miguel Kaizeler Guedes Da Silva Afonso" w:date="2026-07-27T16:55:00Z" w16du:dateUtc="2026-07-27T15:55:00Z">
            <w:rPr>
              <w:rFonts w:ascii="Arial" w:hAnsi="Arial" w:cs="Arial"/>
              <w:sz w:val="24"/>
              <w:szCs w:val="24"/>
            </w:rPr>
          </w:rPrChange>
        </w:rPr>
        <w:t>studies</w:t>
      </w:r>
      <w:r w:rsidR="17268880" w:rsidRPr="00B475D4">
        <w:rPr>
          <w:rFonts w:ascii="Arial" w:hAnsi="Arial" w:cs="Arial"/>
          <w:sz w:val="24"/>
          <w:szCs w:val="24"/>
          <w:lang w:val="en-GB"/>
          <w:rPrChange w:id="1017" w:author="Alexandre Miguel Kaizeler Guedes Da Silva Afonso" w:date="2026-07-27T16:55:00Z" w16du:dateUtc="2026-07-27T15:55:00Z">
            <w:rPr>
              <w:rFonts w:ascii="Arial" w:hAnsi="Arial" w:cs="Arial"/>
              <w:sz w:val="24"/>
              <w:szCs w:val="24"/>
            </w:rPr>
          </w:rPrChange>
        </w:rPr>
        <w:t xml:space="preserve"> </w:t>
      </w:r>
      <w:r w:rsidR="34A2A245" w:rsidRPr="00B475D4">
        <w:rPr>
          <w:rFonts w:ascii="Arial" w:hAnsi="Arial" w:cs="Arial"/>
          <w:sz w:val="24"/>
          <w:szCs w:val="24"/>
          <w:lang w:val="en-GB"/>
          <w:rPrChange w:id="1018" w:author="Alexandre Miguel Kaizeler Guedes Da Silva Afonso" w:date="2026-07-27T16:55:00Z" w16du:dateUtc="2026-07-27T15:55:00Z">
            <w:rPr>
              <w:rFonts w:ascii="Arial" w:hAnsi="Arial" w:cs="Arial"/>
              <w:sz w:val="24"/>
              <w:szCs w:val="24"/>
            </w:rPr>
          </w:rPrChange>
        </w:rPr>
        <w:t>likely stems from</w:t>
      </w:r>
      <w:r w:rsidR="17268880" w:rsidRPr="00B475D4">
        <w:rPr>
          <w:rFonts w:ascii="Arial" w:hAnsi="Arial" w:cs="Arial"/>
          <w:sz w:val="24"/>
          <w:szCs w:val="24"/>
          <w:lang w:val="en-GB"/>
          <w:rPrChange w:id="1019" w:author="Alexandre Miguel Kaizeler Guedes Da Silva Afonso" w:date="2026-07-27T16:55:00Z" w16du:dateUtc="2026-07-27T15:55:00Z">
            <w:rPr>
              <w:rFonts w:ascii="Arial" w:hAnsi="Arial" w:cs="Arial"/>
              <w:sz w:val="24"/>
              <w:szCs w:val="24"/>
            </w:rPr>
          </w:rPrChange>
        </w:rPr>
        <w:t xml:space="preserve"> centrifugation-related artefacts in the purification process</w:t>
      </w:r>
      <w:commentRangeEnd w:id="1009"/>
      <w:r w:rsidR="007A3D3F" w:rsidRPr="00B475D4">
        <w:rPr>
          <w:rStyle w:val="Refdecomentrio"/>
          <w:rFonts w:ascii="Arial" w:hAnsi="Arial" w:cs="Arial"/>
          <w:sz w:val="24"/>
          <w:szCs w:val="24"/>
          <w:lang w:val="en-GB"/>
          <w:rPrChange w:id="1020" w:author="Alexandre Miguel Kaizeler Guedes Da Silva Afonso" w:date="2026-07-27T16:55:00Z" w16du:dateUtc="2026-07-27T15:55:00Z">
            <w:rPr>
              <w:rStyle w:val="Refdecomentrio"/>
              <w:rFonts w:ascii="Arial" w:hAnsi="Arial" w:cs="Arial"/>
              <w:sz w:val="24"/>
              <w:szCs w:val="24"/>
            </w:rPr>
          </w:rPrChange>
        </w:rPr>
        <w:commentReference w:id="1009"/>
      </w:r>
      <w:r w:rsidR="17268880" w:rsidRPr="00B475D4">
        <w:rPr>
          <w:rFonts w:ascii="Arial" w:hAnsi="Arial" w:cs="Arial"/>
          <w:sz w:val="24"/>
          <w:szCs w:val="24"/>
          <w:lang w:val="en-GB"/>
          <w:rPrChange w:id="1021" w:author="Alexandre Miguel Kaizeler Guedes Da Silva Afonso" w:date="2026-07-27T16:55:00Z" w16du:dateUtc="2026-07-27T15:55:00Z">
            <w:rPr>
              <w:rFonts w:ascii="Arial" w:hAnsi="Arial" w:cs="Arial"/>
              <w:sz w:val="24"/>
              <w:szCs w:val="24"/>
            </w:rPr>
          </w:rPrChange>
        </w:rPr>
        <w:t>.</w:t>
      </w:r>
      <w:r w:rsidR="00260A64" w:rsidRPr="00B475D4">
        <w:rPr>
          <w:rFonts w:ascii="Arial" w:hAnsi="Arial" w:cs="Arial"/>
          <w:sz w:val="24"/>
          <w:szCs w:val="24"/>
          <w:lang w:val="en-GB"/>
          <w:rPrChange w:id="1022" w:author="Alexandre Miguel Kaizeler Guedes Da Silva Afonso" w:date="2026-07-27T16:55:00Z" w16du:dateUtc="2026-07-27T15:55:00Z">
            <w:rPr>
              <w:rFonts w:ascii="Arial" w:hAnsi="Arial" w:cs="Arial"/>
              <w:sz w:val="24"/>
              <w:szCs w:val="24"/>
            </w:rPr>
          </w:rPrChange>
        </w:rPr>
        <w:t xml:space="preserve"> </w:t>
      </w:r>
      <w:r w:rsidR="00127E3D" w:rsidRPr="00B475D4">
        <w:rPr>
          <w:rFonts w:ascii="Arial" w:hAnsi="Arial" w:cs="Arial"/>
          <w:sz w:val="24"/>
          <w:szCs w:val="24"/>
          <w:lang w:val="en-GB"/>
          <w:rPrChange w:id="1023" w:author="Alexandre Miguel Kaizeler Guedes Da Silva Afonso" w:date="2026-07-27T16:55:00Z" w16du:dateUtc="2026-07-27T15:55:00Z">
            <w:rPr>
              <w:rFonts w:ascii="Arial" w:hAnsi="Arial" w:cs="Arial"/>
              <w:sz w:val="24"/>
              <w:szCs w:val="24"/>
            </w:rPr>
          </w:rPrChange>
        </w:rPr>
        <w:t>Although this simulation relies on coarse approximations, most notably the assumption that each RNA transcript behaves as an independent sphere, the fact that even this simplified model closely reproduces the DC length bias strengthens the interpretation that centrifugation is a dominant contributor to this effect.</w:t>
      </w:r>
    </w:p>
    <w:p w14:paraId="2C66E5AE" w14:textId="2D49C170" w:rsidR="0013309A" w:rsidRPr="00B475D4" w:rsidRDefault="7FEF16FB" w:rsidP="004C6CE0">
      <w:pPr>
        <w:jc w:val="both"/>
        <w:rPr>
          <w:rFonts w:ascii="Times New Roman" w:eastAsia="Times New Roman" w:hAnsi="Times New Roman" w:cs="Times New Roman"/>
          <w:color w:val="000000"/>
          <w:kern w:val="0"/>
          <w:sz w:val="24"/>
          <w:szCs w:val="24"/>
          <w:lang w:val="en-GB" w:eastAsia="en-GB"/>
          <w14:ligatures w14:val="none"/>
          <w:rPrChange w:id="1024" w:author="Alexandre Miguel Kaizeler Guedes Da Silva Afonso" w:date="2026-07-27T16:55:00Z" w16du:dateUtc="2026-07-27T15:55:00Z">
            <w:rPr>
              <w:rFonts w:ascii="Times New Roman" w:eastAsia="Times New Roman" w:hAnsi="Times New Roman" w:cs="Times New Roman"/>
              <w:color w:val="000000"/>
              <w:kern w:val="0"/>
              <w:sz w:val="24"/>
              <w:szCs w:val="24"/>
              <w:lang w:eastAsia="en-GB"/>
              <w14:ligatures w14:val="none"/>
            </w:rPr>
          </w:rPrChange>
        </w:rPr>
      </w:pPr>
      <w:r w:rsidRPr="00B475D4">
        <w:rPr>
          <w:rFonts w:ascii="Arial" w:hAnsi="Arial" w:cs="Arial"/>
          <w:sz w:val="24"/>
          <w:szCs w:val="24"/>
          <w:lang w:val="en-GB"/>
          <w:rPrChange w:id="1025" w:author="Alexandre Miguel Kaizeler Guedes Da Silva Afonso" w:date="2026-07-27T16:55:00Z" w16du:dateUtc="2026-07-27T15:55:00Z">
            <w:rPr>
              <w:rFonts w:ascii="Arial" w:hAnsi="Arial" w:cs="Arial"/>
              <w:sz w:val="24"/>
              <w:szCs w:val="24"/>
            </w:rPr>
          </w:rPrChange>
        </w:rPr>
        <w:lastRenderedPageBreak/>
        <w:t>If the SG signal is confounded by natural RNA condensation,</w:t>
      </w:r>
      <w:r w:rsidR="00DE3785" w:rsidRPr="00B475D4">
        <w:rPr>
          <w:rFonts w:ascii="Arial" w:hAnsi="Arial" w:cs="Arial"/>
          <w:sz w:val="24"/>
          <w:szCs w:val="24"/>
          <w:lang w:val="en-GB"/>
          <w:rPrChange w:id="1026" w:author="Alexandre Miguel Kaizeler Guedes Da Silva Afonso" w:date="2026-07-27T16:55:00Z" w16du:dateUtc="2026-07-27T15:55:00Z">
            <w:rPr>
              <w:rFonts w:ascii="Arial" w:hAnsi="Arial" w:cs="Arial"/>
              <w:sz w:val="24"/>
              <w:szCs w:val="24"/>
            </w:rPr>
          </w:rPrChange>
        </w:rPr>
        <w:t xml:space="preserve"> a more appropriate control for DC-purified SGs </w:t>
      </w:r>
      <w:r w:rsidR="77FF42D5" w:rsidRPr="00B475D4">
        <w:rPr>
          <w:rFonts w:ascii="Arial" w:hAnsi="Arial" w:cs="Arial"/>
          <w:sz w:val="24"/>
          <w:szCs w:val="24"/>
          <w:lang w:val="en-GB"/>
          <w:rPrChange w:id="1027" w:author="Alexandre Miguel Kaizeler Guedes Da Silva Afonso" w:date="2026-07-27T16:55:00Z" w16du:dateUtc="2026-07-27T15:55:00Z">
            <w:rPr>
              <w:rFonts w:ascii="Arial" w:hAnsi="Arial" w:cs="Arial"/>
              <w:sz w:val="24"/>
              <w:szCs w:val="24"/>
            </w:rPr>
          </w:rPrChange>
        </w:rPr>
        <w:t>requires</w:t>
      </w:r>
      <w:r w:rsidRPr="00B475D4">
        <w:rPr>
          <w:rFonts w:ascii="Arial" w:hAnsi="Arial" w:cs="Arial"/>
          <w:sz w:val="24"/>
          <w:szCs w:val="24"/>
          <w:lang w:val="en-GB"/>
          <w:rPrChange w:id="1028" w:author="Alexandre Miguel Kaizeler Guedes Da Silva Afonso" w:date="2026-07-27T16:55:00Z" w16du:dateUtc="2026-07-27T15:55:00Z">
            <w:rPr>
              <w:rFonts w:ascii="Arial" w:hAnsi="Arial" w:cs="Arial"/>
              <w:sz w:val="24"/>
              <w:szCs w:val="24"/>
            </w:rPr>
          </w:rPrChange>
        </w:rPr>
        <w:t xml:space="preserve"> </w:t>
      </w:r>
      <w:r w:rsidR="00D15C26" w:rsidRPr="00B475D4">
        <w:rPr>
          <w:rFonts w:ascii="Arial" w:hAnsi="Arial" w:cs="Arial"/>
          <w:sz w:val="24"/>
          <w:szCs w:val="24"/>
          <w:lang w:val="en-GB"/>
          <w:rPrChange w:id="1029" w:author="Alexandre Miguel Kaizeler Guedes Da Silva Afonso" w:date="2026-07-27T16:55:00Z" w16du:dateUtc="2026-07-27T15:55:00Z">
            <w:rPr>
              <w:rFonts w:ascii="Arial" w:hAnsi="Arial" w:cs="Arial"/>
              <w:sz w:val="24"/>
              <w:szCs w:val="24"/>
            </w:rPr>
          </w:rPrChange>
        </w:rPr>
        <w:t xml:space="preserve">identically processed </w:t>
      </w:r>
      <w:r w:rsidRPr="00B475D4">
        <w:rPr>
          <w:rFonts w:ascii="Arial" w:hAnsi="Arial" w:cs="Arial"/>
          <w:sz w:val="24"/>
          <w:szCs w:val="24"/>
          <w:lang w:val="en-GB"/>
          <w:rPrChange w:id="1030" w:author="Alexandre Miguel Kaizeler Guedes Da Silva Afonso" w:date="2026-07-27T16:55:00Z" w16du:dateUtc="2026-07-27T15:55:00Z">
            <w:rPr>
              <w:rFonts w:ascii="Arial" w:hAnsi="Arial" w:cs="Arial"/>
              <w:sz w:val="24"/>
              <w:szCs w:val="24"/>
            </w:rPr>
          </w:rPrChange>
        </w:rPr>
        <w:t>samples lacking SGs</w:t>
      </w:r>
      <w:r w:rsidR="302E883D" w:rsidRPr="00B475D4">
        <w:rPr>
          <w:rFonts w:ascii="Arial" w:hAnsi="Arial" w:cs="Arial"/>
          <w:sz w:val="24"/>
          <w:szCs w:val="24"/>
          <w:lang w:val="en-GB"/>
          <w:rPrChange w:id="1031" w:author="Alexandre Miguel Kaizeler Guedes Da Silva Afonso" w:date="2026-07-27T16:55:00Z" w16du:dateUtc="2026-07-27T15:55:00Z">
            <w:rPr>
              <w:rFonts w:ascii="Arial" w:hAnsi="Arial" w:cs="Arial"/>
              <w:sz w:val="24"/>
              <w:szCs w:val="24"/>
            </w:rPr>
          </w:rPrChange>
        </w:rPr>
        <w:t xml:space="preserve">. </w:t>
      </w:r>
      <w:r w:rsidR="27EFCBB8" w:rsidRPr="00B475D4">
        <w:rPr>
          <w:rFonts w:ascii="Arial" w:hAnsi="Arial" w:cs="Arial"/>
          <w:sz w:val="24"/>
          <w:szCs w:val="24"/>
          <w:lang w:val="en-GB"/>
          <w:rPrChange w:id="1032" w:author="Alexandre Miguel Kaizeler Guedes Da Silva Afonso" w:date="2026-07-27T16:55:00Z" w16du:dateUtc="2026-07-27T15:55:00Z">
            <w:rPr>
              <w:rFonts w:ascii="Arial" w:hAnsi="Arial" w:cs="Arial"/>
              <w:sz w:val="24"/>
              <w:szCs w:val="24"/>
            </w:rPr>
          </w:rPrChange>
        </w:rPr>
        <w:t>In t</w:t>
      </w:r>
      <w:r w:rsidR="302E883D" w:rsidRPr="00B475D4">
        <w:rPr>
          <w:rFonts w:ascii="Arial" w:hAnsi="Arial" w:cs="Arial"/>
          <w:sz w:val="24"/>
          <w:szCs w:val="24"/>
          <w:lang w:val="en-GB"/>
          <w:rPrChange w:id="1033" w:author="Alexandre Miguel Kaizeler Guedes Da Silva Afonso" w:date="2026-07-27T16:55:00Z" w16du:dateUtc="2026-07-27T15:55:00Z">
            <w:rPr>
              <w:rFonts w:ascii="Arial" w:hAnsi="Arial" w:cs="Arial"/>
              <w:sz w:val="24"/>
              <w:szCs w:val="24"/>
            </w:rPr>
          </w:rPrChange>
        </w:rPr>
        <w:t>he Matheny 2019 dataset</w:t>
      </w:r>
      <w:r w:rsidR="00A05084" w:rsidRPr="00B475D4">
        <w:rPr>
          <w:rFonts w:ascii="Arial" w:hAnsi="Arial" w:cs="Arial"/>
          <w:sz w:val="24"/>
          <w:szCs w:val="24"/>
          <w:lang w:val="en-GB"/>
          <w:rPrChange w:id="103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035" w:author="Alexandre Miguel Kaizeler Guedes Da Silva Afonso" w:date="2026-07-27T16:55:00Z" w16du:dateUtc="2026-07-27T15:55:00Z">
            <w:rPr>
              <w:rFonts w:ascii="Arial" w:hAnsi="Arial" w:cs="Arial"/>
              <w:sz w:val="24"/>
              <w:szCs w:val="24"/>
            </w:rPr>
          </w:rPrChange>
        </w:rPr>
        <w:instrText xml:space="preserve"> ADDIN ZOTERO_ITEM CSL_CITATION {"citationID":"J9PD3f54","properties":{"formattedCitation":"\\super 40\\nosupersub{}","plainCitation":"40","noteIndex":0},"citationItems":[{"id":"jCcWpdK2/CSLUVvg2","uris":["http://zotero.org/users/local/1p9EH8ax/items/ARLW3CQN"],"itemData":{"id":"AJeLyTDP/jrRAZ8nh","type":"article-journal","container-title":"Molecular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A05084" w:rsidRPr="00B475D4">
        <w:rPr>
          <w:rFonts w:ascii="Arial" w:hAnsi="Arial" w:cs="Arial"/>
          <w:sz w:val="24"/>
          <w:szCs w:val="24"/>
          <w:lang w:val="en-GB"/>
          <w:rPrChange w:id="1036"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037" w:author="Alexandre Miguel Kaizeler Guedes Da Silva Afonso" w:date="2026-07-27T16:55:00Z" w16du:dateUtc="2026-07-27T15:55:00Z">
            <w:rPr>
              <w:rFonts w:ascii="Arial" w:hAnsi="Arial" w:cs="Arial"/>
              <w:kern w:val="0"/>
              <w:sz w:val="24"/>
              <w:vertAlign w:val="superscript"/>
            </w:rPr>
          </w:rPrChange>
        </w:rPr>
        <w:t>40</w:t>
      </w:r>
      <w:r w:rsidR="00A05084" w:rsidRPr="00B475D4">
        <w:rPr>
          <w:rFonts w:ascii="Arial" w:hAnsi="Arial" w:cs="Arial"/>
          <w:sz w:val="24"/>
          <w:szCs w:val="24"/>
          <w:lang w:val="en-GB"/>
          <w:rPrChange w:id="1038" w:author="Alexandre Miguel Kaizeler Guedes Da Silva Afonso" w:date="2026-07-27T16:55:00Z" w16du:dateUtc="2026-07-27T15:55:00Z">
            <w:rPr>
              <w:rFonts w:ascii="Arial" w:hAnsi="Arial" w:cs="Arial"/>
              <w:sz w:val="24"/>
              <w:szCs w:val="24"/>
            </w:rPr>
          </w:rPrChange>
        </w:rPr>
        <w:fldChar w:fldCharType="end"/>
      </w:r>
      <w:r w:rsidR="27EFCBB8" w:rsidRPr="00B475D4">
        <w:rPr>
          <w:rFonts w:ascii="Arial" w:hAnsi="Arial" w:cs="Arial"/>
          <w:sz w:val="24"/>
          <w:szCs w:val="24"/>
          <w:lang w:val="en-GB"/>
          <w:rPrChange w:id="1039" w:author="Alexandre Miguel Kaizeler Guedes Da Silva Afonso" w:date="2026-07-27T16:55:00Z" w16du:dateUtc="2026-07-27T15:55:00Z">
            <w:rPr>
              <w:rFonts w:ascii="Arial" w:hAnsi="Arial" w:cs="Arial"/>
              <w:sz w:val="24"/>
              <w:szCs w:val="24"/>
            </w:rPr>
          </w:rPrChange>
        </w:rPr>
        <w:t>,</w:t>
      </w:r>
      <w:r w:rsidR="302E883D" w:rsidRPr="00B475D4">
        <w:rPr>
          <w:rFonts w:ascii="Arial" w:hAnsi="Arial" w:cs="Arial"/>
          <w:sz w:val="24"/>
          <w:szCs w:val="24"/>
          <w:lang w:val="en-GB"/>
          <w:rPrChange w:id="1040" w:author="Alexandre Miguel Kaizeler Guedes Da Silva Afonso" w:date="2026-07-27T16:55:00Z" w16du:dateUtc="2026-07-27T15:55:00Z">
            <w:rPr>
              <w:rFonts w:ascii="Arial" w:hAnsi="Arial" w:cs="Arial"/>
              <w:sz w:val="24"/>
              <w:szCs w:val="24"/>
            </w:rPr>
          </w:rPrChange>
        </w:rPr>
        <w:t xml:space="preserve"> WC and ribonucleoprotein (RNP) granule </w:t>
      </w:r>
      <w:r w:rsidR="27EFCBB8" w:rsidRPr="00B475D4">
        <w:rPr>
          <w:rFonts w:ascii="Arial" w:hAnsi="Arial" w:cs="Arial"/>
          <w:sz w:val="24"/>
          <w:szCs w:val="24"/>
          <w:lang w:val="en-GB"/>
          <w:rPrChange w:id="1041" w:author="Alexandre Miguel Kaizeler Guedes Da Silva Afonso" w:date="2026-07-27T16:55:00Z" w16du:dateUtc="2026-07-27T15:55:00Z">
            <w:rPr>
              <w:rFonts w:ascii="Arial" w:hAnsi="Arial" w:cs="Arial"/>
              <w:sz w:val="24"/>
              <w:szCs w:val="24"/>
            </w:rPr>
          </w:rPrChange>
        </w:rPr>
        <w:t xml:space="preserve">fractions were collected </w:t>
      </w:r>
      <w:r w:rsidR="302E883D" w:rsidRPr="00B475D4">
        <w:rPr>
          <w:rFonts w:ascii="Arial" w:hAnsi="Arial" w:cs="Arial"/>
          <w:sz w:val="24"/>
          <w:szCs w:val="24"/>
          <w:lang w:val="en-GB"/>
          <w:rPrChange w:id="1042" w:author="Alexandre Miguel Kaizeler Guedes Da Silva Afonso" w:date="2026-07-27T16:55:00Z" w16du:dateUtc="2026-07-27T15:55:00Z">
            <w:rPr>
              <w:rFonts w:ascii="Arial" w:hAnsi="Arial" w:cs="Arial"/>
              <w:sz w:val="24"/>
              <w:szCs w:val="24"/>
            </w:rPr>
          </w:rPrChange>
        </w:rPr>
        <w:t>under stressed and unstressed conditions</w:t>
      </w:r>
      <w:r w:rsidR="24AC95FA" w:rsidRPr="00B475D4">
        <w:rPr>
          <w:rFonts w:ascii="Arial" w:hAnsi="Arial" w:cs="Arial"/>
          <w:sz w:val="24"/>
          <w:szCs w:val="24"/>
          <w:lang w:val="en-GB"/>
          <w:rPrChange w:id="1043" w:author="Alexandre Miguel Kaizeler Guedes Da Silva Afonso" w:date="2026-07-27T16:55:00Z" w16du:dateUtc="2026-07-27T15:55:00Z">
            <w:rPr>
              <w:rFonts w:ascii="Arial" w:hAnsi="Arial" w:cs="Arial"/>
              <w:sz w:val="24"/>
              <w:szCs w:val="24"/>
            </w:rPr>
          </w:rPrChange>
        </w:rPr>
        <w:t xml:space="preserve">, using DC </w:t>
      </w:r>
      <w:r w:rsidR="10E30FD2" w:rsidRPr="00B475D4">
        <w:rPr>
          <w:rFonts w:ascii="Arial" w:hAnsi="Arial" w:cs="Arial"/>
          <w:sz w:val="24"/>
          <w:szCs w:val="24"/>
          <w:lang w:val="en-GB"/>
          <w:rPrChange w:id="1044" w:author="Alexandre Miguel Kaizeler Guedes Da Silva Afonso" w:date="2026-07-27T16:55:00Z" w16du:dateUtc="2026-07-27T15:55:00Z">
            <w:rPr>
              <w:rFonts w:ascii="Arial" w:hAnsi="Arial" w:cs="Arial"/>
              <w:sz w:val="24"/>
              <w:szCs w:val="24"/>
            </w:rPr>
          </w:rPrChange>
        </w:rPr>
        <w:t xml:space="preserve">but </w:t>
      </w:r>
      <w:r w:rsidR="6A89883C" w:rsidRPr="00B475D4">
        <w:rPr>
          <w:rFonts w:ascii="Arial" w:hAnsi="Arial" w:cs="Arial"/>
          <w:sz w:val="24"/>
          <w:szCs w:val="24"/>
          <w:lang w:val="en-GB"/>
          <w:rPrChange w:id="1045" w:author="Alexandre Miguel Kaizeler Guedes Da Silva Afonso" w:date="2026-07-27T16:55:00Z" w16du:dateUtc="2026-07-27T15:55:00Z">
            <w:rPr>
              <w:rFonts w:ascii="Arial" w:hAnsi="Arial" w:cs="Arial"/>
              <w:sz w:val="24"/>
              <w:szCs w:val="24"/>
            </w:rPr>
          </w:rPrChange>
        </w:rPr>
        <w:t xml:space="preserve">without </w:t>
      </w:r>
      <w:r w:rsidR="714EF813" w:rsidRPr="00B475D4">
        <w:rPr>
          <w:rFonts w:ascii="Arial" w:hAnsi="Arial" w:cs="Arial"/>
          <w:sz w:val="24"/>
          <w:szCs w:val="24"/>
          <w:lang w:val="en-GB"/>
          <w:rPrChange w:id="1046" w:author="Alexandre Miguel Kaizeler Guedes Da Silva Afonso" w:date="2026-07-27T16:55:00Z" w16du:dateUtc="2026-07-27T15:55:00Z">
            <w:rPr>
              <w:rFonts w:ascii="Arial" w:hAnsi="Arial" w:cs="Arial"/>
              <w:sz w:val="24"/>
              <w:szCs w:val="24"/>
            </w:rPr>
          </w:rPrChange>
        </w:rPr>
        <w:t>immunopurification</w:t>
      </w:r>
      <w:r w:rsidR="00DD3DFB" w:rsidRPr="00B475D4">
        <w:rPr>
          <w:rFonts w:ascii="Arial" w:hAnsi="Arial" w:cs="Arial"/>
          <w:sz w:val="24"/>
          <w:szCs w:val="24"/>
          <w:lang w:val="en-GB"/>
          <w:rPrChange w:id="1047"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048" w:author="Alexandre Miguel Kaizeler Guedes Da Silva Afonso" w:date="2026-07-27T16:55:00Z" w16du:dateUtc="2026-07-27T15:55:00Z">
            <w:rPr>
              <w:rFonts w:ascii="Arial" w:hAnsi="Arial" w:cs="Arial"/>
              <w:sz w:val="24"/>
              <w:szCs w:val="24"/>
            </w:rPr>
          </w:rPrChange>
        </w:rPr>
        <w:instrText xml:space="preserve"> ADDIN ZOTERO_ITEM CSL_CITATION {"citationID":"rQ1nRYjG","properties":{"formattedCitation":"\\super 40\\nosupersub{}","plainCitation":"40","noteIndex":0},"citationItems":[{"id":"jCcWpdK2/CSLUVvg2","uris":["http://zotero.org/users/local/1p9EH8ax/items/ARLW3CQN"],"itemData":{"id":"Kup8CDUO/ufJCBLv0","type":"article-journal","container-title":"Molecular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DD3DFB" w:rsidRPr="00B475D4">
        <w:rPr>
          <w:rFonts w:ascii="Arial" w:hAnsi="Arial" w:cs="Arial"/>
          <w:sz w:val="24"/>
          <w:szCs w:val="24"/>
          <w:lang w:val="en-GB"/>
          <w:rPrChange w:id="1049"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050" w:author="Alexandre Miguel Kaizeler Guedes Da Silva Afonso" w:date="2026-07-27T16:55:00Z" w16du:dateUtc="2026-07-27T15:55:00Z">
            <w:rPr>
              <w:rFonts w:ascii="Arial" w:hAnsi="Arial" w:cs="Arial"/>
              <w:kern w:val="0"/>
              <w:sz w:val="24"/>
              <w:vertAlign w:val="superscript"/>
            </w:rPr>
          </w:rPrChange>
        </w:rPr>
        <w:t>40</w:t>
      </w:r>
      <w:r w:rsidR="00DD3DFB" w:rsidRPr="00B475D4">
        <w:rPr>
          <w:rFonts w:ascii="Arial" w:hAnsi="Arial" w:cs="Arial"/>
          <w:sz w:val="24"/>
          <w:szCs w:val="24"/>
          <w:lang w:val="en-GB"/>
          <w:rPrChange w:id="1051" w:author="Alexandre Miguel Kaizeler Guedes Da Silva Afonso" w:date="2026-07-27T16:55:00Z" w16du:dateUtc="2026-07-27T15:55:00Z">
            <w:rPr>
              <w:rFonts w:ascii="Arial" w:hAnsi="Arial" w:cs="Arial"/>
              <w:sz w:val="24"/>
              <w:szCs w:val="24"/>
            </w:rPr>
          </w:rPrChange>
        </w:rPr>
        <w:fldChar w:fldCharType="end"/>
      </w:r>
      <w:r w:rsidR="6A89883C" w:rsidRPr="00B475D4">
        <w:rPr>
          <w:rFonts w:ascii="Arial" w:hAnsi="Arial" w:cs="Arial"/>
          <w:sz w:val="24"/>
          <w:szCs w:val="24"/>
          <w:lang w:val="en-GB"/>
          <w:rPrChange w:id="1052" w:author="Alexandre Miguel Kaizeler Guedes Da Silva Afonso" w:date="2026-07-27T16:55:00Z" w16du:dateUtc="2026-07-27T15:55:00Z">
            <w:rPr>
              <w:rFonts w:ascii="Arial" w:hAnsi="Arial" w:cs="Arial"/>
              <w:sz w:val="24"/>
              <w:szCs w:val="24"/>
            </w:rPr>
          </w:rPrChange>
        </w:rPr>
        <w:t>.</w:t>
      </w:r>
      <w:r w:rsidR="302E883D" w:rsidRPr="00B475D4">
        <w:rPr>
          <w:rFonts w:ascii="Arial" w:hAnsi="Arial" w:cs="Arial"/>
          <w:sz w:val="24"/>
          <w:szCs w:val="24"/>
          <w:lang w:val="en-GB"/>
          <w:rPrChange w:id="1053" w:author="Alexandre Miguel Kaizeler Guedes Da Silva Afonso" w:date="2026-07-27T16:55:00Z" w16du:dateUtc="2026-07-27T15:55:00Z">
            <w:rPr>
              <w:rFonts w:ascii="Arial" w:hAnsi="Arial" w:cs="Arial"/>
              <w:sz w:val="24"/>
              <w:szCs w:val="24"/>
            </w:rPr>
          </w:rPrChange>
        </w:rPr>
        <w:t xml:space="preserve"> </w:t>
      </w:r>
      <w:r w:rsidR="7357D47A" w:rsidRPr="00B475D4">
        <w:rPr>
          <w:rFonts w:ascii="Arial" w:hAnsi="Arial" w:cs="Arial"/>
          <w:sz w:val="24"/>
          <w:szCs w:val="24"/>
          <w:lang w:val="en-GB"/>
          <w:rPrChange w:id="1054" w:author="Alexandre Miguel Kaizeler Guedes Da Silva Afonso" w:date="2026-07-27T16:55:00Z" w16du:dateUtc="2026-07-27T15:55:00Z">
            <w:rPr>
              <w:rFonts w:ascii="Arial" w:hAnsi="Arial" w:cs="Arial"/>
              <w:sz w:val="24"/>
              <w:szCs w:val="24"/>
            </w:rPr>
          </w:rPrChange>
        </w:rPr>
        <w:t>S</w:t>
      </w:r>
      <w:r w:rsidR="302E883D" w:rsidRPr="00B475D4">
        <w:rPr>
          <w:rFonts w:ascii="Arial" w:hAnsi="Arial" w:cs="Arial"/>
          <w:sz w:val="24"/>
          <w:szCs w:val="24"/>
          <w:lang w:val="en-GB"/>
          <w:rPrChange w:id="1055" w:author="Alexandre Miguel Kaizeler Guedes Da Silva Afonso" w:date="2026-07-27T16:55:00Z" w16du:dateUtc="2026-07-27T15:55:00Z">
            <w:rPr>
              <w:rFonts w:ascii="Arial" w:hAnsi="Arial" w:cs="Arial"/>
              <w:sz w:val="24"/>
              <w:szCs w:val="24"/>
            </w:rPr>
          </w:rPrChange>
        </w:rPr>
        <w:t xml:space="preserve">tressed RNPs </w:t>
      </w:r>
      <w:r w:rsidR="4AA67D4A" w:rsidRPr="00B475D4">
        <w:rPr>
          <w:rFonts w:ascii="Arial" w:hAnsi="Arial" w:cs="Arial"/>
          <w:sz w:val="24"/>
          <w:szCs w:val="24"/>
          <w:lang w:val="en-GB"/>
          <w:rPrChange w:id="1056" w:author="Alexandre Miguel Kaizeler Guedes Da Silva Afonso" w:date="2026-07-27T16:55:00Z" w16du:dateUtc="2026-07-27T15:55:00Z">
            <w:rPr>
              <w:rFonts w:ascii="Arial" w:hAnsi="Arial" w:cs="Arial"/>
              <w:sz w:val="24"/>
              <w:szCs w:val="24"/>
            </w:rPr>
          </w:rPrChange>
        </w:rPr>
        <w:t xml:space="preserve">fractions </w:t>
      </w:r>
      <w:r w:rsidR="302E883D" w:rsidRPr="00B475D4">
        <w:rPr>
          <w:rFonts w:ascii="Arial" w:hAnsi="Arial" w:cs="Arial"/>
          <w:sz w:val="24"/>
          <w:szCs w:val="24"/>
          <w:lang w:val="en-GB"/>
          <w:rPrChange w:id="1057" w:author="Alexandre Miguel Kaizeler Guedes Da Silva Afonso" w:date="2026-07-27T16:55:00Z" w16du:dateUtc="2026-07-27T15:55:00Z">
            <w:rPr>
              <w:rFonts w:ascii="Arial" w:hAnsi="Arial" w:cs="Arial"/>
              <w:sz w:val="24"/>
              <w:szCs w:val="24"/>
            </w:rPr>
          </w:rPrChange>
        </w:rPr>
        <w:t xml:space="preserve">contain SGs </w:t>
      </w:r>
      <w:r w:rsidR="4AA67D4A" w:rsidRPr="00B475D4">
        <w:rPr>
          <w:rFonts w:ascii="Arial" w:hAnsi="Arial" w:cs="Arial"/>
          <w:sz w:val="24"/>
          <w:szCs w:val="24"/>
          <w:lang w:val="en-GB"/>
          <w:rPrChange w:id="1058" w:author="Alexandre Miguel Kaizeler Guedes Da Silva Afonso" w:date="2026-07-27T16:55:00Z" w16du:dateUtc="2026-07-27T15:55:00Z">
            <w:rPr>
              <w:rFonts w:ascii="Arial" w:hAnsi="Arial" w:cs="Arial"/>
              <w:sz w:val="24"/>
              <w:szCs w:val="24"/>
            </w:rPr>
          </w:rPrChange>
        </w:rPr>
        <w:t>together</w:t>
      </w:r>
      <w:r w:rsidR="302E883D" w:rsidRPr="00B475D4">
        <w:rPr>
          <w:rFonts w:ascii="Arial" w:hAnsi="Arial" w:cs="Arial"/>
          <w:sz w:val="24"/>
          <w:szCs w:val="24"/>
          <w:lang w:val="en-GB"/>
          <w:rPrChange w:id="1059" w:author="Alexandre Miguel Kaizeler Guedes Da Silva Afonso" w:date="2026-07-27T16:55:00Z" w16du:dateUtc="2026-07-27T15:55:00Z">
            <w:rPr>
              <w:rFonts w:ascii="Arial" w:hAnsi="Arial" w:cs="Arial"/>
              <w:sz w:val="24"/>
              <w:szCs w:val="24"/>
            </w:rPr>
          </w:rPrChange>
        </w:rPr>
        <w:t xml:space="preserve"> with other </w:t>
      </w:r>
      <w:r w:rsidR="1C06F1D2" w:rsidRPr="00B475D4">
        <w:rPr>
          <w:rFonts w:ascii="Arial" w:hAnsi="Arial" w:cs="Arial"/>
          <w:sz w:val="24"/>
          <w:szCs w:val="24"/>
          <w:lang w:val="en-GB"/>
          <w:rPrChange w:id="1060" w:author="Alexandre Miguel Kaizeler Guedes Da Silva Afonso" w:date="2026-07-27T16:55:00Z" w16du:dateUtc="2026-07-27T15:55:00Z">
            <w:rPr>
              <w:rFonts w:ascii="Arial" w:hAnsi="Arial" w:cs="Arial"/>
              <w:sz w:val="24"/>
              <w:szCs w:val="24"/>
            </w:rPr>
          </w:rPrChange>
        </w:rPr>
        <w:t>granules</w:t>
      </w:r>
      <w:r w:rsidR="302E883D" w:rsidRPr="00B475D4">
        <w:rPr>
          <w:rFonts w:ascii="Arial" w:hAnsi="Arial" w:cs="Arial"/>
          <w:sz w:val="24"/>
          <w:szCs w:val="24"/>
          <w:lang w:val="en-GB"/>
          <w:rPrChange w:id="1061" w:author="Alexandre Miguel Kaizeler Guedes Da Silva Afonso" w:date="2026-07-27T16:55:00Z" w16du:dateUtc="2026-07-27T15:55:00Z">
            <w:rPr>
              <w:rFonts w:ascii="Arial" w:hAnsi="Arial" w:cs="Arial"/>
              <w:sz w:val="24"/>
              <w:szCs w:val="24"/>
            </w:rPr>
          </w:rPrChange>
        </w:rPr>
        <w:t>, such as processing bodies (PBs),</w:t>
      </w:r>
      <w:r w:rsidR="1196E93B" w:rsidRPr="00B475D4">
        <w:rPr>
          <w:rFonts w:ascii="Arial" w:hAnsi="Arial" w:cs="Arial"/>
          <w:sz w:val="24"/>
          <w:szCs w:val="24"/>
          <w:lang w:val="en-GB"/>
          <w:rPrChange w:id="1062" w:author="Alexandre Miguel Kaizeler Guedes Da Silva Afonso" w:date="2026-07-27T16:55:00Z" w16du:dateUtc="2026-07-27T15:55:00Z">
            <w:rPr>
              <w:rFonts w:ascii="Arial" w:hAnsi="Arial" w:cs="Arial"/>
              <w:sz w:val="24"/>
              <w:szCs w:val="24"/>
            </w:rPr>
          </w:rPrChange>
        </w:rPr>
        <w:t xml:space="preserve"> </w:t>
      </w:r>
      <w:r w:rsidR="25DFF99E" w:rsidRPr="00B475D4">
        <w:rPr>
          <w:rFonts w:ascii="Arial" w:hAnsi="Arial" w:cs="Arial"/>
          <w:sz w:val="24"/>
          <w:szCs w:val="24"/>
          <w:lang w:val="en-GB"/>
          <w:rPrChange w:id="1063" w:author="Alexandre Miguel Kaizeler Guedes Da Silva Afonso" w:date="2026-07-27T16:55:00Z" w16du:dateUtc="2026-07-27T15:55:00Z">
            <w:rPr>
              <w:rFonts w:ascii="Arial" w:hAnsi="Arial" w:cs="Arial"/>
              <w:sz w:val="24"/>
              <w:szCs w:val="24"/>
            </w:rPr>
          </w:rPrChange>
        </w:rPr>
        <w:t>a</w:t>
      </w:r>
      <w:r w:rsidR="1196E93B" w:rsidRPr="00B475D4">
        <w:rPr>
          <w:rFonts w:ascii="Arial" w:hAnsi="Arial" w:cs="Arial"/>
          <w:sz w:val="24"/>
          <w:szCs w:val="24"/>
          <w:lang w:val="en-GB"/>
          <w:rPrChange w:id="1064" w:author="Alexandre Miguel Kaizeler Guedes Da Silva Afonso" w:date="2026-07-27T16:55:00Z" w16du:dateUtc="2026-07-27T15:55:00Z">
            <w:rPr>
              <w:rFonts w:ascii="Arial" w:hAnsi="Arial" w:cs="Arial"/>
              <w:sz w:val="24"/>
              <w:szCs w:val="24"/>
            </w:rPr>
          </w:rPrChange>
        </w:rPr>
        <w:t xml:space="preserve"> type of cytoplasmic granules</w:t>
      </w:r>
      <w:r w:rsidR="25DFF99E" w:rsidRPr="00B475D4">
        <w:rPr>
          <w:rFonts w:ascii="Arial" w:hAnsi="Arial" w:cs="Arial"/>
          <w:sz w:val="24"/>
          <w:szCs w:val="24"/>
          <w:lang w:val="en-GB"/>
          <w:rPrChange w:id="1065" w:author="Alexandre Miguel Kaizeler Guedes Da Silva Afonso" w:date="2026-07-27T16:55:00Z" w16du:dateUtc="2026-07-27T15:55:00Z">
            <w:rPr>
              <w:rFonts w:ascii="Arial" w:hAnsi="Arial" w:cs="Arial"/>
              <w:sz w:val="24"/>
              <w:szCs w:val="24"/>
            </w:rPr>
          </w:rPrChange>
        </w:rPr>
        <w:t xml:space="preserve"> </w:t>
      </w:r>
      <w:r w:rsidR="1C06F1D2" w:rsidRPr="00B475D4">
        <w:rPr>
          <w:rFonts w:ascii="Arial" w:hAnsi="Arial" w:cs="Arial"/>
          <w:sz w:val="24"/>
          <w:szCs w:val="24"/>
          <w:lang w:val="en-GB"/>
          <w:rPrChange w:id="1066" w:author="Alexandre Miguel Kaizeler Guedes Da Silva Afonso" w:date="2026-07-27T16:55:00Z" w16du:dateUtc="2026-07-27T15:55:00Z">
            <w:rPr>
              <w:rFonts w:ascii="Arial" w:hAnsi="Arial" w:cs="Arial"/>
              <w:sz w:val="24"/>
              <w:szCs w:val="24"/>
            </w:rPr>
          </w:rPrChange>
        </w:rPr>
        <w:t xml:space="preserve">also </w:t>
      </w:r>
      <w:r w:rsidR="25DFF99E" w:rsidRPr="00B475D4">
        <w:rPr>
          <w:rFonts w:ascii="Arial" w:hAnsi="Arial" w:cs="Arial"/>
          <w:sz w:val="24"/>
          <w:szCs w:val="24"/>
          <w:lang w:val="en-GB"/>
          <w:rPrChange w:id="1067" w:author="Alexandre Miguel Kaizeler Guedes Da Silva Afonso" w:date="2026-07-27T16:55:00Z" w16du:dateUtc="2026-07-27T15:55:00Z">
            <w:rPr>
              <w:rFonts w:ascii="Arial" w:hAnsi="Arial" w:cs="Arial"/>
              <w:sz w:val="24"/>
              <w:szCs w:val="24"/>
            </w:rPr>
          </w:rPrChange>
        </w:rPr>
        <w:t>present in unstressed cells</w:t>
      </w:r>
      <w:r w:rsidR="131809E9" w:rsidRPr="00B475D4">
        <w:rPr>
          <w:rFonts w:ascii="Arial" w:hAnsi="Arial" w:cs="Arial"/>
          <w:sz w:val="24"/>
          <w:szCs w:val="24"/>
          <w:lang w:val="en-GB"/>
          <w:rPrChange w:id="1068" w:author="Alexandre Miguel Kaizeler Guedes Da Silva Afonso" w:date="2026-07-27T16:55:00Z" w16du:dateUtc="2026-07-27T15:55:00Z">
            <w:rPr>
              <w:rFonts w:ascii="Arial" w:hAnsi="Arial" w:cs="Arial"/>
              <w:sz w:val="24"/>
              <w:szCs w:val="24"/>
            </w:rPr>
          </w:rPrChange>
        </w:rPr>
        <w:t xml:space="preserve"> and</w:t>
      </w:r>
      <w:r w:rsidR="25DFF99E" w:rsidRPr="00B475D4">
        <w:rPr>
          <w:rFonts w:ascii="Arial" w:hAnsi="Arial" w:cs="Arial"/>
          <w:sz w:val="24"/>
          <w:szCs w:val="24"/>
          <w:lang w:val="en-GB"/>
          <w:rPrChange w:id="1069" w:author="Alexandre Miguel Kaizeler Guedes Da Silva Afonso" w:date="2026-07-27T16:55:00Z" w16du:dateUtc="2026-07-27T15:55:00Z">
            <w:rPr>
              <w:rFonts w:ascii="Arial" w:hAnsi="Arial" w:cs="Arial"/>
              <w:sz w:val="24"/>
              <w:szCs w:val="24"/>
            </w:rPr>
          </w:rPrChange>
        </w:rPr>
        <w:t xml:space="preserve"> linked with RNA degradation, </w:t>
      </w:r>
      <w:r w:rsidR="131809E9" w:rsidRPr="00B475D4">
        <w:rPr>
          <w:rFonts w:ascii="Arial" w:hAnsi="Arial" w:cs="Arial"/>
          <w:sz w:val="24"/>
          <w:szCs w:val="24"/>
          <w:lang w:val="en-GB"/>
          <w:rPrChange w:id="1070" w:author="Alexandre Miguel Kaizeler Guedes Da Silva Afonso" w:date="2026-07-27T16:55:00Z" w16du:dateUtc="2026-07-27T15:55:00Z">
            <w:rPr>
              <w:rFonts w:ascii="Arial" w:hAnsi="Arial" w:cs="Arial"/>
              <w:sz w:val="24"/>
              <w:szCs w:val="24"/>
            </w:rPr>
          </w:rPrChange>
        </w:rPr>
        <w:t xml:space="preserve">whereas </w:t>
      </w:r>
      <w:r w:rsidR="302E883D" w:rsidRPr="00B475D4">
        <w:rPr>
          <w:rFonts w:ascii="Arial" w:hAnsi="Arial" w:cs="Arial"/>
          <w:sz w:val="24"/>
          <w:szCs w:val="24"/>
          <w:lang w:val="en-GB"/>
          <w:rPrChange w:id="1071" w:author="Alexandre Miguel Kaizeler Guedes Da Silva Afonso" w:date="2026-07-27T16:55:00Z" w16du:dateUtc="2026-07-27T15:55:00Z">
            <w:rPr>
              <w:rFonts w:ascii="Arial" w:hAnsi="Arial" w:cs="Arial"/>
              <w:sz w:val="24"/>
              <w:szCs w:val="24"/>
            </w:rPr>
          </w:rPrChange>
        </w:rPr>
        <w:t xml:space="preserve">unstressed </w:t>
      </w:r>
      <w:r w:rsidR="131809E9" w:rsidRPr="00B475D4">
        <w:rPr>
          <w:rFonts w:ascii="Arial" w:hAnsi="Arial" w:cs="Arial"/>
          <w:sz w:val="24"/>
          <w:szCs w:val="24"/>
          <w:lang w:val="en-GB"/>
          <w:rPrChange w:id="1072" w:author="Alexandre Miguel Kaizeler Guedes Da Silva Afonso" w:date="2026-07-27T16:55:00Z" w16du:dateUtc="2026-07-27T15:55:00Z">
            <w:rPr>
              <w:rFonts w:ascii="Arial" w:hAnsi="Arial" w:cs="Arial"/>
              <w:sz w:val="24"/>
              <w:szCs w:val="24"/>
            </w:rPr>
          </w:rPrChange>
        </w:rPr>
        <w:t xml:space="preserve">RNPs </w:t>
      </w:r>
      <w:r w:rsidR="302E883D" w:rsidRPr="00B475D4">
        <w:rPr>
          <w:rFonts w:ascii="Arial" w:hAnsi="Arial" w:cs="Arial"/>
          <w:sz w:val="24"/>
          <w:szCs w:val="24"/>
          <w:lang w:val="en-GB"/>
          <w:rPrChange w:id="1073" w:author="Alexandre Miguel Kaizeler Guedes Da Silva Afonso" w:date="2026-07-27T16:55:00Z" w16du:dateUtc="2026-07-27T15:55:00Z">
            <w:rPr>
              <w:rFonts w:ascii="Arial" w:hAnsi="Arial" w:cs="Arial"/>
              <w:sz w:val="24"/>
              <w:szCs w:val="24"/>
            </w:rPr>
          </w:rPrChange>
        </w:rPr>
        <w:t>lack SGs</w:t>
      </w:r>
      <w:r w:rsidR="00183352" w:rsidRPr="00B475D4">
        <w:rPr>
          <w:rFonts w:ascii="Arial" w:hAnsi="Arial" w:cs="Arial"/>
          <w:sz w:val="24"/>
          <w:szCs w:val="24"/>
          <w:lang w:val="en-GB"/>
          <w:rPrChange w:id="107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075" w:author="Alexandre Miguel Kaizeler Guedes Da Silva Afonso" w:date="2026-07-27T16:55:00Z" w16du:dateUtc="2026-07-27T15:55:00Z">
            <w:rPr>
              <w:rFonts w:ascii="Arial" w:hAnsi="Arial" w:cs="Arial"/>
              <w:sz w:val="24"/>
              <w:szCs w:val="24"/>
            </w:rPr>
          </w:rPrChange>
        </w:rPr>
        <w:instrText xml:space="preserve"> ADDIN ZOTERO_ITEM CSL_CITATION {"citationID":"8uDkoac6","properties":{"formattedCitation":"\\super 40\\nosupersub{}","plainCitation":"40","noteIndex":0},"citationItems":[{"id":"jCcWpdK2/CSLUVvg2","uris":["http://zotero.org/users/local/1p9EH8ax/items/ARLW3CQN"],"itemData":{"id":"3kMMCi5j/Y5AbAQ9p","type":"article-journal","container-title":"Molecular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183352" w:rsidRPr="00B475D4">
        <w:rPr>
          <w:rFonts w:ascii="Arial" w:hAnsi="Arial" w:cs="Arial"/>
          <w:sz w:val="24"/>
          <w:szCs w:val="24"/>
          <w:lang w:val="en-GB"/>
          <w:rPrChange w:id="1076"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077" w:author="Alexandre Miguel Kaizeler Guedes Da Silva Afonso" w:date="2026-07-27T16:55:00Z" w16du:dateUtc="2026-07-27T15:55:00Z">
            <w:rPr>
              <w:rFonts w:ascii="Arial" w:hAnsi="Arial" w:cs="Arial"/>
              <w:kern w:val="0"/>
              <w:sz w:val="24"/>
              <w:vertAlign w:val="superscript"/>
            </w:rPr>
          </w:rPrChange>
        </w:rPr>
        <w:t>40</w:t>
      </w:r>
      <w:r w:rsidR="00183352" w:rsidRPr="00B475D4">
        <w:rPr>
          <w:rFonts w:ascii="Arial" w:hAnsi="Arial" w:cs="Arial"/>
          <w:sz w:val="24"/>
          <w:szCs w:val="24"/>
          <w:lang w:val="en-GB"/>
          <w:rPrChange w:id="1078" w:author="Alexandre Miguel Kaizeler Guedes Da Silva Afonso" w:date="2026-07-27T16:55:00Z" w16du:dateUtc="2026-07-27T15:55:00Z">
            <w:rPr>
              <w:rFonts w:ascii="Arial" w:hAnsi="Arial" w:cs="Arial"/>
              <w:sz w:val="24"/>
              <w:szCs w:val="24"/>
            </w:rPr>
          </w:rPrChange>
        </w:rPr>
        <w:fldChar w:fldCharType="end"/>
      </w:r>
      <w:r w:rsidR="302E883D" w:rsidRPr="00B475D4">
        <w:rPr>
          <w:rFonts w:ascii="Arial" w:hAnsi="Arial" w:cs="Arial"/>
          <w:sz w:val="24"/>
          <w:szCs w:val="24"/>
          <w:lang w:val="en-GB"/>
          <w:rPrChange w:id="1079" w:author="Alexandre Miguel Kaizeler Guedes Da Silva Afonso" w:date="2026-07-27T16:55:00Z" w16du:dateUtc="2026-07-27T15:55:00Z">
            <w:rPr>
              <w:rFonts w:ascii="Arial" w:hAnsi="Arial" w:cs="Arial"/>
              <w:sz w:val="24"/>
              <w:szCs w:val="24"/>
            </w:rPr>
          </w:rPrChange>
        </w:rPr>
        <w:t xml:space="preserve">. </w:t>
      </w:r>
      <w:r w:rsidR="1F55C672" w:rsidRPr="00B475D4">
        <w:rPr>
          <w:rFonts w:ascii="Arial" w:hAnsi="Arial" w:cs="Arial"/>
          <w:sz w:val="24"/>
          <w:szCs w:val="24"/>
          <w:lang w:val="en-GB"/>
          <w:rPrChange w:id="1080" w:author="Alexandre Miguel Kaizeler Guedes Da Silva Afonso" w:date="2026-07-27T16:55:00Z" w16du:dateUtc="2026-07-27T15:55:00Z">
            <w:rPr>
              <w:rFonts w:ascii="Arial" w:hAnsi="Arial" w:cs="Arial"/>
              <w:sz w:val="24"/>
              <w:szCs w:val="24"/>
            </w:rPr>
          </w:rPrChange>
        </w:rPr>
        <w:t xml:space="preserve">If SG-specific RNA sequestration occurs beyond effects of stress and centrifugation, stressed versus unstressed RNP transcriptome </w:t>
      </w:r>
      <w:r w:rsidR="004D62E5" w:rsidRPr="00B475D4">
        <w:rPr>
          <w:rFonts w:ascii="Arial" w:hAnsi="Arial" w:cs="Arial"/>
          <w:sz w:val="24"/>
          <w:szCs w:val="24"/>
          <w:lang w:val="en-GB"/>
          <w:rPrChange w:id="1081" w:author="Alexandre Miguel Kaizeler Guedes Da Silva Afonso" w:date="2026-07-27T16:55:00Z" w16du:dateUtc="2026-07-27T15:55:00Z">
            <w:rPr>
              <w:rFonts w:ascii="Arial" w:hAnsi="Arial" w:cs="Arial"/>
              <w:sz w:val="24"/>
              <w:szCs w:val="24"/>
            </w:rPr>
          </w:rPrChange>
        </w:rPr>
        <w:t xml:space="preserve">differences </w:t>
      </w:r>
      <w:r w:rsidR="1F55C672" w:rsidRPr="00B475D4">
        <w:rPr>
          <w:rFonts w:ascii="Arial" w:hAnsi="Arial" w:cs="Arial"/>
          <w:sz w:val="24"/>
          <w:szCs w:val="24"/>
          <w:lang w:val="en-GB"/>
          <w:rPrChange w:id="1082" w:author="Alexandre Miguel Kaizeler Guedes Da Silva Afonso" w:date="2026-07-27T16:55:00Z" w16du:dateUtc="2026-07-27T15:55:00Z">
            <w:rPr>
              <w:rFonts w:ascii="Arial" w:hAnsi="Arial" w:cs="Arial"/>
              <w:sz w:val="24"/>
              <w:szCs w:val="24"/>
            </w:rPr>
          </w:rPrChange>
        </w:rPr>
        <w:t xml:space="preserve">would </w:t>
      </w:r>
      <w:r w:rsidR="0069747B" w:rsidRPr="00B475D4">
        <w:rPr>
          <w:rFonts w:ascii="Arial" w:hAnsi="Arial" w:cs="Arial"/>
          <w:sz w:val="24"/>
          <w:szCs w:val="24"/>
          <w:lang w:val="en-GB"/>
          <w:rPrChange w:id="1083" w:author="Alexandre Miguel Kaizeler Guedes Da Silva Afonso" w:date="2026-07-27T16:55:00Z" w16du:dateUtc="2026-07-27T15:55:00Z">
            <w:rPr>
              <w:rFonts w:ascii="Arial" w:hAnsi="Arial" w:cs="Arial"/>
              <w:sz w:val="24"/>
              <w:szCs w:val="24"/>
            </w:rPr>
          </w:rPrChange>
        </w:rPr>
        <w:t xml:space="preserve">noticeably </w:t>
      </w:r>
      <w:r w:rsidR="1F55C672" w:rsidRPr="00B475D4">
        <w:rPr>
          <w:rFonts w:ascii="Arial" w:hAnsi="Arial" w:cs="Arial"/>
          <w:sz w:val="24"/>
          <w:szCs w:val="24"/>
          <w:lang w:val="en-GB"/>
          <w:rPrChange w:id="1084" w:author="Alexandre Miguel Kaizeler Guedes Da Silva Afonso" w:date="2026-07-27T16:55:00Z" w16du:dateUtc="2026-07-27T15:55:00Z">
            <w:rPr>
              <w:rFonts w:ascii="Arial" w:hAnsi="Arial" w:cs="Arial"/>
              <w:sz w:val="24"/>
              <w:szCs w:val="24"/>
            </w:rPr>
          </w:rPrChange>
        </w:rPr>
        <w:t xml:space="preserve">deviate from those observed in </w:t>
      </w:r>
      <w:r w:rsidR="0069747B" w:rsidRPr="00B475D4">
        <w:rPr>
          <w:rFonts w:ascii="Arial" w:hAnsi="Arial" w:cs="Arial"/>
          <w:sz w:val="24"/>
          <w:szCs w:val="24"/>
          <w:lang w:val="en-GB"/>
          <w:rPrChange w:id="1085" w:author="Alexandre Miguel Kaizeler Guedes Da Silva Afonso" w:date="2026-07-27T16:55:00Z" w16du:dateUtc="2026-07-27T15:55:00Z">
            <w:rPr>
              <w:rFonts w:ascii="Arial" w:hAnsi="Arial" w:cs="Arial"/>
              <w:sz w:val="24"/>
              <w:szCs w:val="24"/>
            </w:rPr>
          </w:rPrChange>
        </w:rPr>
        <w:t xml:space="preserve">homologous </w:t>
      </w:r>
      <w:r w:rsidR="1F55C672" w:rsidRPr="00B475D4">
        <w:rPr>
          <w:rFonts w:ascii="Arial" w:hAnsi="Arial" w:cs="Arial"/>
          <w:sz w:val="24"/>
          <w:szCs w:val="24"/>
          <w:lang w:val="en-GB"/>
          <w:rPrChange w:id="1086" w:author="Alexandre Miguel Kaizeler Guedes Da Silva Afonso" w:date="2026-07-27T16:55:00Z" w16du:dateUtc="2026-07-27T15:55:00Z">
            <w:rPr>
              <w:rFonts w:ascii="Arial" w:hAnsi="Arial" w:cs="Arial"/>
              <w:sz w:val="24"/>
              <w:szCs w:val="24"/>
            </w:rPr>
          </w:rPrChange>
        </w:rPr>
        <w:t>WC comparisons</w:t>
      </w:r>
      <w:r w:rsidR="302E883D" w:rsidRPr="00B475D4">
        <w:rPr>
          <w:rFonts w:ascii="Arial" w:hAnsi="Arial" w:cs="Arial"/>
          <w:sz w:val="24"/>
          <w:szCs w:val="24"/>
          <w:lang w:val="en-GB"/>
          <w:rPrChange w:id="1087" w:author="Alexandre Miguel Kaizeler Guedes Da Silva Afonso" w:date="2026-07-27T16:55:00Z" w16du:dateUtc="2026-07-27T15:55:00Z">
            <w:rPr>
              <w:rFonts w:ascii="Arial" w:hAnsi="Arial" w:cs="Arial"/>
              <w:sz w:val="24"/>
              <w:szCs w:val="24"/>
            </w:rPr>
          </w:rPrChange>
        </w:rPr>
        <w:t xml:space="preserve">. </w:t>
      </w:r>
      <w:r w:rsidR="0069747B" w:rsidRPr="00B475D4">
        <w:rPr>
          <w:rFonts w:ascii="Arial" w:hAnsi="Arial" w:cs="Arial"/>
          <w:sz w:val="24"/>
          <w:szCs w:val="24"/>
          <w:lang w:val="en-GB"/>
          <w:rPrChange w:id="1088" w:author="Alexandre Miguel Kaizeler Guedes Da Silva Afonso" w:date="2026-07-27T16:55:00Z" w16du:dateUtc="2026-07-27T15:55:00Z">
            <w:rPr>
              <w:rFonts w:ascii="Arial" w:hAnsi="Arial" w:cs="Arial"/>
              <w:sz w:val="24"/>
              <w:szCs w:val="24"/>
            </w:rPr>
          </w:rPrChange>
        </w:rPr>
        <w:t>T</w:t>
      </w:r>
      <w:r w:rsidR="19A0AC6B" w:rsidRPr="00B475D4">
        <w:rPr>
          <w:rFonts w:ascii="Arial" w:hAnsi="Arial" w:cs="Arial"/>
          <w:sz w:val="24"/>
          <w:szCs w:val="24"/>
          <w:lang w:val="en-GB"/>
          <w:rPrChange w:id="1089" w:author="Alexandre Miguel Kaizeler Guedes Da Silva Afonso" w:date="2026-07-27T16:55:00Z" w16du:dateUtc="2026-07-27T15:55:00Z">
            <w:rPr>
              <w:rFonts w:ascii="Arial" w:hAnsi="Arial" w:cs="Arial"/>
              <w:sz w:val="24"/>
              <w:szCs w:val="24"/>
            </w:rPr>
          </w:rPrChange>
        </w:rPr>
        <w:t>he two comparisons are strongly</w:t>
      </w:r>
      <w:r w:rsidR="302E883D" w:rsidRPr="00B475D4">
        <w:rPr>
          <w:rFonts w:ascii="Arial" w:hAnsi="Arial" w:cs="Arial"/>
          <w:sz w:val="24"/>
          <w:szCs w:val="24"/>
          <w:lang w:val="en-GB"/>
          <w:rPrChange w:id="1090" w:author="Alexandre Miguel Kaizeler Guedes Da Silva Afonso" w:date="2026-07-27T16:55:00Z" w16du:dateUtc="2026-07-27T15:55:00Z">
            <w:rPr>
              <w:rFonts w:ascii="Arial" w:hAnsi="Arial" w:cs="Arial"/>
              <w:sz w:val="24"/>
              <w:szCs w:val="24"/>
            </w:rPr>
          </w:rPrChange>
        </w:rPr>
        <w:t xml:space="preserve"> correla</w:t>
      </w:r>
      <w:r w:rsidR="19A0AC6B" w:rsidRPr="00B475D4">
        <w:rPr>
          <w:rFonts w:ascii="Arial" w:hAnsi="Arial" w:cs="Arial"/>
          <w:sz w:val="24"/>
          <w:szCs w:val="24"/>
          <w:lang w:val="en-GB"/>
          <w:rPrChange w:id="1091" w:author="Alexandre Miguel Kaizeler Guedes Da Silva Afonso" w:date="2026-07-27T16:55:00Z" w16du:dateUtc="2026-07-27T15:55:00Z">
            <w:rPr>
              <w:rFonts w:ascii="Arial" w:hAnsi="Arial" w:cs="Arial"/>
              <w:sz w:val="24"/>
              <w:szCs w:val="24"/>
            </w:rPr>
          </w:rPrChange>
        </w:rPr>
        <w:t>ted</w:t>
      </w:r>
      <w:r w:rsidR="6548210E" w:rsidRPr="00B475D4">
        <w:rPr>
          <w:rFonts w:ascii="Arial" w:hAnsi="Arial" w:cs="Arial"/>
          <w:sz w:val="24"/>
          <w:szCs w:val="24"/>
          <w:lang w:val="en-GB"/>
          <w:rPrChange w:id="1092" w:author="Alexandre Miguel Kaizeler Guedes Da Silva Afonso" w:date="2026-07-27T16:55:00Z" w16du:dateUtc="2026-07-27T15:55:00Z">
            <w:rPr>
              <w:rFonts w:ascii="Arial" w:hAnsi="Arial" w:cs="Arial"/>
              <w:sz w:val="24"/>
              <w:szCs w:val="24"/>
            </w:rPr>
          </w:rPrChange>
        </w:rPr>
        <w:t xml:space="preserve"> (</w:t>
      </w:r>
      <w:r w:rsidR="6548210E" w:rsidRPr="00B475D4">
        <w:rPr>
          <w:rFonts w:ascii="Symbol" w:eastAsia="Symbol" w:hAnsi="Symbol" w:cs="Symbol"/>
          <w:sz w:val="24"/>
          <w:szCs w:val="24"/>
          <w:lang w:val="en-GB"/>
          <w:rPrChange w:id="1093" w:author="Alexandre Miguel Kaizeler Guedes Da Silva Afonso" w:date="2026-07-27T16:55:00Z" w16du:dateUtc="2026-07-27T15:55:00Z">
            <w:rPr>
              <w:rFonts w:ascii="Symbol" w:eastAsia="Symbol" w:hAnsi="Symbol" w:cs="Symbol"/>
              <w:sz w:val="24"/>
              <w:szCs w:val="24"/>
            </w:rPr>
          </w:rPrChange>
        </w:rPr>
        <w:t>r</w:t>
      </w:r>
      <w:r w:rsidR="6548210E" w:rsidRPr="00B475D4">
        <w:rPr>
          <w:rFonts w:ascii="Arial" w:hAnsi="Arial" w:cs="Arial"/>
          <w:sz w:val="24"/>
          <w:szCs w:val="24"/>
          <w:lang w:val="en-GB"/>
          <w:rPrChange w:id="1094" w:author="Alexandre Miguel Kaizeler Guedes Da Silva Afonso" w:date="2026-07-27T16:55:00Z" w16du:dateUtc="2026-07-27T15:55:00Z">
            <w:rPr>
              <w:rFonts w:ascii="Arial" w:hAnsi="Arial" w:cs="Arial"/>
              <w:sz w:val="24"/>
              <w:szCs w:val="24"/>
            </w:rPr>
          </w:rPrChange>
        </w:rPr>
        <w:t xml:space="preserve"> = 0.71</w:t>
      </w:r>
      <w:r w:rsidR="12EE47AF" w:rsidRPr="00B475D4">
        <w:rPr>
          <w:rFonts w:ascii="Arial" w:hAnsi="Arial" w:cs="Arial"/>
          <w:sz w:val="24"/>
          <w:szCs w:val="24"/>
          <w:lang w:val="en-GB"/>
          <w:rPrChange w:id="1095" w:author="Alexandre Miguel Kaizeler Guedes Da Silva Afonso" w:date="2026-07-27T16:55:00Z" w16du:dateUtc="2026-07-27T15:55:00Z">
            <w:rPr>
              <w:rFonts w:ascii="Arial" w:hAnsi="Arial" w:cs="Arial"/>
              <w:sz w:val="24"/>
              <w:szCs w:val="24"/>
            </w:rPr>
          </w:rPrChange>
        </w:rPr>
        <w:t xml:space="preserve">; Figure </w:t>
      </w:r>
      <w:r w:rsidR="00777298" w:rsidRPr="00B475D4">
        <w:rPr>
          <w:rFonts w:ascii="Arial" w:hAnsi="Arial" w:cs="Arial"/>
          <w:sz w:val="24"/>
          <w:szCs w:val="24"/>
          <w:lang w:val="en-GB"/>
          <w:rPrChange w:id="1096" w:author="Alexandre Miguel Kaizeler Guedes Da Silva Afonso" w:date="2026-07-27T16:55:00Z" w16du:dateUtc="2026-07-27T15:55:00Z">
            <w:rPr>
              <w:rFonts w:ascii="Arial" w:hAnsi="Arial" w:cs="Arial"/>
              <w:sz w:val="24"/>
              <w:szCs w:val="24"/>
            </w:rPr>
          </w:rPrChange>
        </w:rPr>
        <w:t>2</w:t>
      </w:r>
      <w:r w:rsidR="12EE47AF" w:rsidRPr="00B475D4">
        <w:rPr>
          <w:rFonts w:ascii="Arial" w:hAnsi="Arial" w:cs="Arial"/>
          <w:sz w:val="24"/>
          <w:szCs w:val="24"/>
          <w:lang w:val="en-GB"/>
          <w:rPrChange w:id="1097" w:author="Alexandre Miguel Kaizeler Guedes Da Silva Afonso" w:date="2026-07-27T16:55:00Z" w16du:dateUtc="2026-07-27T15:55:00Z">
            <w:rPr>
              <w:rFonts w:ascii="Arial" w:hAnsi="Arial" w:cs="Arial"/>
              <w:sz w:val="24"/>
              <w:szCs w:val="24"/>
            </w:rPr>
          </w:rPrChange>
        </w:rPr>
        <w:t>F</w:t>
      </w:r>
      <w:r w:rsidR="6548210E" w:rsidRPr="00B475D4">
        <w:rPr>
          <w:rFonts w:ascii="Arial" w:hAnsi="Arial" w:cs="Arial"/>
          <w:sz w:val="24"/>
          <w:szCs w:val="24"/>
          <w:lang w:val="en-GB"/>
          <w:rPrChange w:id="1098" w:author="Alexandre Miguel Kaizeler Guedes Da Silva Afonso" w:date="2026-07-27T16:55:00Z" w16du:dateUtc="2026-07-27T15:55:00Z">
            <w:rPr>
              <w:rFonts w:ascii="Arial" w:hAnsi="Arial" w:cs="Arial"/>
              <w:sz w:val="24"/>
              <w:szCs w:val="24"/>
            </w:rPr>
          </w:rPrChange>
        </w:rPr>
        <w:t>)</w:t>
      </w:r>
      <w:r w:rsidR="12EE47AF" w:rsidRPr="00B475D4">
        <w:rPr>
          <w:rFonts w:ascii="Arial" w:hAnsi="Arial" w:cs="Arial"/>
          <w:sz w:val="24"/>
          <w:szCs w:val="24"/>
          <w:lang w:val="en-GB"/>
          <w:rPrChange w:id="1099" w:author="Alexandre Miguel Kaizeler Guedes Da Silva Afonso" w:date="2026-07-27T16:55:00Z" w16du:dateUtc="2026-07-27T15:55:00Z">
            <w:rPr>
              <w:rFonts w:ascii="Arial" w:hAnsi="Arial" w:cs="Arial"/>
              <w:sz w:val="24"/>
              <w:szCs w:val="24"/>
            </w:rPr>
          </w:rPrChange>
        </w:rPr>
        <w:t>,</w:t>
      </w:r>
      <w:r w:rsidR="302E883D" w:rsidRPr="00B475D4">
        <w:rPr>
          <w:rFonts w:ascii="Arial" w:hAnsi="Arial" w:cs="Arial"/>
          <w:sz w:val="24"/>
          <w:szCs w:val="24"/>
          <w:lang w:val="en-GB"/>
          <w:rPrChange w:id="1100" w:author="Alexandre Miguel Kaizeler Guedes Da Silva Afonso" w:date="2026-07-27T16:55:00Z" w16du:dateUtc="2026-07-27T15:55:00Z">
            <w:rPr>
              <w:rFonts w:ascii="Arial" w:hAnsi="Arial" w:cs="Arial"/>
              <w:sz w:val="24"/>
              <w:szCs w:val="24"/>
            </w:rPr>
          </w:rPrChange>
        </w:rPr>
        <w:t xml:space="preserve"> indicating that the SG transcriptome predominantly mirrors the cellular transcriptome,</w:t>
      </w:r>
      <w:r w:rsidR="00DE3785" w:rsidRPr="00B475D4">
        <w:rPr>
          <w:rFonts w:ascii="Arial" w:hAnsi="Arial" w:cs="Arial"/>
          <w:sz w:val="24"/>
          <w:szCs w:val="24"/>
          <w:lang w:val="en-GB"/>
          <w:rPrChange w:id="1101" w:author="Alexandre Miguel Kaizeler Guedes Da Silva Afonso" w:date="2026-07-27T16:55:00Z" w16du:dateUtc="2026-07-27T15:55:00Z">
            <w:rPr>
              <w:rFonts w:ascii="Arial" w:hAnsi="Arial" w:cs="Arial"/>
              <w:sz w:val="24"/>
              <w:szCs w:val="24"/>
            </w:rPr>
          </w:rPrChange>
        </w:rPr>
        <w:t xml:space="preserve"> be it stressed or unstressed,</w:t>
      </w:r>
      <w:r w:rsidR="302E883D" w:rsidRPr="00B475D4">
        <w:rPr>
          <w:rFonts w:ascii="Arial" w:hAnsi="Arial" w:cs="Arial"/>
          <w:sz w:val="24"/>
          <w:szCs w:val="24"/>
          <w:lang w:val="en-GB"/>
          <w:rPrChange w:id="1102" w:author="Alexandre Miguel Kaizeler Guedes Da Silva Afonso" w:date="2026-07-27T16:55:00Z" w16du:dateUtc="2026-07-27T15:55:00Z">
            <w:rPr>
              <w:rFonts w:ascii="Arial" w:hAnsi="Arial" w:cs="Arial"/>
              <w:sz w:val="24"/>
              <w:szCs w:val="24"/>
            </w:rPr>
          </w:rPrChange>
        </w:rPr>
        <w:t xml:space="preserve"> with minimal transcript-specific sequestration. </w:t>
      </w:r>
      <w:r w:rsidR="3ED07017" w:rsidRPr="00B475D4">
        <w:rPr>
          <w:rFonts w:ascii="Arial" w:hAnsi="Arial" w:cs="Arial"/>
          <w:sz w:val="24"/>
          <w:szCs w:val="24"/>
          <w:lang w:val="en-GB"/>
          <w:rPrChange w:id="1103" w:author="Alexandre Miguel Kaizeler Guedes Da Silva Afonso" w:date="2026-07-27T16:55:00Z" w16du:dateUtc="2026-07-27T15:55:00Z">
            <w:rPr>
              <w:rFonts w:ascii="Arial" w:hAnsi="Arial" w:cs="Arial"/>
              <w:sz w:val="24"/>
              <w:szCs w:val="24"/>
            </w:rPr>
          </w:rPrChange>
        </w:rPr>
        <w:t>V</w:t>
      </w:r>
      <w:r w:rsidR="302E883D" w:rsidRPr="00B475D4">
        <w:rPr>
          <w:rFonts w:ascii="Arial" w:hAnsi="Arial" w:cs="Arial"/>
          <w:sz w:val="24"/>
          <w:szCs w:val="24"/>
          <w:lang w:val="en-GB"/>
          <w:rPrChange w:id="1104" w:author="Alexandre Miguel Kaizeler Guedes Da Silva Afonso" w:date="2026-07-27T16:55:00Z" w16du:dateUtc="2026-07-27T15:55:00Z">
            <w:rPr>
              <w:rFonts w:ascii="Arial" w:hAnsi="Arial" w:cs="Arial"/>
              <w:sz w:val="24"/>
              <w:szCs w:val="24"/>
            </w:rPr>
          </w:rPrChange>
        </w:rPr>
        <w:t>ariance analysis</w:t>
      </w:r>
      <w:r w:rsidR="3ED07017" w:rsidRPr="00B475D4">
        <w:rPr>
          <w:rFonts w:ascii="Arial" w:hAnsi="Arial" w:cs="Arial"/>
          <w:sz w:val="24"/>
          <w:szCs w:val="24"/>
          <w:lang w:val="en-GB"/>
          <w:rPrChange w:id="1105" w:author="Alexandre Miguel Kaizeler Guedes Da Silva Afonso" w:date="2026-07-27T16:55:00Z" w16du:dateUtc="2026-07-27T15:55:00Z">
            <w:rPr>
              <w:rFonts w:ascii="Arial" w:hAnsi="Arial" w:cs="Arial"/>
              <w:sz w:val="24"/>
              <w:szCs w:val="24"/>
            </w:rPr>
          </w:rPrChange>
        </w:rPr>
        <w:t xml:space="preserve"> further shows that </w:t>
      </w:r>
      <w:r w:rsidR="302E883D" w:rsidRPr="00B475D4">
        <w:rPr>
          <w:rFonts w:ascii="Arial" w:hAnsi="Arial" w:cs="Arial"/>
          <w:sz w:val="24"/>
          <w:szCs w:val="24"/>
          <w:lang w:val="en-GB"/>
          <w:rPrChange w:id="1106" w:author="Alexandre Miguel Kaizeler Guedes Da Silva Afonso" w:date="2026-07-27T16:55:00Z" w16du:dateUtc="2026-07-27T15:55:00Z">
            <w:rPr>
              <w:rFonts w:ascii="Arial" w:hAnsi="Arial" w:cs="Arial"/>
              <w:sz w:val="24"/>
              <w:szCs w:val="24"/>
            </w:rPr>
          </w:rPrChange>
        </w:rPr>
        <w:t>SG</w:t>
      </w:r>
      <w:r w:rsidR="3ED07017" w:rsidRPr="00B475D4">
        <w:rPr>
          <w:rFonts w:ascii="Arial" w:hAnsi="Arial" w:cs="Arial"/>
          <w:sz w:val="24"/>
          <w:szCs w:val="24"/>
          <w:lang w:val="en-GB"/>
          <w:rPrChange w:id="1107" w:author="Alexandre Miguel Kaizeler Guedes Da Silva Afonso" w:date="2026-07-27T16:55:00Z" w16du:dateUtc="2026-07-27T15:55:00Z">
            <w:rPr>
              <w:rFonts w:ascii="Arial" w:hAnsi="Arial" w:cs="Arial"/>
              <w:sz w:val="24"/>
              <w:szCs w:val="24"/>
            </w:rPr>
          </w:rPrChange>
        </w:rPr>
        <w:t>-specific effects</w:t>
      </w:r>
      <w:r w:rsidR="302E883D" w:rsidRPr="00B475D4">
        <w:rPr>
          <w:rFonts w:ascii="Arial" w:hAnsi="Arial" w:cs="Arial"/>
          <w:sz w:val="24"/>
          <w:szCs w:val="24"/>
          <w:lang w:val="en-GB"/>
          <w:rPrChange w:id="1108" w:author="Alexandre Miguel Kaizeler Guedes Da Silva Afonso" w:date="2026-07-27T16:55:00Z" w16du:dateUtc="2026-07-27T15:55:00Z">
            <w:rPr>
              <w:rFonts w:ascii="Arial" w:hAnsi="Arial" w:cs="Arial"/>
              <w:sz w:val="24"/>
              <w:szCs w:val="24"/>
            </w:rPr>
          </w:rPrChange>
        </w:rPr>
        <w:t xml:space="preserve"> are </w:t>
      </w:r>
      <w:r w:rsidR="3ED07017" w:rsidRPr="00B475D4">
        <w:rPr>
          <w:rFonts w:ascii="Arial" w:hAnsi="Arial" w:cs="Arial"/>
          <w:sz w:val="24"/>
          <w:szCs w:val="24"/>
          <w:lang w:val="en-GB"/>
          <w:rPrChange w:id="1109" w:author="Alexandre Miguel Kaizeler Guedes Da Silva Afonso" w:date="2026-07-27T16:55:00Z" w16du:dateUtc="2026-07-27T15:55:00Z">
            <w:rPr>
              <w:rFonts w:ascii="Arial" w:hAnsi="Arial" w:cs="Arial"/>
              <w:sz w:val="24"/>
              <w:szCs w:val="24"/>
            </w:rPr>
          </w:rPrChange>
        </w:rPr>
        <w:t xml:space="preserve">smaller </w:t>
      </w:r>
      <w:r w:rsidR="302E883D" w:rsidRPr="00B475D4">
        <w:rPr>
          <w:rFonts w:ascii="Arial" w:hAnsi="Arial" w:cs="Arial"/>
          <w:sz w:val="24"/>
          <w:szCs w:val="24"/>
          <w:lang w:val="en-GB"/>
          <w:rPrChange w:id="1110" w:author="Alexandre Miguel Kaizeler Guedes Da Silva Afonso" w:date="2026-07-27T16:55:00Z" w16du:dateUtc="2026-07-27T15:55:00Z">
            <w:rPr>
              <w:rFonts w:ascii="Arial" w:hAnsi="Arial" w:cs="Arial"/>
              <w:sz w:val="24"/>
              <w:szCs w:val="24"/>
            </w:rPr>
          </w:rPrChange>
        </w:rPr>
        <w:t>than those attributable to stress and centrifugation (</w:t>
      </w:r>
      <w:r w:rsidR="25DFF99E" w:rsidRPr="00B475D4">
        <w:rPr>
          <w:rFonts w:ascii="Arial" w:hAnsi="Arial" w:cs="Arial"/>
          <w:sz w:val="24"/>
          <w:szCs w:val="24"/>
          <w:lang w:val="en-GB"/>
          <w:rPrChange w:id="1111" w:author="Alexandre Miguel Kaizeler Guedes Da Silva Afonso" w:date="2026-07-27T16:55:00Z" w16du:dateUtc="2026-07-27T15:55:00Z">
            <w:rPr>
              <w:rFonts w:ascii="Arial" w:hAnsi="Arial" w:cs="Arial"/>
              <w:sz w:val="24"/>
              <w:szCs w:val="24"/>
            </w:rPr>
          </w:rPrChange>
        </w:rPr>
        <w:t xml:space="preserve">Supplementary Figure </w:t>
      </w:r>
      <w:r w:rsidR="000E5291" w:rsidRPr="00B475D4">
        <w:rPr>
          <w:rFonts w:ascii="Arial" w:hAnsi="Arial" w:cs="Arial"/>
          <w:sz w:val="24"/>
          <w:szCs w:val="24"/>
          <w:lang w:val="en-GB"/>
          <w:rPrChange w:id="1112" w:author="Alexandre Miguel Kaizeler Guedes Da Silva Afonso" w:date="2026-07-27T16:55:00Z" w16du:dateUtc="2026-07-27T15:55:00Z">
            <w:rPr>
              <w:rFonts w:ascii="Arial" w:hAnsi="Arial" w:cs="Arial"/>
              <w:sz w:val="24"/>
              <w:szCs w:val="24"/>
            </w:rPr>
          </w:rPrChange>
        </w:rPr>
        <w:t>4</w:t>
      </w:r>
      <w:r w:rsidR="302E883D" w:rsidRPr="00B475D4">
        <w:rPr>
          <w:rFonts w:ascii="Arial" w:hAnsi="Arial" w:cs="Arial"/>
          <w:sz w:val="24"/>
          <w:szCs w:val="24"/>
          <w:lang w:val="en-GB"/>
          <w:rPrChange w:id="1113" w:author="Alexandre Miguel Kaizeler Guedes Da Silva Afonso" w:date="2026-07-27T16:55:00Z" w16du:dateUtc="2026-07-27T15:55:00Z">
            <w:rPr>
              <w:rFonts w:ascii="Arial" w:hAnsi="Arial" w:cs="Arial"/>
              <w:sz w:val="24"/>
              <w:szCs w:val="24"/>
            </w:rPr>
          </w:rPrChange>
        </w:rPr>
        <w:t>).</w:t>
      </w:r>
      <w:r w:rsidR="057F1EE2" w:rsidRPr="00B475D4">
        <w:rPr>
          <w:rFonts w:ascii="Arial" w:hAnsi="Arial" w:cs="Arial"/>
          <w:sz w:val="24"/>
          <w:szCs w:val="24"/>
          <w:lang w:val="en-GB"/>
          <w:rPrChange w:id="1114" w:author="Alexandre Miguel Kaizeler Guedes Da Silva Afonso" w:date="2026-07-27T16:55:00Z" w16du:dateUtc="2026-07-27T15:55:00Z">
            <w:rPr>
              <w:rFonts w:ascii="Arial" w:hAnsi="Arial" w:cs="Arial"/>
              <w:sz w:val="24"/>
              <w:szCs w:val="24"/>
            </w:rPr>
          </w:rPrChange>
        </w:rPr>
        <w:t xml:space="preserve"> Notably, </w:t>
      </w:r>
      <w:r w:rsidR="0098059C" w:rsidRPr="00B475D4">
        <w:rPr>
          <w:rFonts w:ascii="Arial" w:hAnsi="Arial" w:cs="Arial"/>
          <w:sz w:val="24"/>
          <w:szCs w:val="24"/>
          <w:lang w:val="en-GB"/>
          <w:rPrChange w:id="1115" w:author="Alexandre Miguel Kaizeler Guedes Da Silva Afonso" w:date="2026-07-27T16:55:00Z" w16du:dateUtc="2026-07-27T15:55:00Z">
            <w:rPr>
              <w:rFonts w:ascii="Arial" w:hAnsi="Arial" w:cs="Arial"/>
              <w:sz w:val="24"/>
              <w:szCs w:val="24"/>
            </w:rPr>
          </w:rPrChange>
        </w:rPr>
        <w:t>this study</w:t>
      </w:r>
      <w:r w:rsidR="057F1EE2" w:rsidRPr="00B475D4">
        <w:rPr>
          <w:rFonts w:ascii="Arial" w:hAnsi="Arial" w:cs="Arial"/>
          <w:sz w:val="24"/>
          <w:szCs w:val="24"/>
          <w:lang w:val="en-GB"/>
          <w:rPrChange w:id="1116" w:author="Alexandre Miguel Kaizeler Guedes Da Silva Afonso" w:date="2026-07-27T16:55:00Z" w16du:dateUtc="2026-07-27T15:55:00Z">
            <w:rPr>
              <w:rFonts w:ascii="Arial" w:hAnsi="Arial" w:cs="Arial"/>
              <w:sz w:val="24"/>
              <w:szCs w:val="24"/>
            </w:rPr>
          </w:rPrChange>
        </w:rPr>
        <w:t xml:space="preserve"> did not perform immunopurification for a core SG protein</w:t>
      </w:r>
      <w:r w:rsidRPr="00B475D4">
        <w:rPr>
          <w:rFonts w:ascii="Arial" w:hAnsi="Arial" w:cs="Arial"/>
          <w:sz w:val="24"/>
          <w:szCs w:val="24"/>
          <w:lang w:val="en-GB"/>
          <w:rPrChange w:id="1117"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118" w:author="Alexandre Miguel Kaizeler Guedes Da Silva Afonso" w:date="2026-07-27T16:55:00Z" w16du:dateUtc="2026-07-27T15:55:00Z">
            <w:rPr>
              <w:rFonts w:ascii="Arial" w:hAnsi="Arial" w:cs="Arial"/>
              <w:sz w:val="24"/>
              <w:szCs w:val="24"/>
            </w:rPr>
          </w:rPrChange>
        </w:rPr>
        <w:instrText xml:space="preserve"> ADDIN ZOTERO_ITEM CSL_CITATION {"citationID":"0f6xRqSt","properties":{"formattedCitation":"\\super 40\\nosupersub{}","plainCitation":"40","noteIndex":0},"citationItems":[{"id":"jCcWpdK2/CSLUVvg2","uris":["http://zotero.org/users/local/1p9EH8ax/items/ARLW3CQN"],"itemData":{"id":"3kMMCi5j/Y5AbAQ9p","type":"article-journal","container-title":"Molecular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B475D4">
        <w:rPr>
          <w:rFonts w:ascii="Arial" w:hAnsi="Arial" w:cs="Arial"/>
          <w:sz w:val="24"/>
          <w:szCs w:val="24"/>
          <w:lang w:val="en-GB"/>
          <w:rPrChange w:id="1119"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120" w:author="Alexandre Miguel Kaizeler Guedes Da Silva Afonso" w:date="2026-07-27T16:55:00Z" w16du:dateUtc="2026-07-27T15:55:00Z">
            <w:rPr>
              <w:rFonts w:ascii="Arial" w:hAnsi="Arial" w:cs="Arial"/>
              <w:kern w:val="0"/>
              <w:sz w:val="24"/>
              <w:vertAlign w:val="superscript"/>
            </w:rPr>
          </w:rPrChange>
        </w:rPr>
        <w:t>40</w:t>
      </w:r>
      <w:r w:rsidRPr="00B475D4">
        <w:rPr>
          <w:rFonts w:ascii="Arial" w:hAnsi="Arial" w:cs="Arial"/>
          <w:sz w:val="24"/>
          <w:szCs w:val="24"/>
          <w:lang w:val="en-GB"/>
          <w:rPrChange w:id="1121" w:author="Alexandre Miguel Kaizeler Guedes Da Silva Afonso" w:date="2026-07-27T16:55:00Z" w16du:dateUtc="2026-07-27T15:55:00Z">
            <w:rPr>
              <w:rFonts w:ascii="Arial" w:hAnsi="Arial" w:cs="Arial"/>
              <w:sz w:val="24"/>
              <w:szCs w:val="24"/>
            </w:rPr>
          </w:rPrChange>
        </w:rPr>
        <w:fldChar w:fldCharType="end"/>
      </w:r>
      <w:r w:rsidR="057F1EE2" w:rsidRPr="00B475D4">
        <w:rPr>
          <w:rFonts w:ascii="Arial" w:hAnsi="Arial" w:cs="Arial"/>
          <w:sz w:val="24"/>
          <w:szCs w:val="24"/>
          <w:lang w:val="en-GB"/>
          <w:rPrChange w:id="1122" w:author="Alexandre Miguel Kaizeler Guedes Da Silva Afonso" w:date="2026-07-27T16:55:00Z" w16du:dateUtc="2026-07-27T15:55:00Z">
            <w:rPr>
              <w:rFonts w:ascii="Arial" w:hAnsi="Arial" w:cs="Arial"/>
              <w:sz w:val="24"/>
              <w:szCs w:val="24"/>
            </w:rPr>
          </w:rPrChange>
        </w:rPr>
        <w:t xml:space="preserve">, </w:t>
      </w:r>
      <w:r w:rsidR="00A05084" w:rsidRPr="00B475D4">
        <w:rPr>
          <w:rFonts w:ascii="Arial" w:hAnsi="Arial" w:cs="Arial"/>
          <w:sz w:val="24"/>
          <w:szCs w:val="24"/>
          <w:lang w:val="en-GB"/>
          <w:rPrChange w:id="1123" w:author="Alexandre Miguel Kaizeler Guedes Da Silva Afonso" w:date="2026-07-27T16:55:00Z" w16du:dateUtc="2026-07-27T15:55:00Z">
            <w:rPr>
              <w:rFonts w:ascii="Arial" w:hAnsi="Arial" w:cs="Arial"/>
              <w:sz w:val="24"/>
              <w:szCs w:val="24"/>
            </w:rPr>
          </w:rPrChange>
        </w:rPr>
        <w:t>thus potentially</w:t>
      </w:r>
      <w:r w:rsidR="057F1EE2" w:rsidRPr="00B475D4">
        <w:rPr>
          <w:rFonts w:ascii="Arial" w:hAnsi="Arial" w:cs="Arial"/>
          <w:sz w:val="24"/>
          <w:szCs w:val="24"/>
          <w:lang w:val="en-GB"/>
          <w:rPrChange w:id="1124" w:author="Alexandre Miguel Kaizeler Guedes Da Silva Afonso" w:date="2026-07-27T16:55:00Z" w16du:dateUtc="2026-07-27T15:55:00Z">
            <w:rPr>
              <w:rFonts w:ascii="Arial" w:hAnsi="Arial" w:cs="Arial"/>
              <w:sz w:val="24"/>
              <w:szCs w:val="24"/>
            </w:rPr>
          </w:rPrChange>
        </w:rPr>
        <w:t xml:space="preserve"> diluting the SG-specific signal among other RNA condensates and explaining their lack of clear detection. Also, one fewer centrifugation step was performed compared to other DC protocols, which may explain the weaker RNA length </w:t>
      </w:r>
      <w:r w:rsidR="0069747B" w:rsidRPr="00B475D4">
        <w:rPr>
          <w:rFonts w:ascii="Arial" w:hAnsi="Arial" w:cs="Arial"/>
          <w:sz w:val="24"/>
          <w:szCs w:val="24"/>
          <w:lang w:val="en-GB"/>
          <w:rPrChange w:id="1125" w:author="Alexandre Miguel Kaizeler Guedes Da Silva Afonso" w:date="2026-07-27T16:55:00Z" w16du:dateUtc="2026-07-27T15:55:00Z">
            <w:rPr>
              <w:rFonts w:ascii="Arial" w:hAnsi="Arial" w:cs="Arial"/>
              <w:sz w:val="24"/>
              <w:szCs w:val="24"/>
            </w:rPr>
          </w:rPrChange>
        </w:rPr>
        <w:t xml:space="preserve">bias </w:t>
      </w:r>
      <w:r w:rsidR="057F1EE2" w:rsidRPr="00B475D4">
        <w:rPr>
          <w:rFonts w:ascii="Arial" w:hAnsi="Arial" w:cs="Arial"/>
          <w:sz w:val="24"/>
          <w:szCs w:val="24"/>
          <w:lang w:val="en-GB"/>
          <w:rPrChange w:id="1126" w:author="Alexandre Miguel Kaizeler Guedes Da Silva Afonso" w:date="2026-07-27T16:55:00Z" w16du:dateUtc="2026-07-27T15:55:00Z">
            <w:rPr>
              <w:rFonts w:ascii="Arial" w:hAnsi="Arial" w:cs="Arial"/>
              <w:sz w:val="24"/>
              <w:szCs w:val="24"/>
            </w:rPr>
          </w:rPrChange>
        </w:rPr>
        <w:t xml:space="preserve">observed in this dataset, even relative to other DC studies using the same cell types and stress conditions (Figure </w:t>
      </w:r>
      <w:r w:rsidR="006147BC" w:rsidRPr="00B475D4">
        <w:rPr>
          <w:rFonts w:ascii="Arial" w:hAnsi="Arial" w:cs="Arial"/>
          <w:sz w:val="24"/>
          <w:szCs w:val="24"/>
          <w:lang w:val="en-GB"/>
          <w:rPrChange w:id="1127" w:author="Alexandre Miguel Kaizeler Guedes Da Silva Afonso" w:date="2026-07-27T16:55:00Z" w16du:dateUtc="2026-07-27T15:55:00Z">
            <w:rPr>
              <w:rFonts w:ascii="Arial" w:hAnsi="Arial" w:cs="Arial"/>
              <w:sz w:val="24"/>
              <w:szCs w:val="24"/>
            </w:rPr>
          </w:rPrChange>
        </w:rPr>
        <w:t>1B</w:t>
      </w:r>
      <w:r w:rsidR="057F1EE2" w:rsidRPr="00B475D4">
        <w:rPr>
          <w:rFonts w:ascii="Arial" w:hAnsi="Arial" w:cs="Arial"/>
          <w:sz w:val="24"/>
          <w:szCs w:val="24"/>
          <w:lang w:val="en-GB"/>
          <w:rPrChange w:id="1128" w:author="Alexandre Miguel Kaizeler Guedes Da Silva Afonso" w:date="2026-07-27T16:55:00Z" w16du:dateUtc="2026-07-27T15:55:00Z">
            <w:rPr>
              <w:rFonts w:ascii="Arial" w:hAnsi="Arial" w:cs="Arial"/>
              <w:sz w:val="24"/>
              <w:szCs w:val="24"/>
            </w:rPr>
          </w:rPrChange>
        </w:rPr>
        <w:t>).</w:t>
      </w:r>
    </w:p>
    <w:p w14:paraId="73081FD4" w14:textId="3066CF2B" w:rsidR="00443306" w:rsidRPr="00B475D4" w:rsidRDefault="009A0BAE" w:rsidP="00D676A0">
      <w:pPr>
        <w:jc w:val="both"/>
        <w:rPr>
          <w:rFonts w:ascii="Arial" w:hAnsi="Arial" w:cs="Arial"/>
          <w:sz w:val="24"/>
          <w:szCs w:val="24"/>
          <w:lang w:val="en-GB"/>
          <w:rPrChange w:id="112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1130" w:author="Alexandre Miguel Kaizeler Guedes Da Silva Afonso" w:date="2026-07-27T16:55:00Z" w16du:dateUtc="2026-07-27T15:55:00Z">
            <w:rPr>
              <w:rFonts w:ascii="Arial" w:hAnsi="Arial" w:cs="Arial"/>
              <w:sz w:val="24"/>
              <w:szCs w:val="24"/>
            </w:rPr>
          </w:rPrChange>
        </w:rPr>
        <w:t xml:space="preserve">Beyond RNA length and translation </w:t>
      </w:r>
      <w:r w:rsidR="00C552AF" w:rsidRPr="00B475D4">
        <w:rPr>
          <w:rFonts w:ascii="Arial" w:hAnsi="Arial" w:cs="Arial"/>
          <w:sz w:val="24"/>
          <w:szCs w:val="24"/>
          <w:lang w:val="en-GB"/>
          <w:rPrChange w:id="1131" w:author="Alexandre Miguel Kaizeler Guedes Da Silva Afonso" w:date="2026-07-27T16:55:00Z" w16du:dateUtc="2026-07-27T15:55:00Z">
            <w:rPr>
              <w:rFonts w:ascii="Arial" w:hAnsi="Arial" w:cs="Arial"/>
              <w:sz w:val="24"/>
              <w:szCs w:val="24"/>
            </w:rPr>
          </w:rPrChange>
        </w:rPr>
        <w:t>efficiency</w:t>
      </w:r>
      <w:r w:rsidR="00C552AF" w:rsidRPr="00B475D4">
        <w:rPr>
          <w:rFonts w:ascii="Arial" w:hAnsi="Arial" w:cs="Arial"/>
          <w:sz w:val="24"/>
          <w:szCs w:val="24"/>
          <w:lang w:val="en-GB"/>
          <w:rPrChange w:id="1132"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133" w:author="Alexandre Miguel Kaizeler Guedes Da Silva Afonso" w:date="2026-07-27T16:55:00Z" w16du:dateUtc="2026-07-27T15:55:00Z">
            <w:rPr>
              <w:rFonts w:ascii="Arial" w:hAnsi="Arial" w:cs="Arial"/>
              <w:sz w:val="24"/>
              <w:szCs w:val="24"/>
            </w:rPr>
          </w:rPrChange>
        </w:rPr>
        <w:instrText xml:space="preserve"> ADDIN ZOTERO_ITEM CSL_CITATION {"citationID":"zoWpAJIK","properties":{"formattedCitation":"\\super 32\\nosupersub{}","plainCitation":"32","noteIndex":0},"citationItems":[{"id":"jCcWpdK2/u8rOqEqx","uris":["http://zotero.org/users/local/1p9EH8ax/items/Q44GWUCS"],"itemData":{"id":75,"type":"article-journal","container-title":"Molecular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Allan"}],"issued":{"date-parts":[["2022",7]]}}}],"schema":"https://github.com/citation-style-language/schema/raw/master/csl-citation.json"} </w:instrText>
      </w:r>
      <w:r w:rsidR="00C552AF" w:rsidRPr="00B475D4">
        <w:rPr>
          <w:rFonts w:ascii="Arial" w:hAnsi="Arial" w:cs="Arial"/>
          <w:sz w:val="24"/>
          <w:szCs w:val="24"/>
          <w:lang w:val="en-GB"/>
          <w:rPrChange w:id="1134"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1135" w:author="Alexandre Miguel Kaizeler Guedes Da Silva Afonso" w:date="2026-07-27T16:55:00Z" w16du:dateUtc="2026-07-27T15:55:00Z">
            <w:rPr>
              <w:rFonts w:ascii="Arial" w:hAnsi="Arial" w:cs="Arial"/>
              <w:kern w:val="0"/>
              <w:sz w:val="24"/>
              <w:vertAlign w:val="superscript"/>
            </w:rPr>
          </w:rPrChange>
        </w:rPr>
        <w:t>32</w:t>
      </w:r>
      <w:r w:rsidR="00C552AF" w:rsidRPr="00B475D4">
        <w:rPr>
          <w:rFonts w:ascii="Arial" w:hAnsi="Arial" w:cs="Arial"/>
          <w:sz w:val="24"/>
          <w:szCs w:val="24"/>
          <w:lang w:val="en-GB"/>
          <w:rPrChange w:id="1136" w:author="Alexandre Miguel Kaizeler Guedes Da Silva Afonso" w:date="2026-07-27T16:55:00Z" w16du:dateUtc="2026-07-27T15:55:00Z">
            <w:rPr>
              <w:rFonts w:ascii="Arial" w:hAnsi="Arial" w:cs="Arial"/>
              <w:sz w:val="24"/>
              <w:szCs w:val="24"/>
            </w:rPr>
          </w:rPrChange>
        </w:rPr>
        <w:fldChar w:fldCharType="end"/>
      </w:r>
      <w:r w:rsidR="00C552AF" w:rsidRPr="00B475D4">
        <w:rPr>
          <w:rFonts w:ascii="Arial" w:hAnsi="Arial" w:cs="Arial"/>
          <w:sz w:val="24"/>
          <w:szCs w:val="24"/>
          <w:lang w:val="en-GB"/>
          <w:rPrChange w:id="1137" w:author="Alexandre Miguel Kaizeler Guedes Da Silva Afonso" w:date="2026-07-27T16:55:00Z" w16du:dateUtc="2026-07-27T15:55:00Z">
            <w:rPr>
              <w:rFonts w:ascii="Arial" w:hAnsi="Arial" w:cs="Arial"/>
              <w:sz w:val="24"/>
              <w:szCs w:val="24"/>
            </w:rPr>
          </w:rPrChange>
        </w:rPr>
        <w:t>, RNA modifications</w:t>
      </w:r>
      <w:r w:rsidR="00FB7D5F" w:rsidRPr="00B475D4">
        <w:rPr>
          <w:rFonts w:ascii="Arial" w:hAnsi="Arial" w:cs="Arial"/>
          <w:sz w:val="24"/>
          <w:szCs w:val="24"/>
          <w:lang w:val="en-GB"/>
          <w:rPrChange w:id="1138" w:author="Alexandre Miguel Kaizeler Guedes Da Silva Afonso" w:date="2026-07-27T16:55:00Z" w16du:dateUtc="2026-07-27T15:55:00Z">
            <w:rPr>
              <w:rFonts w:ascii="Arial" w:hAnsi="Arial" w:cs="Arial"/>
              <w:sz w:val="24"/>
              <w:szCs w:val="24"/>
            </w:rPr>
          </w:rPrChange>
        </w:rPr>
        <w:t xml:space="preserve"> such</w:t>
      </w:r>
      <w:r w:rsidR="000A32A5" w:rsidRPr="00B475D4">
        <w:rPr>
          <w:rFonts w:ascii="Arial" w:hAnsi="Arial" w:cs="Arial"/>
          <w:sz w:val="24"/>
          <w:szCs w:val="24"/>
          <w:lang w:val="en-GB"/>
          <w:rPrChange w:id="1139" w:author="Alexandre Miguel Kaizeler Guedes Da Silva Afonso" w:date="2026-07-27T16:55:00Z" w16du:dateUtc="2026-07-27T15:55:00Z">
            <w:rPr>
              <w:rFonts w:ascii="Arial" w:hAnsi="Arial" w:cs="Arial"/>
              <w:sz w:val="24"/>
              <w:szCs w:val="24"/>
            </w:rPr>
          </w:rPrChange>
        </w:rPr>
        <w:t xml:space="preserve"> as</w:t>
      </w:r>
      <w:r w:rsidR="00FB7D5F" w:rsidRPr="00B475D4">
        <w:rPr>
          <w:rFonts w:ascii="Arial" w:hAnsi="Arial" w:cs="Arial"/>
          <w:sz w:val="24"/>
          <w:szCs w:val="24"/>
          <w:lang w:val="en-GB"/>
          <w:rPrChange w:id="1140"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1141" w:author="Alexandre Miguel Kaizeler Guedes Da Silva Afonso" w:date="2026-07-27T16:55:00Z" w16du:dateUtc="2026-07-27T15:55:00Z">
            <w:rPr>
              <w:rFonts w:ascii="Arial" w:hAnsi="Arial" w:cs="Arial"/>
              <w:sz w:val="24"/>
              <w:szCs w:val="24"/>
            </w:rPr>
          </w:rPrChange>
        </w:rPr>
        <w:t>m</w:t>
      </w:r>
      <w:r w:rsidRPr="00B475D4">
        <w:rPr>
          <w:rFonts w:ascii="Arial" w:hAnsi="Arial" w:cs="Arial"/>
          <w:sz w:val="24"/>
          <w:szCs w:val="24"/>
          <w:vertAlign w:val="superscript"/>
          <w:lang w:val="en-GB"/>
          <w:rPrChange w:id="1142" w:author="Alexandre Miguel Kaizeler Guedes Da Silva Afonso" w:date="2026-07-27T16:55:00Z" w16du:dateUtc="2026-07-27T15:55:00Z">
            <w:rPr>
              <w:rFonts w:ascii="Arial" w:hAnsi="Arial" w:cs="Arial"/>
              <w:sz w:val="24"/>
              <w:szCs w:val="24"/>
              <w:vertAlign w:val="superscript"/>
            </w:rPr>
          </w:rPrChange>
        </w:rPr>
        <w:t>6</w:t>
      </w:r>
      <w:r w:rsidRPr="00B475D4">
        <w:rPr>
          <w:rFonts w:ascii="Arial" w:hAnsi="Arial" w:cs="Arial"/>
          <w:sz w:val="24"/>
          <w:szCs w:val="24"/>
          <w:lang w:val="en-GB"/>
          <w:rPrChange w:id="1143" w:author="Alexandre Miguel Kaizeler Guedes Da Silva Afonso" w:date="2026-07-27T16:55:00Z" w16du:dateUtc="2026-07-27T15:55:00Z">
            <w:rPr>
              <w:rFonts w:ascii="Arial" w:hAnsi="Arial" w:cs="Arial"/>
              <w:sz w:val="24"/>
              <w:szCs w:val="24"/>
            </w:rPr>
          </w:rPrChange>
        </w:rPr>
        <w:t>A and ac</w:t>
      </w:r>
      <w:r w:rsidRPr="00B475D4">
        <w:rPr>
          <w:rFonts w:ascii="Arial" w:hAnsi="Arial" w:cs="Arial"/>
          <w:sz w:val="24"/>
          <w:szCs w:val="24"/>
          <w:vertAlign w:val="superscript"/>
          <w:lang w:val="en-GB"/>
          <w:rPrChange w:id="1144" w:author="Alexandre Miguel Kaizeler Guedes Da Silva Afonso" w:date="2026-07-27T16:55:00Z" w16du:dateUtc="2026-07-27T15:55:00Z">
            <w:rPr>
              <w:rFonts w:ascii="Arial" w:hAnsi="Arial" w:cs="Arial"/>
              <w:sz w:val="24"/>
              <w:szCs w:val="24"/>
              <w:vertAlign w:val="superscript"/>
            </w:rPr>
          </w:rPrChange>
        </w:rPr>
        <w:t>4</w:t>
      </w:r>
      <w:r w:rsidRPr="00B475D4">
        <w:rPr>
          <w:rFonts w:ascii="Arial" w:hAnsi="Arial" w:cs="Arial"/>
          <w:sz w:val="24"/>
          <w:szCs w:val="24"/>
          <w:lang w:val="en-GB"/>
          <w:rPrChange w:id="1145" w:author="Alexandre Miguel Kaizeler Guedes Da Silva Afonso" w:date="2026-07-27T16:55:00Z" w16du:dateUtc="2026-07-27T15:55:00Z">
            <w:rPr>
              <w:rFonts w:ascii="Arial" w:hAnsi="Arial" w:cs="Arial"/>
              <w:sz w:val="24"/>
              <w:szCs w:val="24"/>
            </w:rPr>
          </w:rPrChange>
        </w:rPr>
        <w:t>C</w:t>
      </w:r>
      <w:r w:rsidR="00C552AF" w:rsidRPr="00B475D4">
        <w:rPr>
          <w:rFonts w:ascii="Arial" w:hAnsi="Arial" w:cs="Arial"/>
          <w:sz w:val="24"/>
          <w:szCs w:val="24"/>
          <w:lang w:val="en-GB"/>
          <w:rPrChange w:id="1146" w:author="Alexandre Miguel Kaizeler Guedes Da Silva Afonso" w:date="2026-07-27T16:55:00Z" w16du:dateUtc="2026-07-27T15:55:00Z">
            <w:rPr>
              <w:rFonts w:ascii="Arial" w:hAnsi="Arial" w:cs="Arial"/>
              <w:sz w:val="24"/>
              <w:szCs w:val="24"/>
            </w:rPr>
          </w:rPrChange>
        </w:rPr>
        <w:t xml:space="preserve"> have been </w:t>
      </w:r>
      <w:r w:rsidR="00A13140" w:rsidRPr="00B475D4">
        <w:rPr>
          <w:rFonts w:ascii="Arial" w:hAnsi="Arial" w:cs="Arial"/>
          <w:sz w:val="24"/>
          <w:szCs w:val="24"/>
          <w:lang w:val="en-GB"/>
          <w:rPrChange w:id="1147" w:author="Alexandre Miguel Kaizeler Guedes Da Silva Afonso" w:date="2026-07-27T16:55:00Z" w16du:dateUtc="2026-07-27T15:55:00Z">
            <w:rPr>
              <w:rFonts w:ascii="Arial" w:hAnsi="Arial" w:cs="Arial"/>
              <w:sz w:val="24"/>
              <w:szCs w:val="24"/>
            </w:rPr>
          </w:rPrChange>
        </w:rPr>
        <w:t xml:space="preserve">associated </w:t>
      </w:r>
      <w:r w:rsidRPr="00B475D4">
        <w:rPr>
          <w:rFonts w:ascii="Arial" w:hAnsi="Arial" w:cs="Arial"/>
          <w:sz w:val="24"/>
          <w:szCs w:val="24"/>
          <w:lang w:val="en-GB"/>
          <w:rPrChange w:id="1148" w:author="Alexandre Miguel Kaizeler Guedes Da Silva Afonso" w:date="2026-07-27T16:55:00Z" w16du:dateUtc="2026-07-27T15:55:00Z">
            <w:rPr>
              <w:rFonts w:ascii="Arial" w:hAnsi="Arial" w:cs="Arial"/>
              <w:sz w:val="24"/>
              <w:szCs w:val="24"/>
            </w:rPr>
          </w:rPrChange>
        </w:rPr>
        <w:t>with</w:t>
      </w:r>
      <w:r w:rsidR="00C552AF" w:rsidRPr="00B475D4">
        <w:rPr>
          <w:rFonts w:ascii="Arial" w:hAnsi="Arial" w:cs="Arial"/>
          <w:sz w:val="24"/>
          <w:szCs w:val="24"/>
          <w:lang w:val="en-GB"/>
          <w:rPrChange w:id="1149" w:author="Alexandre Miguel Kaizeler Guedes Da Silva Afonso" w:date="2026-07-27T16:55:00Z" w16du:dateUtc="2026-07-27T15:55:00Z">
            <w:rPr>
              <w:rFonts w:ascii="Arial" w:hAnsi="Arial" w:cs="Arial"/>
              <w:sz w:val="24"/>
              <w:szCs w:val="24"/>
            </w:rPr>
          </w:rPrChange>
        </w:rPr>
        <w:t xml:space="preserve"> SG enrichment </w:t>
      </w:r>
      <w:r w:rsidR="00CF5A5C" w:rsidRPr="00B475D4">
        <w:rPr>
          <w:rFonts w:ascii="Arial" w:hAnsi="Arial" w:cs="Arial"/>
          <w:sz w:val="24"/>
          <w:szCs w:val="24"/>
          <w:lang w:val="en-GB"/>
          <w:rPrChange w:id="1150" w:author="Alexandre Miguel Kaizeler Guedes Da Silva Afonso" w:date="2026-07-27T16:55:00Z" w16du:dateUtc="2026-07-27T15:55:00Z">
            <w:rPr>
              <w:rFonts w:ascii="Arial" w:hAnsi="Arial" w:cs="Arial"/>
              <w:sz w:val="24"/>
              <w:szCs w:val="24"/>
            </w:rPr>
          </w:rPrChange>
        </w:rPr>
        <w:t>obtained through</w:t>
      </w:r>
      <w:r w:rsidR="00A13140" w:rsidRPr="00B475D4">
        <w:rPr>
          <w:rFonts w:ascii="Arial" w:hAnsi="Arial" w:cs="Arial"/>
          <w:sz w:val="24"/>
          <w:szCs w:val="24"/>
          <w:lang w:val="en-GB"/>
          <w:rPrChange w:id="1151" w:author="Alexandre Miguel Kaizeler Guedes Da Silva Afonso" w:date="2026-07-27T16:55:00Z" w16du:dateUtc="2026-07-27T15:55:00Z">
            <w:rPr>
              <w:rFonts w:ascii="Arial" w:hAnsi="Arial" w:cs="Arial"/>
              <w:sz w:val="24"/>
              <w:szCs w:val="24"/>
            </w:rPr>
          </w:rPrChange>
        </w:rPr>
        <w:t xml:space="preserve"> </w:t>
      </w:r>
      <w:r w:rsidR="00C552AF" w:rsidRPr="00B475D4">
        <w:rPr>
          <w:rFonts w:ascii="Arial" w:hAnsi="Arial" w:cs="Arial"/>
          <w:sz w:val="24"/>
          <w:szCs w:val="24"/>
          <w:lang w:val="en-GB"/>
          <w:rPrChange w:id="1152" w:author="Alexandre Miguel Kaizeler Guedes Da Silva Afonso" w:date="2026-07-27T16:55:00Z" w16du:dateUtc="2026-07-27T15:55:00Z">
            <w:rPr>
              <w:rFonts w:ascii="Arial" w:hAnsi="Arial" w:cs="Arial"/>
              <w:sz w:val="24"/>
              <w:szCs w:val="24"/>
            </w:rPr>
          </w:rPrChange>
        </w:rPr>
        <w:t>DC</w:t>
      </w:r>
      <w:r w:rsidR="00246FA6" w:rsidRPr="00B475D4">
        <w:rPr>
          <w:rFonts w:ascii="Arial" w:hAnsi="Arial" w:cs="Arial"/>
          <w:sz w:val="24"/>
          <w:szCs w:val="24"/>
          <w:lang w:val="en-GB"/>
          <w:rPrChange w:id="1153"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154" w:author="Alexandre Miguel Kaizeler Guedes Da Silva Afonso" w:date="2026-07-27T16:55:00Z" w16du:dateUtc="2026-07-27T15:55:00Z">
            <w:rPr>
              <w:rFonts w:ascii="Arial" w:hAnsi="Arial" w:cs="Arial"/>
              <w:sz w:val="24"/>
              <w:szCs w:val="24"/>
            </w:rPr>
          </w:rPrChange>
        </w:rPr>
        <w:instrText xml:space="preserve"> ADDIN ZOTERO_ITEM CSL_CITATION {"citationID":"9E1rPFsD","properties":{"formattedCitation":"\\super 41\\uc0\\u8211{}44\\nosupersub{}","plainCitation":"41–44","noteIndex":0},"citationItems":[{"id":"jCcWpdK2/XloBZTok","uris":["http://zotero.org/users/local/1p9EH8ax/items/TA9JATSL"],"itemData":{"id":84,"type":"article-journal","container-title":"Nature Chemical Biology","DOI":"10.1038/s41589-020-0524-y","ISSN":"1552-4450, 1552-4469","issue":"9","journalAbbreviation":"Nat Chem Biol","language":"en","page":"955-963","source":"DOI.org (Crossref)","title":"m6A-binding YTHDF proteins promote stress granule formation","volume":"16","author":[{"family":"Fu","given":"Ye"},{"family":"Zhuang","given":"Xiaowei"}],"issued":{"date-parts":[["2020",9]]}}},{"id":"jCcWpdK2/pbxMCuPh","uris":["http://zotero.org/users/local/1p9EH8ax/items/INLP3EJG"],"itemData":{"id":86,"type":"article-journal","container-title":"Nature Structural &amp; Molecular Biology","DOI":"10.1038/s41594-023-01089-2","ISSN":"1545-9993, 1545-9985","issue":"10","journalAbbreviation":"Nat Struct Mol Biol","language":"en","page":"1525-1535","source":"DOI.org (Crossref)","title":"m6A governs length-dependent enrichment of mRNAs in stress granules","volume":"30","author":[{"family":"Ries","given":"Ryan J."},{"family":"Pickering","given":"Brian F."},{"family":"Poh","given":"Hui Xian"},{"family":"Namkoong","given":"Sim"},{"family":"Jaffrey","given":"Samie R."}],"issued":{"date-parts":[["2023",10]]}}},{"id":"jCcWpdK2/C0wTAcgH","uris":["http://zotero.org/users/local/1p9EH8ax/items/ZR7U6BKW"],"itemData":{"id":88,"type":"article-journal","abstract":"Abstract\n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id":"jCcWpdK2/hGsg69dw","uris":["http://zotero.org/users/local/1p9EH8ax/items/38B6FF2B"],"itemData":{"id":82,"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246FA6" w:rsidRPr="00B475D4">
        <w:rPr>
          <w:rFonts w:ascii="Arial" w:hAnsi="Arial" w:cs="Arial"/>
          <w:sz w:val="24"/>
          <w:szCs w:val="24"/>
          <w:lang w:val="en-GB"/>
          <w:rPrChange w:id="1155"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156" w:author="Alexandre Miguel Kaizeler Guedes Da Silva Afonso" w:date="2026-07-27T16:55:00Z" w16du:dateUtc="2026-07-27T15:55:00Z">
            <w:rPr>
              <w:rFonts w:ascii="Arial" w:hAnsi="Arial" w:cs="Arial"/>
              <w:kern w:val="0"/>
              <w:sz w:val="24"/>
              <w:vertAlign w:val="superscript"/>
            </w:rPr>
          </w:rPrChange>
        </w:rPr>
        <w:t>41–44</w:t>
      </w:r>
      <w:r w:rsidR="00246FA6" w:rsidRPr="00B475D4">
        <w:rPr>
          <w:rFonts w:ascii="Arial" w:hAnsi="Arial" w:cs="Arial"/>
          <w:sz w:val="24"/>
          <w:szCs w:val="24"/>
          <w:lang w:val="en-GB"/>
          <w:rPrChange w:id="1157" w:author="Alexandre Miguel Kaizeler Guedes Da Silva Afonso" w:date="2026-07-27T16:55:00Z" w16du:dateUtc="2026-07-27T15:55:00Z">
            <w:rPr>
              <w:rFonts w:ascii="Arial" w:hAnsi="Arial" w:cs="Arial"/>
              <w:sz w:val="24"/>
              <w:szCs w:val="24"/>
            </w:rPr>
          </w:rPrChange>
        </w:rPr>
        <w:fldChar w:fldCharType="end"/>
      </w:r>
      <w:r w:rsidR="00C552AF" w:rsidRPr="00B475D4">
        <w:rPr>
          <w:rFonts w:ascii="Arial" w:hAnsi="Arial" w:cs="Arial"/>
          <w:sz w:val="24"/>
          <w:szCs w:val="24"/>
          <w:lang w:val="en-GB"/>
          <w:rPrChange w:id="1158" w:author="Alexandre Miguel Kaizeler Guedes Da Silva Afonso" w:date="2026-07-27T16:55:00Z" w16du:dateUtc="2026-07-27T15:55:00Z">
            <w:rPr>
              <w:rFonts w:ascii="Arial" w:hAnsi="Arial" w:cs="Arial"/>
              <w:sz w:val="24"/>
              <w:szCs w:val="24"/>
            </w:rPr>
          </w:rPrChange>
        </w:rPr>
        <w:t xml:space="preserve">. </w:t>
      </w:r>
      <w:r w:rsidR="00815DEC" w:rsidRPr="00B475D4">
        <w:rPr>
          <w:rFonts w:ascii="Arial" w:hAnsi="Arial" w:cs="Arial"/>
          <w:sz w:val="24"/>
          <w:szCs w:val="24"/>
          <w:lang w:val="en-GB"/>
          <w:rPrChange w:id="1159" w:author="Alexandre Miguel Kaizeler Guedes Da Silva Afonso" w:date="2026-07-27T16:55:00Z" w16du:dateUtc="2026-07-27T15:55:00Z">
            <w:rPr>
              <w:rFonts w:ascii="Arial" w:hAnsi="Arial" w:cs="Arial"/>
              <w:sz w:val="24"/>
              <w:szCs w:val="24"/>
            </w:rPr>
          </w:rPrChange>
        </w:rPr>
        <w:t xml:space="preserve">To evaluate whether </w:t>
      </w:r>
      <w:r w:rsidR="004D28AF" w:rsidRPr="00B475D4">
        <w:rPr>
          <w:rFonts w:ascii="Arial" w:hAnsi="Arial" w:cs="Arial"/>
          <w:sz w:val="24"/>
          <w:szCs w:val="24"/>
          <w:lang w:val="en-GB"/>
          <w:rPrChange w:id="1160" w:author="Alexandre Miguel Kaizeler Guedes Da Silva Afonso" w:date="2026-07-27T16:55:00Z" w16du:dateUtc="2026-07-27T15:55:00Z">
            <w:rPr>
              <w:rFonts w:ascii="Arial" w:hAnsi="Arial" w:cs="Arial"/>
              <w:sz w:val="24"/>
              <w:szCs w:val="24"/>
            </w:rPr>
          </w:rPrChange>
        </w:rPr>
        <w:t>this association is</w:t>
      </w:r>
      <w:r w:rsidR="00815DEC" w:rsidRPr="00B475D4">
        <w:rPr>
          <w:rFonts w:ascii="Arial" w:hAnsi="Arial" w:cs="Arial"/>
          <w:sz w:val="24"/>
          <w:szCs w:val="24"/>
          <w:lang w:val="en-GB"/>
          <w:rPrChange w:id="1161" w:author="Alexandre Miguel Kaizeler Guedes Da Silva Afonso" w:date="2026-07-27T16:55:00Z" w16du:dateUtc="2026-07-27T15:55:00Z">
            <w:rPr>
              <w:rFonts w:ascii="Arial" w:hAnsi="Arial" w:cs="Arial"/>
              <w:sz w:val="24"/>
              <w:szCs w:val="24"/>
            </w:rPr>
          </w:rPrChange>
        </w:rPr>
        <w:t xml:space="preserve"> genuine, we compared differential SG versus WC expression in modification-knockout cells relative to wild-type counterparts, using interaction model residuals to isolate modification-dependent effects on SG sequestration (</w:t>
      </w:r>
      <w:r w:rsidR="00F0355E" w:rsidRPr="00B475D4">
        <w:rPr>
          <w:rFonts w:ascii="Arial" w:hAnsi="Arial" w:cs="Arial"/>
          <w:sz w:val="24"/>
          <w:szCs w:val="24"/>
          <w:lang w:val="en-GB"/>
          <w:rPrChange w:id="1162" w:author="Alexandre Miguel Kaizeler Guedes Da Silva Afonso" w:date="2026-07-27T16:55:00Z" w16du:dateUtc="2026-07-27T15:55:00Z">
            <w:rPr>
              <w:rFonts w:ascii="Arial" w:hAnsi="Arial" w:cs="Arial"/>
              <w:sz w:val="24"/>
              <w:szCs w:val="24"/>
            </w:rPr>
          </w:rPrChange>
        </w:rPr>
        <w:t xml:space="preserve">Supplementary </w:t>
      </w:r>
      <w:r w:rsidR="00CA4F03" w:rsidRPr="00B475D4">
        <w:rPr>
          <w:rFonts w:ascii="Arial" w:hAnsi="Arial" w:cs="Arial"/>
          <w:sz w:val="24"/>
          <w:szCs w:val="24"/>
          <w:lang w:val="en-GB"/>
          <w:rPrChange w:id="1163" w:author="Alexandre Miguel Kaizeler Guedes Da Silva Afonso" w:date="2026-07-27T16:55:00Z" w16du:dateUtc="2026-07-27T15:55:00Z">
            <w:rPr>
              <w:rFonts w:ascii="Arial" w:hAnsi="Arial" w:cs="Arial"/>
              <w:sz w:val="24"/>
              <w:szCs w:val="24"/>
            </w:rPr>
          </w:rPrChange>
        </w:rPr>
        <w:t>Figure 5A</w:t>
      </w:r>
      <w:r w:rsidR="00815DEC" w:rsidRPr="00B475D4">
        <w:rPr>
          <w:rFonts w:ascii="Arial" w:hAnsi="Arial" w:cs="Arial"/>
          <w:sz w:val="24"/>
          <w:szCs w:val="24"/>
          <w:lang w:val="en-GB"/>
          <w:rPrChange w:id="1164" w:author="Alexandre Miguel Kaizeler Guedes Da Silva Afonso" w:date="2026-07-27T16:55:00Z" w16du:dateUtc="2026-07-27T15:55:00Z">
            <w:rPr>
              <w:rFonts w:ascii="Arial" w:hAnsi="Arial" w:cs="Arial"/>
              <w:sz w:val="24"/>
              <w:szCs w:val="24"/>
            </w:rPr>
          </w:rPrChange>
        </w:rPr>
        <w:t>). While m</w:t>
      </w:r>
      <w:r w:rsidR="001C7219" w:rsidRPr="00B475D4">
        <w:rPr>
          <w:rFonts w:ascii="Arial" w:hAnsi="Arial" w:cs="Arial"/>
          <w:sz w:val="24"/>
          <w:szCs w:val="24"/>
          <w:vertAlign w:val="superscript"/>
          <w:lang w:val="en-GB"/>
          <w:rPrChange w:id="1165" w:author="Alexandre Miguel Kaizeler Guedes Da Silva Afonso" w:date="2026-07-27T16:55:00Z" w16du:dateUtc="2026-07-27T15:55:00Z">
            <w:rPr>
              <w:rFonts w:ascii="Arial" w:hAnsi="Arial" w:cs="Arial"/>
              <w:sz w:val="24"/>
              <w:szCs w:val="24"/>
              <w:vertAlign w:val="superscript"/>
            </w:rPr>
          </w:rPrChange>
        </w:rPr>
        <w:t>6</w:t>
      </w:r>
      <w:r w:rsidR="00815DEC" w:rsidRPr="00B475D4">
        <w:rPr>
          <w:rFonts w:ascii="Arial" w:hAnsi="Arial" w:cs="Arial"/>
          <w:sz w:val="24"/>
          <w:szCs w:val="24"/>
          <w:lang w:val="en-GB"/>
          <w:rPrChange w:id="1166" w:author="Alexandre Miguel Kaizeler Guedes Da Silva Afonso" w:date="2026-07-27T16:55:00Z" w16du:dateUtc="2026-07-27T15:55:00Z">
            <w:rPr>
              <w:rFonts w:ascii="Arial" w:hAnsi="Arial" w:cs="Arial"/>
              <w:sz w:val="24"/>
              <w:szCs w:val="24"/>
            </w:rPr>
          </w:rPrChange>
        </w:rPr>
        <w:t>A knockout produced no discernible shift in SG enrichment, ac</w:t>
      </w:r>
      <w:r w:rsidR="001C7219" w:rsidRPr="00B475D4">
        <w:rPr>
          <w:rFonts w:ascii="Arial" w:hAnsi="Arial" w:cs="Arial"/>
          <w:sz w:val="24"/>
          <w:szCs w:val="24"/>
          <w:vertAlign w:val="superscript"/>
          <w:lang w:val="en-GB"/>
          <w:rPrChange w:id="1167" w:author="Alexandre Miguel Kaizeler Guedes Da Silva Afonso" w:date="2026-07-27T16:55:00Z" w16du:dateUtc="2026-07-27T15:55:00Z">
            <w:rPr>
              <w:rFonts w:ascii="Arial" w:hAnsi="Arial" w:cs="Arial"/>
              <w:sz w:val="24"/>
              <w:szCs w:val="24"/>
              <w:vertAlign w:val="superscript"/>
            </w:rPr>
          </w:rPrChange>
        </w:rPr>
        <w:t>4</w:t>
      </w:r>
      <w:r w:rsidR="00815DEC" w:rsidRPr="00B475D4">
        <w:rPr>
          <w:rFonts w:ascii="Arial" w:hAnsi="Arial" w:cs="Arial"/>
          <w:sz w:val="24"/>
          <w:szCs w:val="24"/>
          <w:lang w:val="en-GB"/>
          <w:rPrChange w:id="1168" w:author="Alexandre Miguel Kaizeler Guedes Da Silva Afonso" w:date="2026-07-27T16:55:00Z" w16du:dateUtc="2026-07-27T15:55:00Z">
            <w:rPr>
              <w:rFonts w:ascii="Arial" w:hAnsi="Arial" w:cs="Arial"/>
              <w:sz w:val="24"/>
              <w:szCs w:val="24"/>
            </w:rPr>
          </w:rPrChange>
        </w:rPr>
        <w:t>C knockout was associated with a modest but detectable effect (</w:t>
      </w:r>
      <w:r w:rsidR="00F0355E" w:rsidRPr="00B475D4">
        <w:rPr>
          <w:rFonts w:ascii="Arial" w:hAnsi="Arial" w:cs="Arial"/>
          <w:sz w:val="24"/>
          <w:szCs w:val="24"/>
          <w:lang w:val="en-GB"/>
          <w:rPrChange w:id="1169" w:author="Alexandre Miguel Kaizeler Guedes Da Silva Afonso" w:date="2026-07-27T16:55:00Z" w16du:dateUtc="2026-07-27T15:55:00Z">
            <w:rPr>
              <w:rFonts w:ascii="Arial" w:hAnsi="Arial" w:cs="Arial"/>
              <w:sz w:val="24"/>
              <w:szCs w:val="24"/>
            </w:rPr>
          </w:rPrChange>
        </w:rPr>
        <w:t>Supplementary F</w:t>
      </w:r>
      <w:r w:rsidR="00CA4F03" w:rsidRPr="00B475D4">
        <w:rPr>
          <w:rFonts w:ascii="Arial" w:hAnsi="Arial" w:cs="Arial"/>
          <w:sz w:val="24"/>
          <w:szCs w:val="24"/>
          <w:lang w:val="en-GB"/>
          <w:rPrChange w:id="1170" w:author="Alexandre Miguel Kaizeler Guedes Da Silva Afonso" w:date="2026-07-27T16:55:00Z" w16du:dateUtc="2026-07-27T15:55:00Z">
            <w:rPr>
              <w:rFonts w:ascii="Arial" w:hAnsi="Arial" w:cs="Arial"/>
              <w:sz w:val="24"/>
              <w:szCs w:val="24"/>
            </w:rPr>
          </w:rPrChange>
        </w:rPr>
        <w:t>igure 5B</w:t>
      </w:r>
      <w:r w:rsidR="00815DEC" w:rsidRPr="00B475D4">
        <w:rPr>
          <w:rFonts w:ascii="Arial" w:hAnsi="Arial" w:cs="Arial"/>
          <w:sz w:val="24"/>
          <w:szCs w:val="24"/>
          <w:lang w:val="en-GB"/>
          <w:rPrChange w:id="1171" w:author="Alexandre Miguel Kaizeler Guedes Da Silva Afonso" w:date="2026-07-27T16:55:00Z" w16du:dateUtc="2026-07-27T15:55:00Z">
            <w:rPr>
              <w:rFonts w:ascii="Arial" w:hAnsi="Arial" w:cs="Arial"/>
              <w:sz w:val="24"/>
              <w:szCs w:val="24"/>
            </w:rPr>
          </w:rPrChange>
        </w:rPr>
        <w:t>). However, the magnitude of this shift correlated only weakly with the per-transcript number of ac⁴C modifications (</w:t>
      </w:r>
      <w:r w:rsidR="00F0355E" w:rsidRPr="00B475D4">
        <w:rPr>
          <w:rFonts w:ascii="Arial" w:hAnsi="Arial" w:cs="Arial"/>
          <w:sz w:val="24"/>
          <w:szCs w:val="24"/>
          <w:lang w:val="en-GB"/>
          <w:rPrChange w:id="1172" w:author="Alexandre Miguel Kaizeler Guedes Da Silva Afonso" w:date="2026-07-27T16:55:00Z" w16du:dateUtc="2026-07-27T15:55:00Z">
            <w:rPr>
              <w:rFonts w:ascii="Arial" w:hAnsi="Arial" w:cs="Arial"/>
              <w:sz w:val="24"/>
              <w:szCs w:val="24"/>
            </w:rPr>
          </w:rPrChange>
        </w:rPr>
        <w:t>Supplementary F</w:t>
      </w:r>
      <w:r w:rsidR="00CA4F03" w:rsidRPr="00B475D4">
        <w:rPr>
          <w:rFonts w:ascii="Arial" w:hAnsi="Arial" w:cs="Arial"/>
          <w:sz w:val="24"/>
          <w:szCs w:val="24"/>
          <w:lang w:val="en-GB"/>
          <w:rPrChange w:id="1173" w:author="Alexandre Miguel Kaizeler Guedes Da Silva Afonso" w:date="2026-07-27T16:55:00Z" w16du:dateUtc="2026-07-27T15:55:00Z">
            <w:rPr>
              <w:rFonts w:ascii="Arial" w:hAnsi="Arial" w:cs="Arial"/>
              <w:sz w:val="24"/>
              <w:szCs w:val="24"/>
            </w:rPr>
          </w:rPrChange>
        </w:rPr>
        <w:t>igure 5C</w:t>
      </w:r>
      <w:r w:rsidR="00815DEC" w:rsidRPr="00B475D4">
        <w:rPr>
          <w:rFonts w:ascii="Arial" w:hAnsi="Arial" w:cs="Arial"/>
          <w:sz w:val="24"/>
          <w:szCs w:val="24"/>
          <w:lang w:val="en-GB"/>
          <w:rPrChange w:id="1174" w:author="Alexandre Miguel Kaizeler Guedes Da Silva Afonso" w:date="2026-07-27T16:55:00Z" w16du:dateUtc="2026-07-27T15:55:00Z">
            <w:rPr>
              <w:rFonts w:ascii="Arial" w:hAnsi="Arial" w:cs="Arial"/>
              <w:sz w:val="24"/>
              <w:szCs w:val="24"/>
            </w:rPr>
          </w:rPrChange>
        </w:rPr>
        <w:t>), arguing against a direct causal role for the modification itself</w:t>
      </w:r>
      <w:r w:rsidR="00E238F5" w:rsidRPr="00B475D4">
        <w:rPr>
          <w:rFonts w:ascii="Arial" w:hAnsi="Arial" w:cs="Arial"/>
          <w:sz w:val="24"/>
          <w:szCs w:val="24"/>
          <w:lang w:val="en-GB"/>
          <w:rPrChange w:id="1175" w:author="Alexandre Miguel Kaizeler Guedes Da Silva Afonso" w:date="2026-07-27T16:55:00Z" w16du:dateUtc="2026-07-27T15:55:00Z">
            <w:rPr>
              <w:rFonts w:ascii="Arial" w:hAnsi="Arial" w:cs="Arial"/>
              <w:sz w:val="24"/>
              <w:szCs w:val="24"/>
            </w:rPr>
          </w:rPrChange>
        </w:rPr>
        <w:t xml:space="preserve">. </w:t>
      </w:r>
      <w:r w:rsidR="00E238F5" w:rsidRPr="00B475D4">
        <w:rPr>
          <w:rFonts w:ascii="Arial" w:hAnsi="Arial" w:cs="Arial"/>
          <w:i/>
          <w:iCs/>
          <w:sz w:val="24"/>
          <w:szCs w:val="24"/>
          <w:lang w:val="en-GB"/>
          <w:rPrChange w:id="1176" w:author="Alexandre Miguel Kaizeler Guedes Da Silva Afonso" w:date="2026-07-27T16:55:00Z" w16du:dateUtc="2026-07-27T15:55:00Z">
            <w:rPr>
              <w:rFonts w:ascii="Arial" w:hAnsi="Arial" w:cs="Arial"/>
              <w:i/>
              <w:iCs/>
              <w:sz w:val="24"/>
              <w:szCs w:val="24"/>
            </w:rPr>
          </w:rPrChange>
        </w:rPr>
        <w:t>In silico</w:t>
      </w:r>
      <w:r w:rsidR="00E238F5" w:rsidRPr="00B475D4">
        <w:rPr>
          <w:rFonts w:ascii="Arial" w:hAnsi="Arial" w:cs="Arial"/>
          <w:sz w:val="24"/>
          <w:szCs w:val="24"/>
          <w:lang w:val="en-GB"/>
          <w:rPrChange w:id="1177" w:author="Alexandre Miguel Kaizeler Guedes Da Silva Afonso" w:date="2026-07-27T16:55:00Z" w16du:dateUtc="2026-07-27T15:55:00Z">
            <w:rPr>
              <w:rFonts w:ascii="Arial" w:hAnsi="Arial" w:cs="Arial"/>
              <w:sz w:val="24"/>
              <w:szCs w:val="24"/>
            </w:rPr>
          </w:rPrChange>
        </w:rPr>
        <w:t xml:space="preserve"> simulations taking into account the additional weight from these modifications showed only limited correlation with enrichment.</w:t>
      </w:r>
      <w:r w:rsidR="00815DEC" w:rsidRPr="00B475D4">
        <w:rPr>
          <w:rFonts w:ascii="Arial" w:hAnsi="Arial" w:cs="Arial"/>
          <w:sz w:val="24"/>
          <w:szCs w:val="24"/>
          <w:lang w:val="en-GB"/>
          <w:rPrChange w:id="1178" w:author="Alexandre Miguel Kaizeler Guedes Da Silva Afonso" w:date="2026-07-27T16:55:00Z" w16du:dateUtc="2026-07-27T15:55:00Z">
            <w:rPr>
              <w:rFonts w:ascii="Arial" w:hAnsi="Arial" w:cs="Arial"/>
              <w:sz w:val="24"/>
              <w:szCs w:val="24"/>
            </w:rPr>
          </w:rPrChange>
        </w:rPr>
        <w:t xml:space="preserve"> Instead, RNA length substantially accounted for the observed differences (</w:t>
      </w:r>
      <w:r w:rsidR="00F0355E" w:rsidRPr="00B475D4">
        <w:rPr>
          <w:rFonts w:ascii="Arial" w:hAnsi="Arial" w:cs="Arial"/>
          <w:sz w:val="24"/>
          <w:szCs w:val="24"/>
          <w:lang w:val="en-GB"/>
          <w:rPrChange w:id="1179" w:author="Alexandre Miguel Kaizeler Guedes Da Silva Afonso" w:date="2026-07-27T16:55:00Z" w16du:dateUtc="2026-07-27T15:55:00Z">
            <w:rPr>
              <w:rFonts w:ascii="Arial" w:hAnsi="Arial" w:cs="Arial"/>
              <w:sz w:val="24"/>
              <w:szCs w:val="24"/>
            </w:rPr>
          </w:rPrChange>
        </w:rPr>
        <w:t>Supplementary F</w:t>
      </w:r>
      <w:r w:rsidR="00CA4F03" w:rsidRPr="00B475D4">
        <w:rPr>
          <w:rFonts w:ascii="Arial" w:hAnsi="Arial" w:cs="Arial"/>
          <w:sz w:val="24"/>
          <w:szCs w:val="24"/>
          <w:lang w:val="en-GB"/>
          <w:rPrChange w:id="1180" w:author="Alexandre Miguel Kaizeler Guedes Da Silva Afonso" w:date="2026-07-27T16:55:00Z" w16du:dateUtc="2026-07-27T15:55:00Z">
            <w:rPr>
              <w:rFonts w:ascii="Arial" w:hAnsi="Arial" w:cs="Arial"/>
              <w:sz w:val="24"/>
              <w:szCs w:val="24"/>
            </w:rPr>
          </w:rPrChange>
        </w:rPr>
        <w:t>igure 5D</w:t>
      </w:r>
      <w:r w:rsidR="00815DEC" w:rsidRPr="00B475D4">
        <w:rPr>
          <w:rFonts w:ascii="Arial" w:hAnsi="Arial" w:cs="Arial"/>
          <w:sz w:val="24"/>
          <w:szCs w:val="24"/>
          <w:lang w:val="en-GB"/>
          <w:rPrChange w:id="1181" w:author="Alexandre Miguel Kaizeler Guedes Da Silva Afonso" w:date="2026-07-27T16:55:00Z" w16du:dateUtc="2026-07-27T15:55:00Z">
            <w:rPr>
              <w:rFonts w:ascii="Arial" w:hAnsi="Arial" w:cs="Arial"/>
              <w:sz w:val="24"/>
              <w:szCs w:val="24"/>
            </w:rPr>
          </w:rPrChange>
        </w:rPr>
        <w:t>), suggesting that the ac⁴C-associated signal reflects a length-dependent bias rather than a direct effect of the modification on SG transcript sequestration.</w:t>
      </w:r>
    </w:p>
    <w:p w14:paraId="76C656CF" w14:textId="14CC886F" w:rsidR="00030CF8" w:rsidRPr="00B475D4" w:rsidRDefault="00117464" w:rsidP="00595C2C">
      <w:pPr>
        <w:pStyle w:val="Ttulo2"/>
        <w:rPr>
          <w:lang w:val="en-GB"/>
          <w:rPrChange w:id="1182" w:author="Alexandre Miguel Kaizeler Guedes Da Silva Afonso" w:date="2026-07-27T16:55:00Z" w16du:dateUtc="2026-07-27T15:55:00Z">
            <w:rPr/>
          </w:rPrChange>
        </w:rPr>
      </w:pPr>
      <w:r w:rsidRPr="00B475D4">
        <w:rPr>
          <w:lang w:val="en-GB"/>
          <w:rPrChange w:id="1183" w:author="Alexandre Miguel Kaizeler Guedes Da Silva Afonso" w:date="2026-07-27T16:55:00Z" w16du:dateUtc="2026-07-27T15:55:00Z">
            <w:rPr/>
          </w:rPrChange>
        </w:rPr>
        <w:t xml:space="preserve">Differential </w:t>
      </w:r>
      <w:r w:rsidR="008F7A29" w:rsidRPr="00B475D4">
        <w:rPr>
          <w:lang w:val="en-GB"/>
          <w:rPrChange w:id="1184" w:author="Alexandre Miguel Kaizeler Guedes Da Silva Afonso" w:date="2026-07-27T16:55:00Z" w16du:dateUtc="2026-07-27T15:55:00Z">
            <w:rPr/>
          </w:rPrChange>
        </w:rPr>
        <w:t>c</w:t>
      </w:r>
      <w:r w:rsidRPr="00B475D4">
        <w:rPr>
          <w:lang w:val="en-GB"/>
          <w:rPrChange w:id="1185" w:author="Alexandre Miguel Kaizeler Guedes Da Silva Afonso" w:date="2026-07-27T16:55:00Z" w16du:dateUtc="2026-07-27T15:55:00Z">
            <w:rPr/>
          </w:rPrChange>
        </w:rPr>
        <w:t xml:space="preserve">entrifugation </w:t>
      </w:r>
      <w:r w:rsidR="008F7A29" w:rsidRPr="00B475D4">
        <w:rPr>
          <w:lang w:val="en-GB"/>
          <w:rPrChange w:id="1186" w:author="Alexandre Miguel Kaizeler Guedes Da Silva Afonso" w:date="2026-07-27T16:55:00Z" w16du:dateUtc="2026-07-27T15:55:00Z">
            <w:rPr/>
          </w:rPrChange>
        </w:rPr>
        <w:t>y</w:t>
      </w:r>
      <w:r w:rsidRPr="00B475D4">
        <w:rPr>
          <w:lang w:val="en-GB"/>
          <w:rPrChange w:id="1187" w:author="Alexandre Miguel Kaizeler Guedes Da Silva Afonso" w:date="2026-07-27T16:55:00Z" w16du:dateUtc="2026-07-27T15:55:00Z">
            <w:rPr/>
          </w:rPrChange>
        </w:rPr>
        <w:t xml:space="preserve">ields </w:t>
      </w:r>
      <w:r w:rsidR="008F7A29" w:rsidRPr="00B475D4">
        <w:rPr>
          <w:lang w:val="en-GB"/>
          <w:rPrChange w:id="1188" w:author="Alexandre Miguel Kaizeler Guedes Da Silva Afonso" w:date="2026-07-27T16:55:00Z" w16du:dateUtc="2026-07-27T15:55:00Z">
            <w:rPr/>
          </w:rPrChange>
        </w:rPr>
        <w:t>s</w:t>
      </w:r>
      <w:r w:rsidRPr="00B475D4">
        <w:rPr>
          <w:lang w:val="en-GB"/>
          <w:rPrChange w:id="1189" w:author="Alexandre Miguel Kaizeler Guedes Da Silva Afonso" w:date="2026-07-27T16:55:00Z" w16du:dateUtc="2026-07-27T15:55:00Z">
            <w:rPr/>
          </w:rPrChange>
        </w:rPr>
        <w:t xml:space="preserve">imilar </w:t>
      </w:r>
      <w:r w:rsidR="008F7A29" w:rsidRPr="00B475D4">
        <w:rPr>
          <w:lang w:val="en-GB"/>
          <w:rPrChange w:id="1190" w:author="Alexandre Miguel Kaizeler Guedes Da Silva Afonso" w:date="2026-07-27T16:55:00Z" w16du:dateUtc="2026-07-27T15:55:00Z">
            <w:rPr/>
          </w:rPrChange>
        </w:rPr>
        <w:t>t</w:t>
      </w:r>
      <w:r w:rsidRPr="00B475D4">
        <w:rPr>
          <w:lang w:val="en-GB"/>
          <w:rPrChange w:id="1191" w:author="Alexandre Miguel Kaizeler Guedes Da Silva Afonso" w:date="2026-07-27T16:55:00Z" w16du:dateUtc="2026-07-27T15:55:00Z">
            <w:rPr/>
          </w:rPrChange>
        </w:rPr>
        <w:t xml:space="preserve">ranscriptomes for </w:t>
      </w:r>
      <w:r w:rsidR="008F7A29" w:rsidRPr="00B475D4">
        <w:rPr>
          <w:lang w:val="en-GB"/>
          <w:rPrChange w:id="1192" w:author="Alexandre Miguel Kaizeler Guedes Da Silva Afonso" w:date="2026-07-27T16:55:00Z" w16du:dateUtc="2026-07-27T15:55:00Z">
            <w:rPr/>
          </w:rPrChange>
        </w:rPr>
        <w:t>s</w:t>
      </w:r>
      <w:r w:rsidRPr="00B475D4">
        <w:rPr>
          <w:lang w:val="en-GB"/>
          <w:rPrChange w:id="1193" w:author="Alexandre Miguel Kaizeler Guedes Da Silva Afonso" w:date="2026-07-27T16:55:00Z" w16du:dateUtc="2026-07-27T15:55:00Z">
            <w:rPr/>
          </w:rPrChange>
        </w:rPr>
        <w:t xml:space="preserve">tress </w:t>
      </w:r>
      <w:r w:rsidR="008F7A29" w:rsidRPr="00B475D4">
        <w:rPr>
          <w:lang w:val="en-GB"/>
          <w:rPrChange w:id="1194" w:author="Alexandre Miguel Kaizeler Guedes Da Silva Afonso" w:date="2026-07-27T16:55:00Z" w16du:dateUtc="2026-07-27T15:55:00Z">
            <w:rPr/>
          </w:rPrChange>
        </w:rPr>
        <w:t>g</w:t>
      </w:r>
      <w:r w:rsidRPr="00B475D4">
        <w:rPr>
          <w:lang w:val="en-GB"/>
          <w:rPrChange w:id="1195" w:author="Alexandre Miguel Kaizeler Guedes Da Silva Afonso" w:date="2026-07-27T16:55:00Z" w16du:dateUtc="2026-07-27T15:55:00Z">
            <w:rPr/>
          </w:rPrChange>
        </w:rPr>
        <w:t xml:space="preserve">ranules and </w:t>
      </w:r>
      <w:r w:rsidR="00973DDA" w:rsidRPr="00B475D4">
        <w:rPr>
          <w:lang w:val="en-GB"/>
          <w:rPrChange w:id="1196" w:author="Alexandre Miguel Kaizeler Guedes Da Silva Afonso" w:date="2026-07-27T16:55:00Z" w16du:dateUtc="2026-07-27T15:55:00Z">
            <w:rPr/>
          </w:rPrChange>
        </w:rPr>
        <w:t>other</w:t>
      </w:r>
      <w:r w:rsidRPr="00B475D4">
        <w:rPr>
          <w:lang w:val="en-GB"/>
          <w:rPrChange w:id="1197" w:author="Alexandre Miguel Kaizeler Guedes Da Silva Afonso" w:date="2026-07-27T16:55:00Z" w16du:dateUtc="2026-07-27T15:55:00Z">
            <w:rPr/>
          </w:rPrChange>
        </w:rPr>
        <w:t xml:space="preserve"> RNP </w:t>
      </w:r>
      <w:r w:rsidR="008F7A29" w:rsidRPr="00B475D4">
        <w:rPr>
          <w:lang w:val="en-GB"/>
          <w:rPrChange w:id="1198" w:author="Alexandre Miguel Kaizeler Guedes Da Silva Afonso" w:date="2026-07-27T16:55:00Z" w16du:dateUtc="2026-07-27T15:55:00Z">
            <w:rPr/>
          </w:rPrChange>
        </w:rPr>
        <w:t>g</w:t>
      </w:r>
      <w:r w:rsidRPr="00B475D4">
        <w:rPr>
          <w:lang w:val="en-GB"/>
          <w:rPrChange w:id="1199" w:author="Alexandre Miguel Kaizeler Guedes Da Silva Afonso" w:date="2026-07-27T16:55:00Z" w16du:dateUtc="2026-07-27T15:55:00Z">
            <w:rPr/>
          </w:rPrChange>
        </w:rPr>
        <w:t>ranules</w:t>
      </w:r>
    </w:p>
    <w:p w14:paraId="39AFE1EA" w14:textId="1CB217E2" w:rsidR="00FD63A0" w:rsidRPr="00B475D4" w:rsidRDefault="007D2B4E" w:rsidP="00002659">
      <w:pPr>
        <w:jc w:val="both"/>
        <w:rPr>
          <w:rFonts w:ascii="Arial" w:hAnsi="Arial" w:cs="Arial"/>
          <w:sz w:val="24"/>
          <w:szCs w:val="24"/>
          <w:lang w:val="en-GB"/>
          <w:rPrChange w:id="120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1201" w:author="Alexandre Miguel Kaizeler Guedes Da Silva Afonso" w:date="2026-07-27T16:55:00Z" w16du:dateUtc="2026-07-27T15:55:00Z">
            <w:rPr>
              <w:rFonts w:ascii="Arial" w:hAnsi="Arial" w:cs="Arial"/>
              <w:sz w:val="24"/>
              <w:szCs w:val="24"/>
            </w:rPr>
          </w:rPrChange>
        </w:rPr>
        <w:t xml:space="preserve">Based on the </w:t>
      </w:r>
      <w:r w:rsidR="00791159" w:rsidRPr="00B475D4">
        <w:rPr>
          <w:rFonts w:ascii="Arial" w:hAnsi="Arial" w:cs="Arial"/>
          <w:sz w:val="24"/>
          <w:szCs w:val="24"/>
          <w:lang w:val="en-GB"/>
          <w:rPrChange w:id="1202" w:author="Alexandre Miguel Kaizeler Guedes Da Silva Afonso" w:date="2026-07-27T16:55:00Z" w16du:dateUtc="2026-07-27T15:55:00Z">
            <w:rPr>
              <w:rFonts w:ascii="Arial" w:hAnsi="Arial" w:cs="Arial"/>
              <w:sz w:val="24"/>
              <w:szCs w:val="24"/>
            </w:rPr>
          </w:rPrChange>
        </w:rPr>
        <w:t>observations above</w:t>
      </w:r>
      <w:r w:rsidR="06D3BB7D" w:rsidRPr="00B475D4">
        <w:rPr>
          <w:rFonts w:ascii="Arial" w:hAnsi="Arial" w:cs="Arial"/>
          <w:sz w:val="24"/>
          <w:szCs w:val="24"/>
          <w:lang w:val="en-GB"/>
          <w:rPrChange w:id="1203" w:author="Alexandre Miguel Kaizeler Guedes Da Silva Afonso" w:date="2026-07-27T16:55:00Z" w16du:dateUtc="2026-07-27T15:55:00Z">
            <w:rPr>
              <w:rFonts w:ascii="Arial" w:hAnsi="Arial" w:cs="Arial"/>
              <w:sz w:val="24"/>
              <w:szCs w:val="24"/>
            </w:rPr>
          </w:rPrChange>
        </w:rPr>
        <w:t>, w</w:t>
      </w:r>
      <w:r w:rsidR="00717150" w:rsidRPr="00B475D4">
        <w:rPr>
          <w:rFonts w:ascii="Arial" w:hAnsi="Arial" w:cs="Arial"/>
          <w:sz w:val="24"/>
          <w:szCs w:val="24"/>
          <w:lang w:val="en-GB"/>
          <w:rPrChange w:id="1204" w:author="Alexandre Miguel Kaizeler Guedes Da Silva Afonso" w:date="2026-07-27T16:55:00Z" w16du:dateUtc="2026-07-27T15:55:00Z">
            <w:rPr>
              <w:rFonts w:ascii="Arial" w:hAnsi="Arial" w:cs="Arial"/>
              <w:sz w:val="24"/>
              <w:szCs w:val="24"/>
            </w:rPr>
          </w:rPrChange>
        </w:rPr>
        <w:t>e hypothesi</w:t>
      </w:r>
      <w:ins w:id="1205" w:author="Alexandre Miguel Kaizeler Guedes Da Silva Afonso" w:date="2026-07-28T10:27:00Z" w16du:dateUtc="2026-07-28T09:27:00Z">
        <w:r w:rsidR="007A3D3F">
          <w:rPr>
            <w:rFonts w:ascii="Arial" w:hAnsi="Arial" w:cs="Arial"/>
            <w:sz w:val="24"/>
            <w:szCs w:val="24"/>
            <w:lang w:val="en-GB"/>
          </w:rPr>
          <w:t>s</w:t>
        </w:r>
      </w:ins>
      <w:del w:id="1206" w:author="Alexandre Miguel Kaizeler Guedes Da Silva Afonso" w:date="2026-07-28T10:27:00Z" w16du:dateUtc="2026-07-28T09:27:00Z">
        <w:r w:rsidR="00973DDA" w:rsidRPr="00B475D4" w:rsidDel="007A3D3F">
          <w:rPr>
            <w:rFonts w:ascii="Arial" w:hAnsi="Arial" w:cs="Arial"/>
            <w:sz w:val="24"/>
            <w:szCs w:val="24"/>
            <w:lang w:val="en-GB"/>
            <w:rPrChange w:id="1207" w:author="Alexandre Miguel Kaizeler Guedes Da Silva Afonso" w:date="2026-07-27T16:55:00Z" w16du:dateUtc="2026-07-27T15:55:00Z">
              <w:rPr>
                <w:rFonts w:ascii="Arial" w:hAnsi="Arial" w:cs="Arial"/>
                <w:sz w:val="24"/>
                <w:szCs w:val="24"/>
              </w:rPr>
            </w:rPrChange>
          </w:rPr>
          <w:delText>z</w:delText>
        </w:r>
      </w:del>
      <w:r w:rsidR="00717150" w:rsidRPr="00B475D4">
        <w:rPr>
          <w:rFonts w:ascii="Arial" w:hAnsi="Arial" w:cs="Arial"/>
          <w:sz w:val="24"/>
          <w:szCs w:val="24"/>
          <w:lang w:val="en-GB"/>
          <w:rPrChange w:id="1208" w:author="Alexandre Miguel Kaizeler Guedes Da Silva Afonso" w:date="2026-07-27T16:55:00Z" w16du:dateUtc="2026-07-27T15:55:00Z">
            <w:rPr>
              <w:rFonts w:ascii="Arial" w:hAnsi="Arial" w:cs="Arial"/>
              <w:sz w:val="24"/>
              <w:szCs w:val="24"/>
            </w:rPr>
          </w:rPrChange>
        </w:rPr>
        <w:t xml:space="preserve">e that the SG transcriptome isolated by DC is substantially confounded by the centrifugation process itself rather than representing exclusive biological sequestration. Consequently, </w:t>
      </w:r>
      <w:r w:rsidR="004E5C33" w:rsidRPr="00B475D4">
        <w:rPr>
          <w:rFonts w:ascii="Arial" w:hAnsi="Arial" w:cs="Arial"/>
          <w:sz w:val="24"/>
          <w:szCs w:val="24"/>
          <w:lang w:val="en-GB"/>
          <w:rPrChange w:id="1209" w:author="Alexandre Miguel Kaizeler Guedes Da Silva Afonso" w:date="2026-07-27T16:55:00Z" w16du:dateUtc="2026-07-27T15:55:00Z">
            <w:rPr>
              <w:rFonts w:ascii="Arial" w:hAnsi="Arial" w:cs="Arial"/>
              <w:sz w:val="24"/>
              <w:szCs w:val="24"/>
            </w:rPr>
          </w:rPrChange>
        </w:rPr>
        <w:t xml:space="preserve">other </w:t>
      </w:r>
      <w:r w:rsidR="00717150" w:rsidRPr="00B475D4">
        <w:rPr>
          <w:rFonts w:ascii="Arial" w:hAnsi="Arial" w:cs="Arial"/>
          <w:sz w:val="24"/>
          <w:szCs w:val="24"/>
          <w:lang w:val="en-GB"/>
          <w:rPrChange w:id="1210" w:author="Alexandre Miguel Kaizeler Guedes Da Silva Afonso" w:date="2026-07-27T16:55:00Z" w16du:dateUtc="2026-07-27T15:55:00Z">
            <w:rPr>
              <w:rFonts w:ascii="Arial" w:hAnsi="Arial" w:cs="Arial"/>
              <w:sz w:val="24"/>
              <w:szCs w:val="24"/>
            </w:rPr>
          </w:rPrChange>
        </w:rPr>
        <w:t>samples</w:t>
      </w:r>
      <w:r w:rsidR="00FD63A0" w:rsidRPr="00B475D4">
        <w:rPr>
          <w:rFonts w:ascii="Arial" w:hAnsi="Arial" w:cs="Arial"/>
          <w:sz w:val="24"/>
          <w:szCs w:val="24"/>
          <w:lang w:val="en-GB"/>
          <w:rPrChange w:id="1211" w:author="Alexandre Miguel Kaizeler Guedes Da Silva Afonso" w:date="2026-07-27T16:55:00Z" w16du:dateUtc="2026-07-27T15:55:00Z">
            <w:rPr>
              <w:rFonts w:ascii="Arial" w:hAnsi="Arial" w:cs="Arial"/>
              <w:sz w:val="24"/>
              <w:szCs w:val="24"/>
            </w:rPr>
          </w:rPrChange>
        </w:rPr>
        <w:t xml:space="preserve"> isolated by similar</w:t>
      </w:r>
      <w:r w:rsidR="00717150" w:rsidRPr="00B475D4">
        <w:rPr>
          <w:rFonts w:ascii="Arial" w:hAnsi="Arial" w:cs="Arial"/>
          <w:sz w:val="24"/>
          <w:szCs w:val="24"/>
          <w:lang w:val="en-GB"/>
          <w:rPrChange w:id="1212" w:author="Alexandre Miguel Kaizeler Guedes Da Silva Afonso" w:date="2026-07-27T16:55:00Z" w16du:dateUtc="2026-07-27T15:55:00Z">
            <w:rPr>
              <w:rFonts w:ascii="Arial" w:hAnsi="Arial" w:cs="Arial"/>
              <w:sz w:val="24"/>
              <w:szCs w:val="24"/>
            </w:rPr>
          </w:rPrChange>
        </w:rPr>
        <w:t xml:space="preserve"> DC protocols</w:t>
      </w:r>
      <w:r w:rsidR="00C80525" w:rsidRPr="00B475D4">
        <w:rPr>
          <w:rFonts w:ascii="Arial" w:hAnsi="Arial" w:cs="Arial"/>
          <w:sz w:val="24"/>
          <w:szCs w:val="24"/>
          <w:lang w:val="en-GB"/>
          <w:rPrChange w:id="1213" w:author="Alexandre Miguel Kaizeler Guedes Da Silva Afonso" w:date="2026-07-27T16:55:00Z" w16du:dateUtc="2026-07-27T15:55:00Z">
            <w:rPr>
              <w:rFonts w:ascii="Arial" w:hAnsi="Arial" w:cs="Arial"/>
              <w:sz w:val="24"/>
              <w:szCs w:val="24"/>
            </w:rPr>
          </w:rPrChange>
        </w:rPr>
        <w:t>,</w:t>
      </w:r>
      <w:r w:rsidR="00FD63A0" w:rsidRPr="00B475D4">
        <w:rPr>
          <w:rFonts w:ascii="Arial" w:hAnsi="Arial" w:cs="Arial"/>
          <w:sz w:val="24"/>
          <w:szCs w:val="24"/>
          <w:lang w:val="en-GB"/>
          <w:rPrChange w:id="1214" w:author="Alexandre Miguel Kaizeler Guedes Da Silva Afonso" w:date="2026-07-27T16:55:00Z" w16du:dateUtc="2026-07-27T15:55:00Z">
            <w:rPr>
              <w:rFonts w:ascii="Arial" w:hAnsi="Arial" w:cs="Arial"/>
              <w:sz w:val="24"/>
              <w:szCs w:val="24"/>
            </w:rPr>
          </w:rPrChange>
        </w:rPr>
        <w:t xml:space="preserve"> regardless of their identity,</w:t>
      </w:r>
      <w:r w:rsidR="00717150" w:rsidRPr="00B475D4">
        <w:rPr>
          <w:rFonts w:ascii="Arial" w:hAnsi="Arial" w:cs="Arial"/>
          <w:sz w:val="24"/>
          <w:szCs w:val="24"/>
          <w:lang w:val="en-GB"/>
          <w:rPrChange w:id="1215" w:author="Alexandre Miguel Kaizeler Guedes Da Silva Afonso" w:date="2026-07-27T16:55:00Z" w16du:dateUtc="2026-07-27T15:55:00Z">
            <w:rPr>
              <w:rFonts w:ascii="Arial" w:hAnsi="Arial" w:cs="Arial"/>
              <w:sz w:val="24"/>
              <w:szCs w:val="24"/>
            </w:rPr>
          </w:rPrChange>
        </w:rPr>
        <w:t xml:space="preserve"> </w:t>
      </w:r>
      <w:r w:rsidR="00183352" w:rsidRPr="00B475D4">
        <w:rPr>
          <w:rFonts w:ascii="Arial" w:hAnsi="Arial" w:cs="Arial"/>
          <w:sz w:val="24"/>
          <w:szCs w:val="24"/>
          <w:lang w:val="en-GB"/>
          <w:rPrChange w:id="1216" w:author="Alexandre Miguel Kaizeler Guedes Da Silva Afonso" w:date="2026-07-27T16:55:00Z" w16du:dateUtc="2026-07-27T15:55:00Z">
            <w:rPr>
              <w:rFonts w:ascii="Arial" w:hAnsi="Arial" w:cs="Arial"/>
              <w:sz w:val="24"/>
              <w:szCs w:val="24"/>
            </w:rPr>
          </w:rPrChange>
        </w:rPr>
        <w:t xml:space="preserve">should yield </w:t>
      </w:r>
      <w:r w:rsidR="004C4BD0" w:rsidRPr="00B475D4">
        <w:rPr>
          <w:rFonts w:ascii="Arial" w:hAnsi="Arial" w:cs="Arial"/>
          <w:sz w:val="24"/>
          <w:szCs w:val="24"/>
          <w:lang w:val="en-GB"/>
          <w:rPrChange w:id="1217" w:author="Alexandre Miguel Kaizeler Guedes Da Silva Afonso" w:date="2026-07-27T16:55:00Z" w16du:dateUtc="2026-07-27T15:55:00Z">
            <w:rPr>
              <w:rFonts w:ascii="Arial" w:hAnsi="Arial" w:cs="Arial"/>
              <w:sz w:val="24"/>
              <w:szCs w:val="24"/>
            </w:rPr>
          </w:rPrChange>
        </w:rPr>
        <w:t>comparable profiles</w:t>
      </w:r>
      <w:r w:rsidR="00973DDA" w:rsidRPr="00B475D4">
        <w:rPr>
          <w:rFonts w:ascii="Arial" w:hAnsi="Arial" w:cs="Arial"/>
          <w:sz w:val="24"/>
          <w:szCs w:val="24"/>
          <w:lang w:val="en-GB"/>
          <w:rPrChange w:id="1218" w:author="Alexandre Miguel Kaizeler Guedes Da Silva Afonso" w:date="2026-07-27T16:55:00Z" w16du:dateUtc="2026-07-27T15:55:00Z">
            <w:rPr>
              <w:rFonts w:ascii="Arial" w:hAnsi="Arial" w:cs="Arial"/>
              <w:sz w:val="24"/>
              <w:szCs w:val="24"/>
            </w:rPr>
          </w:rPrChange>
        </w:rPr>
        <w:t xml:space="preserve">, with </w:t>
      </w:r>
      <w:r w:rsidR="00F83DE6" w:rsidRPr="00B475D4">
        <w:rPr>
          <w:rFonts w:ascii="Arial" w:hAnsi="Arial" w:cs="Arial"/>
          <w:sz w:val="24"/>
          <w:szCs w:val="24"/>
          <w:lang w:val="en-GB"/>
          <w:rPrChange w:id="1219" w:author="Alexandre Miguel Kaizeler Guedes Da Silva Afonso" w:date="2026-07-27T16:55:00Z" w16du:dateUtc="2026-07-27T15:55:00Z">
            <w:rPr>
              <w:rFonts w:ascii="Arial" w:hAnsi="Arial" w:cs="Arial"/>
              <w:sz w:val="24"/>
              <w:szCs w:val="24"/>
            </w:rPr>
          </w:rPrChange>
        </w:rPr>
        <w:t>enrichment for longe</w:t>
      </w:r>
      <w:r w:rsidR="00FD63A0" w:rsidRPr="00B475D4">
        <w:rPr>
          <w:rFonts w:ascii="Arial" w:hAnsi="Arial" w:cs="Arial"/>
          <w:sz w:val="24"/>
          <w:szCs w:val="24"/>
          <w:lang w:val="en-GB"/>
          <w:rPrChange w:id="1220" w:author="Alexandre Miguel Kaizeler Guedes Da Silva Afonso" w:date="2026-07-27T16:55:00Z" w16du:dateUtc="2026-07-27T15:55:00Z">
            <w:rPr>
              <w:rFonts w:ascii="Arial" w:hAnsi="Arial" w:cs="Arial"/>
              <w:sz w:val="24"/>
              <w:szCs w:val="24"/>
            </w:rPr>
          </w:rPrChange>
        </w:rPr>
        <w:t>r RNAs</w:t>
      </w:r>
      <w:r w:rsidR="00AB09E6" w:rsidRPr="00B475D4">
        <w:rPr>
          <w:rFonts w:ascii="Arial" w:hAnsi="Arial" w:cs="Arial"/>
          <w:sz w:val="24"/>
          <w:szCs w:val="24"/>
          <w:lang w:val="en-GB"/>
          <w:rPrChange w:id="1221" w:author="Alexandre Miguel Kaizeler Guedes Da Silva Afonso" w:date="2026-07-27T16:55:00Z" w16du:dateUtc="2026-07-27T15:55:00Z">
            <w:rPr>
              <w:rFonts w:ascii="Arial" w:hAnsi="Arial" w:cs="Arial"/>
              <w:sz w:val="24"/>
              <w:szCs w:val="24"/>
            </w:rPr>
          </w:rPrChange>
        </w:rPr>
        <w:t>.</w:t>
      </w:r>
    </w:p>
    <w:p w14:paraId="6D2FB342" w14:textId="127BDF9E" w:rsidR="00002659" w:rsidRPr="00B475D4" w:rsidRDefault="00AB09E6" w:rsidP="00002659">
      <w:pPr>
        <w:jc w:val="both"/>
        <w:rPr>
          <w:rFonts w:ascii="Arial" w:hAnsi="Arial" w:cs="Arial"/>
          <w:sz w:val="24"/>
          <w:szCs w:val="24"/>
          <w:lang w:val="en-GB"/>
          <w:rPrChange w:id="122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1223" w:author="Alexandre Miguel Kaizeler Guedes Da Silva Afonso" w:date="2026-07-27T16:55:00Z" w16du:dateUtc="2026-07-27T15:55:00Z">
            <w:rPr>
              <w:rFonts w:ascii="Arial" w:hAnsi="Arial" w:cs="Arial"/>
              <w:sz w:val="24"/>
              <w:szCs w:val="24"/>
            </w:rPr>
          </w:rPrChange>
        </w:rPr>
        <w:lastRenderedPageBreak/>
        <w:t xml:space="preserve">In the </w:t>
      </w:r>
      <w:del w:id="1224" w:author="Alexandre Miguel Kaizeler Guedes Da Silva Afonso" w:date="2026-07-07T10:47:00Z" w16du:dateUtc="2026-07-07T09:47:00Z">
        <w:r w:rsidR="00EA4861" w:rsidRPr="00B475D4" w:rsidDel="00CC438B">
          <w:rPr>
            <w:rFonts w:ascii="Arial" w:hAnsi="Arial" w:cs="Arial"/>
            <w:sz w:val="24"/>
            <w:szCs w:val="24"/>
            <w:lang w:val="en-GB"/>
            <w:rPrChange w:id="1225" w:author="Alexandre Miguel Kaizeler Guedes Da Silva Afonso" w:date="2026-07-27T16:55:00Z" w16du:dateUtc="2026-07-27T15:55:00Z">
              <w:rPr>
                <w:rFonts w:ascii="Arial" w:hAnsi="Arial" w:cs="Arial"/>
                <w:sz w:val="24"/>
                <w:szCs w:val="24"/>
              </w:rPr>
            </w:rPrChange>
          </w:rPr>
          <w:delText xml:space="preserve">T. </w:delText>
        </w:r>
      </w:del>
      <w:r w:rsidRPr="00B475D4">
        <w:rPr>
          <w:rFonts w:ascii="Arial" w:hAnsi="Arial" w:cs="Arial"/>
          <w:sz w:val="24"/>
          <w:szCs w:val="24"/>
          <w:lang w:val="en-GB"/>
          <w:rPrChange w:id="1226" w:author="Alexandre Miguel Kaizeler Guedes Da Silva Afonso" w:date="2026-07-27T16:55:00Z" w16du:dateUtc="2026-07-27T15:55:00Z">
            <w:rPr>
              <w:rFonts w:ascii="Arial" w:hAnsi="Arial" w:cs="Arial"/>
              <w:sz w:val="24"/>
              <w:szCs w:val="24"/>
            </w:rPr>
          </w:rPrChange>
        </w:rPr>
        <w:t>Matheny 2019 dataset</w:t>
      </w:r>
      <w:r w:rsidR="00973DDA" w:rsidRPr="00B475D4">
        <w:rPr>
          <w:rFonts w:ascii="Arial" w:hAnsi="Arial" w:cs="Arial"/>
          <w:sz w:val="24"/>
          <w:szCs w:val="24"/>
          <w:lang w:val="en-GB"/>
          <w:rPrChange w:id="1227"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228" w:author="Alexandre Miguel Kaizeler Guedes Da Silva Afonso" w:date="2026-07-27T16:55:00Z" w16du:dateUtc="2026-07-27T15:55:00Z">
            <w:rPr>
              <w:rFonts w:ascii="Arial" w:hAnsi="Arial" w:cs="Arial"/>
              <w:sz w:val="24"/>
              <w:szCs w:val="24"/>
            </w:rPr>
          </w:rPrChange>
        </w:rPr>
        <w:instrText xml:space="preserve"> ADDIN ZOTERO_ITEM CSL_CITATION {"citationID":"JE33tNLO","properties":{"formattedCitation":"\\super 40\\nosupersub{}","plainCitation":"40","noteIndex":0},"citationItems":[{"id":"jCcWpdK2/CSLUVvg2","uris":["http://zotero.org/users/local/1p9EH8ax/items/ARLW3CQN"],"itemData":{"id":"AJeLyTDP/jrRAZ8nh","type":"article-journal","container-title":"Molecular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973DDA" w:rsidRPr="00B475D4">
        <w:rPr>
          <w:rFonts w:ascii="Arial" w:hAnsi="Arial" w:cs="Arial"/>
          <w:sz w:val="24"/>
          <w:szCs w:val="24"/>
          <w:lang w:val="en-GB"/>
          <w:rPrChange w:id="1229"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230" w:author="Alexandre Miguel Kaizeler Guedes Da Silva Afonso" w:date="2026-07-27T16:55:00Z" w16du:dateUtc="2026-07-27T15:55:00Z">
            <w:rPr>
              <w:rFonts w:ascii="Arial" w:hAnsi="Arial" w:cs="Arial"/>
              <w:kern w:val="0"/>
              <w:sz w:val="24"/>
              <w:vertAlign w:val="superscript"/>
            </w:rPr>
          </w:rPrChange>
        </w:rPr>
        <w:t>40</w:t>
      </w:r>
      <w:r w:rsidR="00973DDA" w:rsidRPr="00B475D4">
        <w:rPr>
          <w:rFonts w:ascii="Arial" w:hAnsi="Arial" w:cs="Arial"/>
          <w:sz w:val="24"/>
          <w:szCs w:val="24"/>
          <w:lang w:val="en-GB"/>
          <w:rPrChange w:id="1231"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1232" w:author="Alexandre Miguel Kaizeler Guedes Da Silva Afonso" w:date="2026-07-27T16:55:00Z" w16du:dateUtc="2026-07-27T15:55:00Z">
            <w:rPr>
              <w:rFonts w:ascii="Arial" w:hAnsi="Arial" w:cs="Arial"/>
              <w:sz w:val="24"/>
              <w:szCs w:val="24"/>
            </w:rPr>
          </w:rPrChange>
        </w:rPr>
        <w:t xml:space="preserve">, </w:t>
      </w:r>
      <w:r w:rsidR="00FD63A0" w:rsidRPr="00B475D4">
        <w:rPr>
          <w:rFonts w:ascii="Arial" w:hAnsi="Arial" w:cs="Arial"/>
          <w:sz w:val="24"/>
          <w:szCs w:val="24"/>
          <w:lang w:val="en-GB"/>
          <w:rPrChange w:id="1233" w:author="Alexandre Miguel Kaizeler Guedes Da Silva Afonso" w:date="2026-07-27T16:55:00Z" w16du:dateUtc="2026-07-27T15:55:00Z">
            <w:rPr>
              <w:rFonts w:ascii="Arial" w:hAnsi="Arial" w:cs="Arial"/>
              <w:sz w:val="24"/>
              <w:szCs w:val="24"/>
            </w:rPr>
          </w:rPrChange>
        </w:rPr>
        <w:t>stressed PBs and bulk RNP granules were purified by DC, with PBs distinguished by an additional immunoprecipitation step using EDC3</w:t>
      </w:r>
      <w:r w:rsidR="00D74E73" w:rsidRPr="00B475D4">
        <w:rPr>
          <w:rFonts w:ascii="Arial" w:hAnsi="Arial" w:cs="Arial"/>
          <w:sz w:val="24"/>
          <w:szCs w:val="24"/>
          <w:lang w:val="en-GB"/>
          <w:rPrChange w:id="123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235" w:author="Alexandre Miguel Kaizeler Guedes Da Silva Afonso" w:date="2026-07-27T16:55:00Z" w16du:dateUtc="2026-07-27T15:55:00Z">
            <w:rPr>
              <w:rFonts w:ascii="Arial" w:hAnsi="Arial" w:cs="Arial"/>
              <w:sz w:val="24"/>
              <w:szCs w:val="24"/>
            </w:rPr>
          </w:rPrChange>
        </w:rPr>
        <w:instrText xml:space="preserve"> ADDIN ZOTERO_ITEM CSL_CITATION {"citationID":"lRraYCUi","properties":{"formattedCitation":"\\super 40\\nosupersub{}","plainCitation":"40","noteIndex":0},"citationItems":[{"id":"jCcWpdK2/CSLUVvg2","uris":["http://zotero.org/users/local/1p9EH8ax/items/ARLW3CQN"],"itemData":{"id":"3kMMCi5j/Y5AbAQ9p","type":"article-journal","container-title":"Molecular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D74E73" w:rsidRPr="00B475D4">
        <w:rPr>
          <w:rFonts w:ascii="Arial" w:hAnsi="Arial" w:cs="Arial"/>
          <w:sz w:val="24"/>
          <w:szCs w:val="24"/>
          <w:lang w:val="en-GB"/>
          <w:rPrChange w:id="1236"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237" w:author="Alexandre Miguel Kaizeler Guedes Da Silva Afonso" w:date="2026-07-27T16:55:00Z" w16du:dateUtc="2026-07-27T15:55:00Z">
            <w:rPr>
              <w:rFonts w:ascii="Arial" w:hAnsi="Arial" w:cs="Arial"/>
              <w:kern w:val="0"/>
              <w:sz w:val="24"/>
              <w:vertAlign w:val="superscript"/>
            </w:rPr>
          </w:rPrChange>
        </w:rPr>
        <w:t>40</w:t>
      </w:r>
      <w:r w:rsidR="00D74E73" w:rsidRPr="00B475D4">
        <w:rPr>
          <w:rFonts w:ascii="Arial" w:hAnsi="Arial" w:cs="Arial"/>
          <w:sz w:val="24"/>
          <w:szCs w:val="24"/>
          <w:lang w:val="en-GB"/>
          <w:rPrChange w:id="1238" w:author="Alexandre Miguel Kaizeler Guedes Da Silva Afonso" w:date="2026-07-27T16:55:00Z" w16du:dateUtc="2026-07-27T15:55:00Z">
            <w:rPr>
              <w:rFonts w:ascii="Arial" w:hAnsi="Arial" w:cs="Arial"/>
              <w:sz w:val="24"/>
              <w:szCs w:val="24"/>
            </w:rPr>
          </w:rPrChange>
        </w:rPr>
        <w:fldChar w:fldCharType="end"/>
      </w:r>
      <w:r w:rsidR="00D74E73" w:rsidRPr="00B475D4">
        <w:rPr>
          <w:rFonts w:ascii="Arial" w:hAnsi="Arial" w:cs="Arial"/>
          <w:sz w:val="24"/>
          <w:szCs w:val="24"/>
          <w:lang w:val="en-GB"/>
          <w:rPrChange w:id="1239" w:author="Alexandre Miguel Kaizeler Guedes Da Silva Afonso" w:date="2026-07-27T16:55:00Z" w16du:dateUtc="2026-07-27T15:55:00Z">
            <w:rPr>
              <w:rFonts w:ascii="Arial" w:hAnsi="Arial" w:cs="Arial"/>
              <w:sz w:val="24"/>
              <w:szCs w:val="24"/>
            </w:rPr>
          </w:rPrChange>
        </w:rPr>
        <w:t xml:space="preserve">. </w:t>
      </w:r>
      <w:r w:rsidR="00FD63A0" w:rsidRPr="00B475D4">
        <w:rPr>
          <w:rFonts w:ascii="Arial" w:hAnsi="Arial" w:cs="Arial"/>
          <w:sz w:val="24"/>
          <w:szCs w:val="24"/>
          <w:lang w:val="en-GB"/>
          <w:rPrChange w:id="1240" w:author="Alexandre Miguel Kaizeler Guedes Da Silva Afonso" w:date="2026-07-27T16:55:00Z" w16du:dateUtc="2026-07-27T15:55:00Z">
            <w:rPr>
              <w:rFonts w:ascii="Arial" w:hAnsi="Arial" w:cs="Arial"/>
              <w:sz w:val="24"/>
              <w:szCs w:val="24"/>
            </w:rPr>
          </w:rPrChange>
        </w:rPr>
        <w:t xml:space="preserve">The original </w:t>
      </w:r>
      <w:del w:id="1241" w:author="Alexandre Miguel Kaizeler Guedes Da Silva Afonso" w:date="2026-07-07T10:47:00Z" w16du:dateUtc="2026-07-07T09:47:00Z">
        <w:r w:rsidR="004F76C7" w:rsidRPr="00B475D4" w:rsidDel="00CC438B">
          <w:rPr>
            <w:rFonts w:ascii="Arial" w:hAnsi="Arial" w:cs="Arial"/>
            <w:sz w:val="24"/>
            <w:szCs w:val="24"/>
            <w:lang w:val="en-GB"/>
            <w:rPrChange w:id="1242" w:author="Alexandre Miguel Kaizeler Guedes Da Silva Afonso" w:date="2026-07-27T16:55:00Z" w16du:dateUtc="2026-07-27T15:55:00Z">
              <w:rPr>
                <w:rFonts w:ascii="Arial" w:hAnsi="Arial" w:cs="Arial"/>
                <w:sz w:val="24"/>
                <w:szCs w:val="24"/>
              </w:rPr>
            </w:rPrChange>
          </w:rPr>
          <w:delText xml:space="preserve">A. </w:delText>
        </w:r>
      </w:del>
      <w:r w:rsidR="00FD63A0" w:rsidRPr="00B475D4">
        <w:rPr>
          <w:rFonts w:ascii="Arial" w:hAnsi="Arial" w:cs="Arial"/>
          <w:sz w:val="24"/>
          <w:szCs w:val="24"/>
          <w:lang w:val="en-GB"/>
          <w:rPrChange w:id="1243" w:author="Alexandre Miguel Kaizeler Guedes Da Silva Afonso" w:date="2026-07-27T16:55:00Z" w16du:dateUtc="2026-07-27T15:55:00Z">
            <w:rPr>
              <w:rFonts w:ascii="Arial" w:hAnsi="Arial" w:cs="Arial"/>
              <w:sz w:val="24"/>
              <w:szCs w:val="24"/>
            </w:rPr>
          </w:rPrChange>
        </w:rPr>
        <w:t>Khong 2017 dataset</w:t>
      </w:r>
      <w:r w:rsidR="00FD63A0" w:rsidRPr="00B475D4">
        <w:rPr>
          <w:rFonts w:ascii="Arial" w:hAnsi="Arial" w:cs="Arial"/>
          <w:sz w:val="24"/>
          <w:szCs w:val="24"/>
          <w:lang w:val="en-GB"/>
          <w:rPrChange w:id="124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245" w:author="Alexandre Miguel Kaizeler Guedes Da Silva Afonso" w:date="2026-07-27T16:55:00Z" w16du:dateUtc="2026-07-27T15:55:00Z">
            <w:rPr>
              <w:rFonts w:ascii="Arial" w:hAnsi="Arial" w:cs="Arial"/>
              <w:sz w:val="24"/>
              <w:szCs w:val="24"/>
            </w:rPr>
          </w:rPrChange>
        </w:rPr>
        <w:instrText xml:space="preserve"> ADDIN ZOTERO_ITEM CSL_CITATION {"citationID":"DlzzHtY4","properties":{"formattedCitation":"\\super 31\\nosupersub{}","plainCitation":"31","noteIndex":0},"citationItems":[{"id":"jCcWpdK2/I8Gjq151","uris":["http://zotero.org/users/local/1p9EH8ax/items/WPA4SC2G"],"itemData":{"id":"AJeLyTDP/lu7Y58wT","type":"article-journal","container-title":"Molecular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FD63A0" w:rsidRPr="00B475D4">
        <w:rPr>
          <w:rFonts w:ascii="Arial" w:hAnsi="Arial" w:cs="Arial"/>
          <w:sz w:val="24"/>
          <w:szCs w:val="24"/>
          <w:lang w:val="en-GB"/>
          <w:rPrChange w:id="1246"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1247" w:author="Alexandre Miguel Kaizeler Guedes Da Silva Afonso" w:date="2026-07-27T16:55:00Z" w16du:dateUtc="2026-07-27T15:55:00Z">
            <w:rPr>
              <w:rFonts w:ascii="Arial" w:hAnsi="Arial" w:cs="Arial"/>
              <w:kern w:val="0"/>
              <w:sz w:val="24"/>
              <w:vertAlign w:val="superscript"/>
            </w:rPr>
          </w:rPrChange>
        </w:rPr>
        <w:t>31</w:t>
      </w:r>
      <w:r w:rsidR="00FD63A0" w:rsidRPr="00B475D4">
        <w:rPr>
          <w:rFonts w:ascii="Arial" w:hAnsi="Arial" w:cs="Arial"/>
          <w:sz w:val="24"/>
          <w:szCs w:val="24"/>
          <w:lang w:val="en-GB"/>
          <w:rPrChange w:id="1248" w:author="Alexandre Miguel Kaizeler Guedes Da Silva Afonso" w:date="2026-07-27T16:55:00Z" w16du:dateUtc="2026-07-27T15:55:00Z">
            <w:rPr>
              <w:rFonts w:ascii="Arial" w:hAnsi="Arial" w:cs="Arial"/>
              <w:sz w:val="24"/>
              <w:szCs w:val="24"/>
            </w:rPr>
          </w:rPrChange>
        </w:rPr>
        <w:fldChar w:fldCharType="end"/>
      </w:r>
      <w:r w:rsidR="00FD63A0" w:rsidRPr="00B475D4">
        <w:rPr>
          <w:rFonts w:ascii="Arial" w:hAnsi="Arial" w:cs="Arial"/>
          <w:sz w:val="24"/>
          <w:szCs w:val="24"/>
          <w:lang w:val="en-GB"/>
          <w:rPrChange w:id="1249" w:author="Alexandre Miguel Kaizeler Guedes Da Silva Afonso" w:date="2026-07-27T16:55:00Z" w16du:dateUtc="2026-07-27T15:55:00Z">
            <w:rPr>
              <w:rFonts w:ascii="Arial" w:hAnsi="Arial" w:cs="Arial"/>
              <w:sz w:val="24"/>
              <w:szCs w:val="24"/>
            </w:rPr>
          </w:rPrChange>
        </w:rPr>
        <w:t xml:space="preserve"> used a similar three-round DC protocol to isolate SGs (using G3BP for immunoprecipitation).</w:t>
      </w:r>
    </w:p>
    <w:p w14:paraId="165B8EA1" w14:textId="27B0535E" w:rsidR="003B39B1" w:rsidRPr="00B475D4" w:rsidRDefault="00FD63A0" w:rsidP="000B561C">
      <w:pPr>
        <w:jc w:val="both"/>
        <w:rPr>
          <w:rFonts w:ascii="Arial" w:hAnsi="Arial" w:cs="Arial"/>
          <w:sz w:val="24"/>
          <w:szCs w:val="24"/>
          <w:lang w:val="en-GB"/>
          <w:rPrChange w:id="125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1251" w:author="Alexandre Miguel Kaizeler Guedes Da Silva Afonso" w:date="2026-07-27T16:55:00Z" w16du:dateUtc="2026-07-27T15:55:00Z">
            <w:rPr>
              <w:rFonts w:ascii="Arial" w:hAnsi="Arial" w:cs="Arial"/>
              <w:sz w:val="24"/>
              <w:szCs w:val="24"/>
            </w:rPr>
          </w:rPrChange>
        </w:rPr>
        <w:t>Despite representing distinct cytoplasmic granules, DC-purified SGs and PBs displayed similar transcriptomes (</w:t>
      </w:r>
      <w:r w:rsidR="00D50179" w:rsidRPr="00B475D4">
        <w:rPr>
          <w:rFonts w:ascii="Arial" w:hAnsi="Arial" w:cs="Arial"/>
          <w:sz w:val="24"/>
          <w:szCs w:val="24"/>
          <w:lang w:val="en-GB"/>
          <w:rPrChange w:id="1252" w:author="Alexandre Miguel Kaizeler Guedes Da Silva Afonso" w:date="2026-07-27T16:55:00Z" w16du:dateUtc="2026-07-27T15:55:00Z">
            <w:rPr>
              <w:rFonts w:ascii="Arial" w:hAnsi="Arial" w:cs="Arial"/>
              <w:sz w:val="24"/>
              <w:szCs w:val="24"/>
            </w:rPr>
          </w:rPrChange>
        </w:rPr>
        <w:t xml:space="preserve">Supplementary </w:t>
      </w:r>
      <w:r w:rsidRPr="00B475D4">
        <w:rPr>
          <w:rFonts w:ascii="Arial" w:hAnsi="Arial" w:cs="Arial"/>
          <w:sz w:val="24"/>
          <w:szCs w:val="24"/>
          <w:lang w:val="en-GB"/>
          <w:rPrChange w:id="1253" w:author="Alexandre Miguel Kaizeler Guedes Da Silva Afonso" w:date="2026-07-27T16:55:00Z" w16du:dateUtc="2026-07-27T15:55:00Z">
            <w:rPr>
              <w:rFonts w:ascii="Arial" w:hAnsi="Arial" w:cs="Arial"/>
              <w:sz w:val="24"/>
              <w:szCs w:val="24"/>
            </w:rPr>
          </w:rPrChange>
        </w:rPr>
        <w:t>Fig</w:t>
      </w:r>
      <w:r w:rsidR="00D50179" w:rsidRPr="00B475D4">
        <w:rPr>
          <w:rFonts w:ascii="Arial" w:hAnsi="Arial" w:cs="Arial"/>
          <w:sz w:val="24"/>
          <w:szCs w:val="24"/>
          <w:lang w:val="en-GB"/>
          <w:rPrChange w:id="1254" w:author="Alexandre Miguel Kaizeler Guedes Da Silva Afonso" w:date="2026-07-27T16:55:00Z" w16du:dateUtc="2026-07-27T15:55:00Z">
            <w:rPr>
              <w:rFonts w:ascii="Arial" w:hAnsi="Arial" w:cs="Arial"/>
              <w:sz w:val="24"/>
              <w:szCs w:val="24"/>
            </w:rPr>
          </w:rPrChange>
        </w:rPr>
        <w:t>ure</w:t>
      </w:r>
      <w:r w:rsidRPr="00B475D4">
        <w:rPr>
          <w:rFonts w:ascii="Arial" w:hAnsi="Arial" w:cs="Arial"/>
          <w:sz w:val="24"/>
          <w:szCs w:val="24"/>
          <w:lang w:val="en-GB"/>
          <w:rPrChange w:id="1255" w:author="Alexandre Miguel Kaizeler Guedes Da Silva Afonso" w:date="2026-07-27T16:55:00Z" w16du:dateUtc="2026-07-27T15:55:00Z">
            <w:rPr>
              <w:rFonts w:ascii="Arial" w:hAnsi="Arial" w:cs="Arial"/>
              <w:sz w:val="24"/>
              <w:szCs w:val="24"/>
            </w:rPr>
          </w:rPrChange>
        </w:rPr>
        <w:t xml:space="preserve"> </w:t>
      </w:r>
      <w:r w:rsidR="00D50179" w:rsidRPr="00B475D4">
        <w:rPr>
          <w:rFonts w:ascii="Arial" w:hAnsi="Arial" w:cs="Arial"/>
          <w:sz w:val="24"/>
          <w:szCs w:val="24"/>
          <w:lang w:val="en-GB"/>
          <w:rPrChange w:id="1256" w:author="Alexandre Miguel Kaizeler Guedes Da Silva Afonso" w:date="2026-07-27T16:55:00Z" w16du:dateUtc="2026-07-27T15:55:00Z">
            <w:rPr>
              <w:rFonts w:ascii="Arial" w:hAnsi="Arial" w:cs="Arial"/>
              <w:sz w:val="24"/>
              <w:szCs w:val="24"/>
            </w:rPr>
          </w:rPrChange>
        </w:rPr>
        <w:t>6</w:t>
      </w:r>
      <w:r w:rsidRPr="00B475D4">
        <w:rPr>
          <w:rFonts w:ascii="Arial" w:hAnsi="Arial" w:cs="Arial"/>
          <w:sz w:val="24"/>
          <w:szCs w:val="24"/>
          <w:lang w:val="en-GB"/>
          <w:rPrChange w:id="1257" w:author="Alexandre Miguel Kaizeler Guedes Da Silva Afonso" w:date="2026-07-27T16:55:00Z" w16du:dateUtc="2026-07-27T15:55:00Z">
            <w:rPr>
              <w:rFonts w:ascii="Arial" w:hAnsi="Arial" w:cs="Arial"/>
              <w:sz w:val="24"/>
              <w:szCs w:val="24"/>
            </w:rPr>
          </w:rPrChange>
        </w:rPr>
        <w:t>A), as noted by the authors</w:t>
      </w:r>
      <w:r w:rsidRPr="00B475D4">
        <w:rPr>
          <w:rFonts w:ascii="Arial" w:hAnsi="Arial" w:cs="Arial"/>
          <w:sz w:val="24"/>
          <w:szCs w:val="24"/>
          <w:lang w:val="en-GB"/>
          <w:rPrChange w:id="1258"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259" w:author="Alexandre Miguel Kaizeler Guedes Da Silva Afonso" w:date="2026-07-27T16:55:00Z" w16du:dateUtc="2026-07-27T15:55:00Z">
            <w:rPr>
              <w:rFonts w:ascii="Arial" w:hAnsi="Arial" w:cs="Arial"/>
              <w:sz w:val="24"/>
              <w:szCs w:val="24"/>
            </w:rPr>
          </w:rPrChange>
        </w:rPr>
        <w:instrText xml:space="preserve"> ADDIN ZOTERO_ITEM CSL_CITATION {"citationID":"yZv9rQU5","properties":{"formattedCitation":"\\super 40\\nosupersub{}","plainCitation":"40","noteIndex":0},"citationItems":[{"id":"jCcWpdK2/CSLUVvg2","uris":["http://zotero.org/users/local/1p9EH8ax/items/ARLW3CQN"],"itemData":{"id":"AJeLyTDP/jrRAZ8nh","type":"article-journal","container-title":"Molecular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B475D4">
        <w:rPr>
          <w:rFonts w:ascii="Arial" w:hAnsi="Arial" w:cs="Arial"/>
          <w:sz w:val="24"/>
          <w:szCs w:val="24"/>
          <w:lang w:val="en-GB"/>
          <w:rPrChange w:id="1260"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261" w:author="Alexandre Miguel Kaizeler Guedes Da Silva Afonso" w:date="2026-07-27T16:55:00Z" w16du:dateUtc="2026-07-27T15:55:00Z">
            <w:rPr>
              <w:rFonts w:ascii="Arial" w:hAnsi="Arial" w:cs="Arial"/>
              <w:kern w:val="0"/>
              <w:sz w:val="24"/>
              <w:vertAlign w:val="superscript"/>
            </w:rPr>
          </w:rPrChange>
        </w:rPr>
        <w:t>40</w:t>
      </w:r>
      <w:r w:rsidRPr="00B475D4">
        <w:rPr>
          <w:rFonts w:ascii="Arial" w:hAnsi="Arial" w:cs="Arial"/>
          <w:sz w:val="24"/>
          <w:szCs w:val="24"/>
          <w:lang w:val="en-GB"/>
          <w:rPrChange w:id="1262"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1263" w:author="Alexandre Miguel Kaizeler Guedes Da Silva Afonso" w:date="2026-07-27T16:55:00Z" w16du:dateUtc="2026-07-27T15:55:00Z">
            <w:rPr>
              <w:rFonts w:ascii="Arial" w:hAnsi="Arial" w:cs="Arial"/>
              <w:sz w:val="24"/>
              <w:szCs w:val="24"/>
            </w:rPr>
          </w:rPrChange>
        </w:rPr>
        <w:t>. Moreover, both SGs and PBs were more similar to each other than to bulk RNP granules purified by two rounds of centrifugation (</w:t>
      </w:r>
      <w:r w:rsidR="00D50179" w:rsidRPr="00B475D4">
        <w:rPr>
          <w:rFonts w:ascii="Arial" w:hAnsi="Arial" w:cs="Arial"/>
          <w:sz w:val="24"/>
          <w:szCs w:val="24"/>
          <w:lang w:val="en-GB"/>
          <w:rPrChange w:id="1264" w:author="Alexandre Miguel Kaizeler Guedes Da Silva Afonso" w:date="2026-07-27T16:55:00Z" w16du:dateUtc="2026-07-27T15:55:00Z">
            <w:rPr>
              <w:rFonts w:ascii="Arial" w:hAnsi="Arial" w:cs="Arial"/>
              <w:sz w:val="24"/>
              <w:szCs w:val="24"/>
            </w:rPr>
          </w:rPrChange>
        </w:rPr>
        <w:t xml:space="preserve">Supplementary </w:t>
      </w:r>
      <w:r w:rsidRPr="00B475D4">
        <w:rPr>
          <w:rFonts w:ascii="Arial" w:hAnsi="Arial" w:cs="Arial"/>
          <w:sz w:val="24"/>
          <w:szCs w:val="24"/>
          <w:lang w:val="en-GB"/>
          <w:rPrChange w:id="1265" w:author="Alexandre Miguel Kaizeler Guedes Da Silva Afonso" w:date="2026-07-27T16:55:00Z" w16du:dateUtc="2026-07-27T15:55:00Z">
            <w:rPr>
              <w:rFonts w:ascii="Arial" w:hAnsi="Arial" w:cs="Arial"/>
              <w:sz w:val="24"/>
              <w:szCs w:val="24"/>
            </w:rPr>
          </w:rPrChange>
        </w:rPr>
        <w:t>Fig</w:t>
      </w:r>
      <w:r w:rsidR="00D50179" w:rsidRPr="00B475D4">
        <w:rPr>
          <w:rFonts w:ascii="Arial" w:hAnsi="Arial" w:cs="Arial"/>
          <w:sz w:val="24"/>
          <w:szCs w:val="24"/>
          <w:lang w:val="en-GB"/>
          <w:rPrChange w:id="1266" w:author="Alexandre Miguel Kaizeler Guedes Da Silva Afonso" w:date="2026-07-27T16:55:00Z" w16du:dateUtc="2026-07-27T15:55:00Z">
            <w:rPr>
              <w:rFonts w:ascii="Arial" w:hAnsi="Arial" w:cs="Arial"/>
              <w:sz w:val="24"/>
              <w:szCs w:val="24"/>
            </w:rPr>
          </w:rPrChange>
        </w:rPr>
        <w:t>ure</w:t>
      </w:r>
      <w:r w:rsidRPr="00B475D4">
        <w:rPr>
          <w:rFonts w:ascii="Arial" w:hAnsi="Arial" w:cs="Arial"/>
          <w:sz w:val="24"/>
          <w:szCs w:val="24"/>
          <w:lang w:val="en-GB"/>
          <w:rPrChange w:id="1267" w:author="Alexandre Miguel Kaizeler Guedes Da Silva Afonso" w:date="2026-07-27T16:55:00Z" w16du:dateUtc="2026-07-27T15:55:00Z">
            <w:rPr>
              <w:rFonts w:ascii="Arial" w:hAnsi="Arial" w:cs="Arial"/>
              <w:sz w:val="24"/>
              <w:szCs w:val="24"/>
            </w:rPr>
          </w:rPrChange>
        </w:rPr>
        <w:t xml:space="preserve"> </w:t>
      </w:r>
      <w:r w:rsidR="00D50179" w:rsidRPr="00B475D4">
        <w:rPr>
          <w:rFonts w:ascii="Arial" w:hAnsi="Arial" w:cs="Arial"/>
          <w:sz w:val="24"/>
          <w:szCs w:val="24"/>
          <w:lang w:val="en-GB"/>
          <w:rPrChange w:id="1268" w:author="Alexandre Miguel Kaizeler Guedes Da Silva Afonso" w:date="2026-07-27T16:55:00Z" w16du:dateUtc="2026-07-27T15:55:00Z">
            <w:rPr>
              <w:rFonts w:ascii="Arial" w:hAnsi="Arial" w:cs="Arial"/>
              <w:sz w:val="24"/>
              <w:szCs w:val="24"/>
            </w:rPr>
          </w:rPrChange>
        </w:rPr>
        <w:t>6</w:t>
      </w:r>
      <w:r w:rsidR="006B16AB" w:rsidRPr="00B475D4">
        <w:rPr>
          <w:rFonts w:ascii="Arial" w:hAnsi="Arial" w:cs="Arial"/>
          <w:sz w:val="24"/>
          <w:szCs w:val="24"/>
          <w:lang w:val="en-GB"/>
          <w:rPrChange w:id="1269" w:author="Alexandre Miguel Kaizeler Guedes Da Silva Afonso" w:date="2026-07-27T16:55:00Z" w16du:dateUtc="2026-07-27T15:55:00Z">
            <w:rPr>
              <w:rFonts w:ascii="Arial" w:hAnsi="Arial" w:cs="Arial"/>
              <w:sz w:val="24"/>
              <w:szCs w:val="24"/>
            </w:rPr>
          </w:rPrChange>
        </w:rPr>
        <w:t>B</w:t>
      </w:r>
      <w:r w:rsidR="00791159" w:rsidRPr="00B475D4">
        <w:rPr>
          <w:rFonts w:ascii="Arial" w:hAnsi="Arial" w:cs="Arial"/>
          <w:sz w:val="24"/>
          <w:szCs w:val="24"/>
          <w:lang w:val="en-GB"/>
          <w:rPrChange w:id="1270" w:author="Alexandre Miguel Kaizeler Guedes Da Silva Afonso" w:date="2026-07-27T16:55:00Z" w16du:dateUtc="2026-07-27T15:55:00Z">
            <w:rPr>
              <w:rFonts w:ascii="Arial" w:hAnsi="Arial" w:cs="Arial"/>
              <w:sz w:val="24"/>
              <w:szCs w:val="24"/>
            </w:rPr>
          </w:rPrChange>
        </w:rPr>
        <w:t>-</w:t>
      </w:r>
      <w:r w:rsidR="006B16AB" w:rsidRPr="00B475D4">
        <w:rPr>
          <w:rFonts w:ascii="Arial" w:hAnsi="Arial" w:cs="Arial"/>
          <w:sz w:val="24"/>
          <w:szCs w:val="24"/>
          <w:lang w:val="en-GB"/>
          <w:rPrChange w:id="1271" w:author="Alexandre Miguel Kaizeler Guedes Da Silva Afonso" w:date="2026-07-27T16:55:00Z" w16du:dateUtc="2026-07-27T15:55:00Z">
            <w:rPr>
              <w:rFonts w:ascii="Arial" w:hAnsi="Arial" w:cs="Arial"/>
              <w:sz w:val="24"/>
              <w:szCs w:val="24"/>
            </w:rPr>
          </w:rPrChange>
        </w:rPr>
        <w:t>C</w:t>
      </w:r>
      <w:r w:rsidRPr="00B475D4">
        <w:rPr>
          <w:rFonts w:ascii="Arial" w:hAnsi="Arial" w:cs="Arial"/>
          <w:sz w:val="24"/>
          <w:szCs w:val="24"/>
          <w:lang w:val="en-GB"/>
          <w:rPrChange w:id="1272" w:author="Alexandre Miguel Kaizeler Guedes Da Silva Afonso" w:date="2026-07-27T16:55:00Z" w16du:dateUtc="2026-07-27T15:55:00Z">
            <w:rPr>
              <w:rFonts w:ascii="Arial" w:hAnsi="Arial" w:cs="Arial"/>
              <w:sz w:val="24"/>
              <w:szCs w:val="24"/>
            </w:rPr>
          </w:rPrChange>
        </w:rPr>
        <w:t xml:space="preserve">). It is unclear if this pattern reflects </w:t>
      </w:r>
      <w:r w:rsidR="006B16AB" w:rsidRPr="00B475D4">
        <w:rPr>
          <w:rFonts w:ascii="Arial" w:hAnsi="Arial" w:cs="Arial"/>
          <w:sz w:val="24"/>
          <w:szCs w:val="24"/>
          <w:lang w:val="en-GB"/>
          <w:rPrChange w:id="1273" w:author="Alexandre Miguel Kaizeler Guedes Da Silva Afonso" w:date="2026-07-27T16:55:00Z" w16du:dateUtc="2026-07-27T15:55:00Z">
            <w:rPr>
              <w:rFonts w:ascii="Arial" w:hAnsi="Arial" w:cs="Arial"/>
              <w:sz w:val="24"/>
              <w:szCs w:val="24"/>
            </w:rPr>
          </w:rPrChange>
        </w:rPr>
        <w:t xml:space="preserve">the contribution of multiple other condensate types in the </w:t>
      </w:r>
      <w:r w:rsidRPr="00B475D4">
        <w:rPr>
          <w:rFonts w:ascii="Arial" w:hAnsi="Arial" w:cs="Arial"/>
          <w:sz w:val="24"/>
          <w:szCs w:val="24"/>
          <w:lang w:val="en-GB"/>
          <w:rPrChange w:id="1274" w:author="Alexandre Miguel Kaizeler Guedes Da Silva Afonso" w:date="2026-07-27T16:55:00Z" w16du:dateUtc="2026-07-27T15:55:00Z">
            <w:rPr>
              <w:rFonts w:ascii="Arial" w:hAnsi="Arial" w:cs="Arial"/>
              <w:sz w:val="24"/>
              <w:szCs w:val="24"/>
            </w:rPr>
          </w:rPrChange>
        </w:rPr>
        <w:t>bulk RNP granule preparations or, more simply, the additional centrifugation step applied to both SGs and PBs.</w:t>
      </w:r>
    </w:p>
    <w:p w14:paraId="2E7C7EF5" w14:textId="776A114F" w:rsidR="002C7673" w:rsidRPr="00B475D4" w:rsidRDefault="006B16AB" w:rsidP="000B561C">
      <w:pPr>
        <w:jc w:val="both"/>
        <w:rPr>
          <w:rFonts w:ascii="Arial" w:hAnsi="Arial" w:cs="Arial"/>
          <w:sz w:val="24"/>
          <w:szCs w:val="24"/>
          <w:lang w:val="en-GB"/>
          <w:rPrChange w:id="127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1276" w:author="Alexandre Miguel Kaizeler Guedes Da Silva Afonso" w:date="2026-07-27T16:55:00Z" w16du:dateUtc="2026-07-27T15:55:00Z">
            <w:rPr>
              <w:rFonts w:ascii="Arial" w:hAnsi="Arial" w:cs="Arial"/>
              <w:sz w:val="24"/>
              <w:szCs w:val="24"/>
            </w:rPr>
          </w:rPrChange>
        </w:rPr>
        <w:t>Additionally, i</w:t>
      </w:r>
      <w:r w:rsidR="00A9634E" w:rsidRPr="00B475D4">
        <w:rPr>
          <w:rFonts w:ascii="Arial" w:hAnsi="Arial" w:cs="Arial"/>
          <w:sz w:val="24"/>
          <w:szCs w:val="24"/>
          <w:lang w:val="en-GB"/>
          <w:rPrChange w:id="1277" w:author="Alexandre Miguel Kaizeler Guedes Da Silva Afonso" w:date="2026-07-27T16:55:00Z" w16du:dateUtc="2026-07-27T15:55:00Z">
            <w:rPr>
              <w:rFonts w:ascii="Arial" w:hAnsi="Arial" w:cs="Arial"/>
              <w:sz w:val="24"/>
              <w:szCs w:val="24"/>
            </w:rPr>
          </w:rPrChange>
        </w:rPr>
        <w:t>n</w:t>
      </w:r>
      <w:r w:rsidRPr="00B475D4">
        <w:rPr>
          <w:rFonts w:ascii="Arial" w:hAnsi="Arial" w:cs="Arial"/>
          <w:sz w:val="24"/>
          <w:szCs w:val="24"/>
          <w:lang w:val="en-GB"/>
          <w:rPrChange w:id="1278" w:author="Alexandre Miguel Kaizeler Guedes Da Silva Afonso" w:date="2026-07-27T16:55:00Z" w16du:dateUtc="2026-07-27T15:55:00Z">
            <w:rPr>
              <w:rFonts w:ascii="Arial" w:hAnsi="Arial" w:cs="Arial"/>
              <w:sz w:val="24"/>
              <w:szCs w:val="24"/>
            </w:rPr>
          </w:rPrChange>
        </w:rPr>
        <w:t xml:space="preserve"> </w:t>
      </w:r>
      <w:del w:id="1279" w:author="Alexandre Miguel Kaizeler Guedes Da Silva Afonso" w:date="2026-07-07T10:47:00Z" w16du:dateUtc="2026-07-07T09:47:00Z">
        <w:r w:rsidR="004F76C7" w:rsidRPr="00B475D4" w:rsidDel="00CC438B">
          <w:rPr>
            <w:rFonts w:ascii="Arial" w:hAnsi="Arial" w:cs="Arial"/>
            <w:sz w:val="24"/>
            <w:szCs w:val="24"/>
            <w:lang w:val="en-GB"/>
            <w:rPrChange w:id="1280" w:author="Alexandre Miguel Kaizeler Guedes Da Silva Afonso" w:date="2026-07-27T16:55:00Z" w16du:dateUtc="2026-07-27T15:55:00Z">
              <w:rPr>
                <w:rFonts w:ascii="Arial" w:hAnsi="Arial" w:cs="Arial"/>
                <w:sz w:val="24"/>
                <w:szCs w:val="24"/>
              </w:rPr>
            </w:rPrChange>
          </w:rPr>
          <w:delText xml:space="preserve">T. </w:delText>
        </w:r>
      </w:del>
      <w:r w:rsidR="00FD63A0" w:rsidRPr="00B475D4">
        <w:rPr>
          <w:rFonts w:ascii="Arial" w:hAnsi="Arial" w:cs="Arial"/>
          <w:sz w:val="24"/>
          <w:szCs w:val="24"/>
          <w:lang w:val="en-GB"/>
          <w:rPrChange w:id="1281" w:author="Alexandre Miguel Kaizeler Guedes Da Silva Afonso" w:date="2026-07-27T16:55:00Z" w16du:dateUtc="2026-07-27T15:55:00Z">
            <w:rPr>
              <w:rFonts w:ascii="Arial" w:hAnsi="Arial" w:cs="Arial"/>
              <w:sz w:val="24"/>
              <w:szCs w:val="24"/>
            </w:rPr>
          </w:rPrChange>
        </w:rPr>
        <w:t>Matheny 2019</w:t>
      </w:r>
      <w:r w:rsidR="00FD63A0" w:rsidRPr="00B475D4">
        <w:rPr>
          <w:rFonts w:ascii="Arial" w:hAnsi="Arial" w:cs="Arial"/>
          <w:sz w:val="24"/>
          <w:szCs w:val="24"/>
          <w:lang w:val="en-GB"/>
          <w:rPrChange w:id="1282"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283" w:author="Alexandre Miguel Kaizeler Guedes Da Silva Afonso" w:date="2026-07-27T16:55:00Z" w16du:dateUtc="2026-07-27T15:55:00Z">
            <w:rPr>
              <w:rFonts w:ascii="Arial" w:hAnsi="Arial" w:cs="Arial"/>
              <w:sz w:val="24"/>
              <w:szCs w:val="24"/>
            </w:rPr>
          </w:rPrChange>
        </w:rPr>
        <w:instrText xml:space="preserve"> ADDIN ZOTERO_ITEM CSL_CITATION {"citationID":"jHaQ7esA","properties":{"formattedCitation":"\\super 40\\nosupersub{}","plainCitation":"40","noteIndex":0},"citationItems":[{"id":"jCcWpdK2/CSLUVvg2","uris":["http://zotero.org/users/local/1p9EH8ax/items/ARLW3CQN"],"itemData":{"id":"AJeLyTDP/jrRAZ8nh","type":"article-journal","container-title":"Molecular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FD63A0" w:rsidRPr="00B475D4">
        <w:rPr>
          <w:rFonts w:ascii="Arial" w:hAnsi="Arial" w:cs="Arial"/>
          <w:sz w:val="24"/>
          <w:szCs w:val="24"/>
          <w:lang w:val="en-GB"/>
          <w:rPrChange w:id="1284"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285" w:author="Alexandre Miguel Kaizeler Guedes Da Silva Afonso" w:date="2026-07-27T16:55:00Z" w16du:dateUtc="2026-07-27T15:55:00Z">
            <w:rPr>
              <w:rFonts w:ascii="Arial" w:hAnsi="Arial" w:cs="Arial"/>
              <w:kern w:val="0"/>
              <w:sz w:val="24"/>
              <w:vertAlign w:val="superscript"/>
            </w:rPr>
          </w:rPrChange>
        </w:rPr>
        <w:t>40</w:t>
      </w:r>
      <w:r w:rsidR="00FD63A0" w:rsidRPr="00B475D4">
        <w:rPr>
          <w:rFonts w:ascii="Arial" w:hAnsi="Arial" w:cs="Arial"/>
          <w:sz w:val="24"/>
          <w:szCs w:val="24"/>
          <w:lang w:val="en-GB"/>
          <w:rPrChange w:id="1286" w:author="Alexandre Miguel Kaizeler Guedes Da Silva Afonso" w:date="2026-07-27T16:55:00Z" w16du:dateUtc="2026-07-27T15:55:00Z">
            <w:rPr>
              <w:rFonts w:ascii="Arial" w:hAnsi="Arial" w:cs="Arial"/>
              <w:sz w:val="24"/>
              <w:szCs w:val="24"/>
            </w:rPr>
          </w:rPrChange>
        </w:rPr>
        <w:fldChar w:fldCharType="end"/>
      </w:r>
      <w:r w:rsidR="00A9634E" w:rsidRPr="00B475D4">
        <w:rPr>
          <w:rFonts w:ascii="Arial" w:hAnsi="Arial" w:cs="Arial"/>
          <w:sz w:val="24"/>
          <w:szCs w:val="24"/>
          <w:lang w:val="en-GB"/>
          <w:rPrChange w:id="1287" w:author="Alexandre Miguel Kaizeler Guedes Da Silva Afonso" w:date="2026-07-27T16:55:00Z" w16du:dateUtc="2026-07-27T15:55:00Z">
            <w:rPr>
              <w:rFonts w:ascii="Arial" w:hAnsi="Arial" w:cs="Arial"/>
              <w:sz w:val="24"/>
              <w:szCs w:val="24"/>
            </w:rPr>
          </w:rPrChange>
        </w:rPr>
        <w:t>,</w:t>
      </w:r>
      <w:r w:rsidR="00F62682" w:rsidRPr="00B475D4">
        <w:rPr>
          <w:rFonts w:ascii="Arial" w:hAnsi="Arial" w:cs="Arial"/>
          <w:sz w:val="24"/>
          <w:szCs w:val="24"/>
          <w:lang w:val="en-GB"/>
          <w:rPrChange w:id="1288" w:author="Alexandre Miguel Kaizeler Guedes Da Silva Afonso" w:date="2026-07-27T16:55:00Z" w16du:dateUtc="2026-07-27T15:55:00Z">
            <w:rPr>
              <w:rFonts w:ascii="Arial" w:hAnsi="Arial" w:cs="Arial"/>
              <w:sz w:val="24"/>
              <w:szCs w:val="24"/>
            </w:rPr>
          </w:rPrChange>
        </w:rPr>
        <w:t xml:space="preserve"> </w:t>
      </w:r>
      <w:r w:rsidR="007D2B4E" w:rsidRPr="00B475D4">
        <w:rPr>
          <w:rFonts w:ascii="Arial" w:hAnsi="Arial" w:cs="Arial"/>
          <w:sz w:val="24"/>
          <w:szCs w:val="24"/>
          <w:lang w:val="en-GB"/>
          <w:rPrChange w:id="1289" w:author="Alexandre Miguel Kaizeler Guedes Da Silva Afonso" w:date="2026-07-27T16:55:00Z" w16du:dateUtc="2026-07-27T15:55:00Z">
            <w:rPr>
              <w:rFonts w:ascii="Arial" w:hAnsi="Arial" w:cs="Arial"/>
              <w:sz w:val="24"/>
              <w:szCs w:val="24"/>
            </w:rPr>
          </w:rPrChange>
        </w:rPr>
        <w:t>these</w:t>
      </w:r>
      <w:r w:rsidR="00605666" w:rsidRPr="00B475D4">
        <w:rPr>
          <w:rFonts w:ascii="Arial" w:hAnsi="Arial" w:cs="Arial"/>
          <w:sz w:val="24"/>
          <w:szCs w:val="24"/>
          <w:lang w:val="en-GB"/>
          <w:rPrChange w:id="1290" w:author="Alexandre Miguel Kaizeler Guedes Da Silva Afonso" w:date="2026-07-27T16:55:00Z" w16du:dateUtc="2026-07-27T15:55:00Z">
            <w:rPr>
              <w:rFonts w:ascii="Arial" w:hAnsi="Arial" w:cs="Arial"/>
              <w:sz w:val="24"/>
              <w:szCs w:val="24"/>
            </w:rPr>
          </w:rPrChange>
        </w:rPr>
        <w:t xml:space="preserve"> DC-</w:t>
      </w:r>
      <w:r w:rsidR="00F62682" w:rsidRPr="00B475D4">
        <w:rPr>
          <w:rFonts w:ascii="Arial" w:hAnsi="Arial" w:cs="Arial"/>
          <w:sz w:val="24"/>
          <w:szCs w:val="24"/>
          <w:lang w:val="en-GB"/>
          <w:rPrChange w:id="1291" w:author="Alexandre Miguel Kaizeler Guedes Da Silva Afonso" w:date="2026-07-27T16:55:00Z" w16du:dateUtc="2026-07-27T15:55:00Z">
            <w:rPr>
              <w:rFonts w:ascii="Arial" w:hAnsi="Arial" w:cs="Arial"/>
              <w:sz w:val="24"/>
              <w:szCs w:val="24"/>
            </w:rPr>
          </w:rPrChange>
        </w:rPr>
        <w:t xml:space="preserve">isolated stressed PBs </w:t>
      </w:r>
      <w:r w:rsidR="00FD63A0" w:rsidRPr="00B475D4">
        <w:rPr>
          <w:rFonts w:ascii="Arial" w:hAnsi="Arial" w:cs="Arial"/>
          <w:sz w:val="24"/>
          <w:szCs w:val="24"/>
          <w:lang w:val="en-GB"/>
          <w:rPrChange w:id="1292" w:author="Alexandre Miguel Kaizeler Guedes Da Silva Afonso" w:date="2026-07-27T16:55:00Z" w16du:dateUtc="2026-07-27T15:55:00Z">
            <w:rPr>
              <w:rFonts w:ascii="Arial" w:hAnsi="Arial" w:cs="Arial"/>
              <w:sz w:val="24"/>
              <w:szCs w:val="24"/>
            </w:rPr>
          </w:rPrChange>
        </w:rPr>
        <w:t xml:space="preserve">showed </w:t>
      </w:r>
      <w:r w:rsidR="003F0778" w:rsidRPr="00B475D4">
        <w:rPr>
          <w:rFonts w:ascii="Arial" w:hAnsi="Arial" w:cs="Arial"/>
          <w:sz w:val="24"/>
          <w:szCs w:val="24"/>
          <w:lang w:val="en-GB"/>
          <w:rPrChange w:id="1293" w:author="Alexandre Miguel Kaizeler Guedes Da Silva Afonso" w:date="2026-07-27T16:55:00Z" w16du:dateUtc="2026-07-27T15:55:00Z">
            <w:rPr>
              <w:rFonts w:ascii="Arial" w:hAnsi="Arial" w:cs="Arial"/>
              <w:sz w:val="24"/>
              <w:szCs w:val="24"/>
            </w:rPr>
          </w:rPrChange>
        </w:rPr>
        <w:t>lower</w:t>
      </w:r>
      <w:r w:rsidR="00FD63A0" w:rsidRPr="00B475D4">
        <w:rPr>
          <w:rFonts w:ascii="Arial" w:hAnsi="Arial" w:cs="Arial"/>
          <w:sz w:val="24"/>
          <w:szCs w:val="24"/>
          <w:lang w:val="en-GB"/>
          <w:rPrChange w:id="1294" w:author="Alexandre Miguel Kaizeler Guedes Da Silva Afonso" w:date="2026-07-27T16:55:00Z" w16du:dateUtc="2026-07-27T15:55:00Z">
            <w:rPr>
              <w:rFonts w:ascii="Arial" w:hAnsi="Arial" w:cs="Arial"/>
              <w:sz w:val="24"/>
              <w:szCs w:val="24"/>
            </w:rPr>
          </w:rPrChange>
        </w:rPr>
        <w:t xml:space="preserve"> similarity to unstressed PBs isolated by </w:t>
      </w:r>
      <w:r w:rsidR="00EA4861" w:rsidRPr="00B475D4">
        <w:rPr>
          <w:rFonts w:ascii="Arial" w:hAnsi="Arial" w:cs="Arial"/>
          <w:sz w:val="24"/>
          <w:szCs w:val="24"/>
          <w:lang w:val="en-GB"/>
          <w:rPrChange w:id="1295" w:author="Alexandre Miguel Kaizeler Guedes Da Silva Afonso" w:date="2026-07-27T16:55:00Z" w16du:dateUtc="2026-07-27T15:55:00Z">
            <w:rPr>
              <w:rFonts w:ascii="Arial" w:hAnsi="Arial" w:cs="Arial"/>
              <w:sz w:val="24"/>
              <w:szCs w:val="24"/>
            </w:rPr>
          </w:rPrChange>
        </w:rPr>
        <w:t>fluorescence activated particle sorting (</w:t>
      </w:r>
      <w:r w:rsidR="00FD63A0" w:rsidRPr="00B475D4">
        <w:rPr>
          <w:rFonts w:ascii="Arial" w:hAnsi="Arial" w:cs="Arial"/>
          <w:sz w:val="24"/>
          <w:szCs w:val="24"/>
          <w:lang w:val="en-GB"/>
          <w:rPrChange w:id="1296" w:author="Alexandre Miguel Kaizeler Guedes Da Silva Afonso" w:date="2026-07-27T16:55:00Z" w16du:dateUtc="2026-07-27T15:55:00Z">
            <w:rPr>
              <w:rFonts w:ascii="Arial" w:hAnsi="Arial" w:cs="Arial"/>
              <w:sz w:val="24"/>
              <w:szCs w:val="24"/>
            </w:rPr>
          </w:rPrChange>
        </w:rPr>
        <w:t>FAPS</w:t>
      </w:r>
      <w:r w:rsidR="00EA4861" w:rsidRPr="00B475D4">
        <w:rPr>
          <w:rFonts w:ascii="Arial" w:hAnsi="Arial" w:cs="Arial"/>
          <w:sz w:val="24"/>
          <w:szCs w:val="24"/>
          <w:lang w:val="en-GB"/>
          <w:rPrChange w:id="1297" w:author="Alexandre Miguel Kaizeler Guedes Da Silva Afonso" w:date="2026-07-27T16:55:00Z" w16du:dateUtc="2026-07-27T15:55:00Z">
            <w:rPr>
              <w:rFonts w:ascii="Arial" w:hAnsi="Arial" w:cs="Arial"/>
              <w:sz w:val="24"/>
              <w:szCs w:val="24"/>
            </w:rPr>
          </w:rPrChange>
        </w:rPr>
        <w:t>)</w:t>
      </w:r>
      <w:r w:rsidR="00FD63A0" w:rsidRPr="00B475D4">
        <w:rPr>
          <w:rFonts w:ascii="Arial" w:hAnsi="Arial" w:cs="Arial"/>
          <w:sz w:val="24"/>
          <w:szCs w:val="24"/>
          <w:lang w:val="en-GB"/>
          <w:rPrChange w:id="1298" w:author="Alexandre Miguel Kaizeler Guedes Da Silva Afonso" w:date="2026-07-27T16:55:00Z" w16du:dateUtc="2026-07-27T15:55:00Z">
            <w:rPr>
              <w:rFonts w:ascii="Arial" w:hAnsi="Arial" w:cs="Arial"/>
              <w:sz w:val="24"/>
              <w:szCs w:val="24"/>
            </w:rPr>
          </w:rPrChange>
        </w:rPr>
        <w:t xml:space="preserve"> </w:t>
      </w:r>
      <w:r w:rsidR="00EA4861" w:rsidRPr="00B475D4">
        <w:rPr>
          <w:rFonts w:ascii="Arial" w:hAnsi="Arial" w:cs="Arial"/>
          <w:sz w:val="24"/>
          <w:szCs w:val="24"/>
          <w:lang w:val="en-GB"/>
          <w:rPrChange w:id="1299" w:author="Alexandre Miguel Kaizeler Guedes Da Silva Afonso" w:date="2026-07-27T16:55:00Z" w16du:dateUtc="2026-07-27T15:55:00Z">
            <w:rPr>
              <w:rFonts w:ascii="Arial" w:hAnsi="Arial" w:cs="Arial"/>
              <w:sz w:val="24"/>
              <w:szCs w:val="24"/>
            </w:rPr>
          </w:rPrChange>
        </w:rPr>
        <w:t>from</w:t>
      </w:r>
      <w:r w:rsidR="00FD63A0" w:rsidRPr="00B475D4">
        <w:rPr>
          <w:rFonts w:ascii="Arial" w:hAnsi="Arial" w:cs="Arial"/>
          <w:sz w:val="24"/>
          <w:szCs w:val="24"/>
          <w:lang w:val="en-GB"/>
          <w:rPrChange w:id="1300" w:author="Alexandre Miguel Kaizeler Guedes Da Silva Afonso" w:date="2026-07-27T16:55:00Z" w16du:dateUtc="2026-07-27T15:55:00Z">
            <w:rPr>
              <w:rFonts w:ascii="Arial" w:hAnsi="Arial" w:cs="Arial"/>
              <w:sz w:val="24"/>
              <w:szCs w:val="24"/>
            </w:rPr>
          </w:rPrChange>
        </w:rPr>
        <w:t xml:space="preserve"> </w:t>
      </w:r>
      <w:del w:id="1301" w:author="Alexandre Miguel Kaizeler Guedes Da Silva Afonso" w:date="2026-07-07T10:47:00Z" w16du:dateUtc="2026-07-07T09:47:00Z">
        <w:r w:rsidR="004F76C7" w:rsidRPr="00B475D4" w:rsidDel="00CC438B">
          <w:rPr>
            <w:rFonts w:ascii="Arial" w:hAnsi="Arial" w:cs="Arial"/>
            <w:sz w:val="24"/>
            <w:szCs w:val="24"/>
            <w:lang w:val="en-GB"/>
            <w:rPrChange w:id="1302" w:author="Alexandre Miguel Kaizeler Guedes Da Silva Afonso" w:date="2026-07-27T16:55:00Z" w16du:dateUtc="2026-07-27T15:55:00Z">
              <w:rPr>
                <w:rFonts w:ascii="Arial" w:hAnsi="Arial" w:cs="Arial"/>
                <w:sz w:val="24"/>
                <w:szCs w:val="24"/>
              </w:rPr>
            </w:rPrChange>
          </w:rPr>
          <w:delText xml:space="preserve">A. </w:delText>
        </w:r>
      </w:del>
      <w:r w:rsidR="00FD63A0" w:rsidRPr="00B475D4">
        <w:rPr>
          <w:rFonts w:ascii="Arial" w:hAnsi="Arial" w:cs="Arial"/>
          <w:sz w:val="24"/>
          <w:szCs w:val="24"/>
          <w:lang w:val="en-GB"/>
          <w:rPrChange w:id="1303" w:author="Alexandre Miguel Kaizeler Guedes Da Silva Afonso" w:date="2026-07-27T16:55:00Z" w16du:dateUtc="2026-07-27T15:55:00Z">
            <w:rPr>
              <w:rFonts w:ascii="Arial" w:hAnsi="Arial" w:cs="Arial"/>
              <w:sz w:val="24"/>
              <w:szCs w:val="24"/>
            </w:rPr>
          </w:rPrChange>
        </w:rPr>
        <w:t>Hubstenberger  2017</w:t>
      </w:r>
      <w:r w:rsidR="00EA4861" w:rsidRPr="00B475D4">
        <w:rPr>
          <w:rFonts w:ascii="Arial" w:hAnsi="Arial" w:cs="Arial"/>
          <w:sz w:val="24"/>
          <w:szCs w:val="24"/>
          <w:lang w:val="en-GB"/>
          <w:rPrChange w:id="130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305" w:author="Alexandre Miguel Kaizeler Guedes Da Silva Afonso" w:date="2026-07-27T16:55:00Z" w16du:dateUtc="2026-07-27T15:55:00Z">
            <w:rPr>
              <w:rFonts w:ascii="Arial" w:hAnsi="Arial" w:cs="Arial"/>
              <w:sz w:val="24"/>
              <w:szCs w:val="24"/>
            </w:rPr>
          </w:rPrChange>
        </w:rPr>
        <w:instrText xml:space="preserve"> ADDIN ZOTERO_ITEM CSL_CITATION {"citationID":"e7IQbIZw","properties":{"formattedCitation":"\\super 45\\nosupersub{}","plainCitation":"45","noteIndex":0},"citationItems":[{"id":121,"uris":["http://zotero.org/users/local/q86rvdj2/items/SZJHB8LF"],"itemData":{"id":121,"type":"article-journal","abstract":"Within cells, soluble RNPs can switch states to coassemble and condense into liquid or solid bodies. Although these phase transitions have been reconstituted in vitro, for endogenous bodies the diversity of the components, the specificity of the interaction networks, and the function of the coassemblies remain to be characterized. Here, by developing a fluorescence-activated particle sorting (FAPS) method to purify cytosolic processing bodies (P-bodies) from human epithelial cells, we identified hundreds of proteins and thousands of mRNAs that structure a dense network of interactions, separating P-body from non-P-body RNPs. mRNAs segregating into P-bodies are translationally repressed, but not decayed, and this repression explains part of the poor genome-wide correlation between RNA and protein abundance. P-bodies condense thousands of mRNAs that strikingly encode regulatory processes. Thus, we uncovered how P-bodies, by condensing and segregating repressed mRNAs, provide a physical substrate for the coordinated regulation of posttranscriptional mRNA regulons.","container-title":"Molecular Cell","DOI":"10.1016/j.molcel.2017.09.003","ISSN":"1097-4164","issue":"1","journalAbbreviation":"Mol Cell","language":"eng","page":"144-157.e5","PMID":"28965817","source":"PubMed","title":"P-Body Purification Reveals the Condensation of Repressed mRNA Regulons","volume":"68","author":[{"family":"Hubstenberger","given":"Arnaud"},{"family":"Courel","given":"Maïté"},{"family":"Bénard","given":"Marianne"},{"family":"Souquere","given":"Sylvie"},{"family":"Ernoult-Lange","given":"Michèle"},{"family":"Chouaib","given":"Racha"},{"family":"Yi","given":"Zhou"},{"family":"Morlot","given":"Jean-Baptiste"},{"family":"Munier","given":"Annie"},{"family":"Fradet","given":"Magali"},{"family":"Daunesse","given":"Maëlle"},{"family":"Bertrand","given":"Edouard"},{"family":"Pierron","given":"Gérard"},{"family":"Mozziconacci","given":"Julien"},{"family":"Kress","given":"Michel"},{"family":"Weil","given":"Dominique"}],"issued":{"date-parts":[["2017",10,5]]}}}],"schema":"https://github.com/citation-style-language/schema/raw/master/csl-citation.json"} </w:instrText>
      </w:r>
      <w:r w:rsidR="00EA4861" w:rsidRPr="00B475D4">
        <w:rPr>
          <w:rFonts w:ascii="Arial" w:hAnsi="Arial" w:cs="Arial"/>
          <w:sz w:val="24"/>
          <w:szCs w:val="24"/>
          <w:lang w:val="en-GB"/>
          <w:rPrChange w:id="1306"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307" w:author="Alexandre Miguel Kaizeler Guedes Da Silva Afonso" w:date="2026-07-27T16:55:00Z" w16du:dateUtc="2026-07-27T15:55:00Z">
            <w:rPr>
              <w:rFonts w:ascii="Arial" w:hAnsi="Arial" w:cs="Arial"/>
              <w:kern w:val="0"/>
              <w:sz w:val="24"/>
              <w:vertAlign w:val="superscript"/>
            </w:rPr>
          </w:rPrChange>
        </w:rPr>
        <w:t>45</w:t>
      </w:r>
      <w:r w:rsidR="00EA4861" w:rsidRPr="00B475D4">
        <w:rPr>
          <w:rFonts w:ascii="Arial" w:hAnsi="Arial" w:cs="Arial"/>
          <w:sz w:val="24"/>
          <w:szCs w:val="24"/>
          <w:lang w:val="en-GB"/>
          <w:rPrChange w:id="1308" w:author="Alexandre Miguel Kaizeler Guedes Da Silva Afonso" w:date="2026-07-27T16:55:00Z" w16du:dateUtc="2026-07-27T15:55:00Z">
            <w:rPr>
              <w:rFonts w:ascii="Arial" w:hAnsi="Arial" w:cs="Arial"/>
              <w:sz w:val="24"/>
              <w:szCs w:val="24"/>
            </w:rPr>
          </w:rPrChange>
        </w:rPr>
        <w:fldChar w:fldCharType="end"/>
      </w:r>
      <w:r w:rsidR="003F0778" w:rsidRPr="00B475D4">
        <w:rPr>
          <w:rFonts w:ascii="Arial" w:hAnsi="Arial" w:cs="Arial"/>
          <w:sz w:val="24"/>
          <w:szCs w:val="24"/>
          <w:lang w:val="en-GB"/>
          <w:rPrChange w:id="1309" w:author="Alexandre Miguel Kaizeler Guedes Da Silva Afonso" w:date="2026-07-27T16:55:00Z" w16du:dateUtc="2026-07-27T15:55:00Z">
            <w:rPr>
              <w:rFonts w:ascii="Arial" w:hAnsi="Arial" w:cs="Arial"/>
              <w:sz w:val="24"/>
              <w:szCs w:val="24"/>
            </w:rPr>
          </w:rPrChange>
        </w:rPr>
        <w:t>, than to to SG</w:t>
      </w:r>
      <w:r w:rsidR="00F62682" w:rsidRPr="00B475D4">
        <w:rPr>
          <w:rFonts w:ascii="Arial" w:hAnsi="Arial" w:cs="Arial"/>
          <w:sz w:val="24"/>
          <w:szCs w:val="24"/>
          <w:lang w:val="en-GB"/>
          <w:rPrChange w:id="1310" w:author="Alexandre Miguel Kaizeler Guedes Da Silva Afonso" w:date="2026-07-27T16:55:00Z" w16du:dateUtc="2026-07-27T15:55:00Z">
            <w:rPr>
              <w:rFonts w:ascii="Arial" w:hAnsi="Arial" w:cs="Arial"/>
              <w:sz w:val="24"/>
              <w:szCs w:val="24"/>
            </w:rPr>
          </w:rPrChange>
        </w:rPr>
        <w:t xml:space="preserve">. </w:t>
      </w:r>
      <w:r w:rsidR="00EA4861" w:rsidRPr="00B475D4">
        <w:rPr>
          <w:rFonts w:ascii="Arial" w:hAnsi="Arial" w:cs="Arial"/>
          <w:sz w:val="24"/>
          <w:szCs w:val="24"/>
          <w:lang w:val="en-GB"/>
          <w:rPrChange w:id="1311" w:author="Alexandre Miguel Kaizeler Guedes Da Silva Afonso" w:date="2026-07-27T16:55:00Z" w16du:dateUtc="2026-07-27T15:55:00Z">
            <w:rPr>
              <w:rFonts w:ascii="Arial" w:hAnsi="Arial" w:cs="Arial"/>
              <w:sz w:val="24"/>
              <w:szCs w:val="24"/>
            </w:rPr>
          </w:rPrChange>
        </w:rPr>
        <w:t>We confirmed this observation using another independent FAPS dataset,</w:t>
      </w:r>
      <w:r w:rsidR="004F76C7" w:rsidRPr="00B475D4">
        <w:rPr>
          <w:rFonts w:ascii="Arial" w:hAnsi="Arial" w:cs="Arial"/>
          <w:sz w:val="24"/>
          <w:szCs w:val="24"/>
          <w:lang w:val="en-GB"/>
          <w:rPrChange w:id="1312" w:author="Alexandre Miguel Kaizeler Guedes Da Silva Afonso" w:date="2026-07-27T16:55:00Z" w16du:dateUtc="2026-07-27T15:55:00Z">
            <w:rPr>
              <w:rFonts w:ascii="Arial" w:hAnsi="Arial" w:cs="Arial"/>
              <w:sz w:val="24"/>
              <w:szCs w:val="24"/>
            </w:rPr>
          </w:rPrChange>
        </w:rPr>
        <w:t xml:space="preserve"> </w:t>
      </w:r>
      <w:del w:id="1313" w:author="Alexandre Miguel Kaizeler Guedes Da Silva Afonso" w:date="2026-07-07T10:47:00Z" w16du:dateUtc="2026-07-07T09:47:00Z">
        <w:r w:rsidR="004F76C7" w:rsidRPr="00B475D4" w:rsidDel="00CC438B">
          <w:rPr>
            <w:rFonts w:ascii="Arial" w:hAnsi="Arial" w:cs="Arial"/>
            <w:sz w:val="24"/>
            <w:szCs w:val="24"/>
            <w:lang w:val="en-GB"/>
            <w:rPrChange w:id="1314" w:author="Alexandre Miguel Kaizeler Guedes Da Silva Afonso" w:date="2026-07-27T16:55:00Z" w16du:dateUtc="2026-07-27T15:55:00Z">
              <w:rPr>
                <w:rFonts w:ascii="Arial" w:hAnsi="Arial" w:cs="Arial"/>
                <w:sz w:val="24"/>
                <w:szCs w:val="24"/>
              </w:rPr>
            </w:rPrChange>
          </w:rPr>
          <w:delText>S.</w:delText>
        </w:r>
        <w:r w:rsidR="00EA4861" w:rsidRPr="00B475D4" w:rsidDel="00CC438B">
          <w:rPr>
            <w:rFonts w:ascii="Arial" w:hAnsi="Arial" w:cs="Arial"/>
            <w:sz w:val="24"/>
            <w:szCs w:val="24"/>
            <w:lang w:val="en-GB"/>
            <w:rPrChange w:id="1315" w:author="Alexandre Miguel Kaizeler Guedes Da Silva Afonso" w:date="2026-07-27T16:55:00Z" w16du:dateUtc="2026-07-27T15:55:00Z">
              <w:rPr>
                <w:rFonts w:ascii="Arial" w:hAnsi="Arial" w:cs="Arial"/>
                <w:sz w:val="24"/>
                <w:szCs w:val="24"/>
              </w:rPr>
            </w:rPrChange>
          </w:rPr>
          <w:delText xml:space="preserve"> </w:delText>
        </w:r>
      </w:del>
      <w:r w:rsidR="00EA4861" w:rsidRPr="00B475D4">
        <w:rPr>
          <w:rFonts w:ascii="Arial" w:hAnsi="Arial" w:cs="Arial"/>
          <w:sz w:val="24"/>
          <w:szCs w:val="24"/>
          <w:lang w:val="en-GB"/>
          <w:rPrChange w:id="1316" w:author="Alexandre Miguel Kaizeler Guedes Da Silva Afonso" w:date="2026-07-27T16:55:00Z" w16du:dateUtc="2026-07-27T15:55:00Z">
            <w:rPr>
              <w:rFonts w:ascii="Arial" w:hAnsi="Arial" w:cs="Arial"/>
              <w:sz w:val="24"/>
              <w:szCs w:val="24"/>
            </w:rPr>
          </w:rPrChange>
        </w:rPr>
        <w:t>Kodali 2024</w:t>
      </w:r>
      <w:r w:rsidR="00EA4861" w:rsidRPr="00B475D4">
        <w:rPr>
          <w:rFonts w:ascii="Arial" w:hAnsi="Arial" w:cs="Arial"/>
          <w:sz w:val="24"/>
          <w:szCs w:val="24"/>
          <w:lang w:val="en-GB"/>
          <w:rPrChange w:id="1317"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318" w:author="Alexandre Miguel Kaizeler Guedes Da Silva Afonso" w:date="2026-07-27T16:55:00Z" w16du:dateUtc="2026-07-27T15:55:00Z">
            <w:rPr>
              <w:rFonts w:ascii="Arial" w:hAnsi="Arial" w:cs="Arial"/>
              <w:sz w:val="24"/>
              <w:szCs w:val="24"/>
            </w:rPr>
          </w:rPrChange>
        </w:rPr>
        <w:instrText xml:space="preserve"> ADDIN ZOTERO_ITEM CSL_CITATION {"citationID":"Tb0TH2LO","properties":{"formattedCitation":"\\super 46\\nosupersub{}","plainCitation":"46","noteIndex":0},"citationItems":[{"id":"jCcWpdK2/1YHYBSPW","uris":["http://zotero.org/users/local/q86rvdj2/items/KSJHQXQ8"],"itemData":{"id":1,"type":"article-journal","abstract":"Post-transcriptional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00EA4861" w:rsidRPr="00B475D4">
        <w:rPr>
          <w:rFonts w:ascii="Arial" w:hAnsi="Arial" w:cs="Arial"/>
          <w:sz w:val="24"/>
          <w:szCs w:val="24"/>
          <w:lang w:val="en-GB"/>
          <w:rPrChange w:id="1319"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320" w:author="Alexandre Miguel Kaizeler Guedes Da Silva Afonso" w:date="2026-07-27T16:55:00Z" w16du:dateUtc="2026-07-27T15:55:00Z">
            <w:rPr>
              <w:rFonts w:ascii="Arial" w:hAnsi="Arial" w:cs="Arial"/>
              <w:kern w:val="0"/>
              <w:sz w:val="24"/>
              <w:vertAlign w:val="superscript"/>
            </w:rPr>
          </w:rPrChange>
        </w:rPr>
        <w:t>46</w:t>
      </w:r>
      <w:r w:rsidR="00EA4861" w:rsidRPr="00B475D4">
        <w:rPr>
          <w:rFonts w:ascii="Arial" w:hAnsi="Arial" w:cs="Arial"/>
          <w:sz w:val="24"/>
          <w:szCs w:val="24"/>
          <w:lang w:val="en-GB"/>
          <w:rPrChange w:id="1321" w:author="Alexandre Miguel Kaizeler Guedes Da Silva Afonso" w:date="2026-07-27T16:55:00Z" w16du:dateUtc="2026-07-27T15:55:00Z">
            <w:rPr>
              <w:rFonts w:ascii="Arial" w:hAnsi="Arial" w:cs="Arial"/>
              <w:sz w:val="24"/>
              <w:szCs w:val="24"/>
            </w:rPr>
          </w:rPrChange>
        </w:rPr>
        <w:fldChar w:fldCharType="end"/>
      </w:r>
      <w:r w:rsidR="003F0778" w:rsidRPr="00B475D4">
        <w:rPr>
          <w:rFonts w:ascii="Arial" w:hAnsi="Arial" w:cs="Arial"/>
          <w:sz w:val="24"/>
          <w:szCs w:val="24"/>
          <w:lang w:val="en-GB"/>
          <w:rPrChange w:id="1322" w:author="Alexandre Miguel Kaizeler Guedes Da Silva Afonso" w:date="2026-07-27T16:55:00Z" w16du:dateUtc="2026-07-27T15:55:00Z">
            <w:rPr>
              <w:rFonts w:ascii="Arial" w:hAnsi="Arial" w:cs="Arial"/>
              <w:sz w:val="24"/>
              <w:szCs w:val="24"/>
            </w:rPr>
          </w:rPrChange>
        </w:rPr>
        <w:t>, where, albeit correlated, stressed DC-isolated PBs still exhibited higher similarity to either DC-isolated SGs or RNPs</w:t>
      </w:r>
      <w:r w:rsidR="00EA4861" w:rsidRPr="00B475D4">
        <w:rPr>
          <w:rFonts w:ascii="Arial" w:hAnsi="Arial" w:cs="Arial"/>
          <w:sz w:val="24"/>
          <w:szCs w:val="24"/>
          <w:lang w:val="en-GB"/>
          <w:rPrChange w:id="1323" w:author="Alexandre Miguel Kaizeler Guedes Da Silva Afonso" w:date="2026-07-27T16:55:00Z" w16du:dateUtc="2026-07-27T15:55:00Z">
            <w:rPr>
              <w:rFonts w:ascii="Arial" w:hAnsi="Arial" w:cs="Arial"/>
              <w:sz w:val="24"/>
              <w:szCs w:val="24"/>
            </w:rPr>
          </w:rPrChange>
        </w:rPr>
        <w:t xml:space="preserve"> (</w:t>
      </w:r>
      <w:r w:rsidR="00D50179" w:rsidRPr="00B475D4">
        <w:rPr>
          <w:rFonts w:ascii="Arial" w:hAnsi="Arial" w:cs="Arial"/>
          <w:sz w:val="24"/>
          <w:szCs w:val="24"/>
          <w:lang w:val="en-GB"/>
          <w:rPrChange w:id="1324" w:author="Alexandre Miguel Kaizeler Guedes Da Silva Afonso" w:date="2026-07-27T16:55:00Z" w16du:dateUtc="2026-07-27T15:55:00Z">
            <w:rPr>
              <w:rFonts w:ascii="Arial" w:hAnsi="Arial" w:cs="Arial"/>
              <w:sz w:val="24"/>
              <w:szCs w:val="24"/>
            </w:rPr>
          </w:rPrChange>
        </w:rPr>
        <w:t xml:space="preserve">Supplementary </w:t>
      </w:r>
      <w:r w:rsidRPr="00B475D4">
        <w:rPr>
          <w:rFonts w:ascii="Arial" w:hAnsi="Arial" w:cs="Arial"/>
          <w:sz w:val="24"/>
          <w:szCs w:val="24"/>
          <w:lang w:val="en-GB"/>
          <w:rPrChange w:id="1325" w:author="Alexandre Miguel Kaizeler Guedes Da Silva Afonso" w:date="2026-07-27T16:55:00Z" w16du:dateUtc="2026-07-27T15:55:00Z">
            <w:rPr>
              <w:rFonts w:ascii="Arial" w:hAnsi="Arial" w:cs="Arial"/>
              <w:sz w:val="24"/>
              <w:szCs w:val="24"/>
            </w:rPr>
          </w:rPrChange>
        </w:rPr>
        <w:t xml:space="preserve">Figure </w:t>
      </w:r>
      <w:r w:rsidR="00D50179" w:rsidRPr="00B475D4">
        <w:rPr>
          <w:rFonts w:ascii="Arial" w:hAnsi="Arial" w:cs="Arial"/>
          <w:sz w:val="24"/>
          <w:szCs w:val="24"/>
          <w:lang w:val="en-GB"/>
          <w:rPrChange w:id="1326" w:author="Alexandre Miguel Kaizeler Guedes Da Silva Afonso" w:date="2026-07-27T16:55:00Z" w16du:dateUtc="2026-07-27T15:55:00Z">
            <w:rPr>
              <w:rFonts w:ascii="Arial" w:hAnsi="Arial" w:cs="Arial"/>
              <w:sz w:val="24"/>
              <w:szCs w:val="24"/>
            </w:rPr>
          </w:rPrChange>
        </w:rPr>
        <w:t>6</w:t>
      </w:r>
      <w:r w:rsidR="003F0778" w:rsidRPr="00B475D4">
        <w:rPr>
          <w:rFonts w:ascii="Arial" w:hAnsi="Arial" w:cs="Arial"/>
          <w:sz w:val="24"/>
          <w:szCs w:val="24"/>
          <w:lang w:val="en-GB"/>
          <w:rPrChange w:id="1327" w:author="Alexandre Miguel Kaizeler Guedes Da Silva Afonso" w:date="2026-07-27T16:55:00Z" w16du:dateUtc="2026-07-27T15:55:00Z">
            <w:rPr>
              <w:rFonts w:ascii="Arial" w:hAnsi="Arial" w:cs="Arial"/>
              <w:sz w:val="24"/>
              <w:szCs w:val="24"/>
            </w:rPr>
          </w:rPrChange>
        </w:rPr>
        <w:t>A-</w:t>
      </w:r>
      <w:r w:rsidRPr="00B475D4">
        <w:rPr>
          <w:rFonts w:ascii="Arial" w:hAnsi="Arial" w:cs="Arial"/>
          <w:sz w:val="24"/>
          <w:szCs w:val="24"/>
          <w:lang w:val="en-GB"/>
          <w:rPrChange w:id="1328" w:author="Alexandre Miguel Kaizeler Guedes Da Silva Afonso" w:date="2026-07-27T16:55:00Z" w16du:dateUtc="2026-07-27T15:55:00Z">
            <w:rPr>
              <w:rFonts w:ascii="Arial" w:hAnsi="Arial" w:cs="Arial"/>
              <w:sz w:val="24"/>
              <w:szCs w:val="24"/>
            </w:rPr>
          </w:rPrChange>
        </w:rPr>
        <w:t>D</w:t>
      </w:r>
      <w:r w:rsidR="00EA4861" w:rsidRPr="00B475D4">
        <w:rPr>
          <w:rFonts w:ascii="Arial" w:hAnsi="Arial" w:cs="Arial"/>
          <w:sz w:val="24"/>
          <w:szCs w:val="24"/>
          <w:lang w:val="en-GB"/>
          <w:rPrChange w:id="1329" w:author="Alexandre Miguel Kaizeler Guedes Da Silva Afonso" w:date="2026-07-27T16:55:00Z" w16du:dateUtc="2026-07-27T15:55:00Z">
            <w:rPr>
              <w:rFonts w:ascii="Arial" w:hAnsi="Arial" w:cs="Arial"/>
              <w:sz w:val="24"/>
              <w:szCs w:val="24"/>
            </w:rPr>
          </w:rPrChange>
        </w:rPr>
        <w:t>).</w:t>
      </w:r>
    </w:p>
    <w:p w14:paraId="1DC17BEE" w14:textId="4B6D3A34" w:rsidR="00163897" w:rsidRPr="00B475D4" w:rsidRDefault="00163897" w:rsidP="004F76C7">
      <w:pPr>
        <w:jc w:val="both"/>
        <w:rPr>
          <w:rFonts w:ascii="Arial" w:hAnsi="Arial" w:cs="Arial"/>
          <w:sz w:val="24"/>
          <w:szCs w:val="24"/>
          <w:lang w:val="en-GB"/>
          <w:rPrChange w:id="133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1331" w:author="Alexandre Miguel Kaizeler Guedes Da Silva Afonso" w:date="2026-07-27T16:55:00Z" w16du:dateUtc="2026-07-27T15:55:00Z">
            <w:rPr>
              <w:rFonts w:ascii="Arial" w:hAnsi="Arial" w:cs="Arial"/>
              <w:sz w:val="24"/>
              <w:szCs w:val="24"/>
            </w:rPr>
          </w:rPrChange>
        </w:rPr>
        <w:t xml:space="preserve">In </w:t>
      </w:r>
      <w:del w:id="1332" w:author="Alexandre Miguel Kaizeler Guedes Da Silva Afonso" w:date="2026-07-07T10:47:00Z" w16du:dateUtc="2026-07-07T09:47:00Z">
        <w:r w:rsidRPr="00B475D4" w:rsidDel="00CC438B">
          <w:rPr>
            <w:rFonts w:ascii="Arial" w:hAnsi="Arial" w:cs="Arial"/>
            <w:sz w:val="24"/>
            <w:szCs w:val="24"/>
            <w:lang w:val="en-GB"/>
            <w:rPrChange w:id="1333" w:author="Alexandre Miguel Kaizeler Guedes Da Silva Afonso" w:date="2026-07-27T16:55:00Z" w16du:dateUtc="2026-07-27T15:55:00Z">
              <w:rPr>
                <w:rFonts w:ascii="Arial" w:hAnsi="Arial" w:cs="Arial"/>
                <w:sz w:val="24"/>
                <w:szCs w:val="24"/>
              </w:rPr>
            </w:rPrChange>
          </w:rPr>
          <w:delText xml:space="preserve">Y. </w:delText>
        </w:r>
      </w:del>
      <w:r w:rsidRPr="00B475D4">
        <w:rPr>
          <w:rFonts w:ascii="Arial" w:hAnsi="Arial" w:cs="Arial"/>
          <w:sz w:val="24"/>
          <w:szCs w:val="24"/>
          <w:lang w:val="en-GB"/>
          <w:rPrChange w:id="1334" w:author="Alexandre Miguel Kaizeler Guedes Da Silva Afonso" w:date="2026-07-27T16:55:00Z" w16du:dateUtc="2026-07-27T15:55:00Z">
            <w:rPr>
              <w:rFonts w:ascii="Arial" w:hAnsi="Arial" w:cs="Arial"/>
              <w:sz w:val="24"/>
              <w:szCs w:val="24"/>
            </w:rPr>
          </w:rPrChange>
        </w:rPr>
        <w:t>Zhou 2024</w:t>
      </w:r>
      <w:r w:rsidRPr="00B475D4">
        <w:rPr>
          <w:rFonts w:ascii="Arial" w:hAnsi="Arial" w:cs="Arial"/>
          <w:sz w:val="24"/>
          <w:szCs w:val="24"/>
          <w:lang w:val="en-GB"/>
          <w:rPrChange w:id="1335"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336" w:author="Alexandre Miguel Kaizeler Guedes Da Silva Afonso" w:date="2026-07-27T16:55:00Z" w16du:dateUtc="2026-07-27T15:55:00Z">
            <w:rPr>
              <w:rFonts w:ascii="Arial" w:hAnsi="Arial" w:cs="Arial"/>
              <w:sz w:val="24"/>
              <w:szCs w:val="24"/>
            </w:rPr>
          </w:rPrChange>
        </w:rPr>
        <w:instrText xml:space="preserve"> ADDIN ZOTERO_ITEM CSL_CITATION {"citationID":"ke0kIRIr","properties":{"formattedCitation":"\\super 47\\nosupersub{}","plainCitation":"47","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Pr="00B475D4">
        <w:rPr>
          <w:rFonts w:ascii="Arial" w:hAnsi="Arial" w:cs="Arial"/>
          <w:sz w:val="24"/>
          <w:szCs w:val="24"/>
          <w:lang w:val="en-GB"/>
          <w:rPrChange w:id="1337"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338" w:author="Alexandre Miguel Kaizeler Guedes Da Silva Afonso" w:date="2026-07-27T16:55:00Z" w16du:dateUtc="2026-07-27T15:55:00Z">
            <w:rPr>
              <w:rFonts w:ascii="Arial" w:hAnsi="Arial" w:cs="Arial"/>
              <w:kern w:val="0"/>
              <w:sz w:val="24"/>
              <w:vertAlign w:val="superscript"/>
            </w:rPr>
          </w:rPrChange>
        </w:rPr>
        <w:t>47</w:t>
      </w:r>
      <w:r w:rsidRPr="00B475D4">
        <w:rPr>
          <w:rFonts w:ascii="Arial" w:hAnsi="Arial" w:cs="Arial"/>
          <w:sz w:val="24"/>
          <w:szCs w:val="24"/>
          <w:lang w:val="en-GB"/>
          <w:rPrChange w:id="1339"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1340" w:author="Alexandre Miguel Kaizeler Guedes Da Silva Afonso" w:date="2026-07-27T16:55:00Z" w16du:dateUtc="2026-07-27T15:55:00Z">
            <w:rPr>
              <w:rFonts w:ascii="Arial" w:hAnsi="Arial" w:cs="Arial"/>
              <w:sz w:val="24"/>
              <w:szCs w:val="24"/>
            </w:rPr>
          </w:rPrChange>
        </w:rPr>
        <w:t>, stress granules were isolated using fluorescence-activated non-membrane condensates isolation (FANCI), a flow cytometry–based approach similar to FAPS. Notably, even after batch correction for cell type and stress</w:t>
      </w:r>
      <w:r w:rsidR="001C1174" w:rsidRPr="00B475D4">
        <w:rPr>
          <w:rFonts w:ascii="Arial" w:hAnsi="Arial" w:cs="Arial"/>
          <w:sz w:val="24"/>
          <w:szCs w:val="24"/>
          <w:lang w:val="en-GB"/>
          <w:rPrChange w:id="1341" w:author="Alexandre Miguel Kaizeler Guedes Da Silva Afonso" w:date="2026-07-27T16:55:00Z" w16du:dateUtc="2026-07-27T15:55:00Z">
            <w:rPr>
              <w:rFonts w:ascii="Arial" w:hAnsi="Arial" w:cs="Arial"/>
              <w:sz w:val="24"/>
              <w:szCs w:val="24"/>
            </w:rPr>
          </w:rPrChange>
        </w:rPr>
        <w:t xml:space="preserve"> (</w:t>
      </w:r>
      <w:r w:rsidR="008A5691" w:rsidRPr="00B475D4">
        <w:rPr>
          <w:rFonts w:ascii="Arial" w:hAnsi="Arial" w:cs="Arial"/>
          <w:sz w:val="24"/>
          <w:szCs w:val="24"/>
          <w:lang w:val="en-GB"/>
          <w:rPrChange w:id="1342" w:author="Alexandre Miguel Kaizeler Guedes Da Silva Afonso" w:date="2026-07-27T16:55:00Z" w16du:dateUtc="2026-07-27T15:55:00Z">
            <w:rPr>
              <w:rFonts w:ascii="Arial" w:hAnsi="Arial" w:cs="Arial"/>
              <w:sz w:val="24"/>
              <w:szCs w:val="24"/>
            </w:rPr>
          </w:rPrChange>
        </w:rPr>
        <w:t>see</w:t>
      </w:r>
      <w:r w:rsidR="001C1174" w:rsidRPr="00B475D4">
        <w:rPr>
          <w:rFonts w:ascii="Arial" w:hAnsi="Arial" w:cs="Arial"/>
          <w:sz w:val="24"/>
          <w:szCs w:val="24"/>
          <w:lang w:val="en-GB"/>
          <w:rPrChange w:id="1343" w:author="Alexandre Miguel Kaizeler Guedes Da Silva Afonso" w:date="2026-07-27T16:55:00Z" w16du:dateUtc="2026-07-27T15:55:00Z">
            <w:rPr>
              <w:rFonts w:ascii="Arial" w:hAnsi="Arial" w:cs="Arial"/>
              <w:sz w:val="24"/>
              <w:szCs w:val="24"/>
            </w:rPr>
          </w:rPrChange>
        </w:rPr>
        <w:t xml:space="preserve"> Methods)</w:t>
      </w:r>
      <w:r w:rsidRPr="00B475D4">
        <w:rPr>
          <w:rFonts w:ascii="Arial" w:hAnsi="Arial" w:cs="Arial"/>
          <w:sz w:val="24"/>
          <w:szCs w:val="24"/>
          <w:lang w:val="en-GB"/>
          <w:rPrChange w:id="1344" w:author="Alexandre Miguel Kaizeler Guedes Da Silva Afonso" w:date="2026-07-27T16:55:00Z" w16du:dateUtc="2026-07-27T15:55:00Z">
            <w:rPr>
              <w:rFonts w:ascii="Arial" w:hAnsi="Arial" w:cs="Arial"/>
              <w:sz w:val="24"/>
              <w:szCs w:val="24"/>
            </w:rPr>
          </w:rPrChange>
        </w:rPr>
        <w:t>, FANCI/FAPS-isolated SGs remained less similar to DC-isolated SGs than the latter are to PB-isolated SGs, despite SGs and PBs being distinct structures (</w:t>
      </w:r>
      <w:r w:rsidR="00D50179" w:rsidRPr="00B475D4">
        <w:rPr>
          <w:rFonts w:ascii="Arial" w:hAnsi="Arial" w:cs="Arial"/>
          <w:sz w:val="24"/>
          <w:szCs w:val="24"/>
          <w:lang w:val="en-GB"/>
          <w:rPrChange w:id="1345" w:author="Alexandre Miguel Kaizeler Guedes Da Silva Afonso" w:date="2026-07-27T16:55:00Z" w16du:dateUtc="2026-07-27T15:55:00Z">
            <w:rPr>
              <w:rFonts w:ascii="Arial" w:hAnsi="Arial" w:cs="Arial"/>
              <w:sz w:val="24"/>
              <w:szCs w:val="24"/>
            </w:rPr>
          </w:rPrChange>
        </w:rPr>
        <w:t xml:space="preserve">Supplementary </w:t>
      </w:r>
      <w:r w:rsidRPr="00B475D4">
        <w:rPr>
          <w:rFonts w:ascii="Arial" w:hAnsi="Arial" w:cs="Arial"/>
          <w:sz w:val="24"/>
          <w:szCs w:val="24"/>
          <w:lang w:val="en-GB"/>
          <w:rPrChange w:id="1346" w:author="Alexandre Miguel Kaizeler Guedes Da Silva Afonso" w:date="2026-07-27T16:55:00Z" w16du:dateUtc="2026-07-27T15:55:00Z">
            <w:rPr>
              <w:rFonts w:ascii="Arial" w:hAnsi="Arial" w:cs="Arial"/>
              <w:sz w:val="24"/>
              <w:szCs w:val="24"/>
            </w:rPr>
          </w:rPrChange>
        </w:rPr>
        <w:t xml:space="preserve">Figure </w:t>
      </w:r>
      <w:r w:rsidR="00D50179" w:rsidRPr="00B475D4">
        <w:rPr>
          <w:rFonts w:ascii="Arial" w:hAnsi="Arial" w:cs="Arial"/>
          <w:sz w:val="24"/>
          <w:szCs w:val="24"/>
          <w:lang w:val="en-GB"/>
          <w:rPrChange w:id="1347" w:author="Alexandre Miguel Kaizeler Guedes Da Silva Afonso" w:date="2026-07-27T16:55:00Z" w16du:dateUtc="2026-07-27T15:55:00Z">
            <w:rPr>
              <w:rFonts w:ascii="Arial" w:hAnsi="Arial" w:cs="Arial"/>
              <w:sz w:val="24"/>
              <w:szCs w:val="24"/>
            </w:rPr>
          </w:rPrChange>
        </w:rPr>
        <w:t>6</w:t>
      </w:r>
      <w:r w:rsidRPr="00B475D4">
        <w:rPr>
          <w:rFonts w:ascii="Arial" w:hAnsi="Arial" w:cs="Arial"/>
          <w:sz w:val="24"/>
          <w:szCs w:val="24"/>
          <w:lang w:val="en-GB"/>
          <w:rPrChange w:id="1348" w:author="Alexandre Miguel Kaizeler Guedes Da Silva Afonso" w:date="2026-07-27T16:55:00Z" w16du:dateUtc="2026-07-27T15:55:00Z">
            <w:rPr>
              <w:rFonts w:ascii="Arial" w:hAnsi="Arial" w:cs="Arial"/>
              <w:sz w:val="24"/>
              <w:szCs w:val="24"/>
            </w:rPr>
          </w:rPrChange>
        </w:rPr>
        <w:t>E).</w:t>
      </w:r>
    </w:p>
    <w:p w14:paraId="5F8C0794" w14:textId="774CF792" w:rsidR="00163897" w:rsidRPr="00B475D4" w:rsidRDefault="00EA4861" w:rsidP="004F76C7">
      <w:pPr>
        <w:jc w:val="both"/>
        <w:rPr>
          <w:rFonts w:ascii="Arial" w:hAnsi="Arial" w:cs="Arial"/>
          <w:sz w:val="24"/>
          <w:szCs w:val="24"/>
          <w:lang w:val="en-GB"/>
          <w:rPrChange w:id="134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1350" w:author="Alexandre Miguel Kaizeler Guedes Da Silva Afonso" w:date="2026-07-27T16:55:00Z" w16du:dateUtc="2026-07-27T15:55:00Z">
            <w:rPr>
              <w:rFonts w:ascii="Arial" w:hAnsi="Arial" w:cs="Arial"/>
              <w:sz w:val="24"/>
              <w:szCs w:val="24"/>
            </w:rPr>
          </w:rPrChange>
        </w:rPr>
        <w:t xml:space="preserve">While </w:t>
      </w:r>
      <w:del w:id="1351" w:author="Alexandre Miguel Kaizeler Guedes Da Silva Afonso" w:date="2026-07-07T10:47:00Z" w16du:dateUtc="2026-07-07T09:47:00Z">
        <w:r w:rsidR="00007467" w:rsidRPr="00B475D4" w:rsidDel="00CC438B">
          <w:rPr>
            <w:rFonts w:ascii="Arial" w:hAnsi="Arial" w:cs="Arial"/>
            <w:sz w:val="24"/>
            <w:szCs w:val="24"/>
            <w:lang w:val="en-GB"/>
            <w:rPrChange w:id="1352" w:author="Alexandre Miguel Kaizeler Guedes Da Silva Afonso" w:date="2026-07-27T16:55:00Z" w16du:dateUtc="2026-07-27T15:55:00Z">
              <w:rPr>
                <w:rFonts w:ascii="Arial" w:hAnsi="Arial" w:cs="Arial"/>
                <w:sz w:val="24"/>
                <w:szCs w:val="24"/>
              </w:rPr>
            </w:rPrChange>
          </w:rPr>
          <w:delText>T.</w:delText>
        </w:r>
        <w:r w:rsidR="00163897" w:rsidRPr="00B475D4" w:rsidDel="00CC438B">
          <w:rPr>
            <w:rFonts w:ascii="Arial" w:hAnsi="Arial" w:cs="Arial"/>
            <w:sz w:val="24"/>
            <w:szCs w:val="24"/>
            <w:lang w:val="en-GB"/>
            <w:rPrChange w:id="1353" w:author="Alexandre Miguel Kaizeler Guedes Da Silva Afonso" w:date="2026-07-27T16:55:00Z" w16du:dateUtc="2026-07-27T15:55:00Z">
              <w:rPr>
                <w:rFonts w:ascii="Arial" w:hAnsi="Arial" w:cs="Arial"/>
                <w:sz w:val="24"/>
                <w:szCs w:val="24"/>
              </w:rPr>
            </w:rPrChange>
          </w:rPr>
          <w:delText xml:space="preserve"> </w:delText>
        </w:r>
      </w:del>
      <w:r w:rsidR="00007467" w:rsidRPr="00B475D4">
        <w:rPr>
          <w:rFonts w:ascii="Arial" w:hAnsi="Arial" w:cs="Arial"/>
          <w:sz w:val="24"/>
          <w:szCs w:val="24"/>
          <w:lang w:val="en-GB"/>
          <w:rPrChange w:id="1354" w:author="Alexandre Miguel Kaizeler Guedes Da Silva Afonso" w:date="2026-07-27T16:55:00Z" w16du:dateUtc="2026-07-27T15:55:00Z">
            <w:rPr>
              <w:rFonts w:ascii="Arial" w:hAnsi="Arial" w:cs="Arial"/>
              <w:sz w:val="24"/>
              <w:szCs w:val="24"/>
            </w:rPr>
          </w:rPrChange>
        </w:rPr>
        <w:t>Matheny 2019</w:t>
      </w:r>
      <w:r w:rsidR="001C1174" w:rsidRPr="00B475D4">
        <w:rPr>
          <w:rFonts w:ascii="Arial" w:hAnsi="Arial" w:cs="Arial"/>
          <w:sz w:val="24"/>
          <w:szCs w:val="24"/>
          <w:lang w:val="en-GB"/>
          <w:rPrChange w:id="1355"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356" w:author="Alexandre Miguel Kaizeler Guedes Da Silva Afonso" w:date="2026-07-27T16:55:00Z" w16du:dateUtc="2026-07-27T15:55:00Z">
            <w:rPr>
              <w:rFonts w:ascii="Arial" w:hAnsi="Arial" w:cs="Arial"/>
              <w:sz w:val="24"/>
              <w:szCs w:val="24"/>
            </w:rPr>
          </w:rPrChange>
        </w:rPr>
        <w:instrText xml:space="preserve"> ADDIN ZOTERO_ITEM CSL_CITATION {"citationID":"SUezQ1Jf","properties":{"formattedCitation":"\\super 40\\nosupersub{}","plainCitation":"40","noteIndex":0},"citationItems":[{"id":"jCcWpdK2/CSLUVvg2","uris":["http://zotero.org/users/local/1p9EH8ax/items/ARLW3CQN"],"itemData":{"id":"HtmS51Tt/2qso4wtg","type":"article-journal","container-title":"Molecular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1C1174" w:rsidRPr="00B475D4">
        <w:rPr>
          <w:rFonts w:ascii="Arial" w:hAnsi="Arial" w:cs="Arial"/>
          <w:sz w:val="24"/>
          <w:szCs w:val="24"/>
          <w:lang w:val="en-GB"/>
          <w:rPrChange w:id="1357"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358" w:author="Alexandre Miguel Kaizeler Guedes Da Silva Afonso" w:date="2026-07-27T16:55:00Z" w16du:dateUtc="2026-07-27T15:55:00Z">
            <w:rPr>
              <w:rFonts w:ascii="Arial" w:hAnsi="Arial" w:cs="Arial"/>
              <w:kern w:val="0"/>
              <w:sz w:val="24"/>
              <w:vertAlign w:val="superscript"/>
            </w:rPr>
          </w:rPrChange>
        </w:rPr>
        <w:t>40</w:t>
      </w:r>
      <w:r w:rsidR="001C1174" w:rsidRPr="00B475D4">
        <w:rPr>
          <w:rFonts w:ascii="Arial" w:hAnsi="Arial" w:cs="Arial"/>
          <w:sz w:val="24"/>
          <w:szCs w:val="24"/>
          <w:lang w:val="en-GB"/>
          <w:rPrChange w:id="1359" w:author="Alexandre Miguel Kaizeler Guedes Da Silva Afonso" w:date="2026-07-27T16:55:00Z" w16du:dateUtc="2026-07-27T15:55:00Z">
            <w:rPr>
              <w:rFonts w:ascii="Arial" w:hAnsi="Arial" w:cs="Arial"/>
              <w:sz w:val="24"/>
              <w:szCs w:val="24"/>
            </w:rPr>
          </w:rPrChange>
        </w:rPr>
        <w:fldChar w:fldCharType="end"/>
      </w:r>
      <w:r w:rsidR="00002659" w:rsidRPr="00B475D4">
        <w:rPr>
          <w:rFonts w:ascii="Arial" w:hAnsi="Arial" w:cs="Arial"/>
          <w:sz w:val="24"/>
          <w:szCs w:val="24"/>
          <w:lang w:val="en-GB"/>
          <w:rPrChange w:id="1360" w:author="Alexandre Miguel Kaizeler Guedes Da Silva Afonso" w:date="2026-07-27T16:55:00Z" w16du:dateUtc="2026-07-27T15:55:00Z">
            <w:rPr>
              <w:rFonts w:ascii="Arial" w:hAnsi="Arial" w:cs="Arial"/>
              <w:sz w:val="24"/>
              <w:szCs w:val="24"/>
            </w:rPr>
          </w:rPrChange>
        </w:rPr>
        <w:t xml:space="preserve"> posit</w:t>
      </w:r>
      <w:r w:rsidR="00163897" w:rsidRPr="00B475D4">
        <w:rPr>
          <w:rFonts w:ascii="Arial" w:hAnsi="Arial" w:cs="Arial"/>
          <w:sz w:val="24"/>
          <w:szCs w:val="24"/>
          <w:lang w:val="en-GB"/>
          <w:rPrChange w:id="1361" w:author="Alexandre Miguel Kaizeler Guedes Da Silva Afonso" w:date="2026-07-27T16:55:00Z" w16du:dateUtc="2026-07-27T15:55:00Z">
            <w:rPr>
              <w:rFonts w:ascii="Arial" w:hAnsi="Arial" w:cs="Arial"/>
              <w:sz w:val="24"/>
              <w:szCs w:val="24"/>
            </w:rPr>
          </w:rPrChange>
        </w:rPr>
        <w:t>s</w:t>
      </w:r>
      <w:r w:rsidR="00002659" w:rsidRPr="00B475D4">
        <w:rPr>
          <w:rFonts w:ascii="Arial" w:hAnsi="Arial" w:cs="Arial"/>
          <w:sz w:val="24"/>
          <w:szCs w:val="24"/>
          <w:lang w:val="en-GB"/>
          <w:rPrChange w:id="1362" w:author="Alexandre Miguel Kaizeler Guedes Da Silva Afonso" w:date="2026-07-27T16:55:00Z" w16du:dateUtc="2026-07-27T15:55:00Z">
            <w:rPr>
              <w:rFonts w:ascii="Arial" w:hAnsi="Arial" w:cs="Arial"/>
              <w:sz w:val="24"/>
              <w:szCs w:val="24"/>
            </w:rPr>
          </w:rPrChange>
        </w:rPr>
        <w:t xml:space="preserve"> that stress causes a shift in the PB transcriptome </w:t>
      </w:r>
      <w:r w:rsidR="00D45343" w:rsidRPr="00B475D4">
        <w:rPr>
          <w:rFonts w:ascii="Arial" w:hAnsi="Arial" w:cs="Arial"/>
          <w:sz w:val="24"/>
          <w:szCs w:val="24"/>
          <w:lang w:val="en-GB"/>
          <w:rPrChange w:id="1363" w:author="Alexandre Miguel Kaizeler Guedes Da Silva Afonso" w:date="2026-07-27T16:55:00Z" w16du:dateUtc="2026-07-27T15:55:00Z">
            <w:rPr>
              <w:rFonts w:ascii="Arial" w:hAnsi="Arial" w:cs="Arial"/>
              <w:sz w:val="24"/>
              <w:szCs w:val="24"/>
            </w:rPr>
          </w:rPrChange>
        </w:rPr>
        <w:t xml:space="preserve">by increasing the pool </w:t>
      </w:r>
      <w:r w:rsidR="00002659" w:rsidRPr="00B475D4">
        <w:rPr>
          <w:rFonts w:ascii="Arial" w:hAnsi="Arial" w:cs="Arial"/>
          <w:sz w:val="24"/>
          <w:szCs w:val="24"/>
          <w:lang w:val="en-GB"/>
          <w:rPrChange w:id="1364" w:author="Alexandre Miguel Kaizeler Guedes Da Silva Afonso" w:date="2026-07-27T16:55:00Z" w16du:dateUtc="2026-07-27T15:55:00Z">
            <w:rPr>
              <w:rFonts w:ascii="Arial" w:hAnsi="Arial" w:cs="Arial"/>
              <w:sz w:val="24"/>
              <w:szCs w:val="24"/>
            </w:rPr>
          </w:rPrChange>
        </w:rPr>
        <w:t xml:space="preserve">of </w:t>
      </w:r>
      <w:r w:rsidR="00605666" w:rsidRPr="00B475D4">
        <w:rPr>
          <w:rFonts w:ascii="Arial" w:hAnsi="Arial" w:cs="Arial"/>
          <w:sz w:val="24"/>
          <w:szCs w:val="24"/>
          <w:lang w:val="en-GB"/>
          <w:rPrChange w:id="1365" w:author="Alexandre Miguel Kaizeler Guedes Da Silva Afonso" w:date="2026-07-27T16:55:00Z" w16du:dateUtc="2026-07-27T15:55:00Z">
            <w:rPr>
              <w:rFonts w:ascii="Arial" w:hAnsi="Arial" w:cs="Arial"/>
              <w:sz w:val="24"/>
              <w:szCs w:val="24"/>
            </w:rPr>
          </w:rPrChange>
        </w:rPr>
        <w:t xml:space="preserve">available </w:t>
      </w:r>
      <w:r w:rsidR="00002659" w:rsidRPr="00B475D4">
        <w:rPr>
          <w:rFonts w:ascii="Arial" w:hAnsi="Arial" w:cs="Arial"/>
          <w:sz w:val="24"/>
          <w:szCs w:val="24"/>
          <w:lang w:val="en-GB"/>
          <w:rPrChange w:id="1366" w:author="Alexandre Miguel Kaizeler Guedes Da Silva Afonso" w:date="2026-07-27T16:55:00Z" w16du:dateUtc="2026-07-27T15:55:00Z">
            <w:rPr>
              <w:rFonts w:ascii="Arial" w:hAnsi="Arial" w:cs="Arial"/>
              <w:sz w:val="24"/>
              <w:szCs w:val="24"/>
            </w:rPr>
          </w:rPrChange>
        </w:rPr>
        <w:t>nontranslating mRNAs</w:t>
      </w:r>
      <w:r w:rsidR="00876A55" w:rsidRPr="00B475D4">
        <w:rPr>
          <w:rFonts w:ascii="Arial" w:hAnsi="Arial" w:cs="Arial"/>
          <w:sz w:val="24"/>
          <w:szCs w:val="24"/>
          <w:lang w:val="en-GB"/>
          <w:rPrChange w:id="1367" w:author="Alexandre Miguel Kaizeler Guedes Da Silva Afonso" w:date="2026-07-27T16:55:00Z" w16du:dateUtc="2026-07-27T15:55:00Z">
            <w:rPr>
              <w:rFonts w:ascii="Arial" w:hAnsi="Arial" w:cs="Arial"/>
              <w:sz w:val="24"/>
              <w:szCs w:val="24"/>
            </w:rPr>
          </w:rPrChange>
        </w:rPr>
        <w:t xml:space="preserve"> in the cell</w:t>
      </w:r>
      <w:r w:rsidR="00002659" w:rsidRPr="00B475D4">
        <w:rPr>
          <w:rFonts w:ascii="Arial" w:hAnsi="Arial" w:cs="Arial"/>
          <w:sz w:val="24"/>
          <w:szCs w:val="24"/>
          <w:lang w:val="en-GB"/>
          <w:rPrChange w:id="1368"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369" w:author="Alexandre Miguel Kaizeler Guedes Da Silva Afonso" w:date="2026-07-27T16:55:00Z" w16du:dateUtc="2026-07-27T15:55:00Z">
            <w:rPr>
              <w:rFonts w:ascii="Arial" w:hAnsi="Arial" w:cs="Arial"/>
              <w:sz w:val="24"/>
              <w:szCs w:val="24"/>
            </w:rPr>
          </w:rPrChange>
        </w:rPr>
        <w:instrText xml:space="preserve"> ADDIN ZOTERO_ITEM CSL_CITATION {"citationID":"atkZUFZB","properties":{"formattedCitation":"\\super 40\\nosupersub{}","plainCitation":"40","noteIndex":0},"citationItems":[{"id":"jCcWpdK2/CSLUVvg2","uris":["http://zotero.org/users/local/1p9EH8ax/items/ARLW3CQN"],"itemData":{"id":"3kMMCi5j/Y5AbAQ9p","type":"article-journal","container-title":"Molecular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002659" w:rsidRPr="00B475D4">
        <w:rPr>
          <w:rFonts w:ascii="Arial" w:hAnsi="Arial" w:cs="Arial"/>
          <w:sz w:val="24"/>
          <w:szCs w:val="24"/>
          <w:lang w:val="en-GB"/>
          <w:rPrChange w:id="1370"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371" w:author="Alexandre Miguel Kaizeler Guedes Da Silva Afonso" w:date="2026-07-27T16:55:00Z" w16du:dateUtc="2026-07-27T15:55:00Z">
            <w:rPr>
              <w:rFonts w:ascii="Arial" w:hAnsi="Arial" w:cs="Arial"/>
              <w:kern w:val="0"/>
              <w:sz w:val="24"/>
              <w:vertAlign w:val="superscript"/>
            </w:rPr>
          </w:rPrChange>
        </w:rPr>
        <w:t>40</w:t>
      </w:r>
      <w:r w:rsidR="00002659" w:rsidRPr="00B475D4">
        <w:rPr>
          <w:rFonts w:ascii="Arial" w:hAnsi="Arial" w:cs="Arial"/>
          <w:sz w:val="24"/>
          <w:szCs w:val="24"/>
          <w:lang w:val="en-GB"/>
          <w:rPrChange w:id="1372"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1373" w:author="Alexandre Miguel Kaizeler Guedes Da Silva Afonso" w:date="2026-07-27T16:55:00Z" w16du:dateUtc="2026-07-27T15:55:00Z">
            <w:rPr>
              <w:rFonts w:ascii="Arial" w:hAnsi="Arial" w:cs="Arial"/>
              <w:sz w:val="24"/>
              <w:szCs w:val="24"/>
            </w:rPr>
          </w:rPrChange>
        </w:rPr>
        <w:t>,</w:t>
      </w:r>
      <w:r w:rsidR="006B16AB" w:rsidRPr="00B475D4">
        <w:rPr>
          <w:rFonts w:ascii="Arial" w:hAnsi="Arial" w:cs="Arial"/>
          <w:sz w:val="24"/>
          <w:szCs w:val="24"/>
          <w:lang w:val="en-GB"/>
          <w:rPrChange w:id="1374" w:author="Alexandre Miguel Kaizeler Guedes Da Silva Afonso" w:date="2026-07-27T16:55:00Z" w16du:dateUtc="2026-07-27T15:55:00Z">
            <w:rPr>
              <w:rFonts w:ascii="Arial" w:hAnsi="Arial" w:cs="Arial"/>
              <w:sz w:val="24"/>
              <w:szCs w:val="24"/>
            </w:rPr>
          </w:rPrChange>
        </w:rPr>
        <w:t xml:space="preserve"> hence</w:t>
      </w:r>
      <w:r w:rsidRPr="00B475D4">
        <w:rPr>
          <w:rFonts w:ascii="Arial" w:hAnsi="Arial" w:cs="Arial"/>
          <w:sz w:val="24"/>
          <w:szCs w:val="24"/>
          <w:lang w:val="en-GB"/>
          <w:rPrChange w:id="1375" w:author="Alexandre Miguel Kaizeler Guedes Da Silva Afonso" w:date="2026-07-27T16:55:00Z" w16du:dateUtc="2026-07-27T15:55:00Z">
            <w:rPr>
              <w:rFonts w:ascii="Arial" w:hAnsi="Arial" w:cs="Arial"/>
              <w:sz w:val="24"/>
              <w:szCs w:val="24"/>
            </w:rPr>
          </w:rPrChange>
        </w:rPr>
        <w:t xml:space="preserve"> increasing their similarities to SGs,</w:t>
      </w:r>
      <w:r w:rsidR="004F76C7" w:rsidRPr="00B475D4">
        <w:rPr>
          <w:rFonts w:ascii="Arial" w:hAnsi="Arial" w:cs="Arial"/>
          <w:sz w:val="24"/>
          <w:szCs w:val="24"/>
          <w:lang w:val="en-GB"/>
          <w:rPrChange w:id="1376" w:author="Alexandre Miguel Kaizeler Guedes Da Silva Afonso" w:date="2026-07-27T16:55:00Z" w16du:dateUtc="2026-07-27T15:55:00Z">
            <w:rPr>
              <w:rFonts w:ascii="Arial" w:hAnsi="Arial" w:cs="Arial"/>
              <w:sz w:val="24"/>
              <w:szCs w:val="24"/>
            </w:rPr>
          </w:rPrChange>
        </w:rPr>
        <w:t xml:space="preserve"> our reanalysis does not support this explanation.</w:t>
      </w:r>
      <w:r w:rsidRPr="00B475D4">
        <w:rPr>
          <w:rFonts w:ascii="Arial" w:hAnsi="Arial" w:cs="Arial"/>
          <w:sz w:val="24"/>
          <w:szCs w:val="24"/>
          <w:lang w:val="en-GB"/>
          <w:rPrChange w:id="1377" w:author="Alexandre Miguel Kaizeler Guedes Da Silva Afonso" w:date="2026-07-27T16:55:00Z" w16du:dateUtc="2026-07-27T15:55:00Z">
            <w:rPr>
              <w:rFonts w:ascii="Arial" w:hAnsi="Arial" w:cs="Arial"/>
              <w:sz w:val="24"/>
              <w:szCs w:val="24"/>
            </w:rPr>
          </w:rPrChange>
        </w:rPr>
        <w:t xml:space="preserve"> </w:t>
      </w:r>
    </w:p>
    <w:p w14:paraId="620AE7F5" w14:textId="3DE5796C" w:rsidR="00163897" w:rsidRPr="00B475D4" w:rsidRDefault="001D1E1C" w:rsidP="00D676A0">
      <w:pPr>
        <w:jc w:val="both"/>
        <w:rPr>
          <w:rFonts w:ascii="Arial" w:hAnsi="Arial" w:cs="Arial"/>
          <w:sz w:val="24"/>
          <w:szCs w:val="24"/>
          <w:lang w:val="en-GB"/>
          <w:rPrChange w:id="137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1379" w:author="Alexandre Miguel Kaizeler Guedes Da Silva Afonso" w:date="2026-07-27T16:55:00Z" w16du:dateUtc="2026-07-27T15:55:00Z">
            <w:rPr>
              <w:rFonts w:ascii="Arial" w:hAnsi="Arial" w:cs="Arial"/>
              <w:sz w:val="24"/>
              <w:szCs w:val="24"/>
            </w:rPr>
          </w:rPrChange>
        </w:rPr>
        <w:t>W</w:t>
      </w:r>
      <w:r w:rsidR="00163897" w:rsidRPr="00B475D4">
        <w:rPr>
          <w:rFonts w:ascii="Arial" w:hAnsi="Arial" w:cs="Arial"/>
          <w:sz w:val="24"/>
          <w:szCs w:val="24"/>
          <w:lang w:val="en-GB"/>
          <w:rPrChange w:id="1380" w:author="Alexandre Miguel Kaizeler Guedes Da Silva Afonso" w:date="2026-07-27T16:55:00Z" w16du:dateUtc="2026-07-27T15:55:00Z">
            <w:rPr>
              <w:rFonts w:ascii="Arial" w:hAnsi="Arial" w:cs="Arial"/>
              <w:sz w:val="24"/>
              <w:szCs w:val="24"/>
            </w:rPr>
          </w:rPrChange>
        </w:rPr>
        <w:t xml:space="preserve">e integrated the </w:t>
      </w:r>
      <w:del w:id="1381" w:author="Alexandre Miguel Kaizeler Guedes Da Silva Afonso" w:date="2026-07-07T10:47:00Z" w16du:dateUtc="2026-07-07T09:47:00Z">
        <w:r w:rsidR="00163897" w:rsidRPr="00B475D4" w:rsidDel="00CC438B">
          <w:rPr>
            <w:rFonts w:ascii="Arial" w:hAnsi="Arial" w:cs="Arial"/>
            <w:sz w:val="24"/>
            <w:szCs w:val="24"/>
            <w:lang w:val="en-GB"/>
            <w:rPrChange w:id="1382" w:author="Alexandre Miguel Kaizeler Guedes Da Silva Afonso" w:date="2026-07-27T16:55:00Z" w16du:dateUtc="2026-07-27T15:55:00Z">
              <w:rPr>
                <w:rFonts w:ascii="Arial" w:hAnsi="Arial" w:cs="Arial"/>
                <w:sz w:val="24"/>
                <w:szCs w:val="24"/>
              </w:rPr>
            </w:rPrChange>
          </w:rPr>
          <w:delText xml:space="preserve">Y. </w:delText>
        </w:r>
      </w:del>
      <w:r w:rsidR="00163897" w:rsidRPr="00B475D4">
        <w:rPr>
          <w:rFonts w:ascii="Arial" w:hAnsi="Arial" w:cs="Arial"/>
          <w:sz w:val="24"/>
          <w:szCs w:val="24"/>
          <w:lang w:val="en-GB"/>
          <w:rPrChange w:id="1383" w:author="Alexandre Miguel Kaizeler Guedes Da Silva Afonso" w:date="2026-07-27T16:55:00Z" w16du:dateUtc="2026-07-27T15:55:00Z">
            <w:rPr>
              <w:rFonts w:ascii="Arial" w:hAnsi="Arial" w:cs="Arial"/>
              <w:sz w:val="24"/>
              <w:szCs w:val="24"/>
            </w:rPr>
          </w:rPrChange>
        </w:rPr>
        <w:t>Zhou 2024</w:t>
      </w:r>
      <w:r w:rsidR="001C1174" w:rsidRPr="00B475D4">
        <w:rPr>
          <w:rFonts w:ascii="Arial" w:hAnsi="Arial" w:cs="Arial"/>
          <w:sz w:val="24"/>
          <w:szCs w:val="24"/>
          <w:lang w:val="en-GB"/>
          <w:rPrChange w:id="138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385" w:author="Alexandre Miguel Kaizeler Guedes Da Silva Afonso" w:date="2026-07-27T16:55:00Z" w16du:dateUtc="2026-07-27T15:55:00Z">
            <w:rPr>
              <w:rFonts w:ascii="Arial" w:hAnsi="Arial" w:cs="Arial"/>
              <w:sz w:val="24"/>
              <w:szCs w:val="24"/>
            </w:rPr>
          </w:rPrChange>
        </w:rPr>
        <w:instrText xml:space="preserve"> ADDIN ZOTERO_ITEM CSL_CITATION {"citationID":"cDXhXlVq","properties":{"formattedCitation":"\\super 47\\nosupersub{}","plainCitation":"47","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1C1174" w:rsidRPr="00B475D4">
        <w:rPr>
          <w:rFonts w:ascii="Arial" w:hAnsi="Arial" w:cs="Arial"/>
          <w:sz w:val="24"/>
          <w:szCs w:val="24"/>
          <w:lang w:val="en-GB"/>
          <w:rPrChange w:id="1386"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387" w:author="Alexandre Miguel Kaizeler Guedes Da Silva Afonso" w:date="2026-07-27T16:55:00Z" w16du:dateUtc="2026-07-27T15:55:00Z">
            <w:rPr>
              <w:rFonts w:ascii="Arial" w:hAnsi="Arial" w:cs="Arial"/>
              <w:kern w:val="0"/>
              <w:sz w:val="24"/>
              <w:vertAlign w:val="superscript"/>
            </w:rPr>
          </w:rPrChange>
        </w:rPr>
        <w:t>47</w:t>
      </w:r>
      <w:r w:rsidR="001C1174" w:rsidRPr="00B475D4">
        <w:rPr>
          <w:rFonts w:ascii="Arial" w:hAnsi="Arial" w:cs="Arial"/>
          <w:sz w:val="24"/>
          <w:szCs w:val="24"/>
          <w:lang w:val="en-GB"/>
          <w:rPrChange w:id="1388" w:author="Alexandre Miguel Kaizeler Guedes Da Silva Afonso" w:date="2026-07-27T16:55:00Z" w16du:dateUtc="2026-07-27T15:55:00Z">
            <w:rPr>
              <w:rFonts w:ascii="Arial" w:hAnsi="Arial" w:cs="Arial"/>
              <w:sz w:val="24"/>
              <w:szCs w:val="24"/>
            </w:rPr>
          </w:rPrChange>
        </w:rPr>
        <w:fldChar w:fldCharType="end"/>
      </w:r>
      <w:r w:rsidR="00163897" w:rsidRPr="00B475D4">
        <w:rPr>
          <w:rFonts w:ascii="Arial" w:hAnsi="Arial" w:cs="Arial"/>
          <w:sz w:val="24"/>
          <w:szCs w:val="24"/>
          <w:lang w:val="en-GB"/>
          <w:rPrChange w:id="1389" w:author="Alexandre Miguel Kaizeler Guedes Da Silva Afonso" w:date="2026-07-27T16:55:00Z" w16du:dateUtc="2026-07-27T15:55:00Z">
            <w:rPr>
              <w:rFonts w:ascii="Arial" w:hAnsi="Arial" w:cs="Arial"/>
              <w:sz w:val="24"/>
              <w:szCs w:val="24"/>
            </w:rPr>
          </w:rPrChange>
        </w:rPr>
        <w:t xml:space="preserve"> and </w:t>
      </w:r>
      <w:del w:id="1390" w:author="Alexandre Miguel Kaizeler Guedes Da Silva Afonso" w:date="2026-07-07T10:47:00Z" w16du:dateUtc="2026-07-07T09:47:00Z">
        <w:r w:rsidR="00163897" w:rsidRPr="00B475D4" w:rsidDel="00CC438B">
          <w:rPr>
            <w:rFonts w:ascii="Arial" w:hAnsi="Arial" w:cs="Arial"/>
            <w:sz w:val="24"/>
            <w:szCs w:val="24"/>
            <w:lang w:val="en-GB"/>
            <w:rPrChange w:id="1391" w:author="Alexandre Miguel Kaizeler Guedes Da Silva Afonso" w:date="2026-07-27T16:55:00Z" w16du:dateUtc="2026-07-27T15:55:00Z">
              <w:rPr>
                <w:rFonts w:ascii="Arial" w:hAnsi="Arial" w:cs="Arial"/>
                <w:sz w:val="24"/>
                <w:szCs w:val="24"/>
              </w:rPr>
            </w:rPrChange>
          </w:rPr>
          <w:delText xml:space="preserve">S. </w:delText>
        </w:r>
      </w:del>
      <w:r w:rsidR="00163897" w:rsidRPr="00B475D4">
        <w:rPr>
          <w:rFonts w:ascii="Arial" w:hAnsi="Arial" w:cs="Arial"/>
          <w:sz w:val="24"/>
          <w:szCs w:val="24"/>
          <w:lang w:val="en-GB"/>
          <w:rPrChange w:id="1392" w:author="Alexandre Miguel Kaizeler Guedes Da Silva Afonso" w:date="2026-07-27T16:55:00Z" w16du:dateUtc="2026-07-27T15:55:00Z">
            <w:rPr>
              <w:rFonts w:ascii="Arial" w:hAnsi="Arial" w:cs="Arial"/>
              <w:sz w:val="24"/>
              <w:szCs w:val="24"/>
            </w:rPr>
          </w:rPrChange>
        </w:rPr>
        <w:t>Kodali 2024</w:t>
      </w:r>
      <w:r w:rsidR="001C1174" w:rsidRPr="00B475D4">
        <w:rPr>
          <w:rFonts w:ascii="Arial" w:hAnsi="Arial" w:cs="Arial"/>
          <w:sz w:val="24"/>
          <w:szCs w:val="24"/>
          <w:lang w:val="en-GB"/>
          <w:rPrChange w:id="1393"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394" w:author="Alexandre Miguel Kaizeler Guedes Da Silva Afonso" w:date="2026-07-27T16:55:00Z" w16du:dateUtc="2026-07-27T15:55:00Z">
            <w:rPr>
              <w:rFonts w:ascii="Arial" w:hAnsi="Arial" w:cs="Arial"/>
              <w:sz w:val="24"/>
              <w:szCs w:val="24"/>
            </w:rPr>
          </w:rPrChange>
        </w:rPr>
        <w:instrText xml:space="preserve"> ADDIN ZOTERO_ITEM CSL_CITATION {"citationID":"94FrbZv6","properties":{"formattedCitation":"\\super 46\\nosupersub{}","plainCitation":"46","noteIndex":0},"citationItems":[{"id":"jCcWpdK2/1YHYBSPW","uris":["http://zotero.org/users/local/q86rvdj2/items/KSJHQXQ8"],"itemData":{"id":1,"type":"article-journal","abstract":"Post-transcriptional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001C1174" w:rsidRPr="00B475D4">
        <w:rPr>
          <w:rFonts w:ascii="Arial" w:hAnsi="Arial" w:cs="Arial"/>
          <w:sz w:val="24"/>
          <w:szCs w:val="24"/>
          <w:lang w:val="en-GB"/>
          <w:rPrChange w:id="1395"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396" w:author="Alexandre Miguel Kaizeler Guedes Da Silva Afonso" w:date="2026-07-27T16:55:00Z" w16du:dateUtc="2026-07-27T15:55:00Z">
            <w:rPr>
              <w:rFonts w:ascii="Arial" w:hAnsi="Arial" w:cs="Arial"/>
              <w:kern w:val="0"/>
              <w:sz w:val="24"/>
              <w:vertAlign w:val="superscript"/>
            </w:rPr>
          </w:rPrChange>
        </w:rPr>
        <w:t>46</w:t>
      </w:r>
      <w:r w:rsidR="001C1174" w:rsidRPr="00B475D4">
        <w:rPr>
          <w:rFonts w:ascii="Arial" w:hAnsi="Arial" w:cs="Arial"/>
          <w:sz w:val="24"/>
          <w:szCs w:val="24"/>
          <w:lang w:val="en-GB"/>
          <w:rPrChange w:id="1397" w:author="Alexandre Miguel Kaizeler Guedes Da Silva Afonso" w:date="2026-07-27T16:55:00Z" w16du:dateUtc="2026-07-27T15:55:00Z">
            <w:rPr>
              <w:rFonts w:ascii="Arial" w:hAnsi="Arial" w:cs="Arial"/>
              <w:sz w:val="24"/>
              <w:szCs w:val="24"/>
            </w:rPr>
          </w:rPrChange>
        </w:rPr>
        <w:fldChar w:fldCharType="end"/>
      </w:r>
      <w:r w:rsidR="00163897" w:rsidRPr="00B475D4">
        <w:rPr>
          <w:rFonts w:ascii="Arial" w:hAnsi="Arial" w:cs="Arial"/>
          <w:sz w:val="24"/>
          <w:szCs w:val="24"/>
          <w:lang w:val="en-GB"/>
          <w:rPrChange w:id="1398" w:author="Alexandre Miguel Kaizeler Guedes Da Silva Afonso" w:date="2026-07-27T16:55:00Z" w16du:dateUtc="2026-07-27T15:55:00Z">
            <w:rPr>
              <w:rFonts w:ascii="Arial" w:hAnsi="Arial" w:cs="Arial"/>
              <w:sz w:val="24"/>
              <w:szCs w:val="24"/>
            </w:rPr>
          </w:rPrChange>
        </w:rPr>
        <w:t xml:space="preserve"> datasets, which used these flow cytometry</w:t>
      </w:r>
      <w:r w:rsidR="00D50179" w:rsidRPr="00B475D4">
        <w:rPr>
          <w:rFonts w:ascii="Arial" w:hAnsi="Arial" w:cs="Arial"/>
          <w:sz w:val="24"/>
          <w:szCs w:val="24"/>
          <w:lang w:val="en-GB"/>
          <w:rPrChange w:id="1399" w:author="Alexandre Miguel Kaizeler Guedes Da Silva Afonso" w:date="2026-07-27T16:55:00Z" w16du:dateUtc="2026-07-27T15:55:00Z">
            <w:rPr>
              <w:rFonts w:ascii="Arial" w:hAnsi="Arial" w:cs="Arial"/>
              <w:sz w:val="24"/>
              <w:szCs w:val="24"/>
            </w:rPr>
          </w:rPrChange>
        </w:rPr>
        <w:t>-</w:t>
      </w:r>
      <w:r w:rsidR="00163897" w:rsidRPr="00B475D4">
        <w:rPr>
          <w:rFonts w:ascii="Arial" w:hAnsi="Arial" w:cs="Arial"/>
          <w:sz w:val="24"/>
          <w:szCs w:val="24"/>
          <w:lang w:val="en-GB"/>
          <w:rPrChange w:id="1400" w:author="Alexandre Miguel Kaizeler Guedes Da Silva Afonso" w:date="2026-07-27T16:55:00Z" w16du:dateUtc="2026-07-27T15:55:00Z">
            <w:rPr>
              <w:rFonts w:ascii="Arial" w:hAnsi="Arial" w:cs="Arial"/>
              <w:sz w:val="24"/>
              <w:szCs w:val="24"/>
            </w:rPr>
          </w:rPrChange>
        </w:rPr>
        <w:t>based methods in HeLa cells. Both studies included unstressed WC controls, allowing batch correction for stress</w:t>
      </w:r>
      <w:r w:rsidR="001C1174" w:rsidRPr="00B475D4">
        <w:rPr>
          <w:rFonts w:ascii="Arial" w:hAnsi="Arial" w:cs="Arial"/>
          <w:sz w:val="24"/>
          <w:szCs w:val="24"/>
          <w:lang w:val="en-GB"/>
          <w:rPrChange w:id="1401" w:author="Alexandre Miguel Kaizeler Guedes Da Silva Afonso" w:date="2026-07-27T16:55:00Z" w16du:dateUtc="2026-07-27T15:55:00Z">
            <w:rPr>
              <w:rFonts w:ascii="Arial" w:hAnsi="Arial" w:cs="Arial"/>
              <w:sz w:val="24"/>
              <w:szCs w:val="24"/>
            </w:rPr>
          </w:rPrChange>
        </w:rPr>
        <w:t xml:space="preserve"> (</w:t>
      </w:r>
      <w:r w:rsidR="008A5691" w:rsidRPr="00B475D4">
        <w:rPr>
          <w:rFonts w:ascii="Arial" w:hAnsi="Arial" w:cs="Arial"/>
          <w:sz w:val="24"/>
          <w:szCs w:val="24"/>
          <w:lang w:val="en-GB"/>
          <w:rPrChange w:id="1402" w:author="Alexandre Miguel Kaizeler Guedes Da Silva Afonso" w:date="2026-07-27T16:55:00Z" w16du:dateUtc="2026-07-27T15:55:00Z">
            <w:rPr>
              <w:rFonts w:ascii="Arial" w:hAnsi="Arial" w:cs="Arial"/>
              <w:sz w:val="24"/>
              <w:szCs w:val="24"/>
            </w:rPr>
          </w:rPrChange>
        </w:rPr>
        <w:t>see</w:t>
      </w:r>
      <w:r w:rsidR="001C1174" w:rsidRPr="00B475D4">
        <w:rPr>
          <w:rFonts w:ascii="Arial" w:hAnsi="Arial" w:cs="Arial"/>
          <w:sz w:val="24"/>
          <w:szCs w:val="24"/>
          <w:lang w:val="en-GB"/>
          <w:rPrChange w:id="1403" w:author="Alexandre Miguel Kaizeler Guedes Da Silva Afonso" w:date="2026-07-27T16:55:00Z" w16du:dateUtc="2026-07-27T15:55:00Z">
            <w:rPr>
              <w:rFonts w:ascii="Arial" w:hAnsi="Arial" w:cs="Arial"/>
              <w:sz w:val="24"/>
              <w:szCs w:val="24"/>
            </w:rPr>
          </w:rPrChange>
        </w:rPr>
        <w:t xml:space="preserve"> Methods)</w:t>
      </w:r>
      <w:r w:rsidR="00163897" w:rsidRPr="00B475D4">
        <w:rPr>
          <w:rFonts w:ascii="Arial" w:hAnsi="Arial" w:cs="Arial"/>
          <w:sz w:val="24"/>
          <w:szCs w:val="24"/>
          <w:lang w:val="en-GB"/>
          <w:rPrChange w:id="1404" w:author="Alexandre Miguel Kaizeler Guedes Da Silva Afonso" w:date="2026-07-27T16:55:00Z" w16du:dateUtc="2026-07-27T15:55:00Z">
            <w:rPr>
              <w:rFonts w:ascii="Arial" w:hAnsi="Arial" w:cs="Arial"/>
              <w:sz w:val="24"/>
              <w:szCs w:val="24"/>
            </w:rPr>
          </w:rPrChange>
        </w:rPr>
        <w:t>. This adjustment confirmed that similarities between SGs and PBs isolated by FAPS/FANCI persist even after controlling for stress, but they remain far weaker than those observed with DC isolation (</w:t>
      </w:r>
      <w:r w:rsidR="00D50179" w:rsidRPr="00B475D4">
        <w:rPr>
          <w:rFonts w:ascii="Arial" w:hAnsi="Arial" w:cs="Arial"/>
          <w:sz w:val="24"/>
          <w:szCs w:val="24"/>
          <w:lang w:val="en-GB"/>
          <w:rPrChange w:id="1405" w:author="Alexandre Miguel Kaizeler Guedes Da Silva Afonso" w:date="2026-07-27T16:55:00Z" w16du:dateUtc="2026-07-27T15:55:00Z">
            <w:rPr>
              <w:rFonts w:ascii="Arial" w:hAnsi="Arial" w:cs="Arial"/>
              <w:sz w:val="24"/>
              <w:szCs w:val="24"/>
            </w:rPr>
          </w:rPrChange>
        </w:rPr>
        <w:t xml:space="preserve">Supplementary </w:t>
      </w:r>
      <w:r w:rsidR="00163897" w:rsidRPr="00B475D4">
        <w:rPr>
          <w:rFonts w:ascii="Arial" w:hAnsi="Arial" w:cs="Arial"/>
          <w:sz w:val="24"/>
          <w:szCs w:val="24"/>
          <w:lang w:val="en-GB"/>
          <w:rPrChange w:id="1406" w:author="Alexandre Miguel Kaizeler Guedes Da Silva Afonso" w:date="2026-07-27T16:55:00Z" w16du:dateUtc="2026-07-27T15:55:00Z">
            <w:rPr>
              <w:rFonts w:ascii="Arial" w:hAnsi="Arial" w:cs="Arial"/>
              <w:sz w:val="24"/>
              <w:szCs w:val="24"/>
            </w:rPr>
          </w:rPrChange>
        </w:rPr>
        <w:t xml:space="preserve">Figure </w:t>
      </w:r>
      <w:r w:rsidR="00D50179" w:rsidRPr="00B475D4">
        <w:rPr>
          <w:rFonts w:ascii="Arial" w:hAnsi="Arial" w:cs="Arial"/>
          <w:sz w:val="24"/>
          <w:szCs w:val="24"/>
          <w:lang w:val="en-GB"/>
          <w:rPrChange w:id="1407" w:author="Alexandre Miguel Kaizeler Guedes Da Silva Afonso" w:date="2026-07-27T16:55:00Z" w16du:dateUtc="2026-07-27T15:55:00Z">
            <w:rPr>
              <w:rFonts w:ascii="Arial" w:hAnsi="Arial" w:cs="Arial"/>
              <w:sz w:val="24"/>
              <w:szCs w:val="24"/>
            </w:rPr>
          </w:rPrChange>
        </w:rPr>
        <w:t>6</w:t>
      </w:r>
      <w:r w:rsidR="00163897" w:rsidRPr="00B475D4">
        <w:rPr>
          <w:rFonts w:ascii="Arial" w:hAnsi="Arial" w:cs="Arial"/>
          <w:sz w:val="24"/>
          <w:szCs w:val="24"/>
          <w:lang w:val="en-GB"/>
          <w:rPrChange w:id="1408" w:author="Alexandre Miguel Kaizeler Guedes Da Silva Afonso" w:date="2026-07-27T16:55:00Z" w16du:dateUtc="2026-07-27T15:55:00Z">
            <w:rPr>
              <w:rFonts w:ascii="Arial" w:hAnsi="Arial" w:cs="Arial"/>
              <w:sz w:val="24"/>
              <w:szCs w:val="24"/>
            </w:rPr>
          </w:rPrChange>
        </w:rPr>
        <w:t>F).</w:t>
      </w:r>
    </w:p>
    <w:p w14:paraId="433553A2" w14:textId="35461E61" w:rsidR="00D676A0" w:rsidRPr="00B475D4" w:rsidRDefault="001F3757" w:rsidP="00D676A0">
      <w:pPr>
        <w:jc w:val="both"/>
        <w:rPr>
          <w:rFonts w:ascii="Arial" w:hAnsi="Arial" w:cs="Arial"/>
          <w:sz w:val="24"/>
          <w:szCs w:val="24"/>
          <w:lang w:val="en-GB"/>
          <w:rPrChange w:id="140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1410" w:author="Alexandre Miguel Kaizeler Guedes Da Silva Afonso" w:date="2026-07-27T16:55:00Z" w16du:dateUtc="2026-07-27T15:55:00Z">
            <w:rPr>
              <w:rFonts w:ascii="Arial" w:hAnsi="Arial" w:cs="Arial"/>
              <w:sz w:val="24"/>
              <w:szCs w:val="24"/>
            </w:rPr>
          </w:rPrChange>
        </w:rPr>
        <w:t xml:space="preserve">It is important to note that this </w:t>
      </w:r>
      <w:r w:rsidR="00163897" w:rsidRPr="00B475D4">
        <w:rPr>
          <w:rFonts w:ascii="Arial" w:hAnsi="Arial" w:cs="Arial"/>
          <w:sz w:val="24"/>
          <w:szCs w:val="24"/>
          <w:lang w:val="en-GB"/>
          <w:rPrChange w:id="1411" w:author="Alexandre Miguel Kaizeler Guedes Da Silva Afonso" w:date="2026-07-27T16:55:00Z" w16du:dateUtc="2026-07-27T15:55:00Z">
            <w:rPr>
              <w:rFonts w:ascii="Arial" w:hAnsi="Arial" w:cs="Arial"/>
              <w:sz w:val="24"/>
              <w:szCs w:val="24"/>
            </w:rPr>
          </w:rPrChange>
        </w:rPr>
        <w:t xml:space="preserve">batch correction </w:t>
      </w:r>
      <w:r w:rsidRPr="00B475D4">
        <w:rPr>
          <w:rFonts w:ascii="Arial" w:hAnsi="Arial" w:cs="Arial"/>
          <w:sz w:val="24"/>
          <w:szCs w:val="24"/>
          <w:lang w:val="en-GB"/>
          <w:rPrChange w:id="1412" w:author="Alexandre Miguel Kaizeler Guedes Da Silva Afonso" w:date="2026-07-27T16:55:00Z" w16du:dateUtc="2026-07-27T15:55:00Z">
            <w:rPr>
              <w:rFonts w:ascii="Arial" w:hAnsi="Arial" w:cs="Arial"/>
              <w:sz w:val="24"/>
              <w:szCs w:val="24"/>
            </w:rPr>
          </w:rPrChange>
        </w:rPr>
        <w:t xml:space="preserve">approach relies on the assumption of equivalent stress effects </w:t>
      </w:r>
      <w:r w:rsidR="00007467" w:rsidRPr="00B475D4">
        <w:rPr>
          <w:rFonts w:ascii="Arial" w:hAnsi="Arial" w:cs="Arial"/>
          <w:sz w:val="24"/>
          <w:szCs w:val="24"/>
          <w:lang w:val="en-GB"/>
          <w:rPrChange w:id="1413" w:author="Alexandre Miguel Kaizeler Guedes Da Silva Afonso" w:date="2026-07-27T16:55:00Z" w16du:dateUtc="2026-07-27T15:55:00Z">
            <w:rPr>
              <w:rFonts w:ascii="Arial" w:hAnsi="Arial" w:cs="Arial"/>
              <w:sz w:val="24"/>
              <w:szCs w:val="24"/>
            </w:rPr>
          </w:rPrChange>
        </w:rPr>
        <w:t>in SG and PBs</w:t>
      </w:r>
      <w:r w:rsidRPr="00B475D4">
        <w:rPr>
          <w:rFonts w:ascii="Arial" w:hAnsi="Arial" w:cs="Arial"/>
          <w:sz w:val="24"/>
          <w:szCs w:val="24"/>
          <w:lang w:val="en-GB"/>
          <w:rPrChange w:id="1414" w:author="Alexandre Miguel Kaizeler Guedes Da Silva Afonso" w:date="2026-07-27T16:55:00Z" w16du:dateUtc="2026-07-27T15:55:00Z">
            <w:rPr>
              <w:rFonts w:ascii="Arial" w:hAnsi="Arial" w:cs="Arial"/>
              <w:sz w:val="24"/>
              <w:szCs w:val="24"/>
            </w:rPr>
          </w:rPrChange>
        </w:rPr>
        <w:t>, which may not fully capture more complex biological interactions. Nevertheless, in the absence of stressed PB data purified by FAPS, it remains uncertain whether the divergence between DC and FAPS datasets reflects genuine stress-induced remodeling of PBs or, instead, an art</w:t>
      </w:r>
      <w:ins w:id="1415" w:author="Alexandre Miguel Kaizeler Guedes Da Silva Afonso" w:date="2026-07-28T10:29:00Z" w16du:dateUtc="2026-07-28T09:29:00Z">
        <w:r w:rsidR="00785D4C">
          <w:rPr>
            <w:rFonts w:ascii="Arial" w:hAnsi="Arial" w:cs="Arial"/>
            <w:sz w:val="24"/>
            <w:szCs w:val="24"/>
            <w:lang w:val="en-GB"/>
          </w:rPr>
          <w:t>e</w:t>
        </w:r>
      </w:ins>
      <w:del w:id="1416" w:author="Alexandre Miguel Kaizeler Guedes Da Silva Afonso" w:date="2026-07-28T10:29:00Z" w16du:dateUtc="2026-07-28T09:29:00Z">
        <w:r w:rsidR="006B70E6" w:rsidRPr="00B475D4" w:rsidDel="00785D4C">
          <w:rPr>
            <w:rFonts w:ascii="Arial" w:hAnsi="Arial" w:cs="Arial"/>
            <w:sz w:val="24"/>
            <w:szCs w:val="24"/>
            <w:lang w:val="en-GB"/>
            <w:rPrChange w:id="1417" w:author="Alexandre Miguel Kaizeler Guedes Da Silva Afonso" w:date="2026-07-27T16:55:00Z" w16du:dateUtc="2026-07-27T15:55:00Z">
              <w:rPr>
                <w:rFonts w:ascii="Arial" w:hAnsi="Arial" w:cs="Arial"/>
                <w:sz w:val="24"/>
                <w:szCs w:val="24"/>
              </w:rPr>
            </w:rPrChange>
          </w:rPr>
          <w:delText>i</w:delText>
        </w:r>
      </w:del>
      <w:r w:rsidRPr="00B475D4">
        <w:rPr>
          <w:rFonts w:ascii="Arial" w:hAnsi="Arial" w:cs="Arial"/>
          <w:sz w:val="24"/>
          <w:szCs w:val="24"/>
          <w:lang w:val="en-GB"/>
          <w:rPrChange w:id="1418" w:author="Alexandre Miguel Kaizeler Guedes Da Silva Afonso" w:date="2026-07-27T16:55:00Z" w16du:dateUtc="2026-07-27T15:55:00Z">
            <w:rPr>
              <w:rFonts w:ascii="Arial" w:hAnsi="Arial" w:cs="Arial"/>
              <w:sz w:val="24"/>
              <w:szCs w:val="24"/>
            </w:rPr>
          </w:rPrChange>
        </w:rPr>
        <w:t>fact introduced by centrifugation, such as length-dependent RNA bias.</w:t>
      </w:r>
    </w:p>
    <w:p w14:paraId="4C5D7F6B" w14:textId="1F5A7956" w:rsidR="005767DB" w:rsidRPr="00B475D4" w:rsidRDefault="005767DB" w:rsidP="009A3A3C">
      <w:pPr>
        <w:pStyle w:val="Ttulo2"/>
        <w:rPr>
          <w:lang w:val="en-GB"/>
          <w:rPrChange w:id="1419" w:author="Alexandre Miguel Kaizeler Guedes Da Silva Afonso" w:date="2026-07-27T16:55:00Z" w16du:dateUtc="2026-07-27T15:55:00Z">
            <w:rPr/>
          </w:rPrChange>
        </w:rPr>
      </w:pPr>
      <w:r w:rsidRPr="00B475D4">
        <w:rPr>
          <w:lang w:val="en-GB"/>
          <w:rPrChange w:id="1420" w:author="Alexandre Miguel Kaizeler Guedes Da Silva Afonso" w:date="2026-07-27T16:55:00Z" w16du:dateUtc="2026-07-27T15:55:00Z">
            <w:rPr/>
          </w:rPrChange>
        </w:rPr>
        <w:lastRenderedPageBreak/>
        <w:t>Method-</w:t>
      </w:r>
      <w:r w:rsidR="1A12B905" w:rsidRPr="00B475D4">
        <w:rPr>
          <w:lang w:val="en-GB"/>
          <w:rPrChange w:id="1421" w:author="Alexandre Miguel Kaizeler Guedes Da Silva Afonso" w:date="2026-07-27T16:55:00Z" w16du:dateUtc="2026-07-27T15:55:00Z">
            <w:rPr/>
          </w:rPrChange>
        </w:rPr>
        <w:t>s</w:t>
      </w:r>
      <w:r w:rsidRPr="00B475D4">
        <w:rPr>
          <w:lang w:val="en-GB"/>
          <w:rPrChange w:id="1422" w:author="Alexandre Miguel Kaizeler Guedes Da Silva Afonso" w:date="2026-07-27T16:55:00Z" w16du:dateUtc="2026-07-27T15:55:00Z">
            <w:rPr/>
          </w:rPrChange>
        </w:rPr>
        <w:t xml:space="preserve">pecific </w:t>
      </w:r>
      <w:r w:rsidR="50E179E0" w:rsidRPr="00B475D4">
        <w:rPr>
          <w:lang w:val="en-GB"/>
          <w:rPrChange w:id="1423" w:author="Alexandre Miguel Kaizeler Guedes Da Silva Afonso" w:date="2026-07-27T16:55:00Z" w16du:dateUtc="2026-07-27T15:55:00Z">
            <w:rPr/>
          </w:rPrChange>
        </w:rPr>
        <w:t>c</w:t>
      </w:r>
      <w:r w:rsidRPr="00B475D4">
        <w:rPr>
          <w:lang w:val="en-GB"/>
          <w:rPrChange w:id="1424" w:author="Alexandre Miguel Kaizeler Guedes Da Silva Afonso" w:date="2026-07-27T16:55:00Z" w16du:dateUtc="2026-07-27T15:55:00Z">
            <w:rPr/>
          </w:rPrChange>
        </w:rPr>
        <w:t xml:space="preserve">orrections for </w:t>
      </w:r>
      <w:r w:rsidR="076C8892" w:rsidRPr="00B475D4">
        <w:rPr>
          <w:lang w:val="en-GB"/>
          <w:rPrChange w:id="1425" w:author="Alexandre Miguel Kaizeler Guedes Da Silva Afonso" w:date="2026-07-27T16:55:00Z" w16du:dateUtc="2026-07-27T15:55:00Z">
            <w:rPr/>
          </w:rPrChange>
        </w:rPr>
        <w:t>d</w:t>
      </w:r>
      <w:r w:rsidRPr="00B475D4">
        <w:rPr>
          <w:lang w:val="en-GB"/>
          <w:rPrChange w:id="1426" w:author="Alexandre Miguel Kaizeler Guedes Da Silva Afonso" w:date="2026-07-27T16:55:00Z" w16du:dateUtc="2026-07-27T15:55:00Z">
            <w:rPr/>
          </w:rPrChange>
        </w:rPr>
        <w:t xml:space="preserve">istinct </w:t>
      </w:r>
      <w:r w:rsidR="44ACF24C" w:rsidRPr="00B475D4">
        <w:rPr>
          <w:lang w:val="en-GB"/>
          <w:rPrChange w:id="1427" w:author="Alexandre Miguel Kaizeler Guedes Da Silva Afonso" w:date="2026-07-27T16:55:00Z" w16du:dateUtc="2026-07-27T15:55:00Z">
            <w:rPr/>
          </w:rPrChange>
        </w:rPr>
        <w:t>c</w:t>
      </w:r>
      <w:r w:rsidRPr="00B475D4">
        <w:rPr>
          <w:lang w:val="en-GB"/>
          <w:rPrChange w:id="1428" w:author="Alexandre Miguel Kaizeler Guedes Da Silva Afonso" w:date="2026-07-27T16:55:00Z" w16du:dateUtc="2026-07-27T15:55:00Z">
            <w:rPr/>
          </w:rPrChange>
        </w:rPr>
        <w:t>onfounders</w:t>
      </w:r>
      <w:r w:rsidR="00595C2C" w:rsidRPr="00B475D4">
        <w:rPr>
          <w:lang w:val="en-GB"/>
          <w:rPrChange w:id="1429" w:author="Alexandre Miguel Kaizeler Guedes Da Silva Afonso" w:date="2026-07-27T16:55:00Z" w16du:dateUtc="2026-07-27T15:55:00Z">
            <w:rPr/>
          </w:rPrChange>
        </w:rPr>
        <w:t xml:space="preserve"> </w:t>
      </w:r>
      <w:r w:rsidR="6D0F2F31" w:rsidRPr="00B475D4">
        <w:rPr>
          <w:lang w:val="en-GB"/>
          <w:rPrChange w:id="1430" w:author="Alexandre Miguel Kaizeler Guedes Da Silva Afonso" w:date="2026-07-27T16:55:00Z" w16du:dateUtc="2026-07-27T15:55:00Z">
            <w:rPr/>
          </w:rPrChange>
        </w:rPr>
        <w:t>r</w:t>
      </w:r>
      <w:r w:rsidRPr="00B475D4">
        <w:rPr>
          <w:lang w:val="en-GB"/>
          <w:rPrChange w:id="1431" w:author="Alexandre Miguel Kaizeler Guedes Da Silva Afonso" w:date="2026-07-27T16:55:00Z" w16du:dateUtc="2026-07-27T15:55:00Z">
            <w:rPr/>
          </w:rPrChange>
        </w:rPr>
        <w:t>eveal SG</w:t>
      </w:r>
      <w:r w:rsidR="00B07D2B" w:rsidRPr="00B475D4">
        <w:rPr>
          <w:lang w:val="en-GB"/>
          <w:rPrChange w:id="1432" w:author="Alexandre Miguel Kaizeler Guedes Da Silva Afonso" w:date="2026-07-27T16:55:00Z" w16du:dateUtc="2026-07-27T15:55:00Z">
            <w:rPr/>
          </w:rPrChange>
        </w:rPr>
        <w:t>-specific</w:t>
      </w:r>
      <w:r w:rsidRPr="00B475D4">
        <w:rPr>
          <w:lang w:val="en-GB"/>
          <w:rPrChange w:id="1433" w:author="Alexandre Miguel Kaizeler Guedes Da Silva Afonso" w:date="2026-07-27T16:55:00Z" w16du:dateUtc="2026-07-27T15:55:00Z">
            <w:rPr/>
          </w:rPrChange>
        </w:rPr>
        <w:t xml:space="preserve"> RNA </w:t>
      </w:r>
      <w:r w:rsidR="78786F2A" w:rsidRPr="00B475D4">
        <w:rPr>
          <w:lang w:val="en-GB"/>
          <w:rPrChange w:id="1434" w:author="Alexandre Miguel Kaizeler Guedes Da Silva Afonso" w:date="2026-07-27T16:55:00Z" w16du:dateUtc="2026-07-27T15:55:00Z">
            <w:rPr/>
          </w:rPrChange>
        </w:rPr>
        <w:t>s</w:t>
      </w:r>
      <w:r w:rsidRPr="00B475D4">
        <w:rPr>
          <w:lang w:val="en-GB"/>
          <w:rPrChange w:id="1435" w:author="Alexandre Miguel Kaizeler Guedes Da Silva Afonso" w:date="2026-07-27T16:55:00Z" w16du:dateUtc="2026-07-27T15:55:00Z">
            <w:rPr/>
          </w:rPrChange>
        </w:rPr>
        <w:t xml:space="preserve">equestration </w:t>
      </w:r>
    </w:p>
    <w:p w14:paraId="1B7DCA2D" w14:textId="5AE889B2" w:rsidR="00487C18" w:rsidRPr="00B475D4" w:rsidRDefault="00C80E1F" w:rsidP="001A0035">
      <w:pPr>
        <w:jc w:val="both"/>
        <w:rPr>
          <w:rFonts w:ascii="Arial" w:hAnsi="Arial" w:cs="Arial"/>
          <w:sz w:val="24"/>
          <w:szCs w:val="24"/>
          <w:lang w:val="en-GB"/>
          <w:rPrChange w:id="143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1437" w:author="Alexandre Miguel Kaizeler Guedes Da Silva Afonso" w:date="2026-07-27T16:55:00Z" w16du:dateUtc="2026-07-27T15:55:00Z">
            <w:rPr>
              <w:rFonts w:ascii="Arial" w:hAnsi="Arial" w:cs="Arial"/>
              <w:sz w:val="24"/>
              <w:szCs w:val="24"/>
            </w:rPr>
          </w:rPrChange>
        </w:rPr>
        <w:t xml:space="preserve">To </w:t>
      </w:r>
      <w:r w:rsidR="0091257A" w:rsidRPr="00B475D4">
        <w:rPr>
          <w:rFonts w:ascii="Arial" w:hAnsi="Arial" w:cs="Arial"/>
          <w:sz w:val="24"/>
          <w:szCs w:val="24"/>
          <w:lang w:val="en-GB"/>
          <w:rPrChange w:id="1438" w:author="Alexandre Miguel Kaizeler Guedes Da Silva Afonso" w:date="2026-07-27T16:55:00Z" w16du:dateUtc="2026-07-27T15:55:00Z">
            <w:rPr>
              <w:rFonts w:ascii="Arial" w:hAnsi="Arial" w:cs="Arial"/>
              <w:sz w:val="24"/>
              <w:szCs w:val="24"/>
            </w:rPr>
          </w:rPrChange>
        </w:rPr>
        <w:t>assess the generali</w:t>
      </w:r>
      <w:ins w:id="1439" w:author="Alexandre Miguel Kaizeler Guedes Da Silva Afonso" w:date="2026-07-28T10:29:00Z" w16du:dateUtc="2026-07-28T09:29:00Z">
        <w:r w:rsidR="00785D4C">
          <w:rPr>
            <w:rFonts w:ascii="Arial" w:hAnsi="Arial" w:cs="Arial"/>
            <w:sz w:val="24"/>
            <w:szCs w:val="24"/>
            <w:lang w:val="en-GB"/>
          </w:rPr>
          <w:t>s</w:t>
        </w:r>
      </w:ins>
      <w:del w:id="1440" w:author="Alexandre Miguel Kaizeler Guedes Da Silva Afonso" w:date="2026-07-28T10:29:00Z" w16du:dateUtc="2026-07-28T09:29:00Z">
        <w:r w:rsidR="0091257A" w:rsidRPr="00B475D4" w:rsidDel="00785D4C">
          <w:rPr>
            <w:rFonts w:ascii="Arial" w:hAnsi="Arial" w:cs="Arial"/>
            <w:sz w:val="24"/>
            <w:szCs w:val="24"/>
            <w:lang w:val="en-GB"/>
            <w:rPrChange w:id="1441" w:author="Alexandre Miguel Kaizeler Guedes Da Silva Afonso" w:date="2026-07-27T16:55:00Z" w16du:dateUtc="2026-07-27T15:55:00Z">
              <w:rPr>
                <w:rFonts w:ascii="Arial" w:hAnsi="Arial" w:cs="Arial"/>
                <w:sz w:val="24"/>
                <w:szCs w:val="24"/>
              </w:rPr>
            </w:rPrChange>
          </w:rPr>
          <w:delText>z</w:delText>
        </w:r>
      </w:del>
      <w:r w:rsidR="0091257A" w:rsidRPr="00B475D4">
        <w:rPr>
          <w:rFonts w:ascii="Arial" w:hAnsi="Arial" w:cs="Arial"/>
          <w:sz w:val="24"/>
          <w:szCs w:val="24"/>
          <w:lang w:val="en-GB"/>
          <w:rPrChange w:id="1442" w:author="Alexandre Miguel Kaizeler Guedes Da Silva Afonso" w:date="2026-07-27T16:55:00Z" w16du:dateUtc="2026-07-27T15:55:00Z">
            <w:rPr>
              <w:rFonts w:ascii="Arial" w:hAnsi="Arial" w:cs="Arial"/>
              <w:sz w:val="24"/>
              <w:szCs w:val="24"/>
            </w:rPr>
          </w:rPrChange>
        </w:rPr>
        <w:t xml:space="preserve">ability of </w:t>
      </w:r>
      <w:r w:rsidRPr="00B475D4">
        <w:rPr>
          <w:rFonts w:ascii="Arial" w:hAnsi="Arial" w:cs="Arial"/>
          <w:sz w:val="24"/>
          <w:szCs w:val="24"/>
          <w:lang w:val="en-GB"/>
          <w:rPrChange w:id="1443" w:author="Alexandre Miguel Kaizeler Guedes Da Silva Afonso" w:date="2026-07-27T16:55:00Z" w16du:dateUtc="2026-07-27T15:55:00Z">
            <w:rPr>
              <w:rFonts w:ascii="Arial" w:hAnsi="Arial" w:cs="Arial"/>
              <w:sz w:val="24"/>
              <w:szCs w:val="24"/>
            </w:rPr>
          </w:rPrChange>
        </w:rPr>
        <w:t xml:space="preserve">our </w:t>
      </w:r>
      <w:r w:rsidR="00D15A69" w:rsidRPr="00B475D4">
        <w:rPr>
          <w:rFonts w:ascii="Arial" w:hAnsi="Arial" w:cs="Arial"/>
          <w:sz w:val="24"/>
          <w:szCs w:val="24"/>
          <w:lang w:val="en-GB"/>
          <w:rPrChange w:id="1444" w:author="Alexandre Miguel Kaizeler Guedes Da Silva Afonso" w:date="2026-07-27T16:55:00Z" w16du:dateUtc="2026-07-27T15:55:00Z">
            <w:rPr>
              <w:rFonts w:ascii="Arial" w:hAnsi="Arial" w:cs="Arial"/>
              <w:sz w:val="24"/>
              <w:szCs w:val="24"/>
            </w:rPr>
          </w:rPrChange>
        </w:rPr>
        <w:t xml:space="preserve">centrifugation </w:t>
      </w:r>
      <w:r w:rsidRPr="00B475D4">
        <w:rPr>
          <w:rFonts w:ascii="Arial" w:hAnsi="Arial" w:cs="Arial"/>
          <w:sz w:val="24"/>
          <w:szCs w:val="24"/>
          <w:lang w:val="en-GB"/>
          <w:rPrChange w:id="1445" w:author="Alexandre Miguel Kaizeler Guedes Da Silva Afonso" w:date="2026-07-27T16:55:00Z" w16du:dateUtc="2026-07-27T15:55:00Z">
            <w:rPr>
              <w:rFonts w:ascii="Arial" w:hAnsi="Arial" w:cs="Arial"/>
              <w:sz w:val="24"/>
              <w:szCs w:val="24"/>
            </w:rPr>
          </w:rPrChange>
        </w:rPr>
        <w:t>hypothesis, we analy</w:t>
      </w:r>
      <w:ins w:id="1446" w:author="Alexandre Miguel Kaizeler Guedes Da Silva Afonso" w:date="2026-07-28T10:29:00Z" w16du:dateUtc="2026-07-28T09:29:00Z">
        <w:r w:rsidR="00785D4C">
          <w:rPr>
            <w:rFonts w:ascii="Arial" w:hAnsi="Arial" w:cs="Arial"/>
            <w:sz w:val="24"/>
            <w:szCs w:val="24"/>
            <w:lang w:val="en-GB"/>
          </w:rPr>
          <w:t>s</w:t>
        </w:r>
      </w:ins>
      <w:del w:id="1447" w:author="Alexandre Miguel Kaizeler Guedes Da Silva Afonso" w:date="2026-07-28T10:29:00Z" w16du:dateUtc="2026-07-28T09:29:00Z">
        <w:r w:rsidR="00487C18" w:rsidRPr="00B475D4" w:rsidDel="00785D4C">
          <w:rPr>
            <w:rFonts w:ascii="Arial" w:hAnsi="Arial" w:cs="Arial"/>
            <w:sz w:val="24"/>
            <w:szCs w:val="24"/>
            <w:lang w:val="en-GB"/>
            <w:rPrChange w:id="1448" w:author="Alexandre Miguel Kaizeler Guedes Da Silva Afonso" w:date="2026-07-27T16:55:00Z" w16du:dateUtc="2026-07-27T15:55:00Z">
              <w:rPr>
                <w:rFonts w:ascii="Arial" w:hAnsi="Arial" w:cs="Arial"/>
                <w:sz w:val="24"/>
                <w:szCs w:val="24"/>
              </w:rPr>
            </w:rPrChange>
          </w:rPr>
          <w:delText>z</w:delText>
        </w:r>
      </w:del>
      <w:r w:rsidRPr="00B475D4">
        <w:rPr>
          <w:rFonts w:ascii="Arial" w:hAnsi="Arial" w:cs="Arial"/>
          <w:sz w:val="24"/>
          <w:szCs w:val="24"/>
          <w:lang w:val="en-GB"/>
          <w:rPrChange w:id="1449" w:author="Alexandre Miguel Kaizeler Guedes Da Silva Afonso" w:date="2026-07-27T16:55:00Z" w16du:dateUtc="2026-07-27T15:55:00Z">
            <w:rPr>
              <w:rFonts w:ascii="Arial" w:hAnsi="Arial" w:cs="Arial"/>
              <w:sz w:val="24"/>
              <w:szCs w:val="24"/>
            </w:rPr>
          </w:rPrChange>
        </w:rPr>
        <w:t>ed</w:t>
      </w:r>
      <w:r w:rsidR="00095ED0" w:rsidRPr="00B475D4">
        <w:rPr>
          <w:rFonts w:ascii="Arial" w:hAnsi="Arial" w:cs="Arial"/>
          <w:sz w:val="24"/>
          <w:szCs w:val="24"/>
          <w:lang w:val="en-GB"/>
          <w:rPrChange w:id="1450" w:author="Alexandre Miguel Kaizeler Guedes Da Silva Afonso" w:date="2026-07-27T16:55:00Z" w16du:dateUtc="2026-07-27T15:55:00Z">
            <w:rPr>
              <w:rFonts w:ascii="Arial" w:hAnsi="Arial" w:cs="Arial"/>
              <w:sz w:val="24"/>
              <w:szCs w:val="24"/>
            </w:rPr>
          </w:rPrChange>
        </w:rPr>
        <w:t xml:space="preserve"> publicly available Sed-</w:t>
      </w:r>
      <w:r w:rsidR="2C4A6BC7" w:rsidRPr="00B475D4">
        <w:rPr>
          <w:rFonts w:ascii="Arial" w:hAnsi="Arial" w:cs="Arial"/>
          <w:sz w:val="24"/>
          <w:szCs w:val="24"/>
          <w:lang w:val="en-GB"/>
          <w:rPrChange w:id="1451" w:author="Alexandre Miguel Kaizeler Guedes Da Silva Afonso" w:date="2026-07-27T16:55:00Z" w16du:dateUtc="2026-07-27T15:55:00Z">
            <w:rPr>
              <w:rFonts w:ascii="Arial" w:hAnsi="Arial" w:cs="Arial"/>
              <w:sz w:val="24"/>
              <w:szCs w:val="24"/>
            </w:rPr>
          </w:rPrChange>
        </w:rPr>
        <w:t>s</w:t>
      </w:r>
      <w:r w:rsidR="00095ED0" w:rsidRPr="00B475D4">
        <w:rPr>
          <w:rFonts w:ascii="Arial" w:hAnsi="Arial" w:cs="Arial"/>
          <w:sz w:val="24"/>
          <w:szCs w:val="24"/>
          <w:lang w:val="en-GB"/>
          <w:rPrChange w:id="1452" w:author="Alexandre Miguel Kaizeler Guedes Da Silva Afonso" w:date="2026-07-27T16:55:00Z" w16du:dateUtc="2026-07-27T15:55:00Z">
            <w:rPr>
              <w:rFonts w:ascii="Arial" w:hAnsi="Arial" w:cs="Arial"/>
              <w:sz w:val="24"/>
              <w:szCs w:val="24"/>
            </w:rPr>
          </w:rPrChange>
        </w:rPr>
        <w:t>eq data</w:t>
      </w:r>
      <w:r w:rsidR="00095ED0" w:rsidRPr="00B475D4">
        <w:rPr>
          <w:rFonts w:ascii="Arial" w:hAnsi="Arial" w:cs="Arial"/>
          <w:sz w:val="24"/>
          <w:szCs w:val="24"/>
          <w:lang w:val="en-GB"/>
          <w:rPrChange w:id="1453"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454" w:author="Alexandre Miguel Kaizeler Guedes Da Silva Afonso" w:date="2026-07-27T16:55:00Z" w16du:dateUtc="2026-07-27T15:55:00Z">
            <w:rPr>
              <w:rFonts w:ascii="Arial" w:hAnsi="Arial" w:cs="Arial"/>
              <w:sz w:val="24"/>
              <w:szCs w:val="24"/>
            </w:rPr>
          </w:rPrChange>
        </w:rPr>
        <w:instrText xml:space="preserve"> ADDIN ZOTERO_ITEM CSL_CITATION {"citationID":"V46ff4Uj","properties":{"formattedCitation":"\\super 33\\nosupersub{}","plainCitation":"33","noteIndex":0},"citationItems":[{"id":"jCcWpdK2/tDDQG7ww","uris":["http://zotero.org/users/local/1p9EH8ax/items/76HJKWHJ"],"itemData":{"id":"3kMMCi5j/xhMQ1lj6","type":"article","abstract":"Abstract\n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095ED0" w:rsidRPr="00B475D4">
        <w:rPr>
          <w:rFonts w:ascii="Arial" w:hAnsi="Arial" w:cs="Arial"/>
          <w:sz w:val="24"/>
          <w:szCs w:val="24"/>
          <w:lang w:val="en-GB"/>
          <w:rPrChange w:id="1455"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1456" w:author="Alexandre Miguel Kaizeler Guedes Da Silva Afonso" w:date="2026-07-27T16:55:00Z" w16du:dateUtc="2026-07-27T15:55:00Z">
            <w:rPr>
              <w:rFonts w:ascii="Arial" w:hAnsi="Arial" w:cs="Arial"/>
              <w:kern w:val="0"/>
              <w:sz w:val="24"/>
              <w:vertAlign w:val="superscript"/>
            </w:rPr>
          </w:rPrChange>
        </w:rPr>
        <w:t>33</w:t>
      </w:r>
      <w:r w:rsidR="00095ED0" w:rsidRPr="00B475D4">
        <w:rPr>
          <w:rFonts w:ascii="Arial" w:hAnsi="Arial" w:cs="Arial"/>
          <w:sz w:val="24"/>
          <w:szCs w:val="24"/>
          <w:lang w:val="en-GB"/>
          <w:rPrChange w:id="1457" w:author="Alexandre Miguel Kaizeler Guedes Da Silva Afonso" w:date="2026-07-27T16:55:00Z" w16du:dateUtc="2026-07-27T15:55:00Z">
            <w:rPr>
              <w:rFonts w:ascii="Arial" w:hAnsi="Arial" w:cs="Arial"/>
              <w:sz w:val="24"/>
              <w:szCs w:val="24"/>
            </w:rPr>
          </w:rPrChange>
        </w:rPr>
        <w:fldChar w:fldCharType="end"/>
      </w:r>
      <w:r w:rsidR="00496E7B" w:rsidRPr="00B475D4">
        <w:rPr>
          <w:rFonts w:ascii="Arial" w:hAnsi="Arial" w:cs="Arial"/>
          <w:sz w:val="24"/>
          <w:szCs w:val="24"/>
          <w:lang w:val="en-GB"/>
          <w:rPrChange w:id="1458" w:author="Alexandre Miguel Kaizeler Guedes Da Silva Afonso" w:date="2026-07-27T16:55:00Z" w16du:dateUtc="2026-07-27T15:55:00Z">
            <w:rPr>
              <w:rFonts w:ascii="Arial" w:hAnsi="Arial" w:cs="Arial"/>
              <w:sz w:val="24"/>
              <w:szCs w:val="24"/>
            </w:rPr>
          </w:rPrChange>
        </w:rPr>
        <w:t>, which measure</w:t>
      </w:r>
      <w:r w:rsidR="00FF2624" w:rsidRPr="00B475D4">
        <w:rPr>
          <w:rFonts w:ascii="Arial" w:hAnsi="Arial" w:cs="Arial"/>
          <w:sz w:val="24"/>
          <w:szCs w:val="24"/>
          <w:lang w:val="en-GB"/>
          <w:rPrChange w:id="1459" w:author="Alexandre Miguel Kaizeler Guedes Da Silva Afonso" w:date="2026-07-27T16:55:00Z" w16du:dateUtc="2026-07-27T15:55:00Z">
            <w:rPr>
              <w:rFonts w:ascii="Arial" w:hAnsi="Arial" w:cs="Arial"/>
              <w:sz w:val="24"/>
              <w:szCs w:val="24"/>
            </w:rPr>
          </w:rPrChange>
        </w:rPr>
        <w:t>d</w:t>
      </w:r>
      <w:r w:rsidR="00496E7B" w:rsidRPr="00B475D4">
        <w:rPr>
          <w:rFonts w:ascii="Arial" w:hAnsi="Arial" w:cs="Arial"/>
          <w:sz w:val="24"/>
          <w:szCs w:val="24"/>
          <w:lang w:val="en-GB"/>
          <w:rPrChange w:id="1460" w:author="Alexandre Miguel Kaizeler Guedes Da Silva Afonso" w:date="2026-07-27T16:55:00Z" w16du:dateUtc="2026-07-27T15:55:00Z">
            <w:rPr>
              <w:rFonts w:ascii="Arial" w:hAnsi="Arial" w:cs="Arial"/>
              <w:sz w:val="24"/>
              <w:szCs w:val="24"/>
            </w:rPr>
          </w:rPrChange>
        </w:rPr>
        <w:t xml:space="preserve"> RNA sedimentation by sequencing pelleted and unpelleted fractions from stressed and unstressed yeast cells</w:t>
      </w:r>
      <w:r w:rsidR="00CA2BC9" w:rsidRPr="00B475D4">
        <w:rPr>
          <w:rFonts w:ascii="Arial" w:hAnsi="Arial" w:cs="Arial"/>
          <w:sz w:val="24"/>
          <w:szCs w:val="24"/>
          <w:lang w:val="en-GB"/>
          <w:rPrChange w:id="1461" w:author="Alexandre Miguel Kaizeler Guedes Da Silva Afonso" w:date="2026-07-27T16:55:00Z" w16du:dateUtc="2026-07-27T15:55:00Z">
            <w:rPr>
              <w:rFonts w:ascii="Arial" w:hAnsi="Arial" w:cs="Arial"/>
              <w:sz w:val="24"/>
              <w:szCs w:val="24"/>
            </w:rPr>
          </w:rPrChange>
        </w:rPr>
        <w:t xml:space="preserve">. </w:t>
      </w:r>
      <w:r w:rsidR="00AC5F4F" w:rsidRPr="00B475D4">
        <w:rPr>
          <w:rFonts w:ascii="Arial" w:hAnsi="Arial" w:cs="Arial"/>
          <w:sz w:val="24"/>
          <w:szCs w:val="24"/>
          <w:lang w:val="en-GB"/>
          <w:rPrChange w:id="1462" w:author="Alexandre Miguel Kaizeler Guedes Da Silva Afonso" w:date="2026-07-27T16:55:00Z" w16du:dateUtc="2026-07-27T15:55:00Z">
            <w:rPr>
              <w:rFonts w:ascii="Arial" w:hAnsi="Arial" w:cs="Arial"/>
              <w:sz w:val="24"/>
              <w:szCs w:val="24"/>
            </w:rPr>
          </w:rPrChange>
        </w:rPr>
        <w:t>T</w:t>
      </w:r>
      <w:r w:rsidR="00095ED0" w:rsidRPr="00B475D4">
        <w:rPr>
          <w:rFonts w:ascii="Arial" w:hAnsi="Arial" w:cs="Arial"/>
          <w:sz w:val="24"/>
          <w:szCs w:val="24"/>
          <w:lang w:val="en-GB"/>
          <w:rPrChange w:id="1463" w:author="Alexandre Miguel Kaizeler Guedes Da Silva Afonso" w:date="2026-07-27T16:55:00Z" w16du:dateUtc="2026-07-27T15:55:00Z">
            <w:rPr>
              <w:rFonts w:ascii="Arial" w:hAnsi="Arial" w:cs="Arial"/>
              <w:sz w:val="24"/>
              <w:szCs w:val="24"/>
            </w:rPr>
          </w:rPrChange>
        </w:rPr>
        <w:t xml:space="preserve">his </w:t>
      </w:r>
      <w:r w:rsidR="00AC5F4F" w:rsidRPr="00B475D4">
        <w:rPr>
          <w:rFonts w:ascii="Arial" w:hAnsi="Arial" w:cs="Arial"/>
          <w:sz w:val="24"/>
          <w:szCs w:val="24"/>
          <w:lang w:val="en-GB"/>
          <w:rPrChange w:id="1464" w:author="Alexandre Miguel Kaizeler Guedes Da Silva Afonso" w:date="2026-07-27T16:55:00Z" w16du:dateUtc="2026-07-27T15:55:00Z">
            <w:rPr>
              <w:rFonts w:ascii="Arial" w:hAnsi="Arial" w:cs="Arial"/>
              <w:sz w:val="24"/>
              <w:szCs w:val="24"/>
            </w:rPr>
          </w:rPrChange>
        </w:rPr>
        <w:t xml:space="preserve">experimental dataset enabled us </w:t>
      </w:r>
      <w:r w:rsidR="00095ED0" w:rsidRPr="00B475D4">
        <w:rPr>
          <w:rFonts w:ascii="Arial" w:hAnsi="Arial" w:cs="Arial"/>
          <w:sz w:val="24"/>
          <w:szCs w:val="24"/>
          <w:lang w:val="en-GB"/>
          <w:rPrChange w:id="1465" w:author="Alexandre Miguel Kaizeler Guedes Da Silva Afonso" w:date="2026-07-27T16:55:00Z" w16du:dateUtc="2026-07-27T15:55:00Z">
            <w:rPr>
              <w:rFonts w:ascii="Arial" w:hAnsi="Arial" w:cs="Arial"/>
              <w:sz w:val="24"/>
              <w:szCs w:val="24"/>
            </w:rPr>
          </w:rPrChange>
        </w:rPr>
        <w:t xml:space="preserve">to </w:t>
      </w:r>
      <w:r w:rsidR="00803AB0" w:rsidRPr="00B475D4">
        <w:rPr>
          <w:rFonts w:ascii="Arial" w:hAnsi="Arial" w:cs="Arial"/>
          <w:sz w:val="24"/>
          <w:szCs w:val="24"/>
          <w:lang w:val="en-GB"/>
          <w:rPrChange w:id="1466" w:author="Alexandre Miguel Kaizeler Guedes Da Silva Afonso" w:date="2026-07-27T16:55:00Z" w16du:dateUtc="2026-07-27T15:55:00Z">
            <w:rPr>
              <w:rFonts w:ascii="Arial" w:hAnsi="Arial" w:cs="Arial"/>
              <w:sz w:val="24"/>
              <w:szCs w:val="24"/>
            </w:rPr>
          </w:rPrChange>
        </w:rPr>
        <w:t xml:space="preserve">derive </w:t>
      </w:r>
      <w:r w:rsidR="00095ED0" w:rsidRPr="00B475D4">
        <w:rPr>
          <w:rFonts w:ascii="Arial" w:hAnsi="Arial" w:cs="Arial"/>
          <w:sz w:val="24"/>
          <w:szCs w:val="24"/>
          <w:lang w:val="en-GB"/>
          <w:rPrChange w:id="1467" w:author="Alexandre Miguel Kaizeler Guedes Da Silva Afonso" w:date="2026-07-27T16:55:00Z" w16du:dateUtc="2026-07-27T15:55:00Z">
            <w:rPr>
              <w:rFonts w:ascii="Arial" w:hAnsi="Arial" w:cs="Arial"/>
              <w:sz w:val="24"/>
              <w:szCs w:val="24"/>
            </w:rPr>
          </w:rPrChange>
        </w:rPr>
        <w:t>transcript-specific sedimentation coefficients (</w:t>
      </w:r>
      <w:r w:rsidR="00095ED0" w:rsidRPr="00B475D4">
        <w:rPr>
          <w:rFonts w:ascii="Arial" w:hAnsi="Arial" w:cs="Arial"/>
          <w:i/>
          <w:iCs/>
          <w:sz w:val="24"/>
          <w:szCs w:val="24"/>
          <w:lang w:val="en-GB"/>
          <w:rPrChange w:id="1468" w:author="Alexandre Miguel Kaizeler Guedes Da Silva Afonso" w:date="2026-07-27T16:55:00Z" w16du:dateUtc="2026-07-27T15:55:00Z">
            <w:rPr>
              <w:rFonts w:ascii="Arial" w:hAnsi="Arial" w:cs="Arial"/>
              <w:i/>
              <w:iCs/>
              <w:sz w:val="24"/>
              <w:szCs w:val="24"/>
            </w:rPr>
          </w:rPrChange>
        </w:rPr>
        <w:t>S</w:t>
      </w:r>
      <w:r w:rsidR="00095ED0" w:rsidRPr="00B475D4">
        <w:rPr>
          <w:rFonts w:ascii="Arial" w:hAnsi="Arial" w:cs="Arial"/>
          <w:sz w:val="24"/>
          <w:szCs w:val="24"/>
          <w:lang w:val="en-GB"/>
          <w:rPrChange w:id="1469" w:author="Alexandre Miguel Kaizeler Guedes Da Silva Afonso" w:date="2026-07-27T16:55:00Z" w16du:dateUtc="2026-07-27T15:55:00Z">
            <w:rPr>
              <w:rFonts w:ascii="Arial" w:hAnsi="Arial" w:cs="Arial"/>
              <w:sz w:val="24"/>
              <w:szCs w:val="24"/>
            </w:rPr>
          </w:rPrChange>
        </w:rPr>
        <w:t>)</w:t>
      </w:r>
      <w:r w:rsidR="00487C18" w:rsidRPr="00B475D4">
        <w:rPr>
          <w:rFonts w:ascii="Arial" w:hAnsi="Arial" w:cs="Arial"/>
          <w:sz w:val="24"/>
          <w:szCs w:val="24"/>
          <w:lang w:val="en-GB"/>
          <w:rPrChange w:id="1470" w:author="Alexandre Miguel Kaizeler Guedes Da Silva Afonso" w:date="2026-07-27T16:55:00Z" w16du:dateUtc="2026-07-27T15:55:00Z">
            <w:rPr>
              <w:rFonts w:ascii="Arial" w:hAnsi="Arial" w:cs="Arial"/>
              <w:sz w:val="24"/>
              <w:szCs w:val="24"/>
            </w:rPr>
          </w:rPrChange>
        </w:rPr>
        <w:t xml:space="preserve"> (</w:t>
      </w:r>
      <w:r w:rsidR="00FA76AA" w:rsidRPr="00B475D4">
        <w:rPr>
          <w:rFonts w:ascii="Arial" w:hAnsi="Arial" w:cs="Arial"/>
          <w:i/>
          <w:iCs/>
          <w:sz w:val="24"/>
          <w:szCs w:val="24"/>
          <w:lang w:val="en-GB"/>
          <w:rPrChange w:id="1471" w:author="Alexandre Miguel Kaizeler Guedes Da Silva Afonso" w:date="2026-07-27T16:55:00Z" w16du:dateUtc="2026-07-27T15:55:00Z">
            <w:rPr>
              <w:rFonts w:ascii="Arial" w:hAnsi="Arial" w:cs="Arial"/>
              <w:i/>
              <w:iCs/>
              <w:sz w:val="24"/>
              <w:szCs w:val="24"/>
            </w:rPr>
          </w:rPrChange>
        </w:rPr>
        <w:t>i.e.</w:t>
      </w:r>
      <w:r w:rsidR="00FA76AA" w:rsidRPr="00B475D4">
        <w:rPr>
          <w:rFonts w:ascii="Arial" w:hAnsi="Arial" w:cs="Arial"/>
          <w:sz w:val="24"/>
          <w:szCs w:val="24"/>
          <w:lang w:val="en-GB"/>
          <w:rPrChange w:id="1472" w:author="Alexandre Miguel Kaizeler Guedes Da Silva Afonso" w:date="2026-07-27T16:55:00Z" w16du:dateUtc="2026-07-27T15:55:00Z">
            <w:rPr>
              <w:rFonts w:ascii="Arial" w:hAnsi="Arial" w:cs="Arial"/>
              <w:sz w:val="24"/>
              <w:szCs w:val="24"/>
            </w:rPr>
          </w:rPrChange>
        </w:rPr>
        <w:t xml:space="preserve">, how much a particle sediments, </w:t>
      </w:r>
      <w:r w:rsidR="008A5691" w:rsidRPr="00B475D4">
        <w:rPr>
          <w:rFonts w:ascii="Arial" w:hAnsi="Arial" w:cs="Arial"/>
          <w:sz w:val="24"/>
          <w:szCs w:val="24"/>
          <w:lang w:val="en-GB"/>
          <w:rPrChange w:id="1473" w:author="Alexandre Miguel Kaizeler Guedes Da Silva Afonso" w:date="2026-07-27T16:55:00Z" w16du:dateUtc="2026-07-27T15:55:00Z">
            <w:rPr>
              <w:rFonts w:ascii="Arial" w:hAnsi="Arial" w:cs="Arial"/>
              <w:sz w:val="24"/>
              <w:szCs w:val="24"/>
            </w:rPr>
          </w:rPrChange>
        </w:rPr>
        <w:t>see</w:t>
      </w:r>
      <w:r w:rsidR="00487C18" w:rsidRPr="00B475D4">
        <w:rPr>
          <w:rFonts w:ascii="Arial" w:hAnsi="Arial" w:cs="Arial"/>
          <w:sz w:val="24"/>
          <w:szCs w:val="24"/>
          <w:lang w:val="en-GB"/>
          <w:rPrChange w:id="1474" w:author="Alexandre Miguel Kaizeler Guedes Da Silva Afonso" w:date="2026-07-27T16:55:00Z" w16du:dateUtc="2026-07-27T15:55:00Z">
            <w:rPr>
              <w:rFonts w:ascii="Arial" w:hAnsi="Arial" w:cs="Arial"/>
              <w:sz w:val="24"/>
              <w:szCs w:val="24"/>
            </w:rPr>
          </w:rPrChange>
        </w:rPr>
        <w:t xml:space="preserve"> Methods)</w:t>
      </w:r>
      <w:r w:rsidR="00803AB0" w:rsidRPr="00B475D4">
        <w:rPr>
          <w:rFonts w:ascii="Arial" w:hAnsi="Arial" w:cs="Arial"/>
          <w:sz w:val="24"/>
          <w:szCs w:val="24"/>
          <w:lang w:val="en-GB"/>
          <w:rPrChange w:id="1475" w:author="Alexandre Miguel Kaizeler Guedes Da Silva Afonso" w:date="2026-07-27T16:55:00Z" w16du:dateUtc="2026-07-27T15:55:00Z">
            <w:rPr>
              <w:rFonts w:ascii="Arial" w:hAnsi="Arial" w:cs="Arial"/>
              <w:sz w:val="24"/>
              <w:szCs w:val="24"/>
            </w:rPr>
          </w:rPrChange>
        </w:rPr>
        <w:t xml:space="preserve">, offering a more precise estimate </w:t>
      </w:r>
      <w:r w:rsidR="001D71BD" w:rsidRPr="00B475D4">
        <w:rPr>
          <w:rFonts w:ascii="Arial" w:hAnsi="Arial" w:cs="Arial"/>
          <w:sz w:val="24"/>
          <w:szCs w:val="24"/>
          <w:lang w:val="en-GB"/>
          <w:rPrChange w:id="1476" w:author="Alexandre Miguel Kaizeler Guedes Da Silva Afonso" w:date="2026-07-27T16:55:00Z" w16du:dateUtc="2026-07-27T15:55:00Z">
            <w:rPr>
              <w:rFonts w:ascii="Arial" w:hAnsi="Arial" w:cs="Arial"/>
              <w:sz w:val="24"/>
              <w:szCs w:val="24"/>
            </w:rPr>
          </w:rPrChange>
        </w:rPr>
        <w:t xml:space="preserve">of RNA sedimentation </w:t>
      </w:r>
      <w:r w:rsidR="00803AB0" w:rsidRPr="00B475D4">
        <w:rPr>
          <w:rFonts w:ascii="Arial" w:hAnsi="Arial" w:cs="Arial"/>
          <w:sz w:val="24"/>
          <w:szCs w:val="24"/>
          <w:lang w:val="en-GB"/>
          <w:rPrChange w:id="1477" w:author="Alexandre Miguel Kaizeler Guedes Da Silva Afonso" w:date="2026-07-27T16:55:00Z" w16du:dateUtc="2026-07-27T15:55:00Z">
            <w:rPr>
              <w:rFonts w:ascii="Arial" w:hAnsi="Arial" w:cs="Arial"/>
              <w:sz w:val="24"/>
              <w:szCs w:val="24"/>
            </w:rPr>
          </w:rPrChange>
        </w:rPr>
        <w:t>than our first weight-based</w:t>
      </w:r>
      <w:r w:rsidR="001D71BD" w:rsidRPr="00B475D4">
        <w:rPr>
          <w:rFonts w:ascii="Arial" w:hAnsi="Arial" w:cs="Arial"/>
          <w:sz w:val="24"/>
          <w:szCs w:val="24"/>
          <w:lang w:val="en-GB"/>
          <w:rPrChange w:id="1478" w:author="Alexandre Miguel Kaizeler Guedes Da Silva Afonso" w:date="2026-07-27T16:55:00Z" w16du:dateUtc="2026-07-27T15:55:00Z">
            <w:rPr>
              <w:rFonts w:ascii="Arial" w:hAnsi="Arial" w:cs="Arial"/>
              <w:sz w:val="24"/>
              <w:szCs w:val="24"/>
            </w:rPr>
          </w:rPrChange>
        </w:rPr>
        <w:t>-only</w:t>
      </w:r>
      <w:r w:rsidR="00803AB0" w:rsidRPr="00B475D4">
        <w:rPr>
          <w:rFonts w:ascii="Arial" w:hAnsi="Arial" w:cs="Arial"/>
          <w:sz w:val="24"/>
          <w:szCs w:val="24"/>
          <w:lang w:val="en-GB"/>
          <w:rPrChange w:id="1479" w:author="Alexandre Miguel Kaizeler Guedes Da Silva Afonso" w:date="2026-07-27T16:55:00Z" w16du:dateUtc="2026-07-27T15:55:00Z">
            <w:rPr>
              <w:rFonts w:ascii="Arial" w:hAnsi="Arial" w:cs="Arial"/>
              <w:sz w:val="24"/>
              <w:szCs w:val="24"/>
            </w:rPr>
          </w:rPrChange>
        </w:rPr>
        <w:t xml:space="preserve"> approximations</w:t>
      </w:r>
      <w:r w:rsidR="00095ED0" w:rsidRPr="00B475D4">
        <w:rPr>
          <w:rFonts w:ascii="Arial" w:hAnsi="Arial" w:cs="Arial"/>
          <w:sz w:val="24"/>
          <w:szCs w:val="24"/>
          <w:lang w:val="en-GB"/>
          <w:rPrChange w:id="1480" w:author="Alexandre Miguel Kaizeler Guedes Da Silva Afonso" w:date="2026-07-27T16:55:00Z" w16du:dateUtc="2026-07-27T15:55:00Z">
            <w:rPr>
              <w:rFonts w:ascii="Arial" w:hAnsi="Arial" w:cs="Arial"/>
              <w:sz w:val="24"/>
              <w:szCs w:val="24"/>
            </w:rPr>
          </w:rPrChange>
        </w:rPr>
        <w:t xml:space="preserve">. </w:t>
      </w:r>
      <w:del w:id="1481" w:author="Alexandre Miguel Kaizeler Guedes Da Silva Afonso" w:date="2026-07-28T10:31:00Z" w16du:dateUtc="2026-07-28T09:31:00Z">
        <w:r w:rsidR="00487C18" w:rsidRPr="00B475D4" w:rsidDel="00785D4C">
          <w:rPr>
            <w:rFonts w:ascii="Arial" w:hAnsi="Arial" w:cs="Arial"/>
            <w:sz w:val="24"/>
            <w:szCs w:val="24"/>
            <w:lang w:val="en-GB"/>
            <w:rPrChange w:id="1482" w:author="Alexandre Miguel Kaizeler Guedes Da Silva Afonso" w:date="2026-07-27T16:55:00Z" w16du:dateUtc="2026-07-27T15:55:00Z">
              <w:rPr>
                <w:rFonts w:ascii="Arial" w:hAnsi="Arial" w:cs="Arial"/>
                <w:sz w:val="24"/>
                <w:szCs w:val="24"/>
              </w:rPr>
            </w:rPrChange>
          </w:rPr>
          <w:delText xml:space="preserve">Interestingly, we observed that mitochondrially encoded transcripts exhibited greater </w:delText>
        </w:r>
        <w:r w:rsidR="000D27B0" w:rsidRPr="00B475D4" w:rsidDel="00785D4C">
          <w:rPr>
            <w:rFonts w:ascii="Arial" w:hAnsi="Arial" w:cs="Arial"/>
            <w:i/>
            <w:iCs/>
            <w:sz w:val="24"/>
            <w:szCs w:val="24"/>
            <w:lang w:val="en-GB"/>
            <w:rPrChange w:id="1483" w:author="Alexandre Miguel Kaizeler Guedes Da Silva Afonso" w:date="2026-07-27T16:55:00Z" w16du:dateUtc="2026-07-27T15:55:00Z">
              <w:rPr>
                <w:rFonts w:ascii="Arial" w:hAnsi="Arial" w:cs="Arial"/>
                <w:i/>
                <w:iCs/>
                <w:sz w:val="24"/>
                <w:szCs w:val="24"/>
              </w:rPr>
            </w:rPrChange>
          </w:rPr>
          <w:delText>S</w:delText>
        </w:r>
        <w:r w:rsidR="00487C18" w:rsidRPr="00B475D4" w:rsidDel="00785D4C">
          <w:rPr>
            <w:rFonts w:ascii="Arial" w:hAnsi="Arial" w:cs="Arial"/>
            <w:sz w:val="24"/>
            <w:szCs w:val="24"/>
            <w:lang w:val="en-GB"/>
            <w:rPrChange w:id="1484" w:author="Alexandre Miguel Kaizeler Guedes Da Silva Afonso" w:date="2026-07-27T16:55:00Z" w16du:dateUtc="2026-07-27T15:55:00Z">
              <w:rPr>
                <w:rFonts w:ascii="Arial" w:hAnsi="Arial" w:cs="Arial"/>
                <w:sz w:val="24"/>
                <w:szCs w:val="24"/>
              </w:rPr>
            </w:rPrChange>
          </w:rPr>
          <w:delText xml:space="preserve"> than expected based on their length (Figure </w:delText>
        </w:r>
        <w:r w:rsidR="00322932" w:rsidRPr="00B475D4" w:rsidDel="00785D4C">
          <w:rPr>
            <w:rFonts w:ascii="Arial" w:hAnsi="Arial" w:cs="Arial"/>
            <w:sz w:val="24"/>
            <w:szCs w:val="24"/>
            <w:lang w:val="en-GB"/>
            <w:rPrChange w:id="1485" w:author="Alexandre Miguel Kaizeler Guedes Da Silva Afonso" w:date="2026-07-27T16:55:00Z" w16du:dateUtc="2026-07-27T15:55:00Z">
              <w:rPr>
                <w:rFonts w:ascii="Arial" w:hAnsi="Arial" w:cs="Arial"/>
                <w:sz w:val="24"/>
                <w:szCs w:val="24"/>
              </w:rPr>
            </w:rPrChange>
          </w:rPr>
          <w:delText>3</w:delText>
        </w:r>
        <w:r w:rsidR="00487C18" w:rsidRPr="00B475D4" w:rsidDel="00785D4C">
          <w:rPr>
            <w:rFonts w:ascii="Arial" w:hAnsi="Arial" w:cs="Arial"/>
            <w:sz w:val="24"/>
            <w:szCs w:val="24"/>
            <w:lang w:val="en-GB"/>
            <w:rPrChange w:id="1486" w:author="Alexandre Miguel Kaizeler Guedes Da Silva Afonso" w:date="2026-07-27T16:55:00Z" w16du:dateUtc="2026-07-27T15:55:00Z">
              <w:rPr>
                <w:rFonts w:ascii="Arial" w:hAnsi="Arial" w:cs="Arial"/>
                <w:sz w:val="24"/>
                <w:szCs w:val="24"/>
              </w:rPr>
            </w:rPrChange>
          </w:rPr>
          <w:delText>A, teal circles).</w:delText>
        </w:r>
      </w:del>
    </w:p>
    <w:p w14:paraId="59D5E5EC" w14:textId="0C542A44" w:rsidR="005E503A" w:rsidRPr="00B475D4" w:rsidRDefault="001C668A" w:rsidP="00C91318">
      <w:pPr>
        <w:jc w:val="both"/>
        <w:rPr>
          <w:rFonts w:ascii="Arial" w:hAnsi="Arial" w:cs="Arial"/>
          <w:i/>
          <w:iCs/>
          <w:sz w:val="24"/>
          <w:szCs w:val="24"/>
          <w:lang w:val="en-GB"/>
          <w:rPrChange w:id="1487" w:author="Alexandre Miguel Kaizeler Guedes Da Silva Afonso" w:date="2026-07-27T16:55:00Z" w16du:dateUtc="2026-07-27T15:55:00Z">
            <w:rPr>
              <w:rFonts w:ascii="Arial" w:hAnsi="Arial" w:cs="Arial"/>
              <w:i/>
              <w:iCs/>
              <w:sz w:val="24"/>
              <w:szCs w:val="24"/>
            </w:rPr>
          </w:rPrChange>
        </w:rPr>
      </w:pPr>
      <w:r w:rsidRPr="00B475D4">
        <w:rPr>
          <w:rFonts w:ascii="Arial" w:hAnsi="Arial" w:cs="Arial"/>
          <w:sz w:val="24"/>
          <w:szCs w:val="24"/>
          <w:lang w:val="en-GB"/>
          <w:rPrChange w:id="1488" w:author="Alexandre Miguel Kaizeler Guedes Da Silva Afonso" w:date="2026-07-27T16:55:00Z" w16du:dateUtc="2026-07-27T15:55:00Z">
            <w:rPr>
              <w:rFonts w:ascii="Arial" w:hAnsi="Arial" w:cs="Arial"/>
              <w:sz w:val="24"/>
              <w:szCs w:val="24"/>
            </w:rPr>
          </w:rPrChange>
        </w:rPr>
        <w:t xml:space="preserve">Applying these coefficients to simulate </w:t>
      </w:r>
      <w:r w:rsidR="00095ED0" w:rsidRPr="00B475D4">
        <w:rPr>
          <w:rFonts w:ascii="Arial" w:hAnsi="Arial" w:cs="Arial"/>
          <w:sz w:val="24"/>
          <w:szCs w:val="24"/>
          <w:lang w:val="en-GB"/>
          <w:rPrChange w:id="1489" w:author="Alexandre Miguel Kaizeler Guedes Da Silva Afonso" w:date="2026-07-27T16:55:00Z" w16du:dateUtc="2026-07-27T15:55:00Z">
            <w:rPr>
              <w:rFonts w:ascii="Arial" w:hAnsi="Arial" w:cs="Arial"/>
              <w:sz w:val="24"/>
              <w:szCs w:val="24"/>
            </w:rPr>
          </w:rPrChange>
        </w:rPr>
        <w:t xml:space="preserve">SG </w:t>
      </w:r>
      <w:r w:rsidR="00AF127A" w:rsidRPr="00B475D4">
        <w:rPr>
          <w:rFonts w:ascii="Arial" w:hAnsi="Arial" w:cs="Arial"/>
          <w:sz w:val="24"/>
          <w:szCs w:val="24"/>
          <w:lang w:val="en-GB"/>
          <w:rPrChange w:id="1490" w:author="Alexandre Miguel Kaizeler Guedes Da Silva Afonso" w:date="2026-07-27T16:55:00Z" w16du:dateUtc="2026-07-27T15:55:00Z">
            <w:rPr>
              <w:rFonts w:ascii="Arial" w:hAnsi="Arial" w:cs="Arial"/>
              <w:sz w:val="24"/>
              <w:szCs w:val="24"/>
            </w:rPr>
          </w:rPrChange>
        </w:rPr>
        <w:t>transcript-sequestration</w:t>
      </w:r>
      <w:r w:rsidR="00095ED0" w:rsidRPr="00B475D4">
        <w:rPr>
          <w:rFonts w:ascii="Arial" w:hAnsi="Arial" w:cs="Arial"/>
          <w:sz w:val="24"/>
          <w:szCs w:val="24"/>
          <w:lang w:val="en-GB"/>
          <w:rPrChange w:id="1491" w:author="Alexandre Miguel Kaizeler Guedes Da Silva Afonso" w:date="2026-07-27T16:55:00Z" w16du:dateUtc="2026-07-27T15:55:00Z">
            <w:rPr>
              <w:rFonts w:ascii="Arial" w:hAnsi="Arial" w:cs="Arial"/>
              <w:sz w:val="24"/>
              <w:szCs w:val="24"/>
            </w:rPr>
          </w:rPrChange>
        </w:rPr>
        <w:t xml:space="preserve"> </w:t>
      </w:r>
      <w:r w:rsidR="00B613A4" w:rsidRPr="00B475D4">
        <w:rPr>
          <w:rFonts w:ascii="Arial" w:hAnsi="Arial" w:cs="Arial"/>
          <w:sz w:val="24"/>
          <w:szCs w:val="24"/>
          <w:lang w:val="en-GB"/>
          <w:rPrChange w:id="1492" w:author="Alexandre Miguel Kaizeler Guedes Da Silva Afonso" w:date="2026-07-27T16:55:00Z" w16du:dateUtc="2026-07-27T15:55:00Z">
            <w:rPr>
              <w:rFonts w:ascii="Arial" w:hAnsi="Arial" w:cs="Arial"/>
              <w:sz w:val="24"/>
              <w:szCs w:val="24"/>
            </w:rPr>
          </w:rPrChange>
        </w:rPr>
        <w:t xml:space="preserve">against WC </w:t>
      </w:r>
      <w:r w:rsidRPr="00B475D4">
        <w:rPr>
          <w:rFonts w:ascii="Arial" w:hAnsi="Arial" w:cs="Arial"/>
          <w:sz w:val="24"/>
          <w:szCs w:val="24"/>
          <w:lang w:val="en-GB"/>
          <w:rPrChange w:id="1493" w:author="Alexandre Miguel Kaizeler Guedes Da Silva Afonso" w:date="2026-07-27T16:55:00Z" w16du:dateUtc="2026-07-27T15:55:00Z">
            <w:rPr>
              <w:rFonts w:ascii="Arial" w:hAnsi="Arial" w:cs="Arial"/>
              <w:sz w:val="24"/>
              <w:szCs w:val="24"/>
            </w:rPr>
          </w:rPrChange>
        </w:rPr>
        <w:t xml:space="preserve">in </w:t>
      </w:r>
      <w:r w:rsidR="00487C18" w:rsidRPr="00B475D4">
        <w:rPr>
          <w:rFonts w:ascii="Arial" w:hAnsi="Arial" w:cs="Arial"/>
          <w:sz w:val="24"/>
          <w:szCs w:val="24"/>
          <w:lang w:val="en-GB"/>
          <w:rPrChange w:id="1494" w:author="Alexandre Miguel Kaizeler Guedes Da Silva Afonso" w:date="2026-07-27T16:55:00Z" w16du:dateUtc="2026-07-27T15:55:00Z">
            <w:rPr>
              <w:rFonts w:ascii="Arial" w:hAnsi="Arial" w:cs="Arial"/>
              <w:sz w:val="24"/>
              <w:szCs w:val="24"/>
            </w:rPr>
          </w:rPrChange>
        </w:rPr>
        <w:t xml:space="preserve">an </w:t>
      </w:r>
      <w:r w:rsidRPr="00B475D4">
        <w:rPr>
          <w:rFonts w:ascii="Arial" w:hAnsi="Arial" w:cs="Arial"/>
          <w:sz w:val="24"/>
          <w:szCs w:val="24"/>
          <w:lang w:val="en-GB"/>
          <w:rPrChange w:id="1495" w:author="Alexandre Miguel Kaizeler Guedes Da Silva Afonso" w:date="2026-07-27T16:55:00Z" w16du:dateUtc="2026-07-27T15:55:00Z">
            <w:rPr>
              <w:rFonts w:ascii="Arial" w:hAnsi="Arial" w:cs="Arial"/>
              <w:sz w:val="24"/>
              <w:szCs w:val="24"/>
            </w:rPr>
          </w:rPrChange>
        </w:rPr>
        <w:t xml:space="preserve">independent </w:t>
      </w:r>
      <w:r w:rsidR="00095ED0" w:rsidRPr="00B475D4">
        <w:rPr>
          <w:rFonts w:ascii="Arial" w:hAnsi="Arial" w:cs="Arial"/>
          <w:sz w:val="24"/>
          <w:szCs w:val="24"/>
          <w:lang w:val="en-GB"/>
          <w:rPrChange w:id="1496" w:author="Alexandre Miguel Kaizeler Guedes Da Silva Afonso" w:date="2026-07-27T16:55:00Z" w16du:dateUtc="2026-07-27T15:55:00Z">
            <w:rPr>
              <w:rFonts w:ascii="Arial" w:hAnsi="Arial" w:cs="Arial"/>
              <w:sz w:val="24"/>
              <w:szCs w:val="24"/>
            </w:rPr>
          </w:rPrChange>
        </w:rPr>
        <w:t xml:space="preserve">yeast </w:t>
      </w:r>
      <w:r w:rsidRPr="00B475D4">
        <w:rPr>
          <w:rFonts w:ascii="Arial" w:hAnsi="Arial" w:cs="Arial"/>
          <w:sz w:val="24"/>
          <w:szCs w:val="24"/>
          <w:lang w:val="en-GB"/>
          <w:rPrChange w:id="1497" w:author="Alexandre Miguel Kaizeler Guedes Da Silva Afonso" w:date="2026-07-27T16:55:00Z" w16du:dateUtc="2026-07-27T15:55:00Z">
            <w:rPr>
              <w:rFonts w:ascii="Arial" w:hAnsi="Arial" w:cs="Arial"/>
              <w:sz w:val="24"/>
              <w:szCs w:val="24"/>
            </w:rPr>
          </w:rPrChange>
        </w:rPr>
        <w:t>dataset</w:t>
      </w:r>
      <w:r w:rsidRPr="00B475D4">
        <w:rPr>
          <w:rFonts w:ascii="Arial" w:hAnsi="Arial" w:cs="Arial"/>
          <w:sz w:val="24"/>
          <w:szCs w:val="24"/>
          <w:lang w:val="en-GB"/>
          <w:rPrChange w:id="1498"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499" w:author="Alexandre Miguel Kaizeler Guedes Da Silva Afonso" w:date="2026-07-27T16:55:00Z" w16du:dateUtc="2026-07-27T15:55:00Z">
            <w:rPr>
              <w:rFonts w:ascii="Arial" w:hAnsi="Arial" w:cs="Arial"/>
              <w:sz w:val="24"/>
              <w:szCs w:val="24"/>
            </w:rPr>
          </w:rPrChange>
        </w:rPr>
        <w:instrText xml:space="preserve"> ADDIN ZOTERO_ITEM CSL_CITATION {"citationID":"38tq5Qdr","properties":{"formattedCitation":"\\super 31\\nosupersub{}","plainCitation":"31","noteIndex":0},"citationItems":[{"id":"jCcWpdK2/I8Gjq151","uris":["http://zotero.org/users/local/1p9EH8ax/items/WPA4SC2G"],"itemData":{"id":"3kMMCi5j/pWyCLjdf","type":"article-journal","container-title":"Molecular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B475D4">
        <w:rPr>
          <w:rFonts w:ascii="Arial" w:hAnsi="Arial" w:cs="Arial"/>
          <w:sz w:val="24"/>
          <w:szCs w:val="24"/>
          <w:lang w:val="en-GB"/>
          <w:rPrChange w:id="1500"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1501" w:author="Alexandre Miguel Kaizeler Guedes Da Silva Afonso" w:date="2026-07-27T16:55:00Z" w16du:dateUtc="2026-07-27T15:55:00Z">
            <w:rPr>
              <w:rFonts w:ascii="Arial" w:hAnsi="Arial" w:cs="Arial"/>
              <w:kern w:val="0"/>
              <w:sz w:val="24"/>
              <w:vertAlign w:val="superscript"/>
            </w:rPr>
          </w:rPrChange>
        </w:rPr>
        <w:t>31</w:t>
      </w:r>
      <w:r w:rsidRPr="00B475D4">
        <w:rPr>
          <w:rFonts w:ascii="Arial" w:hAnsi="Arial" w:cs="Arial"/>
          <w:sz w:val="24"/>
          <w:szCs w:val="24"/>
          <w:lang w:val="en-GB"/>
          <w:rPrChange w:id="1502"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1503" w:author="Alexandre Miguel Kaizeler Guedes Da Silva Afonso" w:date="2026-07-27T16:55:00Z" w16du:dateUtc="2026-07-27T15:55:00Z">
            <w:rPr>
              <w:rFonts w:ascii="Arial" w:hAnsi="Arial" w:cs="Arial"/>
              <w:sz w:val="24"/>
              <w:szCs w:val="24"/>
            </w:rPr>
          </w:rPrChange>
        </w:rPr>
        <w:t xml:space="preserve"> yielded a</w:t>
      </w:r>
      <w:r w:rsidR="00095ED0" w:rsidRPr="00B475D4">
        <w:rPr>
          <w:rFonts w:ascii="Arial" w:hAnsi="Arial" w:cs="Arial"/>
          <w:sz w:val="24"/>
          <w:szCs w:val="24"/>
          <w:lang w:val="en-GB"/>
          <w:rPrChange w:id="1504" w:author="Alexandre Miguel Kaizeler Guedes Da Silva Afonso" w:date="2026-07-27T16:55:00Z" w16du:dateUtc="2026-07-27T15:55:00Z">
            <w:rPr>
              <w:rFonts w:ascii="Arial" w:hAnsi="Arial" w:cs="Arial"/>
              <w:sz w:val="24"/>
              <w:szCs w:val="24"/>
            </w:rPr>
          </w:rPrChange>
        </w:rPr>
        <w:t xml:space="preserve"> strong correlation</w:t>
      </w:r>
      <w:r w:rsidR="001E308D" w:rsidRPr="00B475D4">
        <w:rPr>
          <w:rFonts w:ascii="Arial" w:hAnsi="Arial" w:cs="Arial"/>
          <w:sz w:val="24"/>
          <w:szCs w:val="24"/>
          <w:lang w:val="en-GB"/>
          <w:rPrChange w:id="1505" w:author="Alexandre Miguel Kaizeler Guedes Da Silva Afonso" w:date="2026-07-27T16:55:00Z" w16du:dateUtc="2026-07-27T15:55:00Z">
            <w:rPr>
              <w:rFonts w:ascii="Arial" w:hAnsi="Arial" w:cs="Arial"/>
              <w:sz w:val="24"/>
              <w:szCs w:val="24"/>
            </w:rPr>
          </w:rPrChange>
        </w:rPr>
        <w:t xml:space="preserve"> </w:t>
      </w:r>
      <w:r w:rsidR="009451D5" w:rsidRPr="00B475D4">
        <w:rPr>
          <w:rFonts w:ascii="Arial" w:hAnsi="Arial" w:cs="Arial"/>
          <w:sz w:val="24"/>
          <w:szCs w:val="24"/>
          <w:lang w:val="en-GB"/>
          <w:rPrChange w:id="1506" w:author="Alexandre Miguel Kaizeler Guedes Da Silva Afonso" w:date="2026-07-27T16:55:00Z" w16du:dateUtc="2026-07-27T15:55:00Z">
            <w:rPr>
              <w:rFonts w:ascii="Arial" w:hAnsi="Arial" w:cs="Arial"/>
              <w:sz w:val="24"/>
              <w:szCs w:val="24"/>
            </w:rPr>
          </w:rPrChange>
        </w:rPr>
        <w:t>with</w:t>
      </w:r>
      <w:r w:rsidR="001E308D" w:rsidRPr="00B475D4">
        <w:rPr>
          <w:rFonts w:ascii="Arial" w:hAnsi="Arial" w:cs="Arial"/>
          <w:sz w:val="24"/>
          <w:szCs w:val="24"/>
          <w:lang w:val="en-GB"/>
          <w:rPrChange w:id="1507" w:author="Alexandre Miguel Kaizeler Guedes Da Silva Afonso" w:date="2026-07-27T16:55:00Z" w16du:dateUtc="2026-07-27T15:55:00Z">
            <w:rPr>
              <w:rFonts w:ascii="Arial" w:hAnsi="Arial" w:cs="Arial"/>
              <w:sz w:val="24"/>
              <w:szCs w:val="24"/>
            </w:rPr>
          </w:rPrChange>
        </w:rPr>
        <w:t xml:space="preserve"> </w:t>
      </w:r>
      <w:r w:rsidR="00866132" w:rsidRPr="00B475D4">
        <w:rPr>
          <w:rFonts w:ascii="Arial" w:hAnsi="Arial" w:cs="Arial"/>
          <w:sz w:val="24"/>
          <w:szCs w:val="24"/>
          <w:lang w:val="en-GB"/>
          <w:rPrChange w:id="1508" w:author="Alexandre Miguel Kaizeler Guedes Da Silva Afonso" w:date="2026-07-27T16:55:00Z" w16du:dateUtc="2026-07-27T15:55:00Z">
            <w:rPr>
              <w:rFonts w:ascii="Arial" w:hAnsi="Arial" w:cs="Arial"/>
              <w:sz w:val="24"/>
              <w:szCs w:val="24"/>
            </w:rPr>
          </w:rPrChange>
        </w:rPr>
        <w:t xml:space="preserve">observed </w:t>
      </w:r>
      <w:r w:rsidR="001E308D" w:rsidRPr="00B475D4">
        <w:rPr>
          <w:rFonts w:ascii="Arial" w:hAnsi="Arial" w:cs="Arial"/>
          <w:sz w:val="24"/>
          <w:szCs w:val="24"/>
          <w:lang w:val="en-GB"/>
          <w:rPrChange w:id="1509" w:author="Alexandre Miguel Kaizeler Guedes Da Silva Afonso" w:date="2026-07-27T16:55:00Z" w16du:dateUtc="2026-07-27T15:55:00Z">
            <w:rPr>
              <w:rFonts w:ascii="Arial" w:hAnsi="Arial" w:cs="Arial"/>
              <w:sz w:val="24"/>
              <w:szCs w:val="24"/>
            </w:rPr>
          </w:rPrChange>
        </w:rPr>
        <w:t xml:space="preserve">SG </w:t>
      </w:r>
      <w:r w:rsidR="00866132" w:rsidRPr="00B475D4">
        <w:rPr>
          <w:rFonts w:ascii="Arial" w:hAnsi="Arial" w:cs="Arial"/>
          <w:sz w:val="24"/>
          <w:szCs w:val="24"/>
          <w:lang w:val="en-GB"/>
          <w:rPrChange w:id="1510" w:author="Alexandre Miguel Kaizeler Guedes Da Silva Afonso" w:date="2026-07-27T16:55:00Z" w16du:dateUtc="2026-07-27T15:55:00Z">
            <w:rPr>
              <w:rFonts w:ascii="Arial" w:hAnsi="Arial" w:cs="Arial"/>
              <w:sz w:val="24"/>
              <w:szCs w:val="24"/>
            </w:rPr>
          </w:rPrChange>
        </w:rPr>
        <w:t xml:space="preserve">profiles </w:t>
      </w:r>
      <w:r w:rsidR="00095ED0" w:rsidRPr="00B475D4">
        <w:rPr>
          <w:rFonts w:ascii="Arial" w:hAnsi="Arial" w:cs="Arial"/>
          <w:sz w:val="24"/>
          <w:szCs w:val="24"/>
          <w:lang w:val="en-GB"/>
          <w:rPrChange w:id="1511" w:author="Alexandre Miguel Kaizeler Guedes Da Silva Afonso" w:date="2026-07-27T16:55:00Z" w16du:dateUtc="2026-07-27T15:55:00Z">
            <w:rPr>
              <w:rFonts w:ascii="Arial" w:hAnsi="Arial" w:cs="Arial"/>
              <w:sz w:val="24"/>
              <w:szCs w:val="24"/>
            </w:rPr>
          </w:rPrChange>
        </w:rPr>
        <w:t xml:space="preserve">(Supplementary Figure </w:t>
      </w:r>
      <w:r w:rsidR="001519A5" w:rsidRPr="00B475D4">
        <w:rPr>
          <w:rFonts w:ascii="Arial" w:hAnsi="Arial" w:cs="Arial"/>
          <w:sz w:val="24"/>
          <w:szCs w:val="24"/>
          <w:lang w:val="en-GB"/>
          <w:rPrChange w:id="1512" w:author="Alexandre Miguel Kaizeler Guedes Da Silva Afonso" w:date="2026-07-27T16:55:00Z" w16du:dateUtc="2026-07-27T15:55:00Z">
            <w:rPr>
              <w:rFonts w:ascii="Arial" w:hAnsi="Arial" w:cs="Arial"/>
              <w:sz w:val="24"/>
              <w:szCs w:val="24"/>
            </w:rPr>
          </w:rPrChange>
        </w:rPr>
        <w:t>7</w:t>
      </w:r>
      <w:r w:rsidR="00AF127A" w:rsidRPr="00B475D4">
        <w:rPr>
          <w:rFonts w:ascii="Arial" w:hAnsi="Arial" w:cs="Arial"/>
          <w:sz w:val="24"/>
          <w:szCs w:val="24"/>
          <w:lang w:val="en-GB"/>
          <w:rPrChange w:id="1513" w:author="Alexandre Miguel Kaizeler Guedes Da Silva Afonso" w:date="2026-07-27T16:55:00Z" w16du:dateUtc="2026-07-27T15:55:00Z">
            <w:rPr>
              <w:rFonts w:ascii="Arial" w:hAnsi="Arial" w:cs="Arial"/>
              <w:sz w:val="24"/>
              <w:szCs w:val="24"/>
            </w:rPr>
          </w:rPrChange>
        </w:rPr>
        <w:t>A</w:t>
      </w:r>
      <w:r w:rsidR="00095ED0" w:rsidRPr="00B475D4">
        <w:rPr>
          <w:rFonts w:ascii="Arial" w:hAnsi="Arial" w:cs="Arial"/>
          <w:sz w:val="24"/>
          <w:szCs w:val="24"/>
          <w:lang w:val="en-GB"/>
          <w:rPrChange w:id="1514" w:author="Alexandre Miguel Kaizeler Guedes Da Silva Afonso" w:date="2026-07-27T16:55:00Z" w16du:dateUtc="2026-07-27T15:55:00Z">
            <w:rPr>
              <w:rFonts w:ascii="Arial" w:hAnsi="Arial" w:cs="Arial"/>
              <w:sz w:val="24"/>
              <w:szCs w:val="24"/>
            </w:rPr>
          </w:rPrChange>
        </w:rPr>
        <w:t>).</w:t>
      </w:r>
      <w:r w:rsidR="00866132" w:rsidRPr="00B475D4">
        <w:rPr>
          <w:rFonts w:ascii="Arial" w:hAnsi="Arial" w:cs="Arial"/>
          <w:sz w:val="24"/>
          <w:szCs w:val="24"/>
          <w:lang w:val="en-GB"/>
          <w:rPrChange w:id="1515" w:author="Alexandre Miguel Kaizeler Guedes Da Silva Afonso" w:date="2026-07-27T16:55:00Z" w16du:dateUtc="2026-07-27T15:55:00Z">
            <w:rPr>
              <w:rFonts w:ascii="Arial" w:hAnsi="Arial" w:cs="Arial"/>
              <w:sz w:val="24"/>
              <w:szCs w:val="24"/>
            </w:rPr>
          </w:rPrChange>
        </w:rPr>
        <w:t xml:space="preserve"> </w:t>
      </w:r>
      <w:r w:rsidR="007763C0" w:rsidRPr="00B475D4">
        <w:rPr>
          <w:rFonts w:ascii="Arial" w:hAnsi="Arial" w:cs="Arial"/>
          <w:sz w:val="24"/>
          <w:szCs w:val="24"/>
          <w:lang w:val="en-GB"/>
          <w:rPrChange w:id="1516" w:author="Alexandre Miguel Kaizeler Guedes Da Silva Afonso" w:date="2026-07-27T16:55:00Z" w16du:dateUtc="2026-07-27T15:55:00Z">
            <w:rPr>
              <w:rFonts w:ascii="Arial" w:hAnsi="Arial" w:cs="Arial"/>
              <w:sz w:val="24"/>
              <w:szCs w:val="24"/>
            </w:rPr>
          </w:rPrChange>
        </w:rPr>
        <w:t>These results support our hypothesis in an experimental system</w:t>
      </w:r>
      <w:r w:rsidR="00C67B25" w:rsidRPr="00B475D4">
        <w:rPr>
          <w:rFonts w:ascii="Arial" w:hAnsi="Arial" w:cs="Arial"/>
          <w:sz w:val="24"/>
          <w:szCs w:val="24"/>
          <w:lang w:val="en-GB"/>
          <w:rPrChange w:id="1517" w:author="Alexandre Miguel Kaizeler Guedes Da Silva Afonso" w:date="2026-07-27T16:55:00Z" w16du:dateUtc="2026-07-27T15:55:00Z">
            <w:rPr>
              <w:rFonts w:ascii="Arial" w:hAnsi="Arial" w:cs="Arial"/>
              <w:sz w:val="24"/>
              <w:szCs w:val="24"/>
            </w:rPr>
          </w:rPrChange>
        </w:rPr>
        <w:t xml:space="preserve">, </w:t>
      </w:r>
      <w:r w:rsidR="00DE2322" w:rsidRPr="00B475D4">
        <w:rPr>
          <w:rFonts w:ascii="Arial" w:hAnsi="Arial" w:cs="Arial"/>
          <w:sz w:val="24"/>
          <w:szCs w:val="24"/>
          <w:lang w:val="en-GB"/>
          <w:rPrChange w:id="1518" w:author="Alexandre Miguel Kaizeler Guedes Da Silva Afonso" w:date="2026-07-27T16:55:00Z" w16du:dateUtc="2026-07-27T15:55:00Z">
            <w:rPr>
              <w:rFonts w:ascii="Arial" w:hAnsi="Arial" w:cs="Arial"/>
              <w:sz w:val="24"/>
              <w:szCs w:val="24"/>
            </w:rPr>
          </w:rPrChange>
        </w:rPr>
        <w:t xml:space="preserve">albeit </w:t>
      </w:r>
      <w:r w:rsidR="00C67B25" w:rsidRPr="00B475D4">
        <w:rPr>
          <w:rFonts w:ascii="Arial" w:hAnsi="Arial" w:cs="Arial"/>
          <w:sz w:val="24"/>
          <w:szCs w:val="24"/>
          <w:lang w:val="en-GB"/>
          <w:rPrChange w:id="1519" w:author="Alexandre Miguel Kaizeler Guedes Da Silva Afonso" w:date="2026-07-27T16:55:00Z" w16du:dateUtc="2026-07-27T15:55:00Z">
            <w:rPr>
              <w:rFonts w:ascii="Arial" w:hAnsi="Arial" w:cs="Arial"/>
              <w:sz w:val="24"/>
              <w:szCs w:val="24"/>
            </w:rPr>
          </w:rPrChange>
        </w:rPr>
        <w:t xml:space="preserve">in a different </w:t>
      </w:r>
      <w:r w:rsidR="001D45E7" w:rsidRPr="00B475D4">
        <w:rPr>
          <w:rFonts w:ascii="Arial" w:hAnsi="Arial" w:cs="Arial"/>
          <w:sz w:val="24"/>
          <w:szCs w:val="24"/>
          <w:lang w:val="en-GB"/>
          <w:rPrChange w:id="1520" w:author="Alexandre Miguel Kaizeler Guedes Da Silva Afonso" w:date="2026-07-27T16:55:00Z" w16du:dateUtc="2026-07-27T15:55:00Z">
            <w:rPr>
              <w:rFonts w:ascii="Arial" w:hAnsi="Arial" w:cs="Arial"/>
              <w:sz w:val="24"/>
              <w:szCs w:val="24"/>
            </w:rPr>
          </w:rPrChange>
        </w:rPr>
        <w:t>organism</w:t>
      </w:r>
      <w:r w:rsidR="007763C0" w:rsidRPr="00B475D4">
        <w:rPr>
          <w:rFonts w:ascii="Arial" w:hAnsi="Arial" w:cs="Arial"/>
          <w:sz w:val="24"/>
          <w:szCs w:val="24"/>
          <w:lang w:val="en-GB"/>
          <w:rPrChange w:id="1521" w:author="Alexandre Miguel Kaizeler Guedes Da Silva Afonso" w:date="2026-07-27T16:55:00Z" w16du:dateUtc="2026-07-27T15:55:00Z">
            <w:rPr>
              <w:rFonts w:ascii="Arial" w:hAnsi="Arial" w:cs="Arial"/>
              <w:sz w:val="24"/>
              <w:szCs w:val="24"/>
            </w:rPr>
          </w:rPrChange>
        </w:rPr>
        <w:t>.</w:t>
      </w:r>
    </w:p>
    <w:p w14:paraId="73520148" w14:textId="24B5BC1B" w:rsidR="00C80FBA" w:rsidRPr="00B475D4" w:rsidRDefault="00BC4A2F" w:rsidP="009A3A3C">
      <w:pPr>
        <w:jc w:val="both"/>
        <w:rPr>
          <w:rFonts w:ascii="Arial" w:hAnsi="Arial" w:cs="Arial"/>
          <w:sz w:val="24"/>
          <w:szCs w:val="24"/>
          <w:lang w:val="en-GB"/>
          <w:rPrChange w:id="152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1523" w:author="Alexandre Miguel Kaizeler Guedes Da Silva Afonso" w:date="2026-07-27T16:55:00Z" w16du:dateUtc="2026-07-27T15:55:00Z">
            <w:rPr>
              <w:rFonts w:ascii="Arial" w:hAnsi="Arial" w:cs="Arial"/>
              <w:sz w:val="24"/>
              <w:szCs w:val="24"/>
            </w:rPr>
          </w:rPrChange>
        </w:rPr>
        <w:t>We</w:t>
      </w:r>
      <w:r w:rsidR="005B5767" w:rsidRPr="00B475D4">
        <w:rPr>
          <w:rFonts w:ascii="Arial" w:hAnsi="Arial" w:cs="Arial"/>
          <w:sz w:val="24"/>
          <w:szCs w:val="24"/>
          <w:lang w:val="en-GB"/>
          <w:rPrChange w:id="1524" w:author="Alexandre Miguel Kaizeler Guedes Da Silva Afonso" w:date="2026-07-27T16:55:00Z" w16du:dateUtc="2026-07-27T15:55:00Z">
            <w:rPr>
              <w:rFonts w:ascii="Arial" w:hAnsi="Arial" w:cs="Arial"/>
              <w:sz w:val="24"/>
              <w:szCs w:val="24"/>
            </w:rPr>
          </w:rPrChange>
        </w:rPr>
        <w:t xml:space="preserve"> next extended this framework to human cells, by </w:t>
      </w:r>
      <w:r w:rsidRPr="00B475D4">
        <w:rPr>
          <w:rFonts w:ascii="Arial" w:hAnsi="Arial" w:cs="Arial"/>
          <w:sz w:val="24"/>
          <w:szCs w:val="24"/>
          <w:lang w:val="en-GB"/>
          <w:rPrChange w:id="1525" w:author="Alexandre Miguel Kaizeler Guedes Da Silva Afonso" w:date="2026-07-27T16:55:00Z" w16du:dateUtc="2026-07-27T15:55:00Z">
            <w:rPr>
              <w:rFonts w:ascii="Arial" w:hAnsi="Arial" w:cs="Arial"/>
              <w:sz w:val="24"/>
              <w:szCs w:val="24"/>
            </w:rPr>
          </w:rPrChange>
        </w:rPr>
        <w:t>deriv</w:t>
      </w:r>
      <w:r w:rsidR="005B5767" w:rsidRPr="00B475D4">
        <w:rPr>
          <w:rFonts w:ascii="Arial" w:hAnsi="Arial" w:cs="Arial"/>
          <w:sz w:val="24"/>
          <w:szCs w:val="24"/>
          <w:lang w:val="en-GB"/>
          <w:rPrChange w:id="1526" w:author="Alexandre Miguel Kaizeler Guedes Da Silva Afonso" w:date="2026-07-27T16:55:00Z" w16du:dateUtc="2026-07-27T15:55:00Z">
            <w:rPr>
              <w:rFonts w:ascii="Arial" w:hAnsi="Arial" w:cs="Arial"/>
              <w:sz w:val="24"/>
              <w:szCs w:val="24"/>
            </w:rPr>
          </w:rPrChange>
        </w:rPr>
        <w:t>ing</w:t>
      </w:r>
      <w:r w:rsidRPr="00B475D4">
        <w:rPr>
          <w:rFonts w:ascii="Arial" w:hAnsi="Arial" w:cs="Arial"/>
          <w:sz w:val="24"/>
          <w:szCs w:val="24"/>
          <w:lang w:val="en-GB"/>
          <w:rPrChange w:id="1527" w:author="Alexandre Miguel Kaizeler Guedes Da Silva Afonso" w:date="2026-07-27T16:55:00Z" w16du:dateUtc="2026-07-27T15:55:00Z">
            <w:rPr>
              <w:rFonts w:ascii="Arial" w:hAnsi="Arial" w:cs="Arial"/>
              <w:sz w:val="24"/>
              <w:szCs w:val="24"/>
            </w:rPr>
          </w:rPrChange>
        </w:rPr>
        <w:t xml:space="preserve"> formulas linking </w:t>
      </w:r>
      <w:r w:rsidR="000D27B0" w:rsidRPr="00B475D4">
        <w:rPr>
          <w:rFonts w:ascii="Arial" w:hAnsi="Arial" w:cs="Arial"/>
          <w:i/>
          <w:iCs/>
          <w:sz w:val="24"/>
          <w:szCs w:val="24"/>
          <w:lang w:val="en-GB"/>
          <w:rPrChange w:id="1528" w:author="Alexandre Miguel Kaizeler Guedes Da Silva Afonso" w:date="2026-07-27T16:55:00Z" w16du:dateUtc="2026-07-27T15:55:00Z">
            <w:rPr>
              <w:rFonts w:ascii="Arial" w:hAnsi="Arial" w:cs="Arial"/>
              <w:i/>
              <w:iCs/>
              <w:sz w:val="24"/>
              <w:szCs w:val="24"/>
            </w:rPr>
          </w:rPrChange>
        </w:rPr>
        <w:t>S</w:t>
      </w:r>
      <w:r w:rsidRPr="00B475D4">
        <w:rPr>
          <w:rFonts w:ascii="Arial" w:hAnsi="Arial" w:cs="Arial"/>
          <w:sz w:val="24"/>
          <w:szCs w:val="24"/>
          <w:lang w:val="en-GB"/>
          <w:rPrChange w:id="1529" w:author="Alexandre Miguel Kaizeler Guedes Da Silva Afonso" w:date="2026-07-27T16:55:00Z" w16du:dateUtc="2026-07-27T15:55:00Z">
            <w:rPr>
              <w:rFonts w:ascii="Arial" w:hAnsi="Arial" w:cs="Arial"/>
              <w:sz w:val="24"/>
              <w:szCs w:val="24"/>
            </w:rPr>
          </w:rPrChange>
        </w:rPr>
        <w:t xml:space="preserve"> to RNA length</w:t>
      </w:r>
      <w:r w:rsidR="00C91318" w:rsidRPr="00B475D4">
        <w:rPr>
          <w:rFonts w:ascii="Arial" w:hAnsi="Arial" w:cs="Arial"/>
          <w:sz w:val="24"/>
          <w:szCs w:val="24"/>
          <w:lang w:val="en-GB"/>
          <w:rPrChange w:id="1530" w:author="Alexandre Miguel Kaizeler Guedes Da Silva Afonso" w:date="2026-07-27T16:55:00Z" w16du:dateUtc="2026-07-27T15:55:00Z">
            <w:rPr>
              <w:rFonts w:ascii="Arial" w:hAnsi="Arial" w:cs="Arial"/>
              <w:sz w:val="24"/>
              <w:szCs w:val="24"/>
            </w:rPr>
          </w:rPrChange>
        </w:rPr>
        <w:t xml:space="preserve"> (</w:t>
      </w:r>
      <w:r w:rsidR="008A5691" w:rsidRPr="00B475D4">
        <w:rPr>
          <w:rFonts w:ascii="Arial" w:hAnsi="Arial" w:cs="Arial"/>
          <w:sz w:val="24"/>
          <w:szCs w:val="24"/>
          <w:lang w:val="en-GB"/>
          <w:rPrChange w:id="1531" w:author="Alexandre Miguel Kaizeler Guedes Da Silva Afonso" w:date="2026-07-27T16:55:00Z" w16du:dateUtc="2026-07-27T15:55:00Z">
            <w:rPr>
              <w:rFonts w:ascii="Arial" w:hAnsi="Arial" w:cs="Arial"/>
              <w:sz w:val="24"/>
              <w:szCs w:val="24"/>
            </w:rPr>
          </w:rPrChange>
        </w:rPr>
        <w:t>see</w:t>
      </w:r>
      <w:r w:rsidR="00C91318" w:rsidRPr="00B475D4">
        <w:rPr>
          <w:rFonts w:ascii="Arial" w:hAnsi="Arial" w:cs="Arial"/>
          <w:sz w:val="24"/>
          <w:szCs w:val="24"/>
          <w:lang w:val="en-GB"/>
          <w:rPrChange w:id="1532" w:author="Alexandre Miguel Kaizeler Guedes Da Silva Afonso" w:date="2026-07-27T16:55:00Z" w16du:dateUtc="2026-07-27T15:55:00Z">
            <w:rPr>
              <w:rFonts w:ascii="Arial" w:hAnsi="Arial" w:cs="Arial"/>
              <w:sz w:val="24"/>
              <w:szCs w:val="24"/>
            </w:rPr>
          </w:rPrChange>
        </w:rPr>
        <w:t xml:space="preserve"> Methods)</w:t>
      </w:r>
      <w:r w:rsidR="00F17640" w:rsidRPr="00B475D4">
        <w:rPr>
          <w:rFonts w:ascii="Arial" w:hAnsi="Arial" w:cs="Arial"/>
          <w:sz w:val="24"/>
          <w:szCs w:val="24"/>
          <w:lang w:val="en-GB"/>
          <w:rPrChange w:id="1533" w:author="Alexandre Miguel Kaizeler Guedes Da Silva Afonso" w:date="2026-07-27T16:55:00Z" w16du:dateUtc="2026-07-27T15:55:00Z">
            <w:rPr>
              <w:rFonts w:ascii="Arial" w:hAnsi="Arial" w:cs="Arial"/>
              <w:sz w:val="24"/>
              <w:szCs w:val="24"/>
            </w:rPr>
          </w:rPrChange>
        </w:rPr>
        <w:t xml:space="preserve">. </w:t>
      </w:r>
      <w:moveFromRangeStart w:id="1534" w:author="Alexandre Miguel Kaizeler Guedes Da Silva Afonso" w:date="2026-07-28T17:42:00Z" w:name="move236152958"/>
      <w:moveFrom w:id="1535" w:author="Alexandre Miguel Kaizeler Guedes Da Silva Afonso" w:date="2026-07-28T17:42:00Z" w16du:dateUtc="2026-07-28T16:42:00Z">
        <w:r w:rsidR="00F17640" w:rsidRPr="00B475D4" w:rsidDel="008F149B">
          <w:rPr>
            <w:rFonts w:ascii="Arial" w:hAnsi="Arial" w:cs="Arial"/>
            <w:sz w:val="24"/>
            <w:szCs w:val="24"/>
            <w:lang w:val="en-GB"/>
            <w:rPrChange w:id="1536" w:author="Alexandre Miguel Kaizeler Guedes Da Silva Afonso" w:date="2026-07-27T16:55:00Z" w16du:dateUtc="2026-07-27T15:55:00Z">
              <w:rPr>
                <w:rFonts w:ascii="Arial" w:hAnsi="Arial" w:cs="Arial"/>
                <w:sz w:val="24"/>
                <w:szCs w:val="24"/>
              </w:rPr>
            </w:rPrChange>
          </w:rPr>
          <w:t>We</w:t>
        </w:r>
        <w:r w:rsidRPr="00B475D4" w:rsidDel="008F149B">
          <w:rPr>
            <w:rFonts w:ascii="Arial" w:hAnsi="Arial" w:cs="Arial"/>
            <w:sz w:val="24"/>
            <w:szCs w:val="24"/>
            <w:lang w:val="en-GB"/>
            <w:rPrChange w:id="1537" w:author="Alexandre Miguel Kaizeler Guedes Da Silva Afonso" w:date="2026-07-27T16:55:00Z" w16du:dateUtc="2026-07-27T15:55:00Z">
              <w:rPr>
                <w:rFonts w:ascii="Arial" w:hAnsi="Arial" w:cs="Arial"/>
                <w:sz w:val="24"/>
                <w:szCs w:val="24"/>
              </w:rPr>
            </w:rPrChange>
          </w:rPr>
          <w:t xml:space="preserve"> </w:t>
        </w:r>
        <w:r w:rsidR="00F17640" w:rsidRPr="00B475D4" w:rsidDel="008F149B">
          <w:rPr>
            <w:rFonts w:ascii="Arial" w:hAnsi="Arial" w:cs="Arial"/>
            <w:sz w:val="24"/>
            <w:szCs w:val="24"/>
            <w:lang w:val="en-GB"/>
            <w:rPrChange w:id="1538" w:author="Alexandre Miguel Kaizeler Guedes Da Silva Afonso" w:date="2026-07-27T16:55:00Z" w16du:dateUtc="2026-07-27T15:55:00Z">
              <w:rPr>
                <w:rFonts w:ascii="Arial" w:hAnsi="Arial" w:cs="Arial"/>
                <w:sz w:val="24"/>
                <w:szCs w:val="24"/>
              </w:rPr>
            </w:rPrChange>
          </w:rPr>
          <w:t>used</w:t>
        </w:r>
        <w:r w:rsidRPr="00B475D4" w:rsidDel="008F149B">
          <w:rPr>
            <w:rFonts w:ascii="Arial" w:hAnsi="Arial" w:cs="Arial"/>
            <w:sz w:val="24"/>
            <w:szCs w:val="24"/>
            <w:lang w:val="en-GB"/>
            <w:rPrChange w:id="1539" w:author="Alexandre Miguel Kaizeler Guedes Da Silva Afonso" w:date="2026-07-27T16:55:00Z" w16du:dateUtc="2026-07-27T15:55:00Z">
              <w:rPr>
                <w:rFonts w:ascii="Arial" w:hAnsi="Arial" w:cs="Arial"/>
                <w:sz w:val="24"/>
                <w:szCs w:val="24"/>
              </w:rPr>
            </w:rPrChange>
          </w:rPr>
          <w:t xml:space="preserve"> separate equations for nuclear and mitochondrial transcripts, as the latter </w:t>
        </w:r>
        <w:r w:rsidR="008A7731" w:rsidRPr="00B475D4" w:rsidDel="008F149B">
          <w:rPr>
            <w:rFonts w:ascii="Arial" w:hAnsi="Arial" w:cs="Arial"/>
            <w:sz w:val="24"/>
            <w:szCs w:val="24"/>
            <w:lang w:val="en-GB"/>
            <w:rPrChange w:id="1540" w:author="Alexandre Miguel Kaizeler Guedes Da Silva Afonso" w:date="2026-07-27T16:55:00Z" w16du:dateUtc="2026-07-27T15:55:00Z">
              <w:rPr>
                <w:rFonts w:ascii="Arial" w:hAnsi="Arial" w:cs="Arial"/>
                <w:sz w:val="24"/>
                <w:szCs w:val="24"/>
              </w:rPr>
            </w:rPrChange>
          </w:rPr>
          <w:t xml:space="preserve">showed </w:t>
        </w:r>
        <w:r w:rsidR="5A405B2D" w:rsidRPr="00B475D4" w:rsidDel="008F149B">
          <w:rPr>
            <w:rFonts w:ascii="Arial" w:hAnsi="Arial" w:cs="Arial"/>
            <w:sz w:val="24"/>
            <w:szCs w:val="24"/>
            <w:lang w:val="en-GB"/>
            <w:rPrChange w:id="1541" w:author="Alexandre Miguel Kaizeler Guedes Da Silva Afonso" w:date="2026-07-27T16:55:00Z" w16du:dateUtc="2026-07-27T15:55:00Z">
              <w:rPr>
                <w:rFonts w:ascii="Arial" w:hAnsi="Arial" w:cs="Arial"/>
                <w:sz w:val="24"/>
                <w:szCs w:val="24"/>
              </w:rPr>
            </w:rPrChange>
          </w:rPr>
          <w:t>systematically</w:t>
        </w:r>
        <w:r w:rsidRPr="00B475D4" w:rsidDel="008F149B">
          <w:rPr>
            <w:rFonts w:ascii="Arial" w:hAnsi="Arial" w:cs="Arial"/>
            <w:sz w:val="24"/>
            <w:szCs w:val="24"/>
            <w:lang w:val="en-GB"/>
            <w:rPrChange w:id="1542" w:author="Alexandre Miguel Kaizeler Guedes Da Silva Afonso" w:date="2026-07-27T16:55:00Z" w16du:dateUtc="2026-07-27T15:55:00Z">
              <w:rPr>
                <w:rFonts w:ascii="Arial" w:hAnsi="Arial" w:cs="Arial"/>
                <w:sz w:val="24"/>
                <w:szCs w:val="24"/>
              </w:rPr>
            </w:rPrChange>
          </w:rPr>
          <w:t xml:space="preserve"> higher </w:t>
        </w:r>
        <w:r w:rsidR="000D5FA7" w:rsidRPr="00B475D4" w:rsidDel="008F149B">
          <w:rPr>
            <w:rFonts w:ascii="Arial" w:hAnsi="Arial" w:cs="Arial"/>
            <w:i/>
            <w:iCs/>
            <w:sz w:val="24"/>
            <w:szCs w:val="24"/>
            <w:lang w:val="en-GB"/>
            <w:rPrChange w:id="1543" w:author="Alexandre Miguel Kaizeler Guedes Da Silva Afonso" w:date="2026-07-27T16:55:00Z" w16du:dateUtc="2026-07-27T15:55:00Z">
              <w:rPr>
                <w:rFonts w:ascii="Arial" w:hAnsi="Arial" w:cs="Arial"/>
                <w:i/>
                <w:iCs/>
                <w:sz w:val="24"/>
                <w:szCs w:val="24"/>
              </w:rPr>
            </w:rPrChange>
          </w:rPr>
          <w:t>S</w:t>
        </w:r>
        <w:r w:rsidRPr="00B475D4" w:rsidDel="008F149B">
          <w:rPr>
            <w:rFonts w:ascii="Arial" w:hAnsi="Arial" w:cs="Arial"/>
            <w:sz w:val="24"/>
            <w:szCs w:val="24"/>
            <w:lang w:val="en-GB"/>
            <w:rPrChange w:id="1544" w:author="Alexandre Miguel Kaizeler Guedes Da Silva Afonso" w:date="2026-07-27T16:55:00Z" w16du:dateUtc="2026-07-27T15:55:00Z">
              <w:rPr>
                <w:rFonts w:ascii="Arial" w:hAnsi="Arial" w:cs="Arial"/>
                <w:sz w:val="24"/>
                <w:szCs w:val="24"/>
              </w:rPr>
            </w:rPrChange>
          </w:rPr>
          <w:t xml:space="preserve"> </w:t>
        </w:r>
        <w:r w:rsidR="000D5FA7" w:rsidRPr="00B475D4" w:rsidDel="008F149B">
          <w:rPr>
            <w:rFonts w:ascii="Arial" w:hAnsi="Arial" w:cs="Arial"/>
            <w:sz w:val="24"/>
            <w:szCs w:val="24"/>
            <w:lang w:val="en-GB"/>
            <w:rPrChange w:id="1545" w:author="Alexandre Miguel Kaizeler Guedes Da Silva Afonso" w:date="2026-07-27T16:55:00Z" w16du:dateUtc="2026-07-27T15:55:00Z">
              <w:rPr>
                <w:rFonts w:ascii="Arial" w:hAnsi="Arial" w:cs="Arial"/>
                <w:sz w:val="24"/>
                <w:szCs w:val="24"/>
              </w:rPr>
            </w:rPrChange>
          </w:rPr>
          <w:t>values</w:t>
        </w:r>
        <w:r w:rsidRPr="00B475D4" w:rsidDel="008F149B">
          <w:rPr>
            <w:rFonts w:ascii="Arial" w:hAnsi="Arial" w:cs="Arial"/>
            <w:sz w:val="24"/>
            <w:szCs w:val="24"/>
            <w:lang w:val="en-GB"/>
            <w:rPrChange w:id="1546" w:author="Alexandre Miguel Kaizeler Guedes Da Silva Afonso" w:date="2026-07-27T16:55:00Z" w16du:dateUtc="2026-07-27T15:55:00Z">
              <w:rPr>
                <w:rFonts w:ascii="Arial" w:hAnsi="Arial" w:cs="Arial"/>
                <w:sz w:val="24"/>
                <w:szCs w:val="24"/>
              </w:rPr>
            </w:rPrChange>
          </w:rPr>
          <w:t xml:space="preserve"> than </w:t>
        </w:r>
        <w:r w:rsidR="00072253" w:rsidRPr="00B475D4" w:rsidDel="008F149B">
          <w:rPr>
            <w:rFonts w:ascii="Arial" w:hAnsi="Arial" w:cs="Arial"/>
            <w:sz w:val="24"/>
            <w:szCs w:val="24"/>
            <w:lang w:val="en-GB"/>
            <w:rPrChange w:id="1547" w:author="Alexandre Miguel Kaizeler Guedes Da Silva Afonso" w:date="2026-07-27T16:55:00Z" w16du:dateUtc="2026-07-27T15:55:00Z">
              <w:rPr>
                <w:rFonts w:ascii="Arial" w:hAnsi="Arial" w:cs="Arial"/>
                <w:sz w:val="24"/>
                <w:szCs w:val="24"/>
              </w:rPr>
            </w:rPrChange>
          </w:rPr>
          <w:t>other</w:t>
        </w:r>
        <w:r w:rsidR="00B84EFD" w:rsidRPr="00B475D4" w:rsidDel="008F149B">
          <w:rPr>
            <w:rFonts w:ascii="Arial" w:hAnsi="Arial" w:cs="Arial"/>
            <w:sz w:val="24"/>
            <w:szCs w:val="24"/>
            <w:lang w:val="en-GB"/>
            <w:rPrChange w:id="1548" w:author="Alexandre Miguel Kaizeler Guedes Da Silva Afonso" w:date="2026-07-27T16:55:00Z" w16du:dateUtc="2026-07-27T15:55:00Z">
              <w:rPr>
                <w:rFonts w:ascii="Arial" w:hAnsi="Arial" w:cs="Arial"/>
                <w:sz w:val="24"/>
                <w:szCs w:val="24"/>
              </w:rPr>
            </w:rPrChange>
          </w:rPr>
          <w:t xml:space="preserve"> RNAs of</w:t>
        </w:r>
        <w:r w:rsidRPr="00B475D4" w:rsidDel="008F149B">
          <w:rPr>
            <w:rFonts w:ascii="Arial" w:hAnsi="Arial" w:cs="Arial"/>
            <w:sz w:val="24"/>
            <w:szCs w:val="24"/>
            <w:lang w:val="en-GB"/>
            <w:rPrChange w:id="1549" w:author="Alexandre Miguel Kaizeler Guedes Da Silva Afonso" w:date="2026-07-27T16:55:00Z" w16du:dateUtc="2026-07-27T15:55:00Z">
              <w:rPr>
                <w:rFonts w:ascii="Arial" w:hAnsi="Arial" w:cs="Arial"/>
                <w:sz w:val="24"/>
                <w:szCs w:val="24"/>
              </w:rPr>
            </w:rPrChange>
          </w:rPr>
          <w:t xml:space="preserve"> comparable length</w:t>
        </w:r>
        <w:r w:rsidR="00487C18" w:rsidRPr="00B475D4" w:rsidDel="008F149B">
          <w:rPr>
            <w:rFonts w:ascii="Arial" w:hAnsi="Arial" w:cs="Arial"/>
            <w:sz w:val="24"/>
            <w:szCs w:val="24"/>
            <w:lang w:val="en-GB"/>
            <w:rPrChange w:id="1550" w:author="Alexandre Miguel Kaizeler Guedes Da Silva Afonso" w:date="2026-07-27T16:55:00Z" w16du:dateUtc="2026-07-27T15:55:00Z">
              <w:rPr>
                <w:rFonts w:ascii="Arial" w:hAnsi="Arial" w:cs="Arial"/>
                <w:sz w:val="24"/>
                <w:szCs w:val="24"/>
              </w:rPr>
            </w:rPrChange>
          </w:rPr>
          <w:t>, perhaps owing to their polycistronic nature</w:t>
        </w:r>
        <w:r w:rsidR="00A6071D" w:rsidRPr="00B475D4" w:rsidDel="008F149B">
          <w:rPr>
            <w:rFonts w:ascii="Arial" w:hAnsi="Arial" w:cs="Arial"/>
            <w:sz w:val="24"/>
            <w:szCs w:val="24"/>
            <w:lang w:val="en-GB"/>
            <w:rPrChange w:id="1551" w:author="Alexandre Miguel Kaizeler Guedes Da Silva Afonso" w:date="2026-07-27T16:55:00Z" w16du:dateUtc="2026-07-27T15:55:00Z">
              <w:rPr>
                <w:rFonts w:ascii="Arial" w:hAnsi="Arial" w:cs="Arial"/>
                <w:sz w:val="24"/>
                <w:szCs w:val="24"/>
              </w:rPr>
            </w:rPrChange>
          </w:rPr>
          <w:fldChar w:fldCharType="begin"/>
        </w:r>
        <w:r w:rsidR="00C37375" w:rsidRPr="00B475D4" w:rsidDel="008F149B">
          <w:rPr>
            <w:rFonts w:ascii="Arial" w:hAnsi="Arial" w:cs="Arial"/>
            <w:sz w:val="24"/>
            <w:szCs w:val="24"/>
            <w:lang w:val="en-GB"/>
            <w:rPrChange w:id="1552" w:author="Alexandre Miguel Kaizeler Guedes Da Silva Afonso" w:date="2026-07-27T16:55:00Z" w16du:dateUtc="2026-07-27T15:55:00Z">
              <w:rPr>
                <w:rFonts w:ascii="Arial" w:hAnsi="Arial" w:cs="Arial"/>
                <w:sz w:val="24"/>
                <w:szCs w:val="24"/>
              </w:rPr>
            </w:rPrChange>
          </w:rPr>
          <w:instrText xml:space="preserve"> ADDIN ZOTERO_ITEM CSL_CITATION {"citationID":"RzuO6EP1","properties":{"formattedCitation":"\\super 48\\nosupersub{}","plainCitation":"48","noteIndex":0},"citationItems":[{"id":164,"uris":["http://zotero.org/users/local/q86rvdj2/items/KPGDZ44C"],"itemData":{"id":164,"type":"article-journal","abstract":"The human mitochondrial genome comprises a distinct genetic system transcribed as precursor polycistronic transcripts that are subsequently cleaved to generate individual mRNAs, tRNAs, and rRNAs. Here, we provide a comprehensive analysis of the human mitochondrial transcriptome across multiple cell lines and tissues. Using directional deep sequencing and parallel analysis of RNA ends, we demonstrate wide variation in mitochondrial transcript abundance and precisely resolve transcript processing and maturation events. We identify previously undescribed transcripts, including small RNAs, and observe the enrichment of several nuclear RNAs in mitochondria. Using high-throughput in vivo DNaseI footprinting, we establish the global profile of DNA-binding protein occupancy across the mitochondrial genome at single-nucleotide resolution, revealing regulatory features at mitochondrial transcription initiation sites and functional insights into disease-associated variants. This integrated analysis of the mitochondrial transcriptome reveals unexpected complexity in the regulation, expression, and processing of mitochondrial RNA and provides a resource for future studies of mitochondrial function (accessed at http://mitochondria.matticklab.com).","container-title":"Cell","DOI":"10.1016/j.cell.2011.06.051","ISSN":"1097-4172","issue":"4","journalAbbreviation":"Cell","language":"eng","page":"645-658","PMID":"21854988","PMCID":"PMC3160626","source":"PubMed","title":"The human mitochondrial transcriptome","volume":"146","author":[{"family":"Mercer","given":"Tim R."},{"family":"Neph","given":"Shane"},{"family":"Dinger","given":"Marcel E."},{"family":"Crawford","given":"Joanna"},{"family":"Smith","given":"Martin A."},{"family":"Shearwood","given":"Anne-Marie J."},{"family":"Haugen","given":"Eric"},{"family":"Bracken","given":"Cameron P."},{"family":"Rackham","given":"Oliver"},{"family":"Stamatoyannopoulos","given":"John A."},{"family":"Filipovska","given":"Aleksandra"},{"family":"Mattick","given":"John S."}],"issued":{"date-parts":[["2011",8,19]]}}}],"schema":"https://github.com/citation-style-language/schema/raw/master/csl-citation.json"} </w:instrText>
        </w:r>
        <w:r w:rsidR="00A6071D" w:rsidRPr="00B475D4" w:rsidDel="008F149B">
          <w:rPr>
            <w:rFonts w:ascii="Arial" w:hAnsi="Arial" w:cs="Arial"/>
            <w:sz w:val="24"/>
            <w:szCs w:val="24"/>
            <w:lang w:val="en-GB"/>
            <w:rPrChange w:id="1553" w:author="Alexandre Miguel Kaizeler Guedes Da Silva Afonso" w:date="2026-07-27T16:55:00Z" w16du:dateUtc="2026-07-27T15:55:00Z">
              <w:rPr>
                <w:rFonts w:ascii="Arial" w:hAnsi="Arial" w:cs="Arial"/>
                <w:sz w:val="24"/>
                <w:szCs w:val="24"/>
              </w:rPr>
            </w:rPrChange>
          </w:rPr>
          <w:fldChar w:fldCharType="separate"/>
        </w:r>
        <w:r w:rsidR="005647F6" w:rsidRPr="00B475D4" w:rsidDel="008F149B">
          <w:rPr>
            <w:rFonts w:ascii="Arial" w:hAnsi="Arial" w:cs="Arial"/>
            <w:kern w:val="0"/>
            <w:sz w:val="24"/>
            <w:vertAlign w:val="superscript"/>
            <w:lang w:val="en-GB"/>
            <w:rPrChange w:id="1554" w:author="Alexandre Miguel Kaizeler Guedes Da Silva Afonso" w:date="2026-07-27T16:55:00Z" w16du:dateUtc="2026-07-27T15:55:00Z">
              <w:rPr>
                <w:rFonts w:ascii="Arial" w:hAnsi="Arial" w:cs="Arial"/>
                <w:kern w:val="0"/>
                <w:sz w:val="24"/>
                <w:vertAlign w:val="superscript"/>
              </w:rPr>
            </w:rPrChange>
          </w:rPr>
          <w:t>48</w:t>
        </w:r>
        <w:r w:rsidR="00A6071D" w:rsidRPr="00B475D4" w:rsidDel="008F149B">
          <w:rPr>
            <w:rFonts w:ascii="Arial" w:hAnsi="Arial" w:cs="Arial"/>
            <w:sz w:val="24"/>
            <w:szCs w:val="24"/>
            <w:lang w:val="en-GB"/>
            <w:rPrChange w:id="1555" w:author="Alexandre Miguel Kaizeler Guedes Da Silva Afonso" w:date="2026-07-27T16:55:00Z" w16du:dateUtc="2026-07-27T15:55:00Z">
              <w:rPr>
                <w:rFonts w:ascii="Arial" w:hAnsi="Arial" w:cs="Arial"/>
                <w:sz w:val="24"/>
                <w:szCs w:val="24"/>
              </w:rPr>
            </w:rPrChange>
          </w:rPr>
          <w:fldChar w:fldCharType="end"/>
        </w:r>
        <w:r w:rsidRPr="00B475D4" w:rsidDel="008F149B">
          <w:rPr>
            <w:rFonts w:ascii="Arial" w:hAnsi="Arial" w:cs="Arial"/>
            <w:sz w:val="24"/>
            <w:szCs w:val="24"/>
            <w:lang w:val="en-GB"/>
            <w:rPrChange w:id="1556" w:author="Alexandre Miguel Kaizeler Guedes Da Silva Afonso" w:date="2026-07-27T16:55:00Z" w16du:dateUtc="2026-07-27T15:55:00Z">
              <w:rPr>
                <w:rFonts w:ascii="Arial" w:hAnsi="Arial" w:cs="Arial"/>
                <w:sz w:val="24"/>
                <w:szCs w:val="24"/>
              </w:rPr>
            </w:rPrChange>
          </w:rPr>
          <w:t xml:space="preserve"> (Figure </w:t>
        </w:r>
        <w:r w:rsidR="001519A5" w:rsidRPr="00B475D4" w:rsidDel="008F149B">
          <w:rPr>
            <w:rFonts w:ascii="Arial" w:hAnsi="Arial" w:cs="Arial"/>
            <w:sz w:val="24"/>
            <w:szCs w:val="24"/>
            <w:lang w:val="en-GB"/>
            <w:rPrChange w:id="1557" w:author="Alexandre Miguel Kaizeler Guedes Da Silva Afonso" w:date="2026-07-27T16:55:00Z" w16du:dateUtc="2026-07-27T15:55:00Z">
              <w:rPr>
                <w:rFonts w:ascii="Arial" w:hAnsi="Arial" w:cs="Arial"/>
                <w:sz w:val="24"/>
                <w:szCs w:val="24"/>
              </w:rPr>
            </w:rPrChange>
          </w:rPr>
          <w:t>3</w:t>
        </w:r>
        <w:r w:rsidRPr="00B475D4" w:rsidDel="008F149B">
          <w:rPr>
            <w:rFonts w:ascii="Arial" w:hAnsi="Arial" w:cs="Arial"/>
            <w:sz w:val="24"/>
            <w:szCs w:val="24"/>
            <w:lang w:val="en-GB"/>
            <w:rPrChange w:id="1558" w:author="Alexandre Miguel Kaizeler Guedes Da Silva Afonso" w:date="2026-07-27T16:55:00Z" w16du:dateUtc="2026-07-27T15:55:00Z">
              <w:rPr>
                <w:rFonts w:ascii="Arial" w:hAnsi="Arial" w:cs="Arial"/>
                <w:sz w:val="24"/>
                <w:szCs w:val="24"/>
              </w:rPr>
            </w:rPrChange>
          </w:rPr>
          <w:t>A</w:t>
        </w:r>
        <w:r w:rsidR="00072253" w:rsidRPr="00B475D4" w:rsidDel="008F149B">
          <w:rPr>
            <w:rFonts w:ascii="Arial" w:hAnsi="Arial" w:cs="Arial"/>
            <w:sz w:val="24"/>
            <w:szCs w:val="24"/>
            <w:lang w:val="en-GB"/>
            <w:rPrChange w:id="1559" w:author="Alexandre Miguel Kaizeler Guedes Da Silva Afonso" w:date="2026-07-27T16:55:00Z" w16du:dateUtc="2026-07-27T15:55:00Z">
              <w:rPr>
                <w:rFonts w:ascii="Arial" w:hAnsi="Arial" w:cs="Arial"/>
                <w:sz w:val="24"/>
                <w:szCs w:val="24"/>
              </w:rPr>
            </w:rPrChange>
          </w:rPr>
          <w:t>, t</w:t>
        </w:r>
        <w:r w:rsidRPr="00B475D4" w:rsidDel="008F149B">
          <w:rPr>
            <w:rFonts w:ascii="Arial" w:hAnsi="Arial" w:cs="Arial"/>
            <w:sz w:val="24"/>
            <w:szCs w:val="24"/>
            <w:lang w:val="en-GB"/>
            <w:rPrChange w:id="1560" w:author="Alexandre Miguel Kaizeler Guedes Da Silva Afonso" w:date="2026-07-27T16:55:00Z" w16du:dateUtc="2026-07-27T15:55:00Z">
              <w:rPr>
                <w:rFonts w:ascii="Arial" w:hAnsi="Arial" w:cs="Arial"/>
                <w:sz w:val="24"/>
                <w:szCs w:val="24"/>
              </w:rPr>
            </w:rPrChange>
          </w:rPr>
          <w:t xml:space="preserve">eal </w:t>
        </w:r>
        <w:r w:rsidR="5DDAFBA8" w:rsidRPr="00B475D4" w:rsidDel="008F149B">
          <w:rPr>
            <w:rFonts w:ascii="Arial" w:hAnsi="Arial" w:cs="Arial"/>
            <w:sz w:val="24"/>
            <w:szCs w:val="24"/>
            <w:lang w:val="en-GB"/>
            <w:rPrChange w:id="1561" w:author="Alexandre Miguel Kaizeler Guedes Da Silva Afonso" w:date="2026-07-27T16:55:00Z" w16du:dateUtc="2026-07-27T15:55:00Z">
              <w:rPr>
                <w:rFonts w:ascii="Arial" w:hAnsi="Arial" w:cs="Arial"/>
                <w:sz w:val="24"/>
                <w:szCs w:val="24"/>
              </w:rPr>
            </w:rPrChange>
          </w:rPr>
          <w:t>c</w:t>
        </w:r>
        <w:r w:rsidRPr="00B475D4" w:rsidDel="008F149B">
          <w:rPr>
            <w:rFonts w:ascii="Arial" w:hAnsi="Arial" w:cs="Arial"/>
            <w:sz w:val="24"/>
            <w:szCs w:val="24"/>
            <w:lang w:val="en-GB"/>
            <w:rPrChange w:id="1562" w:author="Alexandre Miguel Kaizeler Guedes Da Silva Afonso" w:date="2026-07-27T16:55:00Z" w16du:dateUtc="2026-07-27T15:55:00Z">
              <w:rPr>
                <w:rFonts w:ascii="Arial" w:hAnsi="Arial" w:cs="Arial"/>
                <w:sz w:val="24"/>
                <w:szCs w:val="24"/>
              </w:rPr>
            </w:rPrChange>
          </w:rPr>
          <w:t xml:space="preserve">ircles). </w:t>
        </w:r>
      </w:moveFrom>
      <w:moveFromRangeEnd w:id="1534"/>
      <w:r w:rsidR="000D27B0" w:rsidRPr="00B475D4">
        <w:rPr>
          <w:rFonts w:ascii="Arial" w:hAnsi="Arial" w:cs="Arial"/>
          <w:sz w:val="24"/>
          <w:szCs w:val="24"/>
          <w:lang w:val="en-GB"/>
          <w:rPrChange w:id="1563" w:author="Alexandre Miguel Kaizeler Guedes Da Silva Afonso" w:date="2026-07-27T16:55:00Z" w16du:dateUtc="2026-07-27T15:55:00Z">
            <w:rPr>
              <w:rFonts w:ascii="Arial" w:hAnsi="Arial" w:cs="Arial"/>
              <w:sz w:val="24"/>
              <w:szCs w:val="24"/>
            </w:rPr>
          </w:rPrChange>
        </w:rPr>
        <w:t xml:space="preserve">These </w:t>
      </w:r>
      <w:del w:id="1564" w:author="Alexandre Miguel Kaizeler Guedes Da Silva Afonso" w:date="2026-07-28T17:33:00Z" w16du:dateUtc="2026-07-28T16:33:00Z">
        <w:r w:rsidR="000D27B0" w:rsidRPr="00B475D4" w:rsidDel="008F149B">
          <w:rPr>
            <w:rFonts w:ascii="Arial" w:hAnsi="Arial" w:cs="Arial"/>
            <w:sz w:val="24"/>
            <w:szCs w:val="24"/>
            <w:lang w:val="en-GB"/>
            <w:rPrChange w:id="1565" w:author="Alexandre Miguel Kaizeler Guedes Da Silva Afonso" w:date="2026-07-27T16:55:00Z" w16du:dateUtc="2026-07-27T15:55:00Z">
              <w:rPr>
                <w:rFonts w:ascii="Arial" w:hAnsi="Arial" w:cs="Arial"/>
                <w:sz w:val="24"/>
                <w:szCs w:val="24"/>
              </w:rPr>
            </w:rPrChange>
          </w:rPr>
          <w:delText xml:space="preserve">formulas </w:delText>
        </w:r>
      </w:del>
      <w:r w:rsidR="000D27B0" w:rsidRPr="00B475D4">
        <w:rPr>
          <w:rFonts w:ascii="Arial" w:hAnsi="Arial" w:cs="Arial"/>
          <w:sz w:val="24"/>
          <w:szCs w:val="24"/>
          <w:lang w:val="en-GB"/>
          <w:rPrChange w:id="1566" w:author="Alexandre Miguel Kaizeler Guedes Da Silva Afonso" w:date="2026-07-27T16:55:00Z" w16du:dateUtc="2026-07-27T15:55:00Z">
            <w:rPr>
              <w:rFonts w:ascii="Arial" w:hAnsi="Arial" w:cs="Arial"/>
              <w:sz w:val="24"/>
              <w:szCs w:val="24"/>
            </w:rPr>
          </w:rPrChange>
        </w:rPr>
        <w:t xml:space="preserve">enabled us to estimate theoretical </w:t>
      </w:r>
      <w:r w:rsidR="000D27B0" w:rsidRPr="00B475D4">
        <w:rPr>
          <w:rFonts w:ascii="Arial" w:hAnsi="Arial" w:cs="Arial"/>
          <w:i/>
          <w:iCs/>
          <w:sz w:val="24"/>
          <w:szCs w:val="24"/>
          <w:lang w:val="en-GB"/>
          <w:rPrChange w:id="1567" w:author="Alexandre Miguel Kaizeler Guedes Da Silva Afonso" w:date="2026-07-27T16:55:00Z" w16du:dateUtc="2026-07-27T15:55:00Z">
            <w:rPr>
              <w:rFonts w:ascii="Arial" w:hAnsi="Arial" w:cs="Arial"/>
              <w:i/>
              <w:iCs/>
              <w:sz w:val="24"/>
              <w:szCs w:val="24"/>
            </w:rPr>
          </w:rPrChange>
        </w:rPr>
        <w:t>S</w:t>
      </w:r>
      <w:r w:rsidR="000D27B0" w:rsidRPr="00B475D4">
        <w:rPr>
          <w:rFonts w:ascii="Arial" w:hAnsi="Arial" w:cs="Arial"/>
          <w:sz w:val="24"/>
          <w:szCs w:val="24"/>
          <w:lang w:val="en-GB"/>
          <w:rPrChange w:id="1568" w:author="Alexandre Miguel Kaizeler Guedes Da Silva Afonso" w:date="2026-07-27T16:55:00Z" w16du:dateUtc="2026-07-27T15:55:00Z">
            <w:rPr>
              <w:rFonts w:ascii="Arial" w:hAnsi="Arial" w:cs="Arial"/>
              <w:sz w:val="24"/>
              <w:szCs w:val="24"/>
            </w:rPr>
          </w:rPrChange>
        </w:rPr>
        <w:t xml:space="preserve"> values for human RNAs and simulate their expected sedimentation in human samples, providing an </w:t>
      </w:r>
      <w:r w:rsidR="000D27B0" w:rsidRPr="00B475D4">
        <w:rPr>
          <w:rFonts w:ascii="Arial" w:hAnsi="Arial" w:cs="Arial"/>
          <w:i/>
          <w:iCs/>
          <w:sz w:val="24"/>
          <w:szCs w:val="24"/>
          <w:lang w:val="en-GB"/>
          <w:rPrChange w:id="1569" w:author="Alexandre Miguel Kaizeler Guedes Da Silva Afonso" w:date="2026-07-27T16:55:00Z" w16du:dateUtc="2026-07-27T15:55:00Z">
            <w:rPr>
              <w:rFonts w:ascii="Arial" w:hAnsi="Arial" w:cs="Arial"/>
              <w:i/>
              <w:iCs/>
              <w:sz w:val="24"/>
              <w:szCs w:val="24"/>
            </w:rPr>
          </w:rPrChange>
        </w:rPr>
        <w:t>in silico</w:t>
      </w:r>
      <w:r w:rsidR="000D27B0" w:rsidRPr="00B475D4">
        <w:rPr>
          <w:rFonts w:ascii="Arial" w:hAnsi="Arial" w:cs="Arial"/>
          <w:sz w:val="24"/>
          <w:szCs w:val="24"/>
          <w:lang w:val="en-GB"/>
          <w:rPrChange w:id="1570" w:author="Alexandre Miguel Kaizeler Guedes Da Silva Afonso" w:date="2026-07-27T16:55:00Z" w16du:dateUtc="2026-07-27T15:55:00Z">
            <w:rPr>
              <w:rFonts w:ascii="Arial" w:hAnsi="Arial" w:cs="Arial"/>
              <w:sz w:val="24"/>
              <w:szCs w:val="24"/>
            </w:rPr>
          </w:rPrChange>
        </w:rPr>
        <w:t xml:space="preserve"> model of putative SGs. Simulations based on </w:t>
      </w:r>
      <w:r w:rsidR="000D27B0" w:rsidRPr="00B475D4">
        <w:rPr>
          <w:rFonts w:ascii="Arial" w:hAnsi="Arial" w:cs="Arial"/>
          <w:i/>
          <w:iCs/>
          <w:sz w:val="24"/>
          <w:szCs w:val="24"/>
          <w:lang w:val="en-GB"/>
          <w:rPrChange w:id="1571" w:author="Alexandre Miguel Kaizeler Guedes Da Silva Afonso" w:date="2026-07-27T16:55:00Z" w16du:dateUtc="2026-07-27T15:55:00Z">
            <w:rPr>
              <w:rFonts w:ascii="Arial" w:hAnsi="Arial" w:cs="Arial"/>
              <w:i/>
              <w:iCs/>
              <w:sz w:val="24"/>
              <w:szCs w:val="24"/>
            </w:rPr>
          </w:rPrChange>
        </w:rPr>
        <w:t>S</w:t>
      </w:r>
      <w:r w:rsidR="000D27B0" w:rsidRPr="00B475D4">
        <w:rPr>
          <w:rFonts w:ascii="Arial" w:hAnsi="Arial" w:cs="Arial"/>
          <w:sz w:val="24"/>
          <w:szCs w:val="24"/>
          <w:lang w:val="en-GB"/>
          <w:rPrChange w:id="1572" w:author="Alexandre Miguel Kaizeler Guedes Da Silva Afonso" w:date="2026-07-27T16:55:00Z" w16du:dateUtc="2026-07-27T15:55:00Z">
            <w:rPr>
              <w:rFonts w:ascii="Arial" w:hAnsi="Arial" w:cs="Arial"/>
              <w:sz w:val="24"/>
              <w:szCs w:val="24"/>
            </w:rPr>
          </w:rPrChange>
        </w:rPr>
        <w:t xml:space="preserve"> values more closely matched empirical data than our earlier weight-based approach (Figure </w:t>
      </w:r>
      <w:r w:rsidR="00322932" w:rsidRPr="00B475D4">
        <w:rPr>
          <w:rFonts w:ascii="Arial" w:hAnsi="Arial" w:cs="Arial"/>
          <w:sz w:val="24"/>
          <w:szCs w:val="24"/>
          <w:lang w:val="en-GB"/>
          <w:rPrChange w:id="1573" w:author="Alexandre Miguel Kaizeler Guedes Da Silva Afonso" w:date="2026-07-27T16:55:00Z" w16du:dateUtc="2026-07-27T15:55:00Z">
            <w:rPr>
              <w:rFonts w:ascii="Arial" w:hAnsi="Arial" w:cs="Arial"/>
              <w:sz w:val="24"/>
              <w:szCs w:val="24"/>
            </w:rPr>
          </w:rPrChange>
        </w:rPr>
        <w:t>3</w:t>
      </w:r>
      <w:r w:rsidR="000D27B0" w:rsidRPr="00B475D4">
        <w:rPr>
          <w:rFonts w:ascii="Arial" w:hAnsi="Arial" w:cs="Arial"/>
          <w:sz w:val="24"/>
          <w:szCs w:val="24"/>
          <w:lang w:val="en-GB"/>
          <w:rPrChange w:id="1574" w:author="Alexandre Miguel Kaizeler Guedes Da Silva Afonso" w:date="2026-07-27T16:55:00Z" w16du:dateUtc="2026-07-27T15:55:00Z">
            <w:rPr>
              <w:rFonts w:ascii="Arial" w:hAnsi="Arial" w:cs="Arial"/>
              <w:sz w:val="24"/>
              <w:szCs w:val="24"/>
            </w:rPr>
          </w:rPrChange>
        </w:rPr>
        <w:t xml:space="preserve">B vs. Figure </w:t>
      </w:r>
      <w:r w:rsidR="00322932" w:rsidRPr="00B475D4">
        <w:rPr>
          <w:rFonts w:ascii="Arial" w:hAnsi="Arial" w:cs="Arial"/>
          <w:sz w:val="24"/>
          <w:szCs w:val="24"/>
          <w:lang w:val="en-GB"/>
          <w:rPrChange w:id="1575" w:author="Alexandre Miguel Kaizeler Guedes Da Silva Afonso" w:date="2026-07-27T16:55:00Z" w16du:dateUtc="2026-07-27T15:55:00Z">
            <w:rPr>
              <w:rFonts w:ascii="Arial" w:hAnsi="Arial" w:cs="Arial"/>
              <w:sz w:val="24"/>
              <w:szCs w:val="24"/>
            </w:rPr>
          </w:rPrChange>
        </w:rPr>
        <w:t>2</w:t>
      </w:r>
      <w:r w:rsidR="000D27B0" w:rsidRPr="00B475D4">
        <w:rPr>
          <w:rFonts w:ascii="Arial" w:hAnsi="Arial" w:cs="Arial"/>
          <w:sz w:val="24"/>
          <w:szCs w:val="24"/>
          <w:lang w:val="en-GB"/>
          <w:rPrChange w:id="1576" w:author="Alexandre Miguel Kaizeler Guedes Da Silva Afonso" w:date="2026-07-27T16:55:00Z" w16du:dateUtc="2026-07-27T15:55:00Z">
            <w:rPr>
              <w:rFonts w:ascii="Arial" w:hAnsi="Arial" w:cs="Arial"/>
              <w:sz w:val="24"/>
              <w:szCs w:val="24"/>
            </w:rPr>
          </w:rPrChange>
        </w:rPr>
        <w:t>D). Comparing observed SG sequestration</w:t>
      </w:r>
      <w:r w:rsidR="000D27B0" w:rsidRPr="00B475D4">
        <w:rPr>
          <w:rFonts w:ascii="Arial" w:hAnsi="Arial" w:cs="Arial"/>
          <w:sz w:val="24"/>
          <w:szCs w:val="24"/>
          <w:lang w:val="en-GB"/>
          <w:rPrChange w:id="1577"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578" w:author="Alexandre Miguel Kaizeler Guedes Da Silva Afonso" w:date="2026-07-27T16:55:00Z" w16du:dateUtc="2026-07-27T15:55:00Z">
            <w:rPr>
              <w:rFonts w:ascii="Arial" w:hAnsi="Arial" w:cs="Arial"/>
              <w:sz w:val="24"/>
              <w:szCs w:val="24"/>
            </w:rPr>
          </w:rPrChange>
        </w:rPr>
        <w:instrText xml:space="preserve"> ADDIN ZOTERO_ITEM CSL_CITATION {"citationID":"pbtyeX2O","properties":{"formattedCitation":"\\super 31\\nosupersub{}","plainCitation":"31","noteIndex":0},"citationItems":[{"id":"jCcWpdK2/I8Gjq151","uris":["http://zotero.org/users/local/1p9EH8ax/items/WPA4SC2G"],"itemData":{"id":"zVEVYf4k/EZmFarEr","type":"article-journal","container-title":"Molecular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0D27B0" w:rsidRPr="00B475D4">
        <w:rPr>
          <w:rFonts w:ascii="Arial" w:hAnsi="Arial" w:cs="Arial"/>
          <w:sz w:val="24"/>
          <w:szCs w:val="24"/>
          <w:lang w:val="en-GB"/>
          <w:rPrChange w:id="1579"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1580" w:author="Alexandre Miguel Kaizeler Guedes Da Silva Afonso" w:date="2026-07-27T16:55:00Z" w16du:dateUtc="2026-07-27T15:55:00Z">
            <w:rPr>
              <w:rFonts w:ascii="Arial" w:hAnsi="Arial" w:cs="Arial"/>
              <w:kern w:val="0"/>
              <w:sz w:val="24"/>
              <w:vertAlign w:val="superscript"/>
            </w:rPr>
          </w:rPrChange>
        </w:rPr>
        <w:t>31</w:t>
      </w:r>
      <w:r w:rsidR="000D27B0" w:rsidRPr="00B475D4">
        <w:rPr>
          <w:rFonts w:ascii="Arial" w:hAnsi="Arial" w:cs="Arial"/>
          <w:sz w:val="24"/>
          <w:szCs w:val="24"/>
          <w:lang w:val="en-GB"/>
          <w:rPrChange w:id="1581" w:author="Alexandre Miguel Kaizeler Guedes Da Silva Afonso" w:date="2026-07-27T16:55:00Z" w16du:dateUtc="2026-07-27T15:55:00Z">
            <w:rPr>
              <w:rFonts w:ascii="Arial" w:hAnsi="Arial" w:cs="Arial"/>
              <w:sz w:val="24"/>
              <w:szCs w:val="24"/>
            </w:rPr>
          </w:rPrChange>
        </w:rPr>
        <w:fldChar w:fldCharType="end"/>
      </w:r>
      <w:r w:rsidR="000D27B0" w:rsidRPr="00B475D4">
        <w:rPr>
          <w:rFonts w:ascii="Arial" w:hAnsi="Arial" w:cs="Arial"/>
          <w:sz w:val="24"/>
          <w:szCs w:val="24"/>
          <w:lang w:val="en-GB"/>
          <w:rPrChange w:id="1582" w:author="Alexandre Miguel Kaizeler Guedes Da Silva Afonso" w:date="2026-07-27T16:55:00Z" w16du:dateUtc="2026-07-27T15:55:00Z">
            <w:rPr>
              <w:rFonts w:ascii="Arial" w:hAnsi="Arial" w:cs="Arial"/>
              <w:sz w:val="24"/>
              <w:szCs w:val="24"/>
            </w:rPr>
          </w:rPrChange>
        </w:rPr>
        <w:t xml:space="preserve"> with these simulations allowed us to identify transcripts enriched or depleted beyond their predicted </w:t>
      </w:r>
      <w:r w:rsidR="000D27B0" w:rsidRPr="00B475D4">
        <w:rPr>
          <w:rFonts w:ascii="Arial" w:hAnsi="Arial" w:cs="Arial"/>
          <w:i/>
          <w:iCs/>
          <w:sz w:val="24"/>
          <w:szCs w:val="24"/>
          <w:lang w:val="en-GB"/>
          <w:rPrChange w:id="1583" w:author="Alexandre Miguel Kaizeler Guedes Da Silva Afonso" w:date="2026-07-27T16:55:00Z" w16du:dateUtc="2026-07-27T15:55:00Z">
            <w:rPr>
              <w:rFonts w:ascii="Arial" w:hAnsi="Arial" w:cs="Arial"/>
              <w:i/>
              <w:iCs/>
              <w:sz w:val="24"/>
              <w:szCs w:val="24"/>
            </w:rPr>
          </w:rPrChange>
        </w:rPr>
        <w:t>S</w:t>
      </w:r>
      <w:r w:rsidR="000D27B0" w:rsidRPr="00B475D4">
        <w:rPr>
          <w:rFonts w:ascii="Arial" w:hAnsi="Arial" w:cs="Arial"/>
          <w:sz w:val="24"/>
          <w:szCs w:val="24"/>
          <w:lang w:val="en-GB"/>
          <w:rPrChange w:id="1584" w:author="Alexandre Miguel Kaizeler Guedes Da Silva Afonso" w:date="2026-07-27T16:55:00Z" w16du:dateUtc="2026-07-27T15:55:00Z">
            <w:rPr>
              <w:rFonts w:ascii="Arial" w:hAnsi="Arial" w:cs="Arial"/>
              <w:sz w:val="24"/>
              <w:szCs w:val="24"/>
            </w:rPr>
          </w:rPrChange>
        </w:rPr>
        <w:t xml:space="preserve"> values, thereby isolating a corrected SG signal that reflects sequestration independent of centrifugation effects. </w:t>
      </w:r>
      <w:r w:rsidRPr="00B475D4">
        <w:rPr>
          <w:rFonts w:ascii="Arial" w:hAnsi="Arial" w:cs="Arial"/>
          <w:sz w:val="24"/>
          <w:szCs w:val="24"/>
          <w:lang w:val="en-GB"/>
          <w:rPrChange w:id="1585" w:author="Alexandre Miguel Kaizeler Guedes Da Silva Afonso" w:date="2026-07-27T16:55:00Z" w16du:dateUtc="2026-07-27T15:55:00Z">
            <w:rPr>
              <w:rFonts w:ascii="Arial" w:hAnsi="Arial" w:cs="Arial"/>
              <w:sz w:val="24"/>
              <w:szCs w:val="24"/>
            </w:rPr>
          </w:rPrChange>
        </w:rPr>
        <w:t xml:space="preserve">As a proof of concept, this approach </w:t>
      </w:r>
      <w:r w:rsidR="00C92AC4" w:rsidRPr="00B475D4">
        <w:rPr>
          <w:rFonts w:ascii="Arial" w:hAnsi="Arial" w:cs="Arial"/>
          <w:sz w:val="24"/>
          <w:szCs w:val="24"/>
          <w:lang w:val="en-GB"/>
          <w:rPrChange w:id="1586" w:author="Alexandre Miguel Kaizeler Guedes Da Silva Afonso" w:date="2026-07-27T16:55:00Z" w16du:dateUtc="2026-07-27T15:55:00Z">
            <w:rPr>
              <w:rFonts w:ascii="Arial" w:hAnsi="Arial" w:cs="Arial"/>
              <w:sz w:val="24"/>
              <w:szCs w:val="24"/>
            </w:rPr>
          </w:rPrChange>
        </w:rPr>
        <w:t>recovered</w:t>
      </w:r>
      <w:r w:rsidRPr="00B475D4">
        <w:rPr>
          <w:rFonts w:ascii="Arial" w:hAnsi="Arial" w:cs="Arial"/>
          <w:sz w:val="24"/>
          <w:szCs w:val="24"/>
          <w:lang w:val="en-GB"/>
          <w:rPrChange w:id="1587" w:author="Alexandre Miguel Kaizeler Guedes Da Silva Afonso" w:date="2026-07-27T16:55:00Z" w16du:dateUtc="2026-07-27T15:55:00Z">
            <w:rPr>
              <w:rFonts w:ascii="Arial" w:hAnsi="Arial" w:cs="Arial"/>
              <w:sz w:val="24"/>
              <w:szCs w:val="24"/>
            </w:rPr>
          </w:rPrChange>
        </w:rPr>
        <w:t xml:space="preserve"> known SG markers</w:t>
      </w:r>
      <w:r w:rsidR="00D40986" w:rsidRPr="00B475D4">
        <w:rPr>
          <w:rFonts w:ascii="Arial" w:hAnsi="Arial" w:cs="Arial"/>
          <w:sz w:val="24"/>
          <w:szCs w:val="24"/>
          <w:lang w:val="en-GB"/>
          <w:rPrChange w:id="1588"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1589" w:author="Alexandre Miguel Kaizeler Guedes Da Silva Afonso" w:date="2026-07-27T16:55:00Z" w16du:dateUtc="2026-07-27T15:55:00Z">
            <w:rPr>
              <w:rFonts w:ascii="Arial" w:hAnsi="Arial" w:cs="Arial"/>
              <w:sz w:val="24"/>
              <w:szCs w:val="24"/>
            </w:rPr>
          </w:rPrChange>
        </w:rPr>
        <w:t xml:space="preserve"> </w:t>
      </w:r>
      <w:r w:rsidR="00C92AC4" w:rsidRPr="00B475D4">
        <w:rPr>
          <w:rFonts w:ascii="Arial" w:hAnsi="Arial" w:cs="Arial"/>
          <w:sz w:val="24"/>
          <w:szCs w:val="24"/>
          <w:lang w:val="en-GB"/>
          <w:rPrChange w:id="1590" w:author="Alexandre Miguel Kaizeler Guedes Da Silva Afonso" w:date="2026-07-27T16:55:00Z" w16du:dateUtc="2026-07-27T15:55:00Z">
            <w:rPr>
              <w:rFonts w:ascii="Arial" w:hAnsi="Arial" w:cs="Arial"/>
              <w:sz w:val="24"/>
              <w:szCs w:val="24"/>
            </w:rPr>
          </w:rPrChange>
        </w:rPr>
        <w:t>such as</w:t>
      </w:r>
      <w:r w:rsidRPr="00B475D4">
        <w:rPr>
          <w:rFonts w:ascii="Arial" w:hAnsi="Arial" w:cs="Arial"/>
          <w:sz w:val="24"/>
          <w:szCs w:val="24"/>
          <w:lang w:val="en-GB"/>
          <w:rPrChange w:id="1591"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i/>
          <w:iCs/>
          <w:sz w:val="24"/>
          <w:szCs w:val="24"/>
          <w:lang w:val="en-GB"/>
          <w:rPrChange w:id="1592" w:author="Alexandre Miguel Kaizeler Guedes Da Silva Afonso" w:date="2026-07-27T16:55:00Z" w16du:dateUtc="2026-07-27T15:55:00Z">
            <w:rPr>
              <w:rFonts w:ascii="Arial" w:hAnsi="Arial" w:cs="Arial"/>
              <w:i/>
              <w:iCs/>
              <w:sz w:val="24"/>
              <w:szCs w:val="24"/>
            </w:rPr>
          </w:rPrChange>
        </w:rPr>
        <w:t>NORAD</w:t>
      </w:r>
      <w:r w:rsidRPr="00B475D4">
        <w:rPr>
          <w:rFonts w:ascii="Arial" w:hAnsi="Arial" w:cs="Arial"/>
          <w:sz w:val="24"/>
          <w:szCs w:val="24"/>
          <w:lang w:val="en-GB"/>
          <w:rPrChange w:id="1593" w:author="Alexandre Miguel Kaizeler Guedes Da Silva Afonso" w:date="2026-07-27T16:55:00Z" w16du:dateUtc="2026-07-27T15:55:00Z">
            <w:rPr>
              <w:rFonts w:ascii="Arial" w:hAnsi="Arial" w:cs="Arial"/>
              <w:sz w:val="24"/>
              <w:szCs w:val="24"/>
            </w:rPr>
          </w:rPrChange>
        </w:rPr>
        <w:t xml:space="preserve"> as enriched and </w:t>
      </w:r>
      <w:r w:rsidRPr="00B475D4">
        <w:rPr>
          <w:rFonts w:ascii="Arial" w:hAnsi="Arial" w:cs="Arial"/>
          <w:i/>
          <w:iCs/>
          <w:sz w:val="24"/>
          <w:szCs w:val="24"/>
          <w:lang w:val="en-GB"/>
          <w:rPrChange w:id="1594" w:author="Alexandre Miguel Kaizeler Guedes Da Silva Afonso" w:date="2026-07-27T16:55:00Z" w16du:dateUtc="2026-07-27T15:55:00Z">
            <w:rPr>
              <w:rFonts w:ascii="Arial" w:hAnsi="Arial" w:cs="Arial"/>
              <w:i/>
              <w:iCs/>
              <w:sz w:val="24"/>
              <w:szCs w:val="24"/>
            </w:rPr>
          </w:rPrChange>
        </w:rPr>
        <w:t>GAPDH</w:t>
      </w:r>
      <w:r w:rsidRPr="00B475D4">
        <w:rPr>
          <w:rFonts w:ascii="Arial" w:hAnsi="Arial" w:cs="Arial"/>
          <w:sz w:val="24"/>
          <w:szCs w:val="24"/>
          <w:lang w:val="en-GB"/>
          <w:rPrChange w:id="1595" w:author="Alexandre Miguel Kaizeler Guedes Da Silva Afonso" w:date="2026-07-27T16:55:00Z" w16du:dateUtc="2026-07-27T15:55:00Z">
            <w:rPr>
              <w:rFonts w:ascii="Arial" w:hAnsi="Arial" w:cs="Arial"/>
              <w:sz w:val="24"/>
              <w:szCs w:val="24"/>
            </w:rPr>
          </w:rPrChange>
        </w:rPr>
        <w:t xml:space="preserve"> as depleted, consistent with previous RNA FISH validation</w:t>
      </w:r>
      <w:r w:rsidRPr="00B475D4">
        <w:rPr>
          <w:rFonts w:ascii="Arial" w:hAnsi="Arial" w:cs="Arial"/>
          <w:sz w:val="24"/>
          <w:szCs w:val="24"/>
          <w:lang w:val="en-GB"/>
          <w:rPrChange w:id="1596"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597" w:author="Alexandre Miguel Kaizeler Guedes Da Silva Afonso" w:date="2026-07-27T16:55:00Z" w16du:dateUtc="2026-07-27T15:55:00Z">
            <w:rPr>
              <w:rFonts w:ascii="Arial" w:hAnsi="Arial" w:cs="Arial"/>
              <w:sz w:val="24"/>
              <w:szCs w:val="24"/>
            </w:rPr>
          </w:rPrChange>
        </w:rPr>
        <w:instrText xml:space="preserve"> ADDIN ZOTERO_ITEM CSL_CITATION {"citationID":"7MkqgaSL","properties":{"formattedCitation":"\\super 31\\nosupersub{}","plainCitation":"31","noteIndex":0},"citationItems":[{"id":"jCcWpdK2/I8Gjq151","uris":["http://zotero.org/users/local/1p9EH8ax/items/WPA4SC2G"],"itemData":{"id":"3kMMCi5j/pWyCLjdf","type":"article-journal","container-title":"Molecular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B475D4">
        <w:rPr>
          <w:rFonts w:ascii="Arial" w:hAnsi="Arial" w:cs="Arial"/>
          <w:sz w:val="24"/>
          <w:szCs w:val="24"/>
          <w:lang w:val="en-GB"/>
          <w:rPrChange w:id="1598"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1599" w:author="Alexandre Miguel Kaizeler Guedes Da Silva Afonso" w:date="2026-07-27T16:55:00Z" w16du:dateUtc="2026-07-27T15:55:00Z">
            <w:rPr>
              <w:rFonts w:ascii="Arial" w:hAnsi="Arial" w:cs="Arial"/>
              <w:kern w:val="0"/>
              <w:sz w:val="24"/>
              <w:vertAlign w:val="superscript"/>
            </w:rPr>
          </w:rPrChange>
        </w:rPr>
        <w:t>31</w:t>
      </w:r>
      <w:r w:rsidRPr="00B475D4">
        <w:rPr>
          <w:rFonts w:ascii="Arial" w:hAnsi="Arial" w:cs="Arial"/>
          <w:sz w:val="24"/>
          <w:szCs w:val="24"/>
          <w:lang w:val="en-GB"/>
          <w:rPrChange w:id="1600"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1601" w:author="Alexandre Miguel Kaizeler Guedes Da Silva Afonso" w:date="2026-07-27T16:55:00Z" w16du:dateUtc="2026-07-27T15:55:00Z">
            <w:rPr>
              <w:rFonts w:ascii="Arial" w:hAnsi="Arial" w:cs="Arial"/>
              <w:sz w:val="24"/>
              <w:szCs w:val="24"/>
            </w:rPr>
          </w:rPrChange>
        </w:rPr>
        <w:t xml:space="preserve"> (Supplementary Figure </w:t>
      </w:r>
      <w:r w:rsidR="001519A5" w:rsidRPr="00B475D4">
        <w:rPr>
          <w:rFonts w:ascii="Arial" w:hAnsi="Arial" w:cs="Arial"/>
          <w:sz w:val="24"/>
          <w:szCs w:val="24"/>
          <w:lang w:val="en-GB"/>
          <w:rPrChange w:id="1602" w:author="Alexandre Miguel Kaizeler Guedes Da Silva Afonso" w:date="2026-07-27T16:55:00Z" w16du:dateUtc="2026-07-27T15:55:00Z">
            <w:rPr>
              <w:rFonts w:ascii="Arial" w:hAnsi="Arial" w:cs="Arial"/>
              <w:sz w:val="24"/>
              <w:szCs w:val="24"/>
            </w:rPr>
          </w:rPrChange>
        </w:rPr>
        <w:t>7</w:t>
      </w:r>
      <w:r w:rsidR="00AF127A" w:rsidRPr="00B475D4">
        <w:rPr>
          <w:rFonts w:ascii="Arial" w:hAnsi="Arial" w:cs="Arial"/>
          <w:sz w:val="24"/>
          <w:szCs w:val="24"/>
          <w:lang w:val="en-GB"/>
          <w:rPrChange w:id="1603" w:author="Alexandre Miguel Kaizeler Guedes Da Silva Afonso" w:date="2026-07-27T16:55:00Z" w16du:dateUtc="2026-07-27T15:55:00Z">
            <w:rPr>
              <w:rFonts w:ascii="Arial" w:hAnsi="Arial" w:cs="Arial"/>
              <w:sz w:val="24"/>
              <w:szCs w:val="24"/>
            </w:rPr>
          </w:rPrChange>
        </w:rPr>
        <w:t>B</w:t>
      </w:r>
      <w:r w:rsidRPr="00B475D4">
        <w:rPr>
          <w:rFonts w:ascii="Arial" w:hAnsi="Arial" w:cs="Arial"/>
          <w:sz w:val="24"/>
          <w:szCs w:val="24"/>
          <w:lang w:val="en-GB"/>
          <w:rPrChange w:id="1604" w:author="Alexandre Miguel Kaizeler Guedes Da Silva Afonso" w:date="2026-07-27T16:55:00Z" w16du:dateUtc="2026-07-27T15:55:00Z">
            <w:rPr>
              <w:rFonts w:ascii="Arial" w:hAnsi="Arial" w:cs="Arial"/>
              <w:sz w:val="24"/>
              <w:szCs w:val="24"/>
            </w:rPr>
          </w:rPrChange>
        </w:rPr>
        <w:t>).</w:t>
      </w:r>
      <w:r w:rsidR="00402595" w:rsidRPr="00B475D4">
        <w:rPr>
          <w:rFonts w:ascii="Arial" w:hAnsi="Arial" w:cs="Arial"/>
          <w:sz w:val="24"/>
          <w:szCs w:val="24"/>
          <w:lang w:val="en-GB"/>
          <w:rPrChange w:id="1605"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1606" w:author="Alexandre Miguel Kaizeler Guedes Da Silva Afonso" w:date="2026-07-27T16:55:00Z" w16du:dateUtc="2026-07-27T15:55:00Z">
            <w:rPr>
              <w:rFonts w:ascii="Arial" w:hAnsi="Arial" w:cs="Arial"/>
              <w:sz w:val="24"/>
              <w:szCs w:val="24"/>
            </w:rPr>
          </w:rPrChange>
        </w:rPr>
        <w:t xml:space="preserve">The corrected </w:t>
      </w:r>
      <w:r w:rsidR="00AE51E3" w:rsidRPr="00B475D4">
        <w:rPr>
          <w:rFonts w:ascii="Arial" w:hAnsi="Arial" w:cs="Arial"/>
          <w:sz w:val="24"/>
          <w:szCs w:val="24"/>
          <w:lang w:val="en-GB"/>
          <w:rPrChange w:id="1607" w:author="Alexandre Miguel Kaizeler Guedes Da Silva Afonso" w:date="2026-07-27T16:55:00Z" w16du:dateUtc="2026-07-27T15:55:00Z">
            <w:rPr>
              <w:rFonts w:ascii="Arial" w:hAnsi="Arial" w:cs="Arial"/>
              <w:sz w:val="24"/>
              <w:szCs w:val="24"/>
            </w:rPr>
          </w:rPrChange>
        </w:rPr>
        <w:t xml:space="preserve">SG </w:t>
      </w:r>
      <w:r w:rsidRPr="00B475D4">
        <w:rPr>
          <w:rFonts w:ascii="Arial" w:hAnsi="Arial" w:cs="Arial"/>
          <w:sz w:val="24"/>
          <w:szCs w:val="24"/>
          <w:lang w:val="en-GB"/>
          <w:rPrChange w:id="1608" w:author="Alexandre Miguel Kaizeler Guedes Da Silva Afonso" w:date="2026-07-27T16:55:00Z" w16du:dateUtc="2026-07-27T15:55:00Z">
            <w:rPr>
              <w:rFonts w:ascii="Arial" w:hAnsi="Arial" w:cs="Arial"/>
              <w:sz w:val="24"/>
              <w:szCs w:val="24"/>
            </w:rPr>
          </w:rPrChange>
        </w:rPr>
        <w:t xml:space="preserve">signal </w:t>
      </w:r>
      <w:r w:rsidR="00322932" w:rsidRPr="00B475D4">
        <w:rPr>
          <w:rFonts w:ascii="Arial" w:hAnsi="Arial" w:cs="Arial"/>
          <w:sz w:val="24"/>
          <w:szCs w:val="24"/>
          <w:lang w:val="en-GB"/>
          <w:rPrChange w:id="1609" w:author="Alexandre Miguel Kaizeler Guedes Da Silva Afonso" w:date="2026-07-27T16:55:00Z" w16du:dateUtc="2026-07-27T15:55:00Z">
            <w:rPr>
              <w:rFonts w:ascii="Arial" w:hAnsi="Arial" w:cs="Arial"/>
              <w:sz w:val="24"/>
              <w:szCs w:val="24"/>
            </w:rPr>
          </w:rPrChange>
        </w:rPr>
        <w:t xml:space="preserve">exhibited no </w:t>
      </w:r>
      <w:r w:rsidR="005228A0" w:rsidRPr="00B475D4">
        <w:rPr>
          <w:rFonts w:ascii="Arial" w:hAnsi="Arial" w:cs="Arial"/>
          <w:sz w:val="24"/>
          <w:szCs w:val="24"/>
          <w:lang w:val="en-GB"/>
          <w:rPrChange w:id="1610" w:author="Alexandre Miguel Kaizeler Guedes Da Silva Afonso" w:date="2026-07-27T16:55:00Z" w16du:dateUtc="2026-07-27T15:55:00Z">
            <w:rPr>
              <w:rFonts w:ascii="Arial" w:hAnsi="Arial" w:cs="Arial"/>
              <w:sz w:val="24"/>
              <w:szCs w:val="24"/>
            </w:rPr>
          </w:rPrChange>
        </w:rPr>
        <w:t xml:space="preserve">meaningful </w:t>
      </w:r>
      <w:r w:rsidR="00322932" w:rsidRPr="00B475D4">
        <w:rPr>
          <w:rFonts w:ascii="Arial" w:hAnsi="Arial" w:cs="Arial"/>
          <w:sz w:val="24"/>
          <w:szCs w:val="24"/>
          <w:lang w:val="en-GB"/>
          <w:rPrChange w:id="1611" w:author="Alexandre Miguel Kaizeler Guedes Da Silva Afonso" w:date="2026-07-27T16:55:00Z" w16du:dateUtc="2026-07-27T15:55:00Z">
            <w:rPr>
              <w:rFonts w:ascii="Arial" w:hAnsi="Arial" w:cs="Arial"/>
              <w:sz w:val="24"/>
              <w:szCs w:val="24"/>
            </w:rPr>
          </w:rPrChange>
        </w:rPr>
        <w:t>correlation</w:t>
      </w:r>
      <w:r w:rsidRPr="00B475D4">
        <w:rPr>
          <w:rFonts w:ascii="Arial" w:hAnsi="Arial" w:cs="Arial"/>
          <w:sz w:val="24"/>
          <w:szCs w:val="24"/>
          <w:lang w:val="en-GB"/>
          <w:rPrChange w:id="1612" w:author="Alexandre Miguel Kaizeler Guedes Da Silva Afonso" w:date="2026-07-27T16:55:00Z" w16du:dateUtc="2026-07-27T15:55:00Z">
            <w:rPr>
              <w:rFonts w:ascii="Arial" w:hAnsi="Arial" w:cs="Arial"/>
              <w:sz w:val="24"/>
              <w:szCs w:val="24"/>
            </w:rPr>
          </w:rPrChange>
        </w:rPr>
        <w:t xml:space="preserve"> with RNA length (Figure </w:t>
      </w:r>
      <w:r w:rsidR="00322932" w:rsidRPr="00B475D4">
        <w:rPr>
          <w:rFonts w:ascii="Arial" w:hAnsi="Arial" w:cs="Arial"/>
          <w:sz w:val="24"/>
          <w:szCs w:val="24"/>
          <w:lang w:val="en-GB"/>
          <w:rPrChange w:id="1613" w:author="Alexandre Miguel Kaizeler Guedes Da Silva Afonso" w:date="2026-07-27T16:55:00Z" w16du:dateUtc="2026-07-27T15:55:00Z">
            <w:rPr>
              <w:rFonts w:ascii="Arial" w:hAnsi="Arial" w:cs="Arial"/>
              <w:sz w:val="24"/>
              <w:szCs w:val="24"/>
            </w:rPr>
          </w:rPrChange>
        </w:rPr>
        <w:t>3</w:t>
      </w:r>
      <w:r w:rsidRPr="00B475D4">
        <w:rPr>
          <w:rFonts w:ascii="Arial" w:hAnsi="Arial" w:cs="Arial"/>
          <w:sz w:val="24"/>
          <w:szCs w:val="24"/>
          <w:lang w:val="en-GB"/>
          <w:rPrChange w:id="1614" w:author="Alexandre Miguel Kaizeler Guedes Da Silva Afonso" w:date="2026-07-27T16:55:00Z" w16du:dateUtc="2026-07-27T15:55:00Z">
            <w:rPr>
              <w:rFonts w:ascii="Arial" w:hAnsi="Arial" w:cs="Arial"/>
              <w:sz w:val="24"/>
              <w:szCs w:val="24"/>
            </w:rPr>
          </w:rPrChange>
        </w:rPr>
        <w:t xml:space="preserve">C), </w:t>
      </w:r>
      <w:r w:rsidR="00322932" w:rsidRPr="00B475D4">
        <w:rPr>
          <w:rFonts w:ascii="Arial" w:hAnsi="Arial" w:cs="Arial"/>
          <w:sz w:val="24"/>
          <w:szCs w:val="24"/>
          <w:lang w:val="en-GB"/>
          <w:rPrChange w:id="1615" w:author="Alexandre Miguel Kaizeler Guedes Da Silva Afonso" w:date="2026-07-27T16:55:00Z" w16du:dateUtc="2026-07-27T15:55:00Z">
            <w:rPr>
              <w:rFonts w:ascii="Arial" w:hAnsi="Arial" w:cs="Arial"/>
              <w:sz w:val="24"/>
              <w:szCs w:val="24"/>
            </w:rPr>
          </w:rPrChange>
        </w:rPr>
        <w:t xml:space="preserve">differing from the original </w:t>
      </w:r>
      <w:r w:rsidR="00C9143D" w:rsidRPr="00B475D4">
        <w:rPr>
          <w:rFonts w:ascii="Helvetica" w:eastAsiaTheme="minorHAnsi" w:hAnsi="Helvetica" w:cs="Helvetica"/>
          <w:kern w:val="0"/>
          <w:sz w:val="24"/>
          <w:szCs w:val="24"/>
          <w:lang w:val="en-GB"/>
          <w:rPrChange w:id="1616" w:author="Alexandre Miguel Kaizeler Guedes Da Silva Afonso" w:date="2026-07-27T16:55:00Z" w16du:dateUtc="2026-07-27T15:55:00Z">
            <w:rPr>
              <w:rFonts w:ascii="Helvetica" w:eastAsiaTheme="minorHAnsi" w:hAnsi="Helvetica" w:cs="Helvetica"/>
              <w:kern w:val="0"/>
              <w:sz w:val="24"/>
              <w:szCs w:val="24"/>
            </w:rPr>
          </w:rPrChange>
        </w:rPr>
        <w:t>study</w:t>
      </w:r>
      <w:r w:rsidRPr="00B475D4">
        <w:rPr>
          <w:rFonts w:ascii="Arial" w:hAnsi="Arial" w:cs="Arial"/>
          <w:sz w:val="24"/>
          <w:szCs w:val="24"/>
          <w:lang w:val="en-GB"/>
          <w:rPrChange w:id="1617"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618" w:author="Alexandre Miguel Kaizeler Guedes Da Silva Afonso" w:date="2026-07-27T16:55:00Z" w16du:dateUtc="2026-07-27T15:55:00Z">
            <w:rPr>
              <w:rFonts w:ascii="Arial" w:hAnsi="Arial" w:cs="Arial"/>
              <w:sz w:val="24"/>
              <w:szCs w:val="24"/>
            </w:rPr>
          </w:rPrChange>
        </w:rPr>
        <w:instrText xml:space="preserve"> ADDIN ZOTERO_ITEM CSL_CITATION {"citationID":"sfA9BfIj","properties":{"formattedCitation":"\\super 31\\nosupersub{}","plainCitation":"31","noteIndex":0},"citationItems":[{"id":"jCcWpdK2/I8Gjq151","uris":["http://zotero.org/users/local/1p9EH8ax/items/WPA4SC2G"],"itemData":{"id":71,"type":"article-journal","container-title":"Molecular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B475D4">
        <w:rPr>
          <w:rFonts w:ascii="Arial" w:hAnsi="Arial" w:cs="Arial"/>
          <w:sz w:val="24"/>
          <w:szCs w:val="24"/>
          <w:lang w:val="en-GB"/>
          <w:rPrChange w:id="1619"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1620" w:author="Alexandre Miguel Kaizeler Guedes Da Silva Afonso" w:date="2026-07-27T16:55:00Z" w16du:dateUtc="2026-07-27T15:55:00Z">
            <w:rPr>
              <w:rFonts w:ascii="Arial" w:hAnsi="Arial" w:cs="Arial"/>
              <w:kern w:val="0"/>
              <w:sz w:val="24"/>
              <w:vertAlign w:val="superscript"/>
            </w:rPr>
          </w:rPrChange>
        </w:rPr>
        <w:t>31</w:t>
      </w:r>
      <w:r w:rsidRPr="00B475D4">
        <w:rPr>
          <w:rFonts w:ascii="Arial" w:hAnsi="Arial" w:cs="Arial"/>
          <w:sz w:val="24"/>
          <w:szCs w:val="24"/>
          <w:lang w:val="en-GB"/>
          <w:rPrChange w:id="1621"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1622" w:author="Alexandre Miguel Kaizeler Guedes Da Silva Afonso" w:date="2026-07-27T16:55:00Z" w16du:dateUtc="2026-07-27T15:55:00Z">
            <w:rPr>
              <w:rFonts w:ascii="Arial" w:hAnsi="Arial" w:cs="Arial"/>
              <w:sz w:val="24"/>
              <w:szCs w:val="24"/>
            </w:rPr>
          </w:rPrChange>
        </w:rPr>
        <w:t xml:space="preserve">. GSEA </w:t>
      </w:r>
      <w:r w:rsidR="006B0BCC" w:rsidRPr="00B475D4">
        <w:rPr>
          <w:rFonts w:ascii="Arial" w:hAnsi="Arial" w:cs="Arial"/>
          <w:sz w:val="24"/>
          <w:szCs w:val="24"/>
          <w:lang w:val="en-GB"/>
          <w:rPrChange w:id="1623" w:author="Alexandre Miguel Kaizeler Guedes Da Silva Afonso" w:date="2026-07-27T16:55:00Z" w16du:dateUtc="2026-07-27T15:55:00Z">
            <w:rPr>
              <w:rFonts w:ascii="Arial" w:hAnsi="Arial" w:cs="Arial"/>
              <w:sz w:val="24"/>
              <w:szCs w:val="24"/>
            </w:rPr>
          </w:rPrChange>
        </w:rPr>
        <w:t xml:space="preserve">reveals that </w:t>
      </w:r>
      <w:r w:rsidRPr="00B475D4">
        <w:rPr>
          <w:rFonts w:ascii="Arial" w:hAnsi="Arial" w:cs="Arial"/>
          <w:sz w:val="24"/>
          <w:szCs w:val="24"/>
          <w:lang w:val="en-GB"/>
          <w:rPrChange w:id="1624" w:author="Alexandre Miguel Kaizeler Guedes Da Silva Afonso" w:date="2026-07-27T16:55:00Z" w16du:dateUtc="2026-07-27T15:55:00Z">
            <w:rPr>
              <w:rFonts w:ascii="Arial" w:hAnsi="Arial" w:cs="Arial"/>
              <w:sz w:val="24"/>
              <w:szCs w:val="24"/>
            </w:rPr>
          </w:rPrChange>
        </w:rPr>
        <w:t>corrected SG</w:t>
      </w:r>
      <w:r w:rsidR="000C6397" w:rsidRPr="00B475D4">
        <w:rPr>
          <w:rFonts w:ascii="Arial" w:hAnsi="Arial" w:cs="Arial"/>
          <w:sz w:val="24"/>
          <w:szCs w:val="24"/>
          <w:lang w:val="en-GB"/>
          <w:rPrChange w:id="1625" w:author="Alexandre Miguel Kaizeler Guedes Da Silva Afonso" w:date="2026-07-27T16:55:00Z" w16du:dateUtc="2026-07-27T15:55:00Z">
            <w:rPr>
              <w:rFonts w:ascii="Arial" w:hAnsi="Arial" w:cs="Arial"/>
              <w:sz w:val="24"/>
              <w:szCs w:val="24"/>
            </w:rPr>
          </w:rPrChange>
        </w:rPr>
        <w:t xml:space="preserve"> transcriptomes</w:t>
      </w:r>
      <w:r w:rsidRPr="00B475D4">
        <w:rPr>
          <w:rFonts w:ascii="Arial" w:hAnsi="Arial" w:cs="Arial"/>
          <w:sz w:val="24"/>
          <w:szCs w:val="24"/>
          <w:lang w:val="en-GB"/>
          <w:rPrChange w:id="1626" w:author="Alexandre Miguel Kaizeler Guedes Da Silva Afonso" w:date="2026-07-27T16:55:00Z" w16du:dateUtc="2026-07-27T15:55:00Z">
            <w:rPr>
              <w:rFonts w:ascii="Arial" w:hAnsi="Arial" w:cs="Arial"/>
              <w:sz w:val="24"/>
              <w:szCs w:val="24"/>
            </w:rPr>
          </w:rPrChange>
        </w:rPr>
        <w:t xml:space="preserve"> </w:t>
      </w:r>
      <w:r w:rsidR="00C7595E" w:rsidRPr="00B475D4">
        <w:rPr>
          <w:rFonts w:ascii="Arial" w:hAnsi="Arial" w:cs="Arial"/>
          <w:sz w:val="24"/>
          <w:szCs w:val="24"/>
          <w:lang w:val="en-GB"/>
          <w:rPrChange w:id="1627" w:author="Alexandre Miguel Kaizeler Guedes Da Silva Afonso" w:date="2026-07-27T16:55:00Z" w16du:dateUtc="2026-07-27T15:55:00Z">
            <w:rPr>
              <w:rFonts w:ascii="Arial" w:hAnsi="Arial" w:cs="Arial"/>
              <w:sz w:val="24"/>
              <w:szCs w:val="24"/>
            </w:rPr>
          </w:rPrChange>
        </w:rPr>
        <w:t xml:space="preserve">were enriched for </w:t>
      </w:r>
      <w:r w:rsidRPr="00B475D4">
        <w:rPr>
          <w:rFonts w:ascii="Arial" w:hAnsi="Arial" w:cs="Arial"/>
          <w:sz w:val="24"/>
          <w:szCs w:val="24"/>
          <w:lang w:val="en-GB"/>
          <w:rPrChange w:id="1628" w:author="Alexandre Miguel Kaizeler Guedes Da Silva Afonso" w:date="2026-07-27T16:55:00Z" w16du:dateUtc="2026-07-27T15:55:00Z">
            <w:rPr>
              <w:rFonts w:ascii="Arial" w:hAnsi="Arial" w:cs="Arial"/>
              <w:sz w:val="24"/>
              <w:szCs w:val="24"/>
            </w:rPr>
          </w:rPrChange>
        </w:rPr>
        <w:t>mitotic spindle</w:t>
      </w:r>
      <w:r w:rsidR="00C7595E" w:rsidRPr="00B475D4">
        <w:rPr>
          <w:rFonts w:ascii="Arial" w:hAnsi="Arial" w:cs="Arial"/>
          <w:sz w:val="24"/>
          <w:szCs w:val="24"/>
          <w:lang w:val="en-GB"/>
          <w:rPrChange w:id="1629" w:author="Alexandre Miguel Kaizeler Guedes Da Silva Afonso" w:date="2026-07-27T16:55:00Z" w16du:dateUtc="2026-07-27T15:55:00Z">
            <w:rPr>
              <w:rFonts w:ascii="Arial" w:hAnsi="Arial" w:cs="Arial"/>
              <w:sz w:val="24"/>
              <w:szCs w:val="24"/>
            </w:rPr>
          </w:rPrChange>
        </w:rPr>
        <w:t>-related transcripts</w:t>
      </w:r>
      <w:r w:rsidRPr="00B475D4">
        <w:rPr>
          <w:rFonts w:ascii="Arial" w:hAnsi="Arial" w:cs="Arial"/>
          <w:sz w:val="24"/>
          <w:szCs w:val="24"/>
          <w:lang w:val="en-GB"/>
          <w:rPrChange w:id="1630" w:author="Alexandre Miguel Kaizeler Guedes Da Silva Afonso" w:date="2026-07-27T16:55:00Z" w16du:dateUtc="2026-07-27T15:55:00Z">
            <w:rPr>
              <w:rFonts w:ascii="Arial" w:hAnsi="Arial" w:cs="Arial"/>
              <w:sz w:val="24"/>
              <w:szCs w:val="24"/>
            </w:rPr>
          </w:rPrChange>
        </w:rPr>
        <w:t xml:space="preserve"> (Figure </w:t>
      </w:r>
      <w:r w:rsidR="00322932" w:rsidRPr="00B475D4">
        <w:rPr>
          <w:rFonts w:ascii="Arial" w:hAnsi="Arial" w:cs="Arial"/>
          <w:sz w:val="24"/>
          <w:szCs w:val="24"/>
          <w:lang w:val="en-GB"/>
          <w:rPrChange w:id="1631" w:author="Alexandre Miguel Kaizeler Guedes Da Silva Afonso" w:date="2026-07-27T16:55:00Z" w16du:dateUtc="2026-07-27T15:55:00Z">
            <w:rPr>
              <w:rFonts w:ascii="Arial" w:hAnsi="Arial" w:cs="Arial"/>
              <w:sz w:val="24"/>
              <w:szCs w:val="24"/>
            </w:rPr>
          </w:rPrChange>
        </w:rPr>
        <w:t>3</w:t>
      </w:r>
      <w:r w:rsidRPr="00B475D4">
        <w:rPr>
          <w:rFonts w:ascii="Arial" w:hAnsi="Arial" w:cs="Arial"/>
          <w:sz w:val="24"/>
          <w:szCs w:val="24"/>
          <w:lang w:val="en-GB"/>
          <w:rPrChange w:id="1632" w:author="Alexandre Miguel Kaizeler Guedes Da Silva Afonso" w:date="2026-07-27T16:55:00Z" w16du:dateUtc="2026-07-27T15:55:00Z">
            <w:rPr>
              <w:rFonts w:ascii="Arial" w:hAnsi="Arial" w:cs="Arial"/>
              <w:sz w:val="24"/>
              <w:szCs w:val="24"/>
            </w:rPr>
          </w:rPrChange>
        </w:rPr>
        <w:t>D)</w:t>
      </w:r>
      <w:r w:rsidR="00CB7C6C" w:rsidRPr="00B475D4">
        <w:rPr>
          <w:rFonts w:ascii="Arial" w:hAnsi="Arial" w:cs="Arial"/>
          <w:sz w:val="24"/>
          <w:szCs w:val="24"/>
          <w:lang w:val="en-GB"/>
          <w:rPrChange w:id="1633" w:author="Alexandre Miguel Kaizeler Guedes Da Silva Afonso" w:date="2026-07-27T16:55:00Z" w16du:dateUtc="2026-07-27T15:55:00Z">
            <w:rPr>
              <w:rFonts w:ascii="Arial" w:hAnsi="Arial" w:cs="Arial"/>
              <w:sz w:val="24"/>
              <w:szCs w:val="24"/>
            </w:rPr>
          </w:rPrChange>
        </w:rPr>
        <w:t>, consistent with the possibility that</w:t>
      </w:r>
      <w:r w:rsidRPr="00B475D4">
        <w:rPr>
          <w:rFonts w:ascii="Arial" w:hAnsi="Arial" w:cs="Arial"/>
          <w:sz w:val="24"/>
          <w:szCs w:val="24"/>
          <w:lang w:val="en-GB"/>
          <w:rPrChange w:id="1634" w:author="Alexandre Miguel Kaizeler Guedes Da Silva Afonso" w:date="2026-07-27T16:55:00Z" w16du:dateUtc="2026-07-27T15:55:00Z">
            <w:rPr>
              <w:rFonts w:ascii="Arial" w:hAnsi="Arial" w:cs="Arial"/>
              <w:sz w:val="24"/>
              <w:szCs w:val="24"/>
            </w:rPr>
          </w:rPrChange>
        </w:rPr>
        <w:t xml:space="preserve"> SGs selectively sequester </w:t>
      </w:r>
      <w:r w:rsidR="00CB7C6C" w:rsidRPr="00B475D4">
        <w:rPr>
          <w:rFonts w:ascii="Arial" w:hAnsi="Arial" w:cs="Arial"/>
          <w:sz w:val="24"/>
          <w:szCs w:val="24"/>
          <w:lang w:val="en-GB"/>
          <w:rPrChange w:id="1635" w:author="Alexandre Miguel Kaizeler Guedes Da Silva Afonso" w:date="2026-07-27T16:55:00Z" w16du:dateUtc="2026-07-27T15:55:00Z">
            <w:rPr>
              <w:rFonts w:ascii="Arial" w:hAnsi="Arial" w:cs="Arial"/>
              <w:sz w:val="24"/>
              <w:szCs w:val="24"/>
            </w:rPr>
          </w:rPrChange>
        </w:rPr>
        <w:t xml:space="preserve">cell-cycle-associated RNAs </w:t>
      </w:r>
      <w:r w:rsidR="00364221" w:rsidRPr="00B475D4">
        <w:rPr>
          <w:rFonts w:ascii="Arial" w:hAnsi="Arial" w:cs="Arial"/>
          <w:sz w:val="24"/>
          <w:szCs w:val="24"/>
          <w:lang w:val="en-GB"/>
          <w:rPrChange w:id="1636" w:author="Alexandre Miguel Kaizeler Guedes Da Silva Afonso" w:date="2026-07-27T16:55:00Z" w16du:dateUtc="2026-07-27T15:55:00Z">
            <w:rPr>
              <w:rFonts w:ascii="Arial" w:hAnsi="Arial" w:cs="Arial"/>
              <w:sz w:val="24"/>
              <w:szCs w:val="24"/>
            </w:rPr>
          </w:rPrChange>
        </w:rPr>
        <w:t xml:space="preserve">to reduce </w:t>
      </w:r>
      <w:r w:rsidRPr="00B475D4">
        <w:rPr>
          <w:rFonts w:ascii="Arial" w:hAnsi="Arial" w:cs="Arial"/>
          <w:sz w:val="24"/>
          <w:szCs w:val="24"/>
          <w:lang w:val="en-GB"/>
          <w:rPrChange w:id="1637" w:author="Alexandre Miguel Kaizeler Guedes Da Silva Afonso" w:date="2026-07-27T16:55:00Z" w16du:dateUtc="2026-07-27T15:55:00Z">
            <w:rPr>
              <w:rFonts w:ascii="Arial" w:hAnsi="Arial" w:cs="Arial"/>
              <w:sz w:val="24"/>
              <w:szCs w:val="24"/>
            </w:rPr>
          </w:rPrChange>
        </w:rPr>
        <w:t xml:space="preserve">cell division during stress. However, this </w:t>
      </w:r>
      <w:r w:rsidR="003A1708" w:rsidRPr="00B475D4">
        <w:rPr>
          <w:rFonts w:ascii="Arial" w:hAnsi="Arial" w:cs="Arial"/>
          <w:sz w:val="24"/>
          <w:szCs w:val="24"/>
          <w:lang w:val="en-GB"/>
          <w:rPrChange w:id="1638" w:author="Alexandre Miguel Kaizeler Guedes Da Silva Afonso" w:date="2026-07-27T16:55:00Z" w16du:dateUtc="2026-07-27T15:55:00Z">
            <w:rPr>
              <w:rFonts w:ascii="Arial" w:hAnsi="Arial" w:cs="Arial"/>
              <w:sz w:val="24"/>
              <w:szCs w:val="24"/>
            </w:rPr>
          </w:rPrChange>
        </w:rPr>
        <w:t>interpretation</w:t>
      </w:r>
      <w:r w:rsidRPr="00B475D4">
        <w:rPr>
          <w:rFonts w:ascii="Arial" w:hAnsi="Arial" w:cs="Arial"/>
          <w:sz w:val="24"/>
          <w:szCs w:val="24"/>
          <w:lang w:val="en-GB"/>
          <w:rPrChange w:id="1639" w:author="Alexandre Miguel Kaizeler Guedes Da Silva Afonso" w:date="2026-07-27T16:55:00Z" w16du:dateUtc="2026-07-27T15:55:00Z">
            <w:rPr>
              <w:rFonts w:ascii="Arial" w:hAnsi="Arial" w:cs="Arial"/>
              <w:sz w:val="24"/>
              <w:szCs w:val="24"/>
            </w:rPr>
          </w:rPrChange>
        </w:rPr>
        <w:t xml:space="preserve"> is challenged by </w:t>
      </w:r>
      <w:r w:rsidR="007F6224" w:rsidRPr="00B475D4">
        <w:rPr>
          <w:rFonts w:ascii="Arial" w:hAnsi="Arial" w:cs="Arial"/>
          <w:sz w:val="24"/>
          <w:szCs w:val="24"/>
          <w:lang w:val="en-GB"/>
          <w:rPrChange w:id="1640" w:author="Alexandre Miguel Kaizeler Guedes Da Silva Afonso" w:date="2026-07-27T16:55:00Z" w16du:dateUtc="2026-07-27T15:55:00Z">
            <w:rPr>
              <w:rFonts w:ascii="Arial" w:hAnsi="Arial" w:cs="Arial"/>
              <w:sz w:val="24"/>
              <w:szCs w:val="24"/>
            </w:rPr>
          </w:rPrChange>
        </w:rPr>
        <w:t xml:space="preserve">concurrent signatures </w:t>
      </w:r>
      <w:r w:rsidRPr="00B475D4">
        <w:rPr>
          <w:rFonts w:ascii="Arial" w:hAnsi="Arial" w:cs="Arial"/>
          <w:sz w:val="24"/>
          <w:szCs w:val="24"/>
          <w:lang w:val="en-GB"/>
          <w:rPrChange w:id="1641" w:author="Alexandre Miguel Kaizeler Guedes Da Silva Afonso" w:date="2026-07-27T16:55:00Z" w16du:dateUtc="2026-07-27T15:55:00Z">
            <w:rPr>
              <w:rFonts w:ascii="Arial" w:hAnsi="Arial" w:cs="Arial"/>
              <w:sz w:val="24"/>
              <w:szCs w:val="24"/>
            </w:rPr>
          </w:rPrChange>
        </w:rPr>
        <w:t>of TNF-α signalling via NF-κB</w:t>
      </w:r>
      <w:r w:rsidR="007F6224" w:rsidRPr="00B475D4">
        <w:rPr>
          <w:rFonts w:ascii="Arial" w:hAnsi="Arial" w:cs="Arial"/>
          <w:sz w:val="24"/>
          <w:szCs w:val="24"/>
          <w:lang w:val="en-GB"/>
          <w:rPrChange w:id="1642" w:author="Alexandre Miguel Kaizeler Guedes Da Silva Afonso" w:date="2026-07-27T16:55:00Z" w16du:dateUtc="2026-07-27T15:55:00Z">
            <w:rPr>
              <w:rFonts w:ascii="Arial" w:hAnsi="Arial" w:cs="Arial"/>
              <w:sz w:val="24"/>
              <w:szCs w:val="24"/>
            </w:rPr>
          </w:rPrChange>
        </w:rPr>
        <w:t xml:space="preserve"> pathway downregulatio</w:t>
      </w:r>
      <w:r w:rsidR="008D0D0E" w:rsidRPr="00B475D4">
        <w:rPr>
          <w:rFonts w:ascii="Arial" w:hAnsi="Arial" w:cs="Arial"/>
          <w:sz w:val="24"/>
          <w:szCs w:val="24"/>
          <w:lang w:val="en-GB"/>
          <w:rPrChange w:id="1643" w:author="Alexandre Miguel Kaizeler Guedes Da Silva Afonso" w:date="2026-07-27T16:55:00Z" w16du:dateUtc="2026-07-27T15:55:00Z">
            <w:rPr>
              <w:rFonts w:ascii="Arial" w:hAnsi="Arial" w:cs="Arial"/>
              <w:sz w:val="24"/>
              <w:szCs w:val="24"/>
            </w:rPr>
          </w:rPrChange>
        </w:rPr>
        <w:t>n (</w:t>
      </w:r>
      <w:r w:rsidRPr="00B475D4">
        <w:rPr>
          <w:rFonts w:ascii="Arial" w:hAnsi="Arial" w:cs="Arial"/>
          <w:sz w:val="24"/>
          <w:szCs w:val="24"/>
          <w:lang w:val="en-GB"/>
          <w:rPrChange w:id="1644" w:author="Alexandre Miguel Kaizeler Guedes Da Silva Afonso" w:date="2026-07-27T16:55:00Z" w16du:dateUtc="2026-07-27T15:55:00Z">
            <w:rPr>
              <w:rFonts w:ascii="Arial" w:hAnsi="Arial" w:cs="Arial"/>
              <w:sz w:val="24"/>
              <w:szCs w:val="24"/>
            </w:rPr>
          </w:rPrChange>
        </w:rPr>
        <w:t>a core stress response pathway</w:t>
      </w:r>
      <w:r w:rsidR="008D0D0E" w:rsidRPr="00B475D4">
        <w:rPr>
          <w:rFonts w:ascii="Arial" w:hAnsi="Arial" w:cs="Arial"/>
          <w:sz w:val="24"/>
          <w:szCs w:val="24"/>
          <w:lang w:val="en-GB"/>
          <w:rPrChange w:id="1645"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1646" w:author="Alexandre Miguel Kaizeler Guedes Da Silva Afonso" w:date="2026-07-27T16:55:00Z" w16du:dateUtc="2026-07-27T15:55:00Z">
            <w:rPr>
              <w:rFonts w:ascii="Arial" w:hAnsi="Arial" w:cs="Arial"/>
              <w:sz w:val="24"/>
              <w:szCs w:val="24"/>
            </w:rPr>
          </w:rPrChange>
        </w:rPr>
        <w:t xml:space="preserve"> and upregulation of metabolic pathways</w:t>
      </w:r>
      <w:r w:rsidR="008D0D0E" w:rsidRPr="00B475D4">
        <w:rPr>
          <w:rFonts w:ascii="Arial" w:hAnsi="Arial" w:cs="Arial"/>
          <w:sz w:val="24"/>
          <w:szCs w:val="24"/>
          <w:lang w:val="en-GB"/>
          <w:rPrChange w:id="1647" w:author="Alexandre Miguel Kaizeler Guedes Da Silva Afonso" w:date="2026-07-27T16:55:00Z" w16du:dateUtc="2026-07-27T15:55:00Z">
            <w:rPr>
              <w:rFonts w:ascii="Arial" w:hAnsi="Arial" w:cs="Arial"/>
              <w:sz w:val="24"/>
              <w:szCs w:val="24"/>
            </w:rPr>
          </w:rPrChange>
        </w:rPr>
        <w:t>, leaving</w:t>
      </w:r>
      <w:r w:rsidRPr="00B475D4">
        <w:rPr>
          <w:rFonts w:ascii="Arial" w:hAnsi="Arial" w:cs="Arial"/>
          <w:sz w:val="24"/>
          <w:szCs w:val="24"/>
          <w:lang w:val="en-GB"/>
          <w:rPrChange w:id="1648" w:author="Alexandre Miguel Kaizeler Guedes Da Silva Afonso" w:date="2026-07-27T16:55:00Z" w16du:dateUtc="2026-07-27T15:55:00Z">
            <w:rPr>
              <w:rFonts w:ascii="Arial" w:hAnsi="Arial" w:cs="Arial"/>
              <w:sz w:val="24"/>
              <w:szCs w:val="24"/>
            </w:rPr>
          </w:rPrChange>
        </w:rPr>
        <w:t xml:space="preserve"> the functional </w:t>
      </w:r>
      <w:r w:rsidR="008D0D0E" w:rsidRPr="00B475D4">
        <w:rPr>
          <w:rFonts w:ascii="Arial" w:hAnsi="Arial" w:cs="Arial"/>
          <w:sz w:val="24"/>
          <w:szCs w:val="24"/>
          <w:lang w:val="en-GB"/>
          <w:rPrChange w:id="1649" w:author="Alexandre Miguel Kaizeler Guedes Da Silva Afonso" w:date="2026-07-27T16:55:00Z" w16du:dateUtc="2026-07-27T15:55:00Z">
            <w:rPr>
              <w:rFonts w:ascii="Arial" w:hAnsi="Arial" w:cs="Arial"/>
              <w:sz w:val="24"/>
              <w:szCs w:val="24"/>
            </w:rPr>
          </w:rPrChange>
        </w:rPr>
        <w:t>implications</w:t>
      </w:r>
      <w:r w:rsidRPr="00B475D4">
        <w:rPr>
          <w:rFonts w:ascii="Arial" w:hAnsi="Arial" w:cs="Arial"/>
          <w:sz w:val="24"/>
          <w:szCs w:val="24"/>
          <w:lang w:val="en-GB"/>
          <w:rPrChange w:id="1650" w:author="Alexandre Miguel Kaizeler Guedes Da Silva Afonso" w:date="2026-07-27T16:55:00Z" w16du:dateUtc="2026-07-27T15:55:00Z">
            <w:rPr>
              <w:rFonts w:ascii="Arial" w:hAnsi="Arial" w:cs="Arial"/>
              <w:sz w:val="24"/>
              <w:szCs w:val="24"/>
            </w:rPr>
          </w:rPrChange>
        </w:rPr>
        <w:t xml:space="preserve"> of S</w:t>
      </w:r>
      <w:r w:rsidR="008D0D0E" w:rsidRPr="00B475D4">
        <w:rPr>
          <w:rFonts w:ascii="Arial" w:hAnsi="Arial" w:cs="Arial"/>
          <w:sz w:val="24"/>
          <w:szCs w:val="24"/>
          <w:lang w:val="en-GB"/>
          <w:rPrChange w:id="1651" w:author="Alexandre Miguel Kaizeler Guedes Da Silva Afonso" w:date="2026-07-27T16:55:00Z" w16du:dateUtc="2026-07-27T15:55:00Z">
            <w:rPr>
              <w:rFonts w:ascii="Arial" w:hAnsi="Arial" w:cs="Arial"/>
              <w:sz w:val="24"/>
              <w:szCs w:val="24"/>
            </w:rPr>
          </w:rPrChange>
        </w:rPr>
        <w:t>G sequestration</w:t>
      </w:r>
      <w:r w:rsidRPr="00B475D4">
        <w:rPr>
          <w:rFonts w:ascii="Arial" w:hAnsi="Arial" w:cs="Arial"/>
          <w:sz w:val="24"/>
          <w:szCs w:val="24"/>
          <w:lang w:val="en-GB"/>
          <w:rPrChange w:id="1652" w:author="Alexandre Miguel Kaizeler Guedes Da Silva Afonso" w:date="2026-07-27T16:55:00Z" w16du:dateUtc="2026-07-27T15:55:00Z">
            <w:rPr>
              <w:rFonts w:ascii="Arial" w:hAnsi="Arial" w:cs="Arial"/>
              <w:sz w:val="24"/>
              <w:szCs w:val="24"/>
            </w:rPr>
          </w:rPrChange>
        </w:rPr>
        <w:t xml:space="preserve"> in cellular regulation </w:t>
      </w:r>
      <w:r w:rsidR="008D0D0E" w:rsidRPr="00B475D4">
        <w:rPr>
          <w:rFonts w:ascii="Arial" w:hAnsi="Arial" w:cs="Arial"/>
          <w:sz w:val="24"/>
          <w:szCs w:val="24"/>
          <w:lang w:val="en-GB"/>
          <w:rPrChange w:id="1653" w:author="Alexandre Miguel Kaizeler Guedes Da Silva Afonso" w:date="2026-07-27T16:55:00Z" w16du:dateUtc="2026-07-27T15:55:00Z">
            <w:rPr>
              <w:rFonts w:ascii="Arial" w:hAnsi="Arial" w:cs="Arial"/>
              <w:sz w:val="24"/>
              <w:szCs w:val="24"/>
            </w:rPr>
          </w:rPrChange>
        </w:rPr>
        <w:t>unresolved</w:t>
      </w:r>
      <w:r w:rsidRPr="00B475D4">
        <w:rPr>
          <w:rFonts w:ascii="Arial" w:hAnsi="Arial" w:cs="Arial"/>
          <w:sz w:val="24"/>
          <w:szCs w:val="24"/>
          <w:lang w:val="en-GB"/>
          <w:rPrChange w:id="1654" w:author="Alexandre Miguel Kaizeler Guedes Da Silva Afonso" w:date="2026-07-27T16:55:00Z" w16du:dateUtc="2026-07-27T15:55:00Z">
            <w:rPr>
              <w:rFonts w:ascii="Arial" w:hAnsi="Arial" w:cs="Arial"/>
              <w:sz w:val="24"/>
              <w:szCs w:val="24"/>
            </w:rPr>
          </w:rPrChange>
        </w:rPr>
        <w:t>.</w:t>
      </w:r>
    </w:p>
    <w:p w14:paraId="729DCD5B" w14:textId="1AE2D9B1" w:rsidR="00971428" w:rsidRPr="00B475D4" w:rsidRDefault="00F138FC" w:rsidP="00833F86">
      <w:pPr>
        <w:jc w:val="both"/>
        <w:rPr>
          <w:rFonts w:ascii="Arial" w:hAnsi="Arial" w:cs="Arial"/>
          <w:i/>
          <w:iCs/>
          <w:sz w:val="20"/>
          <w:szCs w:val="20"/>
          <w:lang w:val="en-GB"/>
          <w:rPrChange w:id="1655" w:author="Alexandre Miguel Kaizeler Guedes Da Silva Afonso" w:date="2026-07-27T16:55:00Z" w16du:dateUtc="2026-07-27T15:55:00Z">
            <w:rPr>
              <w:rFonts w:ascii="Arial" w:hAnsi="Arial" w:cs="Arial"/>
              <w:i/>
              <w:iCs/>
              <w:sz w:val="20"/>
              <w:szCs w:val="20"/>
            </w:rPr>
          </w:rPrChange>
        </w:rPr>
      </w:pPr>
      <w:r w:rsidRPr="00B475D4">
        <w:rPr>
          <w:rFonts w:ascii="Arial" w:hAnsi="Arial" w:cs="Arial"/>
          <w:color w:val="000000" w:themeColor="text1"/>
          <w:sz w:val="24"/>
          <w:szCs w:val="24"/>
          <w:lang w:val="en-GB"/>
          <w:rPrChange w:id="1656" w:author="Alexandre Miguel Kaizeler Guedes Da Silva Afonso" w:date="2026-07-27T16:55:00Z" w16du:dateUtc="2026-07-27T15:55:00Z">
            <w:rPr>
              <w:rFonts w:ascii="Arial" w:hAnsi="Arial" w:cs="Arial"/>
              <w:color w:val="000000" w:themeColor="text1"/>
              <w:sz w:val="24"/>
              <w:szCs w:val="24"/>
            </w:rPr>
          </w:rPrChange>
        </w:rPr>
        <w:t xml:space="preserve">To further refine our understanding of SG composition in human cells, we applied a correction strategy to account for both centrifugation and stress effects using the </w:t>
      </w:r>
      <w:del w:id="1657" w:author="Alexandre Miguel Kaizeler Guedes Da Silva Afonso" w:date="2026-07-07T10:46:00Z" w16du:dateUtc="2026-07-07T09:46:00Z">
        <w:r w:rsidRPr="00B475D4" w:rsidDel="00CC438B">
          <w:rPr>
            <w:rFonts w:ascii="Arial" w:hAnsi="Arial" w:cs="Arial"/>
            <w:color w:val="000000" w:themeColor="text1"/>
            <w:sz w:val="24"/>
            <w:szCs w:val="24"/>
            <w:lang w:val="en-GB"/>
            <w:rPrChange w:id="1658" w:author="Alexandre Miguel Kaizeler Guedes Da Silva Afonso" w:date="2026-07-27T16:55:00Z" w16du:dateUtc="2026-07-27T15:55:00Z">
              <w:rPr>
                <w:rFonts w:ascii="Arial" w:hAnsi="Arial" w:cs="Arial"/>
                <w:color w:val="000000" w:themeColor="text1"/>
                <w:sz w:val="24"/>
                <w:szCs w:val="24"/>
              </w:rPr>
            </w:rPrChange>
          </w:rPr>
          <w:delText xml:space="preserve">T. </w:delText>
        </w:r>
      </w:del>
      <w:r w:rsidRPr="00B475D4">
        <w:rPr>
          <w:rFonts w:ascii="Arial" w:hAnsi="Arial" w:cs="Arial"/>
          <w:color w:val="000000" w:themeColor="text1"/>
          <w:sz w:val="24"/>
          <w:szCs w:val="24"/>
          <w:lang w:val="en-GB"/>
          <w:rPrChange w:id="1659" w:author="Alexandre Miguel Kaizeler Guedes Da Silva Afonso" w:date="2026-07-27T16:55:00Z" w16du:dateUtc="2026-07-27T15:55:00Z">
            <w:rPr>
              <w:rFonts w:ascii="Arial" w:hAnsi="Arial" w:cs="Arial"/>
              <w:color w:val="000000" w:themeColor="text1"/>
              <w:sz w:val="24"/>
              <w:szCs w:val="24"/>
            </w:rPr>
          </w:rPrChange>
        </w:rPr>
        <w:t>Matheny 2019 dataset</w:t>
      </w:r>
      <w:r w:rsidRPr="00B475D4">
        <w:rPr>
          <w:rFonts w:ascii="Arial" w:hAnsi="Arial" w:cs="Arial"/>
          <w:sz w:val="24"/>
          <w:szCs w:val="24"/>
          <w:lang w:val="en-GB"/>
          <w:rPrChange w:id="1660"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661" w:author="Alexandre Miguel Kaizeler Guedes Da Silva Afonso" w:date="2026-07-27T16:55:00Z" w16du:dateUtc="2026-07-27T15:55:00Z">
            <w:rPr>
              <w:rFonts w:ascii="Arial" w:hAnsi="Arial" w:cs="Arial"/>
              <w:sz w:val="24"/>
              <w:szCs w:val="24"/>
            </w:rPr>
          </w:rPrChange>
        </w:rPr>
        <w:instrText xml:space="preserve"> ADDIN ZOTERO_ITEM CSL_CITATION {"citationID":"mxAsSVzl","properties":{"formattedCitation":"\\super 40\\nosupersub{}","plainCitation":"40","noteIndex":0},"citationItems":[{"id":"jCcWpdK2/CSLUVvg2","uris":["http://zotero.org/users/local/1p9EH8ax/items/ARLW3CQN"],"itemData":{"id":"3kMMCi5j/Y5AbAQ9p","type":"article-journal","container-title":"Molecular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B475D4">
        <w:rPr>
          <w:rFonts w:ascii="Arial" w:hAnsi="Arial" w:cs="Arial"/>
          <w:sz w:val="24"/>
          <w:szCs w:val="24"/>
          <w:lang w:val="en-GB"/>
          <w:rPrChange w:id="1662"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663" w:author="Alexandre Miguel Kaizeler Guedes Da Silva Afonso" w:date="2026-07-27T16:55:00Z" w16du:dateUtc="2026-07-27T15:55:00Z">
            <w:rPr>
              <w:rFonts w:ascii="Arial" w:hAnsi="Arial" w:cs="Arial"/>
              <w:kern w:val="0"/>
              <w:sz w:val="24"/>
              <w:vertAlign w:val="superscript"/>
            </w:rPr>
          </w:rPrChange>
        </w:rPr>
        <w:t>40</w:t>
      </w:r>
      <w:r w:rsidRPr="00B475D4">
        <w:rPr>
          <w:rFonts w:ascii="Arial" w:hAnsi="Arial" w:cs="Arial"/>
          <w:sz w:val="24"/>
          <w:szCs w:val="24"/>
          <w:lang w:val="en-GB"/>
          <w:rPrChange w:id="1664"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color w:val="000000" w:themeColor="text1"/>
          <w:sz w:val="24"/>
          <w:szCs w:val="24"/>
          <w:lang w:val="en-GB"/>
          <w:rPrChange w:id="1665" w:author="Alexandre Miguel Kaizeler Guedes Da Silva Afonso" w:date="2026-07-27T16:55:00Z" w16du:dateUtc="2026-07-27T15:55:00Z">
            <w:rPr>
              <w:rFonts w:ascii="Arial" w:hAnsi="Arial" w:cs="Arial"/>
              <w:color w:val="000000" w:themeColor="text1"/>
              <w:sz w:val="24"/>
              <w:szCs w:val="24"/>
            </w:rPr>
          </w:rPrChange>
        </w:rPr>
        <w:t xml:space="preserve">. </w:t>
      </w:r>
      <w:r w:rsidR="00813B5D" w:rsidRPr="00B475D4">
        <w:rPr>
          <w:rFonts w:ascii="Arial" w:hAnsi="Arial" w:cs="Arial"/>
          <w:color w:val="000000" w:themeColor="text1"/>
          <w:sz w:val="24"/>
          <w:szCs w:val="24"/>
          <w:lang w:val="en-GB"/>
          <w:rPrChange w:id="1666" w:author="Alexandre Miguel Kaizeler Guedes Da Silva Afonso" w:date="2026-07-27T16:55:00Z" w16du:dateUtc="2026-07-27T15:55:00Z">
            <w:rPr>
              <w:rFonts w:ascii="Arial" w:hAnsi="Arial" w:cs="Arial"/>
              <w:color w:val="000000" w:themeColor="text1"/>
              <w:sz w:val="24"/>
              <w:szCs w:val="24"/>
            </w:rPr>
          </w:rPrChange>
        </w:rPr>
        <w:t>T</w:t>
      </w:r>
      <w:r w:rsidR="001C0FA1" w:rsidRPr="00B475D4">
        <w:rPr>
          <w:rFonts w:ascii="Arial" w:hAnsi="Arial" w:cs="Arial"/>
          <w:color w:val="000000" w:themeColor="text1"/>
          <w:sz w:val="24"/>
          <w:szCs w:val="24"/>
          <w:lang w:val="en-GB"/>
          <w:rPrChange w:id="1667" w:author="Alexandre Miguel Kaizeler Guedes Da Silva Afonso" w:date="2026-07-27T16:55:00Z" w16du:dateUtc="2026-07-27T15:55:00Z">
            <w:rPr>
              <w:rFonts w:ascii="Arial" w:hAnsi="Arial" w:cs="Arial"/>
              <w:color w:val="000000" w:themeColor="text1"/>
              <w:sz w:val="24"/>
              <w:szCs w:val="24"/>
            </w:rPr>
          </w:rPrChange>
        </w:rPr>
        <w:t>h</w:t>
      </w:r>
      <w:r w:rsidR="00B27CF1" w:rsidRPr="00B475D4">
        <w:rPr>
          <w:rFonts w:ascii="Arial" w:hAnsi="Arial" w:cs="Arial"/>
          <w:color w:val="000000" w:themeColor="text1"/>
          <w:sz w:val="24"/>
          <w:szCs w:val="24"/>
          <w:lang w:val="en-GB"/>
          <w:rPrChange w:id="1668" w:author="Alexandre Miguel Kaizeler Guedes Da Silva Afonso" w:date="2026-07-27T16:55:00Z" w16du:dateUtc="2026-07-27T15:55:00Z">
            <w:rPr>
              <w:rFonts w:ascii="Arial" w:hAnsi="Arial" w:cs="Arial"/>
              <w:color w:val="000000" w:themeColor="text1"/>
              <w:sz w:val="24"/>
              <w:szCs w:val="24"/>
            </w:rPr>
          </w:rPrChange>
        </w:rPr>
        <w:t>is</w:t>
      </w:r>
      <w:r w:rsidR="00476D15" w:rsidRPr="00B475D4">
        <w:rPr>
          <w:rFonts w:ascii="Arial" w:hAnsi="Arial" w:cs="Arial"/>
          <w:color w:val="000000" w:themeColor="text1"/>
          <w:sz w:val="24"/>
          <w:szCs w:val="24"/>
          <w:lang w:val="en-GB"/>
          <w:rPrChange w:id="1669" w:author="Alexandre Miguel Kaizeler Guedes Da Silva Afonso" w:date="2026-07-27T16:55:00Z" w16du:dateUtc="2026-07-27T15:55:00Z">
            <w:rPr>
              <w:rFonts w:ascii="Arial" w:hAnsi="Arial" w:cs="Arial"/>
              <w:color w:val="000000" w:themeColor="text1"/>
              <w:sz w:val="24"/>
              <w:szCs w:val="24"/>
            </w:rPr>
          </w:rPrChange>
        </w:rPr>
        <w:t xml:space="preserve"> </w:t>
      </w:r>
      <w:r w:rsidR="00476D15" w:rsidRPr="00B475D4">
        <w:rPr>
          <w:rFonts w:ascii="Arial" w:hAnsi="Arial" w:cs="Arial"/>
          <w:sz w:val="24"/>
          <w:szCs w:val="24"/>
          <w:lang w:val="en-GB"/>
          <w:rPrChange w:id="1670" w:author="Alexandre Miguel Kaizeler Guedes Da Silva Afonso" w:date="2026-07-27T16:55:00Z" w16du:dateUtc="2026-07-27T15:55:00Z">
            <w:rPr>
              <w:rFonts w:ascii="Arial" w:hAnsi="Arial" w:cs="Arial"/>
              <w:sz w:val="24"/>
              <w:szCs w:val="24"/>
            </w:rPr>
          </w:rPrChange>
        </w:rPr>
        <w:t xml:space="preserve">dataset includes both unstressed and stressed </w:t>
      </w:r>
      <w:r w:rsidR="00AE51E3" w:rsidRPr="00B475D4">
        <w:rPr>
          <w:rFonts w:ascii="Arial" w:hAnsi="Arial" w:cs="Arial"/>
          <w:sz w:val="24"/>
          <w:szCs w:val="24"/>
          <w:lang w:val="en-GB"/>
          <w:rPrChange w:id="1671" w:author="Alexandre Miguel Kaizeler Guedes Da Silva Afonso" w:date="2026-07-27T16:55:00Z" w16du:dateUtc="2026-07-27T15:55:00Z">
            <w:rPr>
              <w:rFonts w:ascii="Arial" w:hAnsi="Arial" w:cs="Arial"/>
              <w:sz w:val="24"/>
              <w:szCs w:val="24"/>
            </w:rPr>
          </w:rPrChange>
        </w:rPr>
        <w:t>RNP</w:t>
      </w:r>
      <w:r w:rsidR="004A0564" w:rsidRPr="00B475D4">
        <w:rPr>
          <w:rFonts w:ascii="Arial" w:hAnsi="Arial" w:cs="Arial"/>
          <w:sz w:val="24"/>
          <w:szCs w:val="24"/>
          <w:lang w:val="en-GB"/>
          <w:rPrChange w:id="1672" w:author="Alexandre Miguel Kaizeler Guedes Da Silva Afonso" w:date="2026-07-27T16:55:00Z" w16du:dateUtc="2026-07-27T15:55:00Z">
            <w:rPr>
              <w:rFonts w:ascii="Arial" w:hAnsi="Arial" w:cs="Arial"/>
              <w:sz w:val="24"/>
              <w:szCs w:val="24"/>
            </w:rPr>
          </w:rPrChange>
        </w:rPr>
        <w:t xml:space="preserve"> and WC </w:t>
      </w:r>
      <w:r w:rsidR="00476D15" w:rsidRPr="00B475D4">
        <w:rPr>
          <w:rFonts w:ascii="Arial" w:hAnsi="Arial" w:cs="Arial"/>
          <w:sz w:val="24"/>
          <w:szCs w:val="24"/>
          <w:lang w:val="en-GB"/>
          <w:rPrChange w:id="1673" w:author="Alexandre Miguel Kaizeler Guedes Da Silva Afonso" w:date="2026-07-27T16:55:00Z" w16du:dateUtc="2026-07-27T15:55:00Z">
            <w:rPr>
              <w:rFonts w:ascii="Arial" w:hAnsi="Arial" w:cs="Arial"/>
              <w:sz w:val="24"/>
              <w:szCs w:val="24"/>
            </w:rPr>
          </w:rPrChange>
        </w:rPr>
        <w:t xml:space="preserve">samples, </w:t>
      </w:r>
      <w:r w:rsidR="001C0FA1" w:rsidRPr="00B475D4">
        <w:rPr>
          <w:rFonts w:ascii="Arial" w:hAnsi="Arial" w:cs="Arial"/>
          <w:sz w:val="24"/>
          <w:szCs w:val="24"/>
          <w:lang w:val="en-GB"/>
          <w:rPrChange w:id="1674" w:author="Alexandre Miguel Kaizeler Guedes Da Silva Afonso" w:date="2026-07-27T16:55:00Z" w16du:dateUtc="2026-07-27T15:55:00Z">
            <w:rPr>
              <w:rFonts w:ascii="Arial" w:hAnsi="Arial" w:cs="Arial"/>
              <w:sz w:val="24"/>
              <w:szCs w:val="24"/>
            </w:rPr>
          </w:rPrChange>
        </w:rPr>
        <w:t xml:space="preserve">which can </w:t>
      </w:r>
      <w:r w:rsidR="00476D15" w:rsidRPr="00B475D4">
        <w:rPr>
          <w:rFonts w:ascii="Arial" w:hAnsi="Arial" w:cs="Arial"/>
          <w:sz w:val="24"/>
          <w:szCs w:val="24"/>
          <w:lang w:val="en-GB"/>
          <w:rPrChange w:id="1675" w:author="Alexandre Miguel Kaizeler Guedes Da Silva Afonso" w:date="2026-07-27T16:55:00Z" w16du:dateUtc="2026-07-27T15:55:00Z">
            <w:rPr>
              <w:rFonts w:ascii="Arial" w:hAnsi="Arial" w:cs="Arial"/>
              <w:sz w:val="24"/>
              <w:szCs w:val="24"/>
            </w:rPr>
          </w:rPrChange>
        </w:rPr>
        <w:t>control for centrifugation effects from the DC method. However, direct</w:t>
      </w:r>
      <w:r w:rsidR="003463D0" w:rsidRPr="00B475D4">
        <w:rPr>
          <w:rFonts w:ascii="Arial" w:hAnsi="Arial" w:cs="Arial"/>
          <w:sz w:val="24"/>
          <w:szCs w:val="24"/>
          <w:lang w:val="en-GB"/>
          <w:rPrChange w:id="1676" w:author="Alexandre Miguel Kaizeler Guedes Da Silva Afonso" w:date="2026-07-27T16:55:00Z" w16du:dateUtc="2026-07-27T15:55:00Z">
            <w:rPr>
              <w:rFonts w:ascii="Arial" w:hAnsi="Arial" w:cs="Arial"/>
              <w:sz w:val="24"/>
              <w:szCs w:val="24"/>
            </w:rPr>
          </w:rPrChange>
        </w:rPr>
        <w:t>ly</w:t>
      </w:r>
      <w:r w:rsidR="00476D15" w:rsidRPr="00B475D4">
        <w:rPr>
          <w:rFonts w:ascii="Arial" w:hAnsi="Arial" w:cs="Arial"/>
          <w:sz w:val="24"/>
          <w:szCs w:val="24"/>
          <w:lang w:val="en-GB"/>
          <w:rPrChange w:id="1677" w:author="Alexandre Miguel Kaizeler Guedes Da Silva Afonso" w:date="2026-07-27T16:55:00Z" w16du:dateUtc="2026-07-27T15:55:00Z">
            <w:rPr>
              <w:rFonts w:ascii="Arial" w:hAnsi="Arial" w:cs="Arial"/>
              <w:sz w:val="24"/>
              <w:szCs w:val="24"/>
            </w:rPr>
          </w:rPrChange>
        </w:rPr>
        <w:t xml:space="preserve"> compari</w:t>
      </w:r>
      <w:r w:rsidR="003463D0" w:rsidRPr="00B475D4">
        <w:rPr>
          <w:rFonts w:ascii="Arial" w:hAnsi="Arial" w:cs="Arial"/>
          <w:sz w:val="24"/>
          <w:szCs w:val="24"/>
          <w:lang w:val="en-GB"/>
          <w:rPrChange w:id="1678" w:author="Alexandre Miguel Kaizeler Guedes Da Silva Afonso" w:date="2026-07-27T16:55:00Z" w16du:dateUtc="2026-07-27T15:55:00Z">
            <w:rPr>
              <w:rFonts w:ascii="Arial" w:hAnsi="Arial" w:cs="Arial"/>
              <w:sz w:val="24"/>
              <w:szCs w:val="24"/>
            </w:rPr>
          </w:rPrChange>
        </w:rPr>
        <w:t>ng</w:t>
      </w:r>
      <w:r w:rsidR="00476D15" w:rsidRPr="00B475D4">
        <w:rPr>
          <w:rFonts w:ascii="Arial" w:hAnsi="Arial" w:cs="Arial"/>
          <w:sz w:val="24"/>
          <w:szCs w:val="24"/>
          <w:lang w:val="en-GB"/>
          <w:rPrChange w:id="1679" w:author="Alexandre Miguel Kaizeler Guedes Da Silva Afonso" w:date="2026-07-27T16:55:00Z" w16du:dateUtc="2026-07-27T15:55:00Z">
            <w:rPr>
              <w:rFonts w:ascii="Arial" w:hAnsi="Arial" w:cs="Arial"/>
              <w:sz w:val="24"/>
              <w:szCs w:val="24"/>
            </w:rPr>
          </w:rPrChange>
        </w:rPr>
        <w:t xml:space="preserve"> </w:t>
      </w:r>
      <w:r w:rsidR="00F068C1" w:rsidRPr="00B475D4">
        <w:rPr>
          <w:rFonts w:ascii="Arial" w:hAnsi="Arial" w:cs="Arial"/>
          <w:sz w:val="24"/>
          <w:szCs w:val="24"/>
          <w:lang w:val="en-GB"/>
          <w:rPrChange w:id="1680" w:author="Alexandre Miguel Kaizeler Guedes Da Silva Afonso" w:date="2026-07-27T16:55:00Z" w16du:dateUtc="2026-07-27T15:55:00Z">
            <w:rPr>
              <w:rFonts w:ascii="Arial" w:hAnsi="Arial" w:cs="Arial"/>
              <w:sz w:val="24"/>
              <w:szCs w:val="24"/>
            </w:rPr>
          </w:rPrChange>
        </w:rPr>
        <w:t xml:space="preserve">RNPs from </w:t>
      </w:r>
      <w:r w:rsidR="003463D0" w:rsidRPr="00B475D4">
        <w:rPr>
          <w:rFonts w:ascii="Arial" w:hAnsi="Arial" w:cs="Arial"/>
          <w:sz w:val="24"/>
          <w:szCs w:val="24"/>
          <w:lang w:val="en-GB"/>
          <w:rPrChange w:id="1681" w:author="Alexandre Miguel Kaizeler Guedes Da Silva Afonso" w:date="2026-07-27T16:55:00Z" w16du:dateUtc="2026-07-27T15:55:00Z">
            <w:rPr>
              <w:rFonts w:ascii="Arial" w:hAnsi="Arial" w:cs="Arial"/>
              <w:sz w:val="24"/>
              <w:szCs w:val="24"/>
            </w:rPr>
          </w:rPrChange>
        </w:rPr>
        <w:t>stressed and unstressed cells</w:t>
      </w:r>
      <w:r w:rsidR="005109E6" w:rsidRPr="00B475D4">
        <w:rPr>
          <w:rFonts w:ascii="Arial" w:hAnsi="Arial" w:cs="Arial"/>
          <w:sz w:val="24"/>
          <w:szCs w:val="24"/>
          <w:lang w:val="en-GB"/>
          <w:rPrChange w:id="1682" w:author="Alexandre Miguel Kaizeler Guedes Da Silva Afonso" w:date="2026-07-27T16:55:00Z" w16du:dateUtc="2026-07-27T15:55:00Z">
            <w:rPr>
              <w:rFonts w:ascii="Arial" w:hAnsi="Arial" w:cs="Arial"/>
              <w:sz w:val="24"/>
              <w:szCs w:val="24"/>
            </w:rPr>
          </w:rPrChange>
        </w:rPr>
        <w:t xml:space="preserve"> (which</w:t>
      </w:r>
      <w:r w:rsidR="008E68F1" w:rsidRPr="00B475D4">
        <w:rPr>
          <w:rFonts w:ascii="Arial" w:hAnsi="Arial" w:cs="Arial"/>
          <w:sz w:val="24"/>
          <w:szCs w:val="24"/>
          <w:lang w:val="en-GB"/>
          <w:rPrChange w:id="1683" w:author="Alexandre Miguel Kaizeler Guedes Da Silva Afonso" w:date="2026-07-27T16:55:00Z" w16du:dateUtc="2026-07-27T15:55:00Z">
            <w:rPr>
              <w:rFonts w:ascii="Arial" w:hAnsi="Arial" w:cs="Arial"/>
              <w:sz w:val="24"/>
              <w:szCs w:val="24"/>
            </w:rPr>
          </w:rPrChange>
        </w:rPr>
        <w:t>,</w:t>
      </w:r>
      <w:r w:rsidR="005109E6" w:rsidRPr="00B475D4">
        <w:rPr>
          <w:rFonts w:ascii="Arial" w:hAnsi="Arial" w:cs="Arial"/>
          <w:sz w:val="24"/>
          <w:szCs w:val="24"/>
          <w:lang w:val="en-GB"/>
          <w:rPrChange w:id="1684" w:author="Alexandre Miguel Kaizeler Guedes Da Silva Afonso" w:date="2026-07-27T16:55:00Z" w16du:dateUtc="2026-07-27T15:55:00Z">
            <w:rPr>
              <w:rFonts w:ascii="Arial" w:hAnsi="Arial" w:cs="Arial"/>
              <w:sz w:val="24"/>
              <w:szCs w:val="24"/>
            </w:rPr>
          </w:rPrChange>
        </w:rPr>
        <w:t xml:space="preserve"> as abovementioned</w:t>
      </w:r>
      <w:r w:rsidR="008E68F1" w:rsidRPr="00B475D4">
        <w:rPr>
          <w:rFonts w:ascii="Arial" w:hAnsi="Arial" w:cs="Arial"/>
          <w:sz w:val="24"/>
          <w:szCs w:val="24"/>
          <w:lang w:val="en-GB"/>
          <w:rPrChange w:id="1685" w:author="Alexandre Miguel Kaizeler Guedes Da Silva Afonso" w:date="2026-07-27T16:55:00Z" w16du:dateUtc="2026-07-27T15:55:00Z">
            <w:rPr>
              <w:rFonts w:ascii="Arial" w:hAnsi="Arial" w:cs="Arial"/>
              <w:sz w:val="24"/>
              <w:szCs w:val="24"/>
            </w:rPr>
          </w:rPrChange>
        </w:rPr>
        <w:t>,</w:t>
      </w:r>
      <w:r w:rsidR="005109E6" w:rsidRPr="00B475D4">
        <w:rPr>
          <w:rFonts w:ascii="Arial" w:hAnsi="Arial" w:cs="Arial"/>
          <w:sz w:val="24"/>
          <w:szCs w:val="24"/>
          <w:lang w:val="en-GB"/>
          <w:rPrChange w:id="1686" w:author="Alexandre Miguel Kaizeler Guedes Da Silva Afonso" w:date="2026-07-27T16:55:00Z" w16du:dateUtc="2026-07-27T15:55:00Z">
            <w:rPr>
              <w:rFonts w:ascii="Arial" w:hAnsi="Arial" w:cs="Arial"/>
              <w:sz w:val="24"/>
              <w:szCs w:val="24"/>
            </w:rPr>
          </w:rPrChange>
        </w:rPr>
        <w:t xml:space="preserve"> </w:t>
      </w:r>
      <w:r w:rsidR="005109E6" w:rsidRPr="00B475D4">
        <w:rPr>
          <w:rFonts w:ascii="Arial" w:hAnsi="Arial" w:cs="Arial"/>
          <w:sz w:val="24"/>
          <w:szCs w:val="24"/>
          <w:lang w:val="en-GB"/>
          <w:rPrChange w:id="1687" w:author="Alexandre Miguel Kaizeler Guedes Da Silva Afonso" w:date="2026-07-27T16:55:00Z" w16du:dateUtc="2026-07-27T15:55:00Z">
            <w:rPr>
              <w:rFonts w:ascii="Arial" w:hAnsi="Arial" w:cs="Arial"/>
              <w:sz w:val="24"/>
              <w:szCs w:val="24"/>
            </w:rPr>
          </w:rPrChange>
        </w:rPr>
        <w:lastRenderedPageBreak/>
        <w:t>contain SGs in the former)</w:t>
      </w:r>
      <w:r w:rsidR="003463D0" w:rsidRPr="00B475D4">
        <w:rPr>
          <w:rFonts w:ascii="Arial" w:hAnsi="Arial" w:cs="Arial"/>
          <w:sz w:val="24"/>
          <w:szCs w:val="24"/>
          <w:lang w:val="en-GB"/>
          <w:rPrChange w:id="1688" w:author="Alexandre Miguel Kaizeler Guedes Da Silva Afonso" w:date="2026-07-27T16:55:00Z" w16du:dateUtc="2026-07-27T15:55:00Z">
            <w:rPr>
              <w:rFonts w:ascii="Arial" w:hAnsi="Arial" w:cs="Arial"/>
              <w:sz w:val="24"/>
              <w:szCs w:val="24"/>
            </w:rPr>
          </w:rPrChange>
        </w:rPr>
        <w:t xml:space="preserve"> is likely to primarily reflect</w:t>
      </w:r>
      <w:r w:rsidR="00476D15" w:rsidRPr="00B475D4">
        <w:rPr>
          <w:rFonts w:ascii="Arial" w:hAnsi="Arial" w:cs="Arial"/>
          <w:sz w:val="24"/>
          <w:szCs w:val="24"/>
          <w:lang w:val="en-GB"/>
          <w:rPrChange w:id="1689" w:author="Alexandre Miguel Kaizeler Guedes Da Silva Afonso" w:date="2026-07-27T16:55:00Z" w16du:dateUtc="2026-07-27T15:55:00Z">
            <w:rPr>
              <w:rFonts w:ascii="Arial" w:hAnsi="Arial" w:cs="Arial"/>
              <w:sz w:val="24"/>
              <w:szCs w:val="24"/>
            </w:rPr>
          </w:rPrChange>
        </w:rPr>
        <w:t xml:space="preserve"> stress</w:t>
      </w:r>
      <w:r w:rsidR="003463D0" w:rsidRPr="00B475D4">
        <w:rPr>
          <w:rFonts w:ascii="Arial" w:hAnsi="Arial" w:cs="Arial"/>
          <w:sz w:val="24"/>
          <w:szCs w:val="24"/>
          <w:lang w:val="en-GB"/>
          <w:rPrChange w:id="1690" w:author="Alexandre Miguel Kaizeler Guedes Da Silva Afonso" w:date="2026-07-27T16:55:00Z" w16du:dateUtc="2026-07-27T15:55:00Z">
            <w:rPr>
              <w:rFonts w:ascii="Arial" w:hAnsi="Arial" w:cs="Arial"/>
              <w:sz w:val="24"/>
              <w:szCs w:val="24"/>
            </w:rPr>
          </w:rPrChange>
        </w:rPr>
        <w:t>-induced changes rather than SG-specific composition</w:t>
      </w:r>
      <w:r w:rsidR="00476D15" w:rsidRPr="00B475D4">
        <w:rPr>
          <w:rFonts w:ascii="Arial" w:hAnsi="Arial" w:cs="Arial"/>
          <w:sz w:val="24"/>
          <w:szCs w:val="24"/>
          <w:lang w:val="en-GB"/>
          <w:rPrChange w:id="1691" w:author="Alexandre Miguel Kaizeler Guedes Da Silva Afonso" w:date="2026-07-27T16:55:00Z" w16du:dateUtc="2026-07-27T15:55:00Z">
            <w:rPr>
              <w:rFonts w:ascii="Arial" w:hAnsi="Arial" w:cs="Arial"/>
              <w:sz w:val="24"/>
              <w:szCs w:val="24"/>
            </w:rPr>
          </w:rPrChange>
        </w:rPr>
        <w:t xml:space="preserve">. To </w:t>
      </w:r>
      <w:r w:rsidR="004D05C4" w:rsidRPr="00B475D4">
        <w:rPr>
          <w:rFonts w:ascii="Arial" w:hAnsi="Arial" w:cs="Arial"/>
          <w:sz w:val="24"/>
          <w:szCs w:val="24"/>
          <w:lang w:val="en-GB"/>
          <w:rPrChange w:id="1692" w:author="Alexandre Miguel Kaizeler Guedes Da Silva Afonso" w:date="2026-07-27T16:55:00Z" w16du:dateUtc="2026-07-27T15:55:00Z">
            <w:rPr>
              <w:rFonts w:ascii="Arial" w:hAnsi="Arial" w:cs="Arial"/>
              <w:sz w:val="24"/>
              <w:szCs w:val="24"/>
            </w:rPr>
          </w:rPrChange>
        </w:rPr>
        <w:t>disentangle</w:t>
      </w:r>
      <w:r w:rsidR="00476D15" w:rsidRPr="00B475D4">
        <w:rPr>
          <w:rFonts w:ascii="Arial" w:hAnsi="Arial" w:cs="Arial"/>
          <w:sz w:val="24"/>
          <w:szCs w:val="24"/>
          <w:lang w:val="en-GB"/>
          <w:rPrChange w:id="1693" w:author="Alexandre Miguel Kaizeler Guedes Da Silva Afonso" w:date="2026-07-27T16:55:00Z" w16du:dateUtc="2026-07-27T15:55:00Z">
            <w:rPr>
              <w:rFonts w:ascii="Arial" w:hAnsi="Arial" w:cs="Arial"/>
              <w:sz w:val="24"/>
              <w:szCs w:val="24"/>
            </w:rPr>
          </w:rPrChange>
        </w:rPr>
        <w:t xml:space="preserve"> SG</w:t>
      </w:r>
      <w:r w:rsidR="004D05C4" w:rsidRPr="00B475D4">
        <w:rPr>
          <w:rFonts w:ascii="Arial" w:hAnsi="Arial" w:cs="Arial"/>
          <w:sz w:val="24"/>
          <w:szCs w:val="24"/>
          <w:lang w:val="en-GB"/>
          <w:rPrChange w:id="1694" w:author="Alexandre Miguel Kaizeler Guedes Da Silva Afonso" w:date="2026-07-27T16:55:00Z" w16du:dateUtc="2026-07-27T15:55:00Z">
            <w:rPr>
              <w:rFonts w:ascii="Arial" w:hAnsi="Arial" w:cs="Arial"/>
              <w:sz w:val="24"/>
              <w:szCs w:val="24"/>
            </w:rPr>
          </w:rPrChange>
        </w:rPr>
        <w:t>-specific</w:t>
      </w:r>
      <w:r w:rsidR="00476D15" w:rsidRPr="00B475D4">
        <w:rPr>
          <w:rFonts w:ascii="Arial" w:hAnsi="Arial" w:cs="Arial"/>
          <w:sz w:val="24"/>
          <w:szCs w:val="24"/>
          <w:lang w:val="en-GB"/>
          <w:rPrChange w:id="1695" w:author="Alexandre Miguel Kaizeler Guedes Da Silva Afonso" w:date="2026-07-27T16:55:00Z" w16du:dateUtc="2026-07-27T15:55:00Z">
            <w:rPr>
              <w:rFonts w:ascii="Arial" w:hAnsi="Arial" w:cs="Arial"/>
              <w:sz w:val="24"/>
              <w:szCs w:val="24"/>
            </w:rPr>
          </w:rPrChange>
        </w:rPr>
        <w:t xml:space="preserve"> signal</w:t>
      </w:r>
      <w:r w:rsidR="004D05C4" w:rsidRPr="00B475D4">
        <w:rPr>
          <w:rFonts w:ascii="Arial" w:hAnsi="Arial" w:cs="Arial"/>
          <w:sz w:val="24"/>
          <w:szCs w:val="24"/>
          <w:lang w:val="en-GB"/>
          <w:rPrChange w:id="1696" w:author="Alexandre Miguel Kaizeler Guedes Da Silva Afonso" w:date="2026-07-27T16:55:00Z" w16du:dateUtc="2026-07-27T15:55:00Z">
            <w:rPr>
              <w:rFonts w:ascii="Arial" w:hAnsi="Arial" w:cs="Arial"/>
              <w:sz w:val="24"/>
              <w:szCs w:val="24"/>
            </w:rPr>
          </w:rPrChange>
        </w:rPr>
        <w:t xml:space="preserve"> from general stress responses</w:t>
      </w:r>
      <w:r w:rsidR="00476D15" w:rsidRPr="00B475D4">
        <w:rPr>
          <w:rFonts w:ascii="Arial" w:hAnsi="Arial" w:cs="Arial"/>
          <w:sz w:val="24"/>
          <w:szCs w:val="24"/>
          <w:lang w:val="en-GB"/>
          <w:rPrChange w:id="1697" w:author="Alexandre Miguel Kaizeler Guedes Da Silva Afonso" w:date="2026-07-27T16:55:00Z" w16du:dateUtc="2026-07-27T15:55:00Z">
            <w:rPr>
              <w:rFonts w:ascii="Arial" w:hAnsi="Arial" w:cs="Arial"/>
              <w:sz w:val="24"/>
              <w:szCs w:val="24"/>
            </w:rPr>
          </w:rPrChange>
        </w:rPr>
        <w:t xml:space="preserve">, we applied linear models </w:t>
      </w:r>
      <w:r w:rsidR="00DA5387" w:rsidRPr="00B475D4">
        <w:rPr>
          <w:rFonts w:ascii="Arial" w:hAnsi="Arial" w:cs="Arial"/>
          <w:sz w:val="24"/>
          <w:szCs w:val="24"/>
          <w:lang w:val="en-GB"/>
          <w:rPrChange w:id="1698" w:author="Alexandre Miguel Kaizeler Guedes Da Silva Afonso" w:date="2026-07-27T16:55:00Z" w16du:dateUtc="2026-07-27T15:55:00Z">
            <w:rPr>
              <w:rFonts w:ascii="Arial" w:hAnsi="Arial" w:cs="Arial"/>
              <w:sz w:val="24"/>
              <w:szCs w:val="24"/>
            </w:rPr>
          </w:rPrChange>
        </w:rPr>
        <w:t xml:space="preserve">that accounted </w:t>
      </w:r>
      <w:r w:rsidR="00476D15" w:rsidRPr="00B475D4">
        <w:rPr>
          <w:rFonts w:ascii="Arial" w:hAnsi="Arial" w:cs="Arial"/>
          <w:sz w:val="24"/>
          <w:szCs w:val="24"/>
          <w:lang w:val="en-GB"/>
          <w:rPrChange w:id="1699" w:author="Alexandre Miguel Kaizeler Guedes Da Silva Afonso" w:date="2026-07-27T16:55:00Z" w16du:dateUtc="2026-07-27T15:55:00Z">
            <w:rPr>
              <w:rFonts w:ascii="Arial" w:hAnsi="Arial" w:cs="Arial"/>
              <w:sz w:val="24"/>
              <w:szCs w:val="24"/>
            </w:rPr>
          </w:rPrChange>
        </w:rPr>
        <w:t>for both centrifugation and stress</w:t>
      </w:r>
      <w:r w:rsidR="00B67232" w:rsidRPr="00B475D4">
        <w:rPr>
          <w:rFonts w:ascii="Arial" w:hAnsi="Arial" w:cs="Arial"/>
          <w:sz w:val="24"/>
          <w:szCs w:val="24"/>
          <w:lang w:val="en-GB"/>
          <w:rPrChange w:id="1700" w:author="Alexandre Miguel Kaizeler Guedes Da Silva Afonso" w:date="2026-07-27T16:55:00Z" w16du:dateUtc="2026-07-27T15:55:00Z">
            <w:rPr>
              <w:rFonts w:ascii="Arial" w:hAnsi="Arial" w:cs="Arial"/>
              <w:sz w:val="24"/>
              <w:szCs w:val="24"/>
            </w:rPr>
          </w:rPrChange>
        </w:rPr>
        <w:t xml:space="preserve"> effects</w:t>
      </w:r>
      <w:r w:rsidR="006104FE" w:rsidRPr="00B475D4">
        <w:rPr>
          <w:rFonts w:ascii="Arial" w:hAnsi="Arial" w:cs="Arial"/>
          <w:sz w:val="24"/>
          <w:szCs w:val="24"/>
          <w:lang w:val="en-GB"/>
          <w:rPrChange w:id="1701" w:author="Alexandre Miguel Kaizeler Guedes Da Silva Afonso" w:date="2026-07-27T16:55:00Z" w16du:dateUtc="2026-07-27T15:55:00Z">
            <w:rPr>
              <w:rFonts w:ascii="Arial" w:hAnsi="Arial" w:cs="Arial"/>
              <w:sz w:val="24"/>
              <w:szCs w:val="24"/>
            </w:rPr>
          </w:rPrChange>
        </w:rPr>
        <w:t xml:space="preserve"> (</w:t>
      </w:r>
      <w:r w:rsidR="008A5691" w:rsidRPr="00B475D4">
        <w:rPr>
          <w:rFonts w:ascii="Arial" w:hAnsi="Arial" w:cs="Arial"/>
          <w:sz w:val="24"/>
          <w:szCs w:val="24"/>
          <w:lang w:val="en-GB"/>
          <w:rPrChange w:id="1702" w:author="Alexandre Miguel Kaizeler Guedes Da Silva Afonso" w:date="2026-07-27T16:55:00Z" w16du:dateUtc="2026-07-27T15:55:00Z">
            <w:rPr>
              <w:rFonts w:ascii="Arial" w:hAnsi="Arial" w:cs="Arial"/>
              <w:sz w:val="24"/>
              <w:szCs w:val="24"/>
            </w:rPr>
          </w:rPrChange>
        </w:rPr>
        <w:t>see</w:t>
      </w:r>
      <w:r w:rsidR="006104FE" w:rsidRPr="00B475D4">
        <w:rPr>
          <w:rFonts w:ascii="Arial" w:hAnsi="Arial" w:cs="Arial"/>
          <w:sz w:val="24"/>
          <w:szCs w:val="24"/>
          <w:lang w:val="en-GB"/>
          <w:rPrChange w:id="1703" w:author="Alexandre Miguel Kaizeler Guedes Da Silva Afonso" w:date="2026-07-27T16:55:00Z" w16du:dateUtc="2026-07-27T15:55:00Z">
            <w:rPr>
              <w:rFonts w:ascii="Arial" w:hAnsi="Arial" w:cs="Arial"/>
              <w:sz w:val="24"/>
              <w:szCs w:val="24"/>
            </w:rPr>
          </w:rPrChange>
        </w:rPr>
        <w:t xml:space="preserve"> Methods</w:t>
      </w:r>
      <w:r w:rsidR="00500E4F" w:rsidRPr="00B475D4">
        <w:rPr>
          <w:rFonts w:ascii="Arial" w:hAnsi="Arial" w:cs="Arial"/>
          <w:sz w:val="24"/>
          <w:szCs w:val="24"/>
          <w:lang w:val="en-GB"/>
          <w:rPrChange w:id="1704" w:author="Alexandre Miguel Kaizeler Guedes Da Silva Afonso" w:date="2026-07-27T16:55:00Z" w16du:dateUtc="2026-07-27T15:55:00Z">
            <w:rPr>
              <w:rFonts w:ascii="Arial" w:hAnsi="Arial" w:cs="Arial"/>
              <w:sz w:val="24"/>
              <w:szCs w:val="24"/>
            </w:rPr>
          </w:rPrChange>
        </w:rPr>
        <w:t xml:space="preserve"> and </w:t>
      </w:r>
      <w:r w:rsidR="00333077" w:rsidRPr="00B475D4">
        <w:rPr>
          <w:rFonts w:ascii="Arial" w:hAnsi="Arial" w:cs="Arial"/>
          <w:sz w:val="24"/>
          <w:szCs w:val="24"/>
          <w:lang w:val="en-GB"/>
          <w:rPrChange w:id="1705" w:author="Alexandre Miguel Kaizeler Guedes Da Silva Afonso" w:date="2026-07-27T16:55:00Z" w16du:dateUtc="2026-07-27T15:55:00Z">
            <w:rPr>
              <w:rFonts w:ascii="Arial" w:hAnsi="Arial" w:cs="Arial"/>
              <w:sz w:val="24"/>
              <w:szCs w:val="24"/>
            </w:rPr>
          </w:rPrChange>
        </w:rPr>
        <w:t xml:space="preserve">Resource </w:t>
      </w:r>
      <w:r w:rsidR="00500E4F" w:rsidRPr="00B475D4">
        <w:rPr>
          <w:rFonts w:ascii="Arial" w:hAnsi="Arial" w:cs="Arial"/>
          <w:sz w:val="24"/>
          <w:szCs w:val="24"/>
          <w:lang w:val="en-GB"/>
          <w:rPrChange w:id="1706" w:author="Alexandre Miguel Kaizeler Guedes Da Silva Afonso" w:date="2026-07-27T16:55:00Z" w16du:dateUtc="2026-07-27T15:55:00Z">
            <w:rPr>
              <w:rFonts w:ascii="Arial" w:hAnsi="Arial" w:cs="Arial"/>
              <w:sz w:val="24"/>
              <w:szCs w:val="24"/>
            </w:rPr>
          </w:rPrChange>
        </w:rPr>
        <w:t>Availability</w:t>
      </w:r>
      <w:r w:rsidR="006104FE" w:rsidRPr="00B475D4">
        <w:rPr>
          <w:rFonts w:ascii="Arial" w:hAnsi="Arial" w:cs="Arial"/>
          <w:sz w:val="24"/>
          <w:szCs w:val="24"/>
          <w:lang w:val="en-GB"/>
          <w:rPrChange w:id="1707" w:author="Alexandre Miguel Kaizeler Guedes Da Silva Afonso" w:date="2026-07-27T16:55:00Z" w16du:dateUtc="2026-07-27T15:55:00Z">
            <w:rPr>
              <w:rFonts w:ascii="Arial" w:hAnsi="Arial" w:cs="Arial"/>
              <w:sz w:val="24"/>
              <w:szCs w:val="24"/>
            </w:rPr>
          </w:rPrChange>
        </w:rPr>
        <w:t>)</w:t>
      </w:r>
      <w:r w:rsidR="00B67232" w:rsidRPr="00B475D4">
        <w:rPr>
          <w:rFonts w:ascii="Arial" w:hAnsi="Arial" w:cs="Arial"/>
          <w:sz w:val="24"/>
          <w:szCs w:val="24"/>
          <w:lang w:val="en-GB"/>
          <w:rPrChange w:id="1708" w:author="Alexandre Miguel Kaizeler Guedes Da Silva Afonso" w:date="2026-07-27T16:55:00Z" w16du:dateUtc="2026-07-27T15:55:00Z">
            <w:rPr>
              <w:rFonts w:ascii="Arial" w:hAnsi="Arial" w:cs="Arial"/>
              <w:sz w:val="24"/>
              <w:szCs w:val="24"/>
            </w:rPr>
          </w:rPrChange>
        </w:rPr>
        <w:t xml:space="preserve">. This </w:t>
      </w:r>
      <w:r w:rsidR="00476D15" w:rsidRPr="00B475D4">
        <w:rPr>
          <w:rFonts w:ascii="Arial" w:hAnsi="Arial" w:cs="Arial"/>
          <w:sz w:val="24"/>
          <w:szCs w:val="24"/>
          <w:lang w:val="en-GB"/>
          <w:rPrChange w:id="1709" w:author="Alexandre Miguel Kaizeler Guedes Da Silva Afonso" w:date="2026-07-27T16:55:00Z" w16du:dateUtc="2026-07-27T15:55:00Z">
            <w:rPr>
              <w:rFonts w:ascii="Arial" w:hAnsi="Arial" w:cs="Arial"/>
              <w:sz w:val="24"/>
              <w:szCs w:val="24"/>
            </w:rPr>
          </w:rPrChange>
        </w:rPr>
        <w:t>yield</w:t>
      </w:r>
      <w:r w:rsidR="00B67232" w:rsidRPr="00B475D4">
        <w:rPr>
          <w:rFonts w:ascii="Arial" w:hAnsi="Arial" w:cs="Arial"/>
          <w:sz w:val="24"/>
          <w:szCs w:val="24"/>
          <w:lang w:val="en-GB"/>
          <w:rPrChange w:id="1710" w:author="Alexandre Miguel Kaizeler Guedes Da Silva Afonso" w:date="2026-07-27T16:55:00Z" w16du:dateUtc="2026-07-27T15:55:00Z">
            <w:rPr>
              <w:rFonts w:ascii="Arial" w:hAnsi="Arial" w:cs="Arial"/>
              <w:sz w:val="24"/>
              <w:szCs w:val="24"/>
            </w:rPr>
          </w:rPrChange>
        </w:rPr>
        <w:t>ed</w:t>
      </w:r>
      <w:r w:rsidR="00476D15" w:rsidRPr="00B475D4">
        <w:rPr>
          <w:rFonts w:ascii="Arial" w:hAnsi="Arial" w:cs="Arial"/>
          <w:sz w:val="24"/>
          <w:szCs w:val="24"/>
          <w:lang w:val="en-GB"/>
          <w:rPrChange w:id="1711" w:author="Alexandre Miguel Kaizeler Guedes Da Silva Afonso" w:date="2026-07-27T16:55:00Z" w16du:dateUtc="2026-07-27T15:55:00Z">
            <w:rPr>
              <w:rFonts w:ascii="Arial" w:hAnsi="Arial" w:cs="Arial"/>
              <w:sz w:val="24"/>
              <w:szCs w:val="24"/>
            </w:rPr>
          </w:rPrChange>
        </w:rPr>
        <w:t xml:space="preserve"> a </w:t>
      </w:r>
      <w:r w:rsidR="00332EBF" w:rsidRPr="00B475D4">
        <w:rPr>
          <w:rFonts w:ascii="Arial" w:hAnsi="Arial" w:cs="Arial"/>
          <w:sz w:val="24"/>
          <w:szCs w:val="24"/>
          <w:lang w:val="en-GB"/>
          <w:rPrChange w:id="1712" w:author="Alexandre Miguel Kaizeler Guedes Da Silva Afonso" w:date="2026-07-27T16:55:00Z" w16du:dateUtc="2026-07-27T15:55:00Z">
            <w:rPr>
              <w:rFonts w:ascii="Arial" w:hAnsi="Arial" w:cs="Arial"/>
              <w:sz w:val="24"/>
              <w:szCs w:val="24"/>
            </w:rPr>
          </w:rPrChange>
        </w:rPr>
        <w:t>refined</w:t>
      </w:r>
      <w:r w:rsidR="00627DCA" w:rsidRPr="00B475D4">
        <w:rPr>
          <w:rFonts w:ascii="Arial" w:hAnsi="Arial" w:cs="Arial"/>
          <w:sz w:val="24"/>
          <w:szCs w:val="24"/>
          <w:lang w:val="en-GB"/>
          <w:rPrChange w:id="1713" w:author="Alexandre Miguel Kaizeler Guedes Da Silva Afonso" w:date="2026-07-27T16:55:00Z" w16du:dateUtc="2026-07-27T15:55:00Z">
            <w:rPr>
              <w:rFonts w:ascii="Arial" w:hAnsi="Arial" w:cs="Arial"/>
              <w:sz w:val="24"/>
              <w:szCs w:val="24"/>
            </w:rPr>
          </w:rPrChange>
        </w:rPr>
        <w:t xml:space="preserve"> </w:t>
      </w:r>
      <w:r w:rsidR="00476D15" w:rsidRPr="00B475D4">
        <w:rPr>
          <w:rFonts w:ascii="Arial" w:hAnsi="Arial" w:cs="Arial"/>
          <w:sz w:val="24"/>
          <w:szCs w:val="24"/>
          <w:lang w:val="en-GB"/>
          <w:rPrChange w:id="1714" w:author="Alexandre Miguel Kaizeler Guedes Da Silva Afonso" w:date="2026-07-27T16:55:00Z" w16du:dateUtc="2026-07-27T15:55:00Z">
            <w:rPr>
              <w:rFonts w:ascii="Arial" w:hAnsi="Arial" w:cs="Arial"/>
              <w:sz w:val="24"/>
              <w:szCs w:val="24"/>
            </w:rPr>
          </w:rPrChange>
        </w:rPr>
        <w:t xml:space="preserve">SG </w:t>
      </w:r>
      <w:r w:rsidR="00627DCA" w:rsidRPr="00B475D4">
        <w:rPr>
          <w:rFonts w:ascii="Arial" w:hAnsi="Arial" w:cs="Arial"/>
          <w:sz w:val="24"/>
          <w:szCs w:val="24"/>
          <w:lang w:val="en-GB"/>
          <w:rPrChange w:id="1715" w:author="Alexandre Miguel Kaizeler Guedes Da Silva Afonso" w:date="2026-07-27T16:55:00Z" w16du:dateUtc="2026-07-27T15:55:00Z">
            <w:rPr>
              <w:rFonts w:ascii="Arial" w:hAnsi="Arial" w:cs="Arial"/>
              <w:sz w:val="24"/>
              <w:szCs w:val="24"/>
            </w:rPr>
          </w:rPrChange>
        </w:rPr>
        <w:t xml:space="preserve">profile </w:t>
      </w:r>
      <w:r w:rsidR="00476D15" w:rsidRPr="00B475D4">
        <w:rPr>
          <w:rFonts w:ascii="Arial" w:hAnsi="Arial" w:cs="Arial"/>
          <w:sz w:val="24"/>
          <w:szCs w:val="24"/>
          <w:lang w:val="en-GB"/>
          <w:rPrChange w:id="1716" w:author="Alexandre Miguel Kaizeler Guedes Da Silva Afonso" w:date="2026-07-27T16:55:00Z" w16du:dateUtc="2026-07-27T15:55:00Z">
            <w:rPr>
              <w:rFonts w:ascii="Arial" w:hAnsi="Arial" w:cs="Arial"/>
              <w:sz w:val="24"/>
              <w:szCs w:val="24"/>
            </w:rPr>
          </w:rPrChange>
        </w:rPr>
        <w:t>show</w:t>
      </w:r>
      <w:r w:rsidR="00627DCA" w:rsidRPr="00B475D4">
        <w:rPr>
          <w:rFonts w:ascii="Arial" w:hAnsi="Arial" w:cs="Arial"/>
          <w:sz w:val="24"/>
          <w:szCs w:val="24"/>
          <w:lang w:val="en-GB"/>
          <w:rPrChange w:id="1717" w:author="Alexandre Miguel Kaizeler Guedes Da Silva Afonso" w:date="2026-07-27T16:55:00Z" w16du:dateUtc="2026-07-27T15:55:00Z">
            <w:rPr>
              <w:rFonts w:ascii="Arial" w:hAnsi="Arial" w:cs="Arial"/>
              <w:sz w:val="24"/>
              <w:szCs w:val="24"/>
            </w:rPr>
          </w:rPrChange>
        </w:rPr>
        <w:t>ing</w:t>
      </w:r>
      <w:r w:rsidR="00476D15" w:rsidRPr="00B475D4">
        <w:rPr>
          <w:rFonts w:ascii="Arial" w:hAnsi="Arial" w:cs="Arial"/>
          <w:sz w:val="24"/>
          <w:szCs w:val="24"/>
          <w:lang w:val="en-GB"/>
          <w:rPrChange w:id="1718" w:author="Alexandre Miguel Kaizeler Guedes Da Silva Afonso" w:date="2026-07-27T16:55:00Z" w16du:dateUtc="2026-07-27T15:55:00Z">
            <w:rPr>
              <w:rFonts w:ascii="Arial" w:hAnsi="Arial" w:cs="Arial"/>
              <w:sz w:val="24"/>
              <w:szCs w:val="24"/>
            </w:rPr>
          </w:rPrChange>
        </w:rPr>
        <w:t xml:space="preserve"> enrichment </w:t>
      </w:r>
      <w:r w:rsidR="00627DCA" w:rsidRPr="00B475D4">
        <w:rPr>
          <w:rFonts w:ascii="Arial" w:hAnsi="Arial" w:cs="Arial"/>
          <w:sz w:val="24"/>
          <w:szCs w:val="24"/>
          <w:lang w:val="en-GB"/>
          <w:rPrChange w:id="1719" w:author="Alexandre Miguel Kaizeler Guedes Da Silva Afonso" w:date="2026-07-27T16:55:00Z" w16du:dateUtc="2026-07-27T15:55:00Z">
            <w:rPr>
              <w:rFonts w:ascii="Arial" w:hAnsi="Arial" w:cs="Arial"/>
              <w:sz w:val="24"/>
              <w:szCs w:val="24"/>
            </w:rPr>
          </w:rPrChange>
        </w:rPr>
        <w:t>for</w:t>
      </w:r>
      <w:r w:rsidR="00476D15" w:rsidRPr="00B475D4">
        <w:rPr>
          <w:rFonts w:ascii="Arial" w:hAnsi="Arial" w:cs="Arial"/>
          <w:sz w:val="24"/>
          <w:szCs w:val="24"/>
          <w:lang w:val="en-GB"/>
          <w:rPrChange w:id="1720" w:author="Alexandre Miguel Kaizeler Guedes Da Silva Afonso" w:date="2026-07-27T16:55:00Z" w16du:dateUtc="2026-07-27T15:55:00Z">
            <w:rPr>
              <w:rFonts w:ascii="Arial" w:hAnsi="Arial" w:cs="Arial"/>
              <w:sz w:val="24"/>
              <w:szCs w:val="24"/>
            </w:rPr>
          </w:rPrChange>
        </w:rPr>
        <w:t xml:space="preserve"> </w:t>
      </w:r>
      <w:r w:rsidR="00476D15" w:rsidRPr="00B475D4">
        <w:rPr>
          <w:rFonts w:ascii="Arial" w:hAnsi="Arial" w:cs="Arial"/>
          <w:i/>
          <w:iCs/>
          <w:sz w:val="24"/>
          <w:szCs w:val="24"/>
          <w:lang w:val="en-GB"/>
          <w:rPrChange w:id="1721" w:author="Alexandre Miguel Kaizeler Guedes Da Silva Afonso" w:date="2026-07-27T16:55:00Z" w16du:dateUtc="2026-07-27T15:55:00Z">
            <w:rPr>
              <w:rFonts w:ascii="Arial" w:hAnsi="Arial" w:cs="Arial"/>
              <w:i/>
              <w:iCs/>
              <w:sz w:val="24"/>
              <w:szCs w:val="24"/>
            </w:rPr>
          </w:rPrChange>
        </w:rPr>
        <w:t>NORAD</w:t>
      </w:r>
      <w:r w:rsidR="00476D15" w:rsidRPr="00B475D4">
        <w:rPr>
          <w:rFonts w:ascii="Arial" w:hAnsi="Arial" w:cs="Arial"/>
          <w:sz w:val="24"/>
          <w:szCs w:val="24"/>
          <w:lang w:val="en-GB"/>
          <w:rPrChange w:id="1722" w:author="Alexandre Miguel Kaizeler Guedes Da Silva Afonso" w:date="2026-07-27T16:55:00Z" w16du:dateUtc="2026-07-27T15:55:00Z">
            <w:rPr>
              <w:rFonts w:ascii="Arial" w:hAnsi="Arial" w:cs="Arial"/>
              <w:sz w:val="24"/>
              <w:szCs w:val="24"/>
            </w:rPr>
          </w:rPrChange>
        </w:rPr>
        <w:t xml:space="preserve"> and depletion of </w:t>
      </w:r>
      <w:r w:rsidR="00476D15" w:rsidRPr="00B475D4">
        <w:rPr>
          <w:rFonts w:ascii="Arial" w:hAnsi="Arial" w:cs="Arial"/>
          <w:i/>
          <w:iCs/>
          <w:sz w:val="24"/>
          <w:szCs w:val="24"/>
          <w:lang w:val="en-GB"/>
          <w:rPrChange w:id="1723" w:author="Alexandre Miguel Kaizeler Guedes Da Silva Afonso" w:date="2026-07-27T16:55:00Z" w16du:dateUtc="2026-07-27T15:55:00Z">
            <w:rPr>
              <w:rFonts w:ascii="Arial" w:hAnsi="Arial" w:cs="Arial"/>
              <w:i/>
              <w:iCs/>
              <w:sz w:val="24"/>
              <w:szCs w:val="24"/>
            </w:rPr>
          </w:rPrChange>
        </w:rPr>
        <w:t>GAPDH</w:t>
      </w:r>
      <w:r w:rsidR="00476D15" w:rsidRPr="00B475D4">
        <w:rPr>
          <w:rFonts w:ascii="Arial" w:hAnsi="Arial" w:cs="Arial"/>
          <w:sz w:val="24"/>
          <w:szCs w:val="24"/>
          <w:lang w:val="en-GB"/>
          <w:rPrChange w:id="1724" w:author="Alexandre Miguel Kaizeler Guedes Da Silva Afonso" w:date="2026-07-27T16:55:00Z" w16du:dateUtc="2026-07-27T15:55:00Z">
            <w:rPr>
              <w:rFonts w:ascii="Arial" w:hAnsi="Arial" w:cs="Arial"/>
              <w:sz w:val="24"/>
              <w:szCs w:val="24"/>
            </w:rPr>
          </w:rPrChange>
        </w:rPr>
        <w:t xml:space="preserve"> and </w:t>
      </w:r>
      <w:r w:rsidR="00476D15" w:rsidRPr="00B475D4">
        <w:rPr>
          <w:rFonts w:ascii="Arial" w:hAnsi="Arial" w:cs="Arial"/>
          <w:i/>
          <w:iCs/>
          <w:sz w:val="24"/>
          <w:szCs w:val="24"/>
          <w:lang w:val="en-GB"/>
          <w:rPrChange w:id="1725" w:author="Alexandre Miguel Kaizeler Guedes Da Silva Afonso" w:date="2026-07-27T16:55:00Z" w16du:dateUtc="2026-07-27T15:55:00Z">
            <w:rPr>
              <w:rFonts w:ascii="Arial" w:hAnsi="Arial" w:cs="Arial"/>
              <w:i/>
              <w:iCs/>
              <w:sz w:val="24"/>
              <w:szCs w:val="24"/>
            </w:rPr>
          </w:rPrChange>
        </w:rPr>
        <w:t>ACTB</w:t>
      </w:r>
      <w:r w:rsidR="00476D15" w:rsidRPr="00B475D4">
        <w:rPr>
          <w:rFonts w:ascii="Arial" w:hAnsi="Arial" w:cs="Arial"/>
          <w:sz w:val="24"/>
          <w:szCs w:val="24"/>
          <w:lang w:val="en-GB"/>
          <w:rPrChange w:id="1726" w:author="Alexandre Miguel Kaizeler Guedes Da Silva Afonso" w:date="2026-07-27T16:55:00Z" w16du:dateUtc="2026-07-27T15:55:00Z">
            <w:rPr>
              <w:rFonts w:ascii="Arial" w:hAnsi="Arial" w:cs="Arial"/>
              <w:sz w:val="24"/>
              <w:szCs w:val="24"/>
            </w:rPr>
          </w:rPrChange>
        </w:rPr>
        <w:t xml:space="preserve"> (Supplementary Figure </w:t>
      </w:r>
      <w:r w:rsidR="00AF127A" w:rsidRPr="00B475D4">
        <w:rPr>
          <w:rFonts w:ascii="Arial" w:hAnsi="Arial" w:cs="Arial"/>
          <w:sz w:val="24"/>
          <w:szCs w:val="24"/>
          <w:lang w:val="en-GB"/>
          <w:rPrChange w:id="1727" w:author="Alexandre Miguel Kaizeler Guedes Da Silva Afonso" w:date="2026-07-27T16:55:00Z" w16du:dateUtc="2026-07-27T15:55:00Z">
            <w:rPr>
              <w:rFonts w:ascii="Arial" w:hAnsi="Arial" w:cs="Arial"/>
              <w:sz w:val="24"/>
              <w:szCs w:val="24"/>
            </w:rPr>
          </w:rPrChange>
        </w:rPr>
        <w:t>4C</w:t>
      </w:r>
      <w:r w:rsidR="00476D15" w:rsidRPr="00B475D4">
        <w:rPr>
          <w:rFonts w:ascii="Arial" w:hAnsi="Arial" w:cs="Arial"/>
          <w:sz w:val="24"/>
          <w:szCs w:val="24"/>
          <w:lang w:val="en-GB"/>
          <w:rPrChange w:id="1728" w:author="Alexandre Miguel Kaizeler Guedes Da Silva Afonso" w:date="2026-07-27T16:55:00Z" w16du:dateUtc="2026-07-27T15:55:00Z">
            <w:rPr>
              <w:rFonts w:ascii="Arial" w:hAnsi="Arial" w:cs="Arial"/>
              <w:sz w:val="24"/>
              <w:szCs w:val="24"/>
            </w:rPr>
          </w:rPrChange>
        </w:rPr>
        <w:t xml:space="preserve">), </w:t>
      </w:r>
      <w:r w:rsidR="00627DCA" w:rsidRPr="00B475D4">
        <w:rPr>
          <w:rFonts w:ascii="Arial" w:hAnsi="Arial" w:cs="Arial"/>
          <w:sz w:val="24"/>
          <w:szCs w:val="24"/>
          <w:lang w:val="en-GB"/>
          <w:rPrChange w:id="1729" w:author="Alexandre Miguel Kaizeler Guedes Da Silva Afonso" w:date="2026-07-27T16:55:00Z" w16du:dateUtc="2026-07-27T15:55:00Z">
            <w:rPr>
              <w:rFonts w:ascii="Arial" w:hAnsi="Arial" w:cs="Arial"/>
              <w:sz w:val="24"/>
              <w:szCs w:val="24"/>
            </w:rPr>
          </w:rPrChange>
        </w:rPr>
        <w:t>as originally validated with</w:t>
      </w:r>
      <w:r w:rsidR="00476D15" w:rsidRPr="00B475D4">
        <w:rPr>
          <w:rFonts w:ascii="Arial" w:hAnsi="Arial" w:cs="Arial"/>
          <w:sz w:val="24"/>
          <w:szCs w:val="24"/>
          <w:lang w:val="en-GB"/>
          <w:rPrChange w:id="1730" w:author="Alexandre Miguel Kaizeler Guedes Da Silva Afonso" w:date="2026-07-27T16:55:00Z" w16du:dateUtc="2026-07-27T15:55:00Z">
            <w:rPr>
              <w:rFonts w:ascii="Arial" w:hAnsi="Arial" w:cs="Arial"/>
              <w:sz w:val="24"/>
              <w:szCs w:val="24"/>
            </w:rPr>
          </w:rPrChange>
        </w:rPr>
        <w:t xml:space="preserve"> RNA FISH</w:t>
      </w:r>
      <w:r w:rsidR="00476D15" w:rsidRPr="00B475D4">
        <w:rPr>
          <w:rFonts w:ascii="Arial" w:hAnsi="Arial" w:cs="Arial"/>
          <w:sz w:val="24"/>
          <w:szCs w:val="24"/>
          <w:lang w:val="en-GB"/>
          <w:rPrChange w:id="1731"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732" w:author="Alexandre Miguel Kaizeler Guedes Da Silva Afonso" w:date="2026-07-27T16:55:00Z" w16du:dateUtc="2026-07-27T15:55:00Z">
            <w:rPr>
              <w:rFonts w:ascii="Arial" w:hAnsi="Arial" w:cs="Arial"/>
              <w:sz w:val="24"/>
              <w:szCs w:val="24"/>
            </w:rPr>
          </w:rPrChange>
        </w:rPr>
        <w:instrText xml:space="preserve"> ADDIN ZOTERO_ITEM CSL_CITATION {"citationID":"c6dgZmrn","properties":{"formattedCitation":"\\super 31\\nosupersub{}","plainCitation":"31","noteIndex":0},"citationItems":[{"id":"jCcWpdK2/I8Gjq151","uris":["http://zotero.org/users/local/1p9EH8ax/items/WPA4SC2G"],"itemData":{"id":"3kMMCi5j/pWyCLjdf","type":"article-journal","container-title":"Molecular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476D15" w:rsidRPr="00B475D4">
        <w:rPr>
          <w:rFonts w:ascii="Arial" w:hAnsi="Arial" w:cs="Arial"/>
          <w:sz w:val="24"/>
          <w:szCs w:val="24"/>
          <w:lang w:val="en-GB"/>
          <w:rPrChange w:id="1733"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1734" w:author="Alexandre Miguel Kaizeler Guedes Da Silva Afonso" w:date="2026-07-27T16:55:00Z" w16du:dateUtc="2026-07-27T15:55:00Z">
            <w:rPr>
              <w:rFonts w:ascii="Arial" w:hAnsi="Arial" w:cs="Arial"/>
              <w:kern w:val="0"/>
              <w:sz w:val="24"/>
              <w:vertAlign w:val="superscript"/>
            </w:rPr>
          </w:rPrChange>
        </w:rPr>
        <w:t>31</w:t>
      </w:r>
      <w:r w:rsidR="00476D15" w:rsidRPr="00B475D4">
        <w:rPr>
          <w:rFonts w:ascii="Arial" w:hAnsi="Arial" w:cs="Arial"/>
          <w:sz w:val="24"/>
          <w:szCs w:val="24"/>
          <w:lang w:val="en-GB"/>
          <w:rPrChange w:id="1735" w:author="Alexandre Miguel Kaizeler Guedes Da Silva Afonso" w:date="2026-07-27T16:55:00Z" w16du:dateUtc="2026-07-27T15:55:00Z">
            <w:rPr>
              <w:rFonts w:ascii="Arial" w:hAnsi="Arial" w:cs="Arial"/>
              <w:sz w:val="24"/>
              <w:szCs w:val="24"/>
            </w:rPr>
          </w:rPrChange>
        </w:rPr>
        <w:fldChar w:fldCharType="end"/>
      </w:r>
      <w:r w:rsidR="00476D15" w:rsidRPr="00B475D4">
        <w:rPr>
          <w:rFonts w:ascii="Arial" w:hAnsi="Arial" w:cs="Arial"/>
          <w:sz w:val="24"/>
          <w:szCs w:val="24"/>
          <w:lang w:val="en-GB"/>
          <w:rPrChange w:id="1736" w:author="Alexandre Miguel Kaizeler Guedes Da Silva Afonso" w:date="2026-07-27T16:55:00Z" w16du:dateUtc="2026-07-27T15:55:00Z">
            <w:rPr>
              <w:rFonts w:ascii="Arial" w:hAnsi="Arial" w:cs="Arial"/>
              <w:sz w:val="24"/>
              <w:szCs w:val="24"/>
            </w:rPr>
          </w:rPrChange>
        </w:rPr>
        <w:t xml:space="preserve">. </w:t>
      </w:r>
      <w:r w:rsidR="00D41AFF" w:rsidRPr="00B475D4">
        <w:rPr>
          <w:rFonts w:ascii="Arial" w:hAnsi="Arial" w:cs="Arial"/>
          <w:sz w:val="24"/>
          <w:szCs w:val="24"/>
          <w:lang w:val="en-GB"/>
          <w:rPrChange w:id="1737" w:author="Alexandre Miguel Kaizeler Guedes Da Silva Afonso" w:date="2026-07-27T16:55:00Z" w16du:dateUtc="2026-07-27T15:55:00Z">
            <w:rPr>
              <w:rFonts w:ascii="Arial" w:hAnsi="Arial" w:cs="Arial"/>
              <w:sz w:val="24"/>
              <w:szCs w:val="24"/>
            </w:rPr>
          </w:rPrChange>
        </w:rPr>
        <w:t>Th</w:t>
      </w:r>
      <w:r w:rsidR="005109E6" w:rsidRPr="00B475D4">
        <w:rPr>
          <w:rFonts w:ascii="Arial" w:hAnsi="Arial" w:cs="Arial"/>
          <w:sz w:val="24"/>
          <w:szCs w:val="24"/>
          <w:lang w:val="en-GB"/>
          <w:rPrChange w:id="1738" w:author="Alexandre Miguel Kaizeler Guedes Da Silva Afonso" w:date="2026-07-27T16:55:00Z" w16du:dateUtc="2026-07-27T15:55:00Z">
            <w:rPr>
              <w:rFonts w:ascii="Arial" w:hAnsi="Arial" w:cs="Arial"/>
              <w:sz w:val="24"/>
              <w:szCs w:val="24"/>
            </w:rPr>
          </w:rPrChange>
        </w:rPr>
        <w:t>is</w:t>
      </w:r>
      <w:r w:rsidR="00476D15" w:rsidRPr="00B475D4">
        <w:rPr>
          <w:rFonts w:ascii="Arial" w:hAnsi="Arial" w:cs="Arial"/>
          <w:sz w:val="24"/>
          <w:szCs w:val="24"/>
          <w:lang w:val="en-GB"/>
          <w:rPrChange w:id="1739" w:author="Alexandre Miguel Kaizeler Guedes Da Silva Afonso" w:date="2026-07-27T16:55:00Z" w16du:dateUtc="2026-07-27T15:55:00Z">
            <w:rPr>
              <w:rFonts w:ascii="Arial" w:hAnsi="Arial" w:cs="Arial"/>
              <w:sz w:val="24"/>
              <w:szCs w:val="24"/>
            </w:rPr>
          </w:rPrChange>
        </w:rPr>
        <w:t xml:space="preserve"> </w:t>
      </w:r>
      <w:r w:rsidR="005109E6" w:rsidRPr="00B475D4">
        <w:rPr>
          <w:rFonts w:ascii="Arial" w:hAnsi="Arial" w:cs="Arial"/>
          <w:sz w:val="24"/>
          <w:szCs w:val="24"/>
          <w:lang w:val="en-GB"/>
          <w:rPrChange w:id="1740" w:author="Alexandre Miguel Kaizeler Guedes Da Silva Afonso" w:date="2026-07-27T16:55:00Z" w16du:dateUtc="2026-07-27T15:55:00Z">
            <w:rPr>
              <w:rFonts w:ascii="Arial" w:hAnsi="Arial" w:cs="Arial"/>
              <w:sz w:val="24"/>
              <w:szCs w:val="24"/>
            </w:rPr>
          </w:rPrChange>
        </w:rPr>
        <w:t>controlled</w:t>
      </w:r>
      <w:r w:rsidR="00D41AFF" w:rsidRPr="00B475D4">
        <w:rPr>
          <w:rFonts w:ascii="Arial" w:hAnsi="Arial" w:cs="Arial"/>
          <w:sz w:val="24"/>
          <w:szCs w:val="24"/>
          <w:lang w:val="en-GB"/>
          <w:rPrChange w:id="1741" w:author="Alexandre Miguel Kaizeler Guedes Da Silva Afonso" w:date="2026-07-27T16:55:00Z" w16du:dateUtc="2026-07-27T15:55:00Z">
            <w:rPr>
              <w:rFonts w:ascii="Arial" w:hAnsi="Arial" w:cs="Arial"/>
              <w:sz w:val="24"/>
              <w:szCs w:val="24"/>
            </w:rPr>
          </w:rPrChange>
        </w:rPr>
        <w:t xml:space="preserve"> </w:t>
      </w:r>
      <w:r w:rsidR="005109E6" w:rsidRPr="00B475D4">
        <w:rPr>
          <w:rFonts w:ascii="Arial" w:hAnsi="Arial" w:cs="Arial"/>
          <w:sz w:val="24"/>
          <w:szCs w:val="24"/>
          <w:lang w:val="en-GB"/>
          <w:rPrChange w:id="1742" w:author="Alexandre Miguel Kaizeler Guedes Da Silva Afonso" w:date="2026-07-27T16:55:00Z" w16du:dateUtc="2026-07-27T15:55:00Z">
            <w:rPr>
              <w:rFonts w:ascii="Arial" w:hAnsi="Arial" w:cs="Arial"/>
              <w:sz w:val="24"/>
              <w:szCs w:val="24"/>
            </w:rPr>
          </w:rPrChange>
        </w:rPr>
        <w:t>RNP/</w:t>
      </w:r>
      <w:r w:rsidR="00D41AFF" w:rsidRPr="00B475D4">
        <w:rPr>
          <w:rFonts w:ascii="Arial" w:hAnsi="Arial" w:cs="Arial"/>
          <w:sz w:val="24"/>
          <w:szCs w:val="24"/>
          <w:lang w:val="en-GB"/>
          <w:rPrChange w:id="1743" w:author="Alexandre Miguel Kaizeler Guedes Da Silva Afonso" w:date="2026-07-27T16:55:00Z" w16du:dateUtc="2026-07-27T15:55:00Z">
            <w:rPr>
              <w:rFonts w:ascii="Arial" w:hAnsi="Arial" w:cs="Arial"/>
              <w:sz w:val="24"/>
              <w:szCs w:val="24"/>
            </w:rPr>
          </w:rPrChange>
        </w:rPr>
        <w:t>SG</w:t>
      </w:r>
      <w:r w:rsidR="006254F2" w:rsidRPr="00B475D4">
        <w:rPr>
          <w:rFonts w:ascii="Arial" w:hAnsi="Arial" w:cs="Arial"/>
          <w:sz w:val="24"/>
          <w:szCs w:val="24"/>
          <w:lang w:val="en-GB"/>
          <w:rPrChange w:id="1744" w:author="Alexandre Miguel Kaizeler Guedes Da Silva Afonso" w:date="2026-07-27T16:55:00Z" w16du:dateUtc="2026-07-27T15:55:00Z">
            <w:rPr>
              <w:rFonts w:ascii="Arial" w:hAnsi="Arial" w:cs="Arial"/>
              <w:sz w:val="24"/>
              <w:szCs w:val="24"/>
            </w:rPr>
          </w:rPrChange>
        </w:rPr>
        <w:t>-specific</w:t>
      </w:r>
      <w:r w:rsidR="00476D15" w:rsidRPr="00B475D4">
        <w:rPr>
          <w:rFonts w:ascii="Arial" w:hAnsi="Arial" w:cs="Arial"/>
          <w:sz w:val="24"/>
          <w:szCs w:val="24"/>
          <w:lang w:val="en-GB"/>
          <w:rPrChange w:id="1745" w:author="Alexandre Miguel Kaizeler Guedes Da Silva Afonso" w:date="2026-07-27T16:55:00Z" w16du:dateUtc="2026-07-27T15:55:00Z">
            <w:rPr>
              <w:rFonts w:ascii="Arial" w:hAnsi="Arial" w:cs="Arial"/>
              <w:sz w:val="24"/>
              <w:szCs w:val="24"/>
            </w:rPr>
          </w:rPrChange>
        </w:rPr>
        <w:t xml:space="preserve"> signal exhibited a positive</w:t>
      </w:r>
      <w:r w:rsidR="00C27098" w:rsidRPr="00B475D4">
        <w:rPr>
          <w:rFonts w:ascii="Arial" w:hAnsi="Arial" w:cs="Arial"/>
          <w:sz w:val="24"/>
          <w:szCs w:val="24"/>
          <w:lang w:val="en-GB"/>
          <w:rPrChange w:id="1746" w:author="Alexandre Miguel Kaizeler Guedes Da Silva Afonso" w:date="2026-07-27T16:55:00Z" w16du:dateUtc="2026-07-27T15:55:00Z">
            <w:rPr>
              <w:rFonts w:ascii="Arial" w:hAnsi="Arial" w:cs="Arial"/>
              <w:sz w:val="24"/>
              <w:szCs w:val="24"/>
            </w:rPr>
          </w:rPrChange>
        </w:rPr>
        <w:t>, but weaker</w:t>
      </w:r>
      <w:r w:rsidR="006D32CE" w:rsidRPr="00B475D4">
        <w:rPr>
          <w:rFonts w:ascii="Arial" w:hAnsi="Arial" w:cs="Arial"/>
          <w:sz w:val="24"/>
          <w:szCs w:val="24"/>
          <w:lang w:val="en-GB"/>
          <w:rPrChange w:id="1747" w:author="Alexandre Miguel Kaizeler Guedes Da Silva Afonso" w:date="2026-07-27T16:55:00Z" w16du:dateUtc="2026-07-27T15:55:00Z">
            <w:rPr>
              <w:rFonts w:ascii="Arial" w:hAnsi="Arial" w:cs="Arial"/>
              <w:sz w:val="24"/>
              <w:szCs w:val="24"/>
            </w:rPr>
          </w:rPrChange>
        </w:rPr>
        <w:t xml:space="preserve"> than previously reported,</w:t>
      </w:r>
      <w:r w:rsidR="00476D15" w:rsidRPr="00B475D4">
        <w:rPr>
          <w:rFonts w:ascii="Arial" w:hAnsi="Arial" w:cs="Arial"/>
          <w:sz w:val="24"/>
          <w:szCs w:val="24"/>
          <w:lang w:val="en-GB"/>
          <w:rPrChange w:id="1748" w:author="Alexandre Miguel Kaizeler Guedes Da Silva Afonso" w:date="2026-07-27T16:55:00Z" w16du:dateUtc="2026-07-27T15:55:00Z">
            <w:rPr>
              <w:rFonts w:ascii="Arial" w:hAnsi="Arial" w:cs="Arial"/>
              <w:sz w:val="24"/>
              <w:szCs w:val="24"/>
            </w:rPr>
          </w:rPrChange>
        </w:rPr>
        <w:t xml:space="preserve"> correlation with RNA length</w:t>
      </w:r>
      <w:r w:rsidR="006D32CE" w:rsidRPr="00B475D4">
        <w:rPr>
          <w:rFonts w:ascii="Arial" w:hAnsi="Arial" w:cs="Arial"/>
          <w:sz w:val="24"/>
          <w:szCs w:val="24"/>
          <w:lang w:val="en-GB"/>
          <w:rPrChange w:id="1749" w:author="Alexandre Miguel Kaizeler Guedes Da Silva Afonso" w:date="2026-07-27T16:55:00Z" w16du:dateUtc="2026-07-27T15:55:00Z">
            <w:rPr>
              <w:rFonts w:ascii="Arial" w:hAnsi="Arial" w:cs="Arial"/>
              <w:sz w:val="24"/>
              <w:szCs w:val="24"/>
            </w:rPr>
          </w:rPrChange>
        </w:rPr>
        <w:t xml:space="preserve"> </w:t>
      </w:r>
      <w:r w:rsidR="00476D15" w:rsidRPr="00B475D4">
        <w:rPr>
          <w:rFonts w:ascii="Arial" w:hAnsi="Arial" w:cs="Arial"/>
          <w:sz w:val="24"/>
          <w:szCs w:val="24"/>
          <w:lang w:val="en-GB"/>
          <w:rPrChange w:id="1750" w:author="Alexandre Miguel Kaizeler Guedes Da Silva Afonso" w:date="2026-07-27T16:55:00Z" w16du:dateUtc="2026-07-27T15:55:00Z">
            <w:rPr>
              <w:rFonts w:ascii="Arial" w:hAnsi="Arial" w:cs="Arial"/>
              <w:sz w:val="24"/>
              <w:szCs w:val="24"/>
            </w:rPr>
          </w:rPrChange>
        </w:rPr>
        <w:t>(</w:t>
      </w:r>
      <w:r w:rsidR="00AF127A" w:rsidRPr="00B475D4">
        <w:rPr>
          <w:rFonts w:ascii="Arial" w:hAnsi="Arial" w:cs="Arial"/>
          <w:sz w:val="24"/>
          <w:szCs w:val="24"/>
          <w:lang w:val="en-GB"/>
          <w:rPrChange w:id="1751" w:author="Alexandre Miguel Kaizeler Guedes Da Silva Afonso" w:date="2026-07-27T16:55:00Z" w16du:dateUtc="2026-07-27T15:55:00Z">
            <w:rPr>
              <w:rFonts w:ascii="Arial" w:hAnsi="Arial" w:cs="Arial"/>
              <w:sz w:val="24"/>
              <w:szCs w:val="24"/>
            </w:rPr>
          </w:rPrChange>
        </w:rPr>
        <w:t>Supplementary</w:t>
      </w:r>
      <w:r w:rsidR="0020636A" w:rsidRPr="00B475D4">
        <w:rPr>
          <w:rFonts w:ascii="Arial" w:hAnsi="Arial" w:cs="Arial"/>
          <w:sz w:val="24"/>
          <w:szCs w:val="24"/>
          <w:lang w:val="en-GB"/>
          <w:rPrChange w:id="1752" w:author="Alexandre Miguel Kaizeler Guedes Da Silva Afonso" w:date="2026-07-27T16:55:00Z" w16du:dateUtc="2026-07-27T15:55:00Z">
            <w:rPr>
              <w:rFonts w:ascii="Arial" w:hAnsi="Arial" w:cs="Arial"/>
              <w:sz w:val="24"/>
              <w:szCs w:val="24"/>
            </w:rPr>
          </w:rPrChange>
        </w:rPr>
        <w:t xml:space="preserve"> Figure</w:t>
      </w:r>
      <w:r w:rsidR="00AF127A" w:rsidRPr="00B475D4">
        <w:rPr>
          <w:rFonts w:ascii="Arial" w:hAnsi="Arial" w:cs="Arial"/>
          <w:sz w:val="24"/>
          <w:szCs w:val="24"/>
          <w:lang w:val="en-GB"/>
          <w:rPrChange w:id="1753" w:author="Alexandre Miguel Kaizeler Guedes Da Silva Afonso" w:date="2026-07-27T16:55:00Z" w16du:dateUtc="2026-07-27T15:55:00Z">
            <w:rPr>
              <w:rFonts w:ascii="Arial" w:hAnsi="Arial" w:cs="Arial"/>
              <w:sz w:val="24"/>
              <w:szCs w:val="24"/>
            </w:rPr>
          </w:rPrChange>
        </w:rPr>
        <w:t xml:space="preserve"> </w:t>
      </w:r>
      <w:r w:rsidR="001519A5" w:rsidRPr="00B475D4">
        <w:rPr>
          <w:rFonts w:ascii="Arial" w:hAnsi="Arial" w:cs="Arial"/>
          <w:sz w:val="24"/>
          <w:szCs w:val="24"/>
          <w:lang w:val="en-GB"/>
          <w:rPrChange w:id="1754" w:author="Alexandre Miguel Kaizeler Guedes Da Silva Afonso" w:date="2026-07-27T16:55:00Z" w16du:dateUtc="2026-07-27T15:55:00Z">
            <w:rPr>
              <w:rFonts w:ascii="Arial" w:hAnsi="Arial" w:cs="Arial"/>
              <w:sz w:val="24"/>
              <w:szCs w:val="24"/>
            </w:rPr>
          </w:rPrChange>
        </w:rPr>
        <w:t>7</w:t>
      </w:r>
      <w:r w:rsidR="00AF127A" w:rsidRPr="00B475D4">
        <w:rPr>
          <w:rFonts w:ascii="Arial" w:hAnsi="Arial" w:cs="Arial"/>
          <w:sz w:val="24"/>
          <w:szCs w:val="24"/>
          <w:lang w:val="en-GB"/>
          <w:rPrChange w:id="1755" w:author="Alexandre Miguel Kaizeler Guedes Da Silva Afonso" w:date="2026-07-27T16:55:00Z" w16du:dateUtc="2026-07-27T15:55:00Z">
            <w:rPr>
              <w:rFonts w:ascii="Arial" w:hAnsi="Arial" w:cs="Arial"/>
              <w:sz w:val="24"/>
              <w:szCs w:val="24"/>
            </w:rPr>
          </w:rPrChange>
        </w:rPr>
        <w:t>D)</w:t>
      </w:r>
      <w:r w:rsidR="00476D15" w:rsidRPr="00B475D4">
        <w:rPr>
          <w:rFonts w:ascii="Arial" w:hAnsi="Arial" w:cs="Arial"/>
          <w:sz w:val="24"/>
          <w:szCs w:val="24"/>
          <w:lang w:val="en-GB"/>
          <w:rPrChange w:id="1756" w:author="Alexandre Miguel Kaizeler Guedes Da Silva Afonso" w:date="2026-07-27T16:55:00Z" w16du:dateUtc="2026-07-27T15:55:00Z">
            <w:rPr>
              <w:rFonts w:ascii="Arial" w:hAnsi="Arial" w:cs="Arial"/>
              <w:sz w:val="24"/>
              <w:szCs w:val="24"/>
            </w:rPr>
          </w:rPrChange>
        </w:rPr>
        <w:t xml:space="preserve">. Mirroring the DC-corrected data (Figure </w:t>
      </w:r>
      <w:r w:rsidR="00322932" w:rsidRPr="00B475D4">
        <w:rPr>
          <w:rFonts w:ascii="Arial" w:hAnsi="Arial" w:cs="Arial"/>
          <w:sz w:val="24"/>
          <w:szCs w:val="24"/>
          <w:lang w:val="en-GB"/>
          <w:rPrChange w:id="1757" w:author="Alexandre Miguel Kaizeler Guedes Da Silva Afonso" w:date="2026-07-27T16:55:00Z" w16du:dateUtc="2026-07-27T15:55:00Z">
            <w:rPr>
              <w:rFonts w:ascii="Arial" w:hAnsi="Arial" w:cs="Arial"/>
              <w:sz w:val="24"/>
              <w:szCs w:val="24"/>
            </w:rPr>
          </w:rPrChange>
        </w:rPr>
        <w:t>3</w:t>
      </w:r>
      <w:r w:rsidR="00AF127A" w:rsidRPr="00B475D4">
        <w:rPr>
          <w:rFonts w:ascii="Arial" w:hAnsi="Arial" w:cs="Arial"/>
          <w:sz w:val="24"/>
          <w:szCs w:val="24"/>
          <w:lang w:val="en-GB"/>
          <w:rPrChange w:id="1758" w:author="Alexandre Miguel Kaizeler Guedes Da Silva Afonso" w:date="2026-07-27T16:55:00Z" w16du:dateUtc="2026-07-27T15:55:00Z">
            <w:rPr>
              <w:rFonts w:ascii="Arial" w:hAnsi="Arial" w:cs="Arial"/>
              <w:sz w:val="24"/>
              <w:szCs w:val="24"/>
            </w:rPr>
          </w:rPrChange>
        </w:rPr>
        <w:t>D</w:t>
      </w:r>
      <w:r w:rsidR="00476D15" w:rsidRPr="00B475D4">
        <w:rPr>
          <w:rFonts w:ascii="Arial" w:hAnsi="Arial" w:cs="Arial"/>
          <w:sz w:val="24"/>
          <w:szCs w:val="24"/>
          <w:lang w:val="en-GB"/>
          <w:rPrChange w:id="1759" w:author="Alexandre Miguel Kaizeler Guedes Da Silva Afonso" w:date="2026-07-27T16:55:00Z" w16du:dateUtc="2026-07-27T15:55:00Z">
            <w:rPr>
              <w:rFonts w:ascii="Arial" w:hAnsi="Arial" w:cs="Arial"/>
              <w:sz w:val="24"/>
              <w:szCs w:val="24"/>
            </w:rPr>
          </w:rPrChange>
        </w:rPr>
        <w:t>), GSEA shows downregulation of pathways related to metabolism (</w:t>
      </w:r>
      <w:r w:rsidR="00AF127A" w:rsidRPr="00B475D4">
        <w:rPr>
          <w:rFonts w:ascii="Arial" w:hAnsi="Arial" w:cs="Arial"/>
          <w:sz w:val="24"/>
          <w:szCs w:val="24"/>
          <w:lang w:val="en-GB"/>
          <w:rPrChange w:id="1760" w:author="Alexandre Miguel Kaizeler Guedes Da Silva Afonso" w:date="2026-07-27T16:55:00Z" w16du:dateUtc="2026-07-27T15:55:00Z">
            <w:rPr>
              <w:rFonts w:ascii="Arial" w:hAnsi="Arial" w:cs="Arial"/>
              <w:sz w:val="24"/>
              <w:szCs w:val="24"/>
            </w:rPr>
          </w:rPrChange>
        </w:rPr>
        <w:t xml:space="preserve">Supplementary Figure </w:t>
      </w:r>
      <w:r w:rsidR="001519A5" w:rsidRPr="00B475D4">
        <w:rPr>
          <w:rFonts w:ascii="Arial" w:hAnsi="Arial" w:cs="Arial"/>
          <w:sz w:val="24"/>
          <w:szCs w:val="24"/>
          <w:lang w:val="en-GB"/>
          <w:rPrChange w:id="1761" w:author="Alexandre Miguel Kaizeler Guedes Da Silva Afonso" w:date="2026-07-27T16:55:00Z" w16du:dateUtc="2026-07-27T15:55:00Z">
            <w:rPr>
              <w:rFonts w:ascii="Arial" w:hAnsi="Arial" w:cs="Arial"/>
              <w:sz w:val="24"/>
              <w:szCs w:val="24"/>
            </w:rPr>
          </w:rPrChange>
        </w:rPr>
        <w:t>7</w:t>
      </w:r>
      <w:r w:rsidR="00AF127A" w:rsidRPr="00B475D4">
        <w:rPr>
          <w:rFonts w:ascii="Arial" w:hAnsi="Arial" w:cs="Arial"/>
          <w:sz w:val="24"/>
          <w:szCs w:val="24"/>
          <w:lang w:val="en-GB"/>
          <w:rPrChange w:id="1762" w:author="Alexandre Miguel Kaizeler Guedes Da Silva Afonso" w:date="2026-07-27T16:55:00Z" w16du:dateUtc="2026-07-27T15:55:00Z">
            <w:rPr>
              <w:rFonts w:ascii="Arial" w:hAnsi="Arial" w:cs="Arial"/>
              <w:sz w:val="24"/>
              <w:szCs w:val="24"/>
            </w:rPr>
          </w:rPrChange>
        </w:rPr>
        <w:t>E</w:t>
      </w:r>
      <w:r w:rsidR="00476D15" w:rsidRPr="00B475D4">
        <w:rPr>
          <w:rFonts w:ascii="Arial" w:hAnsi="Arial" w:cs="Arial"/>
          <w:sz w:val="24"/>
          <w:szCs w:val="24"/>
          <w:lang w:val="en-GB"/>
          <w:rPrChange w:id="1763" w:author="Alexandre Miguel Kaizeler Guedes Da Silva Afonso" w:date="2026-07-27T16:55:00Z" w16du:dateUtc="2026-07-27T15:55:00Z">
            <w:rPr>
              <w:rFonts w:ascii="Arial" w:hAnsi="Arial" w:cs="Arial"/>
              <w:sz w:val="24"/>
              <w:szCs w:val="24"/>
            </w:rPr>
          </w:rPrChange>
        </w:rPr>
        <w:t xml:space="preserve">). However, it also </w:t>
      </w:r>
      <w:r w:rsidR="00B54FFA" w:rsidRPr="00B475D4">
        <w:rPr>
          <w:rFonts w:ascii="Arial" w:hAnsi="Arial" w:cs="Arial"/>
          <w:sz w:val="24"/>
          <w:szCs w:val="24"/>
          <w:lang w:val="en-GB"/>
          <w:rPrChange w:id="1764" w:author="Alexandre Miguel Kaizeler Guedes Da Silva Afonso" w:date="2026-07-27T16:55:00Z" w16du:dateUtc="2026-07-27T15:55:00Z">
            <w:rPr>
              <w:rFonts w:ascii="Arial" w:hAnsi="Arial" w:cs="Arial"/>
              <w:sz w:val="24"/>
              <w:szCs w:val="24"/>
            </w:rPr>
          </w:rPrChange>
        </w:rPr>
        <w:t>suggests</w:t>
      </w:r>
      <w:r w:rsidR="00476D15" w:rsidRPr="00B475D4">
        <w:rPr>
          <w:rFonts w:ascii="Arial" w:hAnsi="Arial" w:cs="Arial"/>
          <w:sz w:val="24"/>
          <w:szCs w:val="24"/>
          <w:lang w:val="en-GB"/>
          <w:rPrChange w:id="1765" w:author="Alexandre Miguel Kaizeler Guedes Da Silva Afonso" w:date="2026-07-27T16:55:00Z" w16du:dateUtc="2026-07-27T15:55:00Z">
            <w:rPr>
              <w:rFonts w:ascii="Arial" w:hAnsi="Arial" w:cs="Arial"/>
              <w:sz w:val="24"/>
              <w:szCs w:val="24"/>
            </w:rPr>
          </w:rPrChange>
        </w:rPr>
        <w:t xml:space="preserve"> downregulation of apoptosis pathways (</w:t>
      </w:r>
      <w:r w:rsidR="00AF127A" w:rsidRPr="00B475D4">
        <w:rPr>
          <w:rFonts w:ascii="Arial" w:hAnsi="Arial" w:cs="Arial"/>
          <w:sz w:val="24"/>
          <w:szCs w:val="24"/>
          <w:lang w:val="en-GB"/>
          <w:rPrChange w:id="1766" w:author="Alexandre Miguel Kaizeler Guedes Da Silva Afonso" w:date="2026-07-27T16:55:00Z" w16du:dateUtc="2026-07-27T15:55:00Z">
            <w:rPr>
              <w:rFonts w:ascii="Arial" w:hAnsi="Arial" w:cs="Arial"/>
              <w:sz w:val="24"/>
              <w:szCs w:val="24"/>
            </w:rPr>
          </w:rPrChange>
        </w:rPr>
        <w:t xml:space="preserve">Supplementary Figure </w:t>
      </w:r>
      <w:r w:rsidR="001519A5" w:rsidRPr="00B475D4">
        <w:rPr>
          <w:rFonts w:ascii="Arial" w:hAnsi="Arial" w:cs="Arial"/>
          <w:sz w:val="24"/>
          <w:szCs w:val="24"/>
          <w:lang w:val="en-GB"/>
          <w:rPrChange w:id="1767" w:author="Alexandre Miguel Kaizeler Guedes Da Silva Afonso" w:date="2026-07-27T16:55:00Z" w16du:dateUtc="2026-07-27T15:55:00Z">
            <w:rPr>
              <w:rFonts w:ascii="Arial" w:hAnsi="Arial" w:cs="Arial"/>
              <w:sz w:val="24"/>
              <w:szCs w:val="24"/>
            </w:rPr>
          </w:rPrChange>
        </w:rPr>
        <w:t>7</w:t>
      </w:r>
      <w:r w:rsidR="00AF127A" w:rsidRPr="00B475D4">
        <w:rPr>
          <w:rFonts w:ascii="Arial" w:hAnsi="Arial" w:cs="Arial"/>
          <w:sz w:val="24"/>
          <w:szCs w:val="24"/>
          <w:lang w:val="en-GB"/>
          <w:rPrChange w:id="1768" w:author="Alexandre Miguel Kaizeler Guedes Da Silva Afonso" w:date="2026-07-27T16:55:00Z" w16du:dateUtc="2026-07-27T15:55:00Z">
            <w:rPr>
              <w:rFonts w:ascii="Arial" w:hAnsi="Arial" w:cs="Arial"/>
              <w:sz w:val="24"/>
              <w:szCs w:val="24"/>
            </w:rPr>
          </w:rPrChange>
        </w:rPr>
        <w:t>E</w:t>
      </w:r>
      <w:r w:rsidR="00476D15" w:rsidRPr="00B475D4">
        <w:rPr>
          <w:rFonts w:ascii="Arial" w:hAnsi="Arial" w:cs="Arial"/>
          <w:sz w:val="24"/>
          <w:szCs w:val="24"/>
          <w:lang w:val="en-GB"/>
          <w:rPrChange w:id="1769" w:author="Alexandre Miguel Kaizeler Guedes Da Silva Afonso" w:date="2026-07-27T16:55:00Z" w16du:dateUtc="2026-07-27T15:55:00Z">
            <w:rPr>
              <w:rFonts w:ascii="Arial" w:hAnsi="Arial" w:cs="Arial"/>
              <w:sz w:val="24"/>
              <w:szCs w:val="24"/>
            </w:rPr>
          </w:rPrChange>
        </w:rPr>
        <w:t>), challeng</w:t>
      </w:r>
      <w:r w:rsidR="00B54FFA" w:rsidRPr="00B475D4">
        <w:rPr>
          <w:rFonts w:ascii="Arial" w:hAnsi="Arial" w:cs="Arial"/>
          <w:sz w:val="24"/>
          <w:szCs w:val="24"/>
          <w:lang w:val="en-GB"/>
          <w:rPrChange w:id="1770" w:author="Alexandre Miguel Kaizeler Guedes Da Silva Afonso" w:date="2026-07-27T16:55:00Z" w16du:dateUtc="2026-07-27T15:55:00Z">
            <w:rPr>
              <w:rFonts w:ascii="Arial" w:hAnsi="Arial" w:cs="Arial"/>
              <w:sz w:val="24"/>
              <w:szCs w:val="24"/>
            </w:rPr>
          </w:rPrChange>
        </w:rPr>
        <w:t>ing</w:t>
      </w:r>
      <w:r w:rsidR="00476D15" w:rsidRPr="00B475D4">
        <w:rPr>
          <w:rFonts w:ascii="Arial" w:hAnsi="Arial" w:cs="Arial"/>
          <w:sz w:val="24"/>
          <w:szCs w:val="24"/>
          <w:lang w:val="en-GB"/>
          <w:rPrChange w:id="1771" w:author="Alexandre Miguel Kaizeler Guedes Da Silva Afonso" w:date="2026-07-27T16:55:00Z" w16du:dateUtc="2026-07-27T15:55:00Z">
            <w:rPr>
              <w:rFonts w:ascii="Arial" w:hAnsi="Arial" w:cs="Arial"/>
              <w:sz w:val="24"/>
              <w:szCs w:val="24"/>
            </w:rPr>
          </w:rPrChange>
        </w:rPr>
        <w:t xml:space="preserve"> the hypothesis that SGs inhibit apoptosis by sequestering pro-apoptotic transcripts</w:t>
      </w:r>
      <w:r w:rsidR="00476D15" w:rsidRPr="00B475D4">
        <w:rPr>
          <w:rFonts w:ascii="Arial" w:hAnsi="Arial" w:cs="Arial"/>
          <w:sz w:val="24"/>
          <w:szCs w:val="24"/>
          <w:lang w:val="en-GB"/>
          <w:rPrChange w:id="1772"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773" w:author="Alexandre Miguel Kaizeler Guedes Da Silva Afonso" w:date="2026-07-27T16:55:00Z" w16du:dateUtc="2026-07-27T15:55:00Z">
            <w:rPr>
              <w:rFonts w:ascii="Arial" w:hAnsi="Arial" w:cs="Arial"/>
              <w:sz w:val="24"/>
              <w:szCs w:val="24"/>
            </w:rPr>
          </w:rPrChange>
        </w:rPr>
        <w:instrText xml:space="preserve"> ADDIN ZOTERO_ITEM CSL_CITATION {"citationID":"k7a1rRlH","properties":{"formattedCitation":"\\super 12,13\\nosupersub{}","plainCitation":"12,13","noteIndex":0},"citationItems":[{"id":"jCcWpdK2/MqiqNNHg","uris":["http://zotero.org/users/local/1p9EH8ax/items/CUBP4YDB"],"itemData":{"id":"kQO2AUWH/6JfxAOAI","type":"article-journal","container-title":"Current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id":"jCcWpdK2/OdDOjFph","uris":["http://zotero.org/users/local/1p9EH8ax/items/AWC4HRTD"],"itemData":{"id":"kQO2AUWH/nzfNLwU4","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J."},{"family":"Kanneganti","given":"Thirumala-Devi"}],"issued":{"date-parts":[["2019",9,26]]}}}],"schema":"https://github.com/citation-style-language/schema/raw/master/csl-citation.json"} </w:instrText>
      </w:r>
      <w:r w:rsidR="00476D15" w:rsidRPr="00B475D4">
        <w:rPr>
          <w:rFonts w:ascii="Arial" w:hAnsi="Arial" w:cs="Arial"/>
          <w:sz w:val="24"/>
          <w:szCs w:val="24"/>
          <w:lang w:val="en-GB"/>
          <w:rPrChange w:id="1774" w:author="Alexandre Miguel Kaizeler Guedes Da Silva Afonso" w:date="2026-07-27T16:55:00Z" w16du:dateUtc="2026-07-27T15:55:00Z">
            <w:rPr>
              <w:rFonts w:ascii="Arial" w:hAnsi="Arial" w:cs="Arial"/>
              <w:sz w:val="24"/>
              <w:szCs w:val="24"/>
            </w:rPr>
          </w:rPrChange>
        </w:rPr>
        <w:fldChar w:fldCharType="separate"/>
      </w:r>
      <w:r w:rsidR="00476D15" w:rsidRPr="00B475D4">
        <w:rPr>
          <w:rFonts w:ascii="Arial" w:hAnsi="Arial" w:cs="Arial"/>
          <w:kern w:val="0"/>
          <w:sz w:val="24"/>
          <w:vertAlign w:val="superscript"/>
          <w:lang w:val="en-GB"/>
          <w:rPrChange w:id="1775" w:author="Alexandre Miguel Kaizeler Guedes Da Silva Afonso" w:date="2026-07-27T16:55:00Z" w16du:dateUtc="2026-07-27T15:55:00Z">
            <w:rPr>
              <w:rFonts w:ascii="Arial" w:hAnsi="Arial" w:cs="Arial"/>
              <w:kern w:val="0"/>
              <w:sz w:val="24"/>
              <w:vertAlign w:val="superscript"/>
            </w:rPr>
          </w:rPrChange>
        </w:rPr>
        <w:t>12,13</w:t>
      </w:r>
      <w:r w:rsidR="00476D15" w:rsidRPr="00B475D4">
        <w:rPr>
          <w:rFonts w:ascii="Arial" w:hAnsi="Arial" w:cs="Arial"/>
          <w:sz w:val="24"/>
          <w:szCs w:val="24"/>
          <w:lang w:val="en-GB"/>
          <w:rPrChange w:id="1776" w:author="Alexandre Miguel Kaizeler Guedes Da Silva Afonso" w:date="2026-07-27T16:55:00Z" w16du:dateUtc="2026-07-27T15:55:00Z">
            <w:rPr>
              <w:rFonts w:ascii="Arial" w:hAnsi="Arial" w:cs="Arial"/>
              <w:sz w:val="24"/>
              <w:szCs w:val="24"/>
            </w:rPr>
          </w:rPrChange>
        </w:rPr>
        <w:fldChar w:fldCharType="end"/>
      </w:r>
      <w:r w:rsidR="00476D15" w:rsidRPr="00B475D4">
        <w:rPr>
          <w:rFonts w:ascii="Arial" w:hAnsi="Arial" w:cs="Arial"/>
          <w:sz w:val="24"/>
          <w:szCs w:val="24"/>
          <w:lang w:val="en-GB"/>
          <w:rPrChange w:id="1777" w:author="Alexandre Miguel Kaizeler Guedes Da Silva Afonso" w:date="2026-07-27T16:55:00Z" w16du:dateUtc="2026-07-27T15:55:00Z">
            <w:rPr>
              <w:rFonts w:ascii="Arial" w:hAnsi="Arial" w:cs="Arial"/>
              <w:sz w:val="24"/>
              <w:szCs w:val="24"/>
            </w:rPr>
          </w:rPrChange>
        </w:rPr>
        <w:t>.</w:t>
      </w:r>
      <w:r w:rsidR="004D05C4" w:rsidRPr="00B475D4">
        <w:rPr>
          <w:rFonts w:ascii="Arial" w:hAnsi="Arial" w:cs="Arial"/>
          <w:sz w:val="24"/>
          <w:szCs w:val="24"/>
          <w:lang w:val="en-GB"/>
          <w:rPrChange w:id="1778" w:author="Alexandre Miguel Kaizeler Guedes Da Silva Afonso" w:date="2026-07-27T16:55:00Z" w16du:dateUtc="2026-07-27T15:55:00Z">
            <w:rPr>
              <w:rFonts w:ascii="Arial" w:hAnsi="Arial" w:cs="Arial"/>
              <w:sz w:val="24"/>
              <w:szCs w:val="24"/>
            </w:rPr>
          </w:rPrChange>
        </w:rPr>
        <w:t xml:space="preserve"> </w:t>
      </w:r>
    </w:p>
    <w:p w14:paraId="3E497C7A" w14:textId="031308D9" w:rsidR="00476D15" w:rsidRPr="00B475D4" w:rsidRDefault="00BB05B0" w:rsidP="00476D15">
      <w:pPr>
        <w:jc w:val="both"/>
        <w:rPr>
          <w:rFonts w:ascii="Arial" w:hAnsi="Arial" w:cs="Arial"/>
          <w:sz w:val="24"/>
          <w:szCs w:val="24"/>
          <w:lang w:val="en-GB"/>
          <w:rPrChange w:id="177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1780" w:author="Alexandre Miguel Kaizeler Guedes Da Silva Afonso" w:date="2026-07-27T16:55:00Z" w16du:dateUtc="2026-07-27T15:55:00Z">
            <w:rPr>
              <w:rFonts w:ascii="Arial" w:hAnsi="Arial" w:cs="Arial"/>
              <w:sz w:val="24"/>
              <w:szCs w:val="24"/>
            </w:rPr>
          </w:rPrChange>
        </w:rPr>
        <w:t>PL methods</w:t>
      </w:r>
      <w:r w:rsidR="003C0348" w:rsidRPr="00B475D4">
        <w:rPr>
          <w:rFonts w:ascii="Arial" w:hAnsi="Arial" w:cs="Arial"/>
          <w:sz w:val="24"/>
          <w:szCs w:val="24"/>
          <w:lang w:val="en-GB"/>
          <w:rPrChange w:id="1781" w:author="Alexandre Miguel Kaizeler Guedes Da Silva Afonso" w:date="2026-07-27T16:55:00Z" w16du:dateUtc="2026-07-27T15:55:00Z">
            <w:rPr>
              <w:rFonts w:ascii="Arial" w:hAnsi="Arial" w:cs="Arial"/>
              <w:sz w:val="24"/>
              <w:szCs w:val="24"/>
            </w:rPr>
          </w:rPrChange>
        </w:rPr>
        <w:t xml:space="preserve">, </w:t>
      </w:r>
      <w:r w:rsidR="761BFD49" w:rsidRPr="00B475D4">
        <w:rPr>
          <w:rFonts w:ascii="Arial" w:hAnsi="Arial" w:cs="Arial"/>
          <w:sz w:val="24"/>
          <w:szCs w:val="24"/>
          <w:lang w:val="en-GB"/>
          <w:rPrChange w:id="1782" w:author="Alexandre Miguel Kaizeler Guedes Da Silva Afonso" w:date="2026-07-27T16:55:00Z" w16du:dateUtc="2026-07-27T15:55:00Z">
            <w:rPr>
              <w:rFonts w:ascii="Arial" w:hAnsi="Arial" w:cs="Arial"/>
              <w:sz w:val="24"/>
              <w:szCs w:val="24"/>
            </w:rPr>
          </w:rPrChange>
        </w:rPr>
        <w:t>although</w:t>
      </w:r>
      <w:r w:rsidRPr="00B475D4">
        <w:rPr>
          <w:rFonts w:ascii="Arial" w:hAnsi="Arial" w:cs="Arial"/>
          <w:sz w:val="24"/>
          <w:szCs w:val="24"/>
          <w:lang w:val="en-GB"/>
          <w:rPrChange w:id="1783" w:author="Alexandre Miguel Kaizeler Guedes Da Silva Afonso" w:date="2026-07-27T16:55:00Z" w16du:dateUtc="2026-07-27T15:55:00Z">
            <w:rPr>
              <w:rFonts w:ascii="Arial" w:hAnsi="Arial" w:cs="Arial"/>
              <w:sz w:val="24"/>
              <w:szCs w:val="24"/>
            </w:rPr>
          </w:rPrChange>
        </w:rPr>
        <w:t xml:space="preserve"> not rely</w:t>
      </w:r>
      <w:r w:rsidR="003C0348" w:rsidRPr="00B475D4">
        <w:rPr>
          <w:rFonts w:ascii="Arial" w:hAnsi="Arial" w:cs="Arial"/>
          <w:sz w:val="24"/>
          <w:szCs w:val="24"/>
          <w:lang w:val="en-GB"/>
          <w:rPrChange w:id="1784" w:author="Alexandre Miguel Kaizeler Guedes Da Silva Afonso" w:date="2026-07-27T16:55:00Z" w16du:dateUtc="2026-07-27T15:55:00Z">
            <w:rPr>
              <w:rFonts w:ascii="Arial" w:hAnsi="Arial" w:cs="Arial"/>
              <w:sz w:val="24"/>
              <w:szCs w:val="24"/>
            </w:rPr>
          </w:rPrChange>
        </w:rPr>
        <w:t>ing</w:t>
      </w:r>
      <w:r w:rsidRPr="00B475D4">
        <w:rPr>
          <w:rFonts w:ascii="Arial" w:hAnsi="Arial" w:cs="Arial"/>
          <w:sz w:val="24"/>
          <w:szCs w:val="24"/>
          <w:lang w:val="en-GB"/>
          <w:rPrChange w:id="1785" w:author="Alexandre Miguel Kaizeler Guedes Da Silva Afonso" w:date="2026-07-27T16:55:00Z" w16du:dateUtc="2026-07-27T15:55:00Z">
            <w:rPr>
              <w:rFonts w:ascii="Arial" w:hAnsi="Arial" w:cs="Arial"/>
              <w:sz w:val="24"/>
              <w:szCs w:val="24"/>
            </w:rPr>
          </w:rPrChange>
        </w:rPr>
        <w:t xml:space="preserve"> on centrifugation, are also subjected to </w:t>
      </w:r>
      <w:r w:rsidR="049527EC" w:rsidRPr="00B475D4">
        <w:rPr>
          <w:rFonts w:ascii="Arial" w:hAnsi="Arial" w:cs="Arial"/>
          <w:sz w:val="24"/>
          <w:szCs w:val="24"/>
          <w:lang w:val="en-GB"/>
          <w:rPrChange w:id="1786" w:author="Alexandre Miguel Kaizeler Guedes Da Silva Afonso" w:date="2026-07-27T16:55:00Z" w16du:dateUtc="2026-07-27T15:55:00Z">
            <w:rPr>
              <w:rFonts w:ascii="Arial" w:hAnsi="Arial" w:cs="Arial"/>
              <w:sz w:val="24"/>
              <w:szCs w:val="24"/>
            </w:rPr>
          </w:rPrChange>
        </w:rPr>
        <w:t>confounding</w:t>
      </w:r>
      <w:r w:rsidRPr="00B475D4">
        <w:rPr>
          <w:rFonts w:ascii="Arial" w:hAnsi="Arial" w:cs="Arial"/>
          <w:sz w:val="24"/>
          <w:szCs w:val="24"/>
          <w:lang w:val="en-GB"/>
          <w:rPrChange w:id="1787" w:author="Alexandre Miguel Kaizeler Guedes Da Silva Afonso" w:date="2026-07-27T16:55:00Z" w16du:dateUtc="2026-07-27T15:55:00Z">
            <w:rPr>
              <w:rFonts w:ascii="Arial" w:hAnsi="Arial" w:cs="Arial"/>
              <w:sz w:val="24"/>
              <w:szCs w:val="24"/>
            </w:rPr>
          </w:rPrChange>
        </w:rPr>
        <w:t xml:space="preserve"> factors</w:t>
      </w:r>
      <w:r w:rsidR="007E3E60" w:rsidRPr="00B475D4">
        <w:rPr>
          <w:rFonts w:ascii="Arial" w:hAnsi="Arial" w:cs="Arial"/>
          <w:sz w:val="24"/>
          <w:szCs w:val="24"/>
          <w:lang w:val="en-GB"/>
          <w:rPrChange w:id="1788" w:author="Alexandre Miguel Kaizeler Guedes Da Silva Afonso" w:date="2026-07-27T16:55:00Z" w16du:dateUtc="2026-07-27T15:55:00Z">
            <w:rPr>
              <w:rFonts w:ascii="Arial" w:hAnsi="Arial" w:cs="Arial"/>
              <w:sz w:val="24"/>
              <w:szCs w:val="24"/>
            </w:rPr>
          </w:rPrChange>
        </w:rPr>
        <w:t xml:space="preserve">. Notably, </w:t>
      </w:r>
      <w:r w:rsidR="007B2A41" w:rsidRPr="00B475D4">
        <w:rPr>
          <w:rFonts w:ascii="Arial" w:hAnsi="Arial" w:cs="Arial"/>
          <w:sz w:val="24"/>
          <w:szCs w:val="24"/>
          <w:lang w:val="en-GB"/>
          <w:rPrChange w:id="1789" w:author="Alexandre Miguel Kaizeler Guedes Da Silva Afonso" w:date="2026-07-27T16:55:00Z" w16du:dateUtc="2026-07-27T15:55:00Z">
            <w:rPr>
              <w:rFonts w:ascii="Arial" w:hAnsi="Arial" w:cs="Arial"/>
              <w:sz w:val="24"/>
              <w:szCs w:val="24"/>
            </w:rPr>
          </w:rPrChange>
        </w:rPr>
        <w:t xml:space="preserve">the labelling protein </w:t>
      </w:r>
      <w:r w:rsidR="007E3E60" w:rsidRPr="00B475D4">
        <w:rPr>
          <w:rFonts w:ascii="Arial" w:hAnsi="Arial" w:cs="Arial"/>
          <w:sz w:val="24"/>
          <w:szCs w:val="24"/>
          <w:lang w:val="en-GB"/>
          <w:rPrChange w:id="1790" w:author="Alexandre Miguel Kaizeler Guedes Da Silva Afonso" w:date="2026-07-27T16:55:00Z" w16du:dateUtc="2026-07-27T15:55:00Z">
            <w:rPr>
              <w:rFonts w:ascii="Arial" w:hAnsi="Arial" w:cs="Arial"/>
              <w:sz w:val="24"/>
              <w:szCs w:val="24"/>
            </w:rPr>
          </w:rPrChange>
        </w:rPr>
        <w:t>G3BP1</w:t>
      </w:r>
      <w:r w:rsidRPr="00B475D4">
        <w:rPr>
          <w:rFonts w:ascii="Arial" w:hAnsi="Arial" w:cs="Arial"/>
          <w:sz w:val="24"/>
          <w:szCs w:val="24"/>
          <w:lang w:val="en-GB"/>
          <w:rPrChange w:id="1791" w:author="Alexandre Miguel Kaizeler Guedes Da Silva Afonso" w:date="2026-07-27T16:55:00Z" w16du:dateUtc="2026-07-27T15:55:00Z">
            <w:rPr>
              <w:rFonts w:ascii="Arial" w:hAnsi="Arial" w:cs="Arial"/>
              <w:sz w:val="24"/>
              <w:szCs w:val="24"/>
            </w:rPr>
          </w:rPrChange>
        </w:rPr>
        <w:t xml:space="preserve"> </w:t>
      </w:r>
      <w:r w:rsidR="00476D15" w:rsidRPr="00B475D4">
        <w:rPr>
          <w:rFonts w:ascii="Arial" w:hAnsi="Arial" w:cs="Arial"/>
          <w:sz w:val="24"/>
          <w:szCs w:val="24"/>
          <w:lang w:val="en-GB"/>
          <w:rPrChange w:id="1792" w:author="Alexandre Miguel Kaizeler Guedes Da Silva Afonso" w:date="2026-07-27T16:55:00Z" w16du:dateUtc="2026-07-27T15:55:00Z">
            <w:rPr>
              <w:rFonts w:ascii="Arial" w:hAnsi="Arial" w:cs="Arial"/>
              <w:sz w:val="24"/>
              <w:szCs w:val="24"/>
            </w:rPr>
          </w:rPrChange>
        </w:rPr>
        <w:t>does not exclusively locali</w:t>
      </w:r>
      <w:ins w:id="1793" w:author="Alexandre Miguel Kaizeler Guedes Da Silva Afonso" w:date="2026-07-28T11:52:00Z" w16du:dateUtc="2026-07-28T10:52:00Z">
        <w:r w:rsidR="002A7AAA">
          <w:rPr>
            <w:rFonts w:ascii="Arial" w:hAnsi="Arial" w:cs="Arial"/>
            <w:sz w:val="24"/>
            <w:szCs w:val="24"/>
            <w:lang w:val="en-GB"/>
          </w:rPr>
          <w:t>s</w:t>
        </w:r>
      </w:ins>
      <w:del w:id="1794" w:author="Alexandre Miguel Kaizeler Guedes Da Silva Afonso" w:date="2026-07-28T11:52:00Z" w16du:dateUtc="2026-07-28T10:52:00Z">
        <w:r w:rsidR="005109E6" w:rsidRPr="00B475D4" w:rsidDel="002A7AAA">
          <w:rPr>
            <w:rFonts w:ascii="Arial" w:hAnsi="Arial" w:cs="Arial"/>
            <w:sz w:val="24"/>
            <w:szCs w:val="24"/>
            <w:lang w:val="en-GB"/>
            <w:rPrChange w:id="1795" w:author="Alexandre Miguel Kaizeler Guedes Da Silva Afonso" w:date="2026-07-27T16:55:00Z" w16du:dateUtc="2026-07-27T15:55:00Z">
              <w:rPr>
                <w:rFonts w:ascii="Arial" w:hAnsi="Arial" w:cs="Arial"/>
                <w:sz w:val="24"/>
                <w:szCs w:val="24"/>
              </w:rPr>
            </w:rPrChange>
          </w:rPr>
          <w:delText>z</w:delText>
        </w:r>
      </w:del>
      <w:r w:rsidR="00476D15" w:rsidRPr="00B475D4">
        <w:rPr>
          <w:rFonts w:ascii="Arial" w:hAnsi="Arial" w:cs="Arial"/>
          <w:sz w:val="24"/>
          <w:szCs w:val="24"/>
          <w:lang w:val="en-GB"/>
          <w:rPrChange w:id="1796" w:author="Alexandre Miguel Kaizeler Guedes Da Silva Afonso" w:date="2026-07-27T16:55:00Z" w16du:dateUtc="2026-07-27T15:55:00Z">
            <w:rPr>
              <w:rFonts w:ascii="Arial" w:hAnsi="Arial" w:cs="Arial"/>
              <w:sz w:val="24"/>
              <w:szCs w:val="24"/>
            </w:rPr>
          </w:rPrChange>
        </w:rPr>
        <w:t>e to SGs</w:t>
      </w:r>
      <w:r w:rsidRPr="00B475D4">
        <w:rPr>
          <w:rFonts w:ascii="Arial" w:hAnsi="Arial" w:cs="Arial"/>
          <w:sz w:val="24"/>
          <w:szCs w:val="24"/>
          <w:lang w:val="en-GB"/>
          <w:rPrChange w:id="1797"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798" w:author="Alexandre Miguel Kaizeler Guedes Da Silva Afonso" w:date="2026-07-27T16:55:00Z" w16du:dateUtc="2026-07-27T15:55:00Z">
            <w:rPr>
              <w:rFonts w:ascii="Arial" w:hAnsi="Arial" w:cs="Arial"/>
              <w:sz w:val="24"/>
              <w:szCs w:val="24"/>
            </w:rPr>
          </w:rPrChange>
        </w:rPr>
        <w:instrText xml:space="preserve"> ADDIN ZOTERO_ITEM CSL_CITATION {"citationID":"GGLtuEdF","properties":{"formattedCitation":"\\super 29\\nosupersub{}","plainCitation":"29","noteIndex":0},"citationItems":[{"id":"jCcWpdK2/0qH0ns4Q","uris":["http://zotero.org/users/local/1p9EH8ax/items/4ULW7W7L"],"itemData":{"id":"3kMMCi5j/rblP3qQx","type":"article-journal","abstract":"Abstract\n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Pr="00B475D4">
        <w:rPr>
          <w:rFonts w:ascii="Arial" w:hAnsi="Arial" w:cs="Arial"/>
          <w:sz w:val="24"/>
          <w:szCs w:val="24"/>
          <w:lang w:val="en-GB"/>
          <w:rPrChange w:id="1799"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1800" w:author="Alexandre Miguel Kaizeler Guedes Da Silva Afonso" w:date="2026-07-27T16:55:00Z" w16du:dateUtc="2026-07-27T15:55:00Z">
            <w:rPr>
              <w:rFonts w:ascii="Arial" w:hAnsi="Arial" w:cs="Arial"/>
              <w:kern w:val="0"/>
              <w:sz w:val="24"/>
              <w:vertAlign w:val="superscript"/>
            </w:rPr>
          </w:rPrChange>
        </w:rPr>
        <w:t>29</w:t>
      </w:r>
      <w:r w:rsidRPr="00B475D4">
        <w:rPr>
          <w:rFonts w:ascii="Arial" w:hAnsi="Arial" w:cs="Arial"/>
          <w:sz w:val="24"/>
          <w:szCs w:val="24"/>
          <w:lang w:val="en-GB"/>
          <w:rPrChange w:id="1801" w:author="Alexandre Miguel Kaizeler Guedes Da Silva Afonso" w:date="2026-07-27T16:55:00Z" w16du:dateUtc="2026-07-27T15:55:00Z">
            <w:rPr>
              <w:rFonts w:ascii="Arial" w:hAnsi="Arial" w:cs="Arial"/>
              <w:sz w:val="24"/>
              <w:szCs w:val="24"/>
            </w:rPr>
          </w:rPrChange>
        </w:rPr>
        <w:fldChar w:fldCharType="end"/>
      </w:r>
      <w:r w:rsidR="000F207E" w:rsidRPr="00B475D4">
        <w:rPr>
          <w:rFonts w:ascii="Arial" w:hAnsi="Arial" w:cs="Arial"/>
          <w:sz w:val="24"/>
          <w:szCs w:val="24"/>
          <w:lang w:val="en-GB"/>
          <w:rPrChange w:id="1802" w:author="Alexandre Miguel Kaizeler Guedes Da Silva Afonso" w:date="2026-07-27T16:55:00Z" w16du:dateUtc="2026-07-27T15:55:00Z">
            <w:rPr>
              <w:rFonts w:ascii="Arial" w:hAnsi="Arial" w:cs="Arial"/>
              <w:sz w:val="24"/>
              <w:szCs w:val="24"/>
            </w:rPr>
          </w:rPrChange>
        </w:rPr>
        <w:t>, and thus PL may capture RNAs beyond bona fide SGs.</w:t>
      </w:r>
      <w:r w:rsidR="00476D15" w:rsidRPr="00B475D4">
        <w:rPr>
          <w:rFonts w:ascii="Arial" w:hAnsi="Arial" w:cs="Arial"/>
          <w:sz w:val="24"/>
          <w:szCs w:val="24"/>
          <w:lang w:val="en-GB"/>
          <w:rPrChange w:id="1803" w:author="Alexandre Miguel Kaizeler Guedes Da Silva Afonso" w:date="2026-07-27T16:55:00Z" w16du:dateUtc="2026-07-27T15:55:00Z">
            <w:rPr>
              <w:rFonts w:ascii="Arial" w:hAnsi="Arial" w:cs="Arial"/>
              <w:sz w:val="24"/>
              <w:szCs w:val="24"/>
            </w:rPr>
          </w:rPrChange>
        </w:rPr>
        <w:t xml:space="preserve"> </w:t>
      </w:r>
      <w:r w:rsidR="006B6772" w:rsidRPr="00B475D4">
        <w:rPr>
          <w:rFonts w:ascii="Arial" w:hAnsi="Arial" w:cs="Arial"/>
          <w:sz w:val="24"/>
          <w:szCs w:val="24"/>
          <w:lang w:val="en-GB"/>
          <w:rPrChange w:id="1804" w:author="Alexandre Miguel Kaizeler Guedes Da Silva Afonso" w:date="2026-07-27T16:55:00Z" w16du:dateUtc="2026-07-27T15:55:00Z">
            <w:rPr>
              <w:rFonts w:ascii="Arial" w:hAnsi="Arial" w:cs="Arial"/>
              <w:sz w:val="24"/>
              <w:szCs w:val="24"/>
            </w:rPr>
          </w:rPrChange>
        </w:rPr>
        <w:t xml:space="preserve">Although we cannot </w:t>
      </w:r>
      <w:r w:rsidR="005109E6" w:rsidRPr="00B475D4">
        <w:rPr>
          <w:rFonts w:ascii="Arial" w:hAnsi="Arial" w:cs="Arial"/>
          <w:sz w:val="24"/>
          <w:szCs w:val="24"/>
          <w:lang w:val="en-GB"/>
          <w:rPrChange w:id="1805" w:author="Alexandre Miguel Kaizeler Guedes Da Silva Afonso" w:date="2026-07-27T16:55:00Z" w16du:dateUtc="2026-07-27T15:55:00Z">
            <w:rPr>
              <w:rFonts w:ascii="Arial" w:hAnsi="Arial" w:cs="Arial"/>
              <w:sz w:val="24"/>
              <w:szCs w:val="24"/>
            </w:rPr>
          </w:rPrChange>
        </w:rPr>
        <w:t xml:space="preserve">directly </w:t>
      </w:r>
      <w:r w:rsidR="006B6772" w:rsidRPr="00B475D4">
        <w:rPr>
          <w:rFonts w:ascii="Arial" w:hAnsi="Arial" w:cs="Arial"/>
          <w:sz w:val="24"/>
          <w:szCs w:val="24"/>
          <w:lang w:val="en-GB"/>
          <w:rPrChange w:id="1806" w:author="Alexandre Miguel Kaizeler Guedes Da Silva Afonso" w:date="2026-07-27T16:55:00Z" w16du:dateUtc="2026-07-27T15:55:00Z">
            <w:rPr>
              <w:rFonts w:ascii="Arial" w:hAnsi="Arial" w:cs="Arial"/>
              <w:sz w:val="24"/>
              <w:szCs w:val="24"/>
            </w:rPr>
          </w:rPrChange>
        </w:rPr>
        <w:t>control for this, we used</w:t>
      </w:r>
      <w:r w:rsidR="00476D15" w:rsidRPr="00B475D4">
        <w:rPr>
          <w:rFonts w:ascii="Arial" w:hAnsi="Arial" w:cs="Arial"/>
          <w:sz w:val="24"/>
          <w:szCs w:val="24"/>
          <w:lang w:val="en-GB"/>
          <w:rPrChange w:id="1807" w:author="Alexandre Miguel Kaizeler Guedes Da Silva Afonso" w:date="2026-07-27T16:55:00Z" w16du:dateUtc="2026-07-27T15:55:00Z">
            <w:rPr>
              <w:rFonts w:ascii="Arial" w:hAnsi="Arial" w:cs="Arial"/>
              <w:sz w:val="24"/>
              <w:szCs w:val="24"/>
            </w:rPr>
          </w:rPrChange>
        </w:rPr>
        <w:t xml:space="preserve"> linear models</w:t>
      </w:r>
      <w:r w:rsidR="00EE4393" w:rsidRPr="00B475D4">
        <w:rPr>
          <w:rFonts w:ascii="Arial" w:hAnsi="Arial" w:cs="Arial"/>
          <w:sz w:val="24"/>
          <w:szCs w:val="24"/>
          <w:lang w:val="en-GB"/>
          <w:rPrChange w:id="1808" w:author="Alexandre Miguel Kaizeler Guedes Da Silva Afonso" w:date="2026-07-27T16:55:00Z" w16du:dateUtc="2026-07-27T15:55:00Z">
            <w:rPr>
              <w:rFonts w:ascii="Arial" w:hAnsi="Arial" w:cs="Arial"/>
              <w:sz w:val="24"/>
              <w:szCs w:val="24"/>
            </w:rPr>
          </w:rPrChange>
        </w:rPr>
        <w:t xml:space="preserve"> with interaction effects</w:t>
      </w:r>
      <w:r w:rsidR="00476D15" w:rsidRPr="00B475D4">
        <w:rPr>
          <w:rFonts w:ascii="Arial" w:hAnsi="Arial" w:cs="Arial"/>
          <w:sz w:val="24"/>
          <w:szCs w:val="24"/>
          <w:lang w:val="en-GB"/>
          <w:rPrChange w:id="1809" w:author="Alexandre Miguel Kaizeler Guedes Da Silva Afonso" w:date="2026-07-27T16:55:00Z" w16du:dateUtc="2026-07-27T15:55:00Z">
            <w:rPr>
              <w:rFonts w:ascii="Arial" w:hAnsi="Arial" w:cs="Arial"/>
              <w:sz w:val="24"/>
              <w:szCs w:val="24"/>
            </w:rPr>
          </w:rPrChange>
        </w:rPr>
        <w:t>, similar to our approach with the Matheny 2019</w:t>
      </w:r>
      <w:r w:rsidRPr="00B475D4">
        <w:rPr>
          <w:rFonts w:ascii="Arial" w:hAnsi="Arial" w:cs="Arial"/>
          <w:sz w:val="24"/>
          <w:szCs w:val="24"/>
          <w:lang w:val="en-GB"/>
          <w:rPrChange w:id="1810"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811" w:author="Alexandre Miguel Kaizeler Guedes Da Silva Afonso" w:date="2026-07-27T16:55:00Z" w16du:dateUtc="2026-07-27T15:55:00Z">
            <w:rPr>
              <w:rFonts w:ascii="Arial" w:hAnsi="Arial" w:cs="Arial"/>
              <w:sz w:val="24"/>
              <w:szCs w:val="24"/>
            </w:rPr>
          </w:rPrChange>
        </w:rPr>
        <w:instrText xml:space="preserve"> ADDIN ZOTERO_ITEM CSL_CITATION {"citationID":"cizMau0x","properties":{"formattedCitation":"\\super 40\\nosupersub{}","plainCitation":"40","noteIndex":0},"citationItems":[{"id":"jCcWpdK2/CSLUVvg2","uris":["http://zotero.org/users/local/1p9EH8ax/items/ARLW3CQN"],"itemData":{"id":"3kMMCi5j/Y5AbAQ9p","type":"article-journal","container-title":"Molecular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B475D4">
        <w:rPr>
          <w:rFonts w:ascii="Arial" w:hAnsi="Arial" w:cs="Arial"/>
          <w:sz w:val="24"/>
          <w:szCs w:val="24"/>
          <w:lang w:val="en-GB"/>
          <w:rPrChange w:id="1812"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813" w:author="Alexandre Miguel Kaizeler Guedes Da Silva Afonso" w:date="2026-07-27T16:55:00Z" w16du:dateUtc="2026-07-27T15:55:00Z">
            <w:rPr>
              <w:rFonts w:ascii="Arial" w:hAnsi="Arial" w:cs="Arial"/>
              <w:kern w:val="0"/>
              <w:sz w:val="24"/>
              <w:vertAlign w:val="superscript"/>
            </w:rPr>
          </w:rPrChange>
        </w:rPr>
        <w:t>40</w:t>
      </w:r>
      <w:r w:rsidRPr="00B475D4">
        <w:rPr>
          <w:rFonts w:ascii="Arial" w:hAnsi="Arial" w:cs="Arial"/>
          <w:sz w:val="24"/>
          <w:szCs w:val="24"/>
          <w:lang w:val="en-GB"/>
          <w:rPrChange w:id="1814" w:author="Alexandre Miguel Kaizeler Guedes Da Silva Afonso" w:date="2026-07-27T16:55:00Z" w16du:dateUtc="2026-07-27T15:55:00Z">
            <w:rPr>
              <w:rFonts w:ascii="Arial" w:hAnsi="Arial" w:cs="Arial"/>
              <w:sz w:val="24"/>
              <w:szCs w:val="24"/>
            </w:rPr>
          </w:rPrChange>
        </w:rPr>
        <w:fldChar w:fldCharType="end"/>
      </w:r>
      <w:r w:rsidR="00476D15" w:rsidRPr="00B475D4">
        <w:rPr>
          <w:rFonts w:ascii="Arial" w:hAnsi="Arial" w:cs="Arial"/>
          <w:sz w:val="24"/>
          <w:szCs w:val="24"/>
          <w:lang w:val="en-GB"/>
          <w:rPrChange w:id="1815" w:author="Alexandre Miguel Kaizeler Guedes Da Silva Afonso" w:date="2026-07-27T16:55:00Z" w16du:dateUtc="2026-07-27T15:55:00Z">
            <w:rPr>
              <w:rFonts w:ascii="Arial" w:hAnsi="Arial" w:cs="Arial"/>
              <w:sz w:val="24"/>
              <w:szCs w:val="24"/>
            </w:rPr>
          </w:rPrChange>
        </w:rPr>
        <w:t xml:space="preserve"> dataset, </w:t>
      </w:r>
      <w:r w:rsidR="00D958D6" w:rsidRPr="00B475D4">
        <w:rPr>
          <w:rFonts w:ascii="Arial" w:hAnsi="Arial" w:cs="Arial"/>
          <w:sz w:val="24"/>
          <w:szCs w:val="24"/>
          <w:lang w:val="en-GB"/>
          <w:rPrChange w:id="1816" w:author="Alexandre Miguel Kaizeler Guedes Da Silva Afonso" w:date="2026-07-27T16:55:00Z" w16du:dateUtc="2026-07-27T15:55:00Z">
            <w:rPr>
              <w:rFonts w:ascii="Arial" w:hAnsi="Arial" w:cs="Arial"/>
              <w:sz w:val="24"/>
              <w:szCs w:val="24"/>
            </w:rPr>
          </w:rPrChange>
        </w:rPr>
        <w:t>and</w:t>
      </w:r>
      <w:r w:rsidR="00476D15" w:rsidRPr="00B475D4">
        <w:rPr>
          <w:rFonts w:ascii="Arial" w:hAnsi="Arial" w:cs="Arial"/>
          <w:sz w:val="24"/>
          <w:szCs w:val="24"/>
          <w:lang w:val="en-GB"/>
          <w:rPrChange w:id="1817" w:author="Alexandre Miguel Kaizeler Guedes Da Silva Afonso" w:date="2026-07-27T16:55:00Z" w16du:dateUtc="2026-07-27T15:55:00Z">
            <w:rPr>
              <w:rFonts w:ascii="Arial" w:hAnsi="Arial" w:cs="Arial"/>
              <w:sz w:val="24"/>
              <w:szCs w:val="24"/>
            </w:rPr>
          </w:rPrChange>
        </w:rPr>
        <w:t xml:space="preserve"> controlled for </w:t>
      </w:r>
      <w:r w:rsidR="00E25CB1" w:rsidRPr="00B475D4">
        <w:rPr>
          <w:rFonts w:ascii="Arial" w:hAnsi="Arial" w:cs="Arial"/>
          <w:sz w:val="24"/>
          <w:szCs w:val="24"/>
          <w:lang w:val="en-GB"/>
          <w:rPrChange w:id="1818" w:author="Alexandre Miguel Kaizeler Guedes Da Silva Afonso" w:date="2026-07-27T16:55:00Z" w16du:dateUtc="2026-07-27T15:55:00Z">
            <w:rPr>
              <w:rFonts w:ascii="Arial" w:hAnsi="Arial" w:cs="Arial"/>
              <w:sz w:val="24"/>
              <w:szCs w:val="24"/>
            </w:rPr>
          </w:rPrChange>
        </w:rPr>
        <w:t xml:space="preserve">other </w:t>
      </w:r>
      <w:r w:rsidR="00476D15" w:rsidRPr="00B475D4">
        <w:rPr>
          <w:rFonts w:ascii="Arial" w:hAnsi="Arial" w:cs="Arial"/>
          <w:sz w:val="24"/>
          <w:szCs w:val="24"/>
          <w:lang w:val="en-GB"/>
          <w:rPrChange w:id="1819" w:author="Alexandre Miguel Kaizeler Guedes Da Silva Afonso" w:date="2026-07-27T16:55:00Z" w16du:dateUtc="2026-07-27T15:55:00Z">
            <w:rPr>
              <w:rFonts w:ascii="Arial" w:hAnsi="Arial" w:cs="Arial"/>
              <w:sz w:val="24"/>
              <w:szCs w:val="24"/>
            </w:rPr>
          </w:rPrChange>
        </w:rPr>
        <w:t>confounding variables (</w:t>
      </w:r>
      <w:r w:rsidR="008A5691" w:rsidRPr="00B475D4">
        <w:rPr>
          <w:rFonts w:ascii="Arial" w:hAnsi="Arial" w:cs="Arial"/>
          <w:sz w:val="24"/>
          <w:szCs w:val="24"/>
          <w:lang w:val="en-GB"/>
          <w:rPrChange w:id="1820" w:author="Alexandre Miguel Kaizeler Guedes Da Silva Afonso" w:date="2026-07-27T16:55:00Z" w16du:dateUtc="2026-07-27T15:55:00Z">
            <w:rPr>
              <w:rFonts w:ascii="Arial" w:hAnsi="Arial" w:cs="Arial"/>
              <w:sz w:val="24"/>
              <w:szCs w:val="24"/>
            </w:rPr>
          </w:rPrChange>
        </w:rPr>
        <w:t>see</w:t>
      </w:r>
      <w:r w:rsidR="00476D15" w:rsidRPr="00B475D4">
        <w:rPr>
          <w:rFonts w:ascii="Arial" w:hAnsi="Arial" w:cs="Arial"/>
          <w:sz w:val="24"/>
          <w:szCs w:val="24"/>
          <w:lang w:val="en-GB"/>
          <w:rPrChange w:id="1821" w:author="Alexandre Miguel Kaizeler Guedes Da Silva Afonso" w:date="2026-07-27T16:55:00Z" w16du:dateUtc="2026-07-27T15:55:00Z">
            <w:rPr>
              <w:rFonts w:ascii="Arial" w:hAnsi="Arial" w:cs="Arial"/>
              <w:sz w:val="24"/>
              <w:szCs w:val="24"/>
            </w:rPr>
          </w:rPrChange>
        </w:rPr>
        <w:t xml:space="preserve"> Methods) to isolate the SG-specific </w:t>
      </w:r>
      <w:r w:rsidR="00EE4393" w:rsidRPr="00B475D4">
        <w:rPr>
          <w:rFonts w:ascii="Arial" w:hAnsi="Arial" w:cs="Arial"/>
          <w:sz w:val="24"/>
          <w:szCs w:val="24"/>
          <w:lang w:val="en-GB"/>
          <w:rPrChange w:id="1822" w:author="Alexandre Miguel Kaizeler Guedes Da Silva Afonso" w:date="2026-07-27T16:55:00Z" w16du:dateUtc="2026-07-27T15:55:00Z">
            <w:rPr>
              <w:rFonts w:ascii="Arial" w:hAnsi="Arial" w:cs="Arial"/>
              <w:sz w:val="24"/>
              <w:szCs w:val="24"/>
            </w:rPr>
          </w:rPrChange>
        </w:rPr>
        <w:t xml:space="preserve">gene expression </w:t>
      </w:r>
      <w:r w:rsidR="00476D15" w:rsidRPr="00B475D4">
        <w:rPr>
          <w:rFonts w:ascii="Arial" w:hAnsi="Arial" w:cs="Arial"/>
          <w:sz w:val="24"/>
          <w:szCs w:val="24"/>
          <w:lang w:val="en-GB"/>
          <w:rPrChange w:id="1823" w:author="Alexandre Miguel Kaizeler Guedes Da Silva Afonso" w:date="2026-07-27T16:55:00Z" w16du:dateUtc="2026-07-27T15:55:00Z">
            <w:rPr>
              <w:rFonts w:ascii="Arial" w:hAnsi="Arial" w:cs="Arial"/>
              <w:sz w:val="24"/>
              <w:szCs w:val="24"/>
            </w:rPr>
          </w:rPrChange>
        </w:rPr>
        <w:t>signal</w:t>
      </w:r>
      <w:r w:rsidR="00A4382A" w:rsidRPr="00B475D4">
        <w:rPr>
          <w:rFonts w:ascii="Arial" w:hAnsi="Arial" w:cs="Arial"/>
          <w:sz w:val="24"/>
          <w:szCs w:val="24"/>
          <w:lang w:val="en-GB"/>
          <w:rPrChange w:id="1824" w:author="Alexandre Miguel Kaizeler Guedes Da Silva Afonso" w:date="2026-07-27T16:55:00Z" w16du:dateUtc="2026-07-27T15:55:00Z">
            <w:rPr>
              <w:rFonts w:ascii="Arial" w:hAnsi="Arial" w:cs="Arial"/>
              <w:sz w:val="24"/>
              <w:szCs w:val="24"/>
            </w:rPr>
          </w:rPrChange>
        </w:rPr>
        <w:t xml:space="preserve">. </w:t>
      </w:r>
      <w:r w:rsidR="00EF1676" w:rsidRPr="00B475D4">
        <w:rPr>
          <w:rFonts w:ascii="Arial" w:hAnsi="Arial" w:cs="Arial"/>
          <w:sz w:val="24"/>
          <w:szCs w:val="24"/>
          <w:lang w:val="en-GB"/>
          <w:rPrChange w:id="1825" w:author="Alexandre Miguel Kaizeler Guedes Da Silva Afonso" w:date="2026-07-27T16:55:00Z" w16du:dateUtc="2026-07-27T15:55:00Z">
            <w:rPr>
              <w:rFonts w:ascii="Arial" w:hAnsi="Arial" w:cs="Arial"/>
              <w:sz w:val="24"/>
              <w:szCs w:val="24"/>
            </w:rPr>
          </w:rPrChange>
        </w:rPr>
        <w:t>In PL-purified SG</w:t>
      </w:r>
      <w:r w:rsidR="00AF127A" w:rsidRPr="00B475D4">
        <w:rPr>
          <w:rFonts w:ascii="Arial" w:hAnsi="Arial" w:cs="Arial"/>
          <w:sz w:val="24"/>
          <w:szCs w:val="24"/>
          <w:lang w:val="en-GB"/>
          <w:rPrChange w:id="1826" w:author="Alexandre Miguel Kaizeler Guedes Da Silva Afonso" w:date="2026-07-27T16:55:00Z" w16du:dateUtc="2026-07-27T15:55:00Z">
            <w:rPr>
              <w:rFonts w:ascii="Arial" w:hAnsi="Arial" w:cs="Arial"/>
              <w:sz w:val="24"/>
              <w:szCs w:val="24"/>
            </w:rPr>
          </w:rPrChange>
        </w:rPr>
        <w:t>s</w:t>
      </w:r>
      <w:r w:rsidR="00EF1676" w:rsidRPr="00B475D4">
        <w:rPr>
          <w:rFonts w:ascii="Arial" w:hAnsi="Arial" w:cs="Arial"/>
          <w:sz w:val="24"/>
          <w:szCs w:val="24"/>
          <w:lang w:val="en-GB"/>
          <w:rPrChange w:id="1827" w:author="Alexandre Miguel Kaizeler Guedes Da Silva Afonso" w:date="2026-07-27T16:55:00Z" w16du:dateUtc="2026-07-27T15:55:00Z">
            <w:rPr>
              <w:rFonts w:ascii="Arial" w:hAnsi="Arial" w:cs="Arial"/>
              <w:sz w:val="24"/>
              <w:szCs w:val="24"/>
            </w:rPr>
          </w:rPrChange>
        </w:rPr>
        <w:t>, this</w:t>
      </w:r>
      <w:r w:rsidR="005109E6" w:rsidRPr="00B475D4">
        <w:rPr>
          <w:rFonts w:ascii="Arial" w:hAnsi="Arial" w:cs="Arial"/>
          <w:sz w:val="24"/>
          <w:szCs w:val="24"/>
          <w:lang w:val="en-GB"/>
          <w:rPrChange w:id="1828" w:author="Alexandre Miguel Kaizeler Guedes Da Silva Afonso" w:date="2026-07-27T16:55:00Z" w16du:dateUtc="2026-07-27T15:55:00Z">
            <w:rPr>
              <w:rFonts w:ascii="Arial" w:hAnsi="Arial" w:cs="Arial"/>
              <w:sz w:val="24"/>
              <w:szCs w:val="24"/>
            </w:rPr>
          </w:rPrChange>
        </w:rPr>
        <w:t xml:space="preserve"> </w:t>
      </w:r>
      <w:r w:rsidR="00476D15" w:rsidRPr="00B475D4">
        <w:rPr>
          <w:rFonts w:ascii="Arial" w:hAnsi="Arial" w:cs="Arial"/>
          <w:sz w:val="24"/>
          <w:szCs w:val="24"/>
          <w:lang w:val="en-GB"/>
          <w:rPrChange w:id="1829" w:author="Alexandre Miguel Kaizeler Guedes Da Silva Afonso" w:date="2026-07-27T16:55:00Z" w16du:dateUtc="2026-07-27T15:55:00Z">
            <w:rPr>
              <w:rFonts w:ascii="Arial" w:hAnsi="Arial" w:cs="Arial"/>
              <w:sz w:val="24"/>
              <w:szCs w:val="24"/>
            </w:rPr>
          </w:rPrChange>
        </w:rPr>
        <w:t xml:space="preserve">showed a negative </w:t>
      </w:r>
      <w:r w:rsidR="00E72E18" w:rsidRPr="00B475D4">
        <w:rPr>
          <w:rFonts w:ascii="Arial" w:hAnsi="Arial" w:cs="Arial"/>
          <w:sz w:val="24"/>
          <w:szCs w:val="24"/>
          <w:lang w:val="en-GB"/>
          <w:rPrChange w:id="1830" w:author="Alexandre Miguel Kaizeler Guedes Da Silva Afonso" w:date="2026-07-27T16:55:00Z" w16du:dateUtc="2026-07-27T15:55:00Z">
            <w:rPr>
              <w:rFonts w:ascii="Arial" w:hAnsi="Arial" w:cs="Arial"/>
              <w:sz w:val="24"/>
              <w:szCs w:val="24"/>
            </w:rPr>
          </w:rPrChange>
        </w:rPr>
        <w:t>correlation with RNA length</w:t>
      </w:r>
      <w:r w:rsidR="00476D15" w:rsidRPr="00B475D4">
        <w:rPr>
          <w:rFonts w:ascii="Arial" w:hAnsi="Arial" w:cs="Arial"/>
          <w:sz w:val="24"/>
          <w:szCs w:val="24"/>
          <w:lang w:val="en-GB"/>
          <w:rPrChange w:id="1831" w:author="Alexandre Miguel Kaizeler Guedes Da Silva Afonso" w:date="2026-07-27T16:55:00Z" w16du:dateUtc="2026-07-27T15:55:00Z">
            <w:rPr>
              <w:rFonts w:ascii="Arial" w:hAnsi="Arial" w:cs="Arial"/>
              <w:sz w:val="24"/>
              <w:szCs w:val="24"/>
            </w:rPr>
          </w:rPrChange>
        </w:rPr>
        <w:t xml:space="preserve"> (Figure </w:t>
      </w:r>
      <w:r w:rsidR="00322932" w:rsidRPr="00B475D4">
        <w:rPr>
          <w:rFonts w:ascii="Arial" w:hAnsi="Arial" w:cs="Arial"/>
          <w:sz w:val="24"/>
          <w:szCs w:val="24"/>
          <w:lang w:val="en-GB"/>
          <w:rPrChange w:id="1832" w:author="Alexandre Miguel Kaizeler Guedes Da Silva Afonso" w:date="2026-07-27T16:55:00Z" w16du:dateUtc="2026-07-27T15:55:00Z">
            <w:rPr>
              <w:rFonts w:ascii="Arial" w:hAnsi="Arial" w:cs="Arial"/>
              <w:sz w:val="24"/>
              <w:szCs w:val="24"/>
            </w:rPr>
          </w:rPrChange>
        </w:rPr>
        <w:t>3</w:t>
      </w:r>
      <w:r w:rsidR="00AF127A" w:rsidRPr="00B475D4">
        <w:rPr>
          <w:rFonts w:ascii="Arial" w:hAnsi="Arial" w:cs="Arial"/>
          <w:sz w:val="24"/>
          <w:szCs w:val="24"/>
          <w:lang w:val="en-GB"/>
          <w:rPrChange w:id="1833" w:author="Alexandre Miguel Kaizeler Guedes Da Silva Afonso" w:date="2026-07-27T16:55:00Z" w16du:dateUtc="2026-07-27T15:55:00Z">
            <w:rPr>
              <w:rFonts w:ascii="Arial" w:hAnsi="Arial" w:cs="Arial"/>
              <w:sz w:val="24"/>
              <w:szCs w:val="24"/>
            </w:rPr>
          </w:rPrChange>
        </w:rPr>
        <w:t>E</w:t>
      </w:r>
      <w:r w:rsidR="00476D15" w:rsidRPr="00B475D4">
        <w:rPr>
          <w:rFonts w:ascii="Arial" w:hAnsi="Arial" w:cs="Arial"/>
          <w:sz w:val="24"/>
          <w:szCs w:val="24"/>
          <w:lang w:val="en-GB"/>
          <w:rPrChange w:id="1834" w:author="Alexandre Miguel Kaizeler Guedes Da Silva Afonso" w:date="2026-07-27T16:55:00Z" w16du:dateUtc="2026-07-27T15:55:00Z">
            <w:rPr>
              <w:rFonts w:ascii="Arial" w:hAnsi="Arial" w:cs="Arial"/>
              <w:sz w:val="24"/>
              <w:szCs w:val="24"/>
            </w:rPr>
          </w:rPrChange>
        </w:rPr>
        <w:t>)</w:t>
      </w:r>
      <w:r w:rsidR="00AB4C1A" w:rsidRPr="00B475D4">
        <w:rPr>
          <w:rFonts w:ascii="Arial" w:hAnsi="Arial" w:cs="Arial"/>
          <w:sz w:val="24"/>
          <w:szCs w:val="24"/>
          <w:lang w:val="en-GB"/>
          <w:rPrChange w:id="1835" w:author="Alexandre Miguel Kaizeler Guedes Da Silva Afonso" w:date="2026-07-27T16:55:00Z" w16du:dateUtc="2026-07-27T15:55:00Z">
            <w:rPr>
              <w:rFonts w:ascii="Arial" w:hAnsi="Arial" w:cs="Arial"/>
              <w:sz w:val="24"/>
              <w:szCs w:val="24"/>
            </w:rPr>
          </w:rPrChange>
        </w:rPr>
        <w:t>, and</w:t>
      </w:r>
      <w:r w:rsidR="00476D15" w:rsidRPr="00B475D4">
        <w:rPr>
          <w:rFonts w:ascii="Arial" w:hAnsi="Arial" w:cs="Arial"/>
          <w:sz w:val="24"/>
          <w:szCs w:val="24"/>
          <w:lang w:val="en-GB"/>
          <w:rPrChange w:id="1836" w:author="Alexandre Miguel Kaizeler Guedes Da Silva Afonso" w:date="2026-07-27T16:55:00Z" w16du:dateUtc="2026-07-27T15:55:00Z">
            <w:rPr>
              <w:rFonts w:ascii="Arial" w:hAnsi="Arial" w:cs="Arial"/>
              <w:sz w:val="24"/>
              <w:szCs w:val="24"/>
            </w:rPr>
          </w:rPrChange>
        </w:rPr>
        <w:t xml:space="preserve"> GSEA revealed upregulation of metabolism and stress response pathways, </w:t>
      </w:r>
      <w:r w:rsidR="00AB4C1A" w:rsidRPr="00B475D4">
        <w:rPr>
          <w:rFonts w:ascii="Arial" w:hAnsi="Arial" w:cs="Arial"/>
          <w:sz w:val="24"/>
          <w:szCs w:val="24"/>
          <w:lang w:val="en-GB"/>
          <w:rPrChange w:id="1837" w:author="Alexandre Miguel Kaizeler Guedes Da Silva Afonso" w:date="2026-07-27T16:55:00Z" w16du:dateUtc="2026-07-27T15:55:00Z">
            <w:rPr>
              <w:rFonts w:ascii="Arial" w:hAnsi="Arial" w:cs="Arial"/>
              <w:sz w:val="24"/>
              <w:szCs w:val="24"/>
            </w:rPr>
          </w:rPrChange>
        </w:rPr>
        <w:t>consistent with</w:t>
      </w:r>
      <w:r w:rsidR="00476D15" w:rsidRPr="00B475D4">
        <w:rPr>
          <w:rFonts w:ascii="Arial" w:hAnsi="Arial" w:cs="Arial"/>
          <w:sz w:val="24"/>
          <w:szCs w:val="24"/>
          <w:lang w:val="en-GB"/>
          <w:rPrChange w:id="1838" w:author="Alexandre Miguel Kaizeler Guedes Da Silva Afonso" w:date="2026-07-27T16:55:00Z" w16du:dateUtc="2026-07-27T15:55:00Z">
            <w:rPr>
              <w:rFonts w:ascii="Arial" w:hAnsi="Arial" w:cs="Arial"/>
              <w:sz w:val="24"/>
              <w:szCs w:val="24"/>
            </w:rPr>
          </w:rPrChange>
        </w:rPr>
        <w:t xml:space="preserve"> selective transcript sequestration (Figure </w:t>
      </w:r>
      <w:r w:rsidR="00322932" w:rsidRPr="00B475D4">
        <w:rPr>
          <w:rFonts w:ascii="Arial" w:hAnsi="Arial" w:cs="Arial"/>
          <w:sz w:val="24"/>
          <w:szCs w:val="24"/>
          <w:lang w:val="en-GB"/>
          <w:rPrChange w:id="1839" w:author="Alexandre Miguel Kaizeler Guedes Da Silva Afonso" w:date="2026-07-27T16:55:00Z" w16du:dateUtc="2026-07-27T15:55:00Z">
            <w:rPr>
              <w:rFonts w:ascii="Arial" w:hAnsi="Arial" w:cs="Arial"/>
              <w:sz w:val="24"/>
              <w:szCs w:val="24"/>
            </w:rPr>
          </w:rPrChange>
        </w:rPr>
        <w:t>3</w:t>
      </w:r>
      <w:r w:rsidR="00AF127A" w:rsidRPr="00B475D4">
        <w:rPr>
          <w:rFonts w:ascii="Arial" w:hAnsi="Arial" w:cs="Arial"/>
          <w:sz w:val="24"/>
          <w:szCs w:val="24"/>
          <w:lang w:val="en-GB"/>
          <w:rPrChange w:id="1840" w:author="Alexandre Miguel Kaizeler Guedes Da Silva Afonso" w:date="2026-07-27T16:55:00Z" w16du:dateUtc="2026-07-27T15:55:00Z">
            <w:rPr>
              <w:rFonts w:ascii="Arial" w:hAnsi="Arial" w:cs="Arial"/>
              <w:sz w:val="24"/>
              <w:szCs w:val="24"/>
            </w:rPr>
          </w:rPrChange>
        </w:rPr>
        <w:t>F</w:t>
      </w:r>
      <w:r w:rsidR="00476D15" w:rsidRPr="00B475D4">
        <w:rPr>
          <w:rFonts w:ascii="Arial" w:hAnsi="Arial" w:cs="Arial"/>
          <w:sz w:val="24"/>
          <w:szCs w:val="24"/>
          <w:lang w:val="en-GB"/>
          <w:rPrChange w:id="1841" w:author="Alexandre Miguel Kaizeler Guedes Da Silva Afonso" w:date="2026-07-27T16:55:00Z" w16du:dateUtc="2026-07-27T15:55:00Z">
            <w:rPr>
              <w:rFonts w:ascii="Arial" w:hAnsi="Arial" w:cs="Arial"/>
              <w:sz w:val="24"/>
              <w:szCs w:val="24"/>
            </w:rPr>
          </w:rPrChange>
        </w:rPr>
        <w:t>).</w:t>
      </w:r>
    </w:p>
    <w:p w14:paraId="54BAB33F" w14:textId="046EE5CE" w:rsidR="00D434C7" w:rsidRPr="00B475D4" w:rsidRDefault="00FA76AA" w:rsidP="00C562FA">
      <w:pPr>
        <w:jc w:val="both"/>
        <w:rPr>
          <w:rFonts w:ascii="Arial" w:hAnsi="Arial" w:cs="Arial"/>
          <w:sz w:val="24"/>
          <w:szCs w:val="24"/>
          <w:lang w:val="en-GB"/>
          <w:rPrChange w:id="184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1843" w:author="Alexandre Miguel Kaizeler Guedes Da Silva Afonso" w:date="2026-07-27T16:55:00Z" w16du:dateUtc="2026-07-27T15:55:00Z">
            <w:rPr>
              <w:rFonts w:ascii="Arial" w:hAnsi="Arial" w:cs="Arial"/>
              <w:sz w:val="24"/>
              <w:szCs w:val="24"/>
            </w:rPr>
          </w:rPrChange>
        </w:rPr>
        <w:t xml:space="preserve">While </w:t>
      </w:r>
      <w:r w:rsidR="0088535A" w:rsidRPr="00B475D4">
        <w:rPr>
          <w:rFonts w:ascii="Arial" w:hAnsi="Arial" w:cs="Arial"/>
          <w:sz w:val="24"/>
          <w:szCs w:val="24"/>
          <w:lang w:val="en-GB"/>
          <w:rPrChange w:id="1844" w:author="Alexandre Miguel Kaizeler Guedes Da Silva Afonso" w:date="2026-07-27T16:55:00Z" w16du:dateUtc="2026-07-27T15:55:00Z">
            <w:rPr>
              <w:rFonts w:ascii="Arial" w:hAnsi="Arial" w:cs="Arial"/>
              <w:sz w:val="24"/>
              <w:szCs w:val="24"/>
            </w:rPr>
          </w:rPrChange>
        </w:rPr>
        <w:t xml:space="preserve">the previous </w:t>
      </w:r>
      <w:r w:rsidR="00750F39" w:rsidRPr="00B475D4">
        <w:rPr>
          <w:rFonts w:ascii="Arial" w:hAnsi="Arial" w:cs="Arial"/>
          <w:sz w:val="24"/>
          <w:szCs w:val="24"/>
          <w:lang w:val="en-GB"/>
          <w:rPrChange w:id="1845" w:author="Alexandre Miguel Kaizeler Guedes Da Silva Afonso" w:date="2026-07-27T16:55:00Z" w16du:dateUtc="2026-07-27T15:55:00Z">
            <w:rPr>
              <w:rFonts w:ascii="Arial" w:hAnsi="Arial" w:cs="Arial"/>
              <w:sz w:val="24"/>
              <w:szCs w:val="24"/>
            </w:rPr>
          </w:rPrChange>
        </w:rPr>
        <w:t xml:space="preserve">corrections provided a </w:t>
      </w:r>
      <w:r w:rsidR="00240B6F" w:rsidRPr="00B475D4">
        <w:rPr>
          <w:rFonts w:ascii="Arial" w:hAnsi="Arial" w:cs="Arial"/>
          <w:sz w:val="24"/>
          <w:szCs w:val="24"/>
          <w:lang w:val="en-GB"/>
          <w:rPrChange w:id="1846" w:author="Alexandre Miguel Kaizeler Guedes Da Silva Afonso" w:date="2026-07-27T16:55:00Z" w16du:dateUtc="2026-07-27T15:55:00Z">
            <w:rPr>
              <w:rFonts w:ascii="Arial" w:hAnsi="Arial" w:cs="Arial"/>
              <w:sz w:val="24"/>
              <w:szCs w:val="24"/>
            </w:rPr>
          </w:rPrChange>
        </w:rPr>
        <w:t>putative</w:t>
      </w:r>
      <w:r w:rsidR="00750F39" w:rsidRPr="00B475D4">
        <w:rPr>
          <w:rFonts w:ascii="Arial" w:hAnsi="Arial" w:cs="Arial"/>
          <w:sz w:val="24"/>
          <w:szCs w:val="24"/>
          <w:lang w:val="en-GB"/>
          <w:rPrChange w:id="1847" w:author="Alexandre Miguel Kaizeler Guedes Da Silva Afonso" w:date="2026-07-27T16:55:00Z" w16du:dateUtc="2026-07-27T15:55:00Z">
            <w:rPr>
              <w:rFonts w:ascii="Arial" w:hAnsi="Arial" w:cs="Arial"/>
              <w:sz w:val="24"/>
              <w:szCs w:val="24"/>
            </w:rPr>
          </w:rPrChange>
        </w:rPr>
        <w:t xml:space="preserve"> SG-specific </w:t>
      </w:r>
      <w:r w:rsidR="00240B6F" w:rsidRPr="00B475D4">
        <w:rPr>
          <w:rFonts w:ascii="Arial" w:hAnsi="Arial" w:cs="Arial"/>
          <w:sz w:val="24"/>
          <w:szCs w:val="24"/>
          <w:lang w:val="en-GB"/>
          <w:rPrChange w:id="1848" w:author="Alexandre Miguel Kaizeler Guedes Da Silva Afonso" w:date="2026-07-27T16:55:00Z" w16du:dateUtc="2026-07-27T15:55:00Z">
            <w:rPr>
              <w:rFonts w:ascii="Arial" w:hAnsi="Arial" w:cs="Arial"/>
              <w:sz w:val="24"/>
              <w:szCs w:val="24"/>
            </w:rPr>
          </w:rPrChange>
        </w:rPr>
        <w:t>gene expression signal</w:t>
      </w:r>
      <w:r w:rsidR="00750F39" w:rsidRPr="00B475D4">
        <w:rPr>
          <w:rFonts w:ascii="Arial" w:hAnsi="Arial" w:cs="Arial"/>
          <w:sz w:val="24"/>
          <w:szCs w:val="24"/>
          <w:lang w:val="en-GB"/>
          <w:rPrChange w:id="1849" w:author="Alexandre Miguel Kaizeler Guedes Da Silva Afonso" w:date="2026-07-27T16:55:00Z" w16du:dateUtc="2026-07-27T15:55:00Z">
            <w:rPr>
              <w:rFonts w:ascii="Arial" w:hAnsi="Arial" w:cs="Arial"/>
              <w:sz w:val="24"/>
              <w:szCs w:val="24"/>
            </w:rPr>
          </w:rPrChange>
        </w:rPr>
        <w:t xml:space="preserve">, WC transcriptomes can offer complementary insights into the effects of SGs across the cell. Importantly, as </w:t>
      </w:r>
      <w:r w:rsidR="009747D2" w:rsidRPr="00B475D4">
        <w:rPr>
          <w:rFonts w:ascii="Arial" w:hAnsi="Arial" w:cs="Arial"/>
          <w:sz w:val="24"/>
          <w:szCs w:val="24"/>
          <w:lang w:val="en-GB"/>
          <w:rPrChange w:id="1850" w:author="Alexandre Miguel Kaizeler Guedes Da Silva Afonso" w:date="2026-07-27T16:55:00Z" w16du:dateUtc="2026-07-27T15:55:00Z">
            <w:rPr>
              <w:rFonts w:ascii="Arial" w:hAnsi="Arial" w:cs="Arial"/>
              <w:sz w:val="24"/>
              <w:szCs w:val="24"/>
            </w:rPr>
          </w:rPrChange>
        </w:rPr>
        <w:t xml:space="preserve">the majority of publicly available datasets </w:t>
      </w:r>
      <w:r w:rsidR="00954F9B" w:rsidRPr="00B475D4">
        <w:rPr>
          <w:rFonts w:ascii="Arial" w:hAnsi="Arial" w:cs="Arial"/>
          <w:sz w:val="24"/>
          <w:szCs w:val="24"/>
          <w:lang w:val="en-GB"/>
          <w:rPrChange w:id="1851" w:author="Alexandre Miguel Kaizeler Guedes Da Silva Afonso" w:date="2026-07-27T16:55:00Z" w16du:dateUtc="2026-07-27T15:55:00Z">
            <w:rPr>
              <w:rFonts w:ascii="Arial" w:hAnsi="Arial" w:cs="Arial"/>
              <w:sz w:val="24"/>
              <w:szCs w:val="24"/>
            </w:rPr>
          </w:rPrChange>
        </w:rPr>
        <w:t xml:space="preserve">do not purify </w:t>
      </w:r>
      <w:r w:rsidR="00E4629C" w:rsidRPr="00B475D4">
        <w:rPr>
          <w:rFonts w:ascii="Arial" w:hAnsi="Arial" w:cs="Arial"/>
          <w:sz w:val="24"/>
          <w:szCs w:val="24"/>
          <w:lang w:val="en-GB"/>
          <w:rPrChange w:id="1852" w:author="Alexandre Miguel Kaizeler Guedes Da Silva Afonso" w:date="2026-07-27T16:55:00Z" w16du:dateUtc="2026-07-27T15:55:00Z">
            <w:rPr>
              <w:rFonts w:ascii="Arial" w:hAnsi="Arial" w:cs="Arial"/>
              <w:sz w:val="24"/>
              <w:szCs w:val="24"/>
            </w:rPr>
          </w:rPrChange>
        </w:rPr>
        <w:t xml:space="preserve">SGs, infering their presence and effects in the cell from WC transcriptomes would prove </w:t>
      </w:r>
      <w:r w:rsidR="00647DF1" w:rsidRPr="00B475D4">
        <w:rPr>
          <w:rFonts w:ascii="Arial" w:hAnsi="Arial" w:cs="Arial"/>
          <w:sz w:val="24"/>
          <w:szCs w:val="24"/>
          <w:lang w:val="en-GB"/>
          <w:rPrChange w:id="1853" w:author="Alexandre Miguel Kaizeler Guedes Da Silva Afonso" w:date="2026-07-27T16:55:00Z" w16du:dateUtc="2026-07-27T15:55:00Z">
            <w:rPr>
              <w:rFonts w:ascii="Arial" w:hAnsi="Arial" w:cs="Arial"/>
              <w:sz w:val="24"/>
              <w:szCs w:val="24"/>
            </w:rPr>
          </w:rPrChange>
        </w:rPr>
        <w:t>in</w:t>
      </w:r>
      <w:r w:rsidR="00E4629C" w:rsidRPr="00B475D4">
        <w:rPr>
          <w:rFonts w:ascii="Arial" w:hAnsi="Arial" w:cs="Arial"/>
          <w:sz w:val="24"/>
          <w:szCs w:val="24"/>
          <w:lang w:val="en-GB"/>
          <w:rPrChange w:id="1854" w:author="Alexandre Miguel Kaizeler Guedes Da Silva Afonso" w:date="2026-07-27T16:55:00Z" w16du:dateUtc="2026-07-27T15:55:00Z">
            <w:rPr>
              <w:rFonts w:ascii="Arial" w:hAnsi="Arial" w:cs="Arial"/>
              <w:sz w:val="24"/>
              <w:szCs w:val="24"/>
            </w:rPr>
          </w:rPrChange>
        </w:rPr>
        <w:t>valuable</w:t>
      </w:r>
      <w:r w:rsidR="00647DF1" w:rsidRPr="00B475D4">
        <w:rPr>
          <w:rFonts w:ascii="Arial" w:hAnsi="Arial" w:cs="Arial"/>
          <w:sz w:val="24"/>
          <w:szCs w:val="24"/>
          <w:lang w:val="en-GB"/>
          <w:rPrChange w:id="1855" w:author="Alexandre Miguel Kaizeler Guedes Da Silva Afonso" w:date="2026-07-27T16:55:00Z" w16du:dateUtc="2026-07-27T15:55:00Z">
            <w:rPr>
              <w:rFonts w:ascii="Arial" w:hAnsi="Arial" w:cs="Arial"/>
              <w:sz w:val="24"/>
              <w:szCs w:val="24"/>
            </w:rPr>
          </w:rPrChange>
        </w:rPr>
        <w:t xml:space="preserve"> in studying their effect/function on other biological contexts.</w:t>
      </w:r>
      <w:r w:rsidR="00E4629C" w:rsidRPr="00B475D4">
        <w:rPr>
          <w:rFonts w:ascii="Arial" w:hAnsi="Arial" w:cs="Arial"/>
          <w:sz w:val="24"/>
          <w:szCs w:val="24"/>
          <w:lang w:val="en-GB"/>
          <w:rPrChange w:id="1856" w:author="Alexandre Miguel Kaizeler Guedes Da Silva Afonso" w:date="2026-07-27T16:55:00Z" w16du:dateUtc="2026-07-27T15:55:00Z">
            <w:rPr>
              <w:rFonts w:ascii="Arial" w:hAnsi="Arial" w:cs="Arial"/>
              <w:sz w:val="24"/>
              <w:szCs w:val="24"/>
            </w:rPr>
          </w:rPrChange>
        </w:rPr>
        <w:t xml:space="preserve"> However, a major challenge in analy</w:t>
      </w:r>
      <w:ins w:id="1857" w:author="Alexandre Miguel Kaizeler Guedes Da Silva Afonso" w:date="2026-07-28T11:54:00Z" w16du:dateUtc="2026-07-28T10:54:00Z">
        <w:r w:rsidR="002A7AAA">
          <w:rPr>
            <w:rFonts w:ascii="Arial" w:hAnsi="Arial" w:cs="Arial"/>
            <w:sz w:val="24"/>
            <w:szCs w:val="24"/>
            <w:lang w:val="en-GB"/>
          </w:rPr>
          <w:t>s</w:t>
        </w:r>
      </w:ins>
      <w:del w:id="1858" w:author="Alexandre Miguel Kaizeler Guedes Da Silva Afonso" w:date="2026-07-28T11:54:00Z" w16du:dateUtc="2026-07-28T10:54:00Z">
        <w:r w:rsidR="00647DF1" w:rsidRPr="00B475D4" w:rsidDel="002A7AAA">
          <w:rPr>
            <w:rFonts w:ascii="Arial" w:hAnsi="Arial" w:cs="Arial"/>
            <w:sz w:val="24"/>
            <w:szCs w:val="24"/>
            <w:lang w:val="en-GB"/>
            <w:rPrChange w:id="1859" w:author="Alexandre Miguel Kaizeler Guedes Da Silva Afonso" w:date="2026-07-27T16:55:00Z" w16du:dateUtc="2026-07-27T15:55:00Z">
              <w:rPr>
                <w:rFonts w:ascii="Arial" w:hAnsi="Arial" w:cs="Arial"/>
                <w:sz w:val="24"/>
                <w:szCs w:val="24"/>
              </w:rPr>
            </w:rPrChange>
          </w:rPr>
          <w:delText>z</w:delText>
        </w:r>
      </w:del>
      <w:r w:rsidR="00E4629C" w:rsidRPr="00B475D4">
        <w:rPr>
          <w:rFonts w:ascii="Arial" w:hAnsi="Arial" w:cs="Arial"/>
          <w:sz w:val="24"/>
          <w:szCs w:val="24"/>
          <w:lang w:val="en-GB"/>
          <w:rPrChange w:id="1860" w:author="Alexandre Miguel Kaizeler Guedes Da Silva Afonso" w:date="2026-07-27T16:55:00Z" w16du:dateUtc="2026-07-27T15:55:00Z">
            <w:rPr>
              <w:rFonts w:ascii="Arial" w:hAnsi="Arial" w:cs="Arial"/>
              <w:sz w:val="24"/>
              <w:szCs w:val="24"/>
            </w:rPr>
          </w:rPrChange>
        </w:rPr>
        <w:t>ing the WC transc</w:t>
      </w:r>
      <w:r w:rsidR="006B41A5" w:rsidRPr="00B475D4">
        <w:rPr>
          <w:rFonts w:ascii="Arial" w:hAnsi="Arial" w:cs="Arial"/>
          <w:sz w:val="24"/>
          <w:szCs w:val="24"/>
          <w:lang w:val="en-GB"/>
          <w:rPrChange w:id="1861" w:author="Alexandre Miguel Kaizeler Guedes Da Silva Afonso" w:date="2026-07-27T16:55:00Z" w16du:dateUtc="2026-07-27T15:55:00Z">
            <w:rPr>
              <w:rFonts w:ascii="Arial" w:hAnsi="Arial" w:cs="Arial"/>
              <w:sz w:val="24"/>
              <w:szCs w:val="24"/>
            </w:rPr>
          </w:rPrChange>
        </w:rPr>
        <w:t xml:space="preserve">riptome </w:t>
      </w:r>
      <w:r w:rsidR="00647DF1" w:rsidRPr="00B475D4">
        <w:rPr>
          <w:rFonts w:ascii="Arial" w:hAnsi="Arial" w:cs="Arial"/>
          <w:sz w:val="24"/>
          <w:szCs w:val="24"/>
          <w:lang w:val="en-GB"/>
          <w:rPrChange w:id="1862" w:author="Alexandre Miguel Kaizeler Guedes Da Silva Afonso" w:date="2026-07-27T16:55:00Z" w16du:dateUtc="2026-07-27T15:55:00Z">
            <w:rPr>
              <w:rFonts w:ascii="Arial" w:hAnsi="Arial" w:cs="Arial"/>
              <w:sz w:val="24"/>
              <w:szCs w:val="24"/>
            </w:rPr>
          </w:rPrChange>
        </w:rPr>
        <w:t>i</w:t>
      </w:r>
      <w:r w:rsidR="006B41A5" w:rsidRPr="00B475D4">
        <w:rPr>
          <w:rFonts w:ascii="Arial" w:hAnsi="Arial" w:cs="Arial"/>
          <w:sz w:val="24"/>
          <w:szCs w:val="24"/>
          <w:lang w:val="en-GB"/>
          <w:rPrChange w:id="1863" w:author="Alexandre Miguel Kaizeler Guedes Da Silva Afonso" w:date="2026-07-27T16:55:00Z" w16du:dateUtc="2026-07-27T15:55:00Z">
            <w:rPr>
              <w:rFonts w:ascii="Arial" w:hAnsi="Arial" w:cs="Arial"/>
              <w:sz w:val="24"/>
              <w:szCs w:val="24"/>
            </w:rPr>
          </w:rPrChange>
        </w:rPr>
        <w:t xml:space="preserve">s separating the general stress response from SG-specific contributions. </w:t>
      </w:r>
      <w:r w:rsidR="00476D15" w:rsidRPr="00B475D4">
        <w:rPr>
          <w:rFonts w:ascii="Arial" w:hAnsi="Arial" w:cs="Arial"/>
          <w:sz w:val="24"/>
          <w:szCs w:val="24"/>
          <w:lang w:val="en-GB"/>
          <w:rPrChange w:id="1864" w:author="Alexandre Miguel Kaizeler Guedes Da Silva Afonso" w:date="2026-07-27T16:55:00Z" w16du:dateUtc="2026-07-27T15:55:00Z">
            <w:rPr>
              <w:rFonts w:ascii="Arial" w:hAnsi="Arial" w:cs="Arial"/>
              <w:sz w:val="24"/>
              <w:szCs w:val="24"/>
            </w:rPr>
          </w:rPrChange>
        </w:rPr>
        <w:t>G3BP1/G3BP2 KO cells</w:t>
      </w:r>
      <w:r w:rsidR="006B41A5" w:rsidRPr="00B475D4">
        <w:rPr>
          <w:rFonts w:ascii="Arial" w:hAnsi="Arial" w:cs="Arial"/>
          <w:sz w:val="24"/>
          <w:szCs w:val="24"/>
          <w:lang w:val="en-GB"/>
          <w:rPrChange w:id="1865" w:author="Alexandre Miguel Kaizeler Guedes Da Silva Afonso" w:date="2026-07-27T16:55:00Z" w16du:dateUtc="2026-07-27T15:55:00Z">
            <w:rPr>
              <w:rFonts w:ascii="Arial" w:hAnsi="Arial" w:cs="Arial"/>
              <w:sz w:val="24"/>
              <w:szCs w:val="24"/>
            </w:rPr>
          </w:rPrChange>
        </w:rPr>
        <w:t>, which</w:t>
      </w:r>
      <w:r w:rsidR="00476D15" w:rsidRPr="00B475D4">
        <w:rPr>
          <w:rFonts w:ascii="Arial" w:hAnsi="Arial" w:cs="Arial"/>
          <w:sz w:val="24"/>
          <w:szCs w:val="24"/>
          <w:lang w:val="en-GB"/>
          <w:rPrChange w:id="1866" w:author="Alexandre Miguel Kaizeler Guedes Da Silva Afonso" w:date="2026-07-27T16:55:00Z" w16du:dateUtc="2026-07-27T15:55:00Z">
            <w:rPr>
              <w:rFonts w:ascii="Arial" w:hAnsi="Arial" w:cs="Arial"/>
              <w:sz w:val="24"/>
              <w:szCs w:val="24"/>
            </w:rPr>
          </w:rPrChange>
        </w:rPr>
        <w:t xml:space="preserve"> do not form visibly detectable SGs </w:t>
      </w:r>
      <w:r w:rsidR="00AB7C0A" w:rsidRPr="00B475D4">
        <w:rPr>
          <w:rFonts w:ascii="Arial" w:hAnsi="Arial" w:cs="Arial"/>
          <w:sz w:val="24"/>
          <w:szCs w:val="24"/>
          <w:lang w:val="en-GB"/>
          <w:rPrChange w:id="1867" w:author="Alexandre Miguel Kaizeler Guedes Da Silva Afonso" w:date="2026-07-27T16:55:00Z" w16du:dateUtc="2026-07-27T15:55:00Z">
            <w:rPr>
              <w:rFonts w:ascii="Arial" w:hAnsi="Arial" w:cs="Arial"/>
              <w:sz w:val="24"/>
              <w:szCs w:val="24"/>
            </w:rPr>
          </w:rPrChange>
        </w:rPr>
        <w:t xml:space="preserve">under </w:t>
      </w:r>
      <w:r w:rsidR="00476D15" w:rsidRPr="00B475D4">
        <w:rPr>
          <w:rFonts w:ascii="Arial" w:hAnsi="Arial" w:cs="Arial"/>
          <w:sz w:val="24"/>
          <w:szCs w:val="24"/>
          <w:lang w:val="en-GB"/>
          <w:rPrChange w:id="1868" w:author="Alexandre Miguel Kaizeler Guedes Da Silva Afonso" w:date="2026-07-27T16:55:00Z" w16du:dateUtc="2026-07-27T15:55:00Z">
            <w:rPr>
              <w:rFonts w:ascii="Arial" w:hAnsi="Arial" w:cs="Arial"/>
              <w:sz w:val="24"/>
              <w:szCs w:val="24"/>
            </w:rPr>
          </w:rPrChange>
        </w:rPr>
        <w:t>oxidative stress</w:t>
      </w:r>
      <w:r w:rsidR="00AB7C0A" w:rsidRPr="00B475D4">
        <w:rPr>
          <w:rFonts w:ascii="Arial" w:hAnsi="Arial" w:cs="Arial"/>
          <w:sz w:val="24"/>
          <w:szCs w:val="24"/>
          <w:lang w:val="en-GB"/>
          <w:rPrChange w:id="1869" w:author="Alexandre Miguel Kaizeler Guedes Da Silva Afonso" w:date="2026-07-27T16:55:00Z" w16du:dateUtc="2026-07-27T15:55:00Z">
            <w:rPr>
              <w:rFonts w:ascii="Arial" w:hAnsi="Arial" w:cs="Arial"/>
              <w:sz w:val="24"/>
              <w:szCs w:val="24"/>
            </w:rPr>
          </w:rPrChange>
        </w:rPr>
        <w:t>, allowed us to distinguish these effects</w:t>
      </w:r>
      <w:r w:rsidR="00647DF1" w:rsidRPr="00B475D4">
        <w:rPr>
          <w:rFonts w:ascii="Arial" w:hAnsi="Arial" w:cs="Arial"/>
          <w:sz w:val="24"/>
          <w:szCs w:val="24"/>
          <w:lang w:val="en-GB"/>
          <w:rPrChange w:id="1870"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871" w:author="Alexandre Miguel Kaizeler Guedes Da Silva Afonso" w:date="2026-07-27T16:55:00Z" w16du:dateUtc="2026-07-27T15:55:00Z">
            <w:rPr>
              <w:rFonts w:ascii="Arial" w:hAnsi="Arial" w:cs="Arial"/>
              <w:sz w:val="24"/>
              <w:szCs w:val="24"/>
            </w:rPr>
          </w:rPrChange>
        </w:rPr>
        <w:instrText xml:space="preserve"> ADDIN ZOTERO_ITEM CSL_CITATION {"citationID":"xDfDQjMM","properties":{"formattedCitation":"\\super 40,49,50\\nosupersub{}","plainCitation":"40,49,50","noteIndex":0},"citationItems":[{"id":"jCcWpdK2/CSLUVvg2","uris":["http://zotero.org/users/local/1p9EH8ax/items/ARLW3CQN"],"itemData":{"id":"zVEVYf4k/3Ffbzfao","type":"article-journal","container-title":"Molecular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S."},{"family":"Parker","given":"Roy"}],"issued":{"date-parts":[["2019",12,1]]}}},{"id":"jCcWpdK2/gtr3E7QR","uris":["http://zotero.org/users/local/1p9EH8ax/items/JRJEKK4Q"],"itemData":{"id":"zVEVYf4k/kxDHYBux","type":"article-journal","abstract":"Stress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647DF1" w:rsidRPr="00B475D4">
        <w:rPr>
          <w:rFonts w:ascii="Arial" w:hAnsi="Arial" w:cs="Arial"/>
          <w:sz w:val="24"/>
          <w:szCs w:val="24"/>
          <w:lang w:val="en-GB"/>
          <w:rPrChange w:id="1872"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873" w:author="Alexandre Miguel Kaizeler Guedes Da Silva Afonso" w:date="2026-07-27T16:55:00Z" w16du:dateUtc="2026-07-27T15:55:00Z">
            <w:rPr>
              <w:rFonts w:ascii="Arial" w:hAnsi="Arial" w:cs="Arial"/>
              <w:kern w:val="0"/>
              <w:sz w:val="24"/>
              <w:vertAlign w:val="superscript"/>
            </w:rPr>
          </w:rPrChange>
        </w:rPr>
        <w:t>40,49,50</w:t>
      </w:r>
      <w:r w:rsidR="00647DF1" w:rsidRPr="00B475D4">
        <w:rPr>
          <w:rFonts w:ascii="Arial" w:hAnsi="Arial" w:cs="Arial"/>
          <w:sz w:val="24"/>
          <w:szCs w:val="24"/>
          <w:lang w:val="en-GB"/>
          <w:rPrChange w:id="1874" w:author="Alexandre Miguel Kaizeler Guedes Da Silva Afonso" w:date="2026-07-27T16:55:00Z" w16du:dateUtc="2026-07-27T15:55:00Z">
            <w:rPr>
              <w:rFonts w:ascii="Arial" w:hAnsi="Arial" w:cs="Arial"/>
              <w:sz w:val="24"/>
              <w:szCs w:val="24"/>
            </w:rPr>
          </w:rPrChange>
        </w:rPr>
        <w:fldChar w:fldCharType="end"/>
      </w:r>
      <w:r w:rsidR="00476D15" w:rsidRPr="00B475D4">
        <w:rPr>
          <w:rFonts w:ascii="Arial" w:hAnsi="Arial" w:cs="Arial"/>
          <w:sz w:val="24"/>
          <w:szCs w:val="24"/>
          <w:lang w:val="en-GB"/>
          <w:rPrChange w:id="1875" w:author="Alexandre Miguel Kaizeler Guedes Da Silva Afonso" w:date="2026-07-27T16:55:00Z" w16du:dateUtc="2026-07-27T15:55:00Z">
            <w:rPr>
              <w:rFonts w:ascii="Arial" w:hAnsi="Arial" w:cs="Arial"/>
              <w:sz w:val="24"/>
              <w:szCs w:val="24"/>
            </w:rPr>
          </w:rPrChange>
        </w:rPr>
        <w:t>. By comparing KO and WT cells under stressed and unstressed conditions,</w:t>
      </w:r>
      <w:r w:rsidR="00476D15" w:rsidRPr="00B475D4">
        <w:rPr>
          <w:lang w:val="en-GB"/>
          <w:rPrChange w:id="1876" w:author="Alexandre Miguel Kaizeler Guedes Da Silva Afonso" w:date="2026-07-27T16:55:00Z" w16du:dateUtc="2026-07-27T15:55:00Z">
            <w:rPr/>
          </w:rPrChange>
        </w:rPr>
        <w:t xml:space="preserve"> </w:t>
      </w:r>
      <w:r w:rsidR="00476D15" w:rsidRPr="00B475D4">
        <w:rPr>
          <w:rFonts w:ascii="Arial" w:hAnsi="Arial" w:cs="Arial"/>
          <w:sz w:val="24"/>
          <w:szCs w:val="24"/>
          <w:lang w:val="en-GB"/>
          <w:rPrChange w:id="1877" w:author="Alexandre Miguel Kaizeler Guedes Da Silva Afonso" w:date="2026-07-27T16:55:00Z" w16du:dateUtc="2026-07-27T15:55:00Z">
            <w:rPr>
              <w:rFonts w:ascii="Arial" w:hAnsi="Arial" w:cs="Arial"/>
              <w:sz w:val="24"/>
              <w:szCs w:val="24"/>
            </w:rPr>
          </w:rPrChange>
        </w:rPr>
        <w:t>we isolate</w:t>
      </w:r>
      <w:r w:rsidR="00AB7C0A" w:rsidRPr="00B475D4">
        <w:rPr>
          <w:rFonts w:ascii="Arial" w:hAnsi="Arial" w:cs="Arial"/>
          <w:sz w:val="24"/>
          <w:szCs w:val="24"/>
          <w:lang w:val="en-GB"/>
          <w:rPrChange w:id="1878" w:author="Alexandre Miguel Kaizeler Guedes Da Silva Afonso" w:date="2026-07-27T16:55:00Z" w16du:dateUtc="2026-07-27T15:55:00Z">
            <w:rPr>
              <w:rFonts w:ascii="Arial" w:hAnsi="Arial" w:cs="Arial"/>
              <w:sz w:val="24"/>
              <w:szCs w:val="24"/>
            </w:rPr>
          </w:rPrChange>
        </w:rPr>
        <w:t>d</w:t>
      </w:r>
      <w:r w:rsidR="00476D15" w:rsidRPr="00B475D4">
        <w:rPr>
          <w:rFonts w:ascii="Arial" w:hAnsi="Arial" w:cs="Arial"/>
          <w:sz w:val="24"/>
          <w:szCs w:val="24"/>
          <w:lang w:val="en-GB"/>
          <w:rPrChange w:id="1879" w:author="Alexandre Miguel Kaizeler Guedes Da Silva Afonso" w:date="2026-07-27T16:55:00Z" w16du:dateUtc="2026-07-27T15:55:00Z">
            <w:rPr>
              <w:rFonts w:ascii="Arial" w:hAnsi="Arial" w:cs="Arial"/>
              <w:sz w:val="24"/>
              <w:szCs w:val="24"/>
            </w:rPr>
          </w:rPrChange>
        </w:rPr>
        <w:t xml:space="preserve"> the </w:t>
      </w:r>
      <w:r w:rsidR="00981A1A" w:rsidRPr="00B475D4">
        <w:rPr>
          <w:rFonts w:ascii="Arial" w:hAnsi="Arial" w:cs="Arial"/>
          <w:sz w:val="24"/>
          <w:szCs w:val="24"/>
          <w:lang w:val="en-GB"/>
          <w:rPrChange w:id="1880" w:author="Alexandre Miguel Kaizeler Guedes Da Silva Afonso" w:date="2026-07-27T16:55:00Z" w16du:dateUtc="2026-07-27T15:55:00Z">
            <w:rPr>
              <w:rFonts w:ascii="Arial" w:hAnsi="Arial" w:cs="Arial"/>
              <w:sz w:val="24"/>
              <w:szCs w:val="24"/>
            </w:rPr>
          </w:rPrChange>
        </w:rPr>
        <w:t>contributions</w:t>
      </w:r>
      <w:r w:rsidR="00476D15" w:rsidRPr="00B475D4">
        <w:rPr>
          <w:rFonts w:ascii="Arial" w:hAnsi="Arial" w:cs="Arial"/>
          <w:sz w:val="24"/>
          <w:szCs w:val="24"/>
          <w:lang w:val="en-GB"/>
          <w:rPrChange w:id="1881" w:author="Alexandre Miguel Kaizeler Guedes Da Silva Afonso" w:date="2026-07-27T16:55:00Z" w16du:dateUtc="2026-07-27T15:55:00Z">
            <w:rPr>
              <w:rFonts w:ascii="Arial" w:hAnsi="Arial" w:cs="Arial"/>
              <w:sz w:val="24"/>
              <w:szCs w:val="24"/>
            </w:rPr>
          </w:rPrChange>
        </w:rPr>
        <w:t xml:space="preserve"> of SGs, stress, and the KO itself</w:t>
      </w:r>
      <w:r w:rsidR="00981A1A" w:rsidRPr="00B475D4">
        <w:rPr>
          <w:rFonts w:ascii="Arial" w:hAnsi="Arial" w:cs="Arial"/>
          <w:sz w:val="24"/>
          <w:szCs w:val="24"/>
          <w:lang w:val="en-GB"/>
          <w:rPrChange w:id="1882" w:author="Alexandre Miguel Kaizeler Guedes Da Silva Afonso" w:date="2026-07-27T16:55:00Z" w16du:dateUtc="2026-07-27T15:55:00Z">
            <w:rPr>
              <w:rFonts w:ascii="Arial" w:hAnsi="Arial" w:cs="Arial"/>
              <w:sz w:val="24"/>
              <w:szCs w:val="24"/>
            </w:rPr>
          </w:rPrChange>
        </w:rPr>
        <w:t xml:space="preserve"> to the WC transcriptome (</w:t>
      </w:r>
      <w:r w:rsidR="008A5691" w:rsidRPr="00B475D4">
        <w:rPr>
          <w:rFonts w:ascii="Arial" w:hAnsi="Arial" w:cs="Arial"/>
          <w:sz w:val="24"/>
          <w:szCs w:val="24"/>
          <w:lang w:val="en-GB"/>
          <w:rPrChange w:id="1883" w:author="Alexandre Miguel Kaizeler Guedes Da Silva Afonso" w:date="2026-07-27T16:55:00Z" w16du:dateUtc="2026-07-27T15:55:00Z">
            <w:rPr>
              <w:rFonts w:ascii="Arial" w:hAnsi="Arial" w:cs="Arial"/>
              <w:sz w:val="24"/>
              <w:szCs w:val="24"/>
            </w:rPr>
          </w:rPrChange>
        </w:rPr>
        <w:t>see</w:t>
      </w:r>
      <w:r w:rsidR="00981A1A" w:rsidRPr="00B475D4">
        <w:rPr>
          <w:rFonts w:ascii="Arial" w:hAnsi="Arial" w:cs="Arial"/>
          <w:sz w:val="24"/>
          <w:szCs w:val="24"/>
          <w:lang w:val="en-GB"/>
          <w:rPrChange w:id="1884" w:author="Alexandre Miguel Kaizeler Guedes Da Silva Afonso" w:date="2026-07-27T16:55:00Z" w16du:dateUtc="2026-07-27T15:55:00Z">
            <w:rPr>
              <w:rFonts w:ascii="Arial" w:hAnsi="Arial" w:cs="Arial"/>
              <w:sz w:val="24"/>
              <w:szCs w:val="24"/>
            </w:rPr>
          </w:rPrChange>
        </w:rPr>
        <w:t xml:space="preserve"> Methods)</w:t>
      </w:r>
      <w:r w:rsidR="00647DF1" w:rsidRPr="00B475D4">
        <w:rPr>
          <w:rFonts w:ascii="Arial" w:hAnsi="Arial" w:cs="Arial"/>
          <w:sz w:val="24"/>
          <w:szCs w:val="24"/>
          <w:lang w:val="en-GB"/>
          <w:rPrChange w:id="1885"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886" w:author="Alexandre Miguel Kaizeler Guedes Da Silva Afonso" w:date="2026-07-27T16:55:00Z" w16du:dateUtc="2026-07-27T15:55:00Z">
            <w:rPr>
              <w:rFonts w:ascii="Arial" w:hAnsi="Arial" w:cs="Arial"/>
              <w:sz w:val="24"/>
              <w:szCs w:val="24"/>
            </w:rPr>
          </w:rPrChange>
        </w:rPr>
        <w:instrText xml:space="preserve"> ADDIN ZOTERO_ITEM CSL_CITATION {"citationID":"QzfduCm1","properties":{"formattedCitation":"\\super 40,49,50\\nosupersub{}","plainCitation":"40,49,50","noteIndex":0},"citationItems":[{"id":"jCcWpdK2/CSLUVvg2","uris":["http://zotero.org/users/local/1p9EH8ax/items/ARLW3CQN"],"itemData":{"id":"zVEVYf4k/3Ffbzfao","type":"article-journal","container-title":"Molecular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S."},{"family":"Parker","given":"Roy"}],"issued":{"date-parts":[["2019",12,1]]}}},{"id":"jCcWpdK2/gtr3E7QR","uris":["http://zotero.org/users/local/1p9EH8ax/items/JRJEKK4Q"],"itemData":{"id":"zVEVYf4k/kxDHYBux","type":"article-journal","abstract":"Stress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647DF1" w:rsidRPr="00B475D4">
        <w:rPr>
          <w:rFonts w:ascii="Arial" w:hAnsi="Arial" w:cs="Arial"/>
          <w:sz w:val="24"/>
          <w:szCs w:val="24"/>
          <w:lang w:val="en-GB"/>
          <w:rPrChange w:id="1887"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1888" w:author="Alexandre Miguel Kaizeler Guedes Da Silva Afonso" w:date="2026-07-27T16:55:00Z" w16du:dateUtc="2026-07-27T15:55:00Z">
            <w:rPr>
              <w:rFonts w:ascii="Arial" w:hAnsi="Arial" w:cs="Arial"/>
              <w:kern w:val="0"/>
              <w:sz w:val="24"/>
              <w:vertAlign w:val="superscript"/>
            </w:rPr>
          </w:rPrChange>
        </w:rPr>
        <w:t>40,49,50</w:t>
      </w:r>
      <w:r w:rsidR="00647DF1" w:rsidRPr="00B475D4">
        <w:rPr>
          <w:rFonts w:ascii="Arial" w:hAnsi="Arial" w:cs="Arial"/>
          <w:sz w:val="24"/>
          <w:szCs w:val="24"/>
          <w:lang w:val="en-GB"/>
          <w:rPrChange w:id="1889" w:author="Alexandre Miguel Kaizeler Guedes Da Silva Afonso" w:date="2026-07-27T16:55:00Z" w16du:dateUtc="2026-07-27T15:55:00Z">
            <w:rPr>
              <w:rFonts w:ascii="Arial" w:hAnsi="Arial" w:cs="Arial"/>
              <w:sz w:val="24"/>
              <w:szCs w:val="24"/>
            </w:rPr>
          </w:rPrChange>
        </w:rPr>
        <w:fldChar w:fldCharType="end"/>
      </w:r>
      <w:r w:rsidR="00476D15" w:rsidRPr="00B475D4">
        <w:rPr>
          <w:rFonts w:ascii="Arial" w:hAnsi="Arial" w:cs="Arial"/>
          <w:sz w:val="24"/>
          <w:szCs w:val="24"/>
          <w:lang w:val="en-GB"/>
          <w:rPrChange w:id="1890" w:author="Alexandre Miguel Kaizeler Guedes Da Silva Afonso" w:date="2026-07-27T16:55:00Z" w16du:dateUtc="2026-07-27T15:55:00Z">
            <w:rPr>
              <w:rFonts w:ascii="Arial" w:hAnsi="Arial" w:cs="Arial"/>
              <w:sz w:val="24"/>
              <w:szCs w:val="24"/>
            </w:rPr>
          </w:rPrChange>
        </w:rPr>
        <w:t>. Contrary to their theori</w:t>
      </w:r>
      <w:del w:id="1891" w:author="Alexandre Miguel Kaizeler Guedes Da Silva Afonso" w:date="2026-07-28T11:54:00Z" w16du:dateUtc="2026-07-28T10:54:00Z">
        <w:r w:rsidR="00647DF1" w:rsidRPr="00B475D4" w:rsidDel="002A7AAA">
          <w:rPr>
            <w:rFonts w:ascii="Arial" w:hAnsi="Arial" w:cs="Arial"/>
            <w:sz w:val="24"/>
            <w:szCs w:val="24"/>
            <w:lang w:val="en-GB"/>
            <w:rPrChange w:id="1892" w:author="Alexandre Miguel Kaizeler Guedes Da Silva Afonso" w:date="2026-07-27T16:55:00Z" w16du:dateUtc="2026-07-27T15:55:00Z">
              <w:rPr>
                <w:rFonts w:ascii="Arial" w:hAnsi="Arial" w:cs="Arial"/>
                <w:sz w:val="24"/>
                <w:szCs w:val="24"/>
              </w:rPr>
            </w:rPrChange>
          </w:rPr>
          <w:delText>z</w:delText>
        </w:r>
      </w:del>
      <w:ins w:id="1893" w:author="Alexandre Miguel Kaizeler Guedes Da Silva Afonso" w:date="2026-07-28T11:54:00Z" w16du:dateUtc="2026-07-28T10:54:00Z">
        <w:r w:rsidR="002A7AAA">
          <w:rPr>
            <w:rFonts w:ascii="Arial" w:hAnsi="Arial" w:cs="Arial"/>
            <w:sz w:val="24"/>
            <w:szCs w:val="24"/>
            <w:lang w:val="en-GB"/>
          </w:rPr>
          <w:t>s</w:t>
        </w:r>
      </w:ins>
      <w:r w:rsidR="00476D15" w:rsidRPr="00B475D4">
        <w:rPr>
          <w:rFonts w:ascii="Arial" w:hAnsi="Arial" w:cs="Arial"/>
          <w:sz w:val="24"/>
          <w:szCs w:val="24"/>
          <w:lang w:val="en-GB"/>
          <w:rPrChange w:id="1894" w:author="Alexandre Miguel Kaizeler Guedes Da Silva Afonso" w:date="2026-07-27T16:55:00Z" w16du:dateUtc="2026-07-27T15:55:00Z">
            <w:rPr>
              <w:rFonts w:ascii="Arial" w:hAnsi="Arial" w:cs="Arial"/>
              <w:sz w:val="24"/>
              <w:szCs w:val="24"/>
            </w:rPr>
          </w:rPrChange>
        </w:rPr>
        <w:t xml:space="preserve">ed function in </w:t>
      </w:r>
      <w:r w:rsidRPr="00B475D4">
        <w:rPr>
          <w:rFonts w:ascii="Arial" w:hAnsi="Arial" w:cs="Arial"/>
          <w:sz w:val="24"/>
          <w:szCs w:val="24"/>
          <w:lang w:val="en-GB"/>
          <w:rPrChange w:id="1895" w:author="Alexandre Miguel Kaizeler Guedes Da Silva Afonso" w:date="2026-07-27T16:55:00Z" w16du:dateUtc="2026-07-27T15:55:00Z">
            <w:rPr>
              <w:rFonts w:ascii="Arial" w:hAnsi="Arial" w:cs="Arial"/>
              <w:sz w:val="24"/>
              <w:szCs w:val="24"/>
            </w:rPr>
          </w:rPrChange>
        </w:rPr>
        <w:t>increasing the efficacy of</w:t>
      </w:r>
      <w:r w:rsidR="00476D15" w:rsidRPr="00B475D4">
        <w:rPr>
          <w:rFonts w:ascii="Arial" w:hAnsi="Arial" w:cs="Arial"/>
          <w:sz w:val="24"/>
          <w:szCs w:val="24"/>
          <w:lang w:val="en-GB"/>
          <w:rPrChange w:id="1896" w:author="Alexandre Miguel Kaizeler Guedes Da Silva Afonso" w:date="2026-07-27T16:55:00Z" w16du:dateUtc="2026-07-27T15:55:00Z">
            <w:rPr>
              <w:rFonts w:ascii="Arial" w:hAnsi="Arial" w:cs="Arial"/>
              <w:sz w:val="24"/>
              <w:szCs w:val="24"/>
            </w:rPr>
          </w:rPrChange>
        </w:rPr>
        <w:t xml:space="preserve"> the stress response, SGs appear to hamper </w:t>
      </w:r>
      <w:r w:rsidR="005228A0" w:rsidRPr="00B475D4">
        <w:rPr>
          <w:rFonts w:ascii="Arial" w:hAnsi="Arial" w:cs="Arial"/>
          <w:sz w:val="24"/>
          <w:szCs w:val="24"/>
          <w:lang w:val="en-GB"/>
          <w:rPrChange w:id="1897" w:author="Alexandre Miguel Kaizeler Guedes Da Silva Afonso" w:date="2026-07-27T16:55:00Z" w16du:dateUtc="2026-07-27T15:55:00Z">
            <w:rPr>
              <w:rFonts w:ascii="Arial" w:hAnsi="Arial" w:cs="Arial"/>
              <w:sz w:val="24"/>
              <w:szCs w:val="24"/>
            </w:rPr>
          </w:rPrChange>
        </w:rPr>
        <w:t>it</w:t>
      </w:r>
      <w:r w:rsidR="00476D15" w:rsidRPr="00B475D4">
        <w:rPr>
          <w:rFonts w:ascii="Arial" w:hAnsi="Arial" w:cs="Arial"/>
          <w:sz w:val="24"/>
          <w:szCs w:val="24"/>
          <w:lang w:val="en-GB"/>
          <w:rPrChange w:id="1898" w:author="Alexandre Miguel Kaizeler Guedes Da Silva Afonso" w:date="2026-07-27T16:55:00Z" w16du:dateUtc="2026-07-27T15:55:00Z">
            <w:rPr>
              <w:rFonts w:ascii="Arial" w:hAnsi="Arial" w:cs="Arial"/>
              <w:sz w:val="24"/>
              <w:szCs w:val="24"/>
            </w:rPr>
          </w:rPrChange>
        </w:rPr>
        <w:t xml:space="preserve">, as evidenced by the downregulation of </w:t>
      </w:r>
      <w:r w:rsidR="009552A0" w:rsidRPr="00B475D4">
        <w:rPr>
          <w:rFonts w:ascii="Arial" w:hAnsi="Arial" w:cs="Arial"/>
          <w:sz w:val="24"/>
          <w:szCs w:val="24"/>
          <w:lang w:val="en-GB"/>
          <w:rPrChange w:id="1899" w:author="Alexandre Miguel Kaizeler Guedes Da Silva Afonso" w:date="2026-07-27T16:55:00Z" w16du:dateUtc="2026-07-27T15:55:00Z">
            <w:rPr>
              <w:rFonts w:ascii="Arial" w:hAnsi="Arial" w:cs="Arial"/>
              <w:sz w:val="24"/>
              <w:szCs w:val="24"/>
            </w:rPr>
          </w:rPrChange>
        </w:rPr>
        <w:t>inflammation-</w:t>
      </w:r>
      <w:r w:rsidR="00476D15" w:rsidRPr="00B475D4">
        <w:rPr>
          <w:rFonts w:ascii="Arial" w:hAnsi="Arial" w:cs="Arial"/>
          <w:sz w:val="24"/>
          <w:szCs w:val="24"/>
          <w:lang w:val="en-GB"/>
          <w:rPrChange w:id="1900" w:author="Alexandre Miguel Kaizeler Guedes Da Silva Afonso" w:date="2026-07-27T16:55:00Z" w16du:dateUtc="2026-07-27T15:55:00Z">
            <w:rPr>
              <w:rFonts w:ascii="Arial" w:hAnsi="Arial" w:cs="Arial"/>
              <w:sz w:val="24"/>
              <w:szCs w:val="24"/>
            </w:rPr>
          </w:rPrChange>
        </w:rPr>
        <w:t xml:space="preserve">related </w:t>
      </w:r>
      <w:r w:rsidR="009552A0" w:rsidRPr="00B475D4">
        <w:rPr>
          <w:rFonts w:ascii="Arial" w:hAnsi="Arial" w:cs="Arial"/>
          <w:sz w:val="24"/>
          <w:szCs w:val="24"/>
          <w:lang w:val="en-GB"/>
          <w:rPrChange w:id="1901" w:author="Alexandre Miguel Kaizeler Guedes Da Silva Afonso" w:date="2026-07-27T16:55:00Z" w16du:dateUtc="2026-07-27T15:55:00Z">
            <w:rPr>
              <w:rFonts w:ascii="Arial" w:hAnsi="Arial" w:cs="Arial"/>
              <w:sz w:val="24"/>
              <w:szCs w:val="24"/>
            </w:rPr>
          </w:rPrChange>
        </w:rPr>
        <w:t>pathways</w:t>
      </w:r>
      <w:r w:rsidR="00476D15" w:rsidRPr="00B475D4">
        <w:rPr>
          <w:rFonts w:ascii="Arial" w:hAnsi="Arial" w:cs="Arial"/>
          <w:sz w:val="24"/>
          <w:szCs w:val="24"/>
          <w:lang w:val="en-GB"/>
          <w:rPrChange w:id="1902" w:author="Alexandre Miguel Kaizeler Guedes Da Silva Afonso" w:date="2026-07-27T16:55:00Z" w16du:dateUtc="2026-07-27T15:55:00Z">
            <w:rPr>
              <w:rFonts w:ascii="Arial" w:hAnsi="Arial" w:cs="Arial"/>
              <w:sz w:val="24"/>
              <w:szCs w:val="24"/>
            </w:rPr>
          </w:rPrChange>
        </w:rPr>
        <w:t xml:space="preserve"> (</w:t>
      </w:r>
      <w:r w:rsidR="0058385B" w:rsidRPr="00B475D4">
        <w:rPr>
          <w:rFonts w:ascii="Arial" w:hAnsi="Arial" w:cs="Arial"/>
          <w:sz w:val="24"/>
          <w:szCs w:val="24"/>
          <w:lang w:val="en-GB"/>
          <w:rPrChange w:id="1903" w:author="Alexandre Miguel Kaizeler Guedes Da Silva Afonso" w:date="2026-07-27T16:55:00Z" w16du:dateUtc="2026-07-27T15:55:00Z">
            <w:rPr>
              <w:rFonts w:ascii="Arial" w:hAnsi="Arial" w:cs="Arial"/>
              <w:sz w:val="24"/>
              <w:szCs w:val="24"/>
            </w:rPr>
          </w:rPrChange>
        </w:rPr>
        <w:t xml:space="preserve">Supplementary Figure </w:t>
      </w:r>
      <w:r w:rsidR="001519A5" w:rsidRPr="00B475D4">
        <w:rPr>
          <w:rFonts w:ascii="Arial" w:hAnsi="Arial" w:cs="Arial"/>
          <w:sz w:val="24"/>
          <w:szCs w:val="24"/>
          <w:lang w:val="en-GB"/>
          <w:rPrChange w:id="1904" w:author="Alexandre Miguel Kaizeler Guedes Da Silva Afonso" w:date="2026-07-27T16:55:00Z" w16du:dateUtc="2026-07-27T15:55:00Z">
            <w:rPr>
              <w:rFonts w:ascii="Arial" w:hAnsi="Arial" w:cs="Arial"/>
              <w:sz w:val="24"/>
              <w:szCs w:val="24"/>
            </w:rPr>
          </w:rPrChange>
        </w:rPr>
        <w:t>7</w:t>
      </w:r>
      <w:r w:rsidR="0058385B" w:rsidRPr="00B475D4">
        <w:rPr>
          <w:rFonts w:ascii="Arial" w:hAnsi="Arial" w:cs="Arial"/>
          <w:sz w:val="24"/>
          <w:szCs w:val="24"/>
          <w:lang w:val="en-GB"/>
          <w:rPrChange w:id="1905" w:author="Alexandre Miguel Kaizeler Guedes Da Silva Afonso" w:date="2026-07-27T16:55:00Z" w16du:dateUtc="2026-07-27T15:55:00Z">
            <w:rPr>
              <w:rFonts w:ascii="Arial" w:hAnsi="Arial" w:cs="Arial"/>
              <w:sz w:val="24"/>
              <w:szCs w:val="24"/>
            </w:rPr>
          </w:rPrChange>
        </w:rPr>
        <w:t>F).</w:t>
      </w:r>
      <w:r w:rsidR="00476D15" w:rsidRPr="00B475D4">
        <w:rPr>
          <w:rFonts w:ascii="Arial" w:hAnsi="Arial" w:cs="Arial"/>
          <w:sz w:val="24"/>
          <w:szCs w:val="24"/>
          <w:lang w:val="en-GB"/>
          <w:rPrChange w:id="1906" w:author="Alexandre Miguel Kaizeler Guedes Da Silva Afonso" w:date="2026-07-27T16:55:00Z" w16du:dateUtc="2026-07-27T15:55:00Z">
            <w:rPr>
              <w:rFonts w:ascii="Arial" w:hAnsi="Arial" w:cs="Arial"/>
              <w:sz w:val="24"/>
              <w:szCs w:val="24"/>
            </w:rPr>
          </w:rPrChange>
        </w:rPr>
        <w:t xml:space="preserve"> </w:t>
      </w:r>
    </w:p>
    <w:p w14:paraId="75FCC0E1" w14:textId="523E4507" w:rsidR="00D013B2" w:rsidRPr="00B475D4" w:rsidRDefault="00A85DA9" w:rsidP="00C438BD">
      <w:pPr>
        <w:pStyle w:val="Ttulo2"/>
        <w:rPr>
          <w:lang w:val="en-GB"/>
          <w:rPrChange w:id="1907" w:author="Alexandre Miguel Kaizeler Guedes Da Silva Afonso" w:date="2026-07-27T16:55:00Z" w16du:dateUtc="2026-07-27T15:55:00Z">
            <w:rPr/>
          </w:rPrChange>
        </w:rPr>
      </w:pPr>
      <w:commentRangeStart w:id="1908"/>
      <w:r w:rsidRPr="00B475D4">
        <w:rPr>
          <w:lang w:val="en-GB"/>
          <w:rPrChange w:id="1909" w:author="Alexandre Miguel Kaizeler Guedes Da Silva Afonso" w:date="2026-07-27T16:55:00Z" w16du:dateUtc="2026-07-27T15:55:00Z">
            <w:rPr/>
          </w:rPrChange>
        </w:rPr>
        <w:t>Meta-</w:t>
      </w:r>
      <w:r w:rsidR="00207AA3" w:rsidRPr="00B475D4">
        <w:rPr>
          <w:lang w:val="en-GB"/>
          <w:rPrChange w:id="1910" w:author="Alexandre Miguel Kaizeler Guedes Da Silva Afonso" w:date="2026-07-27T16:55:00Z" w16du:dateUtc="2026-07-27T15:55:00Z">
            <w:rPr/>
          </w:rPrChange>
        </w:rPr>
        <w:t>a</w:t>
      </w:r>
      <w:r w:rsidRPr="00B475D4">
        <w:rPr>
          <w:lang w:val="en-GB"/>
          <w:rPrChange w:id="1911" w:author="Alexandre Miguel Kaizeler Guedes Da Silva Afonso" w:date="2026-07-27T16:55:00Z" w16du:dateUtc="2026-07-27T15:55:00Z">
            <w:rPr/>
          </w:rPrChange>
        </w:rPr>
        <w:t xml:space="preserve">nalysis </w:t>
      </w:r>
      <w:r w:rsidR="00DF7BD2" w:rsidRPr="00B475D4">
        <w:rPr>
          <w:lang w:val="en-GB"/>
          <w:rPrChange w:id="1912" w:author="Alexandre Miguel Kaizeler Guedes Da Silva Afonso" w:date="2026-07-27T16:55:00Z" w16du:dateUtc="2026-07-27T15:55:00Z">
            <w:rPr/>
          </w:rPrChange>
        </w:rPr>
        <w:t xml:space="preserve">of SG transcriptomes </w:t>
      </w:r>
      <w:r w:rsidR="00207AA3" w:rsidRPr="00B475D4">
        <w:rPr>
          <w:lang w:val="en-GB"/>
          <w:rPrChange w:id="1913" w:author="Alexandre Miguel Kaizeler Guedes Da Silva Afonso" w:date="2026-07-27T16:55:00Z" w16du:dateUtc="2026-07-27T15:55:00Z">
            <w:rPr/>
          </w:rPrChange>
        </w:rPr>
        <w:t>s</w:t>
      </w:r>
      <w:r w:rsidR="00C20476" w:rsidRPr="00B475D4">
        <w:rPr>
          <w:lang w:val="en-GB"/>
          <w:rPrChange w:id="1914" w:author="Alexandre Miguel Kaizeler Guedes Da Silva Afonso" w:date="2026-07-27T16:55:00Z" w16du:dateUtc="2026-07-27T15:55:00Z">
            <w:rPr/>
          </w:rPrChange>
        </w:rPr>
        <w:t>uggests</w:t>
      </w:r>
      <w:r w:rsidR="00CD4344" w:rsidRPr="00B475D4">
        <w:rPr>
          <w:lang w:val="en-GB"/>
          <w:rPrChange w:id="1915" w:author="Alexandre Miguel Kaizeler Guedes Da Silva Afonso" w:date="2026-07-27T16:55:00Z" w16du:dateUtc="2026-07-27T15:55:00Z">
            <w:rPr/>
          </w:rPrChange>
        </w:rPr>
        <w:t xml:space="preserve"> SG-related</w:t>
      </w:r>
      <w:r w:rsidRPr="00B475D4">
        <w:rPr>
          <w:lang w:val="en-GB"/>
          <w:rPrChange w:id="1916" w:author="Alexandre Miguel Kaizeler Guedes Da Silva Afonso" w:date="2026-07-27T16:55:00Z" w16du:dateUtc="2026-07-27T15:55:00Z">
            <w:rPr/>
          </w:rPrChange>
        </w:rPr>
        <w:t xml:space="preserve"> </w:t>
      </w:r>
      <w:r w:rsidR="00207AA3" w:rsidRPr="00B475D4">
        <w:rPr>
          <w:lang w:val="en-GB"/>
          <w:rPrChange w:id="1917" w:author="Alexandre Miguel Kaizeler Guedes Da Silva Afonso" w:date="2026-07-27T16:55:00Z" w16du:dateUtc="2026-07-27T15:55:00Z">
            <w:rPr/>
          </w:rPrChange>
        </w:rPr>
        <w:t>d</w:t>
      </w:r>
      <w:r w:rsidRPr="00B475D4">
        <w:rPr>
          <w:lang w:val="en-GB"/>
          <w:rPrChange w:id="1918" w:author="Alexandre Miguel Kaizeler Guedes Da Silva Afonso" w:date="2026-07-27T16:55:00Z" w16du:dateUtc="2026-07-27T15:55:00Z">
            <w:rPr/>
          </w:rPrChange>
        </w:rPr>
        <w:t xml:space="preserve">ampening of </w:t>
      </w:r>
      <w:r w:rsidR="00207AA3" w:rsidRPr="00B475D4">
        <w:rPr>
          <w:lang w:val="en-GB"/>
          <w:rPrChange w:id="1919" w:author="Alexandre Miguel Kaizeler Guedes Da Silva Afonso" w:date="2026-07-27T16:55:00Z" w16du:dateUtc="2026-07-27T15:55:00Z">
            <w:rPr/>
          </w:rPrChange>
        </w:rPr>
        <w:t>i</w:t>
      </w:r>
      <w:r w:rsidRPr="00B475D4">
        <w:rPr>
          <w:lang w:val="en-GB"/>
          <w:rPrChange w:id="1920" w:author="Alexandre Miguel Kaizeler Guedes Da Silva Afonso" w:date="2026-07-27T16:55:00Z" w16du:dateUtc="2026-07-27T15:55:00Z">
            <w:rPr/>
          </w:rPrChange>
        </w:rPr>
        <w:t xml:space="preserve">nflammatory </w:t>
      </w:r>
      <w:r w:rsidR="00207AA3" w:rsidRPr="00B475D4">
        <w:rPr>
          <w:lang w:val="en-GB"/>
          <w:rPrChange w:id="1921" w:author="Alexandre Miguel Kaizeler Guedes Da Silva Afonso" w:date="2026-07-27T16:55:00Z" w16du:dateUtc="2026-07-27T15:55:00Z">
            <w:rPr/>
          </w:rPrChange>
        </w:rPr>
        <w:t>s</w:t>
      </w:r>
      <w:r w:rsidRPr="00B475D4">
        <w:rPr>
          <w:lang w:val="en-GB"/>
          <w:rPrChange w:id="1922" w:author="Alexandre Miguel Kaizeler Guedes Da Silva Afonso" w:date="2026-07-27T16:55:00Z" w16du:dateUtc="2026-07-27T15:55:00Z">
            <w:rPr/>
          </w:rPrChange>
        </w:rPr>
        <w:t>ignal</w:t>
      </w:r>
      <w:r w:rsidR="003A4167" w:rsidRPr="00B475D4">
        <w:rPr>
          <w:lang w:val="en-GB"/>
          <w:rPrChange w:id="1923" w:author="Alexandre Miguel Kaizeler Guedes Da Silva Afonso" w:date="2026-07-27T16:55:00Z" w16du:dateUtc="2026-07-27T15:55:00Z">
            <w:rPr/>
          </w:rPrChange>
        </w:rPr>
        <w:t>l</w:t>
      </w:r>
      <w:r w:rsidRPr="00B475D4">
        <w:rPr>
          <w:lang w:val="en-GB"/>
          <w:rPrChange w:id="1924" w:author="Alexandre Miguel Kaizeler Guedes Da Silva Afonso" w:date="2026-07-27T16:55:00Z" w16du:dateUtc="2026-07-27T15:55:00Z">
            <w:rPr/>
          </w:rPrChange>
        </w:rPr>
        <w:t>ing</w:t>
      </w:r>
      <w:commentRangeEnd w:id="1908"/>
      <w:r w:rsidR="0042208A" w:rsidRPr="00B475D4">
        <w:rPr>
          <w:rStyle w:val="Refdecomentrio"/>
          <w:sz w:val="32"/>
          <w:szCs w:val="32"/>
          <w:lang w:val="en-GB"/>
          <w:rPrChange w:id="1925" w:author="Alexandre Miguel Kaizeler Guedes Da Silva Afonso" w:date="2026-07-27T16:55:00Z" w16du:dateUtc="2026-07-27T15:55:00Z">
            <w:rPr>
              <w:rStyle w:val="Refdecomentrio"/>
              <w:sz w:val="32"/>
              <w:szCs w:val="32"/>
            </w:rPr>
          </w:rPrChange>
        </w:rPr>
        <w:commentReference w:id="1908"/>
      </w:r>
    </w:p>
    <w:p w14:paraId="31D63F2A" w14:textId="0F454126" w:rsidR="00E572E0" w:rsidRPr="00B475D4" w:rsidRDefault="00AD73B7" w:rsidP="00533F41">
      <w:pPr>
        <w:jc w:val="both"/>
        <w:rPr>
          <w:rFonts w:ascii="Arial" w:hAnsi="Arial" w:cs="Arial"/>
          <w:sz w:val="24"/>
          <w:szCs w:val="24"/>
          <w:lang w:val="en-GB"/>
          <w:rPrChange w:id="192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1927" w:author="Alexandre Miguel Kaizeler Guedes Da Silva Afonso" w:date="2026-07-27T16:55:00Z" w16du:dateUtc="2026-07-27T15:55:00Z">
            <w:rPr>
              <w:rFonts w:ascii="Arial" w:hAnsi="Arial" w:cs="Arial"/>
              <w:sz w:val="24"/>
              <w:szCs w:val="24"/>
            </w:rPr>
          </w:rPrChange>
        </w:rPr>
        <w:t xml:space="preserve">Given the differing results across </w:t>
      </w:r>
      <w:r w:rsidR="00C47E31" w:rsidRPr="00B475D4">
        <w:rPr>
          <w:rFonts w:ascii="Arial" w:hAnsi="Arial" w:cs="Arial"/>
          <w:sz w:val="24"/>
          <w:szCs w:val="24"/>
          <w:lang w:val="en-GB"/>
          <w:rPrChange w:id="1928" w:author="Alexandre Miguel Kaizeler Guedes Da Silva Afonso" w:date="2026-07-27T16:55:00Z" w16du:dateUtc="2026-07-27T15:55:00Z">
            <w:rPr>
              <w:rFonts w:ascii="Arial" w:hAnsi="Arial" w:cs="Arial"/>
              <w:sz w:val="24"/>
              <w:szCs w:val="24"/>
            </w:rPr>
          </w:rPrChange>
        </w:rPr>
        <w:t xml:space="preserve">SG purification </w:t>
      </w:r>
      <w:r w:rsidRPr="00B475D4">
        <w:rPr>
          <w:rFonts w:ascii="Arial" w:hAnsi="Arial" w:cs="Arial"/>
          <w:sz w:val="24"/>
          <w:szCs w:val="24"/>
          <w:lang w:val="en-GB"/>
          <w:rPrChange w:id="1929" w:author="Alexandre Miguel Kaizeler Guedes Da Silva Afonso" w:date="2026-07-27T16:55:00Z" w16du:dateUtc="2026-07-27T15:55:00Z">
            <w:rPr>
              <w:rFonts w:ascii="Arial" w:hAnsi="Arial" w:cs="Arial"/>
              <w:sz w:val="24"/>
              <w:szCs w:val="24"/>
            </w:rPr>
          </w:rPrChange>
        </w:rPr>
        <w:t>methods, we applied our correction strategies to the remainin</w:t>
      </w:r>
      <w:r w:rsidR="001059F3" w:rsidRPr="00B475D4">
        <w:rPr>
          <w:rFonts w:ascii="Arial" w:hAnsi="Arial" w:cs="Arial"/>
          <w:sz w:val="24"/>
          <w:szCs w:val="24"/>
          <w:lang w:val="en-GB"/>
          <w:rPrChange w:id="1930" w:author="Alexandre Miguel Kaizeler Guedes Da Silva Afonso" w:date="2026-07-27T16:55:00Z" w16du:dateUtc="2026-07-27T15:55:00Z">
            <w:rPr>
              <w:rFonts w:ascii="Arial" w:hAnsi="Arial" w:cs="Arial"/>
              <w:sz w:val="24"/>
              <w:szCs w:val="24"/>
            </w:rPr>
          </w:rPrChange>
        </w:rPr>
        <w:t>g</w:t>
      </w:r>
      <w:r w:rsidR="00C47E31" w:rsidRPr="00B475D4">
        <w:rPr>
          <w:rFonts w:ascii="Arial" w:hAnsi="Arial" w:cs="Arial"/>
          <w:sz w:val="24"/>
          <w:szCs w:val="24"/>
          <w:lang w:val="en-GB"/>
          <w:rPrChange w:id="1931"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1932" w:author="Alexandre Miguel Kaizeler Guedes Da Silva Afonso" w:date="2026-07-27T16:55:00Z" w16du:dateUtc="2026-07-27T15:55:00Z">
            <w:rPr>
              <w:rFonts w:ascii="Arial" w:hAnsi="Arial" w:cs="Arial"/>
              <w:sz w:val="24"/>
              <w:szCs w:val="24"/>
            </w:rPr>
          </w:rPrChange>
        </w:rPr>
        <w:t>datasets</w:t>
      </w:r>
      <w:r w:rsidR="001059F3" w:rsidRPr="00B475D4">
        <w:rPr>
          <w:rFonts w:ascii="Arial" w:hAnsi="Arial" w:cs="Arial"/>
          <w:sz w:val="24"/>
          <w:szCs w:val="24"/>
          <w:lang w:val="en-GB"/>
          <w:rPrChange w:id="1933" w:author="Alexandre Miguel Kaizeler Guedes Da Silva Afonso" w:date="2026-07-27T16:55:00Z" w16du:dateUtc="2026-07-27T15:55:00Z">
            <w:rPr>
              <w:rFonts w:ascii="Arial" w:hAnsi="Arial" w:cs="Arial"/>
              <w:sz w:val="24"/>
              <w:szCs w:val="24"/>
            </w:rPr>
          </w:rPrChange>
        </w:rPr>
        <w:t xml:space="preserve"> we deemed suitable</w:t>
      </w:r>
      <w:r w:rsidRPr="00B475D4">
        <w:rPr>
          <w:rFonts w:ascii="Arial" w:hAnsi="Arial" w:cs="Arial"/>
          <w:sz w:val="24"/>
          <w:szCs w:val="24"/>
          <w:lang w:val="en-GB"/>
          <w:rPrChange w:id="1934" w:author="Alexandre Miguel Kaizeler Guedes Da Silva Afonso" w:date="2026-07-27T16:55:00Z" w16du:dateUtc="2026-07-27T15:55:00Z">
            <w:rPr>
              <w:rFonts w:ascii="Arial" w:hAnsi="Arial" w:cs="Arial"/>
              <w:sz w:val="24"/>
              <w:szCs w:val="24"/>
            </w:rPr>
          </w:rPrChange>
        </w:rPr>
        <w:t xml:space="preserve"> </w:t>
      </w:r>
      <w:r w:rsidR="004B1C39" w:rsidRPr="00B475D4">
        <w:rPr>
          <w:rFonts w:ascii="Arial" w:hAnsi="Arial" w:cs="Arial"/>
          <w:sz w:val="24"/>
          <w:szCs w:val="24"/>
          <w:lang w:val="en-GB"/>
          <w:rPrChange w:id="1935" w:author="Alexandre Miguel Kaizeler Guedes Da Silva Afonso" w:date="2026-07-27T16:55:00Z" w16du:dateUtc="2026-07-27T15:55:00Z">
            <w:rPr>
              <w:rFonts w:ascii="Arial" w:hAnsi="Arial" w:cs="Arial"/>
              <w:sz w:val="24"/>
              <w:szCs w:val="24"/>
            </w:rPr>
          </w:rPrChange>
        </w:rPr>
        <w:t>(see Methods)</w:t>
      </w:r>
      <w:r w:rsidR="00393E03" w:rsidRPr="00B475D4">
        <w:rPr>
          <w:rFonts w:ascii="Arial" w:hAnsi="Arial" w:cs="Arial"/>
          <w:sz w:val="24"/>
          <w:szCs w:val="24"/>
          <w:lang w:val="en-GB"/>
          <w:rPrChange w:id="1936" w:author="Alexandre Miguel Kaizeler Guedes Da Silva Afonso" w:date="2026-07-27T16:55:00Z" w16du:dateUtc="2026-07-27T15:55:00Z">
            <w:rPr>
              <w:rFonts w:ascii="Arial" w:hAnsi="Arial" w:cs="Arial"/>
              <w:sz w:val="24"/>
              <w:szCs w:val="24"/>
            </w:rPr>
          </w:rPrChange>
        </w:rPr>
        <w:t>, and compared the</w:t>
      </w:r>
      <w:r w:rsidR="00E5448F" w:rsidRPr="00B475D4">
        <w:rPr>
          <w:rFonts w:ascii="Arial" w:hAnsi="Arial" w:cs="Arial"/>
          <w:sz w:val="24"/>
          <w:szCs w:val="24"/>
          <w:lang w:val="en-GB"/>
          <w:rPrChange w:id="1937" w:author="Alexandre Miguel Kaizeler Guedes Da Silva Afonso" w:date="2026-07-27T16:55:00Z" w16du:dateUtc="2026-07-27T15:55:00Z">
            <w:rPr>
              <w:rFonts w:ascii="Arial" w:hAnsi="Arial" w:cs="Arial"/>
              <w:sz w:val="24"/>
              <w:szCs w:val="24"/>
            </w:rPr>
          </w:rPrChange>
        </w:rPr>
        <w:t>m</w:t>
      </w:r>
      <w:r w:rsidR="00393E03" w:rsidRPr="00B475D4">
        <w:rPr>
          <w:rFonts w:ascii="Arial" w:hAnsi="Arial" w:cs="Arial"/>
          <w:sz w:val="24"/>
          <w:szCs w:val="24"/>
          <w:lang w:val="en-GB"/>
          <w:rPrChange w:id="1938" w:author="Alexandre Miguel Kaizeler Guedes Da Silva Afonso" w:date="2026-07-27T16:55:00Z" w16du:dateUtc="2026-07-27T15:55:00Z">
            <w:rPr>
              <w:rFonts w:ascii="Arial" w:hAnsi="Arial" w:cs="Arial"/>
              <w:sz w:val="24"/>
              <w:szCs w:val="24"/>
            </w:rPr>
          </w:rPrChange>
        </w:rPr>
        <w:t xml:space="preserve"> (Figure 4A)</w:t>
      </w:r>
      <w:r w:rsidR="004B1C39" w:rsidRPr="00B475D4">
        <w:rPr>
          <w:rFonts w:ascii="Arial" w:hAnsi="Arial" w:cs="Arial"/>
          <w:sz w:val="24"/>
          <w:szCs w:val="24"/>
          <w:lang w:val="en-GB"/>
          <w:rPrChange w:id="1939" w:author="Alexandre Miguel Kaizeler Guedes Da Silva Afonso" w:date="2026-07-27T16:55:00Z" w16du:dateUtc="2026-07-27T15:55:00Z">
            <w:rPr>
              <w:rFonts w:ascii="Arial" w:hAnsi="Arial" w:cs="Arial"/>
              <w:sz w:val="24"/>
              <w:szCs w:val="24"/>
            </w:rPr>
          </w:rPrChange>
        </w:rPr>
        <w:t xml:space="preserve">. </w:t>
      </w:r>
      <w:ins w:id="1940" w:author="Alexandre Miguel Kaizeler Guedes Da Silva Afonso" w:date="2026-07-28T12:00:00Z" w16du:dateUtc="2026-07-28T11:00:00Z">
        <w:r w:rsidR="002A7AAA">
          <w:rPr>
            <w:rFonts w:ascii="Arial" w:hAnsi="Arial" w:cs="Arial"/>
            <w:sz w:val="24"/>
            <w:szCs w:val="24"/>
            <w:lang w:val="en-GB"/>
          </w:rPr>
          <w:t>When</w:t>
        </w:r>
      </w:ins>
      <w:ins w:id="1941" w:author="Alexandre Miguel Kaizeler Guedes Da Silva Afonso" w:date="2026-07-28T11:58:00Z" w16du:dateUtc="2026-07-28T10:58:00Z">
        <w:r w:rsidR="002A7AAA">
          <w:rPr>
            <w:rFonts w:ascii="Arial" w:hAnsi="Arial" w:cs="Arial"/>
            <w:sz w:val="24"/>
            <w:szCs w:val="24"/>
            <w:lang w:val="en-GB"/>
          </w:rPr>
          <w:t xml:space="preserve"> </w:t>
        </w:r>
      </w:ins>
      <w:ins w:id="1942" w:author="Alexandre Miguel Kaizeler Guedes Da Silva Afonso" w:date="2026-07-28T11:59:00Z" w16du:dateUtc="2026-07-28T10:59:00Z">
        <w:r w:rsidR="002A7AAA">
          <w:rPr>
            <w:rFonts w:ascii="Arial" w:hAnsi="Arial" w:cs="Arial"/>
            <w:sz w:val="24"/>
            <w:szCs w:val="24"/>
            <w:lang w:val="en-GB"/>
          </w:rPr>
          <w:t xml:space="preserve">DC-purified PBs were </w:t>
        </w:r>
      </w:ins>
      <w:ins w:id="1943" w:author="Alexandre Miguel Kaizeler Guedes Da Silva Afonso" w:date="2026-07-28T12:00:00Z" w16du:dateUtc="2026-07-28T11:00:00Z">
        <w:r w:rsidR="002A7AAA">
          <w:rPr>
            <w:rFonts w:ascii="Arial" w:hAnsi="Arial" w:cs="Arial"/>
            <w:sz w:val="24"/>
            <w:szCs w:val="24"/>
            <w:lang w:val="en-GB"/>
          </w:rPr>
          <w:t xml:space="preserve">available within the dataset, these were compared </w:t>
        </w:r>
      </w:ins>
      <w:ins w:id="1944" w:author="Alexandre Miguel Kaizeler Guedes Da Silva Afonso" w:date="2026-07-28T12:01:00Z" w16du:dateUtc="2026-07-28T11:01:00Z">
        <w:r w:rsidR="002A7AAA">
          <w:rPr>
            <w:rFonts w:ascii="Arial" w:hAnsi="Arial" w:cs="Arial"/>
            <w:sz w:val="24"/>
            <w:szCs w:val="24"/>
            <w:lang w:val="en-GB"/>
          </w:rPr>
          <w:t xml:space="preserve">with DC-purified SGs, to control for the technique. This approach was the one </w:t>
        </w:r>
      </w:ins>
      <w:ins w:id="1945" w:author="Alexandre Miguel Kaizeler Guedes Da Silva Afonso" w:date="2026-07-28T12:03:00Z" w16du:dateUtc="2026-07-28T11:03:00Z">
        <w:r w:rsidR="00F84F2F">
          <w:rPr>
            <w:rFonts w:ascii="Arial" w:hAnsi="Arial" w:cs="Arial"/>
            <w:sz w:val="24"/>
            <w:szCs w:val="24"/>
            <w:lang w:val="en-GB"/>
          </w:rPr>
          <w:lastRenderedPageBreak/>
          <w:t xml:space="preserve">we </w:t>
        </w:r>
      </w:ins>
      <w:ins w:id="1946" w:author="Alexandre Miguel Kaizeler Guedes Da Silva Afonso" w:date="2026-07-28T12:01:00Z" w16du:dateUtc="2026-07-28T11:01:00Z">
        <w:r w:rsidR="002A7AAA">
          <w:rPr>
            <w:rFonts w:ascii="Arial" w:hAnsi="Arial" w:cs="Arial"/>
            <w:sz w:val="24"/>
            <w:szCs w:val="24"/>
            <w:lang w:val="en-GB"/>
          </w:rPr>
          <w:t>used</w:t>
        </w:r>
      </w:ins>
      <w:ins w:id="1947" w:author="Alexandre Miguel Kaizeler Guedes Da Silva Afonso" w:date="2026-07-28T12:03:00Z" w16du:dateUtc="2026-07-28T11:03:00Z">
        <w:r w:rsidR="00F84F2F">
          <w:rPr>
            <w:rFonts w:ascii="Arial" w:hAnsi="Arial" w:cs="Arial"/>
            <w:sz w:val="24"/>
            <w:szCs w:val="24"/>
            <w:lang w:val="en-GB"/>
          </w:rPr>
          <w:t xml:space="preserve"> in the Matheny 2019 study, as </w:t>
        </w:r>
      </w:ins>
      <w:ins w:id="1948" w:author="Alexandre Miguel Kaizeler Guedes Da Silva Afonso" w:date="2026-07-28T12:05:00Z" w16du:dateUtc="2026-07-28T11:05:00Z">
        <w:r w:rsidR="00F84F2F">
          <w:rPr>
            <w:rFonts w:ascii="Arial" w:hAnsi="Arial" w:cs="Arial"/>
            <w:sz w:val="24"/>
            <w:szCs w:val="24"/>
            <w:lang w:val="en-GB"/>
          </w:rPr>
          <w:t>we considered</w:t>
        </w:r>
      </w:ins>
      <w:ins w:id="1949" w:author="Alexandre Miguel Kaizeler Guedes Da Silva Afonso" w:date="2026-07-28T12:06:00Z" w16du:dateUtc="2026-07-28T11:06:00Z">
        <w:r w:rsidR="00F84F2F">
          <w:rPr>
            <w:rFonts w:ascii="Arial" w:hAnsi="Arial" w:cs="Arial"/>
            <w:sz w:val="24"/>
            <w:szCs w:val="24"/>
            <w:lang w:val="en-GB"/>
          </w:rPr>
          <w:t xml:space="preserve"> it better recaptured the SG transcriptome</w:t>
        </w:r>
      </w:ins>
      <w:ins w:id="1950" w:author="Alexandre Miguel Kaizeler Guedes Da Silva Afonso" w:date="2026-07-28T12:07:00Z" w16du:dateUtc="2026-07-28T11:07:00Z">
        <w:r w:rsidR="00F84F2F">
          <w:rPr>
            <w:rFonts w:ascii="Arial" w:hAnsi="Arial" w:cs="Arial"/>
            <w:sz w:val="24"/>
            <w:szCs w:val="24"/>
            <w:lang w:val="en-GB"/>
          </w:rPr>
          <w:t xml:space="preserve"> then simply comparing RNP granules alone.</w:t>
        </w:r>
      </w:ins>
    </w:p>
    <w:p w14:paraId="4D375971" w14:textId="6ECB07F7" w:rsidR="00842F49" w:rsidRPr="00B475D4" w:rsidRDefault="00842F49" w:rsidP="00842F49">
      <w:pPr>
        <w:jc w:val="both"/>
        <w:rPr>
          <w:rFonts w:ascii="Arial" w:hAnsi="Arial" w:cs="Arial"/>
          <w:sz w:val="24"/>
          <w:szCs w:val="24"/>
          <w:lang w:val="en-GB"/>
          <w:rPrChange w:id="195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1952" w:author="Alexandre Miguel Kaizeler Guedes Da Silva Afonso" w:date="2026-07-27T16:55:00Z" w16du:dateUtc="2026-07-27T15:55:00Z">
            <w:rPr>
              <w:rFonts w:ascii="Arial" w:hAnsi="Arial" w:cs="Arial"/>
              <w:sz w:val="24"/>
              <w:szCs w:val="24"/>
            </w:rPr>
          </w:rPrChange>
        </w:rPr>
        <w:t>Despite our corrections, substantial discrepancies remain across datasets (</w:t>
      </w:r>
      <w:r w:rsidR="00C06B89" w:rsidRPr="00B475D4">
        <w:rPr>
          <w:rFonts w:ascii="Arial" w:hAnsi="Arial" w:cs="Arial"/>
          <w:sz w:val="24"/>
          <w:szCs w:val="24"/>
          <w:lang w:val="en-GB"/>
          <w:rPrChange w:id="1953" w:author="Alexandre Miguel Kaizeler Guedes Da Silva Afonso" w:date="2026-07-27T16:55:00Z" w16du:dateUtc="2026-07-27T15:55:00Z">
            <w:rPr>
              <w:rFonts w:ascii="Arial" w:hAnsi="Arial" w:cs="Arial"/>
              <w:sz w:val="24"/>
              <w:szCs w:val="24"/>
            </w:rPr>
          </w:rPrChange>
        </w:rPr>
        <w:t>Figure 4A</w:t>
      </w:r>
      <w:r w:rsidRPr="00B475D4">
        <w:rPr>
          <w:rFonts w:ascii="Arial" w:hAnsi="Arial" w:cs="Arial"/>
          <w:sz w:val="24"/>
          <w:szCs w:val="24"/>
          <w:lang w:val="en-GB"/>
          <w:rPrChange w:id="1954" w:author="Alexandre Miguel Kaizeler Guedes Da Silva Afonso" w:date="2026-07-27T16:55:00Z" w16du:dateUtc="2026-07-27T15:55:00Z">
            <w:rPr>
              <w:rFonts w:ascii="Arial" w:hAnsi="Arial" w:cs="Arial"/>
              <w:sz w:val="24"/>
              <w:szCs w:val="24"/>
            </w:rPr>
          </w:rPrChange>
        </w:rPr>
        <w:t xml:space="preserve">), independent of purification method. The exception </w:t>
      </w:r>
      <w:r w:rsidR="00F937C9" w:rsidRPr="00B475D4">
        <w:rPr>
          <w:rFonts w:ascii="Arial" w:hAnsi="Arial" w:cs="Arial"/>
          <w:sz w:val="24"/>
          <w:szCs w:val="24"/>
          <w:lang w:val="en-GB"/>
          <w:rPrChange w:id="1955" w:author="Alexandre Miguel Kaizeler Guedes Da Silva Afonso" w:date="2026-07-27T16:55:00Z" w16du:dateUtc="2026-07-27T15:55:00Z">
            <w:rPr>
              <w:rFonts w:ascii="Arial" w:hAnsi="Arial" w:cs="Arial"/>
              <w:sz w:val="24"/>
              <w:szCs w:val="24"/>
            </w:rPr>
          </w:rPrChange>
        </w:rPr>
        <w:t xml:space="preserve">are the transcriptomes of </w:t>
      </w:r>
      <w:r w:rsidRPr="00B475D4">
        <w:rPr>
          <w:rFonts w:ascii="Arial" w:hAnsi="Arial" w:cs="Arial"/>
          <w:sz w:val="24"/>
          <w:szCs w:val="24"/>
          <w:lang w:val="en-GB"/>
          <w:rPrChange w:id="1956" w:author="Alexandre Miguel Kaizeler Guedes Da Silva Afonso" w:date="2026-07-27T16:55:00Z" w16du:dateUtc="2026-07-27T15:55:00Z">
            <w:rPr>
              <w:rFonts w:ascii="Arial" w:hAnsi="Arial" w:cs="Arial"/>
              <w:sz w:val="24"/>
              <w:szCs w:val="24"/>
            </w:rPr>
          </w:rPrChange>
        </w:rPr>
        <w:t>DC-purified SGs corrected for centrifugation</w:t>
      </w:r>
      <w:r w:rsidR="00843FD2" w:rsidRPr="00B475D4">
        <w:rPr>
          <w:rFonts w:ascii="Arial" w:hAnsi="Arial" w:cs="Arial"/>
          <w:sz w:val="24"/>
          <w:szCs w:val="24"/>
          <w:lang w:val="en-GB"/>
          <w:rPrChange w:id="1957"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1958" w:author="Alexandre Miguel Kaizeler Guedes Da Silva Afonso" w:date="2026-07-27T16:55:00Z" w16du:dateUtc="2026-07-27T15:55:00Z">
            <w:rPr>
              <w:rFonts w:ascii="Arial" w:hAnsi="Arial" w:cs="Arial"/>
              <w:sz w:val="24"/>
              <w:szCs w:val="24"/>
            </w:rPr>
          </w:rPrChange>
        </w:rPr>
        <w:t xml:space="preserve"> consistent</w:t>
      </w:r>
      <w:r w:rsidR="00393E03" w:rsidRPr="00B475D4">
        <w:rPr>
          <w:rFonts w:ascii="Arial" w:hAnsi="Arial" w:cs="Arial"/>
          <w:sz w:val="24"/>
          <w:szCs w:val="24"/>
          <w:lang w:val="en-GB"/>
          <w:rPrChange w:id="1959" w:author="Alexandre Miguel Kaizeler Guedes Da Silva Afonso" w:date="2026-07-27T16:55:00Z" w16du:dateUtc="2026-07-27T15:55:00Z">
            <w:rPr>
              <w:rFonts w:ascii="Arial" w:hAnsi="Arial" w:cs="Arial"/>
              <w:sz w:val="24"/>
              <w:szCs w:val="24"/>
            </w:rPr>
          </w:rPrChange>
        </w:rPr>
        <w:t xml:space="preserve"> with one another</w:t>
      </w:r>
      <w:del w:id="1960" w:author="Alexandre Miguel Kaizeler Guedes Da Silva Afonso" w:date="2026-07-28T12:12:00Z" w16du:dateUtc="2026-07-28T11:12:00Z">
        <w:r w:rsidRPr="00B475D4" w:rsidDel="00F84F2F">
          <w:rPr>
            <w:rFonts w:ascii="Arial" w:hAnsi="Arial" w:cs="Arial"/>
            <w:sz w:val="24"/>
            <w:szCs w:val="24"/>
            <w:lang w:val="en-GB"/>
            <w:rPrChange w:id="1961" w:author="Alexandre Miguel Kaizeler Guedes Da Silva Afonso" w:date="2026-07-27T16:55:00Z" w16du:dateUtc="2026-07-27T15:55:00Z">
              <w:rPr>
                <w:rFonts w:ascii="Arial" w:hAnsi="Arial" w:cs="Arial"/>
                <w:sz w:val="24"/>
                <w:szCs w:val="24"/>
              </w:rPr>
            </w:rPrChange>
          </w:rPr>
          <w:delText>, suggesting transcript-specific sequestration is minimal</w:delText>
        </w:r>
      </w:del>
      <w:r w:rsidRPr="00B475D4">
        <w:rPr>
          <w:rFonts w:ascii="Arial" w:hAnsi="Arial" w:cs="Arial"/>
          <w:sz w:val="24"/>
          <w:szCs w:val="24"/>
          <w:lang w:val="en-GB"/>
          <w:rPrChange w:id="1962" w:author="Alexandre Miguel Kaizeler Guedes Da Silva Afonso" w:date="2026-07-27T16:55:00Z" w16du:dateUtc="2026-07-27T15:55:00Z">
            <w:rPr>
              <w:rFonts w:ascii="Arial" w:hAnsi="Arial" w:cs="Arial"/>
              <w:sz w:val="24"/>
              <w:szCs w:val="24"/>
            </w:rPr>
          </w:rPrChange>
        </w:rPr>
        <w:t xml:space="preserve">. SGs may largely reflect a random </w:t>
      </w:r>
      <w:r w:rsidR="00C0798E" w:rsidRPr="00B475D4">
        <w:rPr>
          <w:rFonts w:ascii="Arial" w:hAnsi="Arial" w:cs="Arial"/>
          <w:sz w:val="24"/>
          <w:szCs w:val="24"/>
          <w:lang w:val="en-GB"/>
          <w:rPrChange w:id="1963" w:author="Alexandre Miguel Kaizeler Guedes Da Silva Afonso" w:date="2026-07-27T16:55:00Z" w16du:dateUtc="2026-07-27T15:55:00Z">
            <w:rPr>
              <w:rFonts w:ascii="Arial" w:hAnsi="Arial" w:cs="Arial"/>
              <w:sz w:val="24"/>
              <w:szCs w:val="24"/>
            </w:rPr>
          </w:rPrChange>
        </w:rPr>
        <w:t>sample</w:t>
      </w:r>
      <w:r w:rsidRPr="00B475D4">
        <w:rPr>
          <w:rFonts w:ascii="Arial" w:hAnsi="Arial" w:cs="Arial"/>
          <w:sz w:val="24"/>
          <w:szCs w:val="24"/>
          <w:lang w:val="en-GB"/>
          <w:rPrChange w:id="1964" w:author="Alexandre Miguel Kaizeler Guedes Da Silva Afonso" w:date="2026-07-27T16:55:00Z" w16du:dateUtc="2026-07-27T15:55:00Z">
            <w:rPr>
              <w:rFonts w:ascii="Arial" w:hAnsi="Arial" w:cs="Arial"/>
              <w:sz w:val="24"/>
              <w:szCs w:val="24"/>
            </w:rPr>
          </w:rPrChange>
        </w:rPr>
        <w:t xml:space="preserve"> of cellular transcripts, with a </w:t>
      </w:r>
      <w:r w:rsidR="00C0798E" w:rsidRPr="00B475D4">
        <w:rPr>
          <w:rFonts w:ascii="Arial" w:hAnsi="Arial" w:cs="Arial"/>
          <w:sz w:val="24"/>
          <w:szCs w:val="24"/>
          <w:lang w:val="en-GB"/>
          <w:rPrChange w:id="1965" w:author="Alexandre Miguel Kaizeler Guedes Da Silva Afonso" w:date="2026-07-27T16:55:00Z" w16du:dateUtc="2026-07-27T15:55:00Z">
            <w:rPr>
              <w:rFonts w:ascii="Arial" w:hAnsi="Arial" w:cs="Arial"/>
              <w:sz w:val="24"/>
              <w:szCs w:val="24"/>
            </w:rPr>
          </w:rPrChange>
        </w:rPr>
        <w:t xml:space="preserve">difficult to detect </w:t>
      </w:r>
      <w:r w:rsidRPr="00B475D4">
        <w:rPr>
          <w:rFonts w:ascii="Arial" w:hAnsi="Arial" w:cs="Arial"/>
          <w:sz w:val="24"/>
          <w:szCs w:val="24"/>
          <w:lang w:val="en-GB"/>
          <w:rPrChange w:id="1966" w:author="Alexandre Miguel Kaizeler Guedes Da Silva Afonso" w:date="2026-07-27T16:55:00Z" w16du:dateUtc="2026-07-27T15:55:00Z">
            <w:rPr>
              <w:rFonts w:ascii="Arial" w:hAnsi="Arial" w:cs="Arial"/>
              <w:sz w:val="24"/>
              <w:szCs w:val="24"/>
            </w:rPr>
          </w:rPrChange>
        </w:rPr>
        <w:t xml:space="preserve">small minority of specifically-sequestred RNAs, </w:t>
      </w:r>
      <w:r w:rsidR="00F937C9" w:rsidRPr="00B475D4">
        <w:rPr>
          <w:rFonts w:ascii="Arial" w:hAnsi="Arial" w:cs="Arial"/>
          <w:sz w:val="24"/>
          <w:szCs w:val="24"/>
          <w:lang w:val="en-GB"/>
          <w:rPrChange w:id="1967" w:author="Alexandre Miguel Kaizeler Guedes Da Silva Afonso" w:date="2026-07-27T16:55:00Z" w16du:dateUtc="2026-07-27T15:55:00Z">
            <w:rPr>
              <w:rFonts w:ascii="Arial" w:hAnsi="Arial" w:cs="Arial"/>
              <w:sz w:val="24"/>
              <w:szCs w:val="24"/>
            </w:rPr>
          </w:rPrChange>
        </w:rPr>
        <w:t xml:space="preserve">and </w:t>
      </w:r>
      <w:r w:rsidRPr="00B475D4">
        <w:rPr>
          <w:rFonts w:ascii="Arial" w:hAnsi="Arial" w:cs="Arial"/>
          <w:sz w:val="24"/>
          <w:szCs w:val="24"/>
          <w:lang w:val="en-GB"/>
          <w:rPrChange w:id="1968" w:author="Alexandre Miguel Kaizeler Guedes Da Silva Afonso" w:date="2026-07-27T16:55:00Z" w16du:dateUtc="2026-07-27T15:55:00Z">
            <w:rPr>
              <w:rFonts w:ascii="Arial" w:hAnsi="Arial" w:cs="Arial"/>
              <w:sz w:val="24"/>
              <w:szCs w:val="24"/>
            </w:rPr>
          </w:rPrChange>
        </w:rPr>
        <w:t xml:space="preserve">each </w:t>
      </w:r>
      <w:r w:rsidR="00F937C9" w:rsidRPr="00B475D4">
        <w:rPr>
          <w:rFonts w:ascii="Arial" w:hAnsi="Arial" w:cs="Arial"/>
          <w:sz w:val="24"/>
          <w:szCs w:val="24"/>
          <w:lang w:val="en-GB"/>
          <w:rPrChange w:id="1969" w:author="Alexandre Miguel Kaizeler Guedes Da Silva Afonso" w:date="2026-07-27T16:55:00Z" w16du:dateUtc="2026-07-27T15:55:00Z">
            <w:rPr>
              <w:rFonts w:ascii="Arial" w:hAnsi="Arial" w:cs="Arial"/>
              <w:sz w:val="24"/>
              <w:szCs w:val="24"/>
            </w:rPr>
          </w:rPrChange>
        </w:rPr>
        <w:t xml:space="preserve">purification </w:t>
      </w:r>
      <w:r w:rsidRPr="00B475D4">
        <w:rPr>
          <w:rFonts w:ascii="Arial" w:hAnsi="Arial" w:cs="Arial"/>
          <w:sz w:val="24"/>
          <w:szCs w:val="24"/>
          <w:lang w:val="en-GB"/>
          <w:rPrChange w:id="1970" w:author="Alexandre Miguel Kaizeler Guedes Da Silva Afonso" w:date="2026-07-27T16:55:00Z" w16du:dateUtc="2026-07-27T15:55:00Z">
            <w:rPr>
              <w:rFonts w:ascii="Arial" w:hAnsi="Arial" w:cs="Arial"/>
              <w:sz w:val="24"/>
              <w:szCs w:val="24"/>
            </w:rPr>
          </w:rPrChange>
        </w:rPr>
        <w:t>method may introduce biases that shape observed profiles. WC</w:t>
      </w:r>
      <w:r w:rsidR="00834383" w:rsidRPr="00B475D4">
        <w:rPr>
          <w:rFonts w:ascii="Arial" w:hAnsi="Arial" w:cs="Arial"/>
          <w:sz w:val="24"/>
          <w:szCs w:val="24"/>
          <w:lang w:val="en-GB"/>
          <w:rPrChange w:id="1971"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1972" w:author="Alexandre Miguel Kaizeler Guedes Da Silva Afonso" w:date="2026-07-27T16:55:00Z" w16du:dateUtc="2026-07-27T15:55:00Z">
            <w:rPr>
              <w:rFonts w:ascii="Arial" w:hAnsi="Arial" w:cs="Arial"/>
              <w:sz w:val="24"/>
              <w:szCs w:val="24"/>
            </w:rPr>
          </w:rPrChange>
        </w:rPr>
        <w:t>transcriptome</w:t>
      </w:r>
      <w:r w:rsidR="00834383" w:rsidRPr="00B475D4">
        <w:rPr>
          <w:rFonts w:ascii="Arial" w:hAnsi="Arial" w:cs="Arial"/>
          <w:sz w:val="24"/>
          <w:szCs w:val="24"/>
          <w:lang w:val="en-GB"/>
          <w:rPrChange w:id="1973" w:author="Alexandre Miguel Kaizeler Guedes Da Silva Afonso" w:date="2026-07-27T16:55:00Z" w16du:dateUtc="2026-07-27T15:55:00Z">
            <w:rPr>
              <w:rFonts w:ascii="Arial" w:hAnsi="Arial" w:cs="Arial"/>
              <w:sz w:val="24"/>
              <w:szCs w:val="24"/>
            </w:rPr>
          </w:rPrChange>
        </w:rPr>
        <w:t>s</w:t>
      </w:r>
      <w:r w:rsidRPr="00B475D4">
        <w:rPr>
          <w:rFonts w:ascii="Arial" w:hAnsi="Arial" w:cs="Arial"/>
          <w:sz w:val="24"/>
          <w:szCs w:val="24"/>
          <w:lang w:val="en-GB"/>
          <w:rPrChange w:id="1974" w:author="Alexandre Miguel Kaizeler Guedes Da Silva Afonso" w:date="2026-07-27T16:55:00Z" w16du:dateUtc="2026-07-27T15:55:00Z">
            <w:rPr>
              <w:rFonts w:ascii="Arial" w:hAnsi="Arial" w:cs="Arial"/>
              <w:sz w:val="24"/>
              <w:szCs w:val="24"/>
            </w:rPr>
          </w:rPrChange>
        </w:rPr>
        <w:t xml:space="preserve"> generated </w:t>
      </w:r>
      <w:r w:rsidR="00834383" w:rsidRPr="00B475D4">
        <w:rPr>
          <w:rFonts w:ascii="Arial" w:hAnsi="Arial" w:cs="Arial"/>
          <w:sz w:val="24"/>
          <w:szCs w:val="24"/>
          <w:lang w:val="en-GB"/>
          <w:rPrChange w:id="1975" w:author="Alexandre Miguel Kaizeler Guedes Da Silva Afonso" w:date="2026-07-27T16:55:00Z" w16du:dateUtc="2026-07-27T15:55:00Z">
            <w:rPr>
              <w:rFonts w:ascii="Arial" w:hAnsi="Arial" w:cs="Arial"/>
              <w:sz w:val="24"/>
              <w:szCs w:val="24"/>
            </w:rPr>
          </w:rPrChange>
        </w:rPr>
        <w:t xml:space="preserve">with </w:t>
      </w:r>
      <w:r w:rsidRPr="00B475D4">
        <w:rPr>
          <w:rFonts w:ascii="Arial" w:hAnsi="Arial" w:cs="Arial"/>
          <w:sz w:val="24"/>
          <w:szCs w:val="24"/>
          <w:lang w:val="en-GB"/>
          <w:rPrChange w:id="1976" w:author="Alexandre Miguel Kaizeler Guedes Da Silva Afonso" w:date="2026-07-27T16:55:00Z" w16du:dateUtc="2026-07-27T15:55:00Z">
            <w:rPr>
              <w:rFonts w:ascii="Arial" w:hAnsi="Arial" w:cs="Arial"/>
              <w:sz w:val="24"/>
              <w:szCs w:val="24"/>
            </w:rPr>
          </w:rPrChange>
        </w:rPr>
        <w:t xml:space="preserve">standard RNA-seq </w:t>
      </w:r>
      <w:r w:rsidR="00834383" w:rsidRPr="00B475D4">
        <w:rPr>
          <w:rFonts w:ascii="Arial" w:hAnsi="Arial" w:cs="Arial"/>
          <w:sz w:val="24"/>
          <w:szCs w:val="24"/>
          <w:lang w:val="en-GB"/>
          <w:rPrChange w:id="1977" w:author="Alexandre Miguel Kaizeler Guedes Da Silva Afonso" w:date="2026-07-27T16:55:00Z" w16du:dateUtc="2026-07-27T15:55:00Z">
            <w:rPr>
              <w:rFonts w:ascii="Arial" w:hAnsi="Arial" w:cs="Arial"/>
              <w:sz w:val="24"/>
              <w:szCs w:val="24"/>
            </w:rPr>
          </w:rPrChange>
        </w:rPr>
        <w:t xml:space="preserve">are </w:t>
      </w:r>
      <w:r w:rsidRPr="00B475D4">
        <w:rPr>
          <w:rFonts w:ascii="Arial" w:hAnsi="Arial" w:cs="Arial"/>
          <w:sz w:val="24"/>
          <w:szCs w:val="24"/>
          <w:lang w:val="en-GB"/>
          <w:rPrChange w:id="1978" w:author="Alexandre Miguel Kaizeler Guedes Da Silva Afonso" w:date="2026-07-27T16:55:00Z" w16du:dateUtc="2026-07-27T15:55:00Z">
            <w:rPr>
              <w:rFonts w:ascii="Arial" w:hAnsi="Arial" w:cs="Arial"/>
              <w:sz w:val="24"/>
              <w:szCs w:val="24"/>
            </w:rPr>
          </w:rPrChange>
        </w:rPr>
        <w:t xml:space="preserve">also </w:t>
      </w:r>
      <w:r w:rsidR="00834383" w:rsidRPr="00B475D4">
        <w:rPr>
          <w:rFonts w:ascii="Arial" w:hAnsi="Arial" w:cs="Arial"/>
          <w:sz w:val="24"/>
          <w:szCs w:val="24"/>
          <w:lang w:val="en-GB"/>
          <w:rPrChange w:id="1979" w:author="Alexandre Miguel Kaizeler Guedes Da Silva Afonso" w:date="2026-07-27T16:55:00Z" w16du:dateUtc="2026-07-27T15:55:00Z">
            <w:rPr>
              <w:rFonts w:ascii="Arial" w:hAnsi="Arial" w:cs="Arial"/>
              <w:sz w:val="24"/>
              <w:szCs w:val="24"/>
            </w:rPr>
          </w:rPrChange>
        </w:rPr>
        <w:t>relatively similar</w:t>
      </w:r>
      <w:r w:rsidRPr="00B475D4">
        <w:rPr>
          <w:rFonts w:ascii="Arial" w:hAnsi="Arial" w:cs="Arial"/>
          <w:sz w:val="24"/>
          <w:szCs w:val="24"/>
          <w:lang w:val="en-GB"/>
          <w:rPrChange w:id="1980" w:author="Alexandre Miguel Kaizeler Guedes Da Silva Afonso" w:date="2026-07-27T16:55:00Z" w16du:dateUtc="2026-07-27T15:55:00Z">
            <w:rPr>
              <w:rFonts w:ascii="Arial" w:hAnsi="Arial" w:cs="Arial"/>
              <w:sz w:val="24"/>
              <w:szCs w:val="24"/>
            </w:rPr>
          </w:rPrChange>
        </w:rPr>
        <w:t xml:space="preserve">. Notably, the PL dataset from </w:t>
      </w:r>
      <w:del w:id="1981" w:author="Alexandre Miguel Kaizeler Guedes Da Silva Afonso" w:date="2026-07-07T10:46:00Z" w16du:dateUtc="2026-07-07T09:46:00Z">
        <w:r w:rsidRPr="00B475D4" w:rsidDel="00CC438B">
          <w:rPr>
            <w:rFonts w:ascii="Arial" w:hAnsi="Arial" w:cs="Arial"/>
            <w:sz w:val="24"/>
            <w:szCs w:val="24"/>
            <w:lang w:val="en-GB"/>
            <w:rPrChange w:id="1982" w:author="Alexandre Miguel Kaizeler Guedes Da Silva Afonso" w:date="2026-07-27T16:55:00Z" w16du:dateUtc="2026-07-27T15:55:00Z">
              <w:rPr>
                <w:rFonts w:ascii="Arial" w:hAnsi="Arial" w:cs="Arial"/>
                <w:sz w:val="24"/>
                <w:szCs w:val="24"/>
              </w:rPr>
            </w:rPrChange>
          </w:rPr>
          <w:delText xml:space="preserve">SN. </w:delText>
        </w:r>
      </w:del>
      <w:r w:rsidRPr="00B475D4">
        <w:rPr>
          <w:rFonts w:ascii="Arial" w:hAnsi="Arial" w:cs="Arial"/>
          <w:sz w:val="24"/>
          <w:szCs w:val="24"/>
          <w:lang w:val="en-GB"/>
          <w:rPrChange w:id="1983" w:author="Alexandre Miguel Kaizeler Guedes Da Silva Afonso" w:date="2026-07-27T16:55:00Z" w16du:dateUtc="2026-07-27T15:55:00Z">
            <w:rPr>
              <w:rFonts w:ascii="Arial" w:hAnsi="Arial" w:cs="Arial"/>
              <w:sz w:val="24"/>
              <w:szCs w:val="24"/>
            </w:rPr>
          </w:rPrChange>
        </w:rPr>
        <w:t>Somasekharan 2020</w:t>
      </w:r>
      <w:r w:rsidR="00C0798E" w:rsidRPr="00B475D4">
        <w:rPr>
          <w:rFonts w:ascii="Arial" w:hAnsi="Arial" w:cs="Arial"/>
          <w:sz w:val="24"/>
          <w:szCs w:val="24"/>
          <w:lang w:val="en-GB"/>
          <w:rPrChange w:id="198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1985" w:author="Alexandre Miguel Kaizeler Guedes Da Silva Afonso" w:date="2026-07-27T16:55:00Z" w16du:dateUtc="2026-07-27T15:55:00Z">
            <w:rPr>
              <w:rFonts w:ascii="Arial" w:hAnsi="Arial" w:cs="Arial"/>
              <w:sz w:val="24"/>
              <w:szCs w:val="24"/>
            </w:rPr>
          </w:rPrChange>
        </w:rPr>
        <w:instrText xml:space="preserve"> ADDIN ZOTERO_ITEM CSL_CITATION {"citationID":"xQFEBxTS","properties":{"formattedCitation":"\\super 29\\nosupersub{}","plainCitation":"29","noteIndex":0},"citationItems":[{"id":"jCcWpdK2/0qH0ns4Q","uris":["http://zotero.org/users/local/1p9EH8ax/items/4ULW7W7L"],"itemData":{"id":"AR5HKhyi/7df9BFp3","type":"article-journal","abstract":"Abstract\n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C0798E" w:rsidRPr="00B475D4">
        <w:rPr>
          <w:rFonts w:ascii="Arial" w:hAnsi="Arial" w:cs="Arial"/>
          <w:sz w:val="24"/>
          <w:szCs w:val="24"/>
          <w:lang w:val="en-GB"/>
          <w:rPrChange w:id="1986"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1987" w:author="Alexandre Miguel Kaizeler Guedes Da Silva Afonso" w:date="2026-07-27T16:55:00Z" w16du:dateUtc="2026-07-27T15:55:00Z">
            <w:rPr>
              <w:rFonts w:ascii="Arial" w:hAnsi="Arial" w:cs="Arial"/>
              <w:kern w:val="0"/>
              <w:sz w:val="24"/>
              <w:vertAlign w:val="superscript"/>
            </w:rPr>
          </w:rPrChange>
        </w:rPr>
        <w:t>29</w:t>
      </w:r>
      <w:r w:rsidR="00C0798E" w:rsidRPr="00B475D4">
        <w:rPr>
          <w:rFonts w:ascii="Arial" w:hAnsi="Arial" w:cs="Arial"/>
          <w:sz w:val="24"/>
          <w:szCs w:val="24"/>
          <w:lang w:val="en-GB"/>
          <w:rPrChange w:id="1988"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1989" w:author="Alexandre Miguel Kaizeler Guedes Da Silva Afonso" w:date="2026-07-27T16:55:00Z" w16du:dateUtc="2026-07-27T15:55:00Z">
            <w:rPr>
              <w:rFonts w:ascii="Arial" w:hAnsi="Arial" w:cs="Arial"/>
              <w:sz w:val="24"/>
              <w:szCs w:val="24"/>
            </w:rPr>
          </w:rPrChange>
        </w:rPr>
        <w:t xml:space="preserve"> more closely </w:t>
      </w:r>
      <w:r w:rsidR="00834383" w:rsidRPr="00B475D4">
        <w:rPr>
          <w:rFonts w:ascii="Arial" w:hAnsi="Arial" w:cs="Arial"/>
          <w:sz w:val="24"/>
          <w:szCs w:val="24"/>
          <w:lang w:val="en-GB"/>
          <w:rPrChange w:id="1990" w:author="Alexandre Miguel Kaizeler Guedes Da Silva Afonso" w:date="2026-07-27T16:55:00Z" w16du:dateUtc="2026-07-27T15:55:00Z">
            <w:rPr>
              <w:rFonts w:ascii="Arial" w:hAnsi="Arial" w:cs="Arial"/>
              <w:sz w:val="24"/>
              <w:szCs w:val="24"/>
            </w:rPr>
          </w:rPrChange>
        </w:rPr>
        <w:t xml:space="preserve">resembles </w:t>
      </w:r>
      <w:r w:rsidRPr="00B475D4">
        <w:rPr>
          <w:rFonts w:ascii="Arial" w:hAnsi="Arial" w:cs="Arial"/>
          <w:sz w:val="24"/>
          <w:szCs w:val="24"/>
          <w:lang w:val="en-GB"/>
          <w:rPrChange w:id="1991" w:author="Alexandre Miguel Kaizeler Guedes Da Silva Afonso" w:date="2026-07-27T16:55:00Z" w16du:dateUtc="2026-07-27T15:55:00Z">
            <w:rPr>
              <w:rFonts w:ascii="Arial" w:hAnsi="Arial" w:cs="Arial"/>
              <w:sz w:val="24"/>
              <w:szCs w:val="24"/>
            </w:rPr>
          </w:rPrChange>
        </w:rPr>
        <w:t>WC transcriptomes than other SG datasets</w:t>
      </w:r>
      <w:r w:rsidR="001E6AFF" w:rsidRPr="00B475D4">
        <w:rPr>
          <w:rFonts w:ascii="Arial" w:hAnsi="Arial" w:cs="Arial"/>
          <w:sz w:val="24"/>
          <w:szCs w:val="24"/>
          <w:lang w:val="en-GB"/>
          <w:rPrChange w:id="1992" w:author="Alexandre Miguel Kaizeler Guedes Da Silva Afonso" w:date="2026-07-27T16:55:00Z" w16du:dateUtc="2026-07-27T15:55:00Z">
            <w:rPr>
              <w:rFonts w:ascii="Arial" w:hAnsi="Arial" w:cs="Arial"/>
              <w:sz w:val="24"/>
              <w:szCs w:val="24"/>
            </w:rPr>
          </w:rPrChange>
        </w:rPr>
        <w:t xml:space="preserve"> (</w:t>
      </w:r>
      <w:r w:rsidR="00C06B89" w:rsidRPr="00B475D4">
        <w:rPr>
          <w:rFonts w:ascii="Arial" w:hAnsi="Arial" w:cs="Arial"/>
          <w:sz w:val="24"/>
          <w:szCs w:val="24"/>
          <w:lang w:val="en-GB"/>
          <w:rPrChange w:id="1993" w:author="Alexandre Miguel Kaizeler Guedes Da Silva Afonso" w:date="2026-07-27T16:55:00Z" w16du:dateUtc="2026-07-27T15:55:00Z">
            <w:rPr>
              <w:rFonts w:ascii="Arial" w:hAnsi="Arial" w:cs="Arial"/>
              <w:sz w:val="24"/>
              <w:szCs w:val="24"/>
            </w:rPr>
          </w:rPrChange>
        </w:rPr>
        <w:t>Figure 4A</w:t>
      </w:r>
      <w:r w:rsidR="001E6AFF" w:rsidRPr="00B475D4">
        <w:rPr>
          <w:rFonts w:ascii="Arial" w:hAnsi="Arial" w:cs="Arial"/>
          <w:sz w:val="24"/>
          <w:szCs w:val="24"/>
          <w:lang w:val="en-GB"/>
          <w:rPrChange w:id="1994"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1995" w:author="Alexandre Miguel Kaizeler Guedes Da Silva Afonso" w:date="2026-07-27T16:55:00Z" w16du:dateUtc="2026-07-27T15:55:00Z">
            <w:rPr>
              <w:rFonts w:ascii="Arial" w:hAnsi="Arial" w:cs="Arial"/>
              <w:sz w:val="24"/>
              <w:szCs w:val="24"/>
            </w:rPr>
          </w:rPrChange>
        </w:rPr>
        <w:t xml:space="preserve">, </w:t>
      </w:r>
      <w:r w:rsidR="00C0798E" w:rsidRPr="00B475D4">
        <w:rPr>
          <w:rFonts w:ascii="Arial" w:hAnsi="Arial" w:cs="Arial"/>
          <w:sz w:val="24"/>
          <w:szCs w:val="24"/>
          <w:lang w:val="en-GB"/>
          <w:rPrChange w:id="1996" w:author="Alexandre Miguel Kaizeler Guedes Da Silva Afonso" w:date="2026-07-27T16:55:00Z" w16du:dateUtc="2026-07-27T15:55:00Z">
            <w:rPr>
              <w:rFonts w:ascii="Arial" w:hAnsi="Arial" w:cs="Arial"/>
              <w:sz w:val="24"/>
              <w:szCs w:val="24"/>
            </w:rPr>
          </w:rPrChange>
        </w:rPr>
        <w:t>perhaps</w:t>
      </w:r>
      <w:r w:rsidRPr="00B475D4">
        <w:rPr>
          <w:rFonts w:ascii="Arial" w:hAnsi="Arial" w:cs="Arial"/>
          <w:sz w:val="24"/>
          <w:szCs w:val="24"/>
          <w:lang w:val="en-GB"/>
          <w:rPrChange w:id="1997" w:author="Alexandre Miguel Kaizeler Guedes Da Silva Afonso" w:date="2026-07-27T16:55:00Z" w16du:dateUtc="2026-07-27T15:55:00Z">
            <w:rPr>
              <w:rFonts w:ascii="Arial" w:hAnsi="Arial" w:cs="Arial"/>
              <w:sz w:val="24"/>
              <w:szCs w:val="24"/>
            </w:rPr>
          </w:rPrChange>
        </w:rPr>
        <w:t xml:space="preserve"> reflecting that only ~20% of G3BP1 locali</w:t>
      </w:r>
      <w:ins w:id="1998" w:author="Alexandre Miguel Kaizeler Guedes Da Silva Afonso" w:date="2026-07-28T12:12:00Z" w16du:dateUtc="2026-07-28T11:12:00Z">
        <w:r w:rsidR="00F84F2F">
          <w:rPr>
            <w:rFonts w:ascii="Arial" w:hAnsi="Arial" w:cs="Arial"/>
            <w:sz w:val="24"/>
            <w:szCs w:val="24"/>
            <w:lang w:val="en-GB"/>
          </w:rPr>
          <w:t>s</w:t>
        </w:r>
      </w:ins>
      <w:del w:id="1999" w:author="Alexandre Miguel Kaizeler Guedes Da Silva Afonso" w:date="2026-07-28T12:12:00Z" w16du:dateUtc="2026-07-28T11:12:00Z">
        <w:r w:rsidRPr="00B475D4" w:rsidDel="00F84F2F">
          <w:rPr>
            <w:rFonts w:ascii="Arial" w:hAnsi="Arial" w:cs="Arial"/>
            <w:sz w:val="24"/>
            <w:szCs w:val="24"/>
            <w:lang w:val="en-GB"/>
            <w:rPrChange w:id="2000" w:author="Alexandre Miguel Kaizeler Guedes Da Silva Afonso" w:date="2026-07-27T16:55:00Z" w16du:dateUtc="2026-07-27T15:55:00Z">
              <w:rPr>
                <w:rFonts w:ascii="Arial" w:hAnsi="Arial" w:cs="Arial"/>
                <w:sz w:val="24"/>
                <w:szCs w:val="24"/>
              </w:rPr>
            </w:rPrChange>
          </w:rPr>
          <w:delText>z</w:delText>
        </w:r>
      </w:del>
      <w:r w:rsidRPr="00B475D4">
        <w:rPr>
          <w:rFonts w:ascii="Arial" w:hAnsi="Arial" w:cs="Arial"/>
          <w:sz w:val="24"/>
          <w:szCs w:val="24"/>
          <w:lang w:val="en-GB"/>
          <w:rPrChange w:id="2001" w:author="Alexandre Miguel Kaizeler Guedes Da Silva Afonso" w:date="2026-07-27T16:55:00Z" w16du:dateUtc="2026-07-27T15:55:00Z">
            <w:rPr>
              <w:rFonts w:ascii="Arial" w:hAnsi="Arial" w:cs="Arial"/>
              <w:sz w:val="24"/>
              <w:szCs w:val="24"/>
            </w:rPr>
          </w:rPrChange>
        </w:rPr>
        <w:t xml:space="preserve">es to SGs. </w:t>
      </w:r>
      <w:del w:id="2002" w:author="Alexandre Miguel Kaizeler Guedes Da Silva Afonso" w:date="2026-07-28T12:12:00Z" w16du:dateUtc="2026-07-28T11:12:00Z">
        <w:r w:rsidRPr="00B475D4" w:rsidDel="00F84F2F">
          <w:rPr>
            <w:rFonts w:ascii="Arial" w:hAnsi="Arial" w:cs="Arial"/>
            <w:sz w:val="24"/>
            <w:szCs w:val="24"/>
            <w:lang w:val="en-GB"/>
            <w:rPrChange w:id="2003" w:author="Alexandre Miguel Kaizeler Guedes Da Silva Afonso" w:date="2026-07-27T16:55:00Z" w16du:dateUtc="2026-07-27T15:55:00Z">
              <w:rPr>
                <w:rFonts w:ascii="Arial" w:hAnsi="Arial" w:cs="Arial"/>
                <w:sz w:val="24"/>
                <w:szCs w:val="24"/>
              </w:rPr>
            </w:rPrChange>
          </w:rPr>
          <w:delText>In contrast, the PL</w:delText>
        </w:r>
        <w:r w:rsidR="00C0798E" w:rsidRPr="00B475D4" w:rsidDel="00F84F2F">
          <w:rPr>
            <w:rFonts w:ascii="Arial" w:hAnsi="Arial" w:cs="Arial"/>
            <w:sz w:val="24"/>
            <w:szCs w:val="24"/>
            <w:lang w:val="en-GB"/>
            <w:rPrChange w:id="2004" w:author="Alexandre Miguel Kaizeler Guedes Da Silva Afonso" w:date="2026-07-27T16:55:00Z" w16du:dateUtc="2026-07-27T15:55:00Z">
              <w:rPr>
                <w:rFonts w:ascii="Arial" w:hAnsi="Arial" w:cs="Arial"/>
                <w:sz w:val="24"/>
                <w:szCs w:val="24"/>
              </w:rPr>
            </w:rPrChange>
          </w:rPr>
          <w:delText>-derived</w:delText>
        </w:r>
        <w:r w:rsidRPr="00B475D4" w:rsidDel="00F84F2F">
          <w:rPr>
            <w:rFonts w:ascii="Arial" w:hAnsi="Arial" w:cs="Arial"/>
            <w:sz w:val="24"/>
            <w:szCs w:val="24"/>
            <w:lang w:val="en-GB"/>
            <w:rPrChange w:id="2005" w:author="Alexandre Miguel Kaizeler Guedes Da Silva Afonso" w:date="2026-07-27T16:55:00Z" w16du:dateUtc="2026-07-27T15:55:00Z">
              <w:rPr>
                <w:rFonts w:ascii="Arial" w:hAnsi="Arial" w:cs="Arial"/>
                <w:sz w:val="24"/>
                <w:szCs w:val="24"/>
              </w:rPr>
            </w:rPrChange>
          </w:rPr>
          <w:delText xml:space="preserve"> dataset from </w:delText>
        </w:r>
      </w:del>
      <w:del w:id="2006" w:author="Alexandre Miguel Kaizeler Guedes Da Silva Afonso" w:date="2026-07-07T10:46:00Z" w16du:dateUtc="2026-07-07T09:46:00Z">
        <w:r w:rsidRPr="00B475D4" w:rsidDel="00CC438B">
          <w:rPr>
            <w:rFonts w:ascii="Arial" w:hAnsi="Arial" w:cs="Arial"/>
            <w:sz w:val="24"/>
            <w:szCs w:val="24"/>
            <w:lang w:val="en-GB"/>
            <w:rPrChange w:id="2007" w:author="Alexandre Miguel Kaizeler Guedes Da Silva Afonso" w:date="2026-07-27T16:55:00Z" w16du:dateUtc="2026-07-27T15:55:00Z">
              <w:rPr>
                <w:rFonts w:ascii="Arial" w:hAnsi="Arial" w:cs="Arial"/>
                <w:sz w:val="24"/>
                <w:szCs w:val="24"/>
              </w:rPr>
            </w:rPrChange>
          </w:rPr>
          <w:delText xml:space="preserve">Z. </w:delText>
        </w:r>
      </w:del>
      <w:del w:id="2008" w:author="Alexandre Miguel Kaizeler Guedes Da Silva Afonso" w:date="2026-07-28T12:12:00Z" w16du:dateUtc="2026-07-28T11:12:00Z">
        <w:r w:rsidRPr="00B475D4" w:rsidDel="00F84F2F">
          <w:rPr>
            <w:rFonts w:ascii="Arial" w:hAnsi="Arial" w:cs="Arial"/>
            <w:sz w:val="24"/>
            <w:szCs w:val="24"/>
            <w:lang w:val="en-GB"/>
            <w:rPrChange w:id="2009" w:author="Alexandre Miguel Kaizeler Guedes Da Silva Afonso" w:date="2026-07-27T16:55:00Z" w16du:dateUtc="2026-07-27T15:55:00Z">
              <w:rPr>
                <w:rFonts w:ascii="Arial" w:hAnsi="Arial" w:cs="Arial"/>
                <w:sz w:val="24"/>
                <w:szCs w:val="24"/>
              </w:rPr>
            </w:rPrChange>
          </w:rPr>
          <w:delText>Ren 2023</w:delText>
        </w:r>
        <w:r w:rsidR="00C0798E" w:rsidRPr="00B475D4" w:rsidDel="00F84F2F">
          <w:rPr>
            <w:rFonts w:ascii="Arial" w:hAnsi="Arial" w:cs="Arial"/>
            <w:sz w:val="24"/>
            <w:szCs w:val="24"/>
            <w:lang w:val="en-GB"/>
            <w:rPrChange w:id="2010" w:author="Alexandre Miguel Kaizeler Guedes Da Silva Afonso" w:date="2026-07-27T16:55:00Z" w16du:dateUtc="2026-07-27T15:55:00Z">
              <w:rPr>
                <w:rFonts w:ascii="Arial" w:hAnsi="Arial" w:cs="Arial"/>
                <w:sz w:val="24"/>
                <w:szCs w:val="24"/>
              </w:rPr>
            </w:rPrChange>
          </w:rPr>
          <w:fldChar w:fldCharType="begin"/>
        </w:r>
        <w:r w:rsidR="00C37375" w:rsidRPr="00B475D4" w:rsidDel="00F84F2F">
          <w:rPr>
            <w:rFonts w:ascii="Arial" w:hAnsi="Arial" w:cs="Arial"/>
            <w:sz w:val="24"/>
            <w:szCs w:val="24"/>
            <w:lang w:val="en-GB"/>
            <w:rPrChange w:id="2011" w:author="Alexandre Miguel Kaizeler Guedes Da Silva Afonso" w:date="2026-07-27T16:55:00Z" w16du:dateUtc="2026-07-27T15:55:00Z">
              <w:rPr>
                <w:rFonts w:ascii="Arial" w:hAnsi="Arial" w:cs="Arial"/>
                <w:sz w:val="24"/>
                <w:szCs w:val="24"/>
              </w:rPr>
            </w:rPrChange>
          </w:rPr>
          <w:delInstrText xml:space="preserve"> ADDIN ZOTERO_ITEM CSL_CITATION {"citationID":"QEQADWZm","properties":{"formattedCitation":"\\super 51\\nosupersub{}","plainCitation":"51","noteIndex":0},"citationItems":[{"id":51,"uris":["http://zotero.org/users/local/q86rvdj2/items/KINUZQD6"],"itemData":{"id":51,"type":"article-journal","abstract":"Stress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Commun","language":"eng","page":"7390","PMID":"37968266","PMCID":"PMC10651888","source":"PubMed","title":"Profiling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delInstrText>
        </w:r>
        <w:r w:rsidR="00C0798E" w:rsidRPr="00B475D4" w:rsidDel="00F84F2F">
          <w:rPr>
            <w:rFonts w:ascii="Arial" w:hAnsi="Arial" w:cs="Arial"/>
            <w:sz w:val="24"/>
            <w:szCs w:val="24"/>
            <w:lang w:val="en-GB"/>
            <w:rPrChange w:id="2012" w:author="Alexandre Miguel Kaizeler Guedes Da Silva Afonso" w:date="2026-07-27T16:55:00Z" w16du:dateUtc="2026-07-27T15:55:00Z">
              <w:rPr>
                <w:rFonts w:ascii="Arial" w:hAnsi="Arial" w:cs="Arial"/>
                <w:sz w:val="24"/>
                <w:szCs w:val="24"/>
              </w:rPr>
            </w:rPrChange>
          </w:rPr>
          <w:fldChar w:fldCharType="separate"/>
        </w:r>
        <w:r w:rsidR="005647F6" w:rsidRPr="00B475D4" w:rsidDel="00F84F2F">
          <w:rPr>
            <w:rFonts w:ascii="Arial" w:hAnsi="Arial" w:cs="Arial"/>
            <w:kern w:val="0"/>
            <w:sz w:val="24"/>
            <w:vertAlign w:val="superscript"/>
            <w:lang w:val="en-GB"/>
            <w:rPrChange w:id="2013" w:author="Alexandre Miguel Kaizeler Guedes Da Silva Afonso" w:date="2026-07-27T16:55:00Z" w16du:dateUtc="2026-07-27T15:55:00Z">
              <w:rPr>
                <w:rFonts w:ascii="Arial" w:hAnsi="Arial" w:cs="Arial"/>
                <w:kern w:val="0"/>
                <w:sz w:val="24"/>
                <w:vertAlign w:val="superscript"/>
              </w:rPr>
            </w:rPrChange>
          </w:rPr>
          <w:delText>51</w:delText>
        </w:r>
        <w:r w:rsidR="00C0798E" w:rsidRPr="00B475D4" w:rsidDel="00F84F2F">
          <w:rPr>
            <w:rFonts w:ascii="Arial" w:hAnsi="Arial" w:cs="Arial"/>
            <w:sz w:val="24"/>
            <w:szCs w:val="24"/>
            <w:lang w:val="en-GB"/>
            <w:rPrChange w:id="2014" w:author="Alexandre Miguel Kaizeler Guedes Da Silva Afonso" w:date="2026-07-27T16:55:00Z" w16du:dateUtc="2026-07-27T15:55:00Z">
              <w:rPr>
                <w:rFonts w:ascii="Arial" w:hAnsi="Arial" w:cs="Arial"/>
                <w:sz w:val="24"/>
                <w:szCs w:val="24"/>
              </w:rPr>
            </w:rPrChange>
          </w:rPr>
          <w:fldChar w:fldCharType="end"/>
        </w:r>
        <w:r w:rsidRPr="00B475D4" w:rsidDel="00F84F2F">
          <w:rPr>
            <w:rFonts w:ascii="Arial" w:hAnsi="Arial" w:cs="Arial"/>
            <w:sz w:val="24"/>
            <w:szCs w:val="24"/>
            <w:lang w:val="en-GB"/>
            <w:rPrChange w:id="2015" w:author="Alexandre Miguel Kaizeler Guedes Da Silva Afonso" w:date="2026-07-27T16:55:00Z" w16du:dateUtc="2026-07-27T15:55:00Z">
              <w:rPr>
                <w:rFonts w:ascii="Arial" w:hAnsi="Arial" w:cs="Arial"/>
                <w:sz w:val="24"/>
                <w:szCs w:val="24"/>
              </w:rPr>
            </w:rPrChange>
          </w:rPr>
          <w:delText xml:space="preserve">, targeting the same protein, does not, </w:delText>
        </w:r>
        <w:r w:rsidR="00834383" w:rsidRPr="00B475D4" w:rsidDel="00F84F2F">
          <w:rPr>
            <w:rFonts w:ascii="Arial" w:hAnsi="Arial" w:cs="Arial"/>
            <w:sz w:val="24"/>
            <w:szCs w:val="24"/>
            <w:lang w:val="en-GB"/>
            <w:rPrChange w:id="2016" w:author="Alexandre Miguel Kaizeler Guedes Da Silva Afonso" w:date="2026-07-27T16:55:00Z" w16du:dateUtc="2026-07-27T15:55:00Z">
              <w:rPr>
                <w:rFonts w:ascii="Arial" w:hAnsi="Arial" w:cs="Arial"/>
                <w:sz w:val="24"/>
                <w:szCs w:val="24"/>
              </w:rPr>
            </w:rPrChange>
          </w:rPr>
          <w:delText xml:space="preserve">therefore </w:delText>
        </w:r>
        <w:r w:rsidRPr="00B475D4" w:rsidDel="00F84F2F">
          <w:rPr>
            <w:rFonts w:ascii="Arial" w:hAnsi="Arial" w:cs="Arial"/>
            <w:sz w:val="24"/>
            <w:szCs w:val="24"/>
            <w:lang w:val="en-GB"/>
            <w:rPrChange w:id="2017" w:author="Alexandre Miguel Kaizeler Guedes Da Silva Afonso" w:date="2026-07-27T16:55:00Z" w16du:dateUtc="2026-07-27T15:55:00Z">
              <w:rPr>
                <w:rFonts w:ascii="Arial" w:hAnsi="Arial" w:cs="Arial"/>
                <w:sz w:val="24"/>
                <w:szCs w:val="24"/>
              </w:rPr>
            </w:rPrChange>
          </w:rPr>
          <w:delText>challeng</w:delText>
        </w:r>
        <w:r w:rsidR="00834383" w:rsidRPr="00B475D4" w:rsidDel="00F84F2F">
          <w:rPr>
            <w:rFonts w:ascii="Arial" w:hAnsi="Arial" w:cs="Arial"/>
            <w:sz w:val="24"/>
            <w:szCs w:val="24"/>
            <w:lang w:val="en-GB"/>
            <w:rPrChange w:id="2018" w:author="Alexandre Miguel Kaizeler Guedes Da Silva Afonso" w:date="2026-07-27T16:55:00Z" w16du:dateUtc="2026-07-27T15:55:00Z">
              <w:rPr>
                <w:rFonts w:ascii="Arial" w:hAnsi="Arial" w:cs="Arial"/>
                <w:sz w:val="24"/>
                <w:szCs w:val="24"/>
              </w:rPr>
            </w:rPrChange>
          </w:rPr>
          <w:delText>ing</w:delText>
        </w:r>
        <w:r w:rsidRPr="00B475D4" w:rsidDel="00F84F2F">
          <w:rPr>
            <w:rFonts w:ascii="Arial" w:hAnsi="Arial" w:cs="Arial"/>
            <w:sz w:val="24"/>
            <w:szCs w:val="24"/>
            <w:lang w:val="en-GB"/>
            <w:rPrChange w:id="2019" w:author="Alexandre Miguel Kaizeler Guedes Da Silva Afonso" w:date="2026-07-27T16:55:00Z" w16du:dateUtc="2026-07-27T15:55:00Z">
              <w:rPr>
                <w:rFonts w:ascii="Arial" w:hAnsi="Arial" w:cs="Arial"/>
                <w:sz w:val="24"/>
                <w:szCs w:val="24"/>
              </w:rPr>
            </w:rPrChange>
          </w:rPr>
          <w:delText xml:space="preserve"> </w:delText>
        </w:r>
        <w:r w:rsidR="00834383" w:rsidRPr="00B475D4" w:rsidDel="00F84F2F">
          <w:rPr>
            <w:rFonts w:ascii="Arial" w:hAnsi="Arial" w:cs="Arial"/>
            <w:sz w:val="24"/>
            <w:szCs w:val="24"/>
            <w:lang w:val="en-GB"/>
            <w:rPrChange w:id="2020" w:author="Alexandre Miguel Kaizeler Guedes Da Silva Afonso" w:date="2026-07-27T16:55:00Z" w16du:dateUtc="2026-07-27T15:55:00Z">
              <w:rPr>
                <w:rFonts w:ascii="Arial" w:hAnsi="Arial" w:cs="Arial"/>
                <w:sz w:val="24"/>
                <w:szCs w:val="24"/>
              </w:rPr>
            </w:rPrChange>
          </w:rPr>
          <w:delText xml:space="preserve">that </w:delText>
        </w:r>
        <w:r w:rsidRPr="00B475D4" w:rsidDel="00F84F2F">
          <w:rPr>
            <w:rFonts w:ascii="Arial" w:hAnsi="Arial" w:cs="Arial"/>
            <w:sz w:val="24"/>
            <w:szCs w:val="24"/>
            <w:lang w:val="en-GB"/>
            <w:rPrChange w:id="2021" w:author="Alexandre Miguel Kaizeler Guedes Da Silva Afonso" w:date="2026-07-27T16:55:00Z" w16du:dateUtc="2026-07-27T15:55:00Z">
              <w:rPr>
                <w:rFonts w:ascii="Arial" w:hAnsi="Arial" w:cs="Arial"/>
                <w:sz w:val="24"/>
                <w:szCs w:val="24"/>
              </w:rPr>
            </w:rPrChange>
          </w:rPr>
          <w:delText>interpretation.</w:delText>
        </w:r>
      </w:del>
    </w:p>
    <w:p w14:paraId="5F6F2BFA" w14:textId="444450D6" w:rsidR="00842F49" w:rsidRPr="00B475D4" w:rsidRDefault="00856E7B" w:rsidP="00842F49">
      <w:pPr>
        <w:jc w:val="both"/>
        <w:rPr>
          <w:rFonts w:ascii="Arial" w:hAnsi="Arial" w:cs="Arial"/>
          <w:sz w:val="24"/>
          <w:szCs w:val="24"/>
          <w:lang w:val="en-GB"/>
          <w:rPrChange w:id="202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023" w:author="Alexandre Miguel Kaizeler Guedes Da Silva Afonso" w:date="2026-07-27T16:55:00Z" w16du:dateUtc="2026-07-27T15:55:00Z">
            <w:rPr>
              <w:rFonts w:ascii="Arial" w:hAnsi="Arial" w:cs="Arial"/>
              <w:sz w:val="24"/>
              <w:szCs w:val="24"/>
            </w:rPr>
          </w:rPrChange>
        </w:rPr>
        <w:t xml:space="preserve">Our </w:t>
      </w:r>
      <w:r w:rsidR="00842F49" w:rsidRPr="00B475D4">
        <w:rPr>
          <w:rFonts w:ascii="Arial" w:hAnsi="Arial" w:cs="Arial"/>
          <w:sz w:val="24"/>
          <w:szCs w:val="24"/>
          <w:lang w:val="en-GB"/>
          <w:rPrChange w:id="2024" w:author="Alexandre Miguel Kaizeler Guedes Da Silva Afonso" w:date="2026-07-27T16:55:00Z" w16du:dateUtc="2026-07-27T15:55:00Z">
            <w:rPr>
              <w:rFonts w:ascii="Arial" w:hAnsi="Arial" w:cs="Arial"/>
              <w:sz w:val="24"/>
              <w:szCs w:val="24"/>
            </w:rPr>
          </w:rPrChange>
        </w:rPr>
        <w:t>corrections largely remove length bias</w:t>
      </w:r>
      <w:r w:rsidR="00842F49" w:rsidRPr="00B475D4">
        <w:rPr>
          <w:rFonts w:ascii="Arial" w:hAnsi="Arial" w:cs="Arial"/>
          <w:color w:val="000000" w:themeColor="text1"/>
          <w:sz w:val="24"/>
          <w:szCs w:val="24"/>
          <w:lang w:val="en-GB"/>
          <w:rPrChange w:id="2025" w:author="Alexandre Miguel Kaizeler Guedes Da Silva Afonso" w:date="2026-07-27T16:55:00Z" w16du:dateUtc="2026-07-27T15:55:00Z">
            <w:rPr>
              <w:rFonts w:ascii="Arial" w:hAnsi="Arial" w:cs="Arial"/>
              <w:color w:val="000000" w:themeColor="text1"/>
              <w:sz w:val="24"/>
              <w:szCs w:val="24"/>
            </w:rPr>
          </w:rPrChange>
        </w:rPr>
        <w:t xml:space="preserve"> </w:t>
      </w:r>
      <w:r w:rsidRPr="00B475D4">
        <w:rPr>
          <w:rFonts w:ascii="Arial" w:hAnsi="Arial" w:cs="Arial"/>
          <w:color w:val="000000" w:themeColor="text1"/>
          <w:sz w:val="24"/>
          <w:szCs w:val="24"/>
          <w:lang w:val="en-GB"/>
          <w:rPrChange w:id="2026" w:author="Alexandre Miguel Kaizeler Guedes Da Silva Afonso" w:date="2026-07-27T16:55:00Z" w16du:dateUtc="2026-07-27T15:55:00Z">
            <w:rPr>
              <w:rFonts w:ascii="Arial" w:hAnsi="Arial" w:cs="Arial"/>
              <w:color w:val="000000" w:themeColor="text1"/>
              <w:sz w:val="24"/>
              <w:szCs w:val="24"/>
            </w:rPr>
          </w:rPrChange>
        </w:rPr>
        <w:t>in</w:t>
      </w:r>
      <w:r w:rsidRPr="00B475D4">
        <w:rPr>
          <w:rFonts w:ascii="Arial" w:hAnsi="Arial" w:cs="Arial"/>
          <w:sz w:val="24"/>
          <w:szCs w:val="24"/>
          <w:lang w:val="en-GB"/>
          <w:rPrChange w:id="2027" w:author="Alexandre Miguel Kaizeler Guedes Da Silva Afonso" w:date="2026-07-27T16:55:00Z" w16du:dateUtc="2026-07-27T15:55:00Z">
            <w:rPr>
              <w:rFonts w:ascii="Arial" w:hAnsi="Arial" w:cs="Arial"/>
              <w:sz w:val="24"/>
              <w:szCs w:val="24"/>
            </w:rPr>
          </w:rPrChange>
        </w:rPr>
        <w:t xml:space="preserve"> the transcriptomes of DC-purified SGs </w:t>
      </w:r>
      <w:r w:rsidR="00842F49" w:rsidRPr="00B475D4">
        <w:rPr>
          <w:rFonts w:ascii="Arial" w:hAnsi="Arial" w:cs="Arial"/>
          <w:color w:val="000000" w:themeColor="text1"/>
          <w:sz w:val="24"/>
          <w:szCs w:val="24"/>
          <w:lang w:val="en-GB"/>
          <w:rPrChange w:id="2028" w:author="Alexandre Miguel Kaizeler Guedes Da Silva Afonso" w:date="2026-07-27T16:55:00Z" w16du:dateUtc="2026-07-27T15:55:00Z">
            <w:rPr>
              <w:rFonts w:ascii="Arial" w:hAnsi="Arial" w:cs="Arial"/>
              <w:color w:val="000000" w:themeColor="text1"/>
              <w:sz w:val="24"/>
              <w:szCs w:val="24"/>
            </w:rPr>
          </w:rPrChange>
        </w:rPr>
        <w:t>(</w:t>
      </w:r>
      <w:r w:rsidR="00C06B89" w:rsidRPr="00B475D4">
        <w:rPr>
          <w:rFonts w:ascii="Arial" w:hAnsi="Arial" w:cs="Arial"/>
          <w:sz w:val="24"/>
          <w:szCs w:val="24"/>
          <w:lang w:val="en-GB"/>
          <w:rPrChange w:id="2029" w:author="Alexandre Miguel Kaizeler Guedes Da Silva Afonso" w:date="2026-07-27T16:55:00Z" w16du:dateUtc="2026-07-27T15:55:00Z">
            <w:rPr>
              <w:rFonts w:ascii="Arial" w:hAnsi="Arial" w:cs="Arial"/>
              <w:sz w:val="24"/>
              <w:szCs w:val="24"/>
            </w:rPr>
          </w:rPrChange>
        </w:rPr>
        <w:t>Figure 4A</w:t>
      </w:r>
      <w:r w:rsidR="00842F49" w:rsidRPr="00B475D4">
        <w:rPr>
          <w:rFonts w:ascii="Arial" w:hAnsi="Arial" w:cs="Arial"/>
          <w:color w:val="000000" w:themeColor="text1"/>
          <w:sz w:val="24"/>
          <w:szCs w:val="24"/>
          <w:lang w:val="en-GB"/>
          <w:rPrChange w:id="2030" w:author="Alexandre Miguel Kaizeler Guedes Da Silva Afonso" w:date="2026-07-27T16:55:00Z" w16du:dateUtc="2026-07-27T15:55:00Z">
            <w:rPr>
              <w:rFonts w:ascii="Arial" w:hAnsi="Arial" w:cs="Arial"/>
              <w:color w:val="000000" w:themeColor="text1"/>
              <w:sz w:val="24"/>
              <w:szCs w:val="24"/>
            </w:rPr>
          </w:rPrChange>
        </w:rPr>
        <w:t>)</w:t>
      </w:r>
      <w:r w:rsidR="00842F49" w:rsidRPr="00B475D4">
        <w:rPr>
          <w:rFonts w:ascii="Arial" w:hAnsi="Arial" w:cs="Arial"/>
          <w:sz w:val="24"/>
          <w:szCs w:val="24"/>
          <w:lang w:val="en-GB"/>
          <w:rPrChange w:id="2031" w:author="Alexandre Miguel Kaizeler Guedes Da Silva Afonso" w:date="2026-07-27T16:55:00Z" w16du:dateUtc="2026-07-27T15:55:00Z">
            <w:rPr>
              <w:rFonts w:ascii="Arial" w:hAnsi="Arial" w:cs="Arial"/>
              <w:sz w:val="24"/>
              <w:szCs w:val="24"/>
            </w:rPr>
          </w:rPrChange>
        </w:rPr>
        <w:t xml:space="preserve">. By contrast, the </w:t>
      </w:r>
      <w:del w:id="2032" w:author="Alexandre Miguel Kaizeler Guedes Da Silva Afonso" w:date="2026-07-28T12:13:00Z" w16du:dateUtc="2026-07-28T11:13:00Z">
        <w:r w:rsidR="00842F49" w:rsidRPr="00B475D4" w:rsidDel="00C06DF0">
          <w:rPr>
            <w:rFonts w:ascii="Arial" w:hAnsi="Arial" w:cs="Arial"/>
            <w:sz w:val="24"/>
            <w:szCs w:val="24"/>
            <w:lang w:val="en-GB"/>
            <w:rPrChange w:id="2033" w:author="Alexandre Miguel Kaizeler Guedes Da Silva Afonso" w:date="2026-07-27T16:55:00Z" w16du:dateUtc="2026-07-27T15:55:00Z">
              <w:rPr>
                <w:rFonts w:ascii="Arial" w:hAnsi="Arial" w:cs="Arial"/>
                <w:sz w:val="24"/>
                <w:szCs w:val="24"/>
              </w:rPr>
            </w:rPrChange>
          </w:rPr>
          <w:delText xml:space="preserve">two </w:delText>
        </w:r>
      </w:del>
      <w:r w:rsidR="00842F49" w:rsidRPr="00B475D4">
        <w:rPr>
          <w:rFonts w:ascii="Arial" w:hAnsi="Arial" w:cs="Arial"/>
          <w:sz w:val="24"/>
          <w:szCs w:val="24"/>
          <w:lang w:val="en-GB"/>
          <w:rPrChange w:id="2034" w:author="Alexandre Miguel Kaizeler Guedes Da Silva Afonso" w:date="2026-07-27T16:55:00Z" w16du:dateUtc="2026-07-27T15:55:00Z">
            <w:rPr>
              <w:rFonts w:ascii="Arial" w:hAnsi="Arial" w:cs="Arial"/>
              <w:sz w:val="24"/>
              <w:szCs w:val="24"/>
            </w:rPr>
          </w:rPrChange>
        </w:rPr>
        <w:t>PL studi</w:t>
      </w:r>
      <w:ins w:id="2035" w:author="Alexandre Miguel Kaizeler Guedes Da Silva Afonso" w:date="2026-07-28T12:13:00Z" w16du:dateUtc="2026-07-28T11:13:00Z">
        <w:r w:rsidR="00C06DF0">
          <w:rPr>
            <w:rFonts w:ascii="Arial" w:hAnsi="Arial" w:cs="Arial"/>
            <w:sz w:val="24"/>
            <w:szCs w:val="24"/>
            <w:lang w:val="en-GB"/>
          </w:rPr>
          <w:t>y</w:t>
        </w:r>
      </w:ins>
      <w:del w:id="2036" w:author="Alexandre Miguel Kaizeler Guedes Da Silva Afonso" w:date="2026-07-28T12:13:00Z" w16du:dateUtc="2026-07-28T11:13:00Z">
        <w:r w:rsidR="00842F49" w:rsidRPr="00B475D4" w:rsidDel="00C06DF0">
          <w:rPr>
            <w:rFonts w:ascii="Arial" w:hAnsi="Arial" w:cs="Arial"/>
            <w:sz w:val="24"/>
            <w:szCs w:val="24"/>
            <w:lang w:val="en-GB"/>
            <w:rPrChange w:id="2037" w:author="Alexandre Miguel Kaizeler Guedes Da Silva Afonso" w:date="2026-07-27T16:55:00Z" w16du:dateUtc="2026-07-27T15:55:00Z">
              <w:rPr>
                <w:rFonts w:ascii="Arial" w:hAnsi="Arial" w:cs="Arial"/>
                <w:sz w:val="24"/>
                <w:szCs w:val="24"/>
              </w:rPr>
            </w:rPrChange>
          </w:rPr>
          <w:delText>es</w:delText>
        </w:r>
      </w:del>
      <w:r w:rsidR="00842F49" w:rsidRPr="00B475D4">
        <w:rPr>
          <w:rFonts w:ascii="Arial" w:hAnsi="Arial" w:cs="Arial"/>
          <w:sz w:val="24"/>
          <w:szCs w:val="24"/>
          <w:lang w:val="en-GB"/>
          <w:rPrChange w:id="2038" w:author="Alexandre Miguel Kaizeler Guedes Da Silva Afonso" w:date="2026-07-27T16:55:00Z" w16du:dateUtc="2026-07-27T15:55:00Z">
            <w:rPr>
              <w:rFonts w:ascii="Arial" w:hAnsi="Arial" w:cs="Arial"/>
              <w:sz w:val="24"/>
              <w:szCs w:val="24"/>
            </w:rPr>
          </w:rPrChange>
        </w:rPr>
        <w:t xml:space="preserve"> </w:t>
      </w:r>
      <w:del w:id="2039" w:author="Alexandre Miguel Kaizeler Guedes Da Silva Afonso" w:date="2026-07-28T12:13:00Z" w16du:dateUtc="2026-07-28T11:13:00Z">
        <w:r w:rsidR="00842F49" w:rsidRPr="00B475D4" w:rsidDel="00C06DF0">
          <w:rPr>
            <w:rFonts w:ascii="Arial" w:hAnsi="Arial" w:cs="Arial"/>
            <w:sz w:val="24"/>
            <w:szCs w:val="24"/>
            <w:lang w:val="en-GB"/>
            <w:rPrChange w:id="2040" w:author="Alexandre Miguel Kaizeler Guedes Da Silva Afonso" w:date="2026-07-27T16:55:00Z" w16du:dateUtc="2026-07-27T15:55:00Z">
              <w:rPr>
                <w:rFonts w:ascii="Arial" w:hAnsi="Arial" w:cs="Arial"/>
                <w:sz w:val="24"/>
                <w:szCs w:val="24"/>
              </w:rPr>
            </w:rPrChange>
          </w:rPr>
          <w:delText xml:space="preserve">diverge: </w:delText>
        </w:r>
      </w:del>
      <w:del w:id="2041" w:author="Alexandre Miguel Kaizeler Guedes Da Silva Afonso" w:date="2026-07-07T10:46:00Z" w16du:dateUtc="2026-07-07T09:46:00Z">
        <w:r w:rsidR="00842F49" w:rsidRPr="00B475D4" w:rsidDel="00CC438B">
          <w:rPr>
            <w:rFonts w:ascii="Arial" w:hAnsi="Arial" w:cs="Arial"/>
            <w:sz w:val="24"/>
            <w:szCs w:val="24"/>
            <w:lang w:val="en-GB"/>
            <w:rPrChange w:id="2042" w:author="Alexandre Miguel Kaizeler Guedes Da Silva Afonso" w:date="2026-07-27T16:55:00Z" w16du:dateUtc="2026-07-27T15:55:00Z">
              <w:rPr>
                <w:rFonts w:ascii="Arial" w:hAnsi="Arial" w:cs="Arial"/>
                <w:sz w:val="24"/>
                <w:szCs w:val="24"/>
              </w:rPr>
            </w:rPrChange>
          </w:rPr>
          <w:delText xml:space="preserve">S.N. </w:delText>
        </w:r>
      </w:del>
      <w:ins w:id="2043" w:author="Alexandre Miguel Kaizeler Guedes Da Silva Afonso" w:date="2026-07-28T12:13:00Z" w16du:dateUtc="2026-07-28T11:13:00Z">
        <w:r w:rsidR="00C06DF0">
          <w:rPr>
            <w:rFonts w:ascii="Arial" w:hAnsi="Arial" w:cs="Arial"/>
            <w:sz w:val="24"/>
            <w:szCs w:val="24"/>
            <w:lang w:val="en-GB"/>
          </w:rPr>
          <w:t xml:space="preserve">, </w:t>
        </w:r>
      </w:ins>
      <w:r w:rsidR="00842F49" w:rsidRPr="00B475D4">
        <w:rPr>
          <w:rFonts w:ascii="Arial" w:hAnsi="Arial" w:cs="Arial"/>
          <w:sz w:val="24"/>
          <w:szCs w:val="24"/>
          <w:lang w:val="en-GB"/>
          <w:rPrChange w:id="2044" w:author="Alexandre Miguel Kaizeler Guedes Da Silva Afonso" w:date="2026-07-27T16:55:00Z" w16du:dateUtc="2026-07-27T15:55:00Z">
            <w:rPr>
              <w:rFonts w:ascii="Arial" w:hAnsi="Arial" w:cs="Arial"/>
              <w:sz w:val="24"/>
              <w:szCs w:val="24"/>
            </w:rPr>
          </w:rPrChange>
        </w:rPr>
        <w:t>Somasekharan</w:t>
      </w:r>
      <w:r w:rsidR="00C0798E" w:rsidRPr="00B475D4">
        <w:rPr>
          <w:rFonts w:ascii="Arial" w:hAnsi="Arial" w:cs="Arial"/>
          <w:sz w:val="24"/>
          <w:szCs w:val="24"/>
          <w:lang w:val="en-GB"/>
          <w:rPrChange w:id="2045" w:author="Alexandre Miguel Kaizeler Guedes Da Silva Afonso" w:date="2026-07-27T16:55:00Z" w16du:dateUtc="2026-07-27T15:55:00Z">
            <w:rPr>
              <w:rFonts w:ascii="Arial" w:hAnsi="Arial" w:cs="Arial"/>
              <w:sz w:val="24"/>
              <w:szCs w:val="24"/>
            </w:rPr>
          </w:rPrChange>
        </w:rPr>
        <w:t xml:space="preserve"> 2020</w:t>
      </w:r>
      <w:r w:rsidR="00C0798E" w:rsidRPr="00B475D4">
        <w:rPr>
          <w:rFonts w:ascii="Arial" w:hAnsi="Arial" w:cs="Arial"/>
          <w:sz w:val="24"/>
          <w:szCs w:val="24"/>
          <w:lang w:val="en-GB"/>
          <w:rPrChange w:id="2046"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047" w:author="Alexandre Miguel Kaizeler Guedes Da Silva Afonso" w:date="2026-07-27T16:55:00Z" w16du:dateUtc="2026-07-27T15:55:00Z">
            <w:rPr>
              <w:rFonts w:ascii="Arial" w:hAnsi="Arial" w:cs="Arial"/>
              <w:sz w:val="24"/>
              <w:szCs w:val="24"/>
            </w:rPr>
          </w:rPrChange>
        </w:rPr>
        <w:instrText xml:space="preserve"> ADDIN ZOTERO_ITEM CSL_CITATION {"citationID":"8ctjxLgg","properties":{"formattedCitation":"\\super 29\\nosupersub{}","plainCitation":"29","noteIndex":0},"citationItems":[{"id":"jCcWpdK2/0qH0ns4Q","uris":["http://zotero.org/users/local/1p9EH8ax/items/4ULW7W7L"],"itemData":{"id":"AR5HKhyi/7df9BFp3","type":"article-journal","abstract":"Abstract\n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C0798E" w:rsidRPr="00B475D4">
        <w:rPr>
          <w:rFonts w:ascii="Arial" w:hAnsi="Arial" w:cs="Arial"/>
          <w:sz w:val="24"/>
          <w:szCs w:val="24"/>
          <w:lang w:val="en-GB"/>
          <w:rPrChange w:id="2048"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2049" w:author="Alexandre Miguel Kaizeler Guedes Da Silva Afonso" w:date="2026-07-27T16:55:00Z" w16du:dateUtc="2026-07-27T15:55:00Z">
            <w:rPr>
              <w:rFonts w:ascii="Arial" w:hAnsi="Arial" w:cs="Arial"/>
              <w:kern w:val="0"/>
              <w:sz w:val="24"/>
              <w:vertAlign w:val="superscript"/>
            </w:rPr>
          </w:rPrChange>
        </w:rPr>
        <w:t>29</w:t>
      </w:r>
      <w:r w:rsidR="00C0798E" w:rsidRPr="00B475D4">
        <w:rPr>
          <w:rFonts w:ascii="Arial" w:hAnsi="Arial" w:cs="Arial"/>
          <w:sz w:val="24"/>
          <w:szCs w:val="24"/>
          <w:lang w:val="en-GB"/>
          <w:rPrChange w:id="2050" w:author="Alexandre Miguel Kaizeler Guedes Da Silva Afonso" w:date="2026-07-27T16:55:00Z" w16du:dateUtc="2026-07-27T15:55:00Z">
            <w:rPr>
              <w:rFonts w:ascii="Arial" w:hAnsi="Arial" w:cs="Arial"/>
              <w:sz w:val="24"/>
              <w:szCs w:val="24"/>
            </w:rPr>
          </w:rPrChange>
        </w:rPr>
        <w:fldChar w:fldCharType="end"/>
      </w:r>
      <w:r w:rsidR="00842F49" w:rsidRPr="00B475D4">
        <w:rPr>
          <w:rFonts w:ascii="Arial" w:hAnsi="Arial" w:cs="Arial"/>
          <w:sz w:val="24"/>
          <w:szCs w:val="24"/>
          <w:lang w:val="en-GB"/>
          <w:rPrChange w:id="2051" w:author="Alexandre Miguel Kaizeler Guedes Da Silva Afonso" w:date="2026-07-27T16:55:00Z" w16du:dateUtc="2026-07-27T15:55:00Z">
            <w:rPr>
              <w:rFonts w:ascii="Arial" w:hAnsi="Arial" w:cs="Arial"/>
              <w:sz w:val="24"/>
              <w:szCs w:val="24"/>
            </w:rPr>
          </w:rPrChange>
        </w:rPr>
        <w:t xml:space="preserve"> finds enrichment for short RNAs</w:t>
      </w:r>
      <w:del w:id="2052" w:author="Alexandre Miguel Kaizeler Guedes Da Silva Afonso" w:date="2026-07-28T12:14:00Z" w16du:dateUtc="2026-07-28T11:14:00Z">
        <w:r w:rsidR="00842F49" w:rsidRPr="00B475D4" w:rsidDel="00C06DF0">
          <w:rPr>
            <w:rFonts w:ascii="Arial" w:hAnsi="Arial" w:cs="Arial"/>
            <w:sz w:val="24"/>
            <w:szCs w:val="24"/>
            <w:lang w:val="en-GB"/>
            <w:rPrChange w:id="2053" w:author="Alexandre Miguel Kaizeler Guedes Da Silva Afonso" w:date="2026-07-27T16:55:00Z" w16du:dateUtc="2026-07-27T15:55:00Z">
              <w:rPr>
                <w:rFonts w:ascii="Arial" w:hAnsi="Arial" w:cs="Arial"/>
                <w:sz w:val="24"/>
                <w:szCs w:val="24"/>
              </w:rPr>
            </w:rPrChange>
          </w:rPr>
          <w:delText xml:space="preserve">, whereas </w:delText>
        </w:r>
      </w:del>
      <w:del w:id="2054" w:author="Alexandre Miguel Kaizeler Guedes Da Silva Afonso" w:date="2026-07-07T10:46:00Z" w16du:dateUtc="2026-07-07T09:46:00Z">
        <w:r w:rsidR="00842F49" w:rsidRPr="00B475D4" w:rsidDel="00CC438B">
          <w:rPr>
            <w:rFonts w:ascii="Arial" w:hAnsi="Arial" w:cs="Arial"/>
            <w:sz w:val="24"/>
            <w:szCs w:val="24"/>
            <w:lang w:val="en-GB"/>
            <w:rPrChange w:id="2055" w:author="Alexandre Miguel Kaizeler Guedes Da Silva Afonso" w:date="2026-07-27T16:55:00Z" w16du:dateUtc="2026-07-27T15:55:00Z">
              <w:rPr>
                <w:rFonts w:ascii="Arial" w:hAnsi="Arial" w:cs="Arial"/>
                <w:sz w:val="24"/>
                <w:szCs w:val="24"/>
              </w:rPr>
            </w:rPrChange>
          </w:rPr>
          <w:delText xml:space="preserve">Z. </w:delText>
        </w:r>
      </w:del>
      <w:del w:id="2056" w:author="Alexandre Miguel Kaizeler Guedes Da Silva Afonso" w:date="2026-07-28T12:14:00Z" w16du:dateUtc="2026-07-28T11:14:00Z">
        <w:r w:rsidR="00842F49" w:rsidRPr="00B475D4" w:rsidDel="00C06DF0">
          <w:rPr>
            <w:rFonts w:ascii="Arial" w:hAnsi="Arial" w:cs="Arial"/>
            <w:sz w:val="24"/>
            <w:szCs w:val="24"/>
            <w:lang w:val="en-GB"/>
            <w:rPrChange w:id="2057" w:author="Alexandre Miguel Kaizeler Guedes Da Silva Afonso" w:date="2026-07-27T16:55:00Z" w16du:dateUtc="2026-07-27T15:55:00Z">
              <w:rPr>
                <w:rFonts w:ascii="Arial" w:hAnsi="Arial" w:cs="Arial"/>
                <w:sz w:val="24"/>
                <w:szCs w:val="24"/>
              </w:rPr>
            </w:rPrChange>
          </w:rPr>
          <w:delText>Ren</w:delText>
        </w:r>
        <w:r w:rsidR="00C0798E" w:rsidRPr="00B475D4" w:rsidDel="00C06DF0">
          <w:rPr>
            <w:rFonts w:ascii="Arial" w:hAnsi="Arial" w:cs="Arial"/>
            <w:sz w:val="24"/>
            <w:szCs w:val="24"/>
            <w:lang w:val="en-GB"/>
            <w:rPrChange w:id="2058" w:author="Alexandre Miguel Kaizeler Guedes Da Silva Afonso" w:date="2026-07-27T16:55:00Z" w16du:dateUtc="2026-07-27T15:55:00Z">
              <w:rPr>
                <w:rFonts w:ascii="Arial" w:hAnsi="Arial" w:cs="Arial"/>
                <w:sz w:val="24"/>
                <w:szCs w:val="24"/>
              </w:rPr>
            </w:rPrChange>
          </w:rPr>
          <w:delText xml:space="preserve"> 2023</w:delText>
        </w:r>
        <w:r w:rsidR="00C0798E" w:rsidRPr="00B475D4" w:rsidDel="00C06DF0">
          <w:rPr>
            <w:rFonts w:ascii="Arial" w:hAnsi="Arial" w:cs="Arial"/>
            <w:sz w:val="24"/>
            <w:szCs w:val="24"/>
            <w:lang w:val="en-GB"/>
            <w:rPrChange w:id="2059" w:author="Alexandre Miguel Kaizeler Guedes Da Silva Afonso" w:date="2026-07-27T16:55:00Z" w16du:dateUtc="2026-07-27T15:55:00Z">
              <w:rPr>
                <w:rFonts w:ascii="Arial" w:hAnsi="Arial" w:cs="Arial"/>
                <w:sz w:val="24"/>
                <w:szCs w:val="24"/>
              </w:rPr>
            </w:rPrChange>
          </w:rPr>
          <w:fldChar w:fldCharType="begin"/>
        </w:r>
        <w:r w:rsidR="00C37375" w:rsidRPr="00B475D4" w:rsidDel="00C06DF0">
          <w:rPr>
            <w:rFonts w:ascii="Arial" w:hAnsi="Arial" w:cs="Arial"/>
            <w:sz w:val="24"/>
            <w:szCs w:val="24"/>
            <w:lang w:val="en-GB"/>
            <w:rPrChange w:id="2060" w:author="Alexandre Miguel Kaizeler Guedes Da Silva Afonso" w:date="2026-07-27T16:55:00Z" w16du:dateUtc="2026-07-27T15:55:00Z">
              <w:rPr>
                <w:rFonts w:ascii="Arial" w:hAnsi="Arial" w:cs="Arial"/>
                <w:sz w:val="24"/>
                <w:szCs w:val="24"/>
              </w:rPr>
            </w:rPrChange>
          </w:rPr>
          <w:delInstrText xml:space="preserve"> ADDIN ZOTERO_ITEM CSL_CITATION {"citationID":"uRKcMCpi","properties":{"formattedCitation":"\\super 51\\nosupersub{}","plainCitation":"51","noteIndex":0},"citationItems":[{"id":51,"uris":["http://zotero.org/users/local/q86rvdj2/items/KINUZQD6"],"itemData":{"id":51,"type":"article-journal","abstract":"Stress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Commun","language":"eng","page":"7390","PMID":"37968266","PMCID":"PMC10651888","source":"PubMed","title":"Profiling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delInstrText>
        </w:r>
        <w:r w:rsidR="00C0798E" w:rsidRPr="00B475D4" w:rsidDel="00C06DF0">
          <w:rPr>
            <w:rFonts w:ascii="Arial" w:hAnsi="Arial" w:cs="Arial"/>
            <w:sz w:val="24"/>
            <w:szCs w:val="24"/>
            <w:lang w:val="en-GB"/>
            <w:rPrChange w:id="2061" w:author="Alexandre Miguel Kaizeler Guedes Da Silva Afonso" w:date="2026-07-27T16:55:00Z" w16du:dateUtc="2026-07-27T15:55:00Z">
              <w:rPr>
                <w:rFonts w:ascii="Arial" w:hAnsi="Arial" w:cs="Arial"/>
                <w:sz w:val="24"/>
                <w:szCs w:val="24"/>
              </w:rPr>
            </w:rPrChange>
          </w:rPr>
          <w:fldChar w:fldCharType="separate"/>
        </w:r>
        <w:r w:rsidR="005647F6" w:rsidRPr="00B475D4" w:rsidDel="00C06DF0">
          <w:rPr>
            <w:rFonts w:ascii="Arial" w:hAnsi="Arial" w:cs="Arial"/>
            <w:kern w:val="0"/>
            <w:sz w:val="24"/>
            <w:vertAlign w:val="superscript"/>
            <w:lang w:val="en-GB"/>
            <w:rPrChange w:id="2062" w:author="Alexandre Miguel Kaizeler Guedes Da Silva Afonso" w:date="2026-07-27T16:55:00Z" w16du:dateUtc="2026-07-27T15:55:00Z">
              <w:rPr>
                <w:rFonts w:ascii="Arial" w:hAnsi="Arial" w:cs="Arial"/>
                <w:kern w:val="0"/>
                <w:sz w:val="24"/>
                <w:vertAlign w:val="superscript"/>
              </w:rPr>
            </w:rPrChange>
          </w:rPr>
          <w:delText>51</w:delText>
        </w:r>
        <w:r w:rsidR="00C0798E" w:rsidRPr="00B475D4" w:rsidDel="00C06DF0">
          <w:rPr>
            <w:rFonts w:ascii="Arial" w:hAnsi="Arial" w:cs="Arial"/>
            <w:sz w:val="24"/>
            <w:szCs w:val="24"/>
            <w:lang w:val="en-GB"/>
            <w:rPrChange w:id="2063" w:author="Alexandre Miguel Kaizeler Guedes Da Silva Afonso" w:date="2026-07-27T16:55:00Z" w16du:dateUtc="2026-07-27T15:55:00Z">
              <w:rPr>
                <w:rFonts w:ascii="Arial" w:hAnsi="Arial" w:cs="Arial"/>
                <w:sz w:val="24"/>
                <w:szCs w:val="24"/>
              </w:rPr>
            </w:rPrChange>
          </w:rPr>
          <w:fldChar w:fldCharType="end"/>
        </w:r>
        <w:r w:rsidR="00842F49" w:rsidRPr="00B475D4" w:rsidDel="00C06DF0">
          <w:rPr>
            <w:rFonts w:ascii="Arial" w:hAnsi="Arial" w:cs="Arial"/>
            <w:sz w:val="24"/>
            <w:szCs w:val="24"/>
            <w:lang w:val="en-GB"/>
            <w:rPrChange w:id="2064" w:author="Alexandre Miguel Kaizeler Guedes Da Silva Afonso" w:date="2026-07-27T16:55:00Z" w16du:dateUtc="2026-07-27T15:55:00Z">
              <w:rPr>
                <w:rFonts w:ascii="Arial" w:hAnsi="Arial" w:cs="Arial"/>
                <w:sz w:val="24"/>
                <w:szCs w:val="24"/>
              </w:rPr>
            </w:rPrChange>
          </w:rPr>
          <w:delText xml:space="preserve"> reports enrichment for long RNAs</w:delText>
        </w:r>
      </w:del>
      <w:r w:rsidR="00842F49" w:rsidRPr="00B475D4">
        <w:rPr>
          <w:rFonts w:ascii="Arial" w:hAnsi="Arial" w:cs="Arial"/>
          <w:sz w:val="24"/>
          <w:szCs w:val="24"/>
          <w:lang w:val="en-GB"/>
          <w:rPrChange w:id="2065" w:author="Alexandre Miguel Kaizeler Guedes Da Silva Afonso" w:date="2026-07-27T16:55:00Z" w16du:dateUtc="2026-07-27T15:55:00Z">
            <w:rPr>
              <w:rFonts w:ascii="Arial" w:hAnsi="Arial" w:cs="Arial"/>
              <w:sz w:val="24"/>
              <w:szCs w:val="24"/>
            </w:rPr>
          </w:rPrChange>
        </w:rPr>
        <w:t>. PHOTON</w:t>
      </w:r>
      <w:r w:rsidR="00C0798E" w:rsidRPr="00B475D4">
        <w:rPr>
          <w:rFonts w:ascii="Arial" w:hAnsi="Arial" w:cs="Arial"/>
          <w:sz w:val="24"/>
          <w:szCs w:val="24"/>
          <w:lang w:val="en-GB"/>
          <w:rPrChange w:id="2066" w:author="Alexandre Miguel Kaizeler Guedes Da Silva Afonso" w:date="2026-07-27T16:55:00Z" w16du:dateUtc="2026-07-27T15:55:00Z">
            <w:rPr>
              <w:rFonts w:ascii="Arial" w:hAnsi="Arial" w:cs="Arial"/>
              <w:sz w:val="24"/>
              <w:szCs w:val="24"/>
            </w:rPr>
          </w:rPrChange>
        </w:rPr>
        <w:t xml:space="preserve"> (</w:t>
      </w:r>
      <w:del w:id="2067" w:author="Alexandre Miguel Kaizeler Guedes Da Silva Afonso" w:date="2026-07-07T10:46:00Z" w16du:dateUtc="2026-07-07T09:46:00Z">
        <w:r w:rsidR="00C0798E" w:rsidRPr="00B475D4" w:rsidDel="00CC438B">
          <w:rPr>
            <w:rFonts w:ascii="Arial" w:hAnsi="Arial" w:cs="Arial"/>
            <w:sz w:val="24"/>
            <w:szCs w:val="24"/>
            <w:lang w:val="en-GB"/>
            <w:rPrChange w:id="2068" w:author="Alexandre Miguel Kaizeler Guedes Da Silva Afonso" w:date="2026-07-27T16:55:00Z" w16du:dateUtc="2026-07-27T15:55:00Z">
              <w:rPr>
                <w:rFonts w:ascii="Arial" w:hAnsi="Arial" w:cs="Arial"/>
                <w:sz w:val="24"/>
                <w:szCs w:val="24"/>
              </w:rPr>
            </w:rPrChange>
          </w:rPr>
          <w:delText xml:space="preserve">S. </w:delText>
        </w:r>
      </w:del>
      <w:r w:rsidR="00C0798E" w:rsidRPr="00B475D4">
        <w:rPr>
          <w:rFonts w:ascii="Arial" w:hAnsi="Arial" w:cs="Arial"/>
          <w:sz w:val="24"/>
          <w:szCs w:val="24"/>
          <w:lang w:val="en-GB"/>
          <w:rPrChange w:id="2069" w:author="Alexandre Miguel Kaizeler Guedes Da Silva Afonso" w:date="2026-07-27T16:55:00Z" w16du:dateUtc="2026-07-27T15:55:00Z">
            <w:rPr>
              <w:rFonts w:ascii="Arial" w:hAnsi="Arial" w:cs="Arial"/>
              <w:sz w:val="24"/>
              <w:szCs w:val="24"/>
            </w:rPr>
          </w:rPrChange>
        </w:rPr>
        <w:t>Rajachandran 2024</w:t>
      </w:r>
      <w:r w:rsidR="00C0798E" w:rsidRPr="00B475D4">
        <w:rPr>
          <w:rFonts w:ascii="Arial" w:hAnsi="Arial" w:cs="Arial"/>
          <w:sz w:val="24"/>
          <w:szCs w:val="24"/>
          <w:lang w:val="en-GB"/>
          <w:rPrChange w:id="2070"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071" w:author="Alexandre Miguel Kaizeler Guedes Da Silva Afonso" w:date="2026-07-27T16:55:00Z" w16du:dateUtc="2026-07-27T15:55:00Z">
            <w:rPr>
              <w:rFonts w:ascii="Arial" w:hAnsi="Arial" w:cs="Arial"/>
              <w:sz w:val="24"/>
              <w:szCs w:val="24"/>
            </w:rPr>
          </w:rPrChange>
        </w:rPr>
        <w:instrText xml:space="preserve"> ADDIN ZOTERO_ITEM CSL_CITATION {"citationID":"ZdAQ0hFI","properties":{"unsorted":false,"formattedCitation":"\\super 52\\nosupersub{}","plainCitation":"52","noteIndex":0},"citationItems":[{"id":902,"uris":["http://zotero.org/users/local/q86rvdj2/items/VDPQSALM"],"itemData":{"id":902,"type":"article-journal","abstract":"The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00C0798E" w:rsidRPr="00B475D4">
        <w:rPr>
          <w:rFonts w:ascii="Arial" w:hAnsi="Arial" w:cs="Arial"/>
          <w:sz w:val="24"/>
          <w:szCs w:val="24"/>
          <w:lang w:val="en-GB"/>
          <w:rPrChange w:id="2072"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073" w:author="Alexandre Miguel Kaizeler Guedes Da Silva Afonso" w:date="2026-07-27T16:55:00Z" w16du:dateUtc="2026-07-27T15:55:00Z">
            <w:rPr>
              <w:rFonts w:ascii="Arial" w:hAnsi="Arial" w:cs="Arial"/>
              <w:kern w:val="0"/>
              <w:sz w:val="24"/>
              <w:vertAlign w:val="superscript"/>
            </w:rPr>
          </w:rPrChange>
        </w:rPr>
        <w:t>52</w:t>
      </w:r>
      <w:r w:rsidR="00C0798E" w:rsidRPr="00B475D4">
        <w:rPr>
          <w:rFonts w:ascii="Arial" w:hAnsi="Arial" w:cs="Arial"/>
          <w:sz w:val="24"/>
          <w:szCs w:val="24"/>
          <w:lang w:val="en-GB"/>
          <w:rPrChange w:id="2074" w:author="Alexandre Miguel Kaizeler Guedes Da Silva Afonso" w:date="2026-07-27T16:55:00Z" w16du:dateUtc="2026-07-27T15:55:00Z">
            <w:rPr>
              <w:rFonts w:ascii="Arial" w:hAnsi="Arial" w:cs="Arial"/>
              <w:sz w:val="24"/>
              <w:szCs w:val="24"/>
            </w:rPr>
          </w:rPrChange>
        </w:rPr>
        <w:fldChar w:fldCharType="end"/>
      </w:r>
      <w:r w:rsidR="00C0798E" w:rsidRPr="00B475D4">
        <w:rPr>
          <w:rFonts w:ascii="Arial" w:hAnsi="Arial" w:cs="Arial"/>
          <w:sz w:val="24"/>
          <w:szCs w:val="24"/>
          <w:lang w:val="en-GB"/>
          <w:rPrChange w:id="2075" w:author="Alexandre Miguel Kaizeler Guedes Da Silva Afonso" w:date="2026-07-27T16:55:00Z" w16du:dateUtc="2026-07-27T15:55:00Z">
            <w:rPr>
              <w:rFonts w:ascii="Arial" w:hAnsi="Arial" w:cs="Arial"/>
              <w:sz w:val="24"/>
              <w:szCs w:val="24"/>
            </w:rPr>
          </w:rPrChange>
        </w:rPr>
        <w:t>)</w:t>
      </w:r>
      <w:r w:rsidR="00842F49" w:rsidRPr="00B475D4">
        <w:rPr>
          <w:rFonts w:ascii="Arial" w:hAnsi="Arial" w:cs="Arial"/>
          <w:sz w:val="24"/>
          <w:szCs w:val="24"/>
          <w:lang w:val="en-GB"/>
          <w:rPrChange w:id="2076" w:author="Alexandre Miguel Kaizeler Guedes Da Silva Afonso" w:date="2026-07-27T16:55:00Z" w16du:dateUtc="2026-07-27T15:55:00Z">
            <w:rPr>
              <w:rFonts w:ascii="Arial" w:hAnsi="Arial" w:cs="Arial"/>
              <w:sz w:val="24"/>
              <w:szCs w:val="24"/>
            </w:rPr>
          </w:rPrChange>
        </w:rPr>
        <w:t xml:space="preserve"> </w:t>
      </w:r>
      <w:del w:id="2077" w:author="Alexandre Miguel Kaizeler Guedes Da Silva Afonso" w:date="2026-07-28T12:14:00Z" w16du:dateUtc="2026-07-28T11:14:00Z">
        <w:r w:rsidR="00842F49" w:rsidRPr="00B475D4" w:rsidDel="00C06DF0">
          <w:rPr>
            <w:rFonts w:ascii="Arial" w:hAnsi="Arial" w:cs="Arial"/>
            <w:sz w:val="24"/>
            <w:szCs w:val="24"/>
            <w:lang w:val="en-GB"/>
            <w:rPrChange w:id="2078" w:author="Alexandre Miguel Kaizeler Guedes Da Silva Afonso" w:date="2026-07-27T16:55:00Z" w16du:dateUtc="2026-07-27T15:55:00Z">
              <w:rPr>
                <w:rFonts w:ascii="Arial" w:hAnsi="Arial" w:cs="Arial"/>
                <w:sz w:val="24"/>
                <w:szCs w:val="24"/>
              </w:rPr>
            </w:rPrChange>
          </w:rPr>
          <w:delText>and FANCI</w:delText>
        </w:r>
        <w:r w:rsidR="00C0798E" w:rsidRPr="00B475D4" w:rsidDel="00C06DF0">
          <w:rPr>
            <w:rFonts w:ascii="Arial" w:hAnsi="Arial" w:cs="Arial"/>
            <w:sz w:val="24"/>
            <w:szCs w:val="24"/>
            <w:lang w:val="en-GB"/>
            <w:rPrChange w:id="2079" w:author="Alexandre Miguel Kaizeler Guedes Da Silva Afonso" w:date="2026-07-27T16:55:00Z" w16du:dateUtc="2026-07-27T15:55:00Z">
              <w:rPr>
                <w:rFonts w:ascii="Arial" w:hAnsi="Arial" w:cs="Arial"/>
                <w:sz w:val="24"/>
                <w:szCs w:val="24"/>
              </w:rPr>
            </w:rPrChange>
          </w:rPr>
          <w:delText xml:space="preserve"> (</w:delText>
        </w:r>
      </w:del>
      <w:del w:id="2080" w:author="Alexandre Miguel Kaizeler Guedes Da Silva Afonso" w:date="2026-07-07T10:46:00Z" w16du:dateUtc="2026-07-07T09:46:00Z">
        <w:r w:rsidR="00C0798E" w:rsidRPr="00B475D4" w:rsidDel="00CC438B">
          <w:rPr>
            <w:rFonts w:ascii="Arial" w:hAnsi="Arial" w:cs="Arial"/>
            <w:sz w:val="24"/>
            <w:szCs w:val="24"/>
            <w:lang w:val="en-GB"/>
            <w:rPrChange w:id="2081" w:author="Alexandre Miguel Kaizeler Guedes Da Silva Afonso" w:date="2026-07-27T16:55:00Z" w16du:dateUtc="2026-07-27T15:55:00Z">
              <w:rPr>
                <w:rFonts w:ascii="Arial" w:hAnsi="Arial" w:cs="Arial"/>
                <w:sz w:val="24"/>
                <w:szCs w:val="24"/>
              </w:rPr>
            </w:rPrChange>
          </w:rPr>
          <w:delText xml:space="preserve">Y. </w:delText>
        </w:r>
      </w:del>
      <w:del w:id="2082" w:author="Alexandre Miguel Kaizeler Guedes Da Silva Afonso" w:date="2026-07-28T12:14:00Z" w16du:dateUtc="2026-07-28T11:14:00Z">
        <w:r w:rsidR="00C0798E" w:rsidRPr="00B475D4" w:rsidDel="00C06DF0">
          <w:rPr>
            <w:rFonts w:ascii="Arial" w:hAnsi="Arial" w:cs="Arial"/>
            <w:sz w:val="24"/>
            <w:szCs w:val="24"/>
            <w:lang w:val="en-GB"/>
            <w:rPrChange w:id="2083" w:author="Alexandre Miguel Kaizeler Guedes Da Silva Afonso" w:date="2026-07-27T16:55:00Z" w16du:dateUtc="2026-07-27T15:55:00Z">
              <w:rPr>
                <w:rFonts w:ascii="Arial" w:hAnsi="Arial" w:cs="Arial"/>
                <w:sz w:val="24"/>
                <w:szCs w:val="24"/>
              </w:rPr>
            </w:rPrChange>
          </w:rPr>
          <w:delText>Zhou 2024</w:delText>
        </w:r>
        <w:r w:rsidR="00C0798E" w:rsidRPr="00B475D4" w:rsidDel="00C06DF0">
          <w:rPr>
            <w:rFonts w:ascii="Arial" w:hAnsi="Arial" w:cs="Arial"/>
            <w:sz w:val="24"/>
            <w:szCs w:val="24"/>
            <w:lang w:val="en-GB"/>
            <w:rPrChange w:id="2084" w:author="Alexandre Miguel Kaizeler Guedes Da Silva Afonso" w:date="2026-07-27T16:55:00Z" w16du:dateUtc="2026-07-27T15:55:00Z">
              <w:rPr>
                <w:rFonts w:ascii="Arial" w:hAnsi="Arial" w:cs="Arial"/>
                <w:sz w:val="24"/>
                <w:szCs w:val="24"/>
              </w:rPr>
            </w:rPrChange>
          </w:rPr>
          <w:fldChar w:fldCharType="begin"/>
        </w:r>
        <w:r w:rsidR="00C37375" w:rsidRPr="00B475D4" w:rsidDel="00C06DF0">
          <w:rPr>
            <w:rFonts w:ascii="Arial" w:hAnsi="Arial" w:cs="Arial"/>
            <w:sz w:val="24"/>
            <w:szCs w:val="24"/>
            <w:lang w:val="en-GB"/>
            <w:rPrChange w:id="2085" w:author="Alexandre Miguel Kaizeler Guedes Da Silva Afonso" w:date="2026-07-27T16:55:00Z" w16du:dateUtc="2026-07-27T15:55:00Z">
              <w:rPr>
                <w:rFonts w:ascii="Arial" w:hAnsi="Arial" w:cs="Arial"/>
                <w:sz w:val="24"/>
                <w:szCs w:val="24"/>
              </w:rPr>
            </w:rPrChange>
          </w:rPr>
          <w:delInstrText xml:space="preserve"> ADDIN ZOTERO_ITEM CSL_CITATION {"citationID":"alVDROmU","properties":{"formattedCitation":"\\super 47\\nosupersub{}","plainCitation":"47","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delInstrText>
        </w:r>
        <w:r w:rsidR="00C0798E" w:rsidRPr="00B475D4" w:rsidDel="00C06DF0">
          <w:rPr>
            <w:rFonts w:ascii="Arial" w:hAnsi="Arial" w:cs="Arial"/>
            <w:sz w:val="24"/>
            <w:szCs w:val="24"/>
            <w:lang w:val="en-GB"/>
            <w:rPrChange w:id="2086" w:author="Alexandre Miguel Kaizeler Guedes Da Silva Afonso" w:date="2026-07-27T16:55:00Z" w16du:dateUtc="2026-07-27T15:55:00Z">
              <w:rPr>
                <w:rFonts w:ascii="Arial" w:hAnsi="Arial" w:cs="Arial"/>
                <w:sz w:val="24"/>
                <w:szCs w:val="24"/>
              </w:rPr>
            </w:rPrChange>
          </w:rPr>
          <w:fldChar w:fldCharType="separate"/>
        </w:r>
        <w:r w:rsidR="005647F6" w:rsidRPr="00B475D4" w:rsidDel="00C06DF0">
          <w:rPr>
            <w:rFonts w:ascii="Arial" w:hAnsi="Arial" w:cs="Arial"/>
            <w:kern w:val="0"/>
            <w:sz w:val="24"/>
            <w:vertAlign w:val="superscript"/>
            <w:lang w:val="en-GB"/>
            <w:rPrChange w:id="2087" w:author="Alexandre Miguel Kaizeler Guedes Da Silva Afonso" w:date="2026-07-27T16:55:00Z" w16du:dateUtc="2026-07-27T15:55:00Z">
              <w:rPr>
                <w:rFonts w:ascii="Arial" w:hAnsi="Arial" w:cs="Arial"/>
                <w:kern w:val="0"/>
                <w:sz w:val="24"/>
                <w:vertAlign w:val="superscript"/>
              </w:rPr>
            </w:rPrChange>
          </w:rPr>
          <w:delText>47</w:delText>
        </w:r>
        <w:r w:rsidR="00C0798E" w:rsidRPr="00B475D4" w:rsidDel="00C06DF0">
          <w:rPr>
            <w:rFonts w:ascii="Arial" w:hAnsi="Arial" w:cs="Arial"/>
            <w:sz w:val="24"/>
            <w:szCs w:val="24"/>
            <w:lang w:val="en-GB"/>
            <w:rPrChange w:id="2088" w:author="Alexandre Miguel Kaizeler Guedes Da Silva Afonso" w:date="2026-07-27T16:55:00Z" w16du:dateUtc="2026-07-27T15:55:00Z">
              <w:rPr>
                <w:rFonts w:ascii="Arial" w:hAnsi="Arial" w:cs="Arial"/>
                <w:sz w:val="24"/>
                <w:szCs w:val="24"/>
              </w:rPr>
            </w:rPrChange>
          </w:rPr>
          <w:fldChar w:fldCharType="end"/>
        </w:r>
        <w:r w:rsidR="00C0798E" w:rsidRPr="00B475D4" w:rsidDel="00C06DF0">
          <w:rPr>
            <w:rFonts w:ascii="Arial" w:hAnsi="Arial" w:cs="Arial"/>
            <w:sz w:val="24"/>
            <w:szCs w:val="24"/>
            <w:lang w:val="en-GB"/>
            <w:rPrChange w:id="2089" w:author="Alexandre Miguel Kaizeler Guedes Da Silva Afonso" w:date="2026-07-27T16:55:00Z" w16du:dateUtc="2026-07-27T15:55:00Z">
              <w:rPr>
                <w:rFonts w:ascii="Arial" w:hAnsi="Arial" w:cs="Arial"/>
                <w:sz w:val="24"/>
                <w:szCs w:val="24"/>
              </w:rPr>
            </w:rPrChange>
          </w:rPr>
          <w:delText>)</w:delText>
        </w:r>
        <w:r w:rsidR="00842F49" w:rsidRPr="00B475D4" w:rsidDel="00C06DF0">
          <w:rPr>
            <w:rFonts w:ascii="Arial" w:hAnsi="Arial" w:cs="Arial"/>
            <w:sz w:val="24"/>
            <w:szCs w:val="24"/>
            <w:lang w:val="en-GB"/>
            <w:rPrChange w:id="2090" w:author="Alexandre Miguel Kaizeler Guedes Da Silva Afonso" w:date="2026-07-27T16:55:00Z" w16du:dateUtc="2026-07-27T15:55:00Z">
              <w:rPr>
                <w:rFonts w:ascii="Arial" w:hAnsi="Arial" w:cs="Arial"/>
                <w:sz w:val="24"/>
                <w:szCs w:val="24"/>
              </w:rPr>
            </w:rPrChange>
          </w:rPr>
          <w:delText xml:space="preserve"> </w:delText>
        </w:r>
      </w:del>
      <w:r w:rsidR="00842F49" w:rsidRPr="00B475D4">
        <w:rPr>
          <w:rFonts w:ascii="Arial" w:hAnsi="Arial" w:cs="Arial"/>
          <w:sz w:val="24"/>
          <w:szCs w:val="24"/>
          <w:lang w:val="en-GB"/>
          <w:rPrChange w:id="2091" w:author="Alexandre Miguel Kaizeler Guedes Da Silva Afonso" w:date="2026-07-27T16:55:00Z" w16du:dateUtc="2026-07-27T15:55:00Z">
            <w:rPr>
              <w:rFonts w:ascii="Arial" w:hAnsi="Arial" w:cs="Arial"/>
              <w:sz w:val="24"/>
              <w:szCs w:val="24"/>
            </w:rPr>
          </w:rPrChange>
        </w:rPr>
        <w:t>preferentially capture longer transcripts</w:t>
      </w:r>
      <w:del w:id="2092" w:author="Alexandre Miguel Kaizeler Guedes Da Silva Afonso" w:date="2026-07-28T12:14:00Z" w16du:dateUtc="2026-07-28T11:14:00Z">
        <w:r w:rsidR="00842F49" w:rsidRPr="00B475D4" w:rsidDel="00C06DF0">
          <w:rPr>
            <w:rFonts w:ascii="Arial" w:hAnsi="Arial" w:cs="Arial"/>
            <w:sz w:val="24"/>
            <w:szCs w:val="24"/>
            <w:lang w:val="en-GB"/>
            <w:rPrChange w:id="2093" w:author="Alexandre Miguel Kaizeler Guedes Da Silva Afonso" w:date="2026-07-27T16:55:00Z" w16du:dateUtc="2026-07-27T15:55:00Z">
              <w:rPr>
                <w:rFonts w:ascii="Arial" w:hAnsi="Arial" w:cs="Arial"/>
                <w:sz w:val="24"/>
                <w:szCs w:val="24"/>
              </w:rPr>
            </w:rPrChange>
          </w:rPr>
          <w:delText>, with FANCI showing a stronger bias</w:delText>
        </w:r>
      </w:del>
      <w:r w:rsidR="001E6AFF" w:rsidRPr="00B475D4">
        <w:rPr>
          <w:rFonts w:ascii="Arial" w:hAnsi="Arial" w:cs="Arial"/>
          <w:sz w:val="24"/>
          <w:szCs w:val="24"/>
          <w:lang w:val="en-GB"/>
          <w:rPrChange w:id="2094" w:author="Alexandre Miguel Kaizeler Guedes Da Silva Afonso" w:date="2026-07-27T16:55:00Z" w16du:dateUtc="2026-07-27T15:55:00Z">
            <w:rPr>
              <w:rFonts w:ascii="Arial" w:hAnsi="Arial" w:cs="Arial"/>
              <w:sz w:val="24"/>
              <w:szCs w:val="24"/>
            </w:rPr>
          </w:rPrChange>
        </w:rPr>
        <w:t xml:space="preserve"> (</w:t>
      </w:r>
      <w:r w:rsidR="00C06B89" w:rsidRPr="00B475D4">
        <w:rPr>
          <w:rFonts w:ascii="Arial" w:hAnsi="Arial" w:cs="Arial"/>
          <w:sz w:val="24"/>
          <w:szCs w:val="24"/>
          <w:lang w:val="en-GB"/>
          <w:rPrChange w:id="2095" w:author="Alexandre Miguel Kaizeler Guedes Da Silva Afonso" w:date="2026-07-27T16:55:00Z" w16du:dateUtc="2026-07-27T15:55:00Z">
            <w:rPr>
              <w:rFonts w:ascii="Arial" w:hAnsi="Arial" w:cs="Arial"/>
              <w:sz w:val="24"/>
              <w:szCs w:val="24"/>
            </w:rPr>
          </w:rPrChange>
        </w:rPr>
        <w:t>Figure 4A</w:t>
      </w:r>
      <w:r w:rsidR="001E6AFF" w:rsidRPr="00B475D4">
        <w:rPr>
          <w:rFonts w:ascii="Arial" w:hAnsi="Arial" w:cs="Arial"/>
          <w:sz w:val="24"/>
          <w:szCs w:val="24"/>
          <w:lang w:val="en-GB"/>
          <w:rPrChange w:id="2096" w:author="Alexandre Miguel Kaizeler Guedes Da Silva Afonso" w:date="2026-07-27T16:55:00Z" w16du:dateUtc="2026-07-27T15:55:00Z">
            <w:rPr>
              <w:rFonts w:ascii="Arial" w:hAnsi="Arial" w:cs="Arial"/>
              <w:sz w:val="24"/>
              <w:szCs w:val="24"/>
            </w:rPr>
          </w:rPrChange>
        </w:rPr>
        <w:t>)</w:t>
      </w:r>
      <w:r w:rsidR="00842F49" w:rsidRPr="00B475D4">
        <w:rPr>
          <w:rFonts w:ascii="Arial" w:hAnsi="Arial" w:cs="Arial"/>
          <w:sz w:val="24"/>
          <w:szCs w:val="24"/>
          <w:lang w:val="en-GB"/>
          <w:rPrChange w:id="2097" w:author="Alexandre Miguel Kaizeler Guedes Da Silva Afonso" w:date="2026-07-27T16:55:00Z" w16du:dateUtc="2026-07-27T15:55:00Z">
            <w:rPr>
              <w:rFonts w:ascii="Arial" w:hAnsi="Arial" w:cs="Arial"/>
              <w:sz w:val="24"/>
              <w:szCs w:val="24"/>
            </w:rPr>
          </w:rPrChange>
        </w:rPr>
        <w:t>. These inconsistencies underscore the persistent challenge of reliably purifying and characterizing SG transcriptomes.</w:t>
      </w:r>
    </w:p>
    <w:p w14:paraId="5D69D426" w14:textId="7D8FB337" w:rsidR="00DC2535" w:rsidRPr="00B475D4" w:rsidRDefault="003E7458" w:rsidP="000B6B37">
      <w:pPr>
        <w:jc w:val="both"/>
        <w:rPr>
          <w:rFonts w:ascii="Arial" w:hAnsi="Arial" w:cs="Arial"/>
          <w:sz w:val="24"/>
          <w:szCs w:val="24"/>
          <w:lang w:val="en-GB"/>
          <w:rPrChange w:id="209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099" w:author="Alexandre Miguel Kaizeler Guedes Da Silva Afonso" w:date="2026-07-27T16:55:00Z" w16du:dateUtc="2026-07-27T15:55:00Z">
            <w:rPr>
              <w:rFonts w:ascii="Arial" w:hAnsi="Arial" w:cs="Arial"/>
              <w:sz w:val="24"/>
              <w:szCs w:val="24"/>
            </w:rPr>
          </w:rPrChange>
        </w:rPr>
        <w:t>I</w:t>
      </w:r>
      <w:r w:rsidR="00DC2535" w:rsidRPr="00B475D4">
        <w:rPr>
          <w:rFonts w:ascii="Arial" w:hAnsi="Arial" w:cs="Arial"/>
          <w:sz w:val="24"/>
          <w:szCs w:val="24"/>
          <w:lang w:val="en-GB"/>
          <w:rPrChange w:id="2100" w:author="Alexandre Miguel Kaizeler Guedes Da Silva Afonso" w:date="2026-07-27T16:55:00Z" w16du:dateUtc="2026-07-27T15:55:00Z">
            <w:rPr>
              <w:rFonts w:ascii="Arial" w:hAnsi="Arial" w:cs="Arial"/>
              <w:sz w:val="24"/>
              <w:szCs w:val="24"/>
            </w:rPr>
          </w:rPrChange>
        </w:rPr>
        <w:t xml:space="preserve">ndividual gene enrichment </w:t>
      </w:r>
      <w:r w:rsidR="006254F2" w:rsidRPr="00B475D4">
        <w:rPr>
          <w:rFonts w:ascii="Arial" w:hAnsi="Arial" w:cs="Arial"/>
          <w:sz w:val="24"/>
          <w:szCs w:val="24"/>
          <w:lang w:val="en-GB"/>
          <w:rPrChange w:id="2101" w:author="Alexandre Miguel Kaizeler Guedes Da Silva Afonso" w:date="2026-07-27T16:55:00Z" w16du:dateUtc="2026-07-27T15:55:00Z">
            <w:rPr>
              <w:rFonts w:ascii="Arial" w:hAnsi="Arial" w:cs="Arial"/>
              <w:sz w:val="24"/>
              <w:szCs w:val="24"/>
            </w:rPr>
          </w:rPrChange>
        </w:rPr>
        <w:t xml:space="preserve">in SGs </w:t>
      </w:r>
      <w:r w:rsidR="00DC2535" w:rsidRPr="00B475D4">
        <w:rPr>
          <w:rFonts w:ascii="Arial" w:hAnsi="Arial" w:cs="Arial"/>
          <w:sz w:val="24"/>
          <w:szCs w:val="24"/>
          <w:lang w:val="en-GB"/>
          <w:rPrChange w:id="2102" w:author="Alexandre Miguel Kaizeler Guedes Da Silva Afonso" w:date="2026-07-27T16:55:00Z" w16du:dateUtc="2026-07-27T15:55:00Z">
            <w:rPr>
              <w:rFonts w:ascii="Arial" w:hAnsi="Arial" w:cs="Arial"/>
              <w:sz w:val="24"/>
              <w:szCs w:val="24"/>
            </w:rPr>
          </w:rPrChange>
        </w:rPr>
        <w:t>varied across studies</w:t>
      </w:r>
      <w:r w:rsidRPr="00B475D4">
        <w:rPr>
          <w:rFonts w:ascii="Arial" w:hAnsi="Arial" w:cs="Arial"/>
          <w:sz w:val="24"/>
          <w:szCs w:val="24"/>
          <w:lang w:val="en-GB"/>
          <w:rPrChange w:id="2103" w:author="Alexandre Miguel Kaizeler Guedes Da Silva Afonso" w:date="2026-07-27T16:55:00Z" w16du:dateUtc="2026-07-27T15:55:00Z">
            <w:rPr>
              <w:rFonts w:ascii="Arial" w:hAnsi="Arial" w:cs="Arial"/>
              <w:sz w:val="24"/>
              <w:szCs w:val="24"/>
            </w:rPr>
          </w:rPrChange>
        </w:rPr>
        <w:t xml:space="preserve"> and</w:t>
      </w:r>
      <w:r w:rsidR="00DC2535" w:rsidRPr="00B475D4">
        <w:rPr>
          <w:rFonts w:ascii="Arial" w:hAnsi="Arial" w:cs="Arial"/>
          <w:sz w:val="24"/>
          <w:szCs w:val="24"/>
          <w:lang w:val="en-GB"/>
          <w:rPrChange w:id="2104" w:author="Alexandre Miguel Kaizeler Guedes Da Silva Afonso" w:date="2026-07-27T16:55:00Z" w16du:dateUtc="2026-07-27T15:55:00Z">
            <w:rPr>
              <w:rFonts w:ascii="Arial" w:hAnsi="Arial" w:cs="Arial"/>
              <w:sz w:val="24"/>
              <w:szCs w:val="24"/>
            </w:rPr>
          </w:rPrChange>
        </w:rPr>
        <w:t xml:space="preserve"> GSEA </w:t>
      </w:r>
      <w:r w:rsidRPr="00B475D4">
        <w:rPr>
          <w:rFonts w:ascii="Arial" w:hAnsi="Arial" w:cs="Arial"/>
          <w:sz w:val="24"/>
          <w:szCs w:val="24"/>
          <w:lang w:val="en-GB"/>
          <w:rPrChange w:id="2105" w:author="Alexandre Miguel Kaizeler Guedes Da Silva Afonso" w:date="2026-07-27T16:55:00Z" w16du:dateUtc="2026-07-27T15:55:00Z">
            <w:rPr>
              <w:rFonts w:ascii="Arial" w:hAnsi="Arial" w:cs="Arial"/>
              <w:sz w:val="24"/>
              <w:szCs w:val="24"/>
            </w:rPr>
          </w:rPrChange>
        </w:rPr>
        <w:t>also revealed</w:t>
      </w:r>
      <w:r w:rsidR="00DC2535" w:rsidRPr="00B475D4">
        <w:rPr>
          <w:rFonts w:ascii="Arial" w:hAnsi="Arial" w:cs="Arial"/>
          <w:sz w:val="24"/>
          <w:szCs w:val="24"/>
          <w:lang w:val="en-GB"/>
          <w:rPrChange w:id="2106" w:author="Alexandre Miguel Kaizeler Guedes Da Silva Afonso" w:date="2026-07-27T16:55:00Z" w16du:dateUtc="2026-07-27T15:55:00Z">
            <w:rPr>
              <w:rFonts w:ascii="Arial" w:hAnsi="Arial" w:cs="Arial"/>
              <w:sz w:val="24"/>
              <w:szCs w:val="24"/>
            </w:rPr>
          </w:rPrChange>
        </w:rPr>
        <w:t xml:space="preserve"> no pathways consistently enriched or depleted </w:t>
      </w:r>
      <w:r w:rsidRPr="00B475D4">
        <w:rPr>
          <w:rFonts w:ascii="Arial" w:hAnsi="Arial" w:cs="Arial"/>
          <w:sz w:val="24"/>
          <w:szCs w:val="24"/>
          <w:lang w:val="en-GB"/>
          <w:rPrChange w:id="2107" w:author="Alexandre Miguel Kaizeler Guedes Da Silva Afonso" w:date="2026-07-27T16:55:00Z" w16du:dateUtc="2026-07-27T15:55:00Z">
            <w:rPr>
              <w:rFonts w:ascii="Arial" w:hAnsi="Arial" w:cs="Arial"/>
              <w:sz w:val="24"/>
              <w:szCs w:val="24"/>
            </w:rPr>
          </w:rPrChange>
        </w:rPr>
        <w:t xml:space="preserve">in SGs </w:t>
      </w:r>
      <w:r w:rsidR="00DC2535" w:rsidRPr="00B475D4">
        <w:rPr>
          <w:rFonts w:ascii="Arial" w:hAnsi="Arial" w:cs="Arial"/>
          <w:sz w:val="24"/>
          <w:szCs w:val="24"/>
          <w:lang w:val="en-GB"/>
          <w:rPrChange w:id="2108" w:author="Alexandre Miguel Kaizeler Guedes Da Silva Afonso" w:date="2026-07-27T16:55:00Z" w16du:dateUtc="2026-07-27T15:55:00Z">
            <w:rPr>
              <w:rFonts w:ascii="Arial" w:hAnsi="Arial" w:cs="Arial"/>
              <w:sz w:val="24"/>
              <w:szCs w:val="24"/>
            </w:rPr>
          </w:rPrChange>
        </w:rPr>
        <w:t>across all methods</w:t>
      </w:r>
      <w:r w:rsidRPr="00B475D4">
        <w:rPr>
          <w:rFonts w:ascii="Arial" w:hAnsi="Arial" w:cs="Arial"/>
          <w:sz w:val="24"/>
          <w:szCs w:val="24"/>
          <w:lang w:val="en-GB"/>
          <w:rPrChange w:id="2109" w:author="Alexandre Miguel Kaizeler Guedes Da Silva Afonso" w:date="2026-07-27T16:55:00Z" w16du:dateUtc="2026-07-27T15:55:00Z">
            <w:rPr>
              <w:rFonts w:ascii="Arial" w:hAnsi="Arial" w:cs="Arial"/>
              <w:sz w:val="24"/>
              <w:szCs w:val="24"/>
            </w:rPr>
          </w:rPrChange>
        </w:rPr>
        <w:t xml:space="preserve"> (Supplementary </w:t>
      </w:r>
      <w:r w:rsidRPr="00B475D4">
        <w:rPr>
          <w:rFonts w:ascii="Arial" w:hAnsi="Arial" w:cs="Arial"/>
          <w:color w:val="000000" w:themeColor="text1"/>
          <w:sz w:val="24"/>
          <w:szCs w:val="24"/>
          <w:lang w:val="en-GB"/>
          <w:rPrChange w:id="2110" w:author="Alexandre Miguel Kaizeler Guedes Da Silva Afonso" w:date="2026-07-27T16:55:00Z" w16du:dateUtc="2026-07-27T15:55:00Z">
            <w:rPr>
              <w:rFonts w:ascii="Arial" w:hAnsi="Arial" w:cs="Arial"/>
              <w:color w:val="000000" w:themeColor="text1"/>
              <w:sz w:val="24"/>
              <w:szCs w:val="24"/>
            </w:rPr>
          </w:rPrChange>
        </w:rPr>
        <w:t>Figure 8A-Left</w:t>
      </w:r>
      <w:r w:rsidRPr="00B475D4">
        <w:rPr>
          <w:rFonts w:ascii="Arial" w:hAnsi="Arial" w:cs="Arial"/>
          <w:sz w:val="24"/>
          <w:szCs w:val="24"/>
          <w:lang w:val="en-GB"/>
          <w:rPrChange w:id="2111" w:author="Alexandre Miguel Kaizeler Guedes Da Silva Afonso" w:date="2026-07-27T16:55:00Z" w16du:dateUtc="2026-07-27T15:55:00Z">
            <w:rPr>
              <w:rFonts w:ascii="Arial" w:hAnsi="Arial" w:cs="Arial"/>
              <w:sz w:val="24"/>
              <w:szCs w:val="24"/>
            </w:rPr>
          </w:rPrChange>
        </w:rPr>
        <w:t>)</w:t>
      </w:r>
      <w:r w:rsidR="00DC2535" w:rsidRPr="00B475D4">
        <w:rPr>
          <w:rFonts w:ascii="Arial" w:hAnsi="Arial" w:cs="Arial"/>
          <w:sz w:val="24"/>
          <w:szCs w:val="24"/>
          <w:lang w:val="en-GB"/>
          <w:rPrChange w:id="2112" w:author="Alexandre Miguel Kaizeler Guedes Da Silva Afonso" w:date="2026-07-27T16:55:00Z" w16du:dateUtc="2026-07-27T15:55:00Z">
            <w:rPr>
              <w:rFonts w:ascii="Arial" w:hAnsi="Arial" w:cs="Arial"/>
              <w:sz w:val="24"/>
              <w:szCs w:val="24"/>
            </w:rPr>
          </w:rPrChange>
        </w:rPr>
        <w:t>.</w:t>
      </w:r>
    </w:p>
    <w:p w14:paraId="2F4ADAD2" w14:textId="363AEF78" w:rsidR="008D4905" w:rsidRPr="00B475D4" w:rsidRDefault="005E3AD4" w:rsidP="008D4905">
      <w:pPr>
        <w:jc w:val="both"/>
        <w:rPr>
          <w:rFonts w:ascii="Arial" w:hAnsi="Arial" w:cs="Arial"/>
          <w:sz w:val="24"/>
          <w:szCs w:val="24"/>
          <w:lang w:val="en-GB"/>
          <w:rPrChange w:id="211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114" w:author="Alexandre Miguel Kaizeler Guedes Da Silva Afonso" w:date="2026-07-27T16:55:00Z" w16du:dateUtc="2026-07-27T15:55:00Z">
            <w:rPr>
              <w:rFonts w:ascii="Arial" w:hAnsi="Arial" w:cs="Arial"/>
              <w:sz w:val="24"/>
              <w:szCs w:val="24"/>
            </w:rPr>
          </w:rPrChange>
        </w:rPr>
        <w:t>Because WC-transcriptomes are less affected by technical biases from purification methods, we first focused on these datasets, integrating and analy</w:t>
      </w:r>
      <w:ins w:id="2115" w:author="Alexandre Miguel Kaizeler Guedes Da Silva Afonso" w:date="2026-07-28T13:07:00Z" w16du:dateUtc="2026-07-28T12:07:00Z">
        <w:r w:rsidR="00247190">
          <w:rPr>
            <w:rFonts w:ascii="Arial" w:hAnsi="Arial" w:cs="Arial"/>
            <w:sz w:val="24"/>
            <w:szCs w:val="24"/>
            <w:lang w:val="en-GB"/>
          </w:rPr>
          <w:t>s</w:t>
        </w:r>
      </w:ins>
      <w:del w:id="2116" w:author="Alexandre Miguel Kaizeler Guedes Da Silva Afonso" w:date="2026-07-28T12:16:00Z" w16du:dateUtc="2026-07-28T11:16:00Z">
        <w:r w:rsidRPr="00B475D4" w:rsidDel="00C06DF0">
          <w:rPr>
            <w:rFonts w:ascii="Arial" w:hAnsi="Arial" w:cs="Arial"/>
            <w:sz w:val="24"/>
            <w:szCs w:val="24"/>
            <w:lang w:val="en-GB"/>
            <w:rPrChange w:id="2117" w:author="Alexandre Miguel Kaizeler Guedes Da Silva Afonso" w:date="2026-07-27T16:55:00Z" w16du:dateUtc="2026-07-27T15:55:00Z">
              <w:rPr>
                <w:rFonts w:ascii="Arial" w:hAnsi="Arial" w:cs="Arial"/>
                <w:sz w:val="24"/>
                <w:szCs w:val="24"/>
              </w:rPr>
            </w:rPrChange>
          </w:rPr>
          <w:delText>z</w:delText>
        </w:r>
      </w:del>
      <w:r w:rsidRPr="00B475D4">
        <w:rPr>
          <w:rFonts w:ascii="Arial" w:hAnsi="Arial" w:cs="Arial"/>
          <w:sz w:val="24"/>
          <w:szCs w:val="24"/>
          <w:lang w:val="en-GB"/>
          <w:rPrChange w:id="2118" w:author="Alexandre Miguel Kaizeler Guedes Da Silva Afonso" w:date="2026-07-27T16:55:00Z" w16du:dateUtc="2026-07-27T15:55:00Z">
            <w:rPr>
              <w:rFonts w:ascii="Arial" w:hAnsi="Arial" w:cs="Arial"/>
              <w:sz w:val="24"/>
              <w:szCs w:val="24"/>
            </w:rPr>
          </w:rPrChange>
        </w:rPr>
        <w:t>ing them together (</w:t>
      </w:r>
      <w:del w:id="2119" w:author="Alexandre Miguel Kaizeler Guedes Da Silva Afonso" w:date="2026-07-07T10:46:00Z" w16du:dateUtc="2026-07-07T09:46:00Z">
        <w:r w:rsidRPr="00B475D4" w:rsidDel="00CC438B">
          <w:rPr>
            <w:rFonts w:ascii="Arial" w:hAnsi="Arial" w:cs="Arial"/>
            <w:sz w:val="24"/>
            <w:szCs w:val="24"/>
            <w:lang w:val="en-GB"/>
            <w:rPrChange w:id="2120" w:author="Alexandre Miguel Kaizeler Guedes Da Silva Afonso" w:date="2026-07-27T16:55:00Z" w16du:dateUtc="2026-07-27T15:55:00Z">
              <w:rPr>
                <w:rFonts w:ascii="Arial" w:hAnsi="Arial" w:cs="Arial"/>
                <w:sz w:val="24"/>
                <w:szCs w:val="24"/>
              </w:rPr>
            </w:rPrChange>
          </w:rPr>
          <w:delText xml:space="preserve">T. </w:delText>
        </w:r>
      </w:del>
      <w:r w:rsidRPr="00B475D4">
        <w:rPr>
          <w:rFonts w:ascii="Arial" w:hAnsi="Arial" w:cs="Arial"/>
          <w:sz w:val="24"/>
          <w:szCs w:val="24"/>
          <w:lang w:val="en-GB"/>
          <w:rPrChange w:id="2121" w:author="Alexandre Miguel Kaizeler Guedes Da Silva Afonso" w:date="2026-07-27T16:55:00Z" w16du:dateUtc="2026-07-27T15:55:00Z">
            <w:rPr>
              <w:rFonts w:ascii="Arial" w:hAnsi="Arial" w:cs="Arial"/>
              <w:sz w:val="24"/>
              <w:szCs w:val="24"/>
            </w:rPr>
          </w:rPrChange>
        </w:rPr>
        <w:t>Matheny 2019</w:t>
      </w:r>
      <w:r w:rsidRPr="00B475D4">
        <w:rPr>
          <w:rFonts w:ascii="Arial" w:hAnsi="Arial" w:cs="Arial"/>
          <w:sz w:val="24"/>
          <w:szCs w:val="24"/>
          <w:lang w:val="en-GB"/>
          <w:rPrChange w:id="2122"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123" w:author="Alexandre Miguel Kaizeler Guedes Da Silva Afonso" w:date="2026-07-27T16:55:00Z" w16du:dateUtc="2026-07-27T15:55:00Z">
            <w:rPr>
              <w:rFonts w:ascii="Arial" w:hAnsi="Arial" w:cs="Arial"/>
              <w:sz w:val="24"/>
              <w:szCs w:val="24"/>
            </w:rPr>
          </w:rPrChange>
        </w:rPr>
        <w:instrText xml:space="preserve"> ADDIN ZOTERO_ITEM CSL_CITATION {"citationID":"Z2zrpohL","properties":{"formattedCitation":"\\super 40\\nosupersub{}","plainCitation":"40","noteIndex":0},"citationItems":[{"id":"jCcWpdK2/CSLUVvg2","uris":["http://zotero.org/users/local/1p9EH8ax/items/ARLW3CQN"],"itemData":{"id":"AR5HKhyi/tqdKMUTQ","type":"article-journal","container-title":"Molecular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B475D4">
        <w:rPr>
          <w:rFonts w:ascii="Arial" w:hAnsi="Arial" w:cs="Arial"/>
          <w:sz w:val="24"/>
          <w:szCs w:val="24"/>
          <w:lang w:val="en-GB"/>
          <w:rPrChange w:id="2124"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2125" w:author="Alexandre Miguel Kaizeler Guedes Da Silva Afonso" w:date="2026-07-27T16:55:00Z" w16du:dateUtc="2026-07-27T15:55:00Z">
            <w:rPr>
              <w:rFonts w:ascii="Arial" w:hAnsi="Arial" w:cs="Arial"/>
              <w:kern w:val="0"/>
              <w:sz w:val="24"/>
              <w:vertAlign w:val="superscript"/>
            </w:rPr>
          </w:rPrChange>
        </w:rPr>
        <w:t>40</w:t>
      </w:r>
      <w:r w:rsidRPr="00B475D4">
        <w:rPr>
          <w:rFonts w:ascii="Arial" w:hAnsi="Arial" w:cs="Arial"/>
          <w:sz w:val="24"/>
          <w:szCs w:val="24"/>
          <w:lang w:val="en-GB"/>
          <w:rPrChange w:id="2126"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127" w:author="Alexandre Miguel Kaizeler Guedes Da Silva Afonso" w:date="2026-07-27T16:55:00Z" w16du:dateUtc="2026-07-27T15:55:00Z">
            <w:rPr>
              <w:rFonts w:ascii="Arial" w:hAnsi="Arial" w:cs="Arial"/>
              <w:sz w:val="24"/>
              <w:szCs w:val="24"/>
            </w:rPr>
          </w:rPrChange>
        </w:rPr>
        <w:t>, 2021</w:t>
      </w:r>
      <w:r w:rsidRPr="00B475D4">
        <w:rPr>
          <w:rFonts w:ascii="Arial" w:hAnsi="Arial" w:cs="Arial"/>
          <w:sz w:val="24"/>
          <w:szCs w:val="24"/>
          <w:lang w:val="en-GB"/>
          <w:rPrChange w:id="2128"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129" w:author="Alexandre Miguel Kaizeler Guedes Da Silva Afonso" w:date="2026-07-27T16:55:00Z" w16du:dateUtc="2026-07-27T15:55:00Z">
            <w:rPr>
              <w:rFonts w:ascii="Arial" w:hAnsi="Arial" w:cs="Arial"/>
              <w:sz w:val="24"/>
              <w:szCs w:val="24"/>
            </w:rPr>
          </w:rPrChange>
        </w:rPr>
        <w:instrText xml:space="preserve"> ADDIN ZOTERO_ITEM CSL_CITATION {"citationID":"XPjwN3C1","properties":{"formattedCitation":"\\super 49,50\\nosupersub{}","plainCitation":"49,50","noteIndex":0},"citationItems":[{"id":"jCcWpdK2/gtr3E7QR","uris":["http://zotero.org/users/local/1p9EH8ax/items/JRJEKK4Q"],"itemData":{"id":"AR5HKhyi/2WRsil2f","type":"article-journal","abstract":"Stress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B475D4">
        <w:rPr>
          <w:rFonts w:ascii="Arial" w:hAnsi="Arial" w:cs="Arial"/>
          <w:sz w:val="24"/>
          <w:szCs w:val="24"/>
          <w:lang w:val="en-GB"/>
          <w:rPrChange w:id="2130"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2131" w:author="Alexandre Miguel Kaizeler Guedes Da Silva Afonso" w:date="2026-07-27T16:55:00Z" w16du:dateUtc="2026-07-27T15:55:00Z">
            <w:rPr>
              <w:rFonts w:ascii="Arial" w:hAnsi="Arial" w:cs="Arial"/>
              <w:kern w:val="0"/>
              <w:sz w:val="24"/>
              <w:vertAlign w:val="superscript"/>
            </w:rPr>
          </w:rPrChange>
        </w:rPr>
        <w:t>49,50</w:t>
      </w:r>
      <w:r w:rsidRPr="00B475D4">
        <w:rPr>
          <w:rFonts w:ascii="Arial" w:hAnsi="Arial" w:cs="Arial"/>
          <w:sz w:val="24"/>
          <w:szCs w:val="24"/>
          <w:lang w:val="en-GB"/>
          <w:rPrChange w:id="2132"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133" w:author="Alexandre Miguel Kaizeler Guedes Da Silva Afonso" w:date="2026-07-27T16:55:00Z" w16du:dateUtc="2026-07-27T15:55:00Z">
            <w:rPr>
              <w:rFonts w:ascii="Arial" w:hAnsi="Arial" w:cs="Arial"/>
              <w:sz w:val="24"/>
              <w:szCs w:val="24"/>
            </w:rPr>
          </w:rPrChange>
        </w:rPr>
        <w:t xml:space="preserve"> and </w:t>
      </w:r>
      <w:del w:id="2134" w:author="Alexandre Miguel Kaizeler Guedes Da Silva Afonso" w:date="2026-07-07T10:46:00Z" w16du:dateUtc="2026-07-07T09:46:00Z">
        <w:r w:rsidRPr="00B475D4" w:rsidDel="00CC438B">
          <w:rPr>
            <w:rFonts w:ascii="Arial" w:hAnsi="Arial" w:cs="Arial"/>
            <w:sz w:val="24"/>
            <w:szCs w:val="24"/>
            <w:lang w:val="en-GB"/>
            <w:rPrChange w:id="2135" w:author="Alexandre Miguel Kaizeler Guedes Da Silva Afonso" w:date="2026-07-27T16:55:00Z" w16du:dateUtc="2026-07-27T15:55:00Z">
              <w:rPr>
                <w:rFonts w:ascii="Arial" w:hAnsi="Arial" w:cs="Arial"/>
                <w:sz w:val="24"/>
                <w:szCs w:val="24"/>
              </w:rPr>
            </w:rPrChange>
          </w:rPr>
          <w:delText xml:space="preserve">M. </w:delText>
        </w:r>
      </w:del>
      <w:r w:rsidRPr="00B475D4">
        <w:rPr>
          <w:rFonts w:ascii="Arial" w:hAnsi="Arial" w:cs="Arial"/>
          <w:sz w:val="24"/>
          <w:szCs w:val="24"/>
          <w:lang w:val="en-GB"/>
          <w:rPrChange w:id="2136" w:author="Alexandre Miguel Kaizeler Guedes Da Silva Afonso" w:date="2026-07-27T16:55:00Z" w16du:dateUtc="2026-07-27T15:55:00Z">
            <w:rPr>
              <w:rFonts w:ascii="Arial" w:hAnsi="Arial" w:cs="Arial"/>
              <w:sz w:val="24"/>
              <w:szCs w:val="24"/>
            </w:rPr>
          </w:rPrChange>
        </w:rPr>
        <w:t>Paget 2023</w:t>
      </w:r>
      <w:r w:rsidRPr="00B475D4">
        <w:rPr>
          <w:rFonts w:ascii="Arial" w:hAnsi="Arial" w:cs="Arial"/>
          <w:sz w:val="24"/>
          <w:szCs w:val="24"/>
          <w:lang w:val="en-GB"/>
          <w:rPrChange w:id="2137"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138" w:author="Alexandre Miguel Kaizeler Guedes Da Silva Afonso" w:date="2026-07-27T16:55:00Z" w16du:dateUtc="2026-07-27T15:55:00Z">
            <w:rPr>
              <w:rFonts w:ascii="Arial" w:hAnsi="Arial" w:cs="Arial"/>
              <w:sz w:val="24"/>
              <w:szCs w:val="24"/>
            </w:rPr>
          </w:rPrChange>
        </w:rPr>
        <w:instrText xml:space="preserve"> ADDIN ZOTERO_ITEM CSL_CITATION {"citationID":"C57LiyqT","properties":{"formattedCitation":"\\super 7\\nosupersub{}","plainCitation":"7","noteIndex":0},"citationItems":[{"id":"jCcWpdK2/HrDB2KSB","uris":["http://zotero.org/users/local/1p9EH8ax/items/BR3BXXDM"],"itemData":{"id":"AR5HKhyi/KxMjOMf9","type":"article-journal","container-title":"Molecular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B475D4">
        <w:rPr>
          <w:rFonts w:ascii="Arial" w:hAnsi="Arial" w:cs="Arial"/>
          <w:sz w:val="24"/>
          <w:szCs w:val="24"/>
          <w:lang w:val="en-GB"/>
          <w:rPrChange w:id="2139" w:author="Alexandre Miguel Kaizeler Guedes Da Silva Afonso" w:date="2026-07-27T16:55:00Z" w16du:dateUtc="2026-07-27T15:55:00Z">
            <w:rPr>
              <w:rFonts w:ascii="Arial" w:hAnsi="Arial" w:cs="Arial"/>
              <w:sz w:val="24"/>
              <w:szCs w:val="24"/>
            </w:rPr>
          </w:rPrChange>
        </w:rPr>
        <w:fldChar w:fldCharType="separate"/>
      </w:r>
      <w:r w:rsidRPr="00B475D4">
        <w:rPr>
          <w:rFonts w:ascii="Arial" w:hAnsi="Arial" w:cs="Arial"/>
          <w:kern w:val="0"/>
          <w:sz w:val="24"/>
          <w:vertAlign w:val="superscript"/>
          <w:lang w:val="en-GB"/>
          <w:rPrChange w:id="2140" w:author="Alexandre Miguel Kaizeler Guedes Da Silva Afonso" w:date="2026-07-27T16:55:00Z" w16du:dateUtc="2026-07-27T15:55:00Z">
            <w:rPr>
              <w:rFonts w:ascii="Arial" w:hAnsi="Arial" w:cs="Arial"/>
              <w:kern w:val="0"/>
              <w:sz w:val="24"/>
              <w:vertAlign w:val="superscript"/>
            </w:rPr>
          </w:rPrChange>
        </w:rPr>
        <w:t>7</w:t>
      </w:r>
      <w:r w:rsidRPr="00B475D4">
        <w:rPr>
          <w:rFonts w:ascii="Arial" w:hAnsi="Arial" w:cs="Arial"/>
          <w:sz w:val="24"/>
          <w:szCs w:val="24"/>
          <w:lang w:val="en-GB"/>
          <w:rPrChange w:id="2141"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142" w:author="Alexandre Miguel Kaizeler Guedes Da Silva Afonso" w:date="2026-07-27T16:55:00Z" w16du:dateUtc="2026-07-27T15:55:00Z">
            <w:rPr>
              <w:rFonts w:ascii="Arial" w:hAnsi="Arial" w:cs="Arial"/>
              <w:sz w:val="24"/>
              <w:szCs w:val="24"/>
            </w:rPr>
          </w:rPrChange>
        </w:rPr>
        <w:t xml:space="preserve">). </w:t>
      </w:r>
      <w:r w:rsidR="008D4905" w:rsidRPr="00B475D4">
        <w:rPr>
          <w:rFonts w:ascii="Arial" w:hAnsi="Arial" w:cs="Arial"/>
          <w:sz w:val="24"/>
          <w:szCs w:val="24"/>
          <w:lang w:val="en-GB"/>
          <w:rPrChange w:id="2143" w:author="Alexandre Miguel Kaizeler Guedes Da Silva Afonso" w:date="2026-07-27T16:55:00Z" w16du:dateUtc="2026-07-27T15:55:00Z">
            <w:rPr>
              <w:rFonts w:ascii="Arial" w:hAnsi="Arial" w:cs="Arial"/>
              <w:sz w:val="24"/>
              <w:szCs w:val="24"/>
            </w:rPr>
          </w:rPrChange>
        </w:rPr>
        <w:t xml:space="preserve">GSEA identified consistent downregulation of stress- and inflammation-related pathways in </w:t>
      </w:r>
      <w:r w:rsidR="001062FB" w:rsidRPr="00B475D4">
        <w:rPr>
          <w:rFonts w:ascii="Arial" w:hAnsi="Arial" w:cs="Arial"/>
          <w:sz w:val="24"/>
          <w:szCs w:val="24"/>
          <w:lang w:val="en-GB"/>
          <w:rPrChange w:id="2144" w:author="Alexandre Miguel Kaizeler Guedes Da Silva Afonso" w:date="2026-07-27T16:55:00Z" w16du:dateUtc="2026-07-27T15:55:00Z">
            <w:rPr>
              <w:rFonts w:ascii="Arial" w:hAnsi="Arial" w:cs="Arial"/>
              <w:sz w:val="24"/>
              <w:szCs w:val="24"/>
            </w:rPr>
          </w:rPrChange>
        </w:rPr>
        <w:t xml:space="preserve">SG-containing </w:t>
      </w:r>
      <w:r w:rsidR="008D4905" w:rsidRPr="00B475D4">
        <w:rPr>
          <w:rFonts w:ascii="Arial" w:hAnsi="Arial" w:cs="Arial"/>
          <w:sz w:val="24"/>
          <w:szCs w:val="24"/>
          <w:lang w:val="en-GB"/>
          <w:rPrChange w:id="2145" w:author="Alexandre Miguel Kaizeler Guedes Da Silva Afonso" w:date="2026-07-27T16:55:00Z" w16du:dateUtc="2026-07-27T15:55:00Z">
            <w:rPr>
              <w:rFonts w:ascii="Arial" w:hAnsi="Arial" w:cs="Arial"/>
              <w:sz w:val="24"/>
              <w:szCs w:val="24"/>
            </w:rPr>
          </w:rPrChange>
        </w:rPr>
        <w:t xml:space="preserve">WC </w:t>
      </w:r>
      <w:r w:rsidR="001062FB" w:rsidRPr="00B475D4">
        <w:rPr>
          <w:rFonts w:ascii="Arial" w:hAnsi="Arial" w:cs="Arial"/>
          <w:sz w:val="24"/>
          <w:szCs w:val="24"/>
          <w:lang w:val="en-GB"/>
          <w:rPrChange w:id="2146" w:author="Alexandre Miguel Kaizeler Guedes Da Silva Afonso" w:date="2026-07-27T16:55:00Z" w16du:dateUtc="2026-07-27T15:55:00Z">
            <w:rPr>
              <w:rFonts w:ascii="Arial" w:hAnsi="Arial" w:cs="Arial"/>
              <w:sz w:val="24"/>
              <w:szCs w:val="24"/>
            </w:rPr>
          </w:rPrChange>
        </w:rPr>
        <w:t>transcriptomes</w:t>
      </w:r>
      <w:r w:rsidR="008D4905" w:rsidRPr="00B475D4">
        <w:rPr>
          <w:rFonts w:ascii="Arial" w:hAnsi="Arial" w:cs="Arial"/>
          <w:sz w:val="24"/>
          <w:szCs w:val="24"/>
          <w:lang w:val="en-GB"/>
          <w:rPrChange w:id="2147" w:author="Alexandre Miguel Kaizeler Guedes Da Silva Afonso" w:date="2026-07-27T16:55:00Z" w16du:dateUtc="2026-07-27T15:55:00Z">
            <w:rPr>
              <w:rFonts w:ascii="Arial" w:hAnsi="Arial" w:cs="Arial"/>
              <w:sz w:val="24"/>
              <w:szCs w:val="24"/>
            </w:rPr>
          </w:rPrChange>
        </w:rPr>
        <w:t xml:space="preserve">, including interferon responses, TNF signaling via NF-κB, and IL6–JAK–STAT signaling (Figure </w:t>
      </w:r>
      <w:r w:rsidR="00843FD2" w:rsidRPr="00B475D4">
        <w:rPr>
          <w:rFonts w:ascii="Arial" w:hAnsi="Arial" w:cs="Arial"/>
          <w:sz w:val="24"/>
          <w:szCs w:val="24"/>
          <w:lang w:val="en-GB"/>
          <w:rPrChange w:id="2148" w:author="Alexandre Miguel Kaizeler Guedes Da Silva Afonso" w:date="2026-07-27T16:55:00Z" w16du:dateUtc="2026-07-27T15:55:00Z">
            <w:rPr>
              <w:rFonts w:ascii="Arial" w:hAnsi="Arial" w:cs="Arial"/>
              <w:sz w:val="24"/>
              <w:szCs w:val="24"/>
            </w:rPr>
          </w:rPrChange>
        </w:rPr>
        <w:t>4</w:t>
      </w:r>
      <w:r w:rsidR="001E6AFF" w:rsidRPr="00B475D4">
        <w:rPr>
          <w:rFonts w:ascii="Arial" w:hAnsi="Arial" w:cs="Arial"/>
          <w:sz w:val="24"/>
          <w:szCs w:val="24"/>
          <w:lang w:val="en-GB"/>
          <w:rPrChange w:id="2149" w:author="Alexandre Miguel Kaizeler Guedes Da Silva Afonso" w:date="2026-07-27T16:55:00Z" w16du:dateUtc="2026-07-27T15:55:00Z">
            <w:rPr>
              <w:rFonts w:ascii="Arial" w:hAnsi="Arial" w:cs="Arial"/>
              <w:sz w:val="24"/>
              <w:szCs w:val="24"/>
            </w:rPr>
          </w:rPrChange>
        </w:rPr>
        <w:t>B</w:t>
      </w:r>
      <w:r w:rsidR="008D4905" w:rsidRPr="00B475D4">
        <w:rPr>
          <w:rFonts w:ascii="Arial" w:hAnsi="Arial" w:cs="Arial"/>
          <w:sz w:val="24"/>
          <w:szCs w:val="24"/>
          <w:lang w:val="en-GB"/>
          <w:rPrChange w:id="2150" w:author="Alexandre Miguel Kaizeler Guedes Da Silva Afonso" w:date="2026-07-27T16:55:00Z" w16du:dateUtc="2026-07-27T15:55:00Z">
            <w:rPr>
              <w:rFonts w:ascii="Arial" w:hAnsi="Arial" w:cs="Arial"/>
              <w:sz w:val="24"/>
              <w:szCs w:val="24"/>
            </w:rPr>
          </w:rPrChange>
        </w:rPr>
        <w:t>). Apoptosis pathways were also downregulated, supporting the proposed role of SGs as inhibitors of apoptosis. Functionally, SGs may act as “shock absorbers”</w:t>
      </w:r>
      <w:r w:rsidR="00843FD2" w:rsidRPr="00B475D4">
        <w:rPr>
          <w:rFonts w:ascii="Arial" w:hAnsi="Arial" w:cs="Arial"/>
          <w:sz w:val="24"/>
          <w:szCs w:val="24"/>
          <w:lang w:val="en-GB"/>
          <w:rPrChange w:id="2151" w:author="Alexandre Miguel Kaizeler Guedes Da Silva Afonso" w:date="2026-07-27T16:55:00Z" w16du:dateUtc="2026-07-27T15:55:00Z">
            <w:rPr>
              <w:rFonts w:ascii="Arial" w:hAnsi="Arial" w:cs="Arial"/>
              <w:sz w:val="24"/>
              <w:szCs w:val="24"/>
            </w:rPr>
          </w:rPrChange>
        </w:rPr>
        <w:t>,</w:t>
      </w:r>
      <w:r w:rsidR="008D4905" w:rsidRPr="00B475D4">
        <w:rPr>
          <w:rFonts w:ascii="Arial" w:hAnsi="Arial" w:cs="Arial"/>
          <w:sz w:val="24"/>
          <w:szCs w:val="24"/>
          <w:lang w:val="en-GB"/>
          <w:rPrChange w:id="2152" w:author="Alexandre Miguel Kaizeler Guedes Da Silva Afonso" w:date="2026-07-27T16:55:00Z" w16du:dateUtc="2026-07-27T15:55:00Z">
            <w:rPr>
              <w:rFonts w:ascii="Arial" w:hAnsi="Arial" w:cs="Arial"/>
              <w:sz w:val="24"/>
              <w:szCs w:val="24"/>
            </w:rPr>
          </w:rPrChange>
        </w:rPr>
        <w:t xml:space="preserve"> preventing excessive immune responses, a phenomenon previously observed by M. Paget with dsRNA</w:t>
      </w:r>
      <w:r w:rsidR="008D4905" w:rsidRPr="00B475D4">
        <w:rPr>
          <w:rFonts w:ascii="Arial" w:hAnsi="Arial" w:cs="Arial"/>
          <w:sz w:val="24"/>
          <w:szCs w:val="24"/>
          <w:lang w:val="en-GB"/>
          <w:rPrChange w:id="2153"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154" w:author="Alexandre Miguel Kaizeler Guedes Da Silva Afonso" w:date="2026-07-27T16:55:00Z" w16du:dateUtc="2026-07-27T15:55:00Z">
            <w:rPr>
              <w:rFonts w:ascii="Arial" w:hAnsi="Arial" w:cs="Arial"/>
              <w:sz w:val="24"/>
              <w:szCs w:val="24"/>
            </w:rPr>
          </w:rPrChange>
        </w:rPr>
        <w:instrText xml:space="preserve"> ADDIN ZOTERO_ITEM CSL_CITATION {"citationID":"2EwpKJSg","properties":{"formattedCitation":"\\super 7\\nosupersub{}","plainCitation":"7","noteIndex":0},"citationItems":[{"id":"jCcWpdK2/HrDB2KSB","uris":["http://zotero.org/users/local/1p9EH8ax/items/BR3BXXDM"],"itemData":{"id":"AR5HKhyi/KxMjOMf9","type":"article-journal","container-title":"Molecular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8D4905" w:rsidRPr="00B475D4">
        <w:rPr>
          <w:rFonts w:ascii="Arial" w:hAnsi="Arial" w:cs="Arial"/>
          <w:sz w:val="24"/>
          <w:szCs w:val="24"/>
          <w:lang w:val="en-GB"/>
          <w:rPrChange w:id="2155" w:author="Alexandre Miguel Kaizeler Guedes Da Silva Afonso" w:date="2026-07-27T16:55:00Z" w16du:dateUtc="2026-07-27T15:55:00Z">
            <w:rPr>
              <w:rFonts w:ascii="Arial" w:hAnsi="Arial" w:cs="Arial"/>
              <w:sz w:val="24"/>
              <w:szCs w:val="24"/>
            </w:rPr>
          </w:rPrChange>
        </w:rPr>
        <w:fldChar w:fldCharType="separate"/>
      </w:r>
      <w:r w:rsidR="008D4905" w:rsidRPr="00B475D4">
        <w:rPr>
          <w:rFonts w:ascii="Arial" w:hAnsi="Arial" w:cs="Arial"/>
          <w:kern w:val="0"/>
          <w:sz w:val="24"/>
          <w:vertAlign w:val="superscript"/>
          <w:lang w:val="en-GB"/>
          <w:rPrChange w:id="2156" w:author="Alexandre Miguel Kaizeler Guedes Da Silva Afonso" w:date="2026-07-27T16:55:00Z" w16du:dateUtc="2026-07-27T15:55:00Z">
            <w:rPr>
              <w:rFonts w:ascii="Arial" w:hAnsi="Arial" w:cs="Arial"/>
              <w:kern w:val="0"/>
              <w:sz w:val="24"/>
              <w:vertAlign w:val="superscript"/>
            </w:rPr>
          </w:rPrChange>
        </w:rPr>
        <w:t>7</w:t>
      </w:r>
      <w:r w:rsidR="008D4905" w:rsidRPr="00B475D4">
        <w:rPr>
          <w:rFonts w:ascii="Arial" w:hAnsi="Arial" w:cs="Arial"/>
          <w:sz w:val="24"/>
          <w:szCs w:val="24"/>
          <w:lang w:val="en-GB"/>
          <w:rPrChange w:id="2157" w:author="Alexandre Miguel Kaizeler Guedes Da Silva Afonso" w:date="2026-07-27T16:55:00Z" w16du:dateUtc="2026-07-27T15:55:00Z">
            <w:rPr>
              <w:rFonts w:ascii="Arial" w:hAnsi="Arial" w:cs="Arial"/>
              <w:sz w:val="24"/>
              <w:szCs w:val="24"/>
            </w:rPr>
          </w:rPrChange>
        </w:rPr>
        <w:fldChar w:fldCharType="end"/>
      </w:r>
      <w:r w:rsidR="008D4905" w:rsidRPr="00B475D4">
        <w:rPr>
          <w:rFonts w:ascii="Arial" w:hAnsi="Arial" w:cs="Arial"/>
          <w:sz w:val="24"/>
          <w:szCs w:val="24"/>
          <w:lang w:val="en-GB"/>
          <w:rPrChange w:id="2158" w:author="Alexandre Miguel Kaizeler Guedes Da Silva Afonso" w:date="2026-07-27T16:55:00Z" w16du:dateUtc="2026-07-27T15:55:00Z">
            <w:rPr>
              <w:rFonts w:ascii="Arial" w:hAnsi="Arial" w:cs="Arial"/>
              <w:sz w:val="24"/>
              <w:szCs w:val="24"/>
            </w:rPr>
          </w:rPrChange>
        </w:rPr>
        <w:t>. Notably, similar patterns were observed regardless of the stressor, as the T. Matheny</w:t>
      </w:r>
      <w:r w:rsidR="008D4905" w:rsidRPr="00B475D4">
        <w:rPr>
          <w:rFonts w:ascii="Arial" w:hAnsi="Arial" w:cs="Arial"/>
          <w:sz w:val="24"/>
          <w:szCs w:val="24"/>
          <w:lang w:val="en-GB"/>
          <w:rPrChange w:id="2159"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160" w:author="Alexandre Miguel Kaizeler Guedes Da Silva Afonso" w:date="2026-07-27T16:55:00Z" w16du:dateUtc="2026-07-27T15:55:00Z">
            <w:rPr>
              <w:rFonts w:ascii="Arial" w:hAnsi="Arial" w:cs="Arial"/>
              <w:sz w:val="24"/>
              <w:szCs w:val="24"/>
            </w:rPr>
          </w:rPrChange>
        </w:rPr>
        <w:instrText xml:space="preserve"> ADDIN ZOTERO_ITEM CSL_CITATION {"citationID":"cQUzh0WV","properties":{"formattedCitation":"\\super 40,49,50\\nosupersub{}","plainCitation":"40,49,50","noteIndex":0},"citationItems":[{"id":"jCcWpdK2/CSLUVvg2","uris":["http://zotero.org/users/local/1p9EH8ax/items/ARLW3CQN"],"itemData":{"id":"AR5HKhyi/tqdKMUTQ","type":"article-journal","container-title":"Molecular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S."},{"family":"Parker","given":"Roy"}],"issued":{"date-parts":[["2019",12,1]]}}},{"id":"jCcWpdK2/gtr3E7QR","uris":["http://zotero.org/users/local/1p9EH8ax/items/JRJEKK4Q"],"itemData":{"id":"AR5HKhyi/2WRsil2f","type":"article-journal","abstract":"Stress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8D4905" w:rsidRPr="00B475D4">
        <w:rPr>
          <w:rFonts w:ascii="Arial" w:hAnsi="Arial" w:cs="Arial"/>
          <w:sz w:val="24"/>
          <w:szCs w:val="24"/>
          <w:lang w:val="en-GB"/>
          <w:rPrChange w:id="2161"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2162" w:author="Alexandre Miguel Kaizeler Guedes Da Silva Afonso" w:date="2026-07-27T16:55:00Z" w16du:dateUtc="2026-07-27T15:55:00Z">
            <w:rPr>
              <w:rFonts w:ascii="Arial" w:hAnsi="Arial" w:cs="Arial"/>
              <w:kern w:val="0"/>
              <w:sz w:val="24"/>
              <w:vertAlign w:val="superscript"/>
            </w:rPr>
          </w:rPrChange>
        </w:rPr>
        <w:t>40,49,50</w:t>
      </w:r>
      <w:r w:rsidR="008D4905" w:rsidRPr="00B475D4">
        <w:rPr>
          <w:rFonts w:ascii="Arial" w:hAnsi="Arial" w:cs="Arial"/>
          <w:sz w:val="24"/>
          <w:szCs w:val="24"/>
          <w:lang w:val="en-GB"/>
          <w:rPrChange w:id="2163" w:author="Alexandre Miguel Kaizeler Guedes Da Silva Afonso" w:date="2026-07-27T16:55:00Z" w16du:dateUtc="2026-07-27T15:55:00Z">
            <w:rPr>
              <w:rFonts w:ascii="Arial" w:hAnsi="Arial" w:cs="Arial"/>
              <w:sz w:val="24"/>
              <w:szCs w:val="24"/>
            </w:rPr>
          </w:rPrChange>
        </w:rPr>
        <w:fldChar w:fldCharType="end"/>
      </w:r>
      <w:r w:rsidR="008D4905" w:rsidRPr="00B475D4">
        <w:rPr>
          <w:rFonts w:ascii="Arial" w:hAnsi="Arial" w:cs="Arial"/>
          <w:sz w:val="24"/>
          <w:szCs w:val="24"/>
          <w:lang w:val="en-GB"/>
          <w:rPrChange w:id="2164" w:author="Alexandre Miguel Kaizeler Guedes Da Silva Afonso" w:date="2026-07-27T16:55:00Z" w16du:dateUtc="2026-07-27T15:55:00Z">
            <w:rPr>
              <w:rFonts w:ascii="Arial" w:hAnsi="Arial" w:cs="Arial"/>
              <w:sz w:val="24"/>
              <w:szCs w:val="24"/>
            </w:rPr>
          </w:rPrChange>
        </w:rPr>
        <w:t xml:space="preserve"> datasets used oxidative and hyperosmotic stress</w:t>
      </w:r>
      <w:r w:rsidR="001062FB" w:rsidRPr="00B475D4">
        <w:rPr>
          <w:rFonts w:ascii="Arial" w:hAnsi="Arial" w:cs="Arial"/>
          <w:sz w:val="24"/>
          <w:szCs w:val="24"/>
          <w:lang w:val="en-GB"/>
          <w:rPrChange w:id="2165" w:author="Alexandre Miguel Kaizeler Guedes Da Silva Afonso" w:date="2026-07-27T16:55:00Z" w16du:dateUtc="2026-07-27T15:55:00Z">
            <w:rPr>
              <w:rFonts w:ascii="Arial" w:hAnsi="Arial" w:cs="Arial"/>
              <w:sz w:val="24"/>
              <w:szCs w:val="24"/>
            </w:rPr>
          </w:rPrChange>
        </w:rPr>
        <w:t>es</w:t>
      </w:r>
      <w:r w:rsidR="008D4905" w:rsidRPr="00B475D4">
        <w:rPr>
          <w:rFonts w:ascii="Arial" w:hAnsi="Arial" w:cs="Arial"/>
          <w:sz w:val="24"/>
          <w:szCs w:val="24"/>
          <w:lang w:val="en-GB"/>
          <w:rPrChange w:id="2166" w:author="Alexandre Miguel Kaizeler Guedes Da Silva Afonso" w:date="2026-07-27T16:55:00Z" w16du:dateUtc="2026-07-27T15:55:00Z">
            <w:rPr>
              <w:rFonts w:ascii="Arial" w:hAnsi="Arial" w:cs="Arial"/>
              <w:sz w:val="24"/>
              <w:szCs w:val="24"/>
            </w:rPr>
          </w:rPrChange>
        </w:rPr>
        <w:t>.</w:t>
      </w:r>
    </w:p>
    <w:p w14:paraId="227535D5" w14:textId="7290F89F" w:rsidR="009417D0" w:rsidRPr="00B475D4" w:rsidRDefault="008D4905" w:rsidP="009417D0">
      <w:pPr>
        <w:jc w:val="both"/>
        <w:rPr>
          <w:rFonts w:ascii="Arial" w:hAnsi="Arial" w:cs="Arial"/>
          <w:sz w:val="24"/>
          <w:szCs w:val="24"/>
          <w:lang w:val="en-GB"/>
          <w:rPrChange w:id="2167"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168" w:author="Alexandre Miguel Kaizeler Guedes Da Silva Afonso" w:date="2026-07-27T16:55:00Z" w16du:dateUtc="2026-07-27T15:55:00Z">
            <w:rPr>
              <w:rFonts w:ascii="Arial" w:hAnsi="Arial" w:cs="Arial"/>
              <w:sz w:val="24"/>
              <w:szCs w:val="24"/>
            </w:rPr>
          </w:rPrChange>
        </w:rPr>
        <w:t>Looking directly at upregulated and downregulated genes, we observed</w:t>
      </w:r>
      <w:r w:rsidR="005E3AD4" w:rsidRPr="00B475D4">
        <w:rPr>
          <w:rFonts w:ascii="Arial" w:hAnsi="Arial" w:cs="Arial"/>
          <w:sz w:val="24"/>
          <w:szCs w:val="24"/>
          <w:lang w:val="en-GB"/>
          <w:rPrChange w:id="2169" w:author="Alexandre Miguel Kaizeler Guedes Da Silva Afonso" w:date="2026-07-27T16:55:00Z" w16du:dateUtc="2026-07-27T15:55:00Z">
            <w:rPr>
              <w:rFonts w:ascii="Arial" w:hAnsi="Arial" w:cs="Arial"/>
              <w:sz w:val="24"/>
              <w:szCs w:val="24"/>
            </w:rPr>
          </w:rPrChange>
        </w:rPr>
        <w:t xml:space="preserve"> downregulation of </w:t>
      </w:r>
      <w:r w:rsidR="005E3AD4" w:rsidRPr="00B475D4">
        <w:rPr>
          <w:rFonts w:ascii="Arial" w:hAnsi="Arial" w:cs="Arial"/>
          <w:i/>
          <w:iCs/>
          <w:sz w:val="24"/>
          <w:szCs w:val="24"/>
          <w:lang w:val="en-GB"/>
          <w:rPrChange w:id="2170" w:author="Alexandre Miguel Kaizeler Guedes Da Silva Afonso" w:date="2026-07-27T16:55:00Z" w16du:dateUtc="2026-07-27T15:55:00Z">
            <w:rPr>
              <w:rFonts w:ascii="Arial" w:hAnsi="Arial" w:cs="Arial"/>
              <w:i/>
              <w:iCs/>
              <w:sz w:val="24"/>
              <w:szCs w:val="24"/>
            </w:rPr>
          </w:rPrChange>
        </w:rPr>
        <w:t>FOS</w:t>
      </w:r>
      <w:r w:rsidR="005E3AD4" w:rsidRPr="00B475D4">
        <w:rPr>
          <w:rFonts w:ascii="Arial" w:hAnsi="Arial" w:cs="Arial"/>
          <w:sz w:val="24"/>
          <w:szCs w:val="24"/>
          <w:lang w:val="en-GB"/>
          <w:rPrChange w:id="2171" w:author="Alexandre Miguel Kaizeler Guedes Da Silva Afonso" w:date="2026-07-27T16:55:00Z" w16du:dateUtc="2026-07-27T15:55:00Z">
            <w:rPr>
              <w:rFonts w:ascii="Arial" w:hAnsi="Arial" w:cs="Arial"/>
              <w:sz w:val="24"/>
              <w:szCs w:val="24"/>
            </w:rPr>
          </w:rPrChange>
        </w:rPr>
        <w:t>, an immediate-early stress-responsive gene</w:t>
      </w:r>
      <w:r w:rsidR="009417D0" w:rsidRPr="00B475D4">
        <w:rPr>
          <w:rFonts w:ascii="Arial" w:hAnsi="Arial" w:cs="Arial"/>
          <w:sz w:val="24"/>
          <w:szCs w:val="24"/>
          <w:lang w:val="en-GB"/>
          <w:rPrChange w:id="2172"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173" w:author="Alexandre Miguel Kaizeler Guedes Da Silva Afonso" w:date="2026-07-27T16:55:00Z" w16du:dateUtc="2026-07-27T15:55:00Z">
            <w:rPr>
              <w:rFonts w:ascii="Arial" w:hAnsi="Arial" w:cs="Arial"/>
              <w:sz w:val="24"/>
              <w:szCs w:val="24"/>
            </w:rPr>
          </w:rPrChange>
        </w:rPr>
        <w:instrText xml:space="preserve"> ADDIN ZOTERO_ITEM CSL_CITATION {"citationID":"ajuL31Tg","properties":{"formattedCitation":"\\super 53\\nosupersub{}","plainCitation":"53","noteIndex":0},"citationItems":[{"id":"jCcWpdK2/rXix3QJf","uris":["http://zotero.org/users/local/1p9EH8ax/items/Z9Y9RXC4"],"itemData":{"id":139,"type":"article-journal","abstract":"Abstract. \n              Objective\n              : The exposure of mammalian cells to extracellular stress induces the expression of immediate early genes such as\n              c</w:instrText>
      </w:r>
      <w:r w:rsidR="00C37375" w:rsidRPr="00B475D4">
        <w:rPr>
          <w:rFonts w:ascii="Arial" w:hAnsi="Arial" w:cs="Arial" w:hint="eastAsia"/>
          <w:sz w:val="24"/>
          <w:szCs w:val="24"/>
          <w:lang w:val="en-GB"/>
          <w:rPrChange w:id="2174"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175" w:author="Alexandre Miguel Kaizeler Guedes Da Silva Afonso" w:date="2026-07-27T16:55:00Z" w16du:dateUtc="2026-07-27T15:55:00Z">
            <w:rPr>
              <w:rFonts w:ascii="Arial" w:hAnsi="Arial" w:cs="Arial"/>
              <w:sz w:val="24"/>
              <w:szCs w:val="24"/>
            </w:rPr>
          </w:rPrChange>
        </w:rPr>
        <w:instrText>fos\n              and\n              c</w:instrText>
      </w:r>
      <w:r w:rsidR="00C37375" w:rsidRPr="00B475D4">
        <w:rPr>
          <w:rFonts w:ascii="Arial" w:hAnsi="Arial" w:cs="Arial" w:hint="eastAsia"/>
          <w:sz w:val="24"/>
          <w:szCs w:val="24"/>
          <w:lang w:val="en-GB"/>
          <w:rPrChange w:id="2176"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177" w:author="Alexandre Miguel Kaizeler Guedes Da Silva Afonso" w:date="2026-07-27T16:55:00Z" w16du:dateUtc="2026-07-27T15:55:00Z">
            <w:rPr>
              <w:rFonts w:ascii="Arial" w:hAnsi="Arial" w:cs="Arial"/>
              <w:sz w:val="24"/>
              <w:szCs w:val="24"/>
            </w:rPr>
          </w:rPrChange>
        </w:rPr>
        <w:instrText>jun\n              and activates transcription factor activator protein</w:instrText>
      </w:r>
      <w:r w:rsidR="00C37375" w:rsidRPr="00B475D4">
        <w:rPr>
          <w:rFonts w:ascii="Arial" w:hAnsi="Arial" w:cs="Arial" w:hint="eastAsia"/>
          <w:sz w:val="24"/>
          <w:szCs w:val="24"/>
          <w:lang w:val="en-GB"/>
          <w:rPrChange w:id="2178"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179" w:author="Alexandre Miguel Kaizeler Guedes Da Silva Afonso" w:date="2026-07-27T16:55:00Z" w16du:dateUtc="2026-07-27T15:55:00Z">
            <w:rPr>
              <w:rFonts w:ascii="Arial" w:hAnsi="Arial" w:cs="Arial"/>
              <w:sz w:val="24"/>
              <w:szCs w:val="24"/>
            </w:rPr>
          </w:rPrChange>
        </w:rPr>
        <w:instrText>1 (AP</w:instrText>
      </w:r>
      <w:r w:rsidR="00C37375" w:rsidRPr="00B475D4">
        <w:rPr>
          <w:rFonts w:ascii="Arial" w:hAnsi="Arial" w:cs="Arial" w:hint="eastAsia"/>
          <w:sz w:val="24"/>
          <w:szCs w:val="24"/>
          <w:lang w:val="en-GB"/>
          <w:rPrChange w:id="2180"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181" w:author="Alexandre Miguel Kaizeler Guedes Da Silva Afonso" w:date="2026-07-27T16:55:00Z" w16du:dateUtc="2026-07-27T15:55:00Z">
            <w:rPr>
              <w:rFonts w:ascii="Arial" w:hAnsi="Arial" w:cs="Arial"/>
              <w:sz w:val="24"/>
              <w:szCs w:val="24"/>
            </w:rPr>
          </w:rPrChange>
        </w:rPr>
        <w:instrText>1). The purpose of the current study was to investigate the role of c</w:instrText>
      </w:r>
      <w:r w:rsidR="00C37375" w:rsidRPr="00B475D4">
        <w:rPr>
          <w:rFonts w:ascii="Arial" w:hAnsi="Arial" w:cs="Arial" w:hint="eastAsia"/>
          <w:sz w:val="24"/>
          <w:szCs w:val="24"/>
          <w:lang w:val="en-GB"/>
          <w:rPrChange w:id="2182"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183" w:author="Alexandre Miguel Kaizeler Guedes Da Silva Afonso" w:date="2026-07-27T16:55:00Z" w16du:dateUtc="2026-07-27T15:55:00Z">
            <w:rPr>
              <w:rFonts w:ascii="Arial" w:hAnsi="Arial" w:cs="Arial"/>
              <w:sz w:val="24"/>
              <w:szCs w:val="24"/>
            </w:rPr>
          </w:rPrChange>
        </w:rPr>
        <w:instrText>Fos and JunD in stress</w:instrText>
      </w:r>
      <w:r w:rsidR="00C37375" w:rsidRPr="00B475D4">
        <w:rPr>
          <w:rFonts w:ascii="Arial" w:hAnsi="Arial" w:cs="Arial" w:hint="eastAsia"/>
          <w:sz w:val="24"/>
          <w:szCs w:val="24"/>
          <w:lang w:val="en-GB"/>
          <w:rPrChange w:id="2184"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185" w:author="Alexandre Miguel Kaizeler Guedes Da Silva Afonso" w:date="2026-07-27T16:55:00Z" w16du:dateUtc="2026-07-27T15:55:00Z">
            <w:rPr>
              <w:rFonts w:ascii="Arial" w:hAnsi="Arial" w:cs="Arial"/>
              <w:sz w:val="24"/>
              <w:szCs w:val="24"/>
            </w:rPr>
          </w:rPrChange>
        </w:rPr>
        <w:instrText>induced cell death.\n              Materials and methods\n              : We exposed cultured primary mouse embryonic fibroblasts (MEF) to ultraviolet light (UV</w:instrText>
      </w:r>
      <w:r w:rsidR="00C37375" w:rsidRPr="00B475D4">
        <w:rPr>
          <w:rFonts w:ascii="Arial" w:hAnsi="Arial" w:cs="Arial" w:hint="eastAsia"/>
          <w:sz w:val="24"/>
          <w:szCs w:val="24"/>
          <w:lang w:val="en-GB"/>
          <w:rPrChange w:id="2186"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187" w:author="Alexandre Miguel Kaizeler Guedes Da Silva Afonso" w:date="2026-07-27T16:55:00Z" w16du:dateUtc="2026-07-27T15:55:00Z">
            <w:rPr>
              <w:rFonts w:ascii="Arial" w:hAnsi="Arial" w:cs="Arial"/>
              <w:sz w:val="24"/>
              <w:szCs w:val="24"/>
            </w:rPr>
          </w:rPrChange>
        </w:rPr>
        <w:instrText>C) or hydrogen peroxide (H\n              2\n              O\n              2\n              ). Induction of c</w:instrText>
      </w:r>
      <w:r w:rsidR="00C37375" w:rsidRPr="00B475D4">
        <w:rPr>
          <w:rFonts w:ascii="Arial" w:hAnsi="Arial" w:cs="Arial" w:hint="eastAsia"/>
          <w:sz w:val="24"/>
          <w:szCs w:val="24"/>
          <w:lang w:val="en-GB"/>
          <w:rPrChange w:id="2188"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189" w:author="Alexandre Miguel Kaizeler Guedes Da Silva Afonso" w:date="2026-07-27T16:55:00Z" w16du:dateUtc="2026-07-27T15:55:00Z">
            <w:rPr>
              <w:rFonts w:ascii="Arial" w:hAnsi="Arial" w:cs="Arial"/>
              <w:sz w:val="24"/>
              <w:szCs w:val="24"/>
            </w:rPr>
          </w:rPrChange>
        </w:rPr>
        <w:instrText>Fos and JunD and activation of MAPK/ERK1/2 signalling in the presence or absence of a MAPK inhibitor were analyzed by western blotting. Activation of AP</w:instrText>
      </w:r>
      <w:r w:rsidR="00C37375" w:rsidRPr="00B475D4">
        <w:rPr>
          <w:rFonts w:ascii="Arial" w:hAnsi="Arial" w:cs="Arial" w:hint="eastAsia"/>
          <w:sz w:val="24"/>
          <w:szCs w:val="24"/>
          <w:lang w:val="en-GB"/>
          <w:rPrChange w:id="2190"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191" w:author="Alexandre Miguel Kaizeler Guedes Da Silva Afonso" w:date="2026-07-27T16:55:00Z" w16du:dateUtc="2026-07-27T15:55:00Z">
            <w:rPr>
              <w:rFonts w:ascii="Arial" w:hAnsi="Arial" w:cs="Arial"/>
              <w:sz w:val="24"/>
              <w:szCs w:val="24"/>
            </w:rPr>
          </w:rPrChange>
        </w:rPr>
        <w:instrText>1 transcription factors was detected by the electrophoretic mobility shift assay and immunoprecipitation. Cell death was measured by changes in caspase 3 activities and nuclear morphology. Effects of c</w:instrText>
      </w:r>
      <w:r w:rsidR="00C37375" w:rsidRPr="00B475D4">
        <w:rPr>
          <w:rFonts w:ascii="Arial" w:hAnsi="Arial" w:cs="Arial" w:hint="eastAsia"/>
          <w:sz w:val="24"/>
          <w:szCs w:val="24"/>
          <w:lang w:val="en-GB"/>
          <w:rPrChange w:id="2192"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193" w:author="Alexandre Miguel Kaizeler Guedes Da Silva Afonso" w:date="2026-07-27T16:55:00Z" w16du:dateUtc="2026-07-27T15:55:00Z">
            <w:rPr>
              <w:rFonts w:ascii="Arial" w:hAnsi="Arial" w:cs="Arial"/>
              <w:sz w:val="24"/>
              <w:szCs w:val="24"/>
            </w:rPr>
          </w:rPrChange>
        </w:rPr>
        <w:instrText>Fos and JunD expression on cell death were investigated by transfection.\n              Results\n              : We found that the exposure of cultured primary MEF cells to UV or H\n              2\n              O\n              2\n              caused a significant increase in c</w:instrText>
      </w:r>
      <w:r w:rsidR="00C37375" w:rsidRPr="00B475D4">
        <w:rPr>
          <w:rFonts w:ascii="Arial" w:hAnsi="Arial" w:cs="Arial" w:hint="eastAsia"/>
          <w:sz w:val="24"/>
          <w:szCs w:val="24"/>
          <w:lang w:val="en-GB"/>
          <w:rPrChange w:id="2194"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195" w:author="Alexandre Miguel Kaizeler Guedes Da Silva Afonso" w:date="2026-07-27T16:55:00Z" w16du:dateUtc="2026-07-27T15:55:00Z">
            <w:rPr>
              <w:rFonts w:ascii="Arial" w:hAnsi="Arial" w:cs="Arial"/>
              <w:sz w:val="24"/>
              <w:szCs w:val="24"/>
            </w:rPr>
          </w:rPrChange>
        </w:rPr>
        <w:instrText>Fos and JunD protein levels. In addition, these two proteins formed complexes with each other and contributed to activation of AP</w:instrText>
      </w:r>
      <w:r w:rsidR="00C37375" w:rsidRPr="00B475D4">
        <w:rPr>
          <w:rFonts w:ascii="Arial" w:hAnsi="Arial" w:cs="Arial" w:hint="eastAsia"/>
          <w:sz w:val="24"/>
          <w:szCs w:val="24"/>
          <w:lang w:val="en-GB"/>
          <w:rPrChange w:id="2196"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197" w:author="Alexandre Miguel Kaizeler Guedes Da Silva Afonso" w:date="2026-07-27T16:55:00Z" w16du:dateUtc="2026-07-27T15:55:00Z">
            <w:rPr>
              <w:rFonts w:ascii="Arial" w:hAnsi="Arial" w:cs="Arial"/>
              <w:sz w:val="24"/>
              <w:szCs w:val="24"/>
            </w:rPr>
          </w:rPrChange>
        </w:rPr>
        <w:instrText>1 transcription complexes. More importantly, under both stress conditions, overexpression of JunD alone or overexpression of both c</w:instrText>
      </w:r>
      <w:r w:rsidR="00C37375" w:rsidRPr="00B475D4">
        <w:rPr>
          <w:rFonts w:ascii="Arial" w:hAnsi="Arial" w:cs="Arial" w:hint="eastAsia"/>
          <w:sz w:val="24"/>
          <w:szCs w:val="24"/>
          <w:lang w:val="en-GB"/>
          <w:rPrChange w:id="2198"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199" w:author="Alexandre Miguel Kaizeler Guedes Da Silva Afonso" w:date="2026-07-27T16:55:00Z" w16du:dateUtc="2026-07-27T15:55:00Z">
            <w:rPr>
              <w:rFonts w:ascii="Arial" w:hAnsi="Arial" w:cs="Arial"/>
              <w:sz w:val="24"/>
              <w:szCs w:val="24"/>
            </w:rPr>
          </w:rPrChange>
        </w:rPr>
        <w:instrText>Fos and JunD reduced caspase 3 activity and cell death. At the same time, UV irradiation activated the MAPK/ERK1/2 signalling pathway. The suppression of MEK1/ERK1/2 activation inhibited UV</w:instrText>
      </w:r>
      <w:r w:rsidR="00C37375" w:rsidRPr="00B475D4">
        <w:rPr>
          <w:rFonts w:ascii="Arial" w:hAnsi="Arial" w:cs="Arial" w:hint="eastAsia"/>
          <w:sz w:val="24"/>
          <w:szCs w:val="24"/>
          <w:lang w:val="en-GB"/>
          <w:rPrChange w:id="2200"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201" w:author="Alexandre Miguel Kaizeler Guedes Da Silva Afonso" w:date="2026-07-27T16:55:00Z" w16du:dateUtc="2026-07-27T15:55:00Z">
            <w:rPr>
              <w:rFonts w:ascii="Arial" w:hAnsi="Arial" w:cs="Arial"/>
              <w:sz w:val="24"/>
              <w:szCs w:val="24"/>
            </w:rPr>
          </w:rPrChange>
        </w:rPr>
        <w:instrText>induced expression of c</w:instrText>
      </w:r>
      <w:r w:rsidR="00C37375" w:rsidRPr="00B475D4">
        <w:rPr>
          <w:rFonts w:ascii="Arial" w:hAnsi="Arial" w:cs="Arial" w:hint="eastAsia"/>
          <w:sz w:val="24"/>
          <w:szCs w:val="24"/>
          <w:lang w:val="en-GB"/>
          <w:rPrChange w:id="2202"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203" w:author="Alexandre Miguel Kaizeler Guedes Da Silva Afonso" w:date="2026-07-27T16:55:00Z" w16du:dateUtc="2026-07-27T15:55:00Z">
            <w:rPr>
              <w:rFonts w:ascii="Arial" w:hAnsi="Arial" w:cs="Arial"/>
              <w:sz w:val="24"/>
              <w:szCs w:val="24"/>
            </w:rPr>
          </w:rPrChange>
        </w:rPr>
        <w:instrText>Fos and JunD and increased caspase 3 activity and cell death.\n              Conclusion\n              : Our results suggest that both UV and H\n              2\n              O\n              2\n              induce the activation of c</w:instrText>
      </w:r>
      <w:r w:rsidR="00C37375" w:rsidRPr="00B475D4">
        <w:rPr>
          <w:rFonts w:ascii="Arial" w:hAnsi="Arial" w:cs="Arial" w:hint="eastAsia"/>
          <w:sz w:val="24"/>
          <w:szCs w:val="24"/>
          <w:lang w:val="en-GB"/>
          <w:rPrChange w:id="2204"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205" w:author="Alexandre Miguel Kaizeler Guedes Da Silva Afonso" w:date="2026-07-27T16:55:00Z" w16du:dateUtc="2026-07-27T15:55:00Z">
            <w:rPr>
              <w:rFonts w:ascii="Arial" w:hAnsi="Arial" w:cs="Arial"/>
              <w:sz w:val="24"/>
              <w:szCs w:val="24"/>
            </w:rPr>
          </w:rPrChange>
        </w:rPr>
        <w:instrText>Fos/JunD AP</w:instrText>
      </w:r>
      <w:r w:rsidR="00C37375" w:rsidRPr="00B475D4">
        <w:rPr>
          <w:rFonts w:ascii="Arial" w:hAnsi="Arial" w:cs="Arial" w:hint="eastAsia"/>
          <w:sz w:val="24"/>
          <w:szCs w:val="24"/>
          <w:lang w:val="en-GB"/>
          <w:rPrChange w:id="2206"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207" w:author="Alexandre Miguel Kaizeler Guedes Da Silva Afonso" w:date="2026-07-27T16:55:00Z" w16du:dateUtc="2026-07-27T15:55:00Z">
            <w:rPr>
              <w:rFonts w:ascii="Arial" w:hAnsi="Arial" w:cs="Arial"/>
              <w:sz w:val="24"/>
              <w:szCs w:val="24"/>
            </w:rPr>
          </w:rPrChange>
        </w:rPr>
        <w:instrText>1 complexes resulting in the prevention of cell death. Moreover, UV irradiation</w:instrText>
      </w:r>
      <w:r w:rsidR="00C37375" w:rsidRPr="00B475D4">
        <w:rPr>
          <w:rFonts w:ascii="Arial" w:hAnsi="Arial" w:cs="Arial" w:hint="eastAsia"/>
          <w:sz w:val="24"/>
          <w:szCs w:val="24"/>
          <w:lang w:val="en-GB"/>
          <w:rPrChange w:id="2208"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209" w:author="Alexandre Miguel Kaizeler Guedes Da Silva Afonso" w:date="2026-07-27T16:55:00Z" w16du:dateUtc="2026-07-27T15:55:00Z">
            <w:rPr>
              <w:rFonts w:ascii="Arial" w:hAnsi="Arial" w:cs="Arial"/>
              <w:sz w:val="24"/>
              <w:szCs w:val="24"/>
            </w:rPr>
          </w:rPrChange>
        </w:rPr>
        <w:instrText>induced increases in c</w:instrText>
      </w:r>
      <w:r w:rsidR="00C37375" w:rsidRPr="00B475D4">
        <w:rPr>
          <w:rFonts w:ascii="Arial" w:hAnsi="Arial" w:cs="Arial" w:hint="eastAsia"/>
          <w:sz w:val="24"/>
          <w:szCs w:val="24"/>
          <w:lang w:val="en-GB"/>
          <w:rPrChange w:id="2210"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211" w:author="Alexandre Miguel Kaizeler Guedes Da Silva Afonso" w:date="2026-07-27T16:55:00Z" w16du:dateUtc="2026-07-27T15:55:00Z">
            <w:rPr>
              <w:rFonts w:ascii="Arial" w:hAnsi="Arial" w:cs="Arial"/>
              <w:sz w:val="24"/>
              <w:szCs w:val="24"/>
            </w:rPr>
          </w:rPrChange>
        </w:rPr>
        <w:instrText>Fos/JunD expression in primary MEF cells are mediated through the activation of the MAPK/ERK1/2 signalling pathway.","container-title":"Cell Proliferation","DOI":"10.1111/j.1365-2184.2007.00444.x","ISSN":"0960-7722, 1365-2184","issue":"3","journalAbbreviation":"Cell Proliferation","language":"en","license":"http://onlinelibrary.wiley.com/termsAndConditions#vor","page":"431-444","source":"DOI.org (Crossref)","title":"Role of c</w:instrText>
      </w:r>
      <w:r w:rsidR="00C37375" w:rsidRPr="00B475D4">
        <w:rPr>
          <w:rFonts w:ascii="Arial" w:hAnsi="Arial" w:cs="Arial" w:hint="eastAsia"/>
          <w:sz w:val="24"/>
          <w:szCs w:val="24"/>
          <w:lang w:val="en-GB"/>
          <w:rPrChange w:id="2212"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213" w:author="Alexandre Miguel Kaizeler Guedes Da Silva Afonso" w:date="2026-07-27T16:55:00Z" w16du:dateUtc="2026-07-27T15:55:00Z">
            <w:rPr>
              <w:rFonts w:ascii="Arial" w:hAnsi="Arial" w:cs="Arial"/>
              <w:sz w:val="24"/>
              <w:szCs w:val="24"/>
            </w:rPr>
          </w:rPrChange>
        </w:rPr>
        <w:instrText>Fos/JunD in protecting stress</w:instrText>
      </w:r>
      <w:r w:rsidR="00C37375" w:rsidRPr="00B475D4">
        <w:rPr>
          <w:rFonts w:ascii="Arial" w:hAnsi="Arial" w:cs="Arial" w:hint="eastAsia"/>
          <w:sz w:val="24"/>
          <w:szCs w:val="24"/>
          <w:lang w:val="en-GB"/>
          <w:rPrChange w:id="2214"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sz w:val="24"/>
          <w:szCs w:val="24"/>
          <w:lang w:val="en-GB"/>
          <w:rPrChange w:id="2215" w:author="Alexandre Miguel Kaizeler Guedes Da Silva Afonso" w:date="2026-07-27T16:55:00Z" w16du:dateUtc="2026-07-27T15:55:00Z">
            <w:rPr>
              <w:rFonts w:ascii="Arial" w:hAnsi="Arial" w:cs="Arial"/>
              <w:sz w:val="24"/>
              <w:szCs w:val="24"/>
            </w:rPr>
          </w:rPrChange>
        </w:rPr>
        <w:instrText xml:space="preserve">induced cell death","volume":"40","author":[{"family":"Zhou","given":"H."},{"family":"Gao","given":"J."},{"family":"Lu","given":"Z. Y."},{"family":"Lu","given":"L."},{"family":"Dai","given":"W."},{"family":"Xu","given":"M."}],"issued":{"date-parts":[["2007",6]]}}}],"schema":"https://github.com/citation-style-language/schema/raw/master/csl-citation.json"} </w:instrText>
      </w:r>
      <w:r w:rsidR="009417D0" w:rsidRPr="00B475D4">
        <w:rPr>
          <w:rFonts w:ascii="Arial" w:hAnsi="Arial" w:cs="Arial"/>
          <w:sz w:val="24"/>
          <w:szCs w:val="24"/>
          <w:lang w:val="en-GB"/>
          <w:rPrChange w:id="2216"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2217" w:author="Alexandre Miguel Kaizeler Guedes Da Silva Afonso" w:date="2026-07-27T16:55:00Z" w16du:dateUtc="2026-07-27T15:55:00Z">
            <w:rPr>
              <w:rFonts w:ascii="Arial" w:hAnsi="Arial" w:cs="Arial"/>
              <w:kern w:val="0"/>
              <w:sz w:val="24"/>
              <w:vertAlign w:val="superscript"/>
            </w:rPr>
          </w:rPrChange>
        </w:rPr>
        <w:t>53</w:t>
      </w:r>
      <w:r w:rsidR="009417D0" w:rsidRPr="00B475D4">
        <w:rPr>
          <w:rFonts w:ascii="Arial" w:hAnsi="Arial" w:cs="Arial"/>
          <w:sz w:val="24"/>
          <w:szCs w:val="24"/>
          <w:lang w:val="en-GB"/>
          <w:rPrChange w:id="2218" w:author="Alexandre Miguel Kaizeler Guedes Da Silva Afonso" w:date="2026-07-27T16:55:00Z" w16du:dateUtc="2026-07-27T15:55:00Z">
            <w:rPr>
              <w:rFonts w:ascii="Arial" w:hAnsi="Arial" w:cs="Arial"/>
              <w:sz w:val="24"/>
              <w:szCs w:val="24"/>
            </w:rPr>
          </w:rPrChange>
        </w:rPr>
        <w:fldChar w:fldCharType="end"/>
      </w:r>
      <w:r w:rsidR="009417D0" w:rsidRPr="00B475D4">
        <w:rPr>
          <w:rFonts w:ascii="Arial" w:hAnsi="Arial" w:cs="Arial"/>
          <w:sz w:val="24"/>
          <w:szCs w:val="24"/>
          <w:lang w:val="en-GB"/>
          <w:rPrChange w:id="2219" w:author="Alexandre Miguel Kaizeler Guedes Da Silva Afonso" w:date="2026-07-27T16:55:00Z" w16du:dateUtc="2026-07-27T15:55:00Z">
            <w:rPr>
              <w:rFonts w:ascii="Arial" w:hAnsi="Arial" w:cs="Arial"/>
              <w:sz w:val="24"/>
              <w:szCs w:val="24"/>
            </w:rPr>
          </w:rPrChange>
        </w:rPr>
        <w:t xml:space="preserve">, and upregulation of </w:t>
      </w:r>
      <w:r w:rsidR="009417D0" w:rsidRPr="00B475D4">
        <w:rPr>
          <w:rFonts w:ascii="Arial" w:hAnsi="Arial" w:cs="Arial"/>
          <w:i/>
          <w:iCs/>
          <w:sz w:val="24"/>
          <w:szCs w:val="24"/>
          <w:lang w:val="en-GB"/>
          <w:rPrChange w:id="2220" w:author="Alexandre Miguel Kaizeler Guedes Da Silva Afonso" w:date="2026-07-27T16:55:00Z" w16du:dateUtc="2026-07-27T15:55:00Z">
            <w:rPr>
              <w:rFonts w:ascii="Arial" w:hAnsi="Arial" w:cs="Arial"/>
              <w:i/>
              <w:iCs/>
              <w:sz w:val="24"/>
              <w:szCs w:val="24"/>
            </w:rPr>
          </w:rPrChange>
        </w:rPr>
        <w:t>SERPINE1</w:t>
      </w:r>
      <w:r w:rsidRPr="00B475D4">
        <w:rPr>
          <w:rFonts w:ascii="Arial" w:hAnsi="Arial" w:cs="Arial"/>
          <w:sz w:val="24"/>
          <w:szCs w:val="24"/>
          <w:lang w:val="en-GB"/>
          <w:rPrChange w:id="2221" w:author="Alexandre Miguel Kaizeler Guedes Da Silva Afonso" w:date="2026-07-27T16:55:00Z" w16du:dateUtc="2026-07-27T15:55:00Z">
            <w:rPr>
              <w:rFonts w:ascii="Arial" w:hAnsi="Arial" w:cs="Arial"/>
              <w:sz w:val="24"/>
              <w:szCs w:val="24"/>
            </w:rPr>
          </w:rPrChange>
        </w:rPr>
        <w:t xml:space="preserve">, </w:t>
      </w:r>
      <w:r w:rsidR="005E3AD4" w:rsidRPr="00B475D4">
        <w:rPr>
          <w:rFonts w:ascii="Arial" w:hAnsi="Arial" w:cs="Arial"/>
          <w:sz w:val="24"/>
          <w:szCs w:val="24"/>
          <w:lang w:val="en-GB"/>
          <w:rPrChange w:id="2222" w:author="Alexandre Miguel Kaizeler Guedes Da Silva Afonso" w:date="2026-07-27T16:55:00Z" w16du:dateUtc="2026-07-27T15:55:00Z">
            <w:rPr>
              <w:rFonts w:ascii="Arial" w:hAnsi="Arial" w:cs="Arial"/>
              <w:sz w:val="24"/>
              <w:szCs w:val="24"/>
            </w:rPr>
          </w:rPrChange>
        </w:rPr>
        <w:t>a senescence-inducing gene and component of the senescence-associated secretory phenotype (SASP)</w:t>
      </w:r>
      <w:r w:rsidR="009417D0" w:rsidRPr="00B475D4">
        <w:rPr>
          <w:rFonts w:ascii="Arial" w:hAnsi="Arial" w:cs="Arial"/>
          <w:sz w:val="24"/>
          <w:szCs w:val="24"/>
          <w:lang w:val="en-GB"/>
          <w:rPrChange w:id="2223"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hint="eastAsia"/>
          <w:sz w:val="24"/>
          <w:szCs w:val="24"/>
          <w:lang w:val="en-GB"/>
          <w:rPrChange w:id="2224" w:author="Alexandre Miguel Kaizeler Guedes Da Silva Afonso" w:date="2026-07-27T16:55:00Z" w16du:dateUtc="2026-07-27T15:55:00Z">
            <w:rPr>
              <w:rFonts w:ascii="Arial" w:hAnsi="Arial" w:cs="Arial" w:hint="eastAsia"/>
              <w:sz w:val="24"/>
              <w:szCs w:val="24"/>
            </w:rPr>
          </w:rPrChange>
        </w:rPr>
        <w:instrText xml:space="preserve"> ADDIN ZOTERO_ITEM CSL_CITATION {"citationID":"Qk3IX9bK","properties":{"formattedCitation":"\\super 15\\nosupersub{}","plainCitation":"15","noteIndex":0},"citationItems":[{"id":"jCcWpdK2/ipvPkq1W","uris":["http://zotero.org/users/local/1p9EH8ax/items/BKDK22WH"],"itemData":{"id":39,"type":"article-journal","container-title":"EMBO reports","DOI":"10.15252/embr.201744722","ISSN":"1469-221X, 1469-3178","issue":"5","journalAbbreviation":"EMBO Reports","language":"en","page":"e44722","source":"DOI.org (Crossref)","title":"Stress granules counteract senescence by sequestration of PAI</w:instrText>
      </w:r>
      <w:r w:rsidR="00C37375" w:rsidRPr="00B475D4">
        <w:rPr>
          <w:rFonts w:ascii="Arial" w:hAnsi="Arial" w:cs="Arial" w:hint="eastAsia"/>
          <w:sz w:val="24"/>
          <w:szCs w:val="24"/>
          <w:lang w:val="en-GB"/>
          <w:rPrChange w:id="2225"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2226" w:author="Alexandre Miguel Kaizeler Guedes Da Silva Afonso" w:date="2026-07-27T16:55:00Z" w16du:dateUtc="2026-07-27T15:55:00Z">
            <w:rPr>
              <w:rFonts w:ascii="Arial" w:hAnsi="Arial" w:cs="Arial" w:hint="eastAsia"/>
              <w:sz w:val="24"/>
              <w:szCs w:val="24"/>
            </w:rPr>
          </w:rPrChange>
        </w:rPr>
        <w:instrText xml:space="preserve">1","volume":"19","author":[{"family":"Omer","given":"Amr"},{"family":"Patel","given":"Devang"},{"family":"Lian","given":"Xian Jin"},{"family":"Sadek","given":"Jason"},{"family":"Di Marco","given":"Sergio"},{"family":"Pause","given":"Arnim"},{"family":"Gorospe","given":"Myriam"},{"family":"Gallouzi","given":"Imed Eddine"}],"issued":{"date-parts":[["2018",5]]}}}],"schema":"https://github.com/citation-style-language/schema/raw/master/csl-citation.json"} </w:instrText>
      </w:r>
      <w:r w:rsidR="009417D0" w:rsidRPr="00B475D4">
        <w:rPr>
          <w:rFonts w:ascii="Arial" w:hAnsi="Arial" w:cs="Arial"/>
          <w:sz w:val="24"/>
          <w:szCs w:val="24"/>
          <w:lang w:val="en-GB"/>
          <w:rPrChange w:id="2227"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2228" w:author="Alexandre Miguel Kaizeler Guedes Da Silva Afonso" w:date="2026-07-27T16:55:00Z" w16du:dateUtc="2026-07-27T15:55:00Z">
            <w:rPr>
              <w:rFonts w:ascii="Arial" w:hAnsi="Arial" w:cs="Arial"/>
              <w:kern w:val="0"/>
              <w:sz w:val="24"/>
              <w:vertAlign w:val="superscript"/>
            </w:rPr>
          </w:rPrChange>
        </w:rPr>
        <w:t>15</w:t>
      </w:r>
      <w:r w:rsidR="009417D0" w:rsidRPr="00B475D4">
        <w:rPr>
          <w:rFonts w:ascii="Arial" w:hAnsi="Arial" w:cs="Arial"/>
          <w:sz w:val="24"/>
          <w:szCs w:val="24"/>
          <w:lang w:val="en-GB"/>
          <w:rPrChange w:id="2229" w:author="Alexandre Miguel Kaizeler Guedes Da Silva Afonso" w:date="2026-07-27T16:55:00Z" w16du:dateUtc="2026-07-27T15:55:00Z">
            <w:rPr>
              <w:rFonts w:ascii="Arial" w:hAnsi="Arial" w:cs="Arial"/>
              <w:sz w:val="24"/>
              <w:szCs w:val="24"/>
            </w:rPr>
          </w:rPrChange>
        </w:rPr>
        <w:fldChar w:fldCharType="end"/>
      </w:r>
      <w:r w:rsidR="009417D0" w:rsidRPr="00B475D4">
        <w:rPr>
          <w:rFonts w:ascii="Arial" w:hAnsi="Arial" w:cs="Arial"/>
          <w:sz w:val="24"/>
          <w:szCs w:val="24"/>
          <w:lang w:val="en-GB"/>
          <w:rPrChange w:id="2230" w:author="Alexandre Miguel Kaizeler Guedes Da Silva Afonso" w:date="2026-07-27T16:55:00Z" w16du:dateUtc="2026-07-27T15:55:00Z">
            <w:rPr>
              <w:rFonts w:ascii="Arial" w:hAnsi="Arial" w:cs="Arial"/>
              <w:sz w:val="24"/>
              <w:szCs w:val="24"/>
            </w:rPr>
          </w:rPrChange>
        </w:rPr>
        <w:t xml:space="preserve"> (Figure </w:t>
      </w:r>
      <w:r w:rsidR="00843FD2" w:rsidRPr="00B475D4">
        <w:rPr>
          <w:rFonts w:ascii="Arial" w:hAnsi="Arial" w:cs="Arial"/>
          <w:sz w:val="24"/>
          <w:szCs w:val="24"/>
          <w:lang w:val="en-GB"/>
          <w:rPrChange w:id="2231" w:author="Alexandre Miguel Kaizeler Guedes Da Silva Afonso" w:date="2026-07-27T16:55:00Z" w16du:dateUtc="2026-07-27T15:55:00Z">
            <w:rPr>
              <w:rFonts w:ascii="Arial" w:hAnsi="Arial" w:cs="Arial"/>
              <w:sz w:val="24"/>
              <w:szCs w:val="24"/>
            </w:rPr>
          </w:rPrChange>
        </w:rPr>
        <w:t>4</w:t>
      </w:r>
      <w:r w:rsidR="001E6AFF" w:rsidRPr="00B475D4">
        <w:rPr>
          <w:rFonts w:ascii="Arial" w:hAnsi="Arial" w:cs="Arial"/>
          <w:sz w:val="24"/>
          <w:szCs w:val="24"/>
          <w:lang w:val="en-GB"/>
          <w:rPrChange w:id="2232" w:author="Alexandre Miguel Kaizeler Guedes Da Silva Afonso" w:date="2026-07-27T16:55:00Z" w16du:dateUtc="2026-07-27T15:55:00Z">
            <w:rPr>
              <w:rFonts w:ascii="Arial" w:hAnsi="Arial" w:cs="Arial"/>
              <w:sz w:val="24"/>
              <w:szCs w:val="24"/>
            </w:rPr>
          </w:rPrChange>
        </w:rPr>
        <w:t>C</w:t>
      </w:r>
      <w:r w:rsidR="009417D0" w:rsidRPr="00B475D4">
        <w:rPr>
          <w:rFonts w:ascii="Arial" w:hAnsi="Arial" w:cs="Arial"/>
          <w:sz w:val="24"/>
          <w:szCs w:val="24"/>
          <w:lang w:val="en-GB"/>
          <w:rPrChange w:id="2233" w:author="Alexandre Miguel Kaizeler Guedes Da Silva Afonso" w:date="2026-07-27T16:55:00Z" w16du:dateUtc="2026-07-27T15:55:00Z">
            <w:rPr>
              <w:rFonts w:ascii="Arial" w:hAnsi="Arial" w:cs="Arial"/>
              <w:sz w:val="24"/>
              <w:szCs w:val="24"/>
            </w:rPr>
          </w:rPrChange>
        </w:rPr>
        <w:t xml:space="preserve">). </w:t>
      </w:r>
    </w:p>
    <w:p w14:paraId="72C098AC" w14:textId="1CC75B5F" w:rsidR="005B2A59" w:rsidRPr="00750F57" w:rsidRDefault="00750F57" w:rsidP="005B2A59">
      <w:pPr>
        <w:jc w:val="both"/>
        <w:rPr>
          <w:rFonts w:ascii="Arial" w:hAnsi="Arial" w:cs="Arial"/>
          <w:sz w:val="24"/>
          <w:szCs w:val="24"/>
        </w:rPr>
      </w:pPr>
      <w:ins w:id="2234" w:author="Alexandre Miguel Kaizeler Guedes Da Silva Afonso" w:date="2026-07-28T17:49:00Z">
        <w:r w:rsidRPr="00750F57">
          <w:rPr>
            <w:rFonts w:ascii="Arial" w:hAnsi="Arial" w:cs="Arial"/>
            <w:sz w:val="24"/>
            <w:szCs w:val="24"/>
          </w:rPr>
          <w:t xml:space="preserve">Several datasets showed an enrichment of mitochondrially encoded genes in the putative </w:t>
        </w:r>
      </w:ins>
      <w:ins w:id="2235" w:author="Alexandre Miguel Kaizeler Guedes Da Silva Afonso" w:date="2026-07-28T17:50:00Z" w16du:dateUtc="2026-07-28T16:50:00Z">
        <w:r>
          <w:rPr>
            <w:rFonts w:ascii="Arial" w:hAnsi="Arial" w:cs="Arial"/>
            <w:sz w:val="24"/>
            <w:szCs w:val="24"/>
          </w:rPr>
          <w:t>SG</w:t>
        </w:r>
      </w:ins>
      <w:ins w:id="2236" w:author="Alexandre Miguel Kaizeler Guedes Da Silva Afonso" w:date="2026-07-28T17:49:00Z">
        <w:r w:rsidRPr="00750F57">
          <w:rPr>
            <w:rFonts w:ascii="Arial" w:hAnsi="Arial" w:cs="Arial"/>
            <w:sz w:val="24"/>
            <w:szCs w:val="24"/>
          </w:rPr>
          <w:t xml:space="preserve">. To rule out a technical explanation for this enrichment, we revisited our yeast </w:t>
        </w:r>
        <w:r w:rsidRPr="00750F57">
          <w:rPr>
            <w:rFonts w:ascii="Arial" w:hAnsi="Arial" w:cs="Arial"/>
            <w:sz w:val="24"/>
            <w:szCs w:val="24"/>
          </w:rPr>
          <w:lastRenderedPageBreak/>
          <w:t xml:space="preserve">sedimentation coefficients. </w:t>
        </w:r>
      </w:ins>
      <w:ins w:id="2237" w:author="Alexandre Miguel Kaizeler Guedes Da Silva Afonso" w:date="2026-07-28T17:50:00Z" w16du:dateUtc="2026-07-28T16:50:00Z">
        <w:r>
          <w:rPr>
            <w:rFonts w:ascii="Arial" w:hAnsi="Arial" w:cs="Arial"/>
            <w:sz w:val="24"/>
            <w:szCs w:val="24"/>
          </w:rPr>
          <w:t>We observed that</w:t>
        </w:r>
      </w:ins>
      <w:ins w:id="2238" w:author="Alexandre Miguel Kaizeler Guedes Da Silva Afonso" w:date="2026-07-28T17:49:00Z">
        <w:r w:rsidRPr="00750F57">
          <w:rPr>
            <w:rFonts w:ascii="Arial" w:hAnsi="Arial" w:cs="Arial"/>
            <w:sz w:val="24"/>
            <w:szCs w:val="24"/>
          </w:rPr>
          <w:t xml:space="preserve"> mitochondrial transcripts consistently exhibited higher S values than </w:t>
        </w:r>
      </w:ins>
      <w:ins w:id="2239" w:author="Alexandre Miguel Kaizeler Guedes Da Silva Afonso" w:date="2026-07-28T17:50:00Z" w16du:dateUtc="2026-07-28T16:50:00Z">
        <w:r>
          <w:rPr>
            <w:rFonts w:ascii="Arial" w:hAnsi="Arial" w:cs="Arial"/>
            <w:sz w:val="24"/>
            <w:szCs w:val="24"/>
          </w:rPr>
          <w:t>other</w:t>
        </w:r>
      </w:ins>
      <w:ins w:id="2240" w:author="Alexandre Miguel Kaizeler Guedes Da Silva Afonso" w:date="2026-07-28T17:49:00Z">
        <w:r w:rsidRPr="00750F57">
          <w:rPr>
            <w:rFonts w:ascii="Arial" w:hAnsi="Arial" w:cs="Arial"/>
            <w:sz w:val="24"/>
            <w:szCs w:val="24"/>
          </w:rPr>
          <w:t xml:space="preserve"> RNAs of comparable length</w:t>
        </w:r>
      </w:ins>
      <w:ins w:id="2241" w:author="Alexandre Miguel Kaizeler Guedes Da Silva Afonso" w:date="2026-07-28T17:50:00Z" w16du:dateUtc="2026-07-28T16:50:00Z">
        <w:r>
          <w:rPr>
            <w:rFonts w:ascii="Arial" w:hAnsi="Arial" w:cs="Arial"/>
            <w:sz w:val="24"/>
            <w:szCs w:val="24"/>
          </w:rPr>
          <w:t>,</w:t>
        </w:r>
      </w:ins>
      <w:ins w:id="2242" w:author="Alexandre Miguel Kaizeler Guedes Da Silva Afonso" w:date="2026-07-28T17:49:00Z">
        <w:r w:rsidRPr="00750F57">
          <w:rPr>
            <w:rFonts w:ascii="Arial" w:hAnsi="Arial" w:cs="Arial"/>
            <w:sz w:val="24"/>
            <w:szCs w:val="24"/>
          </w:rPr>
          <w:t xml:space="preserve"> </w:t>
        </w:r>
      </w:ins>
      <w:ins w:id="2243" w:author="Alexandre Miguel Kaizeler Guedes Da Silva Afonso" w:date="2026-07-28T17:50:00Z" w16du:dateUtc="2026-07-28T16:50:00Z">
        <w:r>
          <w:rPr>
            <w:rFonts w:ascii="Arial" w:hAnsi="Arial" w:cs="Arial"/>
            <w:sz w:val="24"/>
            <w:szCs w:val="24"/>
          </w:rPr>
          <w:t>p</w:t>
        </w:r>
      </w:ins>
      <w:ins w:id="2244" w:author="Alexandre Miguel Kaizeler Guedes Da Silva Afonso" w:date="2026-07-28T17:51:00Z" w16du:dateUtc="2026-07-28T16:51:00Z">
        <w:r>
          <w:rPr>
            <w:rFonts w:ascii="Arial" w:hAnsi="Arial" w:cs="Arial"/>
            <w:sz w:val="24"/>
            <w:szCs w:val="24"/>
          </w:rPr>
          <w:t>er</w:t>
        </w:r>
      </w:ins>
      <w:ins w:id="2245" w:author="Alexandre Miguel Kaizeler Guedes Da Silva Afonso" w:date="2026-07-28T17:50:00Z" w16du:dateUtc="2026-07-28T16:50:00Z">
        <w:r>
          <w:rPr>
            <w:rFonts w:ascii="Arial" w:hAnsi="Arial" w:cs="Arial"/>
            <w:sz w:val="24"/>
            <w:szCs w:val="24"/>
          </w:rPr>
          <w:t>haps</w:t>
        </w:r>
      </w:ins>
      <w:ins w:id="2246" w:author="Alexandre Miguel Kaizeler Guedes Da Silva Afonso" w:date="2026-07-28T17:49:00Z">
        <w:r w:rsidRPr="00750F57">
          <w:rPr>
            <w:rFonts w:ascii="Arial" w:hAnsi="Arial" w:cs="Arial"/>
            <w:sz w:val="24"/>
            <w:szCs w:val="24"/>
          </w:rPr>
          <w:t xml:space="preserve"> reflecting their polycistronic </w:t>
        </w:r>
      </w:ins>
      <w:ins w:id="2247" w:author="Alexandre Miguel Kaizeler Guedes Da Silva Afonso" w:date="2026-07-28T17:51:00Z" w16du:dateUtc="2026-07-28T16:51:00Z">
        <w:r>
          <w:rPr>
            <w:rFonts w:ascii="Arial" w:hAnsi="Arial" w:cs="Arial"/>
            <w:sz w:val="24"/>
            <w:szCs w:val="24"/>
          </w:rPr>
          <w:t>nature</w:t>
        </w:r>
        <w:r w:rsidRPr="0095029B">
          <w:rPr>
            <w:rFonts w:ascii="Arial" w:hAnsi="Arial" w:cs="Arial"/>
            <w:sz w:val="24"/>
            <w:szCs w:val="24"/>
            <w:lang w:val="en-GB"/>
          </w:rPr>
          <w:fldChar w:fldCharType="begin"/>
        </w:r>
        <w:r w:rsidRPr="0095029B">
          <w:rPr>
            <w:rFonts w:ascii="Arial" w:hAnsi="Arial" w:cs="Arial"/>
            <w:sz w:val="24"/>
            <w:szCs w:val="24"/>
            <w:lang w:val="en-GB"/>
          </w:rPr>
          <w:instrText xml:space="preserve"> ADDIN ZOTERO_ITEM CSL_CITATION {"citationID":"RzuO6EP1","properties":{"formattedCitation":"\\super 48\\nosupersub{}","plainCitation":"48","noteIndex":0},"citationItems":[{"id":164,"uris":["http://zotero.org/users/local/q86rvdj2/items/KPGDZ44C"],"itemData":{"id":164,"type":"article-journal","abstract":"The human mitochondrial genome comprises a distinct genetic system transcribed as precursor polycistronic transcripts that are subsequently cleaved to generate individual mRNAs, tRNAs, and rRNAs. Here, we provide a comprehensive analysis of the human mitochondrial transcriptome across multiple cell lines and tissues. Using directional deep sequencing and parallel analysis of RNA ends, we demonstrate wide variation in mitochondrial transcript abundance and precisely resolve transcript processing and maturation events. We identify previously undescribed transcripts, including small RNAs, and observe the enrichment of several nuclear RNAs in mitochondria. Using high-throughput in vivo DNaseI footprinting, we establish the global profile of DNA-binding protein occupancy across the mitochondrial genome at single-nucleotide resolution, revealing regulatory features at mitochondrial transcription initiation sites and functional insights into disease-associated variants. This integrated analysis of the mitochondrial transcriptome reveals unexpected complexity in the regulation, expression, and processing of mitochondrial RNA and provides a resource for future studies of mitochondrial function (accessed at http://mitochondria.matticklab.com).","container-title":"Cell","DOI":"10.1016/j.cell.2011.06.051","ISSN":"1097-4172","issue":"4","journalAbbreviation":"Cell","language":"eng","page":"645-658","PMID":"21854988","PMCID":"PMC3160626","source":"PubMed","title":"The human mitochondrial transcriptome","volume":"146","author":[{"family":"Mercer","given":"Tim R."},{"family":"Neph","given":"Shane"},{"family":"Dinger","given":"Marcel E."},{"family":"Crawford","given":"Joanna"},{"family":"Smith","given":"Martin A."},{"family":"Shearwood","given":"Anne-Marie J."},{"family":"Haugen","given":"Eric"},{"family":"Bracken","given":"Cameron P."},{"family":"Rackham","given":"Oliver"},{"family":"Stamatoyannopoulos","given":"John A."},{"family":"Filipovska","given":"Aleksandra"},{"family":"Mattick","given":"John S."}],"issued":{"date-parts":[["2011",8,19]]}}}],"schema":"https://github.com/citation-style-language/schema/raw/master/csl-citation.json"} </w:instrText>
        </w:r>
        <w:r w:rsidRPr="0095029B">
          <w:rPr>
            <w:rFonts w:ascii="Arial" w:hAnsi="Arial" w:cs="Arial"/>
            <w:sz w:val="24"/>
            <w:szCs w:val="24"/>
            <w:lang w:val="en-GB"/>
          </w:rPr>
          <w:fldChar w:fldCharType="separate"/>
        </w:r>
        <w:r w:rsidRPr="0095029B">
          <w:rPr>
            <w:rFonts w:ascii="Arial" w:hAnsi="Arial" w:cs="Arial"/>
            <w:kern w:val="0"/>
            <w:sz w:val="24"/>
            <w:vertAlign w:val="superscript"/>
            <w:lang w:val="en-GB"/>
          </w:rPr>
          <w:t>48</w:t>
        </w:r>
        <w:r w:rsidRPr="0095029B">
          <w:rPr>
            <w:rFonts w:ascii="Arial" w:hAnsi="Arial" w:cs="Arial"/>
            <w:sz w:val="24"/>
            <w:szCs w:val="24"/>
            <w:lang w:val="en-GB"/>
          </w:rPr>
          <w:fldChar w:fldCharType="end"/>
        </w:r>
        <w:r w:rsidRPr="0095029B">
          <w:rPr>
            <w:rFonts w:ascii="Arial" w:hAnsi="Arial" w:cs="Arial"/>
            <w:sz w:val="24"/>
            <w:szCs w:val="24"/>
            <w:lang w:val="en-GB"/>
          </w:rPr>
          <w:t xml:space="preserve"> (Figure 3A, teal circles)</w:t>
        </w:r>
        <w:r>
          <w:rPr>
            <w:rFonts w:ascii="Arial" w:hAnsi="Arial" w:cs="Arial"/>
            <w:sz w:val="24"/>
            <w:szCs w:val="24"/>
          </w:rPr>
          <w:t>.</w:t>
        </w:r>
      </w:ins>
      <w:ins w:id="2248" w:author="Alexandre Miguel Kaizeler Guedes Da Silva Afonso" w:date="2026-07-28T17:49:00Z">
        <w:r w:rsidRPr="00750F57">
          <w:rPr>
            <w:rFonts w:ascii="Arial" w:hAnsi="Arial" w:cs="Arial"/>
            <w:sz w:val="24"/>
            <w:szCs w:val="24"/>
          </w:rPr>
          <w:t xml:space="preserve"> </w:t>
        </w:r>
      </w:ins>
      <w:ins w:id="2249" w:author="Alexandre Miguel Kaizeler Guedes Da Silva Afonso" w:date="2026-07-28T17:51:00Z" w16du:dateUtc="2026-07-28T16:51:00Z">
        <w:r>
          <w:rPr>
            <w:rFonts w:ascii="Arial" w:hAnsi="Arial" w:cs="Arial"/>
            <w:sz w:val="24"/>
            <w:szCs w:val="24"/>
          </w:rPr>
          <w:t>As such,</w:t>
        </w:r>
      </w:ins>
      <w:ins w:id="2250" w:author="Alexandre Miguel Kaizeler Guedes Da Silva Afonso" w:date="2026-07-28T17:49:00Z">
        <w:r w:rsidRPr="00750F57">
          <w:rPr>
            <w:rFonts w:ascii="Arial" w:hAnsi="Arial" w:cs="Arial"/>
            <w:sz w:val="24"/>
            <w:szCs w:val="24"/>
          </w:rPr>
          <w:t xml:space="preserve"> we recalculated sedimentation coefficients using separate equations for nuclear and mitochondrial transcripts. After this correction, the enrichment persisted in a subset of datasets.</w:t>
        </w:r>
      </w:ins>
      <w:ins w:id="2251" w:author="Alexandre Miguel Kaizeler Guedes Da Silva Afonso" w:date="2026-07-28T17:52:00Z" w16du:dateUtc="2026-07-28T16:52:00Z">
        <w:r>
          <w:rPr>
            <w:rFonts w:ascii="Arial" w:hAnsi="Arial" w:cs="Arial"/>
            <w:sz w:val="24"/>
            <w:szCs w:val="24"/>
          </w:rPr>
          <w:t xml:space="preserve"> </w:t>
        </w:r>
      </w:ins>
      <w:del w:id="2252" w:author="Alexandre Miguel Kaizeler Guedes Da Silva Afonso" w:date="2026-07-28T17:51:00Z" w16du:dateUtc="2026-07-28T16:51:00Z">
        <w:r w:rsidR="000910CD" w:rsidRPr="00B475D4" w:rsidDel="00750F57">
          <w:rPr>
            <w:rFonts w:ascii="Arial" w:hAnsi="Arial" w:cs="Arial"/>
            <w:sz w:val="24"/>
            <w:szCs w:val="24"/>
            <w:lang w:val="en-GB"/>
            <w:rPrChange w:id="2253" w:author="Alexandre Miguel Kaizeler Guedes Da Silva Afonso" w:date="2026-07-27T16:55:00Z" w16du:dateUtc="2026-07-27T15:55:00Z">
              <w:rPr>
                <w:rFonts w:ascii="Arial" w:hAnsi="Arial" w:cs="Arial"/>
                <w:sz w:val="24"/>
                <w:szCs w:val="24"/>
              </w:rPr>
            </w:rPrChange>
          </w:rPr>
          <w:delText>S</w:delText>
        </w:r>
        <w:r w:rsidR="005B2A59" w:rsidRPr="00B475D4" w:rsidDel="00750F57">
          <w:rPr>
            <w:rFonts w:ascii="Arial" w:hAnsi="Arial" w:cs="Arial"/>
            <w:sz w:val="24"/>
            <w:szCs w:val="24"/>
            <w:lang w:val="en-GB"/>
            <w:rPrChange w:id="2254" w:author="Alexandre Miguel Kaizeler Guedes Da Silva Afonso" w:date="2026-07-27T16:55:00Z" w16du:dateUtc="2026-07-27T15:55:00Z">
              <w:rPr>
                <w:rFonts w:ascii="Arial" w:hAnsi="Arial" w:cs="Arial"/>
                <w:sz w:val="24"/>
                <w:szCs w:val="24"/>
              </w:rPr>
            </w:rPrChange>
          </w:rPr>
          <w:delText xml:space="preserve">ome </w:delText>
        </w:r>
        <w:r w:rsidR="00907030" w:rsidRPr="00B475D4" w:rsidDel="00750F57">
          <w:rPr>
            <w:rFonts w:ascii="Arial" w:hAnsi="Arial" w:cs="Arial"/>
            <w:sz w:val="24"/>
            <w:szCs w:val="24"/>
            <w:lang w:val="en-GB"/>
            <w:rPrChange w:id="2255" w:author="Alexandre Miguel Kaizeler Guedes Da Silva Afonso" w:date="2026-07-27T16:55:00Z" w16du:dateUtc="2026-07-27T15:55:00Z">
              <w:rPr>
                <w:rFonts w:ascii="Arial" w:hAnsi="Arial" w:cs="Arial"/>
                <w:sz w:val="24"/>
                <w:szCs w:val="24"/>
              </w:rPr>
            </w:rPrChange>
          </w:rPr>
          <w:delText xml:space="preserve">datasets </w:delText>
        </w:r>
        <w:r w:rsidR="005B2A59" w:rsidRPr="00B475D4" w:rsidDel="00750F57">
          <w:rPr>
            <w:rFonts w:ascii="Arial" w:hAnsi="Arial" w:cs="Arial"/>
            <w:sz w:val="24"/>
            <w:szCs w:val="24"/>
            <w:lang w:val="en-GB"/>
            <w:rPrChange w:id="2256" w:author="Alexandre Miguel Kaizeler Guedes Da Silva Afonso" w:date="2026-07-27T16:55:00Z" w16du:dateUtc="2026-07-27T15:55:00Z">
              <w:rPr>
                <w:rFonts w:ascii="Arial" w:hAnsi="Arial" w:cs="Arial"/>
                <w:sz w:val="24"/>
                <w:szCs w:val="24"/>
              </w:rPr>
            </w:rPrChange>
          </w:rPr>
          <w:delText xml:space="preserve">exhibited </w:delText>
        </w:r>
        <w:r w:rsidR="0049421F" w:rsidRPr="00B475D4" w:rsidDel="00750F57">
          <w:rPr>
            <w:rFonts w:ascii="Arial" w:hAnsi="Arial" w:cs="Arial"/>
            <w:sz w:val="24"/>
            <w:szCs w:val="24"/>
            <w:lang w:val="en-GB"/>
            <w:rPrChange w:id="2257" w:author="Alexandre Miguel Kaizeler Guedes Da Silva Afonso" w:date="2026-07-27T16:55:00Z" w16du:dateUtc="2026-07-27T15:55:00Z">
              <w:rPr>
                <w:rFonts w:ascii="Arial" w:hAnsi="Arial" w:cs="Arial"/>
                <w:sz w:val="24"/>
                <w:szCs w:val="24"/>
              </w:rPr>
            </w:rPrChange>
          </w:rPr>
          <w:delText>increased presence</w:delText>
        </w:r>
        <w:r w:rsidR="00907030" w:rsidRPr="00B475D4" w:rsidDel="00750F57">
          <w:rPr>
            <w:rFonts w:ascii="Arial" w:hAnsi="Arial" w:cs="Arial"/>
            <w:sz w:val="24"/>
            <w:szCs w:val="24"/>
            <w:lang w:val="en-GB"/>
            <w:rPrChange w:id="2258" w:author="Alexandre Miguel Kaizeler Guedes Da Silva Afonso" w:date="2026-07-27T16:55:00Z" w16du:dateUtc="2026-07-27T15:55:00Z">
              <w:rPr>
                <w:rFonts w:ascii="Arial" w:hAnsi="Arial" w:cs="Arial"/>
                <w:sz w:val="24"/>
                <w:szCs w:val="24"/>
              </w:rPr>
            </w:rPrChange>
          </w:rPr>
          <w:delText xml:space="preserve"> </w:delText>
        </w:r>
        <w:r w:rsidR="005B2A59" w:rsidRPr="00B475D4" w:rsidDel="00750F57">
          <w:rPr>
            <w:rFonts w:ascii="Arial" w:hAnsi="Arial" w:cs="Arial"/>
            <w:sz w:val="24"/>
            <w:szCs w:val="24"/>
            <w:lang w:val="en-GB"/>
            <w:rPrChange w:id="2259" w:author="Alexandre Miguel Kaizeler Guedes Da Silva Afonso" w:date="2026-07-27T16:55:00Z" w16du:dateUtc="2026-07-27T15:55:00Z">
              <w:rPr>
                <w:rFonts w:ascii="Arial" w:hAnsi="Arial" w:cs="Arial"/>
                <w:sz w:val="24"/>
                <w:szCs w:val="24"/>
              </w:rPr>
            </w:rPrChange>
          </w:rPr>
          <w:delText>of mitochondrially encoded genes in the putative SG.</w:delText>
        </w:r>
      </w:del>
      <w:moveToRangeStart w:id="2260" w:author="Alexandre Miguel Kaizeler Guedes Da Silva Afonso" w:date="2026-07-28T17:42:00Z" w:name="move236152958"/>
      <w:moveTo w:id="2261" w:author="Alexandre Miguel Kaizeler Guedes Da Silva Afonso" w:date="2026-07-28T17:42:00Z" w16du:dateUtc="2026-07-28T16:42:00Z">
        <w:del w:id="2262" w:author="Alexandre Miguel Kaizeler Guedes Da Silva Afonso" w:date="2026-07-28T17:44:00Z" w16du:dateUtc="2026-07-28T16:44:00Z">
          <w:r w:rsidR="008F149B" w:rsidRPr="0095029B" w:rsidDel="00750F57">
            <w:rPr>
              <w:rFonts w:ascii="Arial" w:hAnsi="Arial" w:cs="Arial"/>
              <w:sz w:val="24"/>
              <w:szCs w:val="24"/>
              <w:lang w:val="en-GB"/>
            </w:rPr>
            <w:delText>We</w:delText>
          </w:r>
        </w:del>
        <w:del w:id="2263" w:author="Alexandre Miguel Kaizeler Guedes Da Silva Afonso" w:date="2026-07-28T17:51:00Z" w16du:dateUtc="2026-07-28T16:51:00Z">
          <w:r w:rsidR="008F149B" w:rsidRPr="0095029B" w:rsidDel="00750F57">
            <w:rPr>
              <w:rFonts w:ascii="Arial" w:hAnsi="Arial" w:cs="Arial"/>
              <w:sz w:val="24"/>
              <w:szCs w:val="24"/>
              <w:lang w:val="en-GB"/>
            </w:rPr>
            <w:delText xml:space="preserve"> use</w:delText>
          </w:r>
        </w:del>
        <w:del w:id="2264" w:author="Alexandre Miguel Kaizeler Guedes Da Silva Afonso" w:date="2026-07-28T17:44:00Z" w16du:dateUtc="2026-07-28T16:44:00Z">
          <w:r w:rsidR="008F149B" w:rsidRPr="0095029B" w:rsidDel="00750F57">
            <w:rPr>
              <w:rFonts w:ascii="Arial" w:hAnsi="Arial" w:cs="Arial"/>
              <w:sz w:val="24"/>
              <w:szCs w:val="24"/>
              <w:lang w:val="en-GB"/>
            </w:rPr>
            <w:delText>d</w:delText>
          </w:r>
        </w:del>
        <w:del w:id="2265" w:author="Alexandre Miguel Kaizeler Guedes Da Silva Afonso" w:date="2026-07-28T17:51:00Z" w16du:dateUtc="2026-07-28T16:51:00Z">
          <w:r w:rsidR="008F149B" w:rsidRPr="0095029B" w:rsidDel="00750F57">
            <w:rPr>
              <w:rFonts w:ascii="Arial" w:hAnsi="Arial" w:cs="Arial"/>
              <w:sz w:val="24"/>
              <w:szCs w:val="24"/>
              <w:lang w:val="en-GB"/>
            </w:rPr>
            <w:delText xml:space="preserve"> separate equations for nuclear and mitochondrial transcripts, as the latter showed systematically higher </w:delText>
          </w:r>
          <w:r w:rsidR="008F149B" w:rsidRPr="0095029B" w:rsidDel="00750F57">
            <w:rPr>
              <w:rFonts w:ascii="Arial" w:hAnsi="Arial" w:cs="Arial"/>
              <w:i/>
              <w:iCs/>
              <w:sz w:val="24"/>
              <w:szCs w:val="24"/>
              <w:lang w:val="en-GB"/>
            </w:rPr>
            <w:delText>S</w:delText>
          </w:r>
          <w:r w:rsidR="008F149B" w:rsidRPr="0095029B" w:rsidDel="00750F57">
            <w:rPr>
              <w:rFonts w:ascii="Arial" w:hAnsi="Arial" w:cs="Arial"/>
              <w:sz w:val="24"/>
              <w:szCs w:val="24"/>
              <w:lang w:val="en-GB"/>
            </w:rPr>
            <w:delText xml:space="preserve"> values than other RNAs of comparable length, perhaps owing to their polycistronic nature</w:delText>
          </w:r>
          <w:r w:rsidR="008F149B" w:rsidRPr="0095029B" w:rsidDel="00750F57">
            <w:rPr>
              <w:rFonts w:ascii="Arial" w:hAnsi="Arial" w:cs="Arial"/>
              <w:sz w:val="24"/>
              <w:szCs w:val="24"/>
              <w:lang w:val="en-GB"/>
            </w:rPr>
            <w:fldChar w:fldCharType="begin"/>
          </w:r>
          <w:r w:rsidR="008F149B" w:rsidRPr="0095029B" w:rsidDel="00750F57">
            <w:rPr>
              <w:rFonts w:ascii="Arial" w:hAnsi="Arial" w:cs="Arial"/>
              <w:sz w:val="24"/>
              <w:szCs w:val="24"/>
              <w:lang w:val="en-GB"/>
            </w:rPr>
            <w:delInstrText xml:space="preserve"> ADDIN ZOTERO_ITEM CSL_CITATION {"citationID":"RzuO6EP1","properties":{"formattedCitation":"\\super 48\\nosupersub{}","plainCitation":"48","noteIndex":0},"citationItems":[{"id":164,"uris":["http://zotero.org/users/local/q86rvdj2/items/KPGDZ44C"],"itemData":{"id":164,"type":"article-journal","abstract":"The human mitochondrial genome comprises a distinct genetic system transcribed as precursor polycistronic transcripts that are subsequently cleaved to generate individual mRNAs, tRNAs, and rRNAs. Here, we provide a comprehensive analysis of the human mitochondrial transcriptome across multiple cell lines and tissues. Using directional deep sequencing and parallel analysis of RNA ends, we demonstrate wide variation in mitochondrial transcript abundance and precisely resolve transcript processing and maturation events. We identify previously undescribed transcripts, including small RNAs, and observe the enrichment of several nuclear RNAs in mitochondria. Using high-throughput in vivo DNaseI footprinting, we establish the global profile of DNA-binding protein occupancy across the mitochondrial genome at single-nucleotide resolution, revealing regulatory features at mitochondrial transcription initiation sites and functional insights into disease-associated variants. This integrated analysis of the mitochondrial transcriptome reveals unexpected complexity in the regulation, expression, and processing of mitochondrial RNA and provides a resource for future studies of mitochondrial function (accessed at http://mitochondria.matticklab.com).","container-title":"Cell","DOI":"10.1016/j.cell.2011.06.051","ISSN":"1097-4172","issue":"4","journalAbbreviation":"Cell","language":"eng","page":"645-658","PMID":"21854988","PMCID":"PMC3160626","source":"PubMed","title":"The human mitochondrial transcriptome","volume":"146","author":[{"family":"Mercer","given":"Tim R."},{"family":"Neph","given":"Shane"},{"family":"Dinger","given":"Marcel E."},{"family":"Crawford","given":"Joanna"},{"family":"Smith","given":"Martin A."},{"family":"Shearwood","given":"Anne-Marie J."},{"family":"Haugen","given":"Eric"},{"family":"Bracken","given":"Cameron P."},{"family":"Rackham","given":"Oliver"},{"family":"Stamatoyannopoulos","given":"John A."},{"family":"Filipovska","given":"Aleksandra"},{"family":"Mattick","given":"John S."}],"issued":{"date-parts":[["2011",8,19]]}}}],"schema":"https://github.com/citation-style-language/schema/raw/master/csl-citation.json"} </w:delInstrText>
          </w:r>
          <w:r w:rsidR="008F149B" w:rsidRPr="0095029B" w:rsidDel="00750F57">
            <w:rPr>
              <w:rFonts w:ascii="Arial" w:hAnsi="Arial" w:cs="Arial"/>
              <w:sz w:val="24"/>
              <w:szCs w:val="24"/>
              <w:lang w:val="en-GB"/>
            </w:rPr>
            <w:fldChar w:fldCharType="separate"/>
          </w:r>
          <w:r w:rsidR="008F149B" w:rsidRPr="0095029B" w:rsidDel="00750F57">
            <w:rPr>
              <w:rFonts w:ascii="Arial" w:hAnsi="Arial" w:cs="Arial"/>
              <w:kern w:val="0"/>
              <w:sz w:val="24"/>
              <w:vertAlign w:val="superscript"/>
              <w:lang w:val="en-GB"/>
            </w:rPr>
            <w:delText>48</w:delText>
          </w:r>
          <w:r w:rsidR="008F149B" w:rsidRPr="0095029B" w:rsidDel="00750F57">
            <w:rPr>
              <w:rFonts w:ascii="Arial" w:hAnsi="Arial" w:cs="Arial"/>
              <w:sz w:val="24"/>
              <w:szCs w:val="24"/>
              <w:lang w:val="en-GB"/>
            </w:rPr>
            <w:fldChar w:fldCharType="end"/>
          </w:r>
          <w:r w:rsidR="008F149B" w:rsidRPr="0095029B" w:rsidDel="00750F57">
            <w:rPr>
              <w:rFonts w:ascii="Arial" w:hAnsi="Arial" w:cs="Arial"/>
              <w:sz w:val="24"/>
              <w:szCs w:val="24"/>
              <w:lang w:val="en-GB"/>
            </w:rPr>
            <w:delText xml:space="preserve"> (Figure 3A, teal circles). </w:delText>
          </w:r>
        </w:del>
      </w:moveTo>
      <w:moveToRangeEnd w:id="2260"/>
      <w:del w:id="2266" w:author="Alexandre Miguel Kaizeler Guedes Da Silva Afonso" w:date="2026-07-28T17:51:00Z" w16du:dateUtc="2026-07-28T16:51:00Z">
        <w:r w:rsidR="005B2A59" w:rsidRPr="00B475D4" w:rsidDel="00750F57">
          <w:rPr>
            <w:rFonts w:ascii="Arial" w:hAnsi="Arial" w:cs="Arial"/>
            <w:sz w:val="24"/>
            <w:szCs w:val="24"/>
            <w:lang w:val="en-GB"/>
            <w:rPrChange w:id="2267" w:author="Alexandre Miguel Kaizeler Guedes Da Silva Afonso" w:date="2026-07-27T16:55:00Z" w16du:dateUtc="2026-07-27T15:55:00Z">
              <w:rPr>
                <w:rFonts w:ascii="Arial" w:hAnsi="Arial" w:cs="Arial"/>
                <w:sz w:val="24"/>
                <w:szCs w:val="24"/>
              </w:rPr>
            </w:rPrChange>
          </w:rPr>
          <w:delText xml:space="preserve"> </w:delText>
        </w:r>
      </w:del>
      <w:r w:rsidR="005B2A59" w:rsidRPr="00B475D4">
        <w:rPr>
          <w:rFonts w:ascii="Arial" w:hAnsi="Arial" w:cs="Arial"/>
          <w:sz w:val="24"/>
          <w:szCs w:val="24"/>
          <w:lang w:val="en-GB"/>
          <w:rPrChange w:id="2268" w:author="Alexandre Miguel Kaizeler Guedes Da Silva Afonso" w:date="2026-07-27T16:55:00Z" w16du:dateUtc="2026-07-27T15:55:00Z">
            <w:rPr>
              <w:rFonts w:ascii="Arial" w:hAnsi="Arial" w:cs="Arial"/>
              <w:sz w:val="24"/>
              <w:szCs w:val="24"/>
            </w:rPr>
          </w:rPrChange>
        </w:rPr>
        <w:t>To investigate this further, we performed GSEA across all datasets using a gene set containing the thirty-six mitochondrially encoded transcripts obtained from Ensembl</w:t>
      </w:r>
      <w:r w:rsidR="005B2A59" w:rsidRPr="00B475D4">
        <w:rPr>
          <w:rFonts w:ascii="Arial" w:hAnsi="Arial" w:cs="Arial"/>
          <w:sz w:val="24"/>
          <w:szCs w:val="24"/>
          <w:lang w:val="en-GB"/>
          <w:rPrChange w:id="2269"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270" w:author="Alexandre Miguel Kaizeler Guedes Da Silva Afonso" w:date="2026-07-27T16:55:00Z" w16du:dateUtc="2026-07-27T15:55:00Z">
            <w:rPr>
              <w:rFonts w:ascii="Arial" w:hAnsi="Arial" w:cs="Arial"/>
              <w:sz w:val="24"/>
              <w:szCs w:val="24"/>
            </w:rPr>
          </w:rPrChange>
        </w:rPr>
        <w:instrText xml:space="preserve"> ADDIN ZOTERO_ITEM CSL_CITATION {"citationID":"00EIYFp5","properties":{"unsorted":false,"formattedCitation":"\\super 54\\nosupersub{}","plainCitation":"54","noteIndex":0},"citationItems":[{"id":"jCcWpdK2/1OZqvh7i","uris":["http://zotero.org/users/local/azZVBjUa/items/JY5CPI4Q"],"itemData":{"id":79,"type":"article-journal","abstract":"Abstract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1362-4962","issue":"D1","page":"D988–D995","title":"Ensembl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005B2A59" w:rsidRPr="00B475D4">
        <w:rPr>
          <w:rFonts w:ascii="Arial" w:hAnsi="Arial" w:cs="Arial"/>
          <w:sz w:val="24"/>
          <w:szCs w:val="24"/>
          <w:lang w:val="en-GB"/>
          <w:rPrChange w:id="2271"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2272" w:author="Alexandre Miguel Kaizeler Guedes Da Silva Afonso" w:date="2026-07-27T16:55:00Z" w16du:dateUtc="2026-07-27T15:55:00Z">
            <w:rPr>
              <w:rFonts w:ascii="Arial" w:hAnsi="Arial" w:cs="Arial"/>
              <w:kern w:val="0"/>
              <w:sz w:val="24"/>
              <w:vertAlign w:val="superscript"/>
            </w:rPr>
          </w:rPrChange>
        </w:rPr>
        <w:t>54</w:t>
      </w:r>
      <w:r w:rsidR="005B2A59" w:rsidRPr="00B475D4">
        <w:rPr>
          <w:rFonts w:ascii="Arial" w:hAnsi="Arial" w:cs="Arial"/>
          <w:sz w:val="24"/>
          <w:szCs w:val="24"/>
          <w:lang w:val="en-GB"/>
          <w:rPrChange w:id="2273" w:author="Alexandre Miguel Kaizeler Guedes Da Silva Afonso" w:date="2026-07-27T16:55:00Z" w16du:dateUtc="2026-07-27T15:55:00Z">
            <w:rPr>
              <w:rFonts w:ascii="Arial" w:hAnsi="Arial" w:cs="Arial"/>
              <w:sz w:val="24"/>
              <w:szCs w:val="24"/>
            </w:rPr>
          </w:rPrChange>
        </w:rPr>
        <w:fldChar w:fldCharType="end"/>
      </w:r>
      <w:r w:rsidR="00A64D79" w:rsidRPr="00B475D4">
        <w:rPr>
          <w:rFonts w:ascii="Arial" w:hAnsi="Arial" w:cs="Arial"/>
          <w:sz w:val="24"/>
          <w:szCs w:val="24"/>
          <w:lang w:val="en-GB"/>
          <w:rPrChange w:id="2274" w:author="Alexandre Miguel Kaizeler Guedes Da Silva Afonso" w:date="2026-07-27T16:55:00Z" w16du:dateUtc="2026-07-27T15:55:00Z">
            <w:rPr>
              <w:rFonts w:ascii="Arial" w:hAnsi="Arial" w:cs="Arial"/>
              <w:sz w:val="24"/>
              <w:szCs w:val="24"/>
            </w:rPr>
          </w:rPrChange>
        </w:rPr>
        <w:t xml:space="preserve"> (Supplementary Figure 8)</w:t>
      </w:r>
      <w:r w:rsidR="005B2A59" w:rsidRPr="00B475D4">
        <w:rPr>
          <w:rFonts w:ascii="Arial" w:hAnsi="Arial" w:cs="Arial"/>
          <w:sz w:val="24"/>
          <w:szCs w:val="24"/>
          <w:lang w:val="en-GB"/>
          <w:rPrChange w:id="2275" w:author="Alexandre Miguel Kaizeler Guedes Da Silva Afonso" w:date="2026-07-27T16:55:00Z" w16du:dateUtc="2026-07-27T15:55:00Z">
            <w:rPr>
              <w:rFonts w:ascii="Arial" w:hAnsi="Arial" w:cs="Arial"/>
              <w:sz w:val="24"/>
              <w:szCs w:val="24"/>
            </w:rPr>
          </w:rPrChange>
        </w:rPr>
        <w:t>. As a control, we analy</w:t>
      </w:r>
      <w:del w:id="2276" w:author="Alexandre Miguel Kaizeler Guedes Da Silva Afonso" w:date="2026-07-28T17:52:00Z" w16du:dateUtc="2026-07-28T16:52:00Z">
        <w:r w:rsidR="00B86409" w:rsidRPr="00B475D4" w:rsidDel="00750F57">
          <w:rPr>
            <w:rFonts w:ascii="Arial" w:hAnsi="Arial" w:cs="Arial"/>
            <w:sz w:val="24"/>
            <w:szCs w:val="24"/>
            <w:lang w:val="en-GB"/>
            <w:rPrChange w:id="2277" w:author="Alexandre Miguel Kaizeler Guedes Da Silva Afonso" w:date="2026-07-27T16:55:00Z" w16du:dateUtc="2026-07-27T15:55:00Z">
              <w:rPr>
                <w:rFonts w:ascii="Arial" w:hAnsi="Arial" w:cs="Arial"/>
                <w:sz w:val="24"/>
                <w:szCs w:val="24"/>
              </w:rPr>
            </w:rPrChange>
          </w:rPr>
          <w:delText>z</w:delText>
        </w:r>
      </w:del>
      <w:ins w:id="2278" w:author="Alexandre Miguel Kaizeler Guedes Da Silva Afonso" w:date="2026-07-28T17:52:00Z" w16du:dateUtc="2026-07-28T16:52:00Z">
        <w:r>
          <w:rPr>
            <w:rFonts w:ascii="Arial" w:hAnsi="Arial" w:cs="Arial"/>
            <w:sz w:val="24"/>
            <w:szCs w:val="24"/>
            <w:lang w:val="en-GB"/>
          </w:rPr>
          <w:t>s</w:t>
        </w:r>
      </w:ins>
      <w:r w:rsidR="005B2A59" w:rsidRPr="00B475D4">
        <w:rPr>
          <w:rFonts w:ascii="Arial" w:hAnsi="Arial" w:cs="Arial"/>
          <w:sz w:val="24"/>
          <w:szCs w:val="24"/>
          <w:lang w:val="en-GB"/>
          <w:rPrChange w:id="2279" w:author="Alexandre Miguel Kaizeler Guedes Da Silva Afonso" w:date="2026-07-27T16:55:00Z" w16du:dateUtc="2026-07-27T15:55:00Z">
            <w:rPr>
              <w:rFonts w:ascii="Arial" w:hAnsi="Arial" w:cs="Arial"/>
              <w:sz w:val="24"/>
              <w:szCs w:val="24"/>
            </w:rPr>
          </w:rPrChange>
        </w:rPr>
        <w:t>ed nuclear-encoded transcripts locali</w:t>
      </w:r>
      <w:ins w:id="2280" w:author="Alexandre Miguel Kaizeler Guedes Da Silva Afonso" w:date="2026-07-28T17:52:00Z" w16du:dateUtc="2026-07-28T16:52:00Z">
        <w:r>
          <w:rPr>
            <w:rFonts w:ascii="Arial" w:hAnsi="Arial" w:cs="Arial"/>
            <w:sz w:val="24"/>
            <w:szCs w:val="24"/>
            <w:lang w:val="en-GB"/>
          </w:rPr>
          <w:t>s</w:t>
        </w:r>
      </w:ins>
      <w:del w:id="2281" w:author="Alexandre Miguel Kaizeler Guedes Da Silva Afonso" w:date="2026-07-28T17:52:00Z" w16du:dateUtc="2026-07-28T16:52:00Z">
        <w:r w:rsidR="001310EB" w:rsidRPr="00B475D4" w:rsidDel="00750F57">
          <w:rPr>
            <w:rFonts w:ascii="Arial" w:hAnsi="Arial" w:cs="Arial"/>
            <w:sz w:val="24"/>
            <w:szCs w:val="24"/>
            <w:lang w:val="en-GB"/>
            <w:rPrChange w:id="2282" w:author="Alexandre Miguel Kaizeler Guedes Da Silva Afonso" w:date="2026-07-27T16:55:00Z" w16du:dateUtc="2026-07-27T15:55:00Z">
              <w:rPr>
                <w:rFonts w:ascii="Arial" w:hAnsi="Arial" w:cs="Arial"/>
                <w:sz w:val="24"/>
                <w:szCs w:val="24"/>
              </w:rPr>
            </w:rPrChange>
          </w:rPr>
          <w:delText>z</w:delText>
        </w:r>
      </w:del>
      <w:r w:rsidR="005B2A59" w:rsidRPr="00B475D4">
        <w:rPr>
          <w:rFonts w:ascii="Arial" w:hAnsi="Arial" w:cs="Arial"/>
          <w:sz w:val="24"/>
          <w:szCs w:val="24"/>
          <w:lang w:val="en-GB"/>
          <w:rPrChange w:id="2283" w:author="Alexandre Miguel Kaizeler Guedes Da Silva Afonso" w:date="2026-07-27T16:55:00Z" w16du:dateUtc="2026-07-27T15:55:00Z">
            <w:rPr>
              <w:rFonts w:ascii="Arial" w:hAnsi="Arial" w:cs="Arial"/>
              <w:sz w:val="24"/>
              <w:szCs w:val="24"/>
            </w:rPr>
          </w:rPrChange>
        </w:rPr>
        <w:t>ed to mitochondria, selecting top-scoring genes from the RNALocate database</w:t>
      </w:r>
      <w:r w:rsidR="005B2A59" w:rsidRPr="00B475D4">
        <w:rPr>
          <w:rFonts w:ascii="Arial" w:hAnsi="Arial" w:cs="Arial"/>
          <w:sz w:val="24"/>
          <w:szCs w:val="24"/>
          <w:lang w:val="en-GB"/>
          <w:rPrChange w:id="228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285" w:author="Alexandre Miguel Kaizeler Guedes Da Silva Afonso" w:date="2026-07-27T16:55:00Z" w16du:dateUtc="2026-07-27T15:55:00Z">
            <w:rPr>
              <w:rFonts w:ascii="Arial" w:hAnsi="Arial" w:cs="Arial"/>
              <w:sz w:val="24"/>
              <w:szCs w:val="24"/>
            </w:rPr>
          </w:rPrChange>
        </w:rPr>
        <w:instrText xml:space="preserve"> ADDIN ZOTERO_ITEM CSL_CITATION {"citationID":"17DJTO6g","properties":{"unsorted":false,"formattedCitation":"\\super 55\\nosupersub{}","plainCitation":"55","noteIndex":0},"citationItems":[{"id":"jCcWpdK2/FjUJBPfg","uris":["http://zotero.org/users/local/azZVBjUa/items/CT4WMVNU"],"itemData":{"id":26,"type":"article-journal","abstract":"Abstract Subcellular localization of RNA is a crucial mechanism for regulating diverse biological processes within cells. Dynamic RNA subcellular localizations are essential for maintaining cellular homeostasis; however, their distribution and changes during development and differentiation remain largely unexplored. To elucidate the dynamic patterns of RNA distribution within cells, we have upgraded RNALocate to version 3.0, a repository for RNA-subcellular localization (http://www.rnalocate.org/ or http://www.rna-society.org/rnalocate/). RNALocate v3.0 incorporates and analyzes RNA subcellular localization sequencing data from over 850 samples, with a specific focus on the dynamic changes in subcellular localizations under various conditions. The species coverage has also been expanded to encompass mammals, non-mammals, plants and microbes. Additionally, we provide an integrated prediction algorithm for the subcellular localization of seven RNA types across eleven subcellular compartments, utilizing convolutional neural networks (CNNs) and transformer models. Overall, RNALocate v3.0 contains a total of 1 844 013 RNA-localization entries covering 26 RNA types, 242 species and 177 subcellular localizations. It serves as a comprehensive and readily accessible data resource for RNA-subcellular localization, facilitating the elucidation of cellular function and disease pathogenesis.","container-title":"Nucleic Acids Research","DOI":"10.1093/nar/gkae872","ISSN":"0305-1048, 1362-4962","issue":"D1","page":"D284–D292","title":"RNALocate v3.0: Advancing the Repository of RNA Subcellular Localization with Dynamic Analysis and Prediction","title-short":"RNALocate v3.0","volume":"53","author":[{"family":"Wu","given":"Le"},{"family":"Wang","given":"Luqi"},{"family":"Hu","given":"Shijie"},{"family":"Tang","given":"Guangjue"},{"family":"Chen","given":"Jia"},{"family":"Yi","given":"Ying"},{"family":"Xie","given":"Hailong"},{"family":"Lin","given":"Jiahao"},{"family":"Wang","given":"Mei"},{"family":"Wang","given":"Dong"},{"family":"Yang","given":"Bin"},{"family":"Huang","given":"Yan"}],"issued":{"date-parts":[["2025",1,6]]}}}],"schema":"https://github.com/citation-style-language/schema/raw/master/csl-citation.json"} </w:instrText>
      </w:r>
      <w:r w:rsidR="005B2A59" w:rsidRPr="00B475D4">
        <w:rPr>
          <w:rFonts w:ascii="Arial" w:hAnsi="Arial" w:cs="Arial"/>
          <w:sz w:val="24"/>
          <w:szCs w:val="24"/>
          <w:lang w:val="en-GB"/>
          <w:rPrChange w:id="2286"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2287" w:author="Alexandre Miguel Kaizeler Guedes Da Silva Afonso" w:date="2026-07-27T16:55:00Z" w16du:dateUtc="2026-07-27T15:55:00Z">
            <w:rPr>
              <w:rFonts w:ascii="Arial" w:hAnsi="Arial" w:cs="Arial"/>
              <w:kern w:val="0"/>
              <w:sz w:val="24"/>
              <w:vertAlign w:val="superscript"/>
            </w:rPr>
          </w:rPrChange>
        </w:rPr>
        <w:t>55</w:t>
      </w:r>
      <w:r w:rsidR="005B2A59" w:rsidRPr="00B475D4">
        <w:rPr>
          <w:rFonts w:ascii="Arial" w:hAnsi="Arial" w:cs="Arial"/>
          <w:sz w:val="24"/>
          <w:szCs w:val="24"/>
          <w:lang w:val="en-GB"/>
          <w:rPrChange w:id="2288" w:author="Alexandre Miguel Kaizeler Guedes Da Silva Afonso" w:date="2026-07-27T16:55:00Z" w16du:dateUtc="2026-07-27T15:55:00Z">
            <w:rPr>
              <w:rFonts w:ascii="Arial" w:hAnsi="Arial" w:cs="Arial"/>
              <w:sz w:val="24"/>
              <w:szCs w:val="24"/>
            </w:rPr>
          </w:rPrChange>
        </w:rPr>
        <w:fldChar w:fldCharType="end"/>
      </w:r>
      <w:r w:rsidR="005B2A59" w:rsidRPr="00B475D4">
        <w:rPr>
          <w:rFonts w:ascii="Arial" w:hAnsi="Arial" w:cs="Arial"/>
          <w:sz w:val="24"/>
          <w:szCs w:val="24"/>
          <w:lang w:val="en-GB"/>
          <w:rPrChange w:id="2289" w:author="Alexandre Miguel Kaizeler Guedes Da Silva Afonso" w:date="2026-07-27T16:55:00Z" w16du:dateUtc="2026-07-27T15:55:00Z">
            <w:rPr>
              <w:rFonts w:ascii="Arial" w:hAnsi="Arial" w:cs="Arial"/>
              <w:sz w:val="24"/>
              <w:szCs w:val="24"/>
            </w:rPr>
          </w:rPrChange>
        </w:rPr>
        <w:t xml:space="preserve"> (</w:t>
      </w:r>
      <w:r w:rsidR="00C26665" w:rsidRPr="00B475D4">
        <w:rPr>
          <w:rFonts w:ascii="Arial" w:hAnsi="Arial" w:cs="Arial"/>
          <w:sz w:val="24"/>
          <w:szCs w:val="24"/>
          <w:lang w:val="en-GB"/>
          <w:rPrChange w:id="2290" w:author="Alexandre Miguel Kaizeler Guedes Da Silva Afonso" w:date="2026-07-27T16:55:00Z" w16du:dateUtc="2026-07-27T15:55:00Z">
            <w:rPr>
              <w:rFonts w:ascii="Arial" w:hAnsi="Arial" w:cs="Arial"/>
              <w:sz w:val="24"/>
              <w:szCs w:val="24"/>
            </w:rPr>
          </w:rPrChange>
        </w:rPr>
        <w:t xml:space="preserve">Supplementary </w:t>
      </w:r>
      <w:r w:rsidR="005B2A59" w:rsidRPr="00B475D4">
        <w:rPr>
          <w:rFonts w:ascii="Arial" w:hAnsi="Arial" w:cs="Arial"/>
          <w:sz w:val="24"/>
          <w:szCs w:val="24"/>
          <w:lang w:val="en-GB"/>
          <w:rPrChange w:id="2291" w:author="Alexandre Miguel Kaizeler Guedes Da Silva Afonso" w:date="2026-07-27T16:55:00Z" w16du:dateUtc="2026-07-27T15:55:00Z">
            <w:rPr>
              <w:rFonts w:ascii="Arial" w:hAnsi="Arial" w:cs="Arial"/>
              <w:sz w:val="24"/>
              <w:szCs w:val="24"/>
            </w:rPr>
          </w:rPrChange>
        </w:rPr>
        <w:t xml:space="preserve">Figure </w:t>
      </w:r>
      <w:r w:rsidR="00A64D79" w:rsidRPr="00B475D4">
        <w:rPr>
          <w:rFonts w:ascii="Arial" w:hAnsi="Arial" w:cs="Arial"/>
          <w:sz w:val="24"/>
          <w:szCs w:val="24"/>
          <w:lang w:val="en-GB"/>
          <w:rPrChange w:id="2292" w:author="Alexandre Miguel Kaizeler Guedes Da Silva Afonso" w:date="2026-07-27T16:55:00Z" w16du:dateUtc="2026-07-27T15:55:00Z">
            <w:rPr>
              <w:rFonts w:ascii="Arial" w:hAnsi="Arial" w:cs="Arial"/>
              <w:sz w:val="24"/>
              <w:szCs w:val="24"/>
            </w:rPr>
          </w:rPrChange>
        </w:rPr>
        <w:t>9</w:t>
      </w:r>
      <w:r w:rsidR="002B7BB0" w:rsidRPr="00B475D4">
        <w:rPr>
          <w:rFonts w:ascii="Arial" w:hAnsi="Arial" w:cs="Arial"/>
          <w:sz w:val="24"/>
          <w:szCs w:val="24"/>
          <w:lang w:val="en-GB"/>
          <w:rPrChange w:id="2293" w:author="Alexandre Miguel Kaizeler Guedes Da Silva Afonso" w:date="2026-07-27T16:55:00Z" w16du:dateUtc="2026-07-27T15:55:00Z">
            <w:rPr>
              <w:rFonts w:ascii="Arial" w:hAnsi="Arial" w:cs="Arial"/>
              <w:sz w:val="24"/>
              <w:szCs w:val="24"/>
            </w:rPr>
          </w:rPrChange>
        </w:rPr>
        <w:t>A</w:t>
      </w:r>
      <w:r w:rsidR="00C26665" w:rsidRPr="00B475D4">
        <w:rPr>
          <w:rFonts w:ascii="Arial" w:hAnsi="Arial" w:cs="Arial"/>
          <w:sz w:val="24"/>
          <w:szCs w:val="24"/>
          <w:lang w:val="en-GB"/>
          <w:rPrChange w:id="2294" w:author="Alexandre Miguel Kaizeler Guedes Da Silva Afonso" w:date="2026-07-27T16:55:00Z" w16du:dateUtc="2026-07-27T15:55:00Z">
            <w:rPr>
              <w:rFonts w:ascii="Arial" w:hAnsi="Arial" w:cs="Arial"/>
              <w:sz w:val="24"/>
              <w:szCs w:val="24"/>
            </w:rPr>
          </w:rPrChange>
        </w:rPr>
        <w:t>-Right</w:t>
      </w:r>
      <w:r w:rsidR="005B2A59" w:rsidRPr="00B475D4">
        <w:rPr>
          <w:rFonts w:ascii="Arial" w:hAnsi="Arial" w:cs="Arial"/>
          <w:sz w:val="24"/>
          <w:szCs w:val="24"/>
          <w:lang w:val="en-GB"/>
          <w:rPrChange w:id="2295" w:author="Alexandre Miguel Kaizeler Guedes Da Silva Afonso" w:date="2026-07-27T16:55:00Z" w16du:dateUtc="2026-07-27T15:55:00Z">
            <w:rPr>
              <w:rFonts w:ascii="Arial" w:hAnsi="Arial" w:cs="Arial"/>
              <w:sz w:val="24"/>
              <w:szCs w:val="24"/>
            </w:rPr>
          </w:rPrChange>
        </w:rPr>
        <w:t xml:space="preserve">). </w:t>
      </w:r>
      <w:ins w:id="2296" w:author="Alexandre Miguel Kaizeler Guedes Da Silva Afonso" w:date="2026-07-07T10:51:00Z" w16du:dateUtc="2026-07-07T09:51:00Z">
        <w:r w:rsidR="00CC438B" w:rsidRPr="00B475D4">
          <w:rPr>
            <w:rFonts w:ascii="Arial" w:hAnsi="Arial" w:cs="Arial"/>
            <w:sz w:val="24"/>
            <w:szCs w:val="24"/>
            <w:lang w:val="en-GB"/>
            <w:rPrChange w:id="2297" w:author="Alexandre Miguel Kaizeler Guedes Da Silva Afonso" w:date="2026-07-27T16:55:00Z" w16du:dateUtc="2026-07-27T15:55:00Z">
              <w:rPr>
                <w:rFonts w:ascii="Arial" w:hAnsi="Arial" w:cs="Arial"/>
                <w:sz w:val="24"/>
                <w:szCs w:val="24"/>
              </w:rPr>
            </w:rPrChange>
          </w:rPr>
          <w:t>Among SG datasets, some studies showed strong depletion whereas others displayed strong enrichment of mitochondrially encoded transcripts in SGs (Supplementary Figure 8)</w:t>
        </w:r>
      </w:ins>
      <w:del w:id="2298" w:author="Alexandre Miguel Kaizeler Guedes Da Silva Afonso" w:date="2026-07-07T10:51:00Z" w16du:dateUtc="2026-07-07T09:51:00Z">
        <w:r w:rsidR="005B2A59" w:rsidRPr="00B475D4" w:rsidDel="00CC438B">
          <w:rPr>
            <w:rFonts w:ascii="Arial" w:hAnsi="Arial" w:cs="Arial"/>
            <w:sz w:val="24"/>
            <w:szCs w:val="24"/>
            <w:lang w:val="en-GB"/>
            <w:rPrChange w:id="2299" w:author="Alexandre Miguel Kaizeler Guedes Da Silva Afonso" w:date="2026-07-27T16:55:00Z" w16du:dateUtc="2026-07-27T15:55:00Z">
              <w:rPr>
                <w:rFonts w:ascii="Arial" w:hAnsi="Arial" w:cs="Arial"/>
                <w:sz w:val="24"/>
                <w:szCs w:val="24"/>
              </w:rPr>
            </w:rPrChange>
          </w:rPr>
          <w:delText>Among SG datasets, two studies</w:delText>
        </w:r>
      </w:del>
      <w:ins w:id="2300" w:author="Alexandre Miguel Kaizeler Guedes Da Silva Afonso" w:date="2026-06-25T18:46:00Z" w16du:dateUtc="2026-06-25T17:46:00Z">
        <w:del w:id="2301" w:author="Alexandre Miguel Kaizeler Guedes Da Silva Afonso" w:date="2026-07-07T10:51:00Z" w16du:dateUtc="2026-07-07T09:51:00Z">
          <w:r w:rsidR="00C20DB3" w:rsidRPr="00B475D4" w:rsidDel="00CC438B">
            <w:rPr>
              <w:rFonts w:ascii="Arial" w:hAnsi="Arial" w:cs="Arial"/>
              <w:sz w:val="24"/>
              <w:szCs w:val="24"/>
              <w:lang w:val="en-GB"/>
              <w:rPrChange w:id="2302" w:author="Alexandre Miguel Kaizeler Guedes Da Silva Afonso" w:date="2026-07-27T16:55:00Z" w16du:dateUtc="2026-07-27T15:55:00Z">
                <w:rPr>
                  <w:rFonts w:ascii="Arial" w:hAnsi="Arial" w:cs="Arial"/>
                  <w:sz w:val="24"/>
                  <w:szCs w:val="24"/>
                </w:rPr>
              </w:rPrChange>
            </w:rPr>
            <w:delText xml:space="preserve"> (</w:delText>
          </w:r>
        </w:del>
        <w:del w:id="2303" w:author="Alexandre Miguel Kaizeler Guedes Da Silva Afonso" w:date="2026-07-07T10:45:00Z" w16du:dateUtc="2026-07-07T09:45:00Z">
          <w:r w:rsidR="00C20DB3" w:rsidRPr="00B475D4" w:rsidDel="00CC438B">
            <w:rPr>
              <w:rFonts w:ascii="Arial" w:hAnsi="Arial" w:cs="Arial"/>
              <w:sz w:val="24"/>
              <w:szCs w:val="24"/>
              <w:lang w:val="en-GB"/>
              <w:rPrChange w:id="2304" w:author="Alexandre Miguel Kaizeler Guedes Da Silva Afonso" w:date="2026-07-27T16:55:00Z" w16du:dateUtc="2026-07-27T15:55:00Z">
                <w:rPr>
                  <w:rFonts w:ascii="Arial" w:hAnsi="Arial" w:cs="Arial"/>
                  <w:sz w:val="24"/>
                  <w:szCs w:val="24"/>
                </w:rPr>
              </w:rPrChange>
            </w:rPr>
            <w:delText>Z. R</w:delText>
          </w:r>
        </w:del>
        <w:del w:id="2305" w:author="Alexandre Miguel Kaizeler Guedes Da Silva Afonso" w:date="2026-07-07T10:51:00Z" w16du:dateUtc="2026-07-07T09:51:00Z">
          <w:r w:rsidR="00C20DB3" w:rsidRPr="00B475D4" w:rsidDel="00CC438B">
            <w:rPr>
              <w:rFonts w:ascii="Arial" w:hAnsi="Arial" w:cs="Arial"/>
              <w:sz w:val="24"/>
              <w:szCs w:val="24"/>
              <w:lang w:val="en-GB"/>
              <w:rPrChange w:id="2306" w:author="Alexandre Miguel Kaizeler Guedes Da Silva Afonso" w:date="2026-07-27T16:55:00Z" w16du:dateUtc="2026-07-27T15:55:00Z">
                <w:rPr>
                  <w:rFonts w:ascii="Arial" w:hAnsi="Arial" w:cs="Arial"/>
                  <w:sz w:val="24"/>
                  <w:szCs w:val="24"/>
                </w:rPr>
              </w:rPrChange>
            </w:rPr>
            <w:delText>en 2023</w:delText>
          </w:r>
          <w:r w:rsidR="00C20DB3" w:rsidRPr="00B475D4" w:rsidDel="00CC438B">
            <w:rPr>
              <w:rFonts w:ascii="Arial" w:hAnsi="Arial" w:cs="Arial"/>
              <w:sz w:val="24"/>
              <w:szCs w:val="24"/>
              <w:lang w:val="en-GB"/>
              <w:rPrChange w:id="2307" w:author="Alexandre Miguel Kaizeler Guedes Da Silva Afonso" w:date="2026-07-27T16:55:00Z" w16du:dateUtc="2026-07-27T15:55:00Z">
                <w:rPr>
                  <w:rFonts w:ascii="Arial" w:hAnsi="Arial" w:cs="Arial"/>
                  <w:sz w:val="24"/>
                  <w:szCs w:val="24"/>
                </w:rPr>
              </w:rPrChange>
            </w:rPr>
            <w:fldChar w:fldCharType="begin"/>
          </w:r>
          <w:r w:rsidR="00C20DB3" w:rsidRPr="00B475D4" w:rsidDel="00CC438B">
            <w:rPr>
              <w:rFonts w:ascii="Arial" w:hAnsi="Arial" w:cs="Arial"/>
              <w:sz w:val="24"/>
              <w:szCs w:val="24"/>
              <w:lang w:val="en-GB"/>
              <w:rPrChange w:id="2308" w:author="Alexandre Miguel Kaizeler Guedes Da Silva Afonso" w:date="2026-07-27T16:55:00Z" w16du:dateUtc="2026-07-27T15:55:00Z">
                <w:rPr>
                  <w:rFonts w:ascii="Arial" w:hAnsi="Arial" w:cs="Arial"/>
                  <w:sz w:val="24"/>
                  <w:szCs w:val="24"/>
                </w:rPr>
              </w:rPrChange>
            </w:rPr>
            <w:delInstrText xml:space="preserve"> ADDIN ZOTERO_ITEM CSL_CITATION {"citationID":"Xcif7yRc","properties":{"unsorted":false,"formattedCitation":"\\super 56\\nosupersub{}","plainCitation":"56","noteIndex":0},"citationItems":[{"id":8,"uris":["http://zotero.org/users/local/azZVBjUa/items/YLT5PVMP"],"itemData":{"id":8,"type":"article-journal","abstract":"Stress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Commun","page":"7390","title":"Profiling stress-triggered RNA condensation with photocatalytic proximity labeling","volume":"14","author":[{"family":"Ren","given":"Ziqi"},{"family":"Tang","given":"Wei"},{"family":"Peng","given":"Luxin"},{"family":"Zou","given":"Peng"}],"issued":{"date-parts":[["2023",11,15]]}}}],"schema":"https://github.com/citation-style-language/schema/raw/master/csl-citation.json"} </w:delInstrText>
          </w:r>
          <w:r w:rsidR="00C20DB3" w:rsidRPr="00B475D4" w:rsidDel="00CC438B">
            <w:rPr>
              <w:rFonts w:ascii="Arial" w:hAnsi="Arial" w:cs="Arial"/>
              <w:sz w:val="24"/>
              <w:szCs w:val="24"/>
              <w:lang w:val="en-GB"/>
              <w:rPrChange w:id="2309" w:author="Alexandre Miguel Kaizeler Guedes Da Silva Afonso" w:date="2026-07-27T16:55:00Z" w16du:dateUtc="2026-07-27T15:55:00Z">
                <w:rPr>
                  <w:rFonts w:ascii="Arial" w:hAnsi="Arial" w:cs="Arial"/>
                  <w:sz w:val="24"/>
                  <w:szCs w:val="24"/>
                </w:rPr>
              </w:rPrChange>
            </w:rPr>
            <w:fldChar w:fldCharType="separate"/>
          </w:r>
          <w:r w:rsidR="00C20DB3" w:rsidRPr="00CC6580" w:rsidDel="00CC438B">
            <w:rPr>
              <w:rFonts w:ascii="Arial" w:eastAsiaTheme="minorHAnsi" w:hAnsi="Arial" w:cs="Arial"/>
              <w:kern w:val="0"/>
              <w:sz w:val="24"/>
              <w:szCs w:val="24"/>
              <w:vertAlign w:val="superscript"/>
              <w:lang w:val="en-GB"/>
            </w:rPr>
            <w:delText>56</w:delText>
          </w:r>
          <w:r w:rsidR="00C20DB3" w:rsidRPr="00B475D4" w:rsidDel="00CC438B">
            <w:rPr>
              <w:rFonts w:ascii="Arial" w:hAnsi="Arial" w:cs="Arial"/>
              <w:sz w:val="24"/>
              <w:szCs w:val="24"/>
              <w:lang w:val="en-GB"/>
              <w:rPrChange w:id="2310" w:author="Alexandre Miguel Kaizeler Guedes Da Silva Afonso" w:date="2026-07-27T16:55:00Z" w16du:dateUtc="2026-07-27T15:55:00Z">
                <w:rPr>
                  <w:rFonts w:ascii="Arial" w:hAnsi="Arial" w:cs="Arial"/>
                  <w:sz w:val="24"/>
                  <w:szCs w:val="24"/>
                </w:rPr>
              </w:rPrChange>
            </w:rPr>
            <w:fldChar w:fldCharType="end"/>
          </w:r>
          <w:r w:rsidR="00C20DB3" w:rsidRPr="00B475D4" w:rsidDel="00CC438B">
            <w:rPr>
              <w:rFonts w:ascii="Arial" w:hAnsi="Arial" w:cs="Arial"/>
              <w:sz w:val="24"/>
              <w:szCs w:val="24"/>
              <w:lang w:val="en-GB"/>
              <w:rPrChange w:id="2311" w:author="Alexandre Miguel Kaizeler Guedes Da Silva Afonso" w:date="2026-07-27T16:55:00Z" w16du:dateUtc="2026-07-27T15:55:00Z">
                <w:rPr>
                  <w:rFonts w:ascii="Arial" w:hAnsi="Arial" w:cs="Arial"/>
                  <w:sz w:val="24"/>
                  <w:szCs w:val="24"/>
                </w:rPr>
              </w:rPrChange>
            </w:rPr>
            <w:delText xml:space="preserve">; </w:delText>
          </w:r>
        </w:del>
        <w:commentRangeStart w:id="2312"/>
        <w:commentRangeStart w:id="2313"/>
        <w:commentRangeStart w:id="2314"/>
        <w:del w:id="2315" w:author="Alexandre Miguel Kaizeler Guedes Da Silva Afonso" w:date="2026-07-07T10:45:00Z" w16du:dateUtc="2026-07-07T09:45:00Z">
          <w:r w:rsidR="00C20DB3" w:rsidRPr="00B475D4" w:rsidDel="00CC438B">
            <w:rPr>
              <w:rFonts w:ascii="Arial" w:hAnsi="Arial" w:cs="Arial"/>
              <w:sz w:val="24"/>
              <w:szCs w:val="24"/>
              <w:lang w:val="en-GB"/>
              <w:rPrChange w:id="2316" w:author="Alexandre Miguel Kaizeler Guedes Da Silva Afonso" w:date="2026-07-27T16:55:00Z" w16du:dateUtc="2026-07-27T15:55:00Z">
                <w:rPr>
                  <w:rFonts w:ascii="Arial" w:hAnsi="Arial" w:cs="Arial"/>
                  <w:sz w:val="24"/>
                  <w:szCs w:val="24"/>
                </w:rPr>
              </w:rPrChange>
            </w:rPr>
            <w:delText xml:space="preserve">V. </w:delText>
          </w:r>
        </w:del>
        <w:del w:id="2317" w:author="Alexandre Miguel Kaizeler Guedes Da Silva Afonso" w:date="2026-07-07T10:51:00Z" w16du:dateUtc="2026-07-07T09:51:00Z">
          <w:r w:rsidR="00C20DB3" w:rsidRPr="00B475D4" w:rsidDel="00CC438B">
            <w:rPr>
              <w:rFonts w:ascii="Arial" w:hAnsi="Arial" w:cs="Arial"/>
              <w:sz w:val="24"/>
              <w:szCs w:val="24"/>
              <w:lang w:val="en-GB"/>
              <w:rPrChange w:id="2318" w:author="Alexandre Miguel Kaizeler Guedes Da Silva Afonso" w:date="2026-07-27T16:55:00Z" w16du:dateUtc="2026-07-27T15:55:00Z">
                <w:rPr>
                  <w:rFonts w:ascii="Arial" w:hAnsi="Arial" w:cs="Arial"/>
                  <w:sz w:val="24"/>
                  <w:szCs w:val="24"/>
                </w:rPr>
              </w:rPrChange>
            </w:rPr>
            <w:delText>Iadevaia 2022</w:delText>
          </w:r>
          <w:r w:rsidR="00C20DB3" w:rsidRPr="00B475D4" w:rsidDel="00CC438B">
            <w:rPr>
              <w:rFonts w:ascii="Arial" w:hAnsi="Arial" w:cs="Arial"/>
              <w:sz w:val="24"/>
              <w:szCs w:val="24"/>
              <w:lang w:val="en-GB"/>
              <w:rPrChange w:id="2319" w:author="Alexandre Miguel Kaizeler Guedes Da Silva Afonso" w:date="2026-07-27T16:55:00Z" w16du:dateUtc="2026-07-27T15:55:00Z">
                <w:rPr>
                  <w:rFonts w:ascii="Arial" w:hAnsi="Arial" w:cs="Arial"/>
                  <w:sz w:val="24"/>
                  <w:szCs w:val="24"/>
                </w:rPr>
              </w:rPrChange>
            </w:rPr>
            <w:fldChar w:fldCharType="begin"/>
          </w:r>
          <w:r w:rsidR="00C20DB3" w:rsidRPr="00B475D4" w:rsidDel="00CC438B">
            <w:rPr>
              <w:rFonts w:ascii="Arial" w:hAnsi="Arial" w:cs="Arial"/>
              <w:sz w:val="24"/>
              <w:szCs w:val="24"/>
              <w:lang w:val="en-GB"/>
              <w:rPrChange w:id="2320" w:author="Alexandre Miguel Kaizeler Guedes Da Silva Afonso" w:date="2026-07-27T16:55:00Z" w16du:dateUtc="2026-07-27T15:55:00Z">
                <w:rPr>
                  <w:rFonts w:ascii="Arial" w:hAnsi="Arial" w:cs="Arial"/>
                  <w:sz w:val="24"/>
                  <w:szCs w:val="24"/>
                </w:rPr>
              </w:rPrChange>
            </w:rPr>
            <w:delInstrText xml:space="preserve"> ADDIN ZOTERO_ITEM CSL_CITATION {"citationID":"kP9LNFh4","properties":{"unsorted":false,"formattedCitation":"\\super 57\\nosupersub{}","plainCitation":"57","noteIndex":0},"citationItems":[{"id":88,"uris":["http://zotero.org/users/local/azZVBjUa/items/TUKQ88A2"],"itemData":{"id":88,"type":"article-journal","abstract":"To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delInstrText>
          </w:r>
          <w:r w:rsidR="00C20DB3" w:rsidRPr="00B475D4" w:rsidDel="00CC438B">
            <w:rPr>
              <w:rFonts w:ascii="Arial" w:hAnsi="Arial" w:cs="Arial"/>
              <w:sz w:val="24"/>
              <w:szCs w:val="24"/>
              <w:lang w:val="en-GB"/>
              <w:rPrChange w:id="2321" w:author="Alexandre Miguel Kaizeler Guedes Da Silva Afonso" w:date="2026-07-27T16:55:00Z" w16du:dateUtc="2026-07-27T15:55:00Z">
                <w:rPr>
                  <w:rFonts w:ascii="Arial" w:hAnsi="Arial" w:cs="Arial"/>
                  <w:sz w:val="24"/>
                  <w:szCs w:val="24"/>
                </w:rPr>
              </w:rPrChange>
            </w:rPr>
            <w:fldChar w:fldCharType="separate"/>
          </w:r>
          <w:r w:rsidR="00C20DB3" w:rsidRPr="00CC6580" w:rsidDel="00CC438B">
            <w:rPr>
              <w:rFonts w:ascii="Arial" w:eastAsiaTheme="minorHAnsi" w:hAnsi="Arial" w:cs="Arial"/>
              <w:kern w:val="0"/>
              <w:sz w:val="24"/>
              <w:szCs w:val="24"/>
              <w:vertAlign w:val="superscript"/>
              <w:lang w:val="en-GB"/>
            </w:rPr>
            <w:delText>57</w:delText>
          </w:r>
          <w:r w:rsidR="00C20DB3" w:rsidRPr="00B475D4" w:rsidDel="00CC438B">
            <w:rPr>
              <w:rFonts w:ascii="Arial" w:hAnsi="Arial" w:cs="Arial"/>
              <w:sz w:val="24"/>
              <w:szCs w:val="24"/>
              <w:lang w:val="en-GB"/>
              <w:rPrChange w:id="2322" w:author="Alexandre Miguel Kaizeler Guedes Da Silva Afonso" w:date="2026-07-27T16:55:00Z" w16du:dateUtc="2026-07-27T15:55:00Z">
                <w:rPr>
                  <w:rFonts w:ascii="Arial" w:hAnsi="Arial" w:cs="Arial"/>
                  <w:sz w:val="24"/>
                  <w:szCs w:val="24"/>
                </w:rPr>
              </w:rPrChange>
            </w:rPr>
            <w:fldChar w:fldCharType="end"/>
          </w:r>
          <w:r w:rsidR="00C20DB3" w:rsidRPr="00B475D4" w:rsidDel="00CC438B">
            <w:rPr>
              <w:rFonts w:ascii="Arial" w:hAnsi="Arial" w:cs="Arial"/>
              <w:sz w:val="24"/>
              <w:szCs w:val="24"/>
              <w:lang w:val="en-GB"/>
              <w:rPrChange w:id="2323" w:author="Alexandre Miguel Kaizeler Guedes Da Silva Afonso" w:date="2026-07-27T16:55:00Z" w16du:dateUtc="2026-07-27T15:55:00Z">
                <w:rPr>
                  <w:rFonts w:ascii="Arial" w:hAnsi="Arial" w:cs="Arial"/>
                  <w:sz w:val="24"/>
                  <w:szCs w:val="24"/>
                </w:rPr>
              </w:rPrChange>
            </w:rPr>
            <w:delText>),</w:delText>
          </w:r>
        </w:del>
      </w:ins>
      <w:del w:id="2324" w:author="Alexandre Miguel Kaizeler Guedes Da Silva Afonso" w:date="2026-07-07T10:51:00Z" w16du:dateUtc="2026-07-07T09:51:00Z">
        <w:r w:rsidR="005B2A59" w:rsidRPr="00B475D4" w:rsidDel="00CC438B">
          <w:rPr>
            <w:rFonts w:ascii="Arial" w:hAnsi="Arial" w:cs="Arial"/>
            <w:sz w:val="24"/>
            <w:szCs w:val="24"/>
            <w:lang w:val="en-GB"/>
            <w:rPrChange w:id="2325" w:author="Alexandre Miguel Kaizeler Guedes Da Silva Afonso" w:date="2026-07-27T16:55:00Z" w16du:dateUtc="2026-07-27T15:55:00Z">
              <w:rPr>
                <w:rFonts w:ascii="Arial" w:hAnsi="Arial" w:cs="Arial"/>
                <w:sz w:val="24"/>
                <w:szCs w:val="24"/>
              </w:rPr>
            </w:rPrChange>
          </w:rPr>
          <w:delText xml:space="preserve"> showed strong depletion of mitochondrially encoded transcripts</w:delText>
        </w:r>
        <w:commentRangeEnd w:id="2312"/>
        <w:r w:rsidR="00097FDC" w:rsidRPr="00B475D4" w:rsidDel="00CC438B">
          <w:rPr>
            <w:rStyle w:val="Refdecomentrio"/>
            <w:rFonts w:ascii="Arial" w:hAnsi="Arial" w:cs="Arial"/>
            <w:sz w:val="24"/>
            <w:szCs w:val="24"/>
            <w:lang w:val="en-GB"/>
            <w:rPrChange w:id="2326" w:author="Alexandre Miguel Kaizeler Guedes Da Silva Afonso" w:date="2026-07-27T16:55:00Z" w16du:dateUtc="2026-07-27T15:55:00Z">
              <w:rPr>
                <w:rStyle w:val="Refdecomentrio"/>
                <w:rFonts w:ascii="Arial" w:hAnsi="Arial" w:cs="Arial"/>
                <w:sz w:val="24"/>
                <w:szCs w:val="24"/>
              </w:rPr>
            </w:rPrChange>
          </w:rPr>
          <w:commentReference w:id="2312"/>
        </w:r>
        <w:commentRangeEnd w:id="2313"/>
        <w:r w:rsidR="00097FDC" w:rsidRPr="00B475D4" w:rsidDel="00CC438B">
          <w:rPr>
            <w:rStyle w:val="Refdecomentrio"/>
            <w:rFonts w:ascii="Arial" w:hAnsi="Arial" w:cs="Arial"/>
            <w:sz w:val="24"/>
            <w:szCs w:val="24"/>
            <w:lang w:val="en-GB"/>
            <w:rPrChange w:id="2327" w:author="Alexandre Miguel Kaizeler Guedes Da Silva Afonso" w:date="2026-07-27T16:55:00Z" w16du:dateUtc="2026-07-27T15:55:00Z">
              <w:rPr>
                <w:rStyle w:val="Refdecomentrio"/>
                <w:rFonts w:ascii="Arial" w:hAnsi="Arial" w:cs="Arial"/>
                <w:sz w:val="24"/>
                <w:szCs w:val="24"/>
              </w:rPr>
            </w:rPrChange>
          </w:rPr>
          <w:commentReference w:id="2313"/>
        </w:r>
        <w:commentRangeEnd w:id="2314"/>
        <w:r w:rsidR="00375497" w:rsidRPr="00B475D4" w:rsidDel="00CC438B">
          <w:rPr>
            <w:rStyle w:val="Refdecomentrio"/>
            <w:rFonts w:ascii="Arial" w:hAnsi="Arial" w:cs="Arial"/>
            <w:sz w:val="24"/>
            <w:szCs w:val="24"/>
            <w:lang w:val="en-GB"/>
            <w:rPrChange w:id="2328" w:author="Alexandre Miguel Kaizeler Guedes Da Silva Afonso" w:date="2026-07-27T16:55:00Z" w16du:dateUtc="2026-07-27T15:55:00Z">
              <w:rPr>
                <w:rStyle w:val="Refdecomentrio"/>
                <w:rFonts w:ascii="Arial" w:hAnsi="Arial" w:cs="Arial"/>
                <w:sz w:val="24"/>
                <w:szCs w:val="24"/>
              </w:rPr>
            </w:rPrChange>
          </w:rPr>
          <w:commentReference w:id="2314"/>
        </w:r>
      </w:del>
      <w:ins w:id="2329" w:author="Alexandre Miguel Kaizeler Guedes Da Silva Afonso" w:date="2026-06-25T18:35:00Z" w16du:dateUtc="2026-06-25T17:35:00Z">
        <w:del w:id="2330" w:author="Alexandre Miguel Kaizeler Guedes Da Silva Afonso" w:date="2026-07-07T10:51:00Z" w16du:dateUtc="2026-07-07T09:51:00Z">
          <w:r w:rsidR="003F44A7" w:rsidRPr="00B475D4" w:rsidDel="00CC438B">
            <w:rPr>
              <w:rFonts w:ascii="Arial" w:hAnsi="Arial" w:cs="Arial"/>
              <w:sz w:val="24"/>
              <w:szCs w:val="24"/>
              <w:lang w:val="en-GB"/>
              <w:rPrChange w:id="2331" w:author="Alexandre Miguel Kaizeler Guedes Da Silva Afonso" w:date="2026-07-27T16:55:00Z" w16du:dateUtc="2026-07-27T15:55:00Z">
                <w:rPr>
                  <w:rFonts w:ascii="Arial" w:hAnsi="Arial" w:cs="Arial"/>
                  <w:sz w:val="24"/>
                  <w:szCs w:val="24"/>
                </w:rPr>
              </w:rPrChange>
            </w:rPr>
            <w:delText xml:space="preserve"> </w:delText>
          </w:r>
        </w:del>
      </w:ins>
      <w:del w:id="2332" w:author="Alexandre Miguel Kaizeler Guedes Da Silva Afonso" w:date="2026-07-07T10:51:00Z" w16du:dateUtc="2026-07-07T09:51:00Z">
        <w:r w:rsidR="00C20DB3" w:rsidRPr="00B475D4" w:rsidDel="00CC438B">
          <w:rPr>
            <w:rFonts w:ascii="Arial" w:hAnsi="Arial" w:cs="Arial"/>
            <w:sz w:val="24"/>
            <w:szCs w:val="24"/>
            <w:lang w:val="en-GB"/>
            <w:rPrChange w:id="2333" w:author="Alexandre Miguel Kaizeler Guedes Da Silva Afonso" w:date="2026-07-27T16:55:00Z" w16du:dateUtc="2026-07-27T15:55:00Z">
              <w:rPr>
                <w:rFonts w:ascii="Arial" w:hAnsi="Arial" w:cs="Arial"/>
                <w:sz w:val="24"/>
                <w:szCs w:val="24"/>
              </w:rPr>
            </w:rPrChange>
          </w:rPr>
          <w:fldChar w:fldCharType="begin"/>
        </w:r>
        <w:r w:rsidR="00C20DB3" w:rsidRPr="00B475D4" w:rsidDel="00CC438B">
          <w:rPr>
            <w:rFonts w:ascii="Arial" w:hAnsi="Arial" w:cs="Arial"/>
            <w:sz w:val="24"/>
            <w:szCs w:val="24"/>
            <w:lang w:val="en-GB"/>
            <w:rPrChange w:id="2334" w:author="Alexandre Miguel Kaizeler Guedes Da Silva Afonso" w:date="2026-07-27T16:55:00Z" w16du:dateUtc="2026-07-27T15:55:00Z">
              <w:rPr>
                <w:rFonts w:ascii="Arial" w:hAnsi="Arial" w:cs="Arial"/>
                <w:sz w:val="24"/>
                <w:szCs w:val="24"/>
              </w:rPr>
            </w:rPrChange>
          </w:rPr>
          <w:delInstrText xml:space="preserve"> ADDIN ZOTERO_ITEM CSL_CITATION {"citationID":"Xcif7yRc","properties":{"unsorted":false,"formattedCitation":"\\super 56\\nosupersub{}","plainCitation":"56","noteIndex":0},"citationItems":[{"id":8,"uris":["http://zotero.org/users/local/azZVBjUa/items/YLT5PVMP"],"itemData":{"id":8,"type":"article-journal","abstract":"Stress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Commun","page":"7390","title":"Profiling stress-triggered RNA condensation with photocatalytic proximity labeling","volume":"14","author":[{"family":"Ren","given":"Ziqi"},{"family":"Tang","given":"Wei"},{"family":"Peng","given":"Luxin"},{"family":"Zou","given":"Peng"}],"issued":{"date-parts":[["2023",11,15]]}}}],"schema":"https://github.com/citation-style-language/schema/raw/master/csl-citation.json"} </w:delInstrText>
        </w:r>
        <w:r w:rsidR="00C20DB3" w:rsidRPr="00B475D4" w:rsidDel="00CC438B">
          <w:rPr>
            <w:rFonts w:ascii="Arial" w:hAnsi="Arial" w:cs="Arial"/>
            <w:sz w:val="24"/>
            <w:szCs w:val="24"/>
            <w:lang w:val="en-GB"/>
            <w:rPrChange w:id="2335" w:author="Alexandre Miguel Kaizeler Guedes Da Silva Afonso" w:date="2026-07-27T16:55:00Z" w16du:dateUtc="2026-07-27T15:55:00Z">
              <w:rPr>
                <w:rFonts w:ascii="Arial" w:hAnsi="Arial" w:cs="Arial"/>
                <w:sz w:val="24"/>
                <w:szCs w:val="24"/>
              </w:rPr>
            </w:rPrChange>
          </w:rPr>
          <w:fldChar w:fldCharType="separate"/>
        </w:r>
        <w:r w:rsidR="00C20DB3" w:rsidRPr="00CC6580" w:rsidDel="00CC438B">
          <w:rPr>
            <w:rFonts w:ascii="Arial" w:eastAsiaTheme="minorHAnsi" w:hAnsi="Arial" w:cs="Arial"/>
            <w:kern w:val="0"/>
            <w:sz w:val="24"/>
            <w:szCs w:val="24"/>
            <w:vertAlign w:val="superscript"/>
            <w:lang w:val="en-GB"/>
          </w:rPr>
          <w:delText>56</w:delText>
        </w:r>
        <w:r w:rsidR="00C20DB3" w:rsidRPr="00B475D4" w:rsidDel="00CC438B">
          <w:rPr>
            <w:rFonts w:ascii="Arial" w:hAnsi="Arial" w:cs="Arial"/>
            <w:sz w:val="24"/>
            <w:szCs w:val="24"/>
            <w:lang w:val="en-GB"/>
            <w:rPrChange w:id="2336" w:author="Alexandre Miguel Kaizeler Guedes Da Silva Afonso" w:date="2026-07-27T16:55:00Z" w16du:dateUtc="2026-07-27T15:55:00Z">
              <w:rPr>
                <w:rFonts w:ascii="Arial" w:hAnsi="Arial" w:cs="Arial"/>
                <w:sz w:val="24"/>
                <w:szCs w:val="24"/>
              </w:rPr>
            </w:rPrChange>
          </w:rPr>
          <w:fldChar w:fldCharType="end"/>
        </w:r>
        <w:r w:rsidR="00C20DB3" w:rsidRPr="00B475D4" w:rsidDel="00CC438B">
          <w:rPr>
            <w:rFonts w:ascii="Arial" w:hAnsi="Arial" w:cs="Arial"/>
            <w:sz w:val="24"/>
            <w:szCs w:val="24"/>
            <w:lang w:val="en-GB"/>
            <w:rPrChange w:id="2337" w:author="Alexandre Miguel Kaizeler Guedes Da Silva Afonso" w:date="2026-07-27T16:55:00Z" w16du:dateUtc="2026-07-27T15:55:00Z">
              <w:rPr>
                <w:rFonts w:ascii="Arial" w:hAnsi="Arial" w:cs="Arial"/>
                <w:sz w:val="24"/>
                <w:szCs w:val="24"/>
              </w:rPr>
            </w:rPrChange>
          </w:rPr>
          <w:fldChar w:fldCharType="begin"/>
        </w:r>
        <w:r w:rsidR="00C20DB3" w:rsidRPr="00B475D4" w:rsidDel="00CC438B">
          <w:rPr>
            <w:rFonts w:ascii="Arial" w:hAnsi="Arial" w:cs="Arial"/>
            <w:sz w:val="24"/>
            <w:szCs w:val="24"/>
            <w:lang w:val="en-GB"/>
            <w:rPrChange w:id="2338" w:author="Alexandre Miguel Kaizeler Guedes Da Silva Afonso" w:date="2026-07-27T16:55:00Z" w16du:dateUtc="2026-07-27T15:55:00Z">
              <w:rPr>
                <w:rFonts w:ascii="Arial" w:hAnsi="Arial" w:cs="Arial"/>
                <w:sz w:val="24"/>
                <w:szCs w:val="24"/>
              </w:rPr>
            </w:rPrChange>
          </w:rPr>
          <w:delInstrText xml:space="preserve"> ADDIN ZOTERO_ITEM CSL_CITATION {"citationID":"kP9LNFh4","properties":{"unsorted":false,"formattedCitation":"\\super 57\\nosupersub{}","plainCitation":"57","noteIndex":0},"citationItems":[{"id":88,"uris":["http://zotero.org/users/local/azZVBjUa/items/TUKQ88A2"],"itemData":{"id":88,"type":"article-journal","abstract":"To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Sci","page":"jcs259194","title":"Novel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delInstrText>
        </w:r>
        <w:r w:rsidR="00C20DB3" w:rsidRPr="00B475D4" w:rsidDel="00CC438B">
          <w:rPr>
            <w:rFonts w:ascii="Arial" w:hAnsi="Arial" w:cs="Arial"/>
            <w:sz w:val="24"/>
            <w:szCs w:val="24"/>
            <w:lang w:val="en-GB"/>
            <w:rPrChange w:id="2339" w:author="Alexandre Miguel Kaizeler Guedes Da Silva Afonso" w:date="2026-07-27T16:55:00Z" w16du:dateUtc="2026-07-27T15:55:00Z">
              <w:rPr>
                <w:rFonts w:ascii="Arial" w:hAnsi="Arial" w:cs="Arial"/>
                <w:sz w:val="24"/>
                <w:szCs w:val="24"/>
              </w:rPr>
            </w:rPrChange>
          </w:rPr>
          <w:fldChar w:fldCharType="separate"/>
        </w:r>
        <w:r w:rsidR="00C20DB3" w:rsidRPr="00CC6580" w:rsidDel="00CC438B">
          <w:rPr>
            <w:rFonts w:ascii="Arial" w:eastAsiaTheme="minorHAnsi" w:hAnsi="Arial" w:cs="Arial"/>
            <w:kern w:val="0"/>
            <w:sz w:val="24"/>
            <w:szCs w:val="24"/>
            <w:vertAlign w:val="superscript"/>
            <w:lang w:val="en-GB"/>
          </w:rPr>
          <w:delText>57</w:delText>
        </w:r>
        <w:r w:rsidR="00C20DB3" w:rsidRPr="00B475D4" w:rsidDel="00CC438B">
          <w:rPr>
            <w:rFonts w:ascii="Arial" w:hAnsi="Arial" w:cs="Arial"/>
            <w:sz w:val="24"/>
            <w:szCs w:val="24"/>
            <w:lang w:val="en-GB"/>
            <w:rPrChange w:id="2340" w:author="Alexandre Miguel Kaizeler Guedes Da Silva Afonso" w:date="2026-07-27T16:55:00Z" w16du:dateUtc="2026-07-27T15:55:00Z">
              <w:rPr>
                <w:rFonts w:ascii="Arial" w:hAnsi="Arial" w:cs="Arial"/>
                <w:sz w:val="24"/>
                <w:szCs w:val="24"/>
              </w:rPr>
            </w:rPrChange>
          </w:rPr>
          <w:fldChar w:fldCharType="end"/>
        </w:r>
        <w:r w:rsidR="005B2A59" w:rsidRPr="00B475D4" w:rsidDel="00CC438B">
          <w:rPr>
            <w:rFonts w:ascii="Arial" w:hAnsi="Arial" w:cs="Arial"/>
            <w:sz w:val="24"/>
            <w:szCs w:val="24"/>
            <w:lang w:val="en-GB"/>
            <w:rPrChange w:id="2341" w:author="Alexandre Miguel Kaizeler Guedes Da Silva Afonso" w:date="2026-07-27T16:55:00Z" w16du:dateUtc="2026-07-27T15:55:00Z">
              <w:rPr>
                <w:rFonts w:ascii="Arial" w:hAnsi="Arial" w:cs="Arial"/>
                <w:sz w:val="24"/>
                <w:szCs w:val="24"/>
              </w:rPr>
            </w:rPrChange>
          </w:rPr>
          <w:delText xml:space="preserve">, whereas four </w:delText>
        </w:r>
      </w:del>
      <w:ins w:id="2342" w:author="Alexandre Miguel Kaizeler Guedes Da Silva Afonso" w:date="2026-06-25T18:46:00Z" w16du:dateUtc="2026-06-25T17:46:00Z">
        <w:del w:id="2343" w:author="Alexandre Miguel Kaizeler Guedes Da Silva Afonso" w:date="2026-07-07T10:51:00Z" w16du:dateUtc="2026-07-07T09:51:00Z">
          <w:r w:rsidR="00C20DB3" w:rsidRPr="00B475D4" w:rsidDel="00CC438B">
            <w:rPr>
              <w:rFonts w:ascii="Arial" w:hAnsi="Arial" w:cs="Arial"/>
              <w:sz w:val="24"/>
              <w:szCs w:val="24"/>
              <w:lang w:val="en-GB"/>
              <w:rPrChange w:id="2344" w:author="Alexandre Miguel Kaizeler Guedes Da Silva Afonso" w:date="2026-07-27T16:55:00Z" w16du:dateUtc="2026-07-27T15:55:00Z">
                <w:rPr>
                  <w:rFonts w:ascii="Arial" w:hAnsi="Arial" w:cs="Arial"/>
                  <w:sz w:val="24"/>
                  <w:szCs w:val="24"/>
                </w:rPr>
              </w:rPrChange>
            </w:rPr>
            <w:delText>three (</w:delText>
          </w:r>
        </w:del>
        <w:del w:id="2345" w:author="Alexandre Miguel Kaizeler Guedes Da Silva Afonso" w:date="2026-07-07T10:45:00Z" w16du:dateUtc="2026-07-07T09:45:00Z">
          <w:r w:rsidR="00C20DB3" w:rsidRPr="00B475D4" w:rsidDel="00CC438B">
            <w:rPr>
              <w:rFonts w:ascii="Arial" w:hAnsi="Arial" w:cs="Arial"/>
              <w:sz w:val="24"/>
              <w:szCs w:val="24"/>
              <w:lang w:val="en-GB"/>
              <w:rPrChange w:id="2346" w:author="Alexandre Miguel Kaizeler Guedes Da Silva Afonso" w:date="2026-07-27T16:55:00Z" w16du:dateUtc="2026-07-27T15:55:00Z">
                <w:rPr>
                  <w:rFonts w:ascii="Arial" w:hAnsi="Arial" w:cs="Arial"/>
                  <w:sz w:val="24"/>
                  <w:szCs w:val="24"/>
                </w:rPr>
              </w:rPrChange>
            </w:rPr>
            <w:delText xml:space="preserve">SN. </w:delText>
          </w:r>
        </w:del>
        <w:del w:id="2347" w:author="Alexandre Miguel Kaizeler Guedes Da Silva Afonso" w:date="2026-07-07T10:51:00Z" w16du:dateUtc="2026-07-07T09:51:00Z">
          <w:r w:rsidR="00C20DB3" w:rsidRPr="00B475D4" w:rsidDel="00CC438B">
            <w:rPr>
              <w:rFonts w:ascii="Arial" w:hAnsi="Arial" w:cs="Arial"/>
              <w:sz w:val="24"/>
              <w:szCs w:val="24"/>
              <w:lang w:val="en-GB"/>
              <w:rPrChange w:id="2348" w:author="Alexandre Miguel Kaizeler Guedes Da Silva Afonso" w:date="2026-07-27T16:55:00Z" w16du:dateUtc="2026-07-27T15:55:00Z">
                <w:rPr>
                  <w:rFonts w:ascii="Arial" w:hAnsi="Arial" w:cs="Arial"/>
                  <w:sz w:val="24"/>
                  <w:szCs w:val="24"/>
                </w:rPr>
              </w:rPrChange>
            </w:rPr>
            <w:delText>Somasekharan 2020</w:delText>
          </w:r>
        </w:del>
      </w:ins>
      <w:del w:id="2349" w:author="Alexandre Miguel Kaizeler Guedes Da Silva Afonso" w:date="2026-07-07T10:51:00Z" w16du:dateUtc="2026-07-07T09:51:00Z">
        <w:r w:rsidR="00C20DB3" w:rsidRPr="00B475D4" w:rsidDel="00CC438B">
          <w:rPr>
            <w:rFonts w:ascii="Arial" w:hAnsi="Arial" w:cs="Arial"/>
            <w:sz w:val="24"/>
            <w:szCs w:val="24"/>
            <w:lang w:val="en-GB"/>
            <w:rPrChange w:id="2350" w:author="Alexandre Miguel Kaizeler Guedes Da Silva Afonso" w:date="2026-07-27T16:55:00Z" w16du:dateUtc="2026-07-27T15:55:00Z">
              <w:rPr>
                <w:rFonts w:ascii="Arial" w:hAnsi="Arial" w:cs="Arial"/>
                <w:sz w:val="24"/>
                <w:szCs w:val="24"/>
              </w:rPr>
            </w:rPrChange>
          </w:rPr>
          <w:fldChar w:fldCharType="begin"/>
        </w:r>
        <w:r w:rsidR="00C20DB3" w:rsidRPr="00B475D4" w:rsidDel="00CC438B">
          <w:rPr>
            <w:rFonts w:ascii="Arial" w:hAnsi="Arial" w:cs="Arial"/>
            <w:sz w:val="24"/>
            <w:szCs w:val="24"/>
            <w:lang w:val="en-GB"/>
            <w:rPrChange w:id="2351" w:author="Alexandre Miguel Kaizeler Guedes Da Silva Afonso" w:date="2026-07-27T16:55:00Z" w16du:dateUtc="2026-07-27T15:55:00Z">
              <w:rPr>
                <w:rFonts w:ascii="Arial" w:hAnsi="Arial" w:cs="Arial"/>
                <w:sz w:val="24"/>
                <w:szCs w:val="24"/>
              </w:rPr>
            </w:rPrChange>
          </w:rPr>
          <w:delInstrText xml:space="preserve"> ADDIN ZOTERO_ITEM CSL_CITATION {"citationID":"vJ7PeVnP","properties":{"unsorted":false,"formattedCitation":"\\super 58\\nosupersub{}","plainCitation":"58","noteIndex":0},"citationItems":[{"id":45,"uris":["http://zotero.org/users/local/azZVBjUa/items/DRET7UBY"],"itemData":{"id":45,"type":"article-journal","abstract":"Abstract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1362-4962","issue":"12","page":"6855–6873","title":"G3BP1-linked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delInstrText>
        </w:r>
        <w:r w:rsidR="00C20DB3" w:rsidRPr="00B475D4" w:rsidDel="00CC438B">
          <w:rPr>
            <w:rFonts w:ascii="Arial" w:hAnsi="Arial" w:cs="Arial"/>
            <w:sz w:val="24"/>
            <w:szCs w:val="24"/>
            <w:lang w:val="en-GB"/>
            <w:rPrChange w:id="2352" w:author="Alexandre Miguel Kaizeler Guedes Da Silva Afonso" w:date="2026-07-27T16:55:00Z" w16du:dateUtc="2026-07-27T15:55:00Z">
              <w:rPr>
                <w:rFonts w:ascii="Arial" w:hAnsi="Arial" w:cs="Arial"/>
                <w:sz w:val="24"/>
                <w:szCs w:val="24"/>
              </w:rPr>
            </w:rPrChange>
          </w:rPr>
          <w:fldChar w:fldCharType="separate"/>
        </w:r>
        <w:r w:rsidR="00C20DB3" w:rsidRPr="00CC6580" w:rsidDel="00CC438B">
          <w:rPr>
            <w:rFonts w:ascii="Arial" w:eastAsiaTheme="minorHAnsi" w:hAnsi="Arial" w:cs="Arial"/>
            <w:kern w:val="0"/>
            <w:sz w:val="24"/>
            <w:szCs w:val="24"/>
            <w:vertAlign w:val="superscript"/>
            <w:lang w:val="en-GB"/>
          </w:rPr>
          <w:delText>58</w:delText>
        </w:r>
        <w:r w:rsidR="00C20DB3" w:rsidRPr="00B475D4" w:rsidDel="00CC438B">
          <w:rPr>
            <w:rFonts w:ascii="Arial" w:hAnsi="Arial" w:cs="Arial"/>
            <w:sz w:val="24"/>
            <w:szCs w:val="24"/>
            <w:lang w:val="en-GB"/>
            <w:rPrChange w:id="2353" w:author="Alexandre Miguel Kaizeler Guedes Da Silva Afonso" w:date="2026-07-27T16:55:00Z" w16du:dateUtc="2026-07-27T15:55:00Z">
              <w:rPr>
                <w:rFonts w:ascii="Arial" w:hAnsi="Arial" w:cs="Arial"/>
                <w:sz w:val="24"/>
                <w:szCs w:val="24"/>
              </w:rPr>
            </w:rPrChange>
          </w:rPr>
          <w:fldChar w:fldCharType="end"/>
        </w:r>
      </w:del>
      <w:ins w:id="2354" w:author="Alexandre Miguel Kaizeler Guedes Da Silva Afonso" w:date="2026-06-25T18:46:00Z" w16du:dateUtc="2026-06-25T17:46:00Z">
        <w:del w:id="2355" w:author="Alexandre Miguel Kaizeler Guedes Da Silva Afonso" w:date="2026-07-07T10:51:00Z" w16du:dateUtc="2026-07-07T09:51:00Z">
          <w:r w:rsidR="00C20DB3" w:rsidRPr="00B475D4" w:rsidDel="00CC438B">
            <w:rPr>
              <w:rFonts w:ascii="Arial" w:hAnsi="Arial" w:cs="Arial"/>
              <w:sz w:val="24"/>
              <w:szCs w:val="24"/>
              <w:lang w:val="en-GB"/>
              <w:rPrChange w:id="2356" w:author="Alexandre Miguel Kaizeler Guedes Da Silva Afonso" w:date="2026-07-27T16:55:00Z" w16du:dateUtc="2026-07-27T15:55:00Z">
                <w:rPr>
                  <w:rFonts w:ascii="Arial" w:hAnsi="Arial" w:cs="Arial"/>
                  <w:sz w:val="24"/>
                  <w:szCs w:val="24"/>
                </w:rPr>
              </w:rPrChange>
            </w:rPr>
            <w:delText xml:space="preserve">; </w:delText>
          </w:r>
        </w:del>
        <w:del w:id="2357" w:author="Alexandre Miguel Kaizeler Guedes Da Silva Afonso" w:date="2026-07-07T10:45:00Z" w16du:dateUtc="2026-07-07T09:45:00Z">
          <w:r w:rsidR="00C20DB3" w:rsidRPr="00B475D4" w:rsidDel="00CC438B">
            <w:rPr>
              <w:rFonts w:ascii="Arial" w:hAnsi="Arial" w:cs="Arial"/>
              <w:sz w:val="24"/>
              <w:szCs w:val="24"/>
              <w:lang w:val="en-GB"/>
              <w:rPrChange w:id="2358" w:author="Alexandre Miguel Kaizeler Guedes Da Silva Afonso" w:date="2026-07-27T16:55:00Z" w16du:dateUtc="2026-07-27T15:55:00Z">
                <w:rPr>
                  <w:rFonts w:ascii="Arial" w:hAnsi="Arial" w:cs="Arial"/>
                  <w:sz w:val="24"/>
                  <w:szCs w:val="24"/>
                </w:rPr>
              </w:rPrChange>
            </w:rPr>
            <w:delText xml:space="preserve">P. </w:delText>
          </w:r>
        </w:del>
        <w:del w:id="2359" w:author="Alexandre Miguel Kaizeler Guedes Da Silva Afonso" w:date="2026-07-07T10:51:00Z" w16du:dateUtc="2026-07-07T09:51:00Z">
          <w:r w:rsidR="00C20DB3" w:rsidRPr="00B475D4" w:rsidDel="00CC438B">
            <w:rPr>
              <w:rFonts w:ascii="Arial" w:hAnsi="Arial" w:cs="Arial"/>
              <w:sz w:val="24"/>
              <w:szCs w:val="24"/>
              <w:lang w:val="en-GB"/>
              <w:rPrChange w:id="2360" w:author="Alexandre Miguel Kaizeler Guedes Da Silva Afonso" w:date="2026-07-27T16:55:00Z" w16du:dateUtc="2026-07-27T15:55:00Z">
                <w:rPr>
                  <w:rFonts w:ascii="Arial" w:hAnsi="Arial" w:cs="Arial"/>
                  <w:sz w:val="24"/>
                  <w:szCs w:val="24"/>
                </w:rPr>
              </w:rPrChange>
            </w:rPr>
            <w:delText>Kudrin 2024</w:delText>
          </w:r>
        </w:del>
      </w:ins>
      <w:del w:id="2361" w:author="Alexandre Miguel Kaizeler Guedes Da Silva Afonso" w:date="2026-07-07T10:51:00Z" w16du:dateUtc="2026-07-07T09:51:00Z">
        <w:r w:rsidR="00894559" w:rsidRPr="00B475D4" w:rsidDel="00CC438B">
          <w:rPr>
            <w:rFonts w:ascii="Arial" w:hAnsi="Arial" w:cs="Arial"/>
            <w:sz w:val="24"/>
            <w:szCs w:val="24"/>
            <w:lang w:val="en-GB"/>
            <w:rPrChange w:id="2362" w:author="Alexandre Miguel Kaizeler Guedes Da Silva Afonso" w:date="2026-07-27T16:55:00Z" w16du:dateUtc="2026-07-27T15:55:00Z">
              <w:rPr>
                <w:rFonts w:ascii="Arial" w:hAnsi="Arial" w:cs="Arial"/>
                <w:sz w:val="24"/>
                <w:szCs w:val="24"/>
              </w:rPr>
            </w:rPrChange>
          </w:rPr>
          <w:fldChar w:fldCharType="begin"/>
        </w:r>
        <w:r w:rsidR="00894559" w:rsidRPr="00B475D4" w:rsidDel="00CC438B">
          <w:rPr>
            <w:rFonts w:ascii="Arial" w:hAnsi="Arial" w:cs="Arial"/>
            <w:sz w:val="24"/>
            <w:szCs w:val="24"/>
            <w:lang w:val="en-GB"/>
            <w:rPrChange w:id="2363" w:author="Alexandre Miguel Kaizeler Guedes Da Silva Afonso" w:date="2026-07-27T16:55:00Z" w16du:dateUtc="2026-07-27T15:55:00Z">
              <w:rPr>
                <w:rFonts w:ascii="Arial" w:hAnsi="Arial" w:cs="Arial"/>
                <w:sz w:val="24"/>
                <w:szCs w:val="24"/>
              </w:rPr>
            </w:rPrChange>
          </w:rPr>
          <w:delInstrText xml:space="preserve"> ADDIN ZOTERO_ITEM CSL_CITATION {"citationID":"fThsJI99","properties":{"unsorted":false,"formattedCitation":"\\super 59\\nosupersub{}","plainCitation":"59","noteIndex":0},"citationItems":[{"id":218,"uris":["http://zotero.org/users/local/azZVBjUa/items/RSP2LCLC"],"itemData":{"id":218,"type":"article-journal","abstract":"Abstract\n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delInstrText>
        </w:r>
        <w:r w:rsidR="00894559" w:rsidRPr="00B475D4" w:rsidDel="00CC438B">
          <w:rPr>
            <w:rFonts w:ascii="Arial" w:hAnsi="Arial" w:cs="Arial"/>
            <w:sz w:val="24"/>
            <w:szCs w:val="24"/>
            <w:lang w:val="en-GB"/>
            <w:rPrChange w:id="2364" w:author="Alexandre Miguel Kaizeler Guedes Da Silva Afonso" w:date="2026-07-27T16:55:00Z" w16du:dateUtc="2026-07-27T15:55:00Z">
              <w:rPr>
                <w:rFonts w:ascii="Arial" w:hAnsi="Arial" w:cs="Arial"/>
                <w:sz w:val="24"/>
                <w:szCs w:val="24"/>
              </w:rPr>
            </w:rPrChange>
          </w:rPr>
          <w:fldChar w:fldCharType="separate"/>
        </w:r>
        <w:r w:rsidR="00894559" w:rsidRPr="00CC6580" w:rsidDel="00CC438B">
          <w:rPr>
            <w:rFonts w:ascii="Arial" w:eastAsiaTheme="minorHAnsi" w:hAnsi="Arial" w:cs="Arial"/>
            <w:kern w:val="0"/>
            <w:sz w:val="24"/>
            <w:szCs w:val="24"/>
            <w:vertAlign w:val="superscript"/>
            <w:lang w:val="en-GB"/>
          </w:rPr>
          <w:delText>59</w:delText>
        </w:r>
        <w:r w:rsidR="00894559" w:rsidRPr="00B475D4" w:rsidDel="00CC438B">
          <w:rPr>
            <w:rFonts w:ascii="Arial" w:hAnsi="Arial" w:cs="Arial"/>
            <w:sz w:val="24"/>
            <w:szCs w:val="24"/>
            <w:lang w:val="en-GB"/>
            <w:rPrChange w:id="2365" w:author="Alexandre Miguel Kaizeler Guedes Da Silva Afonso" w:date="2026-07-27T16:55:00Z" w16du:dateUtc="2026-07-27T15:55:00Z">
              <w:rPr>
                <w:rFonts w:ascii="Arial" w:hAnsi="Arial" w:cs="Arial"/>
                <w:sz w:val="24"/>
                <w:szCs w:val="24"/>
              </w:rPr>
            </w:rPrChange>
          </w:rPr>
          <w:fldChar w:fldCharType="end"/>
        </w:r>
      </w:del>
      <w:ins w:id="2366" w:author="Alexandre Miguel Kaizeler Guedes Da Silva Afonso" w:date="2026-06-25T18:46:00Z" w16du:dateUtc="2026-06-25T17:46:00Z">
        <w:del w:id="2367" w:author="Alexandre Miguel Kaizeler Guedes Da Silva Afonso" w:date="2026-07-07T10:51:00Z" w16du:dateUtc="2026-07-07T09:51:00Z">
          <w:r w:rsidR="00C20DB3" w:rsidRPr="00B475D4" w:rsidDel="00CC438B">
            <w:rPr>
              <w:rFonts w:ascii="Arial" w:hAnsi="Arial" w:cs="Arial"/>
              <w:sz w:val="24"/>
              <w:szCs w:val="24"/>
              <w:lang w:val="en-GB"/>
              <w:rPrChange w:id="2368" w:author="Alexandre Miguel Kaizeler Guedes Da Silva Afonso" w:date="2026-07-27T16:55:00Z" w16du:dateUtc="2026-07-27T15:55:00Z">
                <w:rPr>
                  <w:rFonts w:ascii="Arial" w:hAnsi="Arial" w:cs="Arial"/>
                  <w:sz w:val="24"/>
                  <w:szCs w:val="24"/>
                </w:rPr>
              </w:rPrChange>
            </w:rPr>
            <w:delText xml:space="preserve">; </w:delText>
          </w:r>
        </w:del>
      </w:ins>
      <w:ins w:id="2369" w:author="Alexandre Miguel Kaizeler Guedes Da Silva Afonso" w:date="2026-06-25T18:47:00Z" w16du:dateUtc="2026-06-25T17:47:00Z">
        <w:del w:id="2370" w:author="Alexandre Miguel Kaizeler Guedes Da Silva Afonso" w:date="2026-07-07T10:45:00Z" w16du:dateUtc="2026-07-07T09:45:00Z">
          <w:r w:rsidR="00C20DB3" w:rsidRPr="00B475D4" w:rsidDel="00CC438B">
            <w:rPr>
              <w:rFonts w:ascii="Arial" w:hAnsi="Arial" w:cs="Arial"/>
              <w:sz w:val="24"/>
              <w:szCs w:val="24"/>
              <w:lang w:val="en-GB"/>
              <w:rPrChange w:id="2371" w:author="Alexandre Miguel Kaizeler Guedes Da Silva Afonso" w:date="2026-07-27T16:55:00Z" w16du:dateUtc="2026-07-27T15:55:00Z">
                <w:rPr>
                  <w:rFonts w:ascii="Arial" w:hAnsi="Arial" w:cs="Arial"/>
                  <w:sz w:val="24"/>
                  <w:szCs w:val="24"/>
                </w:rPr>
              </w:rPrChange>
            </w:rPr>
            <w:delText xml:space="preserve">S. </w:delText>
          </w:r>
        </w:del>
        <w:del w:id="2372" w:author="Alexandre Miguel Kaizeler Guedes Da Silva Afonso" w:date="2026-07-07T10:51:00Z" w16du:dateUtc="2026-07-07T09:51:00Z">
          <w:r w:rsidR="00C20DB3" w:rsidRPr="00B475D4" w:rsidDel="00CC438B">
            <w:rPr>
              <w:rFonts w:ascii="Arial" w:hAnsi="Arial" w:cs="Arial"/>
              <w:sz w:val="24"/>
              <w:szCs w:val="24"/>
              <w:lang w:val="en-GB"/>
              <w:rPrChange w:id="2373" w:author="Alexandre Miguel Kaizeler Guedes Da Silva Afonso" w:date="2026-07-27T16:55:00Z" w16du:dateUtc="2026-07-27T15:55:00Z">
                <w:rPr>
                  <w:rFonts w:ascii="Arial" w:hAnsi="Arial" w:cs="Arial"/>
                  <w:sz w:val="24"/>
                  <w:szCs w:val="24"/>
                </w:rPr>
              </w:rPrChange>
            </w:rPr>
            <w:delText>Rajachandran 2024</w:delText>
          </w:r>
        </w:del>
      </w:ins>
      <w:del w:id="2374" w:author="Alexandre Miguel Kaizeler Guedes Da Silva Afonso" w:date="2026-07-07T10:51:00Z" w16du:dateUtc="2026-07-07T09:51:00Z">
        <w:r w:rsidR="00894559" w:rsidRPr="00B475D4" w:rsidDel="00CC438B">
          <w:rPr>
            <w:rFonts w:ascii="Arial" w:hAnsi="Arial" w:cs="Arial"/>
            <w:sz w:val="24"/>
            <w:szCs w:val="24"/>
            <w:lang w:val="en-GB"/>
            <w:rPrChange w:id="2375" w:author="Alexandre Miguel Kaizeler Guedes Da Silva Afonso" w:date="2026-07-27T16:55:00Z" w16du:dateUtc="2026-07-27T15:55:00Z">
              <w:rPr>
                <w:rFonts w:ascii="Arial" w:hAnsi="Arial" w:cs="Arial"/>
                <w:sz w:val="24"/>
                <w:szCs w:val="24"/>
              </w:rPr>
            </w:rPrChange>
          </w:rPr>
          <w:fldChar w:fldCharType="begin"/>
        </w:r>
        <w:r w:rsidR="00894559" w:rsidRPr="00B475D4" w:rsidDel="00CC438B">
          <w:rPr>
            <w:rFonts w:ascii="Arial" w:hAnsi="Arial" w:cs="Arial"/>
            <w:sz w:val="24"/>
            <w:szCs w:val="24"/>
            <w:lang w:val="en-GB"/>
            <w:rPrChange w:id="2376" w:author="Alexandre Miguel Kaizeler Guedes Da Silva Afonso" w:date="2026-07-27T16:55:00Z" w16du:dateUtc="2026-07-27T15:55:00Z">
              <w:rPr>
                <w:rFonts w:ascii="Arial" w:hAnsi="Arial" w:cs="Arial"/>
                <w:sz w:val="24"/>
                <w:szCs w:val="24"/>
              </w:rPr>
            </w:rPrChange>
          </w:rPr>
          <w:delInstrText xml:space="preserve"> ADDIN ZOTERO_ITEM CSL_CITATION {"citationID":"XKdZMkM8","properties":{"unsorted":false,"formattedCitation":"\\super 60\\nosupersub{}","plainCitation":"60","noteIndex":0},"citationItems":[{"id":66,"uris":["http://zotero.org/users/local/azZVBjUa/items/EXUUNB7W"],"itemData":{"id":66,"type":"article-journal","abstract":"The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Biology","DOI":"10.1101/2024.09.10.612328","ISSN":"2692-8205","journalAbbreviation":"bioRxiv","page":"2024.09.10.612328","title":"Subcellular Level Spatial Transcriptomics with PHOTON","author":[{"family":"Rajachandran","given":"Shreya"},{"family":"Xu","given":"Qianlan"},{"family":"Cao","given":"Qiqi"},{"family":"Zhang","given":"Xin"},{"family":"Chen","given":"Fei"},{"family":"Mangiameli","given":"Sarah M."},{"family":"Chen","given":"Haiqi"}],"issued":{"date-parts":[["2024",9,14]]}}}],"schema":"https://github.com/citation-style-language/schema/raw/master/csl-citation.json"} </w:delInstrText>
        </w:r>
        <w:r w:rsidR="00894559" w:rsidRPr="00B475D4" w:rsidDel="00CC438B">
          <w:rPr>
            <w:rFonts w:ascii="Arial" w:hAnsi="Arial" w:cs="Arial"/>
            <w:sz w:val="24"/>
            <w:szCs w:val="24"/>
            <w:lang w:val="en-GB"/>
            <w:rPrChange w:id="2377" w:author="Alexandre Miguel Kaizeler Guedes Da Silva Afonso" w:date="2026-07-27T16:55:00Z" w16du:dateUtc="2026-07-27T15:55:00Z">
              <w:rPr>
                <w:rFonts w:ascii="Arial" w:hAnsi="Arial" w:cs="Arial"/>
                <w:sz w:val="24"/>
                <w:szCs w:val="24"/>
              </w:rPr>
            </w:rPrChange>
          </w:rPr>
          <w:fldChar w:fldCharType="separate"/>
        </w:r>
        <w:r w:rsidR="00894559" w:rsidRPr="00CC6580" w:rsidDel="00CC438B">
          <w:rPr>
            <w:rFonts w:ascii="Arial" w:eastAsiaTheme="minorHAnsi" w:hAnsi="Arial" w:cs="Arial"/>
            <w:kern w:val="0"/>
            <w:sz w:val="24"/>
            <w:szCs w:val="24"/>
            <w:vertAlign w:val="superscript"/>
            <w:lang w:val="en-GB"/>
          </w:rPr>
          <w:delText>60</w:delText>
        </w:r>
        <w:r w:rsidR="00894559" w:rsidRPr="00B475D4" w:rsidDel="00CC438B">
          <w:rPr>
            <w:rFonts w:ascii="Arial" w:hAnsi="Arial" w:cs="Arial"/>
            <w:sz w:val="24"/>
            <w:szCs w:val="24"/>
            <w:lang w:val="en-GB"/>
            <w:rPrChange w:id="2378" w:author="Alexandre Miguel Kaizeler Guedes Da Silva Afonso" w:date="2026-07-27T16:55:00Z" w16du:dateUtc="2026-07-27T15:55:00Z">
              <w:rPr>
                <w:rFonts w:ascii="Arial" w:hAnsi="Arial" w:cs="Arial"/>
                <w:sz w:val="24"/>
                <w:szCs w:val="24"/>
              </w:rPr>
            </w:rPrChange>
          </w:rPr>
          <w:fldChar w:fldCharType="end"/>
        </w:r>
      </w:del>
      <w:ins w:id="2379" w:author="Alexandre Miguel Kaizeler Guedes Da Silva Afonso" w:date="2026-06-25T18:47:00Z" w16du:dateUtc="2026-06-25T17:47:00Z">
        <w:del w:id="2380" w:author="Alexandre Miguel Kaizeler Guedes Da Silva Afonso" w:date="2026-07-07T10:51:00Z" w16du:dateUtc="2026-07-07T09:51:00Z">
          <w:r w:rsidR="00C20DB3" w:rsidRPr="00B475D4" w:rsidDel="00CC438B">
            <w:rPr>
              <w:rFonts w:ascii="Arial" w:hAnsi="Arial" w:cs="Arial"/>
              <w:sz w:val="24"/>
              <w:szCs w:val="24"/>
              <w:lang w:val="en-GB"/>
              <w:rPrChange w:id="2381" w:author="Alexandre Miguel Kaizeler Guedes Da Silva Afonso" w:date="2026-07-27T16:55:00Z" w16du:dateUtc="2026-07-27T15:55:00Z">
                <w:rPr>
                  <w:rFonts w:ascii="Arial" w:hAnsi="Arial" w:cs="Arial"/>
                  <w:sz w:val="24"/>
                  <w:szCs w:val="24"/>
                </w:rPr>
              </w:rPrChange>
            </w:rPr>
            <w:delText>)</w:delText>
          </w:r>
        </w:del>
      </w:ins>
      <w:ins w:id="2382" w:author="Alexandre Miguel Kaizeler Guedes Da Silva Afonso" w:date="2026-06-25T18:46:00Z" w16du:dateUtc="2026-06-25T17:46:00Z">
        <w:del w:id="2383" w:author="Alexandre Miguel Kaizeler Guedes Da Silva Afonso" w:date="2026-07-07T10:51:00Z" w16du:dateUtc="2026-07-07T09:51:00Z">
          <w:r w:rsidR="00C20DB3" w:rsidRPr="00B475D4" w:rsidDel="00CC438B">
            <w:rPr>
              <w:rFonts w:ascii="Arial" w:hAnsi="Arial" w:cs="Arial"/>
              <w:sz w:val="24"/>
              <w:szCs w:val="24"/>
              <w:lang w:val="en-GB"/>
              <w:rPrChange w:id="2384" w:author="Alexandre Miguel Kaizeler Guedes Da Silva Afonso" w:date="2026-07-27T16:55:00Z" w16du:dateUtc="2026-07-27T15:55:00Z">
                <w:rPr>
                  <w:rFonts w:ascii="Arial" w:hAnsi="Arial" w:cs="Arial"/>
                  <w:sz w:val="24"/>
                  <w:szCs w:val="24"/>
                </w:rPr>
              </w:rPrChange>
            </w:rPr>
            <w:delText xml:space="preserve"> </w:delText>
          </w:r>
        </w:del>
      </w:ins>
      <w:del w:id="2385" w:author="Alexandre Miguel Kaizeler Guedes Da Silva Afonso" w:date="2026-07-07T10:51:00Z" w16du:dateUtc="2026-07-07T09:51:00Z">
        <w:r w:rsidR="005B2A59" w:rsidRPr="00B475D4" w:rsidDel="00CC438B">
          <w:rPr>
            <w:rFonts w:ascii="Arial" w:hAnsi="Arial" w:cs="Arial"/>
            <w:sz w:val="24"/>
            <w:szCs w:val="24"/>
            <w:lang w:val="en-GB"/>
            <w:rPrChange w:id="2386" w:author="Alexandre Miguel Kaizeler Guedes Da Silva Afonso" w:date="2026-07-27T16:55:00Z" w16du:dateUtc="2026-07-27T15:55:00Z">
              <w:rPr>
                <w:rFonts w:ascii="Arial" w:hAnsi="Arial" w:cs="Arial"/>
                <w:sz w:val="24"/>
                <w:szCs w:val="24"/>
              </w:rPr>
            </w:rPrChange>
          </w:rPr>
          <w:delText>displayed strong enrichment (|NES| &gt; 2)</w:delText>
        </w:r>
      </w:del>
      <w:ins w:id="2387" w:author="Alexandre Miguel Kaizeler Guedes Da Silva Afonso" w:date="2026-06-25T18:47:00Z" w16du:dateUtc="2026-06-25T17:47:00Z">
        <w:del w:id="2388" w:author="Alexandre Miguel Kaizeler Guedes Da Silva Afonso" w:date="2026-07-07T10:51:00Z" w16du:dateUtc="2026-07-07T09:51:00Z">
          <w:r w:rsidR="00C20DB3" w:rsidRPr="00B475D4" w:rsidDel="00CC438B">
            <w:rPr>
              <w:rFonts w:ascii="Arial" w:hAnsi="Arial" w:cs="Arial"/>
              <w:sz w:val="24"/>
              <w:szCs w:val="24"/>
              <w:lang w:val="en-GB"/>
              <w:rPrChange w:id="2389" w:author="Alexandre Miguel Kaizeler Guedes Da Silva Afonso" w:date="2026-07-27T16:55:00Z" w16du:dateUtc="2026-07-27T15:55:00Z">
                <w:rPr>
                  <w:rFonts w:ascii="Arial" w:hAnsi="Arial" w:cs="Arial"/>
                  <w:sz w:val="24"/>
                  <w:szCs w:val="24"/>
                </w:rPr>
              </w:rPrChange>
            </w:rPr>
            <w:delText xml:space="preserve"> (Supplementary Figure 8)</w:delText>
          </w:r>
        </w:del>
      </w:ins>
      <w:r w:rsidR="005B2A59" w:rsidRPr="00B475D4">
        <w:rPr>
          <w:rFonts w:ascii="Arial" w:hAnsi="Arial" w:cs="Arial"/>
          <w:sz w:val="24"/>
          <w:szCs w:val="24"/>
          <w:lang w:val="en-GB"/>
          <w:rPrChange w:id="2390" w:author="Alexandre Miguel Kaizeler Guedes Da Silva Afonso" w:date="2026-07-27T16:55:00Z" w16du:dateUtc="2026-07-27T15:55:00Z">
            <w:rPr>
              <w:rFonts w:ascii="Arial" w:hAnsi="Arial" w:cs="Arial"/>
              <w:sz w:val="24"/>
              <w:szCs w:val="24"/>
            </w:rPr>
          </w:rPrChange>
        </w:rPr>
        <w:t xml:space="preserve">. </w:t>
      </w:r>
      <w:ins w:id="2391" w:author="Alexandre Miguel Kaizeler Guedes Da Silva Afonso" w:date="2026-07-07T10:54:00Z" w16du:dateUtc="2026-07-07T09:54:00Z">
        <w:r w:rsidR="00837140" w:rsidRPr="00B475D4">
          <w:rPr>
            <w:rFonts w:ascii="Arial" w:hAnsi="Arial" w:cs="Arial"/>
            <w:sz w:val="24"/>
            <w:szCs w:val="24"/>
            <w:lang w:val="en-GB"/>
            <w:rPrChange w:id="2392" w:author="Alexandre Miguel Kaizeler Guedes Da Silva Afonso" w:date="2026-07-27T16:55:00Z" w16du:dateUtc="2026-07-27T15:55:00Z">
              <w:rPr>
                <w:rFonts w:ascii="Arial" w:hAnsi="Arial" w:cs="Arial"/>
                <w:sz w:val="24"/>
                <w:szCs w:val="24"/>
              </w:rPr>
            </w:rPrChange>
          </w:rPr>
          <w:t xml:space="preserve">Only one study exhibited </w:t>
        </w:r>
      </w:ins>
      <w:del w:id="2393" w:author="Alexandre Miguel Kaizeler Guedes Da Silva Afonso" w:date="2026-07-07T10:54:00Z" w16du:dateUtc="2026-07-07T09:54:00Z">
        <w:r w:rsidR="005B2A59" w:rsidRPr="00B475D4" w:rsidDel="00837140">
          <w:rPr>
            <w:rFonts w:ascii="Arial" w:hAnsi="Arial" w:cs="Arial"/>
            <w:sz w:val="24"/>
            <w:szCs w:val="24"/>
            <w:lang w:val="en-GB"/>
            <w:rPrChange w:id="2394" w:author="Alexandre Miguel Kaizeler Guedes Da Silva Afonso" w:date="2026-07-27T16:55:00Z" w16du:dateUtc="2026-07-27T15:55:00Z">
              <w:rPr>
                <w:rFonts w:ascii="Arial" w:hAnsi="Arial" w:cs="Arial"/>
                <w:sz w:val="24"/>
                <w:szCs w:val="24"/>
              </w:rPr>
            </w:rPrChange>
          </w:rPr>
          <w:delText xml:space="preserve">No consistent </w:delText>
        </w:r>
      </w:del>
      <w:r w:rsidR="005B2A59" w:rsidRPr="00B475D4">
        <w:rPr>
          <w:rFonts w:ascii="Arial" w:hAnsi="Arial" w:cs="Arial"/>
          <w:sz w:val="24"/>
          <w:szCs w:val="24"/>
          <w:lang w:val="en-GB"/>
          <w:rPrChange w:id="2395" w:author="Alexandre Miguel Kaizeler Guedes Da Silva Afonso" w:date="2026-07-27T16:55:00Z" w16du:dateUtc="2026-07-27T15:55:00Z">
            <w:rPr>
              <w:rFonts w:ascii="Arial" w:hAnsi="Arial" w:cs="Arial"/>
              <w:sz w:val="24"/>
              <w:szCs w:val="24"/>
            </w:rPr>
          </w:rPrChange>
        </w:rPr>
        <w:t xml:space="preserve">enrichment </w:t>
      </w:r>
      <w:del w:id="2396" w:author="Alexandre Miguel Kaizeler Guedes Da Silva Afonso" w:date="2026-07-07T10:54:00Z" w16du:dateUtc="2026-07-07T09:54:00Z">
        <w:r w:rsidR="005B2A59" w:rsidRPr="00B475D4" w:rsidDel="00837140">
          <w:rPr>
            <w:rFonts w:ascii="Arial" w:hAnsi="Arial" w:cs="Arial"/>
            <w:sz w:val="24"/>
            <w:szCs w:val="24"/>
            <w:lang w:val="en-GB"/>
            <w:rPrChange w:id="2397" w:author="Alexandre Miguel Kaizeler Guedes Da Silva Afonso" w:date="2026-07-27T16:55:00Z" w16du:dateUtc="2026-07-27T15:55:00Z">
              <w:rPr>
                <w:rFonts w:ascii="Arial" w:hAnsi="Arial" w:cs="Arial"/>
                <w:sz w:val="24"/>
                <w:szCs w:val="24"/>
              </w:rPr>
            </w:rPrChange>
          </w:rPr>
          <w:delText xml:space="preserve">was observed </w:delText>
        </w:r>
      </w:del>
      <w:r w:rsidR="005B2A59" w:rsidRPr="00B475D4">
        <w:rPr>
          <w:rFonts w:ascii="Arial" w:hAnsi="Arial" w:cs="Arial"/>
          <w:sz w:val="24"/>
          <w:szCs w:val="24"/>
          <w:lang w:val="en-GB"/>
          <w:rPrChange w:id="2398" w:author="Alexandre Miguel Kaizeler Guedes Da Silva Afonso" w:date="2026-07-27T16:55:00Z" w16du:dateUtc="2026-07-27T15:55:00Z">
            <w:rPr>
              <w:rFonts w:ascii="Arial" w:hAnsi="Arial" w:cs="Arial"/>
              <w:sz w:val="24"/>
              <w:szCs w:val="24"/>
            </w:rPr>
          </w:rPrChange>
        </w:rPr>
        <w:t xml:space="preserve">for nuclear-encoded mitochondrial genes </w:t>
      </w:r>
      <w:r w:rsidR="00C20DB3" w:rsidRPr="00B475D4">
        <w:rPr>
          <w:rFonts w:ascii="Arial" w:hAnsi="Arial" w:cs="Arial"/>
          <w:sz w:val="24"/>
          <w:szCs w:val="24"/>
          <w:lang w:val="en-GB"/>
          <w:rPrChange w:id="2399" w:author="Alexandre Miguel Kaizeler Guedes Da Silva Afonso" w:date="2026-07-27T16:55:00Z" w16du:dateUtc="2026-07-27T15:55:00Z">
            <w:rPr>
              <w:rFonts w:ascii="Arial" w:hAnsi="Arial" w:cs="Arial"/>
              <w:sz w:val="24"/>
              <w:szCs w:val="24"/>
            </w:rPr>
          </w:rPrChange>
        </w:rPr>
        <w:t>(Supplementary Figure 9A-Right)</w:t>
      </w:r>
      <w:r w:rsidR="005B2A59" w:rsidRPr="00B475D4">
        <w:rPr>
          <w:rFonts w:ascii="Arial" w:hAnsi="Arial" w:cs="Arial"/>
          <w:sz w:val="24"/>
          <w:szCs w:val="24"/>
          <w:lang w:val="en-GB"/>
          <w:rPrChange w:id="2400" w:author="Alexandre Miguel Kaizeler Guedes Da Silva Afonso" w:date="2026-07-27T16:55:00Z" w16du:dateUtc="2026-07-27T15:55:00Z">
            <w:rPr>
              <w:rFonts w:ascii="Arial" w:hAnsi="Arial" w:cs="Arial"/>
              <w:sz w:val="24"/>
              <w:szCs w:val="24"/>
            </w:rPr>
          </w:rPrChange>
        </w:rPr>
        <w:t xml:space="preserve">. To assess the specificity of these signals, we repeated the analysis using 100 random gene sets matched in size to each mitochondrial group, thereby deriving an empirical </w:t>
      </w:r>
      <w:r w:rsidR="00B86409" w:rsidRPr="00B475D4">
        <w:rPr>
          <w:rFonts w:ascii="Arial" w:hAnsi="Arial" w:cs="Arial"/>
          <w:sz w:val="24"/>
          <w:szCs w:val="24"/>
          <w:lang w:val="en-GB"/>
          <w:rPrChange w:id="2401" w:author="Alexandre Miguel Kaizeler Guedes Da Silva Afonso" w:date="2026-07-27T16:55:00Z" w16du:dateUtc="2026-07-27T15:55:00Z">
            <w:rPr>
              <w:rFonts w:ascii="Arial" w:hAnsi="Arial" w:cs="Arial"/>
              <w:sz w:val="24"/>
              <w:szCs w:val="24"/>
            </w:rPr>
          </w:rPrChange>
        </w:rPr>
        <w:t>False Positive Rate (FPR)</w:t>
      </w:r>
      <w:r w:rsidR="005B2A59" w:rsidRPr="00B475D4">
        <w:rPr>
          <w:rFonts w:ascii="Arial" w:hAnsi="Arial" w:cs="Arial"/>
          <w:sz w:val="24"/>
          <w:szCs w:val="24"/>
          <w:lang w:val="en-GB"/>
          <w:rPrChange w:id="2402" w:author="Alexandre Miguel Kaizeler Guedes Da Silva Afonso" w:date="2026-07-27T16:55:00Z" w16du:dateUtc="2026-07-27T15:55:00Z">
            <w:rPr>
              <w:rFonts w:ascii="Arial" w:hAnsi="Arial" w:cs="Arial"/>
              <w:sz w:val="24"/>
              <w:szCs w:val="24"/>
            </w:rPr>
          </w:rPrChange>
        </w:rPr>
        <w:t xml:space="preserve">. This yielded </w:t>
      </w:r>
      <w:r w:rsidR="00B86409" w:rsidRPr="00B475D4">
        <w:rPr>
          <w:rFonts w:ascii="Arial" w:hAnsi="Arial" w:cs="Arial"/>
          <w:sz w:val="24"/>
          <w:szCs w:val="24"/>
          <w:lang w:val="en-GB"/>
          <w:rPrChange w:id="2403" w:author="Alexandre Miguel Kaizeler Guedes Da Silva Afonso" w:date="2026-07-27T16:55:00Z" w16du:dateUtc="2026-07-27T15:55:00Z">
            <w:rPr>
              <w:rFonts w:ascii="Arial" w:hAnsi="Arial" w:cs="Arial"/>
              <w:sz w:val="24"/>
              <w:szCs w:val="24"/>
            </w:rPr>
          </w:rPrChange>
        </w:rPr>
        <w:t>FPR</w:t>
      </w:r>
      <w:r w:rsidR="005B2A59" w:rsidRPr="00B475D4">
        <w:rPr>
          <w:rFonts w:ascii="Arial" w:hAnsi="Arial" w:cs="Arial"/>
          <w:sz w:val="24"/>
          <w:szCs w:val="24"/>
          <w:lang w:val="en-GB"/>
          <w:rPrChange w:id="2404" w:author="Alexandre Miguel Kaizeler Guedes Da Silva Afonso" w:date="2026-07-27T16:55:00Z" w16du:dateUtc="2026-07-27T15:55:00Z">
            <w:rPr>
              <w:rFonts w:ascii="Arial" w:hAnsi="Arial" w:cs="Arial"/>
              <w:sz w:val="24"/>
              <w:szCs w:val="24"/>
            </w:rPr>
          </w:rPrChange>
        </w:rPr>
        <w:t xml:space="preserve"> &lt;</w:t>
      </w:r>
      <w:r w:rsidR="00B86409" w:rsidRPr="00B475D4">
        <w:rPr>
          <w:rFonts w:ascii="Arial" w:hAnsi="Arial" w:cs="Arial"/>
          <w:sz w:val="24"/>
          <w:szCs w:val="24"/>
          <w:lang w:val="en-GB"/>
          <w:rPrChange w:id="2405" w:author="Alexandre Miguel Kaizeler Guedes Da Silva Afonso" w:date="2026-07-27T16:55:00Z" w16du:dateUtc="2026-07-27T15:55:00Z">
            <w:rPr>
              <w:rFonts w:ascii="Arial" w:hAnsi="Arial" w:cs="Arial"/>
              <w:sz w:val="24"/>
              <w:szCs w:val="24"/>
            </w:rPr>
          </w:rPrChange>
        </w:rPr>
        <w:t xml:space="preserve"> </w:t>
      </w:r>
      <w:r w:rsidR="005B2A59" w:rsidRPr="00B475D4">
        <w:rPr>
          <w:rFonts w:ascii="Arial" w:hAnsi="Arial" w:cs="Arial"/>
          <w:sz w:val="24"/>
          <w:szCs w:val="24"/>
          <w:lang w:val="en-GB"/>
          <w:rPrChange w:id="2406" w:author="Alexandre Miguel Kaizeler Guedes Da Silva Afonso" w:date="2026-07-27T16:55:00Z" w16du:dateUtc="2026-07-27T15:55:00Z">
            <w:rPr>
              <w:rFonts w:ascii="Arial" w:hAnsi="Arial" w:cs="Arial"/>
              <w:sz w:val="24"/>
              <w:szCs w:val="24"/>
            </w:rPr>
          </w:rPrChange>
        </w:rPr>
        <w:t xml:space="preserve">0.05 in eight mito-encoded datasets, </w:t>
      </w:r>
      <w:r w:rsidR="00FF48E8" w:rsidRPr="00B475D4">
        <w:rPr>
          <w:rFonts w:ascii="Arial" w:hAnsi="Arial" w:cs="Arial"/>
          <w:sz w:val="24"/>
          <w:szCs w:val="24"/>
          <w:lang w:val="en-GB"/>
          <w:rPrChange w:id="2407" w:author="Alexandre Miguel Kaizeler Guedes Da Silva Afonso" w:date="2026-07-27T16:55:00Z" w16du:dateUtc="2026-07-27T15:55:00Z">
            <w:rPr>
              <w:rFonts w:ascii="Arial" w:hAnsi="Arial" w:cs="Arial"/>
              <w:sz w:val="24"/>
              <w:szCs w:val="24"/>
            </w:rPr>
          </w:rPrChange>
        </w:rPr>
        <w:t xml:space="preserve">four </w:t>
      </w:r>
      <w:r w:rsidR="005B2A59" w:rsidRPr="00B475D4">
        <w:rPr>
          <w:rFonts w:ascii="Arial" w:hAnsi="Arial" w:cs="Arial"/>
          <w:sz w:val="24"/>
          <w:szCs w:val="24"/>
          <w:lang w:val="en-GB"/>
          <w:rPrChange w:id="2408" w:author="Alexandre Miguel Kaizeler Guedes Da Silva Afonso" w:date="2026-07-27T16:55:00Z" w16du:dateUtc="2026-07-27T15:55:00Z">
            <w:rPr>
              <w:rFonts w:ascii="Arial" w:hAnsi="Arial" w:cs="Arial"/>
              <w:sz w:val="24"/>
              <w:szCs w:val="24"/>
            </w:rPr>
          </w:rPrChange>
        </w:rPr>
        <w:t xml:space="preserve">enriched and </w:t>
      </w:r>
      <w:r w:rsidR="00FF48E8" w:rsidRPr="00B475D4">
        <w:rPr>
          <w:rFonts w:ascii="Arial" w:hAnsi="Arial" w:cs="Arial"/>
          <w:sz w:val="24"/>
          <w:szCs w:val="24"/>
          <w:lang w:val="en-GB"/>
          <w:rPrChange w:id="2409" w:author="Alexandre Miguel Kaizeler Guedes Da Silva Afonso" w:date="2026-07-27T16:55:00Z" w16du:dateUtc="2026-07-27T15:55:00Z">
            <w:rPr>
              <w:rFonts w:ascii="Arial" w:hAnsi="Arial" w:cs="Arial"/>
              <w:sz w:val="24"/>
              <w:szCs w:val="24"/>
            </w:rPr>
          </w:rPrChange>
        </w:rPr>
        <w:t xml:space="preserve">four </w:t>
      </w:r>
      <w:r w:rsidR="005B2A59" w:rsidRPr="00B475D4">
        <w:rPr>
          <w:rFonts w:ascii="Arial" w:hAnsi="Arial" w:cs="Arial"/>
          <w:sz w:val="24"/>
          <w:szCs w:val="24"/>
          <w:lang w:val="en-GB"/>
          <w:rPrChange w:id="2410" w:author="Alexandre Miguel Kaizeler Guedes Da Silva Afonso" w:date="2026-07-27T16:55:00Z" w16du:dateUtc="2026-07-27T15:55:00Z">
            <w:rPr>
              <w:rFonts w:ascii="Arial" w:hAnsi="Arial" w:cs="Arial"/>
              <w:sz w:val="24"/>
              <w:szCs w:val="24"/>
            </w:rPr>
          </w:rPrChange>
        </w:rPr>
        <w:t>depleted, as well as in one nuclear-encoded depleted dataset</w:t>
      </w:r>
      <w:r w:rsidR="00B86409" w:rsidRPr="00B475D4">
        <w:rPr>
          <w:rFonts w:ascii="Arial" w:hAnsi="Arial" w:cs="Arial"/>
          <w:sz w:val="24"/>
          <w:szCs w:val="24"/>
          <w:lang w:val="en-GB"/>
          <w:rPrChange w:id="2411" w:author="Alexandre Miguel Kaizeler Guedes Da Silva Afonso" w:date="2026-07-27T16:55:00Z" w16du:dateUtc="2026-07-27T15:55:00Z">
            <w:rPr>
              <w:rFonts w:ascii="Arial" w:hAnsi="Arial" w:cs="Arial"/>
              <w:sz w:val="24"/>
              <w:szCs w:val="24"/>
            </w:rPr>
          </w:rPrChange>
        </w:rPr>
        <w:t>, and depletion in both WC-transcriptome studies</w:t>
      </w:r>
      <w:r w:rsidR="005B2A59" w:rsidRPr="00B475D4">
        <w:rPr>
          <w:rFonts w:ascii="Arial" w:hAnsi="Arial" w:cs="Arial"/>
          <w:sz w:val="24"/>
          <w:szCs w:val="24"/>
          <w:lang w:val="en-GB"/>
          <w:rPrChange w:id="2412" w:author="Alexandre Miguel Kaizeler Guedes Da Silva Afonso" w:date="2026-07-27T16:55:00Z" w16du:dateUtc="2026-07-27T15:55:00Z">
            <w:rPr>
              <w:rFonts w:ascii="Arial" w:hAnsi="Arial" w:cs="Arial"/>
              <w:sz w:val="24"/>
              <w:szCs w:val="24"/>
            </w:rPr>
          </w:rPrChange>
        </w:rPr>
        <w:t>. The opposing directions of enrichment and depletion across datasets may reflect genuine variation in experimental conditions, such as cell line, stress type, and duration, rather than noise, as the specificity of the signal relative to size-matched random gene sets argues against a chance finding. Notably, the absence of a consistent signal for nuclear-encoded mitochondrial genes suggests that this effect is specific to mitochondrially encoded transcripts rather than a general property of mitochondria-associated biology. Collectively, these results suggest that mitochondrially encoded transcripts may be dynamically regulated in the context of SG formation in a condition-dependent manner, warranting further investigation.</w:t>
      </w:r>
    </w:p>
    <w:p w14:paraId="46D9D5B2" w14:textId="345946CC" w:rsidR="005B2A59" w:rsidRPr="00B475D4" w:rsidRDefault="005B2A59" w:rsidP="005B2A59">
      <w:pPr>
        <w:jc w:val="both"/>
        <w:rPr>
          <w:rFonts w:ascii="Arial" w:hAnsi="Arial" w:cs="Arial"/>
          <w:sz w:val="24"/>
          <w:szCs w:val="24"/>
          <w:lang w:val="en-GB"/>
          <w:rPrChange w:id="241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414" w:author="Alexandre Miguel Kaizeler Guedes Da Silva Afonso" w:date="2026-07-27T16:55:00Z" w16du:dateUtc="2026-07-27T15:55:00Z">
            <w:rPr>
              <w:rFonts w:ascii="Arial" w:hAnsi="Arial" w:cs="Arial"/>
              <w:sz w:val="24"/>
              <w:szCs w:val="24"/>
            </w:rPr>
          </w:rPrChange>
        </w:rPr>
        <w:t>Intriguingly, this pattern was not easily reconciled with known transcript properties. Mitochondrial transcripts are generally short, yet</w:t>
      </w:r>
      <w:r w:rsidR="0049421F" w:rsidRPr="00B475D4">
        <w:rPr>
          <w:rFonts w:ascii="Arial" w:hAnsi="Arial" w:cs="Arial"/>
          <w:sz w:val="24"/>
          <w:szCs w:val="24"/>
          <w:lang w:val="en-GB"/>
          <w:rPrChange w:id="2415" w:author="Alexandre Miguel Kaizeler Guedes Da Silva Afonso" w:date="2026-07-27T16:55:00Z" w16du:dateUtc="2026-07-27T15:55:00Z">
            <w:rPr>
              <w:rFonts w:ascii="Arial" w:hAnsi="Arial" w:cs="Arial"/>
              <w:sz w:val="24"/>
              <w:szCs w:val="24"/>
            </w:rPr>
          </w:rPrChange>
        </w:rPr>
        <w:t xml:space="preserve">, the </w:t>
      </w:r>
      <w:r w:rsidRPr="00B475D4">
        <w:rPr>
          <w:rFonts w:ascii="Arial" w:hAnsi="Arial" w:cs="Arial"/>
          <w:sz w:val="24"/>
          <w:szCs w:val="24"/>
          <w:lang w:val="en-GB"/>
          <w:rPrChange w:id="2416" w:author="Alexandre Miguel Kaizeler Guedes Da Silva Afonso" w:date="2026-07-27T16:55:00Z" w16du:dateUtc="2026-07-27T15:55:00Z">
            <w:rPr>
              <w:rFonts w:ascii="Arial" w:hAnsi="Arial" w:cs="Arial"/>
              <w:sz w:val="24"/>
              <w:szCs w:val="24"/>
            </w:rPr>
          </w:rPrChange>
        </w:rPr>
        <w:t xml:space="preserve">Rajachandran </w:t>
      </w:r>
      <w:r w:rsidR="00B86409" w:rsidRPr="00B475D4">
        <w:rPr>
          <w:rFonts w:ascii="Arial" w:hAnsi="Arial" w:cs="Arial"/>
          <w:sz w:val="24"/>
          <w:szCs w:val="24"/>
          <w:lang w:val="en-GB"/>
          <w:rPrChange w:id="2417" w:author="Alexandre Miguel Kaizeler Guedes Da Silva Afonso" w:date="2026-07-27T16:55:00Z" w16du:dateUtc="2026-07-27T15:55:00Z">
            <w:rPr>
              <w:rFonts w:ascii="Arial" w:hAnsi="Arial" w:cs="Arial"/>
              <w:sz w:val="24"/>
              <w:szCs w:val="24"/>
            </w:rPr>
          </w:rPrChange>
        </w:rPr>
        <w:t>et al.</w:t>
      </w:r>
      <w:r w:rsidRPr="00B475D4">
        <w:rPr>
          <w:rFonts w:ascii="Arial" w:hAnsi="Arial" w:cs="Arial"/>
          <w:sz w:val="24"/>
          <w:szCs w:val="24"/>
          <w:lang w:val="en-GB"/>
          <w:rPrChange w:id="2418" w:author="Alexandre Miguel Kaizeler Guedes Da Silva Afonso" w:date="2026-07-27T16:55:00Z" w16du:dateUtc="2026-07-27T15:55:00Z">
            <w:rPr>
              <w:rFonts w:ascii="Arial" w:hAnsi="Arial" w:cs="Arial"/>
              <w:sz w:val="24"/>
              <w:szCs w:val="24"/>
            </w:rPr>
          </w:rPrChange>
        </w:rPr>
        <w:t xml:space="preserve"> 2025</w:t>
      </w:r>
      <w:r w:rsidR="00B86409" w:rsidRPr="00B475D4">
        <w:rPr>
          <w:rFonts w:ascii="Arial" w:hAnsi="Arial" w:cs="Arial"/>
          <w:sz w:val="24"/>
          <w:szCs w:val="24"/>
          <w:lang w:val="en-GB"/>
          <w:rPrChange w:id="2419"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420" w:author="Alexandre Miguel Kaizeler Guedes Da Silva Afonso" w:date="2026-07-27T16:55:00Z" w16du:dateUtc="2026-07-27T15:55:00Z">
            <w:rPr>
              <w:rFonts w:ascii="Arial" w:hAnsi="Arial" w:cs="Arial"/>
              <w:sz w:val="24"/>
              <w:szCs w:val="24"/>
            </w:rPr>
          </w:rPrChange>
        </w:rPr>
        <w:instrText xml:space="preserve"> ADDIN ZOTERO_ITEM CSL_CITATION {"citationID":"ZRscyk7K","properties":{"unsorted":false,"formattedCitation":"\\super 52\\nosupersub{}","plainCitation":"52","noteIndex":0},"citationItems":[{"id":902,"uris":["http://zotero.org/users/local/q86rvdj2/items/VDPQSALM"],"itemData":{"id":902,"type":"article-journal","abstract":"The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00B86409" w:rsidRPr="00B475D4">
        <w:rPr>
          <w:rFonts w:ascii="Arial" w:hAnsi="Arial" w:cs="Arial"/>
          <w:sz w:val="24"/>
          <w:szCs w:val="24"/>
          <w:lang w:val="en-GB"/>
          <w:rPrChange w:id="2421"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422" w:author="Alexandre Miguel Kaizeler Guedes Da Silva Afonso" w:date="2026-07-27T16:55:00Z" w16du:dateUtc="2026-07-27T15:55:00Z">
            <w:rPr>
              <w:rFonts w:ascii="Arial" w:hAnsi="Arial" w:cs="Arial"/>
              <w:kern w:val="0"/>
              <w:sz w:val="24"/>
              <w:vertAlign w:val="superscript"/>
            </w:rPr>
          </w:rPrChange>
        </w:rPr>
        <w:t>52</w:t>
      </w:r>
      <w:r w:rsidR="00B86409" w:rsidRPr="00B475D4">
        <w:rPr>
          <w:rFonts w:ascii="Arial" w:hAnsi="Arial" w:cs="Arial"/>
          <w:sz w:val="24"/>
          <w:szCs w:val="24"/>
          <w:lang w:val="en-GB"/>
          <w:rPrChange w:id="2423" w:author="Alexandre Miguel Kaizeler Guedes Da Silva Afonso" w:date="2026-07-27T16:55:00Z" w16du:dateUtc="2026-07-27T15:55:00Z">
            <w:rPr>
              <w:rFonts w:ascii="Arial" w:hAnsi="Arial" w:cs="Arial"/>
              <w:sz w:val="24"/>
              <w:szCs w:val="24"/>
            </w:rPr>
          </w:rPrChange>
        </w:rPr>
        <w:fldChar w:fldCharType="end"/>
      </w:r>
      <w:r w:rsidR="0049421F" w:rsidRPr="00B475D4">
        <w:rPr>
          <w:rFonts w:ascii="Arial" w:hAnsi="Arial" w:cs="Arial"/>
          <w:sz w:val="24"/>
          <w:szCs w:val="24"/>
          <w:lang w:val="en-GB"/>
          <w:rPrChange w:id="2424" w:author="Alexandre Miguel Kaizeler Guedes Da Silva Afonso" w:date="2026-07-27T16:55:00Z" w16du:dateUtc="2026-07-27T15:55:00Z">
            <w:rPr>
              <w:rFonts w:ascii="Arial" w:hAnsi="Arial" w:cs="Arial"/>
              <w:sz w:val="24"/>
              <w:szCs w:val="24"/>
            </w:rPr>
          </w:rPrChange>
        </w:rPr>
        <w:t xml:space="preserve"> dataset,</w:t>
      </w:r>
      <w:r w:rsidRPr="00B475D4">
        <w:rPr>
          <w:rFonts w:ascii="Arial" w:hAnsi="Arial" w:cs="Arial"/>
          <w:sz w:val="24"/>
          <w:szCs w:val="24"/>
          <w:lang w:val="en-GB"/>
          <w:rPrChange w:id="2425" w:author="Alexandre Miguel Kaizeler Guedes Da Silva Afonso" w:date="2026-07-27T16:55:00Z" w16du:dateUtc="2026-07-27T15:55:00Z">
            <w:rPr>
              <w:rFonts w:ascii="Arial" w:hAnsi="Arial" w:cs="Arial"/>
              <w:sz w:val="24"/>
              <w:szCs w:val="24"/>
            </w:rPr>
          </w:rPrChange>
        </w:rPr>
        <w:t xml:space="preserve"> which showed a strong bias toward longer RNAs</w:t>
      </w:r>
      <w:r w:rsidR="00742BAA" w:rsidRPr="00B475D4">
        <w:rPr>
          <w:rFonts w:ascii="Arial" w:hAnsi="Arial" w:cs="Arial"/>
          <w:sz w:val="24"/>
          <w:szCs w:val="24"/>
          <w:lang w:val="en-GB"/>
          <w:rPrChange w:id="2426" w:author="Alexandre Miguel Kaizeler Guedes Da Silva Afonso" w:date="2026-07-27T16:55:00Z" w16du:dateUtc="2026-07-27T15:55:00Z">
            <w:rPr>
              <w:rFonts w:ascii="Arial" w:hAnsi="Arial" w:cs="Arial"/>
              <w:sz w:val="24"/>
              <w:szCs w:val="24"/>
            </w:rPr>
          </w:rPrChange>
        </w:rPr>
        <w:t xml:space="preserve"> in SGs</w:t>
      </w:r>
      <w:r w:rsidRPr="00B475D4">
        <w:rPr>
          <w:rFonts w:ascii="Arial" w:hAnsi="Arial" w:cs="Arial"/>
          <w:sz w:val="24"/>
          <w:szCs w:val="24"/>
          <w:lang w:val="en-GB"/>
          <w:rPrChange w:id="2427" w:author="Alexandre Miguel Kaizeler Guedes Da Silva Afonso" w:date="2026-07-27T16:55:00Z" w16du:dateUtc="2026-07-27T15:55:00Z">
            <w:rPr>
              <w:rFonts w:ascii="Arial" w:hAnsi="Arial" w:cs="Arial"/>
              <w:sz w:val="24"/>
              <w:szCs w:val="24"/>
            </w:rPr>
          </w:rPrChange>
        </w:rPr>
        <w:t xml:space="preserve">, also displayed enrichment of these short mitochondrial transcripts. Moreover, the Kudrin </w:t>
      </w:r>
      <w:r w:rsidR="00B86409" w:rsidRPr="00B475D4">
        <w:rPr>
          <w:rFonts w:ascii="Arial" w:hAnsi="Arial" w:cs="Arial"/>
          <w:sz w:val="24"/>
          <w:szCs w:val="24"/>
          <w:lang w:val="en-GB"/>
          <w:rPrChange w:id="2428" w:author="Alexandre Miguel Kaizeler Guedes Da Silva Afonso" w:date="2026-07-27T16:55:00Z" w16du:dateUtc="2026-07-27T15:55:00Z">
            <w:rPr>
              <w:rFonts w:ascii="Arial" w:hAnsi="Arial" w:cs="Arial"/>
              <w:sz w:val="24"/>
              <w:szCs w:val="24"/>
            </w:rPr>
          </w:rPrChange>
        </w:rPr>
        <w:t xml:space="preserve">et al. </w:t>
      </w:r>
      <w:r w:rsidRPr="00B475D4">
        <w:rPr>
          <w:rFonts w:ascii="Arial" w:hAnsi="Arial" w:cs="Arial"/>
          <w:sz w:val="24"/>
          <w:szCs w:val="24"/>
          <w:lang w:val="en-GB"/>
          <w:rPrChange w:id="2429" w:author="Alexandre Miguel Kaizeler Guedes Da Silva Afonso" w:date="2026-07-27T16:55:00Z" w16du:dateUtc="2026-07-27T15:55:00Z">
            <w:rPr>
              <w:rFonts w:ascii="Arial" w:hAnsi="Arial" w:cs="Arial"/>
              <w:sz w:val="24"/>
              <w:szCs w:val="24"/>
            </w:rPr>
          </w:rPrChange>
        </w:rPr>
        <w:t>2024 study</w:t>
      </w:r>
      <w:r w:rsidR="00F905ED" w:rsidRPr="00B475D4">
        <w:rPr>
          <w:rFonts w:ascii="Arial" w:hAnsi="Arial" w:cs="Arial"/>
          <w:sz w:val="24"/>
          <w:szCs w:val="24"/>
          <w:lang w:val="en-GB"/>
          <w:rPrChange w:id="2430"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431" w:author="Alexandre Miguel Kaizeler Guedes Da Silva Afonso" w:date="2026-07-27T16:55:00Z" w16du:dateUtc="2026-07-27T15:55:00Z">
            <w:rPr>
              <w:rFonts w:ascii="Arial" w:hAnsi="Arial" w:cs="Arial"/>
              <w:sz w:val="24"/>
              <w:szCs w:val="24"/>
            </w:rPr>
          </w:rPrChange>
        </w:rPr>
        <w:instrText xml:space="preserve"> ADDIN ZOTERO_ITEM CSL_CITATION {"citationID":"M2fRXPid","properties":{"unsorted":false,"formattedCitation":"\\super 44\\nosupersub{}","plainCitation":"44","noteIndex":0},"citationItems":[{"id":"jCcWpdK2/hGsg69dw","uris":["http://zotero.org/users/local/1p9EH8ax/items/38B6FF2B"],"itemData":{"id":"XewbwLsA/xmGqs0zv","type":"article-journal","abstract":"Abstract\n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F905ED" w:rsidRPr="00B475D4">
        <w:rPr>
          <w:rFonts w:ascii="Arial" w:hAnsi="Arial" w:cs="Arial"/>
          <w:sz w:val="24"/>
          <w:szCs w:val="24"/>
          <w:lang w:val="en-GB"/>
          <w:rPrChange w:id="2432"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2433" w:author="Alexandre Miguel Kaizeler Guedes Da Silva Afonso" w:date="2026-07-27T16:55:00Z" w16du:dateUtc="2026-07-27T15:55:00Z">
            <w:rPr>
              <w:rFonts w:ascii="Arial" w:hAnsi="Arial" w:cs="Arial"/>
              <w:kern w:val="0"/>
              <w:sz w:val="24"/>
              <w:vertAlign w:val="superscript"/>
            </w:rPr>
          </w:rPrChange>
        </w:rPr>
        <w:t>44</w:t>
      </w:r>
      <w:r w:rsidR="00F905ED" w:rsidRPr="00B475D4">
        <w:rPr>
          <w:rFonts w:ascii="Arial" w:hAnsi="Arial" w:cs="Arial"/>
          <w:sz w:val="24"/>
          <w:szCs w:val="24"/>
          <w:lang w:val="en-GB"/>
          <w:rPrChange w:id="2434"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435" w:author="Alexandre Miguel Kaizeler Guedes Da Silva Afonso" w:date="2026-07-27T16:55:00Z" w16du:dateUtc="2026-07-27T15:55:00Z">
            <w:rPr>
              <w:rFonts w:ascii="Arial" w:hAnsi="Arial" w:cs="Arial"/>
              <w:sz w:val="24"/>
              <w:szCs w:val="24"/>
            </w:rPr>
          </w:rPrChange>
        </w:rPr>
        <w:t xml:space="preserve">, which employed a centrifugation-corrected method, also showed mitochondrial </w:t>
      </w:r>
      <w:r w:rsidR="00742BAA" w:rsidRPr="00B475D4">
        <w:rPr>
          <w:rFonts w:ascii="Arial" w:hAnsi="Arial" w:cs="Arial"/>
          <w:sz w:val="24"/>
          <w:szCs w:val="24"/>
          <w:lang w:val="en-GB"/>
          <w:rPrChange w:id="2436" w:author="Alexandre Miguel Kaizeler Guedes Da Silva Afonso" w:date="2026-07-27T16:55:00Z" w16du:dateUtc="2026-07-27T15:55:00Z">
            <w:rPr>
              <w:rFonts w:ascii="Arial" w:hAnsi="Arial" w:cs="Arial"/>
              <w:sz w:val="24"/>
              <w:szCs w:val="24"/>
            </w:rPr>
          </w:rPrChange>
        </w:rPr>
        <w:t xml:space="preserve">gene </w:t>
      </w:r>
      <w:r w:rsidRPr="00B475D4">
        <w:rPr>
          <w:rFonts w:ascii="Arial" w:hAnsi="Arial" w:cs="Arial"/>
          <w:sz w:val="24"/>
          <w:szCs w:val="24"/>
          <w:lang w:val="en-GB"/>
          <w:rPrChange w:id="2437" w:author="Alexandre Miguel Kaizeler Guedes Da Silva Afonso" w:date="2026-07-27T16:55:00Z" w16du:dateUtc="2026-07-27T15:55:00Z">
            <w:rPr>
              <w:rFonts w:ascii="Arial" w:hAnsi="Arial" w:cs="Arial"/>
              <w:sz w:val="24"/>
              <w:szCs w:val="24"/>
            </w:rPr>
          </w:rPrChange>
        </w:rPr>
        <w:t>enrichment</w:t>
      </w:r>
      <w:r w:rsidR="00742BAA" w:rsidRPr="00B475D4">
        <w:rPr>
          <w:rFonts w:ascii="Arial" w:hAnsi="Arial" w:cs="Arial"/>
          <w:sz w:val="24"/>
          <w:szCs w:val="24"/>
          <w:lang w:val="en-GB"/>
          <w:rPrChange w:id="2438" w:author="Alexandre Miguel Kaizeler Guedes Da Silva Afonso" w:date="2026-07-27T16:55:00Z" w16du:dateUtc="2026-07-27T15:55:00Z">
            <w:rPr>
              <w:rFonts w:ascii="Arial" w:hAnsi="Arial" w:cs="Arial"/>
              <w:sz w:val="24"/>
              <w:szCs w:val="24"/>
            </w:rPr>
          </w:rPrChange>
        </w:rPr>
        <w:t xml:space="preserve"> in SGs</w:t>
      </w:r>
      <w:r w:rsidRPr="00B475D4">
        <w:rPr>
          <w:rFonts w:ascii="Arial" w:hAnsi="Arial" w:cs="Arial"/>
          <w:sz w:val="24"/>
          <w:szCs w:val="24"/>
          <w:lang w:val="en-GB"/>
          <w:rPrChange w:id="2439" w:author="Alexandre Miguel Kaizeler Guedes Da Silva Afonso" w:date="2026-07-27T16:55:00Z" w16du:dateUtc="2026-07-27T15:55:00Z">
            <w:rPr>
              <w:rFonts w:ascii="Arial" w:hAnsi="Arial" w:cs="Arial"/>
              <w:sz w:val="24"/>
              <w:szCs w:val="24"/>
            </w:rPr>
          </w:rPrChange>
        </w:rPr>
        <w:t xml:space="preserve">. Although several other DC datasets showed similar enrichment prior to correction, this signal disappeared after </w:t>
      </w:r>
      <w:r w:rsidR="00393E03" w:rsidRPr="00B475D4">
        <w:rPr>
          <w:rFonts w:ascii="Arial" w:hAnsi="Arial" w:cs="Arial"/>
          <w:sz w:val="24"/>
          <w:szCs w:val="24"/>
          <w:lang w:val="en-GB"/>
          <w:rPrChange w:id="2440" w:author="Alexandre Miguel Kaizeler Guedes Da Silva Afonso" w:date="2026-07-27T16:55:00Z" w16du:dateUtc="2026-07-27T15:55:00Z">
            <w:rPr>
              <w:rFonts w:ascii="Arial" w:hAnsi="Arial" w:cs="Arial"/>
              <w:sz w:val="24"/>
              <w:szCs w:val="24"/>
            </w:rPr>
          </w:rPrChange>
        </w:rPr>
        <w:t>our methodology</w:t>
      </w:r>
      <w:r w:rsidR="00742BAA" w:rsidRPr="00B475D4">
        <w:rPr>
          <w:rFonts w:ascii="Arial" w:hAnsi="Arial" w:cs="Arial"/>
          <w:sz w:val="24"/>
          <w:szCs w:val="24"/>
          <w:lang w:val="en-GB"/>
          <w:rPrChange w:id="2441" w:author="Alexandre Miguel Kaizeler Guedes Da Silva Afonso" w:date="2026-07-27T16:55:00Z" w16du:dateUtc="2026-07-27T15:55:00Z">
            <w:rPr>
              <w:rFonts w:ascii="Arial" w:hAnsi="Arial" w:cs="Arial"/>
              <w:sz w:val="24"/>
              <w:szCs w:val="24"/>
            </w:rPr>
          </w:rPrChange>
        </w:rPr>
        <w:t xml:space="preserve"> was applied</w:t>
      </w:r>
      <w:r w:rsidRPr="00B475D4">
        <w:rPr>
          <w:rFonts w:ascii="Arial" w:hAnsi="Arial" w:cs="Arial"/>
          <w:sz w:val="24"/>
          <w:szCs w:val="24"/>
          <w:lang w:val="en-GB"/>
          <w:rPrChange w:id="2442" w:author="Alexandre Miguel Kaizeler Guedes Da Silva Afonso" w:date="2026-07-27T16:55:00Z" w16du:dateUtc="2026-07-27T15:55:00Z">
            <w:rPr>
              <w:rFonts w:ascii="Arial" w:hAnsi="Arial" w:cs="Arial"/>
              <w:sz w:val="24"/>
              <w:szCs w:val="24"/>
            </w:rPr>
          </w:rPrChange>
        </w:rPr>
        <w:t xml:space="preserve">. </w:t>
      </w:r>
      <w:r w:rsidR="00742BAA" w:rsidRPr="00B475D4">
        <w:rPr>
          <w:rFonts w:ascii="Arial" w:hAnsi="Arial" w:cs="Arial"/>
          <w:sz w:val="24"/>
          <w:szCs w:val="24"/>
          <w:lang w:val="en-GB"/>
          <w:rPrChange w:id="2443" w:author="Alexandre Miguel Kaizeler Guedes Da Silva Afonso" w:date="2026-07-27T16:55:00Z" w16du:dateUtc="2026-07-27T15:55:00Z">
            <w:rPr>
              <w:rFonts w:ascii="Arial" w:hAnsi="Arial" w:cs="Arial"/>
              <w:sz w:val="24"/>
              <w:szCs w:val="24"/>
            </w:rPr>
          </w:rPrChange>
        </w:rPr>
        <w:t>W</w:t>
      </w:r>
      <w:r w:rsidRPr="00B475D4">
        <w:rPr>
          <w:rFonts w:ascii="Arial" w:hAnsi="Arial" w:cs="Arial"/>
          <w:sz w:val="24"/>
          <w:szCs w:val="24"/>
          <w:lang w:val="en-GB"/>
          <w:rPrChange w:id="2444" w:author="Alexandre Miguel Kaizeler Guedes Da Silva Afonso" w:date="2026-07-27T16:55:00Z" w16du:dateUtc="2026-07-27T15:55:00Z">
            <w:rPr>
              <w:rFonts w:ascii="Arial" w:hAnsi="Arial" w:cs="Arial"/>
              <w:sz w:val="24"/>
              <w:szCs w:val="24"/>
            </w:rPr>
          </w:rPrChange>
        </w:rPr>
        <w:t xml:space="preserve">e </w:t>
      </w:r>
      <w:r w:rsidR="00742BAA" w:rsidRPr="00B475D4">
        <w:rPr>
          <w:rFonts w:ascii="Arial" w:hAnsi="Arial" w:cs="Arial"/>
          <w:sz w:val="24"/>
          <w:szCs w:val="24"/>
          <w:lang w:val="en-GB"/>
          <w:rPrChange w:id="2445" w:author="Alexandre Miguel Kaizeler Guedes Da Silva Afonso" w:date="2026-07-27T16:55:00Z" w16du:dateUtc="2026-07-27T15:55:00Z">
            <w:rPr>
              <w:rFonts w:ascii="Arial" w:hAnsi="Arial" w:cs="Arial"/>
              <w:sz w:val="24"/>
              <w:szCs w:val="24"/>
            </w:rPr>
          </w:rPrChange>
        </w:rPr>
        <w:t xml:space="preserve">nonetheless </w:t>
      </w:r>
      <w:r w:rsidRPr="00B475D4">
        <w:rPr>
          <w:rFonts w:ascii="Arial" w:hAnsi="Arial" w:cs="Arial"/>
          <w:sz w:val="24"/>
          <w:szCs w:val="24"/>
          <w:lang w:val="en-GB"/>
          <w:rPrChange w:id="2446" w:author="Alexandre Miguel Kaizeler Guedes Da Silva Afonso" w:date="2026-07-27T16:55:00Z" w16du:dateUtc="2026-07-27T15:55:00Z">
            <w:rPr>
              <w:rFonts w:ascii="Arial" w:hAnsi="Arial" w:cs="Arial"/>
              <w:sz w:val="24"/>
              <w:szCs w:val="24"/>
            </w:rPr>
          </w:rPrChange>
        </w:rPr>
        <w:t>opted to integrate all of these datasets to uncover whether these or other genes were enriched</w:t>
      </w:r>
      <w:r w:rsidR="00742BAA" w:rsidRPr="00B475D4">
        <w:rPr>
          <w:rFonts w:ascii="Arial" w:hAnsi="Arial" w:cs="Arial"/>
          <w:sz w:val="24"/>
          <w:szCs w:val="24"/>
          <w:lang w:val="en-GB"/>
          <w:rPrChange w:id="2447" w:author="Alexandre Miguel Kaizeler Guedes Da Silva Afonso" w:date="2026-07-27T16:55:00Z" w16du:dateUtc="2026-07-27T15:55:00Z">
            <w:rPr>
              <w:rFonts w:ascii="Arial" w:hAnsi="Arial" w:cs="Arial"/>
              <w:sz w:val="24"/>
              <w:szCs w:val="24"/>
            </w:rPr>
          </w:rPrChange>
        </w:rPr>
        <w:t xml:space="preserve"> in SGs</w:t>
      </w:r>
      <w:r w:rsidRPr="00B475D4">
        <w:rPr>
          <w:rFonts w:ascii="Arial" w:hAnsi="Arial" w:cs="Arial"/>
          <w:sz w:val="24"/>
          <w:szCs w:val="24"/>
          <w:lang w:val="en-GB"/>
          <w:rPrChange w:id="2448" w:author="Alexandre Miguel Kaizeler Guedes Da Silva Afonso" w:date="2026-07-27T16:55:00Z" w16du:dateUtc="2026-07-27T15:55:00Z">
            <w:rPr>
              <w:rFonts w:ascii="Arial" w:hAnsi="Arial" w:cs="Arial"/>
              <w:sz w:val="24"/>
              <w:szCs w:val="24"/>
            </w:rPr>
          </w:rPrChange>
        </w:rPr>
        <w:t>.</w:t>
      </w:r>
    </w:p>
    <w:p w14:paraId="5369E44F" w14:textId="5CDA30B0" w:rsidR="005B2A59" w:rsidRPr="00B475D4" w:rsidRDefault="005B2A59" w:rsidP="005B2A59">
      <w:pPr>
        <w:jc w:val="both"/>
        <w:rPr>
          <w:rFonts w:ascii="Arial" w:hAnsi="Arial" w:cs="Arial"/>
          <w:sz w:val="24"/>
          <w:szCs w:val="24"/>
          <w:lang w:val="en-GB"/>
          <w:rPrChange w:id="244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450" w:author="Alexandre Miguel Kaizeler Guedes Da Silva Afonso" w:date="2026-07-27T16:55:00Z" w16du:dateUtc="2026-07-27T15:55:00Z">
            <w:rPr>
              <w:rFonts w:ascii="Arial" w:hAnsi="Arial" w:cs="Arial"/>
              <w:sz w:val="24"/>
              <w:szCs w:val="24"/>
            </w:rPr>
          </w:rPrChange>
        </w:rPr>
        <w:lastRenderedPageBreak/>
        <w:t xml:space="preserve">To derive a </w:t>
      </w:r>
      <w:commentRangeStart w:id="2451"/>
      <w:commentRangeStart w:id="2452"/>
      <w:commentRangeStart w:id="2453"/>
      <w:r w:rsidRPr="00B475D4">
        <w:rPr>
          <w:rFonts w:ascii="Arial" w:hAnsi="Arial" w:cs="Arial"/>
          <w:sz w:val="24"/>
          <w:szCs w:val="24"/>
          <w:lang w:val="en-GB"/>
          <w:rPrChange w:id="2454" w:author="Alexandre Miguel Kaizeler Guedes Da Silva Afonso" w:date="2026-07-27T16:55:00Z" w16du:dateUtc="2026-07-27T15:55:00Z">
            <w:rPr>
              <w:rFonts w:ascii="Arial" w:hAnsi="Arial" w:cs="Arial"/>
              <w:sz w:val="24"/>
              <w:szCs w:val="24"/>
            </w:rPr>
          </w:rPrChange>
        </w:rPr>
        <w:t>consensus SG enrichment signal</w:t>
      </w:r>
      <w:commentRangeEnd w:id="2451"/>
      <w:r w:rsidR="00D90732" w:rsidRPr="00B475D4">
        <w:rPr>
          <w:rStyle w:val="Refdecomentrio"/>
          <w:rFonts w:ascii="Arial" w:hAnsi="Arial" w:cs="Arial"/>
          <w:sz w:val="24"/>
          <w:szCs w:val="24"/>
          <w:lang w:val="en-GB"/>
          <w:rPrChange w:id="2455" w:author="Alexandre Miguel Kaizeler Guedes Da Silva Afonso" w:date="2026-07-27T16:55:00Z" w16du:dateUtc="2026-07-27T15:55:00Z">
            <w:rPr>
              <w:rStyle w:val="Refdecomentrio"/>
              <w:rFonts w:ascii="Arial" w:hAnsi="Arial" w:cs="Arial"/>
              <w:sz w:val="24"/>
              <w:szCs w:val="24"/>
            </w:rPr>
          </w:rPrChange>
        </w:rPr>
        <w:commentReference w:id="2451"/>
      </w:r>
      <w:commentRangeEnd w:id="2452"/>
      <w:r w:rsidR="003F25C9" w:rsidRPr="00B475D4">
        <w:rPr>
          <w:rStyle w:val="Refdecomentrio"/>
          <w:rFonts w:ascii="Arial" w:hAnsi="Arial" w:cs="Arial"/>
          <w:sz w:val="24"/>
          <w:szCs w:val="24"/>
          <w:lang w:val="en-GB"/>
          <w:rPrChange w:id="2456" w:author="Alexandre Miguel Kaizeler Guedes Da Silva Afonso" w:date="2026-07-27T16:55:00Z" w16du:dateUtc="2026-07-27T15:55:00Z">
            <w:rPr>
              <w:rStyle w:val="Refdecomentrio"/>
              <w:rFonts w:ascii="Arial" w:hAnsi="Arial" w:cs="Arial"/>
              <w:sz w:val="24"/>
              <w:szCs w:val="24"/>
            </w:rPr>
          </w:rPrChange>
        </w:rPr>
        <w:commentReference w:id="2452"/>
      </w:r>
      <w:commentRangeEnd w:id="2453"/>
      <w:r w:rsidR="00837140" w:rsidRPr="00B475D4">
        <w:rPr>
          <w:rStyle w:val="Refdecomentrio"/>
          <w:rFonts w:ascii="Arial" w:hAnsi="Arial" w:cs="Arial"/>
          <w:sz w:val="24"/>
          <w:szCs w:val="24"/>
          <w:lang w:val="en-GB"/>
          <w:rPrChange w:id="2457" w:author="Alexandre Miguel Kaizeler Guedes Da Silva Afonso" w:date="2026-07-27T16:55:00Z" w16du:dateUtc="2026-07-27T15:55:00Z">
            <w:rPr>
              <w:rStyle w:val="Refdecomentrio"/>
              <w:rFonts w:ascii="Arial" w:hAnsi="Arial" w:cs="Arial"/>
              <w:sz w:val="24"/>
              <w:szCs w:val="24"/>
            </w:rPr>
          </w:rPrChange>
        </w:rPr>
        <w:commentReference w:id="2453"/>
      </w:r>
      <w:r w:rsidRPr="00B475D4">
        <w:rPr>
          <w:rFonts w:ascii="Arial" w:hAnsi="Arial" w:cs="Arial"/>
          <w:sz w:val="24"/>
          <w:szCs w:val="24"/>
          <w:lang w:val="en-GB"/>
          <w:rPrChange w:id="2458" w:author="Alexandre Miguel Kaizeler Guedes Da Silva Afonso" w:date="2026-07-27T16:55:00Z" w16du:dateUtc="2026-07-27T15:55:00Z">
            <w:rPr>
              <w:rFonts w:ascii="Arial" w:hAnsi="Arial" w:cs="Arial"/>
              <w:sz w:val="24"/>
              <w:szCs w:val="24"/>
            </w:rPr>
          </w:rPrChange>
        </w:rPr>
        <w:t xml:space="preserve">, we averaged t-statistics </w:t>
      </w:r>
      <w:r w:rsidR="004D46FE" w:rsidRPr="00B475D4">
        <w:rPr>
          <w:rFonts w:ascii="Arial" w:hAnsi="Arial" w:cs="Arial"/>
          <w:sz w:val="24"/>
          <w:szCs w:val="24"/>
          <w:lang w:val="en-GB"/>
          <w:rPrChange w:id="2459" w:author="Alexandre Miguel Kaizeler Guedes Da Silva Afonso" w:date="2026-07-27T16:55:00Z" w16du:dateUtc="2026-07-27T15:55:00Z">
            <w:rPr>
              <w:rFonts w:ascii="Arial" w:hAnsi="Arial" w:cs="Arial"/>
              <w:sz w:val="24"/>
              <w:szCs w:val="24"/>
            </w:rPr>
          </w:rPrChange>
        </w:rPr>
        <w:t xml:space="preserve">of differential gene expression </w:t>
      </w:r>
      <w:r w:rsidRPr="00B475D4">
        <w:rPr>
          <w:rFonts w:ascii="Arial" w:hAnsi="Arial" w:cs="Arial"/>
          <w:sz w:val="24"/>
          <w:szCs w:val="24"/>
          <w:lang w:val="en-GB"/>
          <w:rPrChange w:id="2460" w:author="Alexandre Miguel Kaizeler Guedes Da Silva Afonso" w:date="2026-07-27T16:55:00Z" w16du:dateUtc="2026-07-27T15:55:00Z">
            <w:rPr>
              <w:rFonts w:ascii="Arial" w:hAnsi="Arial" w:cs="Arial"/>
              <w:sz w:val="24"/>
              <w:szCs w:val="24"/>
            </w:rPr>
          </w:rPrChange>
        </w:rPr>
        <w:t>across all these SG-transcriptome datasets. Although mito-encoded RNAs are typically enriched</w:t>
      </w:r>
      <w:r w:rsidR="004D46FE" w:rsidRPr="00B475D4">
        <w:rPr>
          <w:rFonts w:ascii="Arial" w:hAnsi="Arial" w:cs="Arial"/>
          <w:sz w:val="24"/>
          <w:szCs w:val="24"/>
          <w:lang w:val="en-GB"/>
          <w:rPrChange w:id="2461" w:author="Alexandre Miguel Kaizeler Guedes Da Silva Afonso" w:date="2026-07-27T16:55:00Z" w16du:dateUtc="2026-07-27T15:55:00Z">
            <w:rPr>
              <w:rFonts w:ascii="Arial" w:hAnsi="Arial" w:cs="Arial"/>
              <w:sz w:val="24"/>
              <w:szCs w:val="24"/>
            </w:rPr>
          </w:rPrChange>
        </w:rPr>
        <w:t xml:space="preserve"> in SGs</w:t>
      </w:r>
      <w:r w:rsidRPr="00B475D4">
        <w:rPr>
          <w:rFonts w:ascii="Arial" w:hAnsi="Arial" w:cs="Arial"/>
          <w:sz w:val="24"/>
          <w:szCs w:val="24"/>
          <w:lang w:val="en-GB"/>
          <w:rPrChange w:id="2462" w:author="Alexandre Miguel Kaizeler Guedes Da Silva Afonso" w:date="2026-07-27T16:55:00Z" w16du:dateUtc="2026-07-27T15:55:00Z">
            <w:rPr>
              <w:rFonts w:ascii="Arial" w:hAnsi="Arial" w:cs="Arial"/>
              <w:sz w:val="24"/>
              <w:szCs w:val="24"/>
            </w:rPr>
          </w:rPrChange>
        </w:rPr>
        <w:t>, they are not among the most strongly enriched transcripts overall</w:t>
      </w:r>
      <w:r w:rsidR="0049421F" w:rsidRPr="00B475D4">
        <w:rPr>
          <w:rFonts w:ascii="Arial" w:hAnsi="Arial" w:cs="Arial"/>
          <w:sz w:val="24"/>
          <w:szCs w:val="24"/>
          <w:lang w:val="en-GB"/>
          <w:rPrChange w:id="2463" w:author="Alexandre Miguel Kaizeler Guedes Da Silva Afonso" w:date="2026-07-27T16:55:00Z" w16du:dateUtc="2026-07-27T15:55:00Z">
            <w:rPr>
              <w:rFonts w:ascii="Arial" w:hAnsi="Arial" w:cs="Arial"/>
              <w:sz w:val="24"/>
              <w:szCs w:val="24"/>
            </w:rPr>
          </w:rPrChange>
        </w:rPr>
        <w:t xml:space="preserve"> (Supplementary Figure </w:t>
      </w:r>
      <w:r w:rsidR="005F41D0" w:rsidRPr="00B475D4">
        <w:rPr>
          <w:rFonts w:ascii="Arial" w:hAnsi="Arial" w:cs="Arial"/>
          <w:sz w:val="24"/>
          <w:szCs w:val="24"/>
          <w:lang w:val="en-GB"/>
          <w:rPrChange w:id="2464" w:author="Alexandre Miguel Kaizeler Guedes Da Silva Afonso" w:date="2026-07-27T16:55:00Z" w16du:dateUtc="2026-07-27T15:55:00Z">
            <w:rPr>
              <w:rFonts w:ascii="Arial" w:hAnsi="Arial" w:cs="Arial"/>
              <w:sz w:val="24"/>
              <w:szCs w:val="24"/>
            </w:rPr>
          </w:rPrChange>
        </w:rPr>
        <w:t>9</w:t>
      </w:r>
      <w:ins w:id="2465" w:author="Alexandre Miguel Kaizeler Guedes Da Silva Afonso" w:date="2026-06-30T16:10:00Z" w16du:dateUtc="2026-06-30T15:10:00Z">
        <w:r w:rsidR="0049421F" w:rsidRPr="00B475D4">
          <w:rPr>
            <w:rFonts w:ascii="Arial" w:hAnsi="Arial" w:cs="Arial"/>
            <w:sz w:val="24"/>
            <w:szCs w:val="24"/>
            <w:lang w:val="en-GB"/>
            <w:rPrChange w:id="2466" w:author="Alexandre Miguel Kaizeler Guedes Da Silva Afonso" w:date="2026-07-27T16:55:00Z" w16du:dateUtc="2026-07-27T15:55:00Z">
              <w:rPr>
                <w:rFonts w:ascii="Arial" w:hAnsi="Arial" w:cs="Arial"/>
                <w:sz w:val="24"/>
                <w:szCs w:val="24"/>
              </w:rPr>
            </w:rPrChange>
          </w:rPr>
          <w:t>B)</w:t>
        </w:r>
      </w:ins>
      <w:ins w:id="2467" w:author="Alexandre Miguel Kaizeler Guedes Da Silva Afonso" w:date="2026-06-30T16:18:00Z" w16du:dateUtc="2026-06-30T15:18:00Z">
        <w:r w:rsidR="0049421F" w:rsidRPr="00B475D4">
          <w:rPr>
            <w:rFonts w:ascii="Arial" w:hAnsi="Arial" w:cs="Arial"/>
            <w:sz w:val="24"/>
            <w:szCs w:val="24"/>
            <w:lang w:val="en-GB"/>
            <w:rPrChange w:id="2468" w:author="Alexandre Miguel Kaizeler Guedes Da Silva Afonso" w:date="2026-07-27T16:55:00Z" w16du:dateUtc="2026-07-27T15:55:00Z">
              <w:rPr>
                <w:rFonts w:ascii="Arial" w:hAnsi="Arial" w:cs="Arial"/>
                <w:sz w:val="24"/>
                <w:szCs w:val="24"/>
              </w:rPr>
            </w:rPrChange>
          </w:rPr>
          <w:t xml:space="preserve">, </w:t>
        </w:r>
        <w:commentRangeStart w:id="2469"/>
        <w:commentRangeStart w:id="2470"/>
        <w:del w:id="2471" w:author="Nuno Morais" w:date="2026-07-03T15:37:00Z" w16du:dateUtc="2026-07-03T14:37:00Z">
          <w:r w:rsidR="0049421F" w:rsidRPr="00B475D4" w:rsidDel="005F41D0">
            <w:rPr>
              <w:rFonts w:ascii="Arial" w:hAnsi="Arial" w:cs="Arial"/>
              <w:sz w:val="24"/>
              <w:szCs w:val="24"/>
              <w:lang w:val="en-GB"/>
              <w:rPrChange w:id="2472" w:author="Alexandre Miguel Kaizeler Guedes Da Silva Afonso" w:date="2026-07-27T16:55:00Z" w16du:dateUtc="2026-07-27T15:55:00Z">
                <w:rPr>
                  <w:rFonts w:ascii="Arial" w:hAnsi="Arial" w:cs="Arial"/>
                  <w:sz w:val="24"/>
                  <w:szCs w:val="24"/>
                </w:rPr>
              </w:rPrChange>
            </w:rPr>
            <w:delText>and</w:delText>
          </w:r>
        </w:del>
      </w:ins>
      <w:ins w:id="2473" w:author="Nuno Morais" w:date="2026-07-03T15:37:00Z" w16du:dateUtc="2026-07-03T14:37:00Z">
        <w:r w:rsidR="005F41D0" w:rsidRPr="00B475D4">
          <w:rPr>
            <w:rFonts w:ascii="Arial" w:hAnsi="Arial" w:cs="Arial"/>
            <w:sz w:val="24"/>
            <w:szCs w:val="24"/>
            <w:lang w:val="en-GB"/>
            <w:rPrChange w:id="2474" w:author="Alexandre Miguel Kaizeler Guedes Da Silva Afonso" w:date="2026-07-27T16:55:00Z" w16du:dateUtc="2026-07-27T15:55:00Z">
              <w:rPr>
                <w:rFonts w:ascii="Arial" w:hAnsi="Arial" w:cs="Arial"/>
                <w:sz w:val="24"/>
                <w:szCs w:val="24"/>
              </w:rPr>
            </w:rPrChange>
          </w:rPr>
          <w:t>but</w:t>
        </w:r>
      </w:ins>
      <w:del w:id="2475" w:author="Alexandre Miguel Kaizeler Guedes Da Silva Afonso" w:date="2026-06-30T16:18:00Z" w16du:dateUtc="2026-06-30T15:18:00Z">
        <w:r w:rsidRPr="00B475D4" w:rsidDel="0049421F">
          <w:rPr>
            <w:rFonts w:ascii="Arial" w:hAnsi="Arial" w:cs="Arial"/>
            <w:sz w:val="24"/>
            <w:szCs w:val="24"/>
            <w:lang w:val="en-GB"/>
            <w:rPrChange w:id="2476" w:author="Alexandre Miguel Kaizeler Guedes Da Silva Afonso" w:date="2026-07-27T16:55:00Z" w16du:dateUtc="2026-07-27T15:55:00Z">
              <w:rPr>
                <w:rFonts w:ascii="Arial" w:hAnsi="Arial" w:cs="Arial"/>
                <w:sz w:val="24"/>
                <w:szCs w:val="24"/>
              </w:rPr>
            </w:rPrChange>
          </w:rPr>
          <w:delText>.</w:delText>
        </w:r>
      </w:del>
      <w:ins w:id="2477" w:author="Alexandre Miguel Kaizeler Guedes Da Silva Afonso" w:date="2026-06-30T16:10:00Z" w16du:dateUtc="2026-06-30T15:10:00Z">
        <w:r w:rsidR="0049421F" w:rsidRPr="00B475D4">
          <w:rPr>
            <w:rFonts w:ascii="Arial" w:hAnsi="Arial" w:cs="Arial"/>
            <w:sz w:val="24"/>
            <w:szCs w:val="24"/>
            <w:lang w:val="en-GB"/>
            <w:rPrChange w:id="2478" w:author="Alexandre Miguel Kaizeler Guedes Da Silva Afonso" w:date="2026-07-27T16:55:00Z" w16du:dateUtc="2026-07-27T15:55:00Z">
              <w:rPr>
                <w:rFonts w:ascii="Arial" w:hAnsi="Arial" w:cs="Arial"/>
                <w:sz w:val="24"/>
                <w:szCs w:val="24"/>
              </w:rPr>
            </w:rPrChange>
          </w:rPr>
          <w:t xml:space="preserve"> </w:t>
        </w:r>
      </w:ins>
      <w:ins w:id="2479" w:author="Alexandre Miguel Kaizeler Guedes Da Silva Afonso" w:date="2026-06-30T16:18:00Z" w16du:dateUtc="2026-06-30T15:18:00Z">
        <w:r w:rsidR="0049421F" w:rsidRPr="00B475D4">
          <w:rPr>
            <w:rFonts w:ascii="Arial" w:hAnsi="Arial" w:cs="Arial"/>
            <w:sz w:val="24"/>
            <w:szCs w:val="24"/>
            <w:lang w:val="en-GB"/>
            <w:rPrChange w:id="2480" w:author="Alexandre Miguel Kaizeler Guedes Da Silva Afonso" w:date="2026-07-27T16:55:00Z" w16du:dateUtc="2026-07-27T15:55:00Z">
              <w:rPr>
                <w:rFonts w:ascii="Arial" w:hAnsi="Arial" w:cs="Arial"/>
                <w:sz w:val="24"/>
                <w:szCs w:val="24"/>
              </w:rPr>
            </w:rPrChange>
          </w:rPr>
          <w:t>c</w:t>
        </w:r>
      </w:ins>
      <w:ins w:id="2481" w:author="Alexandre Miguel Kaizeler Guedes Da Silva Afonso" w:date="2026-06-30T16:14:00Z" w16du:dateUtc="2026-06-30T15:14:00Z">
        <w:r w:rsidR="0049421F" w:rsidRPr="00B475D4">
          <w:rPr>
            <w:rFonts w:ascii="Arial" w:hAnsi="Arial" w:cs="Arial"/>
            <w:sz w:val="24"/>
            <w:szCs w:val="24"/>
            <w:lang w:val="en-GB"/>
            <w:rPrChange w:id="2482" w:author="Alexandre Miguel Kaizeler Guedes Da Silva Afonso" w:date="2026-07-27T16:55:00Z" w16du:dateUtc="2026-07-27T15:55:00Z">
              <w:rPr>
                <w:rFonts w:ascii="Arial" w:hAnsi="Arial" w:cs="Arial"/>
                <w:sz w:val="24"/>
                <w:szCs w:val="24"/>
              </w:rPr>
            </w:rPrChange>
          </w:rPr>
          <w:t>omparison with</w:t>
        </w:r>
      </w:ins>
      <w:ins w:id="2483" w:author="Alexandre Miguel Kaizeler Guedes Da Silva Afonso" w:date="2026-06-30T16:17:00Z" w16du:dateUtc="2026-06-30T15:17:00Z">
        <w:r w:rsidR="0049421F" w:rsidRPr="00B475D4">
          <w:rPr>
            <w:rFonts w:ascii="Arial" w:hAnsi="Arial" w:cs="Arial"/>
            <w:sz w:val="24"/>
            <w:szCs w:val="24"/>
            <w:lang w:val="en-GB"/>
            <w:rPrChange w:id="2484" w:author="Alexandre Miguel Kaizeler Guedes Da Silva Afonso" w:date="2026-07-27T16:55:00Z" w16du:dateUtc="2026-07-27T15:55:00Z">
              <w:rPr>
                <w:rFonts w:ascii="Arial" w:hAnsi="Arial" w:cs="Arial"/>
                <w:sz w:val="24"/>
                <w:szCs w:val="24"/>
              </w:rPr>
            </w:rPrChange>
          </w:rPr>
          <w:t xml:space="preserve"> 100 random signatures yielded a</w:t>
        </w:r>
      </w:ins>
      <w:ins w:id="2485" w:author="Alexandre Miguel Kaizeler Guedes Da Silva Afonso" w:date="2026-06-30T16:18:00Z" w16du:dateUtc="2026-06-30T15:18:00Z">
        <w:r w:rsidR="0049421F" w:rsidRPr="00B475D4">
          <w:rPr>
            <w:rFonts w:ascii="Arial" w:hAnsi="Arial" w:cs="Arial"/>
            <w:sz w:val="24"/>
            <w:szCs w:val="24"/>
            <w:lang w:val="en-GB"/>
            <w:rPrChange w:id="2486" w:author="Alexandre Miguel Kaizeler Guedes Da Silva Afonso" w:date="2026-07-27T16:55:00Z" w16du:dateUtc="2026-07-27T15:55:00Z">
              <w:rPr>
                <w:rFonts w:ascii="Arial" w:hAnsi="Arial" w:cs="Arial"/>
                <w:sz w:val="24"/>
                <w:szCs w:val="24"/>
              </w:rPr>
            </w:rPrChange>
          </w:rPr>
          <w:t xml:space="preserve"> FPR &lt; 0.01 suggesting that this enrichment is unlikely to be owed to stochasticity alone</w:t>
        </w:r>
      </w:ins>
      <w:ins w:id="2487" w:author="Alexandre Miguel Kaizeler Guedes Da Silva Afonso" w:date="2026-06-30T16:22:00Z" w16du:dateUtc="2026-06-30T15:22:00Z">
        <w:r w:rsidR="00266BF2" w:rsidRPr="00B475D4">
          <w:rPr>
            <w:rFonts w:ascii="Arial" w:hAnsi="Arial" w:cs="Arial"/>
            <w:sz w:val="24"/>
            <w:szCs w:val="24"/>
            <w:lang w:val="en-GB"/>
            <w:rPrChange w:id="2488" w:author="Alexandre Miguel Kaizeler Guedes Da Silva Afonso" w:date="2026-07-27T16:55:00Z" w16du:dateUtc="2026-07-27T15:55:00Z">
              <w:rPr>
                <w:rFonts w:ascii="Arial" w:hAnsi="Arial" w:cs="Arial"/>
                <w:sz w:val="24"/>
                <w:szCs w:val="24"/>
              </w:rPr>
            </w:rPrChange>
          </w:rPr>
          <w:t xml:space="preserve"> (Supplementary Figure </w:t>
        </w:r>
        <w:del w:id="2489" w:author="Nuno Morais" w:date="2026-07-03T15:37:00Z" w16du:dateUtc="2026-07-03T14:37:00Z">
          <w:r w:rsidR="00266BF2" w:rsidRPr="00B475D4" w:rsidDel="005F41D0">
            <w:rPr>
              <w:rFonts w:ascii="Arial" w:hAnsi="Arial" w:cs="Arial"/>
              <w:sz w:val="24"/>
              <w:szCs w:val="24"/>
              <w:lang w:val="en-GB"/>
              <w:rPrChange w:id="2490" w:author="Alexandre Miguel Kaizeler Guedes Da Silva Afonso" w:date="2026-07-27T16:55:00Z" w16du:dateUtc="2026-07-27T15:55:00Z">
                <w:rPr>
                  <w:rFonts w:ascii="Arial" w:hAnsi="Arial" w:cs="Arial"/>
                  <w:sz w:val="24"/>
                  <w:szCs w:val="24"/>
                </w:rPr>
              </w:rPrChange>
            </w:rPr>
            <w:delText>8</w:delText>
          </w:r>
        </w:del>
      </w:ins>
      <w:ins w:id="2491" w:author="Nuno Morais" w:date="2026-07-03T15:37:00Z" w16du:dateUtc="2026-07-03T14:37:00Z">
        <w:r w:rsidR="005F41D0" w:rsidRPr="00B475D4">
          <w:rPr>
            <w:rFonts w:ascii="Arial" w:hAnsi="Arial" w:cs="Arial"/>
            <w:sz w:val="24"/>
            <w:szCs w:val="24"/>
            <w:lang w:val="en-GB"/>
            <w:rPrChange w:id="2492" w:author="Alexandre Miguel Kaizeler Guedes Da Silva Afonso" w:date="2026-07-27T16:55:00Z" w16du:dateUtc="2026-07-27T15:55:00Z">
              <w:rPr>
                <w:rFonts w:ascii="Arial" w:hAnsi="Arial" w:cs="Arial"/>
                <w:sz w:val="24"/>
                <w:szCs w:val="24"/>
              </w:rPr>
            </w:rPrChange>
          </w:rPr>
          <w:t>9</w:t>
        </w:r>
      </w:ins>
      <w:ins w:id="2493" w:author="Alexandre Miguel Kaizeler Guedes Da Silva Afonso" w:date="2026-06-30T16:22:00Z" w16du:dateUtc="2026-06-30T15:22:00Z">
        <w:r w:rsidR="00266BF2" w:rsidRPr="00B475D4">
          <w:rPr>
            <w:rFonts w:ascii="Arial" w:hAnsi="Arial" w:cs="Arial"/>
            <w:sz w:val="24"/>
            <w:szCs w:val="24"/>
            <w:lang w:val="en-GB"/>
            <w:rPrChange w:id="2494" w:author="Alexandre Miguel Kaizeler Guedes Da Silva Afonso" w:date="2026-07-27T16:55:00Z" w16du:dateUtc="2026-07-27T15:55:00Z">
              <w:rPr>
                <w:rFonts w:ascii="Arial" w:hAnsi="Arial" w:cs="Arial"/>
                <w:sz w:val="24"/>
                <w:szCs w:val="24"/>
              </w:rPr>
            </w:rPrChange>
          </w:rPr>
          <w:t>C)</w:t>
        </w:r>
      </w:ins>
      <w:commentRangeEnd w:id="2469"/>
      <w:r w:rsidR="005F41D0" w:rsidRPr="00B475D4">
        <w:rPr>
          <w:rStyle w:val="Refdecomentrio"/>
          <w:rFonts w:ascii="Arial" w:hAnsi="Arial" w:cs="Arial"/>
          <w:sz w:val="24"/>
          <w:szCs w:val="24"/>
          <w:lang w:val="en-GB"/>
          <w:rPrChange w:id="2495" w:author="Alexandre Miguel Kaizeler Guedes Da Silva Afonso" w:date="2026-07-27T16:55:00Z" w16du:dateUtc="2026-07-27T15:55:00Z">
            <w:rPr>
              <w:rStyle w:val="Refdecomentrio"/>
              <w:rFonts w:ascii="Arial" w:hAnsi="Arial" w:cs="Arial"/>
              <w:sz w:val="24"/>
              <w:szCs w:val="24"/>
            </w:rPr>
          </w:rPrChange>
        </w:rPr>
        <w:commentReference w:id="2469"/>
      </w:r>
      <w:commentRangeEnd w:id="2470"/>
      <w:r w:rsidR="00837140" w:rsidRPr="00B475D4">
        <w:rPr>
          <w:rStyle w:val="Refdecomentrio"/>
          <w:rFonts w:ascii="Arial" w:hAnsi="Arial" w:cs="Arial"/>
          <w:sz w:val="24"/>
          <w:szCs w:val="24"/>
          <w:lang w:val="en-GB"/>
          <w:rPrChange w:id="2496" w:author="Alexandre Miguel Kaizeler Guedes Da Silva Afonso" w:date="2026-07-27T16:55:00Z" w16du:dateUtc="2026-07-27T15:55:00Z">
            <w:rPr>
              <w:rStyle w:val="Refdecomentrio"/>
              <w:rFonts w:ascii="Arial" w:hAnsi="Arial" w:cs="Arial"/>
              <w:sz w:val="24"/>
              <w:szCs w:val="24"/>
            </w:rPr>
          </w:rPrChange>
        </w:rPr>
        <w:commentReference w:id="2470"/>
      </w:r>
      <w:ins w:id="2497" w:author="Alexandre Miguel Kaizeler Guedes Da Silva Afonso" w:date="2026-07-07T11:00:00Z" w16du:dateUtc="2026-07-07T10:00:00Z">
        <w:r w:rsidR="00837140" w:rsidRPr="00B475D4">
          <w:rPr>
            <w:rFonts w:ascii="Arial" w:hAnsi="Arial" w:cs="Arial"/>
            <w:sz w:val="24"/>
            <w:szCs w:val="24"/>
            <w:lang w:val="en-GB"/>
            <w:rPrChange w:id="2498" w:author="Alexandre Miguel Kaizeler Guedes Da Silva Afonso" w:date="2026-07-27T16:55:00Z" w16du:dateUtc="2026-07-27T15:55:00Z">
              <w:rPr>
                <w:rFonts w:ascii="Arial" w:hAnsi="Arial" w:cs="Arial"/>
                <w:sz w:val="24"/>
                <w:szCs w:val="24"/>
              </w:rPr>
            </w:rPrChange>
          </w:rPr>
          <w:t>, and could thus be originating from biological</w:t>
        </w:r>
      </w:ins>
      <w:ins w:id="2499" w:author="Alexandre Miguel Kaizeler Guedes Da Silva Afonso" w:date="2026-07-07T11:02:00Z" w16du:dateUtc="2026-07-07T10:02:00Z">
        <w:r w:rsidR="00837140" w:rsidRPr="00B475D4">
          <w:rPr>
            <w:rFonts w:ascii="Arial" w:hAnsi="Arial" w:cs="Arial"/>
            <w:sz w:val="24"/>
            <w:szCs w:val="24"/>
            <w:lang w:val="en-GB"/>
            <w:rPrChange w:id="2500" w:author="Alexandre Miguel Kaizeler Guedes Da Silva Afonso" w:date="2026-07-27T16:55:00Z" w16du:dateUtc="2026-07-27T15:55:00Z">
              <w:rPr>
                <w:rFonts w:ascii="Arial" w:hAnsi="Arial" w:cs="Arial"/>
                <w:sz w:val="24"/>
                <w:szCs w:val="24"/>
              </w:rPr>
            </w:rPrChange>
          </w:rPr>
          <w:t xml:space="preserve"> effects or from tech</w:t>
        </w:r>
      </w:ins>
      <w:ins w:id="2501" w:author="Alexandre Miguel Kaizeler Guedes Da Silva Afonso" w:date="2026-07-07T11:03:00Z" w16du:dateUtc="2026-07-07T10:03:00Z">
        <w:r w:rsidR="00837140" w:rsidRPr="00B475D4">
          <w:rPr>
            <w:rFonts w:ascii="Arial" w:hAnsi="Arial" w:cs="Arial"/>
            <w:sz w:val="24"/>
            <w:szCs w:val="24"/>
            <w:lang w:val="en-GB"/>
            <w:rPrChange w:id="2502" w:author="Alexandre Miguel Kaizeler Guedes Da Silva Afonso" w:date="2026-07-27T16:55:00Z" w16du:dateUtc="2026-07-27T15:55:00Z">
              <w:rPr>
                <w:rFonts w:ascii="Arial" w:hAnsi="Arial" w:cs="Arial"/>
                <w:sz w:val="24"/>
                <w:szCs w:val="24"/>
              </w:rPr>
            </w:rPrChange>
          </w:rPr>
          <w:t>nical biases.</w:t>
        </w:r>
      </w:ins>
      <w:ins w:id="2503" w:author="Alexandre Miguel Kaizeler Guedes Da Silva Afonso" w:date="2026-06-30T16:18:00Z" w16du:dateUtc="2026-06-30T15:18:00Z">
        <w:del w:id="2504" w:author="Alexandre Miguel Kaizeler Guedes Da Silva Afonso" w:date="2026-07-07T11:00:00Z" w16du:dateUtc="2026-07-07T10:00:00Z">
          <w:r w:rsidR="0049421F" w:rsidRPr="00B475D4" w:rsidDel="00837140">
            <w:rPr>
              <w:rFonts w:ascii="Arial" w:hAnsi="Arial" w:cs="Arial"/>
              <w:sz w:val="24"/>
              <w:szCs w:val="24"/>
              <w:lang w:val="en-GB"/>
              <w:rPrChange w:id="2505" w:author="Alexandre Miguel Kaizeler Guedes Da Silva Afonso" w:date="2026-07-27T16:55:00Z" w16du:dateUtc="2026-07-27T15:55:00Z">
                <w:rPr>
                  <w:rFonts w:ascii="Arial" w:hAnsi="Arial" w:cs="Arial"/>
                  <w:sz w:val="24"/>
                  <w:szCs w:val="24"/>
                </w:rPr>
              </w:rPrChange>
            </w:rPr>
            <w:delText>.</w:delText>
          </w:r>
        </w:del>
        <w:del w:id="2506" w:author="Nuno Morais" w:date="2026-07-03T15:38:00Z" w16du:dateUtc="2026-07-03T14:38:00Z">
          <w:r w:rsidR="0049421F" w:rsidRPr="00B475D4" w:rsidDel="005F41D0">
            <w:rPr>
              <w:rFonts w:ascii="Arial" w:hAnsi="Arial" w:cs="Arial"/>
              <w:sz w:val="24"/>
              <w:szCs w:val="24"/>
              <w:lang w:val="en-GB"/>
              <w:rPrChange w:id="2507" w:author="Alexandre Miguel Kaizeler Guedes Da Silva Afonso" w:date="2026-07-27T16:55:00Z" w16du:dateUtc="2026-07-27T15:55:00Z">
                <w:rPr>
                  <w:rFonts w:ascii="Arial" w:hAnsi="Arial" w:cs="Arial"/>
                  <w:sz w:val="24"/>
                  <w:szCs w:val="24"/>
                </w:rPr>
              </w:rPrChange>
            </w:rPr>
            <w:delText xml:space="preserve"> </w:delText>
          </w:r>
        </w:del>
      </w:ins>
      <w:r w:rsidRPr="00B475D4">
        <w:rPr>
          <w:rFonts w:ascii="Arial" w:hAnsi="Arial" w:cs="Arial"/>
          <w:sz w:val="24"/>
          <w:szCs w:val="24"/>
          <w:lang w:val="en-GB"/>
          <w:rPrChange w:id="2508" w:author="Alexandre Miguel Kaizeler Guedes Da Silva Afonso" w:date="2026-07-27T16:55:00Z" w16du:dateUtc="2026-07-27T15:55:00Z">
            <w:rPr>
              <w:rFonts w:ascii="Arial" w:hAnsi="Arial" w:cs="Arial"/>
              <w:sz w:val="24"/>
              <w:szCs w:val="24"/>
            </w:rPr>
          </w:rPrChange>
        </w:rPr>
        <w:t xml:space="preserve"> Among the </w:t>
      </w:r>
      <w:r w:rsidR="004D46FE" w:rsidRPr="00B475D4">
        <w:rPr>
          <w:rFonts w:ascii="Arial" w:hAnsi="Arial" w:cs="Arial"/>
          <w:sz w:val="24"/>
          <w:szCs w:val="24"/>
          <w:lang w:val="en-GB"/>
          <w:rPrChange w:id="2509" w:author="Alexandre Miguel Kaizeler Guedes Da Silva Afonso" w:date="2026-07-27T16:55:00Z" w16du:dateUtc="2026-07-27T15:55:00Z">
            <w:rPr>
              <w:rFonts w:ascii="Arial" w:hAnsi="Arial" w:cs="Arial"/>
              <w:sz w:val="24"/>
              <w:szCs w:val="24"/>
            </w:rPr>
          </w:rPrChange>
        </w:rPr>
        <w:t>most enriched</w:t>
      </w:r>
      <w:r w:rsidRPr="00B475D4">
        <w:rPr>
          <w:rFonts w:ascii="Arial" w:hAnsi="Arial" w:cs="Arial"/>
          <w:sz w:val="24"/>
          <w:szCs w:val="24"/>
          <w:lang w:val="en-GB"/>
          <w:rPrChange w:id="2510" w:author="Alexandre Miguel Kaizeler Guedes Da Silva Afonso" w:date="2026-07-27T16:55:00Z" w16du:dateUtc="2026-07-27T15:55:00Z">
            <w:rPr>
              <w:rFonts w:ascii="Arial" w:hAnsi="Arial" w:cs="Arial"/>
              <w:sz w:val="24"/>
              <w:szCs w:val="24"/>
            </w:rPr>
          </w:rPrChange>
        </w:rPr>
        <w:t xml:space="preserve"> transcripts are several of uncertain biological relevance in this context</w:t>
      </w:r>
      <w:r w:rsidR="00612C03" w:rsidRPr="00B475D4">
        <w:rPr>
          <w:rFonts w:ascii="Arial" w:hAnsi="Arial" w:cs="Arial"/>
          <w:sz w:val="24"/>
          <w:szCs w:val="24"/>
          <w:lang w:val="en-GB"/>
          <w:rPrChange w:id="2511"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512" w:author="Alexandre Miguel Kaizeler Guedes Da Silva Afonso" w:date="2026-07-27T16:55:00Z" w16du:dateUtc="2026-07-27T15:55:00Z">
            <w:rPr>
              <w:rFonts w:ascii="Arial" w:hAnsi="Arial" w:cs="Arial"/>
              <w:sz w:val="24"/>
              <w:szCs w:val="24"/>
            </w:rPr>
          </w:rPrChange>
        </w:rPr>
        <w:instrText xml:space="preserve"> ADDIN ZOTERO_ITEM CSL_CITATION {"citationID":"eWbInEJU","properties":{"unsorted":false,"formattedCitation":"\\super 54\\nosupersub{}","plainCitation":"54","noteIndex":0},"citationItems":[{"id":"jCcWpdK2/1OZqvh7i","uris":["http://zotero.org/users/local/azZVBjUa/items/JY5CPI4Q"],"itemData":{"id":79,"type":"article-journal","abstract":"Abstract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1362-4962","issue":"D1","page":"D988–D995","title":"Ensembl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00612C03" w:rsidRPr="00B475D4">
        <w:rPr>
          <w:rFonts w:ascii="Arial" w:hAnsi="Arial" w:cs="Arial"/>
          <w:sz w:val="24"/>
          <w:szCs w:val="24"/>
          <w:lang w:val="en-GB"/>
          <w:rPrChange w:id="2513"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2514" w:author="Alexandre Miguel Kaizeler Guedes Da Silva Afonso" w:date="2026-07-27T16:55:00Z" w16du:dateUtc="2026-07-27T15:55:00Z">
            <w:rPr>
              <w:rFonts w:ascii="Arial" w:hAnsi="Arial" w:cs="Arial"/>
              <w:kern w:val="0"/>
              <w:sz w:val="24"/>
              <w:vertAlign w:val="superscript"/>
            </w:rPr>
          </w:rPrChange>
        </w:rPr>
        <w:t>54</w:t>
      </w:r>
      <w:r w:rsidR="00612C03" w:rsidRPr="00B475D4">
        <w:rPr>
          <w:rFonts w:ascii="Arial" w:hAnsi="Arial" w:cs="Arial"/>
          <w:sz w:val="24"/>
          <w:szCs w:val="24"/>
          <w:lang w:val="en-GB"/>
          <w:rPrChange w:id="2515"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516" w:author="Alexandre Miguel Kaizeler Guedes Da Silva Afonso" w:date="2026-07-27T16:55:00Z" w16du:dateUtc="2026-07-27T15:55:00Z">
            <w:rPr>
              <w:rFonts w:ascii="Arial" w:hAnsi="Arial" w:cs="Arial"/>
              <w:sz w:val="24"/>
              <w:szCs w:val="24"/>
            </w:rPr>
          </w:rPrChange>
        </w:rPr>
        <w:t xml:space="preserve">, including non-coding or pseudogenic such as </w:t>
      </w:r>
      <w:r w:rsidRPr="00B475D4">
        <w:rPr>
          <w:rFonts w:ascii="Arial" w:hAnsi="Arial" w:cs="Arial"/>
          <w:i/>
          <w:iCs/>
          <w:sz w:val="24"/>
          <w:szCs w:val="24"/>
          <w:lang w:val="en-GB"/>
          <w:rPrChange w:id="2517" w:author="Alexandre Miguel Kaizeler Guedes Da Silva Afonso" w:date="2026-07-27T16:55:00Z" w16du:dateUtc="2026-07-27T15:55:00Z">
            <w:rPr>
              <w:rFonts w:ascii="Arial" w:hAnsi="Arial" w:cs="Arial"/>
              <w:i/>
              <w:iCs/>
              <w:sz w:val="24"/>
              <w:szCs w:val="24"/>
            </w:rPr>
          </w:rPrChange>
        </w:rPr>
        <w:t>MIR4435-2HG</w:t>
      </w:r>
      <w:r w:rsidRPr="00B475D4">
        <w:rPr>
          <w:rFonts w:ascii="Arial" w:hAnsi="Arial" w:cs="Arial"/>
          <w:sz w:val="24"/>
          <w:szCs w:val="24"/>
          <w:lang w:val="en-GB"/>
          <w:rPrChange w:id="2518" w:author="Alexandre Miguel Kaizeler Guedes Da Silva Afonso" w:date="2026-07-27T16:55:00Z" w16du:dateUtc="2026-07-27T15:55:00Z">
            <w:rPr>
              <w:rFonts w:ascii="Arial" w:hAnsi="Arial" w:cs="Arial"/>
              <w:sz w:val="24"/>
              <w:szCs w:val="24"/>
            </w:rPr>
          </w:rPrChange>
        </w:rPr>
        <w:t xml:space="preserve"> (</w:t>
      </w:r>
      <w:r w:rsidR="00612C03" w:rsidRPr="00B475D4">
        <w:rPr>
          <w:rFonts w:ascii="Arial" w:hAnsi="Arial" w:cs="Arial"/>
          <w:sz w:val="24"/>
          <w:szCs w:val="24"/>
          <w:lang w:val="en-GB"/>
          <w:rPrChange w:id="2519" w:author="Alexandre Miguel Kaizeler Guedes Da Silva Afonso" w:date="2026-07-27T16:55:00Z" w16du:dateUtc="2026-07-27T15:55:00Z">
            <w:rPr>
              <w:rFonts w:ascii="Arial" w:hAnsi="Arial" w:cs="Arial"/>
              <w:sz w:val="24"/>
              <w:szCs w:val="24"/>
            </w:rPr>
          </w:rPrChange>
        </w:rPr>
        <w:t xml:space="preserve">miRNA </w:t>
      </w:r>
      <w:r w:rsidRPr="00B475D4">
        <w:rPr>
          <w:rFonts w:ascii="Arial" w:hAnsi="Arial" w:cs="Arial"/>
          <w:sz w:val="24"/>
          <w:szCs w:val="24"/>
          <w:lang w:val="en-GB"/>
          <w:rPrChange w:id="2520" w:author="Alexandre Miguel Kaizeler Guedes Da Silva Afonso" w:date="2026-07-27T16:55:00Z" w16du:dateUtc="2026-07-27T15:55:00Z">
            <w:rPr>
              <w:rFonts w:ascii="Arial" w:hAnsi="Arial" w:cs="Arial"/>
              <w:sz w:val="24"/>
              <w:szCs w:val="24"/>
            </w:rPr>
          </w:rPrChange>
        </w:rPr>
        <w:t xml:space="preserve">host gene), </w:t>
      </w:r>
      <w:r w:rsidRPr="00B475D4">
        <w:rPr>
          <w:rFonts w:ascii="Arial" w:hAnsi="Arial" w:cs="Arial"/>
          <w:i/>
          <w:iCs/>
          <w:sz w:val="24"/>
          <w:szCs w:val="24"/>
          <w:lang w:val="en-GB"/>
          <w:rPrChange w:id="2521" w:author="Alexandre Miguel Kaizeler Guedes Da Silva Afonso" w:date="2026-07-27T16:55:00Z" w16du:dateUtc="2026-07-27T15:55:00Z">
            <w:rPr>
              <w:rFonts w:ascii="Arial" w:hAnsi="Arial" w:cs="Arial"/>
              <w:i/>
              <w:iCs/>
              <w:sz w:val="24"/>
              <w:szCs w:val="24"/>
            </w:rPr>
          </w:rPrChange>
        </w:rPr>
        <w:t>TMEM147-AS1</w:t>
      </w:r>
      <w:r w:rsidRPr="00B475D4">
        <w:rPr>
          <w:rFonts w:ascii="Arial" w:hAnsi="Arial" w:cs="Arial"/>
          <w:sz w:val="24"/>
          <w:szCs w:val="24"/>
          <w:lang w:val="en-GB"/>
          <w:rPrChange w:id="2522" w:author="Alexandre Miguel Kaizeler Guedes Da Silva Afonso" w:date="2026-07-27T16:55:00Z" w16du:dateUtc="2026-07-27T15:55:00Z">
            <w:rPr>
              <w:rFonts w:ascii="Arial" w:hAnsi="Arial" w:cs="Arial"/>
              <w:sz w:val="24"/>
              <w:szCs w:val="24"/>
            </w:rPr>
          </w:rPrChange>
        </w:rPr>
        <w:t xml:space="preserve"> (lnc</w:t>
      </w:r>
      <w:r w:rsidR="00612C03" w:rsidRPr="00B475D4">
        <w:rPr>
          <w:rFonts w:ascii="Arial" w:hAnsi="Arial" w:cs="Arial"/>
          <w:sz w:val="24"/>
          <w:szCs w:val="24"/>
          <w:lang w:val="en-GB"/>
          <w:rPrChange w:id="2523" w:author="Alexandre Miguel Kaizeler Guedes Da Silva Afonso" w:date="2026-07-27T16:55:00Z" w16du:dateUtc="2026-07-27T15:55:00Z">
            <w:rPr>
              <w:rFonts w:ascii="Arial" w:hAnsi="Arial" w:cs="Arial"/>
              <w:sz w:val="24"/>
              <w:szCs w:val="24"/>
            </w:rPr>
          </w:rPrChange>
        </w:rPr>
        <w:t>RNA</w:t>
      </w:r>
      <w:r w:rsidRPr="00B475D4">
        <w:rPr>
          <w:rFonts w:ascii="Arial" w:hAnsi="Arial" w:cs="Arial"/>
          <w:sz w:val="24"/>
          <w:szCs w:val="24"/>
          <w:lang w:val="en-GB"/>
          <w:rPrChange w:id="2524"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i/>
          <w:iCs/>
          <w:sz w:val="24"/>
          <w:szCs w:val="24"/>
          <w:lang w:val="en-GB"/>
          <w:rPrChange w:id="2525" w:author="Alexandre Miguel Kaizeler Guedes Da Silva Afonso" w:date="2026-07-27T16:55:00Z" w16du:dateUtc="2026-07-27T15:55:00Z">
            <w:rPr>
              <w:rFonts w:ascii="Arial" w:hAnsi="Arial" w:cs="Arial"/>
              <w:i/>
              <w:iCs/>
              <w:sz w:val="24"/>
              <w:szCs w:val="24"/>
            </w:rPr>
          </w:rPrChange>
        </w:rPr>
        <w:t>CRYBB2P1</w:t>
      </w:r>
      <w:r w:rsidRPr="00B475D4">
        <w:rPr>
          <w:rFonts w:ascii="Arial" w:hAnsi="Arial" w:cs="Arial"/>
          <w:sz w:val="24"/>
          <w:szCs w:val="24"/>
          <w:lang w:val="en-GB"/>
          <w:rPrChange w:id="2526" w:author="Alexandre Miguel Kaizeler Guedes Da Silva Afonso" w:date="2026-07-27T16:55:00Z" w16du:dateUtc="2026-07-27T15:55:00Z">
            <w:rPr>
              <w:rFonts w:ascii="Arial" w:hAnsi="Arial" w:cs="Arial"/>
              <w:sz w:val="24"/>
              <w:szCs w:val="24"/>
            </w:rPr>
          </w:rPrChange>
        </w:rPr>
        <w:t xml:space="preserve"> (pseudogene), </w:t>
      </w:r>
      <w:r w:rsidR="00266BF2" w:rsidRPr="00B475D4">
        <w:rPr>
          <w:rFonts w:ascii="Arial" w:hAnsi="Arial" w:cs="Arial"/>
          <w:i/>
          <w:iCs/>
          <w:sz w:val="24"/>
          <w:szCs w:val="24"/>
          <w:lang w:val="en-GB"/>
          <w:rPrChange w:id="2527" w:author="Alexandre Miguel Kaizeler Guedes Da Silva Afonso" w:date="2026-07-27T16:55:00Z" w16du:dateUtc="2026-07-27T15:55:00Z">
            <w:rPr>
              <w:rFonts w:ascii="Arial" w:hAnsi="Arial" w:cs="Arial"/>
              <w:i/>
              <w:iCs/>
              <w:sz w:val="24"/>
              <w:szCs w:val="24"/>
            </w:rPr>
          </w:rPrChange>
        </w:rPr>
        <w:t>RNF216P1</w:t>
      </w:r>
      <w:r w:rsidR="00266BF2" w:rsidRPr="00B475D4">
        <w:rPr>
          <w:rFonts w:ascii="Arial" w:hAnsi="Arial" w:cs="Arial"/>
          <w:sz w:val="24"/>
          <w:szCs w:val="24"/>
          <w:lang w:val="en-GB"/>
          <w:rPrChange w:id="2528" w:author="Alexandre Miguel Kaizeler Guedes Da Silva Afonso" w:date="2026-07-27T16:55:00Z" w16du:dateUtc="2026-07-27T15:55:00Z">
            <w:rPr>
              <w:rFonts w:ascii="Arial" w:hAnsi="Arial" w:cs="Arial"/>
              <w:sz w:val="24"/>
              <w:szCs w:val="24"/>
            </w:rPr>
          </w:rPrChange>
        </w:rPr>
        <w:t xml:space="preserve"> (pseudogene), </w:t>
      </w:r>
      <w:r w:rsidRPr="00B475D4">
        <w:rPr>
          <w:rFonts w:ascii="Arial" w:hAnsi="Arial" w:cs="Arial"/>
          <w:sz w:val="24"/>
          <w:szCs w:val="24"/>
          <w:lang w:val="en-GB"/>
          <w:rPrChange w:id="2529" w:author="Alexandre Miguel Kaizeler Guedes Da Silva Afonso" w:date="2026-07-27T16:55:00Z" w16du:dateUtc="2026-07-27T15:55:00Z">
            <w:rPr>
              <w:rFonts w:ascii="Arial" w:hAnsi="Arial" w:cs="Arial"/>
              <w:sz w:val="24"/>
              <w:szCs w:val="24"/>
            </w:rPr>
          </w:rPrChange>
        </w:rPr>
        <w:t xml:space="preserve">and </w:t>
      </w:r>
      <w:r w:rsidRPr="00B475D4">
        <w:rPr>
          <w:rFonts w:ascii="Arial" w:hAnsi="Arial" w:cs="Arial"/>
          <w:i/>
          <w:iCs/>
          <w:sz w:val="24"/>
          <w:szCs w:val="24"/>
          <w:lang w:val="en-GB"/>
          <w:rPrChange w:id="2530" w:author="Alexandre Miguel Kaizeler Guedes Da Silva Afonso" w:date="2026-07-27T16:55:00Z" w16du:dateUtc="2026-07-27T15:55:00Z">
            <w:rPr>
              <w:rFonts w:ascii="Arial" w:hAnsi="Arial" w:cs="Arial"/>
              <w:i/>
              <w:iCs/>
              <w:sz w:val="24"/>
              <w:szCs w:val="24"/>
            </w:rPr>
          </w:rPrChange>
        </w:rPr>
        <w:t>FAM86DP</w:t>
      </w:r>
      <w:r w:rsidRPr="00B475D4">
        <w:rPr>
          <w:rFonts w:ascii="Arial" w:hAnsi="Arial" w:cs="Arial"/>
          <w:sz w:val="24"/>
          <w:szCs w:val="24"/>
          <w:lang w:val="en-GB"/>
          <w:rPrChange w:id="2531" w:author="Alexandre Miguel Kaizeler Guedes Da Silva Afonso" w:date="2026-07-27T16:55:00Z" w16du:dateUtc="2026-07-27T15:55:00Z">
            <w:rPr>
              <w:rFonts w:ascii="Arial" w:hAnsi="Arial" w:cs="Arial"/>
              <w:sz w:val="24"/>
              <w:szCs w:val="24"/>
            </w:rPr>
          </w:rPrChange>
        </w:rPr>
        <w:t xml:space="preserve"> (pseudogene).</w:t>
      </w:r>
    </w:p>
    <w:p w14:paraId="35527A49" w14:textId="3CBAECD3" w:rsidR="004D3386" w:rsidRPr="00B475D4" w:rsidRDefault="005B2A59" w:rsidP="003B38FB">
      <w:pPr>
        <w:jc w:val="both"/>
        <w:rPr>
          <w:rFonts w:ascii="Arial" w:hAnsi="Arial" w:cs="Arial"/>
          <w:sz w:val="24"/>
          <w:szCs w:val="24"/>
          <w:lang w:val="en-GB"/>
          <w:rPrChange w:id="253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533" w:author="Alexandre Miguel Kaizeler Guedes Da Silva Afonso" w:date="2026-07-27T16:55:00Z" w16du:dateUtc="2026-07-27T15:55:00Z">
            <w:rPr>
              <w:rFonts w:ascii="Arial" w:hAnsi="Arial" w:cs="Arial"/>
              <w:sz w:val="24"/>
              <w:szCs w:val="24"/>
            </w:rPr>
          </w:rPrChange>
        </w:rPr>
        <w:t xml:space="preserve">GSEA of this consensus SG signal revealed enrichment of </w:t>
      </w:r>
      <w:r w:rsidR="00393E03" w:rsidRPr="00B475D4">
        <w:rPr>
          <w:rFonts w:ascii="Arial" w:hAnsi="Arial" w:cs="Arial"/>
          <w:sz w:val="24"/>
          <w:szCs w:val="24"/>
          <w:lang w:val="en-GB"/>
          <w:rPrChange w:id="2534" w:author="Alexandre Miguel Kaizeler Guedes Da Silva Afonso" w:date="2026-07-27T16:55:00Z" w16du:dateUtc="2026-07-27T15:55:00Z">
            <w:rPr>
              <w:rFonts w:ascii="Arial" w:hAnsi="Arial" w:cs="Arial"/>
              <w:sz w:val="24"/>
              <w:szCs w:val="24"/>
            </w:rPr>
          </w:rPrChange>
        </w:rPr>
        <w:t>TNF signaling via NF-κB</w:t>
      </w:r>
      <w:r w:rsidR="00393E03" w:rsidRPr="00B475D4" w:rsidDel="00393E03">
        <w:rPr>
          <w:rFonts w:ascii="Arial" w:hAnsi="Arial" w:cs="Arial"/>
          <w:sz w:val="24"/>
          <w:szCs w:val="24"/>
          <w:lang w:val="en-GB"/>
          <w:rPrChange w:id="2535"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2536" w:author="Alexandre Miguel Kaizeler Guedes Da Silva Afonso" w:date="2026-07-27T16:55:00Z" w16du:dateUtc="2026-07-27T15:55:00Z">
            <w:rPr>
              <w:rFonts w:ascii="Arial" w:hAnsi="Arial" w:cs="Arial"/>
              <w:sz w:val="24"/>
              <w:szCs w:val="24"/>
            </w:rPr>
          </w:rPrChange>
        </w:rPr>
        <w:t>(</w:t>
      </w:r>
      <w:r w:rsidR="00612C03" w:rsidRPr="00B475D4">
        <w:rPr>
          <w:rFonts w:ascii="Arial" w:hAnsi="Arial" w:cs="Arial"/>
          <w:sz w:val="24"/>
          <w:szCs w:val="24"/>
          <w:lang w:val="en-GB"/>
          <w:rPrChange w:id="2537" w:author="Alexandre Miguel Kaizeler Guedes Da Silva Afonso" w:date="2026-07-27T16:55:00Z" w16du:dateUtc="2026-07-27T15:55:00Z">
            <w:rPr>
              <w:rFonts w:ascii="Arial" w:hAnsi="Arial" w:cs="Arial"/>
              <w:sz w:val="24"/>
              <w:szCs w:val="24"/>
            </w:rPr>
          </w:rPrChange>
        </w:rPr>
        <w:t xml:space="preserve">Supplementary </w:t>
      </w:r>
      <w:r w:rsidRPr="00B475D4">
        <w:rPr>
          <w:rFonts w:ascii="Arial" w:hAnsi="Arial" w:cs="Arial"/>
          <w:sz w:val="24"/>
          <w:szCs w:val="24"/>
          <w:lang w:val="en-GB"/>
          <w:rPrChange w:id="2538" w:author="Alexandre Miguel Kaizeler Guedes Da Silva Afonso" w:date="2026-07-27T16:55:00Z" w16du:dateUtc="2026-07-27T15:55:00Z">
            <w:rPr>
              <w:rFonts w:ascii="Arial" w:hAnsi="Arial" w:cs="Arial"/>
              <w:sz w:val="24"/>
              <w:szCs w:val="24"/>
            </w:rPr>
          </w:rPrChange>
        </w:rPr>
        <w:t xml:space="preserve">Figure </w:t>
      </w:r>
      <w:r w:rsidR="00266BF2" w:rsidRPr="00B475D4">
        <w:rPr>
          <w:rFonts w:ascii="Arial" w:hAnsi="Arial" w:cs="Arial"/>
          <w:sz w:val="24"/>
          <w:szCs w:val="24"/>
          <w:lang w:val="en-GB"/>
          <w:rPrChange w:id="2539" w:author="Alexandre Miguel Kaizeler Guedes Da Silva Afonso" w:date="2026-07-27T16:55:00Z" w16du:dateUtc="2026-07-27T15:55:00Z">
            <w:rPr>
              <w:rFonts w:ascii="Arial" w:hAnsi="Arial" w:cs="Arial"/>
              <w:sz w:val="24"/>
              <w:szCs w:val="24"/>
            </w:rPr>
          </w:rPrChange>
        </w:rPr>
        <w:t>9D</w:t>
      </w:r>
      <w:r w:rsidRPr="00B475D4">
        <w:rPr>
          <w:rFonts w:ascii="Arial" w:hAnsi="Arial" w:cs="Arial"/>
          <w:sz w:val="24"/>
          <w:szCs w:val="24"/>
          <w:lang w:val="en-GB"/>
          <w:rPrChange w:id="2540" w:author="Alexandre Miguel Kaizeler Guedes Da Silva Afonso" w:date="2026-07-27T16:55:00Z" w16du:dateUtc="2026-07-27T15:55:00Z">
            <w:rPr>
              <w:rFonts w:ascii="Arial" w:hAnsi="Arial" w:cs="Arial"/>
              <w:sz w:val="24"/>
              <w:szCs w:val="24"/>
            </w:rPr>
          </w:rPrChange>
        </w:rPr>
        <w:t>), potentially linked to the attenuation of inflammatory signalling upon SG assembly</w:t>
      </w:r>
      <w:r w:rsidR="00612C03" w:rsidRPr="00B475D4">
        <w:rPr>
          <w:rFonts w:ascii="Arial" w:hAnsi="Arial" w:cs="Arial"/>
          <w:sz w:val="24"/>
          <w:szCs w:val="24"/>
          <w:lang w:val="en-GB"/>
          <w:rPrChange w:id="2541"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542" w:author="Alexandre Miguel Kaizeler Guedes Da Silva Afonso" w:date="2026-07-27T16:55:00Z" w16du:dateUtc="2026-07-27T15:55:00Z">
            <w:rPr>
              <w:rFonts w:ascii="Arial" w:hAnsi="Arial" w:cs="Arial"/>
              <w:sz w:val="24"/>
              <w:szCs w:val="24"/>
            </w:rPr>
          </w:rPrChange>
        </w:rPr>
        <w:instrText xml:space="preserve"> ADDIN ZOTERO_ITEM CSL_CITATION {"citationID":"2WSotPau","properties":{"unsorted":false,"formattedCitation":"\\super 56\\nosupersub{}","plainCitation":"56","noteIndex":0},"citationItems":[{"id":"jCcWpdK2/IxGfepiI","uris":["http://zotero.org/users/local/azZVBjUa/items/DK62GITU"],"itemData":{"id":49,"type":"article-journal","container-title":"Molecular Cell","DOI":"10.1016/j.molcel.2023.03.010","ISSN":"10972765","issue":"7","journalAbbreviation":"Molecular Cell","page":"1180–1196.e8","title":"Stress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612C03" w:rsidRPr="00B475D4">
        <w:rPr>
          <w:rFonts w:ascii="Arial" w:hAnsi="Arial" w:cs="Arial"/>
          <w:sz w:val="24"/>
          <w:szCs w:val="24"/>
          <w:lang w:val="en-GB"/>
          <w:rPrChange w:id="2543"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544" w:author="Alexandre Miguel Kaizeler Guedes Da Silva Afonso" w:date="2026-07-27T16:55:00Z" w16du:dateUtc="2026-07-27T15:55:00Z">
            <w:rPr>
              <w:rFonts w:ascii="Arial" w:hAnsi="Arial" w:cs="Arial"/>
              <w:kern w:val="0"/>
              <w:sz w:val="24"/>
              <w:vertAlign w:val="superscript"/>
            </w:rPr>
          </w:rPrChange>
        </w:rPr>
        <w:t>56</w:t>
      </w:r>
      <w:r w:rsidR="00612C03" w:rsidRPr="00B475D4">
        <w:rPr>
          <w:rFonts w:ascii="Arial" w:hAnsi="Arial" w:cs="Arial"/>
          <w:sz w:val="24"/>
          <w:szCs w:val="24"/>
          <w:lang w:val="en-GB"/>
          <w:rPrChange w:id="2545"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546" w:author="Alexandre Miguel Kaizeler Guedes Da Silva Afonso" w:date="2026-07-27T16:55:00Z" w16du:dateUtc="2026-07-27T15:55:00Z">
            <w:rPr>
              <w:rFonts w:ascii="Arial" w:hAnsi="Arial" w:cs="Arial"/>
              <w:sz w:val="24"/>
              <w:szCs w:val="24"/>
            </w:rPr>
          </w:rPrChange>
        </w:rPr>
        <w:t xml:space="preserve"> together with depletion of several metabolic pathways, including glycolysis, MYC targets, and oxidative phosphorylation, highlighting biological processes potentially associated with SG-mediated transcript sequestration.</w:t>
      </w:r>
      <w:r w:rsidRPr="00B475D4" w:rsidDel="005B2A59">
        <w:rPr>
          <w:rFonts w:ascii="Arial" w:hAnsi="Arial" w:cs="Arial"/>
          <w:sz w:val="24"/>
          <w:szCs w:val="24"/>
          <w:lang w:val="en-GB"/>
          <w:rPrChange w:id="2547" w:author="Alexandre Miguel Kaizeler Guedes Da Silva Afonso" w:date="2026-07-27T16:55:00Z" w16du:dateUtc="2026-07-27T15:55:00Z">
            <w:rPr>
              <w:rFonts w:ascii="Arial" w:hAnsi="Arial" w:cs="Arial"/>
              <w:sz w:val="24"/>
              <w:szCs w:val="24"/>
            </w:rPr>
          </w:rPrChange>
        </w:rPr>
        <w:t xml:space="preserve"> </w:t>
      </w:r>
    </w:p>
    <w:p w14:paraId="5B72C841" w14:textId="66C2C357" w:rsidR="00623B5A" w:rsidRPr="00B475D4" w:rsidRDefault="00076CB0">
      <w:pPr>
        <w:pStyle w:val="Ttulo2"/>
        <w:jc w:val="both"/>
        <w:rPr>
          <w:lang w:val="en-GB"/>
          <w:rPrChange w:id="2548" w:author="Alexandre Miguel Kaizeler Guedes Da Silva Afonso" w:date="2026-07-27T16:55:00Z" w16du:dateUtc="2026-07-27T15:55:00Z">
            <w:rPr/>
          </w:rPrChange>
        </w:rPr>
        <w:pPrChange w:id="2549" w:author="Joana Jesus" w:date="2026-06-11T14:46:00Z" w16du:dateUtc="2026-06-11T13:46:00Z">
          <w:pPr>
            <w:pStyle w:val="Ttulo2"/>
          </w:pPr>
        </w:pPrChange>
      </w:pPr>
      <w:r w:rsidRPr="00B475D4">
        <w:rPr>
          <w:lang w:val="en-GB"/>
          <w:rPrChange w:id="2550" w:author="Alexandre Miguel Kaizeler Guedes Da Silva Afonso" w:date="2026-07-27T16:55:00Z" w16du:dateUtc="2026-07-27T15:55:00Z">
            <w:rPr/>
          </w:rPrChange>
        </w:rPr>
        <w:t xml:space="preserve">Mechanistic </w:t>
      </w:r>
      <w:r w:rsidR="00E2317D" w:rsidRPr="00B475D4">
        <w:rPr>
          <w:lang w:val="en-GB"/>
          <w:rPrChange w:id="2551" w:author="Alexandre Miguel Kaizeler Guedes Da Silva Afonso" w:date="2026-07-27T16:55:00Z" w16du:dateUtc="2026-07-27T15:55:00Z">
            <w:rPr/>
          </w:rPrChange>
        </w:rPr>
        <w:t>m</w:t>
      </w:r>
      <w:r w:rsidRPr="00B475D4">
        <w:rPr>
          <w:lang w:val="en-GB"/>
          <w:rPrChange w:id="2552" w:author="Alexandre Miguel Kaizeler Guedes Da Silva Afonso" w:date="2026-07-27T16:55:00Z" w16du:dateUtc="2026-07-27T15:55:00Z">
            <w:rPr/>
          </w:rPrChange>
        </w:rPr>
        <w:t>odel of SG-</w:t>
      </w:r>
      <w:r w:rsidR="00E2317D" w:rsidRPr="00B475D4">
        <w:rPr>
          <w:lang w:val="en-GB"/>
          <w:rPrChange w:id="2553" w:author="Alexandre Miguel Kaizeler Guedes Da Silva Afonso" w:date="2026-07-27T16:55:00Z" w16du:dateUtc="2026-07-27T15:55:00Z">
            <w:rPr/>
          </w:rPrChange>
        </w:rPr>
        <w:t>m</w:t>
      </w:r>
      <w:r w:rsidRPr="00B475D4">
        <w:rPr>
          <w:lang w:val="en-GB"/>
          <w:rPrChange w:id="2554" w:author="Alexandre Miguel Kaizeler Guedes Da Silva Afonso" w:date="2026-07-27T16:55:00Z" w16du:dateUtc="2026-07-27T15:55:00Z">
            <w:rPr/>
          </w:rPrChange>
        </w:rPr>
        <w:t xml:space="preserve">ediated </w:t>
      </w:r>
      <w:r w:rsidR="00E2317D" w:rsidRPr="00B475D4">
        <w:rPr>
          <w:lang w:val="en-GB"/>
          <w:rPrChange w:id="2555" w:author="Alexandre Miguel Kaizeler Guedes Da Silva Afonso" w:date="2026-07-27T16:55:00Z" w16du:dateUtc="2026-07-27T15:55:00Z">
            <w:rPr/>
          </w:rPrChange>
        </w:rPr>
        <w:t>i</w:t>
      </w:r>
      <w:r w:rsidRPr="00B475D4">
        <w:rPr>
          <w:lang w:val="en-GB"/>
          <w:rPrChange w:id="2556" w:author="Alexandre Miguel Kaizeler Guedes Da Silva Afonso" w:date="2026-07-27T16:55:00Z" w16du:dateUtc="2026-07-27T15:55:00Z">
            <w:rPr/>
          </w:rPrChange>
        </w:rPr>
        <w:t xml:space="preserve">nflammation </w:t>
      </w:r>
      <w:r w:rsidR="00E2317D" w:rsidRPr="00B475D4">
        <w:rPr>
          <w:lang w:val="en-GB"/>
          <w:rPrChange w:id="2557" w:author="Alexandre Miguel Kaizeler Guedes Da Silva Afonso" w:date="2026-07-27T16:55:00Z" w16du:dateUtc="2026-07-27T15:55:00Z">
            <w:rPr/>
          </w:rPrChange>
        </w:rPr>
        <w:t>d</w:t>
      </w:r>
      <w:r w:rsidRPr="00B475D4">
        <w:rPr>
          <w:lang w:val="en-GB"/>
          <w:rPrChange w:id="2558" w:author="Alexandre Miguel Kaizeler Guedes Da Silva Afonso" w:date="2026-07-27T16:55:00Z" w16du:dateUtc="2026-07-27T15:55:00Z">
            <w:rPr/>
          </w:rPrChange>
        </w:rPr>
        <w:t xml:space="preserve">ampening via </w:t>
      </w:r>
      <w:r w:rsidR="00E2317D" w:rsidRPr="00B475D4">
        <w:rPr>
          <w:lang w:val="en-GB"/>
          <w:rPrChange w:id="2559" w:author="Alexandre Miguel Kaizeler Guedes Da Silva Afonso" w:date="2026-07-27T16:55:00Z" w16du:dateUtc="2026-07-27T15:55:00Z">
            <w:rPr/>
          </w:rPrChange>
        </w:rPr>
        <w:t>m</w:t>
      </w:r>
      <w:r w:rsidRPr="00B475D4">
        <w:rPr>
          <w:lang w:val="en-GB"/>
          <w:rPrChange w:id="2560" w:author="Alexandre Miguel Kaizeler Guedes Da Silva Afonso" w:date="2026-07-27T16:55:00Z" w16du:dateUtc="2026-07-27T15:55:00Z">
            <w:rPr/>
          </w:rPrChange>
        </w:rPr>
        <w:t xml:space="preserve">itochondrial RNA </w:t>
      </w:r>
      <w:r w:rsidR="00E2317D" w:rsidRPr="00B475D4">
        <w:rPr>
          <w:lang w:val="en-GB"/>
          <w:rPrChange w:id="2561" w:author="Alexandre Miguel Kaizeler Guedes Da Silva Afonso" w:date="2026-07-27T16:55:00Z" w16du:dateUtc="2026-07-27T15:55:00Z">
            <w:rPr/>
          </w:rPrChange>
        </w:rPr>
        <w:t>s</w:t>
      </w:r>
      <w:r w:rsidRPr="00B475D4">
        <w:rPr>
          <w:lang w:val="en-GB"/>
          <w:rPrChange w:id="2562" w:author="Alexandre Miguel Kaizeler Guedes Da Silva Afonso" w:date="2026-07-27T16:55:00Z" w16du:dateUtc="2026-07-27T15:55:00Z">
            <w:rPr/>
          </w:rPrChange>
        </w:rPr>
        <w:t>equestration</w:t>
      </w:r>
    </w:p>
    <w:p w14:paraId="28D94F2D" w14:textId="54B14916" w:rsidR="004D3386" w:rsidRPr="00B475D4" w:rsidRDefault="00BD4148" w:rsidP="004D3386">
      <w:pPr>
        <w:jc w:val="both"/>
        <w:rPr>
          <w:rFonts w:ascii="Arial" w:hAnsi="Arial" w:cs="Arial"/>
          <w:sz w:val="24"/>
          <w:szCs w:val="24"/>
          <w:lang w:val="en-GB"/>
          <w:rPrChange w:id="256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564" w:author="Alexandre Miguel Kaizeler Guedes Da Silva Afonso" w:date="2026-07-27T16:55:00Z" w16du:dateUtc="2026-07-27T15:55:00Z">
            <w:rPr>
              <w:rFonts w:ascii="Arial" w:hAnsi="Arial" w:cs="Arial"/>
              <w:sz w:val="24"/>
              <w:szCs w:val="24"/>
            </w:rPr>
          </w:rPrChange>
        </w:rPr>
        <w:t xml:space="preserve">To explore mechanisms underlying the dampening of stress and inflammatory signaling suggested by our meta-analysis, we </w:t>
      </w:r>
      <w:r w:rsidR="00387D0E" w:rsidRPr="00B475D4">
        <w:rPr>
          <w:rFonts w:ascii="Arial" w:hAnsi="Arial" w:cs="Arial"/>
          <w:sz w:val="24"/>
          <w:szCs w:val="24"/>
          <w:lang w:val="en-GB"/>
          <w:rPrChange w:id="2565" w:author="Alexandre Miguel Kaizeler Guedes Da Silva Afonso" w:date="2026-07-27T16:55:00Z" w16du:dateUtc="2026-07-27T15:55:00Z">
            <w:rPr>
              <w:rFonts w:ascii="Arial" w:hAnsi="Arial" w:cs="Arial"/>
              <w:sz w:val="24"/>
              <w:szCs w:val="24"/>
            </w:rPr>
          </w:rPrChange>
        </w:rPr>
        <w:t xml:space="preserve">compared </w:t>
      </w:r>
      <w:r w:rsidR="00417879" w:rsidRPr="00B475D4">
        <w:rPr>
          <w:rFonts w:ascii="Arial" w:hAnsi="Arial" w:cs="Arial"/>
          <w:sz w:val="24"/>
          <w:szCs w:val="24"/>
          <w:lang w:val="en-GB"/>
          <w:rPrChange w:id="2566" w:author="Alexandre Miguel Kaizeler Guedes Da Silva Afonso" w:date="2026-07-27T16:55:00Z" w16du:dateUtc="2026-07-27T15:55:00Z">
            <w:rPr>
              <w:rFonts w:ascii="Arial" w:hAnsi="Arial" w:cs="Arial"/>
              <w:sz w:val="24"/>
              <w:szCs w:val="24"/>
            </w:rPr>
          </w:rPrChange>
        </w:rPr>
        <w:t>the transcriptomic signal in WCs of bearing SGs with that of SGs when compared with their host WCs (Figure 5A)</w:t>
      </w:r>
      <w:ins w:id="2567" w:author="Alexandre Miguel Kaizeler Guedes Da Silva Afonso" w:date="2026-07-07T11:07:00Z" w16du:dateUtc="2026-07-07T10:07:00Z">
        <w:r w:rsidR="00FC5E97" w:rsidRPr="00B475D4">
          <w:rPr>
            <w:rFonts w:ascii="Arial" w:hAnsi="Arial" w:cs="Arial"/>
            <w:sz w:val="24"/>
            <w:szCs w:val="24"/>
            <w:lang w:val="en-GB"/>
            <w:rPrChange w:id="2568" w:author="Alexandre Miguel Kaizeler Guedes Da Silva Afonso" w:date="2026-07-27T16:55:00Z" w16du:dateUtc="2026-07-27T15:55:00Z">
              <w:rPr>
                <w:rFonts w:ascii="Arial" w:hAnsi="Arial" w:cs="Arial"/>
                <w:sz w:val="24"/>
                <w:szCs w:val="24"/>
              </w:rPr>
            </w:rPrChange>
          </w:rPr>
          <w:t>,</w:t>
        </w:r>
      </w:ins>
      <w:del w:id="2569" w:author="Alexandre Miguel Kaizeler Guedes Da Silva Afonso" w:date="2026-07-07T11:07:00Z" w16du:dateUtc="2026-07-07T10:07:00Z">
        <w:r w:rsidR="00387D0E" w:rsidRPr="00B475D4" w:rsidDel="00FC5E97">
          <w:rPr>
            <w:rFonts w:ascii="Arial" w:hAnsi="Arial" w:cs="Arial"/>
            <w:sz w:val="24"/>
            <w:szCs w:val="24"/>
            <w:lang w:val="en-GB"/>
            <w:rPrChange w:id="2570" w:author="Alexandre Miguel Kaizeler Guedes Da Silva Afonso" w:date="2026-07-27T16:55:00Z" w16du:dateUtc="2026-07-27T15:55:00Z">
              <w:rPr>
                <w:rFonts w:ascii="Arial" w:hAnsi="Arial" w:cs="Arial"/>
                <w:sz w:val="24"/>
                <w:szCs w:val="24"/>
              </w:rPr>
            </w:rPrChange>
          </w:rPr>
          <w:delText>.</w:delText>
        </w:r>
      </w:del>
      <w:r w:rsidR="00387D0E" w:rsidRPr="00B475D4">
        <w:rPr>
          <w:rFonts w:ascii="Arial" w:hAnsi="Arial" w:cs="Arial"/>
          <w:sz w:val="24"/>
          <w:szCs w:val="24"/>
          <w:lang w:val="en-GB"/>
          <w:rPrChange w:id="2571" w:author="Alexandre Miguel Kaizeler Guedes Da Silva Afonso" w:date="2026-07-27T16:55:00Z" w16du:dateUtc="2026-07-27T15:55:00Z">
            <w:rPr>
              <w:rFonts w:ascii="Arial" w:hAnsi="Arial" w:cs="Arial"/>
              <w:sz w:val="24"/>
              <w:szCs w:val="24"/>
            </w:rPr>
          </w:rPrChange>
        </w:rPr>
        <w:t xml:space="preserve"> </w:t>
      </w:r>
      <w:ins w:id="2572" w:author="Alexandre Miguel Kaizeler Guedes Da Silva Afonso" w:date="2026-07-07T11:07:00Z" w16du:dateUtc="2026-07-07T10:07:00Z">
        <w:r w:rsidR="00FC5E97" w:rsidRPr="00B475D4">
          <w:rPr>
            <w:rFonts w:ascii="Arial" w:hAnsi="Arial" w:cs="Arial"/>
            <w:sz w:val="24"/>
            <w:szCs w:val="24"/>
            <w:lang w:val="en-GB"/>
            <w:rPrChange w:id="2573" w:author="Alexandre Miguel Kaizeler Guedes Da Silva Afonso" w:date="2026-07-27T16:55:00Z" w16du:dateUtc="2026-07-27T15:55:00Z">
              <w:rPr>
                <w:rFonts w:ascii="Arial" w:hAnsi="Arial" w:cs="Arial"/>
                <w:sz w:val="24"/>
                <w:szCs w:val="24"/>
              </w:rPr>
            </w:rPrChange>
          </w:rPr>
          <w:t>a</w:t>
        </w:r>
      </w:ins>
      <w:del w:id="2574" w:author="Alexandre Miguel Kaizeler Guedes Da Silva Afonso" w:date="2026-07-07T11:07:00Z" w16du:dateUtc="2026-07-07T10:07:00Z">
        <w:r w:rsidR="00387D0E" w:rsidRPr="00B475D4" w:rsidDel="00FC5E97">
          <w:rPr>
            <w:rFonts w:ascii="Arial" w:hAnsi="Arial" w:cs="Arial"/>
            <w:sz w:val="24"/>
            <w:szCs w:val="24"/>
            <w:lang w:val="en-GB"/>
            <w:rPrChange w:id="2575" w:author="Alexandre Miguel Kaizeler Guedes Da Silva Afonso" w:date="2026-07-27T16:55:00Z" w16du:dateUtc="2026-07-27T15:55:00Z">
              <w:rPr>
                <w:rFonts w:ascii="Arial" w:hAnsi="Arial" w:cs="Arial"/>
                <w:sz w:val="24"/>
                <w:szCs w:val="24"/>
              </w:rPr>
            </w:rPrChange>
          </w:rPr>
          <w:delText>A</w:delText>
        </w:r>
      </w:del>
      <w:r w:rsidR="00387D0E" w:rsidRPr="00B475D4">
        <w:rPr>
          <w:rFonts w:ascii="Arial" w:hAnsi="Arial" w:cs="Arial"/>
          <w:sz w:val="24"/>
          <w:szCs w:val="24"/>
          <w:lang w:val="en-GB"/>
          <w:rPrChange w:id="2576" w:author="Alexandre Miguel Kaizeler Guedes Da Silva Afonso" w:date="2026-07-27T16:55:00Z" w16du:dateUtc="2026-07-27T15:55:00Z">
            <w:rPr>
              <w:rFonts w:ascii="Arial" w:hAnsi="Arial" w:cs="Arial"/>
              <w:sz w:val="24"/>
              <w:szCs w:val="24"/>
            </w:rPr>
          </w:rPrChange>
        </w:rPr>
        <w:t xml:space="preserve">lthought </w:t>
      </w:r>
      <w:del w:id="2577" w:author="Alexandre Miguel Kaizeler Guedes Da Silva Afonso" w:date="2026-07-07T11:07:00Z" w16du:dateUtc="2026-07-07T10:07:00Z">
        <w:r w:rsidR="00387D0E" w:rsidRPr="00B475D4" w:rsidDel="00FC5E97">
          <w:rPr>
            <w:rFonts w:ascii="Arial" w:hAnsi="Arial" w:cs="Arial"/>
            <w:sz w:val="24"/>
            <w:szCs w:val="24"/>
            <w:lang w:val="en-GB"/>
            <w:rPrChange w:id="2578" w:author="Alexandre Miguel Kaizeler Guedes Da Silva Afonso" w:date="2026-07-27T16:55:00Z" w16du:dateUtc="2026-07-27T15:55:00Z">
              <w:rPr>
                <w:rFonts w:ascii="Arial" w:hAnsi="Arial" w:cs="Arial"/>
                <w:sz w:val="24"/>
                <w:szCs w:val="24"/>
              </w:rPr>
            </w:rPrChange>
          </w:rPr>
          <w:delText>these</w:delText>
        </w:r>
        <w:r w:rsidRPr="00B475D4" w:rsidDel="00FC5E97">
          <w:rPr>
            <w:rFonts w:ascii="Arial" w:hAnsi="Arial" w:cs="Arial"/>
            <w:sz w:val="24"/>
            <w:szCs w:val="24"/>
            <w:lang w:val="en-GB"/>
            <w:rPrChange w:id="2579" w:author="Alexandre Miguel Kaizeler Guedes Da Silva Afonso" w:date="2026-07-27T16:55:00Z" w16du:dateUtc="2026-07-27T15:55:00Z">
              <w:rPr>
                <w:rFonts w:ascii="Arial" w:hAnsi="Arial" w:cs="Arial"/>
                <w:sz w:val="24"/>
                <w:szCs w:val="24"/>
              </w:rPr>
            </w:rPrChange>
          </w:rPr>
          <w:delText xml:space="preserve"> showed no </w:delText>
        </w:r>
      </w:del>
      <w:r w:rsidRPr="00B475D4">
        <w:rPr>
          <w:rFonts w:ascii="Arial" w:hAnsi="Arial" w:cs="Arial"/>
          <w:sz w:val="24"/>
          <w:szCs w:val="24"/>
          <w:lang w:val="en-GB"/>
          <w:rPrChange w:id="2580" w:author="Alexandre Miguel Kaizeler Guedes Da Silva Afonso" w:date="2026-07-27T16:55:00Z" w16du:dateUtc="2026-07-27T15:55:00Z">
            <w:rPr>
              <w:rFonts w:ascii="Arial" w:hAnsi="Arial" w:cs="Arial"/>
              <w:sz w:val="24"/>
              <w:szCs w:val="24"/>
            </w:rPr>
          </w:rPrChange>
        </w:rPr>
        <w:t>overall correlation</w:t>
      </w:r>
      <w:ins w:id="2581" w:author="Alexandre Miguel Kaizeler Guedes Da Silva Afonso" w:date="2026-07-07T11:07:00Z" w16du:dateUtc="2026-07-07T10:07:00Z">
        <w:r w:rsidR="00FC5E97" w:rsidRPr="00B475D4">
          <w:rPr>
            <w:rFonts w:ascii="Arial" w:hAnsi="Arial" w:cs="Arial"/>
            <w:sz w:val="24"/>
            <w:szCs w:val="24"/>
            <w:lang w:val="en-GB"/>
            <w:rPrChange w:id="2582" w:author="Alexandre Miguel Kaizeler Guedes Da Silva Afonso" w:date="2026-07-27T16:55:00Z" w16du:dateUtc="2026-07-27T15:55:00Z">
              <w:rPr>
                <w:rFonts w:ascii="Arial" w:hAnsi="Arial" w:cs="Arial"/>
                <w:sz w:val="24"/>
                <w:szCs w:val="24"/>
              </w:rPr>
            </w:rPrChange>
          </w:rPr>
          <w:t xml:space="preserve"> was observed</w:t>
        </w:r>
      </w:ins>
      <w:del w:id="2583" w:author="Alexandre Miguel Kaizeler Guedes Da Silva Afonso" w:date="2026-07-07T11:07:00Z" w16du:dateUtc="2026-07-07T10:07:00Z">
        <w:r w:rsidRPr="00B475D4" w:rsidDel="00FC5E97">
          <w:rPr>
            <w:rFonts w:ascii="Arial" w:hAnsi="Arial" w:cs="Arial"/>
            <w:sz w:val="24"/>
            <w:szCs w:val="24"/>
            <w:lang w:val="en-GB"/>
            <w:rPrChange w:id="2584" w:author="Alexandre Miguel Kaizeler Guedes Da Silva Afonso" w:date="2026-07-27T16:55:00Z" w16du:dateUtc="2026-07-27T15:55:00Z">
              <w:rPr>
                <w:rFonts w:ascii="Arial" w:hAnsi="Arial" w:cs="Arial"/>
                <w:sz w:val="24"/>
                <w:szCs w:val="24"/>
              </w:rPr>
            </w:rPrChange>
          </w:rPr>
          <w:delText xml:space="preserve">, </w:delText>
        </w:r>
        <w:commentRangeStart w:id="2585"/>
        <w:commentRangeStart w:id="2586"/>
        <w:commentRangeStart w:id="2587"/>
        <w:r w:rsidRPr="00B475D4" w:rsidDel="00FC5E97">
          <w:rPr>
            <w:rFonts w:ascii="Arial" w:hAnsi="Arial" w:cs="Arial"/>
            <w:sz w:val="24"/>
            <w:szCs w:val="24"/>
            <w:lang w:val="en-GB"/>
            <w:rPrChange w:id="2588" w:author="Alexandre Miguel Kaizeler Guedes Da Silva Afonso" w:date="2026-07-27T16:55:00Z" w16du:dateUtc="2026-07-27T15:55:00Z">
              <w:rPr>
                <w:rFonts w:ascii="Arial" w:hAnsi="Arial" w:cs="Arial"/>
                <w:sz w:val="24"/>
                <w:szCs w:val="24"/>
              </w:rPr>
            </w:rPrChange>
          </w:rPr>
          <w:delText>mitochondrial RNAs were consistently anti-correlated</w:delText>
        </w:r>
      </w:del>
      <w:r w:rsidRPr="00B475D4">
        <w:rPr>
          <w:rFonts w:ascii="Arial" w:hAnsi="Arial" w:cs="Arial"/>
          <w:sz w:val="24"/>
          <w:szCs w:val="24"/>
          <w:lang w:val="en-GB"/>
          <w:rPrChange w:id="2589" w:author="Alexandre Miguel Kaizeler Guedes Da Silva Afonso" w:date="2026-07-27T16:55:00Z" w16du:dateUtc="2026-07-27T15:55:00Z">
            <w:rPr>
              <w:rFonts w:ascii="Arial" w:hAnsi="Arial" w:cs="Arial"/>
              <w:sz w:val="24"/>
              <w:szCs w:val="24"/>
            </w:rPr>
          </w:rPrChange>
        </w:rPr>
        <w:t xml:space="preserve"> (Figure </w:t>
      </w:r>
      <w:r w:rsidR="004E60BE" w:rsidRPr="00B475D4">
        <w:rPr>
          <w:rFonts w:ascii="Arial" w:hAnsi="Arial" w:cs="Arial"/>
          <w:sz w:val="24"/>
          <w:szCs w:val="24"/>
          <w:lang w:val="en-GB"/>
          <w:rPrChange w:id="2590" w:author="Alexandre Miguel Kaizeler Guedes Da Silva Afonso" w:date="2026-07-27T16:55:00Z" w16du:dateUtc="2026-07-27T15:55:00Z">
            <w:rPr>
              <w:rFonts w:ascii="Arial" w:hAnsi="Arial" w:cs="Arial"/>
              <w:sz w:val="24"/>
              <w:szCs w:val="24"/>
            </w:rPr>
          </w:rPrChange>
        </w:rPr>
        <w:t>5</w:t>
      </w:r>
      <w:r w:rsidRPr="00B475D4">
        <w:rPr>
          <w:rFonts w:ascii="Arial" w:hAnsi="Arial" w:cs="Arial"/>
          <w:sz w:val="24"/>
          <w:szCs w:val="24"/>
          <w:lang w:val="en-GB"/>
          <w:rPrChange w:id="2591" w:author="Alexandre Miguel Kaizeler Guedes Da Silva Afonso" w:date="2026-07-27T16:55:00Z" w16du:dateUtc="2026-07-27T15:55:00Z">
            <w:rPr>
              <w:rFonts w:ascii="Arial" w:hAnsi="Arial" w:cs="Arial"/>
              <w:sz w:val="24"/>
              <w:szCs w:val="24"/>
            </w:rPr>
          </w:rPrChange>
        </w:rPr>
        <w:t>A)</w:t>
      </w:r>
      <w:commentRangeEnd w:id="2585"/>
      <w:r w:rsidR="00BD23BD" w:rsidRPr="00B475D4">
        <w:rPr>
          <w:rStyle w:val="Refdecomentrio"/>
          <w:rFonts w:ascii="Arial" w:hAnsi="Arial" w:cs="Arial"/>
          <w:sz w:val="24"/>
          <w:szCs w:val="24"/>
          <w:lang w:val="en-GB"/>
          <w:rPrChange w:id="2592" w:author="Alexandre Miguel Kaizeler Guedes Da Silva Afonso" w:date="2026-07-27T16:55:00Z" w16du:dateUtc="2026-07-27T15:55:00Z">
            <w:rPr>
              <w:rStyle w:val="Refdecomentrio"/>
              <w:rFonts w:ascii="Arial" w:hAnsi="Arial" w:cs="Arial"/>
              <w:sz w:val="24"/>
              <w:szCs w:val="24"/>
            </w:rPr>
          </w:rPrChange>
        </w:rPr>
        <w:commentReference w:id="2585"/>
      </w:r>
      <w:commentRangeEnd w:id="2586"/>
      <w:r w:rsidR="00EB3FC4" w:rsidRPr="00B475D4">
        <w:rPr>
          <w:rStyle w:val="Refdecomentrio"/>
          <w:rFonts w:ascii="Arial" w:hAnsi="Arial" w:cs="Arial"/>
          <w:sz w:val="24"/>
          <w:szCs w:val="24"/>
          <w:lang w:val="en-GB"/>
          <w:rPrChange w:id="2593" w:author="Alexandre Miguel Kaizeler Guedes Da Silva Afonso" w:date="2026-07-27T16:55:00Z" w16du:dateUtc="2026-07-27T15:55:00Z">
            <w:rPr>
              <w:rStyle w:val="Refdecomentrio"/>
              <w:rFonts w:ascii="Arial" w:hAnsi="Arial" w:cs="Arial"/>
              <w:sz w:val="24"/>
              <w:szCs w:val="24"/>
            </w:rPr>
          </w:rPrChange>
        </w:rPr>
        <w:commentReference w:id="2586"/>
      </w:r>
      <w:commentRangeEnd w:id="2587"/>
      <w:r w:rsidR="00FC5E97" w:rsidRPr="00B475D4">
        <w:rPr>
          <w:rStyle w:val="Refdecomentrio"/>
          <w:rFonts w:ascii="Arial" w:hAnsi="Arial" w:cs="Arial"/>
          <w:sz w:val="24"/>
          <w:szCs w:val="24"/>
          <w:lang w:val="en-GB"/>
          <w:rPrChange w:id="2594" w:author="Alexandre Miguel Kaizeler Guedes Da Silva Afonso" w:date="2026-07-27T16:55:00Z" w16du:dateUtc="2026-07-27T15:55:00Z">
            <w:rPr>
              <w:rStyle w:val="Refdecomentrio"/>
              <w:rFonts w:ascii="Arial" w:hAnsi="Arial" w:cs="Arial"/>
              <w:sz w:val="24"/>
              <w:szCs w:val="24"/>
            </w:rPr>
          </w:rPrChange>
        </w:rPr>
        <w:commentReference w:id="2587"/>
      </w:r>
      <w:r w:rsidRPr="00B475D4">
        <w:rPr>
          <w:rFonts w:ascii="Arial" w:hAnsi="Arial" w:cs="Arial"/>
          <w:sz w:val="24"/>
          <w:szCs w:val="24"/>
          <w:lang w:val="en-GB"/>
          <w:rPrChange w:id="2595" w:author="Alexandre Miguel Kaizeler Guedes Da Silva Afonso" w:date="2026-07-27T16:55:00Z" w16du:dateUtc="2026-07-27T15:55:00Z">
            <w:rPr>
              <w:rFonts w:ascii="Arial" w:hAnsi="Arial" w:cs="Arial"/>
              <w:sz w:val="24"/>
              <w:szCs w:val="24"/>
            </w:rPr>
          </w:rPrChange>
        </w:rPr>
        <w:t xml:space="preserve">. </w:t>
      </w:r>
    </w:p>
    <w:p w14:paraId="33BF36CF" w14:textId="4B7D88A7" w:rsidR="004D3386" w:rsidRPr="00B475D4" w:rsidRDefault="004D3386" w:rsidP="004D3386">
      <w:pPr>
        <w:jc w:val="both"/>
        <w:rPr>
          <w:rFonts w:ascii="Arial" w:hAnsi="Arial" w:cs="Arial"/>
          <w:sz w:val="24"/>
          <w:szCs w:val="24"/>
          <w:lang w:val="en-GB"/>
          <w:rPrChange w:id="259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597" w:author="Alexandre Miguel Kaizeler Guedes Da Silva Afonso" w:date="2026-07-27T16:55:00Z" w16du:dateUtc="2026-07-27T15:55:00Z">
            <w:rPr>
              <w:rFonts w:ascii="Arial" w:hAnsi="Arial" w:cs="Arial"/>
              <w:sz w:val="24"/>
              <w:szCs w:val="24"/>
            </w:rPr>
          </w:rPrChange>
        </w:rPr>
        <w:t xml:space="preserve">Consistent with </w:t>
      </w:r>
      <w:r w:rsidR="007D5907" w:rsidRPr="00B475D4">
        <w:rPr>
          <w:rFonts w:ascii="Arial" w:hAnsi="Arial" w:cs="Arial"/>
          <w:sz w:val="24"/>
          <w:szCs w:val="24"/>
          <w:lang w:val="en-GB"/>
          <w:rPrChange w:id="2598" w:author="Alexandre Miguel Kaizeler Guedes Da Silva Afonso" w:date="2026-07-27T16:55:00Z" w16du:dateUtc="2026-07-27T15:55:00Z">
            <w:rPr>
              <w:rFonts w:ascii="Arial" w:hAnsi="Arial" w:cs="Arial"/>
              <w:sz w:val="24"/>
              <w:szCs w:val="24"/>
            </w:rPr>
          </w:rPrChange>
        </w:rPr>
        <w:t>SG’s</w:t>
      </w:r>
      <w:r w:rsidRPr="00B475D4">
        <w:rPr>
          <w:rFonts w:ascii="Arial" w:hAnsi="Arial" w:cs="Arial"/>
          <w:sz w:val="24"/>
          <w:szCs w:val="24"/>
          <w:lang w:val="en-GB"/>
          <w:rPrChange w:id="2599" w:author="Alexandre Miguel Kaizeler Guedes Da Silva Afonso" w:date="2026-07-27T16:55:00Z" w16du:dateUtc="2026-07-27T15:55:00Z">
            <w:rPr>
              <w:rFonts w:ascii="Arial" w:hAnsi="Arial" w:cs="Arial"/>
              <w:sz w:val="24"/>
              <w:szCs w:val="24"/>
            </w:rPr>
          </w:rPrChange>
        </w:rPr>
        <w:t xml:space="preserve"> reported role as senescence inhibitors</w:t>
      </w:r>
      <w:r w:rsidR="00525353" w:rsidRPr="00B475D4">
        <w:rPr>
          <w:rFonts w:ascii="Arial" w:hAnsi="Arial" w:cs="Arial"/>
          <w:sz w:val="24"/>
          <w:szCs w:val="24"/>
          <w:lang w:val="en-GB"/>
          <w:rPrChange w:id="2600"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hint="eastAsia"/>
          <w:sz w:val="24"/>
          <w:szCs w:val="24"/>
          <w:lang w:val="en-GB"/>
          <w:rPrChange w:id="2601" w:author="Alexandre Miguel Kaizeler Guedes Da Silva Afonso" w:date="2026-07-27T16:55:00Z" w16du:dateUtc="2026-07-27T15:55:00Z">
            <w:rPr>
              <w:rFonts w:ascii="Arial" w:hAnsi="Arial" w:cs="Arial" w:hint="eastAsia"/>
              <w:sz w:val="24"/>
              <w:szCs w:val="24"/>
            </w:rPr>
          </w:rPrChange>
        </w:rPr>
        <w:instrText xml:space="preserve"> ADDIN ZOTERO_ITEM CSL_CITATION {"citationID":"Hu9RZd86","properties":{"formattedCitation":"\\super 15\\nosupersub{}","plainCitation":"15","noteIndex":0},"citationItems":[{"id":"jCcWpdK2/ipvPkq1W","uris":["http://zotero.org/users/local/1p9EH8ax/items/BKDK22WH"],"itemData":{"id":"HtmS51Tt/0bhit1aw","type":"article-journal","container-title":"EMBO reports","DOI":"10.15252/embr.201744722","ISSN":"1469-221X, 1469-3178","issue":"5","journalAbbreviation":"EMBO Reports","language":"en","page":"e44722","source":"DOI.org (Crossref)","title":"Stress granules counteract senescence by sequestration of PAI</w:instrText>
      </w:r>
      <w:r w:rsidR="00C37375" w:rsidRPr="00B475D4">
        <w:rPr>
          <w:rFonts w:ascii="Arial" w:hAnsi="Arial" w:cs="Arial" w:hint="eastAsia"/>
          <w:sz w:val="24"/>
          <w:szCs w:val="24"/>
          <w:lang w:val="en-GB"/>
          <w:rPrChange w:id="2602"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2603" w:author="Alexandre Miguel Kaizeler Guedes Da Silva Afonso" w:date="2026-07-27T16:55:00Z" w16du:dateUtc="2026-07-27T15:55:00Z">
            <w:rPr>
              <w:rFonts w:ascii="Arial" w:hAnsi="Arial" w:cs="Arial" w:hint="eastAsia"/>
              <w:sz w:val="24"/>
              <w:szCs w:val="24"/>
            </w:rPr>
          </w:rPrChange>
        </w:rPr>
        <w:instrText xml:space="preserve">1","volume":"19","author":[{"family":"Omer","given":"Amr"},{"family":"Patel","given":"Devang"},{"family":"Lian","given":"Xian Jin"},{"family":"Sadek","given":"Jason"},{"family":"Di Marco","given":"Sergio"},{"family":"Pause","given":"Arnim"},{"family":"Gorospe","given":"Myriam"},{"family":"Gallouzi","given":"Imed Eddine"}],"issued":{"date-parts":[["2018",5]]}}}],"schema":"https://github.com/citation-style-language/schema/raw/master/csl-citation.json"} </w:instrText>
      </w:r>
      <w:r w:rsidR="00525353" w:rsidRPr="00B475D4">
        <w:rPr>
          <w:rFonts w:ascii="Arial" w:hAnsi="Arial" w:cs="Arial"/>
          <w:sz w:val="24"/>
          <w:szCs w:val="24"/>
          <w:lang w:val="en-GB"/>
          <w:rPrChange w:id="2604"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2605" w:author="Alexandre Miguel Kaizeler Guedes Da Silva Afonso" w:date="2026-07-27T16:55:00Z" w16du:dateUtc="2026-07-27T15:55:00Z">
            <w:rPr>
              <w:rFonts w:ascii="Arial" w:hAnsi="Arial" w:cs="Arial"/>
              <w:kern w:val="0"/>
              <w:sz w:val="24"/>
              <w:vertAlign w:val="superscript"/>
            </w:rPr>
          </w:rPrChange>
        </w:rPr>
        <w:t>15</w:t>
      </w:r>
      <w:r w:rsidR="00525353" w:rsidRPr="00B475D4">
        <w:rPr>
          <w:rFonts w:ascii="Arial" w:hAnsi="Arial" w:cs="Arial"/>
          <w:sz w:val="24"/>
          <w:szCs w:val="24"/>
          <w:lang w:val="en-GB"/>
          <w:rPrChange w:id="2606"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607" w:author="Alexandre Miguel Kaizeler Guedes Da Silva Afonso" w:date="2026-07-27T16:55:00Z" w16du:dateUtc="2026-07-27T15:55:00Z">
            <w:rPr>
              <w:rFonts w:ascii="Arial" w:hAnsi="Arial" w:cs="Arial"/>
              <w:sz w:val="24"/>
              <w:szCs w:val="24"/>
            </w:rPr>
          </w:rPrChange>
        </w:rPr>
        <w:t xml:space="preserve">, we found that a recent study targeting the SASP showed downregulation of pathways similar </w:t>
      </w:r>
      <w:r w:rsidR="00387D0E" w:rsidRPr="00B475D4">
        <w:rPr>
          <w:rFonts w:ascii="Arial" w:hAnsi="Arial" w:cs="Arial"/>
          <w:sz w:val="24"/>
          <w:szCs w:val="24"/>
          <w:lang w:val="en-GB"/>
          <w:rPrChange w:id="2608" w:author="Alexandre Miguel Kaizeler Guedes Da Silva Afonso" w:date="2026-07-27T16:55:00Z" w16du:dateUtc="2026-07-27T15:55:00Z">
            <w:rPr>
              <w:rFonts w:ascii="Arial" w:hAnsi="Arial" w:cs="Arial"/>
              <w:sz w:val="24"/>
              <w:szCs w:val="24"/>
            </w:rPr>
          </w:rPrChange>
        </w:rPr>
        <w:t>to those we observed</w:t>
      </w:r>
      <w:r w:rsidRPr="00B475D4">
        <w:rPr>
          <w:rFonts w:ascii="Arial" w:hAnsi="Arial" w:cs="Arial"/>
          <w:sz w:val="24"/>
          <w:szCs w:val="24"/>
          <w:lang w:val="en-GB"/>
          <w:rPrChange w:id="2609" w:author="Alexandre Miguel Kaizeler Guedes Da Silva Afonso" w:date="2026-07-27T16:55:00Z" w16du:dateUtc="2026-07-27T15:55:00Z">
            <w:rPr>
              <w:rFonts w:ascii="Arial" w:hAnsi="Arial" w:cs="Arial"/>
              <w:sz w:val="24"/>
              <w:szCs w:val="24"/>
            </w:rPr>
          </w:rPrChange>
        </w:rPr>
        <w:t xml:space="preserve"> in SG assembly</w:t>
      </w:r>
      <w:r w:rsidR="00E27F2C" w:rsidRPr="00B475D4">
        <w:rPr>
          <w:rFonts w:ascii="Arial" w:hAnsi="Arial" w:cs="Arial"/>
          <w:sz w:val="24"/>
          <w:szCs w:val="24"/>
          <w:lang w:val="en-GB"/>
          <w:rPrChange w:id="2610"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611" w:author="Alexandre Miguel Kaizeler Guedes Da Silva Afonso" w:date="2026-07-27T16:55:00Z" w16du:dateUtc="2026-07-27T15:55:00Z">
            <w:rPr>
              <w:rFonts w:ascii="Arial" w:hAnsi="Arial" w:cs="Arial"/>
              <w:sz w:val="24"/>
              <w:szCs w:val="24"/>
            </w:rPr>
          </w:rPrChange>
        </w:rPr>
        <w:instrText xml:space="preserve"> ADDIN ZOTERO_ITEM CSL_CITATION {"citationID":"NKjPaNgq","properties":{"formattedCitation":"\\super 57\\nosupersub{}","plainCitation":"57","noteIndex":0},"citationItems":[{"id":"jCcWpdK2/9sQbb7CC","uris":["http://zotero.org/users/local/1p9EH8ax/items/VFQ5CKRV"],"itemData":{"id":"HtmS51Tt/BC7Okigh","type":"article-journal","container-title":"Nature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E27F2C" w:rsidRPr="00B475D4">
        <w:rPr>
          <w:rFonts w:ascii="Arial" w:hAnsi="Arial" w:cs="Arial"/>
          <w:sz w:val="24"/>
          <w:szCs w:val="24"/>
          <w:lang w:val="en-GB"/>
          <w:rPrChange w:id="2612"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613" w:author="Alexandre Miguel Kaizeler Guedes Da Silva Afonso" w:date="2026-07-27T16:55:00Z" w16du:dateUtc="2026-07-27T15:55:00Z">
            <w:rPr>
              <w:rFonts w:ascii="Arial" w:hAnsi="Arial" w:cs="Arial"/>
              <w:kern w:val="0"/>
              <w:sz w:val="24"/>
              <w:vertAlign w:val="superscript"/>
            </w:rPr>
          </w:rPrChange>
        </w:rPr>
        <w:t>57</w:t>
      </w:r>
      <w:r w:rsidR="00E27F2C" w:rsidRPr="00B475D4">
        <w:rPr>
          <w:rFonts w:ascii="Arial" w:hAnsi="Arial" w:cs="Arial"/>
          <w:sz w:val="24"/>
          <w:szCs w:val="24"/>
          <w:lang w:val="en-GB"/>
          <w:rPrChange w:id="2614"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615" w:author="Alexandre Miguel Kaizeler Guedes Da Silva Afonso" w:date="2026-07-27T16:55:00Z" w16du:dateUtc="2026-07-27T15:55:00Z">
            <w:rPr>
              <w:rFonts w:ascii="Arial" w:hAnsi="Arial" w:cs="Arial"/>
              <w:sz w:val="24"/>
              <w:szCs w:val="24"/>
            </w:rPr>
          </w:rPrChange>
        </w:rPr>
        <w:t xml:space="preserve">. However, a direct comparison reveals notable differences in gene expression between SASP inhibition and SG formation (Figure </w:t>
      </w:r>
      <w:r w:rsidR="004E60BE" w:rsidRPr="00B475D4">
        <w:rPr>
          <w:rFonts w:ascii="Arial" w:hAnsi="Arial" w:cs="Arial"/>
          <w:sz w:val="24"/>
          <w:szCs w:val="24"/>
          <w:lang w:val="en-GB"/>
          <w:rPrChange w:id="2616" w:author="Alexandre Miguel Kaizeler Guedes Da Silva Afonso" w:date="2026-07-27T16:55:00Z" w16du:dateUtc="2026-07-27T15:55:00Z">
            <w:rPr>
              <w:rFonts w:ascii="Arial" w:hAnsi="Arial" w:cs="Arial"/>
              <w:sz w:val="24"/>
              <w:szCs w:val="24"/>
            </w:rPr>
          </w:rPrChange>
        </w:rPr>
        <w:t>5</w:t>
      </w:r>
      <w:r w:rsidR="00387D0E" w:rsidRPr="00B475D4">
        <w:rPr>
          <w:rFonts w:ascii="Arial" w:hAnsi="Arial" w:cs="Arial"/>
          <w:sz w:val="24"/>
          <w:szCs w:val="24"/>
          <w:lang w:val="en-GB"/>
          <w:rPrChange w:id="2617" w:author="Alexandre Miguel Kaizeler Guedes Da Silva Afonso" w:date="2026-07-27T16:55:00Z" w16du:dateUtc="2026-07-27T15:55:00Z">
            <w:rPr>
              <w:rFonts w:ascii="Arial" w:hAnsi="Arial" w:cs="Arial"/>
              <w:sz w:val="24"/>
              <w:szCs w:val="24"/>
            </w:rPr>
          </w:rPrChange>
        </w:rPr>
        <w:t>B</w:t>
      </w:r>
      <w:r w:rsidRPr="00B475D4">
        <w:rPr>
          <w:rFonts w:ascii="Arial" w:hAnsi="Arial" w:cs="Arial"/>
          <w:sz w:val="24"/>
          <w:szCs w:val="24"/>
          <w:lang w:val="en-GB"/>
          <w:rPrChange w:id="2618" w:author="Alexandre Miguel Kaizeler Guedes Da Silva Afonso" w:date="2026-07-27T16:55:00Z" w16du:dateUtc="2026-07-27T15:55:00Z">
            <w:rPr>
              <w:rFonts w:ascii="Arial" w:hAnsi="Arial" w:cs="Arial"/>
              <w:sz w:val="24"/>
              <w:szCs w:val="24"/>
            </w:rPr>
          </w:rPrChange>
        </w:rPr>
        <w:t>).</w:t>
      </w:r>
      <w:r w:rsidR="00525353" w:rsidRPr="00B475D4">
        <w:rPr>
          <w:rFonts w:ascii="Arial" w:hAnsi="Arial" w:cs="Arial"/>
          <w:sz w:val="24"/>
          <w:szCs w:val="24"/>
          <w:lang w:val="en-GB"/>
          <w:rPrChange w:id="2619" w:author="Alexandre Miguel Kaizeler Guedes Da Silva Afonso" w:date="2026-07-27T16:55:00Z" w16du:dateUtc="2026-07-27T15:55:00Z">
            <w:rPr>
              <w:rFonts w:ascii="Arial" w:hAnsi="Arial" w:cs="Arial"/>
              <w:sz w:val="24"/>
              <w:szCs w:val="24"/>
            </w:rPr>
          </w:rPrChange>
        </w:rPr>
        <w:t xml:space="preserve">  Nevertheless, </w:t>
      </w:r>
      <w:commentRangeStart w:id="2620"/>
      <w:commentRangeStart w:id="2621"/>
      <w:r w:rsidR="00393E03" w:rsidRPr="00B475D4">
        <w:rPr>
          <w:rFonts w:ascii="Arial" w:hAnsi="Arial" w:cs="Arial"/>
          <w:sz w:val="24"/>
          <w:szCs w:val="24"/>
          <w:lang w:val="en-GB"/>
          <w:rPrChange w:id="2622" w:author="Alexandre Miguel Kaizeler Guedes Da Silva Afonso" w:date="2026-07-27T16:55:00Z" w16du:dateUtc="2026-07-27T15:55:00Z">
            <w:rPr>
              <w:rFonts w:ascii="Arial" w:hAnsi="Arial" w:cs="Arial"/>
              <w:sz w:val="24"/>
              <w:szCs w:val="24"/>
            </w:rPr>
          </w:rPrChange>
        </w:rPr>
        <w:t>b</w:t>
      </w:r>
      <w:r w:rsidR="00525353" w:rsidRPr="00B475D4">
        <w:rPr>
          <w:rFonts w:ascii="Arial" w:hAnsi="Arial" w:cs="Arial"/>
          <w:sz w:val="24"/>
          <w:szCs w:val="24"/>
          <w:lang w:val="en-GB"/>
          <w:rPrChange w:id="2623" w:author="Alexandre Miguel Kaizeler Guedes Da Silva Afonso" w:date="2026-07-27T16:55:00Z" w16du:dateUtc="2026-07-27T15:55:00Z">
            <w:rPr>
              <w:rFonts w:ascii="Arial" w:hAnsi="Arial" w:cs="Arial"/>
              <w:sz w:val="24"/>
              <w:szCs w:val="24"/>
            </w:rPr>
          </w:rPrChange>
        </w:rPr>
        <w:t xml:space="preserve">oth conditions shared downregulation of mitochondrially encoded RNAs </w:t>
      </w:r>
      <w:commentRangeEnd w:id="2620"/>
      <w:r w:rsidR="00BD23BD" w:rsidRPr="00B475D4">
        <w:rPr>
          <w:rStyle w:val="Refdecomentrio"/>
          <w:rFonts w:ascii="Arial" w:hAnsi="Arial" w:cs="Arial"/>
          <w:sz w:val="24"/>
          <w:szCs w:val="24"/>
          <w:lang w:val="en-GB"/>
          <w:rPrChange w:id="2624" w:author="Alexandre Miguel Kaizeler Guedes Da Silva Afonso" w:date="2026-07-27T16:55:00Z" w16du:dateUtc="2026-07-27T15:55:00Z">
            <w:rPr>
              <w:rStyle w:val="Refdecomentrio"/>
              <w:rFonts w:ascii="Arial" w:hAnsi="Arial" w:cs="Arial"/>
              <w:sz w:val="24"/>
              <w:szCs w:val="24"/>
            </w:rPr>
          </w:rPrChange>
        </w:rPr>
        <w:commentReference w:id="2620"/>
      </w:r>
      <w:commentRangeEnd w:id="2621"/>
      <w:r w:rsidR="00EB3FC4" w:rsidRPr="00B475D4">
        <w:rPr>
          <w:rStyle w:val="Refdecomentrio"/>
          <w:rFonts w:ascii="Arial" w:hAnsi="Arial" w:cs="Arial"/>
          <w:sz w:val="24"/>
          <w:szCs w:val="24"/>
          <w:lang w:val="en-GB"/>
          <w:rPrChange w:id="2625" w:author="Alexandre Miguel Kaizeler Guedes Da Silva Afonso" w:date="2026-07-27T16:55:00Z" w16du:dateUtc="2026-07-27T15:55:00Z">
            <w:rPr>
              <w:rStyle w:val="Refdecomentrio"/>
              <w:rFonts w:ascii="Arial" w:hAnsi="Arial" w:cs="Arial"/>
              <w:sz w:val="24"/>
              <w:szCs w:val="24"/>
            </w:rPr>
          </w:rPrChange>
        </w:rPr>
        <w:commentReference w:id="2621"/>
      </w:r>
      <w:r w:rsidR="00525353" w:rsidRPr="00B475D4">
        <w:rPr>
          <w:rFonts w:ascii="Arial" w:hAnsi="Arial" w:cs="Arial"/>
          <w:sz w:val="24"/>
          <w:szCs w:val="24"/>
          <w:lang w:val="en-GB"/>
          <w:rPrChange w:id="2626" w:author="Alexandre Miguel Kaizeler Guedes Da Silva Afonso" w:date="2026-07-27T16:55:00Z" w16du:dateUtc="2026-07-27T15:55:00Z">
            <w:rPr>
              <w:rFonts w:ascii="Arial" w:hAnsi="Arial" w:cs="Arial"/>
              <w:sz w:val="24"/>
              <w:szCs w:val="24"/>
            </w:rPr>
          </w:rPrChange>
        </w:rPr>
        <w:t>and</w:t>
      </w:r>
      <w:r w:rsidR="00BD23BD" w:rsidRPr="00B475D4">
        <w:rPr>
          <w:rFonts w:ascii="Arial" w:hAnsi="Arial" w:cs="Arial"/>
          <w:sz w:val="24"/>
          <w:szCs w:val="24"/>
          <w:lang w:val="en-GB"/>
          <w:rPrChange w:id="2627" w:author="Alexandre Miguel Kaizeler Guedes Da Silva Afonso" w:date="2026-07-27T16:55:00Z" w16du:dateUtc="2026-07-27T15:55:00Z">
            <w:rPr>
              <w:rFonts w:ascii="Arial" w:hAnsi="Arial" w:cs="Arial"/>
              <w:sz w:val="24"/>
              <w:szCs w:val="24"/>
            </w:rPr>
          </w:rPrChange>
        </w:rPr>
        <w:t>,</w:t>
      </w:r>
      <w:r w:rsidR="00525353" w:rsidRPr="00B475D4">
        <w:rPr>
          <w:rFonts w:ascii="Arial" w:hAnsi="Arial" w:cs="Arial"/>
          <w:sz w:val="24"/>
          <w:szCs w:val="24"/>
          <w:lang w:val="en-GB"/>
          <w:rPrChange w:id="2628" w:author="Alexandre Miguel Kaizeler Guedes Da Silva Afonso" w:date="2026-07-27T16:55:00Z" w16du:dateUtc="2026-07-27T15:55:00Z">
            <w:rPr>
              <w:rFonts w:ascii="Arial" w:hAnsi="Arial" w:cs="Arial"/>
              <w:sz w:val="24"/>
              <w:szCs w:val="24"/>
            </w:rPr>
          </w:rPrChange>
        </w:rPr>
        <w:t xml:space="preserve"> although overall correlations were weak, GSEA revealed broad suppression of inflammation-related pathways (Figure </w:t>
      </w:r>
      <w:r w:rsidR="004E60BE" w:rsidRPr="00B475D4">
        <w:rPr>
          <w:rFonts w:ascii="Arial" w:hAnsi="Arial" w:cs="Arial"/>
          <w:sz w:val="24"/>
          <w:szCs w:val="24"/>
          <w:lang w:val="en-GB"/>
          <w:rPrChange w:id="2629" w:author="Alexandre Miguel Kaizeler Guedes Da Silva Afonso" w:date="2026-07-27T16:55:00Z" w16du:dateUtc="2026-07-27T15:55:00Z">
            <w:rPr>
              <w:rFonts w:ascii="Arial" w:hAnsi="Arial" w:cs="Arial"/>
              <w:sz w:val="24"/>
              <w:szCs w:val="24"/>
            </w:rPr>
          </w:rPrChange>
        </w:rPr>
        <w:t>5</w:t>
      </w:r>
      <w:r w:rsidR="00525353" w:rsidRPr="00B475D4">
        <w:rPr>
          <w:rFonts w:ascii="Arial" w:hAnsi="Arial" w:cs="Arial"/>
          <w:sz w:val="24"/>
          <w:szCs w:val="24"/>
          <w:lang w:val="en-GB"/>
          <w:rPrChange w:id="2630" w:author="Alexandre Miguel Kaizeler Guedes Da Silva Afonso" w:date="2026-07-27T16:55:00Z" w16du:dateUtc="2026-07-27T15:55:00Z">
            <w:rPr>
              <w:rFonts w:ascii="Arial" w:hAnsi="Arial" w:cs="Arial"/>
              <w:sz w:val="24"/>
              <w:szCs w:val="24"/>
            </w:rPr>
          </w:rPrChange>
        </w:rPr>
        <w:t>C).</w:t>
      </w:r>
    </w:p>
    <w:p w14:paraId="52B7AD81" w14:textId="58D086F2" w:rsidR="00525353" w:rsidRPr="00B475D4" w:rsidRDefault="00525353" w:rsidP="00525353">
      <w:pPr>
        <w:jc w:val="both"/>
        <w:rPr>
          <w:rFonts w:ascii="Arial" w:hAnsi="Arial" w:cs="Arial"/>
          <w:sz w:val="24"/>
          <w:szCs w:val="24"/>
          <w:lang w:val="en-GB"/>
          <w:rPrChange w:id="263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632" w:author="Alexandre Miguel Kaizeler Guedes Da Silva Afonso" w:date="2026-07-27T16:55:00Z" w16du:dateUtc="2026-07-27T15:55:00Z">
            <w:rPr>
              <w:rFonts w:ascii="Arial" w:hAnsi="Arial" w:cs="Arial"/>
              <w:sz w:val="24"/>
              <w:szCs w:val="24"/>
            </w:rPr>
          </w:rPrChange>
        </w:rPr>
        <w:t>Since senescent cells exhibit cytoplasmic accumulation of mitochondrial dsRNA that drives inflammation</w:t>
      </w:r>
      <w:r w:rsidRPr="00B475D4">
        <w:rPr>
          <w:rFonts w:ascii="Arial" w:hAnsi="Arial" w:cs="Arial"/>
          <w:sz w:val="24"/>
          <w:szCs w:val="24"/>
          <w:lang w:val="en-GB"/>
          <w:rPrChange w:id="2633"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634" w:author="Alexandre Miguel Kaizeler Guedes Da Silva Afonso" w:date="2026-07-27T16:55:00Z" w16du:dateUtc="2026-07-27T15:55:00Z">
            <w:rPr>
              <w:rFonts w:ascii="Arial" w:hAnsi="Arial" w:cs="Arial"/>
              <w:sz w:val="24"/>
              <w:szCs w:val="24"/>
            </w:rPr>
          </w:rPrChange>
        </w:rPr>
        <w:instrText xml:space="preserve"> ADDIN ZOTERO_ITEM CSL_CITATION {"citationID":"5mex7kiW","properties":{"formattedCitation":"\\super 57\\nosupersub{}","plainCitation":"57","noteIndex":0},"citationItems":[{"id":"jCcWpdK2/9sQbb7CC","uris":["http://zotero.org/users/local/1p9EH8ax/items/VFQ5CKRV"],"itemData":{"id":"HtmS51Tt/BC7Okigh","type":"article-journal","container-title":"Nature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B475D4">
        <w:rPr>
          <w:rFonts w:ascii="Arial" w:hAnsi="Arial" w:cs="Arial"/>
          <w:sz w:val="24"/>
          <w:szCs w:val="24"/>
          <w:lang w:val="en-GB"/>
          <w:rPrChange w:id="2635"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636" w:author="Alexandre Miguel Kaizeler Guedes Da Silva Afonso" w:date="2026-07-27T16:55:00Z" w16du:dateUtc="2026-07-27T15:55:00Z">
            <w:rPr>
              <w:rFonts w:ascii="Arial" w:hAnsi="Arial" w:cs="Arial"/>
              <w:kern w:val="0"/>
              <w:sz w:val="24"/>
              <w:vertAlign w:val="superscript"/>
            </w:rPr>
          </w:rPrChange>
        </w:rPr>
        <w:t>57</w:t>
      </w:r>
      <w:r w:rsidRPr="00B475D4">
        <w:rPr>
          <w:rFonts w:ascii="Arial" w:hAnsi="Arial" w:cs="Arial"/>
          <w:sz w:val="24"/>
          <w:szCs w:val="24"/>
          <w:lang w:val="en-GB"/>
          <w:rPrChange w:id="2637"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638" w:author="Alexandre Miguel Kaizeler Guedes Da Silva Afonso" w:date="2026-07-27T16:55:00Z" w16du:dateUtc="2026-07-27T15:55:00Z">
            <w:rPr>
              <w:rFonts w:ascii="Arial" w:hAnsi="Arial" w:cs="Arial"/>
              <w:sz w:val="24"/>
              <w:szCs w:val="24"/>
            </w:rPr>
          </w:rPrChange>
        </w:rPr>
        <w:t>, and SGs have been reported to counteract senescence</w:t>
      </w:r>
      <w:r w:rsidRPr="00B475D4">
        <w:rPr>
          <w:rFonts w:ascii="Arial" w:hAnsi="Arial" w:cs="Arial"/>
          <w:sz w:val="24"/>
          <w:szCs w:val="24"/>
          <w:lang w:val="en-GB"/>
          <w:rPrChange w:id="2639"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hint="eastAsia"/>
          <w:sz w:val="24"/>
          <w:szCs w:val="24"/>
          <w:lang w:val="en-GB"/>
          <w:rPrChange w:id="2640" w:author="Alexandre Miguel Kaizeler Guedes Da Silva Afonso" w:date="2026-07-27T16:55:00Z" w16du:dateUtc="2026-07-27T15:55:00Z">
            <w:rPr>
              <w:rFonts w:ascii="Arial" w:hAnsi="Arial" w:cs="Arial" w:hint="eastAsia"/>
              <w:sz w:val="24"/>
              <w:szCs w:val="24"/>
            </w:rPr>
          </w:rPrChange>
        </w:rPr>
        <w:instrText xml:space="preserve"> ADDIN ZOTERO_ITEM CSL_CITATION {"citationID":"HuRkQNDo","properties":{"formattedCitation":"\\super 15\\nosupersub{}","plainCitation":"15","noteIndex":0},"citationItems":[{"id":"jCcWpdK2/ipvPkq1W","uris":["http://zotero.org/users/local/1p9EH8ax/items/BKDK22WH"],"itemData":{"id":"HtmS51Tt/0bhit1aw","type":"article-journal","container-title":"EMBO reports","DOI":"10.15252/embr.201744722","ISSN":"1469-221X, 1469-3178","issue":"5","journalAbbreviation":"EMBO Reports","language":"en","page":"e44722","source":"DOI.org (Crossref)","title":"Stress granules counteract senescence by sequestration of PAI</w:instrText>
      </w:r>
      <w:r w:rsidR="00C37375" w:rsidRPr="00B475D4">
        <w:rPr>
          <w:rFonts w:ascii="Arial" w:hAnsi="Arial" w:cs="Arial" w:hint="eastAsia"/>
          <w:sz w:val="24"/>
          <w:szCs w:val="24"/>
          <w:lang w:val="en-GB"/>
          <w:rPrChange w:id="2641"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2642" w:author="Alexandre Miguel Kaizeler Guedes Da Silva Afonso" w:date="2026-07-27T16:55:00Z" w16du:dateUtc="2026-07-27T15:55:00Z">
            <w:rPr>
              <w:rFonts w:ascii="Arial" w:hAnsi="Arial" w:cs="Arial" w:hint="eastAsia"/>
              <w:sz w:val="24"/>
              <w:szCs w:val="24"/>
            </w:rPr>
          </w:rPrChange>
        </w:rPr>
        <w:instrText xml:space="preserve">1","volume":"19","author":[{"family":"Omer","given":"Amr"},{"family":"Patel","given":"Devang"},{"family":"Lian","given":"Xian Jin"},{"family":"Sadek","given":"Jason"},{"family":"Di Marco","given":"Sergio"},{"family":"Pause","given":"Arnim"},{"family":"Gorospe","given":"Myriam"},{"family":"Gallouzi","given":"Imed Eddine"}],"issued":{"date-parts":[["2018",5]]}}}],"schema":"https://github.com/citation-style-language/schema/raw/master/csl-citation.json"} </w:instrText>
      </w:r>
      <w:r w:rsidRPr="00B475D4">
        <w:rPr>
          <w:rFonts w:ascii="Arial" w:hAnsi="Arial" w:cs="Arial"/>
          <w:sz w:val="24"/>
          <w:szCs w:val="24"/>
          <w:lang w:val="en-GB"/>
          <w:rPrChange w:id="2643"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2644" w:author="Alexandre Miguel Kaizeler Guedes Da Silva Afonso" w:date="2026-07-27T16:55:00Z" w16du:dateUtc="2026-07-27T15:55:00Z">
            <w:rPr>
              <w:rFonts w:ascii="Arial" w:hAnsi="Arial" w:cs="Arial"/>
              <w:kern w:val="0"/>
              <w:sz w:val="24"/>
              <w:vertAlign w:val="superscript"/>
            </w:rPr>
          </w:rPrChange>
        </w:rPr>
        <w:t>15</w:t>
      </w:r>
      <w:r w:rsidRPr="00B475D4">
        <w:rPr>
          <w:rFonts w:ascii="Arial" w:hAnsi="Arial" w:cs="Arial"/>
          <w:sz w:val="24"/>
          <w:szCs w:val="24"/>
          <w:lang w:val="en-GB"/>
          <w:rPrChange w:id="2645"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646" w:author="Alexandre Miguel Kaizeler Guedes Da Silva Afonso" w:date="2026-07-27T16:55:00Z" w16du:dateUtc="2026-07-27T15:55:00Z">
            <w:rPr>
              <w:rFonts w:ascii="Arial" w:hAnsi="Arial" w:cs="Arial"/>
              <w:sz w:val="24"/>
              <w:szCs w:val="24"/>
            </w:rPr>
          </w:rPrChange>
        </w:rPr>
        <w:t xml:space="preserve">, we propose a working model (Figure </w:t>
      </w:r>
      <w:r w:rsidR="004E60BE" w:rsidRPr="00B475D4">
        <w:rPr>
          <w:rFonts w:ascii="Arial" w:hAnsi="Arial" w:cs="Arial"/>
          <w:sz w:val="24"/>
          <w:szCs w:val="24"/>
          <w:lang w:val="en-GB"/>
          <w:rPrChange w:id="2647" w:author="Alexandre Miguel Kaizeler Guedes Da Silva Afonso" w:date="2026-07-27T16:55:00Z" w16du:dateUtc="2026-07-27T15:55:00Z">
            <w:rPr>
              <w:rFonts w:ascii="Arial" w:hAnsi="Arial" w:cs="Arial"/>
              <w:sz w:val="24"/>
              <w:szCs w:val="24"/>
            </w:rPr>
          </w:rPrChange>
        </w:rPr>
        <w:t>5</w:t>
      </w:r>
      <w:r w:rsidR="00964B37" w:rsidRPr="00B475D4">
        <w:rPr>
          <w:rFonts w:ascii="Arial" w:hAnsi="Arial" w:cs="Arial"/>
          <w:sz w:val="24"/>
          <w:szCs w:val="24"/>
          <w:lang w:val="en-GB"/>
          <w:rPrChange w:id="2648" w:author="Alexandre Miguel Kaizeler Guedes Da Silva Afonso" w:date="2026-07-27T16:55:00Z" w16du:dateUtc="2026-07-27T15:55:00Z">
            <w:rPr>
              <w:rFonts w:ascii="Arial" w:hAnsi="Arial" w:cs="Arial"/>
              <w:sz w:val="24"/>
              <w:szCs w:val="24"/>
            </w:rPr>
          </w:rPrChange>
        </w:rPr>
        <w:t>D</w:t>
      </w:r>
      <w:r w:rsidRPr="00B475D4">
        <w:rPr>
          <w:rFonts w:ascii="Arial" w:hAnsi="Arial" w:cs="Arial"/>
          <w:sz w:val="24"/>
          <w:szCs w:val="24"/>
          <w:lang w:val="en-GB"/>
          <w:rPrChange w:id="2649" w:author="Alexandre Miguel Kaizeler Guedes Da Silva Afonso" w:date="2026-07-27T16:55:00Z" w16du:dateUtc="2026-07-27T15:55:00Z">
            <w:rPr>
              <w:rFonts w:ascii="Arial" w:hAnsi="Arial" w:cs="Arial"/>
              <w:sz w:val="24"/>
              <w:szCs w:val="24"/>
            </w:rPr>
          </w:rPrChange>
        </w:rPr>
        <w:t xml:space="preserve">). </w:t>
      </w:r>
      <w:r w:rsidR="007E2B38" w:rsidRPr="00B475D4">
        <w:rPr>
          <w:rFonts w:ascii="Arial" w:hAnsi="Arial" w:cs="Arial"/>
          <w:sz w:val="24"/>
          <w:szCs w:val="24"/>
          <w:lang w:val="en-GB"/>
          <w:rPrChange w:id="2650" w:author="Alexandre Miguel Kaizeler Guedes Da Silva Afonso" w:date="2026-07-27T16:55:00Z" w16du:dateUtc="2026-07-27T15:55:00Z">
            <w:rPr>
              <w:rFonts w:ascii="Arial" w:hAnsi="Arial" w:cs="Arial"/>
              <w:sz w:val="24"/>
              <w:szCs w:val="24"/>
            </w:rPr>
          </w:rPrChange>
        </w:rPr>
        <w:t>In the absence of SGs, cellular stress promotes cytoplasmic leakage of mitochondrial dsRNA, which activates the RIG-I/MDA5/MAVS innate immune pathways</w:t>
      </w:r>
      <w:r w:rsidRPr="00B475D4">
        <w:rPr>
          <w:rFonts w:ascii="Arial" w:hAnsi="Arial" w:cs="Arial"/>
          <w:sz w:val="24"/>
          <w:szCs w:val="24"/>
          <w:lang w:val="en-GB"/>
          <w:rPrChange w:id="2651"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652" w:author="Alexandre Miguel Kaizeler Guedes Da Silva Afonso" w:date="2026-07-27T16:55:00Z" w16du:dateUtc="2026-07-27T15:55:00Z">
            <w:rPr>
              <w:rFonts w:ascii="Arial" w:hAnsi="Arial" w:cs="Arial"/>
              <w:sz w:val="24"/>
              <w:szCs w:val="24"/>
            </w:rPr>
          </w:rPrChange>
        </w:rPr>
        <w:instrText xml:space="preserve"> ADDIN ZOTERO_ITEM CSL_CITATION {"citationID":"N6hx5N90","properties":{"formattedCitation":"\\super 57\\nosupersub{}","plainCitation":"57","noteIndex":0},"citationItems":[{"id":"jCcWpdK2/9sQbb7CC","uris":["http://zotero.org/users/local/1p9EH8ax/items/VFQ5CKRV"],"itemData":{"id":"HtmS51Tt/BC7Okigh","type":"article-journal","container-title":"Nature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B475D4">
        <w:rPr>
          <w:rFonts w:ascii="Arial" w:hAnsi="Arial" w:cs="Arial"/>
          <w:sz w:val="24"/>
          <w:szCs w:val="24"/>
          <w:lang w:val="en-GB"/>
          <w:rPrChange w:id="2653"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654" w:author="Alexandre Miguel Kaizeler Guedes Da Silva Afonso" w:date="2026-07-27T16:55:00Z" w16du:dateUtc="2026-07-27T15:55:00Z">
            <w:rPr>
              <w:rFonts w:ascii="Arial" w:hAnsi="Arial" w:cs="Arial"/>
              <w:kern w:val="0"/>
              <w:sz w:val="24"/>
              <w:vertAlign w:val="superscript"/>
            </w:rPr>
          </w:rPrChange>
        </w:rPr>
        <w:t>57</w:t>
      </w:r>
      <w:r w:rsidRPr="00B475D4">
        <w:rPr>
          <w:rFonts w:ascii="Arial" w:hAnsi="Arial" w:cs="Arial"/>
          <w:sz w:val="24"/>
          <w:szCs w:val="24"/>
          <w:lang w:val="en-GB"/>
          <w:rPrChange w:id="2655"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656" w:author="Alexandre Miguel Kaizeler Guedes Da Silva Afonso" w:date="2026-07-27T16:55:00Z" w16du:dateUtc="2026-07-27T15:55:00Z">
            <w:rPr>
              <w:rFonts w:ascii="Arial" w:hAnsi="Arial" w:cs="Arial"/>
              <w:sz w:val="24"/>
              <w:szCs w:val="24"/>
            </w:rPr>
          </w:rPrChange>
        </w:rPr>
        <w:t>. These innate immune pathways normally detect viral nucleic acids</w:t>
      </w:r>
      <w:r w:rsidR="00964B37" w:rsidRPr="00B475D4">
        <w:rPr>
          <w:rFonts w:ascii="Arial" w:hAnsi="Arial" w:cs="Arial"/>
          <w:sz w:val="24"/>
          <w:szCs w:val="24"/>
          <w:lang w:val="en-GB"/>
          <w:rPrChange w:id="2657" w:author="Alexandre Miguel Kaizeler Guedes Da Silva Afonso" w:date="2026-07-27T16:55:00Z" w16du:dateUtc="2026-07-27T15:55:00Z">
            <w:rPr>
              <w:rFonts w:ascii="Arial" w:hAnsi="Arial" w:cs="Arial"/>
              <w:sz w:val="24"/>
              <w:szCs w:val="24"/>
            </w:rPr>
          </w:rPrChange>
        </w:rPr>
        <w:t xml:space="preserve"> (like dsRNA)</w:t>
      </w:r>
      <w:r w:rsidRPr="00B475D4">
        <w:rPr>
          <w:rFonts w:ascii="Arial" w:hAnsi="Arial" w:cs="Arial"/>
          <w:sz w:val="24"/>
          <w:szCs w:val="24"/>
          <w:lang w:val="en-GB"/>
          <w:rPrChange w:id="2658" w:author="Alexandre Miguel Kaizeler Guedes Da Silva Afonso" w:date="2026-07-27T16:55:00Z" w16du:dateUtc="2026-07-27T15:55:00Z">
            <w:rPr>
              <w:rFonts w:ascii="Arial" w:hAnsi="Arial" w:cs="Arial"/>
              <w:sz w:val="24"/>
              <w:szCs w:val="24"/>
            </w:rPr>
          </w:rPrChange>
        </w:rPr>
        <w:t xml:space="preserve"> and trigger interferon and inflammatory responses, ultimately promoting SASP</w:t>
      </w:r>
      <w:r w:rsidR="00964B37" w:rsidRPr="00B475D4">
        <w:rPr>
          <w:rFonts w:ascii="Arial" w:hAnsi="Arial" w:cs="Arial"/>
          <w:sz w:val="24"/>
          <w:szCs w:val="24"/>
          <w:lang w:val="en-GB"/>
          <w:rPrChange w:id="2659"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660" w:author="Alexandre Miguel Kaizeler Guedes Da Silva Afonso" w:date="2026-07-27T16:55:00Z" w16du:dateUtc="2026-07-27T15:55:00Z">
            <w:rPr>
              <w:rFonts w:ascii="Arial" w:hAnsi="Arial" w:cs="Arial"/>
              <w:sz w:val="24"/>
              <w:szCs w:val="24"/>
            </w:rPr>
          </w:rPrChange>
        </w:rPr>
        <w:instrText xml:space="preserve"> ADDIN ZOTERO_ITEM CSL_CITATION {"citationID":"kFa7LN2O","properties":{"formattedCitation":"\\super 58\\nosupersub{}","plainCitation":"58","noteIndex":0},"citationItems":[{"id":"jCcWpdK2/QdbvyeuG","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sidR="00964B37" w:rsidRPr="00B475D4">
        <w:rPr>
          <w:rFonts w:ascii="Arial" w:hAnsi="Arial" w:cs="Arial"/>
          <w:sz w:val="24"/>
          <w:szCs w:val="24"/>
          <w:lang w:val="en-GB"/>
          <w:rPrChange w:id="2661"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662" w:author="Alexandre Miguel Kaizeler Guedes Da Silva Afonso" w:date="2026-07-27T16:55:00Z" w16du:dateUtc="2026-07-27T15:55:00Z">
            <w:rPr>
              <w:rFonts w:ascii="Arial" w:hAnsi="Arial" w:cs="Arial"/>
              <w:kern w:val="0"/>
              <w:sz w:val="24"/>
              <w:vertAlign w:val="superscript"/>
            </w:rPr>
          </w:rPrChange>
        </w:rPr>
        <w:t>58</w:t>
      </w:r>
      <w:r w:rsidR="00964B37" w:rsidRPr="00B475D4">
        <w:rPr>
          <w:rFonts w:ascii="Arial" w:hAnsi="Arial" w:cs="Arial"/>
          <w:sz w:val="24"/>
          <w:szCs w:val="24"/>
          <w:lang w:val="en-GB"/>
          <w:rPrChange w:id="2663"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664" w:author="Alexandre Miguel Kaizeler Guedes Da Silva Afonso" w:date="2026-07-27T16:55:00Z" w16du:dateUtc="2026-07-27T15:55:00Z">
            <w:rPr>
              <w:rFonts w:ascii="Arial" w:hAnsi="Arial" w:cs="Arial"/>
              <w:sz w:val="24"/>
              <w:szCs w:val="24"/>
            </w:rPr>
          </w:rPrChange>
        </w:rPr>
        <w:t>.</w:t>
      </w:r>
      <w:r w:rsidR="00964B37" w:rsidRPr="00B475D4">
        <w:rPr>
          <w:rFonts w:ascii="Arial" w:hAnsi="Arial" w:cs="Arial"/>
          <w:sz w:val="24"/>
          <w:szCs w:val="24"/>
          <w:lang w:val="en-GB"/>
          <w:rPrChange w:id="2665" w:author="Alexandre Miguel Kaizeler Guedes Da Silva Afonso" w:date="2026-07-27T16:55:00Z" w16du:dateUtc="2026-07-27T15:55:00Z">
            <w:rPr>
              <w:rFonts w:ascii="Arial" w:hAnsi="Arial" w:cs="Arial"/>
              <w:sz w:val="24"/>
              <w:szCs w:val="24"/>
            </w:rPr>
          </w:rPrChange>
        </w:rPr>
        <w:t xml:space="preserve"> Despite its cellular intrinsic origin, it has been previously shown that mitochondrial dsRNA can activate these pathways</w:t>
      </w:r>
      <w:r w:rsidR="00964B37" w:rsidRPr="00B475D4">
        <w:rPr>
          <w:rFonts w:ascii="Arial" w:hAnsi="Arial" w:cs="Arial"/>
          <w:sz w:val="24"/>
          <w:szCs w:val="24"/>
          <w:lang w:val="en-GB"/>
          <w:rPrChange w:id="2666"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667" w:author="Alexandre Miguel Kaizeler Guedes Da Silva Afonso" w:date="2026-07-27T16:55:00Z" w16du:dateUtc="2026-07-27T15:55:00Z">
            <w:rPr>
              <w:rFonts w:ascii="Arial" w:hAnsi="Arial" w:cs="Arial"/>
              <w:sz w:val="24"/>
              <w:szCs w:val="24"/>
            </w:rPr>
          </w:rPrChange>
        </w:rPr>
        <w:instrText xml:space="preserve"> ADDIN ZOTERO_ITEM CSL_CITATION {"citationID":"lUIUt85W","properties":{"formattedCitation":"\\super 58\\nosupersub{}","plainCitation":"58","noteIndex":0},"citationItems":[{"id":"jCcWpdK2/QdbvyeuG","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sidR="00964B37" w:rsidRPr="00B475D4">
        <w:rPr>
          <w:rFonts w:ascii="Arial" w:hAnsi="Arial" w:cs="Arial"/>
          <w:sz w:val="24"/>
          <w:szCs w:val="24"/>
          <w:lang w:val="en-GB"/>
          <w:rPrChange w:id="2668"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669" w:author="Alexandre Miguel Kaizeler Guedes Da Silva Afonso" w:date="2026-07-27T16:55:00Z" w16du:dateUtc="2026-07-27T15:55:00Z">
            <w:rPr>
              <w:rFonts w:ascii="Arial" w:hAnsi="Arial" w:cs="Arial"/>
              <w:kern w:val="0"/>
              <w:sz w:val="24"/>
              <w:vertAlign w:val="superscript"/>
            </w:rPr>
          </w:rPrChange>
        </w:rPr>
        <w:t>58</w:t>
      </w:r>
      <w:r w:rsidR="00964B37" w:rsidRPr="00B475D4">
        <w:rPr>
          <w:rFonts w:ascii="Arial" w:hAnsi="Arial" w:cs="Arial"/>
          <w:sz w:val="24"/>
          <w:szCs w:val="24"/>
          <w:lang w:val="en-GB"/>
          <w:rPrChange w:id="2670" w:author="Alexandre Miguel Kaizeler Guedes Da Silva Afonso" w:date="2026-07-27T16:55:00Z" w16du:dateUtc="2026-07-27T15:55:00Z">
            <w:rPr>
              <w:rFonts w:ascii="Arial" w:hAnsi="Arial" w:cs="Arial"/>
              <w:sz w:val="24"/>
              <w:szCs w:val="24"/>
            </w:rPr>
          </w:rPrChange>
        </w:rPr>
        <w:fldChar w:fldCharType="end"/>
      </w:r>
      <w:r w:rsidR="00964B37" w:rsidRPr="00B475D4">
        <w:rPr>
          <w:rFonts w:ascii="Arial" w:hAnsi="Arial" w:cs="Arial"/>
          <w:sz w:val="24"/>
          <w:szCs w:val="24"/>
          <w:lang w:val="en-GB"/>
          <w:rPrChange w:id="2671"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2672" w:author="Alexandre Miguel Kaizeler Guedes Da Silva Afonso" w:date="2026-07-27T16:55:00Z" w16du:dateUtc="2026-07-27T15:55:00Z">
            <w:rPr>
              <w:rFonts w:ascii="Arial" w:hAnsi="Arial" w:cs="Arial"/>
              <w:sz w:val="24"/>
              <w:szCs w:val="24"/>
            </w:rPr>
          </w:rPrChange>
        </w:rPr>
        <w:t>When SGs are present, they may sequester these leaked nucleic acids</w:t>
      </w:r>
      <w:r w:rsidR="00964B37" w:rsidRPr="00B475D4">
        <w:rPr>
          <w:rFonts w:ascii="Arial" w:hAnsi="Arial" w:cs="Arial"/>
          <w:sz w:val="24"/>
          <w:szCs w:val="24"/>
          <w:lang w:val="en-GB"/>
          <w:rPrChange w:id="2673"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2674" w:author="Alexandre Miguel Kaizeler Guedes Da Silva Afonso" w:date="2026-07-27T16:55:00Z" w16du:dateUtc="2026-07-27T15:55:00Z">
            <w:rPr>
              <w:rFonts w:ascii="Arial" w:hAnsi="Arial" w:cs="Arial"/>
              <w:sz w:val="24"/>
              <w:szCs w:val="24"/>
            </w:rPr>
          </w:rPrChange>
        </w:rPr>
        <w:t>possibly explaining their frequent proximity to mitochondria</w:t>
      </w:r>
      <w:r w:rsidR="00330DDB" w:rsidRPr="00B475D4">
        <w:rPr>
          <w:rFonts w:ascii="Arial" w:hAnsi="Arial" w:cs="Arial"/>
          <w:sz w:val="24"/>
          <w:szCs w:val="24"/>
          <w:lang w:val="en-GB"/>
          <w:rPrChange w:id="2675"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676" w:author="Alexandre Miguel Kaizeler Guedes Da Silva Afonso" w:date="2026-07-27T16:55:00Z" w16du:dateUtc="2026-07-27T15:55:00Z">
            <w:rPr>
              <w:rFonts w:ascii="Arial" w:hAnsi="Arial" w:cs="Arial"/>
              <w:sz w:val="24"/>
              <w:szCs w:val="24"/>
            </w:rPr>
          </w:rPrChange>
        </w:rPr>
        <w:instrText xml:space="preserve"> ADDIN ZOTERO_ITEM CSL_CITATION {"citationID":"K5f9kPy6","properties":{"unsorted":false,"formattedCitation":"\\super 59\\nosupersub{}","plainCitation":"59","noteIndex":0},"citationItems":[{"id":"jCcWpdK2/CP9TjNIa","uris":["http://zotero.org/users/local/q86rvdj2/items/KVCGFUNB"],"itemData":{"id":"Vt4aYKIl/0stzLyRF","type":"article-journal","abstract":"The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sidR="00330DDB" w:rsidRPr="00B475D4">
        <w:rPr>
          <w:rFonts w:ascii="Arial" w:hAnsi="Arial" w:cs="Arial"/>
          <w:sz w:val="24"/>
          <w:szCs w:val="24"/>
          <w:lang w:val="en-GB"/>
          <w:rPrChange w:id="2677"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678" w:author="Alexandre Miguel Kaizeler Guedes Da Silva Afonso" w:date="2026-07-27T16:55:00Z" w16du:dateUtc="2026-07-27T15:55:00Z">
            <w:rPr>
              <w:rFonts w:ascii="Arial" w:hAnsi="Arial" w:cs="Arial"/>
              <w:kern w:val="0"/>
              <w:sz w:val="24"/>
              <w:vertAlign w:val="superscript"/>
            </w:rPr>
          </w:rPrChange>
        </w:rPr>
        <w:t>59</w:t>
      </w:r>
      <w:r w:rsidR="00330DDB" w:rsidRPr="00B475D4">
        <w:rPr>
          <w:rFonts w:ascii="Arial" w:hAnsi="Arial" w:cs="Arial"/>
          <w:sz w:val="24"/>
          <w:szCs w:val="24"/>
          <w:lang w:val="en-GB"/>
          <w:rPrChange w:id="2679" w:author="Alexandre Miguel Kaizeler Guedes Da Silva Afonso" w:date="2026-07-27T16:55:00Z" w16du:dateUtc="2026-07-27T15:55:00Z">
            <w:rPr>
              <w:rFonts w:ascii="Arial" w:hAnsi="Arial" w:cs="Arial"/>
              <w:sz w:val="24"/>
              <w:szCs w:val="24"/>
            </w:rPr>
          </w:rPrChange>
        </w:rPr>
        <w:fldChar w:fldCharType="end"/>
      </w:r>
      <w:r w:rsidR="00964B37" w:rsidRPr="00B475D4">
        <w:rPr>
          <w:rFonts w:ascii="Arial" w:hAnsi="Arial" w:cs="Arial"/>
          <w:sz w:val="24"/>
          <w:szCs w:val="24"/>
          <w:lang w:val="en-GB"/>
          <w:rPrChange w:id="2680"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2681" w:author="Alexandre Miguel Kaizeler Guedes Da Silva Afonso" w:date="2026-07-27T16:55:00Z" w16du:dateUtc="2026-07-27T15:55:00Z">
            <w:rPr>
              <w:rFonts w:ascii="Arial" w:hAnsi="Arial" w:cs="Arial"/>
              <w:sz w:val="24"/>
              <w:szCs w:val="24"/>
            </w:rPr>
          </w:rPrChange>
        </w:rPr>
        <w:t>thereby dampening inflammatory signaling and</w:t>
      </w:r>
      <w:r w:rsidR="00964B37" w:rsidRPr="00B475D4">
        <w:rPr>
          <w:rFonts w:ascii="Arial" w:hAnsi="Arial" w:cs="Arial"/>
          <w:sz w:val="24"/>
          <w:szCs w:val="24"/>
          <w:lang w:val="en-GB"/>
          <w:rPrChange w:id="2682" w:author="Alexandre Miguel Kaizeler Guedes Da Silva Afonso" w:date="2026-07-27T16:55:00Z" w16du:dateUtc="2026-07-27T15:55:00Z">
            <w:rPr>
              <w:rFonts w:ascii="Arial" w:hAnsi="Arial" w:cs="Arial"/>
              <w:sz w:val="24"/>
              <w:szCs w:val="24"/>
            </w:rPr>
          </w:rPrChange>
        </w:rPr>
        <w:t xml:space="preserve"> perhaps even</w:t>
      </w:r>
      <w:r w:rsidRPr="00B475D4">
        <w:rPr>
          <w:rFonts w:ascii="Arial" w:hAnsi="Arial" w:cs="Arial"/>
          <w:sz w:val="24"/>
          <w:szCs w:val="24"/>
          <w:lang w:val="en-GB"/>
          <w:rPrChange w:id="2683" w:author="Alexandre Miguel Kaizeler Guedes Da Silva Afonso" w:date="2026-07-27T16:55:00Z" w16du:dateUtc="2026-07-27T15:55:00Z">
            <w:rPr>
              <w:rFonts w:ascii="Arial" w:hAnsi="Arial" w:cs="Arial"/>
              <w:sz w:val="24"/>
              <w:szCs w:val="24"/>
            </w:rPr>
          </w:rPrChange>
        </w:rPr>
        <w:t xml:space="preserve"> delaying SASP onset. </w:t>
      </w:r>
    </w:p>
    <w:p w14:paraId="4C2686BB" w14:textId="692BEFD2" w:rsidR="007C0AFC" w:rsidRPr="00B475D4" w:rsidRDefault="007158FC" w:rsidP="00533F41">
      <w:pPr>
        <w:jc w:val="both"/>
        <w:rPr>
          <w:rFonts w:ascii="Arial" w:hAnsi="Arial" w:cs="Arial"/>
          <w:sz w:val="24"/>
          <w:szCs w:val="24"/>
          <w:lang w:val="en-GB"/>
          <w:rPrChange w:id="2684"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685" w:author="Alexandre Miguel Kaizeler Guedes Da Silva Afonso" w:date="2026-07-27T16:55:00Z" w16du:dateUtc="2026-07-27T15:55:00Z">
            <w:rPr>
              <w:rFonts w:ascii="Arial" w:hAnsi="Arial" w:cs="Arial"/>
              <w:sz w:val="24"/>
              <w:szCs w:val="24"/>
            </w:rPr>
          </w:rPrChange>
        </w:rPr>
        <w:lastRenderedPageBreak/>
        <w:t>Inde</w:t>
      </w:r>
      <w:del w:id="2686" w:author="Joana Jesus" w:date="2026-06-10T01:03:00Z" w16du:dateUtc="2026-06-10T00:03:00Z">
        <w:r w:rsidRPr="00B475D4" w:rsidDel="001D1E1C">
          <w:rPr>
            <w:rFonts w:ascii="Arial" w:hAnsi="Arial" w:cs="Arial"/>
            <w:sz w:val="24"/>
            <w:szCs w:val="24"/>
            <w:lang w:val="en-GB"/>
            <w:rPrChange w:id="2687" w:author="Alexandre Miguel Kaizeler Guedes Da Silva Afonso" w:date="2026-07-27T16:55:00Z" w16du:dateUtc="2026-07-27T15:55:00Z">
              <w:rPr>
                <w:rFonts w:ascii="Arial" w:hAnsi="Arial" w:cs="Arial"/>
                <w:sz w:val="24"/>
                <w:szCs w:val="24"/>
              </w:rPr>
            </w:rPrChange>
          </w:rPr>
          <w:delText>e</w:delText>
        </w:r>
      </w:del>
      <w:r w:rsidRPr="00B475D4">
        <w:rPr>
          <w:rFonts w:ascii="Arial" w:hAnsi="Arial" w:cs="Arial"/>
          <w:sz w:val="24"/>
          <w:szCs w:val="24"/>
          <w:lang w:val="en-GB"/>
          <w:rPrChange w:id="2688" w:author="Alexandre Miguel Kaizeler Guedes Da Silva Afonso" w:date="2026-07-27T16:55:00Z" w16du:dateUtc="2026-07-27T15:55:00Z">
            <w:rPr>
              <w:rFonts w:ascii="Arial" w:hAnsi="Arial" w:cs="Arial"/>
              <w:sz w:val="24"/>
              <w:szCs w:val="24"/>
            </w:rPr>
          </w:rPrChange>
        </w:rPr>
        <w:t>ed, several recent studies have shown that mitochondrial dsRNA can localize to SGs, either through increased mitochondrial permeability</w:t>
      </w:r>
      <w:r w:rsidRPr="00B475D4">
        <w:rPr>
          <w:rFonts w:ascii="Arial" w:hAnsi="Arial" w:cs="Arial"/>
          <w:sz w:val="24"/>
          <w:szCs w:val="24"/>
          <w:lang w:val="en-GB"/>
          <w:rPrChange w:id="2689"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690" w:author="Alexandre Miguel Kaizeler Guedes Da Silva Afonso" w:date="2026-07-27T16:55:00Z" w16du:dateUtc="2026-07-27T15:55:00Z">
            <w:rPr>
              <w:rFonts w:ascii="Arial" w:hAnsi="Arial" w:cs="Arial"/>
              <w:sz w:val="24"/>
              <w:szCs w:val="24"/>
            </w:rPr>
          </w:rPrChange>
        </w:rPr>
        <w:instrText xml:space="preserve"> ADDIN ZOTERO_ITEM CSL_CITATION {"citationID":"s9i85edT","properties":{"formattedCitation":"\\super 60\\nosupersub{}","plainCitation":"60","noteIndex":0},"citationItems":[{"id":134,"uris":["http://zotero.org/users/local/q86rvdj2/items/HRYLS8CR"],"itemData":{"id":134,"type":"article-journal","abstract":"In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B475D4">
        <w:rPr>
          <w:rFonts w:ascii="Arial" w:hAnsi="Arial" w:cs="Arial"/>
          <w:sz w:val="24"/>
          <w:szCs w:val="24"/>
          <w:lang w:val="en-GB"/>
          <w:rPrChange w:id="2691"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692" w:author="Alexandre Miguel Kaizeler Guedes Da Silva Afonso" w:date="2026-07-27T16:55:00Z" w16du:dateUtc="2026-07-27T15:55:00Z">
            <w:rPr>
              <w:rFonts w:ascii="Arial" w:hAnsi="Arial" w:cs="Arial"/>
              <w:kern w:val="0"/>
              <w:sz w:val="24"/>
              <w:vertAlign w:val="superscript"/>
            </w:rPr>
          </w:rPrChange>
        </w:rPr>
        <w:t>60</w:t>
      </w:r>
      <w:r w:rsidRPr="00B475D4">
        <w:rPr>
          <w:rFonts w:ascii="Arial" w:hAnsi="Arial" w:cs="Arial"/>
          <w:sz w:val="24"/>
          <w:szCs w:val="24"/>
          <w:lang w:val="en-GB"/>
          <w:rPrChange w:id="2693"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694" w:author="Alexandre Miguel Kaizeler Guedes Da Silva Afonso" w:date="2026-07-27T16:55:00Z" w16du:dateUtc="2026-07-27T15:55:00Z">
            <w:rPr>
              <w:rFonts w:ascii="Arial" w:hAnsi="Arial" w:cs="Arial"/>
              <w:sz w:val="24"/>
              <w:szCs w:val="24"/>
            </w:rPr>
          </w:rPrChange>
        </w:rPr>
        <w:t xml:space="preserve"> or stress-induced release through fibrosis</w:t>
      </w:r>
      <w:r w:rsidRPr="00B475D4">
        <w:rPr>
          <w:rFonts w:ascii="Arial" w:hAnsi="Arial" w:cs="Arial"/>
          <w:sz w:val="24"/>
          <w:szCs w:val="24"/>
          <w:lang w:val="en-GB"/>
          <w:rPrChange w:id="2695"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696" w:author="Alexandre Miguel Kaizeler Guedes Da Silva Afonso" w:date="2026-07-27T16:55:00Z" w16du:dateUtc="2026-07-27T15:55:00Z">
            <w:rPr>
              <w:rFonts w:ascii="Arial" w:hAnsi="Arial" w:cs="Arial"/>
              <w:sz w:val="24"/>
              <w:szCs w:val="24"/>
            </w:rPr>
          </w:rPrChange>
        </w:rPr>
        <w:instrText xml:space="preserve"> ADDIN ZOTERO_ITEM CSL_CITATION {"citationID":"yhBJ9LNI","properties":{"formattedCitation":"\\super 61\\nosupersub{}","plainCitation":"61","noteIndex":0},"citationItems":[{"id":136,"uris":["http://zotero.org/users/local/q86rvdj2/items/BNM5WMLP"],"itemData":{"id":136,"type":"article","abstract":"ABSTRACT\n          \n            Nucleic acid-induced activation of the anti-viral transcription factor interferon regulatory factor 3 (IRF3) promotes transforming growth factor-beta (TGFβ)-induced fibrotic responses of hepatic stellate cells\n            in vitro\n            . Herein, we identified molecular mechanisms underlying TGFβ-induced IRF3 activation. Gene silencing of\n            IRF3\n            with short interfering RNA (siRNA) in LX2 human hepatic stellate cells decreased TGFβ-induced fibrotic responses. An unbiased proteomic analysis of homeostatic IRF3-interacting proteins revealed striking enrichment in cytoplasmic stress granule components, including G3BP stress granule assembly factor 1 (G3BP1), G3BP2, and cell cycle associated protein 1 (CAPRIN1). TGFβ induced cytoplasmic accumulation of mitochondria-derived double-stranded RNA (mt-dsRNA) and assembly of IRF3-containing stress granules. Finally, blockade of G3BP1 activity or depletion of mt-dsRNA decreased TGFβ-induced fibrotic responses. Collectively, these findings identify a novel TGFβ-mt-dsRNA-stress granule axis in hepatic stellate cells that promotes IRF3-mediated fibrotic responses and potentially implicate cytoplasmic stress granules as a global regulator of fibrosis.","DOI":"10.1101/2025.05.14.654103","language":"en","license":"https://www.biorxiv.org/about/FAQ#license","publisher":"Cell Biology","source":"DOI.org (Crossref)","title":"Mitochondria-derived dsRNA-induced stress granules promote IRF3-mediated fibrotic responses","URL":"http://biorxiv.org/lookup/doi/10.1101/2025.05.14.654103","author":[{"family":"Travers","given":"Jared"},{"family":"Huang","given":"Emily"},{"family":"McMullen","given":"Megan R."},{"family":"Wu","given":"Jianguo"},{"family":"Cajigas-Du Ross","given":"Christina K."},{"family":"Paouri","given":"Evi"},{"family":"Davalos","given":"Dimitrios"},{"family":"Pathak","given":"Vai"},{"family":"Rotroff","given":"Daniel M."},{"family":"Nagy","given":"Laura E"}],"accessed":{"date-parts":[["2025",9,15]]},"issued":{"date-parts":[["2025",5,15]]}}}],"schema":"https://github.com/citation-style-language/schema/raw/master/csl-citation.json"} </w:instrText>
      </w:r>
      <w:r w:rsidRPr="00B475D4">
        <w:rPr>
          <w:rFonts w:ascii="Arial" w:hAnsi="Arial" w:cs="Arial"/>
          <w:sz w:val="24"/>
          <w:szCs w:val="24"/>
          <w:lang w:val="en-GB"/>
          <w:rPrChange w:id="2697"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698" w:author="Alexandre Miguel Kaizeler Guedes Da Silva Afonso" w:date="2026-07-27T16:55:00Z" w16du:dateUtc="2026-07-27T15:55:00Z">
            <w:rPr>
              <w:rFonts w:ascii="Arial" w:hAnsi="Arial" w:cs="Arial"/>
              <w:kern w:val="0"/>
              <w:sz w:val="24"/>
              <w:vertAlign w:val="superscript"/>
            </w:rPr>
          </w:rPrChange>
        </w:rPr>
        <w:t>61</w:t>
      </w:r>
      <w:r w:rsidRPr="00B475D4">
        <w:rPr>
          <w:rFonts w:ascii="Arial" w:hAnsi="Arial" w:cs="Arial"/>
          <w:sz w:val="24"/>
          <w:szCs w:val="24"/>
          <w:lang w:val="en-GB"/>
          <w:rPrChange w:id="2699"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700" w:author="Alexandre Miguel Kaizeler Guedes Da Silva Afonso" w:date="2026-07-27T16:55:00Z" w16du:dateUtc="2026-07-27T15:55:00Z">
            <w:rPr>
              <w:rFonts w:ascii="Arial" w:hAnsi="Arial" w:cs="Arial"/>
              <w:sz w:val="24"/>
              <w:szCs w:val="24"/>
            </w:rPr>
          </w:rPrChange>
        </w:rPr>
        <w:t xml:space="preserve"> or aging</w:t>
      </w:r>
      <w:r w:rsidRPr="00B475D4">
        <w:rPr>
          <w:rFonts w:ascii="Arial" w:hAnsi="Arial" w:cs="Arial"/>
          <w:sz w:val="24"/>
          <w:szCs w:val="24"/>
          <w:lang w:val="en-GB"/>
          <w:rPrChange w:id="2701"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702" w:author="Alexandre Miguel Kaizeler Guedes Da Silva Afonso" w:date="2026-07-27T16:55:00Z" w16du:dateUtc="2026-07-27T15:55:00Z">
            <w:rPr>
              <w:rFonts w:ascii="Arial" w:hAnsi="Arial" w:cs="Arial"/>
              <w:sz w:val="24"/>
              <w:szCs w:val="24"/>
            </w:rPr>
          </w:rPrChange>
        </w:rPr>
        <w:instrText xml:space="preserve"> ADDIN ZOTERO_ITEM CSL_CITATION {"citationID":"5NPwDVhR","properties":{"formattedCitation":"\\super 62\\nosupersub{}","plainCitation":"62","noteIndex":0},"citationItems":[{"id":133,"uris":["http://zotero.org/users/local/q86rvdj2/items/N75XNYGE"],"itemData":{"id":133,"type":"article","abstract":"Abstract\n          Neurodegenerative diseases are linked with dysregulation of the integrated stress response (ISR), which coordinates cellular homeostasis during and after stress events. Cellular stress can arise from several sources, but there is significant disagreement about which stress might contribute to aging and neurodegeneration. Here, we leverage directed transdifferentiation of human fibroblasts into aged neurons to determine the source of ISR activation. We demonstrate that increased accumulation of cytoplasmic double-stranded RNA (dsRNA) activates the eIF2α kinase PKR, which in turn triggers the ISR in aged neurons and leads to sequestration of dsRNA in stress granules. Aged neurons accumulate endogenous mitochondria-derived dsRNA that directly binds to PKR. This mitochondrial dsRNA leaks through damaged mitochondrial membranes and forms cytoplasmic foci in aged neurons. Finally, we demonstrate that PKR inhibition leads to the cessation of stress, resumption of cellular translation, and restoration of RNA-binding protein expression. Together, our results identify a source of RNA stress that destabilizes aged neurons and may contribute to neurodegeneration.","DOI":"10.1101/2025.08.04.668575","language":"en","license":"http://creativecommons.org/licenses/by-nc-nd/4.0/","publisher":"Cell Biology","source":"DOI.org (Crossref)","title":"RNA triggers chronic stress during neuronal aging","URL":"http://biorxiv.org/lookup/doi/10.1101/2025.08.04.668575","author":[{"family":"Rhine","given":"Kevin"},{"family":"Epstein","given":"Elle"},{"family":"Carlson","given":"Natasha M."},{"family":"Ge","given":"Xuezhen"},{"family":"Mizrahi","given":"Orel"},{"family":"Kamat","given":"Anika"},{"family":"Hermann","given":"Anita"},{"family":"Brothers","given":"William R."},{"family":"Ravits","given":"John"},{"family":"Bennett","given":"Eric J."},{"family":"Pekkurnaz","given":"Gülçin"},{"family":"Yeo","given":"Gene W."}],"accessed":{"date-parts":[["2025",9,15]]},"issued":{"date-parts":[["2025",8,5]]}}}],"schema":"https://github.com/citation-style-language/schema/raw/master/csl-citation.json"} </w:instrText>
      </w:r>
      <w:r w:rsidRPr="00B475D4">
        <w:rPr>
          <w:rFonts w:ascii="Arial" w:hAnsi="Arial" w:cs="Arial"/>
          <w:sz w:val="24"/>
          <w:szCs w:val="24"/>
          <w:lang w:val="en-GB"/>
          <w:rPrChange w:id="2703"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704" w:author="Alexandre Miguel Kaizeler Guedes Da Silva Afonso" w:date="2026-07-27T16:55:00Z" w16du:dateUtc="2026-07-27T15:55:00Z">
            <w:rPr>
              <w:rFonts w:ascii="Arial" w:hAnsi="Arial" w:cs="Arial"/>
              <w:kern w:val="0"/>
              <w:sz w:val="24"/>
              <w:vertAlign w:val="superscript"/>
            </w:rPr>
          </w:rPrChange>
        </w:rPr>
        <w:t>62</w:t>
      </w:r>
      <w:r w:rsidRPr="00B475D4">
        <w:rPr>
          <w:rFonts w:ascii="Arial" w:hAnsi="Arial" w:cs="Arial"/>
          <w:sz w:val="24"/>
          <w:szCs w:val="24"/>
          <w:lang w:val="en-GB"/>
          <w:rPrChange w:id="2705"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706" w:author="Alexandre Miguel Kaizeler Guedes Da Silva Afonso" w:date="2026-07-27T16:55:00Z" w16du:dateUtc="2026-07-27T15:55:00Z">
            <w:rPr>
              <w:rFonts w:ascii="Arial" w:hAnsi="Arial" w:cs="Arial"/>
              <w:sz w:val="24"/>
              <w:szCs w:val="24"/>
            </w:rPr>
          </w:rPrChange>
        </w:rPr>
        <w:t>. However, this raises an important issue: both fibrosis and aging are strongly linked to oxidative stress</w:t>
      </w:r>
      <w:r w:rsidRPr="00B475D4">
        <w:rPr>
          <w:rFonts w:ascii="Arial" w:hAnsi="Arial" w:cs="Arial"/>
          <w:sz w:val="24"/>
          <w:szCs w:val="24"/>
          <w:lang w:val="en-GB"/>
          <w:rPrChange w:id="2707"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708" w:author="Alexandre Miguel Kaizeler Guedes Da Silva Afonso" w:date="2026-07-27T16:55:00Z" w16du:dateUtc="2026-07-27T15:55:00Z">
            <w:rPr>
              <w:rFonts w:ascii="Arial" w:hAnsi="Arial" w:cs="Arial"/>
              <w:sz w:val="24"/>
              <w:szCs w:val="24"/>
            </w:rPr>
          </w:rPrChange>
        </w:rPr>
        <w:instrText xml:space="preserve"> ADDIN ZOTERO_ITEM CSL_CITATION {"citationID":"eTI2PUpK","properties":{"formattedCitation":"\\super 63,64\\nosupersub{}","plainCitation":"63,64","noteIndex":0},"citationItems":[{"id":"jCcWpdK2/ynbp6eXs","uris":["http://zotero.org/users/local/q86rvdj2/items/285EDDCX"],"itemData":{"id":137,"type":"article-journal","abstract":"Most chronic inflammatory illnesses include fibrosis as a pathogenic characteristic. Extracellular matrix (ECM) components build up in excess to cause fibrosis or scarring. The fibrotic process finally results in organ malfunction and death if it is severely progressive. Fibrosis affects nearly all tissues of the body. The fibrosis process is associated with chronic inflammation, metabolic homeostasis, and transforming growth factor-β1 (TGF-β1) signaling, where the balance between the oxidant and antioxidant systems appears to be a key modulator in managing these processes. Virtually every organ system, including the lungs, heart, kidney, and liver, can be affected by fibrosis, which is characterized as an excessive accumulation of connective tissue components. Organ malfunction is frequently caused by fibrotic tissue remodeling, which is also frequently linked to high morbidity and mortality. Up to 45% of all fatalities in the industrialized world are caused by fibrosis, which can damage any organ. Long believed to be persistently progressing and irreversible, fibrosis has now been revealed to be a very dynamic process by preclinical models and clinical studies in a variety of organ systems. The pathways from tissue damage to inflammation, fibrosis, and/or malfunction are the main topics of this review. Furthermore, the fibrosis of different organs with their effects was discussed. Finally, we highlight many of the principal mechanisms of fibrosis. These pathways could be considered as promising targets for the development of potential therapies for a variety of important human diseases.","container-title":"International Journal of Molecular Sciences","DOI":"10.3390/ijms24044004","ISSN":"1422-0067","issue":"4","journalAbbreviation":"IJMS","language":"en","license":"https://creativecommons.org/licenses/by/4.0/","page":"4004","source":"DOI.org (Crossref)","title":"Fibrosis: Types, Effects, Markers, Mechanisms for Disease Progression, and Its Relation with Oxidative Stress, Immunity, and Inflammation","title-short":"Fibrosis","volume":"24","author":[{"family":"Antar","given":"Samar A."},{"family":"Ashour","given":"Nada A."},{"family":"Marawan","given":"Mohamed E."},{"family":"Al-Karmalawy","given":"Ahmed A."}],"issued":{"date-parts":[["2023",2,16]]}}},{"id":139,"uris":["http://zotero.org/users/local/q86rvdj2/items/L9ITLWLH"],"itemData":{"id":139,"type":"article-journal","abstract":"Reactive oxygen and nitrogen species (RONS) are produced by several endogenous and exogenous processes, and their negative effects are neutralized by antioxidant defenses. Oxidative stress occurs from the imbalance between RONS production and these antioxidant defenses. Aging is a process characterized by the progressive loss of tissue and organ function. The oxidative stress theory of aging is based on the hypothesis that age-associated functional losses are due to the accumulation of RONS-induced damages. At the same time, oxidative stress is involved in several age-related conditions (ie, cardiovascular diseases [CVDs], chronic obstructive pulmonary disease, chronic kidney disease, neurodegenerative diseases, and cancer), including sarcopenia and frailty. Different types of oxidative stress biomarkers have been identified and may provide important information about the efficacy of the treatment, guiding the selection of the most effective drugs/dose regimens for patients and, if particularly relevant from a pathophysiological point of view, acting on a specific therapeutic target. Given the important role of oxidative stress in the pathogenesis of many clinical conditions and aging, antioxidant therapy could positively affect the natural history of several diseases, but further investigation is needed to evaluate the real efficacy of these therapeutic interventions. The purpose of this paper is to provide a review of literature on this complex topic of ever increasing interest.","container-title":"Clinical Interventions in Aging","DOI":"10.2147/CIA.S158513","ISSN":"1178-1998","journalAbbreviation":"Clin Interv Aging","language":"eng","page":"757-772","PMID":"29731617","PMCID":"PMC5927356","source":"PubMed","title":"Oxidative stress, aging, and diseases","volume":"13","author":[{"family":"Liguori","given":"Ilaria"},{"family":"Russo","given":"Gennaro"},{"family":"Curcio","given":"Francesco"},{"family":"Bulli","given":"Giulia"},{"family":"Aran","given":"Luisa"},{"family":"Della-Morte","given":"David"},{"family":"Gargiulo","given":"Gaetano"},{"family":"Testa","given":"Gianluca"},{"family":"Cacciatore","given":"Francesco"},{"family":"Bonaduce","given":"Domenico"},{"family":"Abete","given":"Pasquale"}],"issued":{"date-parts":[["2018"]]}}}],"schema":"https://github.com/citation-style-language/schema/raw/master/csl-citation.json"} </w:instrText>
      </w:r>
      <w:r w:rsidRPr="00B475D4">
        <w:rPr>
          <w:rFonts w:ascii="Arial" w:hAnsi="Arial" w:cs="Arial"/>
          <w:sz w:val="24"/>
          <w:szCs w:val="24"/>
          <w:lang w:val="en-GB"/>
          <w:rPrChange w:id="2709"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710" w:author="Alexandre Miguel Kaizeler Guedes Da Silva Afonso" w:date="2026-07-27T16:55:00Z" w16du:dateUtc="2026-07-27T15:55:00Z">
            <w:rPr>
              <w:rFonts w:ascii="Arial" w:hAnsi="Arial" w:cs="Arial"/>
              <w:kern w:val="0"/>
              <w:sz w:val="24"/>
              <w:vertAlign w:val="superscript"/>
            </w:rPr>
          </w:rPrChange>
        </w:rPr>
        <w:t>63,64</w:t>
      </w:r>
      <w:r w:rsidRPr="00B475D4">
        <w:rPr>
          <w:rFonts w:ascii="Arial" w:hAnsi="Arial" w:cs="Arial"/>
          <w:sz w:val="24"/>
          <w:szCs w:val="24"/>
          <w:lang w:val="en-GB"/>
          <w:rPrChange w:id="2711"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712" w:author="Alexandre Miguel Kaizeler Guedes Da Silva Afonso" w:date="2026-07-27T16:55:00Z" w16du:dateUtc="2026-07-27T15:55:00Z">
            <w:rPr>
              <w:rFonts w:ascii="Arial" w:hAnsi="Arial" w:cs="Arial"/>
              <w:sz w:val="24"/>
              <w:szCs w:val="24"/>
            </w:rPr>
          </w:rPrChange>
        </w:rPr>
        <w:t>, which in turn promotes mitochondrial dysfunction and nucleic acid leakage</w:t>
      </w:r>
      <w:r w:rsidRPr="00B475D4">
        <w:rPr>
          <w:rFonts w:ascii="Arial" w:hAnsi="Arial" w:cs="Arial"/>
          <w:sz w:val="24"/>
          <w:szCs w:val="24"/>
          <w:lang w:val="en-GB"/>
          <w:rPrChange w:id="2713"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714" w:author="Alexandre Miguel Kaizeler Guedes Da Silva Afonso" w:date="2026-07-27T16:55:00Z" w16du:dateUtc="2026-07-27T15:55:00Z">
            <w:rPr>
              <w:rFonts w:ascii="Arial" w:hAnsi="Arial" w:cs="Arial"/>
              <w:sz w:val="24"/>
              <w:szCs w:val="24"/>
            </w:rPr>
          </w:rPrChange>
        </w:rPr>
        <w:instrText xml:space="preserve"> ADDIN ZOTERO_ITEM CSL_CITATION {"citationID":"bJgcYAGP","properties":{"formattedCitation":"\\super 65\\nosupersub{}","plainCitation":"65","noteIndex":0},"citationItems":[{"id":142,"uris":["http://zotero.org/users/local/q86rvdj2/items/Z2QNFQLI"],"itemData":{"id":142,"type":"article-journal","abstract":"Abstract\n            Mitochondria are the energy production centers in cells and have unique genetic information. Due to the irreplaceable function of mitochondria, mitochondrial dysfunction often leads to pathological changes. Mitochondrial dysfunction induces an imbalance between oxidation and antioxidation, mitochondrial DNA (mtDNA) damage, mitochondrial dynamics dysregulation, and changes in mitophagy. It results in oxidative stress due to excessive reactive oxygen species (ROS) generation, which contributes to cell damage and death. Mitochondrial dysfunction can also trigger inflammation through the activation of damage-associated molecular patterns (DAMPs), inflammasomes and inflammatory cells. Besides, mitochondrial alterations in the functional regulation, energy metabolism and genetic stability accompany the aging process, and there has been a lot of evidence suggesting that oxidative stress and inflammation, both of which are associated with mitochondrial dysfunction, are predisposing factors of aging. Therefore, this review hypothesizes that mitochondria serve as central hubs regulating oxidative stress, inflammation, and aging, and their dysfunction contributes to various diseases, including cancers, cardiovascular diseases, neurodegenerative disorders, metabolic diseases, sepsis, ocular pathologies, liver diseases, and autoimmune conditions. Moreover, we outline therapies aimed at various mitochondrial dysfunctions, highlighting their performance in animal models and human trials. Additionally, we focus on the limitations of mitochondrial therapy in clinical applications, and discuss potential future research directions for mitochondrial therapy.","container-title":"Signal Transduction and Targeted Therapy","DOI":"10.1038/s41392-025-02253-4","ISSN":"2059-3635","issue":"1","journalAbbreviation":"Sig Transduct Target Ther","language":"en","page":"190","source":"DOI.org (Crossref)","title":"Mitochondria in oxidative stress, inflammation and aging: from mechanisms to therapeutic advances","title-short":"Mitochondria in oxidative stress, inflammation and aging","volume":"10","author":[{"family":"Xu","given":"Xieyang"},{"family":"Pang","given":"Yan"},{"family":"Fan","given":"Xianqun"}],"issued":{"date-parts":[["2025",6,11]]}}}],"schema":"https://github.com/citation-style-language/schema/raw/master/csl-citation.json"} </w:instrText>
      </w:r>
      <w:r w:rsidRPr="00B475D4">
        <w:rPr>
          <w:rFonts w:ascii="Arial" w:hAnsi="Arial" w:cs="Arial"/>
          <w:sz w:val="24"/>
          <w:szCs w:val="24"/>
          <w:lang w:val="en-GB"/>
          <w:rPrChange w:id="2715"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716" w:author="Alexandre Miguel Kaizeler Guedes Da Silva Afonso" w:date="2026-07-27T16:55:00Z" w16du:dateUtc="2026-07-27T15:55:00Z">
            <w:rPr>
              <w:rFonts w:ascii="Arial" w:hAnsi="Arial" w:cs="Arial"/>
              <w:kern w:val="0"/>
              <w:sz w:val="24"/>
              <w:vertAlign w:val="superscript"/>
            </w:rPr>
          </w:rPrChange>
        </w:rPr>
        <w:t>65</w:t>
      </w:r>
      <w:r w:rsidRPr="00B475D4">
        <w:rPr>
          <w:rFonts w:ascii="Arial" w:hAnsi="Arial" w:cs="Arial"/>
          <w:sz w:val="24"/>
          <w:szCs w:val="24"/>
          <w:lang w:val="en-GB"/>
          <w:rPrChange w:id="2717"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718" w:author="Alexandre Miguel Kaizeler Guedes Da Silva Afonso" w:date="2026-07-27T16:55:00Z" w16du:dateUtc="2026-07-27T15:55:00Z">
            <w:rPr>
              <w:rFonts w:ascii="Arial" w:hAnsi="Arial" w:cs="Arial"/>
              <w:sz w:val="24"/>
              <w:szCs w:val="24"/>
            </w:rPr>
          </w:rPrChange>
        </w:rPr>
        <w:t>. It therefore remains unclear whether the proposed mitochondria–SG–inflammation axis represents a general stress response, or whether it is specific to stresses that directly disrupt mitochondrial integrity.</w:t>
      </w:r>
    </w:p>
    <w:p w14:paraId="1AC4C392" w14:textId="51343E7B" w:rsidR="00E40400" w:rsidRPr="00B475D4" w:rsidRDefault="00E40400" w:rsidP="00697B77">
      <w:pPr>
        <w:pStyle w:val="Ttulo2"/>
        <w:rPr>
          <w:lang w:val="en-GB"/>
          <w:rPrChange w:id="2719" w:author="Alexandre Miguel Kaizeler Guedes Da Silva Afonso" w:date="2026-07-27T16:55:00Z" w16du:dateUtc="2026-07-27T15:55:00Z">
            <w:rPr/>
          </w:rPrChange>
        </w:rPr>
      </w:pPr>
      <w:r w:rsidRPr="00B475D4">
        <w:rPr>
          <w:lang w:val="en-GB"/>
          <w:rPrChange w:id="2720" w:author="Alexandre Miguel Kaizeler Guedes Da Silva Afonso" w:date="2026-07-27T16:55:00Z" w16du:dateUtc="2026-07-27T15:55:00Z">
            <w:rPr/>
          </w:rPrChange>
        </w:rPr>
        <w:t>Immunofluorescence shows evidence for selective sequestration of mitochondrial dsRNA into SGs during hyperosmotic stress</w:t>
      </w:r>
    </w:p>
    <w:p w14:paraId="27B37477" w14:textId="1E9CDDC3" w:rsidR="00A22B92" w:rsidRPr="00B475D4" w:rsidRDefault="00A22B92" w:rsidP="00152C5D">
      <w:pPr>
        <w:jc w:val="both"/>
        <w:rPr>
          <w:rFonts w:ascii="Arial" w:hAnsi="Arial" w:cs="Arial"/>
          <w:sz w:val="24"/>
          <w:szCs w:val="24"/>
          <w:lang w:val="en-GB"/>
          <w:rPrChange w:id="272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722" w:author="Alexandre Miguel Kaizeler Guedes Da Silva Afonso" w:date="2026-07-27T16:55:00Z" w16du:dateUtc="2026-07-27T15:55:00Z">
            <w:rPr>
              <w:rFonts w:ascii="Arial" w:hAnsi="Arial" w:cs="Arial"/>
              <w:sz w:val="24"/>
              <w:szCs w:val="24"/>
            </w:rPr>
          </w:rPrChange>
        </w:rPr>
        <w:t>To avoid confounding effects of oxidative stress, which is tightly linked to mitochondrial dysfunction and nucleic acid leakage</w:t>
      </w:r>
      <w:r w:rsidR="00697B77" w:rsidRPr="00B475D4">
        <w:rPr>
          <w:rFonts w:ascii="Arial" w:hAnsi="Arial" w:cs="Arial"/>
          <w:sz w:val="24"/>
          <w:szCs w:val="24"/>
          <w:lang w:val="en-GB"/>
          <w:rPrChange w:id="2723"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724" w:author="Alexandre Miguel Kaizeler Guedes Da Silva Afonso" w:date="2026-07-27T16:55:00Z" w16du:dateUtc="2026-07-27T15:55:00Z">
            <w:rPr>
              <w:rFonts w:ascii="Arial" w:hAnsi="Arial" w:cs="Arial"/>
              <w:sz w:val="24"/>
              <w:szCs w:val="24"/>
            </w:rPr>
          </w:rPrChange>
        </w:rPr>
        <w:instrText xml:space="preserve"> ADDIN ZOTERO_ITEM CSL_CITATION {"citationID":"39k3a9jU","properties":{"formattedCitation":"\\super 65\\nosupersub{}","plainCitation":"65","noteIndex":0},"citationItems":[{"id":142,"uris":["http://zotero.org/users/local/q86rvdj2/items/Z2QNFQLI"],"itemData":{"id":142,"type":"article-journal","abstract":"Abstract\n            Mitochondria are the energy production centers in cells and have unique genetic information. Due to the irreplaceable function of mitochondria, mitochondrial dysfunction often leads to pathological changes. Mitochondrial dysfunction induces an imbalance between oxidation and antioxidation, mitochondrial DNA (mtDNA) damage, mitochondrial dynamics dysregulation, and changes in mitophagy. It results in oxidative stress due to excessive reactive oxygen species (ROS) generation, which contributes to cell damage and death. Mitochondrial dysfunction can also trigger inflammation through the activation of damage-associated molecular patterns (DAMPs), inflammasomes and inflammatory cells. Besides, mitochondrial alterations in the functional regulation, energy metabolism and genetic stability accompany the aging process, and there has been a lot of evidence suggesting that oxidative stress and inflammation, both of which are associated with mitochondrial dysfunction, are predisposing factors of aging. Therefore, this review hypothesizes that mitochondria serve as central hubs regulating oxidative stress, inflammation, and aging, and their dysfunction contributes to various diseases, including cancers, cardiovascular diseases, neurodegenerative disorders, metabolic diseases, sepsis, ocular pathologies, liver diseases, and autoimmune conditions. Moreover, we outline therapies aimed at various mitochondrial dysfunctions, highlighting their performance in animal models and human trials. Additionally, we focus on the limitations of mitochondrial therapy in clinical applications, and discuss potential future research directions for mitochondrial therapy.","container-title":"Signal Transduction and Targeted Therapy","DOI":"10.1038/s41392-025-02253-4","ISSN":"2059-3635","issue":"1","journalAbbreviation":"Sig Transduct Target Ther","language":"en","page":"190","source":"DOI.org (Crossref)","title":"Mitochondria in oxidative stress, inflammation and aging: from mechanisms to therapeutic advances","title-short":"Mitochondria in oxidative stress, inflammation and aging","volume":"10","author":[{"family":"Xu","given":"Xieyang"},{"family":"Pang","given":"Yan"},{"family":"Fan","given":"Xianqun"}],"issued":{"date-parts":[["2025",6,11]]}}}],"schema":"https://github.com/citation-style-language/schema/raw/master/csl-citation.json"} </w:instrText>
      </w:r>
      <w:r w:rsidR="00697B77" w:rsidRPr="00B475D4">
        <w:rPr>
          <w:rFonts w:ascii="Arial" w:hAnsi="Arial" w:cs="Arial"/>
          <w:sz w:val="24"/>
          <w:szCs w:val="24"/>
          <w:lang w:val="en-GB"/>
          <w:rPrChange w:id="2725"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726" w:author="Alexandre Miguel Kaizeler Guedes Da Silva Afonso" w:date="2026-07-27T16:55:00Z" w16du:dateUtc="2026-07-27T15:55:00Z">
            <w:rPr>
              <w:rFonts w:ascii="Arial" w:hAnsi="Arial" w:cs="Arial"/>
              <w:kern w:val="0"/>
              <w:sz w:val="24"/>
              <w:vertAlign w:val="superscript"/>
            </w:rPr>
          </w:rPrChange>
        </w:rPr>
        <w:t>65</w:t>
      </w:r>
      <w:r w:rsidR="00697B77" w:rsidRPr="00B475D4">
        <w:rPr>
          <w:rFonts w:ascii="Arial" w:hAnsi="Arial" w:cs="Arial"/>
          <w:sz w:val="24"/>
          <w:szCs w:val="24"/>
          <w:lang w:val="en-GB"/>
          <w:rPrChange w:id="2727"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728" w:author="Alexandre Miguel Kaizeler Guedes Da Silva Afonso" w:date="2026-07-27T16:55:00Z" w16du:dateUtc="2026-07-27T15:55:00Z">
            <w:rPr>
              <w:rFonts w:ascii="Arial" w:hAnsi="Arial" w:cs="Arial"/>
              <w:sz w:val="24"/>
              <w:szCs w:val="24"/>
            </w:rPr>
          </w:rPrChange>
        </w:rPr>
        <w:t>, we instead used hyperosmotic stress (</w:t>
      </w:r>
      <w:r w:rsidR="00067C1D" w:rsidRPr="00B475D4">
        <w:rPr>
          <w:rFonts w:ascii="Arial" w:hAnsi="Arial" w:cs="Arial"/>
          <w:sz w:val="24"/>
          <w:szCs w:val="24"/>
          <w:lang w:val="en-GB"/>
          <w:rPrChange w:id="2729" w:author="Alexandre Miguel Kaizeler Guedes Da Silva Afonso" w:date="2026-07-27T16:55:00Z" w16du:dateUtc="2026-07-27T15:55:00Z">
            <w:rPr>
              <w:rFonts w:ascii="Arial" w:hAnsi="Arial" w:cs="Arial"/>
              <w:sz w:val="24"/>
              <w:szCs w:val="24"/>
            </w:rPr>
          </w:rPrChange>
        </w:rPr>
        <w:t xml:space="preserve">through </w:t>
      </w:r>
      <w:r w:rsidRPr="00B475D4">
        <w:rPr>
          <w:rFonts w:ascii="Arial" w:hAnsi="Arial" w:cs="Arial"/>
          <w:sz w:val="24"/>
          <w:szCs w:val="24"/>
          <w:lang w:val="en-GB"/>
          <w:rPrChange w:id="2730" w:author="Alexandre Miguel Kaizeler Guedes Da Silva Afonso" w:date="2026-07-27T16:55:00Z" w16du:dateUtc="2026-07-27T15:55:00Z">
            <w:rPr>
              <w:rFonts w:ascii="Arial" w:hAnsi="Arial" w:cs="Arial"/>
              <w:sz w:val="24"/>
              <w:szCs w:val="24"/>
            </w:rPr>
          </w:rPrChange>
        </w:rPr>
        <w:t xml:space="preserve">sorbitol </w:t>
      </w:r>
      <w:r w:rsidR="00067C1D" w:rsidRPr="00B475D4">
        <w:rPr>
          <w:rFonts w:ascii="Arial" w:hAnsi="Arial" w:cs="Arial"/>
          <w:sz w:val="24"/>
          <w:szCs w:val="24"/>
          <w:lang w:val="en-GB"/>
          <w:rPrChange w:id="2731" w:author="Alexandre Miguel Kaizeler Guedes Da Silva Afonso" w:date="2026-07-27T16:55:00Z" w16du:dateUtc="2026-07-27T15:55:00Z">
            <w:rPr>
              <w:rFonts w:ascii="Arial" w:hAnsi="Arial" w:cs="Arial"/>
              <w:sz w:val="24"/>
              <w:szCs w:val="24"/>
            </w:rPr>
          </w:rPrChange>
        </w:rPr>
        <w:t>exposure</w:t>
      </w:r>
      <w:r w:rsidRPr="00B475D4">
        <w:rPr>
          <w:rFonts w:ascii="Arial" w:hAnsi="Arial" w:cs="Arial"/>
          <w:sz w:val="24"/>
          <w:szCs w:val="24"/>
          <w:lang w:val="en-GB"/>
          <w:rPrChange w:id="2732" w:author="Alexandre Miguel Kaizeler Guedes Da Silva Afonso" w:date="2026-07-27T16:55:00Z" w16du:dateUtc="2026-07-27T15:55:00Z">
            <w:rPr>
              <w:rFonts w:ascii="Arial" w:hAnsi="Arial" w:cs="Arial"/>
              <w:sz w:val="24"/>
              <w:szCs w:val="24"/>
            </w:rPr>
          </w:rPrChange>
        </w:rPr>
        <w:t>) in U2-OS cells, a widely employed model in SG research</w:t>
      </w:r>
      <w:r w:rsidR="00697B77" w:rsidRPr="00B475D4">
        <w:rPr>
          <w:rFonts w:ascii="Arial" w:hAnsi="Arial" w:cs="Arial"/>
          <w:sz w:val="24"/>
          <w:szCs w:val="24"/>
          <w:lang w:val="en-GB"/>
          <w:rPrChange w:id="2733" w:author="Alexandre Miguel Kaizeler Guedes Da Silva Afonso" w:date="2026-07-27T16:55:00Z" w16du:dateUtc="2026-07-27T15:55:00Z">
            <w:rPr>
              <w:rFonts w:ascii="Arial" w:hAnsi="Arial" w:cs="Arial"/>
              <w:sz w:val="24"/>
              <w:szCs w:val="24"/>
            </w:rPr>
          </w:rPrChange>
        </w:rPr>
        <w:t xml:space="preserve"> (reviewed in Figure 1B)</w:t>
      </w:r>
      <w:r w:rsidRPr="00B475D4">
        <w:rPr>
          <w:rFonts w:ascii="Arial" w:hAnsi="Arial" w:cs="Arial"/>
          <w:sz w:val="24"/>
          <w:szCs w:val="24"/>
          <w:lang w:val="en-GB"/>
          <w:rPrChange w:id="2734" w:author="Alexandre Miguel Kaizeler Guedes Da Silva Afonso" w:date="2026-07-27T16:55:00Z" w16du:dateUtc="2026-07-27T15:55:00Z">
            <w:rPr>
              <w:rFonts w:ascii="Arial" w:hAnsi="Arial" w:cs="Arial"/>
              <w:sz w:val="24"/>
              <w:szCs w:val="24"/>
            </w:rPr>
          </w:rPrChange>
        </w:rPr>
        <w:t>. Although hyperosmotic stress can impact mitochondrial function</w:t>
      </w:r>
      <w:r w:rsidR="00067C1D" w:rsidRPr="00B475D4">
        <w:rPr>
          <w:rFonts w:ascii="Arial" w:hAnsi="Arial" w:cs="Arial"/>
          <w:sz w:val="24"/>
          <w:szCs w:val="24"/>
          <w:lang w:val="en-GB"/>
          <w:rPrChange w:id="2735"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736" w:author="Alexandre Miguel Kaizeler Guedes Da Silva Afonso" w:date="2026-07-27T16:55:00Z" w16du:dateUtc="2026-07-27T15:55:00Z">
            <w:rPr>
              <w:rFonts w:ascii="Arial" w:hAnsi="Arial" w:cs="Arial"/>
              <w:sz w:val="24"/>
              <w:szCs w:val="24"/>
            </w:rPr>
          </w:rPrChange>
        </w:rPr>
        <w:instrText xml:space="preserve"> ADDIN ZOTERO_ITEM CSL_CITATION {"citationID":"nhSPEZAI","properties":{"formattedCitation":"\\super 66\\nosupersub{}","plainCitation":"66","noteIndex":0},"citationItems":[{"id":155,"uris":["http://zotero.org/users/local/q86rvdj2/items/MMMZKR6X"],"itemData":{"id":155,"type":"article-journal","abstract":"A high-salt diet significantly impacts various diseases, ilncluding cancer and immune diseases. Recent studies suggest that the high-salt/hyperosmotic environment in the body may alter the chronic properties of cancer and immune cells in the disease context. However, little is known about the acute metabolic changes in hyperosmotic stress. Here, we found that hyperosmotic stress for a few minutes induces Warburg-like metabolic remodeling in HeLa and Raw264.7 cells and suppresses fatty acid oxidation. Regarding Warburg-like remodeling, we determined that the pyruvate dehydrogenase phosphorylation status was altered bidirectionally (high in hyperosmolarity and low in hypoosmolarity) to osmotic stress in isolated mitochondria, suggesting that mitochondria themselves have an acute osmosensing mechanism. Additionally, we demonstrate that Warburg-like remodeling is required for HeLa cells to maintain ATP levels and survive under hyperosmotic conditions. Collectively, our findings suggest that cells exhibit acute metabolic remodeling under osmotic stress via the regulation of pyruvate dehydrogenase phosphorylation by direct osmosensing within mitochondria.","container-title":"The Journal of Biological Chemistry","DOI":"10.1016/j.jbc.2022.102837","ISSN":"1083-351X","issue":"2","journalAbbreviation":"J Biol Chem","language":"eng","page":"102837","PMID":"36581206","PMCID":"PMC9879793","source":"PubMed","title":"Mitochondria directly sense osmotic stress to trigger rapid metabolic remodeling via regulation of pyruvate dehydrogenase phosphorylation","volume":"299","author":[{"family":"Ikizawa","given":"Takeshi"},{"family":"Ikeda","given":"Kazutaka"},{"family":"Arita","given":"Makoto"},{"family":"Kitajima","given":"Shojiro"},{"family":"Soga","given":"Tomoyoshi"},{"family":"Ichijo","given":"Hidenori"},{"family":"Naguro","given":"Isao"}],"issued":{"date-parts":[["2023",2]]}}}],"schema":"https://github.com/citation-style-language/schema/raw/master/csl-citation.json"} </w:instrText>
      </w:r>
      <w:r w:rsidR="00067C1D" w:rsidRPr="00B475D4">
        <w:rPr>
          <w:rFonts w:ascii="Arial" w:hAnsi="Arial" w:cs="Arial"/>
          <w:sz w:val="24"/>
          <w:szCs w:val="24"/>
          <w:lang w:val="en-GB"/>
          <w:rPrChange w:id="2737"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738" w:author="Alexandre Miguel Kaizeler Guedes Da Silva Afonso" w:date="2026-07-27T16:55:00Z" w16du:dateUtc="2026-07-27T15:55:00Z">
            <w:rPr>
              <w:rFonts w:ascii="Arial" w:hAnsi="Arial" w:cs="Arial"/>
              <w:kern w:val="0"/>
              <w:sz w:val="24"/>
              <w:vertAlign w:val="superscript"/>
            </w:rPr>
          </w:rPrChange>
        </w:rPr>
        <w:t>66</w:t>
      </w:r>
      <w:r w:rsidR="00067C1D" w:rsidRPr="00B475D4">
        <w:rPr>
          <w:rFonts w:ascii="Arial" w:hAnsi="Arial" w:cs="Arial"/>
          <w:sz w:val="24"/>
          <w:szCs w:val="24"/>
          <w:lang w:val="en-GB"/>
          <w:rPrChange w:id="2739"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740" w:author="Alexandre Miguel Kaizeler Guedes Da Silva Afonso" w:date="2026-07-27T16:55:00Z" w16du:dateUtc="2026-07-27T15:55:00Z">
            <w:rPr>
              <w:rFonts w:ascii="Arial" w:hAnsi="Arial" w:cs="Arial"/>
              <w:sz w:val="24"/>
              <w:szCs w:val="24"/>
            </w:rPr>
          </w:rPrChange>
        </w:rPr>
        <w:t>, we reasoned that it would perturb mitochondria less directly than oxidative stress, allowing us to better assess stress granule</w:t>
      </w:r>
      <w:del w:id="2741" w:author="Nuno Morais" w:date="2026-06-22T17:10:00Z" w16du:dateUtc="2026-06-22T16:10:00Z">
        <w:r w:rsidRPr="00B475D4" w:rsidDel="004736E5">
          <w:rPr>
            <w:rFonts w:ascii="Arial" w:hAnsi="Arial" w:cs="Arial"/>
            <w:sz w:val="24"/>
            <w:szCs w:val="24"/>
            <w:lang w:val="en-GB"/>
            <w:rPrChange w:id="2742" w:author="Alexandre Miguel Kaizeler Guedes Da Silva Afonso" w:date="2026-07-27T16:55:00Z" w16du:dateUtc="2026-07-27T15:55:00Z">
              <w:rPr>
                <w:rFonts w:ascii="Arial" w:hAnsi="Arial" w:cs="Arial"/>
                <w:sz w:val="24"/>
                <w:szCs w:val="24"/>
              </w:rPr>
            </w:rPrChange>
          </w:rPr>
          <w:delText>–</w:delText>
        </w:r>
      </w:del>
      <w:ins w:id="2743" w:author="Nuno Morais" w:date="2026-06-22T17:10:00Z" w16du:dateUtc="2026-06-22T16:10:00Z">
        <w:r w:rsidR="004736E5" w:rsidRPr="00B475D4">
          <w:rPr>
            <w:rFonts w:ascii="Arial" w:hAnsi="Arial" w:cs="Arial"/>
            <w:sz w:val="24"/>
            <w:szCs w:val="24"/>
            <w:lang w:val="en-GB"/>
            <w:rPrChange w:id="2744" w:author="Alexandre Miguel Kaizeler Guedes Da Silva Afonso" w:date="2026-07-27T16:55:00Z" w16du:dateUtc="2026-07-27T15:55:00Z">
              <w:rPr>
                <w:rFonts w:ascii="Arial" w:hAnsi="Arial" w:cs="Arial"/>
                <w:sz w:val="24"/>
                <w:szCs w:val="24"/>
              </w:rPr>
            </w:rPrChange>
          </w:rPr>
          <w:t>-</w:t>
        </w:r>
      </w:ins>
      <w:r w:rsidRPr="00B475D4">
        <w:rPr>
          <w:rFonts w:ascii="Arial" w:hAnsi="Arial" w:cs="Arial"/>
          <w:sz w:val="24"/>
          <w:szCs w:val="24"/>
          <w:lang w:val="en-GB"/>
          <w:rPrChange w:id="2745" w:author="Alexandre Miguel Kaizeler Guedes Da Silva Afonso" w:date="2026-07-27T16:55:00Z" w16du:dateUtc="2026-07-27T15:55:00Z">
            <w:rPr>
              <w:rFonts w:ascii="Arial" w:hAnsi="Arial" w:cs="Arial"/>
              <w:sz w:val="24"/>
              <w:szCs w:val="24"/>
            </w:rPr>
          </w:rPrChange>
        </w:rPr>
        <w:t>associated RNA dynamics.</w:t>
      </w:r>
      <w:r w:rsidR="000B7F73" w:rsidRPr="00B475D4">
        <w:rPr>
          <w:rFonts w:ascii="Arial" w:hAnsi="Arial" w:cs="Arial"/>
          <w:sz w:val="24"/>
          <w:szCs w:val="24"/>
          <w:lang w:val="en-GB"/>
          <w:rPrChange w:id="2746" w:author="Alexandre Miguel Kaizeler Guedes Da Silva Afonso" w:date="2026-07-27T16:55:00Z" w16du:dateUtc="2026-07-27T15:55:00Z">
            <w:rPr>
              <w:rFonts w:ascii="Arial" w:hAnsi="Arial" w:cs="Arial"/>
              <w:sz w:val="24"/>
              <w:szCs w:val="24"/>
            </w:rPr>
          </w:rPrChange>
        </w:rPr>
        <w:t xml:space="preserve"> </w:t>
      </w:r>
    </w:p>
    <w:p w14:paraId="3E5705FA" w14:textId="27177D33" w:rsidR="00B67087" w:rsidRPr="00B475D4" w:rsidRDefault="00B67087" w:rsidP="00152C5D">
      <w:pPr>
        <w:jc w:val="both"/>
        <w:rPr>
          <w:rFonts w:ascii="Arial" w:hAnsi="Arial" w:cs="Arial"/>
          <w:sz w:val="24"/>
          <w:szCs w:val="24"/>
          <w:lang w:val="en-GB"/>
          <w:rPrChange w:id="2747"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748" w:author="Alexandre Miguel Kaizeler Guedes Da Silva Afonso" w:date="2026-07-27T16:55:00Z" w16du:dateUtc="2026-07-27T15:55:00Z">
            <w:rPr>
              <w:rFonts w:ascii="Arial" w:hAnsi="Arial" w:cs="Arial"/>
              <w:sz w:val="24"/>
              <w:szCs w:val="24"/>
            </w:rPr>
          </w:rPrChange>
        </w:rPr>
        <w:t>Previous work has shown that inhibition of either BAX/BAK or the mitochondrial porins VDAC1/2 prevents leakage of mitochondrial dsRNA into the cytoplasm</w:t>
      </w:r>
      <w:r w:rsidR="00E7536C" w:rsidRPr="00B475D4">
        <w:rPr>
          <w:rFonts w:ascii="Arial" w:hAnsi="Arial" w:cs="Arial"/>
          <w:sz w:val="24"/>
          <w:szCs w:val="24"/>
          <w:vertAlign w:val="superscript"/>
          <w:lang w:val="en-GB"/>
          <w:rPrChange w:id="2749" w:author="Alexandre Miguel Kaizeler Guedes Da Silva Afonso" w:date="2026-07-27T16:55:00Z" w16du:dateUtc="2026-07-27T15:55:00Z">
            <w:rPr>
              <w:rFonts w:ascii="Arial" w:hAnsi="Arial" w:cs="Arial"/>
              <w:sz w:val="24"/>
              <w:szCs w:val="24"/>
              <w:vertAlign w:val="superscript"/>
            </w:rPr>
          </w:rPrChange>
        </w:rPr>
        <w:fldChar w:fldCharType="begin"/>
      </w:r>
      <w:r w:rsidR="0017139D" w:rsidRPr="00B475D4">
        <w:rPr>
          <w:rFonts w:ascii="Arial" w:hAnsi="Arial" w:cs="Arial"/>
          <w:sz w:val="24"/>
          <w:szCs w:val="24"/>
          <w:vertAlign w:val="superscript"/>
          <w:lang w:val="en-GB"/>
          <w:rPrChange w:id="2750" w:author="Alexandre Miguel Kaizeler Guedes Da Silva Afonso" w:date="2026-07-27T16:55:00Z" w16du:dateUtc="2026-07-27T15:55:00Z">
            <w:rPr>
              <w:rFonts w:ascii="Arial" w:hAnsi="Arial" w:cs="Arial"/>
              <w:sz w:val="24"/>
              <w:szCs w:val="24"/>
              <w:vertAlign w:val="superscript"/>
            </w:rPr>
          </w:rPrChange>
        </w:rPr>
        <w:instrText xml:space="preserve"> ADDIN ZOTERO_ITEM CSL_CITATION {"citationID":"tFFNDYXa","properties":{"formattedCitation":"\\super 60\\nosupersub{}","plainCitation":"60","noteIndex":0},"citationItems":[{"id":134,"uris":["http://zotero.org/users/local/q86rvdj2/items/HRYLS8CR"],"itemData":{"id":134,"type":"article-journal","abstract":"In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E7536C" w:rsidRPr="00B475D4">
        <w:rPr>
          <w:rFonts w:ascii="Arial" w:hAnsi="Arial" w:cs="Arial"/>
          <w:sz w:val="24"/>
          <w:szCs w:val="24"/>
          <w:vertAlign w:val="superscript"/>
          <w:lang w:val="en-GB"/>
          <w:rPrChange w:id="2751" w:author="Alexandre Miguel Kaizeler Guedes Da Silva Afonso" w:date="2026-07-27T16:55:00Z" w16du:dateUtc="2026-07-27T15:55:00Z">
            <w:rPr>
              <w:rFonts w:ascii="Arial" w:hAnsi="Arial" w:cs="Arial"/>
              <w:sz w:val="24"/>
              <w:szCs w:val="24"/>
              <w:vertAlign w:val="superscript"/>
            </w:rPr>
          </w:rPrChange>
        </w:rPr>
        <w:fldChar w:fldCharType="separate"/>
      </w:r>
      <w:r w:rsidR="0017139D" w:rsidRPr="00B475D4">
        <w:rPr>
          <w:rFonts w:ascii="Arial" w:hAnsi="Arial" w:cs="Arial"/>
          <w:kern w:val="0"/>
          <w:sz w:val="24"/>
          <w:vertAlign w:val="superscript"/>
          <w:lang w:val="en-GB"/>
          <w:rPrChange w:id="2752" w:author="Alexandre Miguel Kaizeler Guedes Da Silva Afonso" w:date="2026-07-27T16:55:00Z" w16du:dateUtc="2026-07-27T15:55:00Z">
            <w:rPr>
              <w:rFonts w:ascii="Arial" w:hAnsi="Arial" w:cs="Arial"/>
              <w:kern w:val="0"/>
              <w:sz w:val="24"/>
              <w:vertAlign w:val="superscript"/>
            </w:rPr>
          </w:rPrChange>
        </w:rPr>
        <w:t>60</w:t>
      </w:r>
      <w:r w:rsidR="00E7536C" w:rsidRPr="00B475D4">
        <w:rPr>
          <w:rFonts w:ascii="Arial" w:hAnsi="Arial" w:cs="Arial"/>
          <w:sz w:val="24"/>
          <w:szCs w:val="24"/>
          <w:vertAlign w:val="superscript"/>
          <w:lang w:val="en-GB"/>
          <w:rPrChange w:id="2753" w:author="Alexandre Miguel Kaizeler Guedes Da Silva Afonso" w:date="2026-07-27T16:55:00Z" w16du:dateUtc="2026-07-27T15:55:00Z">
            <w:rPr>
              <w:rFonts w:ascii="Arial" w:hAnsi="Arial" w:cs="Arial"/>
              <w:sz w:val="24"/>
              <w:szCs w:val="24"/>
              <w:vertAlign w:val="superscript"/>
            </w:rPr>
          </w:rPrChange>
        </w:rPr>
        <w:fldChar w:fldCharType="end"/>
      </w:r>
      <w:r w:rsidRPr="00B475D4">
        <w:rPr>
          <w:rFonts w:ascii="Arial" w:hAnsi="Arial" w:cs="Arial"/>
          <w:sz w:val="24"/>
          <w:szCs w:val="24"/>
          <w:lang w:val="en-GB"/>
          <w:rPrChange w:id="2754" w:author="Alexandre Miguel Kaizeler Guedes Da Silva Afonso" w:date="2026-07-27T16:55:00Z" w16du:dateUtc="2026-07-27T15:55:00Z">
            <w:rPr>
              <w:rFonts w:ascii="Arial" w:hAnsi="Arial" w:cs="Arial"/>
              <w:sz w:val="24"/>
              <w:szCs w:val="24"/>
            </w:rPr>
          </w:rPrChange>
        </w:rPr>
        <w:t xml:space="preserve">. We hypothesized that this mechanism would also apply during hyperosmotic stress and therefore included the VDAC1/2 inhibitor </w:t>
      </w:r>
      <w:r w:rsidR="00FB121D" w:rsidRPr="00B475D4">
        <w:rPr>
          <w:rFonts w:ascii="Arial" w:hAnsi="Arial" w:cs="Arial"/>
          <w:sz w:val="24"/>
          <w:szCs w:val="24"/>
          <w:lang w:val="en-GB"/>
          <w:rPrChange w:id="2755" w:author="Alexandre Miguel Kaizeler Guedes Da Silva Afonso" w:date="2026-07-27T16:55:00Z" w16du:dateUtc="2026-07-27T15:55:00Z">
            <w:rPr>
              <w:rFonts w:ascii="Arial" w:hAnsi="Arial" w:cs="Arial"/>
              <w:sz w:val="24"/>
              <w:szCs w:val="24"/>
            </w:rPr>
          </w:rPrChange>
        </w:rPr>
        <w:t>4,4</w:t>
      </w:r>
      <w:r w:rsidR="00C364F0" w:rsidRPr="00B475D4">
        <w:rPr>
          <w:rFonts w:ascii="Arial" w:hAnsi="Arial" w:cs="Arial"/>
          <w:sz w:val="24"/>
          <w:szCs w:val="24"/>
          <w:lang w:val="en-GB"/>
          <w:rPrChange w:id="2756" w:author="Alexandre Miguel Kaizeler Guedes Da Silva Afonso" w:date="2026-07-27T16:55:00Z" w16du:dateUtc="2026-07-27T15:55:00Z">
            <w:rPr>
              <w:rFonts w:ascii="Arial" w:hAnsi="Arial" w:cs="Arial"/>
              <w:sz w:val="24"/>
              <w:szCs w:val="24"/>
            </w:rPr>
          </w:rPrChange>
        </w:rPr>
        <w:t>´</w:t>
      </w:r>
      <w:r w:rsidR="00FB121D" w:rsidRPr="00B475D4">
        <w:rPr>
          <w:rFonts w:ascii="Arial" w:hAnsi="Arial" w:cs="Arial"/>
          <w:sz w:val="24"/>
          <w:szCs w:val="24"/>
          <w:lang w:val="en-GB"/>
          <w:rPrChange w:id="2757" w:author="Alexandre Miguel Kaizeler Guedes Da Silva Afonso" w:date="2026-07-27T16:55:00Z" w16du:dateUtc="2026-07-27T15:55:00Z">
            <w:rPr>
              <w:rFonts w:ascii="Arial" w:hAnsi="Arial" w:cs="Arial"/>
              <w:sz w:val="24"/>
              <w:szCs w:val="24"/>
            </w:rPr>
          </w:rPrChange>
        </w:rPr>
        <w:t>-diisothiocyanatostilbene-2,2</w:t>
      </w:r>
      <w:r w:rsidR="00C364F0" w:rsidRPr="00B475D4">
        <w:rPr>
          <w:rFonts w:ascii="Arial" w:hAnsi="Arial" w:cs="Arial"/>
          <w:sz w:val="24"/>
          <w:szCs w:val="24"/>
          <w:lang w:val="en-GB"/>
          <w:rPrChange w:id="2758" w:author="Alexandre Miguel Kaizeler Guedes Da Silva Afonso" w:date="2026-07-27T16:55:00Z" w16du:dateUtc="2026-07-27T15:55:00Z">
            <w:rPr>
              <w:rFonts w:ascii="Arial" w:hAnsi="Arial" w:cs="Arial"/>
              <w:sz w:val="24"/>
              <w:szCs w:val="24"/>
            </w:rPr>
          </w:rPrChange>
        </w:rPr>
        <w:t>´</w:t>
      </w:r>
      <w:r w:rsidR="00FB121D" w:rsidRPr="00B475D4">
        <w:rPr>
          <w:rFonts w:ascii="Arial" w:hAnsi="Arial" w:cs="Arial"/>
          <w:sz w:val="24"/>
          <w:szCs w:val="24"/>
          <w:lang w:val="en-GB"/>
          <w:rPrChange w:id="2759" w:author="Alexandre Miguel Kaizeler Guedes Da Silva Afonso" w:date="2026-07-27T16:55:00Z" w16du:dateUtc="2026-07-27T15:55:00Z">
            <w:rPr>
              <w:rFonts w:ascii="Arial" w:hAnsi="Arial" w:cs="Arial"/>
              <w:sz w:val="24"/>
              <w:szCs w:val="24"/>
            </w:rPr>
          </w:rPrChange>
        </w:rPr>
        <w:t>-disulfonate  (</w:t>
      </w:r>
      <w:r w:rsidRPr="00B475D4">
        <w:rPr>
          <w:rFonts w:ascii="Arial" w:hAnsi="Arial" w:cs="Arial"/>
          <w:sz w:val="24"/>
          <w:szCs w:val="24"/>
          <w:lang w:val="en-GB"/>
          <w:rPrChange w:id="2760" w:author="Alexandre Miguel Kaizeler Guedes Da Silva Afonso" w:date="2026-07-27T16:55:00Z" w16du:dateUtc="2026-07-27T15:55:00Z">
            <w:rPr>
              <w:rFonts w:ascii="Arial" w:hAnsi="Arial" w:cs="Arial"/>
              <w:sz w:val="24"/>
              <w:szCs w:val="24"/>
            </w:rPr>
          </w:rPrChange>
        </w:rPr>
        <w:t>DID</w:t>
      </w:r>
      <w:r w:rsidRPr="00B475D4">
        <w:rPr>
          <w:rFonts w:ascii="Arial" w:hAnsi="Arial" w:cs="Arial"/>
          <w:color w:val="000000" w:themeColor="text1"/>
          <w:sz w:val="24"/>
          <w:szCs w:val="24"/>
          <w:lang w:val="en-GB"/>
          <w:rPrChange w:id="2761" w:author="Alexandre Miguel Kaizeler Guedes Da Silva Afonso" w:date="2026-07-27T16:55:00Z" w16du:dateUtc="2026-07-27T15:55:00Z">
            <w:rPr>
              <w:rFonts w:ascii="Arial" w:hAnsi="Arial" w:cs="Arial"/>
              <w:color w:val="000000" w:themeColor="text1"/>
              <w:sz w:val="24"/>
              <w:szCs w:val="24"/>
            </w:rPr>
          </w:rPrChange>
        </w:rPr>
        <w:t>S</w:t>
      </w:r>
      <w:r w:rsidR="00FB121D" w:rsidRPr="00B475D4">
        <w:rPr>
          <w:rFonts w:ascii="Arial" w:hAnsi="Arial" w:cs="Arial"/>
          <w:color w:val="000000" w:themeColor="text1"/>
          <w:sz w:val="24"/>
          <w:szCs w:val="24"/>
          <w:lang w:val="en-GB"/>
          <w:rPrChange w:id="2762" w:author="Alexandre Miguel Kaizeler Guedes Da Silva Afonso" w:date="2026-07-27T16:55:00Z" w16du:dateUtc="2026-07-27T15:55:00Z">
            <w:rPr>
              <w:rFonts w:ascii="Arial" w:hAnsi="Arial" w:cs="Arial"/>
              <w:color w:val="000000" w:themeColor="text1"/>
              <w:sz w:val="24"/>
              <w:szCs w:val="24"/>
            </w:rPr>
          </w:rPrChange>
        </w:rPr>
        <w:t>)</w:t>
      </w:r>
      <w:r w:rsidR="00E7536C" w:rsidRPr="00B475D4">
        <w:rPr>
          <w:rFonts w:ascii="Arial" w:hAnsi="Arial" w:cs="Arial"/>
          <w:color w:val="000000" w:themeColor="text1"/>
          <w:sz w:val="24"/>
          <w:szCs w:val="24"/>
          <w:lang w:val="en-GB"/>
          <w:rPrChange w:id="2763" w:author="Alexandre Miguel Kaizeler Guedes Da Silva Afonso" w:date="2026-07-27T16:55:00Z" w16du:dateUtc="2026-07-27T15:55:00Z">
            <w:rPr>
              <w:rFonts w:ascii="Arial" w:hAnsi="Arial" w:cs="Arial"/>
              <w:color w:val="000000" w:themeColor="text1"/>
              <w:sz w:val="24"/>
              <w:szCs w:val="24"/>
            </w:rPr>
          </w:rPrChange>
        </w:rPr>
        <w:fldChar w:fldCharType="begin"/>
      </w:r>
      <w:r w:rsidR="0017139D" w:rsidRPr="00B475D4">
        <w:rPr>
          <w:rFonts w:ascii="Arial" w:hAnsi="Arial" w:cs="Arial"/>
          <w:color w:val="000000" w:themeColor="text1"/>
          <w:sz w:val="24"/>
          <w:szCs w:val="24"/>
          <w:lang w:val="en-GB"/>
          <w:rPrChange w:id="2764" w:author="Alexandre Miguel Kaizeler Guedes Da Silva Afonso" w:date="2026-07-27T16:55:00Z" w16du:dateUtc="2026-07-27T15:55:00Z">
            <w:rPr>
              <w:rFonts w:ascii="Arial" w:hAnsi="Arial" w:cs="Arial"/>
              <w:color w:val="000000" w:themeColor="text1"/>
              <w:sz w:val="24"/>
              <w:szCs w:val="24"/>
            </w:rPr>
          </w:rPrChange>
        </w:rPr>
        <w:instrText xml:space="preserve"> ADDIN ZOTERO_ITEM CSL_CITATION {"citationID":"1Q0eLsxf","properties":{"formattedCitation":"\\super 60\\nosupersub{}","plainCitation":"60","noteIndex":0},"citationItems":[{"id":134,"uris":["http://zotero.org/users/local/q86rvdj2/items/HRYLS8CR"],"itemData":{"id":134,"type":"article-journal","abstract":"In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E7536C" w:rsidRPr="00B475D4">
        <w:rPr>
          <w:rFonts w:ascii="Arial" w:hAnsi="Arial" w:cs="Arial"/>
          <w:color w:val="000000" w:themeColor="text1"/>
          <w:sz w:val="24"/>
          <w:szCs w:val="24"/>
          <w:lang w:val="en-GB"/>
          <w:rPrChange w:id="2765" w:author="Alexandre Miguel Kaizeler Guedes Da Silva Afonso" w:date="2026-07-27T16:55:00Z" w16du:dateUtc="2026-07-27T15:55:00Z">
            <w:rPr>
              <w:rFonts w:ascii="Arial" w:hAnsi="Arial" w:cs="Arial"/>
              <w:color w:val="000000" w:themeColor="text1"/>
              <w:sz w:val="24"/>
              <w:szCs w:val="24"/>
            </w:rPr>
          </w:rPrChange>
        </w:rPr>
        <w:fldChar w:fldCharType="separate"/>
      </w:r>
      <w:r w:rsidR="0017139D" w:rsidRPr="00B475D4">
        <w:rPr>
          <w:rFonts w:ascii="Arial" w:hAnsi="Arial" w:cs="Arial"/>
          <w:kern w:val="0"/>
          <w:sz w:val="24"/>
          <w:vertAlign w:val="superscript"/>
          <w:lang w:val="en-GB"/>
          <w:rPrChange w:id="2766" w:author="Alexandre Miguel Kaizeler Guedes Da Silva Afonso" w:date="2026-07-27T16:55:00Z" w16du:dateUtc="2026-07-27T15:55:00Z">
            <w:rPr>
              <w:rFonts w:ascii="Arial" w:hAnsi="Arial" w:cs="Arial"/>
              <w:kern w:val="0"/>
              <w:sz w:val="24"/>
              <w:vertAlign w:val="superscript"/>
            </w:rPr>
          </w:rPrChange>
        </w:rPr>
        <w:t>60</w:t>
      </w:r>
      <w:r w:rsidR="00E7536C" w:rsidRPr="00B475D4">
        <w:rPr>
          <w:rFonts w:ascii="Arial" w:hAnsi="Arial" w:cs="Arial"/>
          <w:color w:val="000000" w:themeColor="text1"/>
          <w:sz w:val="24"/>
          <w:szCs w:val="24"/>
          <w:lang w:val="en-GB"/>
          <w:rPrChange w:id="2767" w:author="Alexandre Miguel Kaizeler Guedes Da Silva Afonso" w:date="2026-07-27T16:55:00Z" w16du:dateUtc="2026-07-27T15:55:00Z">
            <w:rPr>
              <w:rFonts w:ascii="Arial" w:hAnsi="Arial" w:cs="Arial"/>
              <w:color w:val="000000" w:themeColor="text1"/>
              <w:sz w:val="24"/>
              <w:szCs w:val="24"/>
            </w:rPr>
          </w:rPrChange>
        </w:rPr>
        <w:fldChar w:fldCharType="end"/>
      </w:r>
      <w:r w:rsidRPr="00B475D4">
        <w:rPr>
          <w:rFonts w:ascii="Arial" w:hAnsi="Arial" w:cs="Arial"/>
          <w:sz w:val="24"/>
          <w:szCs w:val="24"/>
          <w:lang w:val="en-GB"/>
          <w:rPrChange w:id="2768" w:author="Alexandre Miguel Kaizeler Guedes Da Silva Afonso" w:date="2026-07-27T16:55:00Z" w16du:dateUtc="2026-07-27T15:55:00Z">
            <w:rPr>
              <w:rFonts w:ascii="Arial" w:hAnsi="Arial" w:cs="Arial"/>
              <w:sz w:val="24"/>
              <w:szCs w:val="24"/>
            </w:rPr>
          </w:rPrChange>
        </w:rPr>
        <w:t xml:space="preserve"> as an additional control. Detecting dsRNA within SGs under these conditions would strengthen the case that its origin is mitochondrial rather than from alternative sources</w:t>
      </w:r>
      <w:r w:rsidR="00330DDB" w:rsidRPr="00B475D4">
        <w:rPr>
          <w:rFonts w:ascii="Arial" w:hAnsi="Arial" w:cs="Arial"/>
          <w:sz w:val="24"/>
          <w:szCs w:val="24"/>
          <w:lang w:val="en-GB"/>
          <w:rPrChange w:id="2769" w:author="Alexandre Miguel Kaizeler Guedes Da Silva Afonso" w:date="2026-07-27T16:55:00Z" w16du:dateUtc="2026-07-27T15:55:00Z">
            <w:rPr>
              <w:rFonts w:ascii="Arial" w:hAnsi="Arial" w:cs="Arial"/>
              <w:sz w:val="24"/>
              <w:szCs w:val="24"/>
            </w:rPr>
          </w:rPrChange>
        </w:rPr>
        <w:t xml:space="preserve">, especially if </w:t>
      </w:r>
      <w:r w:rsidR="00C364F0" w:rsidRPr="00B475D4">
        <w:rPr>
          <w:rFonts w:ascii="Arial" w:hAnsi="Arial" w:cs="Arial"/>
          <w:sz w:val="24"/>
          <w:szCs w:val="24"/>
          <w:lang w:val="en-GB"/>
          <w:rPrChange w:id="2770" w:author="Alexandre Miguel Kaizeler Guedes Da Silva Afonso" w:date="2026-07-27T16:55:00Z" w16du:dateUtc="2026-07-27T15:55:00Z">
            <w:rPr>
              <w:rFonts w:ascii="Arial" w:hAnsi="Arial" w:cs="Arial"/>
              <w:sz w:val="24"/>
              <w:szCs w:val="24"/>
            </w:rPr>
          </w:rPrChange>
        </w:rPr>
        <w:t>SGs</w:t>
      </w:r>
      <w:r w:rsidR="00330DDB" w:rsidRPr="00B475D4">
        <w:rPr>
          <w:rFonts w:ascii="Arial" w:hAnsi="Arial" w:cs="Arial"/>
          <w:sz w:val="24"/>
          <w:szCs w:val="24"/>
          <w:lang w:val="en-GB"/>
          <w:rPrChange w:id="2771" w:author="Alexandre Miguel Kaizeler Guedes Da Silva Afonso" w:date="2026-07-27T16:55:00Z" w16du:dateUtc="2026-07-27T15:55:00Z">
            <w:rPr>
              <w:rFonts w:ascii="Arial" w:hAnsi="Arial" w:cs="Arial"/>
              <w:sz w:val="24"/>
              <w:szCs w:val="24"/>
            </w:rPr>
          </w:rPrChange>
        </w:rPr>
        <w:t xml:space="preserve"> are absent in DIDS treatment.</w:t>
      </w:r>
      <w:r w:rsidR="00C7514C" w:rsidRPr="00B475D4">
        <w:rPr>
          <w:rFonts w:ascii="Arial" w:hAnsi="Arial" w:cs="Arial"/>
          <w:sz w:val="24"/>
          <w:szCs w:val="24"/>
          <w:lang w:val="en-GB"/>
          <w:rPrChange w:id="2772" w:author="Alexandre Miguel Kaizeler Guedes Da Silva Afonso" w:date="2026-07-27T16:55:00Z" w16du:dateUtc="2026-07-27T15:55:00Z">
            <w:rPr>
              <w:rFonts w:ascii="Arial" w:hAnsi="Arial" w:cs="Arial"/>
              <w:sz w:val="24"/>
              <w:szCs w:val="24"/>
            </w:rPr>
          </w:rPrChange>
        </w:rPr>
        <w:t xml:space="preserve"> </w:t>
      </w:r>
    </w:p>
    <w:p w14:paraId="2239F013" w14:textId="6D23C688" w:rsidR="00C7514C" w:rsidRPr="00B475D4" w:rsidRDefault="006B2B5B" w:rsidP="00152C5D">
      <w:pPr>
        <w:jc w:val="both"/>
        <w:rPr>
          <w:rFonts w:ascii="Arial" w:hAnsi="Arial" w:cs="Arial"/>
          <w:sz w:val="24"/>
          <w:szCs w:val="24"/>
          <w:lang w:val="en-GB"/>
          <w:rPrChange w:id="277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774" w:author="Alexandre Miguel Kaizeler Guedes Da Silva Afonso" w:date="2026-07-27T16:55:00Z" w16du:dateUtc="2026-07-27T15:55:00Z">
            <w:rPr>
              <w:rFonts w:ascii="Arial" w:hAnsi="Arial" w:cs="Arial"/>
              <w:sz w:val="24"/>
              <w:szCs w:val="24"/>
            </w:rPr>
          </w:rPrChange>
        </w:rPr>
        <w:t>To test our model and directly visualize the putative SG–mitochondria–inflammation axis, we performed immunofluorescence using G3BP1 (SG marker, reviewed in Figure 1B), HSP60 (mitochondrial marker</w:t>
      </w:r>
      <w:r w:rsidRPr="00B475D4">
        <w:rPr>
          <w:rFonts w:ascii="Arial" w:hAnsi="Arial" w:cs="Arial"/>
          <w:sz w:val="24"/>
          <w:szCs w:val="24"/>
          <w:lang w:val="en-GB"/>
          <w:rPrChange w:id="2775"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776" w:author="Alexandre Miguel Kaizeler Guedes Da Silva Afonso" w:date="2026-07-27T16:55:00Z" w16du:dateUtc="2026-07-27T15:55:00Z">
            <w:rPr>
              <w:rFonts w:ascii="Arial" w:hAnsi="Arial" w:cs="Arial"/>
              <w:sz w:val="24"/>
              <w:szCs w:val="24"/>
            </w:rPr>
          </w:rPrChange>
        </w:rPr>
        <w:instrText xml:space="preserve"> ADDIN ZOTERO_ITEM CSL_CITATION {"citationID":"CX6Qqnlm","properties":{"formattedCitation":"\\super 67\\nosupersub{}","plainCitation":"67","noteIndex":0},"citationItems":[{"id":"jCcWpdK2/IgXMuAa8","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instrText>
      </w:r>
      <w:r w:rsidRPr="00B475D4">
        <w:rPr>
          <w:rFonts w:ascii="Arial" w:hAnsi="Arial" w:cs="Arial"/>
          <w:sz w:val="24"/>
          <w:szCs w:val="24"/>
          <w:lang w:val="en-GB"/>
          <w:rPrChange w:id="2777"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778" w:author="Alexandre Miguel Kaizeler Guedes Da Silva Afonso" w:date="2026-07-27T16:55:00Z" w16du:dateUtc="2026-07-27T15:55:00Z">
            <w:rPr>
              <w:rFonts w:ascii="Arial" w:hAnsi="Arial" w:cs="Arial"/>
              <w:kern w:val="0"/>
              <w:sz w:val="24"/>
              <w:vertAlign w:val="superscript"/>
            </w:rPr>
          </w:rPrChange>
        </w:rPr>
        <w:t>67</w:t>
      </w:r>
      <w:r w:rsidRPr="00B475D4">
        <w:rPr>
          <w:rFonts w:ascii="Arial" w:hAnsi="Arial" w:cs="Arial"/>
          <w:sz w:val="24"/>
          <w:szCs w:val="24"/>
          <w:lang w:val="en-GB"/>
          <w:rPrChange w:id="2779"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780" w:author="Alexandre Miguel Kaizeler Guedes Da Silva Afonso" w:date="2026-07-27T16:55:00Z" w16du:dateUtc="2026-07-27T15:55:00Z">
            <w:rPr>
              <w:rFonts w:ascii="Arial" w:hAnsi="Arial" w:cs="Arial"/>
              <w:sz w:val="24"/>
              <w:szCs w:val="24"/>
            </w:rPr>
          </w:rPrChange>
        </w:rPr>
        <w:t>), J2 (dsRNA marker</w:t>
      </w:r>
      <w:r w:rsidRPr="00B475D4">
        <w:rPr>
          <w:rFonts w:ascii="Arial" w:hAnsi="Arial" w:cs="Arial"/>
          <w:sz w:val="24"/>
          <w:szCs w:val="24"/>
          <w:lang w:val="en-GB"/>
          <w:rPrChange w:id="2781"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782" w:author="Alexandre Miguel Kaizeler Guedes Da Silva Afonso" w:date="2026-07-27T16:55:00Z" w16du:dateUtc="2026-07-27T15:55:00Z">
            <w:rPr>
              <w:rFonts w:ascii="Arial" w:hAnsi="Arial" w:cs="Arial"/>
              <w:sz w:val="24"/>
              <w:szCs w:val="24"/>
            </w:rPr>
          </w:rPrChange>
        </w:rPr>
        <w:instrText xml:space="preserve"> ADDIN ZOTERO_ITEM CSL_CITATION {"citationID":"imovKZDQ","properties":{"formattedCitation":"\\super 60\\nosupersub{}","plainCitation":"60","noteIndex":0},"citationItems":[{"id":134,"uris":["http://zotero.org/users/local/q86rvdj2/items/HRYLS8CR"],"itemData":{"id":134,"type":"article-journal","abstract":"In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B475D4">
        <w:rPr>
          <w:rFonts w:ascii="Arial" w:hAnsi="Arial" w:cs="Arial"/>
          <w:sz w:val="24"/>
          <w:szCs w:val="24"/>
          <w:lang w:val="en-GB"/>
          <w:rPrChange w:id="2783"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784" w:author="Alexandre Miguel Kaizeler Guedes Da Silva Afonso" w:date="2026-07-27T16:55:00Z" w16du:dateUtc="2026-07-27T15:55:00Z">
            <w:rPr>
              <w:rFonts w:ascii="Arial" w:hAnsi="Arial" w:cs="Arial"/>
              <w:kern w:val="0"/>
              <w:sz w:val="24"/>
              <w:vertAlign w:val="superscript"/>
            </w:rPr>
          </w:rPrChange>
        </w:rPr>
        <w:t>60</w:t>
      </w:r>
      <w:r w:rsidRPr="00B475D4">
        <w:rPr>
          <w:rFonts w:ascii="Arial" w:hAnsi="Arial" w:cs="Arial"/>
          <w:sz w:val="24"/>
          <w:szCs w:val="24"/>
          <w:lang w:val="en-GB"/>
          <w:rPrChange w:id="2785"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786" w:author="Alexandre Miguel Kaizeler Guedes Da Silva Afonso" w:date="2026-07-27T16:55:00Z" w16du:dateUtc="2026-07-27T15:55:00Z">
            <w:rPr>
              <w:rFonts w:ascii="Arial" w:hAnsi="Arial" w:cs="Arial"/>
              <w:sz w:val="24"/>
              <w:szCs w:val="24"/>
            </w:rPr>
          </w:rPrChange>
        </w:rPr>
        <w:t>), and DAPI (nuclei).</w:t>
      </w:r>
    </w:p>
    <w:p w14:paraId="16950D03" w14:textId="281B75A5" w:rsidR="00D65F76" w:rsidRPr="00B475D4" w:rsidRDefault="00D65F76" w:rsidP="00152C5D">
      <w:pPr>
        <w:jc w:val="both"/>
        <w:rPr>
          <w:rFonts w:ascii="Arial" w:hAnsi="Arial" w:cs="Arial"/>
          <w:sz w:val="24"/>
          <w:szCs w:val="24"/>
          <w:lang w:val="en-GB"/>
          <w:rPrChange w:id="2787"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788" w:author="Alexandre Miguel Kaizeler Guedes Da Silva Afonso" w:date="2026-07-27T16:55:00Z" w16du:dateUtc="2026-07-27T15:55:00Z">
            <w:rPr>
              <w:rFonts w:ascii="Arial" w:hAnsi="Arial" w:cs="Arial"/>
              <w:sz w:val="24"/>
              <w:szCs w:val="24"/>
            </w:rPr>
          </w:rPrChange>
        </w:rPr>
        <w:t xml:space="preserve">Using the conditions described </w:t>
      </w:r>
      <w:r w:rsidR="00982C2D" w:rsidRPr="00B475D4">
        <w:rPr>
          <w:rFonts w:ascii="Arial" w:hAnsi="Arial" w:cs="Arial"/>
          <w:sz w:val="24"/>
          <w:szCs w:val="24"/>
          <w:lang w:val="en-GB"/>
          <w:rPrChange w:id="2789" w:author="Alexandre Miguel Kaizeler Guedes Da Silva Afonso" w:date="2026-07-27T16:55:00Z" w16du:dateUtc="2026-07-27T15:55:00Z">
            <w:rPr>
              <w:rFonts w:ascii="Arial" w:hAnsi="Arial" w:cs="Arial"/>
              <w:sz w:val="24"/>
              <w:szCs w:val="24"/>
            </w:rPr>
          </w:rPrChange>
        </w:rPr>
        <w:t xml:space="preserve">in </w:t>
      </w:r>
      <w:del w:id="2790" w:author="Alexandre Miguel Kaizeler Guedes Da Silva Afonso" w:date="2026-07-07T10:49:00Z" w16du:dateUtc="2026-07-07T09:49:00Z">
        <w:r w:rsidR="00982C2D" w:rsidRPr="00B475D4" w:rsidDel="00CC438B">
          <w:rPr>
            <w:rFonts w:ascii="Arial" w:hAnsi="Arial" w:cs="Arial"/>
            <w:sz w:val="24"/>
            <w:szCs w:val="24"/>
            <w:lang w:val="en-GB"/>
            <w:rPrChange w:id="2791" w:author="Alexandre Miguel Kaizeler Guedes Da Silva Afonso" w:date="2026-07-27T16:55:00Z" w16du:dateUtc="2026-07-27T15:55:00Z">
              <w:rPr>
                <w:rFonts w:ascii="Arial" w:hAnsi="Arial" w:cs="Arial"/>
                <w:sz w:val="24"/>
                <w:szCs w:val="24"/>
              </w:rPr>
            </w:rPrChange>
          </w:rPr>
          <w:delText>T.</w:delText>
        </w:r>
        <w:r w:rsidRPr="00B475D4" w:rsidDel="00CC438B">
          <w:rPr>
            <w:rFonts w:ascii="Arial" w:hAnsi="Arial" w:cs="Arial"/>
            <w:sz w:val="24"/>
            <w:szCs w:val="24"/>
            <w:lang w:val="en-GB"/>
            <w:rPrChange w:id="2792" w:author="Alexandre Miguel Kaizeler Guedes Da Silva Afonso" w:date="2026-07-27T16:55:00Z" w16du:dateUtc="2026-07-27T15:55:00Z">
              <w:rPr>
                <w:rFonts w:ascii="Arial" w:hAnsi="Arial" w:cs="Arial"/>
                <w:sz w:val="24"/>
                <w:szCs w:val="24"/>
              </w:rPr>
            </w:rPrChange>
          </w:rPr>
          <w:delText xml:space="preserve"> </w:delText>
        </w:r>
      </w:del>
      <w:r w:rsidRPr="00B475D4">
        <w:rPr>
          <w:rFonts w:ascii="Arial" w:hAnsi="Arial" w:cs="Arial"/>
          <w:sz w:val="24"/>
          <w:szCs w:val="24"/>
          <w:lang w:val="en-GB"/>
          <w:rPrChange w:id="2793" w:author="Alexandre Miguel Kaizeler Guedes Da Silva Afonso" w:date="2026-07-27T16:55:00Z" w16du:dateUtc="2026-07-27T15:55:00Z">
            <w:rPr>
              <w:rFonts w:ascii="Arial" w:hAnsi="Arial" w:cs="Arial"/>
              <w:sz w:val="24"/>
              <w:szCs w:val="24"/>
            </w:rPr>
          </w:rPrChange>
        </w:rPr>
        <w:t xml:space="preserve">Matheny </w:t>
      </w:r>
      <w:r w:rsidR="00982C2D" w:rsidRPr="00B475D4">
        <w:rPr>
          <w:rFonts w:ascii="Arial" w:hAnsi="Arial" w:cs="Arial"/>
          <w:sz w:val="24"/>
          <w:szCs w:val="24"/>
          <w:lang w:val="en-GB"/>
          <w:rPrChange w:id="2794" w:author="Alexandre Miguel Kaizeler Guedes Da Silva Afonso" w:date="2026-07-27T16:55:00Z" w16du:dateUtc="2026-07-27T15:55:00Z">
            <w:rPr>
              <w:rFonts w:ascii="Arial" w:hAnsi="Arial" w:cs="Arial"/>
              <w:sz w:val="24"/>
              <w:szCs w:val="24"/>
            </w:rPr>
          </w:rPrChange>
        </w:rPr>
        <w:t>2</w:t>
      </w:r>
      <w:r w:rsidRPr="00B475D4">
        <w:rPr>
          <w:rFonts w:ascii="Arial" w:hAnsi="Arial" w:cs="Arial"/>
          <w:sz w:val="24"/>
          <w:szCs w:val="24"/>
          <w:lang w:val="en-GB"/>
          <w:rPrChange w:id="2795" w:author="Alexandre Miguel Kaizeler Guedes Da Silva Afonso" w:date="2026-07-27T16:55:00Z" w16du:dateUtc="2026-07-27T15:55:00Z">
            <w:rPr>
              <w:rFonts w:ascii="Arial" w:hAnsi="Arial" w:cs="Arial"/>
              <w:sz w:val="24"/>
              <w:szCs w:val="24"/>
            </w:rPr>
          </w:rPrChange>
        </w:rPr>
        <w:t>021</w:t>
      </w:r>
      <w:r w:rsidR="00982C2D" w:rsidRPr="00B475D4">
        <w:rPr>
          <w:rFonts w:ascii="Arial" w:hAnsi="Arial" w:cs="Arial"/>
          <w:sz w:val="24"/>
          <w:szCs w:val="24"/>
          <w:lang w:val="en-GB"/>
          <w:rPrChange w:id="2796"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797" w:author="Alexandre Miguel Kaizeler Guedes Da Silva Afonso" w:date="2026-07-27T16:55:00Z" w16du:dateUtc="2026-07-27T15:55:00Z">
            <w:rPr>
              <w:rFonts w:ascii="Arial" w:hAnsi="Arial" w:cs="Arial"/>
              <w:sz w:val="24"/>
              <w:szCs w:val="24"/>
            </w:rPr>
          </w:rPrChange>
        </w:rPr>
        <w:instrText xml:space="preserve"> ADDIN ZOTERO_ITEM CSL_CITATION {"citationID":"wTU6Vonu","properties":{"formattedCitation":"\\super 49,50\\nosupersub{}","plainCitation":"49,50","noteIndex":0},"citationItems":[{"id":"jCcWpdK2/gtr3E7QR","uris":["http://zotero.org/users/local/1p9EH8ax/items/JRJEKK4Q"],"itemData":{"id":"f9pzkrjY/Jss72M7B","type":"article-journal","abstract":"Stress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982C2D" w:rsidRPr="00B475D4">
        <w:rPr>
          <w:rFonts w:ascii="Arial" w:hAnsi="Arial" w:cs="Arial"/>
          <w:sz w:val="24"/>
          <w:szCs w:val="24"/>
          <w:lang w:val="en-GB"/>
          <w:rPrChange w:id="2798"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2799" w:author="Alexandre Miguel Kaizeler Guedes Da Silva Afonso" w:date="2026-07-27T16:55:00Z" w16du:dateUtc="2026-07-27T15:55:00Z">
            <w:rPr>
              <w:rFonts w:ascii="Arial" w:hAnsi="Arial" w:cs="Arial"/>
              <w:kern w:val="0"/>
              <w:sz w:val="24"/>
              <w:vertAlign w:val="superscript"/>
            </w:rPr>
          </w:rPrChange>
        </w:rPr>
        <w:t>49,50</w:t>
      </w:r>
      <w:r w:rsidR="00982C2D" w:rsidRPr="00B475D4">
        <w:rPr>
          <w:rFonts w:ascii="Arial" w:hAnsi="Arial" w:cs="Arial"/>
          <w:sz w:val="24"/>
          <w:szCs w:val="24"/>
          <w:lang w:val="en-GB"/>
          <w:rPrChange w:id="2800"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801" w:author="Alexandre Miguel Kaizeler Guedes Da Silva Afonso" w:date="2026-07-27T16:55:00Z" w16du:dateUtc="2026-07-27T15:55:00Z">
            <w:rPr>
              <w:rFonts w:ascii="Arial" w:hAnsi="Arial" w:cs="Arial"/>
              <w:sz w:val="24"/>
              <w:szCs w:val="24"/>
            </w:rPr>
          </w:rPrChange>
        </w:rPr>
        <w:t>, we confirmed by 63× confocal imaging that U2-OS cells exposed to 0.4 M sorbitol for 3 h robustly formed SGs, visualized as G3BP1-</w:t>
      </w:r>
      <w:r w:rsidR="00EE79E4" w:rsidRPr="00B475D4">
        <w:rPr>
          <w:rFonts w:ascii="Arial" w:hAnsi="Arial" w:cs="Arial"/>
          <w:sz w:val="24"/>
          <w:szCs w:val="24"/>
          <w:lang w:val="en-GB"/>
          <w:rPrChange w:id="2802" w:author="Alexandre Miguel Kaizeler Guedes Da Silva Afonso" w:date="2026-07-27T16:55:00Z" w16du:dateUtc="2026-07-27T15:55:00Z">
            <w:rPr>
              <w:rFonts w:ascii="Arial" w:hAnsi="Arial" w:cs="Arial"/>
              <w:sz w:val="24"/>
              <w:szCs w:val="24"/>
            </w:rPr>
          </w:rPrChange>
        </w:rPr>
        <w:t>circular</w:t>
      </w:r>
      <w:r w:rsidRPr="00B475D4">
        <w:rPr>
          <w:rFonts w:ascii="Arial" w:hAnsi="Arial" w:cs="Arial"/>
          <w:sz w:val="24"/>
          <w:szCs w:val="24"/>
          <w:lang w:val="en-GB"/>
          <w:rPrChange w:id="2803" w:author="Alexandre Miguel Kaizeler Guedes Da Silva Afonso" w:date="2026-07-27T16:55:00Z" w16du:dateUtc="2026-07-27T15:55:00Z">
            <w:rPr>
              <w:rFonts w:ascii="Arial" w:hAnsi="Arial" w:cs="Arial"/>
              <w:sz w:val="24"/>
              <w:szCs w:val="24"/>
            </w:rPr>
          </w:rPrChange>
        </w:rPr>
        <w:t xml:space="preserve"> foci, which were absent in unstressed controls</w:t>
      </w:r>
      <w:r w:rsidR="00067C1D" w:rsidRPr="00B475D4">
        <w:rPr>
          <w:rFonts w:ascii="Arial" w:hAnsi="Arial" w:cs="Arial"/>
          <w:sz w:val="24"/>
          <w:szCs w:val="24"/>
          <w:lang w:val="en-GB"/>
          <w:rPrChange w:id="2804" w:author="Alexandre Miguel Kaizeler Guedes Da Silva Afonso" w:date="2026-07-27T16:55:00Z" w16du:dateUtc="2026-07-27T15:55:00Z">
            <w:rPr>
              <w:rFonts w:ascii="Arial" w:hAnsi="Arial" w:cs="Arial"/>
              <w:sz w:val="24"/>
              <w:szCs w:val="24"/>
            </w:rPr>
          </w:rPrChange>
        </w:rPr>
        <w:t xml:space="preserve"> (</w:t>
      </w:r>
      <w:r w:rsidR="00A406B3" w:rsidRPr="00B475D4">
        <w:rPr>
          <w:rFonts w:ascii="Arial" w:hAnsi="Arial" w:cs="Arial"/>
          <w:sz w:val="24"/>
          <w:szCs w:val="24"/>
          <w:lang w:val="en-GB"/>
          <w:rPrChange w:id="2805" w:author="Alexandre Miguel Kaizeler Guedes Da Silva Afonso" w:date="2026-07-27T16:55:00Z" w16du:dateUtc="2026-07-27T15:55:00Z">
            <w:rPr>
              <w:rFonts w:ascii="Arial" w:hAnsi="Arial" w:cs="Arial"/>
              <w:sz w:val="24"/>
              <w:szCs w:val="24"/>
            </w:rPr>
          </w:rPrChange>
        </w:rPr>
        <w:t xml:space="preserve">Supplementary </w:t>
      </w:r>
      <w:r w:rsidR="00067C1D" w:rsidRPr="00B475D4">
        <w:rPr>
          <w:rFonts w:ascii="Arial" w:hAnsi="Arial" w:cs="Arial"/>
          <w:sz w:val="24"/>
          <w:szCs w:val="24"/>
          <w:lang w:val="en-GB"/>
          <w:rPrChange w:id="2806" w:author="Alexandre Miguel Kaizeler Guedes Da Silva Afonso" w:date="2026-07-27T16:55:00Z" w16du:dateUtc="2026-07-27T15:55:00Z">
            <w:rPr>
              <w:rFonts w:ascii="Arial" w:hAnsi="Arial" w:cs="Arial"/>
              <w:sz w:val="24"/>
              <w:szCs w:val="24"/>
            </w:rPr>
          </w:rPrChange>
        </w:rPr>
        <w:t xml:space="preserve">Figure </w:t>
      </w:r>
      <w:r w:rsidR="008F765B" w:rsidRPr="00B475D4">
        <w:rPr>
          <w:rFonts w:ascii="Arial" w:hAnsi="Arial" w:cs="Arial"/>
          <w:sz w:val="24"/>
          <w:szCs w:val="24"/>
          <w:lang w:val="en-GB"/>
          <w:rPrChange w:id="2807" w:author="Alexandre Miguel Kaizeler Guedes Da Silva Afonso" w:date="2026-07-27T16:55:00Z" w16du:dateUtc="2026-07-27T15:55:00Z">
            <w:rPr>
              <w:rFonts w:ascii="Arial" w:hAnsi="Arial" w:cs="Arial"/>
              <w:sz w:val="24"/>
              <w:szCs w:val="24"/>
            </w:rPr>
          </w:rPrChange>
        </w:rPr>
        <w:t>10</w:t>
      </w:r>
      <w:r w:rsidR="00067C1D" w:rsidRPr="00B475D4">
        <w:rPr>
          <w:rFonts w:ascii="Arial" w:hAnsi="Arial" w:cs="Arial"/>
          <w:sz w:val="24"/>
          <w:szCs w:val="24"/>
          <w:lang w:val="en-GB"/>
          <w:rPrChange w:id="2808"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2809" w:author="Alexandre Miguel Kaizeler Guedes Da Silva Afonso" w:date="2026-07-27T16:55:00Z" w16du:dateUtc="2026-07-27T15:55:00Z">
            <w:rPr>
              <w:rFonts w:ascii="Arial" w:hAnsi="Arial" w:cs="Arial"/>
              <w:sz w:val="24"/>
              <w:szCs w:val="24"/>
            </w:rPr>
          </w:rPrChange>
        </w:rPr>
        <w:t>. Strikingly, co-treatment with the VDAC inhibitor DIDS</w:t>
      </w:r>
      <w:r w:rsidR="00045E82" w:rsidRPr="00B475D4">
        <w:rPr>
          <w:rFonts w:ascii="Arial" w:hAnsi="Arial" w:cs="Arial"/>
          <w:sz w:val="24"/>
          <w:szCs w:val="24"/>
          <w:lang w:val="en-GB"/>
          <w:rPrChange w:id="2810"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811" w:author="Alexandre Miguel Kaizeler Guedes Da Silva Afonso" w:date="2026-07-27T16:55:00Z" w16du:dateUtc="2026-07-27T15:55:00Z">
            <w:rPr>
              <w:rFonts w:ascii="Arial" w:hAnsi="Arial" w:cs="Arial"/>
              <w:sz w:val="24"/>
              <w:szCs w:val="24"/>
            </w:rPr>
          </w:rPrChange>
        </w:rPr>
        <w:instrText xml:space="preserve"> ADDIN ZOTERO_ITEM CSL_CITATION {"citationID":"jAtBgBGM","properties":{"formattedCitation":"\\super 60\\nosupersub{}","plainCitation":"60","noteIndex":0},"citationItems":[{"id":134,"uris":["http://zotero.org/users/local/q86rvdj2/items/HRYLS8CR"],"itemData":{"id":134,"type":"article-journal","abstract":"In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045E82" w:rsidRPr="00B475D4">
        <w:rPr>
          <w:rFonts w:ascii="Arial" w:hAnsi="Arial" w:cs="Arial"/>
          <w:sz w:val="24"/>
          <w:szCs w:val="24"/>
          <w:lang w:val="en-GB"/>
          <w:rPrChange w:id="2812"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813" w:author="Alexandre Miguel Kaizeler Guedes Da Silva Afonso" w:date="2026-07-27T16:55:00Z" w16du:dateUtc="2026-07-27T15:55:00Z">
            <w:rPr>
              <w:rFonts w:ascii="Arial" w:hAnsi="Arial" w:cs="Arial"/>
              <w:kern w:val="0"/>
              <w:sz w:val="24"/>
              <w:vertAlign w:val="superscript"/>
            </w:rPr>
          </w:rPrChange>
        </w:rPr>
        <w:t>60</w:t>
      </w:r>
      <w:r w:rsidR="00045E82" w:rsidRPr="00B475D4">
        <w:rPr>
          <w:rFonts w:ascii="Arial" w:hAnsi="Arial" w:cs="Arial"/>
          <w:sz w:val="24"/>
          <w:szCs w:val="24"/>
          <w:lang w:val="en-GB"/>
          <w:rPrChange w:id="2814"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815" w:author="Alexandre Miguel Kaizeler Guedes Da Silva Afonso" w:date="2026-07-27T16:55:00Z" w16du:dateUtc="2026-07-27T15:55:00Z">
            <w:rPr>
              <w:rFonts w:ascii="Arial" w:hAnsi="Arial" w:cs="Arial"/>
              <w:sz w:val="24"/>
              <w:szCs w:val="24"/>
            </w:rPr>
          </w:rPrChange>
        </w:rPr>
        <w:t xml:space="preserve"> (50 μM) completely abrogated SG assembly</w:t>
      </w:r>
      <w:r w:rsidR="00067C1D" w:rsidRPr="00B475D4">
        <w:rPr>
          <w:rFonts w:ascii="Arial" w:hAnsi="Arial" w:cs="Arial"/>
          <w:sz w:val="24"/>
          <w:szCs w:val="24"/>
          <w:lang w:val="en-GB"/>
          <w:rPrChange w:id="2816" w:author="Alexandre Miguel Kaizeler Guedes Da Silva Afonso" w:date="2026-07-27T16:55:00Z" w16du:dateUtc="2026-07-27T15:55:00Z">
            <w:rPr>
              <w:rFonts w:ascii="Arial" w:hAnsi="Arial" w:cs="Arial"/>
              <w:sz w:val="24"/>
              <w:szCs w:val="24"/>
            </w:rPr>
          </w:rPrChange>
        </w:rPr>
        <w:t xml:space="preserve"> (</w:t>
      </w:r>
      <w:r w:rsidR="00A406B3" w:rsidRPr="00B475D4">
        <w:rPr>
          <w:rFonts w:ascii="Arial" w:hAnsi="Arial" w:cs="Arial"/>
          <w:sz w:val="24"/>
          <w:szCs w:val="24"/>
          <w:lang w:val="en-GB"/>
          <w:rPrChange w:id="2817" w:author="Alexandre Miguel Kaizeler Guedes Da Silva Afonso" w:date="2026-07-27T16:55:00Z" w16du:dateUtc="2026-07-27T15:55:00Z">
            <w:rPr>
              <w:rFonts w:ascii="Arial" w:hAnsi="Arial" w:cs="Arial"/>
              <w:sz w:val="24"/>
              <w:szCs w:val="24"/>
            </w:rPr>
          </w:rPrChange>
        </w:rPr>
        <w:t xml:space="preserve">Supplementary </w:t>
      </w:r>
      <w:r w:rsidR="00067C1D" w:rsidRPr="00B475D4">
        <w:rPr>
          <w:rFonts w:ascii="Arial" w:hAnsi="Arial" w:cs="Arial"/>
          <w:sz w:val="24"/>
          <w:szCs w:val="24"/>
          <w:lang w:val="en-GB"/>
          <w:rPrChange w:id="2818" w:author="Alexandre Miguel Kaizeler Guedes Da Silva Afonso" w:date="2026-07-27T16:55:00Z" w16du:dateUtc="2026-07-27T15:55:00Z">
            <w:rPr>
              <w:rFonts w:ascii="Arial" w:hAnsi="Arial" w:cs="Arial"/>
              <w:sz w:val="24"/>
              <w:szCs w:val="24"/>
            </w:rPr>
          </w:rPrChange>
        </w:rPr>
        <w:t xml:space="preserve">Figure </w:t>
      </w:r>
      <w:r w:rsidR="008F765B" w:rsidRPr="00B475D4">
        <w:rPr>
          <w:rFonts w:ascii="Arial" w:hAnsi="Arial" w:cs="Arial"/>
          <w:sz w:val="24"/>
          <w:szCs w:val="24"/>
          <w:lang w:val="en-GB"/>
          <w:rPrChange w:id="2819" w:author="Alexandre Miguel Kaizeler Guedes Da Silva Afonso" w:date="2026-07-27T16:55:00Z" w16du:dateUtc="2026-07-27T15:55:00Z">
            <w:rPr>
              <w:rFonts w:ascii="Arial" w:hAnsi="Arial" w:cs="Arial"/>
              <w:sz w:val="24"/>
              <w:szCs w:val="24"/>
            </w:rPr>
          </w:rPrChange>
        </w:rPr>
        <w:t>10</w:t>
      </w:r>
      <w:r w:rsidR="00067C1D" w:rsidRPr="00B475D4">
        <w:rPr>
          <w:rFonts w:ascii="Arial" w:hAnsi="Arial" w:cs="Arial"/>
          <w:sz w:val="24"/>
          <w:szCs w:val="24"/>
          <w:lang w:val="en-GB"/>
          <w:rPrChange w:id="2820"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2821" w:author="Alexandre Miguel Kaizeler Guedes Da Silva Afonso" w:date="2026-07-27T16:55:00Z" w16du:dateUtc="2026-07-27T15:55:00Z">
            <w:rPr>
              <w:rFonts w:ascii="Arial" w:hAnsi="Arial" w:cs="Arial"/>
              <w:sz w:val="24"/>
              <w:szCs w:val="24"/>
            </w:rPr>
          </w:rPrChange>
        </w:rPr>
        <w:t>. This finding suggests that mitochondrial permeability, or at least VDAC channel activity, is required for SG formation under hyperosmotic stress</w:t>
      </w:r>
      <w:r w:rsidR="00330DDB" w:rsidRPr="00B475D4">
        <w:rPr>
          <w:rFonts w:ascii="Arial" w:hAnsi="Arial" w:cs="Arial"/>
          <w:sz w:val="24"/>
          <w:szCs w:val="24"/>
          <w:lang w:val="en-GB"/>
          <w:rPrChange w:id="2822" w:author="Alexandre Miguel Kaizeler Guedes Da Silva Afonso" w:date="2026-07-27T16:55:00Z" w16du:dateUtc="2026-07-27T15:55:00Z">
            <w:rPr>
              <w:rFonts w:ascii="Arial" w:hAnsi="Arial" w:cs="Arial"/>
              <w:sz w:val="24"/>
              <w:szCs w:val="24"/>
            </w:rPr>
          </w:rPrChange>
        </w:rPr>
        <w:t xml:space="preserve"> (or that it impedes </w:t>
      </w:r>
      <w:r w:rsidR="00C36DB0" w:rsidRPr="00B475D4">
        <w:rPr>
          <w:rFonts w:ascii="Arial" w:hAnsi="Arial" w:cs="Arial"/>
          <w:sz w:val="24"/>
          <w:szCs w:val="24"/>
          <w:lang w:val="en-GB"/>
          <w:rPrChange w:id="2823" w:author="Alexandre Miguel Kaizeler Guedes Da Silva Afonso" w:date="2026-07-27T16:55:00Z" w16du:dateUtc="2026-07-27T15:55:00Z">
            <w:rPr>
              <w:rFonts w:ascii="Arial" w:hAnsi="Arial" w:cs="Arial"/>
              <w:sz w:val="24"/>
              <w:szCs w:val="24"/>
            </w:rPr>
          </w:rPrChange>
        </w:rPr>
        <w:t>G3BP1</w:t>
      </w:r>
      <w:r w:rsidR="00330DDB" w:rsidRPr="00B475D4">
        <w:rPr>
          <w:rFonts w:ascii="Arial" w:hAnsi="Arial" w:cs="Arial"/>
          <w:sz w:val="24"/>
          <w:szCs w:val="24"/>
          <w:lang w:val="en-GB"/>
          <w:rPrChange w:id="2824" w:author="Alexandre Miguel Kaizeler Guedes Da Silva Afonso" w:date="2026-07-27T16:55:00Z" w16du:dateUtc="2026-07-27T15:55:00Z">
            <w:rPr>
              <w:rFonts w:ascii="Arial" w:hAnsi="Arial" w:cs="Arial"/>
              <w:sz w:val="24"/>
              <w:szCs w:val="24"/>
            </w:rPr>
          </w:rPrChange>
        </w:rPr>
        <w:t xml:space="preserve"> localization into SGs)</w:t>
      </w:r>
      <w:r w:rsidRPr="00B475D4">
        <w:rPr>
          <w:rFonts w:ascii="Arial" w:hAnsi="Arial" w:cs="Arial"/>
          <w:sz w:val="24"/>
          <w:szCs w:val="24"/>
          <w:lang w:val="en-GB"/>
          <w:rPrChange w:id="2825" w:author="Alexandre Miguel Kaizeler Guedes Da Silva Afonso" w:date="2026-07-27T16:55:00Z" w16du:dateUtc="2026-07-27T15:55:00Z">
            <w:rPr>
              <w:rFonts w:ascii="Arial" w:hAnsi="Arial" w:cs="Arial"/>
              <w:sz w:val="24"/>
              <w:szCs w:val="24"/>
            </w:rPr>
          </w:rPrChange>
        </w:rPr>
        <w:t>.</w:t>
      </w:r>
    </w:p>
    <w:p w14:paraId="16A547BB" w14:textId="6923CE73" w:rsidR="00045E82" w:rsidRPr="00B475D4" w:rsidRDefault="00045E82" w:rsidP="00152C5D">
      <w:pPr>
        <w:jc w:val="both"/>
        <w:rPr>
          <w:rFonts w:ascii="Arial" w:hAnsi="Arial" w:cs="Arial"/>
          <w:sz w:val="24"/>
          <w:szCs w:val="24"/>
          <w:lang w:val="en-GB"/>
          <w:rPrChange w:id="282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827" w:author="Alexandre Miguel Kaizeler Guedes Da Silva Afonso" w:date="2026-07-27T16:55:00Z" w16du:dateUtc="2026-07-27T15:55:00Z">
            <w:rPr>
              <w:rFonts w:ascii="Arial" w:hAnsi="Arial" w:cs="Arial"/>
              <w:sz w:val="24"/>
              <w:szCs w:val="24"/>
            </w:rPr>
          </w:rPrChange>
        </w:rPr>
        <w:t>Notably, SGs have previously been reported to modulate mitochondrial permeability by regulating VDAC activity</w:t>
      </w:r>
      <w:r w:rsidRPr="00B475D4">
        <w:rPr>
          <w:rFonts w:ascii="Arial" w:hAnsi="Arial" w:cs="Arial"/>
          <w:sz w:val="24"/>
          <w:szCs w:val="24"/>
          <w:lang w:val="en-GB"/>
          <w:rPrChange w:id="2828"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829" w:author="Alexandre Miguel Kaizeler Guedes Da Silva Afonso" w:date="2026-07-27T16:55:00Z" w16du:dateUtc="2026-07-27T15:55:00Z">
            <w:rPr>
              <w:rFonts w:ascii="Arial" w:hAnsi="Arial" w:cs="Arial"/>
              <w:sz w:val="24"/>
              <w:szCs w:val="24"/>
            </w:rPr>
          </w:rPrChange>
        </w:rPr>
        <w:instrText xml:space="preserve"> ADDIN ZOTERO_ITEM CSL_CITATION {"citationID":"3cOPJveD","properties":{"formattedCitation":"\\super 59\\nosupersub{}","plainCitation":"59","noteIndex":0},"citationItems":[{"id":"jCcWpdK2/CP9TjNIa","uris":["http://zotero.org/users/local/q86rvdj2/items/KVCGFUNB"],"itemData":{"id":93,"type":"article-journal","abstract":"The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sidRPr="00B475D4">
        <w:rPr>
          <w:rFonts w:ascii="Arial" w:hAnsi="Arial" w:cs="Arial"/>
          <w:sz w:val="24"/>
          <w:szCs w:val="24"/>
          <w:lang w:val="en-GB"/>
          <w:rPrChange w:id="2830"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831" w:author="Alexandre Miguel Kaizeler Guedes Da Silva Afonso" w:date="2026-07-27T16:55:00Z" w16du:dateUtc="2026-07-27T15:55:00Z">
            <w:rPr>
              <w:rFonts w:ascii="Arial" w:hAnsi="Arial" w:cs="Arial"/>
              <w:kern w:val="0"/>
              <w:sz w:val="24"/>
              <w:vertAlign w:val="superscript"/>
            </w:rPr>
          </w:rPrChange>
        </w:rPr>
        <w:t>59</w:t>
      </w:r>
      <w:r w:rsidRPr="00B475D4">
        <w:rPr>
          <w:rFonts w:ascii="Arial" w:hAnsi="Arial" w:cs="Arial"/>
          <w:sz w:val="24"/>
          <w:szCs w:val="24"/>
          <w:lang w:val="en-GB"/>
          <w:rPrChange w:id="2832"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833" w:author="Alexandre Miguel Kaizeler Guedes Da Silva Afonso" w:date="2026-07-27T16:55:00Z" w16du:dateUtc="2026-07-27T15:55:00Z">
            <w:rPr>
              <w:rFonts w:ascii="Arial" w:hAnsi="Arial" w:cs="Arial"/>
              <w:sz w:val="24"/>
              <w:szCs w:val="24"/>
            </w:rPr>
          </w:rPrChange>
        </w:rPr>
        <w:t>. The observation that VDAC inhibition blocks SG assembly could point toward a reciprocal relationship, in which SGs both influence and depend on mitochondrial signaling.</w:t>
      </w:r>
    </w:p>
    <w:p w14:paraId="5DBD8070" w14:textId="4A82ABF8" w:rsidR="00045E82" w:rsidRPr="00B475D4" w:rsidRDefault="00045E82" w:rsidP="00152C5D">
      <w:pPr>
        <w:jc w:val="both"/>
        <w:rPr>
          <w:rFonts w:ascii="Arial" w:hAnsi="Arial" w:cs="Arial"/>
          <w:sz w:val="24"/>
          <w:szCs w:val="24"/>
          <w:lang w:val="en-GB"/>
          <w:rPrChange w:id="2834"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835" w:author="Alexandre Miguel Kaizeler Guedes Da Silva Afonso" w:date="2026-07-27T16:55:00Z" w16du:dateUtc="2026-07-27T15:55:00Z">
            <w:rPr>
              <w:rFonts w:ascii="Arial" w:hAnsi="Arial" w:cs="Arial"/>
              <w:sz w:val="24"/>
              <w:szCs w:val="24"/>
            </w:rPr>
          </w:rPrChange>
        </w:rPr>
        <w:t>At the same time, closer inspection showed that in both stressed and unstressed cells treated with DIDS, G3BP1 displayed a broadly similar diffuse distribution</w:t>
      </w:r>
      <w:r w:rsidR="00067C1D" w:rsidRPr="00B475D4">
        <w:rPr>
          <w:rFonts w:ascii="Arial" w:hAnsi="Arial" w:cs="Arial"/>
          <w:sz w:val="24"/>
          <w:szCs w:val="24"/>
          <w:lang w:val="en-GB"/>
          <w:rPrChange w:id="2836" w:author="Alexandre Miguel Kaizeler Guedes Da Silva Afonso" w:date="2026-07-27T16:55:00Z" w16du:dateUtc="2026-07-27T15:55:00Z">
            <w:rPr>
              <w:rFonts w:ascii="Arial" w:hAnsi="Arial" w:cs="Arial"/>
              <w:sz w:val="24"/>
              <w:szCs w:val="24"/>
            </w:rPr>
          </w:rPrChange>
        </w:rPr>
        <w:t xml:space="preserve"> (</w:t>
      </w:r>
      <w:r w:rsidR="00A406B3" w:rsidRPr="00B475D4">
        <w:rPr>
          <w:rFonts w:ascii="Arial" w:hAnsi="Arial" w:cs="Arial"/>
          <w:sz w:val="24"/>
          <w:szCs w:val="24"/>
          <w:lang w:val="en-GB"/>
          <w:rPrChange w:id="2837" w:author="Alexandre Miguel Kaizeler Guedes Da Silva Afonso" w:date="2026-07-27T16:55:00Z" w16du:dateUtc="2026-07-27T15:55:00Z">
            <w:rPr>
              <w:rFonts w:ascii="Arial" w:hAnsi="Arial" w:cs="Arial"/>
              <w:sz w:val="24"/>
              <w:szCs w:val="24"/>
            </w:rPr>
          </w:rPrChange>
        </w:rPr>
        <w:t xml:space="preserve">Supplementary </w:t>
      </w:r>
      <w:r w:rsidR="00067C1D" w:rsidRPr="00B475D4">
        <w:rPr>
          <w:rFonts w:ascii="Arial" w:hAnsi="Arial" w:cs="Arial"/>
          <w:sz w:val="24"/>
          <w:szCs w:val="24"/>
          <w:lang w:val="en-GB"/>
          <w:rPrChange w:id="2838" w:author="Alexandre Miguel Kaizeler Guedes Da Silva Afonso" w:date="2026-07-27T16:55:00Z" w16du:dateUtc="2026-07-27T15:55:00Z">
            <w:rPr>
              <w:rFonts w:ascii="Arial" w:hAnsi="Arial" w:cs="Arial"/>
              <w:sz w:val="24"/>
              <w:szCs w:val="24"/>
            </w:rPr>
          </w:rPrChange>
        </w:rPr>
        <w:lastRenderedPageBreak/>
        <w:t xml:space="preserve">Figure </w:t>
      </w:r>
      <w:r w:rsidR="008F765B" w:rsidRPr="00B475D4">
        <w:rPr>
          <w:rFonts w:ascii="Arial" w:hAnsi="Arial" w:cs="Arial"/>
          <w:sz w:val="24"/>
          <w:szCs w:val="24"/>
          <w:lang w:val="en-GB"/>
          <w:rPrChange w:id="2839" w:author="Alexandre Miguel Kaizeler Guedes Da Silva Afonso" w:date="2026-07-27T16:55:00Z" w16du:dateUtc="2026-07-27T15:55:00Z">
            <w:rPr>
              <w:rFonts w:ascii="Arial" w:hAnsi="Arial" w:cs="Arial"/>
              <w:sz w:val="24"/>
              <w:szCs w:val="24"/>
            </w:rPr>
          </w:rPrChange>
        </w:rPr>
        <w:t>10</w:t>
      </w:r>
      <w:r w:rsidR="00067C1D" w:rsidRPr="00B475D4">
        <w:rPr>
          <w:rFonts w:ascii="Arial" w:hAnsi="Arial" w:cs="Arial"/>
          <w:sz w:val="24"/>
          <w:szCs w:val="24"/>
          <w:lang w:val="en-GB"/>
          <w:rPrChange w:id="2840"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2841" w:author="Alexandre Miguel Kaizeler Guedes Da Silva Afonso" w:date="2026-07-27T16:55:00Z" w16du:dateUtc="2026-07-27T15:55:00Z">
            <w:rPr>
              <w:rFonts w:ascii="Arial" w:hAnsi="Arial" w:cs="Arial"/>
              <w:sz w:val="24"/>
              <w:szCs w:val="24"/>
            </w:rPr>
          </w:rPrChange>
        </w:rPr>
        <w:t>. This suggests that DIDS may also exert off-target or global cellular effects, making it difficult to attribute the phenotype exclusively to VDAC inhibition.</w:t>
      </w:r>
    </w:p>
    <w:p w14:paraId="49F528AC" w14:textId="703A4E6D" w:rsidR="00045E82" w:rsidRPr="00B475D4" w:rsidRDefault="00045E82" w:rsidP="00152C5D">
      <w:pPr>
        <w:jc w:val="both"/>
        <w:rPr>
          <w:rFonts w:ascii="Arial" w:hAnsi="Arial" w:cs="Arial"/>
          <w:sz w:val="24"/>
          <w:szCs w:val="24"/>
          <w:lang w:val="en-GB"/>
          <w:rPrChange w:id="284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843" w:author="Alexandre Miguel Kaizeler Guedes Da Silva Afonso" w:date="2026-07-27T16:55:00Z" w16du:dateUtc="2026-07-27T15:55:00Z">
            <w:rPr>
              <w:rFonts w:ascii="Arial" w:hAnsi="Arial" w:cs="Arial"/>
              <w:sz w:val="24"/>
              <w:szCs w:val="24"/>
            </w:rPr>
          </w:rPrChange>
        </w:rPr>
        <w:t>Nevertheless, the requirement for VDAC activity is consistent with a model in which mitochondrial-derived signals contribute to SG assembly. While leakage of mitochondrial nucleic acids remains a plausible mechanism, especially given VDAC’s reported role in their transport</w:t>
      </w:r>
      <w:r w:rsidRPr="00B475D4">
        <w:rPr>
          <w:rFonts w:ascii="Arial" w:hAnsi="Arial" w:cs="Arial"/>
          <w:sz w:val="24"/>
          <w:szCs w:val="24"/>
          <w:lang w:val="en-GB"/>
          <w:rPrChange w:id="2844"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845" w:author="Alexandre Miguel Kaizeler Guedes Da Silva Afonso" w:date="2026-07-27T16:55:00Z" w16du:dateUtc="2026-07-27T15:55:00Z">
            <w:rPr>
              <w:rFonts w:ascii="Arial" w:hAnsi="Arial" w:cs="Arial"/>
              <w:sz w:val="24"/>
              <w:szCs w:val="24"/>
            </w:rPr>
          </w:rPrChange>
        </w:rPr>
        <w:instrText xml:space="preserve"> ADDIN ZOTERO_ITEM CSL_CITATION {"citationID":"EeAXmmc1","properties":{"formattedCitation":"\\super 60\\nosupersub{}","plainCitation":"60","noteIndex":0},"citationItems":[{"id":134,"uris":["http://zotero.org/users/local/q86rvdj2/items/HRYLS8CR"],"itemData":{"id":134,"type":"article-journal","abstract":"In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B475D4">
        <w:rPr>
          <w:rFonts w:ascii="Arial" w:hAnsi="Arial" w:cs="Arial"/>
          <w:sz w:val="24"/>
          <w:szCs w:val="24"/>
          <w:lang w:val="en-GB"/>
          <w:rPrChange w:id="2846"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847" w:author="Alexandre Miguel Kaizeler Guedes Da Silva Afonso" w:date="2026-07-27T16:55:00Z" w16du:dateUtc="2026-07-27T15:55:00Z">
            <w:rPr>
              <w:rFonts w:ascii="Arial" w:hAnsi="Arial" w:cs="Arial"/>
              <w:kern w:val="0"/>
              <w:sz w:val="24"/>
              <w:vertAlign w:val="superscript"/>
            </w:rPr>
          </w:rPrChange>
        </w:rPr>
        <w:t>60</w:t>
      </w:r>
      <w:r w:rsidRPr="00B475D4">
        <w:rPr>
          <w:rFonts w:ascii="Arial" w:hAnsi="Arial" w:cs="Arial"/>
          <w:sz w:val="24"/>
          <w:szCs w:val="24"/>
          <w:lang w:val="en-GB"/>
          <w:rPrChange w:id="2848"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2849" w:author="Alexandre Miguel Kaizeler Guedes Da Silva Afonso" w:date="2026-07-27T16:55:00Z" w16du:dateUtc="2026-07-27T15:55:00Z">
            <w:rPr>
              <w:rFonts w:ascii="Arial" w:hAnsi="Arial" w:cs="Arial"/>
              <w:sz w:val="24"/>
              <w:szCs w:val="24"/>
            </w:rPr>
          </w:rPrChange>
        </w:rPr>
        <w:t>, other damage-associated products (</w:t>
      </w:r>
      <w:r w:rsidRPr="00B475D4">
        <w:rPr>
          <w:rFonts w:ascii="Arial" w:hAnsi="Arial" w:cs="Arial"/>
          <w:i/>
          <w:iCs/>
          <w:sz w:val="24"/>
          <w:szCs w:val="24"/>
          <w:lang w:val="en-GB"/>
          <w:rPrChange w:id="2850" w:author="Alexandre Miguel Kaizeler Guedes Da Silva Afonso" w:date="2026-07-27T16:55:00Z" w16du:dateUtc="2026-07-27T15:55:00Z">
            <w:rPr>
              <w:rFonts w:ascii="Arial" w:hAnsi="Arial" w:cs="Arial"/>
              <w:i/>
              <w:iCs/>
              <w:sz w:val="24"/>
              <w:szCs w:val="24"/>
            </w:rPr>
          </w:rPrChange>
        </w:rPr>
        <w:t>e.g</w:t>
      </w:r>
      <w:r w:rsidRPr="00B475D4">
        <w:rPr>
          <w:rFonts w:ascii="Arial" w:hAnsi="Arial" w:cs="Arial"/>
          <w:sz w:val="24"/>
          <w:szCs w:val="24"/>
          <w:lang w:val="en-GB"/>
          <w:rPrChange w:id="2851" w:author="Alexandre Miguel Kaizeler Guedes Da Silva Afonso" w:date="2026-07-27T16:55:00Z" w16du:dateUtc="2026-07-27T15:55:00Z">
            <w:rPr>
              <w:rFonts w:ascii="Arial" w:hAnsi="Arial" w:cs="Arial"/>
              <w:sz w:val="24"/>
              <w:szCs w:val="24"/>
            </w:rPr>
          </w:rPrChange>
        </w:rPr>
        <w:t>., cytochrome</w:t>
      </w:r>
      <w:r w:rsidR="00EE79E4" w:rsidRPr="00B475D4">
        <w:rPr>
          <w:rFonts w:ascii="Arial" w:hAnsi="Arial" w:cs="Arial"/>
          <w:sz w:val="24"/>
          <w:szCs w:val="24"/>
          <w:lang w:val="en-GB"/>
          <w:rPrChange w:id="2852" w:author="Alexandre Miguel Kaizeler Guedes Da Silva Afonso" w:date="2026-07-27T16:55:00Z" w16du:dateUtc="2026-07-27T15:55:00Z">
            <w:rPr>
              <w:rFonts w:ascii="Arial" w:hAnsi="Arial" w:cs="Arial"/>
              <w:sz w:val="24"/>
              <w:szCs w:val="24"/>
            </w:rPr>
          </w:rPrChange>
        </w:rPr>
        <w:t>, cardiolipin, metabolites</w:t>
      </w:r>
      <w:r w:rsidRPr="00B475D4">
        <w:rPr>
          <w:rFonts w:ascii="Arial" w:hAnsi="Arial" w:cs="Arial"/>
          <w:sz w:val="24"/>
          <w:szCs w:val="24"/>
          <w:lang w:val="en-GB"/>
          <w:rPrChange w:id="2853" w:author="Alexandre Miguel Kaizeler Guedes Da Silva Afonso" w:date="2026-07-27T16:55:00Z" w16du:dateUtc="2026-07-27T15:55:00Z">
            <w:rPr>
              <w:rFonts w:ascii="Arial" w:hAnsi="Arial" w:cs="Arial"/>
              <w:sz w:val="24"/>
              <w:szCs w:val="24"/>
            </w:rPr>
          </w:rPrChange>
        </w:rPr>
        <w:t>) could also serve as triggers</w:t>
      </w:r>
      <w:r w:rsidR="00EE79E4" w:rsidRPr="00B475D4">
        <w:rPr>
          <w:rFonts w:ascii="Arial" w:hAnsi="Arial" w:cs="Arial"/>
          <w:sz w:val="24"/>
          <w:szCs w:val="24"/>
          <w:lang w:val="en-GB"/>
          <w:rPrChange w:id="2854" w:author="Alexandre Miguel Kaizeler Guedes Da Silva Afonso" w:date="2026-07-27T16:55:00Z" w16du:dateUtc="2026-07-27T15:55:00Z">
            <w:rPr>
              <w:rFonts w:ascii="Arial" w:hAnsi="Arial" w:cs="Arial"/>
              <w:sz w:val="24"/>
              <w:szCs w:val="24"/>
            </w:rPr>
          </w:rPrChange>
        </w:rPr>
        <w:t xml:space="preserve"> for </w:t>
      </w:r>
      <w:r w:rsidR="001D1E1C" w:rsidRPr="00B475D4">
        <w:rPr>
          <w:rFonts w:ascii="Arial" w:hAnsi="Arial" w:cs="Arial"/>
          <w:sz w:val="24"/>
          <w:szCs w:val="24"/>
          <w:lang w:val="en-GB"/>
          <w:rPrChange w:id="2855" w:author="Alexandre Miguel Kaizeler Guedes Da Silva Afonso" w:date="2026-07-27T16:55:00Z" w16du:dateUtc="2026-07-27T15:55:00Z">
            <w:rPr>
              <w:rFonts w:ascii="Arial" w:hAnsi="Arial" w:cs="Arial"/>
              <w:sz w:val="24"/>
              <w:szCs w:val="24"/>
            </w:rPr>
          </w:rPrChange>
        </w:rPr>
        <w:t>could also serve as triggers for inflammatory signalling and subsequent SG assembly</w:t>
      </w:r>
      <w:r w:rsidR="00EE79E4" w:rsidRPr="00B475D4">
        <w:rPr>
          <w:rFonts w:ascii="Arial" w:hAnsi="Arial" w:cs="Arial"/>
          <w:sz w:val="24"/>
          <w:szCs w:val="24"/>
          <w:lang w:val="en-GB"/>
          <w:rPrChange w:id="2856"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857" w:author="Alexandre Miguel Kaizeler Guedes Da Silva Afonso" w:date="2026-07-27T16:55:00Z" w16du:dateUtc="2026-07-27T15:55:00Z">
            <w:rPr>
              <w:rFonts w:ascii="Arial" w:hAnsi="Arial" w:cs="Arial"/>
              <w:sz w:val="24"/>
              <w:szCs w:val="24"/>
            </w:rPr>
          </w:rPrChange>
        </w:rPr>
        <w:instrText xml:space="preserve"> ADDIN ZOTERO_ITEM CSL_CITATION {"citationID":"oZLBmlhZ","properties":{"formattedCitation":"\\super 68\\nosupersub{}","plainCitation":"68","noteIndex":0},"citationItems":[{"id":"jCcWpdK2/WW68C7bF","uris":["http://zotero.org/users/local/q86rvdj2/items/RW3P27XP"],"itemData":{"id":159,"type":"article-journal","abstract":"Abstract\n            \n              Both mitochondrial dysfunction and neuroinflammation are implicated in neurodegeneration and neurodegenerative diseases. Accumulating evidence shows multiple links between mitochondrial dysfunction and neuroinflammation. Mitochondrial-derived damage-associated molecular patterns (DAMPs) are recognized by immune receptors of microglia and aggravate neuroinflammation. On the other hand, inflammatory factors released by activated glial cells trigger an intracellular cascade, which regulates mitochondrial metabolism and function. The crosstalk between mitochondrial dysfunction and neuroinflammatory activation is a complex and dynamic process. There is strong evidence that mitochondrial dysfunction precedes neuroinflammation during the progression of diseases. Thus, an in-depth understanding of the specific molecular mechanisms associated with mitochondrial dysfunction and the progression of neuroinflammation in neurodegenerative diseases may contribute to the identification of new targets for the treatment of diseases. In this review, we describe in detail the DAMPs that induce or aggravate neuroinflammation in neurodegenerative diseases including mtDNA, mitochondrial unfolded protein response (mtUPR), mitochondrial reactive oxygen species (mtROS), adenosine triphosphate (ATP), transcription factor A mitochondria (TFAM), cardiolipin, cytochrome\n              c\n              , mitochondrial Ca\n              2+\n              and iron.","container-title":"Acta Pharmacologica Sinica","DOI":"10.1038/s41401-022-00879-6","ISSN":"1671-4083, 1745-7254","issue":"10","journalAbbreviation":"Acta Pharmacol Sin","language":"en","page":"2439-2447","source":"DOI.org (Crossref)","title":"Mitochondrial-derived damage-associated molecular patterns amplify neuroinflammation in neurodegenerative diseases","volume":"43","author":[{"family":"Lin","given":"Miao-miao"},{"family":"Liu","given":"Na"},{"family":"Qin","given":"Zheng-hong"},{"family":"Wang","given":"Yan"}],"issued":{"date-parts":[["2022",10]]}}}],"schema":"https://github.com/citation-style-language/schema/raw/master/csl-citation.json"} </w:instrText>
      </w:r>
      <w:r w:rsidR="00EE79E4" w:rsidRPr="00B475D4">
        <w:rPr>
          <w:rFonts w:ascii="Arial" w:hAnsi="Arial" w:cs="Arial"/>
          <w:sz w:val="24"/>
          <w:szCs w:val="24"/>
          <w:lang w:val="en-GB"/>
          <w:rPrChange w:id="2858"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859" w:author="Alexandre Miguel Kaizeler Guedes Da Silva Afonso" w:date="2026-07-27T16:55:00Z" w16du:dateUtc="2026-07-27T15:55:00Z">
            <w:rPr>
              <w:rFonts w:ascii="Arial" w:hAnsi="Arial" w:cs="Arial"/>
              <w:kern w:val="0"/>
              <w:sz w:val="24"/>
              <w:vertAlign w:val="superscript"/>
            </w:rPr>
          </w:rPrChange>
        </w:rPr>
        <w:t>68</w:t>
      </w:r>
      <w:r w:rsidR="00EE79E4" w:rsidRPr="00B475D4">
        <w:rPr>
          <w:rFonts w:ascii="Arial" w:hAnsi="Arial" w:cs="Arial"/>
          <w:sz w:val="24"/>
          <w:szCs w:val="24"/>
          <w:lang w:val="en-GB"/>
          <w:rPrChange w:id="2860" w:author="Alexandre Miguel Kaizeler Guedes Da Silva Afonso" w:date="2026-07-27T16:55:00Z" w16du:dateUtc="2026-07-27T15:55:00Z">
            <w:rPr>
              <w:rFonts w:ascii="Arial" w:hAnsi="Arial" w:cs="Arial"/>
              <w:sz w:val="24"/>
              <w:szCs w:val="24"/>
            </w:rPr>
          </w:rPrChange>
        </w:rPr>
        <w:fldChar w:fldCharType="end"/>
      </w:r>
      <w:r w:rsidR="00EE79E4" w:rsidRPr="00B475D4">
        <w:rPr>
          <w:rFonts w:ascii="Arial" w:hAnsi="Arial" w:cs="Arial"/>
          <w:sz w:val="24"/>
          <w:szCs w:val="24"/>
          <w:lang w:val="en-GB"/>
          <w:rPrChange w:id="2861"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2862" w:author="Alexandre Miguel Kaizeler Guedes Da Silva Afonso" w:date="2026-07-27T16:55:00Z" w16du:dateUtc="2026-07-27T15:55:00Z">
            <w:rPr>
              <w:rFonts w:ascii="Arial" w:hAnsi="Arial" w:cs="Arial"/>
              <w:sz w:val="24"/>
              <w:szCs w:val="24"/>
            </w:rPr>
          </w:rPrChange>
        </w:rPr>
        <w:t xml:space="preserve">. Alternatively, impaired import of mitochondrial factors might </w:t>
      </w:r>
      <w:r w:rsidR="00EE79E4" w:rsidRPr="00B475D4">
        <w:rPr>
          <w:rFonts w:ascii="Arial" w:hAnsi="Arial" w:cs="Arial"/>
          <w:sz w:val="24"/>
          <w:szCs w:val="24"/>
          <w:lang w:val="en-GB"/>
          <w:rPrChange w:id="2863" w:author="Alexandre Miguel Kaizeler Guedes Da Silva Afonso" w:date="2026-07-27T16:55:00Z" w16du:dateUtc="2026-07-27T15:55:00Z">
            <w:rPr>
              <w:rFonts w:ascii="Arial" w:hAnsi="Arial" w:cs="Arial"/>
              <w:sz w:val="24"/>
              <w:szCs w:val="24"/>
            </w:rPr>
          </w:rPrChange>
        </w:rPr>
        <w:t>explain</w:t>
      </w:r>
      <w:r w:rsidRPr="00B475D4">
        <w:rPr>
          <w:rFonts w:ascii="Arial" w:hAnsi="Arial" w:cs="Arial"/>
          <w:sz w:val="24"/>
          <w:szCs w:val="24"/>
          <w:lang w:val="en-GB"/>
          <w:rPrChange w:id="2864" w:author="Alexandre Miguel Kaizeler Guedes Da Silva Afonso" w:date="2026-07-27T16:55:00Z" w16du:dateUtc="2026-07-27T15:55:00Z">
            <w:rPr>
              <w:rFonts w:ascii="Arial" w:hAnsi="Arial" w:cs="Arial"/>
              <w:sz w:val="24"/>
              <w:szCs w:val="24"/>
            </w:rPr>
          </w:rPrChange>
        </w:rPr>
        <w:t xml:space="preserve"> the effect.</w:t>
      </w:r>
    </w:p>
    <w:p w14:paraId="5D261C1C" w14:textId="2E05019C" w:rsidR="00045E82" w:rsidRPr="00B475D4" w:rsidRDefault="00045E82" w:rsidP="00152C5D">
      <w:pPr>
        <w:jc w:val="both"/>
        <w:rPr>
          <w:rFonts w:ascii="Arial" w:hAnsi="Arial" w:cs="Arial"/>
          <w:sz w:val="24"/>
          <w:szCs w:val="24"/>
          <w:lang w:val="en-GB"/>
          <w:rPrChange w:id="286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866" w:author="Alexandre Miguel Kaizeler Guedes Da Silva Afonso" w:date="2026-07-27T16:55:00Z" w16du:dateUtc="2026-07-27T15:55:00Z">
            <w:rPr>
              <w:rFonts w:ascii="Arial" w:hAnsi="Arial" w:cs="Arial"/>
              <w:sz w:val="24"/>
              <w:szCs w:val="24"/>
            </w:rPr>
          </w:rPrChange>
        </w:rPr>
        <w:t>Because SGs preferentially formed near mitochondria</w:t>
      </w:r>
      <w:r w:rsidR="00EE79E4" w:rsidRPr="00B475D4">
        <w:rPr>
          <w:rFonts w:ascii="Arial" w:hAnsi="Arial" w:cs="Arial"/>
          <w:sz w:val="24"/>
          <w:szCs w:val="24"/>
          <w:lang w:val="en-GB"/>
          <w:rPrChange w:id="2867"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868" w:author="Alexandre Miguel Kaizeler Guedes Da Silva Afonso" w:date="2026-07-27T16:55:00Z" w16du:dateUtc="2026-07-27T15:55:00Z">
            <w:rPr>
              <w:rFonts w:ascii="Arial" w:hAnsi="Arial" w:cs="Arial"/>
              <w:sz w:val="24"/>
              <w:szCs w:val="24"/>
            </w:rPr>
          </w:rPrChange>
        </w:rPr>
        <w:instrText xml:space="preserve"> ADDIN ZOTERO_ITEM CSL_CITATION {"citationID":"OwswiaPK","properties":{"formattedCitation":"\\super 59\\nosupersub{}","plainCitation":"59","noteIndex":0},"citationItems":[{"id":"jCcWpdK2/CP9TjNIa","uris":["http://zotero.org/users/local/q86rvdj2/items/KVCGFUNB"],"itemData":{"id":93,"type":"article-journal","abstract":"The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instrText>
      </w:r>
      <w:r w:rsidR="00EE79E4" w:rsidRPr="00B475D4">
        <w:rPr>
          <w:rFonts w:ascii="Arial" w:hAnsi="Arial" w:cs="Arial"/>
          <w:sz w:val="24"/>
          <w:szCs w:val="24"/>
          <w:lang w:val="en-GB"/>
          <w:rPrChange w:id="2869"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870" w:author="Alexandre Miguel Kaizeler Guedes Da Silva Afonso" w:date="2026-07-27T16:55:00Z" w16du:dateUtc="2026-07-27T15:55:00Z">
            <w:rPr>
              <w:rFonts w:ascii="Arial" w:hAnsi="Arial" w:cs="Arial"/>
              <w:kern w:val="0"/>
              <w:sz w:val="24"/>
              <w:vertAlign w:val="superscript"/>
            </w:rPr>
          </w:rPrChange>
        </w:rPr>
        <w:t>59</w:t>
      </w:r>
      <w:r w:rsidR="00EE79E4" w:rsidRPr="00B475D4">
        <w:rPr>
          <w:rFonts w:ascii="Arial" w:hAnsi="Arial" w:cs="Arial"/>
          <w:sz w:val="24"/>
          <w:szCs w:val="24"/>
          <w:lang w:val="en-GB"/>
          <w:rPrChange w:id="2871" w:author="Alexandre Miguel Kaizeler Guedes Da Silva Afonso" w:date="2026-07-27T16:55:00Z" w16du:dateUtc="2026-07-27T15:55:00Z">
            <w:rPr>
              <w:rFonts w:ascii="Arial" w:hAnsi="Arial" w:cs="Arial"/>
              <w:sz w:val="24"/>
              <w:szCs w:val="24"/>
            </w:rPr>
          </w:rPrChange>
        </w:rPr>
        <w:fldChar w:fldCharType="end"/>
      </w:r>
      <w:r w:rsidR="00EE79E4" w:rsidRPr="00B475D4">
        <w:rPr>
          <w:rFonts w:ascii="Arial" w:hAnsi="Arial" w:cs="Arial"/>
          <w:sz w:val="24"/>
          <w:szCs w:val="24"/>
          <w:lang w:val="en-GB"/>
          <w:rPrChange w:id="2872"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2873" w:author="Alexandre Miguel Kaizeler Guedes Da Silva Afonso" w:date="2026-07-27T16:55:00Z" w16du:dateUtc="2026-07-27T15:55:00Z">
            <w:rPr>
              <w:rFonts w:ascii="Arial" w:hAnsi="Arial" w:cs="Arial"/>
              <w:sz w:val="24"/>
              <w:szCs w:val="24"/>
            </w:rPr>
          </w:rPrChange>
        </w:rPr>
        <w:t xml:space="preserve"> this</w:t>
      </w:r>
      <w:r w:rsidR="00EE79E4" w:rsidRPr="00B475D4">
        <w:rPr>
          <w:rFonts w:ascii="Arial" w:hAnsi="Arial" w:cs="Arial"/>
          <w:sz w:val="24"/>
          <w:szCs w:val="24"/>
          <w:lang w:val="en-GB"/>
          <w:rPrChange w:id="2874" w:author="Alexandre Miguel Kaizeler Guedes Da Silva Afonso" w:date="2026-07-27T16:55:00Z" w16du:dateUtc="2026-07-27T15:55:00Z">
            <w:rPr>
              <w:rFonts w:ascii="Arial" w:hAnsi="Arial" w:cs="Arial"/>
              <w:sz w:val="24"/>
              <w:szCs w:val="24"/>
            </w:rPr>
          </w:rPrChange>
        </w:rPr>
        <w:t xml:space="preserve"> imaging</w:t>
      </w:r>
      <w:r w:rsidRPr="00B475D4">
        <w:rPr>
          <w:rFonts w:ascii="Arial" w:hAnsi="Arial" w:cs="Arial"/>
          <w:sz w:val="24"/>
          <w:szCs w:val="24"/>
          <w:lang w:val="en-GB"/>
          <w:rPrChange w:id="2875" w:author="Alexandre Miguel Kaizeler Guedes Da Silva Afonso" w:date="2026-07-27T16:55:00Z" w16du:dateUtc="2026-07-27T15:55:00Z">
            <w:rPr>
              <w:rFonts w:ascii="Arial" w:hAnsi="Arial" w:cs="Arial"/>
              <w:sz w:val="24"/>
              <w:szCs w:val="24"/>
            </w:rPr>
          </w:rPrChange>
        </w:rPr>
        <w:t xml:space="preserve"> setup did not provide sufficient spatial resolution to directly </w:t>
      </w:r>
      <w:r w:rsidR="00EE79E4" w:rsidRPr="00B475D4">
        <w:rPr>
          <w:rFonts w:ascii="Arial" w:hAnsi="Arial" w:cs="Arial"/>
          <w:sz w:val="24"/>
          <w:szCs w:val="24"/>
          <w:lang w:val="en-GB"/>
          <w:rPrChange w:id="2876" w:author="Alexandre Miguel Kaizeler Guedes Da Silva Afonso" w:date="2026-07-27T16:55:00Z" w16du:dateUtc="2026-07-27T15:55:00Z">
            <w:rPr>
              <w:rFonts w:ascii="Arial" w:hAnsi="Arial" w:cs="Arial"/>
              <w:sz w:val="24"/>
              <w:szCs w:val="24"/>
            </w:rPr>
          </w:rPrChange>
        </w:rPr>
        <w:t>quantify</w:t>
      </w:r>
      <w:r w:rsidRPr="00B475D4">
        <w:rPr>
          <w:rFonts w:ascii="Arial" w:hAnsi="Arial" w:cs="Arial"/>
          <w:sz w:val="24"/>
          <w:szCs w:val="24"/>
          <w:lang w:val="en-GB"/>
          <w:rPrChange w:id="2877" w:author="Alexandre Miguel Kaizeler Guedes Da Silva Afonso" w:date="2026-07-27T16:55:00Z" w16du:dateUtc="2026-07-27T15:55:00Z">
            <w:rPr>
              <w:rFonts w:ascii="Arial" w:hAnsi="Arial" w:cs="Arial"/>
              <w:sz w:val="24"/>
              <w:szCs w:val="24"/>
            </w:rPr>
          </w:rPrChange>
        </w:rPr>
        <w:t xml:space="preserve"> dsRNA colocalization within SGs.</w:t>
      </w:r>
    </w:p>
    <w:p w14:paraId="53236424" w14:textId="2759BBEF" w:rsidR="00152C5D" w:rsidRPr="00B475D4" w:rsidRDefault="00152C5D" w:rsidP="00152C5D">
      <w:pPr>
        <w:jc w:val="both"/>
        <w:rPr>
          <w:rFonts w:ascii="Arial" w:hAnsi="Arial" w:cs="Arial"/>
          <w:sz w:val="24"/>
          <w:szCs w:val="24"/>
          <w:lang w:val="en-GB"/>
          <w:rPrChange w:id="287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879" w:author="Alexandre Miguel Kaizeler Guedes Da Silva Afonso" w:date="2026-07-27T16:55:00Z" w16du:dateUtc="2026-07-27T15:55:00Z">
            <w:rPr>
              <w:rFonts w:ascii="Arial" w:hAnsi="Arial" w:cs="Arial"/>
              <w:sz w:val="24"/>
              <w:szCs w:val="24"/>
            </w:rPr>
          </w:rPrChange>
        </w:rPr>
        <w:t xml:space="preserve">To overcome the resolution limitations of conventional confocal microscopy, we re-imaged the same samples using Airyscan with joint deconvolution, which markedly improved spatial resolution. Because DIDS treatment altered the baseline distribution of G3BP1, we restricted our comparisons to stressed versus unstressed conditions only. </w:t>
      </w:r>
      <w:r w:rsidR="001D1E1C" w:rsidRPr="00B475D4">
        <w:rPr>
          <w:rFonts w:ascii="Arial" w:hAnsi="Arial" w:cs="Arial"/>
          <w:sz w:val="24"/>
          <w:szCs w:val="24"/>
          <w:lang w:val="en-GB"/>
          <w:rPrChange w:id="2880" w:author="Alexandre Miguel Kaizeler Guedes Da Silva Afonso" w:date="2026-07-27T16:55:00Z" w16du:dateUtc="2026-07-27T15:55:00Z">
            <w:rPr>
              <w:rFonts w:ascii="Arial" w:hAnsi="Arial" w:cs="Arial"/>
              <w:sz w:val="24"/>
              <w:szCs w:val="24"/>
            </w:rPr>
          </w:rPrChange>
        </w:rPr>
        <w:t>At</w:t>
      </w:r>
      <w:r w:rsidRPr="00B475D4">
        <w:rPr>
          <w:rFonts w:ascii="Arial" w:hAnsi="Arial" w:cs="Arial"/>
          <w:sz w:val="24"/>
          <w:szCs w:val="24"/>
          <w:lang w:val="en-GB"/>
          <w:rPrChange w:id="2881" w:author="Alexandre Miguel Kaizeler Guedes Da Silva Afonso" w:date="2026-07-27T16:55:00Z" w16du:dateUtc="2026-07-27T15:55:00Z">
            <w:rPr>
              <w:rFonts w:ascii="Arial" w:hAnsi="Arial" w:cs="Arial"/>
              <w:sz w:val="24"/>
              <w:szCs w:val="24"/>
            </w:rPr>
          </w:rPrChange>
        </w:rPr>
        <w:t xml:space="preserve"> this resolution</w:t>
      </w:r>
      <w:r w:rsidR="00C364F0" w:rsidRPr="00B475D4">
        <w:rPr>
          <w:rFonts w:ascii="Arial" w:hAnsi="Arial" w:cs="Arial"/>
          <w:sz w:val="24"/>
          <w:szCs w:val="24"/>
          <w:lang w:val="en-GB"/>
          <w:rPrChange w:id="2882"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2883" w:author="Alexandre Miguel Kaizeler Guedes Da Silva Afonso" w:date="2026-07-27T16:55:00Z" w16du:dateUtc="2026-07-27T15:55:00Z">
            <w:rPr>
              <w:rFonts w:ascii="Arial" w:hAnsi="Arial" w:cs="Arial"/>
              <w:sz w:val="24"/>
              <w:szCs w:val="24"/>
            </w:rPr>
          </w:rPrChange>
        </w:rPr>
        <w:t xml:space="preserve"> G3BP1 signal appeared as small, spherical foci in both stressed and unstressed cells, rather than the diffuse distribution typically observed in unstressed cells with conventional confocal imaging</w:t>
      </w:r>
      <w:r w:rsidR="00067C1D" w:rsidRPr="00B475D4">
        <w:rPr>
          <w:rFonts w:ascii="Arial" w:hAnsi="Arial" w:cs="Arial"/>
          <w:sz w:val="24"/>
          <w:szCs w:val="24"/>
          <w:lang w:val="en-GB"/>
          <w:rPrChange w:id="2884" w:author="Alexandre Miguel Kaizeler Guedes Da Silva Afonso" w:date="2026-07-27T16:55:00Z" w16du:dateUtc="2026-07-27T15:55:00Z">
            <w:rPr>
              <w:rFonts w:ascii="Arial" w:hAnsi="Arial" w:cs="Arial"/>
              <w:sz w:val="24"/>
              <w:szCs w:val="24"/>
            </w:rPr>
          </w:rPrChange>
        </w:rPr>
        <w:t xml:space="preserve"> (Figure </w:t>
      </w:r>
      <w:r w:rsidR="00B33410" w:rsidRPr="00B475D4">
        <w:rPr>
          <w:rFonts w:ascii="Arial" w:hAnsi="Arial" w:cs="Arial"/>
          <w:sz w:val="24"/>
          <w:szCs w:val="24"/>
          <w:lang w:val="en-GB"/>
          <w:rPrChange w:id="2885" w:author="Alexandre Miguel Kaizeler Guedes Da Silva Afonso" w:date="2026-07-27T16:55:00Z" w16du:dateUtc="2026-07-27T15:55:00Z">
            <w:rPr>
              <w:rFonts w:ascii="Arial" w:hAnsi="Arial" w:cs="Arial"/>
              <w:sz w:val="24"/>
              <w:szCs w:val="24"/>
            </w:rPr>
          </w:rPrChange>
        </w:rPr>
        <w:t>6</w:t>
      </w:r>
      <w:r w:rsidR="00067C1D" w:rsidRPr="00B475D4">
        <w:rPr>
          <w:rFonts w:ascii="Arial" w:hAnsi="Arial" w:cs="Arial"/>
          <w:sz w:val="24"/>
          <w:szCs w:val="24"/>
          <w:lang w:val="en-GB"/>
          <w:rPrChange w:id="2886" w:author="Alexandre Miguel Kaizeler Guedes Da Silva Afonso" w:date="2026-07-27T16:55:00Z" w16du:dateUtc="2026-07-27T15:55:00Z">
            <w:rPr>
              <w:rFonts w:ascii="Arial" w:hAnsi="Arial" w:cs="Arial"/>
              <w:sz w:val="24"/>
              <w:szCs w:val="24"/>
            </w:rPr>
          </w:rPrChange>
        </w:rPr>
        <w:t>A)</w:t>
      </w:r>
      <w:r w:rsidRPr="00B475D4">
        <w:rPr>
          <w:rFonts w:ascii="Arial" w:hAnsi="Arial" w:cs="Arial"/>
          <w:sz w:val="24"/>
          <w:szCs w:val="24"/>
          <w:lang w:val="en-GB"/>
          <w:rPrChange w:id="2887" w:author="Alexandre Miguel Kaizeler Guedes Da Silva Afonso" w:date="2026-07-27T16:55:00Z" w16du:dateUtc="2026-07-27T15:55:00Z">
            <w:rPr>
              <w:rFonts w:ascii="Arial" w:hAnsi="Arial" w:cs="Arial"/>
              <w:sz w:val="24"/>
              <w:szCs w:val="24"/>
            </w:rPr>
          </w:rPrChange>
        </w:rPr>
        <w:t xml:space="preserve">. This made it more challenging to distinguish bona fide SGs from background G3BP1 signal. </w:t>
      </w:r>
      <w:r w:rsidR="003E7FF4" w:rsidRPr="00B475D4">
        <w:rPr>
          <w:rFonts w:ascii="Arial" w:hAnsi="Arial" w:cs="Arial"/>
          <w:sz w:val="24"/>
          <w:szCs w:val="24"/>
          <w:lang w:val="en-GB"/>
          <w:rPrChange w:id="2888" w:author="Alexandre Miguel Kaizeler Guedes Da Silva Afonso" w:date="2026-07-27T16:55:00Z" w16du:dateUtc="2026-07-27T15:55:00Z">
            <w:rPr>
              <w:rFonts w:ascii="Arial" w:hAnsi="Arial" w:cs="Arial"/>
              <w:sz w:val="24"/>
              <w:szCs w:val="24"/>
            </w:rPr>
          </w:rPrChange>
        </w:rPr>
        <w:t>This observation highlights a broader issue in the field: image-processing choices for SG detection are rarely reported in detail, yet they can substantially influence what is interpreted as an SG.</w:t>
      </w:r>
    </w:p>
    <w:p w14:paraId="46D84FAF" w14:textId="1A76E13E" w:rsidR="00657FA8" w:rsidRPr="00B475D4" w:rsidRDefault="00152C5D" w:rsidP="00657FA8">
      <w:pPr>
        <w:jc w:val="both"/>
        <w:rPr>
          <w:rFonts w:ascii="Arial" w:hAnsi="Arial" w:cs="Arial"/>
          <w:sz w:val="24"/>
          <w:szCs w:val="24"/>
          <w:lang w:val="en-GB"/>
          <w:rPrChange w:id="288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890" w:author="Alexandre Miguel Kaizeler Guedes Da Silva Afonso" w:date="2026-07-27T16:55:00Z" w16du:dateUtc="2026-07-27T15:55:00Z">
            <w:rPr>
              <w:rFonts w:ascii="Arial" w:hAnsi="Arial" w:cs="Arial"/>
              <w:sz w:val="24"/>
              <w:szCs w:val="24"/>
            </w:rPr>
          </w:rPrChange>
        </w:rPr>
        <w:t>First, we calculated the fraction of mitochondrial volume that colocalized with dsRNA volume (in voxels)</w:t>
      </w:r>
      <w:r w:rsidR="00067C1D" w:rsidRPr="00B475D4">
        <w:rPr>
          <w:rFonts w:ascii="Arial" w:hAnsi="Arial" w:cs="Arial"/>
          <w:sz w:val="24"/>
          <w:szCs w:val="24"/>
          <w:lang w:val="en-GB"/>
          <w:rPrChange w:id="2891" w:author="Alexandre Miguel Kaizeler Guedes Da Silva Afonso" w:date="2026-07-27T16:55:00Z" w16du:dateUtc="2026-07-27T15:55:00Z">
            <w:rPr>
              <w:rFonts w:ascii="Arial" w:hAnsi="Arial" w:cs="Arial"/>
              <w:sz w:val="24"/>
              <w:szCs w:val="24"/>
            </w:rPr>
          </w:rPrChange>
        </w:rPr>
        <w:t xml:space="preserve"> (Figure </w:t>
      </w:r>
      <w:r w:rsidR="00B33410" w:rsidRPr="00B475D4">
        <w:rPr>
          <w:rFonts w:ascii="Arial" w:hAnsi="Arial" w:cs="Arial"/>
          <w:sz w:val="24"/>
          <w:szCs w:val="24"/>
          <w:lang w:val="en-GB"/>
          <w:rPrChange w:id="2892" w:author="Alexandre Miguel Kaizeler Guedes Da Silva Afonso" w:date="2026-07-27T16:55:00Z" w16du:dateUtc="2026-07-27T15:55:00Z">
            <w:rPr>
              <w:rFonts w:ascii="Arial" w:hAnsi="Arial" w:cs="Arial"/>
              <w:sz w:val="24"/>
              <w:szCs w:val="24"/>
            </w:rPr>
          </w:rPrChange>
        </w:rPr>
        <w:t>6</w:t>
      </w:r>
      <w:r w:rsidR="00067C1D" w:rsidRPr="00B475D4">
        <w:rPr>
          <w:rFonts w:ascii="Arial" w:hAnsi="Arial" w:cs="Arial"/>
          <w:sz w:val="24"/>
          <w:szCs w:val="24"/>
          <w:lang w:val="en-GB"/>
          <w:rPrChange w:id="2893" w:author="Alexandre Miguel Kaizeler Guedes Da Silva Afonso" w:date="2026-07-27T16:55:00Z" w16du:dateUtc="2026-07-27T15:55:00Z">
            <w:rPr>
              <w:rFonts w:ascii="Arial" w:hAnsi="Arial" w:cs="Arial"/>
              <w:sz w:val="24"/>
              <w:szCs w:val="24"/>
            </w:rPr>
          </w:rPrChange>
        </w:rPr>
        <w:t xml:space="preserve">A, in </w:t>
      </w:r>
      <w:r w:rsidR="00C36DB0" w:rsidRPr="00B475D4">
        <w:rPr>
          <w:rFonts w:ascii="Arial" w:hAnsi="Arial" w:cs="Arial"/>
          <w:sz w:val="24"/>
          <w:szCs w:val="24"/>
          <w:lang w:val="en-GB"/>
          <w:rPrChange w:id="2894" w:author="Alexandre Miguel Kaizeler Guedes Da Silva Afonso" w:date="2026-07-27T16:55:00Z" w16du:dateUtc="2026-07-27T15:55:00Z">
            <w:rPr>
              <w:rFonts w:ascii="Arial" w:hAnsi="Arial" w:cs="Arial"/>
              <w:sz w:val="24"/>
              <w:szCs w:val="24"/>
            </w:rPr>
          </w:rPrChange>
        </w:rPr>
        <w:t>Cyan</w:t>
      </w:r>
      <w:r w:rsidR="00067C1D" w:rsidRPr="00B475D4">
        <w:rPr>
          <w:rFonts w:ascii="Arial" w:hAnsi="Arial" w:cs="Arial"/>
          <w:sz w:val="24"/>
          <w:szCs w:val="24"/>
          <w:lang w:val="en-GB"/>
          <w:rPrChange w:id="2895"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2896" w:author="Alexandre Miguel Kaizeler Guedes Da Silva Afonso" w:date="2026-07-27T16:55:00Z" w16du:dateUtc="2026-07-27T15:55:00Z">
            <w:rPr>
              <w:rFonts w:ascii="Arial" w:hAnsi="Arial" w:cs="Arial"/>
              <w:sz w:val="24"/>
              <w:szCs w:val="24"/>
            </w:rPr>
          </w:rPrChange>
        </w:rPr>
        <w:t xml:space="preserve">. </w:t>
      </w:r>
      <w:r w:rsidR="00FA5A6C" w:rsidRPr="00B475D4">
        <w:rPr>
          <w:rFonts w:ascii="Arial" w:hAnsi="Arial" w:cs="Arial"/>
          <w:sz w:val="24"/>
          <w:szCs w:val="24"/>
          <w:lang w:val="en-GB"/>
          <w:rPrChange w:id="2897" w:author="Alexandre Miguel Kaizeler Guedes Da Silva Afonso" w:date="2026-07-27T16:55:00Z" w16du:dateUtc="2026-07-27T15:55:00Z">
            <w:rPr>
              <w:rFonts w:ascii="Arial" w:hAnsi="Arial" w:cs="Arial"/>
              <w:sz w:val="24"/>
              <w:szCs w:val="24"/>
            </w:rPr>
          </w:rPrChange>
        </w:rPr>
        <w:t>Unexpectedly, mitochondrial–dsRNA overlap was greater in stressed than in unstressed cells</w:t>
      </w:r>
      <w:r w:rsidR="004A4841" w:rsidRPr="00B475D4">
        <w:rPr>
          <w:rFonts w:ascii="Arial" w:hAnsi="Arial" w:cs="Arial"/>
          <w:sz w:val="24"/>
          <w:szCs w:val="24"/>
          <w:lang w:val="en-GB"/>
          <w:rPrChange w:id="2898" w:author="Alexandre Miguel Kaizeler Guedes Da Silva Afonso" w:date="2026-07-27T16:55:00Z" w16du:dateUtc="2026-07-27T15:55:00Z">
            <w:rPr>
              <w:rFonts w:ascii="Arial" w:hAnsi="Arial" w:cs="Arial"/>
              <w:sz w:val="24"/>
              <w:szCs w:val="24"/>
            </w:rPr>
          </w:rPrChange>
        </w:rPr>
        <w:t xml:space="preserve">. </w:t>
      </w:r>
      <w:r w:rsidR="00FA5A6C" w:rsidRPr="00B475D4">
        <w:rPr>
          <w:rFonts w:ascii="Arial" w:hAnsi="Arial" w:cs="Arial"/>
          <w:sz w:val="24"/>
          <w:szCs w:val="24"/>
          <w:lang w:val="en-GB"/>
          <w:rPrChange w:id="2899" w:author="Alexandre Miguel Kaizeler Guedes Da Silva Afonso" w:date="2026-07-27T16:55:00Z" w16du:dateUtc="2026-07-27T15:55:00Z">
            <w:rPr>
              <w:rFonts w:ascii="Arial" w:hAnsi="Arial" w:cs="Arial"/>
              <w:sz w:val="24"/>
              <w:szCs w:val="24"/>
            </w:rPr>
          </w:rPrChange>
        </w:rPr>
        <w:t>This may reflect stress-induced remodelling of mitochondrial morphology that increases measured colocalization, or enhanced dsRNA production under acute stress. Alternatively, even under nominally unstressed culture conditions, cells may experience a baseline level of stress insufficient to trigger SG assembly yet sufficient to promote mitochondrial dsRNA leakage, consistent with our observation that TIA1 displayed a cytoplasmic rather than nuclear distribution even in unstressed cells</w:t>
      </w:r>
      <w:r w:rsidR="00657FA8" w:rsidRPr="00B475D4">
        <w:rPr>
          <w:rFonts w:ascii="Arial" w:hAnsi="Arial" w:cs="Arial"/>
          <w:sz w:val="24"/>
          <w:szCs w:val="24"/>
          <w:lang w:val="en-GB"/>
          <w:rPrChange w:id="2900" w:author="Alexandre Miguel Kaizeler Guedes Da Silva Afonso" w:date="2026-07-27T16:55:00Z" w16du:dateUtc="2026-07-27T15:55:00Z">
            <w:rPr>
              <w:rFonts w:ascii="Arial" w:hAnsi="Arial" w:cs="Arial"/>
              <w:sz w:val="24"/>
              <w:szCs w:val="24"/>
            </w:rPr>
          </w:rPrChange>
        </w:rPr>
        <w:t>. Because SGs are thought to have protective functions</w:t>
      </w:r>
      <w:r w:rsidR="00657FA8" w:rsidRPr="00B475D4">
        <w:rPr>
          <w:rFonts w:ascii="Arial" w:hAnsi="Arial" w:cs="Arial"/>
          <w:sz w:val="24"/>
          <w:szCs w:val="24"/>
          <w:lang w:val="en-GB"/>
          <w:rPrChange w:id="2901"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902" w:author="Alexandre Miguel Kaizeler Guedes Da Silva Afonso" w:date="2026-07-27T16:55:00Z" w16du:dateUtc="2026-07-27T15:55:00Z">
            <w:rPr>
              <w:rFonts w:ascii="Arial" w:hAnsi="Arial" w:cs="Arial"/>
              <w:sz w:val="24"/>
              <w:szCs w:val="24"/>
            </w:rPr>
          </w:rPrChange>
        </w:rPr>
        <w:instrText xml:space="preserve"> ADDIN ZOTERO_ITEM CSL_CITATION {"citationID":"MKQY2q2p","properties":{"formattedCitation":"\\super 7\\nosupersub{}","plainCitation":"7","noteIndex":0},"citationItems":[{"id":"jCcWpdK2/HrDB2KSB","uris":["http://zotero.org/users/local/1p9EH8ax/items/BR3BXXDM"],"itemData":{"id":"f9pzkrjY/mvzP1yfb","type":"article-journal","container-title":"Molecular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657FA8" w:rsidRPr="00B475D4">
        <w:rPr>
          <w:rFonts w:ascii="Arial" w:hAnsi="Arial" w:cs="Arial"/>
          <w:sz w:val="24"/>
          <w:szCs w:val="24"/>
          <w:lang w:val="en-GB"/>
          <w:rPrChange w:id="2903" w:author="Alexandre Miguel Kaizeler Guedes Da Silva Afonso" w:date="2026-07-27T16:55:00Z" w16du:dateUtc="2026-07-27T15:55:00Z">
            <w:rPr>
              <w:rFonts w:ascii="Arial" w:hAnsi="Arial" w:cs="Arial"/>
              <w:sz w:val="24"/>
              <w:szCs w:val="24"/>
            </w:rPr>
          </w:rPrChange>
        </w:rPr>
        <w:fldChar w:fldCharType="separate"/>
      </w:r>
      <w:r w:rsidR="00657FA8" w:rsidRPr="00B475D4">
        <w:rPr>
          <w:rFonts w:ascii="Arial" w:hAnsi="Arial" w:cs="Arial"/>
          <w:kern w:val="0"/>
          <w:sz w:val="24"/>
          <w:vertAlign w:val="superscript"/>
          <w:lang w:val="en-GB"/>
          <w:rPrChange w:id="2904" w:author="Alexandre Miguel Kaizeler Guedes Da Silva Afonso" w:date="2026-07-27T16:55:00Z" w16du:dateUtc="2026-07-27T15:55:00Z">
            <w:rPr>
              <w:rFonts w:ascii="Arial" w:hAnsi="Arial" w:cs="Arial"/>
              <w:kern w:val="0"/>
              <w:sz w:val="24"/>
              <w:vertAlign w:val="superscript"/>
            </w:rPr>
          </w:rPrChange>
        </w:rPr>
        <w:t>7</w:t>
      </w:r>
      <w:r w:rsidR="00657FA8" w:rsidRPr="00B475D4">
        <w:rPr>
          <w:rFonts w:ascii="Arial" w:hAnsi="Arial" w:cs="Arial"/>
          <w:sz w:val="24"/>
          <w:szCs w:val="24"/>
          <w:lang w:val="en-GB"/>
          <w:rPrChange w:id="2905" w:author="Alexandre Miguel Kaizeler Guedes Da Silva Afonso" w:date="2026-07-27T16:55:00Z" w16du:dateUtc="2026-07-27T15:55:00Z">
            <w:rPr>
              <w:rFonts w:ascii="Arial" w:hAnsi="Arial" w:cs="Arial"/>
              <w:sz w:val="24"/>
              <w:szCs w:val="24"/>
            </w:rPr>
          </w:rPrChange>
        </w:rPr>
        <w:fldChar w:fldCharType="end"/>
      </w:r>
      <w:r w:rsidR="00657FA8" w:rsidRPr="00B475D4">
        <w:rPr>
          <w:rFonts w:ascii="Arial" w:hAnsi="Arial" w:cs="Arial"/>
          <w:sz w:val="24"/>
          <w:szCs w:val="24"/>
          <w:lang w:val="en-GB"/>
          <w:rPrChange w:id="2906" w:author="Alexandre Miguel Kaizeler Guedes Da Silva Afonso" w:date="2026-07-27T16:55:00Z" w16du:dateUtc="2026-07-27T15:55:00Z">
            <w:rPr>
              <w:rFonts w:ascii="Arial" w:hAnsi="Arial" w:cs="Arial"/>
              <w:sz w:val="24"/>
              <w:szCs w:val="24"/>
            </w:rPr>
          </w:rPrChange>
        </w:rPr>
        <w:t xml:space="preserve">, their assembly during acute stress might reduce such leakage, independently of any direct uptake. Moreover, evidence from </w:t>
      </w:r>
      <w:r w:rsidR="00657FA8" w:rsidRPr="00B475D4">
        <w:rPr>
          <w:rFonts w:ascii="Arial" w:hAnsi="Arial" w:cs="Arial"/>
          <w:i/>
          <w:iCs/>
          <w:sz w:val="24"/>
          <w:szCs w:val="24"/>
          <w:lang w:val="en-GB"/>
          <w:rPrChange w:id="2907" w:author="Alexandre Miguel Kaizeler Guedes Da Silva Afonso" w:date="2026-07-27T16:55:00Z" w16du:dateUtc="2026-07-27T15:55:00Z">
            <w:rPr>
              <w:rFonts w:ascii="Arial" w:hAnsi="Arial" w:cs="Arial"/>
              <w:i/>
              <w:iCs/>
              <w:sz w:val="24"/>
              <w:szCs w:val="24"/>
            </w:rPr>
          </w:rPrChange>
        </w:rPr>
        <w:t>C. elegans</w:t>
      </w:r>
      <w:r w:rsidR="00657FA8" w:rsidRPr="00B475D4">
        <w:rPr>
          <w:rFonts w:ascii="Arial" w:hAnsi="Arial" w:cs="Arial"/>
          <w:sz w:val="24"/>
          <w:szCs w:val="24"/>
          <w:lang w:val="en-GB"/>
          <w:rPrChange w:id="2908" w:author="Alexandre Miguel Kaizeler Guedes Da Silva Afonso" w:date="2026-07-27T16:55:00Z" w16du:dateUtc="2026-07-27T15:55:00Z">
            <w:rPr>
              <w:rFonts w:ascii="Arial" w:hAnsi="Arial" w:cs="Arial"/>
              <w:sz w:val="24"/>
              <w:szCs w:val="24"/>
            </w:rPr>
          </w:rPrChange>
        </w:rPr>
        <w:t xml:space="preserve"> suggests that inhibition of protein synthesis enhances mitochondrial function</w:t>
      </w:r>
      <w:r w:rsidR="00657FA8" w:rsidRPr="00B475D4">
        <w:rPr>
          <w:rFonts w:ascii="Arial" w:hAnsi="Arial" w:cs="Arial"/>
          <w:sz w:val="24"/>
          <w:szCs w:val="24"/>
          <w:lang w:val="en-GB"/>
          <w:rPrChange w:id="2909"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2910" w:author="Alexandre Miguel Kaizeler Guedes Da Silva Afonso" w:date="2026-07-27T16:55:00Z" w16du:dateUtc="2026-07-27T15:55:00Z">
            <w:rPr>
              <w:rFonts w:ascii="Arial" w:hAnsi="Arial" w:cs="Arial"/>
              <w:sz w:val="24"/>
              <w:szCs w:val="24"/>
            </w:rPr>
          </w:rPrChange>
        </w:rPr>
        <w:instrText xml:space="preserve"> ADDIN ZOTERO_ITEM CSL_CITATION {"citationID":"ZMIYtYfn","properties":{"formattedCitation":"\\super 69\\nosupersub{}","plainCitation":"69","noteIndex":0},"citationItems":[{"id":161,"uris":["http://zotero.org/users/local/q86rvdj2/items/H6DBU4S9"],"itemData":{"id":161,"type":"article","abstract":"Abstract\n          \n            The mitochondrial unfolded protein response (UPR\n            mt\n            ), which promotes mitochondrial proteostasis and biogenesis is regulated by the transcription factor ATFS-1. In\n            C. elegans\n            , impaired\n            atfs-1\n            expression perturbs mitochondrial function and slows development. Here, via an RNAi suppressor screen, we found that inhibition of the nuclear hormone receptor NHR-180 increases mitochondrial function and the rate of development in\n            atfs-1(null)\n            worms. NHR-180 is activated during mitochondrial dysfunction and induces transcription of genes required for protein synthesis on cytosolic and mitochondrial ribosomes. Importantly, the NHR-180 ligand binding domain interacts with AMP, which results in increased protein synthesis potentially to promote mitochondrial biogenesis and recovery from transient mitochondrial perturbations. However, NHR-180 exacerbates the mitochondrial dysfunction caused by mutations in genes required for oxidative phosphorylation. Consistent with these findings, we found that inhibition of the S6 kinase homolog RSKS-1 also increased mitochondrial function in\n            atfs-1(null)\n            worms. Importantly, treatment with an S6 kinase inhibitor also increased respiration and mtDNA content in mammalian ATF5-knockout cells and OXPHOS-deficient models, suggesting that translation regulation is a conserved, targetable approach for restoring mitochondrial function in disease.","DOI":"10.1101/2025.01.22.634344","language":"en","license":"https://www.biorxiv.org/about/FAQ#license","publisher":"Developmental Biology","source":"DOI.org (Crossref)","title":"AMP accumulation during mitochondrial stress induces transcription of cytosolic and mitochondrial protein synthesis components via NHR-180","URL":"http://biorxiv.org/lookup/doi/10.1101/2025.01.22.634344","author":[{"family":"Mallick","given":"Avijit"},{"family":"Ramalho","given":"Theresa"},{"family":"Du","given":"Yunguang"},{"family":"Li","given":"Rui"},{"family":"Ali","given":"Levi"},{"family":"Kim","given":"Sookyung"},{"family":"Rai","given":"Pooja"},{"family":"Bergmann","given":"Andreas"},{"family":"Zhu","given":"Lihua Julie"},{"family":"Haynes","given":"Cole M."}],"accessed":{"date-parts":[["2025",9,28]]},"issued":{"date-parts":[["2025",1,23]]}}}],"schema":"https://github.com/citation-style-language/schema/raw/master/csl-citation.json"} </w:instrText>
      </w:r>
      <w:r w:rsidR="00657FA8" w:rsidRPr="00B475D4">
        <w:rPr>
          <w:rFonts w:ascii="Arial" w:hAnsi="Arial" w:cs="Arial"/>
          <w:sz w:val="24"/>
          <w:szCs w:val="24"/>
          <w:lang w:val="en-GB"/>
          <w:rPrChange w:id="2911"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2912" w:author="Alexandre Miguel Kaizeler Guedes Da Silva Afonso" w:date="2026-07-27T16:55:00Z" w16du:dateUtc="2026-07-27T15:55:00Z">
            <w:rPr>
              <w:rFonts w:ascii="Arial" w:hAnsi="Arial" w:cs="Arial"/>
              <w:kern w:val="0"/>
              <w:sz w:val="24"/>
              <w:vertAlign w:val="superscript"/>
            </w:rPr>
          </w:rPrChange>
        </w:rPr>
        <w:t>69</w:t>
      </w:r>
      <w:r w:rsidR="00657FA8" w:rsidRPr="00B475D4">
        <w:rPr>
          <w:rFonts w:ascii="Arial" w:hAnsi="Arial" w:cs="Arial"/>
          <w:sz w:val="24"/>
          <w:szCs w:val="24"/>
          <w:lang w:val="en-GB"/>
          <w:rPrChange w:id="2913" w:author="Alexandre Miguel Kaizeler Guedes Da Silva Afonso" w:date="2026-07-27T16:55:00Z" w16du:dateUtc="2026-07-27T15:55:00Z">
            <w:rPr>
              <w:rFonts w:ascii="Arial" w:hAnsi="Arial" w:cs="Arial"/>
              <w:sz w:val="24"/>
              <w:szCs w:val="24"/>
            </w:rPr>
          </w:rPrChange>
        </w:rPr>
        <w:fldChar w:fldCharType="end"/>
      </w:r>
      <w:r w:rsidR="00657FA8" w:rsidRPr="00B475D4">
        <w:rPr>
          <w:rFonts w:ascii="Arial" w:hAnsi="Arial" w:cs="Arial"/>
          <w:sz w:val="24"/>
          <w:szCs w:val="24"/>
          <w:lang w:val="en-GB"/>
          <w:rPrChange w:id="2914" w:author="Alexandre Miguel Kaizeler Guedes Da Silva Afonso" w:date="2026-07-27T16:55:00Z" w16du:dateUtc="2026-07-27T15:55:00Z">
            <w:rPr>
              <w:rFonts w:ascii="Arial" w:hAnsi="Arial" w:cs="Arial"/>
              <w:sz w:val="24"/>
              <w:szCs w:val="24"/>
            </w:rPr>
          </w:rPrChange>
        </w:rPr>
        <w:t>. Since protein synthesis is typically suppressed under strong stress</w:t>
      </w:r>
      <w:r w:rsidR="00657FA8" w:rsidRPr="00B475D4">
        <w:rPr>
          <w:rFonts w:ascii="Arial" w:hAnsi="Arial" w:cs="Arial"/>
          <w:sz w:val="24"/>
          <w:szCs w:val="24"/>
          <w:lang w:val="en-GB"/>
          <w:rPrChange w:id="2915"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916" w:author="Alexandre Miguel Kaizeler Guedes Da Silva Afonso" w:date="2026-07-27T16:55:00Z" w16du:dateUtc="2026-07-27T15:55:00Z">
            <w:rPr>
              <w:rFonts w:ascii="Arial" w:hAnsi="Arial" w:cs="Arial"/>
              <w:sz w:val="24"/>
              <w:szCs w:val="24"/>
            </w:rPr>
          </w:rPrChange>
        </w:rPr>
        <w:instrText xml:space="preserve"> ADDIN ZOTERO_ITEM CSL_CITATION {"citationID":"7zgjWuvy","properties":{"formattedCitation":"\\super 11\\nosupersub{}","plainCitation":"11","noteIndex":0},"citationItems":[{"id":"jCcWpdK2/NNrn8vIc","uris":["http://zotero.org/users/local/1p9EH8ax/items/H53LK9V6"],"itemData":{"id":"f9pzkrjY/fUwo1uYC","type":"article-journal","abstract":"Mammalian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657FA8" w:rsidRPr="00B475D4">
        <w:rPr>
          <w:rFonts w:ascii="Arial" w:hAnsi="Arial" w:cs="Arial"/>
          <w:sz w:val="24"/>
          <w:szCs w:val="24"/>
          <w:lang w:val="en-GB"/>
          <w:rPrChange w:id="2917" w:author="Alexandre Miguel Kaizeler Guedes Da Silva Afonso" w:date="2026-07-27T16:55:00Z" w16du:dateUtc="2026-07-27T15:55:00Z">
            <w:rPr>
              <w:rFonts w:ascii="Arial" w:hAnsi="Arial" w:cs="Arial"/>
              <w:sz w:val="24"/>
              <w:szCs w:val="24"/>
            </w:rPr>
          </w:rPrChange>
        </w:rPr>
        <w:fldChar w:fldCharType="separate"/>
      </w:r>
      <w:r w:rsidR="00657FA8" w:rsidRPr="00B475D4">
        <w:rPr>
          <w:rFonts w:ascii="Arial" w:hAnsi="Arial" w:cs="Arial"/>
          <w:kern w:val="0"/>
          <w:sz w:val="24"/>
          <w:vertAlign w:val="superscript"/>
          <w:lang w:val="en-GB"/>
          <w:rPrChange w:id="2918" w:author="Alexandre Miguel Kaizeler Guedes Da Silva Afonso" w:date="2026-07-27T16:55:00Z" w16du:dateUtc="2026-07-27T15:55:00Z">
            <w:rPr>
              <w:rFonts w:ascii="Arial" w:hAnsi="Arial" w:cs="Arial"/>
              <w:kern w:val="0"/>
              <w:sz w:val="24"/>
              <w:vertAlign w:val="superscript"/>
            </w:rPr>
          </w:rPrChange>
        </w:rPr>
        <w:t>11</w:t>
      </w:r>
      <w:r w:rsidR="00657FA8" w:rsidRPr="00B475D4">
        <w:rPr>
          <w:rFonts w:ascii="Arial" w:hAnsi="Arial" w:cs="Arial"/>
          <w:sz w:val="24"/>
          <w:szCs w:val="24"/>
          <w:lang w:val="en-GB"/>
          <w:rPrChange w:id="2919" w:author="Alexandre Miguel Kaizeler Guedes Da Silva Afonso" w:date="2026-07-27T16:55:00Z" w16du:dateUtc="2026-07-27T15:55:00Z">
            <w:rPr>
              <w:rFonts w:ascii="Arial" w:hAnsi="Arial" w:cs="Arial"/>
              <w:sz w:val="24"/>
              <w:szCs w:val="24"/>
            </w:rPr>
          </w:rPrChange>
        </w:rPr>
        <w:fldChar w:fldCharType="end"/>
      </w:r>
      <w:r w:rsidR="00657FA8" w:rsidRPr="00B475D4">
        <w:rPr>
          <w:rFonts w:ascii="Arial" w:hAnsi="Arial" w:cs="Arial"/>
          <w:sz w:val="24"/>
          <w:szCs w:val="24"/>
          <w:lang w:val="en-GB"/>
          <w:rPrChange w:id="2920" w:author="Alexandre Miguel Kaizeler Guedes Da Silva Afonso" w:date="2026-07-27T16:55:00Z" w16du:dateUtc="2026-07-27T15:55:00Z">
            <w:rPr>
              <w:rFonts w:ascii="Arial" w:hAnsi="Arial" w:cs="Arial"/>
              <w:sz w:val="24"/>
              <w:szCs w:val="24"/>
            </w:rPr>
          </w:rPrChange>
        </w:rPr>
        <w:t>, this could paradoxically increase mitochondrial activity and dsRNA production.</w:t>
      </w:r>
    </w:p>
    <w:p w14:paraId="2C8D716B" w14:textId="5F563C82" w:rsidR="00152C5D" w:rsidRPr="00B475D4" w:rsidRDefault="00657FA8" w:rsidP="00657FA8">
      <w:pPr>
        <w:jc w:val="both"/>
        <w:rPr>
          <w:rFonts w:ascii="Arial" w:hAnsi="Arial" w:cs="Arial"/>
          <w:sz w:val="24"/>
          <w:szCs w:val="24"/>
          <w:lang w:val="en-GB"/>
          <w:rPrChange w:id="292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922" w:author="Alexandre Miguel Kaizeler Guedes Da Silva Afonso" w:date="2026-07-27T16:55:00Z" w16du:dateUtc="2026-07-27T15:55:00Z">
            <w:rPr>
              <w:rFonts w:ascii="Arial" w:hAnsi="Arial" w:cs="Arial"/>
              <w:sz w:val="24"/>
              <w:szCs w:val="24"/>
            </w:rPr>
          </w:rPrChange>
        </w:rPr>
        <w:t xml:space="preserve">To accurately assess SG-associated uptake, we excluded dsRNAs overlapping both mitochondria and SGs before quantifying their colocalization with G3BP1. </w:t>
      </w:r>
      <w:r w:rsidR="00152C5D" w:rsidRPr="00B475D4">
        <w:rPr>
          <w:rFonts w:ascii="Arial" w:hAnsi="Arial" w:cs="Arial"/>
          <w:sz w:val="24"/>
          <w:szCs w:val="24"/>
          <w:lang w:val="en-GB"/>
          <w:rPrChange w:id="2923" w:author="Alexandre Miguel Kaizeler Guedes Da Silva Afonso" w:date="2026-07-27T16:55:00Z" w16du:dateUtc="2026-07-27T15:55:00Z">
            <w:rPr>
              <w:rFonts w:ascii="Arial" w:hAnsi="Arial" w:cs="Arial"/>
              <w:sz w:val="24"/>
              <w:szCs w:val="24"/>
            </w:rPr>
          </w:rPrChange>
        </w:rPr>
        <w:t xml:space="preserve">Using this filtered </w:t>
      </w:r>
      <w:r w:rsidRPr="00B475D4">
        <w:rPr>
          <w:rFonts w:ascii="Arial" w:hAnsi="Arial" w:cs="Arial"/>
          <w:sz w:val="24"/>
          <w:szCs w:val="24"/>
          <w:lang w:val="en-GB"/>
          <w:rPrChange w:id="2924" w:author="Alexandre Miguel Kaizeler Guedes Da Silva Afonso" w:date="2026-07-27T16:55:00Z" w16du:dateUtc="2026-07-27T15:55:00Z">
            <w:rPr>
              <w:rFonts w:ascii="Arial" w:hAnsi="Arial" w:cs="Arial"/>
              <w:sz w:val="24"/>
              <w:szCs w:val="24"/>
            </w:rPr>
          </w:rPrChange>
        </w:rPr>
        <w:t>signal</w:t>
      </w:r>
      <w:r w:rsidR="00152C5D" w:rsidRPr="00B475D4">
        <w:rPr>
          <w:rFonts w:ascii="Arial" w:hAnsi="Arial" w:cs="Arial"/>
          <w:sz w:val="24"/>
          <w:szCs w:val="24"/>
          <w:lang w:val="en-GB"/>
          <w:rPrChange w:id="2925" w:author="Alexandre Miguel Kaizeler Guedes Da Silva Afonso" w:date="2026-07-27T16:55:00Z" w16du:dateUtc="2026-07-27T15:55:00Z">
            <w:rPr>
              <w:rFonts w:ascii="Arial" w:hAnsi="Arial" w:cs="Arial"/>
              <w:sz w:val="24"/>
              <w:szCs w:val="24"/>
            </w:rPr>
          </w:rPrChange>
        </w:rPr>
        <w:t>, we then measured the proportion of dsRNA volume colocalizing with G3BP1 signal</w:t>
      </w:r>
      <w:r w:rsidR="00067C1D" w:rsidRPr="00B475D4">
        <w:rPr>
          <w:rFonts w:ascii="Arial" w:hAnsi="Arial" w:cs="Arial"/>
          <w:sz w:val="24"/>
          <w:szCs w:val="24"/>
          <w:lang w:val="en-GB"/>
          <w:rPrChange w:id="2926" w:author="Alexandre Miguel Kaizeler Guedes Da Silva Afonso" w:date="2026-07-27T16:55:00Z" w16du:dateUtc="2026-07-27T15:55:00Z">
            <w:rPr>
              <w:rFonts w:ascii="Arial" w:hAnsi="Arial" w:cs="Arial"/>
              <w:sz w:val="24"/>
              <w:szCs w:val="24"/>
            </w:rPr>
          </w:rPrChange>
        </w:rPr>
        <w:t xml:space="preserve"> (Figure </w:t>
      </w:r>
      <w:r w:rsidR="00B33410" w:rsidRPr="00B475D4">
        <w:rPr>
          <w:rFonts w:ascii="Arial" w:hAnsi="Arial" w:cs="Arial"/>
          <w:sz w:val="24"/>
          <w:szCs w:val="24"/>
          <w:lang w:val="en-GB"/>
          <w:rPrChange w:id="2927" w:author="Alexandre Miguel Kaizeler Guedes Da Silva Afonso" w:date="2026-07-27T16:55:00Z" w16du:dateUtc="2026-07-27T15:55:00Z">
            <w:rPr>
              <w:rFonts w:ascii="Arial" w:hAnsi="Arial" w:cs="Arial"/>
              <w:sz w:val="24"/>
              <w:szCs w:val="24"/>
            </w:rPr>
          </w:rPrChange>
        </w:rPr>
        <w:t>6</w:t>
      </w:r>
      <w:r w:rsidR="00067C1D" w:rsidRPr="00B475D4">
        <w:rPr>
          <w:rFonts w:ascii="Arial" w:hAnsi="Arial" w:cs="Arial"/>
          <w:sz w:val="24"/>
          <w:szCs w:val="24"/>
          <w:lang w:val="en-GB"/>
          <w:rPrChange w:id="2928" w:author="Alexandre Miguel Kaizeler Guedes Da Silva Afonso" w:date="2026-07-27T16:55:00Z" w16du:dateUtc="2026-07-27T15:55:00Z">
            <w:rPr>
              <w:rFonts w:ascii="Arial" w:hAnsi="Arial" w:cs="Arial"/>
              <w:sz w:val="24"/>
              <w:szCs w:val="24"/>
            </w:rPr>
          </w:rPrChange>
        </w:rPr>
        <w:t>A, in Magenta)</w:t>
      </w:r>
      <w:r w:rsidR="00152C5D" w:rsidRPr="00B475D4">
        <w:rPr>
          <w:rFonts w:ascii="Arial" w:hAnsi="Arial" w:cs="Arial"/>
          <w:sz w:val="24"/>
          <w:szCs w:val="24"/>
          <w:lang w:val="en-GB"/>
          <w:rPrChange w:id="2929" w:author="Alexandre Miguel Kaizeler Guedes Da Silva Afonso" w:date="2026-07-27T16:55:00Z" w16du:dateUtc="2026-07-27T15:55:00Z">
            <w:rPr>
              <w:rFonts w:ascii="Arial" w:hAnsi="Arial" w:cs="Arial"/>
              <w:sz w:val="24"/>
              <w:szCs w:val="24"/>
            </w:rPr>
          </w:rPrChange>
        </w:rPr>
        <w:t xml:space="preserve">. </w:t>
      </w:r>
      <w:r w:rsidR="00695C48" w:rsidRPr="00B475D4">
        <w:rPr>
          <w:rFonts w:ascii="Arial" w:hAnsi="Arial" w:cs="Arial"/>
          <w:sz w:val="24"/>
          <w:szCs w:val="24"/>
          <w:lang w:val="en-GB"/>
          <w:rPrChange w:id="2930" w:author="Alexandre Miguel Kaizeler Guedes Da Silva Afonso" w:date="2026-07-27T16:55:00Z" w16du:dateUtc="2026-07-27T15:55:00Z">
            <w:rPr>
              <w:rFonts w:ascii="Arial" w:hAnsi="Arial" w:cs="Arial"/>
              <w:sz w:val="24"/>
              <w:szCs w:val="24"/>
            </w:rPr>
          </w:rPrChange>
        </w:rPr>
        <w:t>C</w:t>
      </w:r>
      <w:r w:rsidR="00152C5D" w:rsidRPr="00B475D4">
        <w:rPr>
          <w:rFonts w:ascii="Arial" w:hAnsi="Arial" w:cs="Arial"/>
          <w:sz w:val="24"/>
          <w:szCs w:val="24"/>
          <w:lang w:val="en-GB"/>
          <w:rPrChange w:id="2931" w:author="Alexandre Miguel Kaizeler Guedes Da Silva Afonso" w:date="2026-07-27T16:55:00Z" w16du:dateUtc="2026-07-27T15:55:00Z">
            <w:rPr>
              <w:rFonts w:ascii="Arial" w:hAnsi="Arial" w:cs="Arial"/>
              <w:sz w:val="24"/>
              <w:szCs w:val="24"/>
            </w:rPr>
          </w:rPrChange>
        </w:rPr>
        <w:t xml:space="preserve">olocalization was higher under stress, </w:t>
      </w:r>
      <w:r w:rsidR="00695C48" w:rsidRPr="00B475D4">
        <w:rPr>
          <w:rFonts w:ascii="Arial" w:hAnsi="Arial" w:cs="Arial"/>
          <w:sz w:val="24"/>
          <w:szCs w:val="24"/>
          <w:lang w:val="en-GB"/>
          <w:rPrChange w:id="2932" w:author="Alexandre Miguel Kaizeler Guedes Da Silva Afonso" w:date="2026-07-27T16:55:00Z" w16du:dateUtc="2026-07-27T15:55:00Z">
            <w:rPr>
              <w:rFonts w:ascii="Arial" w:hAnsi="Arial" w:cs="Arial"/>
              <w:sz w:val="24"/>
              <w:szCs w:val="24"/>
            </w:rPr>
          </w:rPrChange>
        </w:rPr>
        <w:t xml:space="preserve">both within mitochondria (Figure </w:t>
      </w:r>
      <w:r w:rsidR="00B33410" w:rsidRPr="00B475D4">
        <w:rPr>
          <w:rFonts w:ascii="Arial" w:hAnsi="Arial" w:cs="Arial"/>
          <w:sz w:val="24"/>
          <w:szCs w:val="24"/>
          <w:lang w:val="en-GB"/>
          <w:rPrChange w:id="2933" w:author="Alexandre Miguel Kaizeler Guedes Da Silva Afonso" w:date="2026-07-27T16:55:00Z" w16du:dateUtc="2026-07-27T15:55:00Z">
            <w:rPr>
              <w:rFonts w:ascii="Arial" w:hAnsi="Arial" w:cs="Arial"/>
              <w:sz w:val="24"/>
              <w:szCs w:val="24"/>
            </w:rPr>
          </w:rPrChange>
        </w:rPr>
        <w:t>6</w:t>
      </w:r>
      <w:r w:rsidR="00695C48" w:rsidRPr="00B475D4">
        <w:rPr>
          <w:rFonts w:ascii="Arial" w:hAnsi="Arial" w:cs="Arial"/>
          <w:sz w:val="24"/>
          <w:szCs w:val="24"/>
          <w:lang w:val="en-GB"/>
          <w:rPrChange w:id="2934" w:author="Alexandre Miguel Kaizeler Guedes Da Silva Afonso" w:date="2026-07-27T16:55:00Z" w16du:dateUtc="2026-07-27T15:55:00Z">
            <w:rPr>
              <w:rFonts w:ascii="Arial" w:hAnsi="Arial" w:cs="Arial"/>
              <w:sz w:val="24"/>
              <w:szCs w:val="24"/>
            </w:rPr>
          </w:rPrChange>
        </w:rPr>
        <w:t xml:space="preserve">B) and in SGs, the latter being </w:t>
      </w:r>
      <w:r w:rsidR="00152C5D" w:rsidRPr="00B475D4">
        <w:rPr>
          <w:rFonts w:ascii="Arial" w:hAnsi="Arial" w:cs="Arial"/>
          <w:sz w:val="24"/>
          <w:szCs w:val="24"/>
          <w:lang w:val="en-GB"/>
          <w:rPrChange w:id="2935" w:author="Alexandre Miguel Kaizeler Guedes Da Silva Afonso" w:date="2026-07-27T16:55:00Z" w16du:dateUtc="2026-07-27T15:55:00Z">
            <w:rPr>
              <w:rFonts w:ascii="Arial" w:hAnsi="Arial" w:cs="Arial"/>
              <w:sz w:val="24"/>
              <w:szCs w:val="24"/>
            </w:rPr>
          </w:rPrChange>
        </w:rPr>
        <w:t xml:space="preserve">consistent with dsRNA </w:t>
      </w:r>
      <w:r w:rsidR="00152C5D" w:rsidRPr="00B475D4">
        <w:rPr>
          <w:rFonts w:ascii="Arial" w:hAnsi="Arial" w:cs="Arial"/>
          <w:sz w:val="24"/>
          <w:szCs w:val="24"/>
          <w:lang w:val="en-GB"/>
          <w:rPrChange w:id="2936" w:author="Alexandre Miguel Kaizeler Guedes Da Silva Afonso" w:date="2026-07-27T16:55:00Z" w16du:dateUtc="2026-07-27T15:55:00Z">
            <w:rPr>
              <w:rFonts w:ascii="Arial" w:hAnsi="Arial" w:cs="Arial"/>
              <w:sz w:val="24"/>
              <w:szCs w:val="24"/>
            </w:rPr>
          </w:rPrChange>
        </w:rPr>
        <w:lastRenderedPageBreak/>
        <w:t>sequestration into SGs</w:t>
      </w:r>
      <w:r w:rsidR="00067C1D" w:rsidRPr="00B475D4">
        <w:rPr>
          <w:rFonts w:ascii="Arial" w:hAnsi="Arial" w:cs="Arial"/>
          <w:sz w:val="24"/>
          <w:szCs w:val="24"/>
          <w:lang w:val="en-GB"/>
          <w:rPrChange w:id="2937" w:author="Alexandre Miguel Kaizeler Guedes Da Silva Afonso" w:date="2026-07-27T16:55:00Z" w16du:dateUtc="2026-07-27T15:55:00Z">
            <w:rPr>
              <w:rFonts w:ascii="Arial" w:hAnsi="Arial" w:cs="Arial"/>
              <w:sz w:val="24"/>
              <w:szCs w:val="24"/>
            </w:rPr>
          </w:rPrChange>
        </w:rPr>
        <w:t xml:space="preserve"> (Figure </w:t>
      </w:r>
      <w:r w:rsidR="00B33410" w:rsidRPr="00B475D4">
        <w:rPr>
          <w:rFonts w:ascii="Arial" w:hAnsi="Arial" w:cs="Arial"/>
          <w:sz w:val="24"/>
          <w:szCs w:val="24"/>
          <w:lang w:val="en-GB"/>
          <w:rPrChange w:id="2938" w:author="Alexandre Miguel Kaizeler Guedes Da Silva Afonso" w:date="2026-07-27T16:55:00Z" w16du:dateUtc="2026-07-27T15:55:00Z">
            <w:rPr>
              <w:rFonts w:ascii="Arial" w:hAnsi="Arial" w:cs="Arial"/>
              <w:sz w:val="24"/>
              <w:szCs w:val="24"/>
            </w:rPr>
          </w:rPrChange>
        </w:rPr>
        <w:t>6</w:t>
      </w:r>
      <w:r w:rsidR="00695C48" w:rsidRPr="00B475D4">
        <w:rPr>
          <w:rFonts w:ascii="Arial" w:hAnsi="Arial" w:cs="Arial"/>
          <w:sz w:val="24"/>
          <w:szCs w:val="24"/>
          <w:lang w:val="en-GB"/>
          <w:rPrChange w:id="2939" w:author="Alexandre Miguel Kaizeler Guedes Da Silva Afonso" w:date="2026-07-27T16:55:00Z" w16du:dateUtc="2026-07-27T15:55:00Z">
            <w:rPr>
              <w:rFonts w:ascii="Arial" w:hAnsi="Arial" w:cs="Arial"/>
              <w:sz w:val="24"/>
              <w:szCs w:val="24"/>
            </w:rPr>
          </w:rPrChange>
        </w:rPr>
        <w:t>C</w:t>
      </w:r>
      <w:r w:rsidR="00067C1D" w:rsidRPr="00B475D4">
        <w:rPr>
          <w:rFonts w:ascii="Arial" w:hAnsi="Arial" w:cs="Arial"/>
          <w:sz w:val="24"/>
          <w:szCs w:val="24"/>
          <w:lang w:val="en-GB"/>
          <w:rPrChange w:id="2940" w:author="Alexandre Miguel Kaizeler Guedes Da Silva Afonso" w:date="2026-07-27T16:55:00Z" w16du:dateUtc="2026-07-27T15:55:00Z">
            <w:rPr>
              <w:rFonts w:ascii="Arial" w:hAnsi="Arial" w:cs="Arial"/>
              <w:sz w:val="24"/>
              <w:szCs w:val="24"/>
            </w:rPr>
          </w:rPrChange>
        </w:rPr>
        <w:t>)</w:t>
      </w:r>
      <w:r w:rsidR="00152C5D" w:rsidRPr="00B475D4">
        <w:rPr>
          <w:rFonts w:ascii="Arial" w:hAnsi="Arial" w:cs="Arial"/>
          <w:sz w:val="24"/>
          <w:szCs w:val="24"/>
          <w:lang w:val="en-GB"/>
          <w:rPrChange w:id="2941" w:author="Alexandre Miguel Kaizeler Guedes Da Silva Afonso" w:date="2026-07-27T16:55:00Z" w16du:dateUtc="2026-07-27T15:55:00Z">
            <w:rPr>
              <w:rFonts w:ascii="Arial" w:hAnsi="Arial" w:cs="Arial"/>
              <w:sz w:val="24"/>
              <w:szCs w:val="24"/>
            </w:rPr>
          </w:rPrChange>
        </w:rPr>
        <w:t xml:space="preserve">. </w:t>
      </w:r>
      <w:r w:rsidR="00DE4645" w:rsidRPr="00B475D4">
        <w:rPr>
          <w:rFonts w:ascii="Arial" w:hAnsi="Arial" w:cs="Arial"/>
          <w:sz w:val="24"/>
          <w:szCs w:val="24"/>
          <w:lang w:val="en-GB"/>
          <w:rPrChange w:id="2942" w:author="Alexandre Miguel Kaizeler Guedes Da Silva Afonso" w:date="2026-07-27T16:55:00Z" w16du:dateUtc="2026-07-27T15:55:00Z">
            <w:rPr>
              <w:rFonts w:ascii="Arial" w:hAnsi="Arial" w:cs="Arial"/>
              <w:sz w:val="24"/>
              <w:szCs w:val="24"/>
            </w:rPr>
          </w:rPrChange>
        </w:rPr>
        <w:t>To account for the limited sample size, data were modelled using beta distributions (see Methods). The small sample size (3 vs. 3) makes statistical significance meaningless but the large observed effect size (AUC = 0.969; Cohen’s d = 2.847) (Figure 6C) suggests the hypothesis that SGs sequester cytoplasmic dsRNA under hyperosmotic stress is worthy of further exploration. Given the technical limitations and modest sample size, these data should be regarded as supportive rather than definitive, and further experimental validation will be required to consolidate this model.</w:t>
      </w:r>
    </w:p>
    <w:p w14:paraId="5BB6505E" w14:textId="25640BCF" w:rsidR="00152C5D" w:rsidRPr="00B475D4" w:rsidRDefault="00152C5D" w:rsidP="00152C5D">
      <w:pPr>
        <w:jc w:val="both"/>
        <w:rPr>
          <w:rFonts w:ascii="Arial" w:hAnsi="Arial" w:cs="Arial"/>
          <w:sz w:val="24"/>
          <w:szCs w:val="24"/>
          <w:lang w:val="en-GB"/>
          <w:rPrChange w:id="294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944" w:author="Alexandre Miguel Kaizeler Guedes Da Silva Afonso" w:date="2026-07-27T16:55:00Z" w16du:dateUtc="2026-07-27T15:55:00Z">
            <w:rPr>
              <w:rFonts w:ascii="Arial" w:hAnsi="Arial" w:cs="Arial"/>
              <w:sz w:val="24"/>
              <w:szCs w:val="24"/>
            </w:rPr>
          </w:rPrChange>
        </w:rPr>
        <w:t xml:space="preserve">Taken together, these observations </w:t>
      </w:r>
      <w:r w:rsidR="00F2403D" w:rsidRPr="00B475D4">
        <w:rPr>
          <w:rFonts w:ascii="Arial" w:hAnsi="Arial" w:cs="Arial"/>
          <w:sz w:val="24"/>
          <w:szCs w:val="24"/>
          <w:lang w:val="en-GB"/>
          <w:rPrChange w:id="2945" w:author="Alexandre Miguel Kaizeler Guedes Da Silva Afonso" w:date="2026-07-27T16:55:00Z" w16du:dateUtc="2026-07-27T15:55:00Z">
            <w:rPr>
              <w:rFonts w:ascii="Arial" w:hAnsi="Arial" w:cs="Arial"/>
              <w:sz w:val="24"/>
              <w:szCs w:val="24"/>
            </w:rPr>
          </w:rPrChange>
        </w:rPr>
        <w:t>suggest the</w:t>
      </w:r>
      <w:r w:rsidRPr="00B475D4">
        <w:rPr>
          <w:rFonts w:ascii="Arial" w:hAnsi="Arial" w:cs="Arial"/>
          <w:sz w:val="24"/>
          <w:szCs w:val="24"/>
          <w:lang w:val="en-GB"/>
          <w:rPrChange w:id="2946" w:author="Alexandre Miguel Kaizeler Guedes Da Silva Afonso" w:date="2026-07-27T16:55:00Z" w16du:dateUtc="2026-07-27T15:55:00Z">
            <w:rPr>
              <w:rFonts w:ascii="Arial" w:hAnsi="Arial" w:cs="Arial"/>
              <w:sz w:val="24"/>
              <w:szCs w:val="24"/>
            </w:rPr>
          </w:rPrChange>
        </w:rPr>
        <w:t xml:space="preserve"> hypothesis that SGs sequester cytoplasmic dsRNA under hyperosmotic stress. However, given the technical limitations and modest sample size, these data should be interpreted as supportive rather than definitive, and additional experiments will be required to fully validate this model.</w:t>
      </w:r>
    </w:p>
    <w:p w14:paraId="4A23DE4A" w14:textId="77777777" w:rsidR="00152C5D" w:rsidRPr="00B475D4" w:rsidRDefault="00152C5D" w:rsidP="00152C5D">
      <w:pPr>
        <w:rPr>
          <w:rFonts w:ascii="Arial" w:hAnsi="Arial" w:cs="Arial"/>
          <w:sz w:val="24"/>
          <w:szCs w:val="24"/>
          <w:lang w:val="en-GB"/>
          <w:rPrChange w:id="2947" w:author="Alexandre Miguel Kaizeler Guedes Da Silva Afonso" w:date="2026-07-27T16:55:00Z" w16du:dateUtc="2026-07-27T15:55:00Z">
            <w:rPr>
              <w:rFonts w:ascii="Arial" w:hAnsi="Arial" w:cs="Arial"/>
              <w:sz w:val="24"/>
              <w:szCs w:val="24"/>
            </w:rPr>
          </w:rPrChange>
        </w:rPr>
      </w:pPr>
    </w:p>
    <w:p w14:paraId="7C2ED4AD" w14:textId="465ECFCF" w:rsidR="00500E4F" w:rsidRPr="00B475D4" w:rsidRDefault="00500E4F" w:rsidP="00500E4F">
      <w:pPr>
        <w:pStyle w:val="Ttulo2"/>
        <w:rPr>
          <w:lang w:val="en-GB"/>
          <w:rPrChange w:id="2948" w:author="Alexandre Miguel Kaizeler Guedes Da Silva Afonso" w:date="2026-07-27T16:55:00Z" w16du:dateUtc="2026-07-27T15:55:00Z">
            <w:rPr/>
          </w:rPrChange>
        </w:rPr>
      </w:pPr>
      <w:r w:rsidRPr="00B475D4">
        <w:rPr>
          <w:lang w:val="en-GB"/>
          <w:rPrChange w:id="2949" w:author="Alexandre Miguel Kaizeler Guedes Da Silva Afonso" w:date="2026-07-27T16:55:00Z" w16du:dateUtc="2026-07-27T15:55:00Z">
            <w:rPr/>
          </w:rPrChange>
        </w:rPr>
        <w:t>Sequestration of TIA1 in SGs recapitulates splicing alterations from TIA1 depletion</w:t>
      </w:r>
    </w:p>
    <w:p w14:paraId="4BD6B6B3" w14:textId="64E0979B" w:rsidR="00956A1A" w:rsidRPr="00B475D4" w:rsidRDefault="00A8589F" w:rsidP="00533F41">
      <w:pPr>
        <w:jc w:val="both"/>
        <w:rPr>
          <w:rFonts w:ascii="Arial" w:hAnsi="Arial" w:cs="Arial"/>
          <w:sz w:val="24"/>
          <w:szCs w:val="24"/>
          <w:lang w:val="en-GB"/>
          <w:rPrChange w:id="295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2951" w:author="Alexandre Miguel Kaizeler Guedes Da Silva Afonso" w:date="2026-07-27T16:55:00Z" w16du:dateUtc="2026-07-27T15:55:00Z">
            <w:rPr>
              <w:rFonts w:ascii="Arial" w:hAnsi="Arial" w:cs="Arial"/>
              <w:sz w:val="24"/>
              <w:szCs w:val="24"/>
            </w:rPr>
          </w:rPrChange>
        </w:rPr>
        <w:t>In addition to transcriptomes, we investigated SG-associated proteins</w:t>
      </w:r>
      <w:r w:rsidR="00F12DB4" w:rsidRPr="00B475D4">
        <w:rPr>
          <w:rFonts w:ascii="Arial" w:hAnsi="Arial" w:cs="Arial"/>
          <w:sz w:val="24"/>
          <w:szCs w:val="24"/>
          <w:lang w:val="en-GB"/>
          <w:rPrChange w:id="2952" w:author="Alexandre Miguel Kaizeler Guedes Da Silva Afonso" w:date="2026-07-27T16:55:00Z" w16du:dateUtc="2026-07-27T15:55:00Z">
            <w:rPr>
              <w:rFonts w:ascii="Arial" w:hAnsi="Arial" w:cs="Arial"/>
              <w:sz w:val="24"/>
              <w:szCs w:val="24"/>
            </w:rPr>
          </w:rPrChange>
        </w:rPr>
        <w:t>, with a foc</w:t>
      </w:r>
      <w:r w:rsidR="009E3960" w:rsidRPr="00B475D4">
        <w:rPr>
          <w:rFonts w:ascii="Arial" w:hAnsi="Arial" w:cs="Arial"/>
          <w:sz w:val="24"/>
          <w:szCs w:val="24"/>
          <w:lang w:val="en-GB"/>
          <w:rPrChange w:id="2953" w:author="Alexandre Miguel Kaizeler Guedes Da Silva Afonso" w:date="2026-07-27T16:55:00Z" w16du:dateUtc="2026-07-27T15:55:00Z">
            <w:rPr>
              <w:rFonts w:ascii="Arial" w:hAnsi="Arial" w:cs="Arial"/>
              <w:sz w:val="24"/>
              <w:szCs w:val="24"/>
            </w:rPr>
          </w:rPrChange>
        </w:rPr>
        <w:t>u</w:t>
      </w:r>
      <w:r w:rsidR="00F12DB4" w:rsidRPr="00B475D4">
        <w:rPr>
          <w:rFonts w:ascii="Arial" w:hAnsi="Arial" w:cs="Arial"/>
          <w:sz w:val="24"/>
          <w:szCs w:val="24"/>
          <w:lang w:val="en-GB"/>
          <w:rPrChange w:id="2954" w:author="Alexandre Miguel Kaizeler Guedes Da Silva Afonso" w:date="2026-07-27T16:55:00Z" w16du:dateUtc="2026-07-27T15:55:00Z">
            <w:rPr>
              <w:rFonts w:ascii="Arial" w:hAnsi="Arial" w:cs="Arial"/>
              <w:sz w:val="24"/>
              <w:szCs w:val="24"/>
            </w:rPr>
          </w:rPrChange>
        </w:rPr>
        <w:t xml:space="preserve">s on </w:t>
      </w:r>
      <w:r w:rsidR="009E3960" w:rsidRPr="00B475D4">
        <w:rPr>
          <w:rFonts w:ascii="Arial" w:hAnsi="Arial" w:cs="Arial"/>
          <w:sz w:val="24"/>
          <w:szCs w:val="24"/>
          <w:lang w:val="en-GB"/>
          <w:rPrChange w:id="2955" w:author="Alexandre Miguel Kaizeler Guedes Da Silva Afonso" w:date="2026-07-27T16:55:00Z" w16du:dateUtc="2026-07-27T15:55:00Z">
            <w:rPr>
              <w:rFonts w:ascii="Arial" w:hAnsi="Arial" w:cs="Arial"/>
              <w:sz w:val="24"/>
              <w:szCs w:val="24"/>
            </w:rPr>
          </w:rPrChange>
        </w:rPr>
        <w:t>RBPs, which account for roughly</w:t>
      </w:r>
      <w:r w:rsidRPr="00B475D4">
        <w:rPr>
          <w:rFonts w:ascii="Arial" w:hAnsi="Arial" w:cs="Arial"/>
          <w:sz w:val="24"/>
          <w:szCs w:val="24"/>
          <w:lang w:val="en-GB"/>
          <w:rPrChange w:id="2956" w:author="Alexandre Miguel Kaizeler Guedes Da Silva Afonso" w:date="2026-07-27T16:55:00Z" w16du:dateUtc="2026-07-27T15:55:00Z">
            <w:rPr>
              <w:rFonts w:ascii="Arial" w:hAnsi="Arial" w:cs="Arial"/>
              <w:sz w:val="24"/>
              <w:szCs w:val="24"/>
            </w:rPr>
          </w:rPrChange>
        </w:rPr>
        <w:t xml:space="preserve"> 50% of </w:t>
      </w:r>
      <w:r w:rsidR="009E3960" w:rsidRPr="00B475D4">
        <w:rPr>
          <w:rFonts w:ascii="Arial" w:hAnsi="Arial" w:cs="Arial"/>
          <w:sz w:val="24"/>
          <w:szCs w:val="24"/>
          <w:lang w:val="en-GB"/>
          <w:rPrChange w:id="2957" w:author="Alexandre Miguel Kaizeler Guedes Da Silva Afonso" w:date="2026-07-27T16:55:00Z" w16du:dateUtc="2026-07-27T15:55:00Z">
            <w:rPr>
              <w:rFonts w:ascii="Arial" w:hAnsi="Arial" w:cs="Arial"/>
              <w:sz w:val="24"/>
              <w:szCs w:val="24"/>
            </w:rPr>
          </w:rPrChange>
        </w:rPr>
        <w:t>the SG proteome</w:t>
      </w:r>
      <w:r w:rsidR="00C36DB0" w:rsidRPr="00B475D4">
        <w:rPr>
          <w:rFonts w:ascii="Arial" w:hAnsi="Arial" w:cs="Arial"/>
          <w:sz w:val="24"/>
          <w:szCs w:val="24"/>
          <w:lang w:val="en-GB"/>
          <w:rPrChange w:id="2958"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959" w:author="Alexandre Miguel Kaizeler Guedes Da Silva Afonso" w:date="2026-07-27T16:55:00Z" w16du:dateUtc="2026-07-27T15:55:00Z">
            <w:rPr>
              <w:rFonts w:ascii="Arial" w:hAnsi="Arial" w:cs="Arial"/>
              <w:sz w:val="24"/>
              <w:szCs w:val="24"/>
            </w:rPr>
          </w:rPrChange>
        </w:rPr>
        <w:instrText xml:space="preserve"> ADDIN ZOTERO_ITEM CSL_CITATION {"citationID":"ARZAnn79","properties":{"unsorted":false,"formattedCitation":"\\super 8\\nosupersub{}","plainCitation":"8","noteIndex":0},"citationItems":[{"id":"jCcWpdK2/HZb7QKkD","uris":["http://zotero.org/users/local/1p9EH8ax/items/JKRCUQTG"],"itemData":{"id":"Vt4aYKIl/IeWTjMbg","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A"},{"family":"Nóbrega","given":"Clévio"}],"accessed":{"date-parts":[["2024",4,2]]},"issued":{"date-parts":[["2019",1,1]]}}}],"schema":"https://github.com/citation-style-language/schema/raw/master/csl-citation.json"} </w:instrText>
      </w:r>
      <w:r w:rsidR="00C36DB0" w:rsidRPr="00B475D4">
        <w:rPr>
          <w:rFonts w:ascii="Arial" w:hAnsi="Arial" w:cs="Arial"/>
          <w:sz w:val="24"/>
          <w:szCs w:val="24"/>
          <w:lang w:val="en-GB"/>
          <w:rPrChange w:id="2960" w:author="Alexandre Miguel Kaizeler Guedes Da Silva Afonso" w:date="2026-07-27T16:55:00Z" w16du:dateUtc="2026-07-27T15:55:00Z">
            <w:rPr>
              <w:rFonts w:ascii="Arial" w:hAnsi="Arial" w:cs="Arial"/>
              <w:sz w:val="24"/>
              <w:szCs w:val="24"/>
            </w:rPr>
          </w:rPrChange>
        </w:rPr>
        <w:fldChar w:fldCharType="separate"/>
      </w:r>
      <w:r w:rsidR="00C36DB0" w:rsidRPr="00B475D4">
        <w:rPr>
          <w:rFonts w:ascii="Arial" w:hAnsi="Arial" w:cs="Arial"/>
          <w:kern w:val="0"/>
          <w:sz w:val="24"/>
          <w:vertAlign w:val="superscript"/>
          <w:lang w:val="en-GB"/>
          <w:rPrChange w:id="2961" w:author="Alexandre Miguel Kaizeler Guedes Da Silva Afonso" w:date="2026-07-27T16:55:00Z" w16du:dateUtc="2026-07-27T15:55:00Z">
            <w:rPr>
              <w:rFonts w:ascii="Arial" w:hAnsi="Arial" w:cs="Arial"/>
              <w:kern w:val="0"/>
              <w:sz w:val="24"/>
              <w:vertAlign w:val="superscript"/>
            </w:rPr>
          </w:rPrChange>
        </w:rPr>
        <w:t>8</w:t>
      </w:r>
      <w:r w:rsidR="00C36DB0" w:rsidRPr="00B475D4">
        <w:rPr>
          <w:rFonts w:ascii="Arial" w:hAnsi="Arial" w:cs="Arial"/>
          <w:sz w:val="24"/>
          <w:szCs w:val="24"/>
          <w:lang w:val="en-GB"/>
          <w:rPrChange w:id="2962" w:author="Alexandre Miguel Kaizeler Guedes Da Silva Afonso" w:date="2026-07-27T16:55:00Z" w16du:dateUtc="2026-07-27T15:55:00Z">
            <w:rPr>
              <w:rFonts w:ascii="Arial" w:hAnsi="Arial" w:cs="Arial"/>
              <w:sz w:val="24"/>
              <w:szCs w:val="24"/>
            </w:rPr>
          </w:rPrChange>
        </w:rPr>
        <w:fldChar w:fldCharType="end"/>
      </w:r>
      <w:r w:rsidR="009E3960" w:rsidRPr="00B475D4">
        <w:rPr>
          <w:rFonts w:ascii="Arial" w:hAnsi="Arial" w:cs="Arial"/>
          <w:sz w:val="24"/>
          <w:szCs w:val="24"/>
          <w:lang w:val="en-GB"/>
          <w:rPrChange w:id="2963"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2964" w:author="Alexandre Miguel Kaizeler Guedes Da Silva Afonso" w:date="2026-07-27T16:55:00Z" w16du:dateUtc="2026-07-27T15:55:00Z">
            <w:rPr>
              <w:rFonts w:ascii="Arial" w:hAnsi="Arial" w:cs="Arial"/>
              <w:sz w:val="24"/>
              <w:szCs w:val="24"/>
            </w:rPr>
          </w:rPrChange>
        </w:rPr>
        <w:t xml:space="preserve"> </w:t>
      </w:r>
      <w:r w:rsidR="00C264E3" w:rsidRPr="00B475D4">
        <w:rPr>
          <w:rFonts w:ascii="Arial" w:hAnsi="Arial" w:cs="Arial"/>
          <w:sz w:val="24"/>
          <w:szCs w:val="24"/>
          <w:lang w:val="en-GB"/>
          <w:rPrChange w:id="2965" w:author="Alexandre Miguel Kaizeler Guedes Da Silva Afonso" w:date="2026-07-27T16:55:00Z" w16du:dateUtc="2026-07-27T15:55:00Z">
            <w:rPr>
              <w:rFonts w:ascii="Arial" w:hAnsi="Arial" w:cs="Arial"/>
              <w:sz w:val="24"/>
              <w:szCs w:val="24"/>
            </w:rPr>
          </w:rPrChange>
        </w:rPr>
        <w:t xml:space="preserve">Because </w:t>
      </w:r>
      <w:r w:rsidR="0031166E" w:rsidRPr="00B475D4">
        <w:rPr>
          <w:rFonts w:ascii="Arial" w:hAnsi="Arial" w:cs="Arial"/>
          <w:sz w:val="24"/>
          <w:szCs w:val="24"/>
          <w:lang w:val="en-GB"/>
          <w:rPrChange w:id="2966" w:author="Alexandre Miguel Kaizeler Guedes Da Silva Afonso" w:date="2026-07-27T16:55:00Z" w16du:dateUtc="2026-07-27T15:55:00Z">
            <w:rPr>
              <w:rFonts w:ascii="Arial" w:hAnsi="Arial" w:cs="Arial"/>
              <w:sz w:val="24"/>
              <w:szCs w:val="24"/>
            </w:rPr>
          </w:rPrChange>
        </w:rPr>
        <w:t xml:space="preserve">only a fraction of the total amount of these proteins </w:t>
      </w:r>
      <w:r w:rsidR="006E70A5" w:rsidRPr="00B475D4">
        <w:rPr>
          <w:rFonts w:ascii="Arial" w:hAnsi="Arial" w:cs="Arial"/>
          <w:sz w:val="24"/>
          <w:szCs w:val="24"/>
          <w:lang w:val="en-GB"/>
          <w:rPrChange w:id="2967" w:author="Alexandre Miguel Kaizeler Guedes Da Silva Afonso" w:date="2026-07-27T16:55:00Z" w16du:dateUtc="2026-07-27T15:55:00Z">
            <w:rPr>
              <w:rFonts w:ascii="Arial" w:hAnsi="Arial" w:cs="Arial"/>
              <w:sz w:val="24"/>
              <w:szCs w:val="24"/>
            </w:rPr>
          </w:rPrChange>
        </w:rPr>
        <w:t xml:space="preserve">in the cell </w:t>
      </w:r>
      <w:r w:rsidR="0031166E" w:rsidRPr="00B475D4">
        <w:rPr>
          <w:rFonts w:ascii="Arial" w:hAnsi="Arial" w:cs="Arial"/>
          <w:sz w:val="24"/>
          <w:szCs w:val="24"/>
          <w:lang w:val="en-GB"/>
          <w:rPrChange w:id="2968" w:author="Alexandre Miguel Kaizeler Guedes Da Silva Afonso" w:date="2026-07-27T16:55:00Z" w16du:dateUtc="2026-07-27T15:55:00Z">
            <w:rPr>
              <w:rFonts w:ascii="Arial" w:hAnsi="Arial" w:cs="Arial"/>
              <w:sz w:val="24"/>
              <w:szCs w:val="24"/>
            </w:rPr>
          </w:rPrChange>
        </w:rPr>
        <w:t>are sequestered in SG</w:t>
      </w:r>
      <w:r w:rsidR="006E70A5" w:rsidRPr="00B475D4">
        <w:rPr>
          <w:rFonts w:ascii="Arial" w:hAnsi="Arial" w:cs="Arial"/>
          <w:sz w:val="24"/>
          <w:szCs w:val="24"/>
          <w:lang w:val="en-GB"/>
          <w:rPrChange w:id="2969" w:author="Alexandre Miguel Kaizeler Guedes Da Silva Afonso" w:date="2026-07-27T16:55:00Z" w16du:dateUtc="2026-07-27T15:55:00Z">
            <w:rPr>
              <w:rFonts w:ascii="Arial" w:hAnsi="Arial" w:cs="Arial"/>
              <w:sz w:val="24"/>
              <w:szCs w:val="24"/>
            </w:rPr>
          </w:rPrChange>
        </w:rPr>
        <w:t>s (</w:t>
      </w:r>
      <w:r w:rsidR="006E70A5" w:rsidRPr="00B475D4">
        <w:rPr>
          <w:rFonts w:ascii="Arial" w:hAnsi="Arial" w:cs="Arial"/>
          <w:i/>
          <w:iCs/>
          <w:sz w:val="24"/>
          <w:szCs w:val="24"/>
          <w:lang w:val="en-GB"/>
          <w:rPrChange w:id="2970" w:author="Alexandre Miguel Kaizeler Guedes Da Silva Afonso" w:date="2026-07-27T16:55:00Z" w16du:dateUtc="2026-07-27T15:55:00Z">
            <w:rPr>
              <w:rFonts w:ascii="Arial" w:hAnsi="Arial" w:cs="Arial"/>
              <w:i/>
              <w:iCs/>
              <w:sz w:val="24"/>
              <w:szCs w:val="24"/>
            </w:rPr>
          </w:rPrChange>
        </w:rPr>
        <w:t>e.g.</w:t>
      </w:r>
      <w:r w:rsidR="006E70A5" w:rsidRPr="00B475D4">
        <w:rPr>
          <w:rFonts w:ascii="Arial" w:hAnsi="Arial" w:cs="Arial"/>
          <w:sz w:val="24"/>
          <w:szCs w:val="24"/>
          <w:lang w:val="en-GB"/>
          <w:rPrChange w:id="2971" w:author="Alexandre Miguel Kaizeler Guedes Da Silva Afonso" w:date="2026-07-27T16:55:00Z" w16du:dateUtc="2026-07-27T15:55:00Z">
            <w:rPr>
              <w:rFonts w:ascii="Arial" w:hAnsi="Arial" w:cs="Arial"/>
              <w:sz w:val="24"/>
              <w:szCs w:val="24"/>
            </w:rPr>
          </w:rPrChange>
        </w:rPr>
        <w:t>, only ~20% of G3BP1</w:t>
      </w:r>
      <w:r w:rsidR="00C36DB0" w:rsidRPr="00B475D4">
        <w:rPr>
          <w:rFonts w:ascii="Arial" w:hAnsi="Arial" w:cs="Arial"/>
          <w:sz w:val="24"/>
          <w:szCs w:val="24"/>
          <w:lang w:val="en-GB"/>
          <w:rPrChange w:id="2972"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973" w:author="Alexandre Miguel Kaizeler Guedes Da Silva Afonso" w:date="2026-07-27T16:55:00Z" w16du:dateUtc="2026-07-27T15:55:00Z">
            <w:rPr>
              <w:rFonts w:ascii="Arial" w:hAnsi="Arial" w:cs="Arial"/>
              <w:sz w:val="24"/>
              <w:szCs w:val="24"/>
            </w:rPr>
          </w:rPrChange>
        </w:rPr>
        <w:instrText xml:space="preserve"> ADDIN ZOTERO_ITEM CSL_CITATION {"citationID":"1nE0trp2","properties":{"unsorted":false,"formattedCitation":"\\super 29\\nosupersub{}","plainCitation":"29","noteIndex":0},"citationItems":[{"id":"jCcWpdK2/0qH0ns4Q","uris":["http://zotero.org/users/local/1p9EH8ax/items/4ULW7W7L"],"itemData":{"id":"Vt4aYKIl/Drng08LB","type":"article-journal","abstract":"Abstract\n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C36DB0" w:rsidRPr="00B475D4">
        <w:rPr>
          <w:rFonts w:ascii="Arial" w:hAnsi="Arial" w:cs="Arial"/>
          <w:sz w:val="24"/>
          <w:szCs w:val="24"/>
          <w:lang w:val="en-GB"/>
          <w:rPrChange w:id="2974" w:author="Alexandre Miguel Kaizeler Guedes Da Silva Afonso" w:date="2026-07-27T16:55:00Z" w16du:dateUtc="2026-07-27T15:55:00Z">
            <w:rPr>
              <w:rFonts w:ascii="Arial" w:hAnsi="Arial" w:cs="Arial"/>
              <w:sz w:val="24"/>
              <w:szCs w:val="24"/>
            </w:rPr>
          </w:rPrChange>
        </w:rPr>
        <w:fldChar w:fldCharType="separate"/>
      </w:r>
      <w:r w:rsidR="00C36DB0" w:rsidRPr="00B475D4">
        <w:rPr>
          <w:rFonts w:ascii="Arial" w:hAnsi="Arial" w:cs="Arial"/>
          <w:kern w:val="0"/>
          <w:sz w:val="24"/>
          <w:vertAlign w:val="superscript"/>
          <w:lang w:val="en-GB"/>
          <w:rPrChange w:id="2975" w:author="Alexandre Miguel Kaizeler Guedes Da Silva Afonso" w:date="2026-07-27T16:55:00Z" w16du:dateUtc="2026-07-27T15:55:00Z">
            <w:rPr>
              <w:rFonts w:ascii="Arial" w:hAnsi="Arial" w:cs="Arial"/>
              <w:kern w:val="0"/>
              <w:sz w:val="24"/>
              <w:vertAlign w:val="superscript"/>
            </w:rPr>
          </w:rPrChange>
        </w:rPr>
        <w:t>29</w:t>
      </w:r>
      <w:r w:rsidR="00C36DB0" w:rsidRPr="00B475D4">
        <w:rPr>
          <w:rFonts w:ascii="Arial" w:hAnsi="Arial" w:cs="Arial"/>
          <w:sz w:val="24"/>
          <w:szCs w:val="24"/>
          <w:lang w:val="en-GB"/>
          <w:rPrChange w:id="2976" w:author="Alexandre Miguel Kaizeler Guedes Da Silva Afonso" w:date="2026-07-27T16:55:00Z" w16du:dateUtc="2026-07-27T15:55:00Z">
            <w:rPr>
              <w:rFonts w:ascii="Arial" w:hAnsi="Arial" w:cs="Arial"/>
              <w:sz w:val="24"/>
              <w:szCs w:val="24"/>
            </w:rPr>
          </w:rPrChange>
        </w:rPr>
        <w:fldChar w:fldCharType="end"/>
      </w:r>
      <w:r w:rsidR="006E70A5" w:rsidRPr="00B475D4">
        <w:rPr>
          <w:rFonts w:ascii="Arial" w:hAnsi="Arial" w:cs="Arial"/>
          <w:sz w:val="24"/>
          <w:szCs w:val="24"/>
          <w:lang w:val="en-GB"/>
          <w:rPrChange w:id="2977" w:author="Alexandre Miguel Kaizeler Guedes Da Silva Afonso" w:date="2026-07-27T16:55:00Z" w16du:dateUtc="2026-07-27T15:55:00Z">
            <w:rPr>
              <w:rFonts w:ascii="Arial" w:hAnsi="Arial" w:cs="Arial"/>
              <w:sz w:val="24"/>
              <w:szCs w:val="24"/>
            </w:rPr>
          </w:rPrChange>
        </w:rPr>
        <w:t>)</w:t>
      </w:r>
      <w:r w:rsidR="0074045A" w:rsidRPr="00B475D4">
        <w:rPr>
          <w:rFonts w:ascii="Arial" w:hAnsi="Arial" w:cs="Arial"/>
          <w:sz w:val="24"/>
          <w:szCs w:val="24"/>
          <w:lang w:val="en-GB"/>
          <w:rPrChange w:id="2978" w:author="Alexandre Miguel Kaizeler Guedes Da Silva Afonso" w:date="2026-07-27T16:55:00Z" w16du:dateUtc="2026-07-27T15:55:00Z">
            <w:rPr>
              <w:rFonts w:ascii="Arial" w:hAnsi="Arial" w:cs="Arial"/>
              <w:sz w:val="24"/>
              <w:szCs w:val="24"/>
            </w:rPr>
          </w:rPrChange>
        </w:rPr>
        <w:t>, the functional impact of their partial sequestration remains unclear.</w:t>
      </w:r>
      <w:r w:rsidR="006E70A5" w:rsidRPr="00B475D4">
        <w:rPr>
          <w:rFonts w:ascii="Arial" w:hAnsi="Arial" w:cs="Arial"/>
          <w:sz w:val="24"/>
          <w:szCs w:val="24"/>
          <w:lang w:val="en-GB"/>
          <w:rPrChange w:id="2979" w:author="Alexandre Miguel Kaizeler Guedes Da Silva Afonso" w:date="2026-07-27T16:55:00Z" w16du:dateUtc="2026-07-27T15:55:00Z">
            <w:rPr>
              <w:rFonts w:ascii="Arial" w:hAnsi="Arial" w:cs="Arial"/>
              <w:sz w:val="24"/>
              <w:szCs w:val="24"/>
            </w:rPr>
          </w:rPrChange>
        </w:rPr>
        <w:t xml:space="preserve"> </w:t>
      </w:r>
      <w:r w:rsidR="001D1E1C" w:rsidRPr="00B475D4">
        <w:rPr>
          <w:rFonts w:ascii="Arial" w:hAnsi="Arial" w:cs="Arial"/>
          <w:sz w:val="24"/>
          <w:szCs w:val="24"/>
          <w:lang w:val="en-GB"/>
          <w:rPrChange w:id="2980" w:author="Alexandre Miguel Kaizeler Guedes Da Silva Afonso" w:date="2026-07-27T16:55:00Z" w16du:dateUtc="2026-07-27T15:55:00Z">
            <w:rPr>
              <w:rFonts w:ascii="Arial" w:hAnsi="Arial" w:cs="Arial"/>
              <w:sz w:val="24"/>
              <w:szCs w:val="24"/>
            </w:rPr>
          </w:rPrChange>
        </w:rPr>
        <w:t>RBPs are multifunctional, with roles spanning splicing regulation, translational control, and RNA stability, among others</w:t>
      </w:r>
      <w:r w:rsidR="00956A1A" w:rsidRPr="00B475D4">
        <w:rPr>
          <w:rFonts w:ascii="Arial" w:hAnsi="Arial" w:cs="Arial"/>
          <w:sz w:val="24"/>
          <w:szCs w:val="24"/>
          <w:lang w:val="en-GB"/>
          <w:rPrChange w:id="2981" w:author="Alexandre Miguel Kaizeler Guedes Da Silva Afonso" w:date="2026-07-27T16:55:00Z" w16du:dateUtc="2026-07-27T15:55:00Z">
            <w:rPr>
              <w:rFonts w:ascii="Arial" w:hAnsi="Arial" w:cs="Arial"/>
              <w:sz w:val="24"/>
              <w:szCs w:val="24"/>
            </w:rPr>
          </w:rPrChange>
        </w:rPr>
        <w:t>. When sequestered in</w:t>
      </w:r>
      <w:r w:rsidR="00A6455D" w:rsidRPr="00B475D4">
        <w:rPr>
          <w:rFonts w:ascii="Arial" w:hAnsi="Arial" w:cs="Arial"/>
          <w:sz w:val="24"/>
          <w:szCs w:val="24"/>
          <w:lang w:val="en-GB"/>
          <w:rPrChange w:id="2982" w:author="Alexandre Miguel Kaizeler Guedes Da Silva Afonso" w:date="2026-07-27T16:55:00Z" w16du:dateUtc="2026-07-27T15:55:00Z">
            <w:rPr>
              <w:rFonts w:ascii="Arial" w:hAnsi="Arial" w:cs="Arial"/>
              <w:sz w:val="24"/>
              <w:szCs w:val="24"/>
            </w:rPr>
          </w:rPrChange>
        </w:rPr>
        <w:t>side</w:t>
      </w:r>
      <w:r w:rsidR="00956A1A" w:rsidRPr="00B475D4">
        <w:rPr>
          <w:rFonts w:ascii="Arial" w:hAnsi="Arial" w:cs="Arial"/>
          <w:sz w:val="24"/>
          <w:szCs w:val="24"/>
          <w:lang w:val="en-GB"/>
          <w:rPrChange w:id="2983" w:author="Alexandre Miguel Kaizeler Guedes Da Silva Afonso" w:date="2026-07-27T16:55:00Z" w16du:dateUtc="2026-07-27T15:55:00Z">
            <w:rPr>
              <w:rFonts w:ascii="Arial" w:hAnsi="Arial" w:cs="Arial"/>
              <w:sz w:val="24"/>
              <w:szCs w:val="24"/>
            </w:rPr>
          </w:rPrChange>
        </w:rPr>
        <w:t xml:space="preserve"> SGs, they are displaced from the nucleus</w:t>
      </w:r>
      <w:r w:rsidR="00A6455D" w:rsidRPr="00B475D4">
        <w:rPr>
          <w:rFonts w:ascii="Arial" w:hAnsi="Arial" w:cs="Arial"/>
          <w:sz w:val="24"/>
          <w:szCs w:val="24"/>
          <w:lang w:val="en-GB"/>
          <w:rPrChange w:id="2984" w:author="Alexandre Miguel Kaizeler Guedes Da Silva Afonso" w:date="2026-07-27T16:55:00Z" w16du:dateUtc="2026-07-27T15:55:00Z">
            <w:rPr>
              <w:rFonts w:ascii="Arial" w:hAnsi="Arial" w:cs="Arial"/>
              <w:sz w:val="24"/>
              <w:szCs w:val="24"/>
            </w:rPr>
          </w:rPrChange>
        </w:rPr>
        <w:t xml:space="preserve">, potentially impairing their functions </w:t>
      </w:r>
      <w:r w:rsidR="003E7382" w:rsidRPr="00B475D4">
        <w:rPr>
          <w:rFonts w:ascii="Arial" w:hAnsi="Arial" w:cs="Arial"/>
          <w:sz w:val="24"/>
          <w:szCs w:val="24"/>
          <w:lang w:val="en-GB"/>
          <w:rPrChange w:id="2985" w:author="Alexandre Miguel Kaizeler Guedes Da Silva Afonso" w:date="2026-07-27T16:55:00Z" w16du:dateUtc="2026-07-27T15:55:00Z">
            <w:rPr>
              <w:rFonts w:ascii="Arial" w:hAnsi="Arial" w:cs="Arial"/>
              <w:sz w:val="24"/>
              <w:szCs w:val="24"/>
            </w:rPr>
          </w:rPrChange>
        </w:rPr>
        <w:t xml:space="preserve">therein, namely splicing regulation, </w:t>
      </w:r>
      <w:r w:rsidR="00011DC7" w:rsidRPr="00B475D4">
        <w:rPr>
          <w:rFonts w:ascii="Arial" w:hAnsi="Arial" w:cs="Arial"/>
          <w:sz w:val="24"/>
          <w:szCs w:val="24"/>
          <w:lang w:val="en-GB"/>
          <w:rPrChange w:id="2986" w:author="Alexandre Miguel Kaizeler Guedes Da Silva Afonso" w:date="2026-07-27T16:55:00Z" w16du:dateUtc="2026-07-27T15:55:00Z">
            <w:rPr>
              <w:rFonts w:ascii="Arial" w:hAnsi="Arial" w:cs="Arial"/>
              <w:sz w:val="24"/>
              <w:szCs w:val="24"/>
            </w:rPr>
          </w:rPrChange>
        </w:rPr>
        <w:t xml:space="preserve">and </w:t>
      </w:r>
      <w:r w:rsidR="00956A1A" w:rsidRPr="00B475D4">
        <w:rPr>
          <w:rFonts w:ascii="Arial" w:hAnsi="Arial" w:cs="Arial"/>
          <w:sz w:val="24"/>
          <w:szCs w:val="24"/>
          <w:lang w:val="en-GB"/>
          <w:rPrChange w:id="2987" w:author="Alexandre Miguel Kaizeler Guedes Da Silva Afonso" w:date="2026-07-27T16:55:00Z" w16du:dateUtc="2026-07-27T15:55:00Z">
            <w:rPr>
              <w:rFonts w:ascii="Arial" w:hAnsi="Arial" w:cs="Arial"/>
              <w:sz w:val="24"/>
              <w:szCs w:val="24"/>
            </w:rPr>
          </w:rPrChange>
        </w:rPr>
        <w:t>leading to downstream biological effects</w:t>
      </w:r>
      <w:r w:rsidR="002F0739" w:rsidRPr="00B475D4">
        <w:rPr>
          <w:rFonts w:ascii="Arial" w:hAnsi="Arial" w:cs="Arial"/>
          <w:sz w:val="24"/>
          <w:szCs w:val="24"/>
          <w:lang w:val="en-GB"/>
          <w:rPrChange w:id="2988" w:author="Alexandre Miguel Kaizeler Guedes Da Silva Afonso" w:date="2026-07-27T16:55:00Z" w16du:dateUtc="2026-07-27T15:55:00Z">
            <w:rPr>
              <w:rFonts w:ascii="Arial" w:hAnsi="Arial" w:cs="Arial"/>
              <w:sz w:val="24"/>
              <w:szCs w:val="24"/>
            </w:rPr>
          </w:rPrChange>
        </w:rPr>
        <w:t>.</w:t>
      </w:r>
    </w:p>
    <w:p w14:paraId="1CC3A499" w14:textId="479CEBA2" w:rsidR="00F12DB4" w:rsidRPr="00B475D4" w:rsidRDefault="00011DC7" w:rsidP="00673D9B">
      <w:pPr>
        <w:jc w:val="both"/>
        <w:rPr>
          <w:rFonts w:ascii="Arial" w:hAnsi="Arial" w:cs="Arial"/>
          <w:noProof/>
          <w:sz w:val="24"/>
          <w:szCs w:val="24"/>
          <w:lang w:val="en-GB"/>
          <w:rPrChange w:id="2989" w:author="Alexandre Miguel Kaizeler Guedes Da Silva Afonso" w:date="2026-07-27T16:55:00Z" w16du:dateUtc="2026-07-27T15:55:00Z">
            <w:rPr>
              <w:rFonts w:ascii="Arial" w:hAnsi="Arial" w:cs="Arial"/>
              <w:noProof/>
              <w:sz w:val="24"/>
              <w:szCs w:val="24"/>
            </w:rPr>
          </w:rPrChange>
        </w:rPr>
      </w:pPr>
      <w:r w:rsidRPr="00B475D4">
        <w:rPr>
          <w:rFonts w:ascii="Arial" w:hAnsi="Arial" w:cs="Arial"/>
          <w:sz w:val="24"/>
          <w:szCs w:val="24"/>
          <w:lang w:val="en-GB"/>
          <w:rPrChange w:id="2990" w:author="Alexandre Miguel Kaizeler Guedes Da Silva Afonso" w:date="2026-07-27T16:55:00Z" w16du:dateUtc="2026-07-27T15:55:00Z">
            <w:rPr>
              <w:rFonts w:ascii="Arial" w:hAnsi="Arial" w:cs="Arial"/>
              <w:sz w:val="24"/>
              <w:szCs w:val="24"/>
            </w:rPr>
          </w:rPrChange>
        </w:rPr>
        <w:t xml:space="preserve">To test this, we </w:t>
      </w:r>
      <w:r w:rsidR="00956A1A" w:rsidRPr="00B475D4">
        <w:rPr>
          <w:rFonts w:ascii="Arial" w:hAnsi="Arial" w:cs="Arial"/>
          <w:sz w:val="24"/>
          <w:szCs w:val="24"/>
          <w:lang w:val="en-GB"/>
          <w:rPrChange w:id="2991" w:author="Alexandre Miguel Kaizeler Guedes Da Silva Afonso" w:date="2026-07-27T16:55:00Z" w16du:dateUtc="2026-07-27T15:55:00Z">
            <w:rPr>
              <w:rFonts w:ascii="Arial" w:hAnsi="Arial" w:cs="Arial"/>
              <w:sz w:val="24"/>
              <w:szCs w:val="24"/>
            </w:rPr>
          </w:rPrChange>
        </w:rPr>
        <w:t xml:space="preserve">compiled a </w:t>
      </w:r>
      <w:r w:rsidR="00870F15" w:rsidRPr="00B475D4">
        <w:rPr>
          <w:rFonts w:ascii="Arial" w:hAnsi="Arial" w:cs="Arial"/>
          <w:sz w:val="24"/>
          <w:szCs w:val="24"/>
          <w:lang w:val="en-GB"/>
          <w:rPrChange w:id="2992" w:author="Alexandre Miguel Kaizeler Guedes Da Silva Afonso" w:date="2026-07-27T16:55:00Z" w16du:dateUtc="2026-07-27T15:55:00Z">
            <w:rPr>
              <w:rFonts w:ascii="Arial" w:hAnsi="Arial" w:cs="Arial"/>
              <w:sz w:val="24"/>
              <w:szCs w:val="24"/>
            </w:rPr>
          </w:rPrChange>
        </w:rPr>
        <w:t xml:space="preserve">set </w:t>
      </w:r>
      <w:r w:rsidR="00956A1A" w:rsidRPr="00B475D4">
        <w:rPr>
          <w:rFonts w:ascii="Arial" w:hAnsi="Arial" w:cs="Arial"/>
          <w:sz w:val="24"/>
          <w:szCs w:val="24"/>
          <w:lang w:val="en-GB"/>
          <w:rPrChange w:id="2993" w:author="Alexandre Miguel Kaizeler Guedes Da Silva Afonso" w:date="2026-07-27T16:55:00Z" w16du:dateUtc="2026-07-27T15:55:00Z">
            <w:rPr>
              <w:rFonts w:ascii="Arial" w:hAnsi="Arial" w:cs="Arial"/>
              <w:sz w:val="24"/>
              <w:szCs w:val="24"/>
            </w:rPr>
          </w:rPrChange>
        </w:rPr>
        <w:t>of RBPs known to localise to SGs</w:t>
      </w:r>
      <w:r w:rsidR="00E513DC" w:rsidRPr="00B475D4">
        <w:rPr>
          <w:rFonts w:ascii="Arial" w:hAnsi="Arial" w:cs="Arial"/>
          <w:sz w:val="24"/>
          <w:szCs w:val="24"/>
          <w:lang w:val="en-GB"/>
          <w:rPrChange w:id="299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2995" w:author="Alexandre Miguel Kaizeler Guedes Da Silva Afonso" w:date="2026-07-27T16:55:00Z" w16du:dateUtc="2026-07-27T15:55:00Z">
            <w:rPr>
              <w:rFonts w:ascii="Arial" w:hAnsi="Arial" w:cs="Arial"/>
              <w:sz w:val="24"/>
              <w:szCs w:val="24"/>
            </w:rPr>
          </w:rPrChange>
        </w:rPr>
        <w:instrText xml:space="preserve"> ADDIN ZOTERO_ITEM CSL_CITATION {"citationID":"fbVljTDR","properties":{"formattedCitation":"\\super 8,30\\nosupersub{}","plainCitation":"8,30","noteIndex":0},"citationItems":[{"id":"jCcWpdK2/HZb7QKkD","uris":["http://zotero.org/users/local/1p9EH8ax/items/JKRCUQTG"],"itemData":{"id":"HtmS51Tt/O8BqSjzX","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2024",4,2]]},"issued":{"date-parts":[["2019",1,1]]}}},{"id":"jCcWpdK2/r6FoOJNe","uris":["http://zotero.org/users/local/1p9EH8ax/items/WZ7D4YFB"],"itemData":{"id":"HtmS51Tt/c2gRISfZ","type":"article-journal","container-title":"Molecular Cell","DOI":"10.1016/j.molcel.2019.09.014","ISSN":"10972765","issue":"2","journalAbbreviation":"Molecular Cell","language":"en","page":"286-294","source":"DOI.org (Crossref)","title":"Properties of Stress Granule and P-Body Proteomes","volume":"76","author":[{"family":"Youn","given":"Ji-Young"},{"family":"Dyakov","given":"Boris J.A."},{"family":"Zhang","given":"Jianping"},{"family":"Knight","given":"James D.R."},{"family":"Vernon","given":"Robert M."},{"family":"Forman-Kay","given":"Julie D."},{"family":"Gingras","given":"Anne-Claude"}],"issued":{"date-parts":[["2019",10]]}}}],"schema":"https://github.com/citation-style-language/schema/raw/master/csl-citation.json"} </w:instrText>
      </w:r>
      <w:r w:rsidR="00E513DC" w:rsidRPr="00B475D4">
        <w:rPr>
          <w:rFonts w:ascii="Arial" w:hAnsi="Arial" w:cs="Arial"/>
          <w:sz w:val="24"/>
          <w:szCs w:val="24"/>
          <w:lang w:val="en-GB"/>
          <w:rPrChange w:id="2996"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2997" w:author="Alexandre Miguel Kaizeler Guedes Da Silva Afonso" w:date="2026-07-27T16:55:00Z" w16du:dateUtc="2026-07-27T15:55:00Z">
            <w:rPr>
              <w:rFonts w:ascii="Arial" w:hAnsi="Arial" w:cs="Arial"/>
              <w:kern w:val="0"/>
              <w:sz w:val="24"/>
              <w:vertAlign w:val="superscript"/>
            </w:rPr>
          </w:rPrChange>
        </w:rPr>
        <w:t>8,30</w:t>
      </w:r>
      <w:r w:rsidR="00E513DC" w:rsidRPr="00B475D4">
        <w:rPr>
          <w:rFonts w:ascii="Arial" w:hAnsi="Arial" w:cs="Arial"/>
          <w:sz w:val="24"/>
          <w:szCs w:val="24"/>
          <w:lang w:val="en-GB"/>
          <w:rPrChange w:id="2998" w:author="Alexandre Miguel Kaizeler Guedes Da Silva Afonso" w:date="2026-07-27T16:55:00Z" w16du:dateUtc="2026-07-27T15:55:00Z">
            <w:rPr>
              <w:rFonts w:ascii="Arial" w:hAnsi="Arial" w:cs="Arial"/>
              <w:sz w:val="24"/>
              <w:szCs w:val="24"/>
            </w:rPr>
          </w:rPrChange>
        </w:rPr>
        <w:fldChar w:fldCharType="end"/>
      </w:r>
      <w:r w:rsidR="00956A1A" w:rsidRPr="00B475D4">
        <w:rPr>
          <w:rFonts w:ascii="Arial" w:hAnsi="Arial" w:cs="Arial"/>
          <w:sz w:val="24"/>
          <w:szCs w:val="24"/>
          <w:lang w:val="en-GB"/>
          <w:rPrChange w:id="2999" w:author="Alexandre Miguel Kaizeler Guedes Da Silva Afonso" w:date="2026-07-27T16:55:00Z" w16du:dateUtc="2026-07-27T15:55:00Z">
            <w:rPr>
              <w:rFonts w:ascii="Arial" w:hAnsi="Arial" w:cs="Arial"/>
              <w:sz w:val="24"/>
              <w:szCs w:val="24"/>
            </w:rPr>
          </w:rPrChange>
        </w:rPr>
        <w:t xml:space="preserve"> and </w:t>
      </w:r>
      <w:r w:rsidR="00870F15" w:rsidRPr="00B475D4">
        <w:rPr>
          <w:rFonts w:ascii="Arial" w:hAnsi="Arial" w:cs="Arial"/>
          <w:sz w:val="24"/>
          <w:szCs w:val="24"/>
          <w:lang w:val="en-GB"/>
          <w:rPrChange w:id="3000" w:author="Alexandre Miguel Kaizeler Guedes Da Silva Afonso" w:date="2026-07-27T16:55:00Z" w16du:dateUtc="2026-07-27T15:55:00Z">
            <w:rPr>
              <w:rFonts w:ascii="Arial" w:hAnsi="Arial" w:cs="Arial"/>
              <w:sz w:val="24"/>
              <w:szCs w:val="24"/>
            </w:rPr>
          </w:rPrChange>
        </w:rPr>
        <w:t>mapped their RNA targets using</w:t>
      </w:r>
      <w:r w:rsidR="00956A1A" w:rsidRPr="00B475D4">
        <w:rPr>
          <w:rFonts w:ascii="Arial" w:hAnsi="Arial" w:cs="Arial"/>
          <w:sz w:val="24"/>
          <w:szCs w:val="24"/>
          <w:lang w:val="en-GB"/>
          <w:rPrChange w:id="3001" w:author="Alexandre Miguel Kaizeler Guedes Da Silva Afonso" w:date="2026-07-27T16:55:00Z" w16du:dateUtc="2026-07-27T15:55:00Z">
            <w:rPr>
              <w:rFonts w:ascii="Arial" w:hAnsi="Arial" w:cs="Arial"/>
              <w:sz w:val="24"/>
              <w:szCs w:val="24"/>
            </w:rPr>
          </w:rPrChange>
        </w:rPr>
        <w:t xml:space="preserve"> eCLIP data</w:t>
      </w:r>
      <w:r w:rsidR="00870F15" w:rsidRPr="00B475D4">
        <w:rPr>
          <w:rFonts w:ascii="Arial" w:hAnsi="Arial" w:cs="Arial"/>
          <w:sz w:val="24"/>
          <w:szCs w:val="24"/>
          <w:lang w:val="en-GB"/>
          <w:rPrChange w:id="3002" w:author="Alexandre Miguel Kaizeler Guedes Da Silva Afonso" w:date="2026-07-27T16:55:00Z" w16du:dateUtc="2026-07-27T15:55:00Z">
            <w:rPr>
              <w:rFonts w:ascii="Arial" w:hAnsi="Arial" w:cs="Arial"/>
              <w:sz w:val="24"/>
              <w:szCs w:val="24"/>
            </w:rPr>
          </w:rPrChange>
        </w:rPr>
        <w:t xml:space="preserve"> (</w:t>
      </w:r>
      <w:r w:rsidR="008A5691" w:rsidRPr="00B475D4">
        <w:rPr>
          <w:rFonts w:ascii="Arial" w:hAnsi="Arial" w:cs="Arial"/>
          <w:sz w:val="24"/>
          <w:szCs w:val="24"/>
          <w:lang w:val="en-GB"/>
          <w:rPrChange w:id="3003" w:author="Alexandre Miguel Kaizeler Guedes Da Silva Afonso" w:date="2026-07-27T16:55:00Z" w16du:dateUtc="2026-07-27T15:55:00Z">
            <w:rPr>
              <w:rFonts w:ascii="Arial" w:hAnsi="Arial" w:cs="Arial"/>
              <w:sz w:val="24"/>
              <w:szCs w:val="24"/>
            </w:rPr>
          </w:rPrChange>
        </w:rPr>
        <w:t>see</w:t>
      </w:r>
      <w:r w:rsidR="00870F15" w:rsidRPr="00B475D4">
        <w:rPr>
          <w:rFonts w:ascii="Arial" w:hAnsi="Arial" w:cs="Arial"/>
          <w:sz w:val="24"/>
          <w:szCs w:val="24"/>
          <w:lang w:val="en-GB"/>
          <w:rPrChange w:id="3004" w:author="Alexandre Miguel Kaizeler Guedes Da Silva Afonso" w:date="2026-07-27T16:55:00Z" w16du:dateUtc="2026-07-27T15:55:00Z">
            <w:rPr>
              <w:rFonts w:ascii="Arial" w:hAnsi="Arial" w:cs="Arial"/>
              <w:sz w:val="24"/>
              <w:szCs w:val="24"/>
            </w:rPr>
          </w:rPrChange>
        </w:rPr>
        <w:t xml:space="preserve"> Methods)</w:t>
      </w:r>
      <w:r w:rsidR="00956A1A" w:rsidRPr="00B475D4">
        <w:rPr>
          <w:rFonts w:ascii="Arial" w:hAnsi="Arial" w:cs="Arial"/>
          <w:sz w:val="24"/>
          <w:szCs w:val="24"/>
          <w:lang w:val="en-GB"/>
          <w:rPrChange w:id="3005" w:author="Alexandre Miguel Kaizeler Guedes Da Silva Afonso" w:date="2026-07-27T16:55:00Z" w16du:dateUtc="2026-07-27T15:55:00Z">
            <w:rPr>
              <w:rFonts w:ascii="Arial" w:hAnsi="Arial" w:cs="Arial"/>
              <w:sz w:val="24"/>
              <w:szCs w:val="24"/>
            </w:rPr>
          </w:rPrChange>
        </w:rPr>
        <w:t xml:space="preserve">. We then </w:t>
      </w:r>
      <w:r w:rsidR="00FA5DAB" w:rsidRPr="00B475D4">
        <w:rPr>
          <w:rFonts w:ascii="Arial" w:hAnsi="Arial" w:cs="Arial"/>
          <w:sz w:val="24"/>
          <w:szCs w:val="24"/>
          <w:lang w:val="en-GB"/>
          <w:rPrChange w:id="3006" w:author="Alexandre Miguel Kaizeler Guedes Da Silva Afonso" w:date="2026-07-27T16:55:00Z" w16du:dateUtc="2026-07-27T15:55:00Z">
            <w:rPr>
              <w:rFonts w:ascii="Arial" w:hAnsi="Arial" w:cs="Arial"/>
              <w:sz w:val="24"/>
              <w:szCs w:val="24"/>
            </w:rPr>
          </w:rPrChange>
        </w:rPr>
        <w:t>performed a differential</w:t>
      </w:r>
      <w:r w:rsidR="00956A1A" w:rsidRPr="00B475D4">
        <w:rPr>
          <w:rFonts w:ascii="Arial" w:hAnsi="Arial" w:cs="Arial"/>
          <w:sz w:val="24"/>
          <w:szCs w:val="24"/>
          <w:lang w:val="en-GB"/>
          <w:rPrChange w:id="3007" w:author="Alexandre Miguel Kaizeler Guedes Da Silva Afonso" w:date="2026-07-27T16:55:00Z" w16du:dateUtc="2026-07-27T15:55:00Z">
            <w:rPr>
              <w:rFonts w:ascii="Arial" w:hAnsi="Arial" w:cs="Arial"/>
              <w:sz w:val="24"/>
              <w:szCs w:val="24"/>
            </w:rPr>
          </w:rPrChange>
        </w:rPr>
        <w:t xml:space="preserve"> alternative splicing</w:t>
      </w:r>
      <w:r w:rsidR="00FA5DAB" w:rsidRPr="00B475D4">
        <w:rPr>
          <w:rFonts w:ascii="Arial" w:hAnsi="Arial" w:cs="Arial"/>
          <w:sz w:val="24"/>
          <w:szCs w:val="24"/>
          <w:lang w:val="en-GB"/>
          <w:rPrChange w:id="3008" w:author="Alexandre Miguel Kaizeler Guedes Da Silva Afonso" w:date="2026-07-27T16:55:00Z" w16du:dateUtc="2026-07-27T15:55:00Z">
            <w:rPr>
              <w:rFonts w:ascii="Arial" w:hAnsi="Arial" w:cs="Arial"/>
              <w:sz w:val="24"/>
              <w:szCs w:val="24"/>
            </w:rPr>
          </w:rPrChange>
        </w:rPr>
        <w:t xml:space="preserve"> analysis (DSA)</w:t>
      </w:r>
      <w:r w:rsidR="00F714A1" w:rsidRPr="00B475D4">
        <w:rPr>
          <w:rFonts w:ascii="Arial" w:hAnsi="Arial" w:cs="Arial"/>
          <w:sz w:val="24"/>
          <w:szCs w:val="24"/>
          <w:lang w:val="en-GB"/>
          <w:rPrChange w:id="3009" w:author="Alexandre Miguel Kaizeler Guedes Da Silva Afonso" w:date="2026-07-27T16:55:00Z" w16du:dateUtc="2026-07-27T15:55:00Z">
            <w:rPr>
              <w:rFonts w:ascii="Arial" w:hAnsi="Arial" w:cs="Arial"/>
              <w:sz w:val="24"/>
              <w:szCs w:val="24"/>
            </w:rPr>
          </w:rPrChange>
        </w:rPr>
        <w:t xml:space="preserve"> </w:t>
      </w:r>
      <w:r w:rsidR="00BA42D9" w:rsidRPr="00B475D4">
        <w:rPr>
          <w:rFonts w:ascii="Arial" w:hAnsi="Arial" w:cs="Arial"/>
          <w:sz w:val="24"/>
          <w:szCs w:val="24"/>
          <w:lang w:val="en-GB"/>
          <w:rPrChange w:id="3010" w:author="Alexandre Miguel Kaizeler Guedes Da Silva Afonso" w:date="2026-07-27T16:55:00Z" w16du:dateUtc="2026-07-27T15:55:00Z">
            <w:rPr>
              <w:rFonts w:ascii="Arial" w:hAnsi="Arial" w:cs="Arial"/>
              <w:sz w:val="24"/>
              <w:szCs w:val="24"/>
            </w:rPr>
          </w:rPrChange>
        </w:rPr>
        <w:t>between dsRNA-stressed cells and unstressed cells</w:t>
      </w:r>
      <w:r w:rsidR="00BA42D9" w:rsidRPr="00B475D4">
        <w:rPr>
          <w:rFonts w:ascii="Arial" w:hAnsi="Arial" w:cs="Arial"/>
          <w:sz w:val="24"/>
          <w:szCs w:val="24"/>
          <w:lang w:val="en-GB"/>
          <w:rPrChange w:id="3011"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3012" w:author="Alexandre Miguel Kaizeler Guedes Da Silva Afonso" w:date="2026-07-27T16:55:00Z" w16du:dateUtc="2026-07-27T15:55:00Z">
            <w:rPr>
              <w:rFonts w:ascii="Arial" w:hAnsi="Arial" w:cs="Arial"/>
              <w:sz w:val="24"/>
              <w:szCs w:val="24"/>
            </w:rPr>
          </w:rPrChange>
        </w:rPr>
        <w:instrText xml:space="preserve"> ADDIN ZOTERO_ITEM CSL_CITATION {"citationID":"egl2RifO","properties":{"formattedCitation":"\\super 7\\nosupersub{}","plainCitation":"7","noteIndex":0},"citationItems":[{"id":"jCcWpdK2/HrDB2KSB","uris":["http://zotero.org/users/local/1p9EH8ax/items/BR3BXXDM"],"itemData":{"id":"HtmS51Tt/PVgONJwf","type":"article-journal","container-title":"Molecular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A42D9" w:rsidRPr="00B475D4">
        <w:rPr>
          <w:rFonts w:ascii="Arial" w:hAnsi="Arial" w:cs="Arial"/>
          <w:sz w:val="24"/>
          <w:szCs w:val="24"/>
          <w:lang w:val="en-GB"/>
          <w:rPrChange w:id="3013" w:author="Alexandre Miguel Kaizeler Guedes Da Silva Afonso" w:date="2026-07-27T16:55:00Z" w16du:dateUtc="2026-07-27T15:55:00Z">
            <w:rPr>
              <w:rFonts w:ascii="Arial" w:hAnsi="Arial" w:cs="Arial"/>
              <w:sz w:val="24"/>
              <w:szCs w:val="24"/>
            </w:rPr>
          </w:rPrChange>
        </w:rPr>
        <w:fldChar w:fldCharType="separate"/>
      </w:r>
      <w:r w:rsidR="00BA42D9" w:rsidRPr="00B475D4">
        <w:rPr>
          <w:rFonts w:ascii="Arial" w:hAnsi="Arial" w:cs="Arial"/>
          <w:kern w:val="0"/>
          <w:sz w:val="24"/>
          <w:vertAlign w:val="superscript"/>
          <w:lang w:val="en-GB"/>
          <w:rPrChange w:id="3014" w:author="Alexandre Miguel Kaizeler Guedes Da Silva Afonso" w:date="2026-07-27T16:55:00Z" w16du:dateUtc="2026-07-27T15:55:00Z">
            <w:rPr>
              <w:rFonts w:ascii="Arial" w:hAnsi="Arial" w:cs="Arial"/>
              <w:kern w:val="0"/>
              <w:sz w:val="24"/>
              <w:vertAlign w:val="superscript"/>
            </w:rPr>
          </w:rPrChange>
        </w:rPr>
        <w:t>7</w:t>
      </w:r>
      <w:r w:rsidR="00BA42D9" w:rsidRPr="00B475D4">
        <w:rPr>
          <w:rFonts w:ascii="Arial" w:hAnsi="Arial" w:cs="Arial"/>
          <w:sz w:val="24"/>
          <w:szCs w:val="24"/>
          <w:lang w:val="en-GB"/>
          <w:rPrChange w:id="3015" w:author="Alexandre Miguel Kaizeler Guedes Da Silva Afonso" w:date="2026-07-27T16:55:00Z" w16du:dateUtc="2026-07-27T15:55:00Z">
            <w:rPr>
              <w:rFonts w:ascii="Arial" w:hAnsi="Arial" w:cs="Arial"/>
              <w:sz w:val="24"/>
              <w:szCs w:val="24"/>
            </w:rPr>
          </w:rPrChange>
        </w:rPr>
        <w:fldChar w:fldCharType="end"/>
      </w:r>
      <w:r w:rsidR="00956A1A" w:rsidRPr="00B475D4">
        <w:rPr>
          <w:rFonts w:ascii="Arial" w:hAnsi="Arial" w:cs="Arial"/>
          <w:sz w:val="24"/>
          <w:szCs w:val="24"/>
          <w:lang w:val="en-GB"/>
          <w:rPrChange w:id="3016" w:author="Alexandre Miguel Kaizeler Guedes Da Silva Afonso" w:date="2026-07-27T16:55:00Z" w16du:dateUtc="2026-07-27T15:55:00Z">
            <w:rPr>
              <w:rFonts w:ascii="Arial" w:hAnsi="Arial" w:cs="Arial"/>
              <w:sz w:val="24"/>
              <w:szCs w:val="24"/>
            </w:rPr>
          </w:rPrChange>
        </w:rPr>
        <w:t>, focusing on exon skipping events classified as increased, unchanged, or decreased</w:t>
      </w:r>
      <w:r w:rsidR="00B61F56" w:rsidRPr="00B475D4">
        <w:rPr>
          <w:rFonts w:ascii="Arial" w:hAnsi="Arial" w:cs="Arial"/>
          <w:sz w:val="24"/>
          <w:szCs w:val="24"/>
          <w:lang w:val="en-GB"/>
          <w:rPrChange w:id="3017" w:author="Alexandre Miguel Kaizeler Guedes Da Silva Afonso" w:date="2026-07-27T16:55:00Z" w16du:dateUtc="2026-07-27T15:55:00Z">
            <w:rPr>
              <w:rFonts w:ascii="Arial" w:hAnsi="Arial" w:cs="Arial"/>
              <w:sz w:val="24"/>
              <w:szCs w:val="24"/>
            </w:rPr>
          </w:rPrChange>
        </w:rPr>
        <w:t>, assessing binding enrichment for each of these categories</w:t>
      </w:r>
      <w:r w:rsidR="00BA42D9" w:rsidRPr="00B475D4">
        <w:rPr>
          <w:rFonts w:ascii="Arial" w:hAnsi="Arial" w:cs="Arial"/>
          <w:sz w:val="24"/>
          <w:szCs w:val="24"/>
          <w:lang w:val="en-GB"/>
          <w:rPrChange w:id="3018" w:author="Alexandre Miguel Kaizeler Guedes Da Silva Afonso" w:date="2026-07-27T16:55:00Z" w16du:dateUtc="2026-07-27T15:55:00Z">
            <w:rPr>
              <w:rFonts w:ascii="Arial" w:hAnsi="Arial" w:cs="Arial"/>
              <w:sz w:val="24"/>
              <w:szCs w:val="24"/>
            </w:rPr>
          </w:rPrChange>
        </w:rPr>
        <w:t xml:space="preserve"> </w:t>
      </w:r>
      <w:r w:rsidR="00BA42D9" w:rsidRPr="00B475D4">
        <w:rPr>
          <w:rFonts w:ascii="Arial" w:hAnsi="Arial" w:cs="Arial"/>
          <w:color w:val="000000" w:themeColor="text1"/>
          <w:sz w:val="24"/>
          <w:szCs w:val="24"/>
          <w:lang w:val="en-GB"/>
          <w:rPrChange w:id="3019" w:author="Alexandre Miguel Kaizeler Guedes Da Silva Afonso" w:date="2026-07-27T16:55:00Z" w16du:dateUtc="2026-07-27T15:55:00Z">
            <w:rPr>
              <w:rFonts w:ascii="Arial" w:hAnsi="Arial" w:cs="Arial"/>
              <w:color w:val="000000" w:themeColor="text1"/>
              <w:sz w:val="24"/>
              <w:szCs w:val="24"/>
            </w:rPr>
          </w:rPrChange>
        </w:rPr>
        <w:t>(</w:t>
      </w:r>
      <w:r w:rsidR="008A5691" w:rsidRPr="00B475D4">
        <w:rPr>
          <w:rFonts w:ascii="Arial" w:hAnsi="Arial" w:cs="Arial"/>
          <w:color w:val="000000" w:themeColor="text1"/>
          <w:sz w:val="24"/>
          <w:szCs w:val="24"/>
          <w:lang w:val="en-GB"/>
          <w:rPrChange w:id="3020" w:author="Alexandre Miguel Kaizeler Guedes Da Silva Afonso" w:date="2026-07-27T16:55:00Z" w16du:dateUtc="2026-07-27T15:55:00Z">
            <w:rPr>
              <w:rFonts w:ascii="Arial" w:hAnsi="Arial" w:cs="Arial"/>
              <w:color w:val="000000" w:themeColor="text1"/>
              <w:sz w:val="24"/>
              <w:szCs w:val="24"/>
            </w:rPr>
          </w:rPrChange>
        </w:rPr>
        <w:t>see</w:t>
      </w:r>
      <w:r w:rsidR="00260224" w:rsidRPr="00B475D4">
        <w:rPr>
          <w:rFonts w:ascii="Arial" w:hAnsi="Arial" w:cs="Arial"/>
          <w:color w:val="000000" w:themeColor="text1"/>
          <w:sz w:val="24"/>
          <w:szCs w:val="24"/>
          <w:lang w:val="en-GB"/>
          <w:rPrChange w:id="3021" w:author="Alexandre Miguel Kaizeler Guedes Da Silva Afonso" w:date="2026-07-27T16:55:00Z" w16du:dateUtc="2026-07-27T15:55:00Z">
            <w:rPr>
              <w:rFonts w:ascii="Arial" w:hAnsi="Arial" w:cs="Arial"/>
              <w:color w:val="000000" w:themeColor="text1"/>
              <w:sz w:val="24"/>
              <w:szCs w:val="24"/>
            </w:rPr>
          </w:rPrChange>
        </w:rPr>
        <w:t xml:space="preserve"> Methods, </w:t>
      </w:r>
      <w:r w:rsidR="00BA42D9" w:rsidRPr="00B475D4">
        <w:rPr>
          <w:rFonts w:ascii="Arial" w:hAnsi="Arial" w:cs="Arial"/>
          <w:color w:val="000000" w:themeColor="text1"/>
          <w:sz w:val="24"/>
          <w:szCs w:val="24"/>
          <w:lang w:val="en-GB"/>
          <w:rPrChange w:id="3022" w:author="Alexandre Miguel Kaizeler Guedes Da Silva Afonso" w:date="2026-07-27T16:55:00Z" w16du:dateUtc="2026-07-27T15:55:00Z">
            <w:rPr>
              <w:rFonts w:ascii="Arial" w:hAnsi="Arial" w:cs="Arial"/>
              <w:color w:val="000000" w:themeColor="text1"/>
              <w:sz w:val="24"/>
              <w:szCs w:val="24"/>
            </w:rPr>
          </w:rPrChange>
        </w:rPr>
        <w:t xml:space="preserve">Supplementary Figure </w:t>
      </w:r>
      <w:r w:rsidR="00C76435" w:rsidRPr="00B475D4">
        <w:rPr>
          <w:rFonts w:ascii="Arial" w:hAnsi="Arial" w:cs="Arial"/>
          <w:color w:val="000000" w:themeColor="text1"/>
          <w:sz w:val="24"/>
          <w:szCs w:val="24"/>
          <w:lang w:val="en-GB"/>
          <w:rPrChange w:id="3023" w:author="Alexandre Miguel Kaizeler Guedes Da Silva Afonso" w:date="2026-07-27T16:55:00Z" w16du:dateUtc="2026-07-27T15:55:00Z">
            <w:rPr>
              <w:rFonts w:ascii="Arial" w:hAnsi="Arial" w:cs="Arial"/>
              <w:color w:val="000000" w:themeColor="text1"/>
              <w:sz w:val="24"/>
              <w:szCs w:val="24"/>
            </w:rPr>
          </w:rPrChange>
        </w:rPr>
        <w:t>1</w:t>
      </w:r>
      <w:r w:rsidR="00DE4645" w:rsidRPr="00B475D4">
        <w:rPr>
          <w:rFonts w:ascii="Arial" w:hAnsi="Arial" w:cs="Arial"/>
          <w:color w:val="000000" w:themeColor="text1"/>
          <w:sz w:val="24"/>
          <w:szCs w:val="24"/>
          <w:lang w:val="en-GB"/>
          <w:rPrChange w:id="3024" w:author="Alexandre Miguel Kaizeler Guedes Da Silva Afonso" w:date="2026-07-27T16:55:00Z" w16du:dateUtc="2026-07-27T15:55:00Z">
            <w:rPr>
              <w:rFonts w:ascii="Arial" w:hAnsi="Arial" w:cs="Arial"/>
              <w:color w:val="000000" w:themeColor="text1"/>
              <w:sz w:val="24"/>
              <w:szCs w:val="24"/>
            </w:rPr>
          </w:rPrChange>
        </w:rPr>
        <w:t>1</w:t>
      </w:r>
      <w:r w:rsidR="00260224" w:rsidRPr="00B475D4">
        <w:rPr>
          <w:rFonts w:ascii="Arial" w:hAnsi="Arial" w:cs="Arial"/>
          <w:color w:val="000000" w:themeColor="text1"/>
          <w:sz w:val="24"/>
          <w:szCs w:val="24"/>
          <w:lang w:val="en-GB"/>
          <w:rPrChange w:id="3025" w:author="Alexandre Miguel Kaizeler Guedes Da Silva Afonso" w:date="2026-07-27T16:55:00Z" w16du:dateUtc="2026-07-27T15:55:00Z">
            <w:rPr>
              <w:rFonts w:ascii="Arial" w:hAnsi="Arial" w:cs="Arial"/>
              <w:color w:val="000000" w:themeColor="text1"/>
              <w:sz w:val="24"/>
              <w:szCs w:val="24"/>
            </w:rPr>
          </w:rPrChange>
        </w:rPr>
        <w:t xml:space="preserve"> as example</w:t>
      </w:r>
      <w:r w:rsidR="00BA42D9" w:rsidRPr="00B475D4">
        <w:rPr>
          <w:rFonts w:ascii="Arial" w:hAnsi="Arial" w:cs="Arial"/>
          <w:sz w:val="24"/>
          <w:szCs w:val="24"/>
          <w:lang w:val="en-GB"/>
          <w:rPrChange w:id="3026" w:author="Alexandre Miguel Kaizeler Guedes Da Silva Afonso" w:date="2026-07-27T16:55:00Z" w16du:dateUtc="2026-07-27T15:55:00Z">
            <w:rPr>
              <w:rFonts w:ascii="Arial" w:hAnsi="Arial" w:cs="Arial"/>
              <w:sz w:val="24"/>
              <w:szCs w:val="24"/>
            </w:rPr>
          </w:rPrChange>
        </w:rPr>
        <w:t>)</w:t>
      </w:r>
      <w:r w:rsidR="00B61F56" w:rsidRPr="00B475D4">
        <w:rPr>
          <w:rFonts w:ascii="Arial" w:hAnsi="Arial" w:cs="Arial"/>
          <w:sz w:val="24"/>
          <w:szCs w:val="24"/>
          <w:lang w:val="en-GB"/>
          <w:rPrChange w:id="3027" w:author="Alexandre Miguel Kaizeler Guedes Da Silva Afonso" w:date="2026-07-27T16:55:00Z" w16du:dateUtc="2026-07-27T15:55:00Z">
            <w:rPr>
              <w:rFonts w:ascii="Arial" w:hAnsi="Arial" w:cs="Arial"/>
              <w:sz w:val="24"/>
              <w:szCs w:val="24"/>
            </w:rPr>
          </w:rPrChange>
        </w:rPr>
        <w:t>.</w:t>
      </w:r>
      <w:r w:rsidR="00F27195" w:rsidRPr="00B475D4">
        <w:rPr>
          <w:rFonts w:ascii="Arial" w:hAnsi="Arial" w:cs="Arial"/>
          <w:sz w:val="24"/>
          <w:szCs w:val="24"/>
          <w:lang w:val="en-GB"/>
          <w:rPrChange w:id="3028" w:author="Alexandre Miguel Kaizeler Guedes Da Silva Afonso" w:date="2026-07-27T16:55:00Z" w16du:dateUtc="2026-07-27T15:55:00Z">
            <w:rPr>
              <w:rFonts w:ascii="Arial" w:hAnsi="Arial" w:cs="Arial"/>
              <w:sz w:val="24"/>
              <w:szCs w:val="24"/>
            </w:rPr>
          </w:rPrChange>
        </w:rPr>
        <w:t xml:space="preserve"> </w:t>
      </w:r>
      <w:r w:rsidR="00BA42D9" w:rsidRPr="00B475D4">
        <w:rPr>
          <w:rFonts w:ascii="Arial" w:hAnsi="Arial" w:cs="Arial"/>
          <w:sz w:val="24"/>
          <w:szCs w:val="24"/>
          <w:lang w:val="en-GB"/>
          <w:rPrChange w:id="3029" w:author="Alexandre Miguel Kaizeler Guedes Da Silva Afonso" w:date="2026-07-27T16:55:00Z" w16du:dateUtc="2026-07-27T15:55:00Z">
            <w:rPr>
              <w:rFonts w:ascii="Arial" w:hAnsi="Arial" w:cs="Arial"/>
              <w:sz w:val="24"/>
              <w:szCs w:val="24"/>
            </w:rPr>
          </w:rPrChange>
        </w:rPr>
        <w:t xml:space="preserve">This analysis identified </w:t>
      </w:r>
      <w:r w:rsidR="00260A64" w:rsidRPr="00B475D4">
        <w:rPr>
          <w:rFonts w:ascii="Arial" w:hAnsi="Arial" w:cs="Arial"/>
          <w:sz w:val="24"/>
          <w:szCs w:val="24"/>
          <w:lang w:val="en-GB"/>
          <w:rPrChange w:id="3030" w:author="Alexandre Miguel Kaizeler Guedes Da Silva Afonso" w:date="2026-07-27T16:55:00Z" w16du:dateUtc="2026-07-27T15:55:00Z">
            <w:rPr>
              <w:rFonts w:ascii="Arial" w:hAnsi="Arial" w:cs="Arial"/>
              <w:sz w:val="24"/>
              <w:szCs w:val="24"/>
            </w:rPr>
          </w:rPrChange>
        </w:rPr>
        <w:t xml:space="preserve">six </w:t>
      </w:r>
      <w:r w:rsidR="00BA42D9" w:rsidRPr="00B475D4">
        <w:rPr>
          <w:rFonts w:ascii="Arial" w:hAnsi="Arial" w:cs="Arial"/>
          <w:sz w:val="24"/>
          <w:szCs w:val="24"/>
          <w:lang w:val="en-GB"/>
          <w:rPrChange w:id="3031" w:author="Alexandre Miguel Kaizeler Guedes Da Silva Afonso" w:date="2026-07-27T16:55:00Z" w16du:dateUtc="2026-07-27T15:55:00Z">
            <w:rPr>
              <w:rFonts w:ascii="Arial" w:hAnsi="Arial" w:cs="Arial"/>
              <w:sz w:val="24"/>
              <w:szCs w:val="24"/>
            </w:rPr>
          </w:rPrChange>
        </w:rPr>
        <w:t>RBPs (TIA1, QKI, DDX3X, RBM15</w:t>
      </w:r>
      <w:r w:rsidR="00C24FBE" w:rsidRPr="00B475D4">
        <w:rPr>
          <w:rFonts w:ascii="Arial" w:hAnsi="Arial" w:cs="Arial"/>
          <w:sz w:val="24"/>
          <w:szCs w:val="24"/>
          <w:lang w:val="en-GB"/>
          <w:rPrChange w:id="3032" w:author="Alexandre Miguel Kaizeler Guedes Da Silva Afonso" w:date="2026-07-27T16:55:00Z" w16du:dateUtc="2026-07-27T15:55:00Z">
            <w:rPr>
              <w:rFonts w:ascii="Arial" w:hAnsi="Arial" w:cs="Arial"/>
              <w:sz w:val="24"/>
              <w:szCs w:val="24"/>
            </w:rPr>
          </w:rPrChange>
        </w:rPr>
        <w:t>, PCBP1, and YBX3</w:t>
      </w:r>
      <w:r w:rsidR="00BA42D9" w:rsidRPr="00B475D4">
        <w:rPr>
          <w:rFonts w:ascii="Arial" w:hAnsi="Arial" w:cs="Arial"/>
          <w:sz w:val="24"/>
          <w:szCs w:val="24"/>
          <w:lang w:val="en-GB"/>
          <w:rPrChange w:id="3033" w:author="Alexandre Miguel Kaizeler Guedes Da Silva Afonso" w:date="2026-07-27T16:55:00Z" w16du:dateUtc="2026-07-27T15:55:00Z">
            <w:rPr>
              <w:rFonts w:ascii="Arial" w:hAnsi="Arial" w:cs="Arial"/>
              <w:sz w:val="24"/>
              <w:szCs w:val="24"/>
            </w:rPr>
          </w:rPrChange>
        </w:rPr>
        <w:t>) with significant binding enrichment or depletion in these splicing events</w:t>
      </w:r>
      <w:r w:rsidR="002F0739" w:rsidRPr="00B475D4">
        <w:rPr>
          <w:rFonts w:ascii="Arial" w:hAnsi="Arial" w:cs="Arial"/>
          <w:sz w:val="24"/>
          <w:szCs w:val="24"/>
          <w:lang w:val="en-GB"/>
          <w:rPrChange w:id="3034" w:author="Alexandre Miguel Kaizeler Guedes Da Silva Afonso" w:date="2026-07-27T16:55:00Z" w16du:dateUtc="2026-07-27T15:55:00Z">
            <w:rPr>
              <w:rFonts w:ascii="Arial" w:hAnsi="Arial" w:cs="Arial"/>
              <w:sz w:val="24"/>
              <w:szCs w:val="24"/>
            </w:rPr>
          </w:rPrChange>
        </w:rPr>
        <w:t xml:space="preserve">. </w:t>
      </w:r>
      <w:r w:rsidR="00BA42D9" w:rsidRPr="00B475D4">
        <w:rPr>
          <w:rFonts w:ascii="Arial" w:hAnsi="Arial" w:cs="Arial"/>
          <w:sz w:val="24"/>
          <w:szCs w:val="24"/>
          <w:lang w:val="en-GB"/>
          <w:rPrChange w:id="3035" w:author="Alexandre Miguel Kaizeler Guedes Da Silva Afonso" w:date="2026-07-27T16:55:00Z" w16du:dateUtc="2026-07-27T15:55:00Z">
            <w:rPr>
              <w:rFonts w:ascii="Arial" w:hAnsi="Arial" w:cs="Arial"/>
              <w:sz w:val="24"/>
              <w:szCs w:val="24"/>
            </w:rPr>
          </w:rPrChange>
        </w:rPr>
        <w:t>T</w:t>
      </w:r>
      <w:r w:rsidR="00F27195" w:rsidRPr="00B475D4">
        <w:rPr>
          <w:rFonts w:ascii="Arial" w:hAnsi="Arial" w:cs="Arial"/>
          <w:sz w:val="24"/>
          <w:szCs w:val="24"/>
          <w:lang w:val="en-GB"/>
          <w:rPrChange w:id="3036" w:author="Alexandre Miguel Kaizeler Guedes Da Silva Afonso" w:date="2026-07-27T16:55:00Z" w16du:dateUtc="2026-07-27T15:55:00Z">
            <w:rPr>
              <w:rFonts w:ascii="Arial" w:hAnsi="Arial" w:cs="Arial"/>
              <w:sz w:val="24"/>
              <w:szCs w:val="24"/>
            </w:rPr>
          </w:rPrChange>
        </w:rPr>
        <w:t>o minimize confounding between expression</w:t>
      </w:r>
      <w:r w:rsidR="00CE77C6" w:rsidRPr="00B475D4">
        <w:rPr>
          <w:rFonts w:ascii="Arial" w:hAnsi="Arial" w:cs="Arial"/>
          <w:sz w:val="24"/>
          <w:szCs w:val="24"/>
          <w:lang w:val="en-GB"/>
          <w:rPrChange w:id="3037" w:author="Alexandre Miguel Kaizeler Guedes Da Silva Afonso" w:date="2026-07-27T16:55:00Z" w16du:dateUtc="2026-07-27T15:55:00Z">
            <w:rPr>
              <w:rFonts w:ascii="Arial" w:hAnsi="Arial" w:cs="Arial"/>
              <w:sz w:val="24"/>
              <w:szCs w:val="24"/>
            </w:rPr>
          </w:rPrChange>
        </w:rPr>
        <w:t>-</w:t>
      </w:r>
      <w:r w:rsidR="00F27195" w:rsidRPr="00B475D4">
        <w:rPr>
          <w:rFonts w:ascii="Arial" w:hAnsi="Arial" w:cs="Arial"/>
          <w:sz w:val="24"/>
          <w:szCs w:val="24"/>
          <w:lang w:val="en-GB"/>
          <w:rPrChange w:id="3038" w:author="Alexandre Miguel Kaizeler Guedes Da Silva Afonso" w:date="2026-07-27T16:55:00Z" w16du:dateUtc="2026-07-27T15:55:00Z">
            <w:rPr>
              <w:rFonts w:ascii="Arial" w:hAnsi="Arial" w:cs="Arial"/>
              <w:sz w:val="24"/>
              <w:szCs w:val="24"/>
            </w:rPr>
          </w:rPrChange>
        </w:rPr>
        <w:t>driven splicing alterations, we excluded RBPs whose expression differed between stressed and unstressed cells</w:t>
      </w:r>
      <w:r w:rsidR="00BA42D9" w:rsidRPr="00B475D4">
        <w:rPr>
          <w:rFonts w:ascii="Arial" w:hAnsi="Arial" w:cs="Arial"/>
          <w:sz w:val="24"/>
          <w:szCs w:val="24"/>
          <w:lang w:val="en-GB"/>
          <w:rPrChange w:id="3039" w:author="Alexandre Miguel Kaizeler Guedes Da Silva Afonso" w:date="2026-07-27T16:55:00Z" w16du:dateUtc="2026-07-27T15:55:00Z">
            <w:rPr>
              <w:rFonts w:ascii="Arial" w:hAnsi="Arial" w:cs="Arial"/>
              <w:sz w:val="24"/>
              <w:szCs w:val="24"/>
            </w:rPr>
          </w:rPrChange>
        </w:rPr>
        <w:t>, in both SG-assembly competent and incompetent cells</w:t>
      </w:r>
      <w:r w:rsidR="00BA42D9" w:rsidRPr="00B475D4">
        <w:rPr>
          <w:rFonts w:ascii="Arial" w:hAnsi="Arial" w:cs="Arial"/>
          <w:sz w:val="24"/>
          <w:szCs w:val="24"/>
          <w:lang w:val="en-GB"/>
          <w:rPrChange w:id="3040"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3041" w:author="Alexandre Miguel Kaizeler Guedes Da Silva Afonso" w:date="2026-07-27T16:55:00Z" w16du:dateUtc="2026-07-27T15:55:00Z">
            <w:rPr>
              <w:rFonts w:ascii="Arial" w:hAnsi="Arial" w:cs="Arial"/>
              <w:sz w:val="24"/>
              <w:szCs w:val="24"/>
            </w:rPr>
          </w:rPrChange>
        </w:rPr>
        <w:instrText xml:space="preserve"> ADDIN ZOTERO_ITEM CSL_CITATION {"citationID":"bOP6zJMW","properties":{"formattedCitation":"\\super 7\\nosupersub{}","plainCitation":"7","noteIndex":0},"citationItems":[{"id":"jCcWpdK2/HrDB2KSB","uris":["http://zotero.org/users/local/1p9EH8ax/items/BR3BXXDM"],"itemData":{"id":"HtmS51Tt/PVgONJwf","type":"article-journal","container-title":"Molecular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A42D9" w:rsidRPr="00B475D4">
        <w:rPr>
          <w:rFonts w:ascii="Arial" w:hAnsi="Arial" w:cs="Arial"/>
          <w:sz w:val="24"/>
          <w:szCs w:val="24"/>
          <w:lang w:val="en-GB"/>
          <w:rPrChange w:id="3042" w:author="Alexandre Miguel Kaizeler Guedes Da Silva Afonso" w:date="2026-07-27T16:55:00Z" w16du:dateUtc="2026-07-27T15:55:00Z">
            <w:rPr>
              <w:rFonts w:ascii="Arial" w:hAnsi="Arial" w:cs="Arial"/>
              <w:sz w:val="24"/>
              <w:szCs w:val="24"/>
            </w:rPr>
          </w:rPrChange>
        </w:rPr>
        <w:fldChar w:fldCharType="separate"/>
      </w:r>
      <w:r w:rsidR="00BA42D9" w:rsidRPr="00B475D4">
        <w:rPr>
          <w:rFonts w:ascii="Arial" w:hAnsi="Arial" w:cs="Arial"/>
          <w:kern w:val="0"/>
          <w:sz w:val="24"/>
          <w:vertAlign w:val="superscript"/>
          <w:lang w:val="en-GB"/>
          <w:rPrChange w:id="3043" w:author="Alexandre Miguel Kaizeler Guedes Da Silva Afonso" w:date="2026-07-27T16:55:00Z" w16du:dateUtc="2026-07-27T15:55:00Z">
            <w:rPr>
              <w:rFonts w:ascii="Arial" w:hAnsi="Arial" w:cs="Arial"/>
              <w:kern w:val="0"/>
              <w:sz w:val="24"/>
              <w:vertAlign w:val="superscript"/>
            </w:rPr>
          </w:rPrChange>
        </w:rPr>
        <w:t>7</w:t>
      </w:r>
      <w:r w:rsidR="00BA42D9" w:rsidRPr="00B475D4">
        <w:rPr>
          <w:rFonts w:ascii="Arial" w:hAnsi="Arial" w:cs="Arial"/>
          <w:sz w:val="24"/>
          <w:szCs w:val="24"/>
          <w:lang w:val="en-GB"/>
          <w:rPrChange w:id="3044" w:author="Alexandre Miguel Kaizeler Guedes Da Silva Afonso" w:date="2026-07-27T16:55:00Z" w16du:dateUtc="2026-07-27T15:55:00Z">
            <w:rPr>
              <w:rFonts w:ascii="Arial" w:hAnsi="Arial" w:cs="Arial"/>
              <w:sz w:val="24"/>
              <w:szCs w:val="24"/>
            </w:rPr>
          </w:rPrChange>
        </w:rPr>
        <w:fldChar w:fldCharType="end"/>
      </w:r>
      <w:r w:rsidR="00F27195" w:rsidRPr="00B475D4">
        <w:rPr>
          <w:rFonts w:ascii="Arial" w:hAnsi="Arial" w:cs="Arial"/>
          <w:sz w:val="24"/>
          <w:szCs w:val="24"/>
          <w:lang w:val="en-GB"/>
          <w:rPrChange w:id="3045" w:author="Alexandre Miguel Kaizeler Guedes Da Silva Afonso" w:date="2026-07-27T16:55:00Z" w16du:dateUtc="2026-07-27T15:55:00Z">
            <w:rPr>
              <w:rFonts w:ascii="Arial" w:hAnsi="Arial" w:cs="Arial"/>
              <w:sz w:val="24"/>
              <w:szCs w:val="24"/>
            </w:rPr>
          </w:rPrChange>
        </w:rPr>
        <w:t xml:space="preserve"> (</w:t>
      </w:r>
      <w:r w:rsidR="00C76435" w:rsidRPr="00B475D4">
        <w:rPr>
          <w:rFonts w:ascii="Arial" w:hAnsi="Arial" w:cs="Arial"/>
          <w:sz w:val="24"/>
          <w:szCs w:val="24"/>
          <w:lang w:val="en-GB"/>
          <w:rPrChange w:id="3046" w:author="Alexandre Miguel Kaizeler Guedes Da Silva Afonso" w:date="2026-07-27T16:55:00Z" w16du:dateUtc="2026-07-27T15:55:00Z">
            <w:rPr>
              <w:rFonts w:ascii="Arial" w:hAnsi="Arial" w:cs="Arial"/>
              <w:sz w:val="24"/>
              <w:szCs w:val="24"/>
            </w:rPr>
          </w:rPrChange>
        </w:rPr>
        <w:t xml:space="preserve">Supplementary </w:t>
      </w:r>
      <w:r w:rsidR="00F27195" w:rsidRPr="00B475D4">
        <w:rPr>
          <w:rFonts w:ascii="Arial" w:hAnsi="Arial" w:cs="Arial"/>
          <w:sz w:val="24"/>
          <w:szCs w:val="24"/>
          <w:lang w:val="en-GB"/>
          <w:rPrChange w:id="3047" w:author="Alexandre Miguel Kaizeler Guedes Da Silva Afonso" w:date="2026-07-27T16:55:00Z" w16du:dateUtc="2026-07-27T15:55:00Z">
            <w:rPr>
              <w:rFonts w:ascii="Arial" w:hAnsi="Arial" w:cs="Arial"/>
              <w:sz w:val="24"/>
              <w:szCs w:val="24"/>
            </w:rPr>
          </w:rPrChange>
        </w:rPr>
        <w:t xml:space="preserve">Figure </w:t>
      </w:r>
      <w:r w:rsidR="00067C1D" w:rsidRPr="00B475D4">
        <w:rPr>
          <w:rFonts w:ascii="Arial" w:hAnsi="Arial" w:cs="Arial"/>
          <w:sz w:val="24"/>
          <w:szCs w:val="24"/>
          <w:lang w:val="en-GB"/>
          <w:rPrChange w:id="3048" w:author="Alexandre Miguel Kaizeler Guedes Da Silva Afonso" w:date="2026-07-27T16:55:00Z" w16du:dateUtc="2026-07-27T15:55:00Z">
            <w:rPr>
              <w:rFonts w:ascii="Arial" w:hAnsi="Arial" w:cs="Arial"/>
              <w:sz w:val="24"/>
              <w:szCs w:val="24"/>
            </w:rPr>
          </w:rPrChange>
        </w:rPr>
        <w:t>1</w:t>
      </w:r>
      <w:r w:rsidR="00DE4645" w:rsidRPr="00B475D4">
        <w:rPr>
          <w:rFonts w:ascii="Arial" w:hAnsi="Arial" w:cs="Arial"/>
          <w:sz w:val="24"/>
          <w:szCs w:val="24"/>
          <w:lang w:val="en-GB"/>
          <w:rPrChange w:id="3049" w:author="Alexandre Miguel Kaizeler Guedes Da Silva Afonso" w:date="2026-07-27T16:55:00Z" w16du:dateUtc="2026-07-27T15:55:00Z">
            <w:rPr>
              <w:rFonts w:ascii="Arial" w:hAnsi="Arial" w:cs="Arial"/>
              <w:sz w:val="24"/>
              <w:szCs w:val="24"/>
            </w:rPr>
          </w:rPrChange>
        </w:rPr>
        <w:t>2</w:t>
      </w:r>
      <w:r w:rsidR="007B2D1D" w:rsidRPr="00B475D4">
        <w:rPr>
          <w:rFonts w:ascii="Arial" w:hAnsi="Arial" w:cs="Arial"/>
          <w:sz w:val="24"/>
          <w:szCs w:val="24"/>
          <w:lang w:val="en-GB"/>
          <w:rPrChange w:id="3050" w:author="Alexandre Miguel Kaizeler Guedes Da Silva Afonso" w:date="2026-07-27T16:55:00Z" w16du:dateUtc="2026-07-27T15:55:00Z">
            <w:rPr>
              <w:rFonts w:ascii="Arial" w:hAnsi="Arial" w:cs="Arial"/>
              <w:sz w:val="24"/>
              <w:szCs w:val="24"/>
            </w:rPr>
          </w:rPrChange>
        </w:rPr>
        <w:t>A</w:t>
      </w:r>
      <w:r w:rsidR="00F27195" w:rsidRPr="00B475D4">
        <w:rPr>
          <w:rFonts w:ascii="Arial" w:hAnsi="Arial" w:cs="Arial"/>
          <w:sz w:val="24"/>
          <w:szCs w:val="24"/>
          <w:lang w:val="en-GB"/>
          <w:rPrChange w:id="3051" w:author="Alexandre Miguel Kaizeler Guedes Da Silva Afonso" w:date="2026-07-27T16:55:00Z" w16du:dateUtc="2026-07-27T15:55:00Z">
            <w:rPr>
              <w:rFonts w:ascii="Arial" w:hAnsi="Arial" w:cs="Arial"/>
              <w:sz w:val="24"/>
              <w:szCs w:val="24"/>
            </w:rPr>
          </w:rPrChange>
        </w:rPr>
        <w:t>)</w:t>
      </w:r>
      <w:r w:rsidR="00BA42D9" w:rsidRPr="00B475D4">
        <w:rPr>
          <w:rFonts w:ascii="Arial" w:hAnsi="Arial" w:cs="Arial"/>
          <w:sz w:val="24"/>
          <w:szCs w:val="24"/>
          <w:lang w:val="en-GB"/>
          <w:rPrChange w:id="3052" w:author="Alexandre Miguel Kaizeler Guedes Da Silva Afonso" w:date="2026-07-27T16:55:00Z" w16du:dateUtc="2026-07-27T15:55:00Z">
            <w:rPr>
              <w:rFonts w:ascii="Arial" w:hAnsi="Arial" w:cs="Arial"/>
              <w:sz w:val="24"/>
              <w:szCs w:val="24"/>
            </w:rPr>
          </w:rPrChange>
        </w:rPr>
        <w:t xml:space="preserve">, resulting in a final list of </w:t>
      </w:r>
      <w:r w:rsidR="00260A64" w:rsidRPr="00B475D4">
        <w:rPr>
          <w:rFonts w:ascii="Arial" w:hAnsi="Arial" w:cs="Arial"/>
          <w:sz w:val="24"/>
          <w:szCs w:val="24"/>
          <w:lang w:val="en-GB"/>
          <w:rPrChange w:id="3053" w:author="Alexandre Miguel Kaizeler Guedes Da Silva Afonso" w:date="2026-07-27T16:55:00Z" w16du:dateUtc="2026-07-27T15:55:00Z">
            <w:rPr>
              <w:rFonts w:ascii="Arial" w:hAnsi="Arial" w:cs="Arial"/>
              <w:sz w:val="24"/>
              <w:szCs w:val="24"/>
            </w:rPr>
          </w:rPrChange>
        </w:rPr>
        <w:t>4</w:t>
      </w:r>
      <w:r w:rsidR="00BA42D9" w:rsidRPr="00B475D4">
        <w:rPr>
          <w:rFonts w:ascii="Arial" w:hAnsi="Arial" w:cs="Arial"/>
          <w:sz w:val="24"/>
          <w:szCs w:val="24"/>
          <w:lang w:val="en-GB"/>
          <w:rPrChange w:id="3054" w:author="Alexandre Miguel Kaizeler Guedes Da Silva Afonso" w:date="2026-07-27T16:55:00Z" w16du:dateUtc="2026-07-27T15:55:00Z">
            <w:rPr>
              <w:rFonts w:ascii="Arial" w:hAnsi="Arial" w:cs="Arial"/>
              <w:sz w:val="24"/>
              <w:szCs w:val="24"/>
            </w:rPr>
          </w:rPrChange>
        </w:rPr>
        <w:t xml:space="preserve"> potential targets, QKI, TIA1, </w:t>
      </w:r>
      <w:r w:rsidR="00C24FBE" w:rsidRPr="00B475D4">
        <w:rPr>
          <w:rFonts w:ascii="Arial" w:hAnsi="Arial" w:cs="Arial"/>
          <w:sz w:val="24"/>
          <w:szCs w:val="24"/>
          <w:lang w:val="en-GB"/>
          <w:rPrChange w:id="3055" w:author="Alexandre Miguel Kaizeler Guedes Da Silva Afonso" w:date="2026-07-27T16:55:00Z" w16du:dateUtc="2026-07-27T15:55:00Z">
            <w:rPr>
              <w:rFonts w:ascii="Arial" w:hAnsi="Arial" w:cs="Arial"/>
              <w:sz w:val="24"/>
              <w:szCs w:val="24"/>
            </w:rPr>
          </w:rPrChange>
        </w:rPr>
        <w:t>PCBP1</w:t>
      </w:r>
      <w:r w:rsidR="00BA42D9" w:rsidRPr="00B475D4">
        <w:rPr>
          <w:rFonts w:ascii="Arial" w:hAnsi="Arial" w:cs="Arial"/>
          <w:sz w:val="24"/>
          <w:szCs w:val="24"/>
          <w:lang w:val="en-GB"/>
          <w:rPrChange w:id="3056" w:author="Alexandre Miguel Kaizeler Guedes Da Silva Afonso" w:date="2026-07-27T16:55:00Z" w16du:dateUtc="2026-07-27T15:55:00Z">
            <w:rPr>
              <w:rFonts w:ascii="Arial" w:hAnsi="Arial" w:cs="Arial"/>
              <w:sz w:val="24"/>
              <w:szCs w:val="24"/>
            </w:rPr>
          </w:rPrChange>
        </w:rPr>
        <w:t>, and</w:t>
      </w:r>
      <w:r w:rsidR="00C24FBE" w:rsidRPr="00B475D4">
        <w:rPr>
          <w:rFonts w:ascii="Arial" w:hAnsi="Arial" w:cs="Arial"/>
          <w:sz w:val="24"/>
          <w:szCs w:val="24"/>
          <w:lang w:val="en-GB"/>
          <w:rPrChange w:id="3057" w:author="Alexandre Miguel Kaizeler Guedes Da Silva Afonso" w:date="2026-07-27T16:55:00Z" w16du:dateUtc="2026-07-27T15:55:00Z">
            <w:rPr>
              <w:rFonts w:ascii="Arial" w:hAnsi="Arial" w:cs="Arial"/>
              <w:sz w:val="24"/>
              <w:szCs w:val="24"/>
            </w:rPr>
          </w:rPrChange>
        </w:rPr>
        <w:t xml:space="preserve"> YBX3</w:t>
      </w:r>
      <w:r w:rsidR="00BA42D9" w:rsidRPr="00B475D4">
        <w:rPr>
          <w:rFonts w:ascii="Arial" w:hAnsi="Arial" w:cs="Arial"/>
          <w:sz w:val="24"/>
          <w:szCs w:val="24"/>
          <w:lang w:val="en-GB"/>
          <w:rPrChange w:id="3058" w:author="Alexandre Miguel Kaizeler Guedes Da Silva Afonso" w:date="2026-07-27T16:55:00Z" w16du:dateUtc="2026-07-27T15:55:00Z">
            <w:rPr>
              <w:rFonts w:ascii="Arial" w:hAnsi="Arial" w:cs="Arial"/>
              <w:sz w:val="24"/>
              <w:szCs w:val="24"/>
            </w:rPr>
          </w:rPrChange>
        </w:rPr>
        <w:t>.</w:t>
      </w:r>
      <w:r w:rsidR="00F27195" w:rsidRPr="00B475D4">
        <w:rPr>
          <w:rFonts w:ascii="Arial" w:hAnsi="Arial" w:cs="Arial"/>
          <w:sz w:val="24"/>
          <w:szCs w:val="24"/>
          <w:lang w:val="en-GB"/>
          <w:rPrChange w:id="3059" w:author="Alexandre Miguel Kaizeler Guedes Da Silva Afonso" w:date="2026-07-27T16:55:00Z" w16du:dateUtc="2026-07-27T15:55:00Z">
            <w:rPr>
              <w:rFonts w:ascii="Arial" w:hAnsi="Arial" w:cs="Arial"/>
              <w:sz w:val="24"/>
              <w:szCs w:val="24"/>
            </w:rPr>
          </w:rPrChange>
        </w:rPr>
        <w:t xml:space="preserve"> </w:t>
      </w:r>
      <w:r w:rsidR="00B61F56" w:rsidRPr="00B475D4">
        <w:rPr>
          <w:rFonts w:ascii="Arial" w:hAnsi="Arial" w:cs="Arial"/>
          <w:sz w:val="24"/>
          <w:szCs w:val="24"/>
          <w:lang w:val="en-GB"/>
          <w:rPrChange w:id="3060" w:author="Alexandre Miguel Kaizeler Guedes Da Silva Afonso" w:date="2026-07-27T16:55:00Z" w16du:dateUtc="2026-07-27T15:55:00Z">
            <w:rPr>
              <w:rFonts w:ascii="Arial" w:hAnsi="Arial" w:cs="Arial"/>
              <w:sz w:val="24"/>
              <w:szCs w:val="24"/>
            </w:rPr>
          </w:rPrChange>
        </w:rPr>
        <w:t xml:space="preserve"> </w:t>
      </w:r>
    </w:p>
    <w:p w14:paraId="65ADD4CC" w14:textId="38EEE094" w:rsidR="00BE46EF" w:rsidRPr="00B475D4" w:rsidRDefault="00C50331" w:rsidP="00EA46CB">
      <w:pPr>
        <w:jc w:val="both"/>
        <w:rPr>
          <w:rFonts w:ascii="Arial" w:hAnsi="Arial" w:cs="Arial"/>
          <w:sz w:val="24"/>
          <w:szCs w:val="24"/>
          <w:lang w:val="en-GB"/>
          <w:rPrChange w:id="306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3062" w:author="Alexandre Miguel Kaizeler Guedes Da Silva Afonso" w:date="2026-07-27T16:55:00Z" w16du:dateUtc="2026-07-27T15:55:00Z">
            <w:rPr>
              <w:rFonts w:ascii="Arial" w:hAnsi="Arial" w:cs="Arial"/>
              <w:sz w:val="24"/>
              <w:szCs w:val="24"/>
            </w:rPr>
          </w:rPrChange>
        </w:rPr>
        <w:t xml:space="preserve">To assess whether these splicing changes were consistent with RBP sequestration, we </w:t>
      </w:r>
      <w:r w:rsidR="00170336" w:rsidRPr="00B475D4">
        <w:rPr>
          <w:rFonts w:ascii="Arial" w:hAnsi="Arial" w:cs="Arial"/>
          <w:sz w:val="24"/>
          <w:szCs w:val="24"/>
          <w:lang w:val="en-GB"/>
          <w:rPrChange w:id="3063" w:author="Alexandre Miguel Kaizeler Guedes Da Silva Afonso" w:date="2026-07-27T16:55:00Z" w16du:dateUtc="2026-07-27T15:55:00Z">
            <w:rPr>
              <w:rFonts w:ascii="Arial" w:hAnsi="Arial" w:cs="Arial"/>
              <w:sz w:val="24"/>
              <w:szCs w:val="24"/>
            </w:rPr>
          </w:rPrChange>
        </w:rPr>
        <w:t>compared</w:t>
      </w:r>
      <w:r w:rsidRPr="00B475D4">
        <w:rPr>
          <w:rFonts w:ascii="Arial" w:hAnsi="Arial" w:cs="Arial"/>
          <w:sz w:val="24"/>
          <w:szCs w:val="24"/>
          <w:lang w:val="en-GB"/>
          <w:rPrChange w:id="3064" w:author="Alexandre Miguel Kaizeler Guedes Da Silva Afonso" w:date="2026-07-27T16:55:00Z" w16du:dateUtc="2026-07-27T15:55:00Z">
            <w:rPr>
              <w:rFonts w:ascii="Arial" w:hAnsi="Arial" w:cs="Arial"/>
              <w:sz w:val="24"/>
              <w:szCs w:val="24"/>
            </w:rPr>
          </w:rPrChange>
        </w:rPr>
        <w:t xml:space="preserve"> splicing patterns in cells with shRNA-mediated knockdown of each </w:t>
      </w:r>
      <w:r w:rsidR="00170336" w:rsidRPr="00B475D4">
        <w:rPr>
          <w:rFonts w:ascii="Arial" w:hAnsi="Arial" w:cs="Arial"/>
          <w:sz w:val="24"/>
          <w:szCs w:val="24"/>
          <w:lang w:val="en-GB"/>
          <w:rPrChange w:id="3065" w:author="Alexandre Miguel Kaizeler Guedes Da Silva Afonso" w:date="2026-07-27T16:55:00Z" w16du:dateUtc="2026-07-27T15:55:00Z">
            <w:rPr>
              <w:rFonts w:ascii="Arial" w:hAnsi="Arial" w:cs="Arial"/>
              <w:sz w:val="24"/>
              <w:szCs w:val="24"/>
            </w:rPr>
          </w:rPrChange>
        </w:rPr>
        <w:t xml:space="preserve">candidate </w:t>
      </w:r>
      <w:r w:rsidRPr="00B475D4">
        <w:rPr>
          <w:rFonts w:ascii="Arial" w:hAnsi="Arial" w:cs="Arial"/>
          <w:sz w:val="24"/>
          <w:szCs w:val="24"/>
          <w:lang w:val="en-GB"/>
          <w:rPrChange w:id="3066" w:author="Alexandre Miguel Kaizeler Guedes Da Silva Afonso" w:date="2026-07-27T16:55:00Z" w16du:dateUtc="2026-07-27T15:55:00Z">
            <w:rPr>
              <w:rFonts w:ascii="Arial" w:hAnsi="Arial" w:cs="Arial"/>
              <w:sz w:val="24"/>
              <w:szCs w:val="24"/>
            </w:rPr>
          </w:rPrChange>
        </w:rPr>
        <w:t>RBP</w:t>
      </w:r>
      <w:r w:rsidR="00BA42D9" w:rsidRPr="00B475D4">
        <w:rPr>
          <w:rFonts w:ascii="Arial" w:hAnsi="Arial" w:cs="Arial"/>
          <w:sz w:val="24"/>
          <w:szCs w:val="24"/>
          <w:lang w:val="en-GB"/>
          <w:rPrChange w:id="3067"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3068" w:author="Alexandre Miguel Kaizeler Guedes Da Silva Afonso" w:date="2026-07-27T16:55:00Z" w16du:dateUtc="2026-07-27T15:55:00Z">
            <w:rPr>
              <w:rFonts w:ascii="Arial" w:hAnsi="Arial" w:cs="Arial"/>
              <w:sz w:val="24"/>
              <w:szCs w:val="24"/>
            </w:rPr>
          </w:rPrChange>
        </w:rPr>
        <w:instrText xml:space="preserve"> ADDIN ZOTERO_ITEM CSL_CITATION {"citationID":"YQuTfNHe","properties":{"formattedCitation":"\\super 70,71\\nosupersub{}","plainCitation":"70,71","noteIndex":0},"citationItems":[{"id":"jCcWpdK2/NsNXVhc7","uris":["http://zotero.org/users/local/1p9EH8ax/items/FMNNJD3N"],"itemData":{"id":"HtmS51Tt/tbEFMJHL","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Consortium"}],"issued":{"date-parts":[["2012",9]]}}},{"id":"jCcWpdK2/TGAzYdxK","uris":["http://zotero.org/users/local/1p9EH8ax/items/FNGV5UVZ"],"itemData":{"id":"xGq6HyRA/DYQdPmdc","type":"article-journal","abstract":"Abstract\n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BA42D9" w:rsidRPr="00B475D4">
        <w:rPr>
          <w:rFonts w:ascii="Arial" w:hAnsi="Arial" w:cs="Arial"/>
          <w:sz w:val="24"/>
          <w:szCs w:val="24"/>
          <w:lang w:val="en-GB"/>
          <w:rPrChange w:id="3069"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3070" w:author="Alexandre Miguel Kaizeler Guedes Da Silva Afonso" w:date="2026-07-27T16:55:00Z" w16du:dateUtc="2026-07-27T15:55:00Z">
            <w:rPr>
              <w:rFonts w:ascii="Arial" w:hAnsi="Arial" w:cs="Arial"/>
              <w:kern w:val="0"/>
              <w:sz w:val="24"/>
              <w:vertAlign w:val="superscript"/>
            </w:rPr>
          </w:rPrChange>
        </w:rPr>
        <w:t>70,71</w:t>
      </w:r>
      <w:r w:rsidR="00BA42D9" w:rsidRPr="00B475D4">
        <w:rPr>
          <w:rFonts w:ascii="Arial" w:hAnsi="Arial" w:cs="Arial"/>
          <w:sz w:val="24"/>
          <w:szCs w:val="24"/>
          <w:lang w:val="en-GB"/>
          <w:rPrChange w:id="3071"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3072" w:author="Alexandre Miguel Kaizeler Guedes Da Silva Afonso" w:date="2026-07-27T16:55:00Z" w16du:dateUtc="2026-07-27T15:55:00Z">
            <w:rPr>
              <w:rFonts w:ascii="Arial" w:hAnsi="Arial" w:cs="Arial"/>
              <w:sz w:val="24"/>
              <w:szCs w:val="24"/>
            </w:rPr>
          </w:rPrChange>
        </w:rPr>
        <w:t xml:space="preserve"> (</w:t>
      </w:r>
      <w:r w:rsidR="00C76435" w:rsidRPr="00B475D4">
        <w:rPr>
          <w:rFonts w:ascii="Arial" w:hAnsi="Arial" w:cs="Arial"/>
          <w:sz w:val="24"/>
          <w:szCs w:val="24"/>
          <w:lang w:val="en-GB"/>
          <w:rPrChange w:id="3073" w:author="Alexandre Miguel Kaizeler Guedes Da Silva Afonso" w:date="2026-07-27T16:55:00Z" w16du:dateUtc="2026-07-27T15:55:00Z">
            <w:rPr>
              <w:rFonts w:ascii="Arial" w:hAnsi="Arial" w:cs="Arial"/>
              <w:sz w:val="24"/>
              <w:szCs w:val="24"/>
            </w:rPr>
          </w:rPrChange>
        </w:rPr>
        <w:t xml:space="preserve">Supplementary </w:t>
      </w:r>
      <w:r w:rsidRPr="00B475D4">
        <w:rPr>
          <w:rFonts w:ascii="Arial" w:hAnsi="Arial" w:cs="Arial"/>
          <w:sz w:val="24"/>
          <w:szCs w:val="24"/>
          <w:lang w:val="en-GB"/>
          <w:rPrChange w:id="3074" w:author="Alexandre Miguel Kaizeler Guedes Da Silva Afonso" w:date="2026-07-27T16:55:00Z" w16du:dateUtc="2026-07-27T15:55:00Z">
            <w:rPr>
              <w:rFonts w:ascii="Arial" w:hAnsi="Arial" w:cs="Arial"/>
              <w:sz w:val="24"/>
              <w:szCs w:val="24"/>
            </w:rPr>
          </w:rPrChange>
        </w:rPr>
        <w:t xml:space="preserve">Figure </w:t>
      </w:r>
      <w:r w:rsidR="00067C1D" w:rsidRPr="00B475D4">
        <w:rPr>
          <w:rFonts w:ascii="Arial" w:hAnsi="Arial" w:cs="Arial"/>
          <w:sz w:val="24"/>
          <w:szCs w:val="24"/>
          <w:lang w:val="en-GB"/>
          <w:rPrChange w:id="3075" w:author="Alexandre Miguel Kaizeler Guedes Da Silva Afonso" w:date="2026-07-27T16:55:00Z" w16du:dateUtc="2026-07-27T15:55:00Z">
            <w:rPr>
              <w:rFonts w:ascii="Arial" w:hAnsi="Arial" w:cs="Arial"/>
              <w:sz w:val="24"/>
              <w:szCs w:val="24"/>
            </w:rPr>
          </w:rPrChange>
        </w:rPr>
        <w:t>1</w:t>
      </w:r>
      <w:r w:rsidR="00DE4645" w:rsidRPr="00B475D4">
        <w:rPr>
          <w:rFonts w:ascii="Arial" w:hAnsi="Arial" w:cs="Arial"/>
          <w:sz w:val="24"/>
          <w:szCs w:val="24"/>
          <w:lang w:val="en-GB"/>
          <w:rPrChange w:id="3076" w:author="Alexandre Miguel Kaizeler Guedes Da Silva Afonso" w:date="2026-07-27T16:55:00Z" w16du:dateUtc="2026-07-27T15:55:00Z">
            <w:rPr>
              <w:rFonts w:ascii="Arial" w:hAnsi="Arial" w:cs="Arial"/>
              <w:sz w:val="24"/>
              <w:szCs w:val="24"/>
            </w:rPr>
          </w:rPrChange>
        </w:rPr>
        <w:t>2</w:t>
      </w:r>
      <w:r w:rsidR="007B2D1D" w:rsidRPr="00B475D4">
        <w:rPr>
          <w:rFonts w:ascii="Arial" w:hAnsi="Arial" w:cs="Arial"/>
          <w:sz w:val="24"/>
          <w:szCs w:val="24"/>
          <w:lang w:val="en-GB"/>
          <w:rPrChange w:id="3077" w:author="Alexandre Miguel Kaizeler Guedes Da Silva Afonso" w:date="2026-07-27T16:55:00Z" w16du:dateUtc="2026-07-27T15:55:00Z">
            <w:rPr>
              <w:rFonts w:ascii="Arial" w:hAnsi="Arial" w:cs="Arial"/>
              <w:sz w:val="24"/>
              <w:szCs w:val="24"/>
            </w:rPr>
          </w:rPrChange>
        </w:rPr>
        <w:t>B-F</w:t>
      </w:r>
      <w:r w:rsidRPr="00B475D4">
        <w:rPr>
          <w:rFonts w:ascii="Arial" w:hAnsi="Arial" w:cs="Arial"/>
          <w:sz w:val="24"/>
          <w:szCs w:val="24"/>
          <w:lang w:val="en-GB"/>
          <w:rPrChange w:id="3078" w:author="Alexandre Miguel Kaizeler Guedes Da Silva Afonso" w:date="2026-07-27T16:55:00Z" w16du:dateUtc="2026-07-27T15:55:00Z">
            <w:rPr>
              <w:rFonts w:ascii="Arial" w:hAnsi="Arial" w:cs="Arial"/>
              <w:sz w:val="24"/>
              <w:szCs w:val="24"/>
            </w:rPr>
          </w:rPrChange>
        </w:rPr>
        <w:t xml:space="preserve"> – Left). RBPs whose RNA binding profiles </w:t>
      </w:r>
      <w:r w:rsidR="00170336" w:rsidRPr="00B475D4">
        <w:rPr>
          <w:rFonts w:ascii="Arial" w:hAnsi="Arial" w:cs="Arial"/>
          <w:sz w:val="24"/>
          <w:szCs w:val="24"/>
          <w:lang w:val="en-GB"/>
          <w:rPrChange w:id="3079" w:author="Alexandre Miguel Kaizeler Guedes Da Silva Afonso" w:date="2026-07-27T16:55:00Z" w16du:dateUtc="2026-07-27T15:55:00Z">
            <w:rPr>
              <w:rFonts w:ascii="Arial" w:hAnsi="Arial" w:cs="Arial"/>
              <w:sz w:val="24"/>
              <w:szCs w:val="24"/>
            </w:rPr>
          </w:rPrChange>
        </w:rPr>
        <w:t>resembled</w:t>
      </w:r>
      <w:r w:rsidRPr="00B475D4">
        <w:rPr>
          <w:rFonts w:ascii="Arial" w:hAnsi="Arial" w:cs="Arial"/>
          <w:sz w:val="24"/>
          <w:szCs w:val="24"/>
          <w:lang w:val="en-GB"/>
          <w:rPrChange w:id="3080" w:author="Alexandre Miguel Kaizeler Guedes Da Silva Afonso" w:date="2026-07-27T16:55:00Z" w16du:dateUtc="2026-07-27T15:55:00Z">
            <w:rPr>
              <w:rFonts w:ascii="Arial" w:hAnsi="Arial" w:cs="Arial"/>
              <w:sz w:val="24"/>
              <w:szCs w:val="24"/>
            </w:rPr>
          </w:rPrChange>
        </w:rPr>
        <w:t xml:space="preserve"> the splicing </w:t>
      </w:r>
      <w:r w:rsidR="00170336" w:rsidRPr="00B475D4">
        <w:rPr>
          <w:rFonts w:ascii="Arial" w:hAnsi="Arial" w:cs="Arial"/>
          <w:sz w:val="24"/>
          <w:szCs w:val="24"/>
          <w:lang w:val="en-GB"/>
          <w:rPrChange w:id="3081" w:author="Alexandre Miguel Kaizeler Guedes Da Silva Afonso" w:date="2026-07-27T16:55:00Z" w16du:dateUtc="2026-07-27T15:55:00Z">
            <w:rPr>
              <w:rFonts w:ascii="Arial" w:hAnsi="Arial" w:cs="Arial"/>
              <w:sz w:val="24"/>
              <w:szCs w:val="24"/>
            </w:rPr>
          </w:rPrChange>
        </w:rPr>
        <w:t>changes</w:t>
      </w:r>
      <w:r w:rsidRPr="00B475D4">
        <w:rPr>
          <w:rFonts w:ascii="Arial" w:hAnsi="Arial" w:cs="Arial"/>
          <w:sz w:val="24"/>
          <w:szCs w:val="24"/>
          <w:lang w:val="en-GB"/>
          <w:rPrChange w:id="3082" w:author="Alexandre Miguel Kaizeler Guedes Da Silva Afonso" w:date="2026-07-27T16:55:00Z" w16du:dateUtc="2026-07-27T15:55:00Z">
            <w:rPr>
              <w:rFonts w:ascii="Arial" w:hAnsi="Arial" w:cs="Arial"/>
              <w:sz w:val="24"/>
              <w:szCs w:val="24"/>
            </w:rPr>
          </w:rPrChange>
        </w:rPr>
        <w:t xml:space="preserve"> </w:t>
      </w:r>
      <w:r w:rsidR="00170336" w:rsidRPr="00B475D4">
        <w:rPr>
          <w:rFonts w:ascii="Arial" w:hAnsi="Arial" w:cs="Arial"/>
          <w:sz w:val="24"/>
          <w:szCs w:val="24"/>
          <w:lang w:val="en-GB"/>
          <w:rPrChange w:id="3083" w:author="Alexandre Miguel Kaizeler Guedes Da Silva Afonso" w:date="2026-07-27T16:55:00Z" w16du:dateUtc="2026-07-27T15:55:00Z">
            <w:rPr>
              <w:rFonts w:ascii="Arial" w:hAnsi="Arial" w:cs="Arial"/>
              <w:sz w:val="24"/>
              <w:szCs w:val="24"/>
            </w:rPr>
          </w:rPrChange>
        </w:rPr>
        <w:t>observed</w:t>
      </w:r>
      <w:r w:rsidRPr="00B475D4">
        <w:rPr>
          <w:rFonts w:ascii="Arial" w:hAnsi="Arial" w:cs="Arial"/>
          <w:sz w:val="24"/>
          <w:szCs w:val="24"/>
          <w:lang w:val="en-GB"/>
          <w:rPrChange w:id="3084" w:author="Alexandre Miguel Kaizeler Guedes Da Silva Afonso" w:date="2026-07-27T16:55:00Z" w16du:dateUtc="2026-07-27T15:55:00Z">
            <w:rPr>
              <w:rFonts w:ascii="Arial" w:hAnsi="Arial" w:cs="Arial"/>
              <w:sz w:val="24"/>
              <w:szCs w:val="24"/>
            </w:rPr>
          </w:rPrChange>
        </w:rPr>
        <w:t xml:space="preserve"> </w:t>
      </w:r>
      <w:r w:rsidR="00170336" w:rsidRPr="00B475D4">
        <w:rPr>
          <w:rFonts w:ascii="Arial" w:hAnsi="Arial" w:cs="Arial"/>
          <w:sz w:val="24"/>
          <w:szCs w:val="24"/>
          <w:lang w:val="en-GB"/>
          <w:rPrChange w:id="3085" w:author="Alexandre Miguel Kaizeler Guedes Da Silva Afonso" w:date="2026-07-27T16:55:00Z" w16du:dateUtc="2026-07-27T15:55:00Z">
            <w:rPr>
              <w:rFonts w:ascii="Arial" w:hAnsi="Arial" w:cs="Arial"/>
              <w:sz w:val="24"/>
              <w:szCs w:val="24"/>
            </w:rPr>
          </w:rPrChange>
        </w:rPr>
        <w:t>upon</w:t>
      </w:r>
      <w:r w:rsidRPr="00B475D4">
        <w:rPr>
          <w:rFonts w:ascii="Arial" w:hAnsi="Arial" w:cs="Arial"/>
          <w:sz w:val="24"/>
          <w:szCs w:val="24"/>
          <w:lang w:val="en-GB"/>
          <w:rPrChange w:id="3086" w:author="Alexandre Miguel Kaizeler Guedes Da Silva Afonso" w:date="2026-07-27T16:55:00Z" w16du:dateUtc="2026-07-27T15:55:00Z">
            <w:rPr>
              <w:rFonts w:ascii="Arial" w:hAnsi="Arial" w:cs="Arial"/>
              <w:sz w:val="24"/>
              <w:szCs w:val="24"/>
            </w:rPr>
          </w:rPrChange>
        </w:rPr>
        <w:t xml:space="preserve"> knockdown were considered likely to affect cellular function through SG sequestration (</w:t>
      </w:r>
      <w:r w:rsidR="00C76435" w:rsidRPr="00B475D4">
        <w:rPr>
          <w:rFonts w:ascii="Arial" w:hAnsi="Arial" w:cs="Arial"/>
          <w:sz w:val="24"/>
          <w:szCs w:val="24"/>
          <w:lang w:val="en-GB"/>
          <w:rPrChange w:id="3087" w:author="Alexandre Miguel Kaizeler Guedes Da Silva Afonso" w:date="2026-07-27T16:55:00Z" w16du:dateUtc="2026-07-27T15:55:00Z">
            <w:rPr>
              <w:rFonts w:ascii="Arial" w:hAnsi="Arial" w:cs="Arial"/>
              <w:sz w:val="24"/>
              <w:szCs w:val="24"/>
            </w:rPr>
          </w:rPrChange>
        </w:rPr>
        <w:t xml:space="preserve">Supplementary </w:t>
      </w:r>
      <w:r w:rsidRPr="00B475D4">
        <w:rPr>
          <w:rFonts w:ascii="Arial" w:hAnsi="Arial" w:cs="Arial"/>
          <w:sz w:val="24"/>
          <w:szCs w:val="24"/>
          <w:lang w:val="en-GB"/>
          <w:rPrChange w:id="3088" w:author="Alexandre Miguel Kaizeler Guedes Da Silva Afonso" w:date="2026-07-27T16:55:00Z" w16du:dateUtc="2026-07-27T15:55:00Z">
            <w:rPr>
              <w:rFonts w:ascii="Arial" w:hAnsi="Arial" w:cs="Arial"/>
              <w:sz w:val="24"/>
              <w:szCs w:val="24"/>
            </w:rPr>
          </w:rPrChange>
        </w:rPr>
        <w:t xml:space="preserve">Figure </w:t>
      </w:r>
      <w:r w:rsidR="00067C1D" w:rsidRPr="00B475D4">
        <w:rPr>
          <w:rFonts w:ascii="Arial" w:hAnsi="Arial" w:cs="Arial"/>
          <w:sz w:val="24"/>
          <w:szCs w:val="24"/>
          <w:lang w:val="en-GB"/>
          <w:rPrChange w:id="3089" w:author="Alexandre Miguel Kaizeler Guedes Da Silva Afonso" w:date="2026-07-27T16:55:00Z" w16du:dateUtc="2026-07-27T15:55:00Z">
            <w:rPr>
              <w:rFonts w:ascii="Arial" w:hAnsi="Arial" w:cs="Arial"/>
              <w:sz w:val="24"/>
              <w:szCs w:val="24"/>
            </w:rPr>
          </w:rPrChange>
        </w:rPr>
        <w:t>1</w:t>
      </w:r>
      <w:r w:rsidR="00DE4645" w:rsidRPr="00B475D4">
        <w:rPr>
          <w:rFonts w:ascii="Arial" w:hAnsi="Arial" w:cs="Arial"/>
          <w:sz w:val="24"/>
          <w:szCs w:val="24"/>
          <w:lang w:val="en-GB"/>
          <w:rPrChange w:id="3090" w:author="Alexandre Miguel Kaizeler Guedes Da Silva Afonso" w:date="2026-07-27T16:55:00Z" w16du:dateUtc="2026-07-27T15:55:00Z">
            <w:rPr>
              <w:rFonts w:ascii="Arial" w:hAnsi="Arial" w:cs="Arial"/>
              <w:sz w:val="24"/>
              <w:szCs w:val="24"/>
            </w:rPr>
          </w:rPrChange>
        </w:rPr>
        <w:t>2</w:t>
      </w:r>
      <w:r w:rsidR="007B2D1D" w:rsidRPr="00B475D4">
        <w:rPr>
          <w:rFonts w:ascii="Arial" w:hAnsi="Arial" w:cs="Arial"/>
          <w:sz w:val="24"/>
          <w:szCs w:val="24"/>
          <w:lang w:val="en-GB"/>
          <w:rPrChange w:id="3091" w:author="Alexandre Miguel Kaizeler Guedes Da Silva Afonso" w:date="2026-07-27T16:55:00Z" w16du:dateUtc="2026-07-27T15:55:00Z">
            <w:rPr>
              <w:rFonts w:ascii="Arial" w:hAnsi="Arial" w:cs="Arial"/>
              <w:sz w:val="24"/>
              <w:szCs w:val="24"/>
            </w:rPr>
          </w:rPrChange>
        </w:rPr>
        <w:t>B-F</w:t>
      </w:r>
      <w:r w:rsidRPr="00B475D4">
        <w:rPr>
          <w:rFonts w:ascii="Arial" w:hAnsi="Arial" w:cs="Arial"/>
          <w:sz w:val="24"/>
          <w:szCs w:val="24"/>
          <w:lang w:val="en-GB"/>
          <w:rPrChange w:id="3092" w:author="Alexandre Miguel Kaizeler Guedes Da Silva Afonso" w:date="2026-07-27T16:55:00Z" w16du:dateUtc="2026-07-27T15:55:00Z">
            <w:rPr>
              <w:rFonts w:ascii="Arial" w:hAnsi="Arial" w:cs="Arial"/>
              <w:sz w:val="24"/>
              <w:szCs w:val="24"/>
            </w:rPr>
          </w:rPrChange>
        </w:rPr>
        <w:t xml:space="preserve"> – Middle). </w:t>
      </w:r>
      <w:r w:rsidRPr="00B475D4">
        <w:rPr>
          <w:rFonts w:ascii="Arial" w:hAnsi="Arial" w:cs="Arial"/>
          <w:sz w:val="24"/>
          <w:szCs w:val="24"/>
          <w:lang w:val="en-GB"/>
          <w:rPrChange w:id="3093" w:author="Alexandre Miguel Kaizeler Guedes Da Silva Afonso" w:date="2026-07-27T16:55:00Z" w16du:dateUtc="2026-07-27T15:55:00Z">
            <w:rPr>
              <w:rFonts w:ascii="Arial" w:hAnsi="Arial" w:cs="Arial"/>
              <w:sz w:val="24"/>
              <w:szCs w:val="24"/>
            </w:rPr>
          </w:rPrChange>
        </w:rPr>
        <w:lastRenderedPageBreak/>
        <w:t xml:space="preserve">Of the </w:t>
      </w:r>
      <w:r w:rsidR="00260A64" w:rsidRPr="00B475D4">
        <w:rPr>
          <w:rFonts w:ascii="Arial" w:hAnsi="Arial" w:cs="Arial"/>
          <w:sz w:val="24"/>
          <w:szCs w:val="24"/>
          <w:lang w:val="en-GB"/>
          <w:rPrChange w:id="3094" w:author="Alexandre Miguel Kaizeler Guedes Da Silva Afonso" w:date="2026-07-27T16:55:00Z" w16du:dateUtc="2026-07-27T15:55:00Z">
            <w:rPr>
              <w:rFonts w:ascii="Arial" w:hAnsi="Arial" w:cs="Arial"/>
              <w:sz w:val="24"/>
              <w:szCs w:val="24"/>
            </w:rPr>
          </w:rPrChange>
        </w:rPr>
        <w:t xml:space="preserve">four </w:t>
      </w:r>
      <w:r w:rsidRPr="00B475D4">
        <w:rPr>
          <w:rFonts w:ascii="Arial" w:hAnsi="Arial" w:cs="Arial"/>
          <w:sz w:val="24"/>
          <w:szCs w:val="24"/>
          <w:lang w:val="en-GB"/>
          <w:rPrChange w:id="3095" w:author="Alexandre Miguel Kaizeler Guedes Da Silva Afonso" w:date="2026-07-27T16:55:00Z" w16du:dateUtc="2026-07-27T15:55:00Z">
            <w:rPr>
              <w:rFonts w:ascii="Arial" w:hAnsi="Arial" w:cs="Arial"/>
              <w:sz w:val="24"/>
              <w:szCs w:val="24"/>
            </w:rPr>
          </w:rPrChange>
        </w:rPr>
        <w:t>RBPs, only TIA1</w:t>
      </w:r>
      <w:r w:rsidR="007B2D1D" w:rsidRPr="00B475D4">
        <w:rPr>
          <w:rFonts w:ascii="Arial" w:hAnsi="Arial" w:cs="Arial"/>
          <w:sz w:val="24"/>
          <w:szCs w:val="24"/>
          <w:lang w:val="en-GB"/>
          <w:rPrChange w:id="3096" w:author="Alexandre Miguel Kaizeler Guedes Da Silva Afonso" w:date="2026-07-27T16:55:00Z" w16du:dateUtc="2026-07-27T15:55:00Z">
            <w:rPr>
              <w:rFonts w:ascii="Arial" w:hAnsi="Arial" w:cs="Arial"/>
              <w:sz w:val="24"/>
              <w:szCs w:val="24"/>
            </w:rPr>
          </w:rPrChange>
        </w:rPr>
        <w:t xml:space="preserve"> and YBX3</w:t>
      </w:r>
      <w:r w:rsidRPr="00B475D4">
        <w:rPr>
          <w:rFonts w:ascii="Arial" w:hAnsi="Arial" w:cs="Arial"/>
          <w:sz w:val="24"/>
          <w:szCs w:val="24"/>
          <w:lang w:val="en-GB"/>
          <w:rPrChange w:id="3097" w:author="Alexandre Miguel Kaizeler Guedes Da Silva Afonso" w:date="2026-07-27T16:55:00Z" w16du:dateUtc="2026-07-27T15:55:00Z">
            <w:rPr>
              <w:rFonts w:ascii="Arial" w:hAnsi="Arial" w:cs="Arial"/>
              <w:sz w:val="24"/>
              <w:szCs w:val="24"/>
            </w:rPr>
          </w:rPrChange>
        </w:rPr>
        <w:t xml:space="preserve"> showed visually similar patterns, </w:t>
      </w:r>
      <w:r w:rsidR="00260A64" w:rsidRPr="00B475D4">
        <w:rPr>
          <w:rFonts w:ascii="Arial" w:hAnsi="Arial" w:cs="Arial"/>
          <w:sz w:val="24"/>
          <w:szCs w:val="24"/>
          <w:lang w:val="en-GB"/>
          <w:rPrChange w:id="3098" w:author="Alexandre Miguel Kaizeler Guedes Da Silva Afonso" w:date="2026-07-27T16:55:00Z" w16du:dateUtc="2026-07-27T15:55:00Z">
            <w:rPr>
              <w:rFonts w:ascii="Arial" w:hAnsi="Arial" w:cs="Arial"/>
              <w:sz w:val="24"/>
              <w:szCs w:val="24"/>
            </w:rPr>
          </w:rPrChange>
        </w:rPr>
        <w:t>with Pearson correlations of 0.44 and 0.77</w:t>
      </w:r>
      <w:r w:rsidR="00161827" w:rsidRPr="00B475D4">
        <w:rPr>
          <w:rFonts w:ascii="Arial" w:hAnsi="Arial" w:cs="Arial"/>
          <w:sz w:val="24"/>
          <w:szCs w:val="24"/>
          <w:lang w:val="en-GB"/>
          <w:rPrChange w:id="3099" w:author="Alexandre Miguel Kaizeler Guedes Da Silva Afonso" w:date="2026-07-27T16:55:00Z" w16du:dateUtc="2026-07-27T15:55:00Z">
            <w:rPr>
              <w:rFonts w:ascii="Arial" w:hAnsi="Arial" w:cs="Arial"/>
              <w:sz w:val="24"/>
              <w:szCs w:val="24"/>
            </w:rPr>
          </w:rPrChange>
        </w:rPr>
        <w:t>,</w:t>
      </w:r>
      <w:r w:rsidR="00260A64" w:rsidRPr="00B475D4">
        <w:rPr>
          <w:rFonts w:ascii="Arial" w:hAnsi="Arial" w:cs="Arial"/>
          <w:sz w:val="24"/>
          <w:szCs w:val="24"/>
          <w:lang w:val="en-GB"/>
          <w:rPrChange w:id="3100" w:author="Alexandre Miguel Kaizeler Guedes Da Silva Afonso" w:date="2026-07-27T16:55:00Z" w16du:dateUtc="2026-07-27T15:55:00Z">
            <w:rPr>
              <w:rFonts w:ascii="Arial" w:hAnsi="Arial" w:cs="Arial"/>
              <w:sz w:val="24"/>
              <w:szCs w:val="24"/>
            </w:rPr>
          </w:rPrChange>
        </w:rPr>
        <w:t xml:space="preserve"> respectively</w:t>
      </w:r>
      <w:r w:rsidR="00C36DB0" w:rsidRPr="00B475D4">
        <w:rPr>
          <w:rFonts w:ascii="Arial" w:hAnsi="Arial" w:cs="Arial"/>
          <w:sz w:val="24"/>
          <w:szCs w:val="24"/>
          <w:lang w:val="en-GB"/>
          <w:rPrChange w:id="3101" w:author="Alexandre Miguel Kaizeler Guedes Da Silva Afonso" w:date="2026-07-27T16:55:00Z" w16du:dateUtc="2026-07-27T15:55:00Z">
            <w:rPr>
              <w:rFonts w:ascii="Arial" w:hAnsi="Arial" w:cs="Arial"/>
              <w:sz w:val="24"/>
              <w:szCs w:val="24"/>
            </w:rPr>
          </w:rPrChange>
        </w:rPr>
        <w:t>,</w:t>
      </w:r>
      <w:r w:rsidR="00260A64" w:rsidRPr="00B475D4">
        <w:rPr>
          <w:rFonts w:ascii="Arial" w:hAnsi="Arial" w:cs="Arial"/>
          <w:sz w:val="24"/>
          <w:szCs w:val="24"/>
          <w:lang w:val="en-GB"/>
          <w:rPrChange w:id="3102" w:author="Alexandre Miguel Kaizeler Guedes Da Silva Afonso" w:date="2026-07-27T16:55:00Z" w16du:dateUtc="2026-07-27T15:55:00Z">
            <w:rPr>
              <w:rFonts w:ascii="Arial" w:hAnsi="Arial" w:cs="Arial"/>
              <w:sz w:val="24"/>
              <w:szCs w:val="24"/>
            </w:rPr>
          </w:rPrChange>
        </w:rPr>
        <w:t xml:space="preserve"> between their binding profiles and KD-induced splicing changes (using the Chi-Squared statistic) </w:t>
      </w:r>
      <w:r w:rsidRPr="00B475D4">
        <w:rPr>
          <w:rFonts w:ascii="Arial" w:hAnsi="Arial" w:cs="Arial"/>
          <w:sz w:val="24"/>
          <w:szCs w:val="24"/>
          <w:lang w:val="en-GB"/>
          <w:rPrChange w:id="3103" w:author="Alexandre Miguel Kaizeler Guedes Da Silva Afonso" w:date="2026-07-27T16:55:00Z" w16du:dateUtc="2026-07-27T15:55:00Z">
            <w:rPr>
              <w:rFonts w:ascii="Arial" w:hAnsi="Arial" w:cs="Arial"/>
              <w:sz w:val="24"/>
              <w:szCs w:val="24"/>
            </w:rPr>
          </w:rPrChange>
        </w:rPr>
        <w:t xml:space="preserve">. </w:t>
      </w:r>
      <w:r w:rsidR="00EA46CB" w:rsidRPr="00B475D4">
        <w:rPr>
          <w:rFonts w:ascii="Arial" w:hAnsi="Arial" w:cs="Arial"/>
          <w:sz w:val="24"/>
          <w:szCs w:val="24"/>
          <w:lang w:val="en-GB"/>
          <w:rPrChange w:id="3104" w:author="Alexandre Miguel Kaizeler Guedes Da Silva Afonso" w:date="2026-07-27T16:55:00Z" w16du:dateUtc="2026-07-27T15:55:00Z">
            <w:rPr>
              <w:rFonts w:ascii="Arial" w:hAnsi="Arial" w:cs="Arial"/>
              <w:sz w:val="24"/>
              <w:szCs w:val="24"/>
            </w:rPr>
          </w:rPrChange>
        </w:rPr>
        <w:t>However</w:t>
      </w:r>
      <w:r w:rsidRPr="00B475D4">
        <w:rPr>
          <w:rFonts w:ascii="Arial" w:hAnsi="Arial" w:cs="Arial"/>
          <w:sz w:val="24"/>
          <w:szCs w:val="24"/>
          <w:lang w:val="en-GB"/>
          <w:rPrChange w:id="3105" w:author="Alexandre Miguel Kaizeler Guedes Da Silva Afonso" w:date="2026-07-27T16:55:00Z" w16du:dateUtc="2026-07-27T15:55:00Z">
            <w:rPr>
              <w:rFonts w:ascii="Arial" w:hAnsi="Arial" w:cs="Arial"/>
              <w:sz w:val="24"/>
              <w:szCs w:val="24"/>
            </w:rPr>
          </w:rPrChange>
        </w:rPr>
        <w:t>, these effects may stem from general stress-induced changes in RBP locali</w:t>
      </w:r>
      <w:r w:rsidR="00963ECB" w:rsidRPr="00B475D4">
        <w:rPr>
          <w:rFonts w:ascii="Arial" w:hAnsi="Arial" w:cs="Arial"/>
          <w:sz w:val="24"/>
          <w:szCs w:val="24"/>
          <w:lang w:val="en-GB"/>
          <w:rPrChange w:id="3106" w:author="Alexandre Miguel Kaizeler Guedes Da Silva Afonso" w:date="2026-07-27T16:55:00Z" w16du:dateUtc="2026-07-27T15:55:00Z">
            <w:rPr>
              <w:rFonts w:ascii="Arial" w:hAnsi="Arial" w:cs="Arial"/>
              <w:sz w:val="24"/>
              <w:szCs w:val="24"/>
            </w:rPr>
          </w:rPrChange>
        </w:rPr>
        <w:t>z</w:t>
      </w:r>
      <w:r w:rsidRPr="00B475D4">
        <w:rPr>
          <w:rFonts w:ascii="Arial" w:hAnsi="Arial" w:cs="Arial"/>
          <w:sz w:val="24"/>
          <w:szCs w:val="24"/>
          <w:lang w:val="en-GB"/>
          <w:rPrChange w:id="3107" w:author="Alexandre Miguel Kaizeler Guedes Da Silva Afonso" w:date="2026-07-27T16:55:00Z" w16du:dateUtc="2026-07-27T15:55:00Z">
            <w:rPr>
              <w:rFonts w:ascii="Arial" w:hAnsi="Arial" w:cs="Arial"/>
              <w:sz w:val="24"/>
              <w:szCs w:val="24"/>
            </w:rPr>
          </w:rPrChange>
        </w:rPr>
        <w:t>ation or function, rather than SG sequestration specifically.</w:t>
      </w:r>
    </w:p>
    <w:p w14:paraId="11263CF9" w14:textId="2353ADCE" w:rsidR="00127E3D" w:rsidRPr="00B475D4" w:rsidRDefault="00C50331" w:rsidP="00C50331">
      <w:pPr>
        <w:jc w:val="both"/>
        <w:rPr>
          <w:rFonts w:ascii="Arial" w:hAnsi="Arial" w:cs="Arial"/>
          <w:sz w:val="24"/>
          <w:szCs w:val="24"/>
          <w:lang w:val="en-GB"/>
          <w:rPrChange w:id="310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3109" w:author="Alexandre Miguel Kaizeler Guedes Da Silva Afonso" w:date="2026-07-27T16:55:00Z" w16du:dateUtc="2026-07-27T15:55:00Z">
            <w:rPr>
              <w:rFonts w:ascii="Arial" w:hAnsi="Arial" w:cs="Arial"/>
              <w:sz w:val="24"/>
              <w:szCs w:val="24"/>
            </w:rPr>
          </w:rPrChange>
        </w:rPr>
        <w:t>To determine whether these effects were SG-specific, we repeated the splicing analysis in G3BP1/G3BP2 knockout cells exposed to dsRNA</w:t>
      </w:r>
      <w:r w:rsidR="00C76435" w:rsidRPr="00B475D4">
        <w:rPr>
          <w:rFonts w:ascii="Arial" w:hAnsi="Arial" w:cs="Arial"/>
          <w:sz w:val="24"/>
          <w:szCs w:val="24"/>
          <w:lang w:val="en-GB"/>
          <w:rPrChange w:id="3110"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3111" w:author="Alexandre Miguel Kaizeler Guedes Da Silva Afonso" w:date="2026-07-27T16:55:00Z" w16du:dateUtc="2026-07-27T15:55:00Z">
            <w:rPr>
              <w:rFonts w:ascii="Arial" w:hAnsi="Arial" w:cs="Arial"/>
              <w:sz w:val="24"/>
              <w:szCs w:val="24"/>
            </w:rPr>
          </w:rPrChange>
        </w:rPr>
        <w:t>a condition under which SGs do not form</w:t>
      </w:r>
      <w:r w:rsidRPr="00B475D4">
        <w:rPr>
          <w:rFonts w:ascii="Arial" w:hAnsi="Arial" w:cs="Arial"/>
          <w:sz w:val="24"/>
          <w:szCs w:val="24"/>
          <w:lang w:val="en-GB"/>
          <w:rPrChange w:id="3112"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3113" w:author="Alexandre Miguel Kaizeler Guedes Da Silva Afonso" w:date="2026-07-27T16:55:00Z" w16du:dateUtc="2026-07-27T15:55:00Z">
            <w:rPr>
              <w:rFonts w:ascii="Arial" w:hAnsi="Arial" w:cs="Arial"/>
              <w:sz w:val="24"/>
              <w:szCs w:val="24"/>
            </w:rPr>
          </w:rPrChange>
        </w:rPr>
        <w:instrText xml:space="preserve"> ADDIN ZOTERO_ITEM CSL_CITATION {"citationID":"LDe1msOc","properties":{"formattedCitation":"\\super 7\\nosupersub{}","plainCitation":"7","noteIndex":0},"citationItems":[{"id":"jCcWpdK2/HrDB2KSB","uris":["http://zotero.org/users/local/1p9EH8ax/items/BR3BXXDM"],"itemData":{"id":"GjewflHo/KNGFiZNr","type":"article-journal","container-title":"Molecular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B475D4">
        <w:rPr>
          <w:rFonts w:ascii="Arial" w:hAnsi="Arial" w:cs="Arial"/>
          <w:sz w:val="24"/>
          <w:szCs w:val="24"/>
          <w:lang w:val="en-GB"/>
          <w:rPrChange w:id="3114" w:author="Alexandre Miguel Kaizeler Guedes Da Silva Afonso" w:date="2026-07-27T16:55:00Z" w16du:dateUtc="2026-07-27T15:55:00Z">
            <w:rPr>
              <w:rFonts w:ascii="Arial" w:hAnsi="Arial" w:cs="Arial"/>
              <w:sz w:val="24"/>
              <w:szCs w:val="24"/>
            </w:rPr>
          </w:rPrChange>
        </w:rPr>
        <w:fldChar w:fldCharType="separate"/>
      </w:r>
      <w:r w:rsidRPr="00B475D4">
        <w:rPr>
          <w:rFonts w:ascii="Arial" w:hAnsi="Arial" w:cs="Arial"/>
          <w:kern w:val="0"/>
          <w:sz w:val="24"/>
          <w:vertAlign w:val="superscript"/>
          <w:lang w:val="en-GB"/>
          <w:rPrChange w:id="3115" w:author="Alexandre Miguel Kaizeler Guedes Da Silva Afonso" w:date="2026-07-27T16:55:00Z" w16du:dateUtc="2026-07-27T15:55:00Z">
            <w:rPr>
              <w:rFonts w:ascii="Arial" w:hAnsi="Arial" w:cs="Arial"/>
              <w:kern w:val="0"/>
              <w:sz w:val="24"/>
              <w:vertAlign w:val="superscript"/>
            </w:rPr>
          </w:rPrChange>
        </w:rPr>
        <w:t>7</w:t>
      </w:r>
      <w:r w:rsidRPr="00B475D4">
        <w:rPr>
          <w:rFonts w:ascii="Arial" w:hAnsi="Arial" w:cs="Arial"/>
          <w:sz w:val="24"/>
          <w:szCs w:val="24"/>
          <w:lang w:val="en-GB"/>
          <w:rPrChange w:id="3116"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3117" w:author="Alexandre Miguel Kaizeler Guedes Da Silva Afonso" w:date="2026-07-27T16:55:00Z" w16du:dateUtc="2026-07-27T15:55:00Z">
            <w:rPr>
              <w:rFonts w:ascii="Arial" w:hAnsi="Arial" w:cs="Arial"/>
              <w:sz w:val="24"/>
              <w:szCs w:val="24"/>
            </w:rPr>
          </w:rPrChange>
        </w:rPr>
        <w:t xml:space="preserve"> (</w:t>
      </w:r>
      <w:r w:rsidR="00C76435" w:rsidRPr="00B475D4">
        <w:rPr>
          <w:rFonts w:ascii="Arial" w:hAnsi="Arial" w:cs="Arial"/>
          <w:sz w:val="24"/>
          <w:szCs w:val="24"/>
          <w:lang w:val="en-GB"/>
          <w:rPrChange w:id="3118" w:author="Alexandre Miguel Kaizeler Guedes Da Silva Afonso" w:date="2026-07-27T16:55:00Z" w16du:dateUtc="2026-07-27T15:55:00Z">
            <w:rPr>
              <w:rFonts w:ascii="Arial" w:hAnsi="Arial" w:cs="Arial"/>
              <w:sz w:val="24"/>
              <w:szCs w:val="24"/>
            </w:rPr>
          </w:rPrChange>
        </w:rPr>
        <w:t xml:space="preserve">Supplementary </w:t>
      </w:r>
      <w:r w:rsidRPr="00B475D4">
        <w:rPr>
          <w:rFonts w:ascii="Arial" w:hAnsi="Arial" w:cs="Arial"/>
          <w:sz w:val="24"/>
          <w:szCs w:val="24"/>
          <w:lang w:val="en-GB"/>
          <w:rPrChange w:id="3119" w:author="Alexandre Miguel Kaizeler Guedes Da Silva Afonso" w:date="2026-07-27T16:55:00Z" w16du:dateUtc="2026-07-27T15:55:00Z">
            <w:rPr>
              <w:rFonts w:ascii="Arial" w:hAnsi="Arial" w:cs="Arial"/>
              <w:sz w:val="24"/>
              <w:szCs w:val="24"/>
            </w:rPr>
          </w:rPrChange>
        </w:rPr>
        <w:t xml:space="preserve">Figure </w:t>
      </w:r>
      <w:r w:rsidR="00C43609" w:rsidRPr="00B475D4">
        <w:rPr>
          <w:rFonts w:ascii="Arial" w:hAnsi="Arial" w:cs="Arial"/>
          <w:sz w:val="24"/>
          <w:szCs w:val="24"/>
          <w:lang w:val="en-GB"/>
          <w:rPrChange w:id="3120" w:author="Alexandre Miguel Kaizeler Guedes Da Silva Afonso" w:date="2026-07-27T16:55:00Z" w16du:dateUtc="2026-07-27T15:55:00Z">
            <w:rPr>
              <w:rFonts w:ascii="Arial" w:hAnsi="Arial" w:cs="Arial"/>
              <w:sz w:val="24"/>
              <w:szCs w:val="24"/>
            </w:rPr>
          </w:rPrChange>
        </w:rPr>
        <w:t xml:space="preserve"> </w:t>
      </w:r>
      <w:r w:rsidR="00067C1D" w:rsidRPr="00B475D4">
        <w:rPr>
          <w:rFonts w:ascii="Arial" w:hAnsi="Arial" w:cs="Arial"/>
          <w:sz w:val="24"/>
          <w:szCs w:val="24"/>
          <w:lang w:val="en-GB"/>
          <w:rPrChange w:id="3121" w:author="Alexandre Miguel Kaizeler Guedes Da Silva Afonso" w:date="2026-07-27T16:55:00Z" w16du:dateUtc="2026-07-27T15:55:00Z">
            <w:rPr>
              <w:rFonts w:ascii="Arial" w:hAnsi="Arial" w:cs="Arial"/>
              <w:sz w:val="24"/>
              <w:szCs w:val="24"/>
            </w:rPr>
          </w:rPrChange>
        </w:rPr>
        <w:t>1</w:t>
      </w:r>
      <w:r w:rsidR="00DE4645" w:rsidRPr="00B475D4">
        <w:rPr>
          <w:rFonts w:ascii="Arial" w:hAnsi="Arial" w:cs="Arial"/>
          <w:sz w:val="24"/>
          <w:szCs w:val="24"/>
          <w:lang w:val="en-GB"/>
          <w:rPrChange w:id="3122" w:author="Alexandre Miguel Kaizeler Guedes Da Silva Afonso" w:date="2026-07-27T16:55:00Z" w16du:dateUtc="2026-07-27T15:55:00Z">
            <w:rPr>
              <w:rFonts w:ascii="Arial" w:hAnsi="Arial" w:cs="Arial"/>
              <w:sz w:val="24"/>
              <w:szCs w:val="24"/>
            </w:rPr>
          </w:rPrChange>
        </w:rPr>
        <w:t>2</w:t>
      </w:r>
      <w:r w:rsidR="00C43609" w:rsidRPr="00B475D4">
        <w:rPr>
          <w:rFonts w:ascii="Arial" w:hAnsi="Arial" w:cs="Arial"/>
          <w:sz w:val="24"/>
          <w:szCs w:val="24"/>
          <w:lang w:val="en-GB"/>
          <w:rPrChange w:id="3123" w:author="Alexandre Miguel Kaizeler Guedes Da Silva Afonso" w:date="2026-07-27T16:55:00Z" w16du:dateUtc="2026-07-27T15:55:00Z">
            <w:rPr>
              <w:rFonts w:ascii="Arial" w:hAnsi="Arial" w:cs="Arial"/>
              <w:sz w:val="24"/>
              <w:szCs w:val="24"/>
            </w:rPr>
          </w:rPrChange>
        </w:rPr>
        <w:t>B-F</w:t>
      </w:r>
      <w:r w:rsidRPr="00B475D4">
        <w:rPr>
          <w:rFonts w:ascii="Arial" w:hAnsi="Arial" w:cs="Arial"/>
          <w:sz w:val="24"/>
          <w:szCs w:val="24"/>
          <w:lang w:val="en-GB"/>
          <w:rPrChange w:id="3124" w:author="Alexandre Miguel Kaizeler Guedes Da Silva Afonso" w:date="2026-07-27T16:55:00Z" w16du:dateUtc="2026-07-27T15:55:00Z">
            <w:rPr>
              <w:rFonts w:ascii="Arial" w:hAnsi="Arial" w:cs="Arial"/>
              <w:sz w:val="24"/>
              <w:szCs w:val="24"/>
            </w:rPr>
          </w:rPrChange>
        </w:rPr>
        <w:t xml:space="preserve"> – Right).</w:t>
      </w:r>
      <w:r w:rsidR="00F70F69" w:rsidRPr="00B475D4">
        <w:rPr>
          <w:rFonts w:ascii="Arial" w:hAnsi="Arial" w:cs="Arial"/>
          <w:sz w:val="24"/>
          <w:szCs w:val="24"/>
          <w:lang w:val="en-GB"/>
          <w:rPrChange w:id="3125" w:author="Alexandre Miguel Kaizeler Guedes Da Silva Afonso" w:date="2026-07-27T16:55:00Z" w16du:dateUtc="2026-07-27T15:55:00Z">
            <w:rPr>
              <w:rFonts w:ascii="Arial" w:hAnsi="Arial" w:cs="Arial"/>
              <w:sz w:val="24"/>
              <w:szCs w:val="24"/>
            </w:rPr>
          </w:rPrChange>
        </w:rPr>
        <w:t xml:space="preserve"> </w:t>
      </w:r>
      <w:r w:rsidR="00127E3D" w:rsidRPr="00B475D4">
        <w:rPr>
          <w:rFonts w:ascii="Arial" w:hAnsi="Arial" w:cs="Arial"/>
          <w:sz w:val="24"/>
          <w:szCs w:val="24"/>
          <w:lang w:val="en-GB"/>
          <w:rPrChange w:id="3126" w:author="Alexandre Miguel Kaizeler Guedes Da Silva Afonso" w:date="2026-07-27T16:55:00Z" w16du:dateUtc="2026-07-27T15:55:00Z">
            <w:rPr>
              <w:rFonts w:ascii="Arial" w:hAnsi="Arial" w:cs="Arial"/>
              <w:sz w:val="24"/>
              <w:szCs w:val="24"/>
            </w:rPr>
          </w:rPrChange>
        </w:rPr>
        <w:t xml:space="preserve">Without SG assembly, the correlation for TIA1 dropped markedly (r = 0.07), suggesting that its </w:t>
      </w:r>
      <w:r w:rsidR="00161827" w:rsidRPr="00B475D4">
        <w:rPr>
          <w:rFonts w:ascii="Arial" w:hAnsi="Arial" w:cs="Arial"/>
          <w:sz w:val="24"/>
          <w:szCs w:val="24"/>
          <w:lang w:val="en-GB"/>
          <w:rPrChange w:id="3127" w:author="Alexandre Miguel Kaizeler Guedes Da Silva Afonso" w:date="2026-07-27T16:55:00Z" w16du:dateUtc="2026-07-27T15:55:00Z">
            <w:rPr>
              <w:rFonts w:ascii="Arial" w:hAnsi="Arial" w:cs="Arial"/>
              <w:sz w:val="24"/>
              <w:szCs w:val="24"/>
            </w:rPr>
          </w:rPrChange>
        </w:rPr>
        <w:t xml:space="preserve">impact on </w:t>
      </w:r>
      <w:r w:rsidR="00127E3D" w:rsidRPr="00B475D4">
        <w:rPr>
          <w:rFonts w:ascii="Arial" w:hAnsi="Arial" w:cs="Arial"/>
          <w:sz w:val="24"/>
          <w:szCs w:val="24"/>
          <w:lang w:val="en-GB"/>
          <w:rPrChange w:id="3128" w:author="Alexandre Miguel Kaizeler Guedes Da Silva Afonso" w:date="2026-07-27T16:55:00Z" w16du:dateUtc="2026-07-27T15:55:00Z">
            <w:rPr>
              <w:rFonts w:ascii="Arial" w:hAnsi="Arial" w:cs="Arial"/>
              <w:sz w:val="24"/>
              <w:szCs w:val="24"/>
            </w:rPr>
          </w:rPrChange>
        </w:rPr>
        <w:t xml:space="preserve">splicing is specifically contingent on SG formation and thus consistent with functional impairment through SG sequestration. In contrast, the correlation for YBX3 remained substantial (r = 0.64), indicating that </w:t>
      </w:r>
      <w:r w:rsidR="00161827" w:rsidRPr="00B475D4">
        <w:rPr>
          <w:rFonts w:ascii="Arial" w:hAnsi="Arial" w:cs="Arial"/>
          <w:sz w:val="24"/>
          <w:szCs w:val="24"/>
          <w:lang w:val="en-GB"/>
          <w:rPrChange w:id="3129" w:author="Alexandre Miguel Kaizeler Guedes Da Silva Afonso" w:date="2026-07-27T16:55:00Z" w16du:dateUtc="2026-07-27T15:55:00Z">
            <w:rPr>
              <w:rFonts w:ascii="Arial" w:hAnsi="Arial" w:cs="Arial"/>
              <w:sz w:val="24"/>
              <w:szCs w:val="24"/>
            </w:rPr>
          </w:rPrChange>
        </w:rPr>
        <w:t>the</w:t>
      </w:r>
      <w:r w:rsidR="00127E3D" w:rsidRPr="00B475D4">
        <w:rPr>
          <w:rFonts w:ascii="Arial" w:hAnsi="Arial" w:cs="Arial"/>
          <w:sz w:val="24"/>
          <w:szCs w:val="24"/>
          <w:lang w:val="en-GB"/>
          <w:rPrChange w:id="3130" w:author="Alexandre Miguel Kaizeler Guedes Da Silva Afonso" w:date="2026-07-27T16:55:00Z" w16du:dateUtc="2026-07-27T15:55:00Z">
            <w:rPr>
              <w:rFonts w:ascii="Arial" w:hAnsi="Arial" w:cs="Arial"/>
              <w:sz w:val="24"/>
              <w:szCs w:val="24"/>
            </w:rPr>
          </w:rPrChange>
        </w:rPr>
        <w:t xml:space="preserve"> pattern </w:t>
      </w:r>
      <w:r w:rsidR="00161827" w:rsidRPr="00B475D4">
        <w:rPr>
          <w:rFonts w:ascii="Arial" w:hAnsi="Arial" w:cs="Arial"/>
          <w:sz w:val="24"/>
          <w:szCs w:val="24"/>
          <w:lang w:val="en-GB"/>
          <w:rPrChange w:id="3131" w:author="Alexandre Miguel Kaizeler Guedes Da Silva Afonso" w:date="2026-07-27T16:55:00Z" w16du:dateUtc="2026-07-27T15:55:00Z">
            <w:rPr>
              <w:rFonts w:ascii="Arial" w:hAnsi="Arial" w:cs="Arial"/>
              <w:sz w:val="24"/>
              <w:szCs w:val="24"/>
            </w:rPr>
          </w:rPrChange>
        </w:rPr>
        <w:t xml:space="preserve">of its impact on splicing </w:t>
      </w:r>
      <w:r w:rsidR="00127E3D" w:rsidRPr="00B475D4">
        <w:rPr>
          <w:rFonts w:ascii="Arial" w:hAnsi="Arial" w:cs="Arial"/>
          <w:sz w:val="24"/>
          <w:szCs w:val="24"/>
          <w:lang w:val="en-GB"/>
          <w:rPrChange w:id="3132" w:author="Alexandre Miguel Kaizeler Guedes Da Silva Afonso" w:date="2026-07-27T16:55:00Z" w16du:dateUtc="2026-07-27T15:55:00Z">
            <w:rPr>
              <w:rFonts w:ascii="Arial" w:hAnsi="Arial" w:cs="Arial"/>
              <w:sz w:val="24"/>
              <w:szCs w:val="24"/>
            </w:rPr>
          </w:rPrChange>
        </w:rPr>
        <w:t>reflects a general stress response independent of SG assembly.</w:t>
      </w:r>
    </w:p>
    <w:p w14:paraId="55BF2CFF" w14:textId="2AB7E2A8" w:rsidR="003E739D" w:rsidRPr="00B475D4" w:rsidRDefault="003E739D" w:rsidP="00127E3D">
      <w:pPr>
        <w:jc w:val="both"/>
        <w:rPr>
          <w:rFonts w:ascii="Arial" w:hAnsi="Arial" w:cs="Arial"/>
          <w:sz w:val="24"/>
          <w:szCs w:val="24"/>
          <w:lang w:val="en-GB"/>
          <w:rPrChange w:id="313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3134" w:author="Alexandre Miguel Kaizeler Guedes Da Silva Afonso" w:date="2026-07-27T16:55:00Z" w16du:dateUtc="2026-07-27T15:55:00Z">
            <w:rPr>
              <w:rFonts w:ascii="Arial" w:hAnsi="Arial" w:cs="Arial"/>
              <w:sz w:val="24"/>
              <w:szCs w:val="24"/>
            </w:rPr>
          </w:rPrChange>
        </w:rPr>
        <w:t xml:space="preserve">We next performed immunofluorescence for TIA1 under control and hyperosmotic stress conditions. Although we initially considered including DIDS to block SG formation under stress, providing a closer parallel to our </w:t>
      </w:r>
      <w:r w:rsidRPr="00B475D4">
        <w:rPr>
          <w:rFonts w:ascii="Arial" w:hAnsi="Arial" w:cs="Arial"/>
          <w:i/>
          <w:iCs/>
          <w:sz w:val="24"/>
          <w:szCs w:val="24"/>
          <w:lang w:val="en-GB"/>
          <w:rPrChange w:id="3135" w:author="Alexandre Miguel Kaizeler Guedes Da Silva Afonso" w:date="2026-07-27T16:55:00Z" w16du:dateUtc="2026-07-27T15:55:00Z">
            <w:rPr>
              <w:rFonts w:ascii="Arial" w:hAnsi="Arial" w:cs="Arial"/>
              <w:i/>
              <w:iCs/>
              <w:sz w:val="24"/>
              <w:szCs w:val="24"/>
            </w:rPr>
          </w:rPrChange>
        </w:rPr>
        <w:t>in silico</w:t>
      </w:r>
      <w:r w:rsidRPr="00B475D4">
        <w:rPr>
          <w:rFonts w:ascii="Arial" w:hAnsi="Arial" w:cs="Arial"/>
          <w:sz w:val="24"/>
          <w:szCs w:val="24"/>
          <w:lang w:val="en-GB"/>
          <w:rPrChange w:id="3136" w:author="Alexandre Miguel Kaizeler Guedes Da Silva Afonso" w:date="2026-07-27T16:55:00Z" w16du:dateUtc="2026-07-27T15:55:00Z">
            <w:rPr>
              <w:rFonts w:ascii="Arial" w:hAnsi="Arial" w:cs="Arial"/>
              <w:sz w:val="24"/>
              <w:szCs w:val="24"/>
            </w:rPr>
          </w:rPrChange>
        </w:rPr>
        <w:t xml:space="preserve"> comparisons, the compound’s broad off-target and cell-wide effects (</w:t>
      </w:r>
      <w:r w:rsidR="00AD37D6" w:rsidRPr="00B475D4">
        <w:rPr>
          <w:rFonts w:ascii="Arial" w:hAnsi="Arial" w:cs="Arial"/>
          <w:sz w:val="24"/>
          <w:szCs w:val="24"/>
          <w:lang w:val="en-GB"/>
          <w:rPrChange w:id="3137" w:author="Alexandre Miguel Kaizeler Guedes Da Silva Afonso" w:date="2026-07-27T16:55:00Z" w16du:dateUtc="2026-07-27T15:55:00Z">
            <w:rPr>
              <w:rFonts w:ascii="Arial" w:hAnsi="Arial" w:cs="Arial"/>
              <w:sz w:val="24"/>
              <w:szCs w:val="24"/>
            </w:rPr>
          </w:rPrChange>
        </w:rPr>
        <w:t>Supplementary Figure 1</w:t>
      </w:r>
      <w:r w:rsidR="00DE4645" w:rsidRPr="00B475D4">
        <w:rPr>
          <w:rFonts w:ascii="Arial" w:hAnsi="Arial" w:cs="Arial"/>
          <w:sz w:val="24"/>
          <w:szCs w:val="24"/>
          <w:lang w:val="en-GB"/>
          <w:rPrChange w:id="3138" w:author="Alexandre Miguel Kaizeler Guedes Da Silva Afonso" w:date="2026-07-27T16:55:00Z" w16du:dateUtc="2026-07-27T15:55:00Z">
            <w:rPr>
              <w:rFonts w:ascii="Arial" w:hAnsi="Arial" w:cs="Arial"/>
              <w:sz w:val="24"/>
              <w:szCs w:val="24"/>
            </w:rPr>
          </w:rPrChange>
        </w:rPr>
        <w:t>3</w:t>
      </w:r>
      <w:r w:rsidR="00AD37D6" w:rsidRPr="00B475D4">
        <w:rPr>
          <w:rFonts w:ascii="Arial" w:hAnsi="Arial" w:cs="Arial"/>
          <w:sz w:val="24"/>
          <w:szCs w:val="24"/>
          <w:lang w:val="en-GB"/>
          <w:rPrChange w:id="3139" w:author="Alexandre Miguel Kaizeler Guedes Da Silva Afonso" w:date="2026-07-27T16:55:00Z" w16du:dateUtc="2026-07-27T15:55:00Z">
            <w:rPr>
              <w:rFonts w:ascii="Arial" w:hAnsi="Arial" w:cs="Arial"/>
              <w:sz w:val="24"/>
              <w:szCs w:val="24"/>
            </w:rPr>
          </w:rPrChange>
        </w:rPr>
        <w:t>A</w:t>
      </w:r>
      <w:r w:rsidRPr="00B475D4">
        <w:rPr>
          <w:rFonts w:ascii="Arial" w:hAnsi="Arial" w:cs="Arial"/>
          <w:sz w:val="24"/>
          <w:szCs w:val="24"/>
          <w:lang w:val="en-GB"/>
          <w:rPrChange w:id="3140" w:author="Alexandre Miguel Kaizeler Guedes Da Silva Afonso" w:date="2026-07-27T16:55:00Z" w16du:dateUtc="2026-07-27T15:55:00Z">
            <w:rPr>
              <w:rFonts w:ascii="Arial" w:hAnsi="Arial" w:cs="Arial"/>
              <w:sz w:val="24"/>
              <w:szCs w:val="24"/>
            </w:rPr>
          </w:rPrChange>
        </w:rPr>
        <w:t>) led us to focus instead on a direct comparison between stressed and unstressed cells. Under homeostasic conditions, TIA1 is typically nuclear</w:t>
      </w:r>
      <w:r w:rsidRPr="00B475D4">
        <w:rPr>
          <w:rFonts w:ascii="Arial" w:hAnsi="Arial" w:cs="Arial"/>
          <w:sz w:val="24"/>
          <w:szCs w:val="24"/>
          <w:lang w:val="en-GB"/>
          <w:rPrChange w:id="3141"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3142" w:author="Alexandre Miguel Kaizeler Guedes Da Silva Afonso" w:date="2026-07-27T16:55:00Z" w16du:dateUtc="2026-07-27T15:55:00Z">
            <w:rPr>
              <w:rFonts w:ascii="Arial" w:hAnsi="Arial" w:cs="Arial"/>
              <w:sz w:val="24"/>
              <w:szCs w:val="24"/>
            </w:rPr>
          </w:rPrChange>
        </w:rPr>
        <w:instrText xml:space="preserve"> ADDIN ZOTERO_ITEM CSL_CITATION {"citationID":"JiX2lbT3","properties":{"formattedCitation":"\\super 72,73\\nosupersub{}","plainCitation":"72,73","noteIndex":0},"citationItems":[{"id":"jCcWpdK2/dHRhovet","uris":["http://zotero.org/users/local/q86rvdj2/items/TQDB2CFS"],"itemData":{"id":163,"type":"software","title":"The Human Protein Atlas","URL":"proteinatlas.org"}},{"id":162,"uris":["http://zotero.org/users/local/q86rvdj2/items/5HHUTC8I"],"itemData":{"id":162,"type":"article-journal","abstract":"Mapping the proteome\n            \n              Proteins function in the context of their environment, so an understanding of cellular processes requires a knowledge of protein localization. Thul\n              et al.\n              used immunofluorescence microscopy to map 12,003 human proteins at a single-cell level into 30 cellular compartments and substructures (see the Perspective by Horwitz and Johnson). They validated their results by mass spectroscopy and used them to model and refine protein-protein interaction networks. The cellular proteome is highly spatiotemporally regulated. Many proteins localize to multiple compartments, and many show cell-to-cell variation in their expression patterns. Presented as an interactive database called the Cell Atlas, this work provides an important resource for ongoing efforts to understand human biology.\n            \n            \n              Science\n              , this issue p.\n              eaal3321\n              ; see also p.\n              806\n            \n          , \n            The image-based Cell Atlas of 12,003 proteins and 13 organelles reveals proteins that exhibit multiple localizations and single-cell variation.\n          , \n            \n              INTRODUCTION\n              A complete view of human biology can only be achieved by studying the molecular components of its smallest functional unit, the cell. Cells are internally organized into compartments called organelles. The spatial partitioning provided by organelles creates an enclosed environment or surface for chemical reactions tailored to fulfill specific functions. These functions are tightly linked to a specific set of proteins. Therefore, resolving the subcellular location of the human proteome provides information about the function of the organelle and its underlying cellular mechanisms. We present a subcellular map of the human proteome, called the Cell Atlas, to facilitate functional exploration of individual proteins and their role in human biology and disease.\n            \n            \n              RATIONALE\n              Immunofluorescence (IF) microscopy was used to systematically resolve the spatial distribution of human proteins in cultivated cell lines and map them to cellular compartments and substructures with single-cell resolution. This approach allowed definition of the precise location of a majority of the human proteins in their cellular context and exploration of single-cell variations in protein expression patterns. The proteome-wide information about protein spatial distribution was validated with an orthogonal proteomics method, and the results were integrated into existing network models of protein-protein interactions for increased accuracy.\n            \n            \n              RESULTS\n              We report a high-resolution characterization of the spatial subcellular distribution of the human proteome based on more than 80,000 confocal IF images. A total of 12,003 proteins targeted by 13,993 antibodies were classified into one or several of 30 cellular compartments and substructures, altogether defining the proteomes of 13 major organelles. The organelles with the largest proteomes were the nucleus and its substructures (6245 proteins), such as bodies and speckles, and the cytosol (4279 proteins). However, smaller organelles such as the midbody, rods and rings, and nucleoli also showed a larger diversity than previously recognized. Intriguingly, about half of all proteins were localized to multiple compartments, showing that there is a shared pool of proteins even among functionally unrelated organelles. Single-cell analysis revealed 1855 proteins with variation in their expression pattern, either in terms of expression levels or spatial distribution. Last, the spatial information was used to refine biological networks. Our location-pruned network that restricts protein interaction to the same organelle improved the accuracy of the human interactome model. The analysis also included transcriptomics data for all putative protein-coding genes (19,628) in 56 human cell lines of various origins. On average, cell lines expressed 11,490 genes, with half of them (6295) being expressed across all samples, suggesting a “housekeeping” role.\n            \n            \n              CONCLUSION\n              \n                The cellular proteome is compartmentalized and spatiotemporally regulated to a high degree. The high-resolution subcellular map of the human proteome that we provide describes this cellular complexity, with many multilocalizing proteins and single-cell variations. The map is presented as an interactive database called the Cell Atlas, part of the Human Protein Atlas (\n                www.proteinatlas.org\n                ). The Cell Atlas constitutes a key resource for a holistic understanding of the human cell and its complex underlying molecular machinery, as well as a major step toward modeling the human cell.\n              \n              \n                \n                  Creation of an image-based map of the human subcellular proteome.\n                  The subcellular locations of 12,003 proteins were determined by IF microscopy in cell lines of various origins. High-resolution IF images such as those shown above enabled mapping of proteins to distinct subcellular structures. This resulted in the definition of the proteomes of 13 major cellular organelles, revealing multilocalizing proteins, as well as expression variability on a single-cell level.\n                \n                \n              \n            \n          , \n            Resolving the spatial distribution of the human proteome at a subcellular level can greatly increase our understanding of human biology and disease. Here we present a comprehensive image-based map of subcellular protein distribution, the Cell Atlas, built by integrating transcriptomics and antibody-based immunofluorescence microscopy with validation by mass spectrometry. Mapping the in situ localization of 12,003 human proteins at a single-cell level to 30 subcellular structures enabled the definition of the proteomes of 13 major organelles. Exploration of the proteomes revealed single-cell variations in abundance or spatial distribution and localization of about half of the proteins to multiple compartments. This subcellular map can be used to refine existing protein-protein interaction networks and provides an important resource to deconvolute the highly complex architecture of the human cell.","container-title":"Science","DOI":"10.1126/science.aal3321","ISSN":"0036-8075, 1095-9203","issue":"6340","journalAbbreviation":"Science","language":"en","license":"http://www.sciencemag.org/about/science-licenses-journal-article-reuse","page":"eaal3321","source":"DOI.org (Crossref)","title":"A subcellular map of the human proteome","volume":"356","author":[{"family":"Thul","given":"Peter J."},{"family":"Åkesson","given":"Lovisa"},{"family":"Wiking","given":"Mikaela"},{"family":"Mahdessian","given":"Diana"},{"family":"Geladaki","given":"Aikaterini"},{"family":"Ait Blal","given":"Hammou"},{"family":"Alm","given":"Tove"},{"family":"Asplund","given":"Anna"},{"family":"Björk","given":"Lars"},{"family":"Breckels","given":"Lisa M."},{"family":"Bäckström","given":"Anna"},{"family":"Danielsson","given":"Frida"},{"family":"Fagerberg","given":"Linn"},{"family":"Fall","given":"Jenny"},{"family":"Gatto","given":"Laurent"},{"family":"Gnann","given":"Christian"},{"family":"Hober","given":"Sophia"},{"family":"Hjelmare","given":"Martin"},{"family":"Johansson","given":"Fredric"},{"family":"Lee","given":"Sunjae"},{"family":"Lindskog","given":"Cecilia"},{"family":"Mulder","given":"Jan"},{"family":"Mulvey","given":"Claire M."},{"family":"Nilsson","given":"Peter"},{"family":"Oksvold","given":"Per"},{"family":"Rockberg","given":"Johan"},{"family":"Schutten","given":"Rutger"},{"family":"Schwenk","given":"Jochen M."},{"family":"Sivertsson","given":"Åsa"},{"family":"Sjöstedt","given":"Evelina"},{"family":"Skogs","given":"Marie"},{"family":"Stadler","given":"Charlotte"},{"family":"Sullivan","given":"Devin P."},{"family":"Tegel","given":"Hanna"},{"family":"Winsnes","given":"Casper"},{"family":"Zhang","given":"Cheng"},{"family":"Zwahlen","given":"Martin"},{"family":"Mardinoglu","given":"Adil"},{"family":"Pontén","given":"Fredrik"},{"family":"Von Feilitzen","given":"Kalle"},{"family":"Lilley","given":"Kathryn S."},{"family":"Uhlén","given":"Mathias"},{"family":"Lundberg","given":"Emma"}],"issued":{"date-parts":[["2017",5,26]]}}}],"schema":"https://github.com/citation-style-language/schema/raw/master/csl-citation.json"} </w:instrText>
      </w:r>
      <w:r w:rsidRPr="00B475D4">
        <w:rPr>
          <w:rFonts w:ascii="Arial" w:hAnsi="Arial" w:cs="Arial"/>
          <w:sz w:val="24"/>
          <w:szCs w:val="24"/>
          <w:lang w:val="en-GB"/>
          <w:rPrChange w:id="3143"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3144" w:author="Alexandre Miguel Kaizeler Guedes Da Silva Afonso" w:date="2026-07-27T16:55:00Z" w16du:dateUtc="2026-07-27T15:55:00Z">
            <w:rPr>
              <w:rFonts w:ascii="Arial" w:hAnsi="Arial" w:cs="Arial"/>
              <w:kern w:val="0"/>
              <w:sz w:val="24"/>
              <w:vertAlign w:val="superscript"/>
            </w:rPr>
          </w:rPrChange>
        </w:rPr>
        <w:t>72,73</w:t>
      </w:r>
      <w:r w:rsidRPr="00B475D4">
        <w:rPr>
          <w:rFonts w:ascii="Arial" w:hAnsi="Arial" w:cs="Arial"/>
          <w:sz w:val="24"/>
          <w:szCs w:val="24"/>
          <w:lang w:val="en-GB"/>
          <w:rPrChange w:id="3145"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3146" w:author="Alexandre Miguel Kaizeler Guedes Da Silva Afonso" w:date="2026-07-27T16:55:00Z" w16du:dateUtc="2026-07-27T15:55:00Z">
            <w:rPr>
              <w:rFonts w:ascii="Arial" w:hAnsi="Arial" w:cs="Arial"/>
              <w:sz w:val="24"/>
              <w:szCs w:val="24"/>
            </w:rPr>
          </w:rPrChange>
        </w:rPr>
        <w:t xml:space="preserve">, but in our experiments the signal was predominantly cytoplasmic, likely reflecting the baseline stress inherent to cell culture. Despite this, we did not detect obvious differences in TIA1 localization between stressed and unstressed samples. Nevertheless, TIA1 staining reliably marked SGs, consistent with its canonical role (Supplementary Figure </w:t>
      </w:r>
      <w:r w:rsidR="00AD37D6" w:rsidRPr="00B475D4">
        <w:rPr>
          <w:rFonts w:ascii="Arial" w:hAnsi="Arial" w:cs="Arial"/>
          <w:sz w:val="24"/>
          <w:szCs w:val="24"/>
          <w:lang w:val="en-GB"/>
          <w:rPrChange w:id="3147" w:author="Alexandre Miguel Kaizeler Guedes Da Silva Afonso" w:date="2026-07-27T16:55:00Z" w16du:dateUtc="2026-07-27T15:55:00Z">
            <w:rPr>
              <w:rFonts w:ascii="Arial" w:hAnsi="Arial" w:cs="Arial"/>
              <w:sz w:val="24"/>
              <w:szCs w:val="24"/>
            </w:rPr>
          </w:rPrChange>
        </w:rPr>
        <w:t>1</w:t>
      </w:r>
      <w:r w:rsidR="00DE4645" w:rsidRPr="00B475D4">
        <w:rPr>
          <w:rFonts w:ascii="Arial" w:hAnsi="Arial" w:cs="Arial"/>
          <w:sz w:val="24"/>
          <w:szCs w:val="24"/>
          <w:lang w:val="en-GB"/>
          <w:rPrChange w:id="3148" w:author="Alexandre Miguel Kaizeler Guedes Da Silva Afonso" w:date="2026-07-27T16:55:00Z" w16du:dateUtc="2026-07-27T15:55:00Z">
            <w:rPr>
              <w:rFonts w:ascii="Arial" w:hAnsi="Arial" w:cs="Arial"/>
              <w:sz w:val="24"/>
              <w:szCs w:val="24"/>
            </w:rPr>
          </w:rPrChange>
        </w:rPr>
        <w:t>3</w:t>
      </w:r>
      <w:r w:rsidR="00AD37D6" w:rsidRPr="00B475D4">
        <w:rPr>
          <w:rFonts w:ascii="Arial" w:hAnsi="Arial" w:cs="Arial"/>
          <w:sz w:val="24"/>
          <w:szCs w:val="24"/>
          <w:lang w:val="en-GB"/>
          <w:rPrChange w:id="3149" w:author="Alexandre Miguel Kaizeler Guedes Da Silva Afonso" w:date="2026-07-27T16:55:00Z" w16du:dateUtc="2026-07-27T15:55:00Z">
            <w:rPr>
              <w:rFonts w:ascii="Arial" w:hAnsi="Arial" w:cs="Arial"/>
              <w:sz w:val="24"/>
              <w:szCs w:val="24"/>
            </w:rPr>
          </w:rPrChange>
        </w:rPr>
        <w:t>A</w:t>
      </w:r>
      <w:r w:rsidRPr="00B475D4">
        <w:rPr>
          <w:rFonts w:ascii="Arial" w:hAnsi="Arial" w:cs="Arial"/>
          <w:sz w:val="24"/>
          <w:szCs w:val="24"/>
          <w:lang w:val="en-GB"/>
          <w:rPrChange w:id="3150" w:author="Alexandre Miguel Kaizeler Guedes Da Silva Afonso" w:date="2026-07-27T16:55:00Z" w16du:dateUtc="2026-07-27T15:55:00Z">
            <w:rPr>
              <w:rFonts w:ascii="Arial" w:hAnsi="Arial" w:cs="Arial"/>
              <w:sz w:val="24"/>
              <w:szCs w:val="24"/>
            </w:rPr>
          </w:rPrChange>
        </w:rPr>
        <w:t>).</w:t>
      </w:r>
    </w:p>
    <w:p w14:paraId="05DD611F" w14:textId="5E4FE700" w:rsidR="00C50331" w:rsidRPr="00B475D4" w:rsidRDefault="007D4F23" w:rsidP="001F12A5">
      <w:pPr>
        <w:rPr>
          <w:rFonts w:ascii="Arial" w:hAnsi="Arial" w:cs="Arial"/>
          <w:sz w:val="24"/>
          <w:szCs w:val="24"/>
          <w:lang w:val="en-GB"/>
          <w:rPrChange w:id="315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3152" w:author="Alexandre Miguel Kaizeler Guedes Da Silva Afonso" w:date="2026-07-27T16:55:00Z" w16du:dateUtc="2026-07-27T15:55:00Z">
            <w:rPr>
              <w:rFonts w:ascii="Arial" w:hAnsi="Arial" w:cs="Arial"/>
              <w:sz w:val="24"/>
              <w:szCs w:val="24"/>
            </w:rPr>
          </w:rPrChange>
        </w:rPr>
        <w:t>Beyond its</w:t>
      </w:r>
      <w:r w:rsidR="00B442C3" w:rsidRPr="00B475D4">
        <w:rPr>
          <w:rFonts w:ascii="Arial" w:hAnsi="Arial" w:cs="Arial"/>
          <w:sz w:val="24"/>
          <w:szCs w:val="24"/>
          <w:lang w:val="en-GB"/>
          <w:rPrChange w:id="3153" w:author="Alexandre Miguel Kaizeler Guedes Da Silva Afonso" w:date="2026-07-27T16:55:00Z" w16du:dateUtc="2026-07-27T15:55:00Z">
            <w:rPr>
              <w:rFonts w:ascii="Arial" w:hAnsi="Arial" w:cs="Arial"/>
              <w:sz w:val="24"/>
              <w:szCs w:val="24"/>
            </w:rPr>
          </w:rPrChange>
        </w:rPr>
        <w:t xml:space="preserve"> roles in SG-assembly</w:t>
      </w:r>
      <w:r w:rsidR="00B442C3" w:rsidRPr="00B475D4">
        <w:rPr>
          <w:rFonts w:ascii="Arial" w:hAnsi="Arial" w:cs="Arial"/>
          <w:sz w:val="24"/>
          <w:szCs w:val="24"/>
          <w:lang w:val="en-GB"/>
          <w:rPrChange w:id="3154"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3155" w:author="Alexandre Miguel Kaizeler Guedes Da Silva Afonso" w:date="2026-07-27T16:55:00Z" w16du:dateUtc="2026-07-27T15:55:00Z">
            <w:rPr>
              <w:rFonts w:ascii="Arial" w:hAnsi="Arial" w:cs="Arial"/>
              <w:sz w:val="24"/>
              <w:szCs w:val="24"/>
            </w:rPr>
          </w:rPrChange>
        </w:rPr>
        <w:instrText xml:space="preserve"> ADDIN ZOTERO_ITEM CSL_CITATION {"citationID":"tCB0RdvB","properties":{"formattedCitation":"\\super 74\\nosupersub{}","plainCitation":"74","noteIndex":0},"citationItems":[{"id":"jCcWpdK2/FaCZuoVb","uris":["http://zotero.org/users/local/q86rvdj2/items/73QNTUY6"],"itemData":{"id":143,"type":"article-journal","abstract":"TIA-1 is an RNA binding protein that promotes the assembly of stress granules (SGs), discrete cytoplasmic inclusions into which stalled translation initiation complexes are dynamically recruited in cells subjected to environmental stress. The RNA recognition motifs of TIA-1 are linked to a glutamine-rich prion-related domain (PRD). Truncation mutants lacking the PRD domain do not induce spontaneous SGs and are not recruited to arsenite-induced SGs, whereas the PRD forms aggregates that are recruited to SGs in low-level-expressing cells but prevent SG assembly in high-level-expressing cells. The PRD of TIA-1 exhibits many characteristics of prions: concentration-dependent aggregation that is inhibited by the molecular chaperone heat shock protein (HSP)70; resistance to protease digestion; sequestration of HSP27, HSP40, and HSP70; and induction of HSP70, a feedback regulator of PRD disaggregation. Substitution of the PRD with the aggregation domain of a yeast prion, SUP35-NM, reconstitutes SG assembly, confirming that a prion domain can mediate the assembly of SGs. Mouse embryomic fibroblasts (MEFs) lacking TIA-1 exhibit impaired ability to form SGs, although they exhibit normal phosphorylation of eukaryotic initiation factor (eIF)2alpha in response to arsenite. Our results reveal that prion-like aggregation of TIA-1 regulates SG formation downstream of eIF2alpha phosphorylation in response to stress.","container-title":"Molecular Biology of the Cell","DOI":"10.1091/mbc.e04-08-0715","ISSN":"1059-1524","issue":"12","journalAbbreviation":"Mol Biol Cell","language":"eng","note":"PMID: 15371533\nPMCID: PMC532018","page":"5383-5398","source":"PubMed","title":"Stress granule assembly is mediated by prion-like aggregation of TIA-1","volume":"15","author":[{"family":"Gilks","given":"Natalie"},{"family":"Kedersha","given":"Nancy"},{"family":"Ayodele","given":"Maranatha"},{"family":"Shen","given":"Lily"},{"family":"Stoecklin","given":"Georg"},{"family":"Dember","given":"Laura M."},{"family":"Anderson","given":"Paul"}],"issued":{"date-parts":[["2004",12]]}}}],"schema":"https://github.com/citation-style-language/schema/raw/master/csl-citation.json"} </w:instrText>
      </w:r>
      <w:r w:rsidR="00B442C3" w:rsidRPr="00B475D4">
        <w:rPr>
          <w:rFonts w:ascii="Arial" w:hAnsi="Arial" w:cs="Arial"/>
          <w:sz w:val="24"/>
          <w:szCs w:val="24"/>
          <w:lang w:val="en-GB"/>
          <w:rPrChange w:id="3156"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3157" w:author="Alexandre Miguel Kaizeler Guedes Da Silva Afonso" w:date="2026-07-27T16:55:00Z" w16du:dateUtc="2026-07-27T15:55:00Z">
            <w:rPr>
              <w:rFonts w:ascii="Arial" w:hAnsi="Arial" w:cs="Arial"/>
              <w:kern w:val="0"/>
              <w:sz w:val="24"/>
              <w:vertAlign w:val="superscript"/>
            </w:rPr>
          </w:rPrChange>
        </w:rPr>
        <w:t>74</w:t>
      </w:r>
      <w:r w:rsidR="00B442C3" w:rsidRPr="00B475D4">
        <w:rPr>
          <w:rFonts w:ascii="Arial" w:hAnsi="Arial" w:cs="Arial"/>
          <w:sz w:val="24"/>
          <w:szCs w:val="24"/>
          <w:lang w:val="en-GB"/>
          <w:rPrChange w:id="3158"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3159" w:author="Alexandre Miguel Kaizeler Guedes Da Silva Afonso" w:date="2026-07-27T16:55:00Z" w16du:dateUtc="2026-07-27T15:55:00Z">
            <w:rPr>
              <w:rFonts w:ascii="Arial" w:hAnsi="Arial" w:cs="Arial"/>
              <w:sz w:val="24"/>
              <w:szCs w:val="24"/>
            </w:rPr>
          </w:rPrChange>
        </w:rPr>
        <w:t xml:space="preserve">, </w:t>
      </w:r>
      <w:r w:rsidR="00C50331" w:rsidRPr="00B475D4">
        <w:rPr>
          <w:rFonts w:ascii="Arial" w:hAnsi="Arial" w:cs="Arial"/>
          <w:sz w:val="24"/>
          <w:szCs w:val="24"/>
          <w:lang w:val="en-GB"/>
          <w:rPrChange w:id="3160" w:author="Alexandre Miguel Kaizeler Guedes Da Silva Afonso" w:date="2026-07-27T16:55:00Z" w16du:dateUtc="2026-07-27T15:55:00Z">
            <w:rPr>
              <w:rFonts w:ascii="Arial" w:hAnsi="Arial" w:cs="Arial"/>
              <w:sz w:val="24"/>
              <w:szCs w:val="24"/>
            </w:rPr>
          </w:rPrChange>
        </w:rPr>
        <w:t xml:space="preserve">TIA1 </w:t>
      </w:r>
      <w:r w:rsidRPr="00B475D4">
        <w:rPr>
          <w:rFonts w:ascii="Arial" w:hAnsi="Arial" w:cs="Arial"/>
          <w:sz w:val="24"/>
          <w:szCs w:val="24"/>
          <w:lang w:val="en-GB"/>
          <w:rPrChange w:id="3161" w:author="Alexandre Miguel Kaizeler Guedes Da Silva Afonso" w:date="2026-07-27T16:55:00Z" w16du:dateUtc="2026-07-27T15:55:00Z">
            <w:rPr>
              <w:rFonts w:ascii="Arial" w:hAnsi="Arial" w:cs="Arial"/>
              <w:sz w:val="24"/>
              <w:szCs w:val="24"/>
            </w:rPr>
          </w:rPrChange>
        </w:rPr>
        <w:t xml:space="preserve">is a known </w:t>
      </w:r>
      <w:r w:rsidR="00C50331" w:rsidRPr="00B475D4">
        <w:rPr>
          <w:rFonts w:ascii="Arial" w:hAnsi="Arial" w:cs="Arial"/>
          <w:sz w:val="24"/>
          <w:szCs w:val="24"/>
          <w:lang w:val="en-GB"/>
          <w:rPrChange w:id="3162" w:author="Alexandre Miguel Kaizeler Guedes Da Silva Afonso" w:date="2026-07-27T16:55:00Z" w16du:dateUtc="2026-07-27T15:55:00Z">
            <w:rPr>
              <w:rFonts w:ascii="Arial" w:hAnsi="Arial" w:cs="Arial"/>
              <w:sz w:val="24"/>
              <w:szCs w:val="24"/>
            </w:rPr>
          </w:rPrChange>
        </w:rPr>
        <w:t>splicing</w:t>
      </w:r>
      <w:r w:rsidRPr="00B475D4">
        <w:rPr>
          <w:rFonts w:ascii="Arial" w:hAnsi="Arial" w:cs="Arial"/>
          <w:sz w:val="24"/>
          <w:szCs w:val="24"/>
          <w:lang w:val="en-GB"/>
          <w:rPrChange w:id="3163" w:author="Alexandre Miguel Kaizeler Guedes Da Silva Afonso" w:date="2026-07-27T16:55:00Z" w16du:dateUtc="2026-07-27T15:55:00Z">
            <w:rPr>
              <w:rFonts w:ascii="Arial" w:hAnsi="Arial" w:cs="Arial"/>
              <w:sz w:val="24"/>
              <w:szCs w:val="24"/>
            </w:rPr>
          </w:rPrChange>
        </w:rPr>
        <w:t xml:space="preserve"> regulator</w:t>
      </w:r>
      <w:r w:rsidR="00C50331" w:rsidRPr="00B475D4">
        <w:rPr>
          <w:rFonts w:ascii="Arial" w:hAnsi="Arial" w:cs="Arial"/>
          <w:sz w:val="24"/>
          <w:szCs w:val="24"/>
          <w:lang w:val="en-GB"/>
          <w:rPrChange w:id="3164"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3165" w:author="Alexandre Miguel Kaizeler Guedes Da Silva Afonso" w:date="2026-07-27T16:55:00Z" w16du:dateUtc="2026-07-27T15:55:00Z">
            <w:rPr>
              <w:rFonts w:ascii="Arial" w:hAnsi="Arial" w:cs="Arial"/>
              <w:sz w:val="24"/>
              <w:szCs w:val="24"/>
            </w:rPr>
          </w:rPrChange>
        </w:rPr>
        <w:instrText xml:space="preserve"> ADDIN ZOTERO_ITEM CSL_CITATION {"citationID":"7qzN6WYO","properties":{"formattedCitation":"\\super 75\\nosupersub{}","plainCitation":"75","noteIndex":0},"citationItems":[{"id":"jCcWpdK2/Rh1Ch9U5","uris":["http://zotero.org/users/local/q86rvdj2/items/DXAEZCGY"],"itemData":{"id":14,"type":"article-journal","abstract":"Splicing of the K-SAM alternative exon of the fibroblast growth factor receptor 2 gene is heavily dependent on the U-rich sequence IAS1 lying immediately downstream from its 5' splice site. We show that IAS1 can activate the use of several heterologous 5' splice sites in vitro. Addition of the RNA-binding protein TIA-1 to splicing extracts preferentially enhances the use of 5' splice sites linked to IAS1. TIA-1 can provoke a switch to use of such sites on pre-mRNAs with competing 5' splice sites, only one of which is adjacent to IAS1. Using a combination of UV cross-linking and specific immunoprecipitation steps, we show that TIA-1 binds to IAS1 in cell extracts. This binding is stronger if IAS1 is adjacent to a 5' splice site and is U1 snRNP dependent. Overexpression of TIA-1 in cultured cells activates K-SAM exon splicing in an IAS1-dependent manner. If IAS1 is replaced with a bacteriophage MS2 operator, splicing of the K-SAM exon can no longer be activated by TIA-1. Splicing can, however, be activated by a TIA-1-MS2 coat protein fusion, provided that the operator is close to the 5' splice site. Our results identify TIA-1 as a novel splicing regulator, which acts by binding to intron sequences immediately downstream from a 5' splice site in a U1 snRNP-dependent fashion. TIA-1 is distantly related to the yeast U1 snRNP protein Nam8p, and the functional similarities between the two proteins are discussed.","container-title":"Molecular and Cellular Biology","DOI":"10.1128/MCB.20.17.6287-6299.2000","ISSN":"0270-7306","issue":"17","journalAbbreviation":"Mol Cell Biol","language":"eng","note":"PMID: 10938105\nPMCID: PMC86103","page":"6287-6299","source":"PubMed","title":"The RNA-binding protein TIA-1 is a novel mammalian splicing regulator acting through intron sequences adjacent to a 5' splice site","volume":"20","author":[{"family":"Del Gatto-Konczak","given":"F."},{"family":"Bourgeois","given":"C. F."},{"family":"Le Guiner","given":"C."},{"family":"Kister","given":"L."},{"family":"Gesnel","given":"M. C."},{"family":"Stévenin","given":"J."},{"family":"Breathnach","given":"R."}],"issued":{"date-parts":[["2000",9]]}}}],"schema":"https://github.com/citation-style-language/schema/raw/master/csl-citation.json"} </w:instrText>
      </w:r>
      <w:r w:rsidR="00C50331" w:rsidRPr="00B475D4">
        <w:rPr>
          <w:rFonts w:ascii="Arial" w:hAnsi="Arial" w:cs="Arial"/>
          <w:sz w:val="24"/>
          <w:szCs w:val="24"/>
          <w:lang w:val="en-GB"/>
          <w:rPrChange w:id="3166"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3167" w:author="Alexandre Miguel Kaizeler Guedes Da Silva Afonso" w:date="2026-07-27T16:55:00Z" w16du:dateUtc="2026-07-27T15:55:00Z">
            <w:rPr>
              <w:rFonts w:ascii="Arial" w:hAnsi="Arial" w:cs="Arial"/>
              <w:kern w:val="0"/>
              <w:sz w:val="24"/>
              <w:vertAlign w:val="superscript"/>
            </w:rPr>
          </w:rPrChange>
        </w:rPr>
        <w:t>75</w:t>
      </w:r>
      <w:r w:rsidR="00C50331" w:rsidRPr="00B475D4">
        <w:rPr>
          <w:rFonts w:ascii="Arial" w:hAnsi="Arial" w:cs="Arial"/>
          <w:sz w:val="24"/>
          <w:szCs w:val="24"/>
          <w:lang w:val="en-GB"/>
          <w:rPrChange w:id="3168" w:author="Alexandre Miguel Kaizeler Guedes Da Silva Afonso" w:date="2026-07-27T16:55:00Z" w16du:dateUtc="2026-07-27T15:55:00Z">
            <w:rPr>
              <w:rFonts w:ascii="Arial" w:hAnsi="Arial" w:cs="Arial"/>
              <w:sz w:val="24"/>
              <w:szCs w:val="24"/>
            </w:rPr>
          </w:rPrChange>
        </w:rPr>
        <w:fldChar w:fldCharType="end"/>
      </w:r>
      <w:r w:rsidR="00C51233" w:rsidRPr="00B475D4">
        <w:rPr>
          <w:rFonts w:ascii="Arial" w:hAnsi="Arial" w:cs="Arial"/>
          <w:sz w:val="24"/>
          <w:szCs w:val="24"/>
          <w:lang w:val="en-GB"/>
          <w:rPrChange w:id="3169" w:author="Alexandre Miguel Kaizeler Guedes Da Silva Afonso" w:date="2026-07-27T16:55:00Z" w16du:dateUtc="2026-07-27T15:55:00Z">
            <w:rPr>
              <w:rFonts w:ascii="Arial" w:hAnsi="Arial" w:cs="Arial"/>
              <w:sz w:val="24"/>
              <w:szCs w:val="24"/>
            </w:rPr>
          </w:rPrChange>
        </w:rPr>
        <w:t xml:space="preserve">, </w:t>
      </w:r>
      <w:r w:rsidR="00C50331" w:rsidRPr="00B475D4">
        <w:rPr>
          <w:rFonts w:ascii="Arial" w:hAnsi="Arial" w:cs="Arial"/>
          <w:sz w:val="24"/>
          <w:szCs w:val="24"/>
          <w:lang w:val="en-GB"/>
          <w:rPrChange w:id="3170" w:author="Alexandre Miguel Kaizeler Guedes Da Silva Afonso" w:date="2026-07-27T16:55:00Z" w16du:dateUtc="2026-07-27T15:55:00Z">
            <w:rPr>
              <w:rFonts w:ascii="Arial" w:hAnsi="Arial" w:cs="Arial"/>
              <w:sz w:val="24"/>
              <w:szCs w:val="24"/>
            </w:rPr>
          </w:rPrChange>
        </w:rPr>
        <w:t>implicated in various neurological disorders</w:t>
      </w:r>
      <w:r w:rsidR="00C50331" w:rsidRPr="00B475D4">
        <w:rPr>
          <w:rFonts w:ascii="Arial" w:hAnsi="Arial" w:cs="Arial"/>
          <w:sz w:val="24"/>
          <w:szCs w:val="24"/>
          <w:lang w:val="en-GB"/>
          <w:rPrChange w:id="3171"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3172" w:author="Alexandre Miguel Kaizeler Guedes Da Silva Afonso" w:date="2026-07-27T16:55:00Z" w16du:dateUtc="2026-07-27T15:55:00Z">
            <w:rPr>
              <w:rFonts w:ascii="Arial" w:hAnsi="Arial" w:cs="Arial"/>
              <w:sz w:val="24"/>
              <w:szCs w:val="24"/>
            </w:rPr>
          </w:rPrChange>
        </w:rPr>
        <w:instrText xml:space="preserve"> ADDIN ZOTERO_ITEM CSL_CITATION {"citationID":"bmTxkOST","properties":{"formattedCitation":"\\super 76\\nosupersub{}","plainCitation":"76","noteIndex":0},"citationItems":[{"id":"jCcWpdK2/ZxdwnG0h","uris":["http://zotero.org/users/local/q86rvdj2/items/2BRNHZ4T"],"itemData":{"id":20,"type":"article-journal","container-title":"Neuron","DOI":"10.1016/j.neuron.2017.07.025","ISSN":"08966273","issue":"4","journalAbbreviation":"Neuron","language":"en","page":"808-816.e9","source":"DOI.org (Crossref)","title":"TIA1 Mutations in Amyotrophic Lateral Sclerosis and Frontotemporal Dementia Promote Phase Separation and Alter Stress Granule Dynamics","volume":"95","author":[{"family":"Mackenzie","given":"Ian R."},{"family":"Nicholson","given":"Alexandra M."},{"family":"Sarkar","given":"Mohona"},{"family":"Messing","given":"James"},{"family":"Purice","given":"Maria D."},{"family":"Pottier","given":"Cyril"},{"family":"Annu","given":"Kavya"},{"family":"Baker","given":"Matt"},{"family":"Perkerson","given":"Ralph B."},{"family":"Kurti","given":"Aishe"},{"family":"Matchett","given":"Billie J."},{"family":"Mittag","given":"Tanja"},{"family":"Temirov","given":"Jamshid"},{"family":"Hsiung","given":"Ging-Yuek R."},{"family":"Krieger","given":"Charles"},{"family":"Murray","given":"Melissa E."},{"family":"Kato","given":"Masato"},{"family":"Fryer","given":"John D."},{"family":"Petrucelli","given":"Leonard"},{"family":"Zinman","given":"Lorne"},{"family":"Weintraub","given":"Sandra"},{"family":"Mesulam","given":"Marsel"},{"family":"Keith","given":"Julia"},{"family":"Zivkovic","given":"Sasha A."},{"family":"Hirsch-Reinshagen","given":"Veronica"},{"family":"Roos","given":"Raymond P."},{"family":"Züchner","given":"Stephan"},{"family":"Graff-Radford","given":"Neill R."},{"family":"Petersen","given":"Ronald C."},{"family":"Caselli","given":"Richard J."},{"family":"Wszolek","given":"Zbigniew K."},{"family":"Finger","given":"Elizabeth"},{"family":"Lippa","given":"Carol"},{"family":"Lacomis","given":"David"},{"family":"Stewart","given":"Heather"},{"family":"Dickson","given":"Dennis W."},{"family":"Kim","given":"Hong Joo"},{"family":"Rogaeva","given":"Ekaterina"},{"family":"Bigio","given":"Eileen"},{"family":"Boylan","given":"Kevin B."},{"family":"Taylor","given":"J. Paul"},{"family":"Rademakers","given":"Rosa"}],"issued":{"date-parts":[["2017",8]]}}}],"schema":"https://github.com/citation-style-language/schema/raw/master/csl-citation.json"} </w:instrText>
      </w:r>
      <w:r w:rsidR="00C50331" w:rsidRPr="00B475D4">
        <w:rPr>
          <w:rFonts w:ascii="Arial" w:hAnsi="Arial" w:cs="Arial"/>
          <w:sz w:val="24"/>
          <w:szCs w:val="24"/>
          <w:lang w:val="en-GB"/>
          <w:rPrChange w:id="3173"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3174" w:author="Alexandre Miguel Kaizeler Guedes Da Silva Afonso" w:date="2026-07-27T16:55:00Z" w16du:dateUtc="2026-07-27T15:55:00Z">
            <w:rPr>
              <w:rFonts w:ascii="Arial" w:hAnsi="Arial" w:cs="Arial"/>
              <w:kern w:val="0"/>
              <w:sz w:val="24"/>
              <w:vertAlign w:val="superscript"/>
            </w:rPr>
          </w:rPrChange>
        </w:rPr>
        <w:t>76</w:t>
      </w:r>
      <w:r w:rsidR="00C50331" w:rsidRPr="00B475D4">
        <w:rPr>
          <w:rFonts w:ascii="Arial" w:hAnsi="Arial" w:cs="Arial"/>
          <w:sz w:val="24"/>
          <w:szCs w:val="24"/>
          <w:lang w:val="en-GB"/>
          <w:rPrChange w:id="3175" w:author="Alexandre Miguel Kaizeler Guedes Da Silva Afonso" w:date="2026-07-27T16:55:00Z" w16du:dateUtc="2026-07-27T15:55:00Z">
            <w:rPr>
              <w:rFonts w:ascii="Arial" w:hAnsi="Arial" w:cs="Arial"/>
              <w:sz w:val="24"/>
              <w:szCs w:val="24"/>
            </w:rPr>
          </w:rPrChange>
        </w:rPr>
        <w:fldChar w:fldCharType="end"/>
      </w:r>
      <w:r w:rsidR="00C50331" w:rsidRPr="00B475D4">
        <w:rPr>
          <w:rFonts w:ascii="Arial" w:hAnsi="Arial" w:cs="Arial"/>
          <w:sz w:val="24"/>
          <w:szCs w:val="24"/>
          <w:lang w:val="en-GB"/>
          <w:rPrChange w:id="3176" w:author="Alexandre Miguel Kaizeler Guedes Da Silva Afonso" w:date="2026-07-27T16:55:00Z" w16du:dateUtc="2026-07-27T15:55:00Z">
            <w:rPr>
              <w:rFonts w:ascii="Arial" w:hAnsi="Arial" w:cs="Arial"/>
              <w:sz w:val="24"/>
              <w:szCs w:val="24"/>
            </w:rPr>
          </w:rPrChange>
        </w:rPr>
        <w:t xml:space="preserve">. Alongside TIAR, it </w:t>
      </w:r>
      <w:r w:rsidR="00C51233" w:rsidRPr="00B475D4">
        <w:rPr>
          <w:rFonts w:ascii="Arial" w:hAnsi="Arial" w:cs="Arial"/>
          <w:sz w:val="24"/>
          <w:szCs w:val="24"/>
          <w:lang w:val="en-GB"/>
          <w:rPrChange w:id="3177" w:author="Alexandre Miguel Kaizeler Guedes Da Silva Afonso" w:date="2026-07-27T16:55:00Z" w16du:dateUtc="2026-07-27T15:55:00Z">
            <w:rPr>
              <w:rFonts w:ascii="Arial" w:hAnsi="Arial" w:cs="Arial"/>
              <w:sz w:val="24"/>
              <w:szCs w:val="24"/>
            </w:rPr>
          </w:rPrChange>
        </w:rPr>
        <w:t>participates</w:t>
      </w:r>
      <w:r w:rsidR="00C50331" w:rsidRPr="00B475D4">
        <w:rPr>
          <w:rFonts w:ascii="Arial" w:hAnsi="Arial" w:cs="Arial"/>
          <w:sz w:val="24"/>
          <w:szCs w:val="24"/>
          <w:lang w:val="en-GB"/>
          <w:rPrChange w:id="3178" w:author="Alexandre Miguel Kaizeler Guedes Da Silva Afonso" w:date="2026-07-27T16:55:00Z" w16du:dateUtc="2026-07-27T15:55:00Z">
            <w:rPr>
              <w:rFonts w:ascii="Arial" w:hAnsi="Arial" w:cs="Arial"/>
              <w:sz w:val="24"/>
              <w:szCs w:val="24"/>
            </w:rPr>
          </w:rPrChange>
        </w:rPr>
        <w:t xml:space="preserve"> in viral infection and replication</w:t>
      </w:r>
      <w:r w:rsidR="00C50331" w:rsidRPr="00B475D4">
        <w:rPr>
          <w:rFonts w:ascii="Arial" w:hAnsi="Arial" w:cs="Arial"/>
          <w:sz w:val="24"/>
          <w:szCs w:val="24"/>
          <w:lang w:val="en-GB"/>
          <w:rPrChange w:id="3179"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3180" w:author="Alexandre Miguel Kaizeler Guedes Da Silva Afonso" w:date="2026-07-27T16:55:00Z" w16du:dateUtc="2026-07-27T15:55:00Z">
            <w:rPr>
              <w:rFonts w:ascii="Arial" w:hAnsi="Arial" w:cs="Arial"/>
              <w:sz w:val="24"/>
              <w:szCs w:val="24"/>
            </w:rPr>
          </w:rPrChange>
        </w:rPr>
        <w:instrText xml:space="preserve"> ADDIN ZOTERO_ITEM CSL_CITATION {"citationID":"TacbITLo","properties":{"formattedCitation":"\\super 77\\nosupersub{}","plainCitation":"77","noteIndex":0},"citationItems":[{"id":22,"uris":["http://zotero.org/users/local/q86rvdj2/items/P5Q76JMX"],"itemData":{"id":22,"type":"article-journal","abstract":"The West Nile virus minus-strand 3' terminal stem loop (SL) RNA was previously shown to bind specifically to cellular stress granule (SG) components, T cell intracellular antigen-1 (TIA-1) and the related protein TIAR. In vitro TIAR binding was 10 times more efficient than TIA-1. The 3'(-)SL functions as the promoter for genomic RNA synthesis. Colocalization of TIAR and TIA-1 with the viral replication complex components dsRNA and NS3 was observed in the perinuclear regions of West Nile virus- and dengue virus-infected cells. The kinetics of accumulation of TIAR in the perinuclear region was similar to those of genomic RNA synthesis. In contrast, relocation of TIA-1 to the perinuclear region began only after maximal levels of RNA synthesis had been achieved, except when TIAR was absent. Virus infection did not induce SGs and progressive resistance to SG induction by arsenite developed coincident with TIAR relocation. A progressive decrease in the number of processing bodies was secondarily observed in infected cells. These data suggest that the interaction of TIAR with viral components facilitates flavivirus genome RNA synthesis and inhibits SG formation, which prevents the shutoff of host translation.","container-title":"Proceedings of the National Academy of Sciences of the United States of America","DOI":"10.1073/pnas.0703348104","ISSN":"0027-8424","issue":"21","journalAbbreviation":"Proc Natl Acad Sci U S A","language":"eng","page":"9041-9046","PMID":"17502609","PMCID":"PMC1885624","source":"PubMed","title":"Interaction of TIA-1/TIAR with West Nile and dengue virus products in infected cells interferes with stress granule formation and processing body assembly","volume":"104","author":[{"family":"Emara","given":"Mohamed M."},{"family":"Brinton","given":"Margo A."}],"issued":{"date-parts":[["2007",5,22]]}}}],"schema":"https://github.com/citation-style-language/schema/raw/master/csl-citation.json"} </w:instrText>
      </w:r>
      <w:r w:rsidR="00C50331" w:rsidRPr="00B475D4">
        <w:rPr>
          <w:rFonts w:ascii="Arial" w:hAnsi="Arial" w:cs="Arial"/>
          <w:sz w:val="24"/>
          <w:szCs w:val="24"/>
          <w:lang w:val="en-GB"/>
          <w:rPrChange w:id="3181"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3182" w:author="Alexandre Miguel Kaizeler Guedes Da Silva Afonso" w:date="2026-07-27T16:55:00Z" w16du:dateUtc="2026-07-27T15:55:00Z">
            <w:rPr>
              <w:rFonts w:ascii="Arial" w:hAnsi="Arial" w:cs="Arial"/>
              <w:kern w:val="0"/>
              <w:sz w:val="24"/>
              <w:vertAlign w:val="superscript"/>
            </w:rPr>
          </w:rPrChange>
        </w:rPr>
        <w:t>77</w:t>
      </w:r>
      <w:r w:rsidR="00C50331" w:rsidRPr="00B475D4">
        <w:rPr>
          <w:rFonts w:ascii="Arial" w:hAnsi="Arial" w:cs="Arial"/>
          <w:sz w:val="24"/>
          <w:szCs w:val="24"/>
          <w:lang w:val="en-GB"/>
          <w:rPrChange w:id="3183" w:author="Alexandre Miguel Kaizeler Guedes Da Silva Afonso" w:date="2026-07-27T16:55:00Z" w16du:dateUtc="2026-07-27T15:55:00Z">
            <w:rPr>
              <w:rFonts w:ascii="Arial" w:hAnsi="Arial" w:cs="Arial"/>
              <w:sz w:val="24"/>
              <w:szCs w:val="24"/>
            </w:rPr>
          </w:rPrChange>
        </w:rPr>
        <w:fldChar w:fldCharType="end"/>
      </w:r>
      <w:r w:rsidR="00C50331" w:rsidRPr="00B475D4">
        <w:rPr>
          <w:rFonts w:ascii="Arial" w:hAnsi="Arial" w:cs="Arial"/>
          <w:sz w:val="24"/>
          <w:szCs w:val="24"/>
          <w:lang w:val="en-GB"/>
          <w:rPrChange w:id="3184" w:author="Alexandre Miguel Kaizeler Guedes Da Silva Afonso" w:date="2026-07-27T16:55:00Z" w16du:dateUtc="2026-07-27T15:55:00Z">
            <w:rPr>
              <w:rFonts w:ascii="Arial" w:hAnsi="Arial" w:cs="Arial"/>
              <w:sz w:val="24"/>
              <w:szCs w:val="24"/>
            </w:rPr>
          </w:rPrChange>
        </w:rPr>
        <w:t>, with viruses such as West Nile and dengue shown to interact with both proteins, inhibiting SG formation</w:t>
      </w:r>
      <w:r w:rsidR="00C50331" w:rsidRPr="00B475D4">
        <w:rPr>
          <w:rFonts w:ascii="Arial" w:hAnsi="Arial" w:cs="Arial"/>
          <w:sz w:val="24"/>
          <w:szCs w:val="24"/>
          <w:lang w:val="en-GB"/>
          <w:rPrChange w:id="3185"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3186" w:author="Alexandre Miguel Kaizeler Guedes Da Silva Afonso" w:date="2026-07-27T16:55:00Z" w16du:dateUtc="2026-07-27T15:55:00Z">
            <w:rPr>
              <w:rFonts w:ascii="Arial" w:hAnsi="Arial" w:cs="Arial"/>
              <w:sz w:val="24"/>
              <w:szCs w:val="24"/>
            </w:rPr>
          </w:rPrChange>
        </w:rPr>
        <w:instrText xml:space="preserve"> ADDIN ZOTERO_ITEM CSL_CITATION {"citationID":"bgPcI751","properties":{"formattedCitation":"\\super 77\\nosupersub{}","plainCitation":"77","noteIndex":0},"citationItems":[{"id":22,"uris":["http://zotero.org/users/local/q86rvdj2/items/P5Q76JMX"],"itemData":{"id":22,"type":"article-journal","abstract":"The West Nile virus minus-strand 3' terminal stem loop (SL) RNA was previously shown to bind specifically to cellular stress granule (SG) components, T cell intracellular antigen-1 (TIA-1) and the related protein TIAR. In vitro TIAR binding was 10 times more efficient than TIA-1. The 3'(-)SL functions as the promoter for genomic RNA synthesis. Colocalization of TIAR and TIA-1 with the viral replication complex components dsRNA and NS3 was observed in the perinuclear regions of West Nile virus- and dengue virus-infected cells. The kinetics of accumulation of TIAR in the perinuclear region was similar to those of genomic RNA synthesis. In contrast, relocation of TIA-1 to the perinuclear region began only after maximal levels of RNA synthesis had been achieved, except when TIAR was absent. Virus infection did not induce SGs and progressive resistance to SG induction by arsenite developed coincident with TIAR relocation. A progressive decrease in the number of processing bodies was secondarily observed in infected cells. These data suggest that the interaction of TIAR with viral components facilitates flavivirus genome RNA synthesis and inhibits SG formation, which prevents the shutoff of host translation.","container-title":"Proceedings of the National Academy of Sciences of the United States of America","DOI":"10.1073/pnas.0703348104","ISSN":"0027-8424","issue":"21","journalAbbreviation":"Proc Natl Acad Sci U S A","language":"eng","page":"9041-9046","PMID":"17502609","PMCID":"PMC1885624","source":"PubMed","title":"Interaction of TIA-1/TIAR with West Nile and dengue virus products in infected cells interferes with stress granule formation and processing body assembly","volume":"104","author":[{"family":"Emara","given":"Mohamed M."},{"family":"Brinton","given":"Margo A."}],"issued":{"date-parts":[["2007",5,22]]}}}],"schema":"https://github.com/citation-style-language/schema/raw/master/csl-citation.json"} </w:instrText>
      </w:r>
      <w:r w:rsidR="00C50331" w:rsidRPr="00B475D4">
        <w:rPr>
          <w:rFonts w:ascii="Arial" w:hAnsi="Arial" w:cs="Arial"/>
          <w:sz w:val="24"/>
          <w:szCs w:val="24"/>
          <w:lang w:val="en-GB"/>
          <w:rPrChange w:id="3187"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3188" w:author="Alexandre Miguel Kaizeler Guedes Da Silva Afonso" w:date="2026-07-27T16:55:00Z" w16du:dateUtc="2026-07-27T15:55:00Z">
            <w:rPr>
              <w:rFonts w:ascii="Arial" w:hAnsi="Arial" w:cs="Arial"/>
              <w:kern w:val="0"/>
              <w:sz w:val="24"/>
              <w:vertAlign w:val="superscript"/>
            </w:rPr>
          </w:rPrChange>
        </w:rPr>
        <w:t>77</w:t>
      </w:r>
      <w:r w:rsidR="00C50331" w:rsidRPr="00B475D4">
        <w:rPr>
          <w:rFonts w:ascii="Arial" w:hAnsi="Arial" w:cs="Arial"/>
          <w:sz w:val="24"/>
          <w:szCs w:val="24"/>
          <w:lang w:val="en-GB"/>
          <w:rPrChange w:id="3189" w:author="Alexandre Miguel Kaizeler Guedes Da Silva Afonso" w:date="2026-07-27T16:55:00Z" w16du:dateUtc="2026-07-27T15:55:00Z">
            <w:rPr>
              <w:rFonts w:ascii="Arial" w:hAnsi="Arial" w:cs="Arial"/>
              <w:sz w:val="24"/>
              <w:szCs w:val="24"/>
            </w:rPr>
          </w:rPrChange>
        </w:rPr>
        <w:fldChar w:fldCharType="end"/>
      </w:r>
      <w:r w:rsidR="00C50331" w:rsidRPr="00B475D4">
        <w:rPr>
          <w:rFonts w:ascii="Arial" w:hAnsi="Arial" w:cs="Arial"/>
          <w:sz w:val="24"/>
          <w:szCs w:val="24"/>
          <w:lang w:val="en-GB"/>
          <w:rPrChange w:id="3190" w:author="Alexandre Miguel Kaizeler Guedes Da Silva Afonso" w:date="2026-07-27T16:55:00Z" w16du:dateUtc="2026-07-27T15:55:00Z">
            <w:rPr>
              <w:rFonts w:ascii="Arial" w:hAnsi="Arial" w:cs="Arial"/>
              <w:sz w:val="24"/>
              <w:szCs w:val="24"/>
            </w:rPr>
          </w:rPrChange>
        </w:rPr>
        <w:t xml:space="preserve">. </w:t>
      </w:r>
      <w:r w:rsidR="00043E87" w:rsidRPr="00B475D4">
        <w:rPr>
          <w:rFonts w:ascii="Arial" w:hAnsi="Arial" w:cs="Arial"/>
          <w:sz w:val="24"/>
          <w:szCs w:val="24"/>
          <w:lang w:val="en-GB"/>
          <w:rPrChange w:id="3191" w:author="Alexandre Miguel Kaizeler Guedes Da Silva Afonso" w:date="2026-07-27T16:55:00Z" w16du:dateUtc="2026-07-27T15:55:00Z">
            <w:rPr>
              <w:rFonts w:ascii="Arial" w:hAnsi="Arial" w:cs="Arial"/>
              <w:sz w:val="24"/>
              <w:szCs w:val="24"/>
            </w:rPr>
          </w:rPrChange>
        </w:rPr>
        <w:t>Whether this reflects a viral strategy to disrupt SG function or an indirect consequence of altering TIA1 activity remains unresolved</w:t>
      </w:r>
      <w:r w:rsidR="00C50331" w:rsidRPr="00B475D4">
        <w:rPr>
          <w:rFonts w:ascii="Arial" w:hAnsi="Arial" w:cs="Arial"/>
          <w:sz w:val="24"/>
          <w:szCs w:val="24"/>
          <w:lang w:val="en-GB"/>
          <w:rPrChange w:id="3192" w:author="Alexandre Miguel Kaizeler Guedes Da Silva Afonso" w:date="2026-07-27T16:55:00Z" w16du:dateUtc="2026-07-27T15:55:00Z">
            <w:rPr>
              <w:rFonts w:ascii="Arial" w:hAnsi="Arial" w:cs="Arial"/>
              <w:sz w:val="24"/>
              <w:szCs w:val="24"/>
            </w:rPr>
          </w:rPrChange>
        </w:rPr>
        <w:t xml:space="preserve">. </w:t>
      </w:r>
      <w:r w:rsidR="00AF75BE" w:rsidRPr="00B475D4">
        <w:rPr>
          <w:rFonts w:ascii="Arial" w:hAnsi="Arial" w:cs="Arial"/>
          <w:sz w:val="24"/>
          <w:szCs w:val="24"/>
          <w:lang w:val="en-GB"/>
          <w:rPrChange w:id="3193" w:author="Alexandre Miguel Kaizeler Guedes Da Silva Afonso" w:date="2026-07-27T16:55:00Z" w16du:dateUtc="2026-07-27T15:55:00Z">
            <w:rPr>
              <w:rFonts w:ascii="Arial" w:hAnsi="Arial" w:cs="Arial"/>
              <w:sz w:val="24"/>
              <w:szCs w:val="24"/>
            </w:rPr>
          </w:rPrChange>
        </w:rPr>
        <w:t>Importantly</w:t>
      </w:r>
      <w:r w:rsidR="00C50331" w:rsidRPr="00B475D4">
        <w:rPr>
          <w:rFonts w:ascii="Arial" w:hAnsi="Arial" w:cs="Arial"/>
          <w:sz w:val="24"/>
          <w:szCs w:val="24"/>
          <w:lang w:val="en-GB"/>
          <w:rPrChange w:id="3194" w:author="Alexandre Miguel Kaizeler Guedes Da Silva Afonso" w:date="2026-07-27T16:55:00Z" w16du:dateUtc="2026-07-27T15:55:00Z">
            <w:rPr>
              <w:rFonts w:ascii="Arial" w:hAnsi="Arial" w:cs="Arial"/>
              <w:sz w:val="24"/>
              <w:szCs w:val="24"/>
            </w:rPr>
          </w:rPrChange>
        </w:rPr>
        <w:t>, the gene expression changes</w:t>
      </w:r>
      <w:r w:rsidR="00856307" w:rsidRPr="00B475D4">
        <w:rPr>
          <w:rFonts w:ascii="Arial" w:hAnsi="Arial" w:cs="Arial"/>
          <w:sz w:val="24"/>
          <w:szCs w:val="24"/>
          <w:lang w:val="en-GB"/>
          <w:rPrChange w:id="3195" w:author="Alexandre Miguel Kaizeler Guedes Da Silva Afonso" w:date="2026-07-27T16:55:00Z" w16du:dateUtc="2026-07-27T15:55:00Z">
            <w:rPr>
              <w:rFonts w:ascii="Arial" w:hAnsi="Arial" w:cs="Arial"/>
              <w:sz w:val="24"/>
              <w:szCs w:val="24"/>
            </w:rPr>
          </w:rPrChange>
        </w:rPr>
        <w:t xml:space="preserve"> (Supplementary Figure </w:t>
      </w:r>
      <w:r w:rsidR="00AD37D6" w:rsidRPr="00B475D4">
        <w:rPr>
          <w:rFonts w:ascii="Arial" w:hAnsi="Arial" w:cs="Arial"/>
          <w:sz w:val="24"/>
          <w:szCs w:val="24"/>
          <w:lang w:val="en-GB"/>
          <w:rPrChange w:id="3196" w:author="Alexandre Miguel Kaizeler Guedes Da Silva Afonso" w:date="2026-07-27T16:55:00Z" w16du:dateUtc="2026-07-27T15:55:00Z">
            <w:rPr>
              <w:rFonts w:ascii="Arial" w:hAnsi="Arial" w:cs="Arial"/>
              <w:sz w:val="24"/>
              <w:szCs w:val="24"/>
            </w:rPr>
          </w:rPrChange>
        </w:rPr>
        <w:t>1</w:t>
      </w:r>
      <w:r w:rsidR="00DE4645" w:rsidRPr="00B475D4">
        <w:rPr>
          <w:rFonts w:ascii="Arial" w:hAnsi="Arial" w:cs="Arial"/>
          <w:sz w:val="24"/>
          <w:szCs w:val="24"/>
          <w:lang w:val="en-GB"/>
          <w:rPrChange w:id="3197" w:author="Alexandre Miguel Kaizeler Guedes Da Silva Afonso" w:date="2026-07-27T16:55:00Z" w16du:dateUtc="2026-07-27T15:55:00Z">
            <w:rPr>
              <w:rFonts w:ascii="Arial" w:hAnsi="Arial" w:cs="Arial"/>
              <w:sz w:val="24"/>
              <w:szCs w:val="24"/>
            </w:rPr>
          </w:rPrChange>
        </w:rPr>
        <w:t>3</w:t>
      </w:r>
      <w:r w:rsidR="00AD37D6" w:rsidRPr="00B475D4">
        <w:rPr>
          <w:rFonts w:ascii="Arial" w:hAnsi="Arial" w:cs="Arial"/>
          <w:sz w:val="24"/>
          <w:szCs w:val="24"/>
          <w:lang w:val="en-GB"/>
          <w:rPrChange w:id="3198" w:author="Alexandre Miguel Kaizeler Guedes Da Silva Afonso" w:date="2026-07-27T16:55:00Z" w16du:dateUtc="2026-07-27T15:55:00Z">
            <w:rPr>
              <w:rFonts w:ascii="Arial" w:hAnsi="Arial" w:cs="Arial"/>
              <w:sz w:val="24"/>
              <w:szCs w:val="24"/>
            </w:rPr>
          </w:rPrChange>
        </w:rPr>
        <w:t>B</w:t>
      </w:r>
      <w:r w:rsidR="00856307" w:rsidRPr="00B475D4">
        <w:rPr>
          <w:rFonts w:ascii="Arial" w:hAnsi="Arial" w:cs="Arial"/>
          <w:sz w:val="24"/>
          <w:szCs w:val="24"/>
          <w:lang w:val="en-GB"/>
          <w:rPrChange w:id="3199" w:author="Alexandre Miguel Kaizeler Guedes Da Silva Afonso" w:date="2026-07-27T16:55:00Z" w16du:dateUtc="2026-07-27T15:55:00Z">
            <w:rPr>
              <w:rFonts w:ascii="Arial" w:hAnsi="Arial" w:cs="Arial"/>
              <w:sz w:val="24"/>
              <w:szCs w:val="24"/>
            </w:rPr>
          </w:rPrChange>
        </w:rPr>
        <w:t>)</w:t>
      </w:r>
      <w:r w:rsidR="00B442C3" w:rsidRPr="00B475D4">
        <w:rPr>
          <w:rFonts w:ascii="Arial" w:hAnsi="Arial" w:cs="Arial"/>
          <w:sz w:val="24"/>
          <w:szCs w:val="24"/>
          <w:lang w:val="en-GB"/>
          <w:rPrChange w:id="3200" w:author="Alexandre Miguel Kaizeler Guedes Da Silva Afonso" w:date="2026-07-27T16:55:00Z" w16du:dateUtc="2026-07-27T15:55:00Z">
            <w:rPr>
              <w:rFonts w:ascii="Arial" w:hAnsi="Arial" w:cs="Arial"/>
              <w:sz w:val="24"/>
              <w:szCs w:val="24"/>
            </w:rPr>
          </w:rPrChange>
        </w:rPr>
        <w:t>, and the splicing alterations</w:t>
      </w:r>
      <w:r w:rsidR="00856307" w:rsidRPr="00B475D4">
        <w:rPr>
          <w:rFonts w:ascii="Arial" w:hAnsi="Arial" w:cs="Arial"/>
          <w:sz w:val="24"/>
          <w:szCs w:val="24"/>
          <w:lang w:val="en-GB"/>
          <w:rPrChange w:id="3201" w:author="Alexandre Miguel Kaizeler Guedes Da Silva Afonso" w:date="2026-07-27T16:55:00Z" w16du:dateUtc="2026-07-27T15:55:00Z">
            <w:rPr>
              <w:rFonts w:ascii="Arial" w:hAnsi="Arial" w:cs="Arial"/>
              <w:sz w:val="24"/>
              <w:szCs w:val="24"/>
            </w:rPr>
          </w:rPrChange>
        </w:rPr>
        <w:t xml:space="preserve"> (Supplementary Figure </w:t>
      </w:r>
      <w:r w:rsidR="00AD37D6" w:rsidRPr="00B475D4">
        <w:rPr>
          <w:rFonts w:ascii="Arial" w:hAnsi="Arial" w:cs="Arial"/>
          <w:sz w:val="24"/>
          <w:szCs w:val="24"/>
          <w:lang w:val="en-GB"/>
          <w:rPrChange w:id="3202" w:author="Alexandre Miguel Kaizeler Guedes Da Silva Afonso" w:date="2026-07-27T16:55:00Z" w16du:dateUtc="2026-07-27T15:55:00Z">
            <w:rPr>
              <w:rFonts w:ascii="Arial" w:hAnsi="Arial" w:cs="Arial"/>
              <w:sz w:val="24"/>
              <w:szCs w:val="24"/>
            </w:rPr>
          </w:rPrChange>
        </w:rPr>
        <w:t>1</w:t>
      </w:r>
      <w:r w:rsidR="00DE4645" w:rsidRPr="00B475D4">
        <w:rPr>
          <w:rFonts w:ascii="Arial" w:hAnsi="Arial" w:cs="Arial"/>
          <w:sz w:val="24"/>
          <w:szCs w:val="24"/>
          <w:lang w:val="en-GB"/>
          <w:rPrChange w:id="3203" w:author="Alexandre Miguel Kaizeler Guedes Da Silva Afonso" w:date="2026-07-27T16:55:00Z" w16du:dateUtc="2026-07-27T15:55:00Z">
            <w:rPr>
              <w:rFonts w:ascii="Arial" w:hAnsi="Arial" w:cs="Arial"/>
              <w:sz w:val="24"/>
              <w:szCs w:val="24"/>
            </w:rPr>
          </w:rPrChange>
        </w:rPr>
        <w:t>3</w:t>
      </w:r>
      <w:r w:rsidR="00AD37D6" w:rsidRPr="00B475D4">
        <w:rPr>
          <w:rFonts w:ascii="Arial" w:hAnsi="Arial" w:cs="Arial"/>
          <w:sz w:val="24"/>
          <w:szCs w:val="24"/>
          <w:lang w:val="en-GB"/>
          <w:rPrChange w:id="3204" w:author="Alexandre Miguel Kaizeler Guedes Da Silva Afonso" w:date="2026-07-27T16:55:00Z" w16du:dateUtc="2026-07-27T15:55:00Z">
            <w:rPr>
              <w:rFonts w:ascii="Arial" w:hAnsi="Arial" w:cs="Arial"/>
              <w:sz w:val="24"/>
              <w:szCs w:val="24"/>
            </w:rPr>
          </w:rPrChange>
        </w:rPr>
        <w:t>C</w:t>
      </w:r>
      <w:r w:rsidR="00856307" w:rsidRPr="00B475D4">
        <w:rPr>
          <w:rFonts w:ascii="Arial" w:hAnsi="Arial" w:cs="Arial"/>
          <w:sz w:val="24"/>
          <w:szCs w:val="24"/>
          <w:lang w:val="en-GB"/>
          <w:rPrChange w:id="3205" w:author="Alexandre Miguel Kaizeler Guedes Da Silva Afonso" w:date="2026-07-27T16:55:00Z" w16du:dateUtc="2026-07-27T15:55:00Z">
            <w:rPr>
              <w:rFonts w:ascii="Arial" w:hAnsi="Arial" w:cs="Arial"/>
              <w:sz w:val="24"/>
              <w:szCs w:val="24"/>
            </w:rPr>
          </w:rPrChange>
        </w:rPr>
        <w:t>)</w:t>
      </w:r>
      <w:r w:rsidR="00B442C3" w:rsidRPr="00B475D4">
        <w:rPr>
          <w:rFonts w:ascii="Arial" w:hAnsi="Arial" w:cs="Arial"/>
          <w:sz w:val="24"/>
          <w:szCs w:val="24"/>
          <w:lang w:val="en-GB"/>
          <w:rPrChange w:id="3206" w:author="Alexandre Miguel Kaizeler Guedes Da Silva Afonso" w:date="2026-07-27T16:55:00Z" w16du:dateUtc="2026-07-27T15:55:00Z">
            <w:rPr>
              <w:rFonts w:ascii="Arial" w:hAnsi="Arial" w:cs="Arial"/>
              <w:sz w:val="24"/>
              <w:szCs w:val="24"/>
            </w:rPr>
          </w:rPrChange>
        </w:rPr>
        <w:t xml:space="preserve"> </w:t>
      </w:r>
      <w:r w:rsidR="00C50331" w:rsidRPr="00B475D4">
        <w:rPr>
          <w:rFonts w:ascii="Arial" w:hAnsi="Arial" w:cs="Arial"/>
          <w:sz w:val="24"/>
          <w:szCs w:val="24"/>
          <w:lang w:val="en-GB"/>
          <w:rPrChange w:id="3207" w:author="Alexandre Miguel Kaizeler Guedes Da Silva Afonso" w:date="2026-07-27T16:55:00Z" w16du:dateUtc="2026-07-27T15:55:00Z">
            <w:rPr>
              <w:rFonts w:ascii="Arial" w:hAnsi="Arial" w:cs="Arial"/>
              <w:sz w:val="24"/>
              <w:szCs w:val="24"/>
            </w:rPr>
          </w:rPrChange>
        </w:rPr>
        <w:t>following TIA1 knockdown</w:t>
      </w:r>
      <w:r w:rsidR="00AD784C" w:rsidRPr="00B475D4">
        <w:rPr>
          <w:rFonts w:ascii="Arial" w:hAnsi="Arial" w:cs="Arial"/>
          <w:sz w:val="24"/>
          <w:szCs w:val="24"/>
          <w:lang w:val="en-GB"/>
          <w:rPrChange w:id="3208"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3209" w:author="Alexandre Miguel Kaizeler Guedes Da Silva Afonso" w:date="2026-07-27T16:55:00Z" w16du:dateUtc="2026-07-27T15:55:00Z">
            <w:rPr>
              <w:rFonts w:ascii="Arial" w:hAnsi="Arial" w:cs="Arial"/>
              <w:sz w:val="24"/>
              <w:szCs w:val="24"/>
            </w:rPr>
          </w:rPrChange>
        </w:rPr>
        <w:instrText xml:space="preserve"> ADDIN ZOTERO_ITEM CSL_CITATION {"citationID":"9CMl0G5R","properties":{"formattedCitation":"\\super 70,71\\nosupersub{}","plainCitation":"70,71","noteIndex":0},"citationItems":[{"id":"jCcWpdK2/NsNXVhc7","uris":["http://zotero.org/users/local/1p9EH8ax/items/FMNNJD3N"],"itemData":{"id":"xGq6HyRA/A5jbbBVp","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Consortium"}],"issued":{"date-parts":[["2012",9]]}}},{"id":"jCcWpdK2/TGAzYdxK","uris":["http://zotero.org/users/local/1p9EH8ax/items/FNGV5UVZ"],"itemData":{"id":"xGq6HyRA/DYQdPmdc","type":"article-journal","abstract":"Abstract\n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AD784C" w:rsidRPr="00B475D4">
        <w:rPr>
          <w:rFonts w:ascii="Arial" w:hAnsi="Arial" w:cs="Arial"/>
          <w:sz w:val="24"/>
          <w:szCs w:val="24"/>
          <w:lang w:val="en-GB"/>
          <w:rPrChange w:id="3210"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3211" w:author="Alexandre Miguel Kaizeler Guedes Da Silva Afonso" w:date="2026-07-27T16:55:00Z" w16du:dateUtc="2026-07-27T15:55:00Z">
            <w:rPr>
              <w:rFonts w:ascii="Arial" w:hAnsi="Arial" w:cs="Arial"/>
              <w:kern w:val="0"/>
              <w:sz w:val="24"/>
              <w:vertAlign w:val="superscript"/>
            </w:rPr>
          </w:rPrChange>
        </w:rPr>
        <w:t>70,71</w:t>
      </w:r>
      <w:r w:rsidR="00AD784C" w:rsidRPr="00B475D4">
        <w:rPr>
          <w:rFonts w:ascii="Arial" w:hAnsi="Arial" w:cs="Arial"/>
          <w:sz w:val="24"/>
          <w:szCs w:val="24"/>
          <w:lang w:val="en-GB"/>
          <w:rPrChange w:id="3212" w:author="Alexandre Miguel Kaizeler Guedes Da Silva Afonso" w:date="2026-07-27T16:55:00Z" w16du:dateUtc="2026-07-27T15:55:00Z">
            <w:rPr>
              <w:rFonts w:ascii="Arial" w:hAnsi="Arial" w:cs="Arial"/>
              <w:sz w:val="24"/>
              <w:szCs w:val="24"/>
            </w:rPr>
          </w:rPrChange>
        </w:rPr>
        <w:fldChar w:fldCharType="end"/>
      </w:r>
      <w:r w:rsidR="00C50331" w:rsidRPr="00B475D4">
        <w:rPr>
          <w:rFonts w:ascii="Arial" w:hAnsi="Arial" w:cs="Arial"/>
          <w:sz w:val="24"/>
          <w:szCs w:val="24"/>
          <w:lang w:val="en-GB"/>
          <w:rPrChange w:id="3213" w:author="Alexandre Miguel Kaizeler Guedes Da Silva Afonso" w:date="2026-07-27T16:55:00Z" w16du:dateUtc="2026-07-27T15:55:00Z">
            <w:rPr>
              <w:rFonts w:ascii="Arial" w:hAnsi="Arial" w:cs="Arial"/>
              <w:sz w:val="24"/>
              <w:szCs w:val="24"/>
            </w:rPr>
          </w:rPrChange>
        </w:rPr>
        <w:t xml:space="preserve"> </w:t>
      </w:r>
      <w:r w:rsidR="00AF75BE" w:rsidRPr="00B475D4">
        <w:rPr>
          <w:rFonts w:ascii="Arial" w:hAnsi="Arial" w:cs="Arial"/>
          <w:sz w:val="24"/>
          <w:szCs w:val="24"/>
          <w:lang w:val="en-GB"/>
          <w:rPrChange w:id="3214" w:author="Alexandre Miguel Kaizeler Guedes Da Silva Afonso" w:date="2026-07-27T16:55:00Z" w16du:dateUtc="2026-07-27T15:55:00Z">
            <w:rPr>
              <w:rFonts w:ascii="Arial" w:hAnsi="Arial" w:cs="Arial"/>
              <w:sz w:val="24"/>
              <w:szCs w:val="24"/>
            </w:rPr>
          </w:rPrChange>
        </w:rPr>
        <w:t>did not reproduce</w:t>
      </w:r>
      <w:r w:rsidR="00C50331" w:rsidRPr="00B475D4">
        <w:rPr>
          <w:rFonts w:ascii="Arial" w:hAnsi="Arial" w:cs="Arial"/>
          <w:sz w:val="24"/>
          <w:szCs w:val="24"/>
          <w:lang w:val="en-GB"/>
          <w:rPrChange w:id="3215" w:author="Alexandre Miguel Kaizeler Guedes Da Silva Afonso" w:date="2026-07-27T16:55:00Z" w16du:dateUtc="2026-07-27T15:55:00Z">
            <w:rPr>
              <w:rFonts w:ascii="Arial" w:hAnsi="Arial" w:cs="Arial"/>
              <w:sz w:val="24"/>
              <w:szCs w:val="24"/>
            </w:rPr>
          </w:rPrChange>
        </w:rPr>
        <w:t xml:space="preserve"> </w:t>
      </w:r>
      <w:r w:rsidR="00B442C3" w:rsidRPr="00B475D4">
        <w:rPr>
          <w:rFonts w:ascii="Arial" w:hAnsi="Arial" w:cs="Arial"/>
          <w:sz w:val="24"/>
          <w:szCs w:val="24"/>
          <w:lang w:val="en-GB"/>
          <w:rPrChange w:id="3216" w:author="Alexandre Miguel Kaizeler Guedes Da Silva Afonso" w:date="2026-07-27T16:55:00Z" w16du:dateUtc="2026-07-27T15:55:00Z">
            <w:rPr>
              <w:rFonts w:ascii="Arial" w:hAnsi="Arial" w:cs="Arial"/>
              <w:sz w:val="24"/>
              <w:szCs w:val="24"/>
            </w:rPr>
          </w:rPrChange>
        </w:rPr>
        <w:t xml:space="preserve">the </w:t>
      </w:r>
      <w:r w:rsidR="00B64FDB" w:rsidRPr="00B475D4">
        <w:rPr>
          <w:rFonts w:ascii="Arial" w:hAnsi="Arial" w:cs="Arial"/>
          <w:sz w:val="24"/>
          <w:szCs w:val="24"/>
          <w:lang w:val="en-GB"/>
          <w:rPrChange w:id="3217" w:author="Alexandre Miguel Kaizeler Guedes Da Silva Afonso" w:date="2026-07-27T16:55:00Z" w16du:dateUtc="2026-07-27T15:55:00Z">
            <w:rPr>
              <w:rFonts w:ascii="Arial" w:hAnsi="Arial" w:cs="Arial"/>
              <w:sz w:val="24"/>
              <w:szCs w:val="24"/>
            </w:rPr>
          </w:rPrChange>
        </w:rPr>
        <w:t>differences observed upon SG-assembly in U2-OS and A549 treated with dsRNA</w:t>
      </w:r>
      <w:r w:rsidR="00B64FDB" w:rsidRPr="00B475D4">
        <w:rPr>
          <w:rFonts w:ascii="Arial" w:hAnsi="Arial" w:cs="Arial"/>
          <w:sz w:val="24"/>
          <w:szCs w:val="24"/>
          <w:lang w:val="en-GB"/>
          <w:rPrChange w:id="3218"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3219" w:author="Alexandre Miguel Kaizeler Guedes Da Silva Afonso" w:date="2026-07-27T16:55:00Z" w16du:dateUtc="2026-07-27T15:55:00Z">
            <w:rPr>
              <w:rFonts w:ascii="Arial" w:hAnsi="Arial" w:cs="Arial"/>
              <w:sz w:val="24"/>
              <w:szCs w:val="24"/>
            </w:rPr>
          </w:rPrChange>
        </w:rPr>
        <w:instrText xml:space="preserve"> ADDIN ZOTERO_ITEM CSL_CITATION {"citationID":"oKD7qJTG","properties":{"formattedCitation":"\\super 7\\nosupersub{}","plainCitation":"7","noteIndex":0},"citationItems":[{"id":"jCcWpdK2/HrDB2KSB","uris":["http://zotero.org/users/local/1p9EH8ax/items/BR3BXXDM"],"itemData":{"id":"xGq6HyRA/mLUjuwY6","type":"article-journal","container-title":"Molecular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64FDB" w:rsidRPr="00B475D4">
        <w:rPr>
          <w:rFonts w:ascii="Arial" w:hAnsi="Arial" w:cs="Arial"/>
          <w:sz w:val="24"/>
          <w:szCs w:val="24"/>
          <w:lang w:val="en-GB"/>
          <w:rPrChange w:id="3220" w:author="Alexandre Miguel Kaizeler Guedes Da Silva Afonso" w:date="2026-07-27T16:55:00Z" w16du:dateUtc="2026-07-27T15:55:00Z">
            <w:rPr>
              <w:rFonts w:ascii="Arial" w:hAnsi="Arial" w:cs="Arial"/>
              <w:sz w:val="24"/>
              <w:szCs w:val="24"/>
            </w:rPr>
          </w:rPrChange>
        </w:rPr>
        <w:fldChar w:fldCharType="separate"/>
      </w:r>
      <w:r w:rsidR="00B64FDB" w:rsidRPr="00B475D4">
        <w:rPr>
          <w:rFonts w:ascii="Arial" w:hAnsi="Arial" w:cs="Arial"/>
          <w:kern w:val="0"/>
          <w:sz w:val="24"/>
          <w:szCs w:val="24"/>
          <w:vertAlign w:val="superscript"/>
          <w:lang w:val="en-GB"/>
          <w:rPrChange w:id="3221" w:author="Alexandre Miguel Kaizeler Guedes Da Silva Afonso" w:date="2026-07-27T16:55:00Z" w16du:dateUtc="2026-07-27T15:55:00Z">
            <w:rPr>
              <w:rFonts w:ascii="Arial" w:hAnsi="Arial" w:cs="Arial"/>
              <w:kern w:val="0"/>
              <w:sz w:val="24"/>
              <w:szCs w:val="24"/>
              <w:vertAlign w:val="superscript"/>
            </w:rPr>
          </w:rPrChange>
        </w:rPr>
        <w:t>7</w:t>
      </w:r>
      <w:r w:rsidR="00B64FDB" w:rsidRPr="00B475D4">
        <w:rPr>
          <w:rFonts w:ascii="Arial" w:hAnsi="Arial" w:cs="Arial"/>
          <w:sz w:val="24"/>
          <w:szCs w:val="24"/>
          <w:lang w:val="en-GB"/>
          <w:rPrChange w:id="3222" w:author="Alexandre Miguel Kaizeler Guedes Da Silva Afonso" w:date="2026-07-27T16:55:00Z" w16du:dateUtc="2026-07-27T15:55:00Z">
            <w:rPr>
              <w:rFonts w:ascii="Arial" w:hAnsi="Arial" w:cs="Arial"/>
              <w:sz w:val="24"/>
              <w:szCs w:val="24"/>
            </w:rPr>
          </w:rPrChange>
        </w:rPr>
        <w:fldChar w:fldCharType="end"/>
      </w:r>
      <w:r w:rsidR="00B64FDB" w:rsidRPr="00B475D4">
        <w:rPr>
          <w:rFonts w:ascii="Arial" w:hAnsi="Arial" w:cs="Arial"/>
          <w:sz w:val="24"/>
          <w:szCs w:val="24"/>
          <w:lang w:val="en-GB"/>
          <w:rPrChange w:id="3223" w:author="Alexandre Miguel Kaizeler Guedes Da Silva Afonso" w:date="2026-07-27T16:55:00Z" w16du:dateUtc="2026-07-27T15:55:00Z">
            <w:rPr>
              <w:rFonts w:ascii="Arial" w:hAnsi="Arial" w:cs="Arial"/>
              <w:sz w:val="24"/>
              <w:szCs w:val="24"/>
            </w:rPr>
          </w:rPrChange>
        </w:rPr>
        <w:t>.</w:t>
      </w:r>
      <w:r w:rsidR="00C50331" w:rsidRPr="00B475D4">
        <w:rPr>
          <w:rFonts w:ascii="Arial" w:hAnsi="Arial" w:cs="Arial"/>
          <w:sz w:val="24"/>
          <w:szCs w:val="24"/>
          <w:lang w:val="en-GB"/>
          <w:rPrChange w:id="3224" w:author="Alexandre Miguel Kaizeler Guedes Da Silva Afonso" w:date="2026-07-27T16:55:00Z" w16du:dateUtc="2026-07-27T15:55:00Z">
            <w:rPr>
              <w:rFonts w:ascii="Arial" w:hAnsi="Arial" w:cs="Arial"/>
              <w:sz w:val="24"/>
              <w:szCs w:val="24"/>
            </w:rPr>
          </w:rPrChange>
        </w:rPr>
        <w:t xml:space="preserve"> </w:t>
      </w:r>
      <w:r w:rsidR="00856307" w:rsidRPr="00B475D4">
        <w:rPr>
          <w:rFonts w:ascii="Arial" w:hAnsi="Arial" w:cs="Arial"/>
          <w:sz w:val="24"/>
          <w:szCs w:val="24"/>
          <w:lang w:val="en-GB"/>
          <w:rPrChange w:id="3225" w:author="Alexandre Miguel Kaizeler Guedes Da Silva Afonso" w:date="2026-07-27T16:55:00Z" w16du:dateUtc="2026-07-27T15:55:00Z">
            <w:rPr>
              <w:rFonts w:ascii="Arial" w:hAnsi="Arial" w:cs="Arial"/>
              <w:sz w:val="24"/>
              <w:szCs w:val="24"/>
            </w:rPr>
          </w:rPrChange>
        </w:rPr>
        <w:t>TIA1 sequestration is therefore unlikely to fully explain the anti-inflammatory phenotype associated with SG assembly.</w:t>
      </w:r>
    </w:p>
    <w:p w14:paraId="6CD90E18" w14:textId="22CF7DBC" w:rsidR="00E9270E" w:rsidRPr="00B475D4" w:rsidRDefault="00E9270E" w:rsidP="00E9270E">
      <w:pPr>
        <w:pStyle w:val="Ttulo2"/>
        <w:rPr>
          <w:lang w:val="en-GB"/>
          <w:rPrChange w:id="3226" w:author="Alexandre Miguel Kaizeler Guedes Da Silva Afonso" w:date="2026-07-27T16:55:00Z" w16du:dateUtc="2026-07-27T15:55:00Z">
            <w:rPr/>
          </w:rPrChange>
        </w:rPr>
      </w:pPr>
      <w:r w:rsidRPr="00B475D4">
        <w:rPr>
          <w:lang w:val="en-GB"/>
          <w:rPrChange w:id="3227" w:author="Alexandre Miguel Kaizeler Guedes Da Silva Afonso" w:date="2026-07-27T16:55:00Z" w16du:dateUtc="2026-07-27T15:55:00Z">
            <w:rPr/>
          </w:rPrChange>
        </w:rPr>
        <w:t xml:space="preserve">Proposed links between </w:t>
      </w:r>
      <w:r w:rsidR="00984445" w:rsidRPr="00B475D4">
        <w:rPr>
          <w:lang w:val="en-GB"/>
          <w:rPrChange w:id="3228" w:author="Alexandre Miguel Kaizeler Guedes Da Silva Afonso" w:date="2026-07-27T16:55:00Z" w16du:dateUtc="2026-07-27T15:55:00Z">
            <w:rPr/>
          </w:rPrChange>
        </w:rPr>
        <w:t>SGs</w:t>
      </w:r>
      <w:r w:rsidRPr="00B475D4">
        <w:rPr>
          <w:lang w:val="en-GB"/>
          <w:rPrChange w:id="3229" w:author="Alexandre Miguel Kaizeler Guedes Da Silva Afonso" w:date="2026-07-27T16:55:00Z" w16du:dateUtc="2026-07-27T15:55:00Z">
            <w:rPr/>
          </w:rPrChange>
        </w:rPr>
        <w:t xml:space="preserve"> and cancer may reflect indirect mechanisms</w:t>
      </w:r>
    </w:p>
    <w:p w14:paraId="76E88EBF" w14:textId="4402E20D" w:rsidR="0040650B" w:rsidRPr="00B475D4" w:rsidRDefault="008C2F52" w:rsidP="00533F41">
      <w:pPr>
        <w:jc w:val="both"/>
        <w:rPr>
          <w:rFonts w:ascii="Arial" w:hAnsi="Arial" w:cs="Arial"/>
          <w:sz w:val="24"/>
          <w:szCs w:val="24"/>
          <w:lang w:val="en-GB"/>
          <w:rPrChange w:id="323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3231" w:author="Alexandre Miguel Kaizeler Guedes Da Silva Afonso" w:date="2026-07-27T16:55:00Z" w16du:dateUtc="2026-07-27T15:55:00Z">
            <w:rPr>
              <w:rFonts w:ascii="Arial" w:hAnsi="Arial" w:cs="Arial"/>
              <w:sz w:val="24"/>
              <w:szCs w:val="24"/>
            </w:rPr>
          </w:rPrChange>
        </w:rPr>
        <w:t>Given the established link between inflammation and cancer</w:t>
      </w:r>
      <w:r w:rsidR="000E49D6" w:rsidRPr="00B475D4">
        <w:rPr>
          <w:rFonts w:ascii="Arial" w:hAnsi="Arial" w:cs="Arial"/>
          <w:sz w:val="24"/>
          <w:szCs w:val="24"/>
          <w:lang w:val="en-GB"/>
          <w:rPrChange w:id="3232"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3233" w:author="Alexandre Miguel Kaizeler Guedes Da Silva Afonso" w:date="2026-07-27T16:55:00Z" w16du:dateUtc="2026-07-27T15:55:00Z">
            <w:rPr>
              <w:rFonts w:ascii="Arial" w:hAnsi="Arial" w:cs="Arial"/>
              <w:sz w:val="24"/>
              <w:szCs w:val="24"/>
            </w:rPr>
          </w:rPrChange>
        </w:rPr>
        <w:instrText xml:space="preserve"> ADDIN ZOTERO_ITEM CSL_CITATION {"citationID":"aXarnJvh","properties":{"formattedCitation":"\\super 78\\nosupersub{}","plainCitation":"78","noteIndex":0},"citationItems":[{"id":"jCcWpdK2/Y9NAucpa","uris":["http://zotero.org/users/local/1p9EH8ax/items/ZYK56KXR"],"itemData":{"id":144,"type":"article-journal","abstract":"Abstract\n            Cancer development and its response to therapy are regulated by inflammation, which either promotes or suppresses tumor progression, potentially displaying opposing effects on therapeutic outcomes. Chronic inflammation facilitates tumor progression and treatment resistance, whereas induction of acute inflammatory reactions often stimulates the maturation of dendritic cells (DCs) and antigen presentation, leading to anti-tumor immune responses. In addition, multiple signaling pathways, such as nuclear factor kappa B (NF-kB), Janus kinase/signal transducers and activators of transcription (JAK-STAT), toll-like receptor (TLR) pathways, cGAS/STING, and mitogen-activated protein kinase (MAPK); inflammatory factors, including cytokines (e.g., interleukin (IL), interferon (IFN), and tumor necrosis factor (TNF)-α), chemokines (e.g., C-C motif chemokine ligands (CCLs) and C-X-C motif chemokine ligands (CXCLs)), growth factors (e.g., vascular endothelial growth factor (VEGF), transforming growth factor (TGF)-β), and inflammasome; as well as inflammatory metabolites including prostaglandins, leukotrienes, thromboxane, and specialized proresolving mediators (SPM), have been identified as pivotal regulators of the initiation and resolution of inflammation. Nowadays, local irradiation, recombinant cytokines, neutralizing antibodies, small-molecule inhibitors, DC vaccines, oncolytic viruses, TLR agonists, and SPM have been developed to specifically modulate inflammation in cancer therapy, with some of these factors already undergoing clinical trials. Herein, we discuss the initiation and resolution of inflammation, the crosstalk between tumor development and inflammatory processes. We also highlight potential targets for harnessing inflammation in the treatment of cancer.","container-title":"Signal Transduction and Targeted Therapy","DOI":"10.1038/s41392-021-00658-5","ISSN":"2059-3635","issue":"1","journalAbbreviation":"Sig Transduct Target Ther","language":"en","page":"263","source":"DOI.org (Crossref)","title":"Inflammation and tumor progression: signaling pathways and targeted intervention","title-short":"Inflammation and tumor progression","volume":"6","author":[{"family":"Zhao","given":"Huakan"},{"family":"Wu","given":"Lei"},{"family":"Yan","given":"Guifang"},{"family":"Chen","given":"Yu"},{"family":"Zhou","given":"Mingyue"},{"family":"Wu","given":"Yongzhong"},{"family":"Li","given":"Yongsheng"}],"issued":{"date-parts":[["2021",7,12]]}}}],"schema":"https://github.com/citation-style-language/schema/raw/master/csl-citation.json"} </w:instrText>
      </w:r>
      <w:r w:rsidR="000E49D6" w:rsidRPr="00B475D4">
        <w:rPr>
          <w:rFonts w:ascii="Arial" w:hAnsi="Arial" w:cs="Arial"/>
          <w:sz w:val="24"/>
          <w:szCs w:val="24"/>
          <w:lang w:val="en-GB"/>
          <w:rPrChange w:id="3234"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3235" w:author="Alexandre Miguel Kaizeler Guedes Da Silva Afonso" w:date="2026-07-27T16:55:00Z" w16du:dateUtc="2026-07-27T15:55:00Z">
            <w:rPr>
              <w:rFonts w:ascii="Arial" w:hAnsi="Arial" w:cs="Arial"/>
              <w:kern w:val="0"/>
              <w:sz w:val="24"/>
              <w:vertAlign w:val="superscript"/>
            </w:rPr>
          </w:rPrChange>
        </w:rPr>
        <w:t>78</w:t>
      </w:r>
      <w:r w:rsidR="000E49D6" w:rsidRPr="00B475D4">
        <w:rPr>
          <w:rFonts w:ascii="Arial" w:hAnsi="Arial" w:cs="Arial"/>
          <w:sz w:val="24"/>
          <w:szCs w:val="24"/>
          <w:lang w:val="en-GB"/>
          <w:rPrChange w:id="3236"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3237" w:author="Alexandre Miguel Kaizeler Guedes Da Silva Afonso" w:date="2026-07-27T16:55:00Z" w16du:dateUtc="2026-07-27T15:55:00Z">
            <w:rPr>
              <w:rFonts w:ascii="Arial" w:hAnsi="Arial" w:cs="Arial"/>
              <w:sz w:val="24"/>
              <w:szCs w:val="24"/>
            </w:rPr>
          </w:rPrChange>
        </w:rPr>
        <w:t>,</w:t>
      </w:r>
      <w:r w:rsidRPr="00B475D4">
        <w:rPr>
          <w:lang w:val="en-GB"/>
          <w:rPrChange w:id="3238" w:author="Alexandre Miguel Kaizeler Guedes Da Silva Afonso" w:date="2026-07-27T16:55:00Z" w16du:dateUtc="2026-07-27T15:55:00Z">
            <w:rPr/>
          </w:rPrChange>
        </w:rPr>
        <w:t xml:space="preserve"> </w:t>
      </w:r>
      <w:r w:rsidR="001614EE" w:rsidRPr="00B475D4">
        <w:rPr>
          <w:rFonts w:ascii="Arial" w:hAnsi="Arial" w:cs="Arial"/>
          <w:sz w:val="24"/>
          <w:szCs w:val="24"/>
          <w:lang w:val="en-GB"/>
          <w:rPrChange w:id="3239" w:author="Alexandre Miguel Kaizeler Guedes Da Silva Afonso" w:date="2026-07-27T16:55:00Z" w16du:dateUtc="2026-07-27T15:55:00Z">
            <w:rPr>
              <w:rFonts w:ascii="Arial" w:hAnsi="Arial" w:cs="Arial"/>
              <w:sz w:val="24"/>
              <w:szCs w:val="24"/>
            </w:rPr>
          </w:rPrChange>
        </w:rPr>
        <w:t>SGs’</w:t>
      </w:r>
      <w:r w:rsidRPr="00B475D4">
        <w:rPr>
          <w:rFonts w:ascii="Arial" w:hAnsi="Arial" w:cs="Arial"/>
          <w:sz w:val="24"/>
          <w:szCs w:val="24"/>
          <w:lang w:val="en-GB"/>
          <w:rPrChange w:id="3240" w:author="Alexandre Miguel Kaizeler Guedes Da Silva Afonso" w:date="2026-07-27T16:55:00Z" w16du:dateUtc="2026-07-27T15:55:00Z">
            <w:rPr>
              <w:rFonts w:ascii="Arial" w:hAnsi="Arial" w:cs="Arial"/>
              <w:sz w:val="24"/>
              <w:szCs w:val="24"/>
            </w:rPr>
          </w:rPrChange>
        </w:rPr>
        <w:t xml:space="preserve"> involvement in inflammatory regulation may help explain this association. </w:t>
      </w:r>
      <w:r w:rsidR="00950F3E" w:rsidRPr="00B475D4">
        <w:rPr>
          <w:rFonts w:ascii="Arial" w:hAnsi="Arial" w:cs="Arial"/>
          <w:sz w:val="24"/>
          <w:szCs w:val="24"/>
          <w:lang w:val="en-GB"/>
          <w:rPrChange w:id="3241" w:author="Alexandre Miguel Kaizeler Guedes Da Silva Afonso" w:date="2026-07-27T16:55:00Z" w16du:dateUtc="2026-07-27T15:55:00Z">
            <w:rPr>
              <w:rFonts w:ascii="Arial" w:hAnsi="Arial" w:cs="Arial"/>
              <w:sz w:val="24"/>
              <w:szCs w:val="24"/>
            </w:rPr>
          </w:rPrChange>
        </w:rPr>
        <w:t xml:space="preserve">Namely, </w:t>
      </w:r>
      <w:r w:rsidRPr="00B475D4">
        <w:rPr>
          <w:rFonts w:ascii="Arial" w:hAnsi="Arial" w:cs="Arial"/>
          <w:sz w:val="24"/>
          <w:szCs w:val="24"/>
          <w:lang w:val="en-GB"/>
          <w:rPrChange w:id="3242" w:author="Alexandre Miguel Kaizeler Guedes Da Silva Afonso" w:date="2026-07-27T16:55:00Z" w16du:dateUtc="2026-07-27T15:55:00Z">
            <w:rPr>
              <w:rFonts w:ascii="Arial" w:hAnsi="Arial" w:cs="Arial"/>
              <w:sz w:val="24"/>
              <w:szCs w:val="24"/>
            </w:rPr>
          </w:rPrChange>
        </w:rPr>
        <w:t>SGs have been reported to enhance the metastatic potential of sarcoma cells</w:t>
      </w:r>
      <w:r w:rsidR="006605DA" w:rsidRPr="00B475D4">
        <w:rPr>
          <w:rFonts w:ascii="Arial" w:hAnsi="Arial" w:cs="Arial"/>
          <w:sz w:val="24"/>
          <w:szCs w:val="24"/>
          <w:lang w:val="en-GB"/>
          <w:rPrChange w:id="3243"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hint="eastAsia"/>
          <w:sz w:val="24"/>
          <w:szCs w:val="24"/>
          <w:lang w:val="en-GB"/>
          <w:rPrChange w:id="3244" w:author="Alexandre Miguel Kaizeler Guedes Da Silva Afonso" w:date="2026-07-27T16:55:00Z" w16du:dateUtc="2026-07-27T15:55:00Z">
            <w:rPr>
              <w:rFonts w:ascii="Arial" w:hAnsi="Arial" w:cs="Arial" w:hint="eastAsia"/>
              <w:sz w:val="24"/>
              <w:szCs w:val="24"/>
            </w:rPr>
          </w:rPrChange>
        </w:rPr>
        <w:instrText xml:space="preserve"> ADDIN ZOTERO_ITEM CSL_CITATION {"citationID":"Gvxz8FQ3","properties":{"formattedCitation":"\\super 27\\nosupersub{}","plainCitation":"27","noteIndex":0},"citationItems":[{"id":"jCcWpdK2/meklOK0r","uris":["http://zotero.org/users/local/1p9EH8ax/items/EUAG3M4I"],"itemData":{"id":61,"type":"article-journal","abstract":"Under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activates the 5</w:instrText>
      </w:r>
      <w:r w:rsidR="00C37375" w:rsidRPr="00B475D4">
        <w:rPr>
          <w:rFonts w:ascii="Arial" w:hAnsi="Arial" w:cs="Arial" w:hint="eastAsia"/>
          <w:sz w:val="24"/>
          <w:szCs w:val="24"/>
          <w:lang w:val="en-GB"/>
          <w:rPrChange w:id="3245"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3246" w:author="Alexandre Miguel Kaizeler Guedes Da Silva Afonso" w:date="2026-07-27T16:55:00Z" w16du:dateUtc="2026-07-27T15:55:00Z">
            <w:rPr>
              <w:rFonts w:ascii="Arial" w:hAnsi="Arial" w:cs="Arial" w:hint="eastAsia"/>
              <w:sz w:val="24"/>
              <w:szCs w:val="24"/>
            </w:rPr>
          </w:rPrChange>
        </w:rPr>
        <w:instrText xml:space="preserve"> untranslated region (UTR) of G3BP1 mRNAs, thereby controlling the availability of the G3BP1 SG nucleator for SG assembly. YB-1 inactivation in human sarcoma cells dramatically reduces G3BP1 and SG formation 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H."}],"issued":{"date-parts":[["2015",3,30]]}}}],"schema":"https://github.com/citation-style-language/schema/raw/master/csl-citation.json"} </w:instrText>
      </w:r>
      <w:r w:rsidR="006605DA" w:rsidRPr="00B475D4">
        <w:rPr>
          <w:rFonts w:ascii="Arial" w:hAnsi="Arial" w:cs="Arial"/>
          <w:sz w:val="24"/>
          <w:szCs w:val="24"/>
          <w:lang w:val="en-GB"/>
          <w:rPrChange w:id="3247"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3248" w:author="Alexandre Miguel Kaizeler Guedes Da Silva Afonso" w:date="2026-07-27T16:55:00Z" w16du:dateUtc="2026-07-27T15:55:00Z">
            <w:rPr>
              <w:rFonts w:ascii="Arial" w:hAnsi="Arial" w:cs="Arial"/>
              <w:kern w:val="0"/>
              <w:sz w:val="24"/>
              <w:vertAlign w:val="superscript"/>
            </w:rPr>
          </w:rPrChange>
        </w:rPr>
        <w:t>27</w:t>
      </w:r>
      <w:r w:rsidR="006605DA" w:rsidRPr="00B475D4">
        <w:rPr>
          <w:rFonts w:ascii="Arial" w:hAnsi="Arial" w:cs="Arial"/>
          <w:sz w:val="24"/>
          <w:szCs w:val="24"/>
          <w:lang w:val="en-GB"/>
          <w:rPrChange w:id="3249" w:author="Alexandre Miguel Kaizeler Guedes Da Silva Afonso" w:date="2026-07-27T16:55:00Z" w16du:dateUtc="2026-07-27T15:55:00Z">
            <w:rPr>
              <w:rFonts w:ascii="Arial" w:hAnsi="Arial" w:cs="Arial"/>
              <w:sz w:val="24"/>
              <w:szCs w:val="24"/>
            </w:rPr>
          </w:rPrChange>
        </w:rPr>
        <w:fldChar w:fldCharType="end"/>
      </w:r>
      <w:r w:rsidR="00950F3E" w:rsidRPr="00B475D4">
        <w:rPr>
          <w:rFonts w:ascii="Arial" w:hAnsi="Arial" w:cs="Arial"/>
          <w:sz w:val="24"/>
          <w:szCs w:val="24"/>
          <w:lang w:val="en-GB"/>
          <w:rPrChange w:id="3250" w:author="Alexandre Miguel Kaizeler Guedes Da Silva Afonso" w:date="2026-07-27T16:55:00Z" w16du:dateUtc="2026-07-27T15:55:00Z">
            <w:rPr>
              <w:rFonts w:ascii="Arial" w:hAnsi="Arial" w:cs="Arial"/>
              <w:sz w:val="24"/>
              <w:szCs w:val="24"/>
            </w:rPr>
          </w:rPrChange>
        </w:rPr>
        <w:t>,</w:t>
      </w:r>
      <w:r w:rsidR="0040650B" w:rsidRPr="00B475D4">
        <w:rPr>
          <w:rFonts w:ascii="Arial" w:hAnsi="Arial" w:cs="Arial"/>
          <w:sz w:val="24"/>
          <w:szCs w:val="24"/>
          <w:lang w:val="en-GB"/>
          <w:rPrChange w:id="3251"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3252" w:author="Alexandre Miguel Kaizeler Guedes Da Silva Afonso" w:date="2026-07-27T16:55:00Z" w16du:dateUtc="2026-07-27T15:55:00Z">
            <w:rPr>
              <w:rFonts w:ascii="Arial" w:hAnsi="Arial" w:cs="Arial"/>
              <w:sz w:val="24"/>
              <w:szCs w:val="24"/>
            </w:rPr>
          </w:rPrChange>
        </w:rPr>
        <w:t>based on comparisons between SG</w:t>
      </w:r>
      <w:r w:rsidR="00082649" w:rsidRPr="00B475D4">
        <w:rPr>
          <w:rFonts w:ascii="Arial" w:hAnsi="Arial" w:cs="Arial"/>
          <w:sz w:val="24"/>
          <w:szCs w:val="24"/>
          <w:lang w:val="en-GB"/>
          <w:rPrChange w:id="3253"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3254" w:author="Alexandre Miguel Kaizeler Guedes Da Silva Afonso" w:date="2026-07-27T16:55:00Z" w16du:dateUtc="2026-07-27T15:55:00Z">
            <w:rPr>
              <w:rFonts w:ascii="Arial" w:hAnsi="Arial" w:cs="Arial"/>
              <w:sz w:val="24"/>
              <w:szCs w:val="24"/>
            </w:rPr>
          </w:rPrChange>
        </w:rPr>
        <w:t>competent and SG</w:t>
      </w:r>
      <w:r w:rsidR="00082649" w:rsidRPr="00B475D4">
        <w:rPr>
          <w:rFonts w:ascii="Arial" w:hAnsi="Arial" w:cs="Arial"/>
          <w:sz w:val="24"/>
          <w:szCs w:val="24"/>
          <w:lang w:val="en-GB"/>
          <w:rPrChange w:id="3255"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3256" w:author="Alexandre Miguel Kaizeler Guedes Da Silva Afonso" w:date="2026-07-27T16:55:00Z" w16du:dateUtc="2026-07-27T15:55:00Z">
            <w:rPr>
              <w:rFonts w:ascii="Arial" w:hAnsi="Arial" w:cs="Arial"/>
              <w:sz w:val="24"/>
              <w:szCs w:val="24"/>
            </w:rPr>
          </w:rPrChange>
        </w:rPr>
        <w:t xml:space="preserve">deficient cells. However, SG ablation in these studies was achieved via G3BP1 knockout, a protein with functions beyond SG assembly, which </w:t>
      </w:r>
      <w:r w:rsidRPr="00B475D4">
        <w:rPr>
          <w:rFonts w:ascii="Arial" w:hAnsi="Arial" w:cs="Arial"/>
          <w:sz w:val="24"/>
          <w:szCs w:val="24"/>
          <w:lang w:val="en-GB"/>
          <w:rPrChange w:id="3257" w:author="Alexandre Miguel Kaizeler Guedes Da Silva Afonso" w:date="2026-07-27T16:55:00Z" w16du:dateUtc="2026-07-27T15:55:00Z">
            <w:rPr>
              <w:rFonts w:ascii="Arial" w:hAnsi="Arial" w:cs="Arial"/>
              <w:sz w:val="24"/>
              <w:szCs w:val="24"/>
            </w:rPr>
          </w:rPrChange>
        </w:rPr>
        <w:lastRenderedPageBreak/>
        <w:t>may have influenced the phenotype.</w:t>
      </w:r>
      <w:r w:rsidR="00DB70F5" w:rsidRPr="00B475D4">
        <w:rPr>
          <w:rFonts w:ascii="Arial" w:hAnsi="Arial" w:cs="Arial"/>
          <w:sz w:val="24"/>
          <w:szCs w:val="24"/>
          <w:lang w:val="en-GB"/>
          <w:rPrChange w:id="3258" w:author="Alexandre Miguel Kaizeler Guedes Da Silva Afonso" w:date="2026-07-27T16:55:00Z" w16du:dateUtc="2026-07-27T15:55:00Z">
            <w:rPr>
              <w:rFonts w:ascii="Arial" w:hAnsi="Arial" w:cs="Arial"/>
              <w:sz w:val="24"/>
              <w:szCs w:val="24"/>
            </w:rPr>
          </w:rPrChange>
        </w:rPr>
        <w:t xml:space="preserve"> Recent studies describing SGs as tumor promoting in pancreatic cancer specifically disrupted G3BP1’s domain responsible for SG assembly</w:t>
      </w:r>
      <w:r w:rsidR="00DB70F5" w:rsidRPr="00B475D4">
        <w:rPr>
          <w:rFonts w:ascii="Arial" w:hAnsi="Arial" w:cs="Arial"/>
          <w:sz w:val="24"/>
          <w:szCs w:val="24"/>
          <w:lang w:val="en-GB"/>
          <w:rPrChange w:id="3259"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3260" w:author="Alexandre Miguel Kaizeler Guedes Da Silva Afonso" w:date="2026-07-27T16:55:00Z" w16du:dateUtc="2026-07-27T15:55:00Z">
            <w:rPr>
              <w:rFonts w:ascii="Arial" w:hAnsi="Arial" w:cs="Arial"/>
              <w:sz w:val="24"/>
              <w:szCs w:val="24"/>
            </w:rPr>
          </w:rPrChange>
        </w:rPr>
        <w:instrText xml:space="preserve"> ADDIN ZOTERO_ITEM CSL_CITATION {"citationID":"WkqgDwHM","properties":{"unsorted":false,"formattedCitation":"\\super 79\\nosupersub{}","plainCitation":"79","noteIndex":0},"citationItems":[{"id":828,"uris":["http://zotero.org/users/local/q86rvdj2/items/HCFEUE3Q"],"itemData":{"id":828,"type":"article-journal","abstract":"Abstract\n              Obesity is a global epidemic and a major predisposing factor for cancer. Increasing evidence shows that obesity-associated stress is a key driver of cancer risk and progression. Previous work has identified the phase-separation organelles,</w:instrText>
      </w:r>
      <w:r w:rsidR="0017139D" w:rsidRPr="00B475D4">
        <w:rPr>
          <w:rFonts w:ascii="Tahoma" w:hAnsi="Tahoma" w:cs="Tahoma"/>
          <w:sz w:val="24"/>
          <w:szCs w:val="24"/>
          <w:lang w:val="en-GB"/>
          <w:rPrChange w:id="3261" w:author="Alexandre Miguel Kaizeler Guedes Da Silva Afonso" w:date="2026-07-27T16:55:00Z" w16du:dateUtc="2026-07-27T15:55:00Z">
            <w:rPr>
              <w:rFonts w:ascii="Tahoma" w:hAnsi="Tahoma" w:cs="Tahoma"/>
              <w:sz w:val="24"/>
              <w:szCs w:val="24"/>
            </w:rPr>
          </w:rPrChange>
        </w:rPr>
        <w:instrText>﻿</w:instrText>
      </w:r>
      <w:r w:rsidR="0017139D" w:rsidRPr="00B475D4">
        <w:rPr>
          <w:rFonts w:ascii="Arial" w:hAnsi="Arial" w:cs="Arial"/>
          <w:sz w:val="24"/>
          <w:szCs w:val="24"/>
          <w:lang w:val="en-GB"/>
          <w:rPrChange w:id="3262" w:author="Alexandre Miguel Kaizeler Guedes Da Silva Afonso" w:date="2026-07-27T16:55:00Z" w16du:dateUtc="2026-07-27T15:55:00Z">
            <w:rPr>
              <w:rFonts w:ascii="Arial" w:hAnsi="Arial" w:cs="Arial"/>
              <w:sz w:val="24"/>
              <w:szCs w:val="24"/>
            </w:rPr>
          </w:rPrChange>
        </w:rPr>
        <w:instrText xml:space="preserve"> stress granules (SG), as mutant KRAS–dependent mediators of stress adaptation. However, the dependence of tumorigenesis on these organelles is unknown. Here, we establish a causal link between SGs and pancreatic ductal adenocarcinoma (PDAC). Importantly, we uncover that dependence on SGs is drastically heightened in obesity-associated PDAC. Furthermore, we identify a previously unknown regulator and component of SGs, namely, the serine/arginine protein kinase 2 (SRPK2), as a specific determinant of SG formation in obesity-associated PDAC. We show that SRPK2-mediated SG formation in obesity-associated PDAC is driven by hyperactivation of the IGF1/PI3K/mTOR/S6K1 pathway and that S6K1 inhibition selectively attenuates SGs and impairs obesity-associated PDAC development.\n            \n            \n              Significance:\n              We show that stress adaptation via the phase-separation organelles SGs mediates PDAC development. Moreover, preexisting stress conditions such as obesity are a driving force behind tumor SG dependence, and enhanced SG levels are key determinants and a chemopreventive target for obesity-associated PDAC.\n              This article is highlighted in the In This Issue feature, p. 1825","container-title":"Cancer Discovery","DOI":"10.1158/2159-8290.CD-21-1672","ISSN":"2159-8274, 2159-8290","issue":"8","language":"en","page":"1984-2005","source":"DOI.org (Crossref)","title":"Stress Granules Determine the Development of Obesity-Associated Pancreatic Cancer","volume":"12","author":[{"family":"Fonteneau","given":"Guillaume"},{"family":"Redding","given":"Alexandra"},{"family":"Hoag-Lee","given":"Hannah"},{"family":"Sim","given":"Edward S."},{"family":"Heinrich","given":"Stefan"},{"family":"Gaida","given":"Matthias M."},{"family":"Grabocka","given":"Elda"}],"issued":{"date-parts":[["2022",8,5]]}}}],"schema":"https://github.com/citation-style-language/schema/raw/master/csl-citation.json"} </w:instrText>
      </w:r>
      <w:r w:rsidR="00DB70F5" w:rsidRPr="00B475D4">
        <w:rPr>
          <w:rFonts w:ascii="Arial" w:hAnsi="Arial" w:cs="Arial"/>
          <w:sz w:val="24"/>
          <w:szCs w:val="24"/>
          <w:lang w:val="en-GB"/>
          <w:rPrChange w:id="3263"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3264" w:author="Alexandre Miguel Kaizeler Guedes Da Silva Afonso" w:date="2026-07-27T16:55:00Z" w16du:dateUtc="2026-07-27T15:55:00Z">
            <w:rPr>
              <w:rFonts w:ascii="Arial" w:hAnsi="Arial" w:cs="Arial"/>
              <w:kern w:val="0"/>
              <w:sz w:val="24"/>
              <w:vertAlign w:val="superscript"/>
            </w:rPr>
          </w:rPrChange>
        </w:rPr>
        <w:t>79</w:t>
      </w:r>
      <w:r w:rsidR="00DB70F5" w:rsidRPr="00B475D4">
        <w:rPr>
          <w:rFonts w:ascii="Arial" w:hAnsi="Arial" w:cs="Arial"/>
          <w:sz w:val="24"/>
          <w:szCs w:val="24"/>
          <w:lang w:val="en-GB"/>
          <w:rPrChange w:id="3265" w:author="Alexandre Miguel Kaizeler Guedes Da Silva Afonso" w:date="2026-07-27T16:55:00Z" w16du:dateUtc="2026-07-27T15:55:00Z">
            <w:rPr>
              <w:rFonts w:ascii="Arial" w:hAnsi="Arial" w:cs="Arial"/>
              <w:sz w:val="24"/>
              <w:szCs w:val="24"/>
            </w:rPr>
          </w:rPrChange>
        </w:rPr>
        <w:fldChar w:fldCharType="end"/>
      </w:r>
      <w:r w:rsidR="00DB70F5" w:rsidRPr="00B475D4">
        <w:rPr>
          <w:rFonts w:ascii="Arial" w:hAnsi="Arial" w:cs="Arial"/>
          <w:sz w:val="24"/>
          <w:szCs w:val="24"/>
          <w:lang w:val="en-GB"/>
          <w:rPrChange w:id="3266" w:author="Alexandre Miguel Kaizeler Guedes Da Silva Afonso" w:date="2026-07-27T16:55:00Z" w16du:dateUtc="2026-07-27T15:55:00Z">
            <w:rPr>
              <w:rFonts w:ascii="Arial" w:hAnsi="Arial" w:cs="Arial"/>
              <w:sz w:val="24"/>
              <w:szCs w:val="24"/>
            </w:rPr>
          </w:rPrChange>
        </w:rPr>
        <w:t>, but functions of this domain beyond th</w:t>
      </w:r>
      <w:r w:rsidR="00B662A8" w:rsidRPr="00B475D4">
        <w:rPr>
          <w:rFonts w:ascii="Arial" w:hAnsi="Arial" w:cs="Arial"/>
          <w:sz w:val="24"/>
          <w:szCs w:val="24"/>
          <w:lang w:val="en-GB"/>
          <w:rPrChange w:id="3267" w:author="Alexandre Miguel Kaizeler Guedes Da Silva Afonso" w:date="2026-07-27T16:55:00Z" w16du:dateUtc="2026-07-27T15:55:00Z">
            <w:rPr>
              <w:rFonts w:ascii="Arial" w:hAnsi="Arial" w:cs="Arial"/>
              <w:sz w:val="24"/>
              <w:szCs w:val="24"/>
            </w:rPr>
          </w:rPrChange>
        </w:rPr>
        <w:t>o</w:t>
      </w:r>
      <w:r w:rsidR="00DB70F5" w:rsidRPr="00B475D4">
        <w:rPr>
          <w:rFonts w:ascii="Arial" w:hAnsi="Arial" w:cs="Arial"/>
          <w:sz w:val="24"/>
          <w:szCs w:val="24"/>
          <w:lang w:val="en-GB"/>
          <w:rPrChange w:id="3268" w:author="Alexandre Miguel Kaizeler Guedes Da Silva Afonso" w:date="2026-07-27T16:55:00Z" w16du:dateUtc="2026-07-27T15:55:00Z">
            <w:rPr>
              <w:rFonts w:ascii="Arial" w:hAnsi="Arial" w:cs="Arial"/>
              <w:sz w:val="24"/>
              <w:szCs w:val="24"/>
            </w:rPr>
          </w:rPrChange>
        </w:rPr>
        <w:t>se could similarly affect the phenotype.</w:t>
      </w:r>
      <w:r w:rsidRPr="00B475D4">
        <w:rPr>
          <w:rFonts w:ascii="Arial" w:hAnsi="Arial" w:cs="Arial"/>
          <w:sz w:val="24"/>
          <w:szCs w:val="24"/>
          <w:lang w:val="en-GB"/>
          <w:rPrChange w:id="3269" w:author="Alexandre Miguel Kaizeler Guedes Da Silva Afonso" w:date="2026-07-27T16:55:00Z" w16du:dateUtc="2026-07-27T15:55:00Z">
            <w:rPr>
              <w:rFonts w:ascii="Arial" w:hAnsi="Arial" w:cs="Arial"/>
              <w:sz w:val="24"/>
              <w:szCs w:val="24"/>
            </w:rPr>
          </w:rPrChange>
        </w:rPr>
        <w:t xml:space="preserve"> Moreover, G3BP1 knockout cells can still form SGs under certain stressors, such as hyperosmotic stress</w:t>
      </w:r>
      <w:r w:rsidR="006605DA" w:rsidRPr="00B475D4">
        <w:rPr>
          <w:rFonts w:ascii="Arial" w:hAnsi="Arial" w:cs="Arial"/>
          <w:sz w:val="24"/>
          <w:szCs w:val="24"/>
          <w:lang w:val="en-GB"/>
          <w:rPrChange w:id="3270"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3271" w:author="Alexandre Miguel Kaizeler Guedes Da Silva Afonso" w:date="2026-07-27T16:55:00Z" w16du:dateUtc="2026-07-27T15:55:00Z">
            <w:rPr>
              <w:rFonts w:ascii="Arial" w:hAnsi="Arial" w:cs="Arial"/>
              <w:sz w:val="24"/>
              <w:szCs w:val="24"/>
            </w:rPr>
          </w:rPrChange>
        </w:rPr>
        <w:instrText xml:space="preserve"> ADDIN ZOTERO_ITEM CSL_CITATION {"citationID":"SrsfcMWv","properties":{"formattedCitation":"\\super 49\\nosupersub{}","plainCitation":"49","noteIndex":0},"citationItems":[{"id":"jCcWpdK2/gtr3E7QR","uris":["http://zotero.org/users/local/1p9EH8ax/items/JRJEKK4Q"],"itemData":{"id":93,"type":"article-journal","abstract":"Stress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006605DA" w:rsidRPr="00B475D4">
        <w:rPr>
          <w:rFonts w:ascii="Arial" w:hAnsi="Arial" w:cs="Arial"/>
          <w:sz w:val="24"/>
          <w:szCs w:val="24"/>
          <w:lang w:val="en-GB"/>
          <w:rPrChange w:id="3272"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3273" w:author="Alexandre Miguel Kaizeler Guedes Da Silva Afonso" w:date="2026-07-27T16:55:00Z" w16du:dateUtc="2026-07-27T15:55:00Z">
            <w:rPr>
              <w:rFonts w:ascii="Arial" w:hAnsi="Arial" w:cs="Arial"/>
              <w:kern w:val="0"/>
              <w:sz w:val="24"/>
              <w:vertAlign w:val="superscript"/>
            </w:rPr>
          </w:rPrChange>
        </w:rPr>
        <w:t>49</w:t>
      </w:r>
      <w:r w:rsidR="006605DA" w:rsidRPr="00B475D4">
        <w:rPr>
          <w:rFonts w:ascii="Arial" w:hAnsi="Arial" w:cs="Arial"/>
          <w:sz w:val="24"/>
          <w:szCs w:val="24"/>
          <w:lang w:val="en-GB"/>
          <w:rPrChange w:id="3274"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3275" w:author="Alexandre Miguel Kaizeler Guedes Da Silva Afonso" w:date="2026-07-27T16:55:00Z" w16du:dateUtc="2026-07-27T15:55:00Z">
            <w:rPr>
              <w:rFonts w:ascii="Arial" w:hAnsi="Arial" w:cs="Arial"/>
              <w:sz w:val="24"/>
              <w:szCs w:val="24"/>
            </w:rPr>
          </w:rPrChange>
        </w:rPr>
        <w:t>, which may occur in the tumour microenvironment. Thus, it remains unclear whether SGs were truly ablated, complicating interpretation of their direct role in metastasis.</w:t>
      </w:r>
    </w:p>
    <w:p w14:paraId="5B995F53" w14:textId="6A5AA564" w:rsidR="0006288C" w:rsidRPr="00B475D4" w:rsidRDefault="0006288C" w:rsidP="00EC05F5">
      <w:pPr>
        <w:jc w:val="both"/>
        <w:rPr>
          <w:rFonts w:ascii="Arial" w:hAnsi="Arial" w:cs="Arial"/>
          <w:sz w:val="24"/>
          <w:szCs w:val="24"/>
          <w:lang w:val="en-GB"/>
          <w:rPrChange w:id="327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3277" w:author="Alexandre Miguel Kaizeler Guedes Da Silva Afonso" w:date="2026-07-27T16:55:00Z" w16du:dateUtc="2026-07-27T15:55:00Z">
            <w:rPr>
              <w:rFonts w:ascii="Arial" w:hAnsi="Arial" w:cs="Arial"/>
              <w:sz w:val="24"/>
              <w:szCs w:val="24"/>
            </w:rPr>
          </w:rPrChange>
        </w:rPr>
        <w:t xml:space="preserve">Multiple </w:t>
      </w:r>
      <w:r w:rsidR="00880806" w:rsidRPr="00B475D4">
        <w:rPr>
          <w:rFonts w:ascii="Arial" w:hAnsi="Arial" w:cs="Arial"/>
          <w:sz w:val="24"/>
          <w:szCs w:val="24"/>
          <w:lang w:val="en-GB"/>
          <w:rPrChange w:id="3278" w:author="Alexandre Miguel Kaizeler Guedes Da Silva Afonso" w:date="2026-07-27T16:55:00Z" w16du:dateUtc="2026-07-27T15:55:00Z">
            <w:rPr>
              <w:rFonts w:ascii="Arial" w:hAnsi="Arial" w:cs="Arial"/>
              <w:sz w:val="24"/>
              <w:szCs w:val="24"/>
            </w:rPr>
          </w:rPrChange>
        </w:rPr>
        <w:t>genes</w:t>
      </w:r>
      <w:r w:rsidRPr="00B475D4">
        <w:rPr>
          <w:rFonts w:ascii="Arial" w:hAnsi="Arial" w:cs="Arial"/>
          <w:sz w:val="24"/>
          <w:szCs w:val="24"/>
          <w:lang w:val="en-GB"/>
          <w:rPrChange w:id="3279" w:author="Alexandre Miguel Kaizeler Guedes Da Silva Afonso" w:date="2026-07-27T16:55:00Z" w16du:dateUtc="2026-07-27T15:55:00Z">
            <w:rPr>
              <w:rFonts w:ascii="Arial" w:hAnsi="Arial" w:cs="Arial"/>
              <w:sz w:val="24"/>
              <w:szCs w:val="24"/>
            </w:rPr>
          </w:rPrChange>
        </w:rPr>
        <w:t xml:space="preserve">, including </w:t>
      </w:r>
      <w:r w:rsidR="00357593" w:rsidRPr="00B475D4">
        <w:rPr>
          <w:rFonts w:ascii="Arial" w:hAnsi="Arial" w:cs="Arial"/>
          <w:i/>
          <w:iCs/>
          <w:sz w:val="24"/>
          <w:szCs w:val="24"/>
          <w:lang w:val="en-GB"/>
          <w:rPrChange w:id="3280" w:author="Alexandre Miguel Kaizeler Guedes Da Silva Afonso" w:date="2026-07-27T16:55:00Z" w16du:dateUtc="2026-07-27T15:55:00Z">
            <w:rPr>
              <w:rFonts w:ascii="Arial" w:hAnsi="Arial" w:cs="Arial"/>
              <w:i/>
              <w:iCs/>
              <w:sz w:val="24"/>
              <w:szCs w:val="24"/>
            </w:rPr>
          </w:rPrChange>
        </w:rPr>
        <w:t>G3BP1</w:t>
      </w:r>
      <w:r w:rsidR="00BD3F8C" w:rsidRPr="00B475D4">
        <w:rPr>
          <w:rFonts w:ascii="Arial" w:hAnsi="Arial" w:cs="Arial"/>
          <w:i/>
          <w:iCs/>
          <w:sz w:val="24"/>
          <w:szCs w:val="24"/>
          <w:lang w:val="en-GB"/>
          <w:rPrChange w:id="3281" w:author="Alexandre Miguel Kaizeler Guedes Da Silva Afonso" w:date="2026-07-27T16:55:00Z" w16du:dateUtc="2026-07-27T15:55:00Z">
            <w:rPr>
              <w:rFonts w:ascii="Arial" w:hAnsi="Arial" w:cs="Arial"/>
              <w:i/>
              <w:iCs/>
              <w:sz w:val="24"/>
              <w:szCs w:val="24"/>
            </w:rPr>
          </w:rPrChange>
        </w:rPr>
        <w:fldChar w:fldCharType="begin"/>
      </w:r>
      <w:r w:rsidR="0017139D" w:rsidRPr="00B475D4">
        <w:rPr>
          <w:rFonts w:ascii="Arial" w:hAnsi="Arial" w:cs="Arial"/>
          <w:i/>
          <w:iCs/>
          <w:sz w:val="24"/>
          <w:szCs w:val="24"/>
          <w:lang w:val="en-GB"/>
          <w:rPrChange w:id="3282" w:author="Alexandre Miguel Kaizeler Guedes Da Silva Afonso" w:date="2026-07-27T16:55:00Z" w16du:dateUtc="2026-07-27T15:55:00Z">
            <w:rPr>
              <w:rFonts w:ascii="Arial" w:hAnsi="Arial" w:cs="Arial"/>
              <w:i/>
              <w:iCs/>
              <w:sz w:val="24"/>
              <w:szCs w:val="24"/>
            </w:rPr>
          </w:rPrChange>
        </w:rPr>
        <w:instrText xml:space="preserve"> ADDIN ZOTERO_ITEM CSL_CITATION {"citationID":"JYHYbeTi","properties":{"formattedCitation":"\\super 80\\nosupersub{}","plainCitation":"80","noteIndex":0},"citationItems":[{"id":"jCcWpdK2/V8rXGt4i","uris":["http://zotero.org/users/local/1p9EH8ax/items/35DXZ2BW"],"itemData":{"id":95,"type":"article-journal","abstract":"Stress granules (SGs) are formed in the cytoplasm in response to various toxic agents and are believed to play a critical role in the regulation of mRNA metabolism during stress. In SGs, mRNAs are stored in an abortive translation initiation complex that can be routed to either translation initiation or degradation. Here, we show that G3BP, a phosphorylation-dependent endoribonuclease that interacts with RasGAP, is recruited to SGs in cells exposed to arsenite. G3BP may thus determine the fate of mRNAs during cellular stress. Remarkably, SG assembly can be either dominantly induced by G3BP overexpression, or on the contrary, inhibited by expressing a central domain of G3BP. This region binds RasGAP and contains serine 149 whose dephosphorylation is induced by arsenite treatment. Critically, a non-phosphorylatable G3BP mutant (S149A) oligomerizes and assembles SG. These results suggest that G3BP is an effector of SG assembly and that Ras signaling contributes to this process by regulating G3BP dephosphorylation.","container-title":"Journal of Cell Biology","DOI":"10.1083/jcb.200212128072023new","ISSN":"0021-9525, 1540-8140","issue":"11","language":"en","page":"e200212128072023new","source":"DOI.org (Crossref)","title":"The RasGAP-associated endoribonuclease G3BP mediates stress granule assembly","volume":"222","author":[{"family":"Tourrière","given":"Hélène"},{"family":"Chebli","given":"Karim"},{"family":"Zekri","given":"Latifa"},{"family":"Courselaud","given":"Brice"},{"family":"Blanchard","given":"Jean Marie"},{"family":"Bertrand","given":"Edouard"},{"family":"Tazi","given":"Jamal"}],"issued":{"date-parts":[["2023",11,6]]}}}],"schema":"https://github.com/citation-style-language/schema/raw/master/csl-citation.json"} </w:instrText>
      </w:r>
      <w:r w:rsidR="00BD3F8C" w:rsidRPr="00B475D4">
        <w:rPr>
          <w:rFonts w:ascii="Arial" w:hAnsi="Arial" w:cs="Arial"/>
          <w:i/>
          <w:iCs/>
          <w:sz w:val="24"/>
          <w:szCs w:val="24"/>
          <w:lang w:val="en-GB"/>
          <w:rPrChange w:id="3283" w:author="Alexandre Miguel Kaizeler Guedes Da Silva Afonso" w:date="2026-07-27T16:55:00Z" w16du:dateUtc="2026-07-27T15:55:00Z">
            <w:rPr>
              <w:rFonts w:ascii="Arial" w:hAnsi="Arial" w:cs="Arial"/>
              <w:i/>
              <w:iCs/>
              <w:sz w:val="24"/>
              <w:szCs w:val="24"/>
            </w:rPr>
          </w:rPrChange>
        </w:rPr>
        <w:fldChar w:fldCharType="separate"/>
      </w:r>
      <w:r w:rsidR="0017139D" w:rsidRPr="00B475D4">
        <w:rPr>
          <w:rFonts w:ascii="Arial" w:hAnsi="Arial" w:cs="Arial"/>
          <w:kern w:val="0"/>
          <w:sz w:val="24"/>
          <w:vertAlign w:val="superscript"/>
          <w:lang w:val="en-GB"/>
          <w:rPrChange w:id="3284" w:author="Alexandre Miguel Kaizeler Guedes Da Silva Afonso" w:date="2026-07-27T16:55:00Z" w16du:dateUtc="2026-07-27T15:55:00Z">
            <w:rPr>
              <w:rFonts w:ascii="Arial" w:hAnsi="Arial" w:cs="Arial"/>
              <w:kern w:val="0"/>
              <w:sz w:val="24"/>
              <w:vertAlign w:val="superscript"/>
            </w:rPr>
          </w:rPrChange>
        </w:rPr>
        <w:t>80</w:t>
      </w:r>
      <w:r w:rsidR="00BD3F8C" w:rsidRPr="00B475D4">
        <w:rPr>
          <w:rFonts w:ascii="Arial" w:hAnsi="Arial" w:cs="Arial"/>
          <w:i/>
          <w:iCs/>
          <w:sz w:val="24"/>
          <w:szCs w:val="24"/>
          <w:lang w:val="en-GB"/>
          <w:rPrChange w:id="3285" w:author="Alexandre Miguel Kaizeler Guedes Da Silva Afonso" w:date="2026-07-27T16:55:00Z" w16du:dateUtc="2026-07-27T15:55:00Z">
            <w:rPr>
              <w:rFonts w:ascii="Arial" w:hAnsi="Arial" w:cs="Arial"/>
              <w:i/>
              <w:iCs/>
              <w:sz w:val="24"/>
              <w:szCs w:val="24"/>
            </w:rPr>
          </w:rPrChange>
        </w:rPr>
        <w:fldChar w:fldCharType="end"/>
      </w:r>
      <w:r w:rsidR="00357593" w:rsidRPr="00B475D4">
        <w:rPr>
          <w:rFonts w:ascii="Arial" w:hAnsi="Arial" w:cs="Arial"/>
          <w:sz w:val="24"/>
          <w:szCs w:val="24"/>
          <w:lang w:val="en-GB"/>
          <w:rPrChange w:id="3286" w:author="Alexandre Miguel Kaizeler Guedes Da Silva Afonso" w:date="2026-07-27T16:55:00Z" w16du:dateUtc="2026-07-27T15:55:00Z">
            <w:rPr>
              <w:rFonts w:ascii="Arial" w:hAnsi="Arial" w:cs="Arial"/>
              <w:sz w:val="24"/>
              <w:szCs w:val="24"/>
            </w:rPr>
          </w:rPrChange>
        </w:rPr>
        <w:t xml:space="preserve">, </w:t>
      </w:r>
      <w:r w:rsidR="00BD3F8C" w:rsidRPr="00B475D4">
        <w:rPr>
          <w:rFonts w:ascii="Arial" w:hAnsi="Arial" w:cs="Arial"/>
          <w:i/>
          <w:iCs/>
          <w:sz w:val="24"/>
          <w:szCs w:val="24"/>
          <w:lang w:val="en-GB"/>
          <w:rPrChange w:id="3287" w:author="Alexandre Miguel Kaizeler Guedes Da Silva Afonso" w:date="2026-07-27T16:55:00Z" w16du:dateUtc="2026-07-27T15:55:00Z">
            <w:rPr>
              <w:rFonts w:ascii="Arial" w:hAnsi="Arial" w:cs="Arial"/>
              <w:i/>
              <w:iCs/>
              <w:sz w:val="24"/>
              <w:szCs w:val="24"/>
            </w:rPr>
          </w:rPrChange>
        </w:rPr>
        <w:t>AGO2</w:t>
      </w:r>
      <w:r w:rsidR="00CB531D" w:rsidRPr="00B475D4">
        <w:rPr>
          <w:rFonts w:ascii="Arial" w:hAnsi="Arial" w:cs="Arial"/>
          <w:i/>
          <w:iCs/>
          <w:sz w:val="24"/>
          <w:szCs w:val="24"/>
          <w:lang w:val="en-GB"/>
          <w:rPrChange w:id="3288" w:author="Alexandre Miguel Kaizeler Guedes Da Silva Afonso" w:date="2026-07-27T16:55:00Z" w16du:dateUtc="2026-07-27T15:55:00Z">
            <w:rPr>
              <w:rFonts w:ascii="Arial" w:hAnsi="Arial" w:cs="Arial"/>
              <w:i/>
              <w:iCs/>
              <w:sz w:val="24"/>
              <w:szCs w:val="24"/>
            </w:rPr>
          </w:rPrChange>
        </w:rPr>
        <w:fldChar w:fldCharType="begin"/>
      </w:r>
      <w:r w:rsidR="0017139D" w:rsidRPr="00B475D4">
        <w:rPr>
          <w:rFonts w:ascii="Arial" w:hAnsi="Arial" w:cs="Arial"/>
          <w:i/>
          <w:iCs/>
          <w:sz w:val="24"/>
          <w:szCs w:val="24"/>
          <w:lang w:val="en-GB"/>
          <w:rPrChange w:id="3289" w:author="Alexandre Miguel Kaizeler Guedes Da Silva Afonso" w:date="2026-07-27T16:55:00Z" w16du:dateUtc="2026-07-27T15:55:00Z">
            <w:rPr>
              <w:rFonts w:ascii="Arial" w:hAnsi="Arial" w:cs="Arial"/>
              <w:i/>
              <w:iCs/>
              <w:sz w:val="24"/>
              <w:szCs w:val="24"/>
            </w:rPr>
          </w:rPrChange>
        </w:rPr>
        <w:instrText xml:space="preserve"> ADDIN ZOTERO_ITEM CSL_CITATION {"citationID":"iVAhjiSX","properties":{"formattedCitation":"\\super 81\\nosupersub{}","plainCitation":"81","noteIndex":0},"citationItems":[{"id":"jCcWpdK2/NGlnS9sl","uris":["http://zotero.org/users/local/1p9EH8ax/items/AAAECFDD"],"itemData":{"id":110,"type":"article-journal","abstract":"Argonaute proteins associate with microRNAs (miRNAs) that bind mRNAs through partial base-pairings to primarily repress translation in animals. A fraction of Argonaute proteins and miRNAs biochemically cosediment with polyribosomes, yet another fraction paradoxically accumulates in ribosome-free processing bodies (PBs) in the cytoplasm. In this report, we give a quantitative account of the Argonaute protein localization and dynamics in living cells in different cellular states. We find that the majority of Argonaute is distributed diffusely in the cytoplasm, and, when cells are subjected to stress, Argonaute proteins accumulate to newly assembled structures known as stress granules (SGs) in addition to PBs. Argonaute proteins displayed distinct kinetics at different structures: exchange faster at SGs and much slower at PBs. Further, miRNAs are required for the Argonaute protein localization to SGs but not PBs. These quantitative kinetic data provide insights into miRNA-mediated repression.","container-title":"Proceedings of the National Academy of Sciences","DOI":"10.1073/pnas.0608845103","ISSN":"0027-8424, 1091-6490","issue":"48","journalAbbreviation":"Proc. Natl. Acad. Sci. U.S.A.","language":"en","page":"18125-18130","source":"DOI.org (Crossref)","title":"Quantitative analysis of Argonaute protein reveals microRNA-dependent localization to stress granules","volume":"103","author":[{"family":"Leung","given":"Anthony K. L."},{"family":"Calabrese","given":"J. Mauro"},{"family":"Sharp","given":"Phillip A."}],"issued":{"date-parts":[["2006",11,28]]}}}],"schema":"https://github.com/citation-style-language/schema/raw/master/csl-citation.json"} </w:instrText>
      </w:r>
      <w:r w:rsidR="00CB531D" w:rsidRPr="00B475D4">
        <w:rPr>
          <w:rFonts w:ascii="Arial" w:hAnsi="Arial" w:cs="Arial"/>
          <w:i/>
          <w:iCs/>
          <w:sz w:val="24"/>
          <w:szCs w:val="24"/>
          <w:lang w:val="en-GB"/>
          <w:rPrChange w:id="3290" w:author="Alexandre Miguel Kaizeler Guedes Da Silva Afonso" w:date="2026-07-27T16:55:00Z" w16du:dateUtc="2026-07-27T15:55:00Z">
            <w:rPr>
              <w:rFonts w:ascii="Arial" w:hAnsi="Arial" w:cs="Arial"/>
              <w:i/>
              <w:iCs/>
              <w:sz w:val="24"/>
              <w:szCs w:val="24"/>
            </w:rPr>
          </w:rPrChange>
        </w:rPr>
        <w:fldChar w:fldCharType="separate"/>
      </w:r>
      <w:r w:rsidR="0017139D" w:rsidRPr="00B475D4">
        <w:rPr>
          <w:rFonts w:ascii="Arial" w:hAnsi="Arial" w:cs="Arial"/>
          <w:kern w:val="0"/>
          <w:sz w:val="24"/>
          <w:vertAlign w:val="superscript"/>
          <w:lang w:val="en-GB"/>
          <w:rPrChange w:id="3291" w:author="Alexandre Miguel Kaizeler Guedes Da Silva Afonso" w:date="2026-07-27T16:55:00Z" w16du:dateUtc="2026-07-27T15:55:00Z">
            <w:rPr>
              <w:rFonts w:ascii="Arial" w:hAnsi="Arial" w:cs="Arial"/>
              <w:kern w:val="0"/>
              <w:sz w:val="24"/>
              <w:vertAlign w:val="superscript"/>
            </w:rPr>
          </w:rPrChange>
        </w:rPr>
        <w:t>81</w:t>
      </w:r>
      <w:r w:rsidR="00CB531D" w:rsidRPr="00B475D4">
        <w:rPr>
          <w:rFonts w:ascii="Arial" w:hAnsi="Arial" w:cs="Arial"/>
          <w:i/>
          <w:iCs/>
          <w:sz w:val="24"/>
          <w:szCs w:val="24"/>
          <w:lang w:val="en-GB"/>
          <w:rPrChange w:id="3292" w:author="Alexandre Miguel Kaizeler Guedes Da Silva Afonso" w:date="2026-07-27T16:55:00Z" w16du:dateUtc="2026-07-27T15:55:00Z">
            <w:rPr>
              <w:rFonts w:ascii="Arial" w:hAnsi="Arial" w:cs="Arial"/>
              <w:i/>
              <w:iCs/>
              <w:sz w:val="24"/>
              <w:szCs w:val="24"/>
            </w:rPr>
          </w:rPrChange>
        </w:rPr>
        <w:fldChar w:fldCharType="end"/>
      </w:r>
      <w:r w:rsidR="00BD3F8C" w:rsidRPr="00B475D4">
        <w:rPr>
          <w:rFonts w:ascii="Arial" w:hAnsi="Arial" w:cs="Arial"/>
          <w:sz w:val="24"/>
          <w:szCs w:val="24"/>
          <w:lang w:val="en-GB"/>
          <w:rPrChange w:id="3293" w:author="Alexandre Miguel Kaizeler Guedes Da Silva Afonso" w:date="2026-07-27T16:55:00Z" w16du:dateUtc="2026-07-27T15:55:00Z">
            <w:rPr>
              <w:rFonts w:ascii="Arial" w:hAnsi="Arial" w:cs="Arial"/>
              <w:sz w:val="24"/>
              <w:szCs w:val="24"/>
            </w:rPr>
          </w:rPrChange>
        </w:rPr>
        <w:t xml:space="preserve">, </w:t>
      </w:r>
      <w:r w:rsidR="00BD3F8C" w:rsidRPr="00B475D4">
        <w:rPr>
          <w:rFonts w:ascii="Arial" w:hAnsi="Arial" w:cs="Arial"/>
          <w:i/>
          <w:iCs/>
          <w:sz w:val="24"/>
          <w:szCs w:val="24"/>
          <w:lang w:val="en-GB"/>
          <w:rPrChange w:id="3294" w:author="Alexandre Miguel Kaizeler Guedes Da Silva Afonso" w:date="2026-07-27T16:55:00Z" w16du:dateUtc="2026-07-27T15:55:00Z">
            <w:rPr>
              <w:rFonts w:ascii="Arial" w:hAnsi="Arial" w:cs="Arial"/>
              <w:i/>
              <w:iCs/>
              <w:sz w:val="24"/>
              <w:szCs w:val="24"/>
            </w:rPr>
          </w:rPrChange>
        </w:rPr>
        <w:t>BRF1</w:t>
      </w:r>
      <w:r w:rsidR="00CB531D" w:rsidRPr="00B475D4">
        <w:rPr>
          <w:rFonts w:ascii="Arial" w:hAnsi="Arial" w:cs="Arial"/>
          <w:i/>
          <w:iCs/>
          <w:sz w:val="24"/>
          <w:szCs w:val="24"/>
          <w:lang w:val="en-GB"/>
          <w:rPrChange w:id="3295" w:author="Alexandre Miguel Kaizeler Guedes Da Silva Afonso" w:date="2026-07-27T16:55:00Z" w16du:dateUtc="2026-07-27T15:55:00Z">
            <w:rPr>
              <w:rFonts w:ascii="Arial" w:hAnsi="Arial" w:cs="Arial"/>
              <w:i/>
              <w:iCs/>
              <w:sz w:val="24"/>
              <w:szCs w:val="24"/>
            </w:rPr>
          </w:rPrChange>
        </w:rPr>
        <w:fldChar w:fldCharType="begin"/>
      </w:r>
      <w:r w:rsidR="0017139D" w:rsidRPr="00B475D4">
        <w:rPr>
          <w:rFonts w:ascii="Arial" w:hAnsi="Arial" w:cs="Arial"/>
          <w:i/>
          <w:iCs/>
          <w:sz w:val="24"/>
          <w:szCs w:val="24"/>
          <w:lang w:val="en-GB"/>
          <w:rPrChange w:id="3296" w:author="Alexandre Miguel Kaizeler Guedes Da Silva Afonso" w:date="2026-07-27T16:55:00Z" w16du:dateUtc="2026-07-27T15:55:00Z">
            <w:rPr>
              <w:rFonts w:ascii="Arial" w:hAnsi="Arial" w:cs="Arial"/>
              <w:i/>
              <w:iCs/>
              <w:sz w:val="24"/>
              <w:szCs w:val="24"/>
            </w:rPr>
          </w:rPrChange>
        </w:rPr>
        <w:instrText xml:space="preserve"> ADDIN ZOTERO_ITEM CSL_CITATION {"citationID":"uKGhoybF","properties":{"formattedCitation":"\\super 82\\nosupersub{}","plainCitation":"82","noteIndex":0},"citationItems":[{"id":"jCcWpdK2/1qczt4St","uris":["http://zotero.org/users/local/1p9EH8ax/items/MVFDXFWK"],"itemData":{"id":101,"type":"article-journal","container-title":"The EMBO Journal","DOI":"10.1038/sj.emboj.7600163","ISSN":"0261-4189, 1460-2075","issue":"6","journalAbbreviation":"EMBO J","license":"http://doi.wiley.com/10.1002/tdm_license_1.1","page":"1313-1324","source":"DOI.org (Crossref)","title":"MK2-induced tristetraprolin:14-3-3 complexes prevent stress granule association and ARE-mRNA decay","title-short":"MK2-induced tristetraprolin","volume":"23","author":[{"family":"Stoecklin","given":"Georg"},{"family":"Stubbs","given":"Tiffany"},{"family":"Kedersha","given":"Nancy"},{"family":"Wax","given":"Stephen"},{"family":"Rigby","given":"William Fc"},{"family":"Blackwell","given":"T Keith"},{"family":"Anderson","given":"Paul"}],"issued":{"date-parts":[["2004",3,24]]}}}],"schema":"https://github.com/citation-style-language/schema/raw/master/csl-citation.json"} </w:instrText>
      </w:r>
      <w:r w:rsidR="00CB531D" w:rsidRPr="00B475D4">
        <w:rPr>
          <w:rFonts w:ascii="Arial" w:hAnsi="Arial" w:cs="Arial"/>
          <w:i/>
          <w:iCs/>
          <w:sz w:val="24"/>
          <w:szCs w:val="24"/>
          <w:lang w:val="en-GB"/>
          <w:rPrChange w:id="3297" w:author="Alexandre Miguel Kaizeler Guedes Da Silva Afonso" w:date="2026-07-27T16:55:00Z" w16du:dateUtc="2026-07-27T15:55:00Z">
            <w:rPr>
              <w:rFonts w:ascii="Arial" w:hAnsi="Arial" w:cs="Arial"/>
              <w:i/>
              <w:iCs/>
              <w:sz w:val="24"/>
              <w:szCs w:val="24"/>
            </w:rPr>
          </w:rPrChange>
        </w:rPr>
        <w:fldChar w:fldCharType="separate"/>
      </w:r>
      <w:r w:rsidR="0017139D" w:rsidRPr="00B475D4">
        <w:rPr>
          <w:rFonts w:ascii="Arial" w:hAnsi="Arial" w:cs="Arial"/>
          <w:kern w:val="0"/>
          <w:sz w:val="24"/>
          <w:vertAlign w:val="superscript"/>
          <w:lang w:val="en-GB"/>
          <w:rPrChange w:id="3298" w:author="Alexandre Miguel Kaizeler Guedes Da Silva Afonso" w:date="2026-07-27T16:55:00Z" w16du:dateUtc="2026-07-27T15:55:00Z">
            <w:rPr>
              <w:rFonts w:ascii="Arial" w:hAnsi="Arial" w:cs="Arial"/>
              <w:kern w:val="0"/>
              <w:sz w:val="24"/>
              <w:vertAlign w:val="superscript"/>
            </w:rPr>
          </w:rPrChange>
        </w:rPr>
        <w:t>82</w:t>
      </w:r>
      <w:r w:rsidR="00CB531D" w:rsidRPr="00B475D4">
        <w:rPr>
          <w:rFonts w:ascii="Arial" w:hAnsi="Arial" w:cs="Arial"/>
          <w:i/>
          <w:iCs/>
          <w:sz w:val="24"/>
          <w:szCs w:val="24"/>
          <w:lang w:val="en-GB"/>
          <w:rPrChange w:id="3299" w:author="Alexandre Miguel Kaizeler Guedes Da Silva Afonso" w:date="2026-07-27T16:55:00Z" w16du:dateUtc="2026-07-27T15:55:00Z">
            <w:rPr>
              <w:rFonts w:ascii="Arial" w:hAnsi="Arial" w:cs="Arial"/>
              <w:i/>
              <w:iCs/>
              <w:sz w:val="24"/>
              <w:szCs w:val="24"/>
            </w:rPr>
          </w:rPrChange>
        </w:rPr>
        <w:fldChar w:fldCharType="end"/>
      </w:r>
      <w:r w:rsidR="00BD3F8C" w:rsidRPr="00B475D4">
        <w:rPr>
          <w:rFonts w:ascii="Arial" w:hAnsi="Arial" w:cs="Arial"/>
          <w:sz w:val="24"/>
          <w:szCs w:val="24"/>
          <w:lang w:val="en-GB"/>
          <w:rPrChange w:id="3300" w:author="Alexandre Miguel Kaizeler Guedes Da Silva Afonso" w:date="2026-07-27T16:55:00Z" w16du:dateUtc="2026-07-27T15:55:00Z">
            <w:rPr>
              <w:rFonts w:ascii="Arial" w:hAnsi="Arial" w:cs="Arial"/>
              <w:sz w:val="24"/>
              <w:szCs w:val="24"/>
            </w:rPr>
          </w:rPrChange>
        </w:rPr>
        <w:t xml:space="preserve">, </w:t>
      </w:r>
      <w:r w:rsidR="00BD3F8C" w:rsidRPr="00B475D4">
        <w:rPr>
          <w:rFonts w:ascii="Arial" w:hAnsi="Arial" w:cs="Arial"/>
          <w:i/>
          <w:iCs/>
          <w:sz w:val="24"/>
          <w:szCs w:val="24"/>
          <w:lang w:val="en-GB"/>
          <w:rPrChange w:id="3301" w:author="Alexandre Miguel Kaizeler Guedes Da Silva Afonso" w:date="2026-07-27T16:55:00Z" w16du:dateUtc="2026-07-27T15:55:00Z">
            <w:rPr>
              <w:rFonts w:ascii="Arial" w:hAnsi="Arial" w:cs="Arial"/>
              <w:i/>
              <w:iCs/>
              <w:sz w:val="24"/>
              <w:szCs w:val="24"/>
            </w:rPr>
          </w:rPrChange>
        </w:rPr>
        <w:t>CAPRIN1</w:t>
      </w:r>
      <w:r w:rsidR="00CB531D" w:rsidRPr="00B475D4">
        <w:rPr>
          <w:rFonts w:ascii="Arial" w:hAnsi="Arial" w:cs="Arial"/>
          <w:i/>
          <w:iCs/>
          <w:sz w:val="24"/>
          <w:szCs w:val="24"/>
          <w:lang w:val="en-GB"/>
          <w:rPrChange w:id="3302" w:author="Alexandre Miguel Kaizeler Guedes Da Silva Afonso" w:date="2026-07-27T16:55:00Z" w16du:dateUtc="2026-07-27T15:55:00Z">
            <w:rPr>
              <w:rFonts w:ascii="Arial" w:hAnsi="Arial" w:cs="Arial"/>
              <w:i/>
              <w:iCs/>
              <w:sz w:val="24"/>
              <w:szCs w:val="24"/>
            </w:rPr>
          </w:rPrChange>
        </w:rPr>
        <w:fldChar w:fldCharType="begin"/>
      </w:r>
      <w:r w:rsidR="0017139D" w:rsidRPr="00B475D4">
        <w:rPr>
          <w:rFonts w:ascii="Arial" w:hAnsi="Arial" w:cs="Arial"/>
          <w:i/>
          <w:iCs/>
          <w:sz w:val="24"/>
          <w:szCs w:val="24"/>
          <w:lang w:val="en-GB"/>
          <w:rPrChange w:id="3303" w:author="Alexandre Miguel Kaizeler Guedes Da Silva Afonso" w:date="2026-07-27T16:55:00Z" w16du:dateUtc="2026-07-27T15:55:00Z">
            <w:rPr>
              <w:rFonts w:ascii="Arial" w:hAnsi="Arial" w:cs="Arial"/>
              <w:i/>
              <w:iCs/>
              <w:sz w:val="24"/>
              <w:szCs w:val="24"/>
            </w:rPr>
          </w:rPrChange>
        </w:rPr>
        <w:instrText xml:space="preserve"> ADDIN ZOTERO_ITEM CSL_CITATION {"citationID":"oZhIHwUz","properties":{"formattedCitation":"\\super 83\\nosupersub{}","plainCitation":"83","noteIndex":0},"citationItems":[{"id":"jCcWpdK2/0B52xawC","uris":["http://zotero.org/users/local/1p9EH8ax/items/ZJ47XRMS"],"itemData":{"id":105,"type":"article-journal","container-title":"Molecular and Cellular Biology","DOI":"10.1128/MCB.02300-06","ISSN":"1098-5549","issue":"6","journalAbbreviation":"Molecular and Cellular Biology","language":"en","page":"2324-2342","source":"DOI.org (Crossref)","title":"Distinct Structural Features ofCaprin-1 Mediate Its Interaction with G3BP-1 and Its Induction of Phosphorylation of Eukaryotic Translation InitiationFactor 2 &lt;i&gt;α&lt;/i&gt; , Entry to Cytoplasmic Stress Granules, and Selective Interaction with a Subset of mRNAs","volume":"27","author":[{"family":"Solomon","given":"Samuel"},{"family":"Xu","given":"Yaoxian"},{"family":"Wang","given":"Bin"},{"family":"David","given":"Muriel D."},{"family":"Schubert","given":"Peter"},{"family":"Kennedy","given":"Derek"},{"family":"Schrader","given":"John W."}],"issued":{"date-parts":[["2007",3,1]]}}}],"schema":"https://github.com/citation-style-language/schema/raw/master/csl-citation.json"} </w:instrText>
      </w:r>
      <w:r w:rsidR="00CB531D" w:rsidRPr="00B475D4">
        <w:rPr>
          <w:rFonts w:ascii="Arial" w:hAnsi="Arial" w:cs="Arial"/>
          <w:i/>
          <w:iCs/>
          <w:sz w:val="24"/>
          <w:szCs w:val="24"/>
          <w:lang w:val="en-GB"/>
          <w:rPrChange w:id="3304" w:author="Alexandre Miguel Kaizeler Guedes Da Silva Afonso" w:date="2026-07-27T16:55:00Z" w16du:dateUtc="2026-07-27T15:55:00Z">
            <w:rPr>
              <w:rFonts w:ascii="Arial" w:hAnsi="Arial" w:cs="Arial"/>
              <w:i/>
              <w:iCs/>
              <w:sz w:val="24"/>
              <w:szCs w:val="24"/>
            </w:rPr>
          </w:rPrChange>
        </w:rPr>
        <w:fldChar w:fldCharType="separate"/>
      </w:r>
      <w:r w:rsidR="0017139D" w:rsidRPr="00B475D4">
        <w:rPr>
          <w:rFonts w:ascii="Arial" w:hAnsi="Arial" w:cs="Arial"/>
          <w:kern w:val="0"/>
          <w:sz w:val="24"/>
          <w:vertAlign w:val="superscript"/>
          <w:lang w:val="en-GB"/>
          <w:rPrChange w:id="3305" w:author="Alexandre Miguel Kaizeler Guedes Da Silva Afonso" w:date="2026-07-27T16:55:00Z" w16du:dateUtc="2026-07-27T15:55:00Z">
            <w:rPr>
              <w:rFonts w:ascii="Arial" w:hAnsi="Arial" w:cs="Arial"/>
              <w:kern w:val="0"/>
              <w:sz w:val="24"/>
              <w:vertAlign w:val="superscript"/>
            </w:rPr>
          </w:rPrChange>
        </w:rPr>
        <w:t>83</w:t>
      </w:r>
      <w:r w:rsidR="00CB531D" w:rsidRPr="00B475D4">
        <w:rPr>
          <w:rFonts w:ascii="Arial" w:hAnsi="Arial" w:cs="Arial"/>
          <w:i/>
          <w:iCs/>
          <w:sz w:val="24"/>
          <w:szCs w:val="24"/>
          <w:lang w:val="en-GB"/>
          <w:rPrChange w:id="3306" w:author="Alexandre Miguel Kaizeler Guedes Da Silva Afonso" w:date="2026-07-27T16:55:00Z" w16du:dateUtc="2026-07-27T15:55:00Z">
            <w:rPr>
              <w:rFonts w:ascii="Arial" w:hAnsi="Arial" w:cs="Arial"/>
              <w:i/>
              <w:iCs/>
              <w:sz w:val="24"/>
              <w:szCs w:val="24"/>
            </w:rPr>
          </w:rPrChange>
        </w:rPr>
        <w:fldChar w:fldCharType="end"/>
      </w:r>
      <w:r w:rsidR="00BD3F8C" w:rsidRPr="00B475D4">
        <w:rPr>
          <w:rFonts w:ascii="Arial" w:hAnsi="Arial" w:cs="Arial"/>
          <w:sz w:val="24"/>
          <w:szCs w:val="24"/>
          <w:lang w:val="en-GB"/>
          <w:rPrChange w:id="3307" w:author="Alexandre Miguel Kaizeler Guedes Da Silva Afonso" w:date="2026-07-27T16:55:00Z" w16du:dateUtc="2026-07-27T15:55:00Z">
            <w:rPr>
              <w:rFonts w:ascii="Arial" w:hAnsi="Arial" w:cs="Arial"/>
              <w:sz w:val="24"/>
              <w:szCs w:val="24"/>
            </w:rPr>
          </w:rPrChange>
        </w:rPr>
        <w:t xml:space="preserve">, </w:t>
      </w:r>
      <w:r w:rsidR="00BD3F8C" w:rsidRPr="00B475D4">
        <w:rPr>
          <w:rFonts w:ascii="Arial" w:hAnsi="Arial" w:cs="Arial"/>
          <w:i/>
          <w:iCs/>
          <w:sz w:val="24"/>
          <w:szCs w:val="24"/>
          <w:lang w:val="en-GB"/>
          <w:rPrChange w:id="3308" w:author="Alexandre Miguel Kaizeler Guedes Da Silva Afonso" w:date="2026-07-27T16:55:00Z" w16du:dateUtc="2026-07-27T15:55:00Z">
            <w:rPr>
              <w:rFonts w:ascii="Arial" w:hAnsi="Arial" w:cs="Arial"/>
              <w:i/>
              <w:iCs/>
              <w:sz w:val="24"/>
              <w:szCs w:val="24"/>
            </w:rPr>
          </w:rPrChange>
        </w:rPr>
        <w:t>CPEB1</w:t>
      </w:r>
      <w:r w:rsidR="00CB531D" w:rsidRPr="00B475D4">
        <w:rPr>
          <w:rFonts w:ascii="Arial" w:hAnsi="Arial" w:cs="Arial"/>
          <w:i/>
          <w:iCs/>
          <w:sz w:val="24"/>
          <w:szCs w:val="24"/>
          <w:lang w:val="en-GB"/>
          <w:rPrChange w:id="3309" w:author="Alexandre Miguel Kaizeler Guedes Da Silva Afonso" w:date="2026-07-27T16:55:00Z" w16du:dateUtc="2026-07-27T15:55:00Z">
            <w:rPr>
              <w:rFonts w:ascii="Arial" w:hAnsi="Arial" w:cs="Arial"/>
              <w:i/>
              <w:iCs/>
              <w:sz w:val="24"/>
              <w:szCs w:val="24"/>
            </w:rPr>
          </w:rPrChange>
        </w:rPr>
        <w:fldChar w:fldCharType="begin"/>
      </w:r>
      <w:r w:rsidR="0017139D" w:rsidRPr="00B475D4">
        <w:rPr>
          <w:rFonts w:ascii="Arial" w:hAnsi="Arial" w:cs="Arial"/>
          <w:i/>
          <w:iCs/>
          <w:sz w:val="24"/>
          <w:szCs w:val="24"/>
          <w:lang w:val="en-GB"/>
          <w:rPrChange w:id="3310" w:author="Alexandre Miguel Kaizeler Guedes Da Silva Afonso" w:date="2026-07-27T16:55:00Z" w16du:dateUtc="2026-07-27T15:55:00Z">
            <w:rPr>
              <w:rFonts w:ascii="Arial" w:hAnsi="Arial" w:cs="Arial"/>
              <w:i/>
              <w:iCs/>
              <w:sz w:val="24"/>
              <w:szCs w:val="24"/>
            </w:rPr>
          </w:rPrChange>
        </w:rPr>
        <w:instrText xml:space="preserve"> ADDIN ZOTERO_ITEM CSL_CITATION {"citationID":"4BzU4qcY","properties":{"formattedCitation":"\\super 84\\nosupersub{}","plainCitation":"84","noteIndex":0},"citationItems":[{"id":"jCcWpdK2/b4zO0hX5","uris":["http://zotero.org/users/local/1p9EH8ax/items/H55VLX9V"],"itemData":{"id":103,"type":"article-journal","abstract":"The cytoplasmic polyadenylation element-binding protein (CPEB) has been characterized in Xenopus laevis as a translational regulator. During the early development, it behaves first as an inhibitor and later as an activator of translation. In mammals, its closest homologue is CPEB1 for which two isoforms, short and long, have been described. Here we describe an additional isoform with a different RNA recognition motif, which is differentially expressed in the brain and ovary. We show that all CPEB1 isoforms are found associated with two previously described cytoplasmic structures, stress granules and dcp1 bodies. This association requires the RNA binding ability of the protein, whereas the Aurora A phosphorylation site is dispensable. Interestingly, the rck/p54 DEAD box protein, which is known as a CPEB partner in Xenopus and clam, and as a component of dcp1 bodies in mammals, is also present in stress granules. Both stress granules and dcp1 bodies are involved in mRNA storage and/or degradation, although so far no link has been made between the two, in terms of neither morphology nor protein content. Here we show that transient CPEB1 expression induces the assembly of stress granules, which in turn recruit dcp1 bodies. This dynamic connection between the two structures sheds new light on the compartmentalization of mRNA metabolism in the cytoplasm.","container-title":"Journal of Cell Science","DOI":"10.1242/jcs.01692","ISSN":"1477-9137, 0021-9533","issue":"5","language":"en","page":"981-992","source":"DOI.org (Crossref)","title":"The translational regulator CPEB1 provides a link between dcp1 bodies and stress granules","volume":"118","author":[{"family":"Wilczynska","given":"A."},{"family":"Aigueperse","given":"C."},{"family":"Kress","given":"M."},{"family":"Dautry","given":"F."},{"family":"Weil","given":"D."}],"issued":{"date-parts":[["2005",3,1]]}}}],"schema":"https://github.com/citation-style-language/schema/raw/master/csl-citation.json"} </w:instrText>
      </w:r>
      <w:r w:rsidR="00CB531D" w:rsidRPr="00B475D4">
        <w:rPr>
          <w:rFonts w:ascii="Arial" w:hAnsi="Arial" w:cs="Arial"/>
          <w:i/>
          <w:iCs/>
          <w:sz w:val="24"/>
          <w:szCs w:val="24"/>
          <w:lang w:val="en-GB"/>
          <w:rPrChange w:id="3311" w:author="Alexandre Miguel Kaizeler Guedes Da Silva Afonso" w:date="2026-07-27T16:55:00Z" w16du:dateUtc="2026-07-27T15:55:00Z">
            <w:rPr>
              <w:rFonts w:ascii="Arial" w:hAnsi="Arial" w:cs="Arial"/>
              <w:i/>
              <w:iCs/>
              <w:sz w:val="24"/>
              <w:szCs w:val="24"/>
            </w:rPr>
          </w:rPrChange>
        </w:rPr>
        <w:fldChar w:fldCharType="separate"/>
      </w:r>
      <w:r w:rsidR="0017139D" w:rsidRPr="00B475D4">
        <w:rPr>
          <w:rFonts w:ascii="Arial" w:hAnsi="Arial" w:cs="Arial"/>
          <w:kern w:val="0"/>
          <w:sz w:val="24"/>
          <w:vertAlign w:val="superscript"/>
          <w:lang w:val="en-GB"/>
          <w:rPrChange w:id="3312" w:author="Alexandre Miguel Kaizeler Guedes Da Silva Afonso" w:date="2026-07-27T16:55:00Z" w16du:dateUtc="2026-07-27T15:55:00Z">
            <w:rPr>
              <w:rFonts w:ascii="Arial" w:hAnsi="Arial" w:cs="Arial"/>
              <w:kern w:val="0"/>
              <w:sz w:val="24"/>
              <w:vertAlign w:val="superscript"/>
            </w:rPr>
          </w:rPrChange>
        </w:rPr>
        <w:t>84</w:t>
      </w:r>
      <w:r w:rsidR="00CB531D" w:rsidRPr="00B475D4">
        <w:rPr>
          <w:rFonts w:ascii="Arial" w:hAnsi="Arial" w:cs="Arial"/>
          <w:i/>
          <w:iCs/>
          <w:sz w:val="24"/>
          <w:szCs w:val="24"/>
          <w:lang w:val="en-GB"/>
          <w:rPrChange w:id="3313" w:author="Alexandre Miguel Kaizeler Guedes Da Silva Afonso" w:date="2026-07-27T16:55:00Z" w16du:dateUtc="2026-07-27T15:55:00Z">
            <w:rPr>
              <w:rFonts w:ascii="Arial" w:hAnsi="Arial" w:cs="Arial"/>
              <w:i/>
              <w:iCs/>
              <w:sz w:val="24"/>
              <w:szCs w:val="24"/>
            </w:rPr>
          </w:rPrChange>
        </w:rPr>
        <w:fldChar w:fldCharType="end"/>
      </w:r>
      <w:r w:rsidR="00BD3F8C" w:rsidRPr="00B475D4">
        <w:rPr>
          <w:rFonts w:ascii="Arial" w:hAnsi="Arial" w:cs="Arial"/>
          <w:sz w:val="24"/>
          <w:szCs w:val="24"/>
          <w:lang w:val="en-GB"/>
          <w:rPrChange w:id="3314" w:author="Alexandre Miguel Kaizeler Guedes Da Silva Afonso" w:date="2026-07-27T16:55:00Z" w16du:dateUtc="2026-07-27T15:55:00Z">
            <w:rPr>
              <w:rFonts w:ascii="Arial" w:hAnsi="Arial" w:cs="Arial"/>
              <w:sz w:val="24"/>
              <w:szCs w:val="24"/>
            </w:rPr>
          </w:rPrChange>
        </w:rPr>
        <w:t xml:space="preserve">, </w:t>
      </w:r>
      <w:r w:rsidR="00BD3F8C" w:rsidRPr="00B475D4">
        <w:rPr>
          <w:rFonts w:ascii="Arial" w:hAnsi="Arial" w:cs="Arial"/>
          <w:i/>
          <w:iCs/>
          <w:sz w:val="24"/>
          <w:szCs w:val="24"/>
          <w:lang w:val="en-GB"/>
          <w:rPrChange w:id="3315" w:author="Alexandre Miguel Kaizeler Guedes Da Silva Afonso" w:date="2026-07-27T16:55:00Z" w16du:dateUtc="2026-07-27T15:55:00Z">
            <w:rPr>
              <w:rFonts w:ascii="Arial" w:hAnsi="Arial" w:cs="Arial"/>
              <w:i/>
              <w:iCs/>
              <w:sz w:val="24"/>
              <w:szCs w:val="24"/>
            </w:rPr>
          </w:rPrChange>
        </w:rPr>
        <w:t>DDX6</w:t>
      </w:r>
      <w:r w:rsidR="00CB531D" w:rsidRPr="00B475D4">
        <w:rPr>
          <w:rFonts w:ascii="Arial" w:hAnsi="Arial" w:cs="Arial"/>
          <w:i/>
          <w:iCs/>
          <w:sz w:val="24"/>
          <w:szCs w:val="24"/>
          <w:lang w:val="en-GB"/>
          <w:rPrChange w:id="3316" w:author="Alexandre Miguel Kaizeler Guedes Da Silva Afonso" w:date="2026-07-27T16:55:00Z" w16du:dateUtc="2026-07-27T15:55:00Z">
            <w:rPr>
              <w:rFonts w:ascii="Arial" w:hAnsi="Arial" w:cs="Arial"/>
              <w:i/>
              <w:iCs/>
              <w:sz w:val="24"/>
              <w:szCs w:val="24"/>
            </w:rPr>
          </w:rPrChange>
        </w:rPr>
        <w:fldChar w:fldCharType="begin"/>
      </w:r>
      <w:r w:rsidR="0017139D" w:rsidRPr="00B475D4">
        <w:rPr>
          <w:rFonts w:ascii="Arial" w:hAnsi="Arial" w:cs="Arial"/>
          <w:i/>
          <w:iCs/>
          <w:sz w:val="24"/>
          <w:szCs w:val="24"/>
          <w:lang w:val="en-GB"/>
          <w:rPrChange w:id="3317" w:author="Alexandre Miguel Kaizeler Guedes Da Silva Afonso" w:date="2026-07-27T16:55:00Z" w16du:dateUtc="2026-07-27T15:55:00Z">
            <w:rPr>
              <w:rFonts w:ascii="Arial" w:hAnsi="Arial" w:cs="Arial"/>
              <w:i/>
              <w:iCs/>
              <w:sz w:val="24"/>
              <w:szCs w:val="24"/>
            </w:rPr>
          </w:rPrChange>
        </w:rPr>
        <w:instrText xml:space="preserve"> ADDIN ZOTERO_ITEM CSL_CITATION {"citationID":"H7CaSmIf","properties":{"formattedCitation":"\\super 84\\nosupersub{}","plainCitation":"84","noteIndex":0},"citationItems":[{"id":"jCcWpdK2/b4zO0hX5","uris":["http://zotero.org/users/local/1p9EH8ax/items/H55VLX9V"],"itemData":{"id":103,"type":"article-journal","abstract":"The cytoplasmic polyadenylation element-binding protein (CPEB) has been characterized in Xenopus laevis as a translational regulator. During the early development, it behaves first as an inhibitor and later as an activator of translation. In mammals, its closest homologue is CPEB1 for which two isoforms, short and long, have been described. Here we describe an additional isoform with a different RNA recognition motif, which is differentially expressed in the brain and ovary. We show that all CPEB1 isoforms are found associated with two previously described cytoplasmic structures, stress granules and dcp1 bodies. This association requires the RNA binding ability of the protein, whereas the Aurora A phosphorylation site is dispensable. Interestingly, the rck/p54 DEAD box protein, which is known as a CPEB partner in Xenopus and clam, and as a component of dcp1 bodies in mammals, is also present in stress granules. Both stress granules and dcp1 bodies are involved in mRNA storage and/or degradation, although so far no link has been made between the two, in terms of neither morphology nor protein content. Here we show that transient CPEB1 expression induces the assembly of stress granules, which in turn recruit dcp1 bodies. This dynamic connection between the two structures sheds new light on the compartmentalization of mRNA metabolism in the cytoplasm.","container-title":"Journal of Cell Science","DOI":"10.1242/jcs.01692","ISSN":"1477-9137, 0021-9533","issue":"5","language":"en","page":"981-992","source":"DOI.org (Crossref)","title":"The translational regulator CPEB1 provides a link between dcp1 bodies and stress granules","volume":"118","author":[{"family":"Wilczynska","given":"A."},{"family":"Aigueperse","given":"C."},{"family":"Kress","given":"M."},{"family":"Dautry","given":"F."},{"family":"Weil","given":"D."}],"issued":{"date-parts":[["2005",3,1]]}}}],"schema":"https://github.com/citation-style-language/schema/raw/master/csl-citation.json"} </w:instrText>
      </w:r>
      <w:r w:rsidR="00CB531D" w:rsidRPr="00B475D4">
        <w:rPr>
          <w:rFonts w:ascii="Arial" w:hAnsi="Arial" w:cs="Arial"/>
          <w:i/>
          <w:iCs/>
          <w:sz w:val="24"/>
          <w:szCs w:val="24"/>
          <w:lang w:val="en-GB"/>
          <w:rPrChange w:id="3318" w:author="Alexandre Miguel Kaizeler Guedes Da Silva Afonso" w:date="2026-07-27T16:55:00Z" w16du:dateUtc="2026-07-27T15:55:00Z">
            <w:rPr>
              <w:rFonts w:ascii="Arial" w:hAnsi="Arial" w:cs="Arial"/>
              <w:i/>
              <w:iCs/>
              <w:sz w:val="24"/>
              <w:szCs w:val="24"/>
            </w:rPr>
          </w:rPrChange>
        </w:rPr>
        <w:fldChar w:fldCharType="separate"/>
      </w:r>
      <w:r w:rsidR="0017139D" w:rsidRPr="00B475D4">
        <w:rPr>
          <w:rFonts w:ascii="Arial" w:hAnsi="Arial" w:cs="Arial"/>
          <w:kern w:val="0"/>
          <w:sz w:val="24"/>
          <w:vertAlign w:val="superscript"/>
          <w:lang w:val="en-GB"/>
          <w:rPrChange w:id="3319" w:author="Alexandre Miguel Kaizeler Guedes Da Silva Afonso" w:date="2026-07-27T16:55:00Z" w16du:dateUtc="2026-07-27T15:55:00Z">
            <w:rPr>
              <w:rFonts w:ascii="Arial" w:hAnsi="Arial" w:cs="Arial"/>
              <w:kern w:val="0"/>
              <w:sz w:val="24"/>
              <w:vertAlign w:val="superscript"/>
            </w:rPr>
          </w:rPrChange>
        </w:rPr>
        <w:t>84</w:t>
      </w:r>
      <w:r w:rsidR="00CB531D" w:rsidRPr="00B475D4">
        <w:rPr>
          <w:rFonts w:ascii="Arial" w:hAnsi="Arial" w:cs="Arial"/>
          <w:i/>
          <w:iCs/>
          <w:sz w:val="24"/>
          <w:szCs w:val="24"/>
          <w:lang w:val="en-GB"/>
          <w:rPrChange w:id="3320" w:author="Alexandre Miguel Kaizeler Guedes Da Silva Afonso" w:date="2026-07-27T16:55:00Z" w16du:dateUtc="2026-07-27T15:55:00Z">
            <w:rPr>
              <w:rFonts w:ascii="Arial" w:hAnsi="Arial" w:cs="Arial"/>
              <w:i/>
              <w:iCs/>
              <w:sz w:val="24"/>
              <w:szCs w:val="24"/>
            </w:rPr>
          </w:rPrChange>
        </w:rPr>
        <w:fldChar w:fldCharType="end"/>
      </w:r>
      <w:r w:rsidR="00BD3F8C" w:rsidRPr="00B475D4">
        <w:rPr>
          <w:rFonts w:ascii="Arial" w:hAnsi="Arial" w:cs="Arial"/>
          <w:sz w:val="24"/>
          <w:szCs w:val="24"/>
          <w:lang w:val="en-GB"/>
          <w:rPrChange w:id="3321" w:author="Alexandre Miguel Kaizeler Guedes Da Silva Afonso" w:date="2026-07-27T16:55:00Z" w16du:dateUtc="2026-07-27T15:55:00Z">
            <w:rPr>
              <w:rFonts w:ascii="Arial" w:hAnsi="Arial" w:cs="Arial"/>
              <w:sz w:val="24"/>
              <w:szCs w:val="24"/>
            </w:rPr>
          </w:rPrChange>
        </w:rPr>
        <w:t xml:space="preserve">, </w:t>
      </w:r>
      <w:r w:rsidR="00BD3F8C" w:rsidRPr="00B475D4">
        <w:rPr>
          <w:rFonts w:ascii="Arial" w:hAnsi="Arial" w:cs="Arial"/>
          <w:i/>
          <w:iCs/>
          <w:sz w:val="24"/>
          <w:szCs w:val="24"/>
          <w:lang w:val="en-GB"/>
          <w:rPrChange w:id="3322" w:author="Alexandre Miguel Kaizeler Guedes Da Silva Afonso" w:date="2026-07-27T16:55:00Z" w16du:dateUtc="2026-07-27T15:55:00Z">
            <w:rPr>
              <w:rFonts w:ascii="Arial" w:hAnsi="Arial" w:cs="Arial"/>
              <w:i/>
              <w:iCs/>
              <w:sz w:val="24"/>
              <w:szCs w:val="24"/>
            </w:rPr>
          </w:rPrChange>
        </w:rPr>
        <w:t>DISC1</w:t>
      </w:r>
      <w:r w:rsidR="00863912" w:rsidRPr="00B475D4">
        <w:rPr>
          <w:rFonts w:ascii="Arial" w:hAnsi="Arial" w:cs="Arial"/>
          <w:i/>
          <w:iCs/>
          <w:sz w:val="24"/>
          <w:szCs w:val="24"/>
          <w:lang w:val="en-GB"/>
          <w:rPrChange w:id="3323" w:author="Alexandre Miguel Kaizeler Guedes Da Silva Afonso" w:date="2026-07-27T16:55:00Z" w16du:dateUtc="2026-07-27T15:55:00Z">
            <w:rPr>
              <w:rFonts w:ascii="Arial" w:hAnsi="Arial" w:cs="Arial"/>
              <w:i/>
              <w:iCs/>
              <w:sz w:val="24"/>
              <w:szCs w:val="24"/>
            </w:rPr>
          </w:rPrChange>
        </w:rPr>
        <w:fldChar w:fldCharType="begin"/>
      </w:r>
      <w:r w:rsidR="0017139D" w:rsidRPr="00B475D4">
        <w:rPr>
          <w:rFonts w:ascii="Arial" w:hAnsi="Arial" w:cs="Arial"/>
          <w:i/>
          <w:iCs/>
          <w:sz w:val="24"/>
          <w:szCs w:val="24"/>
          <w:lang w:val="en-GB"/>
          <w:rPrChange w:id="3324" w:author="Alexandre Miguel Kaizeler Guedes Da Silva Afonso" w:date="2026-07-27T16:55:00Z" w16du:dateUtc="2026-07-27T15:55:00Z">
            <w:rPr>
              <w:rFonts w:ascii="Arial" w:hAnsi="Arial" w:cs="Arial"/>
              <w:i/>
              <w:iCs/>
              <w:sz w:val="24"/>
              <w:szCs w:val="24"/>
            </w:rPr>
          </w:rPrChange>
        </w:rPr>
        <w:instrText xml:space="preserve"> ADDIN ZOTERO_ITEM CSL_CITATION {"citationID":"OBbOgKYh","properties":{"formattedCitation":"\\super 85\\nosupersub{}","plainCitation":"85","noteIndex":0},"citationItems":[{"id":"jCcWpdK2/WDLOuBrr","uris":["http://zotero.org/users/local/1p9EH8ax/items/V6EXA3NG"],"itemData":{"id":117,"type":"article-journal","container-title":"Biochemical and Biophysical Research Communications","DOI":"10.1016/j.bbrc.2005.10.013","ISSN":"0006291X","issue":"2","journalAbbreviation":"Biochemical and Biophysical Research Communications","language":"en","license":"https://www.elsevier.com/tdm/userlicense/1.0/","page":"771-776","source":"DOI.org (Crossref)","title":"A functional link between Disrupted-In-Schizophrenia 1 and the eukaryotic translation initiation factor 3","volume":"338","author":[{"family":"Ogawa","given":"Fumiaki"},{"family":"Kasai","given":"Mana"},{"family":"Akiyama","given":"Tetsu"}],"issued":{"date-parts":[["2005",12]]}}}],"schema":"https://github.com/citation-style-language/schema/raw/master/csl-citation.json"} </w:instrText>
      </w:r>
      <w:r w:rsidR="00863912" w:rsidRPr="00B475D4">
        <w:rPr>
          <w:rFonts w:ascii="Arial" w:hAnsi="Arial" w:cs="Arial"/>
          <w:i/>
          <w:iCs/>
          <w:sz w:val="24"/>
          <w:szCs w:val="24"/>
          <w:lang w:val="en-GB"/>
          <w:rPrChange w:id="3325" w:author="Alexandre Miguel Kaizeler Guedes Da Silva Afonso" w:date="2026-07-27T16:55:00Z" w16du:dateUtc="2026-07-27T15:55:00Z">
            <w:rPr>
              <w:rFonts w:ascii="Arial" w:hAnsi="Arial" w:cs="Arial"/>
              <w:i/>
              <w:iCs/>
              <w:sz w:val="24"/>
              <w:szCs w:val="24"/>
            </w:rPr>
          </w:rPrChange>
        </w:rPr>
        <w:fldChar w:fldCharType="separate"/>
      </w:r>
      <w:r w:rsidR="0017139D" w:rsidRPr="00B475D4">
        <w:rPr>
          <w:rFonts w:ascii="Arial" w:hAnsi="Arial" w:cs="Arial"/>
          <w:kern w:val="0"/>
          <w:sz w:val="24"/>
          <w:vertAlign w:val="superscript"/>
          <w:lang w:val="en-GB"/>
          <w:rPrChange w:id="3326" w:author="Alexandre Miguel Kaizeler Guedes Da Silva Afonso" w:date="2026-07-27T16:55:00Z" w16du:dateUtc="2026-07-27T15:55:00Z">
            <w:rPr>
              <w:rFonts w:ascii="Arial" w:hAnsi="Arial" w:cs="Arial"/>
              <w:kern w:val="0"/>
              <w:sz w:val="24"/>
              <w:vertAlign w:val="superscript"/>
            </w:rPr>
          </w:rPrChange>
        </w:rPr>
        <w:t>85</w:t>
      </w:r>
      <w:r w:rsidR="00863912" w:rsidRPr="00B475D4">
        <w:rPr>
          <w:rFonts w:ascii="Arial" w:hAnsi="Arial" w:cs="Arial"/>
          <w:i/>
          <w:iCs/>
          <w:sz w:val="24"/>
          <w:szCs w:val="24"/>
          <w:lang w:val="en-GB"/>
          <w:rPrChange w:id="3327" w:author="Alexandre Miguel Kaizeler Guedes Da Silva Afonso" w:date="2026-07-27T16:55:00Z" w16du:dateUtc="2026-07-27T15:55:00Z">
            <w:rPr>
              <w:rFonts w:ascii="Arial" w:hAnsi="Arial" w:cs="Arial"/>
              <w:i/>
              <w:iCs/>
              <w:sz w:val="24"/>
              <w:szCs w:val="24"/>
            </w:rPr>
          </w:rPrChange>
        </w:rPr>
        <w:fldChar w:fldCharType="end"/>
      </w:r>
      <w:r w:rsidR="00BD3F8C" w:rsidRPr="00B475D4">
        <w:rPr>
          <w:rFonts w:ascii="Arial" w:hAnsi="Arial" w:cs="Arial"/>
          <w:sz w:val="24"/>
          <w:szCs w:val="24"/>
          <w:lang w:val="en-GB"/>
          <w:rPrChange w:id="3328" w:author="Alexandre Miguel Kaizeler Guedes Da Silva Afonso" w:date="2026-07-27T16:55:00Z" w16du:dateUtc="2026-07-27T15:55:00Z">
            <w:rPr>
              <w:rFonts w:ascii="Arial" w:hAnsi="Arial" w:cs="Arial"/>
              <w:sz w:val="24"/>
              <w:szCs w:val="24"/>
            </w:rPr>
          </w:rPrChange>
        </w:rPr>
        <w:t xml:space="preserve">, </w:t>
      </w:r>
      <w:r w:rsidR="00BD3F8C" w:rsidRPr="00B475D4">
        <w:rPr>
          <w:rFonts w:ascii="Arial" w:hAnsi="Arial" w:cs="Arial"/>
          <w:i/>
          <w:iCs/>
          <w:sz w:val="24"/>
          <w:szCs w:val="24"/>
          <w:lang w:val="en-GB"/>
          <w:rPrChange w:id="3329" w:author="Alexandre Miguel Kaizeler Guedes Da Silva Afonso" w:date="2026-07-27T16:55:00Z" w16du:dateUtc="2026-07-27T15:55:00Z">
            <w:rPr>
              <w:rFonts w:ascii="Arial" w:hAnsi="Arial" w:cs="Arial"/>
              <w:i/>
              <w:iCs/>
              <w:sz w:val="24"/>
              <w:szCs w:val="24"/>
            </w:rPr>
          </w:rPrChange>
        </w:rPr>
        <w:t>EIF2A</w:t>
      </w:r>
      <w:r w:rsidR="00CB531D" w:rsidRPr="00B475D4">
        <w:rPr>
          <w:rFonts w:ascii="Arial" w:hAnsi="Arial" w:cs="Arial"/>
          <w:i/>
          <w:iCs/>
          <w:sz w:val="24"/>
          <w:szCs w:val="24"/>
          <w:lang w:val="en-GB"/>
          <w:rPrChange w:id="3330" w:author="Alexandre Miguel Kaizeler Guedes Da Silva Afonso" w:date="2026-07-27T16:55:00Z" w16du:dateUtc="2026-07-27T15:55:00Z">
            <w:rPr>
              <w:rFonts w:ascii="Arial" w:hAnsi="Arial" w:cs="Arial"/>
              <w:i/>
              <w:iCs/>
              <w:sz w:val="24"/>
              <w:szCs w:val="24"/>
            </w:rPr>
          </w:rPrChange>
        </w:rPr>
        <w:fldChar w:fldCharType="begin"/>
      </w:r>
      <w:r w:rsidR="0017139D" w:rsidRPr="00B475D4">
        <w:rPr>
          <w:rFonts w:ascii="Arial" w:hAnsi="Arial" w:cs="Arial"/>
          <w:i/>
          <w:iCs/>
          <w:sz w:val="24"/>
          <w:szCs w:val="24"/>
          <w:lang w:val="en-GB"/>
          <w:rPrChange w:id="3331" w:author="Alexandre Miguel Kaizeler Guedes Da Silva Afonso" w:date="2026-07-27T16:55:00Z" w16du:dateUtc="2026-07-27T15:55:00Z">
            <w:rPr>
              <w:rFonts w:ascii="Arial" w:hAnsi="Arial" w:cs="Arial"/>
              <w:i/>
              <w:iCs/>
              <w:sz w:val="24"/>
              <w:szCs w:val="24"/>
            </w:rPr>
          </w:rPrChange>
        </w:rPr>
        <w:instrText xml:space="preserve"> ADDIN ZOTERO_ITEM CSL_CITATION {"citationID":"g7VU90Lg","properties":{"formattedCitation":"\\super 86\\nosupersub{}","plainCitation":"86","noteIndex":0},"citationItems":[{"id":"jCcWpdK2/QNNnvMWz","uris":["http://zotero.org/users/local/1p9EH8ax/items/NMFYBRN8"],"itemData":{"id":99,"type":"article-journal","abstract":"In response to environmental stress, the related RNA-binding proteins TIA-1 and TIAR colocalize with poly(A)+ RNA at cytoplasmic foci that resemble the stress granules (SGs) that harbor untranslated mRNAs in heat shocked plant cells (Nover et al. 1989; Nover et al. 1983; Scharf et al. 1998). The accumulation of untranslated mRNA at SGs is reversible in cells that recover from a sublethal stress, but irreversible in cells subjected to a lethal stress. We have found that the assembly of TIA-1/R+ SGs is initiated by the phosphorylation of eIF-2α. A phosphomimetic eIF-2α mutant (S51D) induces the assembly of SGs, whereas a nonphosphorylatable eIF-2α mutant (S51A) prevents the assembly of SGs. The ability of a TIA-1 mutant lacking its RNA-binding domains to function as a transdominant inhibitor of SG formation suggests that this RNA-binding protein acts downstream of the phosphorylation of eIF-2α to promote the sequestration of untranslated mRNAs at SGs. The assembly and disassembly of SGs could regulate the duration of stress- induced translational arrest in cells recovering from environmental stress.","container-title":"The Journal of Cell Biology","DOI":"10.1083/jcb.147.7.1431","ISSN":"0021-9525, 1540-8140","issue":"7","language":"en","page":"1431-1442","source":"DOI.org (Crossref)","title":"RNA-Binding Proteins Tia-1 and Tiar Link the Phosphorylation of Eif-2α to the Assembly of Mammalian Stress Granules","volume":"147","author":[{"family":"Kedersha","given":"Nancy L."},{"family":"Gupta","given":"Mita"},{"family":"Li","given":"Wei"},{"family":"Miller","given":"Ira"},{"family":"Anderson","given":"Paul"}],"issued":{"date-parts":[["1999",12,27]]}}}],"schema":"https://github.com/citation-style-language/schema/raw/master/csl-citation.json"} </w:instrText>
      </w:r>
      <w:r w:rsidR="00CB531D" w:rsidRPr="00B475D4">
        <w:rPr>
          <w:rFonts w:ascii="Arial" w:hAnsi="Arial" w:cs="Arial"/>
          <w:i/>
          <w:iCs/>
          <w:sz w:val="24"/>
          <w:szCs w:val="24"/>
          <w:lang w:val="en-GB"/>
          <w:rPrChange w:id="3332" w:author="Alexandre Miguel Kaizeler Guedes Da Silva Afonso" w:date="2026-07-27T16:55:00Z" w16du:dateUtc="2026-07-27T15:55:00Z">
            <w:rPr>
              <w:rFonts w:ascii="Arial" w:hAnsi="Arial" w:cs="Arial"/>
              <w:i/>
              <w:iCs/>
              <w:sz w:val="24"/>
              <w:szCs w:val="24"/>
            </w:rPr>
          </w:rPrChange>
        </w:rPr>
        <w:fldChar w:fldCharType="separate"/>
      </w:r>
      <w:r w:rsidR="0017139D" w:rsidRPr="00B475D4">
        <w:rPr>
          <w:rFonts w:ascii="Arial" w:hAnsi="Arial" w:cs="Arial"/>
          <w:kern w:val="0"/>
          <w:sz w:val="24"/>
          <w:vertAlign w:val="superscript"/>
          <w:lang w:val="en-GB"/>
          <w:rPrChange w:id="3333" w:author="Alexandre Miguel Kaizeler Guedes Da Silva Afonso" w:date="2026-07-27T16:55:00Z" w16du:dateUtc="2026-07-27T15:55:00Z">
            <w:rPr>
              <w:rFonts w:ascii="Arial" w:hAnsi="Arial" w:cs="Arial"/>
              <w:kern w:val="0"/>
              <w:sz w:val="24"/>
              <w:vertAlign w:val="superscript"/>
            </w:rPr>
          </w:rPrChange>
        </w:rPr>
        <w:t>86</w:t>
      </w:r>
      <w:r w:rsidR="00CB531D" w:rsidRPr="00B475D4">
        <w:rPr>
          <w:rFonts w:ascii="Arial" w:hAnsi="Arial" w:cs="Arial"/>
          <w:i/>
          <w:iCs/>
          <w:sz w:val="24"/>
          <w:szCs w:val="24"/>
          <w:lang w:val="en-GB"/>
          <w:rPrChange w:id="3334" w:author="Alexandre Miguel Kaizeler Guedes Da Silva Afonso" w:date="2026-07-27T16:55:00Z" w16du:dateUtc="2026-07-27T15:55:00Z">
            <w:rPr>
              <w:rFonts w:ascii="Arial" w:hAnsi="Arial" w:cs="Arial"/>
              <w:i/>
              <w:iCs/>
              <w:sz w:val="24"/>
              <w:szCs w:val="24"/>
            </w:rPr>
          </w:rPrChange>
        </w:rPr>
        <w:fldChar w:fldCharType="end"/>
      </w:r>
      <w:r w:rsidR="00CB531D" w:rsidRPr="00B475D4">
        <w:rPr>
          <w:rFonts w:ascii="Arial" w:hAnsi="Arial" w:cs="Arial"/>
          <w:sz w:val="24"/>
          <w:szCs w:val="24"/>
          <w:lang w:val="en-GB"/>
          <w:rPrChange w:id="3335" w:author="Alexandre Miguel Kaizeler Guedes Da Silva Afonso" w:date="2026-07-27T16:55:00Z" w16du:dateUtc="2026-07-27T15:55:00Z">
            <w:rPr>
              <w:rFonts w:ascii="Arial" w:hAnsi="Arial" w:cs="Arial"/>
              <w:sz w:val="24"/>
              <w:szCs w:val="24"/>
            </w:rPr>
          </w:rPrChange>
        </w:rPr>
        <w:t>,</w:t>
      </w:r>
      <w:r w:rsidR="00BD3F8C" w:rsidRPr="00B475D4">
        <w:rPr>
          <w:rFonts w:ascii="Arial" w:hAnsi="Arial" w:cs="Arial"/>
          <w:sz w:val="24"/>
          <w:szCs w:val="24"/>
          <w:lang w:val="en-GB"/>
          <w:rPrChange w:id="3336" w:author="Alexandre Miguel Kaizeler Guedes Da Silva Afonso" w:date="2026-07-27T16:55:00Z" w16du:dateUtc="2026-07-27T15:55:00Z">
            <w:rPr>
              <w:rFonts w:ascii="Arial" w:hAnsi="Arial" w:cs="Arial"/>
              <w:sz w:val="24"/>
              <w:szCs w:val="24"/>
            </w:rPr>
          </w:rPrChange>
        </w:rPr>
        <w:t xml:space="preserve"> </w:t>
      </w:r>
      <w:r w:rsidR="00BD3F8C" w:rsidRPr="00B475D4">
        <w:rPr>
          <w:rFonts w:ascii="Arial" w:hAnsi="Arial" w:cs="Arial"/>
          <w:i/>
          <w:iCs/>
          <w:sz w:val="24"/>
          <w:szCs w:val="24"/>
          <w:lang w:val="en-GB"/>
          <w:rPrChange w:id="3337" w:author="Alexandre Miguel Kaizeler Guedes Da Silva Afonso" w:date="2026-07-27T16:55:00Z" w16du:dateUtc="2026-07-27T15:55:00Z">
            <w:rPr>
              <w:rFonts w:ascii="Arial" w:hAnsi="Arial" w:cs="Arial"/>
              <w:i/>
              <w:iCs/>
              <w:sz w:val="24"/>
              <w:szCs w:val="24"/>
            </w:rPr>
          </w:rPrChange>
        </w:rPr>
        <w:t>FASTK</w:t>
      </w:r>
      <w:r w:rsidR="00CB531D" w:rsidRPr="00B475D4">
        <w:rPr>
          <w:rFonts w:ascii="Arial" w:hAnsi="Arial" w:cs="Arial"/>
          <w:i/>
          <w:iCs/>
          <w:sz w:val="24"/>
          <w:szCs w:val="24"/>
          <w:lang w:val="en-GB"/>
          <w:rPrChange w:id="3338" w:author="Alexandre Miguel Kaizeler Guedes Da Silva Afonso" w:date="2026-07-27T16:55:00Z" w16du:dateUtc="2026-07-27T15:55:00Z">
            <w:rPr>
              <w:rFonts w:ascii="Arial" w:hAnsi="Arial" w:cs="Arial"/>
              <w:i/>
              <w:iCs/>
              <w:sz w:val="24"/>
              <w:szCs w:val="24"/>
            </w:rPr>
          </w:rPrChange>
        </w:rPr>
        <w:fldChar w:fldCharType="begin"/>
      </w:r>
      <w:r w:rsidR="0017139D" w:rsidRPr="00B475D4">
        <w:rPr>
          <w:rFonts w:ascii="Arial" w:hAnsi="Arial" w:cs="Arial"/>
          <w:i/>
          <w:iCs/>
          <w:sz w:val="24"/>
          <w:szCs w:val="24"/>
          <w:lang w:val="en-GB"/>
          <w:rPrChange w:id="3339" w:author="Alexandre Miguel Kaizeler Guedes Da Silva Afonso" w:date="2026-07-27T16:55:00Z" w16du:dateUtc="2026-07-27T15:55:00Z">
            <w:rPr>
              <w:rFonts w:ascii="Arial" w:hAnsi="Arial" w:cs="Arial"/>
              <w:i/>
              <w:iCs/>
              <w:sz w:val="24"/>
              <w:szCs w:val="24"/>
            </w:rPr>
          </w:rPrChange>
        </w:rPr>
        <w:instrText xml:space="preserve"> ADDIN ZOTERO_ITEM CSL_CITATION {"citationID":"vu0NgGWS","properties":{"formattedCitation":"\\super 87\\nosupersub{}","plainCitation":"87","noteIndex":0},"citationItems":[{"id":"jCcWpdK2/MX3fz6An","uris":["http://zotero.org/users/local/1p9EH8ax/items/AY3WJCN9"],"itemData":{"id":107,"type":"article-journal","abstract":"Stress granules (SGs) are cytoplasmic aggregates of stalled translational preinitiation complexes that accumulate during stress. GW bodies/processing bodies (PBs) are distinct cytoplasmic sites of mRNA degradation. In this study, we show that SGs and PBs are spatially, compositionally, and functionally linked. SGs and PBs are induced by stress, but SG assembly requires eIF2α phosphorylation, whereas PB assembly does not. They are also dispersed by inhibitors of translational elongation and share several protein components, including Fas-activated serine/threonine phosphoprotein, XRN1, eIF4E, and tristetraprolin (TTP). In contrast, eIF3, G3BP, eIF4G, and PABP-1 are restricted to SGs, whereas DCP1a and 2 are confined to PBs. SGs and PBs also can harbor the same species of mRNA and physically associate with one another in vivo, an interaction that is promoted by the related mRNA decay factors TTP and BRF1. We propose that mRNA released from disassembled polysomes is sorted and remodeled at SGs, from which selected transcripts are delivered to PBs for degradation.","container-title":"The Journal of Cell Biology","DOI":"10.1083/jcb.200502088","ISSN":"1540-8140, 0021-9525","issue":"6","language":"en","page":"871-884","source":"DOI.org (Crossref)","title":"Stress granules and processing bodies are dynamically linked sites of mRNP remodeling","volume":"169","author":[{"family":"Kedersha","given":"Nancy"},{"family":"Stoecklin","given":"Georg"},{"family":"Ayodele","given":"Maranatha"},{"family":"Yacono","given":"Patrick"},{"family":"Lykke-Andersen","given":"Jens"},{"family":"Fritzler","given":"Marvin J."},{"family":"Scheuner","given":"Donalyn"},{"family":"Kaufman","given":"Randal J."},{"family":"Golan","given":"David E."},{"family":"Anderson","given":"Paul"}],"issued":{"date-parts":[["2005",6,20]]}}}],"schema":"https://github.com/citation-style-language/schema/raw/master/csl-citation.json"} </w:instrText>
      </w:r>
      <w:r w:rsidR="00CB531D" w:rsidRPr="00B475D4">
        <w:rPr>
          <w:rFonts w:ascii="Arial" w:hAnsi="Arial" w:cs="Arial"/>
          <w:i/>
          <w:iCs/>
          <w:sz w:val="24"/>
          <w:szCs w:val="24"/>
          <w:lang w:val="en-GB"/>
          <w:rPrChange w:id="3340" w:author="Alexandre Miguel Kaizeler Guedes Da Silva Afonso" w:date="2026-07-27T16:55:00Z" w16du:dateUtc="2026-07-27T15:55:00Z">
            <w:rPr>
              <w:rFonts w:ascii="Arial" w:hAnsi="Arial" w:cs="Arial"/>
              <w:i/>
              <w:iCs/>
              <w:sz w:val="24"/>
              <w:szCs w:val="24"/>
            </w:rPr>
          </w:rPrChange>
        </w:rPr>
        <w:fldChar w:fldCharType="separate"/>
      </w:r>
      <w:r w:rsidR="0017139D" w:rsidRPr="00B475D4">
        <w:rPr>
          <w:rFonts w:ascii="Arial" w:hAnsi="Arial" w:cs="Arial"/>
          <w:kern w:val="0"/>
          <w:sz w:val="24"/>
          <w:vertAlign w:val="superscript"/>
          <w:lang w:val="en-GB"/>
          <w:rPrChange w:id="3341" w:author="Alexandre Miguel Kaizeler Guedes Da Silva Afonso" w:date="2026-07-27T16:55:00Z" w16du:dateUtc="2026-07-27T15:55:00Z">
            <w:rPr>
              <w:rFonts w:ascii="Arial" w:hAnsi="Arial" w:cs="Arial"/>
              <w:kern w:val="0"/>
              <w:sz w:val="24"/>
              <w:vertAlign w:val="superscript"/>
            </w:rPr>
          </w:rPrChange>
        </w:rPr>
        <w:t>87</w:t>
      </w:r>
      <w:r w:rsidR="00CB531D" w:rsidRPr="00B475D4">
        <w:rPr>
          <w:rFonts w:ascii="Arial" w:hAnsi="Arial" w:cs="Arial"/>
          <w:i/>
          <w:iCs/>
          <w:sz w:val="24"/>
          <w:szCs w:val="24"/>
          <w:lang w:val="en-GB"/>
          <w:rPrChange w:id="3342" w:author="Alexandre Miguel Kaizeler Guedes Da Silva Afonso" w:date="2026-07-27T16:55:00Z" w16du:dateUtc="2026-07-27T15:55:00Z">
            <w:rPr>
              <w:rFonts w:ascii="Arial" w:hAnsi="Arial" w:cs="Arial"/>
              <w:i/>
              <w:iCs/>
              <w:sz w:val="24"/>
              <w:szCs w:val="24"/>
            </w:rPr>
          </w:rPrChange>
        </w:rPr>
        <w:fldChar w:fldCharType="end"/>
      </w:r>
      <w:r w:rsidR="00BD3F8C" w:rsidRPr="00B475D4">
        <w:rPr>
          <w:rFonts w:ascii="Arial" w:hAnsi="Arial" w:cs="Arial"/>
          <w:sz w:val="24"/>
          <w:szCs w:val="24"/>
          <w:lang w:val="en-GB"/>
          <w:rPrChange w:id="3343" w:author="Alexandre Miguel Kaizeler Guedes Da Silva Afonso" w:date="2026-07-27T16:55:00Z" w16du:dateUtc="2026-07-27T15:55:00Z">
            <w:rPr>
              <w:rFonts w:ascii="Arial" w:hAnsi="Arial" w:cs="Arial"/>
              <w:sz w:val="24"/>
              <w:szCs w:val="24"/>
            </w:rPr>
          </w:rPrChange>
        </w:rPr>
        <w:t xml:space="preserve">, </w:t>
      </w:r>
      <w:r w:rsidR="00BD3F8C" w:rsidRPr="00B475D4">
        <w:rPr>
          <w:rFonts w:ascii="Arial" w:hAnsi="Arial" w:cs="Arial"/>
          <w:i/>
          <w:iCs/>
          <w:sz w:val="24"/>
          <w:szCs w:val="24"/>
          <w:lang w:val="en-GB"/>
          <w:rPrChange w:id="3344" w:author="Alexandre Miguel Kaizeler Guedes Da Silva Afonso" w:date="2026-07-27T16:55:00Z" w16du:dateUtc="2026-07-27T15:55:00Z">
            <w:rPr>
              <w:rFonts w:ascii="Arial" w:hAnsi="Arial" w:cs="Arial"/>
              <w:i/>
              <w:iCs/>
              <w:sz w:val="24"/>
              <w:szCs w:val="24"/>
            </w:rPr>
          </w:rPrChange>
        </w:rPr>
        <w:t>FMR1</w:t>
      </w:r>
      <w:r w:rsidR="00CB531D" w:rsidRPr="00B475D4">
        <w:rPr>
          <w:rFonts w:ascii="Arial" w:hAnsi="Arial" w:cs="Arial"/>
          <w:i/>
          <w:iCs/>
          <w:sz w:val="24"/>
          <w:szCs w:val="24"/>
          <w:lang w:val="en-GB"/>
          <w:rPrChange w:id="3345" w:author="Alexandre Miguel Kaizeler Guedes Da Silva Afonso" w:date="2026-07-27T16:55:00Z" w16du:dateUtc="2026-07-27T15:55:00Z">
            <w:rPr>
              <w:rFonts w:ascii="Arial" w:hAnsi="Arial" w:cs="Arial"/>
              <w:i/>
              <w:iCs/>
              <w:sz w:val="24"/>
              <w:szCs w:val="24"/>
            </w:rPr>
          </w:rPrChange>
        </w:rPr>
        <w:fldChar w:fldCharType="begin"/>
      </w:r>
      <w:r w:rsidR="0017139D" w:rsidRPr="00B475D4">
        <w:rPr>
          <w:rFonts w:ascii="Arial" w:hAnsi="Arial" w:cs="Arial"/>
          <w:i/>
          <w:iCs/>
          <w:sz w:val="24"/>
          <w:szCs w:val="24"/>
          <w:lang w:val="en-GB"/>
          <w:rPrChange w:id="3346" w:author="Alexandre Miguel Kaizeler Guedes Da Silva Afonso" w:date="2026-07-27T16:55:00Z" w16du:dateUtc="2026-07-27T15:55:00Z">
            <w:rPr>
              <w:rFonts w:ascii="Arial" w:hAnsi="Arial" w:cs="Arial"/>
              <w:i/>
              <w:iCs/>
              <w:sz w:val="24"/>
              <w:szCs w:val="24"/>
            </w:rPr>
          </w:rPrChange>
        </w:rPr>
        <w:instrText xml:space="preserve"> ADDIN ZOTERO_ITEM CSL_CITATION {"citationID":"Z059ZUVi","properties":{"formattedCitation":"\\super 88\\nosupersub{}","plainCitation":"88","noteIndex":0},"citationItems":[{"id":"jCcWpdK2/nod19DbE","uris":["http://zotero.org/users/local/1p9EH8ax/items/JH59H4SF"],"itemData":{"id":109,"type":"article-journal","container-title":"Human Molecular Genetics","DOI":"10.1093/hmg/11.24.3007","ISSN":"14602083","issue":"24","page":"3007-3017","source":"DOI.org (Crossref)","title":"Trapping of messenger RNA by Fragile X Mental Retardation protein into cytoplasmic granules induces translation repression","volume":"11","author":[{"family":"Mazroui","given":"R."}],"issued":{"date-parts":[["2002",11,15]]}}}],"schema":"https://github.com/citation-style-language/schema/raw/master/csl-citation.json"} </w:instrText>
      </w:r>
      <w:r w:rsidR="00CB531D" w:rsidRPr="00B475D4">
        <w:rPr>
          <w:rFonts w:ascii="Arial" w:hAnsi="Arial" w:cs="Arial"/>
          <w:i/>
          <w:iCs/>
          <w:sz w:val="24"/>
          <w:szCs w:val="24"/>
          <w:lang w:val="en-GB"/>
          <w:rPrChange w:id="3347" w:author="Alexandre Miguel Kaizeler Guedes Da Silva Afonso" w:date="2026-07-27T16:55:00Z" w16du:dateUtc="2026-07-27T15:55:00Z">
            <w:rPr>
              <w:rFonts w:ascii="Arial" w:hAnsi="Arial" w:cs="Arial"/>
              <w:i/>
              <w:iCs/>
              <w:sz w:val="24"/>
              <w:szCs w:val="24"/>
            </w:rPr>
          </w:rPrChange>
        </w:rPr>
        <w:fldChar w:fldCharType="separate"/>
      </w:r>
      <w:r w:rsidR="0017139D" w:rsidRPr="00B475D4">
        <w:rPr>
          <w:rFonts w:ascii="Arial" w:hAnsi="Arial" w:cs="Arial"/>
          <w:kern w:val="0"/>
          <w:sz w:val="24"/>
          <w:vertAlign w:val="superscript"/>
          <w:lang w:val="en-GB"/>
          <w:rPrChange w:id="3348" w:author="Alexandre Miguel Kaizeler Guedes Da Silva Afonso" w:date="2026-07-27T16:55:00Z" w16du:dateUtc="2026-07-27T15:55:00Z">
            <w:rPr>
              <w:rFonts w:ascii="Arial" w:hAnsi="Arial" w:cs="Arial"/>
              <w:kern w:val="0"/>
              <w:sz w:val="24"/>
              <w:vertAlign w:val="superscript"/>
            </w:rPr>
          </w:rPrChange>
        </w:rPr>
        <w:t>88</w:t>
      </w:r>
      <w:r w:rsidR="00CB531D" w:rsidRPr="00B475D4">
        <w:rPr>
          <w:rFonts w:ascii="Arial" w:hAnsi="Arial" w:cs="Arial"/>
          <w:i/>
          <w:iCs/>
          <w:sz w:val="24"/>
          <w:szCs w:val="24"/>
          <w:lang w:val="en-GB"/>
          <w:rPrChange w:id="3349" w:author="Alexandre Miguel Kaizeler Guedes Da Silva Afonso" w:date="2026-07-27T16:55:00Z" w16du:dateUtc="2026-07-27T15:55:00Z">
            <w:rPr>
              <w:rFonts w:ascii="Arial" w:hAnsi="Arial" w:cs="Arial"/>
              <w:i/>
              <w:iCs/>
              <w:sz w:val="24"/>
              <w:szCs w:val="24"/>
            </w:rPr>
          </w:rPrChange>
        </w:rPr>
        <w:fldChar w:fldCharType="end"/>
      </w:r>
      <w:r w:rsidR="00BD3F8C" w:rsidRPr="00B475D4">
        <w:rPr>
          <w:rFonts w:ascii="Arial" w:hAnsi="Arial" w:cs="Arial"/>
          <w:sz w:val="24"/>
          <w:szCs w:val="24"/>
          <w:lang w:val="en-GB"/>
          <w:rPrChange w:id="3350" w:author="Alexandre Miguel Kaizeler Guedes Da Silva Afonso" w:date="2026-07-27T16:55:00Z" w16du:dateUtc="2026-07-27T15:55:00Z">
            <w:rPr>
              <w:rFonts w:ascii="Arial" w:hAnsi="Arial" w:cs="Arial"/>
              <w:sz w:val="24"/>
              <w:szCs w:val="24"/>
            </w:rPr>
          </w:rPrChange>
        </w:rPr>
        <w:t xml:space="preserve">, </w:t>
      </w:r>
      <w:r w:rsidR="00BD3F8C" w:rsidRPr="00B475D4">
        <w:rPr>
          <w:rFonts w:ascii="Arial" w:hAnsi="Arial" w:cs="Arial"/>
          <w:i/>
          <w:iCs/>
          <w:sz w:val="24"/>
          <w:szCs w:val="24"/>
          <w:lang w:val="en-GB"/>
          <w:rPrChange w:id="3351" w:author="Alexandre Miguel Kaizeler Guedes Da Silva Afonso" w:date="2026-07-27T16:55:00Z" w16du:dateUtc="2026-07-27T15:55:00Z">
            <w:rPr>
              <w:rFonts w:ascii="Arial" w:hAnsi="Arial" w:cs="Arial"/>
              <w:i/>
              <w:iCs/>
              <w:sz w:val="24"/>
              <w:szCs w:val="24"/>
            </w:rPr>
          </w:rPrChange>
        </w:rPr>
        <w:t>FXR1</w:t>
      </w:r>
      <w:r w:rsidR="00CB531D" w:rsidRPr="00B475D4">
        <w:rPr>
          <w:rFonts w:ascii="Arial" w:hAnsi="Arial" w:cs="Arial"/>
          <w:i/>
          <w:iCs/>
          <w:sz w:val="24"/>
          <w:szCs w:val="24"/>
          <w:lang w:val="en-GB"/>
          <w:rPrChange w:id="3352" w:author="Alexandre Miguel Kaizeler Guedes Da Silva Afonso" w:date="2026-07-27T16:55:00Z" w16du:dateUtc="2026-07-27T15:55:00Z">
            <w:rPr>
              <w:rFonts w:ascii="Arial" w:hAnsi="Arial" w:cs="Arial"/>
              <w:i/>
              <w:iCs/>
              <w:sz w:val="24"/>
              <w:szCs w:val="24"/>
            </w:rPr>
          </w:rPrChange>
        </w:rPr>
        <w:fldChar w:fldCharType="begin"/>
      </w:r>
      <w:r w:rsidR="0017139D" w:rsidRPr="00B475D4">
        <w:rPr>
          <w:rFonts w:ascii="Arial" w:hAnsi="Arial" w:cs="Arial"/>
          <w:i/>
          <w:iCs/>
          <w:sz w:val="24"/>
          <w:szCs w:val="24"/>
          <w:lang w:val="en-GB"/>
          <w:rPrChange w:id="3353" w:author="Alexandre Miguel Kaizeler Guedes Da Silva Afonso" w:date="2026-07-27T16:55:00Z" w16du:dateUtc="2026-07-27T15:55:00Z">
            <w:rPr>
              <w:rFonts w:ascii="Arial" w:hAnsi="Arial" w:cs="Arial"/>
              <w:i/>
              <w:iCs/>
              <w:sz w:val="24"/>
              <w:szCs w:val="24"/>
            </w:rPr>
          </w:rPrChange>
        </w:rPr>
        <w:instrText xml:space="preserve"> ADDIN ZOTERO_ITEM CSL_CITATION {"citationID":"03BLz5dW","properties":{"formattedCitation":"\\super 88\\nosupersub{}","plainCitation":"88","noteIndex":0},"citationItems":[{"id":"jCcWpdK2/nod19DbE","uris":["http://zotero.org/users/local/1p9EH8ax/items/JH59H4SF"],"itemData":{"id":109,"type":"article-journal","container-title":"Human Molecular Genetics","DOI":"10.1093/hmg/11.24.3007","ISSN":"14602083","issue":"24","page":"3007-3017","source":"DOI.org (Crossref)","title":"Trapping of messenger RNA by Fragile X Mental Retardation protein into cytoplasmic granules induces translation repression","volume":"11","author":[{"family":"Mazroui","given":"R."}],"issued":{"date-parts":[["2002",11,15]]}}}],"schema":"https://github.com/citation-style-language/schema/raw/master/csl-citation.json"} </w:instrText>
      </w:r>
      <w:r w:rsidR="00CB531D" w:rsidRPr="00B475D4">
        <w:rPr>
          <w:rFonts w:ascii="Arial" w:hAnsi="Arial" w:cs="Arial"/>
          <w:i/>
          <w:iCs/>
          <w:sz w:val="24"/>
          <w:szCs w:val="24"/>
          <w:lang w:val="en-GB"/>
          <w:rPrChange w:id="3354" w:author="Alexandre Miguel Kaizeler Guedes Da Silva Afonso" w:date="2026-07-27T16:55:00Z" w16du:dateUtc="2026-07-27T15:55:00Z">
            <w:rPr>
              <w:rFonts w:ascii="Arial" w:hAnsi="Arial" w:cs="Arial"/>
              <w:i/>
              <w:iCs/>
              <w:sz w:val="24"/>
              <w:szCs w:val="24"/>
            </w:rPr>
          </w:rPrChange>
        </w:rPr>
        <w:fldChar w:fldCharType="separate"/>
      </w:r>
      <w:r w:rsidR="0017139D" w:rsidRPr="00B475D4">
        <w:rPr>
          <w:rFonts w:ascii="Arial" w:hAnsi="Arial" w:cs="Arial"/>
          <w:kern w:val="0"/>
          <w:sz w:val="24"/>
          <w:vertAlign w:val="superscript"/>
          <w:lang w:val="en-GB"/>
          <w:rPrChange w:id="3355" w:author="Alexandre Miguel Kaizeler Guedes Da Silva Afonso" w:date="2026-07-27T16:55:00Z" w16du:dateUtc="2026-07-27T15:55:00Z">
            <w:rPr>
              <w:rFonts w:ascii="Arial" w:hAnsi="Arial" w:cs="Arial"/>
              <w:kern w:val="0"/>
              <w:sz w:val="24"/>
              <w:vertAlign w:val="superscript"/>
            </w:rPr>
          </w:rPrChange>
        </w:rPr>
        <w:t>88</w:t>
      </w:r>
      <w:r w:rsidR="00CB531D" w:rsidRPr="00B475D4">
        <w:rPr>
          <w:rFonts w:ascii="Arial" w:hAnsi="Arial" w:cs="Arial"/>
          <w:i/>
          <w:iCs/>
          <w:sz w:val="24"/>
          <w:szCs w:val="24"/>
          <w:lang w:val="en-GB"/>
          <w:rPrChange w:id="3356" w:author="Alexandre Miguel Kaizeler Guedes Da Silva Afonso" w:date="2026-07-27T16:55:00Z" w16du:dateUtc="2026-07-27T15:55:00Z">
            <w:rPr>
              <w:rFonts w:ascii="Arial" w:hAnsi="Arial" w:cs="Arial"/>
              <w:i/>
              <w:iCs/>
              <w:sz w:val="24"/>
              <w:szCs w:val="24"/>
            </w:rPr>
          </w:rPrChange>
        </w:rPr>
        <w:fldChar w:fldCharType="end"/>
      </w:r>
      <w:r w:rsidR="00BD3F8C" w:rsidRPr="00B475D4">
        <w:rPr>
          <w:rFonts w:ascii="Arial" w:hAnsi="Arial" w:cs="Arial"/>
          <w:sz w:val="24"/>
          <w:szCs w:val="24"/>
          <w:lang w:val="en-GB"/>
          <w:rPrChange w:id="3357" w:author="Alexandre Miguel Kaizeler Guedes Da Silva Afonso" w:date="2026-07-27T16:55:00Z" w16du:dateUtc="2026-07-27T15:55:00Z">
            <w:rPr>
              <w:rFonts w:ascii="Arial" w:hAnsi="Arial" w:cs="Arial"/>
              <w:sz w:val="24"/>
              <w:szCs w:val="24"/>
            </w:rPr>
          </w:rPrChange>
        </w:rPr>
        <w:t xml:space="preserve">, </w:t>
      </w:r>
      <w:r w:rsidR="00BD3F8C" w:rsidRPr="00B475D4">
        <w:rPr>
          <w:rFonts w:ascii="Arial" w:hAnsi="Arial" w:cs="Arial"/>
          <w:i/>
          <w:iCs/>
          <w:sz w:val="24"/>
          <w:szCs w:val="24"/>
          <w:lang w:val="en-GB"/>
          <w:rPrChange w:id="3358" w:author="Alexandre Miguel Kaizeler Guedes Da Silva Afonso" w:date="2026-07-27T16:55:00Z" w16du:dateUtc="2026-07-27T15:55:00Z">
            <w:rPr>
              <w:rFonts w:ascii="Arial" w:hAnsi="Arial" w:cs="Arial"/>
              <w:i/>
              <w:iCs/>
              <w:sz w:val="24"/>
              <w:szCs w:val="24"/>
            </w:rPr>
          </w:rPrChange>
        </w:rPr>
        <w:t>G3BP2</w:t>
      </w:r>
      <w:r w:rsidR="00CB531D" w:rsidRPr="00B475D4">
        <w:rPr>
          <w:rFonts w:ascii="Arial" w:hAnsi="Arial" w:cs="Arial"/>
          <w:i/>
          <w:iCs/>
          <w:sz w:val="24"/>
          <w:szCs w:val="24"/>
          <w:lang w:val="en-GB"/>
          <w:rPrChange w:id="3359" w:author="Alexandre Miguel Kaizeler Guedes Da Silva Afonso" w:date="2026-07-27T16:55:00Z" w16du:dateUtc="2026-07-27T15:55:00Z">
            <w:rPr>
              <w:rFonts w:ascii="Arial" w:hAnsi="Arial" w:cs="Arial"/>
              <w:i/>
              <w:iCs/>
              <w:sz w:val="24"/>
              <w:szCs w:val="24"/>
            </w:rPr>
          </w:rPrChange>
        </w:rPr>
        <w:fldChar w:fldCharType="begin"/>
      </w:r>
      <w:r w:rsidR="0017139D" w:rsidRPr="00B475D4">
        <w:rPr>
          <w:rFonts w:ascii="Arial" w:hAnsi="Arial" w:cs="Arial"/>
          <w:i/>
          <w:iCs/>
          <w:sz w:val="24"/>
          <w:szCs w:val="24"/>
          <w:lang w:val="en-GB"/>
          <w:rPrChange w:id="3360" w:author="Alexandre Miguel Kaizeler Guedes Da Silva Afonso" w:date="2026-07-27T16:55:00Z" w16du:dateUtc="2026-07-27T15:55:00Z">
            <w:rPr>
              <w:rFonts w:ascii="Arial" w:hAnsi="Arial" w:cs="Arial"/>
              <w:i/>
              <w:iCs/>
              <w:sz w:val="24"/>
              <w:szCs w:val="24"/>
            </w:rPr>
          </w:rPrChange>
        </w:rPr>
        <w:instrText xml:space="preserve"> ADDIN ZOTERO_ITEM CSL_CITATION {"citationID":"41kC5GoY","properties":{"formattedCitation":"\\super 80\\nosupersub{}","plainCitation":"80","noteIndex":0},"citationItems":[{"id":"jCcWpdK2/V8rXGt4i","uris":["http://zotero.org/users/local/1p9EH8ax/items/35DXZ2BW"],"itemData":{"id":95,"type":"article-journal","abstract":"Stress granules (SGs) are formed in the cytoplasm in response to various toxic agents and are believed to play a critical role in the regulation of mRNA metabolism during stress. In SGs, mRNAs are stored in an abortive translation initiation complex that can be routed to either translation initiation or degradation. Here, we show that G3BP, a phosphorylation-dependent endoribonuclease that interacts with RasGAP, is recruited to SGs in cells exposed to arsenite. G3BP may thus determine the fate of mRNAs during cellular stress. Remarkably, SG assembly can be either dominantly induced by G3BP overexpression, or on the contrary, inhibited by expressing a central domain of G3BP. This region binds RasGAP and contains serine 149 whose dephosphorylation is induced by arsenite treatment. Critically, a non-phosphorylatable G3BP mutant (S149A) oligomerizes and assembles SG. These results suggest that G3BP is an effector of SG assembly and that Ras signaling contributes to this process by regulating G3BP dephosphorylation.","container-title":"Journal of Cell Biology","DOI":"10.1083/jcb.200212128072023new","ISSN":"0021-9525, 1540-8140","issue":"11","language":"en","page":"e200212128072023new","source":"DOI.org (Crossref)","title":"The RasGAP-associated endoribonuclease G3BP mediates stress granule assembly","volume":"222","author":[{"family":"Tourrière","given":"Hélène"},{"family":"Chebli","given":"Karim"},{"family":"Zekri","given":"Latifa"},{"family":"Courselaud","given":"Brice"},{"family":"Blanchard","given":"Jean Marie"},{"family":"Bertrand","given":"Edouard"},{"family":"Tazi","given":"Jamal"}],"issued":{"date-parts":[["2023",11,6]]}}}],"schema":"https://github.com/citation-style-language/schema/raw/master/csl-citation.json"} </w:instrText>
      </w:r>
      <w:r w:rsidR="00CB531D" w:rsidRPr="00B475D4">
        <w:rPr>
          <w:rFonts w:ascii="Arial" w:hAnsi="Arial" w:cs="Arial"/>
          <w:i/>
          <w:iCs/>
          <w:sz w:val="24"/>
          <w:szCs w:val="24"/>
          <w:lang w:val="en-GB"/>
          <w:rPrChange w:id="3361" w:author="Alexandre Miguel Kaizeler Guedes Da Silva Afonso" w:date="2026-07-27T16:55:00Z" w16du:dateUtc="2026-07-27T15:55:00Z">
            <w:rPr>
              <w:rFonts w:ascii="Arial" w:hAnsi="Arial" w:cs="Arial"/>
              <w:i/>
              <w:iCs/>
              <w:sz w:val="24"/>
              <w:szCs w:val="24"/>
            </w:rPr>
          </w:rPrChange>
        </w:rPr>
        <w:fldChar w:fldCharType="separate"/>
      </w:r>
      <w:r w:rsidR="0017139D" w:rsidRPr="00B475D4">
        <w:rPr>
          <w:rFonts w:ascii="Arial" w:hAnsi="Arial" w:cs="Arial"/>
          <w:kern w:val="0"/>
          <w:sz w:val="24"/>
          <w:vertAlign w:val="superscript"/>
          <w:lang w:val="en-GB"/>
          <w:rPrChange w:id="3362" w:author="Alexandre Miguel Kaizeler Guedes Da Silva Afonso" w:date="2026-07-27T16:55:00Z" w16du:dateUtc="2026-07-27T15:55:00Z">
            <w:rPr>
              <w:rFonts w:ascii="Arial" w:hAnsi="Arial" w:cs="Arial"/>
              <w:kern w:val="0"/>
              <w:sz w:val="24"/>
              <w:vertAlign w:val="superscript"/>
            </w:rPr>
          </w:rPrChange>
        </w:rPr>
        <w:t>80</w:t>
      </w:r>
      <w:r w:rsidR="00CB531D" w:rsidRPr="00B475D4">
        <w:rPr>
          <w:rFonts w:ascii="Arial" w:hAnsi="Arial" w:cs="Arial"/>
          <w:i/>
          <w:iCs/>
          <w:sz w:val="24"/>
          <w:szCs w:val="24"/>
          <w:lang w:val="en-GB"/>
          <w:rPrChange w:id="3363" w:author="Alexandre Miguel Kaizeler Guedes Da Silva Afonso" w:date="2026-07-27T16:55:00Z" w16du:dateUtc="2026-07-27T15:55:00Z">
            <w:rPr>
              <w:rFonts w:ascii="Arial" w:hAnsi="Arial" w:cs="Arial"/>
              <w:i/>
              <w:iCs/>
              <w:sz w:val="24"/>
              <w:szCs w:val="24"/>
            </w:rPr>
          </w:rPrChange>
        </w:rPr>
        <w:fldChar w:fldCharType="end"/>
      </w:r>
      <w:r w:rsidR="00BD3F8C" w:rsidRPr="00B475D4">
        <w:rPr>
          <w:rFonts w:ascii="Arial" w:hAnsi="Arial" w:cs="Arial"/>
          <w:sz w:val="24"/>
          <w:szCs w:val="24"/>
          <w:lang w:val="en-GB"/>
          <w:rPrChange w:id="3364" w:author="Alexandre Miguel Kaizeler Guedes Da Silva Afonso" w:date="2026-07-27T16:55:00Z" w16du:dateUtc="2026-07-27T15:55:00Z">
            <w:rPr>
              <w:rFonts w:ascii="Arial" w:hAnsi="Arial" w:cs="Arial"/>
              <w:sz w:val="24"/>
              <w:szCs w:val="24"/>
            </w:rPr>
          </w:rPrChange>
        </w:rPr>
        <w:t xml:space="preserve">, </w:t>
      </w:r>
      <w:r w:rsidR="00BD3F8C" w:rsidRPr="00B475D4">
        <w:rPr>
          <w:rFonts w:ascii="Arial" w:hAnsi="Arial" w:cs="Arial"/>
          <w:i/>
          <w:iCs/>
          <w:sz w:val="24"/>
          <w:szCs w:val="24"/>
          <w:lang w:val="en-GB"/>
          <w:rPrChange w:id="3365" w:author="Alexandre Miguel Kaizeler Guedes Da Silva Afonso" w:date="2026-07-27T16:55:00Z" w16du:dateUtc="2026-07-27T15:55:00Z">
            <w:rPr>
              <w:rFonts w:ascii="Arial" w:hAnsi="Arial" w:cs="Arial"/>
              <w:i/>
              <w:iCs/>
              <w:sz w:val="24"/>
              <w:szCs w:val="24"/>
            </w:rPr>
          </w:rPrChange>
        </w:rPr>
        <w:t>L1TD1</w:t>
      </w:r>
      <w:r w:rsidR="00863912" w:rsidRPr="00B475D4">
        <w:rPr>
          <w:rFonts w:ascii="Arial" w:hAnsi="Arial" w:cs="Arial"/>
          <w:i/>
          <w:iCs/>
          <w:sz w:val="24"/>
          <w:szCs w:val="24"/>
          <w:lang w:val="en-GB"/>
          <w:rPrChange w:id="3366" w:author="Alexandre Miguel Kaizeler Guedes Da Silva Afonso" w:date="2026-07-27T16:55:00Z" w16du:dateUtc="2026-07-27T15:55:00Z">
            <w:rPr>
              <w:rFonts w:ascii="Arial" w:hAnsi="Arial" w:cs="Arial"/>
              <w:i/>
              <w:iCs/>
              <w:sz w:val="24"/>
              <w:szCs w:val="24"/>
            </w:rPr>
          </w:rPrChange>
        </w:rPr>
        <w:fldChar w:fldCharType="begin"/>
      </w:r>
      <w:r w:rsidR="0017139D" w:rsidRPr="00B475D4">
        <w:rPr>
          <w:rFonts w:ascii="Arial" w:hAnsi="Arial" w:cs="Arial"/>
          <w:i/>
          <w:iCs/>
          <w:sz w:val="24"/>
          <w:szCs w:val="24"/>
          <w:lang w:val="en-GB"/>
          <w:rPrChange w:id="3367" w:author="Alexandre Miguel Kaizeler Guedes Da Silva Afonso" w:date="2026-07-27T16:55:00Z" w16du:dateUtc="2026-07-27T15:55:00Z">
            <w:rPr>
              <w:rFonts w:ascii="Arial" w:hAnsi="Arial" w:cs="Arial"/>
              <w:i/>
              <w:iCs/>
              <w:sz w:val="24"/>
              <w:szCs w:val="24"/>
            </w:rPr>
          </w:rPrChange>
        </w:rPr>
        <w:instrText xml:space="preserve"> ADDIN ZOTERO_ITEM CSL_CITATION {"citationID":"RKjlbC4j","properties":{"formattedCitation":"\\super 89\\nosupersub{}","plainCitation":"89","noteIndex":0},"citationItems":[{"id":"jCcWpdK2/6cKETuDQ","uris":["http://zotero.org/users/local/1p9EH8ax/items/JCLBIELA"],"itemData":{"id":112,"type":"article-journal","container-title":"Molecular and Cellular Biology","DOI":"10.1128/MCB.00332-07","ISSN":"1098-5549","issue":"18","journalAbbreviation":"Molecular and Cellular Biology","language":"en","page":"6469-6483","source":"DOI.org (Crossref)","title":"LINE-1 ORF1 Protein Localizes in Stress Granules with Other RNA-Binding Proteins, Including Components of RNA Interference RNA-Induced Silencing Complex","volume":"27","author":[{"family":"Goodier","given":"John L."},{"family":"Zhang","given":"Lili"},{"family":"Vetter","given":"Melissa R."},{"family":"Kazazian","given":"Haig H."}],"issued":{"date-parts":[["2007",9,1]]}}}],"schema":"https://github.com/citation-style-language/schema/raw/master/csl-citation.json"} </w:instrText>
      </w:r>
      <w:r w:rsidR="00863912" w:rsidRPr="00B475D4">
        <w:rPr>
          <w:rFonts w:ascii="Arial" w:hAnsi="Arial" w:cs="Arial"/>
          <w:i/>
          <w:iCs/>
          <w:sz w:val="24"/>
          <w:szCs w:val="24"/>
          <w:lang w:val="en-GB"/>
          <w:rPrChange w:id="3368" w:author="Alexandre Miguel Kaizeler Guedes Da Silva Afonso" w:date="2026-07-27T16:55:00Z" w16du:dateUtc="2026-07-27T15:55:00Z">
            <w:rPr>
              <w:rFonts w:ascii="Arial" w:hAnsi="Arial" w:cs="Arial"/>
              <w:i/>
              <w:iCs/>
              <w:sz w:val="24"/>
              <w:szCs w:val="24"/>
            </w:rPr>
          </w:rPrChange>
        </w:rPr>
        <w:fldChar w:fldCharType="separate"/>
      </w:r>
      <w:r w:rsidR="0017139D" w:rsidRPr="00B475D4">
        <w:rPr>
          <w:rFonts w:ascii="Arial" w:hAnsi="Arial" w:cs="Arial"/>
          <w:kern w:val="0"/>
          <w:sz w:val="24"/>
          <w:vertAlign w:val="superscript"/>
          <w:lang w:val="en-GB"/>
          <w:rPrChange w:id="3369" w:author="Alexandre Miguel Kaizeler Guedes Da Silva Afonso" w:date="2026-07-27T16:55:00Z" w16du:dateUtc="2026-07-27T15:55:00Z">
            <w:rPr>
              <w:rFonts w:ascii="Arial" w:hAnsi="Arial" w:cs="Arial"/>
              <w:kern w:val="0"/>
              <w:sz w:val="24"/>
              <w:vertAlign w:val="superscript"/>
            </w:rPr>
          </w:rPrChange>
        </w:rPr>
        <w:t>89</w:t>
      </w:r>
      <w:r w:rsidR="00863912" w:rsidRPr="00B475D4">
        <w:rPr>
          <w:rFonts w:ascii="Arial" w:hAnsi="Arial" w:cs="Arial"/>
          <w:i/>
          <w:iCs/>
          <w:sz w:val="24"/>
          <w:szCs w:val="24"/>
          <w:lang w:val="en-GB"/>
          <w:rPrChange w:id="3370" w:author="Alexandre Miguel Kaizeler Guedes Da Silva Afonso" w:date="2026-07-27T16:55:00Z" w16du:dateUtc="2026-07-27T15:55:00Z">
            <w:rPr>
              <w:rFonts w:ascii="Arial" w:hAnsi="Arial" w:cs="Arial"/>
              <w:i/>
              <w:iCs/>
              <w:sz w:val="24"/>
              <w:szCs w:val="24"/>
            </w:rPr>
          </w:rPrChange>
        </w:rPr>
        <w:fldChar w:fldCharType="end"/>
      </w:r>
      <w:r w:rsidR="00BD3F8C" w:rsidRPr="00B475D4">
        <w:rPr>
          <w:rFonts w:ascii="Arial" w:hAnsi="Arial" w:cs="Arial"/>
          <w:sz w:val="24"/>
          <w:szCs w:val="24"/>
          <w:lang w:val="en-GB"/>
          <w:rPrChange w:id="3371" w:author="Alexandre Miguel Kaizeler Guedes Da Silva Afonso" w:date="2026-07-27T16:55:00Z" w16du:dateUtc="2026-07-27T15:55:00Z">
            <w:rPr>
              <w:rFonts w:ascii="Arial" w:hAnsi="Arial" w:cs="Arial"/>
              <w:sz w:val="24"/>
              <w:szCs w:val="24"/>
            </w:rPr>
          </w:rPrChange>
        </w:rPr>
        <w:t xml:space="preserve">, </w:t>
      </w:r>
      <w:r w:rsidR="00BD3F8C" w:rsidRPr="00B475D4">
        <w:rPr>
          <w:rFonts w:ascii="Arial" w:hAnsi="Arial" w:cs="Arial"/>
          <w:i/>
          <w:iCs/>
          <w:sz w:val="24"/>
          <w:szCs w:val="24"/>
          <w:lang w:val="en-GB"/>
          <w:rPrChange w:id="3372" w:author="Alexandre Miguel Kaizeler Guedes Da Silva Afonso" w:date="2026-07-27T16:55:00Z" w16du:dateUtc="2026-07-27T15:55:00Z">
            <w:rPr>
              <w:rFonts w:ascii="Arial" w:hAnsi="Arial" w:cs="Arial"/>
              <w:i/>
              <w:iCs/>
              <w:sz w:val="24"/>
              <w:szCs w:val="24"/>
            </w:rPr>
          </w:rPrChange>
        </w:rPr>
        <w:t>SAMD4A</w:t>
      </w:r>
      <w:r w:rsidR="00863912" w:rsidRPr="00B475D4">
        <w:rPr>
          <w:rFonts w:ascii="Arial" w:hAnsi="Arial" w:cs="Arial"/>
          <w:i/>
          <w:iCs/>
          <w:sz w:val="24"/>
          <w:szCs w:val="24"/>
          <w:lang w:val="en-GB"/>
          <w:rPrChange w:id="3373" w:author="Alexandre Miguel Kaizeler Guedes Da Silva Afonso" w:date="2026-07-27T16:55:00Z" w16du:dateUtc="2026-07-27T15:55:00Z">
            <w:rPr>
              <w:rFonts w:ascii="Arial" w:hAnsi="Arial" w:cs="Arial"/>
              <w:i/>
              <w:iCs/>
              <w:sz w:val="24"/>
              <w:szCs w:val="24"/>
            </w:rPr>
          </w:rPrChange>
        </w:rPr>
        <w:fldChar w:fldCharType="begin"/>
      </w:r>
      <w:r w:rsidR="0017139D" w:rsidRPr="00B475D4">
        <w:rPr>
          <w:rFonts w:ascii="Arial" w:hAnsi="Arial" w:cs="Arial"/>
          <w:i/>
          <w:iCs/>
          <w:sz w:val="24"/>
          <w:szCs w:val="24"/>
          <w:lang w:val="en-GB"/>
          <w:rPrChange w:id="3374" w:author="Alexandre Miguel Kaizeler Guedes Da Silva Afonso" w:date="2026-07-27T16:55:00Z" w16du:dateUtc="2026-07-27T15:55:00Z">
            <w:rPr>
              <w:rFonts w:ascii="Arial" w:hAnsi="Arial" w:cs="Arial"/>
              <w:i/>
              <w:iCs/>
              <w:sz w:val="24"/>
              <w:szCs w:val="24"/>
            </w:rPr>
          </w:rPrChange>
        </w:rPr>
        <w:instrText xml:space="preserve"> ADDIN ZOTERO_ITEM CSL_CITATION {"citationID":"KdeAK5RF","properties":{"formattedCitation":"\\super 90\\nosupersub{}","plainCitation":"90","noteIndex":0},"citationItems":[{"id":"jCcWpdK2/rGjFfA3g","uris":["http://zotero.org/users/local/1p9EH8ax/items/PZ7B5EQR"],"itemData":{"id":115,"type":"article-journal","container-title":"Journal of Biological Chemistry","DOI":"10.1074/jbc.M508374200","ISSN":"00219258","issue":"52","journalAbbreviation":"Journal of Biological Chemistry","language":"en","license":"https://www.elsevier.com/tdm/userlicense/1.0/","page":"43131-43140","source":"DOI.org (Crossref)","title":"Mammalian Smaug Is a Translational Repressor That Forms Cytoplasmic Foci Similar to Stress Granules","volume":"280","author":[{"family":"Baez","given":"María V."},{"family":"Boccaccio","given":"Graciela L."}],"issued":{"date-parts":[["2005",12]]}}}],"schema":"https://github.com/citation-style-language/schema/raw/master/csl-citation.json"} </w:instrText>
      </w:r>
      <w:r w:rsidR="00863912" w:rsidRPr="00B475D4">
        <w:rPr>
          <w:rFonts w:ascii="Arial" w:hAnsi="Arial" w:cs="Arial"/>
          <w:i/>
          <w:iCs/>
          <w:sz w:val="24"/>
          <w:szCs w:val="24"/>
          <w:lang w:val="en-GB"/>
          <w:rPrChange w:id="3375" w:author="Alexandre Miguel Kaizeler Guedes Da Silva Afonso" w:date="2026-07-27T16:55:00Z" w16du:dateUtc="2026-07-27T15:55:00Z">
            <w:rPr>
              <w:rFonts w:ascii="Arial" w:hAnsi="Arial" w:cs="Arial"/>
              <w:i/>
              <w:iCs/>
              <w:sz w:val="24"/>
              <w:szCs w:val="24"/>
            </w:rPr>
          </w:rPrChange>
        </w:rPr>
        <w:fldChar w:fldCharType="separate"/>
      </w:r>
      <w:r w:rsidR="0017139D" w:rsidRPr="00B475D4">
        <w:rPr>
          <w:rFonts w:ascii="Arial" w:hAnsi="Arial" w:cs="Arial"/>
          <w:kern w:val="0"/>
          <w:sz w:val="24"/>
          <w:vertAlign w:val="superscript"/>
          <w:lang w:val="en-GB"/>
          <w:rPrChange w:id="3376" w:author="Alexandre Miguel Kaizeler Guedes Da Silva Afonso" w:date="2026-07-27T16:55:00Z" w16du:dateUtc="2026-07-27T15:55:00Z">
            <w:rPr>
              <w:rFonts w:ascii="Arial" w:hAnsi="Arial" w:cs="Arial"/>
              <w:kern w:val="0"/>
              <w:sz w:val="24"/>
              <w:vertAlign w:val="superscript"/>
            </w:rPr>
          </w:rPrChange>
        </w:rPr>
        <w:t>90</w:t>
      </w:r>
      <w:r w:rsidR="00863912" w:rsidRPr="00B475D4">
        <w:rPr>
          <w:rFonts w:ascii="Arial" w:hAnsi="Arial" w:cs="Arial"/>
          <w:i/>
          <w:iCs/>
          <w:sz w:val="24"/>
          <w:szCs w:val="24"/>
          <w:lang w:val="en-GB"/>
          <w:rPrChange w:id="3377" w:author="Alexandre Miguel Kaizeler Guedes Da Silva Afonso" w:date="2026-07-27T16:55:00Z" w16du:dateUtc="2026-07-27T15:55:00Z">
            <w:rPr>
              <w:rFonts w:ascii="Arial" w:hAnsi="Arial" w:cs="Arial"/>
              <w:i/>
              <w:iCs/>
              <w:sz w:val="24"/>
              <w:szCs w:val="24"/>
            </w:rPr>
          </w:rPrChange>
        </w:rPr>
        <w:fldChar w:fldCharType="end"/>
      </w:r>
      <w:r w:rsidR="00BD3F8C" w:rsidRPr="00B475D4">
        <w:rPr>
          <w:rFonts w:ascii="Arial" w:hAnsi="Arial" w:cs="Arial"/>
          <w:sz w:val="24"/>
          <w:szCs w:val="24"/>
          <w:lang w:val="en-GB"/>
          <w:rPrChange w:id="3378" w:author="Alexandre Miguel Kaizeler Guedes Da Silva Afonso" w:date="2026-07-27T16:55:00Z" w16du:dateUtc="2026-07-27T15:55:00Z">
            <w:rPr>
              <w:rFonts w:ascii="Arial" w:hAnsi="Arial" w:cs="Arial"/>
              <w:sz w:val="24"/>
              <w:szCs w:val="24"/>
            </w:rPr>
          </w:rPrChange>
        </w:rPr>
        <w:t xml:space="preserve">, </w:t>
      </w:r>
      <w:r w:rsidR="00BD3F8C" w:rsidRPr="00B475D4">
        <w:rPr>
          <w:rFonts w:ascii="Arial" w:hAnsi="Arial" w:cs="Arial"/>
          <w:i/>
          <w:iCs/>
          <w:sz w:val="24"/>
          <w:szCs w:val="24"/>
          <w:lang w:val="en-GB"/>
          <w:rPrChange w:id="3379" w:author="Alexandre Miguel Kaizeler Guedes Da Silva Afonso" w:date="2026-07-27T16:55:00Z" w16du:dateUtc="2026-07-27T15:55:00Z">
            <w:rPr>
              <w:rFonts w:ascii="Arial" w:hAnsi="Arial" w:cs="Arial"/>
              <w:i/>
              <w:iCs/>
              <w:sz w:val="24"/>
              <w:szCs w:val="24"/>
            </w:rPr>
          </w:rPrChange>
        </w:rPr>
        <w:t>SMN1</w:t>
      </w:r>
      <w:r w:rsidR="00863912" w:rsidRPr="00B475D4">
        <w:rPr>
          <w:rFonts w:ascii="Arial" w:hAnsi="Arial" w:cs="Arial"/>
          <w:i/>
          <w:iCs/>
          <w:sz w:val="24"/>
          <w:szCs w:val="24"/>
          <w:lang w:val="en-GB"/>
          <w:rPrChange w:id="3380" w:author="Alexandre Miguel Kaizeler Guedes Da Silva Afonso" w:date="2026-07-27T16:55:00Z" w16du:dateUtc="2026-07-27T15:55:00Z">
            <w:rPr>
              <w:rFonts w:ascii="Arial" w:hAnsi="Arial" w:cs="Arial"/>
              <w:i/>
              <w:iCs/>
              <w:sz w:val="24"/>
              <w:szCs w:val="24"/>
            </w:rPr>
          </w:rPrChange>
        </w:rPr>
        <w:fldChar w:fldCharType="begin"/>
      </w:r>
      <w:r w:rsidR="0017139D" w:rsidRPr="00B475D4">
        <w:rPr>
          <w:rFonts w:ascii="Arial" w:hAnsi="Arial" w:cs="Arial" w:hint="eastAsia"/>
          <w:i/>
          <w:iCs/>
          <w:sz w:val="24"/>
          <w:szCs w:val="24"/>
          <w:lang w:val="en-GB"/>
          <w:rPrChange w:id="3381" w:author="Alexandre Miguel Kaizeler Guedes Da Silva Afonso" w:date="2026-07-27T16:55:00Z" w16du:dateUtc="2026-07-27T15:55:00Z">
            <w:rPr>
              <w:rFonts w:ascii="Arial" w:hAnsi="Arial" w:cs="Arial" w:hint="eastAsia"/>
              <w:i/>
              <w:iCs/>
              <w:sz w:val="24"/>
              <w:szCs w:val="24"/>
            </w:rPr>
          </w:rPrChange>
        </w:rPr>
        <w:instrText xml:space="preserve"> ADDIN ZOTERO_ITEM CSL_CITATION {"citationID":"dHyVBaK2","properties":{"formattedCitation":"\\super 91\\nosupersub{}","plainCitation":"91","noteIndex":0},"citationItems":[{"id":"jCcWpdK2/3vvdCGig","uris":["http://zotero.org/users/local/1p9EH8ax/items/YKYTQ24W"],"itemData":{"id":114,"type":"article-journal","abstract":"The survival motor neuron (SMN) protein forms cytoplasmic granules when overexpressed. We report here that SMN co</w:instrText>
      </w:r>
      <w:r w:rsidR="0017139D" w:rsidRPr="00B475D4">
        <w:rPr>
          <w:rFonts w:ascii="Arial" w:hAnsi="Arial" w:cs="Arial" w:hint="eastAsia"/>
          <w:i/>
          <w:iCs/>
          <w:sz w:val="24"/>
          <w:szCs w:val="24"/>
          <w:lang w:val="en-GB"/>
          <w:rPrChange w:id="3382" w:author="Alexandre Miguel Kaizeler Guedes Da Silva Afonso" w:date="2026-07-27T16:55:00Z" w16du:dateUtc="2026-07-27T15:55:00Z">
            <w:rPr>
              <w:rFonts w:ascii="Arial" w:hAnsi="Arial" w:cs="Arial" w:hint="eastAsia"/>
              <w:i/>
              <w:iCs/>
              <w:sz w:val="24"/>
              <w:szCs w:val="24"/>
            </w:rPr>
          </w:rPrChange>
        </w:rPr>
        <w:instrText>‐</w:instrText>
      </w:r>
      <w:r w:rsidR="0017139D" w:rsidRPr="00B475D4">
        <w:rPr>
          <w:rFonts w:ascii="Arial" w:hAnsi="Arial" w:cs="Arial" w:hint="eastAsia"/>
          <w:i/>
          <w:iCs/>
          <w:sz w:val="24"/>
          <w:szCs w:val="24"/>
          <w:lang w:val="en-GB"/>
          <w:rPrChange w:id="3383" w:author="Alexandre Miguel Kaizeler Guedes Da Silva Afonso" w:date="2026-07-27T16:55:00Z" w16du:dateUtc="2026-07-27T15:55:00Z">
            <w:rPr>
              <w:rFonts w:ascii="Arial" w:hAnsi="Arial" w:cs="Arial" w:hint="eastAsia"/>
              <w:i/>
              <w:iCs/>
              <w:sz w:val="24"/>
              <w:szCs w:val="24"/>
            </w:rPr>
          </w:rPrChange>
        </w:rPr>
        <w:instrText>localizes with TIA</w:instrText>
      </w:r>
      <w:r w:rsidR="0017139D" w:rsidRPr="00B475D4">
        <w:rPr>
          <w:rFonts w:ascii="Arial" w:hAnsi="Arial" w:cs="Arial" w:hint="eastAsia"/>
          <w:i/>
          <w:iCs/>
          <w:sz w:val="24"/>
          <w:szCs w:val="24"/>
          <w:lang w:val="en-GB"/>
          <w:rPrChange w:id="3384" w:author="Alexandre Miguel Kaizeler Guedes Da Silva Afonso" w:date="2026-07-27T16:55:00Z" w16du:dateUtc="2026-07-27T15:55:00Z">
            <w:rPr>
              <w:rFonts w:ascii="Arial" w:hAnsi="Arial" w:cs="Arial" w:hint="eastAsia"/>
              <w:i/>
              <w:iCs/>
              <w:sz w:val="24"/>
              <w:szCs w:val="24"/>
            </w:rPr>
          </w:rPrChange>
        </w:rPr>
        <w:instrText>‐</w:instrText>
      </w:r>
      <w:r w:rsidR="0017139D" w:rsidRPr="00B475D4">
        <w:rPr>
          <w:rFonts w:ascii="Arial" w:hAnsi="Arial" w:cs="Arial" w:hint="eastAsia"/>
          <w:i/>
          <w:iCs/>
          <w:sz w:val="24"/>
          <w:szCs w:val="24"/>
          <w:lang w:val="en-GB"/>
          <w:rPrChange w:id="3385" w:author="Alexandre Miguel Kaizeler Guedes Da Silva Afonso" w:date="2026-07-27T16:55:00Z" w16du:dateUtc="2026-07-27T15:55:00Z">
            <w:rPr>
              <w:rFonts w:ascii="Arial" w:hAnsi="Arial" w:cs="Arial" w:hint="eastAsia"/>
              <w:i/>
              <w:iCs/>
              <w:sz w:val="24"/>
              <w:szCs w:val="24"/>
            </w:rPr>
          </w:rPrChange>
        </w:rPr>
        <w:instrText>1/R and G3BP, protein assemblers of stress granules (SGs), and that SMN is co</w:instrText>
      </w:r>
      <w:r w:rsidR="0017139D" w:rsidRPr="00B475D4">
        <w:rPr>
          <w:rFonts w:ascii="Arial" w:hAnsi="Arial" w:cs="Arial" w:hint="eastAsia"/>
          <w:i/>
          <w:iCs/>
          <w:sz w:val="24"/>
          <w:szCs w:val="24"/>
          <w:lang w:val="en-GB"/>
          <w:rPrChange w:id="3386" w:author="Alexandre Miguel Kaizeler Guedes Da Silva Afonso" w:date="2026-07-27T16:55:00Z" w16du:dateUtc="2026-07-27T15:55:00Z">
            <w:rPr>
              <w:rFonts w:ascii="Arial" w:hAnsi="Arial" w:cs="Arial" w:hint="eastAsia"/>
              <w:i/>
              <w:iCs/>
              <w:sz w:val="24"/>
              <w:szCs w:val="24"/>
            </w:rPr>
          </w:rPrChange>
        </w:rPr>
        <w:instrText>‐</w:instrText>
      </w:r>
      <w:r w:rsidR="0017139D" w:rsidRPr="00B475D4">
        <w:rPr>
          <w:rFonts w:ascii="Arial" w:hAnsi="Arial" w:cs="Arial" w:hint="eastAsia"/>
          <w:i/>
          <w:iCs/>
          <w:sz w:val="24"/>
          <w:szCs w:val="24"/>
          <w:lang w:val="en-GB"/>
          <w:rPrChange w:id="3387" w:author="Alexandre Miguel Kaizeler Guedes Da Silva Afonso" w:date="2026-07-27T16:55:00Z" w16du:dateUtc="2026-07-27T15:55:00Z">
            <w:rPr>
              <w:rFonts w:ascii="Arial" w:hAnsi="Arial" w:cs="Arial" w:hint="eastAsia"/>
              <w:i/>
              <w:iCs/>
              <w:sz w:val="24"/>
              <w:szCs w:val="24"/>
            </w:rPr>
          </w:rPrChange>
        </w:rPr>
        <w:instrText>immunoprecipitated with TIA</w:instrText>
      </w:r>
      <w:r w:rsidR="0017139D" w:rsidRPr="00B475D4">
        <w:rPr>
          <w:rFonts w:ascii="Arial" w:hAnsi="Arial" w:cs="Arial" w:hint="eastAsia"/>
          <w:i/>
          <w:iCs/>
          <w:sz w:val="24"/>
          <w:szCs w:val="24"/>
          <w:lang w:val="en-GB"/>
          <w:rPrChange w:id="3388" w:author="Alexandre Miguel Kaizeler Guedes Da Silva Afonso" w:date="2026-07-27T16:55:00Z" w16du:dateUtc="2026-07-27T15:55:00Z">
            <w:rPr>
              <w:rFonts w:ascii="Arial" w:hAnsi="Arial" w:cs="Arial" w:hint="eastAsia"/>
              <w:i/>
              <w:iCs/>
              <w:sz w:val="24"/>
              <w:szCs w:val="24"/>
            </w:rPr>
          </w:rPrChange>
        </w:rPr>
        <w:instrText>‐</w:instrText>
      </w:r>
      <w:r w:rsidR="0017139D" w:rsidRPr="00B475D4">
        <w:rPr>
          <w:rFonts w:ascii="Arial" w:hAnsi="Arial" w:cs="Arial" w:hint="eastAsia"/>
          <w:i/>
          <w:iCs/>
          <w:sz w:val="24"/>
          <w:szCs w:val="24"/>
          <w:lang w:val="en-GB"/>
          <w:rPrChange w:id="3389" w:author="Alexandre Miguel Kaizeler Guedes Da Silva Afonso" w:date="2026-07-27T16:55:00Z" w16du:dateUtc="2026-07-27T15:55:00Z">
            <w:rPr>
              <w:rFonts w:ascii="Arial" w:hAnsi="Arial" w:cs="Arial" w:hint="eastAsia"/>
              <w:i/>
              <w:iCs/>
              <w:sz w:val="24"/>
              <w:szCs w:val="24"/>
            </w:rPr>
          </w:rPrChange>
        </w:rPr>
        <w:instrText>1/R, suggesting that SMN granules are SGs. Formation of SMN granules precedes accumulation of TIA</w:instrText>
      </w:r>
      <w:r w:rsidR="0017139D" w:rsidRPr="00B475D4">
        <w:rPr>
          <w:rFonts w:ascii="Arial" w:hAnsi="Arial" w:cs="Arial" w:hint="eastAsia"/>
          <w:i/>
          <w:iCs/>
          <w:sz w:val="24"/>
          <w:szCs w:val="24"/>
          <w:lang w:val="en-GB"/>
          <w:rPrChange w:id="3390" w:author="Alexandre Miguel Kaizeler Guedes Da Silva Afonso" w:date="2026-07-27T16:55:00Z" w16du:dateUtc="2026-07-27T15:55:00Z">
            <w:rPr>
              <w:rFonts w:ascii="Arial" w:hAnsi="Arial" w:cs="Arial" w:hint="eastAsia"/>
              <w:i/>
              <w:iCs/>
              <w:sz w:val="24"/>
              <w:szCs w:val="24"/>
            </w:rPr>
          </w:rPrChange>
        </w:rPr>
        <w:instrText>‐</w:instrText>
      </w:r>
      <w:r w:rsidR="0017139D" w:rsidRPr="00B475D4">
        <w:rPr>
          <w:rFonts w:ascii="Arial" w:hAnsi="Arial" w:cs="Arial" w:hint="eastAsia"/>
          <w:i/>
          <w:iCs/>
          <w:sz w:val="24"/>
          <w:szCs w:val="24"/>
          <w:lang w:val="en-GB"/>
          <w:rPrChange w:id="3391" w:author="Alexandre Miguel Kaizeler Guedes Da Silva Afonso" w:date="2026-07-27T16:55:00Z" w16du:dateUtc="2026-07-27T15:55:00Z">
            <w:rPr>
              <w:rFonts w:ascii="Arial" w:hAnsi="Arial" w:cs="Arial" w:hint="eastAsia"/>
              <w:i/>
              <w:iCs/>
              <w:sz w:val="24"/>
              <w:szCs w:val="24"/>
            </w:rPr>
          </w:rPrChange>
        </w:rPr>
        <w:instrText>1/R, indicating that SMN serves as a facilitator of SG formation. However, the exon 7 skipping product, SMN</w:instrText>
      </w:r>
      <w:r w:rsidR="0017139D" w:rsidRPr="00B475D4">
        <w:rPr>
          <w:rFonts w:ascii="Arial" w:hAnsi="Arial" w:cs="Arial" w:hint="eastAsia"/>
          <w:i/>
          <w:iCs/>
          <w:sz w:val="24"/>
          <w:szCs w:val="24"/>
          <w:lang w:val="en-GB"/>
          <w:rPrChange w:id="3392" w:author="Alexandre Miguel Kaizeler Guedes Da Silva Afonso" w:date="2026-07-27T16:55:00Z" w16du:dateUtc="2026-07-27T15:55:00Z">
            <w:rPr>
              <w:rFonts w:ascii="Arial" w:hAnsi="Arial" w:cs="Arial" w:hint="eastAsia"/>
              <w:i/>
              <w:iCs/>
              <w:sz w:val="24"/>
              <w:szCs w:val="24"/>
            </w:rPr>
          </w:rPrChange>
        </w:rPr>
        <w:instrText>Δ</w:instrText>
      </w:r>
      <w:r w:rsidR="0017139D" w:rsidRPr="00B475D4">
        <w:rPr>
          <w:rFonts w:ascii="Arial" w:hAnsi="Arial" w:cs="Arial" w:hint="eastAsia"/>
          <w:i/>
          <w:iCs/>
          <w:sz w:val="24"/>
          <w:szCs w:val="24"/>
          <w:lang w:val="en-GB"/>
          <w:rPrChange w:id="3393" w:author="Alexandre Miguel Kaizeler Guedes Da Silva Afonso" w:date="2026-07-27T16:55:00Z" w16du:dateUtc="2026-07-27T15:55:00Z">
            <w:rPr>
              <w:rFonts w:ascii="Arial" w:hAnsi="Arial" w:cs="Arial" w:hint="eastAsia"/>
              <w:i/>
              <w:iCs/>
              <w:sz w:val="24"/>
              <w:szCs w:val="24"/>
            </w:rPr>
          </w:rPrChange>
        </w:rPr>
        <w:instrText xml:space="preserve">7, is largely retained in the nucleus and forms nuclear granules, indicating that exon 7 is critical for SG formation. Our findings reveal a novel SMN function and possible SG involvement in the pathogenesis of spinal muscular atrophy.","container-title":"FEBS Letters","DOI":"10.1016/j.febslet.2004.07.010","ISSN":"0014-5793, 1873-3468","issue":"1-3","journalAbbreviation":"FEBS Letters","language":"en","license":"http://onlinelibrary.wiley.com/termsAndConditions#vor","page":"69-74","source":"DOI.org (Crossref)","title":"Survival motor neuron protein facilitates assembly of stress granules","volume":"572","author":[{"family":"Hua","given":"Yimin"},{"family":"Zhou","given":"Jianhua"}],"issued":{"date-parts":[["2004",8,13]]}}}],"schema":"https://github.com/citation-style-language/schema/raw/master/csl-citation.json"} </w:instrText>
      </w:r>
      <w:r w:rsidR="00863912" w:rsidRPr="00B475D4">
        <w:rPr>
          <w:rFonts w:ascii="Arial" w:hAnsi="Arial" w:cs="Arial"/>
          <w:i/>
          <w:iCs/>
          <w:sz w:val="24"/>
          <w:szCs w:val="24"/>
          <w:lang w:val="en-GB"/>
          <w:rPrChange w:id="3394" w:author="Alexandre Miguel Kaizeler Guedes Da Silva Afonso" w:date="2026-07-27T16:55:00Z" w16du:dateUtc="2026-07-27T15:55:00Z">
            <w:rPr>
              <w:rFonts w:ascii="Arial" w:hAnsi="Arial" w:cs="Arial"/>
              <w:i/>
              <w:iCs/>
              <w:sz w:val="24"/>
              <w:szCs w:val="24"/>
            </w:rPr>
          </w:rPrChange>
        </w:rPr>
        <w:fldChar w:fldCharType="separate"/>
      </w:r>
      <w:r w:rsidR="0017139D" w:rsidRPr="00B475D4">
        <w:rPr>
          <w:rFonts w:ascii="Arial" w:hAnsi="Arial" w:cs="Arial"/>
          <w:kern w:val="0"/>
          <w:sz w:val="24"/>
          <w:vertAlign w:val="superscript"/>
          <w:lang w:val="en-GB"/>
          <w:rPrChange w:id="3395" w:author="Alexandre Miguel Kaizeler Guedes Da Silva Afonso" w:date="2026-07-27T16:55:00Z" w16du:dateUtc="2026-07-27T15:55:00Z">
            <w:rPr>
              <w:rFonts w:ascii="Arial" w:hAnsi="Arial" w:cs="Arial"/>
              <w:kern w:val="0"/>
              <w:sz w:val="24"/>
              <w:vertAlign w:val="superscript"/>
            </w:rPr>
          </w:rPrChange>
        </w:rPr>
        <w:t>91</w:t>
      </w:r>
      <w:r w:rsidR="00863912" w:rsidRPr="00B475D4">
        <w:rPr>
          <w:rFonts w:ascii="Arial" w:hAnsi="Arial" w:cs="Arial"/>
          <w:i/>
          <w:iCs/>
          <w:sz w:val="24"/>
          <w:szCs w:val="24"/>
          <w:lang w:val="en-GB"/>
          <w:rPrChange w:id="3396" w:author="Alexandre Miguel Kaizeler Guedes Da Silva Afonso" w:date="2026-07-27T16:55:00Z" w16du:dateUtc="2026-07-27T15:55:00Z">
            <w:rPr>
              <w:rFonts w:ascii="Arial" w:hAnsi="Arial" w:cs="Arial"/>
              <w:i/>
              <w:iCs/>
              <w:sz w:val="24"/>
              <w:szCs w:val="24"/>
            </w:rPr>
          </w:rPrChange>
        </w:rPr>
        <w:fldChar w:fldCharType="end"/>
      </w:r>
      <w:r w:rsidR="00BD3F8C" w:rsidRPr="00B475D4">
        <w:rPr>
          <w:rFonts w:ascii="Arial" w:hAnsi="Arial" w:cs="Arial"/>
          <w:sz w:val="24"/>
          <w:szCs w:val="24"/>
          <w:lang w:val="en-GB"/>
          <w:rPrChange w:id="3397" w:author="Alexandre Miguel Kaizeler Guedes Da Silva Afonso" w:date="2026-07-27T16:55:00Z" w16du:dateUtc="2026-07-27T15:55:00Z">
            <w:rPr>
              <w:rFonts w:ascii="Arial" w:hAnsi="Arial" w:cs="Arial"/>
              <w:sz w:val="24"/>
              <w:szCs w:val="24"/>
            </w:rPr>
          </w:rPrChange>
        </w:rPr>
        <w:t xml:space="preserve">, </w:t>
      </w:r>
      <w:r w:rsidR="00BD3F8C" w:rsidRPr="00B475D4">
        <w:rPr>
          <w:rFonts w:ascii="Arial" w:hAnsi="Arial" w:cs="Arial"/>
          <w:i/>
          <w:iCs/>
          <w:sz w:val="24"/>
          <w:szCs w:val="24"/>
          <w:lang w:val="en-GB"/>
          <w:rPrChange w:id="3398" w:author="Alexandre Miguel Kaizeler Guedes Da Silva Afonso" w:date="2026-07-27T16:55:00Z" w16du:dateUtc="2026-07-27T15:55:00Z">
            <w:rPr>
              <w:rFonts w:ascii="Arial" w:hAnsi="Arial" w:cs="Arial"/>
              <w:i/>
              <w:iCs/>
              <w:sz w:val="24"/>
              <w:szCs w:val="24"/>
            </w:rPr>
          </w:rPrChange>
        </w:rPr>
        <w:t>TIA1</w:t>
      </w:r>
      <w:r w:rsidR="00CB531D" w:rsidRPr="00B475D4">
        <w:rPr>
          <w:rFonts w:ascii="Arial" w:hAnsi="Arial" w:cs="Arial"/>
          <w:i/>
          <w:iCs/>
          <w:sz w:val="24"/>
          <w:szCs w:val="24"/>
          <w:lang w:val="en-GB"/>
          <w:rPrChange w:id="3399" w:author="Alexandre Miguel Kaizeler Guedes Da Silva Afonso" w:date="2026-07-27T16:55:00Z" w16du:dateUtc="2026-07-27T15:55:00Z">
            <w:rPr>
              <w:rFonts w:ascii="Arial" w:hAnsi="Arial" w:cs="Arial"/>
              <w:i/>
              <w:iCs/>
              <w:sz w:val="24"/>
              <w:szCs w:val="24"/>
            </w:rPr>
          </w:rPrChange>
        </w:rPr>
        <w:fldChar w:fldCharType="begin"/>
      </w:r>
      <w:r w:rsidR="0017139D" w:rsidRPr="00B475D4">
        <w:rPr>
          <w:rFonts w:ascii="Arial" w:hAnsi="Arial" w:cs="Arial"/>
          <w:i/>
          <w:iCs/>
          <w:sz w:val="24"/>
          <w:szCs w:val="24"/>
          <w:lang w:val="en-GB"/>
          <w:rPrChange w:id="3400" w:author="Alexandre Miguel Kaizeler Guedes Da Silva Afonso" w:date="2026-07-27T16:55:00Z" w16du:dateUtc="2026-07-27T15:55:00Z">
            <w:rPr>
              <w:rFonts w:ascii="Arial" w:hAnsi="Arial" w:cs="Arial"/>
              <w:i/>
              <w:iCs/>
              <w:sz w:val="24"/>
              <w:szCs w:val="24"/>
            </w:rPr>
          </w:rPrChange>
        </w:rPr>
        <w:instrText xml:space="preserve"> ADDIN ZOTERO_ITEM CSL_CITATION {"citationID":"xEGYjZlx","properties":{"formattedCitation":"\\super 92\\nosupersub{}","plainCitation":"92","noteIndex":0},"citationItems":[{"id":"jCcWpdK2/MdifchfR","uris":["http://zotero.org/users/local/1p9EH8ax/items/IKVRF9PX"],"itemData":{"id":97,"type":"article-journal","abstract":"TIA-1 is an RNA binding protein that promotes the assembly of stress granules (SGs), discrete cytoplasmic inclusions into which stalled translation initiation complexes are dynamically recruited in cells subjected to environmental stress. The RNA recognition motifs of TIA-1 are linked to a glutamine-rich prion-related domain (PRD). Truncation mutants lacking the PRD domain do not induce spontaneous SGs and are not recruited to arsenite-induced SGs, whereas the PRD forms aggregates that are recruited to SGs in low-level–expressing cells but prevent SG assembly in high-level–expressing cells. The PRD of TIA-1 exhibits many characteristics of prions: concentration-dependent aggregation that is inhibited by the molecular chaperone heat shock protein (HSP)70; resistance to protease digestion; sequestration of HSP27, HSP40, and HSP70; and induction of HSP70, a feedback regulator of PRD disaggregation. Substitution of the PRD with the aggregation domain of a yeast prion, SUP35-NM, reconstitutes SG assembly, confirming that a prion domain can mediate the assembly of SGs. Mouse embryomic fibroblasts (MEFs) lacking TIA-1 exhibit impaired ability to form SGs, although they exhibit normal phosphorylation of eukaryotic initiation factor (eIF)2α in response to arsenite. Our results reveal that prion-like aggregation of TIA-1 regulates SG formation downstream of eIF2α phosphorylation in response to stress.","container-title":"Molecular Biology of the Cell","DOI":"10.1091/mbc.e04-08-0715","ISSN":"1059-1524, 1939-4586","issue":"12","journalAbbreviation":"MBoC","language":"en","page":"5383-5398","source":"DOI.org (Crossref)","title":"&lt;b&gt;Stress Granule Assembly Is Mediated by Prion-like Aggregation of TIA-1&lt;/b&gt;","volume":"15","author":[{"family":"Gilks","given":"Natalie"},{"family":"Kedersha","given":"Nancy"},{"family":"Ayodele","given":"Maranatha"},{"family":"Shen","given":"Lily"},{"family":"Stoecklin","given":"Georg"},{"family":"Dember","given":"Laura M."},{"family":"Anderson","given":"Paul"}],"issued":{"date-parts":[["2004",12]]}}}],"schema":"https://github.com/citation-style-language/schema/raw/master/csl-citation.json"} </w:instrText>
      </w:r>
      <w:r w:rsidR="00CB531D" w:rsidRPr="00B475D4">
        <w:rPr>
          <w:rFonts w:ascii="Arial" w:hAnsi="Arial" w:cs="Arial"/>
          <w:i/>
          <w:iCs/>
          <w:sz w:val="24"/>
          <w:szCs w:val="24"/>
          <w:lang w:val="en-GB"/>
          <w:rPrChange w:id="3401" w:author="Alexandre Miguel Kaizeler Guedes Da Silva Afonso" w:date="2026-07-27T16:55:00Z" w16du:dateUtc="2026-07-27T15:55:00Z">
            <w:rPr>
              <w:rFonts w:ascii="Arial" w:hAnsi="Arial" w:cs="Arial"/>
              <w:i/>
              <w:iCs/>
              <w:sz w:val="24"/>
              <w:szCs w:val="24"/>
            </w:rPr>
          </w:rPrChange>
        </w:rPr>
        <w:fldChar w:fldCharType="separate"/>
      </w:r>
      <w:r w:rsidR="0017139D" w:rsidRPr="00B475D4">
        <w:rPr>
          <w:rFonts w:ascii="Arial" w:hAnsi="Arial" w:cs="Arial"/>
          <w:kern w:val="0"/>
          <w:sz w:val="24"/>
          <w:vertAlign w:val="superscript"/>
          <w:lang w:val="en-GB"/>
          <w:rPrChange w:id="3402" w:author="Alexandre Miguel Kaizeler Guedes Da Silva Afonso" w:date="2026-07-27T16:55:00Z" w16du:dateUtc="2026-07-27T15:55:00Z">
            <w:rPr>
              <w:rFonts w:ascii="Arial" w:hAnsi="Arial" w:cs="Arial"/>
              <w:kern w:val="0"/>
              <w:sz w:val="24"/>
              <w:vertAlign w:val="superscript"/>
            </w:rPr>
          </w:rPrChange>
        </w:rPr>
        <w:t>92</w:t>
      </w:r>
      <w:r w:rsidR="00CB531D" w:rsidRPr="00B475D4">
        <w:rPr>
          <w:rFonts w:ascii="Arial" w:hAnsi="Arial" w:cs="Arial"/>
          <w:i/>
          <w:iCs/>
          <w:sz w:val="24"/>
          <w:szCs w:val="24"/>
          <w:lang w:val="en-GB"/>
          <w:rPrChange w:id="3403" w:author="Alexandre Miguel Kaizeler Guedes Da Silva Afonso" w:date="2026-07-27T16:55:00Z" w16du:dateUtc="2026-07-27T15:55:00Z">
            <w:rPr>
              <w:rFonts w:ascii="Arial" w:hAnsi="Arial" w:cs="Arial"/>
              <w:i/>
              <w:iCs/>
              <w:sz w:val="24"/>
              <w:szCs w:val="24"/>
            </w:rPr>
          </w:rPrChange>
        </w:rPr>
        <w:fldChar w:fldCharType="end"/>
      </w:r>
      <w:r w:rsidR="00BD3F8C" w:rsidRPr="00B475D4">
        <w:rPr>
          <w:rFonts w:ascii="Arial" w:hAnsi="Arial" w:cs="Arial"/>
          <w:sz w:val="24"/>
          <w:szCs w:val="24"/>
          <w:lang w:val="en-GB"/>
          <w:rPrChange w:id="3404" w:author="Alexandre Miguel Kaizeler Guedes Da Silva Afonso" w:date="2026-07-27T16:55:00Z" w16du:dateUtc="2026-07-27T15:55:00Z">
            <w:rPr>
              <w:rFonts w:ascii="Arial" w:hAnsi="Arial" w:cs="Arial"/>
              <w:sz w:val="24"/>
              <w:szCs w:val="24"/>
            </w:rPr>
          </w:rPrChange>
        </w:rPr>
        <w:t xml:space="preserve">, </w:t>
      </w:r>
      <w:r w:rsidR="00BD3F8C" w:rsidRPr="00B475D4">
        <w:rPr>
          <w:rFonts w:ascii="Arial" w:hAnsi="Arial" w:cs="Arial"/>
          <w:i/>
          <w:iCs/>
          <w:sz w:val="24"/>
          <w:szCs w:val="24"/>
          <w:lang w:val="en-GB"/>
          <w:rPrChange w:id="3405" w:author="Alexandre Miguel Kaizeler Guedes Da Silva Afonso" w:date="2026-07-27T16:55:00Z" w16du:dateUtc="2026-07-27T15:55:00Z">
            <w:rPr>
              <w:rFonts w:ascii="Arial" w:hAnsi="Arial" w:cs="Arial"/>
              <w:i/>
              <w:iCs/>
              <w:sz w:val="24"/>
              <w:szCs w:val="24"/>
            </w:rPr>
          </w:rPrChange>
        </w:rPr>
        <w:t>TIAL1</w:t>
      </w:r>
      <w:r w:rsidR="00CB531D" w:rsidRPr="00B475D4">
        <w:rPr>
          <w:rFonts w:ascii="Arial" w:hAnsi="Arial" w:cs="Arial"/>
          <w:i/>
          <w:iCs/>
          <w:sz w:val="24"/>
          <w:szCs w:val="24"/>
          <w:lang w:val="en-GB"/>
          <w:rPrChange w:id="3406" w:author="Alexandre Miguel Kaizeler Guedes Da Silva Afonso" w:date="2026-07-27T16:55:00Z" w16du:dateUtc="2026-07-27T15:55:00Z">
            <w:rPr>
              <w:rFonts w:ascii="Arial" w:hAnsi="Arial" w:cs="Arial"/>
              <w:i/>
              <w:iCs/>
              <w:sz w:val="24"/>
              <w:szCs w:val="24"/>
            </w:rPr>
          </w:rPrChange>
        </w:rPr>
        <w:fldChar w:fldCharType="begin"/>
      </w:r>
      <w:r w:rsidR="0017139D" w:rsidRPr="00B475D4">
        <w:rPr>
          <w:rFonts w:ascii="Arial" w:hAnsi="Arial" w:cs="Arial"/>
          <w:i/>
          <w:iCs/>
          <w:sz w:val="24"/>
          <w:szCs w:val="24"/>
          <w:lang w:val="en-GB"/>
          <w:rPrChange w:id="3407" w:author="Alexandre Miguel Kaizeler Guedes Da Silva Afonso" w:date="2026-07-27T16:55:00Z" w16du:dateUtc="2026-07-27T15:55:00Z">
            <w:rPr>
              <w:rFonts w:ascii="Arial" w:hAnsi="Arial" w:cs="Arial"/>
              <w:i/>
              <w:iCs/>
              <w:sz w:val="24"/>
              <w:szCs w:val="24"/>
            </w:rPr>
          </w:rPrChange>
        </w:rPr>
        <w:instrText xml:space="preserve"> ADDIN ZOTERO_ITEM CSL_CITATION {"citationID":"4rN7gWPH","properties":{"formattedCitation":"\\super 92\\nosupersub{}","plainCitation":"92","noteIndex":0},"citationItems":[{"id":"jCcWpdK2/MdifchfR","uris":["http://zotero.org/users/local/1p9EH8ax/items/IKVRF9PX"],"itemData":{"id":97,"type":"article-journal","abstract":"TIA-1 is an RNA binding protein that promotes the assembly of stress granules (SGs), discrete cytoplasmic inclusions into which stalled translation initiation complexes are dynamically recruited in cells subjected to environmental stress. The RNA recognition motifs of TIA-1 are linked to a glutamine-rich prion-related domain (PRD). Truncation mutants lacking the PRD domain do not induce spontaneous SGs and are not recruited to arsenite-induced SGs, whereas the PRD forms aggregates that are recruited to SGs in low-level–expressing cells but prevent SG assembly in high-level–expressing cells. The PRD of TIA-1 exhibits many characteristics of prions: concentration-dependent aggregation that is inhibited by the molecular chaperone heat shock protein (HSP)70; resistance to protease digestion; sequestration of HSP27, HSP40, and HSP70; and induction of HSP70, a feedback regulator of PRD disaggregation. Substitution of the PRD with the aggregation domain of a yeast prion, SUP35-NM, reconstitutes SG assembly, confirming that a prion domain can mediate the assembly of SGs. Mouse embryomic fibroblasts (MEFs) lacking TIA-1 exhibit impaired ability to form SGs, although they exhibit normal phosphorylation of eukaryotic initiation factor (eIF)2α in response to arsenite. Our results reveal that prion-like aggregation of TIA-1 regulates SG formation downstream of eIF2α phosphorylation in response to stress.","container-title":"Molecular Biology of the Cell","DOI":"10.1091/mbc.e04-08-0715","ISSN":"1059-1524, 1939-4586","issue":"12","journalAbbreviation":"MBoC","language":"en","page":"5383-5398","source":"DOI.org (Crossref)","title":"&lt;b&gt;Stress Granule Assembly Is Mediated by Prion-like Aggregation of TIA-1&lt;/b&gt;","volume":"15","author":[{"family":"Gilks","given":"Natalie"},{"family":"Kedersha","given":"Nancy"},{"family":"Ayodele","given":"Maranatha"},{"family":"Shen","given":"Lily"},{"family":"Stoecklin","given":"Georg"},{"family":"Dember","given":"Laura M."},{"family":"Anderson","given":"Paul"}],"issued":{"date-parts":[["2004",12]]}}}],"schema":"https://github.com/citation-style-language/schema/raw/master/csl-citation.json"} </w:instrText>
      </w:r>
      <w:r w:rsidR="00CB531D" w:rsidRPr="00B475D4">
        <w:rPr>
          <w:rFonts w:ascii="Arial" w:hAnsi="Arial" w:cs="Arial"/>
          <w:i/>
          <w:iCs/>
          <w:sz w:val="24"/>
          <w:szCs w:val="24"/>
          <w:lang w:val="en-GB"/>
          <w:rPrChange w:id="3408" w:author="Alexandre Miguel Kaizeler Guedes Da Silva Afonso" w:date="2026-07-27T16:55:00Z" w16du:dateUtc="2026-07-27T15:55:00Z">
            <w:rPr>
              <w:rFonts w:ascii="Arial" w:hAnsi="Arial" w:cs="Arial"/>
              <w:i/>
              <w:iCs/>
              <w:sz w:val="24"/>
              <w:szCs w:val="24"/>
            </w:rPr>
          </w:rPrChange>
        </w:rPr>
        <w:fldChar w:fldCharType="separate"/>
      </w:r>
      <w:r w:rsidR="0017139D" w:rsidRPr="00B475D4">
        <w:rPr>
          <w:rFonts w:ascii="Arial" w:hAnsi="Arial" w:cs="Arial"/>
          <w:kern w:val="0"/>
          <w:sz w:val="24"/>
          <w:vertAlign w:val="superscript"/>
          <w:lang w:val="en-GB"/>
          <w:rPrChange w:id="3409" w:author="Alexandre Miguel Kaizeler Guedes Da Silva Afonso" w:date="2026-07-27T16:55:00Z" w16du:dateUtc="2026-07-27T15:55:00Z">
            <w:rPr>
              <w:rFonts w:ascii="Arial" w:hAnsi="Arial" w:cs="Arial"/>
              <w:kern w:val="0"/>
              <w:sz w:val="24"/>
              <w:vertAlign w:val="superscript"/>
            </w:rPr>
          </w:rPrChange>
        </w:rPr>
        <w:t>92</w:t>
      </w:r>
      <w:r w:rsidR="00CB531D" w:rsidRPr="00B475D4">
        <w:rPr>
          <w:rFonts w:ascii="Arial" w:hAnsi="Arial" w:cs="Arial"/>
          <w:i/>
          <w:iCs/>
          <w:sz w:val="24"/>
          <w:szCs w:val="24"/>
          <w:lang w:val="en-GB"/>
          <w:rPrChange w:id="3410" w:author="Alexandre Miguel Kaizeler Guedes Da Silva Afonso" w:date="2026-07-27T16:55:00Z" w16du:dateUtc="2026-07-27T15:55:00Z">
            <w:rPr>
              <w:rFonts w:ascii="Arial" w:hAnsi="Arial" w:cs="Arial"/>
              <w:i/>
              <w:iCs/>
              <w:sz w:val="24"/>
              <w:szCs w:val="24"/>
            </w:rPr>
          </w:rPrChange>
        </w:rPr>
        <w:fldChar w:fldCharType="end"/>
      </w:r>
      <w:r w:rsidR="00BD3F8C" w:rsidRPr="00B475D4">
        <w:rPr>
          <w:rFonts w:ascii="Arial" w:hAnsi="Arial" w:cs="Arial"/>
          <w:sz w:val="24"/>
          <w:szCs w:val="24"/>
          <w:lang w:val="en-GB"/>
          <w:rPrChange w:id="3411" w:author="Alexandre Miguel Kaizeler Guedes Da Silva Afonso" w:date="2026-07-27T16:55:00Z" w16du:dateUtc="2026-07-27T15:55:00Z">
            <w:rPr>
              <w:rFonts w:ascii="Arial" w:hAnsi="Arial" w:cs="Arial"/>
              <w:sz w:val="24"/>
              <w:szCs w:val="24"/>
            </w:rPr>
          </w:rPrChange>
        </w:rPr>
        <w:t xml:space="preserve"> and </w:t>
      </w:r>
      <w:r w:rsidR="00BD3F8C" w:rsidRPr="00B475D4">
        <w:rPr>
          <w:rFonts w:ascii="Arial" w:hAnsi="Arial" w:cs="Arial"/>
          <w:i/>
          <w:iCs/>
          <w:sz w:val="24"/>
          <w:szCs w:val="24"/>
          <w:lang w:val="en-GB"/>
          <w:rPrChange w:id="3412" w:author="Alexandre Miguel Kaizeler Guedes Da Silva Afonso" w:date="2026-07-27T16:55:00Z" w16du:dateUtc="2026-07-27T15:55:00Z">
            <w:rPr>
              <w:rFonts w:ascii="Arial" w:hAnsi="Arial" w:cs="Arial"/>
              <w:i/>
              <w:iCs/>
              <w:sz w:val="24"/>
              <w:szCs w:val="24"/>
            </w:rPr>
          </w:rPrChange>
        </w:rPr>
        <w:t>ZFP36</w:t>
      </w:r>
      <w:r w:rsidR="00CB531D" w:rsidRPr="00B475D4">
        <w:rPr>
          <w:rFonts w:ascii="Arial" w:hAnsi="Arial" w:cs="Arial"/>
          <w:i/>
          <w:iCs/>
          <w:sz w:val="24"/>
          <w:szCs w:val="24"/>
          <w:lang w:val="en-GB"/>
          <w:rPrChange w:id="3413" w:author="Alexandre Miguel Kaizeler Guedes Da Silva Afonso" w:date="2026-07-27T16:55:00Z" w16du:dateUtc="2026-07-27T15:55:00Z">
            <w:rPr>
              <w:rFonts w:ascii="Arial" w:hAnsi="Arial" w:cs="Arial"/>
              <w:i/>
              <w:iCs/>
              <w:sz w:val="24"/>
              <w:szCs w:val="24"/>
            </w:rPr>
          </w:rPrChange>
        </w:rPr>
        <w:fldChar w:fldCharType="begin"/>
      </w:r>
      <w:r w:rsidR="0017139D" w:rsidRPr="00B475D4">
        <w:rPr>
          <w:rFonts w:ascii="Arial" w:hAnsi="Arial" w:cs="Arial"/>
          <w:i/>
          <w:iCs/>
          <w:sz w:val="24"/>
          <w:szCs w:val="24"/>
          <w:lang w:val="en-GB"/>
          <w:rPrChange w:id="3414" w:author="Alexandre Miguel Kaizeler Guedes Da Silva Afonso" w:date="2026-07-27T16:55:00Z" w16du:dateUtc="2026-07-27T15:55:00Z">
            <w:rPr>
              <w:rFonts w:ascii="Arial" w:hAnsi="Arial" w:cs="Arial"/>
              <w:i/>
              <w:iCs/>
              <w:sz w:val="24"/>
              <w:szCs w:val="24"/>
            </w:rPr>
          </w:rPrChange>
        </w:rPr>
        <w:instrText xml:space="preserve"> ADDIN ZOTERO_ITEM CSL_CITATION {"citationID":"6qf0btrW","properties":{"formattedCitation":"\\super 82\\nosupersub{}","plainCitation":"82","noteIndex":0},"citationItems":[{"id":"jCcWpdK2/1qczt4St","uris":["http://zotero.org/users/local/1p9EH8ax/items/MVFDXFWK"],"itemData":{"id":101,"type":"article-journal","container-title":"The EMBO Journal","DOI":"10.1038/sj.emboj.7600163","ISSN":"0261-4189, 1460-2075","issue":"6","journalAbbreviation":"EMBO J","license":"http://doi.wiley.com/10.1002/tdm_license_1.1","page":"1313-1324","source":"DOI.org (Crossref)","title":"MK2-induced tristetraprolin:14-3-3 complexes prevent stress granule association and ARE-mRNA decay","title-short":"MK2-induced tristetraprolin","volume":"23","author":[{"family":"Stoecklin","given":"Georg"},{"family":"Stubbs","given":"Tiffany"},{"family":"Kedersha","given":"Nancy"},{"family":"Wax","given":"Stephen"},{"family":"Rigby","given":"William Fc"},{"family":"Blackwell","given":"T Keith"},{"family":"Anderson","given":"Paul"}],"issued":{"date-parts":[["2004",3,24]]}}}],"schema":"https://github.com/citation-style-language/schema/raw/master/csl-citation.json"} </w:instrText>
      </w:r>
      <w:r w:rsidR="00CB531D" w:rsidRPr="00B475D4">
        <w:rPr>
          <w:rFonts w:ascii="Arial" w:hAnsi="Arial" w:cs="Arial"/>
          <w:i/>
          <w:iCs/>
          <w:sz w:val="24"/>
          <w:szCs w:val="24"/>
          <w:lang w:val="en-GB"/>
          <w:rPrChange w:id="3415" w:author="Alexandre Miguel Kaizeler Guedes Da Silva Afonso" w:date="2026-07-27T16:55:00Z" w16du:dateUtc="2026-07-27T15:55:00Z">
            <w:rPr>
              <w:rFonts w:ascii="Arial" w:hAnsi="Arial" w:cs="Arial"/>
              <w:i/>
              <w:iCs/>
              <w:sz w:val="24"/>
              <w:szCs w:val="24"/>
            </w:rPr>
          </w:rPrChange>
        </w:rPr>
        <w:fldChar w:fldCharType="separate"/>
      </w:r>
      <w:r w:rsidR="0017139D" w:rsidRPr="00B475D4">
        <w:rPr>
          <w:rFonts w:ascii="Arial" w:hAnsi="Arial" w:cs="Arial"/>
          <w:kern w:val="0"/>
          <w:sz w:val="24"/>
          <w:vertAlign w:val="superscript"/>
          <w:lang w:val="en-GB"/>
          <w:rPrChange w:id="3416" w:author="Alexandre Miguel Kaizeler Guedes Da Silva Afonso" w:date="2026-07-27T16:55:00Z" w16du:dateUtc="2026-07-27T15:55:00Z">
            <w:rPr>
              <w:rFonts w:ascii="Arial" w:hAnsi="Arial" w:cs="Arial"/>
              <w:kern w:val="0"/>
              <w:sz w:val="24"/>
              <w:vertAlign w:val="superscript"/>
            </w:rPr>
          </w:rPrChange>
        </w:rPr>
        <w:t>82</w:t>
      </w:r>
      <w:r w:rsidR="00CB531D" w:rsidRPr="00B475D4">
        <w:rPr>
          <w:rFonts w:ascii="Arial" w:hAnsi="Arial" w:cs="Arial"/>
          <w:i/>
          <w:iCs/>
          <w:sz w:val="24"/>
          <w:szCs w:val="24"/>
          <w:lang w:val="en-GB"/>
          <w:rPrChange w:id="3417" w:author="Alexandre Miguel Kaizeler Guedes Da Silva Afonso" w:date="2026-07-27T16:55:00Z" w16du:dateUtc="2026-07-27T15:55:00Z">
            <w:rPr>
              <w:rFonts w:ascii="Arial" w:hAnsi="Arial" w:cs="Arial"/>
              <w:i/>
              <w:iCs/>
              <w:sz w:val="24"/>
              <w:szCs w:val="24"/>
            </w:rPr>
          </w:rPrChange>
        </w:rPr>
        <w:fldChar w:fldCharType="end"/>
      </w:r>
      <w:r w:rsidRPr="00B475D4">
        <w:rPr>
          <w:rFonts w:ascii="Arial" w:hAnsi="Arial" w:cs="Arial"/>
          <w:sz w:val="24"/>
          <w:szCs w:val="24"/>
          <w:lang w:val="en-GB"/>
          <w:rPrChange w:id="3418" w:author="Alexandre Miguel Kaizeler Guedes Da Silva Afonso" w:date="2026-07-27T16:55:00Z" w16du:dateUtc="2026-07-27T15:55:00Z">
            <w:rPr>
              <w:rFonts w:ascii="Arial" w:hAnsi="Arial" w:cs="Arial"/>
              <w:sz w:val="24"/>
              <w:szCs w:val="24"/>
            </w:rPr>
          </w:rPrChange>
        </w:rPr>
        <w:t xml:space="preserve">, are known to </w:t>
      </w:r>
      <w:r w:rsidR="0087614C" w:rsidRPr="00B475D4">
        <w:rPr>
          <w:rFonts w:ascii="Arial" w:hAnsi="Arial" w:cs="Arial"/>
          <w:sz w:val="24"/>
          <w:szCs w:val="24"/>
          <w:lang w:val="en-GB"/>
          <w:rPrChange w:id="3419" w:author="Alexandre Miguel Kaizeler Guedes Da Silva Afonso" w:date="2026-07-27T16:55:00Z" w16du:dateUtc="2026-07-27T15:55:00Z">
            <w:rPr>
              <w:rFonts w:ascii="Arial" w:hAnsi="Arial" w:cs="Arial"/>
              <w:sz w:val="24"/>
              <w:szCs w:val="24"/>
            </w:rPr>
          </w:rPrChange>
        </w:rPr>
        <w:t>induce</w:t>
      </w:r>
      <w:r w:rsidR="00357593" w:rsidRPr="00B475D4">
        <w:rPr>
          <w:rFonts w:ascii="Arial" w:hAnsi="Arial" w:cs="Arial"/>
          <w:sz w:val="24"/>
          <w:szCs w:val="24"/>
          <w:lang w:val="en-GB"/>
          <w:rPrChange w:id="3420" w:author="Alexandre Miguel Kaizeler Guedes Da Silva Afonso" w:date="2026-07-27T16:55:00Z" w16du:dateUtc="2026-07-27T15:55:00Z">
            <w:rPr>
              <w:rFonts w:ascii="Arial" w:hAnsi="Arial" w:cs="Arial"/>
              <w:sz w:val="24"/>
              <w:szCs w:val="24"/>
            </w:rPr>
          </w:rPrChange>
        </w:rPr>
        <w:t xml:space="preserve"> spontaneous SG assembly when overexpressed</w:t>
      </w:r>
      <w:r w:rsidR="00BD3F8C" w:rsidRPr="00B475D4">
        <w:rPr>
          <w:rFonts w:ascii="Arial" w:hAnsi="Arial" w:cs="Arial"/>
          <w:sz w:val="24"/>
          <w:szCs w:val="24"/>
          <w:lang w:val="en-GB"/>
          <w:rPrChange w:id="3421" w:author="Alexandre Miguel Kaizeler Guedes Da Silva Afonso" w:date="2026-07-27T16:55:00Z" w16du:dateUtc="2026-07-27T15:55:00Z">
            <w:rPr>
              <w:rFonts w:ascii="Arial" w:hAnsi="Arial" w:cs="Arial"/>
              <w:sz w:val="24"/>
              <w:szCs w:val="24"/>
            </w:rPr>
          </w:rPrChange>
        </w:rPr>
        <w:t xml:space="preserve"> (compiled elsewhere</w:t>
      </w:r>
      <w:r w:rsidR="00863912" w:rsidRPr="00B475D4">
        <w:rPr>
          <w:rFonts w:ascii="Arial" w:hAnsi="Arial" w:cs="Arial"/>
          <w:sz w:val="24"/>
          <w:szCs w:val="24"/>
          <w:lang w:val="en-GB"/>
          <w:rPrChange w:id="3422"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3423" w:author="Alexandre Miguel Kaizeler Guedes Da Silva Afonso" w:date="2026-07-27T16:55:00Z" w16du:dateUtc="2026-07-27T15:55:00Z">
            <w:rPr>
              <w:rFonts w:ascii="Arial" w:hAnsi="Arial" w:cs="Arial"/>
              <w:sz w:val="24"/>
              <w:szCs w:val="24"/>
            </w:rPr>
          </w:rPrChange>
        </w:rPr>
        <w:instrText xml:space="preserve"> ADDIN ZOTERO_ITEM CSL_CITATION {"citationID":"LrFOtIrW","properties":{"formattedCitation":"\\super 93\\nosupersub{}","plainCitation":"93","noteIndex":0},"citationItems":[{"id":"jCcWpdK2/jWrqnlfO","uris":["http://zotero.org/users/local/1p9EH8ax/items/78C9LBNM"],"itemData":{"id":118,"type":"article-journal","container-title":"Trends in Biochemical Sciences","DOI":"10.1016/j.tibs.2007.12.003","ISSN":"09680004","issue":"3","journalAbbreviation":"Trends in Biochemical Sciences","language":"en","license":"https://www.elsevier.com/tdm/userlicense/1.0/","page":"141-150","source":"DOI.org (Crossref)","title":"Stress granules: the Tao of RNA triage","title-short":"Stress granules","volume":"33","author":[{"family":"Anderson","given":"Paul"},{"family":"Kedersha","given":"Nancy"}],"issued":{"date-parts":[["2008",3]]}}}],"schema":"https://github.com/citation-style-language/schema/raw/master/csl-citation.json"} </w:instrText>
      </w:r>
      <w:r w:rsidR="00863912" w:rsidRPr="00B475D4">
        <w:rPr>
          <w:rFonts w:ascii="Arial" w:hAnsi="Arial" w:cs="Arial"/>
          <w:sz w:val="24"/>
          <w:szCs w:val="24"/>
          <w:lang w:val="en-GB"/>
          <w:rPrChange w:id="3424"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3425" w:author="Alexandre Miguel Kaizeler Guedes Da Silva Afonso" w:date="2026-07-27T16:55:00Z" w16du:dateUtc="2026-07-27T15:55:00Z">
            <w:rPr>
              <w:rFonts w:ascii="Arial" w:hAnsi="Arial" w:cs="Arial"/>
              <w:kern w:val="0"/>
              <w:sz w:val="24"/>
              <w:vertAlign w:val="superscript"/>
            </w:rPr>
          </w:rPrChange>
        </w:rPr>
        <w:t>93</w:t>
      </w:r>
      <w:r w:rsidR="00863912" w:rsidRPr="00B475D4">
        <w:rPr>
          <w:rFonts w:ascii="Arial" w:hAnsi="Arial" w:cs="Arial"/>
          <w:sz w:val="24"/>
          <w:szCs w:val="24"/>
          <w:lang w:val="en-GB"/>
          <w:rPrChange w:id="3426" w:author="Alexandre Miguel Kaizeler Guedes Da Silva Afonso" w:date="2026-07-27T16:55:00Z" w16du:dateUtc="2026-07-27T15:55:00Z">
            <w:rPr>
              <w:rFonts w:ascii="Arial" w:hAnsi="Arial" w:cs="Arial"/>
              <w:sz w:val="24"/>
              <w:szCs w:val="24"/>
            </w:rPr>
          </w:rPrChange>
        </w:rPr>
        <w:fldChar w:fldCharType="end"/>
      </w:r>
      <w:r w:rsidR="00BD3F8C" w:rsidRPr="00B475D4">
        <w:rPr>
          <w:rFonts w:ascii="Arial" w:hAnsi="Arial" w:cs="Arial"/>
          <w:sz w:val="24"/>
          <w:szCs w:val="24"/>
          <w:lang w:val="en-GB"/>
          <w:rPrChange w:id="3427" w:author="Alexandre Miguel Kaizeler Guedes Da Silva Afonso" w:date="2026-07-27T16:55:00Z" w16du:dateUtc="2026-07-27T15:55:00Z">
            <w:rPr>
              <w:rFonts w:ascii="Arial" w:hAnsi="Arial" w:cs="Arial"/>
              <w:sz w:val="24"/>
              <w:szCs w:val="24"/>
            </w:rPr>
          </w:rPrChange>
        </w:rPr>
        <w:t>)</w:t>
      </w:r>
      <w:r w:rsidR="00357593" w:rsidRPr="00B475D4">
        <w:rPr>
          <w:rFonts w:ascii="Arial" w:hAnsi="Arial" w:cs="Arial"/>
          <w:sz w:val="24"/>
          <w:szCs w:val="24"/>
          <w:lang w:val="en-GB"/>
          <w:rPrChange w:id="3428" w:author="Alexandre Miguel Kaizeler Guedes Da Silva Afonso" w:date="2026-07-27T16:55:00Z" w16du:dateUtc="2026-07-27T15:55:00Z">
            <w:rPr>
              <w:rFonts w:ascii="Arial" w:hAnsi="Arial" w:cs="Arial"/>
              <w:sz w:val="24"/>
              <w:szCs w:val="24"/>
            </w:rPr>
          </w:rPrChange>
        </w:rPr>
        <w:t xml:space="preserve">. </w:t>
      </w:r>
      <w:r w:rsidR="008C2F52" w:rsidRPr="00B475D4">
        <w:rPr>
          <w:rFonts w:ascii="Arial" w:hAnsi="Arial" w:cs="Arial"/>
          <w:sz w:val="24"/>
          <w:szCs w:val="24"/>
          <w:lang w:val="en-GB"/>
          <w:rPrChange w:id="3429" w:author="Alexandre Miguel Kaizeler Guedes Da Silva Afonso" w:date="2026-07-27T16:55:00Z" w16du:dateUtc="2026-07-27T15:55:00Z">
            <w:rPr>
              <w:rFonts w:ascii="Arial" w:hAnsi="Arial" w:cs="Arial"/>
              <w:sz w:val="24"/>
              <w:szCs w:val="24"/>
            </w:rPr>
          </w:rPrChange>
        </w:rPr>
        <w:t>We hypothesi</w:t>
      </w:r>
      <w:r w:rsidR="001310EB" w:rsidRPr="00B475D4">
        <w:rPr>
          <w:rFonts w:ascii="Arial" w:hAnsi="Arial" w:cs="Arial"/>
          <w:sz w:val="24"/>
          <w:szCs w:val="24"/>
          <w:lang w:val="en-GB"/>
          <w:rPrChange w:id="3430" w:author="Alexandre Miguel Kaizeler Guedes Da Silva Afonso" w:date="2026-07-27T16:55:00Z" w16du:dateUtc="2026-07-27T15:55:00Z">
            <w:rPr>
              <w:rFonts w:ascii="Arial" w:hAnsi="Arial" w:cs="Arial"/>
              <w:sz w:val="24"/>
              <w:szCs w:val="24"/>
            </w:rPr>
          </w:rPrChange>
        </w:rPr>
        <w:t>z</w:t>
      </w:r>
      <w:r w:rsidR="008C2F52" w:rsidRPr="00B475D4">
        <w:rPr>
          <w:rFonts w:ascii="Arial" w:hAnsi="Arial" w:cs="Arial"/>
          <w:sz w:val="24"/>
          <w:szCs w:val="24"/>
          <w:lang w:val="en-GB"/>
          <w:rPrChange w:id="3431" w:author="Alexandre Miguel Kaizeler Guedes Da Silva Afonso" w:date="2026-07-27T16:55:00Z" w16du:dateUtc="2026-07-27T15:55:00Z">
            <w:rPr>
              <w:rFonts w:ascii="Arial" w:hAnsi="Arial" w:cs="Arial"/>
              <w:sz w:val="24"/>
              <w:szCs w:val="24"/>
            </w:rPr>
          </w:rPrChange>
        </w:rPr>
        <w:t>ed that</w:t>
      </w:r>
      <w:r w:rsidR="00681162" w:rsidRPr="00B475D4">
        <w:rPr>
          <w:rFonts w:ascii="Arial" w:hAnsi="Arial" w:cs="Arial"/>
          <w:sz w:val="24"/>
          <w:szCs w:val="24"/>
          <w:lang w:val="en-GB"/>
          <w:rPrChange w:id="3432" w:author="Alexandre Miguel Kaizeler Guedes Da Silva Afonso" w:date="2026-07-27T16:55:00Z" w16du:dateUtc="2026-07-27T15:55:00Z">
            <w:rPr>
              <w:rFonts w:ascii="Arial" w:hAnsi="Arial" w:cs="Arial"/>
              <w:sz w:val="24"/>
              <w:szCs w:val="24"/>
            </w:rPr>
          </w:rPrChange>
        </w:rPr>
        <w:t>,</w:t>
      </w:r>
      <w:r w:rsidR="008C2F52" w:rsidRPr="00B475D4">
        <w:rPr>
          <w:rFonts w:ascii="Arial" w:hAnsi="Arial" w:cs="Arial"/>
          <w:sz w:val="24"/>
          <w:szCs w:val="24"/>
          <w:lang w:val="en-GB"/>
          <w:rPrChange w:id="3433" w:author="Alexandre Miguel Kaizeler Guedes Da Silva Afonso" w:date="2026-07-27T16:55:00Z" w16du:dateUtc="2026-07-27T15:55:00Z">
            <w:rPr>
              <w:rFonts w:ascii="Arial" w:hAnsi="Arial" w:cs="Arial"/>
              <w:sz w:val="24"/>
              <w:szCs w:val="24"/>
            </w:rPr>
          </w:rPrChange>
        </w:rPr>
        <w:t xml:space="preserve"> </w:t>
      </w:r>
      <w:r w:rsidR="00BD6322" w:rsidRPr="00B475D4">
        <w:rPr>
          <w:rFonts w:ascii="Arial" w:hAnsi="Arial" w:cs="Arial"/>
          <w:sz w:val="24"/>
          <w:szCs w:val="24"/>
          <w:lang w:val="en-GB"/>
          <w:rPrChange w:id="3434" w:author="Alexandre Miguel Kaizeler Guedes Da Silva Afonso" w:date="2026-07-27T16:55:00Z" w16du:dateUtc="2026-07-27T15:55:00Z">
            <w:rPr>
              <w:rFonts w:ascii="Arial" w:hAnsi="Arial" w:cs="Arial"/>
              <w:sz w:val="24"/>
              <w:szCs w:val="24"/>
            </w:rPr>
          </w:rPrChange>
        </w:rPr>
        <w:t>if SGs directly drive tumo</w:t>
      </w:r>
      <w:r w:rsidR="00BC64E8" w:rsidRPr="00B475D4">
        <w:rPr>
          <w:rFonts w:ascii="Arial" w:hAnsi="Arial" w:cs="Arial"/>
          <w:sz w:val="24"/>
          <w:szCs w:val="24"/>
          <w:lang w:val="en-GB"/>
          <w:rPrChange w:id="3435" w:author="Alexandre Miguel Kaizeler Guedes Da Silva Afonso" w:date="2026-07-27T16:55:00Z" w16du:dateUtc="2026-07-27T15:55:00Z">
            <w:rPr>
              <w:rFonts w:ascii="Arial" w:hAnsi="Arial" w:cs="Arial"/>
              <w:sz w:val="24"/>
              <w:szCs w:val="24"/>
            </w:rPr>
          </w:rPrChange>
        </w:rPr>
        <w:t>u</w:t>
      </w:r>
      <w:r w:rsidR="00BD6322" w:rsidRPr="00B475D4">
        <w:rPr>
          <w:rFonts w:ascii="Arial" w:hAnsi="Arial" w:cs="Arial"/>
          <w:sz w:val="24"/>
          <w:szCs w:val="24"/>
          <w:lang w:val="en-GB"/>
          <w:rPrChange w:id="3436" w:author="Alexandre Miguel Kaizeler Guedes Da Silva Afonso" w:date="2026-07-27T16:55:00Z" w16du:dateUtc="2026-07-27T15:55:00Z">
            <w:rPr>
              <w:rFonts w:ascii="Arial" w:hAnsi="Arial" w:cs="Arial"/>
              <w:sz w:val="24"/>
              <w:szCs w:val="24"/>
            </w:rPr>
          </w:rPrChange>
        </w:rPr>
        <w:t xml:space="preserve">r aggressiveness, </w:t>
      </w:r>
      <w:r w:rsidR="008C2F52" w:rsidRPr="00B475D4">
        <w:rPr>
          <w:rFonts w:ascii="Arial" w:hAnsi="Arial" w:cs="Arial"/>
          <w:sz w:val="24"/>
          <w:szCs w:val="24"/>
          <w:lang w:val="en-GB"/>
          <w:rPrChange w:id="3437" w:author="Alexandre Miguel Kaizeler Guedes Da Silva Afonso" w:date="2026-07-27T16:55:00Z" w16du:dateUtc="2026-07-27T15:55:00Z">
            <w:rPr>
              <w:rFonts w:ascii="Arial" w:hAnsi="Arial" w:cs="Arial"/>
              <w:sz w:val="24"/>
              <w:szCs w:val="24"/>
            </w:rPr>
          </w:rPrChange>
        </w:rPr>
        <w:t xml:space="preserve">high expression of </w:t>
      </w:r>
      <w:r w:rsidR="000E6F6D" w:rsidRPr="00B475D4">
        <w:rPr>
          <w:rFonts w:ascii="Arial" w:hAnsi="Arial" w:cs="Arial"/>
          <w:sz w:val="24"/>
          <w:szCs w:val="24"/>
          <w:lang w:val="en-GB"/>
          <w:rPrChange w:id="3438" w:author="Alexandre Miguel Kaizeler Guedes Da Silva Afonso" w:date="2026-07-27T16:55:00Z" w16du:dateUtc="2026-07-27T15:55:00Z">
            <w:rPr>
              <w:rFonts w:ascii="Arial" w:hAnsi="Arial" w:cs="Arial"/>
              <w:sz w:val="24"/>
              <w:szCs w:val="24"/>
            </w:rPr>
          </w:rPrChange>
        </w:rPr>
        <w:t xml:space="preserve">these </w:t>
      </w:r>
      <w:r w:rsidR="008C2F52" w:rsidRPr="00B475D4">
        <w:rPr>
          <w:rFonts w:ascii="Arial" w:hAnsi="Arial" w:cs="Arial"/>
          <w:sz w:val="24"/>
          <w:szCs w:val="24"/>
          <w:lang w:val="en-GB"/>
          <w:rPrChange w:id="3439" w:author="Alexandre Miguel Kaizeler Guedes Da Silva Afonso" w:date="2026-07-27T16:55:00Z" w16du:dateUtc="2026-07-27T15:55:00Z">
            <w:rPr>
              <w:rFonts w:ascii="Arial" w:hAnsi="Arial" w:cs="Arial"/>
              <w:sz w:val="24"/>
              <w:szCs w:val="24"/>
            </w:rPr>
          </w:rPrChange>
        </w:rPr>
        <w:t>SG-nucleating gene</w:t>
      </w:r>
      <w:r w:rsidR="006664F5" w:rsidRPr="00B475D4">
        <w:rPr>
          <w:rFonts w:ascii="Arial" w:hAnsi="Arial" w:cs="Arial"/>
          <w:sz w:val="24"/>
          <w:szCs w:val="24"/>
          <w:lang w:val="en-GB"/>
          <w:rPrChange w:id="3440" w:author="Alexandre Miguel Kaizeler Guedes Da Silva Afonso" w:date="2026-07-27T16:55:00Z" w16du:dateUtc="2026-07-27T15:55:00Z">
            <w:rPr>
              <w:rFonts w:ascii="Arial" w:hAnsi="Arial" w:cs="Arial"/>
              <w:sz w:val="24"/>
              <w:szCs w:val="24"/>
            </w:rPr>
          </w:rPrChange>
        </w:rPr>
        <w:t>s</w:t>
      </w:r>
      <w:r w:rsidR="008C2F52" w:rsidRPr="00B475D4">
        <w:rPr>
          <w:rFonts w:ascii="Arial" w:hAnsi="Arial" w:cs="Arial"/>
          <w:sz w:val="24"/>
          <w:szCs w:val="24"/>
          <w:lang w:val="en-GB"/>
          <w:rPrChange w:id="3441" w:author="Alexandre Miguel Kaizeler Guedes Da Silva Afonso" w:date="2026-07-27T16:55:00Z" w16du:dateUtc="2026-07-27T15:55:00Z">
            <w:rPr>
              <w:rFonts w:ascii="Arial" w:hAnsi="Arial" w:cs="Arial"/>
              <w:sz w:val="24"/>
              <w:szCs w:val="24"/>
            </w:rPr>
          </w:rPrChange>
        </w:rPr>
        <w:t xml:space="preserve"> </w:t>
      </w:r>
      <w:r w:rsidR="0009023B" w:rsidRPr="00B475D4">
        <w:rPr>
          <w:rFonts w:ascii="Arial" w:hAnsi="Arial" w:cs="Arial"/>
          <w:sz w:val="24"/>
          <w:szCs w:val="24"/>
          <w:lang w:val="en-GB"/>
          <w:rPrChange w:id="3442" w:author="Alexandre Miguel Kaizeler Guedes Da Silva Afonso" w:date="2026-07-27T16:55:00Z" w16du:dateUtc="2026-07-27T15:55:00Z">
            <w:rPr>
              <w:rFonts w:ascii="Arial" w:hAnsi="Arial" w:cs="Arial"/>
              <w:sz w:val="24"/>
              <w:szCs w:val="24"/>
            </w:rPr>
          </w:rPrChange>
        </w:rPr>
        <w:t xml:space="preserve">would </w:t>
      </w:r>
      <w:r w:rsidR="008C2F52" w:rsidRPr="00B475D4">
        <w:rPr>
          <w:rFonts w:ascii="Arial" w:hAnsi="Arial" w:cs="Arial"/>
          <w:sz w:val="24"/>
          <w:szCs w:val="24"/>
          <w:lang w:val="en-GB"/>
          <w:rPrChange w:id="3443" w:author="Alexandre Miguel Kaizeler Guedes Da Silva Afonso" w:date="2026-07-27T16:55:00Z" w16du:dateUtc="2026-07-27T15:55:00Z">
            <w:rPr>
              <w:rFonts w:ascii="Arial" w:hAnsi="Arial" w:cs="Arial"/>
              <w:sz w:val="24"/>
              <w:szCs w:val="24"/>
            </w:rPr>
          </w:rPrChange>
        </w:rPr>
        <w:t xml:space="preserve">correlate with poorer patient survival. </w:t>
      </w:r>
      <w:r w:rsidR="00FF249F" w:rsidRPr="00B475D4">
        <w:rPr>
          <w:rFonts w:ascii="Arial" w:hAnsi="Arial" w:cs="Arial"/>
          <w:sz w:val="24"/>
          <w:szCs w:val="24"/>
          <w:lang w:val="en-GB"/>
          <w:rPrChange w:id="3444" w:author="Alexandre Miguel Kaizeler Guedes Da Silva Afonso" w:date="2026-07-27T16:55:00Z" w16du:dateUtc="2026-07-27T15:55:00Z">
            <w:rPr>
              <w:rFonts w:ascii="Arial" w:hAnsi="Arial" w:cs="Arial"/>
              <w:sz w:val="24"/>
              <w:szCs w:val="24"/>
            </w:rPr>
          </w:rPrChange>
        </w:rPr>
        <w:t>Analysis of</w:t>
      </w:r>
      <w:r w:rsidR="007A1CF8" w:rsidRPr="00B475D4">
        <w:rPr>
          <w:rFonts w:ascii="Arial" w:hAnsi="Arial" w:cs="Arial"/>
          <w:sz w:val="24"/>
          <w:szCs w:val="24"/>
          <w:lang w:val="en-GB"/>
          <w:rPrChange w:id="3445" w:author="Alexandre Miguel Kaizeler Guedes Da Silva Afonso" w:date="2026-07-27T16:55:00Z" w16du:dateUtc="2026-07-27T15:55:00Z">
            <w:rPr>
              <w:rFonts w:ascii="Arial" w:hAnsi="Arial" w:cs="Arial"/>
              <w:sz w:val="24"/>
              <w:szCs w:val="24"/>
            </w:rPr>
          </w:rPrChange>
        </w:rPr>
        <w:t xml:space="preserve"> </w:t>
      </w:r>
      <w:r w:rsidR="002D266D" w:rsidRPr="00B475D4">
        <w:rPr>
          <w:rFonts w:ascii="Arial" w:hAnsi="Arial" w:cs="Arial"/>
          <w:sz w:val="24"/>
          <w:szCs w:val="24"/>
          <w:lang w:val="en-GB"/>
          <w:rPrChange w:id="3446" w:author="Alexandre Miguel Kaizeler Guedes Da Silva Afonso" w:date="2026-07-27T16:55:00Z" w16du:dateUtc="2026-07-27T15:55:00Z">
            <w:rPr>
              <w:rFonts w:ascii="Arial" w:hAnsi="Arial" w:cs="Arial"/>
              <w:sz w:val="24"/>
              <w:szCs w:val="24"/>
            </w:rPr>
          </w:rPrChange>
        </w:rPr>
        <w:t>Genomic Data Commons’s The Cancer Genome Atlas (GDC-TCGA)</w:t>
      </w:r>
      <w:r w:rsidR="002D266D" w:rsidRPr="00B475D4">
        <w:rPr>
          <w:rFonts w:ascii="Arial" w:hAnsi="Arial" w:cs="Arial"/>
          <w:sz w:val="24"/>
          <w:szCs w:val="24"/>
          <w:lang w:val="en-GB"/>
          <w:rPrChange w:id="3447"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3448" w:author="Alexandre Miguel Kaizeler Guedes Da Silva Afonso" w:date="2026-07-27T16:55:00Z" w16du:dateUtc="2026-07-27T15:55:00Z">
            <w:rPr>
              <w:rFonts w:ascii="Arial" w:hAnsi="Arial" w:cs="Arial"/>
              <w:sz w:val="24"/>
              <w:szCs w:val="24"/>
            </w:rPr>
          </w:rPrChange>
        </w:rPr>
        <w:instrText xml:space="preserve"> ADDIN ZOTERO_ITEM CSL_CITATION {"citationID":"SaGLilf6","properties":{"formattedCitation":"\\super 94,95\\nosupersub{}","plainCitation":"94,95","noteIndex":0},"citationItems":[{"id":101,"uris":["http://zotero.org/users/local/q86rvdj2/items/ZUGCCPWX"],"itemData":{"id":101,"type":"dataset","publisher":"https://www.cancer.gov/tcga","title":"The Cancer Genome Atlas","URL":"https://www.cancer.gov/tcga","author":[{"family":"TCGA Research Network","given":""}]}},{"id":"jCcWpdK2/wqv3LyZD","uris":["http://zotero.org/users/local/q86rvdj2/items/PP5PUI3M"],"itemData":{"id":150,"type":"article-journal","container-title":"Nature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2D266D" w:rsidRPr="00B475D4">
        <w:rPr>
          <w:rFonts w:ascii="Arial" w:hAnsi="Arial" w:cs="Arial"/>
          <w:sz w:val="24"/>
          <w:szCs w:val="24"/>
          <w:lang w:val="en-GB"/>
          <w:rPrChange w:id="3449"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3450" w:author="Alexandre Miguel Kaizeler Guedes Da Silva Afonso" w:date="2026-07-27T16:55:00Z" w16du:dateUtc="2026-07-27T15:55:00Z">
            <w:rPr>
              <w:rFonts w:ascii="Arial" w:hAnsi="Arial" w:cs="Arial"/>
              <w:kern w:val="0"/>
              <w:sz w:val="24"/>
              <w:vertAlign w:val="superscript"/>
            </w:rPr>
          </w:rPrChange>
        </w:rPr>
        <w:t>94,95</w:t>
      </w:r>
      <w:r w:rsidR="002D266D" w:rsidRPr="00B475D4">
        <w:rPr>
          <w:rFonts w:ascii="Arial" w:hAnsi="Arial" w:cs="Arial"/>
          <w:sz w:val="24"/>
          <w:szCs w:val="24"/>
          <w:lang w:val="en-GB"/>
          <w:rPrChange w:id="3451" w:author="Alexandre Miguel Kaizeler Guedes Da Silva Afonso" w:date="2026-07-27T16:55:00Z" w16du:dateUtc="2026-07-27T15:55:00Z">
            <w:rPr>
              <w:rFonts w:ascii="Arial" w:hAnsi="Arial" w:cs="Arial"/>
              <w:sz w:val="24"/>
              <w:szCs w:val="24"/>
            </w:rPr>
          </w:rPrChange>
        </w:rPr>
        <w:fldChar w:fldCharType="end"/>
      </w:r>
      <w:r w:rsidR="002D266D" w:rsidRPr="00B475D4">
        <w:rPr>
          <w:rFonts w:ascii="Arial" w:hAnsi="Arial" w:cs="Arial"/>
          <w:sz w:val="24"/>
          <w:szCs w:val="24"/>
          <w:lang w:val="en-GB"/>
          <w:rPrChange w:id="3452" w:author="Alexandre Miguel Kaizeler Guedes Da Silva Afonso" w:date="2026-07-27T16:55:00Z" w16du:dateUtc="2026-07-27T15:55:00Z">
            <w:rPr>
              <w:rFonts w:ascii="Arial" w:hAnsi="Arial" w:cs="Arial"/>
              <w:sz w:val="24"/>
              <w:szCs w:val="24"/>
            </w:rPr>
          </w:rPrChange>
        </w:rPr>
        <w:t xml:space="preserve"> sarcoma’s dataset</w:t>
      </w:r>
      <w:r w:rsidR="007A1CF8" w:rsidRPr="00B475D4">
        <w:rPr>
          <w:rFonts w:ascii="Arial" w:hAnsi="Arial" w:cs="Arial"/>
          <w:sz w:val="24"/>
          <w:szCs w:val="24"/>
          <w:lang w:val="en-GB"/>
          <w:rPrChange w:id="3453" w:author="Alexandre Miguel Kaizeler Guedes Da Silva Afonso" w:date="2026-07-27T16:55:00Z" w16du:dateUtc="2026-07-27T15:55:00Z">
            <w:rPr>
              <w:rFonts w:ascii="Arial" w:hAnsi="Arial" w:cs="Arial"/>
              <w:sz w:val="24"/>
              <w:szCs w:val="24"/>
            </w:rPr>
          </w:rPrChange>
        </w:rPr>
        <w:t xml:space="preserve"> </w:t>
      </w:r>
      <w:r w:rsidR="008C2F52" w:rsidRPr="00B475D4">
        <w:rPr>
          <w:rFonts w:ascii="Arial" w:hAnsi="Arial" w:cs="Arial"/>
          <w:sz w:val="24"/>
          <w:szCs w:val="24"/>
          <w:lang w:val="en-GB"/>
          <w:rPrChange w:id="3454" w:author="Alexandre Miguel Kaizeler Guedes Da Silva Afonso" w:date="2026-07-27T16:55:00Z" w16du:dateUtc="2026-07-27T15:55:00Z">
            <w:rPr>
              <w:rFonts w:ascii="Arial" w:hAnsi="Arial" w:cs="Arial"/>
              <w:sz w:val="24"/>
              <w:szCs w:val="24"/>
            </w:rPr>
          </w:rPrChange>
        </w:rPr>
        <w:t xml:space="preserve">revealed that </w:t>
      </w:r>
      <w:r w:rsidR="00260A64" w:rsidRPr="00B475D4">
        <w:rPr>
          <w:rFonts w:ascii="Arial" w:hAnsi="Arial" w:cs="Arial"/>
          <w:sz w:val="24"/>
          <w:szCs w:val="24"/>
          <w:lang w:val="en-GB"/>
          <w:rPrChange w:id="3455" w:author="Alexandre Miguel Kaizeler Guedes Da Silva Afonso" w:date="2026-07-27T16:55:00Z" w16du:dateUtc="2026-07-27T15:55:00Z">
            <w:rPr>
              <w:rFonts w:ascii="Arial" w:hAnsi="Arial" w:cs="Arial"/>
              <w:sz w:val="24"/>
              <w:szCs w:val="24"/>
            </w:rPr>
          </w:rPrChange>
        </w:rPr>
        <w:t xml:space="preserve">only </w:t>
      </w:r>
      <w:r w:rsidR="00260A64" w:rsidRPr="00B475D4">
        <w:rPr>
          <w:rFonts w:ascii="Arial" w:hAnsi="Arial" w:cs="Arial"/>
          <w:i/>
          <w:iCs/>
          <w:sz w:val="24"/>
          <w:szCs w:val="24"/>
          <w:lang w:val="en-GB"/>
          <w:rPrChange w:id="3456" w:author="Alexandre Miguel Kaizeler Guedes Da Silva Afonso" w:date="2026-07-27T16:55:00Z" w16du:dateUtc="2026-07-27T15:55:00Z">
            <w:rPr>
              <w:rFonts w:ascii="Arial" w:hAnsi="Arial" w:cs="Arial"/>
              <w:i/>
              <w:iCs/>
              <w:sz w:val="24"/>
              <w:szCs w:val="24"/>
            </w:rPr>
          </w:rPrChange>
        </w:rPr>
        <w:t>AGO2</w:t>
      </w:r>
      <w:r w:rsidR="00260A64" w:rsidRPr="00B475D4">
        <w:rPr>
          <w:rFonts w:ascii="Arial" w:hAnsi="Arial" w:cs="Arial"/>
          <w:sz w:val="24"/>
          <w:szCs w:val="24"/>
          <w:lang w:val="en-GB"/>
          <w:rPrChange w:id="3457" w:author="Alexandre Miguel Kaizeler Guedes Da Silva Afonso" w:date="2026-07-27T16:55:00Z" w16du:dateUtc="2026-07-27T15:55:00Z">
            <w:rPr>
              <w:rFonts w:ascii="Arial" w:hAnsi="Arial" w:cs="Arial"/>
              <w:sz w:val="24"/>
              <w:szCs w:val="24"/>
            </w:rPr>
          </w:rPrChange>
        </w:rPr>
        <w:t xml:space="preserve"> expression was significantly associated with patient survival (</w:t>
      </w:r>
      <w:r w:rsidR="00B662A8" w:rsidRPr="00B475D4">
        <w:rPr>
          <w:rFonts w:ascii="Arial" w:hAnsi="Arial" w:cs="Arial"/>
          <w:sz w:val="24"/>
          <w:szCs w:val="24"/>
          <w:lang w:val="en-GB"/>
          <w:rPrChange w:id="3458" w:author="Alexandre Miguel Kaizeler Guedes Da Silva Afonso" w:date="2026-07-27T16:55:00Z" w16du:dateUtc="2026-07-27T15:55:00Z">
            <w:rPr>
              <w:rFonts w:ascii="Arial" w:hAnsi="Arial" w:cs="Arial"/>
              <w:sz w:val="24"/>
              <w:szCs w:val="24"/>
            </w:rPr>
          </w:rPrChange>
        </w:rPr>
        <w:t>Supplementary Figure 1</w:t>
      </w:r>
      <w:r w:rsidR="00F866CA" w:rsidRPr="00B475D4">
        <w:rPr>
          <w:rFonts w:ascii="Arial" w:hAnsi="Arial" w:cs="Arial"/>
          <w:sz w:val="24"/>
          <w:szCs w:val="24"/>
          <w:lang w:val="en-GB"/>
          <w:rPrChange w:id="3459" w:author="Alexandre Miguel Kaizeler Guedes Da Silva Afonso" w:date="2026-07-27T16:55:00Z" w16du:dateUtc="2026-07-27T15:55:00Z">
            <w:rPr>
              <w:rFonts w:ascii="Arial" w:hAnsi="Arial" w:cs="Arial"/>
              <w:sz w:val="24"/>
              <w:szCs w:val="24"/>
            </w:rPr>
          </w:rPrChange>
        </w:rPr>
        <w:t>4</w:t>
      </w:r>
      <w:r w:rsidR="00B662A8" w:rsidRPr="00B475D4">
        <w:rPr>
          <w:rFonts w:ascii="Arial" w:hAnsi="Arial" w:cs="Arial"/>
          <w:sz w:val="24"/>
          <w:szCs w:val="24"/>
          <w:lang w:val="en-GB"/>
          <w:rPrChange w:id="3460" w:author="Alexandre Miguel Kaizeler Guedes Da Silva Afonso" w:date="2026-07-27T16:55:00Z" w16du:dateUtc="2026-07-27T15:55:00Z">
            <w:rPr>
              <w:rFonts w:ascii="Arial" w:hAnsi="Arial" w:cs="Arial"/>
              <w:sz w:val="24"/>
              <w:szCs w:val="24"/>
            </w:rPr>
          </w:rPrChange>
        </w:rPr>
        <w:t xml:space="preserve">; </w:t>
      </w:r>
      <w:r w:rsidR="00260A64" w:rsidRPr="00B475D4">
        <w:rPr>
          <w:rFonts w:ascii="Arial" w:hAnsi="Arial" w:cs="Arial"/>
          <w:sz w:val="24"/>
          <w:szCs w:val="24"/>
          <w:lang w:val="en-GB"/>
          <w:rPrChange w:id="3461" w:author="Alexandre Miguel Kaizeler Guedes Da Silva Afonso" w:date="2026-07-27T16:55:00Z" w16du:dateUtc="2026-07-27T15:55:00Z">
            <w:rPr>
              <w:rFonts w:ascii="Arial" w:hAnsi="Arial" w:cs="Arial"/>
              <w:sz w:val="24"/>
              <w:szCs w:val="24"/>
            </w:rPr>
          </w:rPrChange>
        </w:rPr>
        <w:t>HR = 2.43, B</w:t>
      </w:r>
      <w:r w:rsidR="00606F60" w:rsidRPr="00B475D4">
        <w:rPr>
          <w:rFonts w:ascii="Arial" w:hAnsi="Arial" w:cs="Arial"/>
          <w:sz w:val="24"/>
          <w:szCs w:val="24"/>
          <w:lang w:val="en-GB"/>
          <w:rPrChange w:id="3462" w:author="Alexandre Miguel Kaizeler Guedes Da Silva Afonso" w:date="2026-07-27T16:55:00Z" w16du:dateUtc="2026-07-27T15:55:00Z">
            <w:rPr>
              <w:rFonts w:ascii="Arial" w:hAnsi="Arial" w:cs="Arial"/>
              <w:sz w:val="24"/>
              <w:szCs w:val="24"/>
            </w:rPr>
          </w:rPrChange>
        </w:rPr>
        <w:t>enjamini-</w:t>
      </w:r>
      <w:r w:rsidR="00260A64" w:rsidRPr="00B475D4">
        <w:rPr>
          <w:rFonts w:ascii="Arial" w:hAnsi="Arial" w:cs="Arial"/>
          <w:sz w:val="24"/>
          <w:szCs w:val="24"/>
          <w:lang w:val="en-GB"/>
          <w:rPrChange w:id="3463" w:author="Alexandre Miguel Kaizeler Guedes Da Silva Afonso" w:date="2026-07-27T16:55:00Z" w16du:dateUtc="2026-07-27T15:55:00Z">
            <w:rPr>
              <w:rFonts w:ascii="Arial" w:hAnsi="Arial" w:cs="Arial"/>
              <w:sz w:val="24"/>
              <w:szCs w:val="24"/>
            </w:rPr>
          </w:rPrChange>
        </w:rPr>
        <w:t>H</w:t>
      </w:r>
      <w:r w:rsidR="00606F60" w:rsidRPr="00B475D4">
        <w:rPr>
          <w:rFonts w:ascii="Arial" w:hAnsi="Arial" w:cs="Arial"/>
          <w:sz w:val="24"/>
          <w:szCs w:val="24"/>
          <w:lang w:val="en-GB"/>
          <w:rPrChange w:id="3464" w:author="Alexandre Miguel Kaizeler Guedes Da Silva Afonso" w:date="2026-07-27T16:55:00Z" w16du:dateUtc="2026-07-27T15:55:00Z">
            <w:rPr>
              <w:rFonts w:ascii="Arial" w:hAnsi="Arial" w:cs="Arial"/>
              <w:sz w:val="24"/>
              <w:szCs w:val="24"/>
            </w:rPr>
          </w:rPrChange>
        </w:rPr>
        <w:t>ochberg</w:t>
      </w:r>
      <w:r w:rsidR="00260A64" w:rsidRPr="00B475D4">
        <w:rPr>
          <w:rFonts w:ascii="Arial" w:hAnsi="Arial" w:cs="Arial"/>
          <w:sz w:val="24"/>
          <w:szCs w:val="24"/>
          <w:lang w:val="en-GB"/>
          <w:rPrChange w:id="3465" w:author="Alexandre Miguel Kaizeler Guedes Da Silva Afonso" w:date="2026-07-27T16:55:00Z" w16du:dateUtc="2026-07-27T15:55:00Z">
            <w:rPr>
              <w:rFonts w:ascii="Arial" w:hAnsi="Arial" w:cs="Arial"/>
              <w:sz w:val="24"/>
              <w:szCs w:val="24"/>
            </w:rPr>
          </w:rPrChange>
        </w:rPr>
        <w:t xml:space="preserve">-adjusted p.value = 0.0178). </w:t>
      </w:r>
      <w:r w:rsidR="00127E3D" w:rsidRPr="00B475D4">
        <w:rPr>
          <w:rFonts w:ascii="Arial" w:hAnsi="Arial" w:cs="Arial"/>
          <w:sz w:val="24"/>
          <w:szCs w:val="24"/>
          <w:lang w:val="en-GB"/>
          <w:rPrChange w:id="3466" w:author="Alexandre Miguel Kaizeler Guedes Da Silva Afonso" w:date="2026-07-27T16:55:00Z" w16du:dateUtc="2026-07-27T15:55:00Z">
            <w:rPr>
              <w:rFonts w:ascii="Arial" w:hAnsi="Arial" w:cs="Arial"/>
              <w:sz w:val="24"/>
              <w:szCs w:val="24"/>
            </w:rPr>
          </w:rPrChange>
        </w:rPr>
        <w:t xml:space="preserve">Notably, </w:t>
      </w:r>
      <w:r w:rsidR="00127E3D" w:rsidRPr="00B475D4">
        <w:rPr>
          <w:rFonts w:ascii="Arial" w:hAnsi="Arial" w:cs="Arial"/>
          <w:i/>
          <w:iCs/>
          <w:sz w:val="24"/>
          <w:szCs w:val="24"/>
          <w:lang w:val="en-GB"/>
          <w:rPrChange w:id="3467" w:author="Alexandre Miguel Kaizeler Guedes Da Silva Afonso" w:date="2026-07-27T16:55:00Z" w16du:dateUtc="2026-07-27T15:55:00Z">
            <w:rPr>
              <w:rFonts w:ascii="Arial" w:hAnsi="Arial" w:cs="Arial"/>
              <w:i/>
              <w:iCs/>
              <w:sz w:val="24"/>
              <w:szCs w:val="24"/>
            </w:rPr>
          </w:rPrChange>
        </w:rPr>
        <w:t>G3BP1</w:t>
      </w:r>
      <w:r w:rsidR="00127E3D" w:rsidRPr="00B475D4">
        <w:rPr>
          <w:rFonts w:ascii="Arial" w:hAnsi="Arial" w:cs="Arial"/>
          <w:sz w:val="24"/>
          <w:szCs w:val="24"/>
          <w:lang w:val="en-GB"/>
          <w:rPrChange w:id="3468" w:author="Alexandre Miguel Kaizeler Guedes Da Silva Afonso" w:date="2026-07-27T16:55:00Z" w16du:dateUtc="2026-07-27T15:55:00Z">
            <w:rPr>
              <w:rFonts w:ascii="Arial" w:hAnsi="Arial" w:cs="Arial"/>
              <w:sz w:val="24"/>
              <w:szCs w:val="24"/>
            </w:rPr>
          </w:rPrChange>
        </w:rPr>
        <w:t>, the primary SG nucleator implicated in the sarcoma metastasis study, showed no significant association</w:t>
      </w:r>
      <w:r w:rsidR="00B662A8" w:rsidRPr="00B475D4">
        <w:rPr>
          <w:rFonts w:ascii="Arial" w:hAnsi="Arial" w:cs="Arial"/>
          <w:sz w:val="24"/>
          <w:szCs w:val="24"/>
          <w:lang w:val="en-GB"/>
          <w:rPrChange w:id="3469" w:author="Alexandre Miguel Kaizeler Guedes Da Silva Afonso" w:date="2026-07-27T16:55:00Z" w16du:dateUtc="2026-07-27T15:55:00Z">
            <w:rPr>
              <w:rFonts w:ascii="Arial" w:hAnsi="Arial" w:cs="Arial"/>
              <w:sz w:val="24"/>
              <w:szCs w:val="24"/>
            </w:rPr>
          </w:rPrChange>
        </w:rPr>
        <w:t xml:space="preserve"> (Supplementary Figure 1</w:t>
      </w:r>
      <w:r w:rsidR="00F866CA" w:rsidRPr="00B475D4">
        <w:rPr>
          <w:rFonts w:ascii="Arial" w:hAnsi="Arial" w:cs="Arial"/>
          <w:sz w:val="24"/>
          <w:szCs w:val="24"/>
          <w:lang w:val="en-GB"/>
          <w:rPrChange w:id="3470" w:author="Alexandre Miguel Kaizeler Guedes Da Silva Afonso" w:date="2026-07-27T16:55:00Z" w16du:dateUtc="2026-07-27T15:55:00Z">
            <w:rPr>
              <w:rFonts w:ascii="Arial" w:hAnsi="Arial" w:cs="Arial"/>
              <w:sz w:val="24"/>
              <w:szCs w:val="24"/>
            </w:rPr>
          </w:rPrChange>
        </w:rPr>
        <w:t>4</w:t>
      </w:r>
      <w:r w:rsidR="00B662A8" w:rsidRPr="00B475D4">
        <w:rPr>
          <w:rFonts w:ascii="Arial" w:hAnsi="Arial" w:cs="Arial"/>
          <w:sz w:val="24"/>
          <w:szCs w:val="24"/>
          <w:lang w:val="en-GB"/>
          <w:rPrChange w:id="3471" w:author="Alexandre Miguel Kaizeler Guedes Da Silva Afonso" w:date="2026-07-27T16:55:00Z" w16du:dateUtc="2026-07-27T15:55:00Z">
            <w:rPr>
              <w:rFonts w:ascii="Arial" w:hAnsi="Arial" w:cs="Arial"/>
              <w:sz w:val="24"/>
              <w:szCs w:val="24"/>
            </w:rPr>
          </w:rPrChange>
        </w:rPr>
        <w:t>)</w:t>
      </w:r>
      <w:r w:rsidR="00127E3D" w:rsidRPr="00B475D4">
        <w:rPr>
          <w:rFonts w:ascii="Arial" w:hAnsi="Arial" w:cs="Arial"/>
          <w:sz w:val="24"/>
          <w:szCs w:val="24"/>
          <w:lang w:val="en-GB"/>
          <w:rPrChange w:id="3472" w:author="Alexandre Miguel Kaizeler Guedes Da Silva Afonso" w:date="2026-07-27T16:55:00Z" w16du:dateUtc="2026-07-27T15:55:00Z">
            <w:rPr>
              <w:rFonts w:ascii="Arial" w:hAnsi="Arial" w:cs="Arial"/>
              <w:sz w:val="24"/>
              <w:szCs w:val="24"/>
            </w:rPr>
          </w:rPrChange>
        </w:rPr>
        <w:t xml:space="preserve">. While the </w:t>
      </w:r>
      <w:r w:rsidR="00127E3D" w:rsidRPr="00B475D4">
        <w:rPr>
          <w:rFonts w:ascii="Arial" w:hAnsi="Arial" w:cs="Arial"/>
          <w:i/>
          <w:iCs/>
          <w:sz w:val="24"/>
          <w:szCs w:val="24"/>
          <w:lang w:val="en-GB"/>
          <w:rPrChange w:id="3473" w:author="Alexandre Miguel Kaizeler Guedes Da Silva Afonso" w:date="2026-07-27T16:55:00Z" w16du:dateUtc="2026-07-27T15:55:00Z">
            <w:rPr>
              <w:rFonts w:ascii="Arial" w:hAnsi="Arial" w:cs="Arial"/>
              <w:i/>
              <w:iCs/>
              <w:sz w:val="24"/>
              <w:szCs w:val="24"/>
            </w:rPr>
          </w:rPrChange>
        </w:rPr>
        <w:t>AGO2</w:t>
      </w:r>
      <w:r w:rsidR="00127E3D" w:rsidRPr="00B475D4">
        <w:rPr>
          <w:rFonts w:ascii="Arial" w:hAnsi="Arial" w:cs="Arial"/>
          <w:sz w:val="24"/>
          <w:szCs w:val="24"/>
          <w:lang w:val="en-GB"/>
          <w:rPrChange w:id="3474" w:author="Alexandre Miguel Kaizeler Guedes Da Silva Afonso" w:date="2026-07-27T16:55:00Z" w16du:dateUtc="2026-07-27T15:55:00Z">
            <w:rPr>
              <w:rFonts w:ascii="Arial" w:hAnsi="Arial" w:cs="Arial"/>
              <w:sz w:val="24"/>
              <w:szCs w:val="24"/>
            </w:rPr>
          </w:rPrChange>
        </w:rPr>
        <w:t xml:space="preserve"> association is nominally consistent with a pro-tumourigenic role of SG assembly, it is more parsimoniously explained by its well-established SG-independent function as a core component of </w:t>
      </w:r>
      <w:r w:rsidR="00F866CA" w:rsidRPr="00B475D4">
        <w:rPr>
          <w:rFonts w:ascii="Arial" w:hAnsi="Arial" w:cs="Arial"/>
          <w:sz w:val="24"/>
          <w:szCs w:val="24"/>
          <w:lang w:val="en-GB"/>
          <w:rPrChange w:id="3475" w:author="Alexandre Miguel Kaizeler Guedes Da Silva Afonso" w:date="2026-07-27T16:55:00Z" w16du:dateUtc="2026-07-27T15:55:00Z">
            <w:rPr>
              <w:rFonts w:ascii="Arial" w:hAnsi="Arial" w:cs="Arial"/>
              <w:sz w:val="24"/>
              <w:szCs w:val="24"/>
            </w:rPr>
          </w:rPrChange>
        </w:rPr>
        <w:t>the RNA-induced silencing complex (</w:t>
      </w:r>
      <w:commentRangeStart w:id="3476"/>
      <w:r w:rsidR="00127E3D" w:rsidRPr="00B475D4">
        <w:rPr>
          <w:rFonts w:ascii="Arial" w:hAnsi="Arial" w:cs="Arial"/>
          <w:sz w:val="24"/>
          <w:szCs w:val="24"/>
          <w:lang w:val="en-GB"/>
          <w:rPrChange w:id="3477" w:author="Alexandre Miguel Kaizeler Guedes Da Silva Afonso" w:date="2026-07-27T16:55:00Z" w16du:dateUtc="2026-07-27T15:55:00Z">
            <w:rPr>
              <w:rFonts w:ascii="Arial" w:hAnsi="Arial" w:cs="Arial"/>
              <w:sz w:val="24"/>
              <w:szCs w:val="24"/>
            </w:rPr>
          </w:rPrChange>
        </w:rPr>
        <w:t>RISC</w:t>
      </w:r>
      <w:commentRangeEnd w:id="3476"/>
      <w:r w:rsidR="00B662A8" w:rsidRPr="00B475D4">
        <w:rPr>
          <w:rStyle w:val="Refdecomentrio"/>
          <w:rFonts w:ascii="Arial" w:hAnsi="Arial" w:cs="Arial"/>
          <w:sz w:val="24"/>
          <w:szCs w:val="24"/>
          <w:lang w:val="en-GB"/>
          <w:rPrChange w:id="3478" w:author="Alexandre Miguel Kaizeler Guedes Da Silva Afonso" w:date="2026-07-27T16:55:00Z" w16du:dateUtc="2026-07-27T15:55:00Z">
            <w:rPr>
              <w:rStyle w:val="Refdecomentrio"/>
              <w:rFonts w:ascii="Arial" w:hAnsi="Arial" w:cs="Arial"/>
              <w:sz w:val="24"/>
              <w:szCs w:val="24"/>
            </w:rPr>
          </w:rPrChange>
        </w:rPr>
        <w:commentReference w:id="3476"/>
      </w:r>
      <w:r w:rsidR="00F866CA" w:rsidRPr="00B475D4">
        <w:rPr>
          <w:rFonts w:ascii="Arial" w:hAnsi="Arial" w:cs="Arial"/>
          <w:sz w:val="24"/>
          <w:szCs w:val="24"/>
          <w:lang w:val="en-GB"/>
          <w:rPrChange w:id="3479" w:author="Alexandre Miguel Kaizeler Guedes Da Silva Afonso" w:date="2026-07-27T16:55:00Z" w16du:dateUtc="2026-07-27T15:55:00Z">
            <w:rPr>
              <w:rFonts w:ascii="Arial" w:hAnsi="Arial" w:cs="Arial"/>
              <w:sz w:val="24"/>
              <w:szCs w:val="24"/>
            </w:rPr>
          </w:rPrChange>
        </w:rPr>
        <w:t xml:space="preserve">) </w:t>
      </w:r>
      <w:r w:rsidR="00127E3D" w:rsidRPr="00B475D4">
        <w:rPr>
          <w:rFonts w:ascii="Arial" w:hAnsi="Arial" w:cs="Arial"/>
          <w:sz w:val="24"/>
          <w:szCs w:val="24"/>
          <w:lang w:val="en-GB"/>
          <w:rPrChange w:id="3480" w:author="Alexandre Miguel Kaizeler Guedes Da Silva Afonso" w:date="2026-07-27T16:55:00Z" w16du:dateUtc="2026-07-27T15:55:00Z">
            <w:rPr>
              <w:rFonts w:ascii="Arial" w:hAnsi="Arial" w:cs="Arial"/>
              <w:sz w:val="24"/>
              <w:szCs w:val="24"/>
            </w:rPr>
          </w:rPrChange>
        </w:rPr>
        <w:t>whose dysregulation has been independently linked to cancer progression</w:t>
      </w:r>
      <w:r w:rsidR="00FA5A6C" w:rsidRPr="00B475D4">
        <w:rPr>
          <w:rFonts w:ascii="Arial" w:hAnsi="Arial" w:cs="Arial"/>
          <w:sz w:val="24"/>
          <w:szCs w:val="24"/>
          <w:lang w:val="en-GB"/>
          <w:rPrChange w:id="3481"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3482" w:author="Alexandre Miguel Kaizeler Guedes Da Silva Afonso" w:date="2026-07-27T16:55:00Z" w16du:dateUtc="2026-07-27T15:55:00Z">
            <w:rPr>
              <w:rFonts w:ascii="Arial" w:hAnsi="Arial" w:cs="Arial"/>
              <w:sz w:val="24"/>
              <w:szCs w:val="24"/>
            </w:rPr>
          </w:rPrChange>
        </w:rPr>
        <w:instrText xml:space="preserve"> ADDIN ZOTERO_ITEM CSL_CITATION {"citationID":"8kXL2uml","properties":{"unsorted":false,"formattedCitation":"\\super 96\\nosupersub{}","plainCitation":"96","noteIndex":0},"citationItems":[{"id":1032,"uris":["http://zotero.org/users/local/q86rvdj2/items/83LXIPFU"],"itemData":{"id":1032,"type":"article-journal","container-title":"Molecular Cell","DOI":"10.1016/j.molcel.2021.11.026","ISSN":"10972765","issue":"1","journalAbbreviation":"Molecular Cell","language":"en","page":"30-43","source":"DOI.org (Crossref)","title":"Life of RISC: Formation, action, and degradation of RNA-induced silencing complex","title-short":"Life of RISC","volume":"82","author":[{"family":"Iwakawa","given":"Hiro-oki"},{"family":"Tomari","given":"Yukihide"}],"issued":{"date-parts":[["2022",1]]}}}],"schema":"https://github.com/citation-style-language/schema/raw/master/csl-citation.json"} </w:instrText>
      </w:r>
      <w:r w:rsidR="00FA5A6C" w:rsidRPr="00B475D4">
        <w:rPr>
          <w:rFonts w:ascii="Arial" w:hAnsi="Arial" w:cs="Arial"/>
          <w:sz w:val="24"/>
          <w:szCs w:val="24"/>
          <w:lang w:val="en-GB"/>
          <w:rPrChange w:id="3483"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3484" w:author="Alexandre Miguel Kaizeler Guedes Da Silva Afonso" w:date="2026-07-27T16:55:00Z" w16du:dateUtc="2026-07-27T15:55:00Z">
            <w:rPr>
              <w:rFonts w:ascii="Arial" w:hAnsi="Arial" w:cs="Arial"/>
              <w:kern w:val="0"/>
              <w:sz w:val="24"/>
              <w:vertAlign w:val="superscript"/>
            </w:rPr>
          </w:rPrChange>
        </w:rPr>
        <w:t>96</w:t>
      </w:r>
      <w:r w:rsidR="00FA5A6C" w:rsidRPr="00B475D4">
        <w:rPr>
          <w:rFonts w:ascii="Arial" w:hAnsi="Arial" w:cs="Arial"/>
          <w:sz w:val="24"/>
          <w:szCs w:val="24"/>
          <w:lang w:val="en-GB"/>
          <w:rPrChange w:id="3485" w:author="Alexandre Miguel Kaizeler Guedes Da Silva Afonso" w:date="2026-07-27T16:55:00Z" w16du:dateUtc="2026-07-27T15:55:00Z">
            <w:rPr>
              <w:rFonts w:ascii="Arial" w:hAnsi="Arial" w:cs="Arial"/>
              <w:sz w:val="24"/>
              <w:szCs w:val="24"/>
            </w:rPr>
          </w:rPrChange>
        </w:rPr>
        <w:fldChar w:fldCharType="end"/>
      </w:r>
      <w:r w:rsidR="00FA5A6C" w:rsidRPr="00B475D4">
        <w:rPr>
          <w:rFonts w:ascii="Arial" w:hAnsi="Arial" w:cs="Arial"/>
          <w:sz w:val="24"/>
          <w:szCs w:val="24"/>
          <w:lang w:val="en-GB"/>
          <w:rPrChange w:id="3486" w:author="Alexandre Miguel Kaizeler Guedes Da Silva Afonso" w:date="2026-07-27T16:55:00Z" w16du:dateUtc="2026-07-27T15:55:00Z">
            <w:rPr>
              <w:rFonts w:ascii="Arial" w:hAnsi="Arial" w:cs="Arial"/>
              <w:sz w:val="24"/>
              <w:szCs w:val="24"/>
            </w:rPr>
          </w:rPrChange>
        </w:rPr>
        <w:t>.</w:t>
      </w:r>
    </w:p>
    <w:p w14:paraId="3A6122C9" w14:textId="0CE62BF9" w:rsidR="005B16A4" w:rsidRPr="00B475D4" w:rsidRDefault="003E58C3" w:rsidP="00533F41">
      <w:pPr>
        <w:jc w:val="both"/>
        <w:rPr>
          <w:rFonts w:ascii="Arial" w:hAnsi="Arial" w:cs="Arial"/>
          <w:sz w:val="24"/>
          <w:szCs w:val="24"/>
          <w:lang w:val="en-GB"/>
          <w:rPrChange w:id="3487"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3488" w:author="Alexandre Miguel Kaizeler Guedes Da Silva Afonso" w:date="2026-07-27T16:55:00Z" w16du:dateUtc="2026-07-27T15:55:00Z">
            <w:rPr>
              <w:rFonts w:ascii="Arial" w:hAnsi="Arial" w:cs="Arial"/>
              <w:sz w:val="24"/>
              <w:szCs w:val="24"/>
            </w:rPr>
          </w:rPrChange>
        </w:rPr>
        <w:t xml:space="preserve">SGs </w:t>
      </w:r>
      <w:r w:rsidR="001F0408" w:rsidRPr="00B475D4">
        <w:rPr>
          <w:rFonts w:ascii="Arial" w:hAnsi="Arial" w:cs="Arial"/>
          <w:sz w:val="24"/>
          <w:szCs w:val="24"/>
          <w:lang w:val="en-GB"/>
          <w:rPrChange w:id="3489" w:author="Alexandre Miguel Kaizeler Guedes Da Silva Afonso" w:date="2026-07-27T16:55:00Z" w16du:dateUtc="2026-07-27T15:55:00Z">
            <w:rPr>
              <w:rFonts w:ascii="Arial" w:hAnsi="Arial" w:cs="Arial"/>
              <w:sz w:val="24"/>
              <w:szCs w:val="24"/>
            </w:rPr>
          </w:rPrChange>
        </w:rPr>
        <w:t xml:space="preserve">have also been proposed to promote </w:t>
      </w:r>
      <w:r w:rsidRPr="00B475D4">
        <w:rPr>
          <w:rFonts w:ascii="Arial" w:hAnsi="Arial" w:cs="Arial"/>
          <w:sz w:val="24"/>
          <w:szCs w:val="24"/>
          <w:lang w:val="en-GB"/>
          <w:rPrChange w:id="3490" w:author="Alexandre Miguel Kaizeler Guedes Da Silva Afonso" w:date="2026-07-27T16:55:00Z" w16du:dateUtc="2026-07-27T15:55:00Z">
            <w:rPr>
              <w:rFonts w:ascii="Arial" w:hAnsi="Arial" w:cs="Arial"/>
              <w:sz w:val="24"/>
              <w:szCs w:val="24"/>
            </w:rPr>
          </w:rPrChange>
        </w:rPr>
        <w:t>chemotherapy resistance</w:t>
      </w:r>
      <w:r w:rsidRPr="00B475D4">
        <w:rPr>
          <w:rFonts w:ascii="Arial" w:hAnsi="Arial" w:cs="Arial"/>
          <w:sz w:val="24"/>
          <w:szCs w:val="24"/>
          <w:lang w:val="en-GB"/>
          <w:rPrChange w:id="3491"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3492" w:author="Alexandre Miguel Kaizeler Guedes Da Silva Afonso" w:date="2026-07-27T16:55:00Z" w16du:dateUtc="2026-07-27T15:55:00Z">
            <w:rPr>
              <w:rFonts w:ascii="Arial" w:hAnsi="Arial" w:cs="Arial"/>
              <w:sz w:val="24"/>
              <w:szCs w:val="24"/>
            </w:rPr>
          </w:rPrChange>
        </w:rPr>
        <w:instrText xml:space="preserve"> ADDIN ZOTERO_ITEM CSL_CITATION {"citationID":"4keYpabz","properties":{"formattedCitation":"\\super 28\\nosupersub{}","plainCitation":"28","noteIndex":0},"citationItems":[{"id":"jCcWpdK2/Iy0a46K6","uris":["http://zotero.org/users/local/1p9EH8ax/items/95WMXKZX"],"itemData":{"id":63,"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Pr="00B475D4">
        <w:rPr>
          <w:rFonts w:ascii="Arial" w:hAnsi="Arial" w:cs="Arial"/>
          <w:sz w:val="24"/>
          <w:szCs w:val="24"/>
          <w:lang w:val="en-GB"/>
          <w:rPrChange w:id="3493"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3494" w:author="Alexandre Miguel Kaizeler Guedes Da Silva Afonso" w:date="2026-07-27T16:55:00Z" w16du:dateUtc="2026-07-27T15:55:00Z">
            <w:rPr>
              <w:rFonts w:ascii="Arial" w:hAnsi="Arial" w:cs="Arial"/>
              <w:kern w:val="0"/>
              <w:sz w:val="24"/>
              <w:vertAlign w:val="superscript"/>
            </w:rPr>
          </w:rPrChange>
        </w:rPr>
        <w:t>28</w:t>
      </w:r>
      <w:r w:rsidRPr="00B475D4">
        <w:rPr>
          <w:rFonts w:ascii="Arial" w:hAnsi="Arial" w:cs="Arial"/>
          <w:sz w:val="24"/>
          <w:szCs w:val="24"/>
          <w:lang w:val="en-GB"/>
          <w:rPrChange w:id="3495"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3496" w:author="Alexandre Miguel Kaizeler Guedes Da Silva Afonso" w:date="2026-07-27T16:55:00Z" w16du:dateUtc="2026-07-27T15:55:00Z">
            <w:rPr>
              <w:rFonts w:ascii="Arial" w:hAnsi="Arial" w:cs="Arial"/>
              <w:sz w:val="24"/>
              <w:szCs w:val="24"/>
            </w:rPr>
          </w:rPrChange>
        </w:rPr>
        <w:t>. KRAS mutant cells reportedly enhance SG assembly paracrinally via PTGS2 upregulation</w:t>
      </w:r>
      <w:r w:rsidRPr="00B475D4">
        <w:rPr>
          <w:rFonts w:ascii="Arial" w:hAnsi="Arial" w:cs="Arial"/>
          <w:sz w:val="24"/>
          <w:szCs w:val="24"/>
          <w:lang w:val="en-GB"/>
          <w:rPrChange w:id="3497"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3498" w:author="Alexandre Miguel Kaizeler Guedes Da Silva Afonso" w:date="2026-07-27T16:55:00Z" w16du:dateUtc="2026-07-27T15:55:00Z">
            <w:rPr>
              <w:rFonts w:ascii="Arial" w:hAnsi="Arial" w:cs="Arial"/>
              <w:sz w:val="24"/>
              <w:szCs w:val="24"/>
            </w:rPr>
          </w:rPrChange>
        </w:rPr>
        <w:instrText xml:space="preserve"> ADDIN ZOTERO_ITEM CSL_CITATION {"citationID":"EIpVHrYl","properties":{"formattedCitation":"\\super 28\\nosupersub{}","plainCitation":"28","noteIndex":0},"citationItems":[{"id":"jCcWpdK2/Iy0a46K6","uris":["http://zotero.org/users/local/1p9EH8ax/items/95WMXKZX"],"itemData":{"id":63,"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Pr="00B475D4">
        <w:rPr>
          <w:rFonts w:ascii="Arial" w:hAnsi="Arial" w:cs="Arial"/>
          <w:sz w:val="24"/>
          <w:szCs w:val="24"/>
          <w:lang w:val="en-GB"/>
          <w:rPrChange w:id="3499"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3500" w:author="Alexandre Miguel Kaizeler Guedes Da Silva Afonso" w:date="2026-07-27T16:55:00Z" w16du:dateUtc="2026-07-27T15:55:00Z">
            <w:rPr>
              <w:rFonts w:ascii="Arial" w:hAnsi="Arial" w:cs="Arial"/>
              <w:kern w:val="0"/>
              <w:sz w:val="24"/>
              <w:vertAlign w:val="superscript"/>
            </w:rPr>
          </w:rPrChange>
        </w:rPr>
        <w:t>28</w:t>
      </w:r>
      <w:r w:rsidRPr="00B475D4">
        <w:rPr>
          <w:rFonts w:ascii="Arial" w:hAnsi="Arial" w:cs="Arial"/>
          <w:sz w:val="24"/>
          <w:szCs w:val="24"/>
          <w:lang w:val="en-GB"/>
          <w:rPrChange w:id="3501"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3502" w:author="Alexandre Miguel Kaizeler Guedes Da Silva Afonso" w:date="2026-07-27T16:55:00Z" w16du:dateUtc="2026-07-27T15:55:00Z">
            <w:rPr>
              <w:rFonts w:ascii="Arial" w:hAnsi="Arial" w:cs="Arial"/>
              <w:sz w:val="24"/>
              <w:szCs w:val="24"/>
            </w:rPr>
          </w:rPrChange>
        </w:rPr>
        <w:t xml:space="preserve">. However, PTGS2 has SG-independent roles, </w:t>
      </w:r>
      <w:r w:rsidR="009F2E61" w:rsidRPr="00B475D4">
        <w:rPr>
          <w:rFonts w:ascii="Arial" w:hAnsi="Arial" w:cs="Arial"/>
          <w:sz w:val="24"/>
          <w:szCs w:val="24"/>
          <w:lang w:val="en-GB"/>
          <w:rPrChange w:id="3503" w:author="Alexandre Miguel Kaizeler Guedes Da Silva Afonso" w:date="2026-07-27T16:55:00Z" w16du:dateUtc="2026-07-27T15:55:00Z">
            <w:rPr>
              <w:rFonts w:ascii="Arial" w:hAnsi="Arial" w:cs="Arial"/>
              <w:sz w:val="24"/>
              <w:szCs w:val="24"/>
            </w:rPr>
          </w:rPrChange>
        </w:rPr>
        <w:t>and</w:t>
      </w:r>
      <w:r w:rsidRPr="00B475D4">
        <w:rPr>
          <w:rFonts w:ascii="Arial" w:hAnsi="Arial" w:cs="Arial"/>
          <w:sz w:val="24"/>
          <w:szCs w:val="24"/>
          <w:lang w:val="en-GB"/>
          <w:rPrChange w:id="3504" w:author="Alexandre Miguel Kaizeler Guedes Da Silva Afonso" w:date="2026-07-27T16:55:00Z" w16du:dateUtc="2026-07-27T15:55:00Z">
            <w:rPr>
              <w:rFonts w:ascii="Arial" w:hAnsi="Arial" w:cs="Arial"/>
              <w:sz w:val="24"/>
              <w:szCs w:val="24"/>
            </w:rPr>
          </w:rPrChange>
        </w:rPr>
        <w:t xml:space="preserve"> observed resistance may not be solely due to SG assembly.</w:t>
      </w:r>
      <w:r w:rsidR="002752E1" w:rsidRPr="00B475D4">
        <w:rPr>
          <w:rFonts w:ascii="Arial" w:hAnsi="Arial" w:cs="Arial"/>
          <w:sz w:val="24"/>
          <w:szCs w:val="24"/>
          <w:lang w:val="en-GB"/>
          <w:rPrChange w:id="3505"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3506" w:author="Alexandre Miguel Kaizeler Guedes Da Silva Afonso" w:date="2026-07-27T16:55:00Z" w16du:dateUtc="2026-07-27T15:55:00Z">
            <w:rPr>
              <w:rFonts w:ascii="Arial" w:hAnsi="Arial" w:cs="Arial"/>
              <w:sz w:val="24"/>
              <w:szCs w:val="24"/>
            </w:rPr>
          </w:rPrChange>
        </w:rPr>
        <w:t>KRAS mutant cells exhibit constitutive activation of the EGFR pathway</w:t>
      </w:r>
      <w:r w:rsidRPr="00B475D4">
        <w:rPr>
          <w:rFonts w:ascii="Arial" w:hAnsi="Arial" w:cs="Arial"/>
          <w:sz w:val="24"/>
          <w:szCs w:val="24"/>
          <w:lang w:val="en-GB"/>
          <w:rPrChange w:id="3507"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3508" w:author="Alexandre Miguel Kaizeler Guedes Da Silva Afonso" w:date="2026-07-27T16:55:00Z" w16du:dateUtc="2026-07-27T15:55:00Z">
            <w:rPr>
              <w:rFonts w:ascii="Arial" w:hAnsi="Arial" w:cs="Arial"/>
              <w:sz w:val="24"/>
              <w:szCs w:val="24"/>
            </w:rPr>
          </w:rPrChange>
        </w:rPr>
        <w:instrText xml:space="preserve"> ADDIN ZOTERO_ITEM CSL_CITATION {"citationID":"z0NcLFM1","properties":{"formattedCitation":"\\super 97\\nosupersub{}","plainCitation":"97","noteIndex":0},"citationItems":[{"id":"jCcWpdK2/TzgYTaek","uris":["http://zotero.org/users/local/1p9EH8ax/items/9PM79JUH"],"itemData":{"id":119,"type":"article-journal","abstract":"Abstract\n            Cancer is the leading cause of death worldwide, and its treatment and outcomes have been dramatically revolutionised by targeted therapies. As the most frequently mutated oncogene, Kirsten rat sarcoma viral oncogene homologue (KRAS) has attracted substantial attention. The understanding of KRAS is constantly being updated by numerous studies on KRAS in the initiation and progression of cancer diseases. However, KRAS has been deemed a challenging therapeutic target, even “undruggable”, after drug-targeting efforts over the past four decades. Recently, there have been surprising advances in directly targeted drugs for KRAS, especially in KRAS (G12C) inhibitors, such as AMG510 (sotorasib) and MRTX849 (adagrasib), which have obtained encouraging results in clinical trials. Excitingly, AMG510 was the first drug-targeting KRAS (G12C) to be approved for clinical use this year. This review summarises the most recent understanding of fundamental aspects of KRAS, the relationship between the KRAS mutations and tumour immune evasion, and new progress in targeting KRAS, particularly KRAS (G12C). Moreover, the possible mechanisms of resistance to KRAS (G12C) inhibitors and possible combination therapies are summarised, with a view to providing the best regimen for individualised treatment with KRAS (G12C) inhibitors and achieving truly precise treatment.","container-title":"Signal Transduction and Targeted Therapy","DOI":"10.1038/s41392-021-00780-4","ISSN":"2059-3635","issue":"1","journalAbbreviation":"Sig Transduct Target Ther","language":"en","page":"386","source":"DOI.org (Crossref)","title":"KRAS mutation: from undruggable to druggable in cancer","title-short":"KRAS mutation","volume":"6","author":[{"family":"Huang","given":"Lamei"},{"family":"Guo","given":"Zhixing"},{"family":"Wang","given":"Fang"},{"family":"Fu","given":"Liwu"}],"issued":{"date-parts":[["2021",11,15]]}}}],"schema":"https://github.com/citation-style-language/schema/raw/master/csl-citation.json"} </w:instrText>
      </w:r>
      <w:r w:rsidRPr="00B475D4">
        <w:rPr>
          <w:rFonts w:ascii="Arial" w:hAnsi="Arial" w:cs="Arial"/>
          <w:sz w:val="24"/>
          <w:szCs w:val="24"/>
          <w:lang w:val="en-GB"/>
          <w:rPrChange w:id="3509"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3510" w:author="Alexandre Miguel Kaizeler Guedes Da Silva Afonso" w:date="2026-07-27T16:55:00Z" w16du:dateUtc="2026-07-27T15:55:00Z">
            <w:rPr>
              <w:rFonts w:ascii="Arial" w:hAnsi="Arial" w:cs="Arial"/>
              <w:kern w:val="0"/>
              <w:sz w:val="24"/>
              <w:vertAlign w:val="superscript"/>
            </w:rPr>
          </w:rPrChange>
        </w:rPr>
        <w:t>97</w:t>
      </w:r>
      <w:r w:rsidRPr="00B475D4">
        <w:rPr>
          <w:rFonts w:ascii="Arial" w:hAnsi="Arial" w:cs="Arial"/>
          <w:sz w:val="24"/>
          <w:szCs w:val="24"/>
          <w:lang w:val="en-GB"/>
          <w:rPrChange w:id="3511"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3512" w:author="Alexandre Miguel Kaizeler Guedes Da Silva Afonso" w:date="2026-07-27T16:55:00Z" w16du:dateUtc="2026-07-27T15:55:00Z">
            <w:rPr>
              <w:rFonts w:ascii="Arial" w:hAnsi="Arial" w:cs="Arial"/>
              <w:sz w:val="24"/>
              <w:szCs w:val="24"/>
            </w:rPr>
          </w:rPrChange>
        </w:rPr>
        <w:t>.</w:t>
      </w:r>
      <w:r w:rsidRPr="00B475D4">
        <w:rPr>
          <w:rFonts w:ascii="Arial" w:hAnsi="Arial" w:cs="Arial"/>
          <w:color w:val="FF0000"/>
          <w:sz w:val="24"/>
          <w:szCs w:val="24"/>
          <w:lang w:val="en-GB"/>
          <w:rPrChange w:id="3513" w:author="Alexandre Miguel Kaizeler Guedes Da Silva Afonso" w:date="2026-07-27T16:55:00Z" w16du:dateUtc="2026-07-27T15:55:00Z">
            <w:rPr>
              <w:rFonts w:ascii="Arial" w:hAnsi="Arial" w:cs="Arial"/>
              <w:color w:val="FF0000"/>
              <w:sz w:val="24"/>
              <w:szCs w:val="24"/>
            </w:rPr>
          </w:rPrChange>
        </w:rPr>
        <w:t xml:space="preserve"> </w:t>
      </w:r>
      <w:r w:rsidRPr="00B475D4">
        <w:rPr>
          <w:rFonts w:ascii="Arial" w:hAnsi="Arial" w:cs="Arial"/>
          <w:sz w:val="24"/>
          <w:szCs w:val="24"/>
          <w:lang w:val="en-GB"/>
          <w:rPrChange w:id="3514" w:author="Alexandre Miguel Kaizeler Guedes Da Silva Afonso" w:date="2026-07-27T16:55:00Z" w16du:dateUtc="2026-07-27T15:55:00Z">
            <w:rPr>
              <w:rFonts w:ascii="Arial" w:hAnsi="Arial" w:cs="Arial"/>
              <w:sz w:val="24"/>
              <w:szCs w:val="24"/>
            </w:rPr>
          </w:rPrChange>
        </w:rPr>
        <w:t>As KRAS functions downstream of EGFR, its mutation predicts poor response to EGFR inhibitors but improved response to MEK inhibitors, which act further downstream</w:t>
      </w:r>
      <w:r w:rsidR="00120BC1" w:rsidRPr="00B475D4">
        <w:rPr>
          <w:rFonts w:ascii="Arial" w:hAnsi="Arial" w:cs="Arial"/>
          <w:sz w:val="24"/>
          <w:szCs w:val="24"/>
          <w:lang w:val="en-GB"/>
          <w:rPrChange w:id="3515"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3516" w:author="Alexandre Miguel Kaizeler Guedes Da Silva Afonso" w:date="2026-07-27T16:55:00Z" w16du:dateUtc="2026-07-27T15:55:00Z">
            <w:rPr>
              <w:rFonts w:ascii="Arial" w:hAnsi="Arial" w:cs="Arial"/>
              <w:sz w:val="24"/>
              <w:szCs w:val="24"/>
            </w:rPr>
          </w:rPrChange>
        </w:rPr>
        <w:instrText xml:space="preserve"> ADDIN ZOTERO_ITEM CSL_CITATION {"citationID":"M077KAw9","properties":{"formattedCitation":"\\super 98\\nosupersub{}","plainCitation":"98","noteIndex":0},"citationItems":[{"id":148,"uris":["http://zotero.org/users/local/q86rvdj2/items/VRA2ZY47"],"itemData":{"id":148,"type":"article-journal","container-title":"Cancer Letters","DOI":"10.1016/j.canlet.2023.216264","ISSN":"03043835","journalAbbreviation":"Cancer Letters","language":"en","page":"216264","source":"DOI.org (Crossref)","title":"MEK inhibitor and anti-EGFR antibody overcome sotorasib resistance signals and enhance its antitumor effect in colorectal cancer cells","volume":"567","author":[{"family":"Hondo","given":"Nao"},{"family":"Kitazawa","given":"Masato"},{"family":"Koyama","given":"Makoto"},{"family":"Nakamura","given":"Satoshi"},{"family":"Tokumaru","given":"Shigeo"},{"family":"Miyazaki","given":"Satoru"},{"family":"Kataoka","given":"Masahiro"},{"family":"Seharada","given":"Kai"},{"family":"Soejima","given":"Yuji"}],"issued":{"date-parts":[["2023",7]]}}}],"schema":"https://github.com/citation-style-language/schema/raw/master/csl-citation.json"} </w:instrText>
      </w:r>
      <w:r w:rsidR="00120BC1" w:rsidRPr="00B475D4">
        <w:rPr>
          <w:rFonts w:ascii="Arial" w:hAnsi="Arial" w:cs="Arial"/>
          <w:sz w:val="24"/>
          <w:szCs w:val="24"/>
          <w:lang w:val="en-GB"/>
          <w:rPrChange w:id="3517"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3518" w:author="Alexandre Miguel Kaizeler Guedes Da Silva Afonso" w:date="2026-07-27T16:55:00Z" w16du:dateUtc="2026-07-27T15:55:00Z">
            <w:rPr>
              <w:rFonts w:ascii="Arial" w:hAnsi="Arial" w:cs="Arial"/>
              <w:kern w:val="0"/>
              <w:sz w:val="24"/>
              <w:vertAlign w:val="superscript"/>
            </w:rPr>
          </w:rPrChange>
        </w:rPr>
        <w:t>98</w:t>
      </w:r>
      <w:r w:rsidR="00120BC1" w:rsidRPr="00B475D4">
        <w:rPr>
          <w:rFonts w:ascii="Arial" w:hAnsi="Arial" w:cs="Arial"/>
          <w:sz w:val="24"/>
          <w:szCs w:val="24"/>
          <w:lang w:val="en-GB"/>
          <w:rPrChange w:id="3519"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3520" w:author="Alexandre Miguel Kaizeler Guedes Da Silva Afonso" w:date="2026-07-27T16:55:00Z" w16du:dateUtc="2026-07-27T15:55:00Z">
            <w:rPr>
              <w:rFonts w:ascii="Arial" w:hAnsi="Arial" w:cs="Arial"/>
              <w:sz w:val="24"/>
              <w:szCs w:val="24"/>
            </w:rPr>
          </w:rPrChange>
        </w:rPr>
        <w:t xml:space="preserve"> (</w:t>
      </w:r>
      <w:r w:rsidR="00927E28" w:rsidRPr="00B475D4">
        <w:rPr>
          <w:rFonts w:ascii="Arial" w:hAnsi="Arial" w:cs="Arial"/>
          <w:sz w:val="24"/>
          <w:szCs w:val="24"/>
          <w:lang w:val="en-GB"/>
          <w:rPrChange w:id="3521" w:author="Alexandre Miguel Kaizeler Guedes Da Silva Afonso" w:date="2026-07-27T16:55:00Z" w16du:dateUtc="2026-07-27T15:55:00Z">
            <w:rPr>
              <w:rFonts w:ascii="Arial" w:hAnsi="Arial" w:cs="Arial"/>
              <w:sz w:val="24"/>
              <w:szCs w:val="24"/>
            </w:rPr>
          </w:rPrChange>
        </w:rPr>
        <w:t xml:space="preserve">Supplementary </w:t>
      </w:r>
      <w:r w:rsidRPr="00B475D4">
        <w:rPr>
          <w:rFonts w:ascii="Arial" w:hAnsi="Arial" w:cs="Arial"/>
          <w:sz w:val="24"/>
          <w:szCs w:val="24"/>
          <w:lang w:val="en-GB"/>
          <w:rPrChange w:id="3522" w:author="Alexandre Miguel Kaizeler Guedes Da Silva Afonso" w:date="2026-07-27T16:55:00Z" w16du:dateUtc="2026-07-27T15:55:00Z">
            <w:rPr>
              <w:rFonts w:ascii="Arial" w:hAnsi="Arial" w:cs="Arial"/>
              <w:sz w:val="24"/>
              <w:szCs w:val="24"/>
            </w:rPr>
          </w:rPrChange>
        </w:rPr>
        <w:t>Figure 1</w:t>
      </w:r>
      <w:r w:rsidR="00F866CA" w:rsidRPr="00B475D4">
        <w:rPr>
          <w:rFonts w:ascii="Arial" w:hAnsi="Arial" w:cs="Arial"/>
          <w:sz w:val="24"/>
          <w:szCs w:val="24"/>
          <w:lang w:val="en-GB"/>
          <w:rPrChange w:id="3523" w:author="Alexandre Miguel Kaizeler Guedes Da Silva Afonso" w:date="2026-07-27T16:55:00Z" w16du:dateUtc="2026-07-27T15:55:00Z">
            <w:rPr>
              <w:rFonts w:ascii="Arial" w:hAnsi="Arial" w:cs="Arial"/>
              <w:sz w:val="24"/>
              <w:szCs w:val="24"/>
            </w:rPr>
          </w:rPrChange>
        </w:rPr>
        <w:t>5</w:t>
      </w:r>
      <w:r w:rsidR="00A55B79" w:rsidRPr="00B475D4">
        <w:rPr>
          <w:rFonts w:ascii="Arial" w:hAnsi="Arial" w:cs="Arial"/>
          <w:sz w:val="24"/>
          <w:szCs w:val="24"/>
          <w:lang w:val="en-GB"/>
          <w:rPrChange w:id="3524" w:author="Alexandre Miguel Kaizeler Guedes Da Silva Afonso" w:date="2026-07-27T16:55:00Z" w16du:dateUtc="2026-07-27T15:55:00Z">
            <w:rPr>
              <w:rFonts w:ascii="Arial" w:hAnsi="Arial" w:cs="Arial"/>
              <w:sz w:val="24"/>
              <w:szCs w:val="24"/>
            </w:rPr>
          </w:rPrChange>
        </w:rPr>
        <w:t>A</w:t>
      </w:r>
      <w:r w:rsidR="007344B6" w:rsidRPr="00B475D4">
        <w:rPr>
          <w:rFonts w:ascii="Arial" w:hAnsi="Arial" w:cs="Arial"/>
          <w:sz w:val="24"/>
          <w:szCs w:val="24"/>
          <w:lang w:val="en-GB"/>
          <w:rPrChange w:id="3525" w:author="Alexandre Miguel Kaizeler Guedes Da Silva Afonso" w:date="2026-07-27T16:55:00Z" w16du:dateUtc="2026-07-27T15:55:00Z">
            <w:rPr>
              <w:rFonts w:ascii="Arial" w:hAnsi="Arial" w:cs="Arial"/>
              <w:sz w:val="24"/>
              <w:szCs w:val="24"/>
            </w:rPr>
          </w:rPrChange>
        </w:rPr>
        <w:t>,</w:t>
      </w:r>
      <w:r w:rsidR="00A55B79" w:rsidRPr="00B475D4">
        <w:rPr>
          <w:rFonts w:ascii="Arial" w:hAnsi="Arial" w:cs="Arial"/>
          <w:sz w:val="24"/>
          <w:szCs w:val="24"/>
          <w:lang w:val="en-GB"/>
          <w:rPrChange w:id="3526" w:author="Alexandre Miguel Kaizeler Guedes Da Silva Afonso" w:date="2026-07-27T16:55:00Z" w16du:dateUtc="2026-07-27T15:55:00Z">
            <w:rPr>
              <w:rFonts w:ascii="Arial" w:hAnsi="Arial" w:cs="Arial"/>
              <w:sz w:val="24"/>
              <w:szCs w:val="24"/>
            </w:rPr>
          </w:rPrChange>
        </w:rPr>
        <w:t>B</w:t>
      </w:r>
      <w:r w:rsidRPr="00B475D4">
        <w:rPr>
          <w:rFonts w:ascii="Arial" w:hAnsi="Arial" w:cs="Arial"/>
          <w:sz w:val="24"/>
          <w:szCs w:val="24"/>
          <w:lang w:val="en-GB"/>
          <w:rPrChange w:id="3527" w:author="Alexandre Miguel Kaizeler Guedes Da Silva Afonso" w:date="2026-07-27T16:55:00Z" w16du:dateUtc="2026-07-27T15:55:00Z">
            <w:rPr>
              <w:rFonts w:ascii="Arial" w:hAnsi="Arial" w:cs="Arial"/>
              <w:sz w:val="24"/>
              <w:szCs w:val="24"/>
            </w:rPr>
          </w:rPrChange>
        </w:rPr>
        <w:t>).</w:t>
      </w:r>
      <w:r w:rsidR="002752E1" w:rsidRPr="00B475D4">
        <w:rPr>
          <w:rFonts w:ascii="Arial" w:hAnsi="Arial" w:cs="Arial"/>
          <w:sz w:val="24"/>
          <w:szCs w:val="24"/>
          <w:lang w:val="en-GB"/>
          <w:rPrChange w:id="3528"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3529" w:author="Alexandre Miguel Kaizeler Guedes Da Silva Afonso" w:date="2026-07-27T16:55:00Z" w16du:dateUtc="2026-07-27T15:55:00Z">
            <w:rPr>
              <w:rFonts w:ascii="Arial" w:hAnsi="Arial" w:cs="Arial"/>
              <w:sz w:val="24"/>
              <w:szCs w:val="24"/>
            </w:rPr>
          </w:rPrChange>
        </w:rPr>
        <w:t>PTGS2 KD or inhibition leads to expression changes that correlate with EGFR KD</w:t>
      </w:r>
      <w:r w:rsidR="00847F28" w:rsidRPr="00B475D4">
        <w:rPr>
          <w:rFonts w:ascii="Arial" w:hAnsi="Arial" w:cs="Arial"/>
          <w:sz w:val="24"/>
          <w:szCs w:val="24"/>
          <w:lang w:val="en-GB"/>
          <w:rPrChange w:id="3530" w:author="Alexandre Miguel Kaizeler Guedes Da Silva Afonso" w:date="2026-07-27T16:55:00Z" w16du:dateUtc="2026-07-27T15:55:00Z">
            <w:rPr>
              <w:rFonts w:ascii="Arial" w:hAnsi="Arial" w:cs="Arial"/>
              <w:sz w:val="24"/>
              <w:szCs w:val="24"/>
            </w:rPr>
          </w:rPrChange>
        </w:rPr>
        <w:t xml:space="preserve"> (and ERBB3 KD, another protein from the same family)</w:t>
      </w:r>
      <w:r w:rsidRPr="00B475D4">
        <w:rPr>
          <w:rFonts w:ascii="Arial" w:hAnsi="Arial" w:cs="Arial"/>
          <w:sz w:val="24"/>
          <w:szCs w:val="24"/>
          <w:lang w:val="en-GB"/>
          <w:rPrChange w:id="3531" w:author="Alexandre Miguel Kaizeler Guedes Da Silva Afonso" w:date="2026-07-27T16:55:00Z" w16du:dateUtc="2026-07-27T15:55:00Z">
            <w:rPr>
              <w:rFonts w:ascii="Arial" w:hAnsi="Arial" w:cs="Arial"/>
              <w:sz w:val="24"/>
              <w:szCs w:val="24"/>
            </w:rPr>
          </w:rPrChange>
        </w:rPr>
        <w:t>, suggesting that PTGS2 may indeed be part of the same pathway (</w:t>
      </w:r>
      <w:r w:rsidR="00927E28" w:rsidRPr="00B475D4">
        <w:rPr>
          <w:rFonts w:ascii="Arial" w:hAnsi="Arial" w:cs="Arial"/>
          <w:sz w:val="24"/>
          <w:szCs w:val="24"/>
          <w:lang w:val="en-GB"/>
          <w:rPrChange w:id="3532" w:author="Alexandre Miguel Kaizeler Guedes Da Silva Afonso" w:date="2026-07-27T16:55:00Z" w16du:dateUtc="2026-07-27T15:55:00Z">
            <w:rPr>
              <w:rFonts w:ascii="Arial" w:hAnsi="Arial" w:cs="Arial"/>
              <w:sz w:val="24"/>
              <w:szCs w:val="24"/>
            </w:rPr>
          </w:rPrChange>
        </w:rPr>
        <w:t xml:space="preserve">Supplementary </w:t>
      </w:r>
      <w:r w:rsidR="00A55B79" w:rsidRPr="00B475D4">
        <w:rPr>
          <w:rFonts w:ascii="Arial" w:hAnsi="Arial" w:cs="Arial"/>
          <w:sz w:val="24"/>
          <w:szCs w:val="24"/>
          <w:lang w:val="en-GB"/>
          <w:rPrChange w:id="3533" w:author="Alexandre Miguel Kaizeler Guedes Da Silva Afonso" w:date="2026-07-27T16:55:00Z" w16du:dateUtc="2026-07-27T15:55:00Z">
            <w:rPr>
              <w:rFonts w:ascii="Arial" w:hAnsi="Arial" w:cs="Arial"/>
              <w:sz w:val="24"/>
              <w:szCs w:val="24"/>
            </w:rPr>
          </w:rPrChange>
        </w:rPr>
        <w:t>Figure 1</w:t>
      </w:r>
      <w:r w:rsidR="00F866CA" w:rsidRPr="00B475D4">
        <w:rPr>
          <w:rFonts w:ascii="Arial" w:hAnsi="Arial" w:cs="Arial"/>
          <w:sz w:val="24"/>
          <w:szCs w:val="24"/>
          <w:lang w:val="en-GB"/>
          <w:rPrChange w:id="3534" w:author="Alexandre Miguel Kaizeler Guedes Da Silva Afonso" w:date="2026-07-27T16:55:00Z" w16du:dateUtc="2026-07-27T15:55:00Z">
            <w:rPr>
              <w:rFonts w:ascii="Arial" w:hAnsi="Arial" w:cs="Arial"/>
              <w:sz w:val="24"/>
              <w:szCs w:val="24"/>
            </w:rPr>
          </w:rPrChange>
        </w:rPr>
        <w:t>5</w:t>
      </w:r>
      <w:r w:rsidR="00A55B79" w:rsidRPr="00B475D4">
        <w:rPr>
          <w:rFonts w:ascii="Arial" w:hAnsi="Arial" w:cs="Arial"/>
          <w:sz w:val="24"/>
          <w:szCs w:val="24"/>
          <w:lang w:val="en-GB"/>
          <w:rPrChange w:id="3535" w:author="Alexandre Miguel Kaizeler Guedes Da Silva Afonso" w:date="2026-07-27T16:55:00Z" w16du:dateUtc="2026-07-27T15:55:00Z">
            <w:rPr>
              <w:rFonts w:ascii="Arial" w:hAnsi="Arial" w:cs="Arial"/>
              <w:sz w:val="24"/>
              <w:szCs w:val="24"/>
            </w:rPr>
          </w:rPrChange>
        </w:rPr>
        <w:t>C)</w:t>
      </w:r>
      <w:r w:rsidR="00847F28" w:rsidRPr="00B475D4">
        <w:rPr>
          <w:rFonts w:ascii="Arial" w:hAnsi="Arial" w:cs="Arial"/>
          <w:sz w:val="24"/>
          <w:szCs w:val="24"/>
          <w:lang w:val="en-GB"/>
          <w:rPrChange w:id="3536" w:author="Alexandre Miguel Kaizeler Guedes Da Silva Afonso" w:date="2026-07-27T16:55:00Z" w16du:dateUtc="2026-07-27T15:55:00Z">
            <w:rPr>
              <w:rFonts w:ascii="Arial" w:hAnsi="Arial" w:cs="Arial"/>
              <w:sz w:val="24"/>
              <w:szCs w:val="24"/>
            </w:rPr>
          </w:rPrChange>
        </w:rPr>
        <w:t>.</w:t>
      </w:r>
      <w:r w:rsidR="002752E1" w:rsidRPr="00B475D4">
        <w:rPr>
          <w:rFonts w:ascii="Arial" w:hAnsi="Arial" w:cs="Arial"/>
          <w:sz w:val="24"/>
          <w:szCs w:val="24"/>
          <w:lang w:val="en-GB"/>
          <w:rPrChange w:id="3537" w:author="Alexandre Miguel Kaizeler Guedes Da Silva Afonso" w:date="2026-07-27T16:55:00Z" w16du:dateUtc="2026-07-27T15:55:00Z">
            <w:rPr>
              <w:rFonts w:ascii="Arial" w:hAnsi="Arial" w:cs="Arial"/>
              <w:sz w:val="24"/>
              <w:szCs w:val="24"/>
            </w:rPr>
          </w:rPrChange>
        </w:rPr>
        <w:t xml:space="preserve"> </w:t>
      </w:r>
      <w:r w:rsidR="00EC2318" w:rsidRPr="00B475D4">
        <w:rPr>
          <w:rFonts w:ascii="Arial" w:hAnsi="Arial" w:cs="Arial"/>
          <w:sz w:val="24"/>
          <w:szCs w:val="24"/>
          <w:lang w:val="en-GB"/>
          <w:rPrChange w:id="3538" w:author="Alexandre Miguel Kaizeler Guedes Da Silva Afonso" w:date="2026-07-27T16:55:00Z" w16du:dateUtc="2026-07-27T15:55:00Z">
            <w:rPr>
              <w:rFonts w:ascii="Arial" w:hAnsi="Arial" w:cs="Arial"/>
              <w:sz w:val="24"/>
              <w:szCs w:val="24"/>
            </w:rPr>
          </w:rPrChange>
        </w:rPr>
        <w:t>Hypothesising that</w:t>
      </w:r>
      <w:r w:rsidRPr="00B475D4">
        <w:rPr>
          <w:rFonts w:ascii="Arial" w:hAnsi="Arial" w:cs="Arial"/>
          <w:sz w:val="24"/>
          <w:szCs w:val="24"/>
          <w:lang w:val="en-GB"/>
          <w:rPrChange w:id="3539" w:author="Alexandre Miguel Kaizeler Guedes Da Silva Afonso" w:date="2026-07-27T16:55:00Z" w16du:dateUtc="2026-07-27T15:55:00Z">
            <w:rPr>
              <w:rFonts w:ascii="Arial" w:hAnsi="Arial" w:cs="Arial"/>
              <w:sz w:val="24"/>
              <w:szCs w:val="24"/>
            </w:rPr>
          </w:rPrChange>
        </w:rPr>
        <w:t xml:space="preserve"> PTGS2 acts downstream of KRAS, its inhibition may mimic MEK inhibition, targeting a key oncogenic driver and explaining increased treatment sensitivity. While PTGS2 is known to be regulated by the EGFR pathway (reviewed in</w:t>
      </w:r>
      <w:r w:rsidRPr="00B475D4">
        <w:rPr>
          <w:rFonts w:ascii="Arial" w:hAnsi="Arial" w:cs="Arial"/>
          <w:sz w:val="24"/>
          <w:szCs w:val="24"/>
          <w:lang w:val="en-GB"/>
          <w:rPrChange w:id="3540"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3541" w:author="Alexandre Miguel Kaizeler Guedes Da Silva Afonso" w:date="2026-07-27T16:55:00Z" w16du:dateUtc="2026-07-27T15:55:00Z">
            <w:rPr>
              <w:rFonts w:ascii="Arial" w:hAnsi="Arial" w:cs="Arial"/>
              <w:sz w:val="24"/>
              <w:szCs w:val="24"/>
            </w:rPr>
          </w:rPrChange>
        </w:rPr>
        <w:instrText xml:space="preserve"> ADDIN ZOTERO_ITEM CSL_CITATION {"citationID":"L6po6wgN","properties":{"formattedCitation":"\\super 99\\nosupersub{}","plainCitation":"99","noteIndex":0},"citationItems":[{"id":"jCcWpdK2/mCyp4xbm","uris":["http://zotero.org/users/local/1p9EH8ax/items/RWUWKWAS"],"itemData":{"id":127,"type":"article-journal","abstract":"Colorectal cancer (CRC) is now the second-leading cause of cancer deaths in the USA. Colorectal cancer progression and metastasis depends on the orchestration of the aberrant signaling pathways that control tumor cell proliferation, survival and migration/invasion. Epidemiological, clinical, and animal studies have demonstrated that prostaglandin-endoperoxide synthase 2 (PTGS2) and epithelial growth factor (EGF) signaling pathways play key roles in promoting colorectal cancer growth and metastasis. In this review, we highlight major advances in our understanding of the roles of PTGS2 and EGF signaling in colorectal cancer.","container-title":"Cancers","DOI":"10.3390/cancers3043894","ISSN":"2072-6694","issue":"4","journalAbbreviation":"Cancers","language":"en","license":"https://creativecommons.org/licenses/by/3.0/","page":"3894-3908","source":"DOI.org (Crossref)","title":"The Crosstalk of PTGS2 and EGF Signaling Pathways in Colorectal Cancer","volume":"3","author":[{"family":"Wang","given":"Dingzhi"},{"family":"Xia","given":"Dianren"},{"family":"DuBois","given":"Raymond N."}],"issued":{"date-parts":[["2011",10,14]]}}}],"schema":"https://github.com/citation-style-language/schema/raw/master/csl-citation.json"} </w:instrText>
      </w:r>
      <w:r w:rsidRPr="00B475D4">
        <w:rPr>
          <w:rFonts w:ascii="Arial" w:hAnsi="Arial" w:cs="Arial"/>
          <w:sz w:val="24"/>
          <w:szCs w:val="24"/>
          <w:lang w:val="en-GB"/>
          <w:rPrChange w:id="3542"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3543" w:author="Alexandre Miguel Kaizeler Guedes Da Silva Afonso" w:date="2026-07-27T16:55:00Z" w16du:dateUtc="2026-07-27T15:55:00Z">
            <w:rPr>
              <w:rFonts w:ascii="Arial" w:hAnsi="Arial" w:cs="Arial"/>
              <w:kern w:val="0"/>
              <w:sz w:val="24"/>
              <w:vertAlign w:val="superscript"/>
            </w:rPr>
          </w:rPrChange>
        </w:rPr>
        <w:t>99</w:t>
      </w:r>
      <w:r w:rsidRPr="00B475D4">
        <w:rPr>
          <w:rFonts w:ascii="Arial" w:hAnsi="Arial" w:cs="Arial"/>
          <w:sz w:val="24"/>
          <w:szCs w:val="24"/>
          <w:lang w:val="en-GB"/>
          <w:rPrChange w:id="3544"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3545" w:author="Alexandre Miguel Kaizeler Guedes Da Silva Afonso" w:date="2026-07-27T16:55:00Z" w16du:dateUtc="2026-07-27T15:55:00Z">
            <w:rPr>
              <w:rFonts w:ascii="Arial" w:hAnsi="Arial" w:cs="Arial"/>
              <w:sz w:val="24"/>
              <w:szCs w:val="24"/>
            </w:rPr>
          </w:rPrChange>
        </w:rPr>
        <w:t>), this proposed mechanism</w:t>
      </w:r>
      <w:r w:rsidR="00E14061" w:rsidRPr="00B475D4">
        <w:rPr>
          <w:rFonts w:ascii="Arial" w:hAnsi="Arial" w:cs="Arial"/>
          <w:sz w:val="24"/>
          <w:szCs w:val="24"/>
          <w:lang w:val="en-GB"/>
          <w:rPrChange w:id="3546" w:author="Alexandre Miguel Kaizeler Guedes Da Silva Afonso" w:date="2026-07-27T16:55:00Z" w16du:dateUtc="2026-07-27T15:55:00Z">
            <w:rPr>
              <w:rFonts w:ascii="Arial" w:hAnsi="Arial" w:cs="Arial"/>
              <w:sz w:val="24"/>
              <w:szCs w:val="24"/>
            </w:rPr>
          </w:rPrChange>
        </w:rPr>
        <w:t xml:space="preserve"> remains to be experimentally validated</w:t>
      </w:r>
      <w:r w:rsidRPr="00B475D4">
        <w:rPr>
          <w:rFonts w:ascii="Arial" w:hAnsi="Arial" w:cs="Arial"/>
          <w:sz w:val="24"/>
          <w:szCs w:val="24"/>
          <w:lang w:val="en-GB"/>
          <w:rPrChange w:id="3547" w:author="Alexandre Miguel Kaizeler Guedes Da Silva Afonso" w:date="2026-07-27T16:55:00Z" w16du:dateUtc="2026-07-27T15:55:00Z">
            <w:rPr>
              <w:rFonts w:ascii="Arial" w:hAnsi="Arial" w:cs="Arial"/>
              <w:sz w:val="24"/>
              <w:szCs w:val="24"/>
            </w:rPr>
          </w:rPrChange>
        </w:rPr>
        <w:t>.</w:t>
      </w:r>
    </w:p>
    <w:p w14:paraId="49700B2E" w14:textId="01D989D9" w:rsidR="00CA2307" w:rsidRPr="00B475D4" w:rsidRDefault="002E2363" w:rsidP="00533F41">
      <w:pPr>
        <w:pStyle w:val="Ttulo2"/>
        <w:rPr>
          <w:lang w:val="en-GB"/>
          <w:rPrChange w:id="3548" w:author="Alexandre Miguel Kaizeler Guedes Da Silva Afonso" w:date="2026-07-27T16:55:00Z" w16du:dateUtc="2026-07-27T15:55:00Z">
            <w:rPr/>
          </w:rPrChange>
        </w:rPr>
      </w:pPr>
      <w:r w:rsidRPr="00B475D4">
        <w:rPr>
          <w:lang w:val="en-GB"/>
          <w:rPrChange w:id="3549" w:author="Alexandre Miguel Kaizeler Guedes Da Silva Afonso" w:date="2026-07-27T16:55:00Z" w16du:dateUtc="2026-07-27T15:55:00Z">
            <w:rPr/>
          </w:rPrChange>
        </w:rPr>
        <w:t xml:space="preserve">A </w:t>
      </w:r>
      <w:r w:rsidR="00E2317D" w:rsidRPr="00B475D4">
        <w:rPr>
          <w:lang w:val="en-GB"/>
          <w:rPrChange w:id="3550" w:author="Alexandre Miguel Kaizeler Guedes Da Silva Afonso" w:date="2026-07-27T16:55:00Z" w16du:dateUtc="2026-07-27T15:55:00Z">
            <w:rPr/>
          </w:rPrChange>
        </w:rPr>
        <w:t>SG</w:t>
      </w:r>
      <w:r w:rsidRPr="00B475D4">
        <w:rPr>
          <w:lang w:val="en-GB"/>
          <w:rPrChange w:id="3551" w:author="Alexandre Miguel Kaizeler Guedes Da Silva Afonso" w:date="2026-07-27T16:55:00Z" w16du:dateUtc="2026-07-27T15:55:00Z">
            <w:rPr/>
          </w:rPrChange>
        </w:rPr>
        <w:t xml:space="preserve"> </w:t>
      </w:r>
      <w:r w:rsidR="00A208CC" w:rsidRPr="00B475D4">
        <w:rPr>
          <w:lang w:val="en-GB"/>
          <w:rPrChange w:id="3552" w:author="Alexandre Miguel Kaizeler Guedes Da Silva Afonso" w:date="2026-07-27T16:55:00Z" w16du:dateUtc="2026-07-27T15:55:00Z">
            <w:rPr/>
          </w:rPrChange>
        </w:rPr>
        <w:t>gene s</w:t>
      </w:r>
      <w:r w:rsidRPr="00B475D4">
        <w:rPr>
          <w:lang w:val="en-GB"/>
          <w:rPrChange w:id="3553" w:author="Alexandre Miguel Kaizeler Guedes Da Silva Afonso" w:date="2026-07-27T16:55:00Z" w16du:dateUtc="2026-07-27T15:55:00Z">
            <w:rPr/>
          </w:rPrChange>
        </w:rPr>
        <w:t xml:space="preserve">ignature and </w:t>
      </w:r>
      <w:r w:rsidR="00A208CC" w:rsidRPr="00B475D4">
        <w:rPr>
          <w:lang w:val="en-GB"/>
          <w:rPrChange w:id="3554" w:author="Alexandre Miguel Kaizeler Guedes Da Silva Afonso" w:date="2026-07-27T16:55:00Z" w16du:dateUtc="2026-07-27T15:55:00Z">
            <w:rPr/>
          </w:rPrChange>
        </w:rPr>
        <w:t>its clinical value</w:t>
      </w:r>
      <w:r w:rsidRPr="00B475D4">
        <w:rPr>
          <w:lang w:val="en-GB"/>
          <w:rPrChange w:id="3555" w:author="Alexandre Miguel Kaizeler Guedes Da Silva Afonso" w:date="2026-07-27T16:55:00Z" w16du:dateUtc="2026-07-27T15:55:00Z">
            <w:rPr/>
          </w:rPrChange>
        </w:rPr>
        <w:t xml:space="preserve"> in </w:t>
      </w:r>
      <w:r w:rsidR="00A208CC" w:rsidRPr="00B475D4">
        <w:rPr>
          <w:lang w:val="en-GB"/>
          <w:rPrChange w:id="3556" w:author="Alexandre Miguel Kaizeler Guedes Da Silva Afonso" w:date="2026-07-27T16:55:00Z" w16du:dateUtc="2026-07-27T15:55:00Z">
            <w:rPr/>
          </w:rPrChange>
        </w:rPr>
        <w:t>c</w:t>
      </w:r>
      <w:r w:rsidRPr="00B475D4">
        <w:rPr>
          <w:lang w:val="en-GB"/>
          <w:rPrChange w:id="3557" w:author="Alexandre Miguel Kaizeler Guedes Da Silva Afonso" w:date="2026-07-27T16:55:00Z" w16du:dateUtc="2026-07-27T15:55:00Z">
            <w:rPr/>
          </w:rPrChange>
        </w:rPr>
        <w:t>ancer</w:t>
      </w:r>
    </w:p>
    <w:p w14:paraId="7FF65F91" w14:textId="27BF468F" w:rsidR="006E469D" w:rsidRPr="00B475D4" w:rsidRDefault="003F0F1F" w:rsidP="006E469D">
      <w:pPr>
        <w:jc w:val="both"/>
        <w:rPr>
          <w:rFonts w:ascii="Arial" w:hAnsi="Arial" w:cs="Arial"/>
          <w:sz w:val="24"/>
          <w:szCs w:val="24"/>
          <w:lang w:val="en-GB"/>
          <w:rPrChange w:id="355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3559" w:author="Alexandre Miguel Kaizeler Guedes Da Silva Afonso" w:date="2026-07-27T16:55:00Z" w16du:dateUtc="2026-07-27T15:55:00Z">
            <w:rPr>
              <w:rFonts w:ascii="Arial" w:hAnsi="Arial" w:cs="Arial"/>
              <w:sz w:val="24"/>
              <w:szCs w:val="24"/>
            </w:rPr>
          </w:rPrChange>
        </w:rPr>
        <w:t>The results above highlight the limitations of single-gene analyses in isolating SG-specific effects due to overlapping roles in other stress-related pathways. To address this, we developed a custom SG transcriptomic signature. First, we integrated datasets from Matheny 2019 and 2021</w:t>
      </w:r>
      <w:r w:rsidRPr="00B475D4">
        <w:rPr>
          <w:rFonts w:ascii="Arial" w:hAnsi="Arial" w:cs="Arial"/>
          <w:sz w:val="24"/>
          <w:szCs w:val="24"/>
          <w:lang w:val="en-GB"/>
          <w:rPrChange w:id="3560"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3561" w:author="Alexandre Miguel Kaizeler Guedes Da Silva Afonso" w:date="2026-07-27T16:55:00Z" w16du:dateUtc="2026-07-27T15:55:00Z">
            <w:rPr>
              <w:rFonts w:ascii="Arial" w:hAnsi="Arial" w:cs="Arial"/>
              <w:sz w:val="24"/>
              <w:szCs w:val="24"/>
            </w:rPr>
          </w:rPrChange>
        </w:rPr>
        <w:instrText xml:space="preserve"> ADDIN ZOTERO_ITEM CSL_CITATION {"citationID":"b7ra1wjT","properties":{"formattedCitation":"\\super 40,49\\nosupersub{}","plainCitation":"40,49","noteIndex":0},"citationItems":[{"id":"jCcWpdK2/CSLUVvg2","uris":["http://zotero.org/users/local/1p9EH8ax/items/ARLW3CQN"],"itemData":{"id":"ykGbCuKA/C0HOgHHz","type":"article-journal","container-title":"Molecular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S."},{"family":"Parker","given":"Roy"}],"issued":{"date-parts":[["2019",12,1]]}}},{"id":"jCcWpdK2/gtr3E7QR","uris":["http://zotero.org/users/local/1p9EH8ax/items/JRJEKK4Q"],"itemData":{"id":"ykGbCuKA/Ojqv5kbB","type":"article-journal","abstract":"Stress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B475D4">
        <w:rPr>
          <w:rFonts w:ascii="Arial" w:hAnsi="Arial" w:cs="Arial"/>
          <w:sz w:val="24"/>
          <w:szCs w:val="24"/>
          <w:lang w:val="en-GB"/>
          <w:rPrChange w:id="3562"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3563" w:author="Alexandre Miguel Kaizeler Guedes Da Silva Afonso" w:date="2026-07-27T16:55:00Z" w16du:dateUtc="2026-07-27T15:55:00Z">
            <w:rPr>
              <w:rFonts w:ascii="Arial" w:hAnsi="Arial" w:cs="Arial"/>
              <w:kern w:val="0"/>
              <w:sz w:val="24"/>
              <w:vertAlign w:val="superscript"/>
            </w:rPr>
          </w:rPrChange>
        </w:rPr>
        <w:t>40,49</w:t>
      </w:r>
      <w:r w:rsidRPr="00B475D4">
        <w:rPr>
          <w:rFonts w:ascii="Arial" w:hAnsi="Arial" w:cs="Arial"/>
          <w:sz w:val="24"/>
          <w:szCs w:val="24"/>
          <w:lang w:val="en-GB"/>
          <w:rPrChange w:id="3564"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3565" w:author="Alexandre Miguel Kaizeler Guedes Da Silva Afonso" w:date="2026-07-27T16:55:00Z" w16du:dateUtc="2026-07-27T15:55:00Z">
            <w:rPr>
              <w:rFonts w:ascii="Arial" w:hAnsi="Arial" w:cs="Arial"/>
              <w:sz w:val="24"/>
              <w:szCs w:val="24"/>
            </w:rPr>
          </w:rPrChange>
        </w:rPr>
        <w:t xml:space="preserve">, </w:t>
      </w:r>
      <w:r w:rsidR="00701471" w:rsidRPr="00B475D4">
        <w:rPr>
          <w:rFonts w:ascii="Arial" w:hAnsi="Arial" w:cs="Arial"/>
          <w:sz w:val="24"/>
          <w:szCs w:val="24"/>
          <w:lang w:val="en-GB"/>
          <w:rPrChange w:id="3566" w:author="Alexandre Miguel Kaizeler Guedes Da Silva Afonso" w:date="2026-07-27T16:55:00Z" w16du:dateUtc="2026-07-27T15:55:00Z">
            <w:rPr>
              <w:rFonts w:ascii="Arial" w:hAnsi="Arial" w:cs="Arial"/>
              <w:sz w:val="24"/>
              <w:szCs w:val="24"/>
            </w:rPr>
          </w:rPrChange>
        </w:rPr>
        <w:t xml:space="preserve">as this combination had stressed samples with and without SGs, </w:t>
      </w:r>
      <w:r w:rsidRPr="00B475D4">
        <w:rPr>
          <w:rFonts w:ascii="Arial" w:hAnsi="Arial" w:cs="Arial"/>
          <w:sz w:val="24"/>
          <w:szCs w:val="24"/>
          <w:lang w:val="en-GB"/>
          <w:rPrChange w:id="3567" w:author="Alexandre Miguel Kaizeler Guedes Da Silva Afonso" w:date="2026-07-27T16:55:00Z" w16du:dateUtc="2026-07-27T15:55:00Z">
            <w:rPr>
              <w:rFonts w:ascii="Arial" w:hAnsi="Arial" w:cs="Arial"/>
              <w:sz w:val="24"/>
              <w:szCs w:val="24"/>
            </w:rPr>
          </w:rPrChange>
        </w:rPr>
        <w:t xml:space="preserve">applying batch effect correction for cell genotype, stressor type, and study </w:t>
      </w:r>
      <w:r w:rsidR="0084364E" w:rsidRPr="00B475D4">
        <w:rPr>
          <w:rFonts w:ascii="Arial" w:hAnsi="Arial" w:cs="Arial"/>
          <w:sz w:val="24"/>
          <w:szCs w:val="24"/>
          <w:lang w:val="en-GB"/>
          <w:rPrChange w:id="3568" w:author="Alexandre Miguel Kaizeler Guedes Da Silva Afonso" w:date="2026-07-27T16:55:00Z" w16du:dateUtc="2026-07-27T15:55:00Z">
            <w:rPr>
              <w:rFonts w:ascii="Arial" w:hAnsi="Arial" w:cs="Arial"/>
              <w:sz w:val="24"/>
              <w:szCs w:val="24"/>
            </w:rPr>
          </w:rPrChange>
        </w:rPr>
        <w:t xml:space="preserve">of </w:t>
      </w:r>
      <w:r w:rsidRPr="00B475D4">
        <w:rPr>
          <w:rFonts w:ascii="Arial" w:hAnsi="Arial" w:cs="Arial"/>
          <w:sz w:val="24"/>
          <w:szCs w:val="24"/>
          <w:lang w:val="en-GB"/>
          <w:rPrChange w:id="3569" w:author="Alexandre Miguel Kaizeler Guedes Da Silva Afonso" w:date="2026-07-27T16:55:00Z" w16du:dateUtc="2026-07-27T15:55:00Z">
            <w:rPr>
              <w:rFonts w:ascii="Arial" w:hAnsi="Arial" w:cs="Arial"/>
              <w:sz w:val="24"/>
              <w:szCs w:val="24"/>
            </w:rPr>
          </w:rPrChange>
        </w:rPr>
        <w:t xml:space="preserve">origin. </w:t>
      </w:r>
      <w:r w:rsidRPr="00B475D4">
        <w:rPr>
          <w:rFonts w:ascii="Arial" w:hAnsi="Arial" w:cs="Arial"/>
          <w:sz w:val="24"/>
          <w:szCs w:val="24"/>
          <w:lang w:val="en-GB"/>
          <w:rPrChange w:id="3570" w:author="Alexandre Miguel Kaizeler Guedes Da Silva Afonso" w:date="2026-07-27T16:55:00Z" w16du:dateUtc="2026-07-27T15:55:00Z">
            <w:rPr>
              <w:rFonts w:ascii="Arial" w:hAnsi="Arial" w:cs="Arial"/>
              <w:sz w:val="24"/>
              <w:szCs w:val="24"/>
            </w:rPr>
          </w:rPrChange>
        </w:rPr>
        <w:lastRenderedPageBreak/>
        <w:t xml:space="preserve">We then used an elastic net regression model with bootstrapping to derive </w:t>
      </w:r>
      <w:r w:rsidR="002F3F27" w:rsidRPr="00B475D4">
        <w:rPr>
          <w:rFonts w:ascii="Arial" w:hAnsi="Arial" w:cs="Arial"/>
          <w:sz w:val="24"/>
          <w:szCs w:val="24"/>
          <w:lang w:val="en-GB"/>
          <w:rPrChange w:id="3571" w:author="Alexandre Miguel Kaizeler Guedes Da Silva Afonso" w:date="2026-07-27T16:55:00Z" w16du:dateUtc="2026-07-27T15:55:00Z">
            <w:rPr>
              <w:rFonts w:ascii="Arial" w:hAnsi="Arial" w:cs="Arial"/>
              <w:sz w:val="24"/>
              <w:szCs w:val="24"/>
            </w:rPr>
          </w:rPrChange>
        </w:rPr>
        <w:t xml:space="preserve">a SG signature </w:t>
      </w:r>
      <w:r w:rsidR="00701471" w:rsidRPr="00B475D4">
        <w:rPr>
          <w:rFonts w:ascii="Arial" w:hAnsi="Arial" w:cs="Arial"/>
          <w:sz w:val="24"/>
          <w:szCs w:val="24"/>
          <w:lang w:val="en-GB"/>
          <w:rPrChange w:id="3572" w:author="Alexandre Miguel Kaizeler Guedes Da Silva Afonso" w:date="2026-07-27T16:55:00Z" w16du:dateUtc="2026-07-27T15:55:00Z">
            <w:rPr>
              <w:rFonts w:ascii="Arial" w:hAnsi="Arial" w:cs="Arial"/>
              <w:sz w:val="24"/>
              <w:szCs w:val="24"/>
            </w:rPr>
          </w:rPrChange>
        </w:rPr>
        <w:t>(</w:t>
      </w:r>
      <w:r w:rsidR="008A5691" w:rsidRPr="00B475D4">
        <w:rPr>
          <w:rFonts w:ascii="Arial" w:hAnsi="Arial" w:cs="Arial"/>
          <w:sz w:val="24"/>
          <w:szCs w:val="24"/>
          <w:lang w:val="en-GB"/>
          <w:rPrChange w:id="3573" w:author="Alexandre Miguel Kaizeler Guedes Da Silva Afonso" w:date="2026-07-27T16:55:00Z" w16du:dateUtc="2026-07-27T15:55:00Z">
            <w:rPr>
              <w:rFonts w:ascii="Arial" w:hAnsi="Arial" w:cs="Arial"/>
              <w:sz w:val="24"/>
              <w:szCs w:val="24"/>
            </w:rPr>
          </w:rPrChange>
        </w:rPr>
        <w:t>see</w:t>
      </w:r>
      <w:r w:rsidR="00701471" w:rsidRPr="00B475D4">
        <w:rPr>
          <w:rFonts w:ascii="Arial" w:hAnsi="Arial" w:cs="Arial"/>
          <w:sz w:val="24"/>
          <w:szCs w:val="24"/>
          <w:lang w:val="en-GB"/>
          <w:rPrChange w:id="3574" w:author="Alexandre Miguel Kaizeler Guedes Da Silva Afonso" w:date="2026-07-27T16:55:00Z" w16du:dateUtc="2026-07-27T15:55:00Z">
            <w:rPr>
              <w:rFonts w:ascii="Arial" w:hAnsi="Arial" w:cs="Arial"/>
              <w:sz w:val="24"/>
              <w:szCs w:val="24"/>
            </w:rPr>
          </w:rPrChange>
        </w:rPr>
        <w:t xml:space="preserve"> Methods)</w:t>
      </w:r>
      <w:r w:rsidRPr="00B475D4">
        <w:rPr>
          <w:rFonts w:ascii="Arial" w:hAnsi="Arial" w:cs="Arial"/>
          <w:sz w:val="24"/>
          <w:szCs w:val="24"/>
          <w:lang w:val="en-GB"/>
          <w:rPrChange w:id="3575" w:author="Alexandre Miguel Kaizeler Guedes Da Silva Afonso" w:date="2026-07-27T16:55:00Z" w16du:dateUtc="2026-07-27T15:55:00Z">
            <w:rPr>
              <w:rFonts w:ascii="Arial" w:hAnsi="Arial" w:cs="Arial"/>
              <w:sz w:val="24"/>
              <w:szCs w:val="24"/>
            </w:rPr>
          </w:rPrChange>
        </w:rPr>
        <w:t xml:space="preserve">. Genes retained in nearly all </w:t>
      </w:r>
      <w:r w:rsidR="007344B6" w:rsidRPr="00B475D4">
        <w:rPr>
          <w:rFonts w:ascii="Arial" w:hAnsi="Arial" w:cs="Arial"/>
          <w:sz w:val="24"/>
          <w:szCs w:val="24"/>
          <w:lang w:val="en-GB"/>
          <w:rPrChange w:id="3576" w:author="Alexandre Miguel Kaizeler Guedes Da Silva Afonso" w:date="2026-07-27T16:55:00Z" w16du:dateUtc="2026-07-27T15:55:00Z">
            <w:rPr>
              <w:rFonts w:ascii="Arial" w:hAnsi="Arial" w:cs="Arial"/>
              <w:sz w:val="24"/>
              <w:szCs w:val="24"/>
            </w:rPr>
          </w:rPrChange>
        </w:rPr>
        <w:t xml:space="preserve">(&gt;90%) </w:t>
      </w:r>
      <w:r w:rsidRPr="00B475D4">
        <w:rPr>
          <w:rFonts w:ascii="Arial" w:hAnsi="Arial" w:cs="Arial"/>
          <w:sz w:val="24"/>
          <w:szCs w:val="24"/>
          <w:lang w:val="en-GB"/>
          <w:rPrChange w:id="3577" w:author="Alexandre Miguel Kaizeler Guedes Da Silva Afonso" w:date="2026-07-27T16:55:00Z" w16du:dateUtc="2026-07-27T15:55:00Z">
            <w:rPr>
              <w:rFonts w:ascii="Arial" w:hAnsi="Arial" w:cs="Arial"/>
              <w:sz w:val="24"/>
              <w:szCs w:val="24"/>
            </w:rPr>
          </w:rPrChange>
        </w:rPr>
        <w:t>bootstrap iterations</w:t>
      </w:r>
      <w:r w:rsidR="000E7D00" w:rsidRPr="00B475D4">
        <w:rPr>
          <w:rFonts w:ascii="Arial" w:hAnsi="Arial" w:cs="Arial"/>
          <w:sz w:val="24"/>
          <w:szCs w:val="24"/>
          <w:lang w:val="en-GB"/>
          <w:rPrChange w:id="3578"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3579" w:author="Alexandre Miguel Kaizeler Guedes Da Silva Afonso" w:date="2026-07-27T16:55:00Z" w16du:dateUtc="2026-07-27T15:55:00Z">
            <w:rPr>
              <w:rFonts w:ascii="Arial" w:hAnsi="Arial" w:cs="Arial"/>
              <w:sz w:val="24"/>
              <w:szCs w:val="24"/>
            </w:rPr>
          </w:rPrChange>
        </w:rPr>
        <w:t>were used to construct the final signature</w:t>
      </w:r>
      <w:r w:rsidR="00943CDB" w:rsidRPr="00B475D4">
        <w:rPr>
          <w:rFonts w:ascii="Arial" w:hAnsi="Arial" w:cs="Arial"/>
          <w:sz w:val="24"/>
          <w:szCs w:val="24"/>
          <w:lang w:val="en-GB"/>
          <w:rPrChange w:id="3580" w:author="Alexandre Miguel Kaizeler Guedes Da Silva Afonso" w:date="2026-07-27T16:55:00Z" w16du:dateUtc="2026-07-27T15:55:00Z">
            <w:rPr>
              <w:rFonts w:ascii="Arial" w:hAnsi="Arial" w:cs="Arial"/>
              <w:sz w:val="24"/>
              <w:szCs w:val="24"/>
            </w:rPr>
          </w:rPrChange>
        </w:rPr>
        <w:t>, compris</w:t>
      </w:r>
      <w:r w:rsidR="007344B6" w:rsidRPr="00B475D4">
        <w:rPr>
          <w:rFonts w:ascii="Arial" w:hAnsi="Arial" w:cs="Arial"/>
          <w:sz w:val="24"/>
          <w:szCs w:val="24"/>
          <w:lang w:val="en-GB"/>
          <w:rPrChange w:id="3581" w:author="Alexandre Miguel Kaizeler Guedes Da Silva Afonso" w:date="2026-07-27T16:55:00Z" w16du:dateUtc="2026-07-27T15:55:00Z">
            <w:rPr>
              <w:rFonts w:ascii="Arial" w:hAnsi="Arial" w:cs="Arial"/>
              <w:sz w:val="24"/>
              <w:szCs w:val="24"/>
            </w:rPr>
          </w:rPrChange>
        </w:rPr>
        <w:t>ing</w:t>
      </w:r>
      <w:r w:rsidR="00943CDB" w:rsidRPr="00B475D4">
        <w:rPr>
          <w:rFonts w:ascii="Arial" w:hAnsi="Arial" w:cs="Arial"/>
          <w:sz w:val="24"/>
          <w:szCs w:val="24"/>
          <w:lang w:val="en-GB"/>
          <w:rPrChange w:id="3582" w:author="Alexandre Miguel Kaizeler Guedes Da Silva Afonso" w:date="2026-07-27T16:55:00Z" w16du:dateUtc="2026-07-27T15:55:00Z">
            <w:rPr>
              <w:rFonts w:ascii="Arial" w:hAnsi="Arial" w:cs="Arial"/>
              <w:sz w:val="24"/>
              <w:szCs w:val="24"/>
            </w:rPr>
          </w:rPrChange>
        </w:rPr>
        <w:t xml:space="preserve"> 41 genes, which we dubbed the SG Score</w:t>
      </w:r>
      <w:r w:rsidRPr="00B475D4">
        <w:rPr>
          <w:rFonts w:ascii="Arial" w:hAnsi="Arial" w:cs="Arial"/>
          <w:sz w:val="24"/>
          <w:szCs w:val="24"/>
          <w:lang w:val="en-GB"/>
          <w:rPrChange w:id="3583" w:author="Alexandre Miguel Kaizeler Guedes Da Silva Afonso" w:date="2026-07-27T16:55:00Z" w16du:dateUtc="2026-07-27T15:55:00Z">
            <w:rPr>
              <w:rFonts w:ascii="Arial" w:hAnsi="Arial" w:cs="Arial"/>
              <w:sz w:val="24"/>
              <w:szCs w:val="24"/>
            </w:rPr>
          </w:rPrChange>
        </w:rPr>
        <w:t xml:space="preserve">. Both were validated on an independent dataset, </w:t>
      </w:r>
      <w:del w:id="3584" w:author="Alexandre Miguel Kaizeler Guedes Da Silva Afonso" w:date="2026-07-07T10:49:00Z" w16du:dateUtc="2026-07-07T09:49:00Z">
        <w:r w:rsidRPr="00B475D4" w:rsidDel="00CC438B">
          <w:rPr>
            <w:rFonts w:ascii="Arial" w:hAnsi="Arial" w:cs="Arial"/>
            <w:sz w:val="24"/>
            <w:szCs w:val="24"/>
            <w:lang w:val="en-GB"/>
            <w:rPrChange w:id="3585" w:author="Alexandre Miguel Kaizeler Guedes Da Silva Afonso" w:date="2026-07-27T16:55:00Z" w16du:dateUtc="2026-07-27T15:55:00Z">
              <w:rPr>
                <w:rFonts w:ascii="Arial" w:hAnsi="Arial" w:cs="Arial"/>
                <w:sz w:val="24"/>
                <w:szCs w:val="24"/>
              </w:rPr>
            </w:rPrChange>
          </w:rPr>
          <w:delText xml:space="preserve">M. </w:delText>
        </w:r>
      </w:del>
      <w:r w:rsidRPr="00B475D4">
        <w:rPr>
          <w:rFonts w:ascii="Arial" w:hAnsi="Arial" w:cs="Arial"/>
          <w:sz w:val="24"/>
          <w:szCs w:val="24"/>
          <w:lang w:val="en-GB"/>
          <w:rPrChange w:id="3586" w:author="Alexandre Miguel Kaizeler Guedes Da Silva Afonso" w:date="2026-07-27T16:55:00Z" w16du:dateUtc="2026-07-27T15:55:00Z">
            <w:rPr>
              <w:rFonts w:ascii="Arial" w:hAnsi="Arial" w:cs="Arial"/>
              <w:sz w:val="24"/>
              <w:szCs w:val="24"/>
            </w:rPr>
          </w:rPrChange>
        </w:rPr>
        <w:t>Paget 2024</w:t>
      </w:r>
      <w:r w:rsidRPr="00B475D4">
        <w:rPr>
          <w:rFonts w:ascii="Arial" w:hAnsi="Arial" w:cs="Arial"/>
          <w:sz w:val="24"/>
          <w:szCs w:val="24"/>
          <w:lang w:val="en-GB"/>
          <w:rPrChange w:id="3587"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3588" w:author="Alexandre Miguel Kaizeler Guedes Da Silva Afonso" w:date="2026-07-27T16:55:00Z" w16du:dateUtc="2026-07-27T15:55:00Z">
            <w:rPr>
              <w:rFonts w:ascii="Arial" w:hAnsi="Arial" w:cs="Arial"/>
              <w:sz w:val="24"/>
              <w:szCs w:val="24"/>
            </w:rPr>
          </w:rPrChange>
        </w:rPr>
        <w:instrText xml:space="preserve"> ADDIN ZOTERO_ITEM CSL_CITATION {"citationID":"r4VzjMzr","properties":{"formattedCitation":"\\super 7\\nosupersub{}","plainCitation":"7","noteIndex":0},"citationItems":[{"id":"jCcWpdK2/HrDB2KSB","uris":["http://zotero.org/users/local/1p9EH8ax/items/BR3BXXDM"],"itemData":{"id":"ykGbCuKA/LqBpVajD","type":"article-journal","container-title":"Molecular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B475D4">
        <w:rPr>
          <w:rFonts w:ascii="Arial" w:hAnsi="Arial" w:cs="Arial"/>
          <w:sz w:val="24"/>
          <w:szCs w:val="24"/>
          <w:lang w:val="en-GB"/>
          <w:rPrChange w:id="3589" w:author="Alexandre Miguel Kaizeler Guedes Da Silva Afonso" w:date="2026-07-27T16:55:00Z" w16du:dateUtc="2026-07-27T15:55:00Z">
            <w:rPr>
              <w:rFonts w:ascii="Arial" w:hAnsi="Arial" w:cs="Arial"/>
              <w:sz w:val="24"/>
              <w:szCs w:val="24"/>
            </w:rPr>
          </w:rPrChange>
        </w:rPr>
        <w:fldChar w:fldCharType="separate"/>
      </w:r>
      <w:r w:rsidRPr="00B475D4">
        <w:rPr>
          <w:rFonts w:ascii="Arial" w:hAnsi="Arial" w:cs="Arial"/>
          <w:kern w:val="0"/>
          <w:sz w:val="24"/>
          <w:vertAlign w:val="superscript"/>
          <w:lang w:val="en-GB"/>
          <w:rPrChange w:id="3590" w:author="Alexandre Miguel Kaizeler Guedes Da Silva Afonso" w:date="2026-07-27T16:55:00Z" w16du:dateUtc="2026-07-27T15:55:00Z">
            <w:rPr>
              <w:rFonts w:ascii="Arial" w:hAnsi="Arial" w:cs="Arial"/>
              <w:kern w:val="0"/>
              <w:sz w:val="24"/>
              <w:vertAlign w:val="superscript"/>
            </w:rPr>
          </w:rPrChange>
        </w:rPr>
        <w:t>7</w:t>
      </w:r>
      <w:r w:rsidRPr="00B475D4">
        <w:rPr>
          <w:rFonts w:ascii="Arial" w:hAnsi="Arial" w:cs="Arial"/>
          <w:sz w:val="24"/>
          <w:szCs w:val="24"/>
          <w:lang w:val="en-GB"/>
          <w:rPrChange w:id="3591"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3592" w:author="Alexandre Miguel Kaizeler Guedes Da Silva Afonso" w:date="2026-07-27T16:55:00Z" w16du:dateUtc="2026-07-27T15:55:00Z">
            <w:rPr>
              <w:rFonts w:ascii="Arial" w:hAnsi="Arial" w:cs="Arial"/>
              <w:sz w:val="24"/>
              <w:szCs w:val="24"/>
            </w:rPr>
          </w:rPrChange>
        </w:rPr>
        <w:t>, which had also undergone batch correction</w:t>
      </w:r>
      <w:r w:rsidR="00701471" w:rsidRPr="00B475D4">
        <w:rPr>
          <w:rFonts w:ascii="Arial" w:hAnsi="Arial" w:cs="Arial"/>
          <w:sz w:val="24"/>
          <w:szCs w:val="24"/>
          <w:lang w:val="en-GB"/>
          <w:rPrChange w:id="3593" w:author="Alexandre Miguel Kaizeler Guedes Da Silva Afonso" w:date="2026-07-27T16:55:00Z" w16du:dateUtc="2026-07-27T15:55:00Z">
            <w:rPr>
              <w:rFonts w:ascii="Arial" w:hAnsi="Arial" w:cs="Arial"/>
              <w:sz w:val="24"/>
              <w:szCs w:val="24"/>
            </w:rPr>
          </w:rPrChange>
        </w:rPr>
        <w:t xml:space="preserve"> for the abovementioned variables</w:t>
      </w:r>
      <w:r w:rsidRPr="00B475D4">
        <w:rPr>
          <w:rFonts w:ascii="Arial" w:hAnsi="Arial" w:cs="Arial"/>
          <w:sz w:val="24"/>
          <w:szCs w:val="24"/>
          <w:lang w:val="en-GB"/>
          <w:rPrChange w:id="3594" w:author="Alexandre Miguel Kaizeler Guedes Da Silva Afonso" w:date="2026-07-27T16:55:00Z" w16du:dateUtc="2026-07-27T15:55:00Z">
            <w:rPr>
              <w:rFonts w:ascii="Arial" w:hAnsi="Arial" w:cs="Arial"/>
              <w:sz w:val="24"/>
              <w:szCs w:val="24"/>
            </w:rPr>
          </w:rPrChange>
        </w:rPr>
        <w:t>, and successfully distinguished SG-positive from SG-negative samples (</w:t>
      </w:r>
      <w:r w:rsidR="00120CCA" w:rsidRPr="00B475D4">
        <w:rPr>
          <w:rFonts w:ascii="Arial" w:hAnsi="Arial" w:cs="Arial"/>
          <w:sz w:val="24"/>
          <w:szCs w:val="24"/>
          <w:lang w:val="en-GB"/>
          <w:rPrChange w:id="3595" w:author="Alexandre Miguel Kaizeler Guedes Da Silva Afonso" w:date="2026-07-27T16:55:00Z" w16du:dateUtc="2026-07-27T15:55:00Z">
            <w:rPr>
              <w:rFonts w:ascii="Arial" w:hAnsi="Arial" w:cs="Arial"/>
              <w:sz w:val="24"/>
              <w:szCs w:val="24"/>
            </w:rPr>
          </w:rPrChange>
        </w:rPr>
        <w:t xml:space="preserve">Figure </w:t>
      </w:r>
      <w:r w:rsidR="00802DDF" w:rsidRPr="00B475D4">
        <w:rPr>
          <w:rFonts w:ascii="Arial" w:hAnsi="Arial" w:cs="Arial"/>
          <w:sz w:val="24"/>
          <w:szCs w:val="24"/>
          <w:lang w:val="en-GB"/>
          <w:rPrChange w:id="3596" w:author="Alexandre Miguel Kaizeler Guedes Da Silva Afonso" w:date="2026-07-27T16:55:00Z" w16du:dateUtc="2026-07-27T15:55:00Z">
            <w:rPr>
              <w:rFonts w:ascii="Arial" w:hAnsi="Arial" w:cs="Arial"/>
              <w:sz w:val="24"/>
              <w:szCs w:val="24"/>
            </w:rPr>
          </w:rPrChange>
        </w:rPr>
        <w:t>7</w:t>
      </w:r>
      <w:r w:rsidR="00120CCA" w:rsidRPr="00B475D4">
        <w:rPr>
          <w:rFonts w:ascii="Arial" w:hAnsi="Arial" w:cs="Arial"/>
          <w:sz w:val="24"/>
          <w:szCs w:val="24"/>
          <w:lang w:val="en-GB"/>
          <w:rPrChange w:id="3597" w:author="Alexandre Miguel Kaizeler Guedes Da Silva Afonso" w:date="2026-07-27T16:55:00Z" w16du:dateUtc="2026-07-27T15:55:00Z">
            <w:rPr>
              <w:rFonts w:ascii="Arial" w:hAnsi="Arial" w:cs="Arial"/>
              <w:sz w:val="24"/>
              <w:szCs w:val="24"/>
            </w:rPr>
          </w:rPrChange>
        </w:rPr>
        <w:t>A</w:t>
      </w:r>
      <w:r w:rsidR="007344B6" w:rsidRPr="00B475D4">
        <w:rPr>
          <w:rFonts w:ascii="Arial" w:hAnsi="Arial" w:cs="Arial"/>
          <w:sz w:val="24"/>
          <w:szCs w:val="24"/>
          <w:lang w:val="en-GB"/>
          <w:rPrChange w:id="3598" w:author="Alexandre Miguel Kaizeler Guedes Da Silva Afonso" w:date="2026-07-27T16:55:00Z" w16du:dateUtc="2026-07-27T15:55:00Z">
            <w:rPr>
              <w:rFonts w:ascii="Arial" w:hAnsi="Arial" w:cs="Arial"/>
              <w:sz w:val="24"/>
              <w:szCs w:val="24"/>
            </w:rPr>
          </w:rPrChange>
        </w:rPr>
        <w:t>,</w:t>
      </w:r>
      <w:r w:rsidR="00120CCA" w:rsidRPr="00B475D4">
        <w:rPr>
          <w:rFonts w:ascii="Arial" w:hAnsi="Arial" w:cs="Arial"/>
          <w:sz w:val="24"/>
          <w:szCs w:val="24"/>
          <w:lang w:val="en-GB"/>
          <w:rPrChange w:id="3599" w:author="Alexandre Miguel Kaizeler Guedes Da Silva Afonso" w:date="2026-07-27T16:55:00Z" w16du:dateUtc="2026-07-27T15:55:00Z">
            <w:rPr>
              <w:rFonts w:ascii="Arial" w:hAnsi="Arial" w:cs="Arial"/>
              <w:sz w:val="24"/>
              <w:szCs w:val="24"/>
            </w:rPr>
          </w:rPrChange>
        </w:rPr>
        <w:t>B</w:t>
      </w:r>
      <w:r w:rsidRPr="00B475D4">
        <w:rPr>
          <w:rFonts w:ascii="Arial" w:hAnsi="Arial" w:cs="Arial"/>
          <w:sz w:val="24"/>
          <w:szCs w:val="24"/>
          <w:lang w:val="en-GB"/>
          <w:rPrChange w:id="3600" w:author="Alexandre Miguel Kaizeler Guedes Da Silva Afonso" w:date="2026-07-27T16:55:00Z" w16du:dateUtc="2026-07-27T15:55:00Z">
            <w:rPr>
              <w:rFonts w:ascii="Arial" w:hAnsi="Arial" w:cs="Arial"/>
              <w:sz w:val="24"/>
              <w:szCs w:val="24"/>
            </w:rPr>
          </w:rPrChange>
        </w:rPr>
        <w:t>).</w:t>
      </w:r>
      <w:r w:rsidR="006E469D" w:rsidRPr="00B475D4">
        <w:rPr>
          <w:rFonts w:ascii="Arial" w:hAnsi="Arial" w:cs="Arial"/>
          <w:color w:val="000000" w:themeColor="text1"/>
          <w:sz w:val="24"/>
          <w:szCs w:val="24"/>
          <w:lang w:val="en-GB"/>
          <w:rPrChange w:id="3601" w:author="Alexandre Miguel Kaizeler Guedes Da Silva Afonso" w:date="2026-07-27T16:55:00Z" w16du:dateUtc="2026-07-27T15:55:00Z">
            <w:rPr>
              <w:rFonts w:ascii="Arial" w:hAnsi="Arial" w:cs="Arial"/>
              <w:color w:val="000000" w:themeColor="text1"/>
              <w:sz w:val="24"/>
              <w:szCs w:val="24"/>
            </w:rPr>
          </w:rPrChange>
        </w:rPr>
        <w:t xml:space="preserve"> Nevertheless, it is important to note that the SG </w:t>
      </w:r>
      <w:r w:rsidR="00943CDB" w:rsidRPr="00B475D4">
        <w:rPr>
          <w:rFonts w:ascii="Arial" w:hAnsi="Arial" w:cs="Arial"/>
          <w:color w:val="000000" w:themeColor="text1"/>
          <w:sz w:val="24"/>
          <w:szCs w:val="24"/>
          <w:lang w:val="en-GB"/>
          <w:rPrChange w:id="3602" w:author="Alexandre Miguel Kaizeler Guedes Da Silva Afonso" w:date="2026-07-27T16:55:00Z" w16du:dateUtc="2026-07-27T15:55:00Z">
            <w:rPr>
              <w:rFonts w:ascii="Arial" w:hAnsi="Arial" w:cs="Arial"/>
              <w:color w:val="000000" w:themeColor="text1"/>
              <w:sz w:val="24"/>
              <w:szCs w:val="24"/>
            </w:rPr>
          </w:rPrChange>
        </w:rPr>
        <w:t>Score</w:t>
      </w:r>
      <w:r w:rsidR="006E469D" w:rsidRPr="00B475D4">
        <w:rPr>
          <w:rFonts w:ascii="Arial" w:hAnsi="Arial" w:cs="Arial"/>
          <w:color w:val="000000" w:themeColor="text1"/>
          <w:sz w:val="24"/>
          <w:szCs w:val="24"/>
          <w:lang w:val="en-GB"/>
          <w:rPrChange w:id="3603" w:author="Alexandre Miguel Kaizeler Guedes Da Silva Afonso" w:date="2026-07-27T16:55:00Z" w16du:dateUtc="2026-07-27T15:55:00Z">
            <w:rPr>
              <w:rFonts w:ascii="Arial" w:hAnsi="Arial" w:cs="Arial"/>
              <w:color w:val="000000" w:themeColor="text1"/>
              <w:sz w:val="24"/>
              <w:szCs w:val="24"/>
            </w:rPr>
          </w:rPrChange>
        </w:rPr>
        <w:t xml:space="preserve"> provides a relative, not binary, measure of SG presence</w:t>
      </w:r>
      <w:r w:rsidR="00210A46" w:rsidRPr="00B475D4">
        <w:rPr>
          <w:rFonts w:ascii="Arial" w:hAnsi="Arial" w:cs="Arial"/>
          <w:color w:val="000000" w:themeColor="text1"/>
          <w:sz w:val="24"/>
          <w:szCs w:val="24"/>
          <w:lang w:val="en-GB"/>
          <w:rPrChange w:id="3604" w:author="Alexandre Miguel Kaizeler Guedes Da Silva Afonso" w:date="2026-07-27T16:55:00Z" w16du:dateUtc="2026-07-27T15:55:00Z">
            <w:rPr>
              <w:rFonts w:ascii="Arial" w:hAnsi="Arial" w:cs="Arial"/>
              <w:color w:val="000000" w:themeColor="text1"/>
              <w:sz w:val="24"/>
              <w:szCs w:val="24"/>
            </w:rPr>
          </w:rPrChange>
        </w:rPr>
        <w:t xml:space="preserve">. This means that </w:t>
      </w:r>
      <w:r w:rsidR="006E469D" w:rsidRPr="00B475D4">
        <w:rPr>
          <w:rFonts w:ascii="Arial" w:hAnsi="Arial" w:cs="Arial"/>
          <w:color w:val="000000" w:themeColor="text1"/>
          <w:sz w:val="24"/>
          <w:szCs w:val="24"/>
          <w:lang w:val="en-GB"/>
          <w:rPrChange w:id="3605" w:author="Alexandre Miguel Kaizeler Guedes Da Silva Afonso" w:date="2026-07-27T16:55:00Z" w16du:dateUtc="2026-07-27T15:55:00Z">
            <w:rPr>
              <w:rFonts w:ascii="Arial" w:hAnsi="Arial" w:cs="Arial"/>
              <w:color w:val="000000" w:themeColor="text1"/>
              <w:sz w:val="24"/>
              <w:szCs w:val="24"/>
            </w:rPr>
          </w:rPrChange>
        </w:rPr>
        <w:t xml:space="preserve">higher scores indicate a greater likelihood but do not confirm SGs are exclusive to samples with elevated values. </w:t>
      </w:r>
    </w:p>
    <w:p w14:paraId="05876145" w14:textId="43E6E577" w:rsidR="00F82505" w:rsidRPr="00B475D4" w:rsidRDefault="00BE7908" w:rsidP="00F82505">
      <w:pPr>
        <w:jc w:val="both"/>
        <w:rPr>
          <w:rFonts w:ascii="Arial" w:hAnsi="Arial" w:cs="Arial"/>
          <w:sz w:val="24"/>
          <w:szCs w:val="24"/>
          <w:lang w:val="en-GB"/>
          <w:rPrChange w:id="360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3607" w:author="Alexandre Miguel Kaizeler Guedes Da Silva Afonso" w:date="2026-07-27T16:55:00Z" w16du:dateUtc="2026-07-27T15:55:00Z">
            <w:rPr>
              <w:rFonts w:ascii="Arial" w:hAnsi="Arial" w:cs="Arial"/>
              <w:sz w:val="24"/>
              <w:szCs w:val="24"/>
            </w:rPr>
          </w:rPrChange>
        </w:rPr>
        <w:t>W</w:t>
      </w:r>
      <w:r w:rsidR="003F0F1F" w:rsidRPr="00B475D4">
        <w:rPr>
          <w:rFonts w:ascii="Arial" w:hAnsi="Arial" w:cs="Arial"/>
          <w:sz w:val="24"/>
          <w:szCs w:val="24"/>
          <w:lang w:val="en-GB"/>
          <w:rPrChange w:id="3608" w:author="Alexandre Miguel Kaizeler Guedes Da Silva Afonso" w:date="2026-07-27T16:55:00Z" w16du:dateUtc="2026-07-27T15:55:00Z">
            <w:rPr>
              <w:rFonts w:ascii="Arial" w:hAnsi="Arial" w:cs="Arial"/>
              <w:sz w:val="24"/>
              <w:szCs w:val="24"/>
            </w:rPr>
          </w:rPrChange>
        </w:rPr>
        <w:t xml:space="preserve">e next evaluated the performance </w:t>
      </w:r>
      <w:r w:rsidRPr="00B475D4">
        <w:rPr>
          <w:rFonts w:ascii="Arial" w:hAnsi="Arial" w:cs="Arial"/>
          <w:sz w:val="24"/>
          <w:szCs w:val="24"/>
          <w:lang w:val="en-GB"/>
          <w:rPrChange w:id="3609" w:author="Alexandre Miguel Kaizeler Guedes Da Silva Afonso" w:date="2026-07-27T16:55:00Z" w16du:dateUtc="2026-07-27T15:55:00Z">
            <w:rPr>
              <w:rFonts w:ascii="Arial" w:hAnsi="Arial" w:cs="Arial"/>
              <w:sz w:val="24"/>
              <w:szCs w:val="24"/>
            </w:rPr>
          </w:rPrChange>
        </w:rPr>
        <w:t xml:space="preserve">of our SG signature </w:t>
      </w:r>
      <w:r w:rsidR="00F82505" w:rsidRPr="00B475D4">
        <w:rPr>
          <w:rFonts w:ascii="Arial" w:hAnsi="Arial" w:cs="Arial"/>
          <w:sz w:val="24"/>
          <w:szCs w:val="24"/>
          <w:lang w:val="en-GB"/>
          <w:rPrChange w:id="3610" w:author="Alexandre Miguel Kaizeler Guedes Da Silva Afonso" w:date="2026-07-27T16:55:00Z" w16du:dateUtc="2026-07-27T15:55:00Z">
            <w:rPr>
              <w:rFonts w:ascii="Arial" w:hAnsi="Arial" w:cs="Arial"/>
              <w:sz w:val="24"/>
              <w:szCs w:val="24"/>
            </w:rPr>
          </w:rPrChange>
        </w:rPr>
        <w:t>GDC</w:t>
      </w:r>
      <w:r w:rsidR="002D266D" w:rsidRPr="00B475D4">
        <w:rPr>
          <w:rFonts w:ascii="Arial" w:hAnsi="Arial" w:cs="Arial"/>
          <w:sz w:val="24"/>
          <w:szCs w:val="24"/>
          <w:lang w:val="en-GB"/>
          <w:rPrChange w:id="3611" w:author="Alexandre Miguel Kaizeler Guedes Da Silva Afonso" w:date="2026-07-27T16:55:00Z" w16du:dateUtc="2026-07-27T15:55:00Z">
            <w:rPr>
              <w:rFonts w:ascii="Arial" w:hAnsi="Arial" w:cs="Arial"/>
              <w:sz w:val="24"/>
              <w:szCs w:val="24"/>
            </w:rPr>
          </w:rPrChange>
        </w:rPr>
        <w:t>-</w:t>
      </w:r>
      <w:r w:rsidR="001E177D" w:rsidRPr="00B475D4">
        <w:rPr>
          <w:rFonts w:ascii="Arial" w:hAnsi="Arial" w:cs="Arial"/>
          <w:sz w:val="24"/>
          <w:szCs w:val="24"/>
          <w:lang w:val="en-GB"/>
          <w:rPrChange w:id="3612" w:author="Alexandre Miguel Kaizeler Guedes Da Silva Afonso" w:date="2026-07-27T16:55:00Z" w16du:dateUtc="2026-07-27T15:55:00Z">
            <w:rPr>
              <w:rFonts w:ascii="Arial" w:hAnsi="Arial" w:cs="Arial"/>
              <w:sz w:val="24"/>
              <w:szCs w:val="24"/>
            </w:rPr>
          </w:rPrChange>
        </w:rPr>
        <w:t>TCGA</w:t>
      </w:r>
      <w:r w:rsidR="003F0F1F" w:rsidRPr="00B475D4">
        <w:rPr>
          <w:rFonts w:ascii="Arial" w:hAnsi="Arial" w:cs="Arial"/>
          <w:sz w:val="24"/>
          <w:szCs w:val="24"/>
          <w:lang w:val="en-GB"/>
          <w:rPrChange w:id="3613" w:author="Alexandre Miguel Kaizeler Guedes Da Silva Afonso" w:date="2026-07-27T16:55:00Z" w16du:dateUtc="2026-07-27T15:55:00Z">
            <w:rPr>
              <w:rFonts w:ascii="Arial" w:hAnsi="Arial" w:cs="Arial"/>
              <w:sz w:val="24"/>
              <w:szCs w:val="24"/>
            </w:rPr>
          </w:rPrChange>
        </w:rPr>
        <w:t xml:space="preserve"> datasets</w:t>
      </w:r>
      <w:r w:rsidR="003F0F1F" w:rsidRPr="00B475D4">
        <w:rPr>
          <w:rFonts w:ascii="Arial" w:hAnsi="Arial" w:cs="Arial"/>
          <w:sz w:val="24"/>
          <w:szCs w:val="24"/>
          <w:lang w:val="en-GB"/>
          <w:rPrChange w:id="3614"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3615" w:author="Alexandre Miguel Kaizeler Guedes Da Silva Afonso" w:date="2026-07-27T16:55:00Z" w16du:dateUtc="2026-07-27T15:55:00Z">
            <w:rPr>
              <w:rFonts w:ascii="Arial" w:hAnsi="Arial" w:cs="Arial"/>
              <w:sz w:val="24"/>
              <w:szCs w:val="24"/>
            </w:rPr>
          </w:rPrChange>
        </w:rPr>
        <w:instrText xml:space="preserve"> ADDIN ZOTERO_ITEM CSL_CITATION {"citationID":"qggXXaJq","properties":{"formattedCitation":"\\super 94,95\\nosupersub{}","plainCitation":"94,95","noteIndex":0},"citationItems":[{"id":101,"uris":["http://zotero.org/users/local/q86rvdj2/items/ZUGCCPWX"],"itemData":{"id":101,"type":"dataset","publisher":"https://www.cancer.gov/tcga","title":"The Cancer Genome Atlas","URL":"https://www.cancer.gov/tcga","author":[{"family":"TCGA Research Network","given":""}]}},{"id":"jCcWpdK2/wqv3LyZD","uris":["http://zotero.org/users/local/q86rvdj2/items/PP5PUI3M"],"itemData":{"id":150,"type":"article-journal","container-title":"Nature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3F0F1F" w:rsidRPr="00B475D4">
        <w:rPr>
          <w:rFonts w:ascii="Arial" w:hAnsi="Arial" w:cs="Arial"/>
          <w:sz w:val="24"/>
          <w:szCs w:val="24"/>
          <w:lang w:val="en-GB"/>
          <w:rPrChange w:id="3616"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3617" w:author="Alexandre Miguel Kaizeler Guedes Da Silva Afonso" w:date="2026-07-27T16:55:00Z" w16du:dateUtc="2026-07-27T15:55:00Z">
            <w:rPr>
              <w:rFonts w:ascii="Arial" w:hAnsi="Arial" w:cs="Arial"/>
              <w:kern w:val="0"/>
              <w:sz w:val="24"/>
              <w:vertAlign w:val="superscript"/>
            </w:rPr>
          </w:rPrChange>
        </w:rPr>
        <w:t>94,95</w:t>
      </w:r>
      <w:r w:rsidR="003F0F1F" w:rsidRPr="00B475D4">
        <w:rPr>
          <w:rFonts w:ascii="Arial" w:hAnsi="Arial" w:cs="Arial"/>
          <w:sz w:val="24"/>
          <w:szCs w:val="24"/>
          <w:lang w:val="en-GB"/>
          <w:rPrChange w:id="3618" w:author="Alexandre Miguel Kaizeler Guedes Da Silva Afonso" w:date="2026-07-27T16:55:00Z" w16du:dateUtc="2026-07-27T15:55:00Z">
            <w:rPr>
              <w:rFonts w:ascii="Arial" w:hAnsi="Arial" w:cs="Arial"/>
              <w:sz w:val="24"/>
              <w:szCs w:val="24"/>
            </w:rPr>
          </w:rPrChange>
        </w:rPr>
        <w:fldChar w:fldCharType="end"/>
      </w:r>
      <w:r w:rsidR="00F82505" w:rsidRPr="00B475D4">
        <w:rPr>
          <w:rFonts w:ascii="Arial" w:hAnsi="Arial" w:cs="Arial"/>
          <w:sz w:val="24"/>
          <w:szCs w:val="24"/>
          <w:lang w:val="en-GB"/>
          <w:rPrChange w:id="3619" w:author="Alexandre Miguel Kaizeler Guedes Da Silva Afonso" w:date="2026-07-27T16:55:00Z" w16du:dateUtc="2026-07-27T15:55:00Z">
            <w:rPr>
              <w:rFonts w:ascii="Arial" w:hAnsi="Arial" w:cs="Arial"/>
              <w:sz w:val="24"/>
              <w:szCs w:val="24"/>
            </w:rPr>
          </w:rPrChange>
        </w:rPr>
        <w:t>. These datasets include: Acute Myeloid Leukemia (LAML); Adrenocortical Cancer (ACC); Bile Duct Cancer (CHOL); Bladder Cancer (BLCA); Breast Cancer (BRCA); Cervical Cancer (CESC); Colon Cancer (COAD); Endometrioid Cancer (UCEC); Esophageal Cancer (ESCA); Glioblastoma (GBM); Head and Neck Cancer (HNSC); Kidney Chromophobe (KICH); Kidney Clear Cell Carcinoma (KIRC); Kidney Papillary Cell Carcinoma (KIRP); Large B-cell Lymphoma (DLBC); Liver Cancer (LIHC); Lower Grade Glioma (LGG); Lung Adenocarcinoma (LUAD); Lung Squamous Cell Carcinoma (LUSC); Melanoma (SKCM); Mesothelioma (MESO); Ocular melanomas (UVM); Ovarian Cancer (OV); Pancreatic Cancer (PAAD);  Pheochromocytoma &amp; Paraganglioma (PCPG); Prostate Cancer (PRAD); Rectal Cancer (READ); Sarcoma (SARC); Stomach Cancer (STAD); Testicular Cancer (TGCT); Thymoma (THYM); Thyroid Cancer (THCA); Uterine Carcinosarcoma (UCS)</w:t>
      </w:r>
      <w:r w:rsidR="003F0F1F" w:rsidRPr="00B475D4">
        <w:rPr>
          <w:rFonts w:ascii="Arial" w:hAnsi="Arial" w:cs="Arial"/>
          <w:sz w:val="24"/>
          <w:szCs w:val="24"/>
          <w:lang w:val="en-GB"/>
          <w:rPrChange w:id="3620" w:author="Alexandre Miguel Kaizeler Guedes Da Silva Afonso" w:date="2026-07-27T16:55:00Z" w16du:dateUtc="2026-07-27T15:55:00Z">
            <w:rPr>
              <w:rFonts w:ascii="Arial" w:hAnsi="Arial" w:cs="Arial"/>
              <w:sz w:val="24"/>
              <w:szCs w:val="24"/>
            </w:rPr>
          </w:rPrChange>
        </w:rPr>
        <w:t xml:space="preserve">. </w:t>
      </w:r>
    </w:p>
    <w:p w14:paraId="63774C55" w14:textId="00F0781A" w:rsidR="006A25BE" w:rsidRPr="00B475D4" w:rsidRDefault="003F0F1F" w:rsidP="00533F41">
      <w:pPr>
        <w:jc w:val="both"/>
        <w:rPr>
          <w:rFonts w:ascii="Arial" w:hAnsi="Arial" w:cs="Arial"/>
          <w:sz w:val="24"/>
          <w:szCs w:val="24"/>
          <w:lang w:val="en-GB"/>
          <w:rPrChange w:id="362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3622" w:author="Alexandre Miguel Kaizeler Guedes Da Silva Afonso" w:date="2026-07-27T16:55:00Z" w16du:dateUtc="2026-07-27T15:55:00Z">
            <w:rPr>
              <w:rFonts w:ascii="Arial" w:hAnsi="Arial" w:cs="Arial"/>
              <w:sz w:val="24"/>
              <w:szCs w:val="24"/>
            </w:rPr>
          </w:rPrChange>
        </w:rPr>
        <w:t>Given that cancer cells often encounter conditions known to promote SG formation</w:t>
      </w:r>
      <w:r w:rsidR="004D6DC0" w:rsidRPr="00B475D4">
        <w:rPr>
          <w:rFonts w:ascii="Arial" w:hAnsi="Arial" w:cs="Arial"/>
          <w:sz w:val="24"/>
          <w:szCs w:val="24"/>
          <w:lang w:val="en-GB"/>
          <w:rPrChange w:id="3623"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3624" w:author="Alexandre Miguel Kaizeler Guedes Da Silva Afonso" w:date="2026-07-27T16:55:00Z" w16du:dateUtc="2026-07-27T15:55:00Z">
            <w:rPr>
              <w:rFonts w:ascii="Arial" w:hAnsi="Arial" w:cs="Arial"/>
              <w:sz w:val="24"/>
              <w:szCs w:val="24"/>
            </w:rPr>
          </w:rPrChange>
        </w:rPr>
        <w:instrText xml:space="preserve"> ADDIN ZOTERO_ITEM CSL_CITATION {"citationID":"gNTxguYY","properties":{"formattedCitation":"\\super 2,25,26\\nosupersub{}","plainCitation":"2,25,26","noteIndex":0},"citationItems":[{"id":"jCcWpdK2/4wmO0I5g","uris":["http://zotero.org/users/local/1p9EH8ax/items/2PPLDQJ4"],"itemData":{"id":"gja5CAjW/HpFple5r","type":"article-journal","container-title":"Biochimica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jCcWpdK2/q50sMh1k","uris":["http://zotero.org/users/local/1p9EH8ax/items/VIWK4S2R"],"itemData":{"id":"gja5CAjW/T5rZpsWo","type":"article-journal","container-title":"Oncotarget","DOI":"10.18632/oncotarget.8728","ISSN":"1949-2553","issue":"21","journalAbbreviation":"Oncotarget","language":"en","page":"30307-30322","source":"DOI.org (Crossref)","title":"Vinca alkaloid drugs promote stress-induced translational repression and stress granule formation","volume":"7","author":[{"family":"Szaflarski","given":"Witold"},{"family":"Fay","given":"Marta M."},{"family":"Kedersha","given":"Nancy"},{"family":"Zabel","given":"Maciej"},{"family":"Anderson","given":"Paul"},{"family":"Ivanov","given":"Pavel"}],"issued":{"date-parts":[["2016",5,24]]}}},{"id":"jCcWpdK2/fwMkF8cc","uris":["http://zotero.org/users/local/1p9EH8ax/items/6QPJ5BWV"],"itemData":{"id":"gja5CAjW/AQ1RaJWR","type":"article-journal","container-title":"Cancer Cell","DOI":"10.1016/S1535-6108(04)00115-1","ISSN":"15356108","issue":"5","journalAbbreviation":"Cancer Cell","language":"en","license":"https://www.elsevier.com/tdm/userlicense/1.0/","page":"429-441","source":"DOI.org (Crossref)","title":"Radiation activates HIF-1 to regulate vascular radiosensitivity in tumors","volume":"5","author":[{"family":"Moeller","given":"Benjamin J"},{"family":"Cao","given":"Yiting"},{"family":"Li","given":"Chuan Y"},{"family":"Dewhirst","given":"Mark W"}],"issued":{"date-parts":[["2004",5]]}}}],"schema":"https://github.com/citation-style-language/schema/raw/master/csl-citation.json"} </w:instrText>
      </w:r>
      <w:r w:rsidR="004D6DC0" w:rsidRPr="00B475D4">
        <w:rPr>
          <w:rFonts w:ascii="Arial" w:hAnsi="Arial" w:cs="Arial"/>
          <w:sz w:val="24"/>
          <w:szCs w:val="24"/>
          <w:lang w:val="en-GB"/>
          <w:rPrChange w:id="3625"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3626" w:author="Alexandre Miguel Kaizeler Guedes Da Silva Afonso" w:date="2026-07-27T16:55:00Z" w16du:dateUtc="2026-07-27T15:55:00Z">
            <w:rPr>
              <w:rFonts w:ascii="Arial" w:hAnsi="Arial" w:cs="Arial"/>
              <w:kern w:val="0"/>
              <w:sz w:val="24"/>
              <w:vertAlign w:val="superscript"/>
            </w:rPr>
          </w:rPrChange>
        </w:rPr>
        <w:t>2,25,26</w:t>
      </w:r>
      <w:r w:rsidR="004D6DC0" w:rsidRPr="00B475D4">
        <w:rPr>
          <w:rFonts w:ascii="Arial" w:hAnsi="Arial" w:cs="Arial"/>
          <w:sz w:val="24"/>
          <w:szCs w:val="24"/>
          <w:lang w:val="en-GB"/>
          <w:rPrChange w:id="3627" w:author="Alexandre Miguel Kaizeler Guedes Da Silva Afonso" w:date="2026-07-27T16:55:00Z" w16du:dateUtc="2026-07-27T15:55:00Z">
            <w:rPr>
              <w:rFonts w:ascii="Arial" w:hAnsi="Arial" w:cs="Arial"/>
              <w:sz w:val="24"/>
              <w:szCs w:val="24"/>
            </w:rPr>
          </w:rPrChange>
        </w:rPr>
        <w:fldChar w:fldCharType="end"/>
      </w:r>
      <w:r w:rsidR="004D6DC0" w:rsidRPr="00B475D4">
        <w:rPr>
          <w:rFonts w:ascii="Arial" w:hAnsi="Arial" w:cs="Arial"/>
          <w:sz w:val="24"/>
          <w:szCs w:val="24"/>
          <w:lang w:val="en-GB"/>
          <w:rPrChange w:id="3628"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3629" w:author="Alexandre Miguel Kaizeler Guedes Da Silva Afonso" w:date="2026-07-27T16:55:00Z" w16du:dateUtc="2026-07-27T15:55:00Z">
            <w:rPr>
              <w:rFonts w:ascii="Arial" w:hAnsi="Arial" w:cs="Arial"/>
              <w:sz w:val="24"/>
              <w:szCs w:val="24"/>
            </w:rPr>
          </w:rPrChange>
        </w:rPr>
        <w:t>we hypothesi</w:t>
      </w:r>
      <w:r w:rsidR="00B02348" w:rsidRPr="00B475D4">
        <w:rPr>
          <w:rFonts w:ascii="Arial" w:hAnsi="Arial" w:cs="Arial"/>
          <w:sz w:val="24"/>
          <w:szCs w:val="24"/>
          <w:lang w:val="en-GB"/>
          <w:rPrChange w:id="3630" w:author="Alexandre Miguel Kaizeler Guedes Da Silva Afonso" w:date="2026-07-27T16:55:00Z" w16du:dateUtc="2026-07-27T15:55:00Z">
            <w:rPr>
              <w:rFonts w:ascii="Arial" w:hAnsi="Arial" w:cs="Arial"/>
              <w:sz w:val="24"/>
              <w:szCs w:val="24"/>
            </w:rPr>
          </w:rPrChange>
        </w:rPr>
        <w:t>z</w:t>
      </w:r>
      <w:r w:rsidRPr="00B475D4">
        <w:rPr>
          <w:rFonts w:ascii="Arial" w:hAnsi="Arial" w:cs="Arial"/>
          <w:sz w:val="24"/>
          <w:szCs w:val="24"/>
          <w:lang w:val="en-GB"/>
          <w:rPrChange w:id="3631" w:author="Alexandre Miguel Kaizeler Guedes Da Silva Afonso" w:date="2026-07-27T16:55:00Z" w16du:dateUtc="2026-07-27T15:55:00Z">
            <w:rPr>
              <w:rFonts w:ascii="Arial" w:hAnsi="Arial" w:cs="Arial"/>
              <w:sz w:val="24"/>
              <w:szCs w:val="24"/>
            </w:rPr>
          </w:rPrChange>
        </w:rPr>
        <w:t>ed that our SG signature would yield higher scores in tumor samples compared to their normal counterparts.</w:t>
      </w:r>
      <w:r w:rsidR="00744D04" w:rsidRPr="00B475D4">
        <w:rPr>
          <w:rFonts w:ascii="Arial" w:hAnsi="Arial" w:cs="Arial"/>
          <w:sz w:val="24"/>
          <w:szCs w:val="24"/>
          <w:lang w:val="en-GB"/>
          <w:rPrChange w:id="3632"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3633" w:author="Alexandre Miguel Kaizeler Guedes Da Silva Afonso" w:date="2026-07-27T16:55:00Z" w16du:dateUtc="2026-07-27T15:55:00Z">
            <w:rPr>
              <w:rFonts w:ascii="Arial" w:hAnsi="Arial" w:cs="Arial"/>
              <w:sz w:val="24"/>
              <w:szCs w:val="24"/>
            </w:rPr>
          </w:rPrChange>
        </w:rPr>
        <w:t xml:space="preserve">Among the 17 TCGA cancer types with </w:t>
      </w:r>
      <w:r w:rsidR="00744D04" w:rsidRPr="00B475D4">
        <w:rPr>
          <w:rFonts w:ascii="Arial" w:hAnsi="Arial" w:cs="Arial"/>
          <w:sz w:val="24"/>
          <w:szCs w:val="24"/>
          <w:lang w:val="en-GB"/>
          <w:rPrChange w:id="3634" w:author="Alexandre Miguel Kaizeler Guedes Da Silva Afonso" w:date="2026-07-27T16:55:00Z" w16du:dateUtc="2026-07-27T15:55:00Z">
            <w:rPr>
              <w:rFonts w:ascii="Arial" w:hAnsi="Arial" w:cs="Arial"/>
              <w:sz w:val="24"/>
              <w:szCs w:val="24"/>
            </w:rPr>
          </w:rPrChange>
        </w:rPr>
        <w:t>at least 5 normal and tumour samples</w:t>
      </w:r>
      <w:r w:rsidRPr="00B475D4">
        <w:rPr>
          <w:rFonts w:ascii="Arial" w:hAnsi="Arial" w:cs="Arial"/>
          <w:sz w:val="24"/>
          <w:szCs w:val="24"/>
          <w:lang w:val="en-GB"/>
          <w:rPrChange w:id="3635" w:author="Alexandre Miguel Kaizeler Guedes Da Silva Afonso" w:date="2026-07-27T16:55:00Z" w16du:dateUtc="2026-07-27T15:55:00Z">
            <w:rPr>
              <w:rFonts w:ascii="Arial" w:hAnsi="Arial" w:cs="Arial"/>
              <w:sz w:val="24"/>
              <w:szCs w:val="24"/>
            </w:rPr>
          </w:rPrChange>
        </w:rPr>
        <w:t xml:space="preserve">, only </w:t>
      </w:r>
      <w:r w:rsidR="00127E3D" w:rsidRPr="00B475D4">
        <w:rPr>
          <w:rFonts w:ascii="Arial" w:hAnsi="Arial" w:cs="Arial"/>
          <w:sz w:val="24"/>
          <w:szCs w:val="24"/>
          <w:lang w:val="en-GB"/>
          <w:rPrChange w:id="3636" w:author="Alexandre Miguel Kaizeler Guedes Da Silva Afonso" w:date="2026-07-27T16:55:00Z" w16du:dateUtc="2026-07-27T15:55:00Z">
            <w:rPr>
              <w:rFonts w:ascii="Arial" w:hAnsi="Arial" w:cs="Arial"/>
              <w:sz w:val="24"/>
              <w:szCs w:val="24"/>
            </w:rPr>
          </w:rPrChange>
        </w:rPr>
        <w:t>three</w:t>
      </w:r>
      <w:r w:rsidR="005275F3" w:rsidRPr="00B475D4">
        <w:rPr>
          <w:rFonts w:ascii="Arial" w:hAnsi="Arial" w:cs="Arial"/>
          <w:sz w:val="24"/>
          <w:szCs w:val="24"/>
          <w:lang w:val="en-GB"/>
          <w:rPrChange w:id="3637" w:author="Alexandre Miguel Kaizeler Guedes Da Silva Afonso" w:date="2026-07-27T16:55:00Z" w16du:dateUtc="2026-07-27T15:55:00Z">
            <w:rPr>
              <w:rFonts w:ascii="Arial" w:hAnsi="Arial" w:cs="Arial"/>
              <w:sz w:val="24"/>
              <w:szCs w:val="24"/>
            </w:rPr>
          </w:rPrChange>
        </w:rPr>
        <w:t>:</w:t>
      </w:r>
      <w:r w:rsidR="00E700E4" w:rsidRPr="00B475D4">
        <w:rPr>
          <w:rFonts w:ascii="Arial" w:hAnsi="Arial" w:cs="Arial"/>
          <w:sz w:val="24"/>
          <w:szCs w:val="24"/>
          <w:lang w:val="en-GB"/>
          <w:rPrChange w:id="3638"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3639" w:author="Alexandre Miguel Kaizeler Guedes Da Silva Afonso" w:date="2026-07-27T16:55:00Z" w16du:dateUtc="2026-07-27T15:55:00Z">
            <w:rPr>
              <w:rFonts w:ascii="Arial" w:hAnsi="Arial" w:cs="Arial"/>
              <w:sz w:val="24"/>
              <w:szCs w:val="24"/>
            </w:rPr>
          </w:rPrChange>
        </w:rPr>
        <w:t>BLCA</w:t>
      </w:r>
      <w:r w:rsidR="00591855" w:rsidRPr="00B475D4">
        <w:rPr>
          <w:rFonts w:ascii="Arial" w:hAnsi="Arial" w:cs="Arial"/>
          <w:sz w:val="24"/>
          <w:szCs w:val="24"/>
          <w:lang w:val="en-GB"/>
          <w:rPrChange w:id="3640" w:author="Alexandre Miguel Kaizeler Guedes Da Silva Afonso" w:date="2026-07-27T16:55:00Z" w16du:dateUtc="2026-07-27T15:55:00Z">
            <w:rPr>
              <w:rFonts w:ascii="Arial" w:hAnsi="Arial" w:cs="Arial"/>
              <w:sz w:val="24"/>
              <w:szCs w:val="24"/>
            </w:rPr>
          </w:rPrChange>
        </w:rPr>
        <w:t>,</w:t>
      </w:r>
      <w:r w:rsidR="00E700E4" w:rsidRPr="00B475D4">
        <w:rPr>
          <w:rFonts w:ascii="Arial" w:hAnsi="Arial" w:cs="Arial"/>
          <w:sz w:val="24"/>
          <w:szCs w:val="24"/>
          <w:lang w:val="en-GB"/>
          <w:rPrChange w:id="3641"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3642" w:author="Alexandre Miguel Kaizeler Guedes Da Silva Afonso" w:date="2026-07-27T16:55:00Z" w16du:dateUtc="2026-07-27T15:55:00Z">
            <w:rPr>
              <w:rFonts w:ascii="Arial" w:hAnsi="Arial" w:cs="Arial"/>
              <w:sz w:val="24"/>
              <w:szCs w:val="24"/>
            </w:rPr>
          </w:rPrChange>
        </w:rPr>
        <w:t>LIHC,</w:t>
      </w:r>
      <w:r w:rsidR="00E700E4" w:rsidRPr="00B475D4">
        <w:rPr>
          <w:rFonts w:ascii="Arial" w:hAnsi="Arial" w:cs="Arial"/>
          <w:sz w:val="24"/>
          <w:szCs w:val="24"/>
          <w:lang w:val="en-GB"/>
          <w:rPrChange w:id="3643" w:author="Alexandre Miguel Kaizeler Guedes Da Silva Afonso" w:date="2026-07-27T16:55:00Z" w16du:dateUtc="2026-07-27T15:55:00Z">
            <w:rPr>
              <w:rFonts w:ascii="Arial" w:hAnsi="Arial" w:cs="Arial"/>
              <w:sz w:val="24"/>
              <w:szCs w:val="24"/>
            </w:rPr>
          </w:rPrChange>
        </w:rPr>
        <w:t xml:space="preserve"> </w:t>
      </w:r>
      <w:r w:rsidR="00127E3D" w:rsidRPr="00B475D4">
        <w:rPr>
          <w:rFonts w:ascii="Arial" w:hAnsi="Arial" w:cs="Arial"/>
          <w:sz w:val="24"/>
          <w:szCs w:val="24"/>
          <w:lang w:val="en-GB"/>
          <w:rPrChange w:id="3644" w:author="Alexandre Miguel Kaizeler Guedes Da Silva Afonso" w:date="2026-07-27T16:55:00Z" w16du:dateUtc="2026-07-27T15:55:00Z">
            <w:rPr>
              <w:rFonts w:ascii="Arial" w:hAnsi="Arial" w:cs="Arial"/>
              <w:sz w:val="24"/>
              <w:szCs w:val="24"/>
            </w:rPr>
          </w:rPrChange>
        </w:rPr>
        <w:t xml:space="preserve">and </w:t>
      </w:r>
      <w:r w:rsidRPr="00B475D4">
        <w:rPr>
          <w:rFonts w:ascii="Arial" w:hAnsi="Arial" w:cs="Arial"/>
          <w:sz w:val="24"/>
          <w:szCs w:val="24"/>
          <w:lang w:val="en-GB"/>
          <w:rPrChange w:id="3645" w:author="Alexandre Miguel Kaizeler Guedes Da Silva Afonso" w:date="2026-07-27T16:55:00Z" w16du:dateUtc="2026-07-27T15:55:00Z">
            <w:rPr>
              <w:rFonts w:ascii="Arial" w:hAnsi="Arial" w:cs="Arial"/>
              <w:sz w:val="24"/>
              <w:szCs w:val="24"/>
            </w:rPr>
          </w:rPrChange>
        </w:rPr>
        <w:t>PRAD</w:t>
      </w:r>
      <w:r w:rsidR="005275F3" w:rsidRPr="00B475D4">
        <w:rPr>
          <w:rFonts w:ascii="Arial" w:hAnsi="Arial" w:cs="Arial"/>
          <w:sz w:val="24"/>
          <w:szCs w:val="24"/>
          <w:lang w:val="en-GB"/>
          <w:rPrChange w:id="3646"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3647" w:author="Alexandre Miguel Kaizeler Guedes Da Silva Afonso" w:date="2026-07-27T16:55:00Z" w16du:dateUtc="2026-07-27T15:55:00Z">
            <w:rPr>
              <w:rFonts w:ascii="Arial" w:hAnsi="Arial" w:cs="Arial"/>
              <w:sz w:val="24"/>
              <w:szCs w:val="24"/>
            </w:rPr>
          </w:rPrChange>
        </w:rPr>
        <w:t xml:space="preserve"> showed an increased </w:t>
      </w:r>
      <w:r w:rsidR="00943CDB" w:rsidRPr="00B475D4">
        <w:rPr>
          <w:rFonts w:ascii="Arial" w:hAnsi="Arial" w:cs="Arial"/>
          <w:sz w:val="24"/>
          <w:szCs w:val="24"/>
          <w:lang w:val="en-GB"/>
          <w:rPrChange w:id="3648" w:author="Alexandre Miguel Kaizeler Guedes Da Silva Afonso" w:date="2026-07-27T16:55:00Z" w16du:dateUtc="2026-07-27T15:55:00Z">
            <w:rPr>
              <w:rFonts w:ascii="Arial" w:hAnsi="Arial" w:cs="Arial"/>
              <w:sz w:val="24"/>
              <w:szCs w:val="24"/>
            </w:rPr>
          </w:rPrChange>
        </w:rPr>
        <w:t>SG Score</w:t>
      </w:r>
      <w:r w:rsidRPr="00B475D4">
        <w:rPr>
          <w:rFonts w:ascii="Arial" w:hAnsi="Arial" w:cs="Arial"/>
          <w:sz w:val="24"/>
          <w:szCs w:val="24"/>
          <w:lang w:val="en-GB"/>
          <w:rPrChange w:id="3649" w:author="Alexandre Miguel Kaizeler Guedes Da Silva Afonso" w:date="2026-07-27T16:55:00Z" w16du:dateUtc="2026-07-27T15:55:00Z">
            <w:rPr>
              <w:rFonts w:ascii="Arial" w:hAnsi="Arial" w:cs="Arial"/>
              <w:sz w:val="24"/>
              <w:szCs w:val="24"/>
            </w:rPr>
          </w:rPrChange>
        </w:rPr>
        <w:t xml:space="preserve"> in tumo</w:t>
      </w:r>
      <w:r w:rsidR="001E177D" w:rsidRPr="00B475D4">
        <w:rPr>
          <w:rFonts w:ascii="Arial" w:hAnsi="Arial" w:cs="Arial"/>
          <w:sz w:val="24"/>
          <w:szCs w:val="24"/>
          <w:lang w:val="en-GB"/>
          <w:rPrChange w:id="3650" w:author="Alexandre Miguel Kaizeler Guedes Da Silva Afonso" w:date="2026-07-27T16:55:00Z" w16du:dateUtc="2026-07-27T15:55:00Z">
            <w:rPr>
              <w:rFonts w:ascii="Arial" w:hAnsi="Arial" w:cs="Arial"/>
              <w:sz w:val="24"/>
              <w:szCs w:val="24"/>
            </w:rPr>
          </w:rPrChange>
        </w:rPr>
        <w:t>u</w:t>
      </w:r>
      <w:r w:rsidRPr="00B475D4">
        <w:rPr>
          <w:rFonts w:ascii="Arial" w:hAnsi="Arial" w:cs="Arial"/>
          <w:sz w:val="24"/>
          <w:szCs w:val="24"/>
          <w:lang w:val="en-GB"/>
          <w:rPrChange w:id="3651" w:author="Alexandre Miguel Kaizeler Guedes Da Silva Afonso" w:date="2026-07-27T16:55:00Z" w16du:dateUtc="2026-07-27T15:55:00Z">
            <w:rPr>
              <w:rFonts w:ascii="Arial" w:hAnsi="Arial" w:cs="Arial"/>
              <w:sz w:val="24"/>
              <w:szCs w:val="24"/>
            </w:rPr>
          </w:rPrChange>
        </w:rPr>
        <w:t>r samples</w:t>
      </w:r>
      <w:r w:rsidR="005275F3" w:rsidRPr="00B475D4">
        <w:rPr>
          <w:rFonts w:ascii="Arial" w:hAnsi="Arial" w:cs="Arial"/>
          <w:sz w:val="24"/>
          <w:szCs w:val="24"/>
          <w:lang w:val="en-GB"/>
          <w:rPrChange w:id="3652" w:author="Alexandre Miguel Kaizeler Guedes Da Silva Afonso" w:date="2026-07-27T16:55:00Z" w16du:dateUtc="2026-07-27T15:55:00Z">
            <w:rPr>
              <w:rFonts w:ascii="Arial" w:hAnsi="Arial" w:cs="Arial"/>
              <w:sz w:val="24"/>
              <w:szCs w:val="24"/>
            </w:rPr>
          </w:rPrChange>
        </w:rPr>
        <w:t xml:space="preserve"> (t-test, p &lt; 0.05)</w:t>
      </w:r>
      <w:r w:rsidRPr="00B475D4">
        <w:rPr>
          <w:rFonts w:ascii="Arial" w:hAnsi="Arial" w:cs="Arial"/>
          <w:sz w:val="24"/>
          <w:szCs w:val="24"/>
          <w:lang w:val="en-GB"/>
          <w:rPrChange w:id="3653" w:author="Alexandre Miguel Kaizeler Guedes Da Silva Afonso" w:date="2026-07-27T16:55:00Z" w16du:dateUtc="2026-07-27T15:55:00Z">
            <w:rPr>
              <w:rFonts w:ascii="Arial" w:hAnsi="Arial" w:cs="Arial"/>
              <w:sz w:val="24"/>
              <w:szCs w:val="24"/>
            </w:rPr>
          </w:rPrChange>
        </w:rPr>
        <w:t xml:space="preserve">. In contrast, </w:t>
      </w:r>
      <w:r w:rsidR="005275F3" w:rsidRPr="00B475D4">
        <w:rPr>
          <w:rFonts w:ascii="Arial" w:hAnsi="Arial" w:cs="Arial"/>
          <w:sz w:val="24"/>
          <w:szCs w:val="24"/>
          <w:lang w:val="en-GB"/>
          <w:rPrChange w:id="3654" w:author="Alexandre Miguel Kaizeler Guedes Da Silva Afonso" w:date="2026-07-27T16:55:00Z" w16du:dateUtc="2026-07-27T15:55:00Z">
            <w:rPr>
              <w:rFonts w:ascii="Arial" w:hAnsi="Arial" w:cs="Arial"/>
              <w:sz w:val="24"/>
              <w:szCs w:val="24"/>
            </w:rPr>
          </w:rPrChange>
        </w:rPr>
        <w:t>seven</w:t>
      </w:r>
      <w:r w:rsidRPr="00B475D4">
        <w:rPr>
          <w:rFonts w:ascii="Arial" w:hAnsi="Arial" w:cs="Arial"/>
          <w:sz w:val="24"/>
          <w:szCs w:val="24"/>
          <w:lang w:val="en-GB"/>
          <w:rPrChange w:id="3655" w:author="Alexandre Miguel Kaizeler Guedes Da Silva Afonso" w:date="2026-07-27T16:55:00Z" w16du:dateUtc="2026-07-27T15:55:00Z">
            <w:rPr>
              <w:rFonts w:ascii="Arial" w:hAnsi="Arial" w:cs="Arial"/>
              <w:sz w:val="24"/>
              <w:szCs w:val="24"/>
            </w:rPr>
          </w:rPrChange>
        </w:rPr>
        <w:t xml:space="preserve"> cancer types</w:t>
      </w:r>
      <w:r w:rsidR="005275F3" w:rsidRPr="00B475D4">
        <w:rPr>
          <w:rFonts w:ascii="Arial" w:hAnsi="Arial" w:cs="Arial"/>
          <w:sz w:val="24"/>
          <w:szCs w:val="24"/>
          <w:lang w:val="en-GB"/>
          <w:rPrChange w:id="3656"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3657" w:author="Alexandre Miguel Kaizeler Guedes Da Silva Afonso" w:date="2026-07-27T16:55:00Z" w16du:dateUtc="2026-07-27T15:55:00Z">
            <w:rPr>
              <w:rFonts w:ascii="Arial" w:hAnsi="Arial" w:cs="Arial"/>
              <w:sz w:val="24"/>
              <w:szCs w:val="24"/>
            </w:rPr>
          </w:rPrChange>
        </w:rPr>
        <w:t xml:space="preserve"> ESCA, HNSC,</w:t>
      </w:r>
      <w:r w:rsidR="00BE7908" w:rsidRPr="00B475D4">
        <w:rPr>
          <w:rFonts w:ascii="Arial" w:hAnsi="Arial" w:cs="Arial"/>
          <w:sz w:val="24"/>
          <w:szCs w:val="24"/>
          <w:lang w:val="en-GB"/>
          <w:rPrChange w:id="3658"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3659" w:author="Alexandre Miguel Kaizeler Guedes Da Silva Afonso" w:date="2026-07-27T16:55:00Z" w16du:dateUtc="2026-07-27T15:55:00Z">
            <w:rPr>
              <w:rFonts w:ascii="Arial" w:hAnsi="Arial" w:cs="Arial"/>
              <w:sz w:val="24"/>
              <w:szCs w:val="24"/>
            </w:rPr>
          </w:rPrChange>
        </w:rPr>
        <w:t>KIRC, KIRP, LUAD, LUSC, and STAD</w:t>
      </w:r>
      <w:r w:rsidR="005275F3" w:rsidRPr="00B475D4">
        <w:rPr>
          <w:rFonts w:ascii="Arial" w:hAnsi="Arial" w:cs="Arial"/>
          <w:sz w:val="24"/>
          <w:szCs w:val="24"/>
          <w:lang w:val="en-GB"/>
          <w:rPrChange w:id="3660"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3661" w:author="Alexandre Miguel Kaizeler Guedes Da Silva Afonso" w:date="2026-07-27T16:55:00Z" w16du:dateUtc="2026-07-27T15:55:00Z">
            <w:rPr>
              <w:rFonts w:ascii="Arial" w:hAnsi="Arial" w:cs="Arial"/>
              <w:sz w:val="24"/>
              <w:szCs w:val="24"/>
            </w:rPr>
          </w:rPrChange>
        </w:rPr>
        <w:t xml:space="preserve"> displayed lower SG </w:t>
      </w:r>
      <w:r w:rsidR="00943CDB" w:rsidRPr="00B475D4">
        <w:rPr>
          <w:rFonts w:ascii="Arial" w:hAnsi="Arial" w:cs="Arial"/>
          <w:sz w:val="24"/>
          <w:szCs w:val="24"/>
          <w:lang w:val="en-GB"/>
          <w:rPrChange w:id="3662" w:author="Alexandre Miguel Kaizeler Guedes Da Silva Afonso" w:date="2026-07-27T16:55:00Z" w16du:dateUtc="2026-07-27T15:55:00Z">
            <w:rPr>
              <w:rFonts w:ascii="Arial" w:hAnsi="Arial" w:cs="Arial"/>
              <w:sz w:val="24"/>
              <w:szCs w:val="24"/>
            </w:rPr>
          </w:rPrChange>
        </w:rPr>
        <w:t>S</w:t>
      </w:r>
      <w:r w:rsidRPr="00B475D4">
        <w:rPr>
          <w:rFonts w:ascii="Arial" w:hAnsi="Arial" w:cs="Arial"/>
          <w:sz w:val="24"/>
          <w:szCs w:val="24"/>
          <w:lang w:val="en-GB"/>
          <w:rPrChange w:id="3663" w:author="Alexandre Miguel Kaizeler Guedes Da Silva Afonso" w:date="2026-07-27T16:55:00Z" w16du:dateUtc="2026-07-27T15:55:00Z">
            <w:rPr>
              <w:rFonts w:ascii="Arial" w:hAnsi="Arial" w:cs="Arial"/>
              <w:sz w:val="24"/>
              <w:szCs w:val="24"/>
            </w:rPr>
          </w:rPrChange>
        </w:rPr>
        <w:t>cores in tumors compared to normal tissue</w:t>
      </w:r>
      <w:r w:rsidR="005275F3" w:rsidRPr="00B475D4">
        <w:rPr>
          <w:rFonts w:ascii="Arial" w:hAnsi="Arial" w:cs="Arial"/>
          <w:sz w:val="24"/>
          <w:szCs w:val="24"/>
          <w:lang w:val="en-GB"/>
          <w:rPrChange w:id="3664" w:author="Alexandre Miguel Kaizeler Guedes Da Silva Afonso" w:date="2026-07-27T16:55:00Z" w16du:dateUtc="2026-07-27T15:55:00Z">
            <w:rPr>
              <w:rFonts w:ascii="Arial" w:hAnsi="Arial" w:cs="Arial"/>
              <w:sz w:val="24"/>
              <w:szCs w:val="24"/>
            </w:rPr>
          </w:rPrChange>
        </w:rPr>
        <w:t xml:space="preserve"> (t-test, p &lt; 0.05), in particular ESCA and STAD (Cohen’s d &lt; -1)</w:t>
      </w:r>
      <w:r w:rsidRPr="00B475D4">
        <w:rPr>
          <w:rFonts w:ascii="Arial" w:hAnsi="Arial" w:cs="Arial"/>
          <w:sz w:val="24"/>
          <w:szCs w:val="24"/>
          <w:lang w:val="en-GB"/>
          <w:rPrChange w:id="3665" w:author="Alexandre Miguel Kaizeler Guedes Da Silva Afonso" w:date="2026-07-27T16:55:00Z" w16du:dateUtc="2026-07-27T15:55:00Z">
            <w:rPr>
              <w:rFonts w:ascii="Arial" w:hAnsi="Arial" w:cs="Arial"/>
              <w:sz w:val="24"/>
              <w:szCs w:val="24"/>
            </w:rPr>
          </w:rPrChange>
        </w:rPr>
        <w:t xml:space="preserve"> (</w:t>
      </w:r>
      <w:r w:rsidR="00943CDB" w:rsidRPr="00B475D4">
        <w:rPr>
          <w:rFonts w:ascii="Arial" w:hAnsi="Arial" w:cs="Arial"/>
          <w:sz w:val="24"/>
          <w:szCs w:val="24"/>
          <w:lang w:val="en-GB"/>
          <w:rPrChange w:id="3666" w:author="Alexandre Miguel Kaizeler Guedes Da Silva Afonso" w:date="2026-07-27T16:55:00Z" w16du:dateUtc="2026-07-27T15:55:00Z">
            <w:rPr>
              <w:rFonts w:ascii="Arial" w:hAnsi="Arial" w:cs="Arial"/>
              <w:sz w:val="24"/>
              <w:szCs w:val="24"/>
            </w:rPr>
          </w:rPrChange>
        </w:rPr>
        <w:t xml:space="preserve">Supplementary </w:t>
      </w:r>
      <w:r w:rsidRPr="00B475D4">
        <w:rPr>
          <w:rFonts w:ascii="Arial" w:hAnsi="Arial" w:cs="Arial"/>
          <w:sz w:val="24"/>
          <w:szCs w:val="24"/>
          <w:lang w:val="en-GB"/>
          <w:rPrChange w:id="3667" w:author="Alexandre Miguel Kaizeler Guedes Da Silva Afonso" w:date="2026-07-27T16:55:00Z" w16du:dateUtc="2026-07-27T15:55:00Z">
            <w:rPr>
              <w:rFonts w:ascii="Arial" w:hAnsi="Arial" w:cs="Arial"/>
              <w:sz w:val="24"/>
              <w:szCs w:val="24"/>
            </w:rPr>
          </w:rPrChange>
        </w:rPr>
        <w:t>Figure 1</w:t>
      </w:r>
      <w:r w:rsidR="00F866CA" w:rsidRPr="00B475D4">
        <w:rPr>
          <w:rFonts w:ascii="Arial" w:hAnsi="Arial" w:cs="Arial"/>
          <w:sz w:val="24"/>
          <w:szCs w:val="24"/>
          <w:lang w:val="en-GB"/>
          <w:rPrChange w:id="3668" w:author="Alexandre Miguel Kaizeler Guedes Da Silva Afonso" w:date="2026-07-27T16:55:00Z" w16du:dateUtc="2026-07-27T15:55:00Z">
            <w:rPr>
              <w:rFonts w:ascii="Arial" w:hAnsi="Arial" w:cs="Arial"/>
              <w:sz w:val="24"/>
              <w:szCs w:val="24"/>
            </w:rPr>
          </w:rPrChange>
        </w:rPr>
        <w:t>6</w:t>
      </w:r>
      <w:r w:rsidRPr="00B475D4">
        <w:rPr>
          <w:rFonts w:ascii="Arial" w:hAnsi="Arial" w:cs="Arial"/>
          <w:sz w:val="24"/>
          <w:szCs w:val="24"/>
          <w:lang w:val="en-GB"/>
          <w:rPrChange w:id="3669" w:author="Alexandre Miguel Kaizeler Guedes Da Silva Afonso" w:date="2026-07-27T16:55:00Z" w16du:dateUtc="2026-07-27T15:55:00Z">
            <w:rPr>
              <w:rFonts w:ascii="Arial" w:hAnsi="Arial" w:cs="Arial"/>
              <w:sz w:val="24"/>
              <w:szCs w:val="24"/>
            </w:rPr>
          </w:rPrChange>
        </w:rPr>
        <w:t>).</w:t>
      </w:r>
      <w:r w:rsidR="00711327" w:rsidRPr="00B475D4">
        <w:rPr>
          <w:rFonts w:ascii="Arial" w:hAnsi="Arial" w:cs="Arial"/>
          <w:sz w:val="24"/>
          <w:szCs w:val="24"/>
          <w:lang w:val="en-GB"/>
          <w:rPrChange w:id="3670" w:author="Alexandre Miguel Kaizeler Guedes Da Silva Afonso" w:date="2026-07-27T16:55:00Z" w16du:dateUtc="2026-07-27T15:55:00Z">
            <w:rPr>
              <w:rFonts w:ascii="Arial" w:hAnsi="Arial" w:cs="Arial"/>
              <w:sz w:val="24"/>
              <w:szCs w:val="24"/>
            </w:rPr>
          </w:rPrChange>
        </w:rPr>
        <w:t xml:space="preserve"> </w:t>
      </w:r>
    </w:p>
    <w:p w14:paraId="1AD43CA6" w14:textId="219CA13A" w:rsidR="00D875F4" w:rsidRPr="00B475D4" w:rsidRDefault="00C616B6" w:rsidP="00533F41">
      <w:pPr>
        <w:jc w:val="both"/>
        <w:rPr>
          <w:rFonts w:ascii="Arial" w:hAnsi="Arial" w:cs="Arial"/>
          <w:color w:val="000000" w:themeColor="text1"/>
          <w:sz w:val="24"/>
          <w:szCs w:val="24"/>
          <w:lang w:val="en-GB"/>
          <w:rPrChange w:id="3671" w:author="Alexandre Miguel Kaizeler Guedes Da Silva Afonso" w:date="2026-07-27T16:55:00Z" w16du:dateUtc="2026-07-27T15:55:00Z">
            <w:rPr>
              <w:rFonts w:ascii="Arial" w:hAnsi="Arial" w:cs="Arial"/>
              <w:color w:val="000000" w:themeColor="text1"/>
              <w:sz w:val="24"/>
              <w:szCs w:val="24"/>
            </w:rPr>
          </w:rPrChange>
        </w:rPr>
      </w:pPr>
      <w:r w:rsidRPr="00B475D4">
        <w:rPr>
          <w:rFonts w:ascii="Arial" w:hAnsi="Arial" w:cs="Arial"/>
          <w:color w:val="000000" w:themeColor="text1"/>
          <w:sz w:val="24"/>
          <w:szCs w:val="24"/>
          <w:lang w:val="en-GB"/>
          <w:rPrChange w:id="3672" w:author="Alexandre Miguel Kaizeler Guedes Da Silva Afonso" w:date="2026-07-27T16:55:00Z" w16du:dateUtc="2026-07-27T15:55:00Z">
            <w:rPr>
              <w:rFonts w:ascii="Arial" w:hAnsi="Arial" w:cs="Arial"/>
              <w:color w:val="000000" w:themeColor="text1"/>
              <w:sz w:val="24"/>
              <w:szCs w:val="24"/>
            </w:rPr>
          </w:rPrChange>
        </w:rPr>
        <w:t>To assess prognostic relevance, we</w:t>
      </w:r>
      <w:r w:rsidR="00DF3D70" w:rsidRPr="00B475D4">
        <w:rPr>
          <w:rFonts w:ascii="Arial" w:hAnsi="Arial" w:cs="Arial"/>
          <w:color w:val="000000" w:themeColor="text1"/>
          <w:sz w:val="24"/>
          <w:szCs w:val="24"/>
          <w:lang w:val="en-GB"/>
          <w:rPrChange w:id="3673" w:author="Alexandre Miguel Kaizeler Guedes Da Silva Afonso" w:date="2026-07-27T16:55:00Z" w16du:dateUtc="2026-07-27T15:55:00Z">
            <w:rPr>
              <w:rFonts w:ascii="Arial" w:hAnsi="Arial" w:cs="Arial"/>
              <w:color w:val="000000" w:themeColor="text1"/>
              <w:sz w:val="24"/>
              <w:szCs w:val="24"/>
            </w:rPr>
          </w:rPrChange>
        </w:rPr>
        <w:t xml:space="preserve"> performed a survival analysis comparing </w:t>
      </w:r>
      <w:r w:rsidR="00033D17" w:rsidRPr="00B475D4">
        <w:rPr>
          <w:rFonts w:ascii="Arial" w:hAnsi="Arial" w:cs="Arial"/>
          <w:color w:val="000000" w:themeColor="text1"/>
          <w:sz w:val="24"/>
          <w:szCs w:val="24"/>
          <w:lang w:val="en-GB"/>
          <w:rPrChange w:id="3674" w:author="Alexandre Miguel Kaizeler Guedes Da Silva Afonso" w:date="2026-07-27T16:55:00Z" w16du:dateUtc="2026-07-27T15:55:00Z">
            <w:rPr>
              <w:rFonts w:ascii="Arial" w:hAnsi="Arial" w:cs="Arial"/>
              <w:color w:val="000000" w:themeColor="text1"/>
              <w:sz w:val="24"/>
              <w:szCs w:val="24"/>
            </w:rPr>
          </w:rPrChange>
        </w:rPr>
        <w:t xml:space="preserve">patients with tumor samples in </w:t>
      </w:r>
      <w:r w:rsidR="00DF3D70" w:rsidRPr="00B475D4">
        <w:rPr>
          <w:rFonts w:ascii="Arial" w:hAnsi="Arial" w:cs="Arial"/>
          <w:color w:val="000000" w:themeColor="text1"/>
          <w:sz w:val="24"/>
          <w:szCs w:val="24"/>
          <w:lang w:val="en-GB"/>
          <w:rPrChange w:id="3675" w:author="Alexandre Miguel Kaizeler Guedes Da Silva Afonso" w:date="2026-07-27T16:55:00Z" w16du:dateUtc="2026-07-27T15:55:00Z">
            <w:rPr>
              <w:rFonts w:ascii="Arial" w:hAnsi="Arial" w:cs="Arial"/>
              <w:color w:val="000000" w:themeColor="text1"/>
              <w:sz w:val="24"/>
              <w:szCs w:val="24"/>
            </w:rPr>
          </w:rPrChange>
        </w:rPr>
        <w:t>the top and bottom quartiles of SG scores</w:t>
      </w:r>
      <w:r w:rsidRPr="00B475D4">
        <w:rPr>
          <w:rFonts w:ascii="Arial" w:hAnsi="Arial" w:cs="Arial"/>
          <w:color w:val="000000" w:themeColor="text1"/>
          <w:sz w:val="24"/>
          <w:szCs w:val="24"/>
          <w:lang w:val="en-GB"/>
          <w:rPrChange w:id="3676" w:author="Alexandre Miguel Kaizeler Guedes Da Silva Afonso" w:date="2026-07-27T16:55:00Z" w16du:dateUtc="2026-07-27T15:55:00Z">
            <w:rPr>
              <w:rFonts w:ascii="Arial" w:hAnsi="Arial" w:cs="Arial"/>
              <w:color w:val="000000" w:themeColor="text1"/>
              <w:sz w:val="24"/>
              <w:szCs w:val="24"/>
            </w:rPr>
          </w:rPrChange>
        </w:rPr>
        <w:t>, based on the hypothesis that more aggressive, therapy-resistant cancers</w:t>
      </w:r>
      <w:r w:rsidR="00DF3D70" w:rsidRPr="00B475D4">
        <w:rPr>
          <w:rFonts w:ascii="Arial" w:hAnsi="Arial" w:cs="Arial"/>
          <w:color w:val="000000" w:themeColor="text1"/>
          <w:sz w:val="24"/>
          <w:szCs w:val="24"/>
          <w:lang w:val="en-GB"/>
          <w:rPrChange w:id="3677" w:author="Alexandre Miguel Kaizeler Guedes Da Silva Afonso" w:date="2026-07-27T16:55:00Z" w16du:dateUtc="2026-07-27T15:55:00Z">
            <w:rPr>
              <w:rFonts w:ascii="Arial" w:hAnsi="Arial" w:cs="Arial"/>
              <w:color w:val="000000" w:themeColor="text1"/>
              <w:sz w:val="24"/>
              <w:szCs w:val="24"/>
            </w:rPr>
          </w:rPrChange>
        </w:rPr>
        <w:t xml:space="preserve"> would</w:t>
      </w:r>
      <w:r w:rsidRPr="00B475D4">
        <w:rPr>
          <w:rFonts w:ascii="Arial" w:hAnsi="Arial" w:cs="Arial"/>
          <w:color w:val="000000" w:themeColor="text1"/>
          <w:sz w:val="24"/>
          <w:szCs w:val="24"/>
          <w:lang w:val="en-GB"/>
          <w:rPrChange w:id="3678" w:author="Alexandre Miguel Kaizeler Guedes Da Silva Afonso" w:date="2026-07-27T16:55:00Z" w16du:dateUtc="2026-07-27T15:55:00Z">
            <w:rPr>
              <w:rFonts w:ascii="Arial" w:hAnsi="Arial" w:cs="Arial"/>
              <w:color w:val="000000" w:themeColor="text1"/>
              <w:sz w:val="24"/>
              <w:szCs w:val="24"/>
            </w:rPr>
          </w:rPrChange>
        </w:rPr>
        <w:t xml:space="preserve"> show higher scores</w:t>
      </w:r>
      <w:r w:rsidR="00DF3D70" w:rsidRPr="00B475D4">
        <w:rPr>
          <w:rFonts w:ascii="Arial" w:hAnsi="Arial" w:cs="Arial"/>
          <w:color w:val="000000" w:themeColor="text1"/>
          <w:sz w:val="24"/>
          <w:szCs w:val="24"/>
          <w:lang w:val="en-GB"/>
          <w:rPrChange w:id="3679" w:author="Alexandre Miguel Kaizeler Guedes Da Silva Afonso" w:date="2026-07-27T16:55:00Z" w16du:dateUtc="2026-07-27T15:55:00Z">
            <w:rPr>
              <w:rFonts w:ascii="Arial" w:hAnsi="Arial" w:cs="Arial"/>
              <w:color w:val="000000" w:themeColor="text1"/>
              <w:sz w:val="24"/>
              <w:szCs w:val="24"/>
            </w:rPr>
          </w:rPrChange>
        </w:rPr>
        <w:t>, and thus lower overall survival</w:t>
      </w:r>
      <w:r w:rsidR="001B4AF5" w:rsidRPr="00B475D4">
        <w:rPr>
          <w:rFonts w:ascii="Arial" w:hAnsi="Arial" w:cs="Arial"/>
          <w:color w:val="000000" w:themeColor="text1"/>
          <w:sz w:val="24"/>
          <w:szCs w:val="24"/>
          <w:lang w:val="en-GB"/>
          <w:rPrChange w:id="3680" w:author="Alexandre Miguel Kaizeler Guedes Da Silva Afonso" w:date="2026-07-27T16:55:00Z" w16du:dateUtc="2026-07-27T15:55:00Z">
            <w:rPr>
              <w:rFonts w:ascii="Arial" w:hAnsi="Arial" w:cs="Arial"/>
              <w:color w:val="000000" w:themeColor="text1"/>
              <w:sz w:val="24"/>
              <w:szCs w:val="24"/>
            </w:rPr>
          </w:rPrChange>
        </w:rPr>
        <w:fldChar w:fldCharType="begin"/>
      </w:r>
      <w:r w:rsidR="00C37375" w:rsidRPr="00B475D4">
        <w:rPr>
          <w:rFonts w:ascii="Arial" w:hAnsi="Arial" w:cs="Arial" w:hint="eastAsia"/>
          <w:color w:val="000000" w:themeColor="text1"/>
          <w:sz w:val="24"/>
          <w:szCs w:val="24"/>
          <w:lang w:val="en-GB"/>
          <w:rPrChange w:id="3681" w:author="Alexandre Miguel Kaizeler Guedes Da Silva Afonso" w:date="2026-07-27T16:55:00Z" w16du:dateUtc="2026-07-27T15:55:00Z">
            <w:rPr>
              <w:rFonts w:ascii="Arial" w:hAnsi="Arial" w:cs="Arial" w:hint="eastAsia"/>
              <w:color w:val="000000" w:themeColor="text1"/>
              <w:sz w:val="24"/>
              <w:szCs w:val="24"/>
            </w:rPr>
          </w:rPrChange>
        </w:rPr>
        <w:instrText xml:space="preserve"> ADDIN ZOTERO_ITEM CSL_CITATION {"citationID":"e3MvhlCi","properties":{"formattedCitation":"\\super 27,28\\nosupersub{}","plainCitation":"27,28","noteIndex":0},"citationItems":[{"id":"jCcWpdK2/meklOK0r","uris":["http://zotero.org/users/local/1p9EH8ax/items/EUAG3M4I"],"itemData":{"id":"gja5CAjW/sIALzzqd","type":"article-journal","abstract":"Under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activates the 5</w:instrText>
      </w:r>
      <w:r w:rsidR="00C37375" w:rsidRPr="00B475D4">
        <w:rPr>
          <w:rFonts w:ascii="Arial" w:hAnsi="Arial" w:cs="Arial" w:hint="eastAsia"/>
          <w:color w:val="000000" w:themeColor="text1"/>
          <w:sz w:val="24"/>
          <w:szCs w:val="24"/>
          <w:lang w:val="en-GB"/>
          <w:rPrChange w:id="3682" w:author="Alexandre Miguel Kaizeler Guedes Da Silva Afonso" w:date="2026-07-27T16:55:00Z" w16du:dateUtc="2026-07-27T15:55:00Z">
            <w:rPr>
              <w:rFonts w:ascii="Arial" w:hAnsi="Arial" w:cs="Arial" w:hint="eastAsia"/>
              <w:color w:val="000000" w:themeColor="text1"/>
              <w:sz w:val="24"/>
              <w:szCs w:val="24"/>
            </w:rPr>
          </w:rPrChange>
        </w:rPr>
        <w:instrText>′</w:instrText>
      </w:r>
      <w:r w:rsidR="00C37375" w:rsidRPr="00B475D4">
        <w:rPr>
          <w:rFonts w:ascii="Arial" w:hAnsi="Arial" w:cs="Arial" w:hint="eastAsia"/>
          <w:color w:val="000000" w:themeColor="text1"/>
          <w:sz w:val="24"/>
          <w:szCs w:val="24"/>
          <w:lang w:val="en-GB"/>
          <w:rPrChange w:id="3683" w:author="Alexandre Miguel Kaizeler Guedes Da Silva Afonso" w:date="2026-07-27T16:55:00Z" w16du:dateUtc="2026-07-27T15:55:00Z">
            <w:rPr>
              <w:rFonts w:ascii="Arial" w:hAnsi="Arial" w:cs="Arial" w:hint="eastAsia"/>
              <w:color w:val="000000" w:themeColor="text1"/>
              <w:sz w:val="24"/>
              <w:szCs w:val="24"/>
            </w:rPr>
          </w:rPrChange>
        </w:rPr>
        <w:instrText xml:space="preserve"> untranslated region (UTR) of G3BP1 mRNAs, thereby controlling the availability of the G3BP1 SG nucleator for SG assembly. YB-1 inactivation in human sarcoma cells dramatically reduces G3BP1 and SG formation 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jCcWpdK2/Iy0a46K6","uris":["http://zotero.org/users/local/1p9EH8ax/items/95WMXKZX"],"itemData":{"id":"gja5CAjW/JPwkOTUj","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Granules","volume":"167","author":[{"family":"Grabocka","given":"Elda"},{"family":"Bar-Sagi","given":"Dafna"}],"issued":{"date-parts":[["2016",12]]}}}],"schema":"https://github.com/citation-style-language/schema/raw/master/csl-citation.json"} </w:instrText>
      </w:r>
      <w:r w:rsidR="001B4AF5" w:rsidRPr="00B475D4">
        <w:rPr>
          <w:rFonts w:ascii="Arial" w:hAnsi="Arial" w:cs="Arial"/>
          <w:color w:val="000000" w:themeColor="text1"/>
          <w:sz w:val="24"/>
          <w:szCs w:val="24"/>
          <w:lang w:val="en-GB"/>
          <w:rPrChange w:id="3684" w:author="Alexandre Miguel Kaizeler Guedes Da Silva Afonso" w:date="2026-07-27T16:55:00Z" w16du:dateUtc="2026-07-27T15:55:00Z">
            <w:rPr>
              <w:rFonts w:ascii="Arial" w:hAnsi="Arial" w:cs="Arial"/>
              <w:color w:val="000000" w:themeColor="text1"/>
              <w:sz w:val="24"/>
              <w:szCs w:val="24"/>
            </w:rPr>
          </w:rPrChange>
        </w:rPr>
        <w:fldChar w:fldCharType="separate"/>
      </w:r>
      <w:r w:rsidR="00B723AF" w:rsidRPr="00B475D4">
        <w:rPr>
          <w:rFonts w:ascii="Arial" w:hAnsi="Arial" w:cs="Arial"/>
          <w:kern w:val="0"/>
          <w:sz w:val="24"/>
          <w:vertAlign w:val="superscript"/>
          <w:lang w:val="en-GB"/>
          <w:rPrChange w:id="3685" w:author="Alexandre Miguel Kaizeler Guedes Da Silva Afonso" w:date="2026-07-27T16:55:00Z" w16du:dateUtc="2026-07-27T15:55:00Z">
            <w:rPr>
              <w:rFonts w:ascii="Arial" w:hAnsi="Arial" w:cs="Arial"/>
              <w:kern w:val="0"/>
              <w:sz w:val="24"/>
              <w:vertAlign w:val="superscript"/>
            </w:rPr>
          </w:rPrChange>
        </w:rPr>
        <w:t>27,28</w:t>
      </w:r>
      <w:r w:rsidR="001B4AF5" w:rsidRPr="00B475D4">
        <w:rPr>
          <w:rFonts w:ascii="Arial" w:hAnsi="Arial" w:cs="Arial"/>
          <w:color w:val="000000" w:themeColor="text1"/>
          <w:sz w:val="24"/>
          <w:szCs w:val="24"/>
          <w:lang w:val="en-GB"/>
          <w:rPrChange w:id="3686" w:author="Alexandre Miguel Kaizeler Guedes Da Silva Afonso" w:date="2026-07-27T16:55:00Z" w16du:dateUtc="2026-07-27T15:55:00Z">
            <w:rPr>
              <w:rFonts w:ascii="Arial" w:hAnsi="Arial" w:cs="Arial"/>
              <w:color w:val="000000" w:themeColor="text1"/>
              <w:sz w:val="24"/>
              <w:szCs w:val="24"/>
            </w:rPr>
          </w:rPrChange>
        </w:rPr>
        <w:fldChar w:fldCharType="end"/>
      </w:r>
      <w:r w:rsidR="00943CDB" w:rsidRPr="00B475D4">
        <w:rPr>
          <w:rFonts w:ascii="Arial" w:hAnsi="Arial" w:cs="Arial"/>
          <w:color w:val="000000" w:themeColor="text1"/>
          <w:sz w:val="24"/>
          <w:szCs w:val="24"/>
          <w:lang w:val="en-GB"/>
          <w:rPrChange w:id="3687" w:author="Alexandre Miguel Kaizeler Guedes Da Silva Afonso" w:date="2026-07-27T16:55:00Z" w16du:dateUtc="2026-07-27T15:55:00Z">
            <w:rPr>
              <w:rFonts w:ascii="Arial" w:hAnsi="Arial" w:cs="Arial"/>
              <w:color w:val="000000" w:themeColor="text1"/>
              <w:sz w:val="24"/>
              <w:szCs w:val="24"/>
            </w:rPr>
          </w:rPrChange>
        </w:rPr>
        <w:t xml:space="preserve"> (Supplementary Figure 1</w:t>
      </w:r>
      <w:r w:rsidR="00F866CA" w:rsidRPr="00B475D4">
        <w:rPr>
          <w:rFonts w:ascii="Arial" w:hAnsi="Arial" w:cs="Arial"/>
          <w:color w:val="000000" w:themeColor="text1"/>
          <w:sz w:val="24"/>
          <w:szCs w:val="24"/>
          <w:lang w:val="en-GB"/>
          <w:rPrChange w:id="3688" w:author="Alexandre Miguel Kaizeler Guedes Da Silva Afonso" w:date="2026-07-27T16:55:00Z" w16du:dateUtc="2026-07-27T15:55:00Z">
            <w:rPr>
              <w:rFonts w:ascii="Arial" w:hAnsi="Arial" w:cs="Arial"/>
              <w:color w:val="000000" w:themeColor="text1"/>
              <w:sz w:val="24"/>
              <w:szCs w:val="24"/>
            </w:rPr>
          </w:rPrChange>
        </w:rPr>
        <w:t>7</w:t>
      </w:r>
      <w:r w:rsidR="00943CDB" w:rsidRPr="00B475D4">
        <w:rPr>
          <w:rFonts w:ascii="Arial" w:hAnsi="Arial" w:cs="Arial"/>
          <w:color w:val="000000" w:themeColor="text1"/>
          <w:sz w:val="24"/>
          <w:szCs w:val="24"/>
          <w:lang w:val="en-GB"/>
          <w:rPrChange w:id="3689" w:author="Alexandre Miguel Kaizeler Guedes Da Silva Afonso" w:date="2026-07-27T16:55:00Z" w16du:dateUtc="2026-07-27T15:55:00Z">
            <w:rPr>
              <w:rFonts w:ascii="Arial" w:hAnsi="Arial" w:cs="Arial"/>
              <w:color w:val="000000" w:themeColor="text1"/>
              <w:sz w:val="24"/>
              <w:szCs w:val="24"/>
            </w:rPr>
          </w:rPrChange>
        </w:rPr>
        <w:t>)</w:t>
      </w:r>
      <w:r w:rsidRPr="00B475D4">
        <w:rPr>
          <w:rFonts w:ascii="Arial" w:hAnsi="Arial" w:cs="Arial"/>
          <w:color w:val="000000" w:themeColor="text1"/>
          <w:sz w:val="24"/>
          <w:szCs w:val="24"/>
          <w:lang w:val="en-GB"/>
          <w:rPrChange w:id="3690" w:author="Alexandre Miguel Kaizeler Guedes Da Silva Afonso" w:date="2026-07-27T16:55:00Z" w16du:dateUtc="2026-07-27T15:55:00Z">
            <w:rPr>
              <w:rFonts w:ascii="Arial" w:hAnsi="Arial" w:cs="Arial"/>
              <w:color w:val="000000" w:themeColor="text1"/>
              <w:sz w:val="24"/>
              <w:szCs w:val="24"/>
            </w:rPr>
          </w:rPrChange>
        </w:rPr>
        <w:t xml:space="preserve">. </w:t>
      </w:r>
    </w:p>
    <w:p w14:paraId="1B519398" w14:textId="1D7FD764" w:rsidR="00F6776C" w:rsidRPr="00B475D4" w:rsidRDefault="00170DF0" w:rsidP="00F6776C">
      <w:pPr>
        <w:jc w:val="both"/>
        <w:rPr>
          <w:rFonts w:ascii="Arial" w:hAnsi="Arial" w:cs="Arial"/>
          <w:color w:val="000000" w:themeColor="text1"/>
          <w:sz w:val="24"/>
          <w:szCs w:val="24"/>
          <w:lang w:val="en-GB"/>
          <w:rPrChange w:id="3691" w:author="Alexandre Miguel Kaizeler Guedes Da Silva Afonso" w:date="2026-07-27T16:55:00Z" w16du:dateUtc="2026-07-27T15:55:00Z">
            <w:rPr>
              <w:rFonts w:ascii="Arial" w:hAnsi="Arial" w:cs="Arial"/>
              <w:color w:val="000000" w:themeColor="text1"/>
              <w:sz w:val="24"/>
              <w:szCs w:val="24"/>
            </w:rPr>
          </w:rPrChange>
        </w:rPr>
      </w:pPr>
      <w:r w:rsidRPr="00B475D4">
        <w:rPr>
          <w:rFonts w:ascii="Arial" w:hAnsi="Arial" w:cs="Arial"/>
          <w:color w:val="000000" w:themeColor="text1"/>
          <w:sz w:val="24"/>
          <w:szCs w:val="24"/>
          <w:lang w:val="en-GB"/>
          <w:rPrChange w:id="3692" w:author="Alexandre Miguel Kaizeler Guedes Da Silva Afonso" w:date="2026-07-27T16:55:00Z" w16du:dateUtc="2026-07-27T15:55:00Z">
            <w:rPr>
              <w:rFonts w:ascii="Arial" w:hAnsi="Arial" w:cs="Arial"/>
              <w:color w:val="000000" w:themeColor="text1"/>
              <w:sz w:val="24"/>
              <w:szCs w:val="24"/>
            </w:rPr>
          </w:rPrChange>
        </w:rPr>
        <w:t>Since</w:t>
      </w:r>
      <w:r w:rsidR="001B4AF5" w:rsidRPr="00B475D4">
        <w:rPr>
          <w:rFonts w:ascii="Arial" w:hAnsi="Arial" w:cs="Arial"/>
          <w:color w:val="000000" w:themeColor="text1"/>
          <w:sz w:val="24"/>
          <w:szCs w:val="24"/>
          <w:lang w:val="en-GB"/>
          <w:rPrChange w:id="3693" w:author="Alexandre Miguel Kaizeler Guedes Da Silva Afonso" w:date="2026-07-27T16:55:00Z" w16du:dateUtc="2026-07-27T15:55:00Z">
            <w:rPr>
              <w:rFonts w:ascii="Arial" w:hAnsi="Arial" w:cs="Arial"/>
              <w:color w:val="000000" w:themeColor="text1"/>
              <w:sz w:val="24"/>
              <w:szCs w:val="24"/>
            </w:rPr>
          </w:rPrChange>
        </w:rPr>
        <w:t xml:space="preserve"> random signatures</w:t>
      </w:r>
      <w:r w:rsidRPr="00B475D4">
        <w:rPr>
          <w:rFonts w:ascii="Arial" w:hAnsi="Arial" w:cs="Arial"/>
          <w:color w:val="000000" w:themeColor="text1"/>
          <w:sz w:val="24"/>
          <w:szCs w:val="24"/>
          <w:lang w:val="en-GB"/>
          <w:rPrChange w:id="3694" w:author="Alexandre Miguel Kaizeler Guedes Da Silva Afonso" w:date="2026-07-27T16:55:00Z" w16du:dateUtc="2026-07-27T15:55:00Z">
            <w:rPr>
              <w:rFonts w:ascii="Arial" w:hAnsi="Arial" w:cs="Arial"/>
              <w:color w:val="000000" w:themeColor="text1"/>
              <w:sz w:val="24"/>
              <w:szCs w:val="24"/>
            </w:rPr>
          </w:rPrChange>
        </w:rPr>
        <w:t xml:space="preserve"> tend</w:t>
      </w:r>
      <w:r w:rsidR="001B4AF5" w:rsidRPr="00B475D4">
        <w:rPr>
          <w:rFonts w:ascii="Arial" w:hAnsi="Arial" w:cs="Arial"/>
          <w:color w:val="000000" w:themeColor="text1"/>
          <w:sz w:val="24"/>
          <w:szCs w:val="24"/>
          <w:lang w:val="en-GB"/>
          <w:rPrChange w:id="3695" w:author="Alexandre Miguel Kaizeler Guedes Da Silva Afonso" w:date="2026-07-27T16:55:00Z" w16du:dateUtc="2026-07-27T15:55:00Z">
            <w:rPr>
              <w:rFonts w:ascii="Arial" w:hAnsi="Arial" w:cs="Arial"/>
              <w:color w:val="000000" w:themeColor="text1"/>
              <w:sz w:val="24"/>
              <w:szCs w:val="24"/>
            </w:rPr>
          </w:rPrChange>
        </w:rPr>
        <w:t xml:space="preserve"> to exhibit prognostic value in cancer</w:t>
      </w:r>
      <w:r w:rsidR="00946F19" w:rsidRPr="00B475D4">
        <w:rPr>
          <w:rFonts w:ascii="Arial" w:hAnsi="Arial" w:cs="Arial"/>
          <w:color w:val="000000" w:themeColor="text1"/>
          <w:sz w:val="24"/>
          <w:szCs w:val="24"/>
          <w:lang w:val="en-GB"/>
          <w:rPrChange w:id="3696" w:author="Alexandre Miguel Kaizeler Guedes Da Silva Afonso" w:date="2026-07-27T16:55:00Z" w16du:dateUtc="2026-07-27T15:55:00Z">
            <w:rPr>
              <w:rFonts w:ascii="Arial" w:hAnsi="Arial" w:cs="Arial"/>
              <w:color w:val="000000" w:themeColor="text1"/>
              <w:sz w:val="24"/>
              <w:szCs w:val="24"/>
            </w:rPr>
          </w:rPrChange>
        </w:rPr>
        <w:fldChar w:fldCharType="begin"/>
      </w:r>
      <w:r w:rsidR="0017139D" w:rsidRPr="00B475D4">
        <w:rPr>
          <w:rFonts w:ascii="Arial" w:hAnsi="Arial" w:cs="Arial"/>
          <w:color w:val="000000" w:themeColor="text1"/>
          <w:sz w:val="24"/>
          <w:szCs w:val="24"/>
          <w:lang w:val="en-GB"/>
          <w:rPrChange w:id="3697" w:author="Alexandre Miguel Kaizeler Guedes Da Silva Afonso" w:date="2026-07-27T16:55:00Z" w16du:dateUtc="2026-07-27T15:55:00Z">
            <w:rPr>
              <w:rFonts w:ascii="Arial" w:hAnsi="Arial" w:cs="Arial"/>
              <w:color w:val="000000" w:themeColor="text1"/>
              <w:sz w:val="24"/>
              <w:szCs w:val="24"/>
            </w:rPr>
          </w:rPrChange>
        </w:rPr>
        <w:instrText xml:space="preserve"> ADDIN ZOTERO_ITEM CSL_CITATION {"citationID":"McJx3nUm","properties":{"formattedCitation":"\\super 100,101\\nosupersub{}","plainCitation":"100,101","noteIndex":0},"citationItems":[{"id":"jCcWpdK2/CN83cAL1","uris":["http://zotero.org/users/local/q86rvdj2/items/YE2S8HLG"],"itemData":{"id":25,"type":"article-journal","container-title":"PLoS Computational Biology","DOI":"10.1371/journal.pcbi.1002240","ISSN":"1553-7358","issue":"10","journalAbbreviation":"PLoS Comput Biol","language":"en","page":"e1002240","source":"DOI.org (Crossref)","title":"Most Random Gene Expression Signatures Are Significantly Associated with Breast Cancer Outcome","volume":"7","author":[{"family":"Venet","given":"David"},{"family":"Dumont","given":"Jacques E."},{"family":"Detours","given":"Vincent"}],"editor":[{"family":"Rigoutsos","given":"Isidore"}],"issued":{"date-parts":[["2011",10,20]]}}},{"id":"jCcWpdK2/BVSg7JBQ","uris":["http://zotero.org/users/local/q86rvdj2/items/BEEV4JVI"],"itemData":{"id":27,"type":"article-journal","container-title":"PLOS Computational Biology","DOI":"10.1371/journal.pcbi.1006026","ISSN":"1553-7358","issue":"2","journalAbbreviation":"PLoS Comput Biol","language":"en","page":"e1006026","source":"DOI.org (Crossref)","title":"Association between expression of random gene sets and survival is evident in multiple cancer types and may be explained by sub-classification","volume":"14","author":[{"family":"Shimoni","given":"Yishai"}],"editor":[{"family":"Zhang","given":"Bing"}],"issued":{"date-parts":[["2018",2,22]]}}}],"schema":"https://github.com/citation-style-language/schema/raw/master/csl-citation.json"} </w:instrText>
      </w:r>
      <w:r w:rsidR="00946F19" w:rsidRPr="00B475D4">
        <w:rPr>
          <w:rFonts w:ascii="Arial" w:hAnsi="Arial" w:cs="Arial"/>
          <w:color w:val="000000" w:themeColor="text1"/>
          <w:sz w:val="24"/>
          <w:szCs w:val="24"/>
          <w:lang w:val="en-GB"/>
          <w:rPrChange w:id="3698" w:author="Alexandre Miguel Kaizeler Guedes Da Silva Afonso" w:date="2026-07-27T16:55:00Z" w16du:dateUtc="2026-07-27T15:55:00Z">
            <w:rPr>
              <w:rFonts w:ascii="Arial" w:hAnsi="Arial" w:cs="Arial"/>
              <w:color w:val="000000" w:themeColor="text1"/>
              <w:sz w:val="24"/>
              <w:szCs w:val="24"/>
            </w:rPr>
          </w:rPrChange>
        </w:rPr>
        <w:fldChar w:fldCharType="separate"/>
      </w:r>
      <w:r w:rsidR="0017139D" w:rsidRPr="00B475D4">
        <w:rPr>
          <w:rFonts w:ascii="Arial" w:hAnsi="Arial" w:cs="Arial"/>
          <w:kern w:val="0"/>
          <w:sz w:val="24"/>
          <w:vertAlign w:val="superscript"/>
          <w:lang w:val="en-GB"/>
          <w:rPrChange w:id="3699" w:author="Alexandre Miguel Kaizeler Guedes Da Silva Afonso" w:date="2026-07-27T16:55:00Z" w16du:dateUtc="2026-07-27T15:55:00Z">
            <w:rPr>
              <w:rFonts w:ascii="Arial" w:hAnsi="Arial" w:cs="Arial"/>
              <w:kern w:val="0"/>
              <w:sz w:val="24"/>
              <w:vertAlign w:val="superscript"/>
            </w:rPr>
          </w:rPrChange>
        </w:rPr>
        <w:t>100,101</w:t>
      </w:r>
      <w:r w:rsidR="00946F19" w:rsidRPr="00B475D4">
        <w:rPr>
          <w:rFonts w:ascii="Arial" w:hAnsi="Arial" w:cs="Arial"/>
          <w:color w:val="000000" w:themeColor="text1"/>
          <w:sz w:val="24"/>
          <w:szCs w:val="24"/>
          <w:lang w:val="en-GB"/>
          <w:rPrChange w:id="3700" w:author="Alexandre Miguel Kaizeler Guedes Da Silva Afonso" w:date="2026-07-27T16:55:00Z" w16du:dateUtc="2026-07-27T15:55:00Z">
            <w:rPr>
              <w:rFonts w:ascii="Arial" w:hAnsi="Arial" w:cs="Arial"/>
              <w:color w:val="000000" w:themeColor="text1"/>
              <w:sz w:val="24"/>
              <w:szCs w:val="24"/>
            </w:rPr>
          </w:rPrChange>
        </w:rPr>
        <w:fldChar w:fldCharType="end"/>
      </w:r>
      <w:r w:rsidR="001B4AF5" w:rsidRPr="00B475D4">
        <w:rPr>
          <w:rFonts w:ascii="Arial" w:hAnsi="Arial" w:cs="Arial"/>
          <w:color w:val="000000" w:themeColor="text1"/>
          <w:sz w:val="24"/>
          <w:szCs w:val="24"/>
          <w:lang w:val="en-GB"/>
          <w:rPrChange w:id="3701" w:author="Alexandre Miguel Kaizeler Guedes Da Silva Afonso" w:date="2026-07-27T16:55:00Z" w16du:dateUtc="2026-07-27T15:55:00Z">
            <w:rPr>
              <w:rFonts w:ascii="Arial" w:hAnsi="Arial" w:cs="Arial"/>
              <w:color w:val="000000" w:themeColor="text1"/>
              <w:sz w:val="24"/>
              <w:szCs w:val="24"/>
            </w:rPr>
          </w:rPrChange>
        </w:rPr>
        <w:t>, we further tested our signatures against randomly generated signatures to assess their specificity</w:t>
      </w:r>
      <w:r w:rsidR="00EB4D15" w:rsidRPr="00B475D4">
        <w:rPr>
          <w:rFonts w:ascii="Arial" w:hAnsi="Arial" w:cs="Arial"/>
          <w:color w:val="000000" w:themeColor="text1"/>
          <w:sz w:val="24"/>
          <w:szCs w:val="24"/>
          <w:lang w:val="en-GB"/>
          <w:rPrChange w:id="3702" w:author="Alexandre Miguel Kaizeler Guedes Da Silva Afonso" w:date="2026-07-27T16:55:00Z" w16du:dateUtc="2026-07-27T15:55:00Z">
            <w:rPr>
              <w:rFonts w:ascii="Arial" w:hAnsi="Arial" w:cs="Arial"/>
              <w:color w:val="000000" w:themeColor="text1"/>
              <w:sz w:val="24"/>
              <w:szCs w:val="24"/>
            </w:rPr>
          </w:rPrChange>
        </w:rPr>
        <w:t xml:space="preserve"> (</w:t>
      </w:r>
      <w:r w:rsidR="008A5691" w:rsidRPr="00B475D4">
        <w:rPr>
          <w:rFonts w:ascii="Arial" w:hAnsi="Arial" w:cs="Arial"/>
          <w:color w:val="000000" w:themeColor="text1"/>
          <w:sz w:val="24"/>
          <w:szCs w:val="24"/>
          <w:lang w:val="en-GB"/>
          <w:rPrChange w:id="3703" w:author="Alexandre Miguel Kaizeler Guedes Da Silva Afonso" w:date="2026-07-27T16:55:00Z" w16du:dateUtc="2026-07-27T15:55:00Z">
            <w:rPr>
              <w:rFonts w:ascii="Arial" w:hAnsi="Arial" w:cs="Arial"/>
              <w:color w:val="000000" w:themeColor="text1"/>
              <w:sz w:val="24"/>
              <w:szCs w:val="24"/>
            </w:rPr>
          </w:rPrChange>
        </w:rPr>
        <w:t>see</w:t>
      </w:r>
      <w:r w:rsidR="00591855" w:rsidRPr="00B475D4">
        <w:rPr>
          <w:rFonts w:ascii="Arial" w:hAnsi="Arial" w:cs="Arial"/>
          <w:color w:val="000000" w:themeColor="text1"/>
          <w:sz w:val="24"/>
          <w:szCs w:val="24"/>
          <w:lang w:val="en-GB"/>
          <w:rPrChange w:id="3704" w:author="Alexandre Miguel Kaizeler Guedes Da Silva Afonso" w:date="2026-07-27T16:55:00Z" w16du:dateUtc="2026-07-27T15:55:00Z">
            <w:rPr>
              <w:rFonts w:ascii="Arial" w:hAnsi="Arial" w:cs="Arial"/>
              <w:color w:val="000000" w:themeColor="text1"/>
              <w:sz w:val="24"/>
              <w:szCs w:val="24"/>
            </w:rPr>
          </w:rPrChange>
        </w:rPr>
        <w:t xml:space="preserve"> Methods; </w:t>
      </w:r>
      <w:r w:rsidR="00943CDB" w:rsidRPr="00B475D4">
        <w:rPr>
          <w:rFonts w:ascii="Arial" w:hAnsi="Arial" w:cs="Arial"/>
          <w:color w:val="000000" w:themeColor="text1"/>
          <w:sz w:val="24"/>
          <w:szCs w:val="24"/>
          <w:lang w:val="en-GB"/>
          <w:rPrChange w:id="3705" w:author="Alexandre Miguel Kaizeler Guedes Da Silva Afonso" w:date="2026-07-27T16:55:00Z" w16du:dateUtc="2026-07-27T15:55:00Z">
            <w:rPr>
              <w:rFonts w:ascii="Arial" w:hAnsi="Arial" w:cs="Arial"/>
              <w:color w:val="000000" w:themeColor="text1"/>
              <w:sz w:val="24"/>
              <w:szCs w:val="24"/>
            </w:rPr>
          </w:rPrChange>
        </w:rPr>
        <w:t>Supplementary Figure 1</w:t>
      </w:r>
      <w:r w:rsidR="00F866CA" w:rsidRPr="00B475D4">
        <w:rPr>
          <w:rFonts w:ascii="Arial" w:hAnsi="Arial" w:cs="Arial"/>
          <w:color w:val="000000" w:themeColor="text1"/>
          <w:sz w:val="24"/>
          <w:szCs w:val="24"/>
          <w:lang w:val="en-GB"/>
          <w:rPrChange w:id="3706" w:author="Alexandre Miguel Kaizeler Guedes Da Silva Afonso" w:date="2026-07-27T16:55:00Z" w16du:dateUtc="2026-07-27T15:55:00Z">
            <w:rPr>
              <w:rFonts w:ascii="Arial" w:hAnsi="Arial" w:cs="Arial"/>
              <w:color w:val="000000" w:themeColor="text1"/>
              <w:sz w:val="24"/>
              <w:szCs w:val="24"/>
            </w:rPr>
          </w:rPrChange>
        </w:rPr>
        <w:t>7</w:t>
      </w:r>
      <w:r w:rsidR="00EB4D15" w:rsidRPr="00B475D4">
        <w:rPr>
          <w:rFonts w:ascii="Arial" w:hAnsi="Arial" w:cs="Arial"/>
          <w:color w:val="000000" w:themeColor="text1"/>
          <w:sz w:val="24"/>
          <w:szCs w:val="24"/>
          <w:lang w:val="en-GB"/>
          <w:rPrChange w:id="3707" w:author="Alexandre Miguel Kaizeler Guedes Da Silva Afonso" w:date="2026-07-27T16:55:00Z" w16du:dateUtc="2026-07-27T15:55:00Z">
            <w:rPr>
              <w:rFonts w:ascii="Arial" w:hAnsi="Arial" w:cs="Arial"/>
              <w:color w:val="000000" w:themeColor="text1"/>
              <w:sz w:val="24"/>
              <w:szCs w:val="24"/>
            </w:rPr>
          </w:rPrChange>
        </w:rPr>
        <w:t>)</w:t>
      </w:r>
      <w:r w:rsidR="001B4AF5" w:rsidRPr="00B475D4">
        <w:rPr>
          <w:rFonts w:ascii="Arial" w:hAnsi="Arial" w:cs="Arial"/>
          <w:color w:val="000000" w:themeColor="text1"/>
          <w:sz w:val="24"/>
          <w:szCs w:val="24"/>
          <w:lang w:val="en-GB"/>
          <w:rPrChange w:id="3708" w:author="Alexandre Miguel Kaizeler Guedes Da Silva Afonso" w:date="2026-07-27T16:55:00Z" w16du:dateUtc="2026-07-27T15:55:00Z">
            <w:rPr>
              <w:rFonts w:ascii="Arial" w:hAnsi="Arial" w:cs="Arial"/>
              <w:color w:val="000000" w:themeColor="text1"/>
              <w:sz w:val="24"/>
              <w:szCs w:val="24"/>
            </w:rPr>
          </w:rPrChange>
        </w:rPr>
        <w:t>.</w:t>
      </w:r>
      <w:r w:rsidR="00EB4D15" w:rsidRPr="00B475D4">
        <w:rPr>
          <w:rFonts w:ascii="Arial" w:hAnsi="Arial" w:cs="Arial"/>
          <w:color w:val="000000" w:themeColor="text1"/>
          <w:sz w:val="24"/>
          <w:szCs w:val="24"/>
          <w:lang w:val="en-GB"/>
          <w:rPrChange w:id="3709" w:author="Alexandre Miguel Kaizeler Guedes Da Silva Afonso" w:date="2026-07-27T16:55:00Z" w16du:dateUtc="2026-07-27T15:55:00Z">
            <w:rPr>
              <w:rFonts w:ascii="Arial" w:hAnsi="Arial" w:cs="Arial"/>
              <w:color w:val="000000" w:themeColor="text1"/>
              <w:sz w:val="24"/>
              <w:szCs w:val="24"/>
            </w:rPr>
          </w:rPrChange>
        </w:rPr>
        <w:t xml:space="preserve"> </w:t>
      </w:r>
      <w:r w:rsidR="00F6776C" w:rsidRPr="00B475D4">
        <w:rPr>
          <w:rFonts w:ascii="Arial" w:hAnsi="Arial" w:cs="Arial"/>
          <w:color w:val="000000" w:themeColor="text1"/>
          <w:sz w:val="24"/>
          <w:szCs w:val="24"/>
          <w:lang w:val="en-GB"/>
          <w:rPrChange w:id="3710" w:author="Alexandre Miguel Kaizeler Guedes Da Silva Afonso" w:date="2026-07-27T16:55:00Z" w16du:dateUtc="2026-07-27T15:55:00Z">
            <w:rPr>
              <w:rFonts w:ascii="Arial" w:hAnsi="Arial" w:cs="Arial"/>
              <w:color w:val="000000" w:themeColor="text1"/>
              <w:sz w:val="24"/>
              <w:szCs w:val="24"/>
            </w:rPr>
          </w:rPrChange>
        </w:rPr>
        <w:t xml:space="preserve"> </w:t>
      </w:r>
      <w:r w:rsidR="00FA5A6C" w:rsidRPr="00B475D4">
        <w:rPr>
          <w:rFonts w:ascii="Arial" w:hAnsi="Arial" w:cs="Arial"/>
          <w:color w:val="000000" w:themeColor="text1"/>
          <w:sz w:val="24"/>
          <w:szCs w:val="24"/>
          <w:lang w:val="en-GB"/>
          <w:rPrChange w:id="3711" w:author="Alexandre Miguel Kaizeler Guedes Da Silva Afonso" w:date="2026-07-27T16:55:00Z" w16du:dateUtc="2026-07-27T15:55:00Z">
            <w:rPr>
              <w:rFonts w:ascii="Arial" w:hAnsi="Arial" w:cs="Arial"/>
              <w:color w:val="000000" w:themeColor="text1"/>
              <w:sz w:val="24"/>
              <w:szCs w:val="24"/>
            </w:rPr>
          </w:rPrChange>
        </w:rPr>
        <w:t xml:space="preserve">Compared to 100 random signatures, our signature showed a false positive rate (FPR) &lt; 0.05 in two cancer types (ACC and MESO). In both, higher SG Scores were consistently associated with improved patient survival, contrary to the hypothesis that SG assembly promotes tumour aggressiveness. One possible interpretation is that SG formation in these tumour types reflects an intact </w:t>
      </w:r>
      <w:r w:rsidR="00FA5A6C" w:rsidRPr="00B475D4">
        <w:rPr>
          <w:rFonts w:ascii="Arial" w:hAnsi="Arial" w:cs="Arial"/>
          <w:color w:val="000000" w:themeColor="text1"/>
          <w:sz w:val="24"/>
          <w:szCs w:val="24"/>
          <w:lang w:val="en-GB"/>
          <w:rPrChange w:id="3712" w:author="Alexandre Miguel Kaizeler Guedes Da Silva Afonso" w:date="2026-07-27T16:55:00Z" w16du:dateUtc="2026-07-27T15:55:00Z">
            <w:rPr>
              <w:rFonts w:ascii="Arial" w:hAnsi="Arial" w:cs="Arial"/>
              <w:color w:val="000000" w:themeColor="text1"/>
              <w:sz w:val="24"/>
              <w:szCs w:val="24"/>
            </w:rPr>
          </w:rPrChange>
        </w:rPr>
        <w:lastRenderedPageBreak/>
        <w:t>stress response capacity, which may correlate with a less aggressive phenotype or greater sensitivity to therapy.</w:t>
      </w:r>
    </w:p>
    <w:p w14:paraId="538687A1" w14:textId="581C31D0" w:rsidR="000449DA" w:rsidRPr="00B475D4" w:rsidRDefault="00BC6CC6" w:rsidP="00BC6CC6">
      <w:pPr>
        <w:jc w:val="both"/>
        <w:rPr>
          <w:rFonts w:ascii="Arial" w:hAnsi="Arial" w:cs="Arial"/>
          <w:color w:val="000000" w:themeColor="text1"/>
          <w:sz w:val="24"/>
          <w:szCs w:val="24"/>
          <w:lang w:val="en-GB"/>
          <w:rPrChange w:id="3713" w:author="Alexandre Miguel Kaizeler Guedes Da Silva Afonso" w:date="2026-07-27T16:55:00Z" w16du:dateUtc="2026-07-27T15:55:00Z">
            <w:rPr>
              <w:rFonts w:ascii="Arial" w:hAnsi="Arial" w:cs="Arial"/>
              <w:color w:val="000000" w:themeColor="text1"/>
              <w:sz w:val="24"/>
              <w:szCs w:val="24"/>
            </w:rPr>
          </w:rPrChange>
        </w:rPr>
      </w:pPr>
      <w:r w:rsidRPr="00B475D4">
        <w:rPr>
          <w:rFonts w:ascii="Arial" w:hAnsi="Arial" w:cs="Arial"/>
          <w:color w:val="000000" w:themeColor="text1"/>
          <w:sz w:val="24"/>
          <w:szCs w:val="24"/>
          <w:lang w:val="en-GB"/>
          <w:rPrChange w:id="3714" w:author="Alexandre Miguel Kaizeler Guedes Da Silva Afonso" w:date="2026-07-27T16:55:00Z" w16du:dateUtc="2026-07-27T15:55:00Z">
            <w:rPr>
              <w:rFonts w:ascii="Arial" w:hAnsi="Arial" w:cs="Arial"/>
              <w:color w:val="000000" w:themeColor="text1"/>
              <w:sz w:val="24"/>
              <w:szCs w:val="24"/>
            </w:rPr>
          </w:rPrChange>
        </w:rPr>
        <w:t xml:space="preserve">To better understand why SGs showed prognostic potential only in these specific cancer types, we compared tumor samples from the </w:t>
      </w:r>
      <w:r w:rsidR="00127E3D" w:rsidRPr="00B475D4">
        <w:rPr>
          <w:rFonts w:ascii="Arial" w:hAnsi="Arial" w:cs="Arial"/>
          <w:color w:val="000000" w:themeColor="text1"/>
          <w:sz w:val="24"/>
          <w:szCs w:val="24"/>
          <w:lang w:val="en-GB"/>
          <w:rPrChange w:id="3715" w:author="Alexandre Miguel Kaizeler Guedes Da Silva Afonso" w:date="2026-07-27T16:55:00Z" w16du:dateUtc="2026-07-27T15:55:00Z">
            <w:rPr>
              <w:rFonts w:ascii="Arial" w:hAnsi="Arial" w:cs="Arial"/>
              <w:color w:val="000000" w:themeColor="text1"/>
              <w:sz w:val="24"/>
              <w:szCs w:val="24"/>
            </w:rPr>
          </w:rPrChange>
        </w:rPr>
        <w:t xml:space="preserve">two </w:t>
      </w:r>
      <w:r w:rsidRPr="00B475D4">
        <w:rPr>
          <w:rFonts w:ascii="Arial" w:hAnsi="Arial" w:cs="Arial"/>
          <w:color w:val="000000" w:themeColor="text1"/>
          <w:sz w:val="24"/>
          <w:szCs w:val="24"/>
          <w:lang w:val="en-GB"/>
          <w:rPrChange w:id="3716" w:author="Alexandre Miguel Kaizeler Guedes Da Silva Afonso" w:date="2026-07-27T16:55:00Z" w16du:dateUtc="2026-07-27T15:55:00Z">
            <w:rPr>
              <w:rFonts w:ascii="Arial" w:hAnsi="Arial" w:cs="Arial"/>
              <w:color w:val="000000" w:themeColor="text1"/>
              <w:sz w:val="24"/>
              <w:szCs w:val="24"/>
            </w:rPr>
          </w:rPrChange>
        </w:rPr>
        <w:t xml:space="preserve">relevant </w:t>
      </w:r>
      <w:r w:rsidR="00943CDB" w:rsidRPr="00B475D4">
        <w:rPr>
          <w:rFonts w:ascii="Arial" w:hAnsi="Arial" w:cs="Arial"/>
          <w:color w:val="000000" w:themeColor="text1"/>
          <w:sz w:val="24"/>
          <w:szCs w:val="24"/>
          <w:lang w:val="en-GB"/>
          <w:rPrChange w:id="3717" w:author="Alexandre Miguel Kaizeler Guedes Da Silva Afonso" w:date="2026-07-27T16:55:00Z" w16du:dateUtc="2026-07-27T15:55:00Z">
            <w:rPr>
              <w:rFonts w:ascii="Arial" w:hAnsi="Arial" w:cs="Arial"/>
              <w:color w:val="000000" w:themeColor="text1"/>
              <w:sz w:val="24"/>
              <w:szCs w:val="24"/>
            </w:rPr>
          </w:rPrChange>
        </w:rPr>
        <w:t>GDC-</w:t>
      </w:r>
      <w:r w:rsidRPr="00B475D4">
        <w:rPr>
          <w:rFonts w:ascii="Arial" w:hAnsi="Arial" w:cs="Arial"/>
          <w:color w:val="000000" w:themeColor="text1"/>
          <w:sz w:val="24"/>
          <w:szCs w:val="24"/>
          <w:lang w:val="en-GB"/>
          <w:rPrChange w:id="3718" w:author="Alexandre Miguel Kaizeler Guedes Da Silva Afonso" w:date="2026-07-27T16:55:00Z" w16du:dateUtc="2026-07-27T15:55:00Z">
            <w:rPr>
              <w:rFonts w:ascii="Arial" w:hAnsi="Arial" w:cs="Arial"/>
              <w:color w:val="000000" w:themeColor="text1"/>
              <w:sz w:val="24"/>
              <w:szCs w:val="24"/>
            </w:rPr>
          </w:rPrChange>
        </w:rPr>
        <w:t xml:space="preserve">TCGA cohorts with the remaining </w:t>
      </w:r>
      <w:r w:rsidR="00943CDB" w:rsidRPr="00B475D4">
        <w:rPr>
          <w:rFonts w:ascii="Arial" w:hAnsi="Arial" w:cs="Arial"/>
          <w:color w:val="000000" w:themeColor="text1"/>
          <w:sz w:val="24"/>
          <w:szCs w:val="24"/>
          <w:lang w:val="en-GB"/>
          <w:rPrChange w:id="3719" w:author="Alexandre Miguel Kaizeler Guedes Da Silva Afonso" w:date="2026-07-27T16:55:00Z" w16du:dateUtc="2026-07-27T15:55:00Z">
            <w:rPr>
              <w:rFonts w:ascii="Arial" w:hAnsi="Arial" w:cs="Arial"/>
              <w:color w:val="000000" w:themeColor="text1"/>
              <w:sz w:val="24"/>
              <w:szCs w:val="24"/>
            </w:rPr>
          </w:rPrChange>
        </w:rPr>
        <w:t>GDC-</w:t>
      </w:r>
      <w:r w:rsidRPr="00B475D4">
        <w:rPr>
          <w:rFonts w:ascii="Arial" w:hAnsi="Arial" w:cs="Arial"/>
          <w:color w:val="000000" w:themeColor="text1"/>
          <w:sz w:val="24"/>
          <w:szCs w:val="24"/>
          <w:lang w:val="en-GB"/>
          <w:rPrChange w:id="3720" w:author="Alexandre Miguel Kaizeler Guedes Da Silva Afonso" w:date="2026-07-27T16:55:00Z" w16du:dateUtc="2026-07-27T15:55:00Z">
            <w:rPr>
              <w:rFonts w:ascii="Arial" w:hAnsi="Arial" w:cs="Arial"/>
              <w:color w:val="000000" w:themeColor="text1"/>
              <w:sz w:val="24"/>
              <w:szCs w:val="24"/>
            </w:rPr>
          </w:rPrChange>
        </w:rPr>
        <w:t>TCGA datasets</w:t>
      </w:r>
      <w:r w:rsidR="00943CDB" w:rsidRPr="00B475D4">
        <w:rPr>
          <w:rFonts w:ascii="Arial" w:hAnsi="Arial" w:cs="Arial"/>
          <w:color w:val="000000" w:themeColor="text1"/>
          <w:sz w:val="24"/>
          <w:szCs w:val="24"/>
          <w:lang w:val="en-GB"/>
          <w:rPrChange w:id="3721" w:author="Alexandre Miguel Kaizeler Guedes Da Silva Afonso" w:date="2026-07-27T16:55:00Z" w16du:dateUtc="2026-07-27T15:55:00Z">
            <w:rPr>
              <w:rFonts w:ascii="Arial" w:hAnsi="Arial" w:cs="Arial"/>
              <w:color w:val="000000" w:themeColor="text1"/>
              <w:sz w:val="24"/>
              <w:szCs w:val="24"/>
            </w:rPr>
          </w:rPrChange>
        </w:rPr>
        <w:fldChar w:fldCharType="begin"/>
      </w:r>
      <w:r w:rsidR="0017139D" w:rsidRPr="00B475D4">
        <w:rPr>
          <w:rFonts w:ascii="Arial" w:hAnsi="Arial" w:cs="Arial"/>
          <w:color w:val="000000" w:themeColor="text1"/>
          <w:sz w:val="24"/>
          <w:szCs w:val="24"/>
          <w:lang w:val="en-GB"/>
          <w:rPrChange w:id="3722" w:author="Alexandre Miguel Kaizeler Guedes Da Silva Afonso" w:date="2026-07-27T16:55:00Z" w16du:dateUtc="2026-07-27T15:55:00Z">
            <w:rPr>
              <w:rFonts w:ascii="Arial" w:hAnsi="Arial" w:cs="Arial"/>
              <w:color w:val="000000" w:themeColor="text1"/>
              <w:sz w:val="24"/>
              <w:szCs w:val="24"/>
            </w:rPr>
          </w:rPrChange>
        </w:rPr>
        <w:instrText xml:space="preserve"> ADDIN ZOTERO_ITEM CSL_CITATION {"citationID":"uzYOazem","properties":{"formattedCitation":"\\super 94,95\\nosupersub{}","plainCitation":"94,95","noteIndex":0},"citationItems":[{"id":101,"uris":["http://zotero.org/users/local/q86rvdj2/items/ZUGCCPWX"],"itemData":{"id":101,"type":"dataset","publisher":"https://www.cancer.gov/tcga","title":"The Cancer Genome Atlas","URL":"https://www.cancer.gov/tcga","author":[{"family":"TCGA Research Network","given":""}]}},{"id":"jCcWpdK2/wqv3LyZD","uris":["http://zotero.org/users/local/q86rvdj2/items/PP5PUI3M"],"itemData":{"id":150,"type":"article-journal","container-title":"Nature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943CDB" w:rsidRPr="00B475D4">
        <w:rPr>
          <w:rFonts w:ascii="Arial" w:hAnsi="Arial" w:cs="Arial"/>
          <w:color w:val="000000" w:themeColor="text1"/>
          <w:sz w:val="24"/>
          <w:szCs w:val="24"/>
          <w:lang w:val="en-GB"/>
          <w:rPrChange w:id="3723" w:author="Alexandre Miguel Kaizeler Guedes Da Silva Afonso" w:date="2026-07-27T16:55:00Z" w16du:dateUtc="2026-07-27T15:55:00Z">
            <w:rPr>
              <w:rFonts w:ascii="Arial" w:hAnsi="Arial" w:cs="Arial"/>
              <w:color w:val="000000" w:themeColor="text1"/>
              <w:sz w:val="24"/>
              <w:szCs w:val="24"/>
            </w:rPr>
          </w:rPrChange>
        </w:rPr>
        <w:fldChar w:fldCharType="separate"/>
      </w:r>
      <w:r w:rsidR="0017139D" w:rsidRPr="00B475D4">
        <w:rPr>
          <w:rFonts w:ascii="Arial" w:hAnsi="Arial" w:cs="Arial"/>
          <w:kern w:val="0"/>
          <w:sz w:val="24"/>
          <w:vertAlign w:val="superscript"/>
          <w:lang w:val="en-GB"/>
          <w:rPrChange w:id="3724" w:author="Alexandre Miguel Kaizeler Guedes Da Silva Afonso" w:date="2026-07-27T16:55:00Z" w16du:dateUtc="2026-07-27T15:55:00Z">
            <w:rPr>
              <w:rFonts w:ascii="Arial" w:hAnsi="Arial" w:cs="Arial"/>
              <w:kern w:val="0"/>
              <w:sz w:val="24"/>
              <w:vertAlign w:val="superscript"/>
            </w:rPr>
          </w:rPrChange>
        </w:rPr>
        <w:t>94,95</w:t>
      </w:r>
      <w:r w:rsidR="00943CDB" w:rsidRPr="00B475D4">
        <w:rPr>
          <w:rFonts w:ascii="Arial" w:hAnsi="Arial" w:cs="Arial"/>
          <w:color w:val="000000" w:themeColor="text1"/>
          <w:sz w:val="24"/>
          <w:szCs w:val="24"/>
          <w:lang w:val="en-GB"/>
          <w:rPrChange w:id="3725" w:author="Alexandre Miguel Kaizeler Guedes Da Silva Afonso" w:date="2026-07-27T16:55:00Z" w16du:dateUtc="2026-07-27T15:55:00Z">
            <w:rPr>
              <w:rFonts w:ascii="Arial" w:hAnsi="Arial" w:cs="Arial"/>
              <w:color w:val="000000" w:themeColor="text1"/>
              <w:sz w:val="24"/>
              <w:szCs w:val="24"/>
            </w:rPr>
          </w:rPrChange>
        </w:rPr>
        <w:fldChar w:fldCharType="end"/>
      </w:r>
      <w:r w:rsidRPr="00B475D4">
        <w:rPr>
          <w:rFonts w:ascii="Arial" w:hAnsi="Arial" w:cs="Arial"/>
          <w:color w:val="000000" w:themeColor="text1"/>
          <w:sz w:val="24"/>
          <w:szCs w:val="24"/>
          <w:lang w:val="en-GB"/>
          <w:rPrChange w:id="3726" w:author="Alexandre Miguel Kaizeler Guedes Da Silva Afonso" w:date="2026-07-27T16:55:00Z" w16du:dateUtc="2026-07-27T15:55:00Z">
            <w:rPr>
              <w:rFonts w:ascii="Arial" w:hAnsi="Arial" w:cs="Arial"/>
              <w:color w:val="000000" w:themeColor="text1"/>
              <w:sz w:val="24"/>
              <w:szCs w:val="24"/>
            </w:rPr>
          </w:rPrChange>
        </w:rPr>
        <w:t xml:space="preserve">, while controlling for tissue of origin. </w:t>
      </w:r>
      <w:r w:rsidR="00FA5A6C" w:rsidRPr="00B475D4">
        <w:rPr>
          <w:rFonts w:ascii="Arial" w:hAnsi="Arial" w:cs="Arial"/>
          <w:color w:val="000000" w:themeColor="text1"/>
          <w:sz w:val="24"/>
          <w:szCs w:val="24"/>
          <w:lang w:val="en-GB"/>
          <w:rPrChange w:id="3727" w:author="Alexandre Miguel Kaizeler Guedes Da Silva Afonso" w:date="2026-07-27T16:55:00Z" w16du:dateUtc="2026-07-27T15:55:00Z">
            <w:rPr>
              <w:rFonts w:ascii="Arial" w:hAnsi="Arial" w:cs="Arial"/>
              <w:color w:val="000000" w:themeColor="text1"/>
              <w:sz w:val="24"/>
              <w:szCs w:val="24"/>
            </w:rPr>
          </w:rPrChange>
        </w:rPr>
        <w:t xml:space="preserve">This revealed strong upregulation of </w:t>
      </w:r>
      <w:r w:rsidR="00FA5A6C" w:rsidRPr="00B475D4">
        <w:rPr>
          <w:rFonts w:ascii="Arial" w:hAnsi="Arial" w:cs="Arial"/>
          <w:i/>
          <w:iCs/>
          <w:color w:val="000000" w:themeColor="text1"/>
          <w:sz w:val="24"/>
          <w:szCs w:val="24"/>
          <w:lang w:val="en-GB"/>
          <w:rPrChange w:id="3728" w:author="Alexandre Miguel Kaizeler Guedes Da Silva Afonso" w:date="2026-07-27T16:55:00Z" w16du:dateUtc="2026-07-27T15:55:00Z">
            <w:rPr>
              <w:rFonts w:ascii="Arial" w:hAnsi="Arial" w:cs="Arial"/>
              <w:i/>
              <w:iCs/>
              <w:color w:val="000000" w:themeColor="text1"/>
              <w:sz w:val="24"/>
              <w:szCs w:val="24"/>
            </w:rPr>
          </w:rPrChange>
        </w:rPr>
        <w:t>MAMSTR</w:t>
      </w:r>
      <w:r w:rsidR="00FA5A6C" w:rsidRPr="00B475D4">
        <w:rPr>
          <w:rFonts w:ascii="Arial" w:hAnsi="Arial" w:cs="Arial"/>
          <w:color w:val="000000" w:themeColor="text1"/>
          <w:sz w:val="24"/>
          <w:szCs w:val="24"/>
          <w:lang w:val="en-GB"/>
          <w:rPrChange w:id="3729" w:author="Alexandre Miguel Kaizeler Guedes Da Silva Afonso" w:date="2026-07-27T16:55:00Z" w16du:dateUtc="2026-07-27T15:55:00Z">
            <w:rPr>
              <w:rFonts w:ascii="Arial" w:hAnsi="Arial" w:cs="Arial"/>
              <w:color w:val="000000" w:themeColor="text1"/>
              <w:sz w:val="24"/>
              <w:szCs w:val="24"/>
            </w:rPr>
          </w:rPrChange>
        </w:rPr>
        <w:t xml:space="preserve"> (Figure 7C), a MEF2 coactivator previously linked to EMT and improved survival</w:t>
      </w:r>
      <w:r w:rsidR="00FA5A6C" w:rsidRPr="00B475D4">
        <w:rPr>
          <w:rFonts w:ascii="Arial" w:hAnsi="Arial" w:cs="Arial"/>
          <w:color w:val="000000" w:themeColor="text1"/>
          <w:sz w:val="24"/>
          <w:szCs w:val="24"/>
          <w:lang w:val="en-GB"/>
          <w:rPrChange w:id="3730" w:author="Alexandre Miguel Kaizeler Guedes Da Silva Afonso" w:date="2026-07-27T16:55:00Z" w16du:dateUtc="2026-07-27T15:55:00Z">
            <w:rPr>
              <w:rFonts w:ascii="Arial" w:hAnsi="Arial" w:cs="Arial"/>
              <w:color w:val="000000" w:themeColor="text1"/>
              <w:sz w:val="24"/>
              <w:szCs w:val="24"/>
            </w:rPr>
          </w:rPrChange>
        </w:rPr>
        <w:fldChar w:fldCharType="begin"/>
      </w:r>
      <w:r w:rsidR="0017139D" w:rsidRPr="00B475D4">
        <w:rPr>
          <w:rFonts w:ascii="Arial" w:hAnsi="Arial" w:cs="Arial"/>
          <w:color w:val="000000" w:themeColor="text1"/>
          <w:sz w:val="24"/>
          <w:szCs w:val="24"/>
          <w:lang w:val="en-GB"/>
          <w:rPrChange w:id="3731" w:author="Alexandre Miguel Kaizeler Guedes Da Silva Afonso" w:date="2026-07-27T16:55:00Z" w16du:dateUtc="2026-07-27T15:55:00Z">
            <w:rPr>
              <w:rFonts w:ascii="Arial" w:hAnsi="Arial" w:cs="Arial"/>
              <w:color w:val="000000" w:themeColor="text1"/>
              <w:sz w:val="24"/>
              <w:szCs w:val="24"/>
            </w:rPr>
          </w:rPrChange>
        </w:rPr>
        <w:instrText xml:space="preserve"> ADDIN ZOTERO_ITEM CSL_CITATION {"citationID":"LzggSUzn","properties":{"unsorted":false,"formattedCitation":"\\super 102,103\\nosupersub{}","plainCitation":"102,103","noteIndex":0},"citationItems":[{"id":1033,"uris":["http://zotero.org/users/local/q86rvdj2/items/4ZYJ2JF4"],"itemData":{"id":1033,"type":"article-journal","container-title":"Molecular Cell","DOI":"10.1016/j.molcel.2006.05.026","ISSN":"10972765","issue":"1","journalAbbreviation":"Molecular Cell","language":"en","page":"83-96","source":"DOI.org (Crossref)","title":"Coactivation of MEF2 by the SAP Domain Proteins Myocardin and MASTR","volume":"23","author":[{"family":"Creemers","given":"Esther E."},{"family":"Sutherland","given":"Lillian B."},{"family":"Oh","given":"Jiyeon"},{"family":"Barbosa","given":"Ana C."},{"family":"Olson","given":"Eric N."}],"issued":{"date-parts":[["2006",7]]}}},{"id":1035,"uris":["http://zotero.org/users/local/q86rvdj2/items/6KAKDMCP"],"itemData":{"id":1035,"type":"article-journal","container-title":"Oncotarget","DOI":"10.18632/oncotarget.6223","ISSN":"1949-2553","issue":"3","journalAbbreviation":"Oncotarget","language":"en","page":"2297-2312","source":"DOI.org (Crossref)","title":"MEF2 transcription factors: developmental regulators and emerging cancer genes","title-short":"MEF2 transcription factors","volume":"7","author":[{"family":"Pon","given":"Julia R."},{"family":"Marra","given":"Marco A."}],"issued":{"date-parts":[["2016",1,19]]}}}],"schema":"https://github.com/citation-style-language/schema/raw/master/csl-citation.json"} </w:instrText>
      </w:r>
      <w:r w:rsidR="00FA5A6C" w:rsidRPr="00B475D4">
        <w:rPr>
          <w:rFonts w:ascii="Arial" w:hAnsi="Arial" w:cs="Arial"/>
          <w:color w:val="000000" w:themeColor="text1"/>
          <w:sz w:val="24"/>
          <w:szCs w:val="24"/>
          <w:lang w:val="en-GB"/>
          <w:rPrChange w:id="3732" w:author="Alexandre Miguel Kaizeler Guedes Da Silva Afonso" w:date="2026-07-27T16:55:00Z" w16du:dateUtc="2026-07-27T15:55:00Z">
            <w:rPr>
              <w:rFonts w:ascii="Arial" w:hAnsi="Arial" w:cs="Arial"/>
              <w:color w:val="000000" w:themeColor="text1"/>
              <w:sz w:val="24"/>
              <w:szCs w:val="24"/>
            </w:rPr>
          </w:rPrChange>
        </w:rPr>
        <w:fldChar w:fldCharType="separate"/>
      </w:r>
      <w:r w:rsidR="0017139D" w:rsidRPr="00B475D4">
        <w:rPr>
          <w:rFonts w:ascii="Arial" w:hAnsi="Arial" w:cs="Arial"/>
          <w:kern w:val="0"/>
          <w:sz w:val="24"/>
          <w:vertAlign w:val="superscript"/>
          <w:lang w:val="en-GB"/>
          <w:rPrChange w:id="3733" w:author="Alexandre Miguel Kaizeler Guedes Da Silva Afonso" w:date="2026-07-27T16:55:00Z" w16du:dateUtc="2026-07-27T15:55:00Z">
            <w:rPr>
              <w:rFonts w:ascii="Arial" w:hAnsi="Arial" w:cs="Arial"/>
              <w:kern w:val="0"/>
              <w:sz w:val="24"/>
              <w:vertAlign w:val="superscript"/>
            </w:rPr>
          </w:rPrChange>
        </w:rPr>
        <w:t>102,103</w:t>
      </w:r>
      <w:r w:rsidR="00FA5A6C" w:rsidRPr="00B475D4">
        <w:rPr>
          <w:rFonts w:ascii="Arial" w:hAnsi="Arial" w:cs="Arial"/>
          <w:color w:val="000000" w:themeColor="text1"/>
          <w:sz w:val="24"/>
          <w:szCs w:val="24"/>
          <w:lang w:val="en-GB"/>
          <w:rPrChange w:id="3734" w:author="Alexandre Miguel Kaizeler Guedes Da Silva Afonso" w:date="2026-07-27T16:55:00Z" w16du:dateUtc="2026-07-27T15:55:00Z">
            <w:rPr>
              <w:rFonts w:ascii="Arial" w:hAnsi="Arial" w:cs="Arial"/>
              <w:color w:val="000000" w:themeColor="text1"/>
              <w:sz w:val="24"/>
              <w:szCs w:val="24"/>
            </w:rPr>
          </w:rPrChange>
        </w:rPr>
        <w:fldChar w:fldCharType="end"/>
      </w:r>
      <w:r w:rsidR="00FA5A6C" w:rsidRPr="00B475D4">
        <w:rPr>
          <w:rFonts w:ascii="Arial" w:hAnsi="Arial" w:cs="Arial"/>
          <w:color w:val="000000" w:themeColor="text1"/>
          <w:sz w:val="24"/>
          <w:szCs w:val="24"/>
          <w:lang w:val="en-GB"/>
          <w:rPrChange w:id="3735" w:author="Alexandre Miguel Kaizeler Guedes Da Silva Afonso" w:date="2026-07-27T16:55:00Z" w16du:dateUtc="2026-07-27T15:55:00Z">
            <w:rPr>
              <w:rFonts w:ascii="Arial" w:hAnsi="Arial" w:cs="Arial"/>
              <w:color w:val="000000" w:themeColor="text1"/>
              <w:sz w:val="24"/>
              <w:szCs w:val="24"/>
            </w:rPr>
          </w:rPrChange>
        </w:rPr>
        <w:t>, alongside downregulation of proliferation-associated Hallmarks and upregulation of EMT and inflammation-related programmes (Figure 7D). The association between elevated inflammatory signalling and improved survival in high SG Score samples was unexpected, given the proposed role of SGs in attenuating inflammation</w:t>
      </w:r>
      <w:r w:rsidR="00FA5A6C" w:rsidRPr="00B475D4">
        <w:rPr>
          <w:rFonts w:ascii="Arial" w:hAnsi="Arial" w:cs="Arial"/>
          <w:color w:val="000000" w:themeColor="text1"/>
          <w:sz w:val="24"/>
          <w:szCs w:val="24"/>
          <w:lang w:val="en-GB"/>
          <w:rPrChange w:id="3736" w:author="Alexandre Miguel Kaizeler Guedes Da Silva Afonso" w:date="2026-07-27T16:55:00Z" w16du:dateUtc="2026-07-27T15:55:00Z">
            <w:rPr>
              <w:rFonts w:ascii="Arial" w:hAnsi="Arial" w:cs="Arial"/>
              <w:color w:val="000000" w:themeColor="text1"/>
              <w:sz w:val="24"/>
              <w:szCs w:val="24"/>
            </w:rPr>
          </w:rPrChange>
        </w:rPr>
        <w:fldChar w:fldCharType="begin"/>
      </w:r>
      <w:r w:rsidR="00C37375" w:rsidRPr="00B475D4">
        <w:rPr>
          <w:rFonts w:ascii="Arial" w:hAnsi="Arial" w:cs="Arial"/>
          <w:color w:val="000000" w:themeColor="text1"/>
          <w:sz w:val="24"/>
          <w:szCs w:val="24"/>
          <w:lang w:val="en-GB"/>
          <w:rPrChange w:id="3737" w:author="Alexandre Miguel Kaizeler Guedes Da Silva Afonso" w:date="2026-07-27T16:55:00Z" w16du:dateUtc="2026-07-27T15:55:00Z">
            <w:rPr>
              <w:rFonts w:ascii="Arial" w:hAnsi="Arial" w:cs="Arial"/>
              <w:color w:val="000000" w:themeColor="text1"/>
              <w:sz w:val="24"/>
              <w:szCs w:val="24"/>
            </w:rPr>
          </w:rPrChange>
        </w:rPr>
        <w:instrText xml:space="preserve"> ADDIN ZOTERO_ITEM CSL_CITATION {"citationID":"RwYyD6it","properties":{"unsorted":false,"formattedCitation":"\\super 7\\nosupersub{}","plainCitation":"7","noteIndex":0},"citationItems":[{"id":"jCcWpdK2/HrDB2KSB","uris":["http://zotero.org/users/local/1p9EH8ax/items/BR3BXXDM"],"itemData":{"id":"1YuZ3h26/lpbSM6Y5","type":"article-journal","container-title":"Molecular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FA5A6C" w:rsidRPr="00B475D4">
        <w:rPr>
          <w:rFonts w:ascii="Arial" w:hAnsi="Arial" w:cs="Arial"/>
          <w:color w:val="000000" w:themeColor="text1"/>
          <w:sz w:val="24"/>
          <w:szCs w:val="24"/>
          <w:lang w:val="en-GB"/>
          <w:rPrChange w:id="3738" w:author="Alexandre Miguel Kaizeler Guedes Da Silva Afonso" w:date="2026-07-27T16:55:00Z" w16du:dateUtc="2026-07-27T15:55:00Z">
            <w:rPr>
              <w:rFonts w:ascii="Arial" w:hAnsi="Arial" w:cs="Arial"/>
              <w:color w:val="000000" w:themeColor="text1"/>
              <w:sz w:val="24"/>
              <w:szCs w:val="24"/>
            </w:rPr>
          </w:rPrChange>
        </w:rPr>
        <w:fldChar w:fldCharType="separate"/>
      </w:r>
      <w:r w:rsidR="00FA5A6C" w:rsidRPr="00B475D4">
        <w:rPr>
          <w:rFonts w:ascii="Arial" w:hAnsi="Arial" w:cs="Arial"/>
          <w:kern w:val="0"/>
          <w:sz w:val="24"/>
          <w:vertAlign w:val="superscript"/>
          <w:lang w:val="en-GB"/>
          <w:rPrChange w:id="3739" w:author="Alexandre Miguel Kaizeler Guedes Da Silva Afonso" w:date="2026-07-27T16:55:00Z" w16du:dateUtc="2026-07-27T15:55:00Z">
            <w:rPr>
              <w:rFonts w:ascii="Arial" w:hAnsi="Arial" w:cs="Arial"/>
              <w:kern w:val="0"/>
              <w:sz w:val="24"/>
              <w:vertAlign w:val="superscript"/>
            </w:rPr>
          </w:rPrChange>
        </w:rPr>
        <w:t>7</w:t>
      </w:r>
      <w:r w:rsidR="00FA5A6C" w:rsidRPr="00B475D4">
        <w:rPr>
          <w:rFonts w:ascii="Arial" w:hAnsi="Arial" w:cs="Arial"/>
          <w:color w:val="000000" w:themeColor="text1"/>
          <w:sz w:val="24"/>
          <w:szCs w:val="24"/>
          <w:lang w:val="en-GB"/>
          <w:rPrChange w:id="3740" w:author="Alexandre Miguel Kaizeler Guedes Da Silva Afonso" w:date="2026-07-27T16:55:00Z" w16du:dateUtc="2026-07-27T15:55:00Z">
            <w:rPr>
              <w:rFonts w:ascii="Arial" w:hAnsi="Arial" w:cs="Arial"/>
              <w:color w:val="000000" w:themeColor="text1"/>
              <w:sz w:val="24"/>
              <w:szCs w:val="24"/>
            </w:rPr>
          </w:rPrChange>
        </w:rPr>
        <w:fldChar w:fldCharType="end"/>
      </w:r>
      <w:r w:rsidR="00FA5A6C" w:rsidRPr="00B475D4">
        <w:rPr>
          <w:rFonts w:ascii="Arial" w:hAnsi="Arial" w:cs="Arial"/>
          <w:color w:val="000000" w:themeColor="text1"/>
          <w:sz w:val="24"/>
          <w:szCs w:val="24"/>
          <w:lang w:val="en-GB"/>
          <w:rPrChange w:id="3741" w:author="Alexandre Miguel Kaizeler Guedes Da Silva Afonso" w:date="2026-07-27T16:55:00Z" w16du:dateUtc="2026-07-27T15:55:00Z">
            <w:rPr>
              <w:rFonts w:ascii="Arial" w:hAnsi="Arial" w:cs="Arial"/>
              <w:color w:val="000000" w:themeColor="text1"/>
              <w:sz w:val="24"/>
              <w:szCs w:val="24"/>
            </w:rPr>
          </w:rPrChange>
        </w:rPr>
        <w:t xml:space="preserve">. </w:t>
      </w:r>
      <w:r w:rsidR="000449DA" w:rsidRPr="00B475D4">
        <w:rPr>
          <w:rFonts w:ascii="Arial" w:hAnsi="Arial" w:cs="Arial"/>
          <w:color w:val="000000" w:themeColor="text1"/>
          <w:sz w:val="24"/>
          <w:szCs w:val="24"/>
          <w:lang w:val="en-GB"/>
          <w:rPrChange w:id="3742" w:author="Alexandre Miguel Kaizeler Guedes Da Silva Afonso" w:date="2026-07-27T16:55:00Z" w16du:dateUtc="2026-07-27T15:55:00Z">
            <w:rPr>
              <w:rFonts w:ascii="Arial" w:hAnsi="Arial" w:cs="Arial"/>
              <w:color w:val="000000" w:themeColor="text1"/>
              <w:sz w:val="24"/>
              <w:szCs w:val="24"/>
            </w:rPr>
          </w:rPrChange>
        </w:rPr>
        <w:t xml:space="preserve">This raises the possibility that, at least in these cancers, this increased inflammation </w:t>
      </w:r>
      <w:r w:rsidR="001F12A5" w:rsidRPr="00B475D4">
        <w:rPr>
          <w:rFonts w:ascii="Arial" w:hAnsi="Arial" w:cs="Arial"/>
          <w:color w:val="000000" w:themeColor="text1"/>
          <w:sz w:val="24"/>
          <w:szCs w:val="24"/>
          <w:lang w:val="en-GB"/>
          <w:rPrChange w:id="3743" w:author="Alexandre Miguel Kaizeler Guedes Da Silva Afonso" w:date="2026-07-27T16:55:00Z" w16du:dateUtc="2026-07-27T15:55:00Z">
            <w:rPr>
              <w:rFonts w:ascii="Arial" w:hAnsi="Arial" w:cs="Arial"/>
              <w:color w:val="000000" w:themeColor="text1"/>
              <w:sz w:val="24"/>
              <w:szCs w:val="24"/>
            </w:rPr>
          </w:rPrChange>
        </w:rPr>
        <w:t xml:space="preserve">may be boosting </w:t>
      </w:r>
      <w:r w:rsidR="00033D17" w:rsidRPr="00B475D4">
        <w:rPr>
          <w:rFonts w:ascii="Arial" w:hAnsi="Arial" w:cs="Arial"/>
          <w:color w:val="000000" w:themeColor="text1"/>
          <w:sz w:val="24"/>
          <w:szCs w:val="24"/>
          <w:lang w:val="en-GB"/>
          <w:rPrChange w:id="3744" w:author="Alexandre Miguel Kaizeler Guedes Da Silva Afonso" w:date="2026-07-27T16:55:00Z" w16du:dateUtc="2026-07-27T15:55:00Z">
            <w:rPr>
              <w:rFonts w:ascii="Arial" w:hAnsi="Arial" w:cs="Arial"/>
              <w:color w:val="000000" w:themeColor="text1"/>
              <w:sz w:val="24"/>
              <w:szCs w:val="24"/>
            </w:rPr>
          </w:rPrChange>
        </w:rPr>
        <w:t>anti-</w:t>
      </w:r>
      <w:r w:rsidR="001F12A5" w:rsidRPr="00B475D4">
        <w:rPr>
          <w:rFonts w:ascii="Arial" w:hAnsi="Arial" w:cs="Arial"/>
          <w:color w:val="000000" w:themeColor="text1"/>
          <w:sz w:val="24"/>
          <w:szCs w:val="24"/>
          <w:lang w:val="en-GB"/>
          <w:rPrChange w:id="3745" w:author="Alexandre Miguel Kaizeler Guedes Da Silva Afonso" w:date="2026-07-27T16:55:00Z" w16du:dateUtc="2026-07-27T15:55:00Z">
            <w:rPr>
              <w:rFonts w:ascii="Arial" w:hAnsi="Arial" w:cs="Arial"/>
              <w:color w:val="000000" w:themeColor="text1"/>
              <w:sz w:val="24"/>
              <w:szCs w:val="24"/>
            </w:rPr>
          </w:rPrChange>
        </w:rPr>
        <w:t xml:space="preserve">tumour immunity, thus impairing tumour growth (Figure </w:t>
      </w:r>
      <w:r w:rsidR="00802DDF" w:rsidRPr="00B475D4">
        <w:rPr>
          <w:rFonts w:ascii="Arial" w:hAnsi="Arial" w:cs="Arial"/>
          <w:color w:val="000000" w:themeColor="text1"/>
          <w:sz w:val="24"/>
          <w:szCs w:val="24"/>
          <w:lang w:val="en-GB"/>
          <w:rPrChange w:id="3746" w:author="Alexandre Miguel Kaizeler Guedes Da Silva Afonso" w:date="2026-07-27T16:55:00Z" w16du:dateUtc="2026-07-27T15:55:00Z">
            <w:rPr>
              <w:rFonts w:ascii="Arial" w:hAnsi="Arial" w:cs="Arial"/>
              <w:color w:val="000000" w:themeColor="text1"/>
              <w:sz w:val="24"/>
              <w:szCs w:val="24"/>
            </w:rPr>
          </w:rPrChange>
        </w:rPr>
        <w:t>7</w:t>
      </w:r>
      <w:r w:rsidR="001F12A5" w:rsidRPr="00B475D4">
        <w:rPr>
          <w:rFonts w:ascii="Arial" w:hAnsi="Arial" w:cs="Arial"/>
          <w:color w:val="000000" w:themeColor="text1"/>
          <w:sz w:val="24"/>
          <w:szCs w:val="24"/>
          <w:lang w:val="en-GB"/>
          <w:rPrChange w:id="3747" w:author="Alexandre Miguel Kaizeler Guedes Da Silva Afonso" w:date="2026-07-27T16:55:00Z" w16du:dateUtc="2026-07-27T15:55:00Z">
            <w:rPr>
              <w:rFonts w:ascii="Arial" w:hAnsi="Arial" w:cs="Arial"/>
              <w:color w:val="000000" w:themeColor="text1"/>
              <w:sz w:val="24"/>
              <w:szCs w:val="24"/>
            </w:rPr>
          </w:rPrChange>
        </w:rPr>
        <w:t xml:space="preserve">D) </w:t>
      </w:r>
      <w:r w:rsidR="00634824" w:rsidRPr="00B475D4">
        <w:rPr>
          <w:rFonts w:ascii="Arial" w:hAnsi="Arial" w:cs="Arial"/>
          <w:color w:val="000000" w:themeColor="text1"/>
          <w:sz w:val="24"/>
          <w:szCs w:val="24"/>
          <w:lang w:val="en-GB"/>
          <w:rPrChange w:id="3748" w:author="Alexandre Miguel Kaizeler Guedes Da Silva Afonso" w:date="2026-07-27T16:55:00Z" w16du:dateUtc="2026-07-27T15:55:00Z">
            <w:rPr>
              <w:rFonts w:ascii="Arial" w:hAnsi="Arial" w:cs="Arial"/>
              <w:color w:val="000000" w:themeColor="text1"/>
              <w:sz w:val="24"/>
              <w:szCs w:val="24"/>
            </w:rPr>
          </w:rPrChange>
        </w:rPr>
        <w:t>(potential mechanisms reviewed elsewhere</w:t>
      </w:r>
      <w:r w:rsidR="00634824" w:rsidRPr="00B475D4">
        <w:rPr>
          <w:rFonts w:ascii="Arial" w:hAnsi="Arial" w:cs="Arial"/>
          <w:color w:val="000000" w:themeColor="text1"/>
          <w:sz w:val="24"/>
          <w:szCs w:val="24"/>
          <w:lang w:val="en-GB"/>
          <w:rPrChange w:id="3749" w:author="Alexandre Miguel Kaizeler Guedes Da Silva Afonso" w:date="2026-07-27T16:55:00Z" w16du:dateUtc="2026-07-27T15:55:00Z">
            <w:rPr>
              <w:rFonts w:ascii="Arial" w:hAnsi="Arial" w:cs="Arial"/>
              <w:color w:val="000000" w:themeColor="text1"/>
              <w:sz w:val="24"/>
              <w:szCs w:val="24"/>
            </w:rPr>
          </w:rPrChange>
        </w:rPr>
        <w:fldChar w:fldCharType="begin"/>
      </w:r>
      <w:r w:rsidR="0017139D" w:rsidRPr="00B475D4">
        <w:rPr>
          <w:rFonts w:ascii="Arial" w:hAnsi="Arial" w:cs="Arial"/>
          <w:color w:val="000000" w:themeColor="text1"/>
          <w:sz w:val="24"/>
          <w:szCs w:val="24"/>
          <w:lang w:val="en-GB"/>
          <w:rPrChange w:id="3750" w:author="Alexandre Miguel Kaizeler Guedes Da Silva Afonso" w:date="2026-07-27T16:55:00Z" w16du:dateUtc="2026-07-27T15:55:00Z">
            <w:rPr>
              <w:rFonts w:ascii="Arial" w:hAnsi="Arial" w:cs="Arial"/>
              <w:color w:val="000000" w:themeColor="text1"/>
              <w:sz w:val="24"/>
              <w:szCs w:val="24"/>
            </w:rPr>
          </w:rPrChange>
        </w:rPr>
        <w:instrText xml:space="preserve"> ADDIN ZOTERO_ITEM CSL_CITATION {"citationID":"hJOKsSNC","properties":{"formattedCitation":"\\super 104\\nosupersub{}","plainCitation":"104","noteIndex":0},"citationItems":[{"id":152,"uris":["http://zotero.org/users/local/q86rvdj2/items/NI466S4G"],"itemData":{"id":152,"type":"article-journal","abstract":"Inflammation is an essential component of the immune response that protects the host against pathogens and facilitates tissue repair. Chronic inflammation is a critical factor in cancer development and progression. It affects every stage of tumor development, from initiation and promotion to invasion and metastasis. Tumors often create an inflammatory microenvironment that induces angiogenesis, immune suppression, and malignant growth. Immune cells within the tumor microenvironment interact actively with cancer cells, which drives progression through complex molecular mechanisms. Chronic inflammation is triggered by factors such as infections, obesity, and environmental toxins and is strongly linked to increased cancer risk. However, acute inflammatory responses can sometimes boost antitumor immunity; thus, inflammation presents both challenges and opportunities for therapeutic intervention. This review examines how inflammation contributes to tumor biology, emphasizing its dual role as a critical factor in tumorigenesis and as a potential therapeutic target.","container-title":"Cells","DOI":"10.3390/cells14070488","ISSN":"2073-4409","issue":"7","journalAbbreviation":"Cells","language":"en","license":"https://creativecommons.org/licenses/by/4.0/","page":"488","source":"DOI.org (Crossref)","title":"The Role of Inflammation in Cancer: Mechanisms of Tumor Initiation, Progression, and Metastasis","title-short":"The Role of Inflammation in Cancer","volume":"14","author":[{"family":"Nishida","given":"Atsushi"},{"family":"Andoh","given":"Akira"}],"issued":{"date-parts":[["2025",3,25]]}}}],"schema":"https://github.com/citation-style-language/schema/raw/master/csl-citation.json"} </w:instrText>
      </w:r>
      <w:r w:rsidR="00634824" w:rsidRPr="00B475D4">
        <w:rPr>
          <w:rFonts w:ascii="Arial" w:hAnsi="Arial" w:cs="Arial"/>
          <w:color w:val="000000" w:themeColor="text1"/>
          <w:sz w:val="24"/>
          <w:szCs w:val="24"/>
          <w:lang w:val="en-GB"/>
          <w:rPrChange w:id="3751" w:author="Alexandre Miguel Kaizeler Guedes Da Silva Afonso" w:date="2026-07-27T16:55:00Z" w16du:dateUtc="2026-07-27T15:55:00Z">
            <w:rPr>
              <w:rFonts w:ascii="Arial" w:hAnsi="Arial" w:cs="Arial"/>
              <w:color w:val="000000" w:themeColor="text1"/>
              <w:sz w:val="24"/>
              <w:szCs w:val="24"/>
            </w:rPr>
          </w:rPrChange>
        </w:rPr>
        <w:fldChar w:fldCharType="separate"/>
      </w:r>
      <w:r w:rsidR="0017139D" w:rsidRPr="00B475D4">
        <w:rPr>
          <w:rFonts w:ascii="Arial" w:hAnsi="Arial" w:cs="Arial"/>
          <w:kern w:val="0"/>
          <w:sz w:val="24"/>
          <w:vertAlign w:val="superscript"/>
          <w:lang w:val="en-GB"/>
          <w:rPrChange w:id="3752" w:author="Alexandre Miguel Kaizeler Guedes Da Silva Afonso" w:date="2026-07-27T16:55:00Z" w16du:dateUtc="2026-07-27T15:55:00Z">
            <w:rPr>
              <w:rFonts w:ascii="Arial" w:hAnsi="Arial" w:cs="Arial"/>
              <w:kern w:val="0"/>
              <w:sz w:val="24"/>
              <w:vertAlign w:val="superscript"/>
            </w:rPr>
          </w:rPrChange>
        </w:rPr>
        <w:t>104</w:t>
      </w:r>
      <w:r w:rsidR="00634824" w:rsidRPr="00B475D4">
        <w:rPr>
          <w:rFonts w:ascii="Arial" w:hAnsi="Arial" w:cs="Arial"/>
          <w:color w:val="000000" w:themeColor="text1"/>
          <w:sz w:val="24"/>
          <w:szCs w:val="24"/>
          <w:lang w:val="en-GB"/>
          <w:rPrChange w:id="3753" w:author="Alexandre Miguel Kaizeler Guedes Da Silva Afonso" w:date="2026-07-27T16:55:00Z" w16du:dateUtc="2026-07-27T15:55:00Z">
            <w:rPr>
              <w:rFonts w:ascii="Arial" w:hAnsi="Arial" w:cs="Arial"/>
              <w:color w:val="000000" w:themeColor="text1"/>
              <w:sz w:val="24"/>
              <w:szCs w:val="24"/>
            </w:rPr>
          </w:rPrChange>
        </w:rPr>
        <w:fldChar w:fldCharType="end"/>
      </w:r>
      <w:r w:rsidR="00634824" w:rsidRPr="00B475D4">
        <w:rPr>
          <w:rFonts w:ascii="Arial" w:hAnsi="Arial" w:cs="Arial"/>
          <w:color w:val="000000" w:themeColor="text1"/>
          <w:sz w:val="24"/>
          <w:szCs w:val="24"/>
          <w:lang w:val="en-GB"/>
          <w:rPrChange w:id="3754" w:author="Alexandre Miguel Kaizeler Guedes Da Silva Afonso" w:date="2026-07-27T16:55:00Z" w16du:dateUtc="2026-07-27T15:55:00Z">
            <w:rPr>
              <w:rFonts w:ascii="Arial" w:hAnsi="Arial" w:cs="Arial"/>
              <w:color w:val="000000" w:themeColor="text1"/>
              <w:sz w:val="24"/>
              <w:szCs w:val="24"/>
            </w:rPr>
          </w:rPrChange>
        </w:rPr>
        <w:t>)</w:t>
      </w:r>
      <w:r w:rsidR="000449DA" w:rsidRPr="00B475D4">
        <w:rPr>
          <w:rFonts w:ascii="Arial" w:hAnsi="Arial" w:cs="Arial"/>
          <w:color w:val="000000" w:themeColor="text1"/>
          <w:sz w:val="24"/>
          <w:szCs w:val="24"/>
          <w:lang w:val="en-GB"/>
          <w:rPrChange w:id="3755" w:author="Alexandre Miguel Kaizeler Guedes Da Silva Afonso" w:date="2026-07-27T16:55:00Z" w16du:dateUtc="2026-07-27T15:55:00Z">
            <w:rPr>
              <w:rFonts w:ascii="Arial" w:hAnsi="Arial" w:cs="Arial"/>
              <w:color w:val="000000" w:themeColor="text1"/>
              <w:sz w:val="24"/>
              <w:szCs w:val="24"/>
            </w:rPr>
          </w:rPrChange>
        </w:rPr>
        <w:t>.</w:t>
      </w:r>
    </w:p>
    <w:p w14:paraId="067C078D" w14:textId="46F1543E" w:rsidR="00BC6CC6" w:rsidRPr="00B475D4" w:rsidRDefault="000449DA" w:rsidP="00BC6CC6">
      <w:pPr>
        <w:jc w:val="both"/>
        <w:rPr>
          <w:rFonts w:ascii="Arial" w:hAnsi="Arial" w:cs="Arial"/>
          <w:color w:val="000000" w:themeColor="text1"/>
          <w:sz w:val="24"/>
          <w:szCs w:val="24"/>
          <w:lang w:val="en-GB"/>
          <w:rPrChange w:id="3756" w:author="Alexandre Miguel Kaizeler Guedes Da Silva Afonso" w:date="2026-07-27T16:55:00Z" w16du:dateUtc="2026-07-27T15:55:00Z">
            <w:rPr>
              <w:rFonts w:ascii="Arial" w:hAnsi="Arial" w:cs="Arial"/>
              <w:color w:val="000000" w:themeColor="text1"/>
              <w:sz w:val="24"/>
              <w:szCs w:val="24"/>
            </w:rPr>
          </w:rPrChange>
        </w:rPr>
      </w:pPr>
      <w:r w:rsidRPr="00B475D4">
        <w:rPr>
          <w:rFonts w:ascii="Arial" w:hAnsi="Arial" w:cs="Arial"/>
          <w:color w:val="000000" w:themeColor="text1"/>
          <w:sz w:val="24"/>
          <w:szCs w:val="24"/>
          <w:lang w:val="en-GB"/>
          <w:rPrChange w:id="3757" w:author="Alexandre Miguel Kaizeler Guedes Da Silva Afonso" w:date="2026-07-27T16:55:00Z" w16du:dateUtc="2026-07-27T15:55:00Z">
            <w:rPr>
              <w:rFonts w:ascii="Arial" w:hAnsi="Arial" w:cs="Arial"/>
              <w:color w:val="000000" w:themeColor="text1"/>
              <w:sz w:val="24"/>
              <w:szCs w:val="24"/>
            </w:rPr>
          </w:rPrChange>
        </w:rPr>
        <w:t xml:space="preserve">To further investigate the basis of this association, we compared the top and bottom quartiles of SG Score within each of the </w:t>
      </w:r>
      <w:r w:rsidR="00127E3D" w:rsidRPr="00B475D4">
        <w:rPr>
          <w:rFonts w:ascii="Arial" w:hAnsi="Arial" w:cs="Arial"/>
          <w:color w:val="000000" w:themeColor="text1"/>
          <w:sz w:val="24"/>
          <w:szCs w:val="24"/>
          <w:lang w:val="en-GB"/>
          <w:rPrChange w:id="3758" w:author="Alexandre Miguel Kaizeler Guedes Da Silva Afonso" w:date="2026-07-27T16:55:00Z" w16du:dateUtc="2026-07-27T15:55:00Z">
            <w:rPr>
              <w:rFonts w:ascii="Arial" w:hAnsi="Arial" w:cs="Arial"/>
              <w:color w:val="000000" w:themeColor="text1"/>
              <w:sz w:val="24"/>
              <w:szCs w:val="24"/>
            </w:rPr>
          </w:rPrChange>
        </w:rPr>
        <w:t xml:space="preserve">two </w:t>
      </w:r>
      <w:r w:rsidRPr="00B475D4">
        <w:rPr>
          <w:rFonts w:ascii="Arial" w:hAnsi="Arial" w:cs="Arial"/>
          <w:color w:val="000000" w:themeColor="text1"/>
          <w:sz w:val="24"/>
          <w:szCs w:val="24"/>
          <w:lang w:val="en-GB"/>
          <w:rPrChange w:id="3759" w:author="Alexandre Miguel Kaizeler Guedes Da Silva Afonso" w:date="2026-07-27T16:55:00Z" w16du:dateUtc="2026-07-27T15:55:00Z">
            <w:rPr>
              <w:rFonts w:ascii="Arial" w:hAnsi="Arial" w:cs="Arial"/>
              <w:color w:val="000000" w:themeColor="text1"/>
              <w:sz w:val="24"/>
              <w:szCs w:val="24"/>
            </w:rPr>
          </w:rPrChange>
        </w:rPr>
        <w:t>cancer types, while controlling for tissue of origin</w:t>
      </w:r>
      <w:r w:rsidR="00BC6CC6" w:rsidRPr="00B475D4">
        <w:rPr>
          <w:rFonts w:ascii="Arial" w:hAnsi="Arial" w:cs="Arial"/>
          <w:color w:val="000000" w:themeColor="text1"/>
          <w:sz w:val="24"/>
          <w:szCs w:val="24"/>
          <w:lang w:val="en-GB"/>
          <w:rPrChange w:id="3760" w:author="Alexandre Miguel Kaizeler Guedes Da Silva Afonso" w:date="2026-07-27T16:55:00Z" w16du:dateUtc="2026-07-27T15:55:00Z">
            <w:rPr>
              <w:rFonts w:ascii="Arial" w:hAnsi="Arial" w:cs="Arial"/>
              <w:color w:val="000000" w:themeColor="text1"/>
              <w:sz w:val="24"/>
              <w:szCs w:val="24"/>
            </w:rPr>
          </w:rPrChange>
        </w:rPr>
        <w:t xml:space="preserve">. </w:t>
      </w:r>
      <w:r w:rsidRPr="00B475D4">
        <w:rPr>
          <w:rFonts w:ascii="Arial" w:hAnsi="Arial" w:cs="Arial"/>
          <w:color w:val="000000" w:themeColor="text1"/>
          <w:sz w:val="24"/>
          <w:szCs w:val="24"/>
          <w:lang w:val="en-GB"/>
          <w:rPrChange w:id="3761" w:author="Alexandre Miguel Kaizeler Guedes Da Silva Afonso" w:date="2026-07-27T16:55:00Z" w16du:dateUtc="2026-07-27T15:55:00Z">
            <w:rPr>
              <w:rFonts w:ascii="Arial" w:hAnsi="Arial" w:cs="Arial"/>
              <w:color w:val="000000" w:themeColor="text1"/>
              <w:sz w:val="24"/>
              <w:szCs w:val="24"/>
            </w:rPr>
          </w:rPrChange>
        </w:rPr>
        <w:t xml:space="preserve">DGE </w:t>
      </w:r>
      <w:r w:rsidR="00BC6CC6" w:rsidRPr="00B475D4">
        <w:rPr>
          <w:rFonts w:ascii="Arial" w:hAnsi="Arial" w:cs="Arial"/>
          <w:color w:val="000000" w:themeColor="text1"/>
          <w:sz w:val="24"/>
          <w:szCs w:val="24"/>
          <w:lang w:val="en-GB"/>
          <w:rPrChange w:id="3762" w:author="Alexandre Miguel Kaizeler Guedes Da Silva Afonso" w:date="2026-07-27T16:55:00Z" w16du:dateUtc="2026-07-27T15:55:00Z">
            <w:rPr>
              <w:rFonts w:ascii="Arial" w:hAnsi="Arial" w:cs="Arial"/>
              <w:color w:val="000000" w:themeColor="text1"/>
              <w:sz w:val="24"/>
              <w:szCs w:val="24"/>
            </w:rPr>
          </w:rPrChange>
        </w:rPr>
        <w:t xml:space="preserve">analysis identified upregulation of </w:t>
      </w:r>
      <w:r w:rsidR="00BC6CC6" w:rsidRPr="00B475D4">
        <w:rPr>
          <w:rFonts w:ascii="Arial" w:hAnsi="Arial" w:cs="Arial"/>
          <w:i/>
          <w:iCs/>
          <w:color w:val="000000" w:themeColor="text1"/>
          <w:sz w:val="24"/>
          <w:szCs w:val="24"/>
          <w:lang w:val="en-GB"/>
          <w:rPrChange w:id="3763" w:author="Alexandre Miguel Kaizeler Guedes Da Silva Afonso" w:date="2026-07-27T16:55:00Z" w16du:dateUtc="2026-07-27T15:55:00Z">
            <w:rPr>
              <w:rFonts w:ascii="Arial" w:hAnsi="Arial" w:cs="Arial"/>
              <w:i/>
              <w:iCs/>
              <w:color w:val="000000" w:themeColor="text1"/>
              <w:sz w:val="24"/>
              <w:szCs w:val="24"/>
            </w:rPr>
          </w:rPrChange>
        </w:rPr>
        <w:t>HK2</w:t>
      </w:r>
      <w:r w:rsidR="001F12A5" w:rsidRPr="00B475D4">
        <w:rPr>
          <w:rFonts w:ascii="Arial" w:hAnsi="Arial" w:cs="Arial"/>
          <w:i/>
          <w:iCs/>
          <w:color w:val="000000" w:themeColor="text1"/>
          <w:sz w:val="24"/>
          <w:szCs w:val="24"/>
          <w:lang w:val="en-GB"/>
          <w:rPrChange w:id="3764" w:author="Alexandre Miguel Kaizeler Guedes Da Silva Afonso" w:date="2026-07-27T16:55:00Z" w16du:dateUtc="2026-07-27T15:55:00Z">
            <w:rPr>
              <w:rFonts w:ascii="Arial" w:hAnsi="Arial" w:cs="Arial"/>
              <w:i/>
              <w:iCs/>
              <w:color w:val="000000" w:themeColor="text1"/>
              <w:sz w:val="24"/>
              <w:szCs w:val="24"/>
            </w:rPr>
          </w:rPrChange>
        </w:rPr>
        <w:t xml:space="preserve"> </w:t>
      </w:r>
      <w:r w:rsidR="001F12A5" w:rsidRPr="00B475D4">
        <w:rPr>
          <w:rFonts w:ascii="Arial" w:hAnsi="Arial" w:cs="Arial"/>
          <w:color w:val="000000" w:themeColor="text1"/>
          <w:sz w:val="24"/>
          <w:szCs w:val="24"/>
          <w:lang w:val="en-GB"/>
          <w:rPrChange w:id="3765" w:author="Alexandre Miguel Kaizeler Guedes Da Silva Afonso" w:date="2026-07-27T16:55:00Z" w16du:dateUtc="2026-07-27T15:55:00Z">
            <w:rPr>
              <w:rFonts w:ascii="Arial" w:hAnsi="Arial" w:cs="Arial"/>
              <w:color w:val="000000" w:themeColor="text1"/>
              <w:sz w:val="24"/>
              <w:szCs w:val="24"/>
            </w:rPr>
          </w:rPrChange>
        </w:rPr>
        <w:t xml:space="preserve">(Figure </w:t>
      </w:r>
      <w:r w:rsidR="00802DDF" w:rsidRPr="00B475D4">
        <w:rPr>
          <w:rFonts w:ascii="Arial" w:hAnsi="Arial" w:cs="Arial"/>
          <w:color w:val="000000" w:themeColor="text1"/>
          <w:sz w:val="24"/>
          <w:szCs w:val="24"/>
          <w:lang w:val="en-GB"/>
          <w:rPrChange w:id="3766" w:author="Alexandre Miguel Kaizeler Guedes Da Silva Afonso" w:date="2026-07-27T16:55:00Z" w16du:dateUtc="2026-07-27T15:55:00Z">
            <w:rPr>
              <w:rFonts w:ascii="Arial" w:hAnsi="Arial" w:cs="Arial"/>
              <w:color w:val="000000" w:themeColor="text1"/>
              <w:sz w:val="24"/>
              <w:szCs w:val="24"/>
            </w:rPr>
          </w:rPrChange>
        </w:rPr>
        <w:t>7</w:t>
      </w:r>
      <w:r w:rsidR="001F12A5" w:rsidRPr="00B475D4">
        <w:rPr>
          <w:rFonts w:ascii="Arial" w:hAnsi="Arial" w:cs="Arial"/>
          <w:color w:val="000000" w:themeColor="text1"/>
          <w:sz w:val="24"/>
          <w:szCs w:val="24"/>
          <w:lang w:val="en-GB"/>
          <w:rPrChange w:id="3767" w:author="Alexandre Miguel Kaizeler Guedes Da Silva Afonso" w:date="2026-07-27T16:55:00Z" w16du:dateUtc="2026-07-27T15:55:00Z">
            <w:rPr>
              <w:rFonts w:ascii="Arial" w:hAnsi="Arial" w:cs="Arial"/>
              <w:color w:val="000000" w:themeColor="text1"/>
              <w:sz w:val="24"/>
              <w:szCs w:val="24"/>
            </w:rPr>
          </w:rPrChange>
        </w:rPr>
        <w:t>E)</w:t>
      </w:r>
      <w:r w:rsidR="00BC6CC6" w:rsidRPr="00B475D4">
        <w:rPr>
          <w:rFonts w:ascii="Arial" w:hAnsi="Arial" w:cs="Arial"/>
          <w:color w:val="000000" w:themeColor="text1"/>
          <w:sz w:val="24"/>
          <w:szCs w:val="24"/>
          <w:lang w:val="en-GB"/>
          <w:rPrChange w:id="3768" w:author="Alexandre Miguel Kaizeler Guedes Da Silva Afonso" w:date="2026-07-27T16:55:00Z" w16du:dateUtc="2026-07-27T15:55:00Z">
            <w:rPr>
              <w:rFonts w:ascii="Arial" w:hAnsi="Arial" w:cs="Arial"/>
              <w:color w:val="000000" w:themeColor="text1"/>
              <w:sz w:val="24"/>
              <w:szCs w:val="24"/>
            </w:rPr>
          </w:rPrChange>
        </w:rPr>
        <w:t>, which binds VDAC to promote pore opening</w:t>
      </w:r>
      <w:r w:rsidR="001F12A5" w:rsidRPr="00B475D4">
        <w:rPr>
          <w:rFonts w:ascii="Arial" w:hAnsi="Arial" w:cs="Arial"/>
          <w:color w:val="000000" w:themeColor="text1"/>
          <w:sz w:val="24"/>
          <w:szCs w:val="24"/>
          <w:lang w:val="en-GB"/>
          <w:rPrChange w:id="3769" w:author="Alexandre Miguel Kaizeler Guedes Da Silva Afonso" w:date="2026-07-27T16:55:00Z" w16du:dateUtc="2026-07-27T15:55:00Z">
            <w:rPr>
              <w:rFonts w:ascii="Arial" w:hAnsi="Arial" w:cs="Arial"/>
              <w:color w:val="000000" w:themeColor="text1"/>
              <w:sz w:val="24"/>
              <w:szCs w:val="24"/>
            </w:rPr>
          </w:rPrChange>
        </w:rPr>
        <w:fldChar w:fldCharType="begin"/>
      </w:r>
      <w:r w:rsidR="0017139D" w:rsidRPr="00B475D4">
        <w:rPr>
          <w:rFonts w:ascii="Arial" w:hAnsi="Arial" w:cs="Arial"/>
          <w:color w:val="000000" w:themeColor="text1"/>
          <w:sz w:val="24"/>
          <w:szCs w:val="24"/>
          <w:lang w:val="en-GB"/>
          <w:rPrChange w:id="3770" w:author="Alexandre Miguel Kaizeler Guedes Da Silva Afonso" w:date="2026-07-27T16:55:00Z" w16du:dateUtc="2026-07-27T15:55:00Z">
            <w:rPr>
              <w:rFonts w:ascii="Arial" w:hAnsi="Arial" w:cs="Arial"/>
              <w:color w:val="000000" w:themeColor="text1"/>
              <w:sz w:val="24"/>
              <w:szCs w:val="24"/>
            </w:rPr>
          </w:rPrChange>
        </w:rPr>
        <w:instrText xml:space="preserve"> ADDIN ZOTERO_ITEM CSL_CITATION {"citationID":"S7GQuP2J","properties":{"formattedCitation":"\\super 105\\nosupersub{}","plainCitation":"105","noteIndex":0},"citationItems":[{"id":153,"uris":["http://zotero.org/users/local/q86rvdj2/items/3JQQKTGU"],"itemData":{"id":153,"type":"article-journal","abstract":"Abstract\n            Complex formation between hexokinase-II (HKII) and the mitochondrial VDAC1 is crucial to cell growth and survival. We hypothesize that HKII first inserts into the outer membrane of mitochondria (OMM) and then interacts with VDAC1 on the cytosolic leaflet of OMM to form a binary complex. To systematically investigate this process, we devised a hybrid approach. First, we describe membrane binding of HKII with molecular dynamics (MD) simulations employing a membrane mimetic model with enhanced lipid diffusion capturing membrane insertion of its H-anchor. The insertion depth of the H-anchor was then used to derive positional restraints in subsequent millisecond-scale Brownian dynamics (BD) simulations to preserve the membrane-bound pose of HKII during the formation of the HKII/VDAC1 binary complex. Multiple BD-derived structural models for the complex were further refined and their structural stability probed with additional MD simulations, resulting in one stable complex. A major feature in the complex is the partial (not complete) blockade of VDAC1’s permeation pathway, a result supported by our comparative electrophysiological measurements of the channel in the presence and absence of HKII. We also show how VDAC1 phosphorylation disrupts HKII binding, a feature that is verified by our electrophysiology recordings and has implications in mitochondria-mediated cell death.","container-title":"Communications Biology","DOI":"10.1038/s42003-021-02205-y","ISSN":"2399-3642","issue":"1","journalAbbreviation":"Commun Biol","language":"en","page":"667","source":"DOI.org (Crossref)","title":"Structural basis of complex formation between mitochondrial anion channel VDAC1 and Hexokinase-II","volume":"4","author":[{"family":"Haloi","given":"Nandan"},{"family":"Wen","given":"Po-Chao"},{"family":"Cheng","given":"Qunli"},{"family":"Yang","given":"Meiying"},{"family":"Natarajan","given":"Gayathri"},{"family":"Camara","given":"Amadou K. S."},{"family":"Kwok","given":"Wai-Meng"},{"family":"Tajkhorshid","given":"Emad"}],"issued":{"date-parts":[["2021",6,3]]}}}],"schema":"https://github.com/citation-style-language/schema/raw/master/csl-citation.json"} </w:instrText>
      </w:r>
      <w:r w:rsidR="001F12A5" w:rsidRPr="00B475D4">
        <w:rPr>
          <w:rFonts w:ascii="Arial" w:hAnsi="Arial" w:cs="Arial"/>
          <w:color w:val="000000" w:themeColor="text1"/>
          <w:sz w:val="24"/>
          <w:szCs w:val="24"/>
          <w:lang w:val="en-GB"/>
          <w:rPrChange w:id="3771" w:author="Alexandre Miguel Kaizeler Guedes Da Silva Afonso" w:date="2026-07-27T16:55:00Z" w16du:dateUtc="2026-07-27T15:55:00Z">
            <w:rPr>
              <w:rFonts w:ascii="Arial" w:hAnsi="Arial" w:cs="Arial"/>
              <w:color w:val="000000" w:themeColor="text1"/>
              <w:sz w:val="24"/>
              <w:szCs w:val="24"/>
            </w:rPr>
          </w:rPrChange>
        </w:rPr>
        <w:fldChar w:fldCharType="separate"/>
      </w:r>
      <w:r w:rsidR="0017139D" w:rsidRPr="00B475D4">
        <w:rPr>
          <w:rFonts w:ascii="Arial" w:hAnsi="Arial" w:cs="Arial"/>
          <w:kern w:val="0"/>
          <w:sz w:val="24"/>
          <w:vertAlign w:val="superscript"/>
          <w:lang w:val="en-GB"/>
          <w:rPrChange w:id="3772" w:author="Alexandre Miguel Kaizeler Guedes Da Silva Afonso" w:date="2026-07-27T16:55:00Z" w16du:dateUtc="2026-07-27T15:55:00Z">
            <w:rPr>
              <w:rFonts w:ascii="Arial" w:hAnsi="Arial" w:cs="Arial"/>
              <w:kern w:val="0"/>
              <w:sz w:val="24"/>
              <w:vertAlign w:val="superscript"/>
            </w:rPr>
          </w:rPrChange>
        </w:rPr>
        <w:t>105</w:t>
      </w:r>
      <w:r w:rsidR="001F12A5" w:rsidRPr="00B475D4">
        <w:rPr>
          <w:rFonts w:ascii="Arial" w:hAnsi="Arial" w:cs="Arial"/>
          <w:color w:val="000000" w:themeColor="text1"/>
          <w:sz w:val="24"/>
          <w:szCs w:val="24"/>
          <w:lang w:val="en-GB"/>
          <w:rPrChange w:id="3773" w:author="Alexandre Miguel Kaizeler Guedes Da Silva Afonso" w:date="2026-07-27T16:55:00Z" w16du:dateUtc="2026-07-27T15:55:00Z">
            <w:rPr>
              <w:rFonts w:ascii="Arial" w:hAnsi="Arial" w:cs="Arial"/>
              <w:color w:val="000000" w:themeColor="text1"/>
              <w:sz w:val="24"/>
              <w:szCs w:val="24"/>
            </w:rPr>
          </w:rPrChange>
        </w:rPr>
        <w:fldChar w:fldCharType="end"/>
      </w:r>
      <w:r w:rsidR="00BC6CC6" w:rsidRPr="00B475D4">
        <w:rPr>
          <w:rFonts w:ascii="Arial" w:hAnsi="Arial" w:cs="Arial"/>
          <w:color w:val="000000" w:themeColor="text1"/>
          <w:sz w:val="24"/>
          <w:szCs w:val="24"/>
          <w:lang w:val="en-GB"/>
          <w:rPrChange w:id="3774" w:author="Alexandre Miguel Kaizeler Guedes Da Silva Afonso" w:date="2026-07-27T16:55:00Z" w16du:dateUtc="2026-07-27T15:55:00Z">
            <w:rPr>
              <w:rFonts w:ascii="Arial" w:hAnsi="Arial" w:cs="Arial"/>
              <w:color w:val="000000" w:themeColor="text1"/>
              <w:sz w:val="24"/>
              <w:szCs w:val="24"/>
            </w:rPr>
          </w:rPrChange>
        </w:rPr>
        <w:t>. While this typically facilitates ATP release</w:t>
      </w:r>
      <w:r w:rsidR="001F12A5" w:rsidRPr="00B475D4">
        <w:rPr>
          <w:rFonts w:ascii="Arial" w:hAnsi="Arial" w:cs="Arial"/>
          <w:color w:val="000000" w:themeColor="text1"/>
          <w:sz w:val="24"/>
          <w:szCs w:val="24"/>
          <w:lang w:val="en-GB"/>
          <w:rPrChange w:id="3775" w:author="Alexandre Miguel Kaizeler Guedes Da Silva Afonso" w:date="2026-07-27T16:55:00Z" w16du:dateUtc="2026-07-27T15:55:00Z">
            <w:rPr>
              <w:rFonts w:ascii="Arial" w:hAnsi="Arial" w:cs="Arial"/>
              <w:color w:val="000000" w:themeColor="text1"/>
              <w:sz w:val="24"/>
              <w:szCs w:val="24"/>
            </w:rPr>
          </w:rPrChange>
        </w:rPr>
        <w:fldChar w:fldCharType="begin"/>
      </w:r>
      <w:r w:rsidR="0017139D" w:rsidRPr="00B475D4">
        <w:rPr>
          <w:rFonts w:ascii="Arial" w:hAnsi="Arial" w:cs="Arial"/>
          <w:color w:val="000000" w:themeColor="text1"/>
          <w:sz w:val="24"/>
          <w:szCs w:val="24"/>
          <w:lang w:val="en-GB"/>
          <w:rPrChange w:id="3776" w:author="Alexandre Miguel Kaizeler Guedes Da Silva Afonso" w:date="2026-07-27T16:55:00Z" w16du:dateUtc="2026-07-27T15:55:00Z">
            <w:rPr>
              <w:rFonts w:ascii="Arial" w:hAnsi="Arial" w:cs="Arial"/>
              <w:color w:val="000000" w:themeColor="text1"/>
              <w:sz w:val="24"/>
              <w:szCs w:val="24"/>
            </w:rPr>
          </w:rPrChange>
        </w:rPr>
        <w:instrText xml:space="preserve"> ADDIN ZOTERO_ITEM CSL_CITATION {"citationID":"UktJiSmv","properties":{"formattedCitation":"\\super 105\\nosupersub{}","plainCitation":"105","noteIndex":0},"citationItems":[{"id":153,"uris":["http://zotero.org/users/local/q86rvdj2/items/3JQQKTGU"],"itemData":{"id":153,"type":"article-journal","abstract":"Abstract\n            Complex formation between hexokinase-II (HKII) and the mitochondrial VDAC1 is crucial to cell growth and survival. We hypothesize that HKII first inserts into the outer membrane of mitochondria (OMM) and then interacts with VDAC1 on the cytosolic leaflet of OMM to form a binary complex. To systematically investigate this process, we devised a hybrid approach. First, we describe membrane binding of HKII with molecular dynamics (MD) simulations employing a membrane mimetic model with enhanced lipid diffusion capturing membrane insertion of its H-anchor. The insertion depth of the H-anchor was then used to derive positional restraints in subsequent millisecond-scale Brownian dynamics (BD) simulations to preserve the membrane-bound pose of HKII during the formation of the HKII/VDAC1 binary complex. Multiple BD-derived structural models for the complex were further refined and their structural stability probed with additional MD simulations, resulting in one stable complex. A major feature in the complex is the partial (not complete) blockade of VDAC1’s permeation pathway, a result supported by our comparative electrophysiological measurements of the channel in the presence and absence of HKII. We also show how VDAC1 phosphorylation disrupts HKII binding, a feature that is verified by our electrophysiology recordings and has implications in mitochondria-mediated cell death.","container-title":"Communications Biology","DOI":"10.1038/s42003-021-02205-y","ISSN":"2399-3642","issue":"1","journalAbbreviation":"Commun Biol","language":"en","page":"667","source":"DOI.org (Crossref)","title":"Structural basis of complex formation between mitochondrial anion channel VDAC1 and Hexokinase-II","volume":"4","author":[{"family":"Haloi","given":"Nandan"},{"family":"Wen","given":"Po-Chao"},{"family":"Cheng","given":"Qunli"},{"family":"Yang","given":"Meiying"},{"family":"Natarajan","given":"Gayathri"},{"family":"Camara","given":"Amadou K. S."},{"family":"Kwok","given":"Wai-Meng"},{"family":"Tajkhorshid","given":"Emad"}],"issued":{"date-parts":[["2021",6,3]]}}}],"schema":"https://github.com/citation-style-language/schema/raw/master/csl-citation.json"} </w:instrText>
      </w:r>
      <w:r w:rsidR="001F12A5" w:rsidRPr="00B475D4">
        <w:rPr>
          <w:rFonts w:ascii="Arial" w:hAnsi="Arial" w:cs="Arial"/>
          <w:color w:val="000000" w:themeColor="text1"/>
          <w:sz w:val="24"/>
          <w:szCs w:val="24"/>
          <w:lang w:val="en-GB"/>
          <w:rPrChange w:id="3777" w:author="Alexandre Miguel Kaizeler Guedes Da Silva Afonso" w:date="2026-07-27T16:55:00Z" w16du:dateUtc="2026-07-27T15:55:00Z">
            <w:rPr>
              <w:rFonts w:ascii="Arial" w:hAnsi="Arial" w:cs="Arial"/>
              <w:color w:val="000000" w:themeColor="text1"/>
              <w:sz w:val="24"/>
              <w:szCs w:val="24"/>
            </w:rPr>
          </w:rPrChange>
        </w:rPr>
        <w:fldChar w:fldCharType="separate"/>
      </w:r>
      <w:r w:rsidR="0017139D" w:rsidRPr="00B475D4">
        <w:rPr>
          <w:rFonts w:ascii="Arial" w:hAnsi="Arial" w:cs="Arial"/>
          <w:kern w:val="0"/>
          <w:sz w:val="24"/>
          <w:vertAlign w:val="superscript"/>
          <w:lang w:val="en-GB"/>
          <w:rPrChange w:id="3778" w:author="Alexandre Miguel Kaizeler Guedes Da Silva Afonso" w:date="2026-07-27T16:55:00Z" w16du:dateUtc="2026-07-27T15:55:00Z">
            <w:rPr>
              <w:rFonts w:ascii="Arial" w:hAnsi="Arial" w:cs="Arial"/>
              <w:kern w:val="0"/>
              <w:sz w:val="24"/>
              <w:vertAlign w:val="superscript"/>
            </w:rPr>
          </w:rPrChange>
        </w:rPr>
        <w:t>105</w:t>
      </w:r>
      <w:r w:rsidR="001F12A5" w:rsidRPr="00B475D4">
        <w:rPr>
          <w:rFonts w:ascii="Arial" w:hAnsi="Arial" w:cs="Arial"/>
          <w:color w:val="000000" w:themeColor="text1"/>
          <w:sz w:val="24"/>
          <w:szCs w:val="24"/>
          <w:lang w:val="en-GB"/>
          <w:rPrChange w:id="3779" w:author="Alexandre Miguel Kaizeler Guedes Da Silva Afonso" w:date="2026-07-27T16:55:00Z" w16du:dateUtc="2026-07-27T15:55:00Z">
            <w:rPr>
              <w:rFonts w:ascii="Arial" w:hAnsi="Arial" w:cs="Arial"/>
              <w:color w:val="000000" w:themeColor="text1"/>
              <w:sz w:val="24"/>
              <w:szCs w:val="24"/>
            </w:rPr>
          </w:rPrChange>
        </w:rPr>
        <w:fldChar w:fldCharType="end"/>
      </w:r>
      <w:r w:rsidR="00BC6CC6" w:rsidRPr="00B475D4">
        <w:rPr>
          <w:rFonts w:ascii="Arial" w:hAnsi="Arial" w:cs="Arial"/>
          <w:color w:val="000000" w:themeColor="text1"/>
          <w:sz w:val="24"/>
          <w:szCs w:val="24"/>
          <w:lang w:val="en-GB"/>
          <w:rPrChange w:id="3780" w:author="Alexandre Miguel Kaizeler Guedes Da Silva Afonso" w:date="2026-07-27T16:55:00Z" w16du:dateUtc="2026-07-27T15:55:00Z">
            <w:rPr>
              <w:rFonts w:ascii="Arial" w:hAnsi="Arial" w:cs="Arial"/>
              <w:color w:val="000000" w:themeColor="text1"/>
              <w:sz w:val="24"/>
              <w:szCs w:val="24"/>
            </w:rPr>
          </w:rPrChange>
        </w:rPr>
        <w:t xml:space="preserve">, </w:t>
      </w:r>
      <w:r w:rsidR="001F12A5" w:rsidRPr="00B475D4">
        <w:rPr>
          <w:rFonts w:ascii="Arial" w:hAnsi="Arial" w:cs="Arial"/>
          <w:color w:val="000000" w:themeColor="text1"/>
          <w:sz w:val="24"/>
          <w:szCs w:val="24"/>
          <w:lang w:val="en-GB"/>
          <w:rPrChange w:id="3781" w:author="Alexandre Miguel Kaizeler Guedes Da Silva Afonso" w:date="2026-07-27T16:55:00Z" w16du:dateUtc="2026-07-27T15:55:00Z">
            <w:rPr>
              <w:rFonts w:ascii="Arial" w:hAnsi="Arial" w:cs="Arial"/>
              <w:color w:val="000000" w:themeColor="text1"/>
              <w:sz w:val="24"/>
              <w:szCs w:val="24"/>
            </w:rPr>
          </w:rPrChange>
        </w:rPr>
        <w:t>previous results</w:t>
      </w:r>
      <w:r w:rsidR="001F12A5" w:rsidRPr="00B475D4">
        <w:rPr>
          <w:rFonts w:ascii="Arial" w:hAnsi="Arial" w:cs="Arial"/>
          <w:color w:val="000000" w:themeColor="text1"/>
          <w:sz w:val="24"/>
          <w:szCs w:val="24"/>
          <w:lang w:val="en-GB"/>
          <w:rPrChange w:id="3782" w:author="Alexandre Miguel Kaizeler Guedes Da Silva Afonso" w:date="2026-07-27T16:55:00Z" w16du:dateUtc="2026-07-27T15:55:00Z">
            <w:rPr>
              <w:rFonts w:ascii="Arial" w:hAnsi="Arial" w:cs="Arial"/>
              <w:color w:val="000000" w:themeColor="text1"/>
              <w:sz w:val="24"/>
              <w:szCs w:val="24"/>
            </w:rPr>
          </w:rPrChange>
        </w:rPr>
        <w:fldChar w:fldCharType="begin"/>
      </w:r>
      <w:r w:rsidR="0017139D" w:rsidRPr="00B475D4">
        <w:rPr>
          <w:rFonts w:ascii="Arial" w:hAnsi="Arial" w:cs="Arial"/>
          <w:color w:val="000000" w:themeColor="text1"/>
          <w:sz w:val="24"/>
          <w:szCs w:val="24"/>
          <w:lang w:val="en-GB"/>
          <w:rPrChange w:id="3783" w:author="Alexandre Miguel Kaizeler Guedes Da Silva Afonso" w:date="2026-07-27T16:55:00Z" w16du:dateUtc="2026-07-27T15:55:00Z">
            <w:rPr>
              <w:rFonts w:ascii="Arial" w:hAnsi="Arial" w:cs="Arial"/>
              <w:color w:val="000000" w:themeColor="text1"/>
              <w:sz w:val="24"/>
              <w:szCs w:val="24"/>
            </w:rPr>
          </w:rPrChange>
        </w:rPr>
        <w:instrText xml:space="preserve"> ADDIN ZOTERO_ITEM CSL_CITATION {"citationID":"YXVQd9xy","properties":{"formattedCitation":"\\super 60\\nosupersub{}","plainCitation":"60","noteIndex":0},"citationItems":[{"id":134,"uris":["http://zotero.org/users/local/q86rvdj2/items/HRYLS8CR"],"itemData":{"id":134,"type":"article-journal","abstract":"In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1F12A5" w:rsidRPr="00B475D4">
        <w:rPr>
          <w:rFonts w:ascii="Arial" w:hAnsi="Arial" w:cs="Arial"/>
          <w:color w:val="000000" w:themeColor="text1"/>
          <w:sz w:val="24"/>
          <w:szCs w:val="24"/>
          <w:lang w:val="en-GB"/>
          <w:rPrChange w:id="3784" w:author="Alexandre Miguel Kaizeler Guedes Da Silva Afonso" w:date="2026-07-27T16:55:00Z" w16du:dateUtc="2026-07-27T15:55:00Z">
            <w:rPr>
              <w:rFonts w:ascii="Arial" w:hAnsi="Arial" w:cs="Arial"/>
              <w:color w:val="000000" w:themeColor="text1"/>
              <w:sz w:val="24"/>
              <w:szCs w:val="24"/>
            </w:rPr>
          </w:rPrChange>
        </w:rPr>
        <w:fldChar w:fldCharType="separate"/>
      </w:r>
      <w:r w:rsidR="0017139D" w:rsidRPr="00B475D4">
        <w:rPr>
          <w:rFonts w:ascii="Arial" w:hAnsi="Arial" w:cs="Arial"/>
          <w:kern w:val="0"/>
          <w:sz w:val="24"/>
          <w:vertAlign w:val="superscript"/>
          <w:lang w:val="en-GB"/>
          <w:rPrChange w:id="3785" w:author="Alexandre Miguel Kaizeler Guedes Da Silva Afonso" w:date="2026-07-27T16:55:00Z" w16du:dateUtc="2026-07-27T15:55:00Z">
            <w:rPr>
              <w:rFonts w:ascii="Arial" w:hAnsi="Arial" w:cs="Arial"/>
              <w:kern w:val="0"/>
              <w:sz w:val="24"/>
              <w:vertAlign w:val="superscript"/>
            </w:rPr>
          </w:rPrChange>
        </w:rPr>
        <w:t>60</w:t>
      </w:r>
      <w:r w:rsidR="001F12A5" w:rsidRPr="00B475D4">
        <w:rPr>
          <w:rFonts w:ascii="Arial" w:hAnsi="Arial" w:cs="Arial"/>
          <w:color w:val="000000" w:themeColor="text1"/>
          <w:sz w:val="24"/>
          <w:szCs w:val="24"/>
          <w:lang w:val="en-GB"/>
          <w:rPrChange w:id="3786" w:author="Alexandre Miguel Kaizeler Guedes Da Silva Afonso" w:date="2026-07-27T16:55:00Z" w16du:dateUtc="2026-07-27T15:55:00Z">
            <w:rPr>
              <w:rFonts w:ascii="Arial" w:hAnsi="Arial" w:cs="Arial"/>
              <w:color w:val="000000" w:themeColor="text1"/>
              <w:sz w:val="24"/>
              <w:szCs w:val="24"/>
            </w:rPr>
          </w:rPrChange>
        </w:rPr>
        <w:fldChar w:fldCharType="end"/>
      </w:r>
      <w:r w:rsidR="001F12A5" w:rsidRPr="00B475D4">
        <w:rPr>
          <w:rFonts w:ascii="Arial" w:hAnsi="Arial" w:cs="Arial"/>
          <w:color w:val="000000" w:themeColor="text1"/>
          <w:sz w:val="24"/>
          <w:szCs w:val="24"/>
          <w:lang w:val="en-GB"/>
          <w:rPrChange w:id="3787" w:author="Alexandre Miguel Kaizeler Guedes Da Silva Afonso" w:date="2026-07-27T16:55:00Z" w16du:dateUtc="2026-07-27T15:55:00Z">
            <w:rPr>
              <w:rFonts w:ascii="Arial" w:hAnsi="Arial" w:cs="Arial"/>
              <w:color w:val="000000" w:themeColor="text1"/>
              <w:sz w:val="24"/>
              <w:szCs w:val="24"/>
            </w:rPr>
          </w:rPrChange>
        </w:rPr>
        <w:t xml:space="preserve"> (Figure</w:t>
      </w:r>
      <w:r w:rsidR="00F93EF5" w:rsidRPr="00B475D4">
        <w:rPr>
          <w:rFonts w:ascii="Arial" w:hAnsi="Arial" w:cs="Arial"/>
          <w:color w:val="000000" w:themeColor="text1"/>
          <w:sz w:val="24"/>
          <w:szCs w:val="24"/>
          <w:lang w:val="en-GB"/>
          <w:rPrChange w:id="3788" w:author="Alexandre Miguel Kaizeler Guedes Da Silva Afonso" w:date="2026-07-27T16:55:00Z" w16du:dateUtc="2026-07-27T15:55:00Z">
            <w:rPr>
              <w:rFonts w:ascii="Arial" w:hAnsi="Arial" w:cs="Arial"/>
              <w:color w:val="000000" w:themeColor="text1"/>
              <w:sz w:val="24"/>
              <w:szCs w:val="24"/>
            </w:rPr>
          </w:rPrChange>
        </w:rPr>
        <w:t xml:space="preserve"> </w:t>
      </w:r>
      <w:r w:rsidR="00802DDF" w:rsidRPr="00B475D4">
        <w:rPr>
          <w:rFonts w:ascii="Arial" w:hAnsi="Arial" w:cs="Arial"/>
          <w:color w:val="000000" w:themeColor="text1"/>
          <w:sz w:val="24"/>
          <w:szCs w:val="24"/>
          <w:lang w:val="en-GB"/>
          <w:rPrChange w:id="3789" w:author="Alexandre Miguel Kaizeler Guedes Da Silva Afonso" w:date="2026-07-27T16:55:00Z" w16du:dateUtc="2026-07-27T15:55:00Z">
            <w:rPr>
              <w:rFonts w:ascii="Arial" w:hAnsi="Arial" w:cs="Arial"/>
              <w:color w:val="000000" w:themeColor="text1"/>
              <w:sz w:val="24"/>
              <w:szCs w:val="24"/>
            </w:rPr>
          </w:rPrChange>
        </w:rPr>
        <w:t>5</w:t>
      </w:r>
      <w:r w:rsidR="00F93EF5" w:rsidRPr="00B475D4">
        <w:rPr>
          <w:rFonts w:ascii="Arial" w:hAnsi="Arial" w:cs="Arial"/>
          <w:color w:val="000000" w:themeColor="text1"/>
          <w:sz w:val="24"/>
          <w:szCs w:val="24"/>
          <w:lang w:val="en-GB"/>
          <w:rPrChange w:id="3790" w:author="Alexandre Miguel Kaizeler Guedes Da Silva Afonso" w:date="2026-07-27T16:55:00Z" w16du:dateUtc="2026-07-27T15:55:00Z">
            <w:rPr>
              <w:rFonts w:ascii="Arial" w:hAnsi="Arial" w:cs="Arial"/>
              <w:color w:val="000000" w:themeColor="text1"/>
              <w:sz w:val="24"/>
              <w:szCs w:val="24"/>
            </w:rPr>
          </w:rPrChange>
        </w:rPr>
        <w:t>A</w:t>
      </w:r>
      <w:r w:rsidR="001F12A5" w:rsidRPr="00B475D4">
        <w:rPr>
          <w:rFonts w:ascii="Arial" w:hAnsi="Arial" w:cs="Arial"/>
          <w:color w:val="000000" w:themeColor="text1"/>
          <w:sz w:val="24"/>
          <w:szCs w:val="24"/>
          <w:lang w:val="en-GB"/>
          <w:rPrChange w:id="3791" w:author="Alexandre Miguel Kaizeler Guedes Da Silva Afonso" w:date="2026-07-27T16:55:00Z" w16du:dateUtc="2026-07-27T15:55:00Z">
            <w:rPr>
              <w:rFonts w:ascii="Arial" w:hAnsi="Arial" w:cs="Arial"/>
              <w:color w:val="000000" w:themeColor="text1"/>
              <w:sz w:val="24"/>
              <w:szCs w:val="24"/>
            </w:rPr>
          </w:rPrChange>
        </w:rPr>
        <w:t>)</w:t>
      </w:r>
      <w:r w:rsidR="00BC6CC6" w:rsidRPr="00B475D4">
        <w:rPr>
          <w:rFonts w:ascii="Arial" w:hAnsi="Arial" w:cs="Arial"/>
          <w:color w:val="000000" w:themeColor="text1"/>
          <w:sz w:val="24"/>
          <w:szCs w:val="24"/>
          <w:lang w:val="en-GB"/>
          <w:rPrChange w:id="3792" w:author="Alexandre Miguel Kaizeler Guedes Da Silva Afonso" w:date="2026-07-27T16:55:00Z" w16du:dateUtc="2026-07-27T15:55:00Z">
            <w:rPr>
              <w:rFonts w:ascii="Arial" w:hAnsi="Arial" w:cs="Arial"/>
              <w:color w:val="000000" w:themeColor="text1"/>
              <w:sz w:val="24"/>
              <w:szCs w:val="24"/>
            </w:rPr>
          </w:rPrChange>
        </w:rPr>
        <w:t xml:space="preserve"> suggest it could also permit mitochondrial nucleic acid leakage</w:t>
      </w:r>
      <w:r w:rsidRPr="00B475D4">
        <w:rPr>
          <w:rFonts w:ascii="Arial" w:hAnsi="Arial" w:cs="Arial"/>
          <w:color w:val="000000" w:themeColor="text1"/>
          <w:sz w:val="24"/>
          <w:szCs w:val="24"/>
          <w:lang w:val="en-GB"/>
          <w:rPrChange w:id="3793" w:author="Alexandre Miguel Kaizeler Guedes Da Silva Afonso" w:date="2026-07-27T16:55:00Z" w16du:dateUtc="2026-07-27T15:55:00Z">
            <w:rPr>
              <w:rFonts w:ascii="Arial" w:hAnsi="Arial" w:cs="Arial"/>
              <w:color w:val="000000" w:themeColor="text1"/>
              <w:sz w:val="24"/>
              <w:szCs w:val="24"/>
            </w:rPr>
          </w:rPrChange>
        </w:rPr>
        <w:t>, which we previously linked to SG assembly</w:t>
      </w:r>
      <w:r w:rsidR="00E772D3" w:rsidRPr="00B475D4">
        <w:rPr>
          <w:rFonts w:ascii="Arial" w:hAnsi="Arial" w:cs="Arial"/>
          <w:color w:val="000000" w:themeColor="text1"/>
          <w:sz w:val="24"/>
          <w:szCs w:val="24"/>
          <w:lang w:val="en-GB"/>
          <w:rPrChange w:id="3794" w:author="Alexandre Miguel Kaizeler Guedes Da Silva Afonso" w:date="2026-07-27T16:55:00Z" w16du:dateUtc="2026-07-27T15:55:00Z">
            <w:rPr>
              <w:rFonts w:ascii="Arial" w:hAnsi="Arial" w:cs="Arial"/>
              <w:color w:val="000000" w:themeColor="text1"/>
              <w:sz w:val="24"/>
              <w:szCs w:val="24"/>
            </w:rPr>
          </w:rPrChange>
        </w:rPr>
        <w:t xml:space="preserve"> and inflammation</w:t>
      </w:r>
      <w:r w:rsidR="001F12A5" w:rsidRPr="00B475D4">
        <w:rPr>
          <w:rFonts w:ascii="Arial" w:hAnsi="Arial" w:cs="Arial"/>
          <w:color w:val="000000" w:themeColor="text1"/>
          <w:sz w:val="24"/>
          <w:szCs w:val="24"/>
          <w:lang w:val="en-GB"/>
          <w:rPrChange w:id="3795" w:author="Alexandre Miguel Kaizeler Guedes Da Silva Afonso" w:date="2026-07-27T16:55:00Z" w16du:dateUtc="2026-07-27T15:55:00Z">
            <w:rPr>
              <w:rFonts w:ascii="Arial" w:hAnsi="Arial" w:cs="Arial"/>
              <w:color w:val="000000" w:themeColor="text1"/>
              <w:sz w:val="24"/>
              <w:szCs w:val="24"/>
            </w:rPr>
          </w:rPrChange>
        </w:rPr>
        <w:t xml:space="preserve"> (Figure</w:t>
      </w:r>
      <w:r w:rsidR="00F93EF5" w:rsidRPr="00B475D4">
        <w:rPr>
          <w:rFonts w:ascii="Arial" w:hAnsi="Arial" w:cs="Arial"/>
          <w:color w:val="000000" w:themeColor="text1"/>
          <w:sz w:val="24"/>
          <w:szCs w:val="24"/>
          <w:lang w:val="en-GB"/>
          <w:rPrChange w:id="3796" w:author="Alexandre Miguel Kaizeler Guedes Da Silva Afonso" w:date="2026-07-27T16:55:00Z" w16du:dateUtc="2026-07-27T15:55:00Z">
            <w:rPr>
              <w:rFonts w:ascii="Arial" w:hAnsi="Arial" w:cs="Arial"/>
              <w:color w:val="000000" w:themeColor="text1"/>
              <w:sz w:val="24"/>
              <w:szCs w:val="24"/>
            </w:rPr>
          </w:rPrChange>
        </w:rPr>
        <w:t xml:space="preserve"> </w:t>
      </w:r>
      <w:r w:rsidR="00802DDF" w:rsidRPr="00B475D4">
        <w:rPr>
          <w:rFonts w:ascii="Arial" w:hAnsi="Arial" w:cs="Arial"/>
          <w:color w:val="000000" w:themeColor="text1"/>
          <w:sz w:val="24"/>
          <w:szCs w:val="24"/>
          <w:lang w:val="en-GB"/>
          <w:rPrChange w:id="3797" w:author="Alexandre Miguel Kaizeler Guedes Da Silva Afonso" w:date="2026-07-27T16:55:00Z" w16du:dateUtc="2026-07-27T15:55:00Z">
            <w:rPr>
              <w:rFonts w:ascii="Arial" w:hAnsi="Arial" w:cs="Arial"/>
              <w:color w:val="000000" w:themeColor="text1"/>
              <w:sz w:val="24"/>
              <w:szCs w:val="24"/>
            </w:rPr>
          </w:rPrChange>
        </w:rPr>
        <w:t>4</w:t>
      </w:r>
      <w:r w:rsidR="00F93EF5" w:rsidRPr="00B475D4">
        <w:rPr>
          <w:rFonts w:ascii="Arial" w:hAnsi="Arial" w:cs="Arial"/>
          <w:color w:val="000000" w:themeColor="text1"/>
          <w:sz w:val="24"/>
          <w:szCs w:val="24"/>
          <w:lang w:val="en-GB"/>
          <w:rPrChange w:id="3798" w:author="Alexandre Miguel Kaizeler Guedes Da Silva Afonso" w:date="2026-07-27T16:55:00Z" w16du:dateUtc="2026-07-27T15:55:00Z">
            <w:rPr>
              <w:rFonts w:ascii="Arial" w:hAnsi="Arial" w:cs="Arial"/>
              <w:color w:val="000000" w:themeColor="text1"/>
              <w:sz w:val="24"/>
              <w:szCs w:val="24"/>
            </w:rPr>
          </w:rPrChange>
        </w:rPr>
        <w:t xml:space="preserve"> and </w:t>
      </w:r>
      <w:r w:rsidR="00802DDF" w:rsidRPr="00B475D4">
        <w:rPr>
          <w:rFonts w:ascii="Arial" w:hAnsi="Arial" w:cs="Arial"/>
          <w:color w:val="000000" w:themeColor="text1"/>
          <w:sz w:val="24"/>
          <w:szCs w:val="24"/>
          <w:lang w:val="en-GB"/>
          <w:rPrChange w:id="3799" w:author="Alexandre Miguel Kaizeler Guedes Da Silva Afonso" w:date="2026-07-27T16:55:00Z" w16du:dateUtc="2026-07-27T15:55:00Z">
            <w:rPr>
              <w:rFonts w:ascii="Arial" w:hAnsi="Arial" w:cs="Arial"/>
              <w:color w:val="000000" w:themeColor="text1"/>
              <w:sz w:val="24"/>
              <w:szCs w:val="24"/>
            </w:rPr>
          </w:rPrChange>
        </w:rPr>
        <w:t>6</w:t>
      </w:r>
      <w:r w:rsidR="001F12A5" w:rsidRPr="00B475D4">
        <w:rPr>
          <w:rFonts w:ascii="Arial" w:hAnsi="Arial" w:cs="Arial"/>
          <w:color w:val="000000" w:themeColor="text1"/>
          <w:sz w:val="24"/>
          <w:szCs w:val="24"/>
          <w:lang w:val="en-GB"/>
          <w:rPrChange w:id="3800" w:author="Alexandre Miguel Kaizeler Guedes Da Silva Afonso" w:date="2026-07-27T16:55:00Z" w16du:dateUtc="2026-07-27T15:55:00Z">
            <w:rPr>
              <w:rFonts w:ascii="Arial" w:hAnsi="Arial" w:cs="Arial"/>
              <w:color w:val="000000" w:themeColor="text1"/>
              <w:sz w:val="24"/>
              <w:szCs w:val="24"/>
            </w:rPr>
          </w:rPrChange>
        </w:rPr>
        <w:t>)</w:t>
      </w:r>
      <w:r w:rsidR="00BC6CC6" w:rsidRPr="00B475D4">
        <w:rPr>
          <w:rFonts w:ascii="Arial" w:hAnsi="Arial" w:cs="Arial"/>
          <w:color w:val="000000" w:themeColor="text1"/>
          <w:sz w:val="24"/>
          <w:szCs w:val="24"/>
          <w:lang w:val="en-GB"/>
          <w:rPrChange w:id="3801" w:author="Alexandre Miguel Kaizeler Guedes Da Silva Afonso" w:date="2026-07-27T16:55:00Z" w16du:dateUtc="2026-07-27T15:55:00Z">
            <w:rPr>
              <w:rFonts w:ascii="Arial" w:hAnsi="Arial" w:cs="Arial"/>
              <w:color w:val="000000" w:themeColor="text1"/>
              <w:sz w:val="24"/>
              <w:szCs w:val="24"/>
            </w:rPr>
          </w:rPrChange>
        </w:rPr>
        <w:t>. Consistent with this, GSEA revealed an apparent “inversion” relative to the basal state</w:t>
      </w:r>
      <w:r w:rsidR="001F12A5" w:rsidRPr="00B475D4">
        <w:rPr>
          <w:rFonts w:ascii="Arial" w:hAnsi="Arial" w:cs="Arial"/>
          <w:color w:val="000000" w:themeColor="text1"/>
          <w:sz w:val="24"/>
          <w:szCs w:val="24"/>
          <w:lang w:val="en-GB"/>
          <w:rPrChange w:id="3802" w:author="Alexandre Miguel Kaizeler Guedes Da Silva Afonso" w:date="2026-07-27T16:55:00Z" w16du:dateUtc="2026-07-27T15:55:00Z">
            <w:rPr>
              <w:rFonts w:ascii="Arial" w:hAnsi="Arial" w:cs="Arial"/>
              <w:color w:val="000000" w:themeColor="text1"/>
              <w:sz w:val="24"/>
              <w:szCs w:val="24"/>
            </w:rPr>
          </w:rPrChange>
        </w:rPr>
        <w:t xml:space="preserve"> (Figure </w:t>
      </w:r>
      <w:r w:rsidR="00802DDF" w:rsidRPr="00B475D4">
        <w:rPr>
          <w:rFonts w:ascii="Arial" w:hAnsi="Arial" w:cs="Arial"/>
          <w:color w:val="000000" w:themeColor="text1"/>
          <w:sz w:val="24"/>
          <w:szCs w:val="24"/>
          <w:lang w:val="en-GB"/>
          <w:rPrChange w:id="3803" w:author="Alexandre Miguel Kaizeler Guedes Da Silva Afonso" w:date="2026-07-27T16:55:00Z" w16du:dateUtc="2026-07-27T15:55:00Z">
            <w:rPr>
              <w:rFonts w:ascii="Arial" w:hAnsi="Arial" w:cs="Arial"/>
              <w:color w:val="000000" w:themeColor="text1"/>
              <w:sz w:val="24"/>
              <w:szCs w:val="24"/>
            </w:rPr>
          </w:rPrChange>
        </w:rPr>
        <w:t>7</w:t>
      </w:r>
      <w:r w:rsidR="001F12A5" w:rsidRPr="00B475D4">
        <w:rPr>
          <w:rFonts w:ascii="Arial" w:hAnsi="Arial" w:cs="Arial"/>
          <w:color w:val="000000" w:themeColor="text1"/>
          <w:sz w:val="24"/>
          <w:szCs w:val="24"/>
          <w:lang w:val="en-GB"/>
          <w:rPrChange w:id="3804" w:author="Alexandre Miguel Kaizeler Guedes Da Silva Afonso" w:date="2026-07-27T16:55:00Z" w16du:dateUtc="2026-07-27T15:55:00Z">
            <w:rPr>
              <w:rFonts w:ascii="Arial" w:hAnsi="Arial" w:cs="Arial"/>
              <w:color w:val="000000" w:themeColor="text1"/>
              <w:sz w:val="24"/>
              <w:szCs w:val="24"/>
            </w:rPr>
          </w:rPrChange>
        </w:rPr>
        <w:t>F)</w:t>
      </w:r>
      <w:r w:rsidR="00BC6CC6" w:rsidRPr="00B475D4">
        <w:rPr>
          <w:rFonts w:ascii="Arial" w:hAnsi="Arial" w:cs="Arial"/>
          <w:color w:val="000000" w:themeColor="text1"/>
          <w:sz w:val="24"/>
          <w:szCs w:val="24"/>
          <w:lang w:val="en-GB"/>
          <w:rPrChange w:id="3805" w:author="Alexandre Miguel Kaizeler Guedes Da Silva Afonso" w:date="2026-07-27T16:55:00Z" w16du:dateUtc="2026-07-27T15:55:00Z">
            <w:rPr>
              <w:rFonts w:ascii="Arial" w:hAnsi="Arial" w:cs="Arial"/>
              <w:color w:val="000000" w:themeColor="text1"/>
              <w:sz w:val="24"/>
              <w:szCs w:val="24"/>
            </w:rPr>
          </w:rPrChange>
        </w:rPr>
        <w:t>: tumors with higher SG scores showed reduced EMT (previously upregulated) and enhanced proliferation-associated programs (previously downregulated). However, increased interferon-α and -γ responses persisted, seemingly at odds with the idea that SGs suppress inflammation. One possibility is that we are not detecting a net anti-inflammatory effect but rather comparing tumors under stress</w:t>
      </w:r>
      <w:r w:rsidRPr="00B475D4">
        <w:rPr>
          <w:rFonts w:ascii="Arial" w:hAnsi="Arial" w:cs="Arial"/>
          <w:color w:val="000000" w:themeColor="text1"/>
          <w:sz w:val="24"/>
          <w:szCs w:val="24"/>
          <w:lang w:val="en-GB"/>
          <w:rPrChange w:id="3806" w:author="Alexandre Miguel Kaizeler Guedes Da Silva Afonso" w:date="2026-07-27T16:55:00Z" w16du:dateUtc="2026-07-27T15:55:00Z">
            <w:rPr>
              <w:rFonts w:ascii="Arial" w:hAnsi="Arial" w:cs="Arial"/>
              <w:color w:val="000000" w:themeColor="text1"/>
              <w:sz w:val="24"/>
              <w:szCs w:val="24"/>
            </w:rPr>
          </w:rPrChange>
        </w:rPr>
        <w:t xml:space="preserve"> </w:t>
      </w:r>
      <w:r w:rsidR="00033D17" w:rsidRPr="00B475D4">
        <w:rPr>
          <w:rFonts w:ascii="Arial" w:hAnsi="Arial" w:cs="Arial"/>
          <w:color w:val="000000" w:themeColor="text1"/>
          <w:sz w:val="24"/>
          <w:szCs w:val="24"/>
          <w:lang w:val="en-GB"/>
          <w:rPrChange w:id="3807" w:author="Alexandre Miguel Kaizeler Guedes Da Silva Afonso" w:date="2026-07-27T16:55:00Z" w16du:dateUtc="2026-07-27T15:55:00Z">
            <w:rPr>
              <w:rFonts w:ascii="Arial" w:hAnsi="Arial" w:cs="Arial"/>
              <w:color w:val="000000" w:themeColor="text1"/>
              <w:sz w:val="24"/>
              <w:szCs w:val="24"/>
            </w:rPr>
          </w:rPrChange>
        </w:rPr>
        <w:t xml:space="preserve">with </w:t>
      </w:r>
      <w:r w:rsidRPr="00B475D4">
        <w:rPr>
          <w:rFonts w:ascii="Arial" w:hAnsi="Arial" w:cs="Arial"/>
          <w:color w:val="000000" w:themeColor="text1"/>
          <w:sz w:val="24"/>
          <w:szCs w:val="24"/>
          <w:lang w:val="en-GB"/>
          <w:rPrChange w:id="3808" w:author="Alexandre Miguel Kaizeler Guedes Da Silva Afonso" w:date="2026-07-27T16:55:00Z" w16du:dateUtc="2026-07-27T15:55:00Z">
            <w:rPr>
              <w:rFonts w:ascii="Arial" w:hAnsi="Arial" w:cs="Arial"/>
              <w:color w:val="000000" w:themeColor="text1"/>
              <w:sz w:val="24"/>
              <w:szCs w:val="24"/>
            </w:rPr>
          </w:rPrChange>
        </w:rPr>
        <w:t>tumors under lesser amounts of stress. In this comparison</w:t>
      </w:r>
      <w:r w:rsidR="00033D17" w:rsidRPr="00B475D4">
        <w:rPr>
          <w:rFonts w:ascii="Arial" w:hAnsi="Arial" w:cs="Arial"/>
          <w:color w:val="000000" w:themeColor="text1"/>
          <w:sz w:val="24"/>
          <w:szCs w:val="24"/>
          <w:lang w:val="en-GB"/>
          <w:rPrChange w:id="3809" w:author="Alexandre Miguel Kaizeler Guedes Da Silva Afonso" w:date="2026-07-27T16:55:00Z" w16du:dateUtc="2026-07-27T15:55:00Z">
            <w:rPr>
              <w:rFonts w:ascii="Arial" w:hAnsi="Arial" w:cs="Arial"/>
              <w:color w:val="000000" w:themeColor="text1"/>
              <w:sz w:val="24"/>
              <w:szCs w:val="24"/>
            </w:rPr>
          </w:rPrChange>
        </w:rPr>
        <w:t>,</w:t>
      </w:r>
      <w:r w:rsidR="00BC6CC6" w:rsidRPr="00B475D4">
        <w:rPr>
          <w:rFonts w:ascii="Arial" w:hAnsi="Arial" w:cs="Arial"/>
          <w:color w:val="000000" w:themeColor="text1"/>
          <w:sz w:val="24"/>
          <w:szCs w:val="24"/>
          <w:lang w:val="en-GB"/>
          <w:rPrChange w:id="3810" w:author="Alexandre Miguel Kaizeler Guedes Da Silva Afonso" w:date="2026-07-27T16:55:00Z" w16du:dateUtc="2026-07-27T15:55:00Z">
            <w:rPr>
              <w:rFonts w:ascii="Arial" w:hAnsi="Arial" w:cs="Arial"/>
              <w:color w:val="000000" w:themeColor="text1"/>
              <w:sz w:val="24"/>
              <w:szCs w:val="24"/>
            </w:rPr>
          </w:rPrChange>
        </w:rPr>
        <w:t xml:space="preserve"> SGs </w:t>
      </w:r>
      <w:r w:rsidRPr="00B475D4">
        <w:rPr>
          <w:rFonts w:ascii="Arial" w:hAnsi="Arial" w:cs="Arial"/>
          <w:color w:val="000000" w:themeColor="text1"/>
          <w:sz w:val="24"/>
          <w:szCs w:val="24"/>
          <w:lang w:val="en-GB"/>
          <w:rPrChange w:id="3811" w:author="Alexandre Miguel Kaizeler Guedes Da Silva Afonso" w:date="2026-07-27T16:55:00Z" w16du:dateUtc="2026-07-27T15:55:00Z">
            <w:rPr>
              <w:rFonts w:ascii="Arial" w:hAnsi="Arial" w:cs="Arial"/>
              <w:color w:val="000000" w:themeColor="text1"/>
              <w:sz w:val="24"/>
              <w:szCs w:val="24"/>
            </w:rPr>
          </w:rPrChange>
        </w:rPr>
        <w:t xml:space="preserve">may </w:t>
      </w:r>
      <w:r w:rsidR="00BC6CC6" w:rsidRPr="00B475D4">
        <w:rPr>
          <w:rFonts w:ascii="Arial" w:hAnsi="Arial" w:cs="Arial"/>
          <w:color w:val="000000" w:themeColor="text1"/>
          <w:sz w:val="24"/>
          <w:szCs w:val="24"/>
          <w:lang w:val="en-GB"/>
          <w:rPrChange w:id="3812" w:author="Alexandre Miguel Kaizeler Guedes Da Silva Afonso" w:date="2026-07-27T16:55:00Z" w16du:dateUtc="2026-07-27T15:55:00Z">
            <w:rPr>
              <w:rFonts w:ascii="Arial" w:hAnsi="Arial" w:cs="Arial"/>
              <w:color w:val="000000" w:themeColor="text1"/>
              <w:sz w:val="24"/>
              <w:szCs w:val="24"/>
            </w:rPr>
          </w:rPrChange>
        </w:rPr>
        <w:t>mitigate</w:t>
      </w:r>
      <w:r w:rsidRPr="00B475D4">
        <w:rPr>
          <w:rFonts w:ascii="Arial" w:hAnsi="Arial" w:cs="Arial"/>
          <w:color w:val="000000" w:themeColor="text1"/>
          <w:sz w:val="24"/>
          <w:szCs w:val="24"/>
          <w:lang w:val="en-GB"/>
          <w:rPrChange w:id="3813" w:author="Alexandre Miguel Kaizeler Guedes Da Silva Afonso" w:date="2026-07-27T16:55:00Z" w16du:dateUtc="2026-07-27T15:55:00Z">
            <w:rPr>
              <w:rFonts w:ascii="Arial" w:hAnsi="Arial" w:cs="Arial"/>
              <w:color w:val="000000" w:themeColor="text1"/>
              <w:sz w:val="24"/>
              <w:szCs w:val="24"/>
            </w:rPr>
          </w:rPrChange>
        </w:rPr>
        <w:t xml:space="preserve">, </w:t>
      </w:r>
      <w:r w:rsidR="00BC6CC6" w:rsidRPr="00B475D4">
        <w:rPr>
          <w:rFonts w:ascii="Arial" w:hAnsi="Arial" w:cs="Arial"/>
          <w:color w:val="000000" w:themeColor="text1"/>
          <w:sz w:val="24"/>
          <w:szCs w:val="24"/>
          <w:lang w:val="en-GB"/>
          <w:rPrChange w:id="3814" w:author="Alexandre Miguel Kaizeler Guedes Da Silva Afonso" w:date="2026-07-27T16:55:00Z" w16du:dateUtc="2026-07-27T15:55:00Z">
            <w:rPr>
              <w:rFonts w:ascii="Arial" w:hAnsi="Arial" w:cs="Arial"/>
              <w:color w:val="000000" w:themeColor="text1"/>
              <w:sz w:val="24"/>
              <w:szCs w:val="24"/>
            </w:rPr>
          </w:rPrChange>
        </w:rPr>
        <w:t>but not eliminate</w:t>
      </w:r>
      <w:r w:rsidRPr="00B475D4">
        <w:rPr>
          <w:rFonts w:ascii="Arial" w:hAnsi="Arial" w:cs="Arial"/>
          <w:color w:val="000000" w:themeColor="text1"/>
          <w:sz w:val="24"/>
          <w:szCs w:val="24"/>
          <w:lang w:val="en-GB"/>
          <w:rPrChange w:id="3815" w:author="Alexandre Miguel Kaizeler Guedes Da Silva Afonso" w:date="2026-07-27T16:55:00Z" w16du:dateUtc="2026-07-27T15:55:00Z">
            <w:rPr>
              <w:rFonts w:ascii="Arial" w:hAnsi="Arial" w:cs="Arial"/>
              <w:color w:val="000000" w:themeColor="text1"/>
              <w:sz w:val="24"/>
              <w:szCs w:val="24"/>
            </w:rPr>
          </w:rPrChange>
        </w:rPr>
        <w:t xml:space="preserve">, </w:t>
      </w:r>
      <w:r w:rsidR="00BC6CC6" w:rsidRPr="00B475D4">
        <w:rPr>
          <w:rFonts w:ascii="Arial" w:hAnsi="Arial" w:cs="Arial"/>
          <w:color w:val="000000" w:themeColor="text1"/>
          <w:sz w:val="24"/>
          <w:szCs w:val="24"/>
          <w:lang w:val="en-GB"/>
          <w:rPrChange w:id="3816" w:author="Alexandre Miguel Kaizeler Guedes Da Silva Afonso" w:date="2026-07-27T16:55:00Z" w16du:dateUtc="2026-07-27T15:55:00Z">
            <w:rPr>
              <w:rFonts w:ascii="Arial" w:hAnsi="Arial" w:cs="Arial"/>
              <w:color w:val="000000" w:themeColor="text1"/>
              <w:sz w:val="24"/>
              <w:szCs w:val="24"/>
            </w:rPr>
          </w:rPrChange>
        </w:rPr>
        <w:t>stress-induced inflammation.</w:t>
      </w:r>
      <w:r w:rsidR="000833BA" w:rsidRPr="00B475D4">
        <w:rPr>
          <w:rFonts w:ascii="Arial" w:hAnsi="Arial" w:cs="Arial"/>
          <w:color w:val="000000" w:themeColor="text1"/>
          <w:sz w:val="24"/>
          <w:szCs w:val="24"/>
          <w:lang w:val="en-GB"/>
          <w:rPrChange w:id="3817" w:author="Alexandre Miguel Kaizeler Guedes Da Silva Afonso" w:date="2026-07-27T16:55:00Z" w16du:dateUtc="2026-07-27T15:55:00Z">
            <w:rPr>
              <w:rFonts w:ascii="Arial" w:hAnsi="Arial" w:cs="Arial"/>
              <w:color w:val="000000" w:themeColor="text1"/>
              <w:sz w:val="24"/>
              <w:szCs w:val="24"/>
            </w:rPr>
          </w:rPrChange>
        </w:rPr>
        <w:t xml:space="preserve"> </w:t>
      </w:r>
    </w:p>
    <w:p w14:paraId="28C924F9" w14:textId="0286789B" w:rsidR="00315146" w:rsidRPr="00B475D4" w:rsidRDefault="00315146" w:rsidP="00533F41">
      <w:pPr>
        <w:pStyle w:val="Ttulo1"/>
        <w:rPr>
          <w:lang w:val="en-GB"/>
          <w:rPrChange w:id="3818" w:author="Alexandre Miguel Kaizeler Guedes Da Silva Afonso" w:date="2026-07-27T16:55:00Z" w16du:dateUtc="2026-07-27T15:55:00Z">
            <w:rPr/>
          </w:rPrChange>
        </w:rPr>
      </w:pPr>
      <w:commentRangeStart w:id="3819"/>
      <w:commentRangeStart w:id="3820"/>
      <w:commentRangeStart w:id="3821"/>
      <w:r w:rsidRPr="00B475D4">
        <w:rPr>
          <w:lang w:val="en-GB"/>
          <w:rPrChange w:id="3822" w:author="Alexandre Miguel Kaizeler Guedes Da Silva Afonso" w:date="2026-07-27T16:55:00Z" w16du:dateUtc="2026-07-27T15:55:00Z">
            <w:rPr/>
          </w:rPrChange>
        </w:rPr>
        <w:t>Discussion</w:t>
      </w:r>
      <w:commentRangeEnd w:id="3820"/>
      <w:r w:rsidR="00744CCD" w:rsidRPr="00B475D4">
        <w:rPr>
          <w:rStyle w:val="Refdecomentrio"/>
          <w:sz w:val="40"/>
          <w:szCs w:val="40"/>
          <w:lang w:val="en-GB"/>
          <w:rPrChange w:id="3823" w:author="Alexandre Miguel Kaizeler Guedes Da Silva Afonso" w:date="2026-07-27T16:55:00Z" w16du:dateUtc="2026-07-27T15:55:00Z">
            <w:rPr>
              <w:rStyle w:val="Refdecomentrio"/>
              <w:sz w:val="40"/>
              <w:szCs w:val="40"/>
            </w:rPr>
          </w:rPrChange>
        </w:rPr>
        <w:commentReference w:id="3820"/>
      </w:r>
      <w:commentRangeEnd w:id="3821"/>
      <w:r w:rsidR="00CB09F9" w:rsidRPr="00B475D4">
        <w:rPr>
          <w:rStyle w:val="Refdecomentrio"/>
          <w:sz w:val="40"/>
          <w:szCs w:val="40"/>
          <w:lang w:val="en-GB"/>
          <w:rPrChange w:id="3824" w:author="Alexandre Miguel Kaizeler Guedes Da Silva Afonso" w:date="2026-07-27T16:55:00Z" w16du:dateUtc="2026-07-27T15:55:00Z">
            <w:rPr>
              <w:rStyle w:val="Refdecomentrio"/>
              <w:sz w:val="40"/>
              <w:szCs w:val="40"/>
            </w:rPr>
          </w:rPrChange>
        </w:rPr>
        <w:commentReference w:id="3821"/>
      </w:r>
      <w:commentRangeEnd w:id="3819"/>
      <w:r w:rsidR="00EA0407" w:rsidRPr="00B475D4">
        <w:rPr>
          <w:rStyle w:val="Refdecomentrio"/>
          <w:sz w:val="40"/>
          <w:szCs w:val="40"/>
          <w:lang w:val="en-GB"/>
          <w:rPrChange w:id="3825" w:author="Alexandre Miguel Kaizeler Guedes Da Silva Afonso" w:date="2026-07-27T16:55:00Z" w16du:dateUtc="2026-07-27T15:55:00Z">
            <w:rPr>
              <w:rStyle w:val="Refdecomentrio"/>
              <w:sz w:val="40"/>
              <w:szCs w:val="40"/>
            </w:rPr>
          </w:rPrChange>
        </w:rPr>
        <w:commentReference w:id="3819"/>
      </w:r>
    </w:p>
    <w:p w14:paraId="367A13C3" w14:textId="27BED09E" w:rsidR="00FB2B32" w:rsidRPr="00B475D4" w:rsidRDefault="00234033" w:rsidP="00533F41">
      <w:pPr>
        <w:jc w:val="both"/>
        <w:rPr>
          <w:rFonts w:ascii="Arial" w:hAnsi="Arial" w:cs="Arial"/>
          <w:color w:val="FF0000"/>
          <w:sz w:val="24"/>
          <w:szCs w:val="24"/>
          <w:lang w:val="en-GB"/>
          <w:rPrChange w:id="3826" w:author="Alexandre Miguel Kaizeler Guedes Da Silva Afonso" w:date="2026-07-27T16:55:00Z" w16du:dateUtc="2026-07-27T15:55:00Z">
            <w:rPr>
              <w:rFonts w:ascii="Arial" w:hAnsi="Arial" w:cs="Arial"/>
              <w:color w:val="FF0000"/>
              <w:sz w:val="24"/>
              <w:szCs w:val="24"/>
            </w:rPr>
          </w:rPrChange>
        </w:rPr>
      </w:pPr>
      <w:ins w:id="3827" w:author="Alexandre Miguel Kaizeler Guedes Da Silva Afonso" w:date="2026-07-07T16:43:00Z" w16du:dateUtc="2026-07-07T15:43:00Z">
        <w:r w:rsidRPr="00B475D4">
          <w:rPr>
            <w:rFonts w:ascii="Arial" w:hAnsi="Arial" w:cs="Arial"/>
            <w:sz w:val="24"/>
            <w:szCs w:val="24"/>
            <w:lang w:val="en-GB"/>
            <w:rPrChange w:id="3828" w:author="Alexandre Miguel Kaizeler Guedes Da Silva Afonso" w:date="2026-07-27T16:55:00Z" w16du:dateUtc="2026-07-27T15:55:00Z">
              <w:rPr>
                <w:rFonts w:ascii="Arial" w:hAnsi="Arial" w:cs="Arial"/>
                <w:sz w:val="24"/>
                <w:szCs w:val="24"/>
              </w:rPr>
            </w:rPrChange>
          </w:rPr>
          <w:t xml:space="preserve">SGs have long been </w:t>
        </w:r>
      </w:ins>
      <w:ins w:id="3829" w:author="Alexandre Miguel Kaizeler Guedes Da Silva Afonso" w:date="2026-07-07T16:44:00Z" w16du:dateUtc="2026-07-07T15:44:00Z">
        <w:r w:rsidRPr="00B475D4">
          <w:rPr>
            <w:rFonts w:ascii="Arial" w:hAnsi="Arial" w:cs="Arial"/>
            <w:sz w:val="24"/>
            <w:szCs w:val="24"/>
            <w:lang w:val="en-GB"/>
            <w:rPrChange w:id="3830" w:author="Alexandre Miguel Kaizeler Guedes Da Silva Afonso" w:date="2026-07-27T16:55:00Z" w16du:dateUtc="2026-07-27T15:55:00Z">
              <w:rPr>
                <w:rFonts w:ascii="Arial" w:hAnsi="Arial" w:cs="Arial"/>
                <w:sz w:val="24"/>
                <w:szCs w:val="24"/>
              </w:rPr>
            </w:rPrChange>
          </w:rPr>
          <w:t>purpoted</w:t>
        </w:r>
      </w:ins>
      <w:ins w:id="3831" w:author="Alexandre Miguel Kaizeler Guedes Da Silva Afonso" w:date="2026-07-07T16:43:00Z" w16du:dateUtc="2026-07-07T15:43:00Z">
        <w:r w:rsidRPr="00B475D4">
          <w:rPr>
            <w:rFonts w:ascii="Arial" w:hAnsi="Arial" w:cs="Arial"/>
            <w:sz w:val="24"/>
            <w:szCs w:val="24"/>
            <w:lang w:val="en-GB"/>
            <w:rPrChange w:id="3832" w:author="Alexandre Miguel Kaizeler Guedes Da Silva Afonso" w:date="2026-07-27T16:55:00Z" w16du:dateUtc="2026-07-27T15:55:00Z">
              <w:rPr>
                <w:rFonts w:ascii="Arial" w:hAnsi="Arial" w:cs="Arial"/>
                <w:sz w:val="24"/>
                <w:szCs w:val="24"/>
              </w:rPr>
            </w:rPrChange>
          </w:rPr>
          <w:t xml:space="preserve"> to fine-tune the stress response by selectively sequestering specific proteins and transcripts, thereby protecting cells from stress-induced damage</w:t>
        </w:r>
      </w:ins>
      <w:del w:id="3833" w:author="Alexandre Miguel Kaizeler Guedes Da Silva Afonso" w:date="2026-07-07T16:43:00Z" w16du:dateUtc="2026-07-07T15:43:00Z">
        <w:r w:rsidR="00FB2B32" w:rsidRPr="00B475D4" w:rsidDel="00234033">
          <w:rPr>
            <w:rFonts w:ascii="Arial" w:hAnsi="Arial" w:cs="Arial"/>
            <w:sz w:val="24"/>
            <w:szCs w:val="24"/>
            <w:lang w:val="en-GB"/>
            <w:rPrChange w:id="3834" w:author="Alexandre Miguel Kaizeler Guedes Da Silva Afonso" w:date="2026-07-27T16:55:00Z" w16du:dateUtc="2026-07-27T15:55:00Z">
              <w:rPr>
                <w:rFonts w:ascii="Arial" w:hAnsi="Arial" w:cs="Arial"/>
                <w:sz w:val="24"/>
                <w:szCs w:val="24"/>
              </w:rPr>
            </w:rPrChange>
          </w:rPr>
          <w:delText>Since their discovery, stress granules have remained enigmatic due to their unclear functions. Given that they form in response to stress, it was initially hypothesi</w:delText>
        </w:r>
        <w:r w:rsidR="00B02348" w:rsidRPr="00B475D4" w:rsidDel="00234033">
          <w:rPr>
            <w:rFonts w:ascii="Arial" w:hAnsi="Arial" w:cs="Arial"/>
            <w:sz w:val="24"/>
            <w:szCs w:val="24"/>
            <w:lang w:val="en-GB"/>
            <w:rPrChange w:id="3835" w:author="Alexandre Miguel Kaizeler Guedes Da Silva Afonso" w:date="2026-07-27T16:55:00Z" w16du:dateUtc="2026-07-27T15:55:00Z">
              <w:rPr>
                <w:rFonts w:ascii="Arial" w:hAnsi="Arial" w:cs="Arial"/>
                <w:sz w:val="24"/>
                <w:szCs w:val="24"/>
              </w:rPr>
            </w:rPrChange>
          </w:rPr>
          <w:delText>z</w:delText>
        </w:r>
        <w:r w:rsidR="00FB2B32" w:rsidRPr="00B475D4" w:rsidDel="00234033">
          <w:rPr>
            <w:rFonts w:ascii="Arial" w:hAnsi="Arial" w:cs="Arial"/>
            <w:sz w:val="24"/>
            <w:szCs w:val="24"/>
            <w:lang w:val="en-GB"/>
            <w:rPrChange w:id="3836" w:author="Alexandre Miguel Kaizeler Guedes Da Silva Afonso" w:date="2026-07-27T16:55:00Z" w16du:dateUtc="2026-07-27T15:55:00Z">
              <w:rPr>
                <w:rFonts w:ascii="Arial" w:hAnsi="Arial" w:cs="Arial"/>
                <w:sz w:val="24"/>
                <w:szCs w:val="24"/>
              </w:rPr>
            </w:rPrChange>
          </w:rPr>
          <w:delText>ed that they play a direct role in the translation arrest observed during stress conditions</w:delText>
        </w:r>
        <w:r w:rsidR="00EC1F8F" w:rsidRPr="00B475D4" w:rsidDel="00234033">
          <w:rPr>
            <w:rFonts w:ascii="Arial" w:hAnsi="Arial" w:cs="Arial"/>
            <w:sz w:val="24"/>
            <w:szCs w:val="24"/>
            <w:lang w:val="en-GB"/>
            <w:rPrChange w:id="3837" w:author="Alexandre Miguel Kaizeler Guedes Da Silva Afonso" w:date="2026-07-27T16:55:00Z" w16du:dateUtc="2026-07-27T15:55:00Z">
              <w:rPr>
                <w:rFonts w:ascii="Arial" w:hAnsi="Arial" w:cs="Arial"/>
                <w:sz w:val="24"/>
                <w:szCs w:val="24"/>
              </w:rPr>
            </w:rPrChange>
          </w:rPr>
          <w:fldChar w:fldCharType="begin"/>
        </w:r>
        <w:r w:rsidR="00C20DB3" w:rsidRPr="00B475D4" w:rsidDel="00234033">
          <w:rPr>
            <w:rFonts w:ascii="Arial" w:hAnsi="Arial" w:cs="Arial"/>
            <w:sz w:val="24"/>
            <w:szCs w:val="24"/>
            <w:lang w:val="en-GB"/>
            <w:rPrChange w:id="3838" w:author="Alexandre Miguel Kaizeler Guedes Da Silva Afonso" w:date="2026-07-27T16:55:00Z" w16du:dateUtc="2026-07-27T15:55:00Z">
              <w:rPr>
                <w:rFonts w:ascii="Arial" w:hAnsi="Arial" w:cs="Arial"/>
                <w:sz w:val="24"/>
                <w:szCs w:val="24"/>
              </w:rPr>
            </w:rPrChange>
          </w:rPr>
          <w:delInstrText xml:space="preserve"> ADDIN ZOTERO_ITEM CSL_CITATION {"citationID":"ND4CwNtu","properties":{"formattedCitation":"\\super 11\\nosupersub{}","plainCitation":"11","noteIndex":0},"citationItems":[{"id":"6GlZNSzq/CGmq3VTU","uris":["http://zotero.org/users/local/1p9EH8ax/items/H53LK9V6"],"itemData":{"id":"5yQ4qFIg/6f0a17Gr","type":"article-journal","abstract":"Mammalian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delInstrText>
        </w:r>
        <w:r w:rsidR="00EC1F8F" w:rsidRPr="00B475D4" w:rsidDel="00234033">
          <w:rPr>
            <w:rFonts w:ascii="Arial" w:hAnsi="Arial" w:cs="Arial"/>
            <w:sz w:val="24"/>
            <w:szCs w:val="24"/>
            <w:lang w:val="en-GB"/>
            <w:rPrChange w:id="3839" w:author="Alexandre Miguel Kaizeler Guedes Da Silva Afonso" w:date="2026-07-27T16:55:00Z" w16du:dateUtc="2026-07-27T15:55:00Z">
              <w:rPr>
                <w:rFonts w:ascii="Arial" w:hAnsi="Arial" w:cs="Arial"/>
                <w:sz w:val="24"/>
                <w:szCs w:val="24"/>
              </w:rPr>
            </w:rPrChange>
          </w:rPr>
          <w:fldChar w:fldCharType="separate"/>
        </w:r>
        <w:r w:rsidR="001C1C78" w:rsidRPr="00B475D4" w:rsidDel="00234033">
          <w:rPr>
            <w:rFonts w:ascii="Arial" w:hAnsi="Arial" w:cs="Arial"/>
            <w:kern w:val="0"/>
            <w:sz w:val="24"/>
            <w:vertAlign w:val="superscript"/>
            <w:lang w:val="en-GB"/>
            <w:rPrChange w:id="3840" w:author="Alexandre Miguel Kaizeler Guedes Da Silva Afonso" w:date="2026-07-27T16:55:00Z" w16du:dateUtc="2026-07-27T15:55:00Z">
              <w:rPr>
                <w:rFonts w:ascii="Arial" w:hAnsi="Arial" w:cs="Arial"/>
                <w:kern w:val="0"/>
                <w:sz w:val="24"/>
                <w:vertAlign w:val="superscript"/>
              </w:rPr>
            </w:rPrChange>
          </w:rPr>
          <w:delText>11</w:delText>
        </w:r>
        <w:r w:rsidR="00EC1F8F" w:rsidRPr="00B475D4" w:rsidDel="00234033">
          <w:rPr>
            <w:rFonts w:ascii="Arial" w:hAnsi="Arial" w:cs="Arial"/>
            <w:sz w:val="24"/>
            <w:szCs w:val="24"/>
            <w:lang w:val="en-GB"/>
            <w:rPrChange w:id="3841" w:author="Alexandre Miguel Kaizeler Guedes Da Silva Afonso" w:date="2026-07-27T16:55:00Z" w16du:dateUtc="2026-07-27T15:55:00Z">
              <w:rPr>
                <w:rFonts w:ascii="Arial" w:hAnsi="Arial" w:cs="Arial"/>
                <w:sz w:val="24"/>
                <w:szCs w:val="24"/>
              </w:rPr>
            </w:rPrChange>
          </w:rPr>
          <w:fldChar w:fldCharType="end"/>
        </w:r>
        <w:r w:rsidR="00FB2B32" w:rsidRPr="00B475D4" w:rsidDel="00234033">
          <w:rPr>
            <w:rFonts w:ascii="Arial" w:hAnsi="Arial" w:cs="Arial"/>
            <w:sz w:val="24"/>
            <w:szCs w:val="24"/>
            <w:lang w:val="en-GB"/>
            <w:rPrChange w:id="3842" w:author="Alexandre Miguel Kaizeler Guedes Da Silva Afonso" w:date="2026-07-27T16:55:00Z" w16du:dateUtc="2026-07-27T15:55:00Z">
              <w:rPr>
                <w:rFonts w:ascii="Arial" w:hAnsi="Arial" w:cs="Arial"/>
                <w:sz w:val="24"/>
                <w:szCs w:val="24"/>
              </w:rPr>
            </w:rPrChange>
          </w:rPr>
          <w:delText>. However, this assumption was later disproved, as translation is blocked independently of SG formation</w:delText>
        </w:r>
        <w:r w:rsidR="00EC1F8F" w:rsidRPr="00B475D4" w:rsidDel="00234033">
          <w:rPr>
            <w:rFonts w:ascii="Arial" w:hAnsi="Arial" w:cs="Arial"/>
            <w:sz w:val="24"/>
            <w:szCs w:val="24"/>
            <w:lang w:val="en-GB"/>
            <w:rPrChange w:id="3843" w:author="Alexandre Miguel Kaizeler Guedes Da Silva Afonso" w:date="2026-07-27T16:55:00Z" w16du:dateUtc="2026-07-27T15:55:00Z">
              <w:rPr>
                <w:rFonts w:ascii="Arial" w:hAnsi="Arial" w:cs="Arial"/>
                <w:sz w:val="24"/>
                <w:szCs w:val="24"/>
              </w:rPr>
            </w:rPrChange>
          </w:rPr>
          <w:fldChar w:fldCharType="begin"/>
        </w:r>
        <w:r w:rsidR="00C20DB3" w:rsidRPr="00B475D4" w:rsidDel="00234033">
          <w:rPr>
            <w:rFonts w:ascii="Arial" w:hAnsi="Arial" w:cs="Arial"/>
            <w:sz w:val="24"/>
            <w:szCs w:val="24"/>
            <w:lang w:val="en-GB"/>
            <w:rPrChange w:id="3844" w:author="Alexandre Miguel Kaizeler Guedes Da Silva Afonso" w:date="2026-07-27T16:55:00Z" w16du:dateUtc="2026-07-27T15:55:00Z">
              <w:rPr>
                <w:rFonts w:ascii="Arial" w:hAnsi="Arial" w:cs="Arial"/>
                <w:sz w:val="24"/>
                <w:szCs w:val="24"/>
              </w:rPr>
            </w:rPrChange>
          </w:rPr>
          <w:delInstrText xml:space="preserve"> ADDIN ZOTERO_ITEM CSL_CITATION {"citationID":"uGsUoyEn","properties":{"formattedCitation":"\\super 11\\nosupersub{}","plainCitation":"11","noteIndex":0},"citationItems":[{"id":"6GlZNSzq/CGmq3VTU","uris":["http://zotero.org/users/local/1p9EH8ax/items/H53LK9V6"],"itemData":{"id":"5yQ4qFIg/6f0a17Gr","type":"article-journal","abstract":"Mammalian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delInstrText>
        </w:r>
        <w:r w:rsidR="00EC1F8F" w:rsidRPr="00B475D4" w:rsidDel="00234033">
          <w:rPr>
            <w:rFonts w:ascii="Arial" w:hAnsi="Arial" w:cs="Arial"/>
            <w:sz w:val="24"/>
            <w:szCs w:val="24"/>
            <w:lang w:val="en-GB"/>
            <w:rPrChange w:id="3845" w:author="Alexandre Miguel Kaizeler Guedes Da Silva Afonso" w:date="2026-07-27T16:55:00Z" w16du:dateUtc="2026-07-27T15:55:00Z">
              <w:rPr>
                <w:rFonts w:ascii="Arial" w:hAnsi="Arial" w:cs="Arial"/>
                <w:sz w:val="24"/>
                <w:szCs w:val="24"/>
              </w:rPr>
            </w:rPrChange>
          </w:rPr>
          <w:fldChar w:fldCharType="separate"/>
        </w:r>
        <w:r w:rsidR="001C1C78" w:rsidRPr="00B475D4" w:rsidDel="00234033">
          <w:rPr>
            <w:rFonts w:ascii="Arial" w:hAnsi="Arial" w:cs="Arial"/>
            <w:kern w:val="0"/>
            <w:sz w:val="24"/>
            <w:vertAlign w:val="superscript"/>
            <w:lang w:val="en-GB"/>
            <w:rPrChange w:id="3846" w:author="Alexandre Miguel Kaizeler Guedes Da Silva Afonso" w:date="2026-07-27T16:55:00Z" w16du:dateUtc="2026-07-27T15:55:00Z">
              <w:rPr>
                <w:rFonts w:ascii="Arial" w:hAnsi="Arial" w:cs="Arial"/>
                <w:kern w:val="0"/>
                <w:sz w:val="24"/>
                <w:vertAlign w:val="superscript"/>
              </w:rPr>
            </w:rPrChange>
          </w:rPr>
          <w:delText>11</w:delText>
        </w:r>
        <w:r w:rsidR="00EC1F8F" w:rsidRPr="00B475D4" w:rsidDel="00234033">
          <w:rPr>
            <w:rFonts w:ascii="Arial" w:hAnsi="Arial" w:cs="Arial"/>
            <w:sz w:val="24"/>
            <w:szCs w:val="24"/>
            <w:lang w:val="en-GB"/>
            <w:rPrChange w:id="3847" w:author="Alexandre Miguel Kaizeler Guedes Da Silva Afonso" w:date="2026-07-27T16:55:00Z" w16du:dateUtc="2026-07-27T15:55:00Z">
              <w:rPr>
                <w:rFonts w:ascii="Arial" w:hAnsi="Arial" w:cs="Arial"/>
                <w:sz w:val="24"/>
                <w:szCs w:val="24"/>
              </w:rPr>
            </w:rPrChange>
          </w:rPr>
          <w:fldChar w:fldCharType="end"/>
        </w:r>
        <w:r w:rsidR="00FB2B32" w:rsidRPr="00B475D4" w:rsidDel="00234033">
          <w:rPr>
            <w:rFonts w:ascii="Arial" w:hAnsi="Arial" w:cs="Arial"/>
            <w:sz w:val="24"/>
            <w:szCs w:val="24"/>
            <w:lang w:val="en-GB"/>
            <w:rPrChange w:id="3848" w:author="Alexandre Miguel Kaizeler Guedes Da Silva Afonso" w:date="2026-07-27T16:55:00Z" w16du:dateUtc="2026-07-27T15:55:00Z">
              <w:rPr>
                <w:rFonts w:ascii="Arial" w:hAnsi="Arial" w:cs="Arial"/>
                <w:sz w:val="24"/>
                <w:szCs w:val="24"/>
              </w:rPr>
            </w:rPrChange>
          </w:rPr>
          <w:delText>. Recently, the prevailing view has shifted, suggesting that SGs may instead contribute to the fine-tuning of the stress response by selectively sequestering specific proteins and transcripts</w:delText>
        </w:r>
        <w:r w:rsidR="0044632E" w:rsidRPr="00B475D4" w:rsidDel="00234033">
          <w:rPr>
            <w:rFonts w:ascii="Arial" w:hAnsi="Arial" w:cs="Arial"/>
            <w:sz w:val="24"/>
            <w:szCs w:val="24"/>
            <w:lang w:val="en-GB"/>
            <w:rPrChange w:id="3849" w:author="Alexandre Miguel Kaizeler Guedes Da Silva Afonso" w:date="2026-07-27T16:55:00Z" w16du:dateUtc="2026-07-27T15:55:00Z">
              <w:rPr>
                <w:rFonts w:ascii="Arial" w:hAnsi="Arial" w:cs="Arial"/>
                <w:sz w:val="24"/>
                <w:szCs w:val="24"/>
              </w:rPr>
            </w:rPrChange>
          </w:rPr>
          <w:fldChar w:fldCharType="begin"/>
        </w:r>
        <w:r w:rsidR="00C20DB3" w:rsidRPr="00B475D4" w:rsidDel="00234033">
          <w:rPr>
            <w:rFonts w:ascii="Arial" w:hAnsi="Arial" w:cs="Arial" w:hint="eastAsia"/>
            <w:sz w:val="24"/>
            <w:szCs w:val="24"/>
            <w:lang w:val="en-GB"/>
            <w:rPrChange w:id="3850" w:author="Alexandre Miguel Kaizeler Guedes Da Silva Afonso" w:date="2026-07-27T16:55:00Z" w16du:dateUtc="2026-07-27T15:55:00Z">
              <w:rPr>
                <w:rFonts w:ascii="Arial" w:hAnsi="Arial" w:cs="Arial" w:hint="eastAsia"/>
                <w:sz w:val="24"/>
                <w:szCs w:val="24"/>
              </w:rPr>
            </w:rPrChange>
          </w:rPr>
          <w:delInstrText xml:space="preserve"> ADDIN ZOTERO_ITEM CSL_CITATION {"citationID":"hmyqMMlp","properties":{"formattedCitation":"\\super 12\\uc0\\u8211{}15\\nosupersub{}","plainCitation":"12</w:delInstrText>
        </w:r>
        <w:r w:rsidR="00C20DB3" w:rsidRPr="00B475D4" w:rsidDel="00234033">
          <w:rPr>
            <w:rFonts w:ascii="Arial" w:hAnsi="Arial" w:cs="Arial" w:hint="eastAsia"/>
            <w:sz w:val="24"/>
            <w:szCs w:val="24"/>
            <w:lang w:val="en-GB"/>
            <w:rPrChange w:id="3851" w:author="Alexandre Miguel Kaizeler Guedes Da Silva Afonso" w:date="2026-07-27T16:55:00Z" w16du:dateUtc="2026-07-27T15:55:00Z">
              <w:rPr>
                <w:rFonts w:ascii="Arial" w:hAnsi="Arial" w:cs="Arial" w:hint="eastAsia"/>
                <w:sz w:val="24"/>
                <w:szCs w:val="24"/>
              </w:rPr>
            </w:rPrChange>
          </w:rPr>
          <w:delInstrText>–</w:delInstrText>
        </w:r>
        <w:r w:rsidR="00C20DB3" w:rsidRPr="00B475D4" w:rsidDel="00234033">
          <w:rPr>
            <w:rFonts w:ascii="Arial" w:hAnsi="Arial" w:cs="Arial" w:hint="eastAsia"/>
            <w:sz w:val="24"/>
            <w:szCs w:val="24"/>
            <w:lang w:val="en-GB"/>
            <w:rPrChange w:id="3852" w:author="Alexandre Miguel Kaizeler Guedes Da Silva Afonso" w:date="2026-07-27T16:55:00Z" w16du:dateUtc="2026-07-27T15:55:00Z">
              <w:rPr>
                <w:rFonts w:ascii="Arial" w:hAnsi="Arial" w:cs="Arial" w:hint="eastAsia"/>
                <w:sz w:val="24"/>
                <w:szCs w:val="24"/>
              </w:rPr>
            </w:rPrChange>
          </w:rPr>
          <w:delInstrText>15","noteIndex":0},"citationItems":[{"id":"6GlZNSzq/vVB04ofz","uris":["http://zotero.org/users/local/1p9EH8ax/items/CUBP4YDB"],"itemData":{"id":"5yQ4qFIg/HNCREJGz","type":"article-journal","container-title":"Current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id":"6GlZNSzq/0mcPtBPH","uris":["http://zotero.org/users/local/1p9EH8ax/items/AWC4HRTD"],"itemData":{"id":"5yQ4qFIg/hLEyfKHI","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J."},{"family":"Kanneganti","given":"Thirumala-Devi"}],"issued":{"date-parts":[["2019",9,26]]}}},{"id":"6GlZNSzq/JPYVXey5","uris":["http://zotero.org/users/local/1p9EH8ax/items/BKDK22WH"],"itemData":{"id":"5yQ4qFIg/nIt413Od","type":"article-journal","container-title":"EMBO reports","DOI":"10.15252/embr.201744722","ISSN":"1469-221X, 1469-3178","issue":"5","journalAbbreviation":"EMBO Reports","language":"en","page":"e44722","source":"DOI.org (Crossref)","title":"Stress granules counteract senescence by sequestration of PAI</w:delInstrText>
        </w:r>
        <w:r w:rsidR="00C20DB3" w:rsidRPr="00B475D4" w:rsidDel="00234033">
          <w:rPr>
            <w:rFonts w:ascii="Arial" w:hAnsi="Arial" w:cs="Arial" w:hint="eastAsia"/>
            <w:sz w:val="24"/>
            <w:szCs w:val="24"/>
            <w:lang w:val="en-GB"/>
            <w:rPrChange w:id="3853" w:author="Alexandre Miguel Kaizeler Guedes Da Silva Afonso" w:date="2026-07-27T16:55:00Z" w16du:dateUtc="2026-07-27T15:55:00Z">
              <w:rPr>
                <w:rFonts w:ascii="Arial" w:hAnsi="Arial" w:cs="Arial" w:hint="eastAsia"/>
                <w:sz w:val="24"/>
                <w:szCs w:val="24"/>
              </w:rPr>
            </w:rPrChange>
          </w:rPr>
          <w:delInstrText>‐</w:delInstrText>
        </w:r>
        <w:r w:rsidR="00C20DB3" w:rsidRPr="00B475D4" w:rsidDel="00234033">
          <w:rPr>
            <w:rFonts w:ascii="Arial" w:hAnsi="Arial" w:cs="Arial" w:hint="eastAsia"/>
            <w:sz w:val="24"/>
            <w:szCs w:val="24"/>
            <w:lang w:val="en-GB"/>
            <w:rPrChange w:id="3854" w:author="Alexandre Miguel Kaizeler Guedes Da Silva Afonso" w:date="2026-07-27T16:55:00Z" w16du:dateUtc="2026-07-27T15:55:00Z">
              <w:rPr>
                <w:rFonts w:ascii="Arial" w:hAnsi="Arial" w:cs="Arial" w:hint="eastAsia"/>
                <w:sz w:val="24"/>
                <w:szCs w:val="24"/>
              </w:rPr>
            </w:rPrChange>
          </w:rPr>
          <w:delInstrText>1","volume":"19","author":[{"family":"Omer","given":"Amr"},{"family":"Patel","given":"Devang"},{"family":"Lian","given":"Xian Jin"},{"family":"Sadek","given":"Jason"},{"family":"Di Marco","given":"Sergio"},{"family":"Pause","given":"Arnim"},{"family":"Gorospe","given":"Myriam"},{"family":"Gallouzi","given":"Imed Eddine"}],"issued":{"date-parts":[["2018",5]]}}},{"id":"6GlZNSzq/LQ5S9iBK","uris":["http://zotero.org/users/local/1p9EH8ax/items/4ADM9SAW"],"itemData":{"id":"5yQ4qFIg/HwkMi0Al","type":"article-journal","abstract":"Abstract\n            Rbfox RNA-binding proteins play important roles in the regulation of alternative pre-mRNA splicing, but their role in other gene regulatory mechanisms is not well understood. Here, we show that Rbfox2 is a novel constituent of cytoplasmic stress granules, the translational silencing machinery assembled in response to cellular stress. We also show that the RNA binding activity of the Rbfox family protein is crucial for its localization into stress granules. To investigate the role of Rbfox2 in stress granules we used RNA-immunoprecipitation sequencing to identify cytoplasmic transcriptome-wide targets of Rbfox2. We report that a subset of cell cycle-related genes including retinoblastoma 1 is the target of Rbfox2 in cytop</w:delInstrText>
        </w:r>
        <w:r w:rsidR="00C20DB3" w:rsidRPr="00B475D4" w:rsidDel="00234033">
          <w:rPr>
            <w:rFonts w:ascii="Arial" w:hAnsi="Arial" w:cs="Arial"/>
            <w:sz w:val="24"/>
            <w:szCs w:val="24"/>
            <w:lang w:val="en-GB"/>
            <w:rPrChange w:id="3855" w:author="Alexandre Miguel Kaizeler Guedes Da Silva Afonso" w:date="2026-07-27T16:55:00Z" w16du:dateUtc="2026-07-27T15:55:00Z">
              <w:rPr>
                <w:rFonts w:ascii="Arial" w:hAnsi="Arial" w:cs="Arial"/>
                <w:sz w:val="24"/>
                <w:szCs w:val="24"/>
              </w:rPr>
            </w:rPrChange>
          </w:rPr>
          <w:delInstrText xml:space="preserve">lasmic stress granules, and Rbfox2 regulates the retinoblastoma 1 mRNA and protein expression levels during and following stress exposure. Our study proposes a novel function for Rbfox2 in cytoplasmic stress granules.","container-title":"Scientific Reports","DOI":"10.1038/s41598-017-11651-w","ISSN":"2045-2322","issue":"1","journalAbbreviation":"Sci Rep","language":"en","page":"11211","source":"DOI.org (Crossref)","title":"Stress Granules Contain Rbfox2 with Cell Cycle-related mRNAs","volume":"7","author":[{"family":"Park","given":"Chungoo"},{"family":"Choi","given":"Sunkyung"},{"family":"Kim","given":"Yong-Eun"},{"family":"Lee","given":"Siyeo"},{"family":"Park","given":"Su-Hyung"},{"family":"Adelstein","given":"Robert S."},{"family":"Kawamoto","given":"Sachiyo"},{"family":"Kim","given":"Kee K."}],"issued":{"date-parts":[["2017",9,11]]}}}],"schema":"https://github.com/citation-style-language/schema/raw/master/csl-citation.json"} </w:delInstrText>
        </w:r>
        <w:r w:rsidR="0044632E" w:rsidRPr="00B475D4" w:rsidDel="00234033">
          <w:rPr>
            <w:rFonts w:ascii="Arial" w:hAnsi="Arial" w:cs="Arial"/>
            <w:sz w:val="24"/>
            <w:szCs w:val="24"/>
            <w:lang w:val="en-GB"/>
            <w:rPrChange w:id="3856" w:author="Alexandre Miguel Kaizeler Guedes Da Silva Afonso" w:date="2026-07-27T16:55:00Z" w16du:dateUtc="2026-07-27T15:55:00Z">
              <w:rPr>
                <w:rFonts w:ascii="Arial" w:hAnsi="Arial" w:cs="Arial"/>
                <w:sz w:val="24"/>
                <w:szCs w:val="24"/>
              </w:rPr>
            </w:rPrChange>
          </w:rPr>
          <w:fldChar w:fldCharType="separate"/>
        </w:r>
        <w:r w:rsidR="001C1C78" w:rsidRPr="00B475D4" w:rsidDel="00234033">
          <w:rPr>
            <w:rFonts w:ascii="Arial" w:hAnsi="Arial" w:cs="Arial"/>
            <w:kern w:val="0"/>
            <w:sz w:val="24"/>
            <w:vertAlign w:val="superscript"/>
            <w:lang w:val="en-GB"/>
            <w:rPrChange w:id="3857" w:author="Alexandre Miguel Kaizeler Guedes Da Silva Afonso" w:date="2026-07-27T16:55:00Z" w16du:dateUtc="2026-07-27T15:55:00Z">
              <w:rPr>
                <w:rFonts w:ascii="Arial" w:hAnsi="Arial" w:cs="Arial"/>
                <w:kern w:val="0"/>
                <w:sz w:val="24"/>
                <w:vertAlign w:val="superscript"/>
              </w:rPr>
            </w:rPrChange>
          </w:rPr>
          <w:delText>12–15</w:delText>
        </w:r>
        <w:r w:rsidR="0044632E" w:rsidRPr="00B475D4" w:rsidDel="00234033">
          <w:rPr>
            <w:rFonts w:ascii="Arial" w:hAnsi="Arial" w:cs="Arial"/>
            <w:sz w:val="24"/>
            <w:szCs w:val="24"/>
            <w:lang w:val="en-GB"/>
            <w:rPrChange w:id="3858" w:author="Alexandre Miguel Kaizeler Guedes Da Silva Afonso" w:date="2026-07-27T16:55:00Z" w16du:dateUtc="2026-07-27T15:55:00Z">
              <w:rPr>
                <w:rFonts w:ascii="Arial" w:hAnsi="Arial" w:cs="Arial"/>
                <w:sz w:val="24"/>
                <w:szCs w:val="24"/>
              </w:rPr>
            </w:rPrChange>
          </w:rPr>
          <w:fldChar w:fldCharType="end"/>
        </w:r>
        <w:r w:rsidR="00FB2B32" w:rsidRPr="00B475D4" w:rsidDel="00234033">
          <w:rPr>
            <w:rFonts w:ascii="Arial" w:hAnsi="Arial" w:cs="Arial"/>
            <w:sz w:val="24"/>
            <w:szCs w:val="24"/>
            <w:lang w:val="en-GB"/>
            <w:rPrChange w:id="3859" w:author="Alexandre Miguel Kaizeler Guedes Da Silva Afonso" w:date="2026-07-27T16:55:00Z" w16du:dateUtc="2026-07-27T15:55:00Z">
              <w:rPr>
                <w:rFonts w:ascii="Arial" w:hAnsi="Arial" w:cs="Arial"/>
                <w:sz w:val="24"/>
                <w:szCs w:val="24"/>
              </w:rPr>
            </w:rPrChange>
          </w:rPr>
          <w:delText>. This sequestration prevents their function or translation, allowing the cell to prioriti</w:delText>
        </w:r>
        <w:r w:rsidR="001E600F" w:rsidRPr="00B475D4" w:rsidDel="00234033">
          <w:rPr>
            <w:rFonts w:ascii="Arial" w:hAnsi="Arial" w:cs="Arial"/>
            <w:sz w:val="24"/>
            <w:szCs w:val="24"/>
            <w:lang w:val="en-GB"/>
            <w:rPrChange w:id="3860" w:author="Alexandre Miguel Kaizeler Guedes Da Silva Afonso" w:date="2026-07-27T16:55:00Z" w16du:dateUtc="2026-07-27T15:55:00Z">
              <w:rPr>
                <w:rFonts w:ascii="Arial" w:hAnsi="Arial" w:cs="Arial"/>
                <w:sz w:val="24"/>
                <w:szCs w:val="24"/>
              </w:rPr>
            </w:rPrChange>
          </w:rPr>
          <w:delText>s</w:delText>
        </w:r>
        <w:r w:rsidR="00FB2B32" w:rsidRPr="00B475D4" w:rsidDel="00234033">
          <w:rPr>
            <w:rFonts w:ascii="Arial" w:hAnsi="Arial" w:cs="Arial"/>
            <w:sz w:val="24"/>
            <w:szCs w:val="24"/>
            <w:lang w:val="en-GB"/>
            <w:rPrChange w:id="3861" w:author="Alexandre Miguel Kaizeler Guedes Da Silva Afonso" w:date="2026-07-27T16:55:00Z" w16du:dateUtc="2026-07-27T15:55:00Z">
              <w:rPr>
                <w:rFonts w:ascii="Arial" w:hAnsi="Arial" w:cs="Arial"/>
                <w:sz w:val="24"/>
                <w:szCs w:val="24"/>
              </w:rPr>
            </w:rPrChange>
          </w:rPr>
          <w:delText>e its response to the stress</w:delText>
        </w:r>
      </w:del>
      <w:r w:rsidR="0044632E" w:rsidRPr="00B475D4">
        <w:rPr>
          <w:rFonts w:ascii="Arial" w:hAnsi="Arial" w:cs="Arial"/>
          <w:sz w:val="24"/>
          <w:szCs w:val="24"/>
          <w:lang w:val="en-GB"/>
          <w:rPrChange w:id="3862"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hint="eastAsia"/>
          <w:sz w:val="24"/>
          <w:szCs w:val="24"/>
          <w:lang w:val="en-GB"/>
          <w:rPrChange w:id="3863" w:author="Alexandre Miguel Kaizeler Guedes Da Silva Afonso" w:date="2026-07-27T16:55:00Z" w16du:dateUtc="2026-07-27T15:55:00Z">
            <w:rPr>
              <w:rFonts w:ascii="Arial" w:hAnsi="Arial" w:cs="Arial" w:hint="eastAsia"/>
              <w:sz w:val="24"/>
              <w:szCs w:val="24"/>
            </w:rPr>
          </w:rPrChange>
        </w:rPr>
        <w:instrText xml:space="preserve"> ADDIN ZOTERO_ITEM CSL_CITATION {"citationID":"cvSnryRL","properties":{"formattedCitation":"\\super 12\\uc0\\u8211{}15\\nosupersub{}","plainCitation":"12</w:instrText>
      </w:r>
      <w:r w:rsidR="00C37375" w:rsidRPr="00B475D4">
        <w:rPr>
          <w:rFonts w:ascii="Arial" w:hAnsi="Arial" w:cs="Arial" w:hint="eastAsia"/>
          <w:sz w:val="24"/>
          <w:szCs w:val="24"/>
          <w:lang w:val="en-GB"/>
          <w:rPrChange w:id="3864"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3865" w:author="Alexandre Miguel Kaizeler Guedes Da Silva Afonso" w:date="2026-07-27T16:55:00Z" w16du:dateUtc="2026-07-27T15:55:00Z">
            <w:rPr>
              <w:rFonts w:ascii="Arial" w:hAnsi="Arial" w:cs="Arial" w:hint="eastAsia"/>
              <w:sz w:val="24"/>
              <w:szCs w:val="24"/>
            </w:rPr>
          </w:rPrChange>
        </w:rPr>
        <w:instrText>15","noteIndex":0},"citationItems":[{"id":"jCcWpdK2/MqiqNNHg","uris":["http://zotero.org/users/local/1p9EH8ax/items/CUBP4YDB"],"itemData":{"id":"5yQ4qFIg/HNCREJGz","type":"article-journal","container-title":"Current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id":"jCcWpdK2/OdDOjFph","uris":["http://zotero.org/users/local/1p9EH8ax/items/AWC4HRTD"],"itemData":{"id":"5yQ4qFIg/hLEyfKHI","type":"article-journal","container-title":"Nature","DOI":"10.1038/s41586-019-1551-2","ISSN":"0028-0836, 1476-4687","issue":"7775","journalAbbreviation":"Nature","language":"en","page":"590-594","source":"DOI.org (Crossref)","title":"DDX3X acts as a live-or-die checkpoint in stressed cells by regulating NLRP3 inflammasome","volume":"573","author":[{"family":"Samir","given":"Parimal"},{"family":"Kesavardhana","given":"Sannula"},{"family":"Patmore","given":"Deanna M."},{"family":"Gingras","given":"Sebastien"},{"family":"Malireddi","given":"R. K. Subbarao"},{"family":"Karki","given":"Rajendra"},{"family":"Guy","given":"Clifford S."},{"family":"Briard","given":"Benoit"},{"family":"Place","given":"David E."},{"family":"Bhattacharya","given":"Anannya"},{"family":"Sharma","given":"Bhesh Raj"},{"family":"Nourse","given":"Amanda"},{"family":"King","given":"Sharon V."},{"family":"Pitre","given":"Aaron"},{"family":"Burton","given":"Amanda R."},{"family":"Pelletier","given":"Stephane"},{"family":"Gilbertson","given":"Richard J."},{"family":"Kanneganti","given":"Thirumala-Devi"}],"issued":{"date-parts":[["2019",9,26]]}}},{"id":"jCcWpdK2/ipvPkq1W","uris":["http://zotero.org/users/local/1p9EH8ax/items/BKDK22WH"],"itemData":{"id":"5yQ4qFIg/nIt413Od","type":"article-journal","container-title":"EMBO reports","DOI":"10.15252/embr.201744722","ISSN":"1469-221X, 1469-3178","issue":"5","journalAbbreviation":"EMBO Reports","language":"en","page":"e44722","source":"DOI.org (Crossref)","title":"Stress granules counteract senescence by sequestration of PAI</w:instrText>
      </w:r>
      <w:r w:rsidR="00C37375" w:rsidRPr="00B475D4">
        <w:rPr>
          <w:rFonts w:ascii="Arial" w:hAnsi="Arial" w:cs="Arial" w:hint="eastAsia"/>
          <w:sz w:val="24"/>
          <w:szCs w:val="24"/>
          <w:lang w:val="en-GB"/>
          <w:rPrChange w:id="3866" w:author="Alexandre Miguel Kaizeler Guedes Da Silva Afonso" w:date="2026-07-27T16:55:00Z" w16du:dateUtc="2026-07-27T15:55:00Z">
            <w:rPr>
              <w:rFonts w:ascii="Arial" w:hAnsi="Arial" w:cs="Arial" w:hint="eastAsia"/>
              <w:sz w:val="24"/>
              <w:szCs w:val="24"/>
            </w:rPr>
          </w:rPrChange>
        </w:rPr>
        <w:instrText>‐</w:instrText>
      </w:r>
      <w:r w:rsidR="00C37375" w:rsidRPr="00B475D4">
        <w:rPr>
          <w:rFonts w:ascii="Arial" w:hAnsi="Arial" w:cs="Arial" w:hint="eastAsia"/>
          <w:sz w:val="24"/>
          <w:szCs w:val="24"/>
          <w:lang w:val="en-GB"/>
          <w:rPrChange w:id="3867" w:author="Alexandre Miguel Kaizeler Guedes Da Silva Afonso" w:date="2026-07-27T16:55:00Z" w16du:dateUtc="2026-07-27T15:55:00Z">
            <w:rPr>
              <w:rFonts w:ascii="Arial" w:hAnsi="Arial" w:cs="Arial" w:hint="eastAsia"/>
              <w:sz w:val="24"/>
              <w:szCs w:val="24"/>
            </w:rPr>
          </w:rPrChange>
        </w:rPr>
        <w:instrText>1","volume":"19","author":[{"family":"Omer","given":"Amr"},{"family":"Patel","given":"Devang"},{"family":"Lian","given":"Xian Jin"},{"family":"Sadek","given":"Jason"},{"family":"Di Marco","given":"Sergio"},{"family":"Pause","given":"Arnim"},{"family":"Gorospe","given":"Myriam"},{"family":"Gallouzi","given":"Imed Eddine"}],"issued":{"date-parts":[["2018",5]]}}},{"id":"jCcWpdK2/ins3qlQh","uris":["http://zotero.org/users/local/1p9EH8ax/items/4ADM9SAW"],"itemData":{"id":"5yQ4qFIg/HwkMi0Al","type":"article-journal","abstract":"Abstract\n            Rbfox RNA-binding proteins play important roles in the regulation of alternative pre-mRNA splicing, but their role in other gene regulatory mechanisms is not well understood. Here, we show that Rbfox2 is a novel constituent of cytoplasmic stress granules, the translational silencing machinery assembled in response to cellular stress. We also show that the RNA binding activity of the Rbfox family protein is crucial for its localization into stress granules. To investigate the role of Rbfox2 in stress granules we used RNA-immunoprecipitation sequencing to identify cytoplasmic transcriptome-wide targets of Rbfox2. We report that a subset of cell cycle-related genes including retinoblastoma 1 is the target of Rbfox2 in cytop</w:instrText>
      </w:r>
      <w:r w:rsidR="00C37375" w:rsidRPr="00B475D4">
        <w:rPr>
          <w:rFonts w:ascii="Arial" w:hAnsi="Arial" w:cs="Arial"/>
          <w:sz w:val="24"/>
          <w:szCs w:val="24"/>
          <w:lang w:val="en-GB"/>
          <w:rPrChange w:id="3868" w:author="Alexandre Miguel Kaizeler Guedes Da Silva Afonso" w:date="2026-07-27T16:55:00Z" w16du:dateUtc="2026-07-27T15:55:00Z">
            <w:rPr>
              <w:rFonts w:ascii="Arial" w:hAnsi="Arial" w:cs="Arial"/>
              <w:sz w:val="24"/>
              <w:szCs w:val="24"/>
            </w:rPr>
          </w:rPrChange>
        </w:rPr>
        <w:instrText xml:space="preserve">lasmic stress granules, and Rbfox2 regulates the retinoblastoma 1 mRNA and protein expression levels during and following stress exposure. Our study proposes a novel function for Rbfox2 in cytoplasmic stress granules.","container-title":"Scientific Reports","DOI":"10.1038/s41598-017-11651-w","ISSN":"2045-2322","issue":"1","journalAbbreviation":"Sci Rep","language":"en","page":"11211","source":"DOI.org (Crossref)","title":"Stress Granules Contain Rbfox2 with Cell Cycle-related mRNAs","volume":"7","author":[{"family":"Park","given":"Chungoo"},{"family":"Choi","given":"Sunkyung"},{"family":"Kim","given":"Yong-Eun"},{"family":"Lee","given":"Siyeo"},{"family":"Park","given":"Su-Hyung"},{"family":"Adelstein","given":"Robert S."},{"family":"Kawamoto","given":"Sachiyo"},{"family":"Kim","given":"Kee K."}],"issued":{"date-parts":[["2017",9,11]]}}}],"schema":"https://github.com/citation-style-language/schema/raw/master/csl-citation.json"} </w:instrText>
      </w:r>
      <w:r w:rsidR="0044632E" w:rsidRPr="00B475D4">
        <w:rPr>
          <w:rFonts w:ascii="Arial" w:hAnsi="Arial" w:cs="Arial"/>
          <w:sz w:val="24"/>
          <w:szCs w:val="24"/>
          <w:lang w:val="en-GB"/>
          <w:rPrChange w:id="3869" w:author="Alexandre Miguel Kaizeler Guedes Da Silva Afonso" w:date="2026-07-27T16:55:00Z" w16du:dateUtc="2026-07-27T15:55:00Z">
            <w:rPr>
              <w:rFonts w:ascii="Arial" w:hAnsi="Arial" w:cs="Arial"/>
              <w:sz w:val="24"/>
              <w:szCs w:val="24"/>
            </w:rPr>
          </w:rPrChange>
        </w:rPr>
        <w:fldChar w:fldCharType="separate"/>
      </w:r>
      <w:r w:rsidR="001C1C78" w:rsidRPr="00B475D4">
        <w:rPr>
          <w:rFonts w:ascii="Arial" w:hAnsi="Arial" w:cs="Arial"/>
          <w:kern w:val="0"/>
          <w:sz w:val="24"/>
          <w:vertAlign w:val="superscript"/>
          <w:lang w:val="en-GB"/>
          <w:rPrChange w:id="3870" w:author="Alexandre Miguel Kaizeler Guedes Da Silva Afonso" w:date="2026-07-27T16:55:00Z" w16du:dateUtc="2026-07-27T15:55:00Z">
            <w:rPr>
              <w:rFonts w:ascii="Arial" w:hAnsi="Arial" w:cs="Arial"/>
              <w:kern w:val="0"/>
              <w:sz w:val="24"/>
              <w:vertAlign w:val="superscript"/>
            </w:rPr>
          </w:rPrChange>
        </w:rPr>
        <w:t>12–15</w:t>
      </w:r>
      <w:r w:rsidR="0044632E" w:rsidRPr="00B475D4">
        <w:rPr>
          <w:rFonts w:ascii="Arial" w:hAnsi="Arial" w:cs="Arial"/>
          <w:sz w:val="24"/>
          <w:szCs w:val="24"/>
          <w:lang w:val="en-GB"/>
          <w:rPrChange w:id="3871" w:author="Alexandre Miguel Kaizeler Guedes Da Silva Afonso" w:date="2026-07-27T16:55:00Z" w16du:dateUtc="2026-07-27T15:55:00Z">
            <w:rPr>
              <w:rFonts w:ascii="Arial" w:hAnsi="Arial" w:cs="Arial"/>
              <w:sz w:val="24"/>
              <w:szCs w:val="24"/>
            </w:rPr>
          </w:rPrChange>
        </w:rPr>
        <w:fldChar w:fldCharType="end"/>
      </w:r>
      <w:r w:rsidR="00FB2B32" w:rsidRPr="00B475D4">
        <w:rPr>
          <w:rFonts w:ascii="Arial" w:hAnsi="Arial" w:cs="Arial"/>
          <w:sz w:val="24"/>
          <w:szCs w:val="24"/>
          <w:lang w:val="en-GB"/>
          <w:rPrChange w:id="3872" w:author="Alexandre Miguel Kaizeler Guedes Da Silva Afonso" w:date="2026-07-27T16:55:00Z" w16du:dateUtc="2026-07-27T15:55:00Z">
            <w:rPr>
              <w:rFonts w:ascii="Arial" w:hAnsi="Arial" w:cs="Arial"/>
              <w:sz w:val="24"/>
              <w:szCs w:val="24"/>
            </w:rPr>
          </w:rPrChange>
        </w:rPr>
        <w:t xml:space="preserve">. </w:t>
      </w:r>
      <w:ins w:id="3873" w:author="Alexandre Miguel Kaizeler Guedes Da Silva Afonso" w:date="2026-07-07T16:44:00Z" w16du:dateUtc="2026-07-07T15:44:00Z">
        <w:r w:rsidRPr="00B475D4">
          <w:rPr>
            <w:rFonts w:ascii="Arial" w:hAnsi="Arial" w:cs="Arial"/>
            <w:sz w:val="24"/>
            <w:szCs w:val="24"/>
            <w:lang w:val="en-GB"/>
            <w:rPrChange w:id="3874" w:author="Alexandre Miguel Kaizeler Guedes Da Silva Afonso" w:date="2026-07-27T16:55:00Z" w16du:dateUtc="2026-07-27T15:55:00Z">
              <w:rPr>
                <w:rFonts w:ascii="Arial" w:hAnsi="Arial" w:cs="Arial"/>
                <w:sz w:val="24"/>
                <w:szCs w:val="24"/>
              </w:rPr>
            </w:rPrChange>
          </w:rPr>
          <w:t>Because cancer cells experience elevated stress, SGs have been proposed as contributors to tumour aggressiveness and therapeutic resistance</w:t>
        </w:r>
      </w:ins>
      <w:del w:id="3875" w:author="Alexandre Miguel Kaizeler Guedes Da Silva Afonso" w:date="2026-07-07T16:44:00Z" w16du:dateUtc="2026-07-07T15:44:00Z">
        <w:r w:rsidR="00FB2B32" w:rsidRPr="00B475D4" w:rsidDel="00234033">
          <w:rPr>
            <w:rFonts w:ascii="Arial" w:hAnsi="Arial" w:cs="Arial"/>
            <w:sz w:val="24"/>
            <w:szCs w:val="24"/>
            <w:lang w:val="en-GB"/>
            <w:rPrChange w:id="3876" w:author="Alexandre Miguel Kaizeler Guedes Da Silva Afonso" w:date="2026-07-27T16:55:00Z" w16du:dateUtc="2026-07-27T15:55:00Z">
              <w:rPr>
                <w:rFonts w:ascii="Arial" w:hAnsi="Arial" w:cs="Arial"/>
                <w:sz w:val="24"/>
                <w:szCs w:val="24"/>
              </w:rPr>
            </w:rPrChange>
          </w:rPr>
          <w:delText xml:space="preserve">For instance, the sequestration of apoptotic </w:delText>
        </w:r>
        <w:r w:rsidR="00FB2B32" w:rsidRPr="00B475D4" w:rsidDel="00234033">
          <w:rPr>
            <w:rFonts w:ascii="Arial" w:hAnsi="Arial" w:cs="Arial"/>
            <w:sz w:val="24"/>
            <w:szCs w:val="24"/>
            <w:lang w:val="en-GB"/>
            <w:rPrChange w:id="3877" w:author="Alexandre Miguel Kaizeler Guedes Da Silva Afonso" w:date="2026-07-27T16:55:00Z" w16du:dateUtc="2026-07-27T15:55:00Z">
              <w:rPr>
                <w:rFonts w:ascii="Arial" w:hAnsi="Arial" w:cs="Arial"/>
                <w:sz w:val="24"/>
                <w:szCs w:val="24"/>
              </w:rPr>
            </w:rPrChange>
          </w:rPr>
          <w:lastRenderedPageBreak/>
          <w:delText>proteins can protect the cell from undergoing apoptosis in response to stress</w:delText>
        </w:r>
        <w:r w:rsidR="0044632E" w:rsidRPr="00B475D4" w:rsidDel="00234033">
          <w:rPr>
            <w:rFonts w:ascii="Arial" w:hAnsi="Arial" w:cs="Arial"/>
            <w:sz w:val="24"/>
            <w:szCs w:val="24"/>
            <w:lang w:val="en-GB"/>
            <w:rPrChange w:id="3878" w:author="Alexandre Miguel Kaizeler Guedes Da Silva Afonso" w:date="2026-07-27T16:55:00Z" w16du:dateUtc="2026-07-27T15:55:00Z">
              <w:rPr>
                <w:rFonts w:ascii="Arial" w:hAnsi="Arial" w:cs="Arial"/>
                <w:sz w:val="24"/>
                <w:szCs w:val="24"/>
              </w:rPr>
            </w:rPrChange>
          </w:rPr>
          <w:fldChar w:fldCharType="begin"/>
        </w:r>
        <w:r w:rsidR="00C20DB3" w:rsidRPr="00B475D4" w:rsidDel="00234033">
          <w:rPr>
            <w:rFonts w:ascii="Arial" w:hAnsi="Arial" w:cs="Arial"/>
            <w:sz w:val="24"/>
            <w:szCs w:val="24"/>
            <w:lang w:val="en-GB"/>
            <w:rPrChange w:id="3879" w:author="Alexandre Miguel Kaizeler Guedes Da Silva Afonso" w:date="2026-07-27T16:55:00Z" w16du:dateUtc="2026-07-27T15:55:00Z">
              <w:rPr>
                <w:rFonts w:ascii="Arial" w:hAnsi="Arial" w:cs="Arial"/>
                <w:sz w:val="24"/>
                <w:szCs w:val="24"/>
              </w:rPr>
            </w:rPrChange>
          </w:rPr>
          <w:delInstrText xml:space="preserve"> ADDIN ZOTERO_ITEM CSL_CITATION {"citationID":"tGIsEzOQ","properties":{"formattedCitation":"\\super 12\\nosupersub{}","plainCitation":"12","noteIndex":0},"citationItems":[{"id":"6GlZNSzq/vVB04ofz","uris":["http://zotero.org/users/local/1p9EH8ax/items/CUBP4YDB"],"itemData":{"id":"5yQ4qFIg/HNCREJGz","type":"article-journal","container-title":"Current Biology","DOI":"10.1016/j.cub.2023.04.012","ISSN":"09609822","issue":"10","journalAbbreviation":"Current Biology","language":"en","page":"1967-1981.e8","source":"DOI.org (Crossref)","title":"Stress granule formation inhibits stress-induced apoptosis by selectively sequestering executioner caspases","volume":"33","author":[{"family":"Fujikawa","given":"Daichi"},{"family":"Nakamura","given":"Takanori"},{"family":"Yoshioka","given":"Daisuke"},{"family":"Li","given":"Zizheng"},{"family":"Moriizumi","given":"Hisashi"},{"family":"Taguchi","given":"Mari"},{"family":"Tokai-Nishizumi","given":"Noriko"},{"family":"Kozuka-Hata","given":"Hiroko"},{"family":"Oyama","given":"Masaaki"},{"family":"Takekawa","given":"Mutsuhiro"}],"issued":{"date-parts":[["2023",5]]}}}],"schema":"https://github.com/citation-style-language/schema/raw/master/csl-citation.json"} </w:delInstrText>
        </w:r>
        <w:r w:rsidR="0044632E" w:rsidRPr="00B475D4" w:rsidDel="00234033">
          <w:rPr>
            <w:rFonts w:ascii="Arial" w:hAnsi="Arial" w:cs="Arial"/>
            <w:sz w:val="24"/>
            <w:szCs w:val="24"/>
            <w:lang w:val="en-GB"/>
            <w:rPrChange w:id="3880" w:author="Alexandre Miguel Kaizeler Guedes Da Silva Afonso" w:date="2026-07-27T16:55:00Z" w16du:dateUtc="2026-07-27T15:55:00Z">
              <w:rPr>
                <w:rFonts w:ascii="Arial" w:hAnsi="Arial" w:cs="Arial"/>
                <w:sz w:val="24"/>
                <w:szCs w:val="24"/>
              </w:rPr>
            </w:rPrChange>
          </w:rPr>
          <w:fldChar w:fldCharType="separate"/>
        </w:r>
        <w:r w:rsidR="001C1C78" w:rsidRPr="00B475D4" w:rsidDel="00234033">
          <w:rPr>
            <w:rFonts w:ascii="Arial" w:hAnsi="Arial" w:cs="Arial"/>
            <w:kern w:val="0"/>
            <w:sz w:val="24"/>
            <w:vertAlign w:val="superscript"/>
            <w:lang w:val="en-GB"/>
            <w:rPrChange w:id="3881" w:author="Alexandre Miguel Kaizeler Guedes Da Silva Afonso" w:date="2026-07-27T16:55:00Z" w16du:dateUtc="2026-07-27T15:55:00Z">
              <w:rPr>
                <w:rFonts w:ascii="Arial" w:hAnsi="Arial" w:cs="Arial"/>
                <w:kern w:val="0"/>
                <w:sz w:val="24"/>
                <w:vertAlign w:val="superscript"/>
              </w:rPr>
            </w:rPrChange>
          </w:rPr>
          <w:delText>12</w:delText>
        </w:r>
        <w:r w:rsidR="0044632E" w:rsidRPr="00B475D4" w:rsidDel="00234033">
          <w:rPr>
            <w:rFonts w:ascii="Arial" w:hAnsi="Arial" w:cs="Arial"/>
            <w:sz w:val="24"/>
            <w:szCs w:val="24"/>
            <w:lang w:val="en-GB"/>
            <w:rPrChange w:id="3882" w:author="Alexandre Miguel Kaizeler Guedes Da Silva Afonso" w:date="2026-07-27T16:55:00Z" w16du:dateUtc="2026-07-27T15:55:00Z">
              <w:rPr>
                <w:rFonts w:ascii="Arial" w:hAnsi="Arial" w:cs="Arial"/>
                <w:sz w:val="24"/>
                <w:szCs w:val="24"/>
              </w:rPr>
            </w:rPrChange>
          </w:rPr>
          <w:fldChar w:fldCharType="end"/>
        </w:r>
        <w:r w:rsidR="00FB2B32" w:rsidRPr="00B475D4" w:rsidDel="00234033">
          <w:rPr>
            <w:rFonts w:ascii="Arial" w:hAnsi="Arial" w:cs="Arial"/>
            <w:sz w:val="24"/>
            <w:szCs w:val="24"/>
            <w:lang w:val="en-GB"/>
            <w:rPrChange w:id="3883" w:author="Alexandre Miguel Kaizeler Guedes Da Silva Afonso" w:date="2026-07-27T16:55:00Z" w16du:dateUtc="2026-07-27T15:55:00Z">
              <w:rPr>
                <w:rFonts w:ascii="Arial" w:hAnsi="Arial" w:cs="Arial"/>
                <w:sz w:val="24"/>
                <w:szCs w:val="24"/>
              </w:rPr>
            </w:rPrChange>
          </w:rPr>
          <w:delText xml:space="preserve">. </w:delText>
        </w:r>
        <w:r w:rsidR="00317A77" w:rsidRPr="00B475D4" w:rsidDel="00234033">
          <w:rPr>
            <w:rFonts w:ascii="Arial" w:hAnsi="Arial" w:cs="Arial"/>
            <w:sz w:val="24"/>
            <w:szCs w:val="24"/>
            <w:lang w:val="en-GB"/>
            <w:rPrChange w:id="3884" w:author="Alexandre Miguel Kaizeler Guedes Da Silva Afonso" w:date="2026-07-27T16:55:00Z" w16du:dateUtc="2026-07-27T15:55:00Z">
              <w:rPr>
                <w:rFonts w:ascii="Arial" w:hAnsi="Arial" w:cs="Arial"/>
                <w:sz w:val="24"/>
                <w:szCs w:val="24"/>
              </w:rPr>
            </w:rPrChange>
          </w:rPr>
          <w:delText>Given that cancer cells are frequently exposed to elevated levels of stress, such as nutrient deprivation, hypoxia, and replicative stress, it is tantali</w:delText>
        </w:r>
        <w:r w:rsidR="001E600F" w:rsidRPr="00B475D4" w:rsidDel="00234033">
          <w:rPr>
            <w:rFonts w:ascii="Arial" w:hAnsi="Arial" w:cs="Arial"/>
            <w:sz w:val="24"/>
            <w:szCs w:val="24"/>
            <w:lang w:val="en-GB"/>
            <w:rPrChange w:id="3885" w:author="Alexandre Miguel Kaizeler Guedes Da Silva Afonso" w:date="2026-07-27T16:55:00Z" w16du:dateUtc="2026-07-27T15:55:00Z">
              <w:rPr>
                <w:rFonts w:ascii="Arial" w:hAnsi="Arial" w:cs="Arial"/>
                <w:sz w:val="24"/>
                <w:szCs w:val="24"/>
              </w:rPr>
            </w:rPrChange>
          </w:rPr>
          <w:delText>s</w:delText>
        </w:r>
        <w:r w:rsidR="00317A77" w:rsidRPr="00B475D4" w:rsidDel="00234033">
          <w:rPr>
            <w:rFonts w:ascii="Arial" w:hAnsi="Arial" w:cs="Arial"/>
            <w:sz w:val="24"/>
            <w:szCs w:val="24"/>
            <w:lang w:val="en-GB"/>
            <w:rPrChange w:id="3886" w:author="Alexandre Miguel Kaizeler Guedes Da Silva Afonso" w:date="2026-07-27T16:55:00Z" w16du:dateUtc="2026-07-27T15:55:00Z">
              <w:rPr>
                <w:rFonts w:ascii="Arial" w:hAnsi="Arial" w:cs="Arial"/>
                <w:sz w:val="24"/>
                <w:szCs w:val="24"/>
              </w:rPr>
            </w:rPrChange>
          </w:rPr>
          <w:delText>ing to consider that SGs may play a role in cancer progression</w:delText>
        </w:r>
        <w:r w:rsidR="0044632E" w:rsidRPr="00B475D4" w:rsidDel="00234033">
          <w:rPr>
            <w:rFonts w:ascii="Arial" w:hAnsi="Arial" w:cs="Arial"/>
            <w:sz w:val="24"/>
            <w:szCs w:val="24"/>
            <w:lang w:val="en-GB"/>
            <w:rPrChange w:id="3887" w:author="Alexandre Miguel Kaizeler Guedes Da Silva Afonso" w:date="2026-07-27T16:55:00Z" w16du:dateUtc="2026-07-27T15:55:00Z">
              <w:rPr>
                <w:rFonts w:ascii="Arial" w:hAnsi="Arial" w:cs="Arial"/>
                <w:sz w:val="24"/>
                <w:szCs w:val="24"/>
              </w:rPr>
            </w:rPrChange>
          </w:rPr>
          <w:fldChar w:fldCharType="begin"/>
        </w:r>
        <w:r w:rsidR="00C20DB3" w:rsidRPr="00B475D4" w:rsidDel="00234033">
          <w:rPr>
            <w:rFonts w:ascii="Arial" w:hAnsi="Arial" w:cs="Arial"/>
            <w:sz w:val="24"/>
            <w:szCs w:val="24"/>
            <w:lang w:val="en-GB"/>
            <w:rPrChange w:id="3888" w:author="Alexandre Miguel Kaizeler Guedes Da Silva Afonso" w:date="2026-07-27T16:55:00Z" w16du:dateUtc="2026-07-27T15:55:00Z">
              <w:rPr>
                <w:rFonts w:ascii="Arial" w:hAnsi="Arial" w:cs="Arial"/>
                <w:sz w:val="24"/>
                <w:szCs w:val="24"/>
              </w:rPr>
            </w:rPrChange>
          </w:rPr>
          <w:delInstrText xml:space="preserve"> ADDIN ZOTERO_ITEM CSL_CITATION {"citationID":"YKkWnkcp","properties":{"formattedCitation":"\\super 2,25,26\\nosupersub{}","plainCitation":"2,25,26","noteIndex":0},"citationItems":[{"id":"6GlZNSzq/w9IVVXpJ","uris":["http://zotero.org/users/local/1p9EH8ax/items/2PPLDQJ4"],"itemData":{"id":"5yQ4qFIg/ugLmZUQX","type":"article-journal","container-title":"Biochimica et Biophysica Acta (BBA) - Gene Regulatory Mechanisms","DOI":"10.1016/j.bbagrm.2014.11.009","ISSN":"18749399","issue":"7","journalAbbreviation":"Biochimica et Biophysica Acta (BBA) - Gene Regulatory Mechanisms","language":"en","page":"861-870","source":"DOI.org (Crossref)","title":"Stress granules, P-bodies and cancer","volume":"1849","author":[{"family":"Anderson","given":"Paul"},{"family":"Kedersha","given":"Nancy"},{"family":"Ivanov","given":"Pavel"}],"issued":{"date-parts":[["2015",7]]}}},{"id":"6GlZNSzq/zzojc4ic","uris":["http://zotero.org/users/local/1p9EH8ax/items/VIWK4S2R"],"itemData":{"id":"5yQ4qFIg/nHEOm3lb","type":"article-journal","container-title":"Oncotarget","DOI":"10.18632/oncotarget.8728","ISSN":"1949-2553","issue":"21","journalAbbreviation":"Oncotarget","language":"en","page":"30307-30322","source":"DOI.org (Crossref)","title":"Vinca alkaloid drugs promote stress-induced translational repression and stress granule formation","volume":"7","author":[{"family":"Szaflarski","given":"Witold"},{"family":"Fay","given":"Marta M."},{"family":"Kedersha","given":"Nancy"},{"family":"Zabel","given":"Maciej"},{"family":"Anderson","given":"Paul"},{"family":"Ivanov","given":"Pavel"}],"issued":{"date-parts":[["2016",5,24]]}}},{"id":"6GlZNSzq/7sZCloGs","uris":["http://zotero.org/users/local/1p9EH8ax/items/6QPJ5BWV"],"itemData":{"id":"5yQ4qFIg/72sb797G","type":"article-journal","container-title":"Cancer Cell","DOI":"10.1016/S1535-6108(04)00115-1","ISSN":"15356108","issue":"5","journalAbbreviation":"Cancer Cell","language":"en","license":"https://www.elsevier.com/tdm/userlicense/1.0/","page":"429-441","source":"DOI.org (Crossref)","title":"Radiation activates HIF-1 to regulate vascular radiosensitivity in tumors","volume":"5","author":[{"family":"Moeller","given":"Benjamin J"},{"family":"Cao","given":"Yiting"},{"family":"Li","given":"Chuan Y"},{"family":"Dewhirst","given":"Mark W"}],"issued":{"date-parts":[["2004",5]]}}}],"schema":"https://github.com/citation-style-language/schema/raw/master/csl-citation.json"} </w:delInstrText>
        </w:r>
        <w:r w:rsidR="0044632E" w:rsidRPr="00B475D4" w:rsidDel="00234033">
          <w:rPr>
            <w:rFonts w:ascii="Arial" w:hAnsi="Arial" w:cs="Arial"/>
            <w:sz w:val="24"/>
            <w:szCs w:val="24"/>
            <w:lang w:val="en-GB"/>
            <w:rPrChange w:id="3889" w:author="Alexandre Miguel Kaizeler Guedes Da Silva Afonso" w:date="2026-07-27T16:55:00Z" w16du:dateUtc="2026-07-27T15:55:00Z">
              <w:rPr>
                <w:rFonts w:ascii="Arial" w:hAnsi="Arial" w:cs="Arial"/>
                <w:sz w:val="24"/>
                <w:szCs w:val="24"/>
              </w:rPr>
            </w:rPrChange>
          </w:rPr>
          <w:fldChar w:fldCharType="separate"/>
        </w:r>
        <w:r w:rsidR="00B723AF" w:rsidRPr="00B475D4" w:rsidDel="00234033">
          <w:rPr>
            <w:rFonts w:ascii="Arial" w:hAnsi="Arial" w:cs="Arial"/>
            <w:kern w:val="0"/>
            <w:sz w:val="24"/>
            <w:vertAlign w:val="superscript"/>
            <w:lang w:val="en-GB"/>
            <w:rPrChange w:id="3890" w:author="Alexandre Miguel Kaizeler Guedes Da Silva Afonso" w:date="2026-07-27T16:55:00Z" w16du:dateUtc="2026-07-27T15:55:00Z">
              <w:rPr>
                <w:rFonts w:ascii="Arial" w:hAnsi="Arial" w:cs="Arial"/>
                <w:kern w:val="0"/>
                <w:sz w:val="24"/>
                <w:vertAlign w:val="superscript"/>
              </w:rPr>
            </w:rPrChange>
          </w:rPr>
          <w:delText>2,25,26</w:delText>
        </w:r>
        <w:r w:rsidR="0044632E" w:rsidRPr="00B475D4" w:rsidDel="00234033">
          <w:rPr>
            <w:rFonts w:ascii="Arial" w:hAnsi="Arial" w:cs="Arial"/>
            <w:sz w:val="24"/>
            <w:szCs w:val="24"/>
            <w:lang w:val="en-GB"/>
            <w:rPrChange w:id="3891" w:author="Alexandre Miguel Kaizeler Guedes Da Silva Afonso" w:date="2026-07-27T16:55:00Z" w16du:dateUtc="2026-07-27T15:55:00Z">
              <w:rPr>
                <w:rFonts w:ascii="Arial" w:hAnsi="Arial" w:cs="Arial"/>
                <w:sz w:val="24"/>
                <w:szCs w:val="24"/>
              </w:rPr>
            </w:rPrChange>
          </w:rPr>
          <w:fldChar w:fldCharType="end"/>
        </w:r>
        <w:r w:rsidR="00317A77" w:rsidRPr="00B475D4" w:rsidDel="00234033">
          <w:rPr>
            <w:rFonts w:ascii="Arial" w:hAnsi="Arial" w:cs="Arial"/>
            <w:sz w:val="24"/>
            <w:szCs w:val="24"/>
            <w:lang w:val="en-GB"/>
            <w:rPrChange w:id="3892" w:author="Alexandre Miguel Kaizeler Guedes Da Silva Afonso" w:date="2026-07-27T16:55:00Z" w16du:dateUtc="2026-07-27T15:55:00Z">
              <w:rPr>
                <w:rFonts w:ascii="Arial" w:hAnsi="Arial" w:cs="Arial"/>
                <w:sz w:val="24"/>
                <w:szCs w:val="24"/>
              </w:rPr>
            </w:rPrChange>
          </w:rPr>
          <w:delText>. Indeed, recent findings have linked SGs to increased tumo</w:delText>
        </w:r>
        <w:r w:rsidR="00BA18B4" w:rsidRPr="00B475D4" w:rsidDel="00234033">
          <w:rPr>
            <w:rFonts w:ascii="Arial" w:hAnsi="Arial" w:cs="Arial"/>
            <w:sz w:val="24"/>
            <w:szCs w:val="24"/>
            <w:lang w:val="en-GB"/>
            <w:rPrChange w:id="3893" w:author="Alexandre Miguel Kaizeler Guedes Da Silva Afonso" w:date="2026-07-27T16:55:00Z" w16du:dateUtc="2026-07-27T15:55:00Z">
              <w:rPr>
                <w:rFonts w:ascii="Arial" w:hAnsi="Arial" w:cs="Arial"/>
                <w:sz w:val="24"/>
                <w:szCs w:val="24"/>
              </w:rPr>
            </w:rPrChange>
          </w:rPr>
          <w:delText>u</w:delText>
        </w:r>
        <w:r w:rsidR="00317A77" w:rsidRPr="00B475D4" w:rsidDel="00234033">
          <w:rPr>
            <w:rFonts w:ascii="Arial" w:hAnsi="Arial" w:cs="Arial"/>
            <w:sz w:val="24"/>
            <w:szCs w:val="24"/>
            <w:lang w:val="en-GB"/>
            <w:rPrChange w:id="3894" w:author="Alexandre Miguel Kaizeler Guedes Da Silva Afonso" w:date="2026-07-27T16:55:00Z" w16du:dateUtc="2026-07-27T15:55:00Z">
              <w:rPr>
                <w:rFonts w:ascii="Arial" w:hAnsi="Arial" w:cs="Arial"/>
                <w:sz w:val="24"/>
                <w:szCs w:val="24"/>
              </w:rPr>
            </w:rPrChange>
          </w:rPr>
          <w:delText>r aggressiveness and therapeutic resistance, suggesting that they could represent a promising novel target for anticancer therapies</w:delText>
        </w:r>
      </w:del>
      <w:r w:rsidR="0044632E" w:rsidRPr="00B475D4">
        <w:rPr>
          <w:rFonts w:ascii="Arial" w:hAnsi="Arial" w:cs="Arial"/>
          <w:sz w:val="24"/>
          <w:szCs w:val="24"/>
          <w:lang w:val="en-GB"/>
          <w:rPrChange w:id="3895"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hint="eastAsia"/>
          <w:sz w:val="24"/>
          <w:szCs w:val="24"/>
          <w:lang w:val="en-GB"/>
          <w:rPrChange w:id="3896" w:author="Alexandre Miguel Kaizeler Guedes Da Silva Afonso" w:date="2026-07-27T16:55:00Z" w16du:dateUtc="2026-07-27T15:55:00Z">
            <w:rPr>
              <w:rFonts w:ascii="Arial" w:hAnsi="Arial" w:cs="Arial" w:hint="eastAsia"/>
              <w:sz w:val="24"/>
              <w:szCs w:val="24"/>
            </w:rPr>
          </w:rPrChange>
        </w:rPr>
        <w:instrText xml:space="preserve"> ADDIN ZOTERO_ITEM CSL_CITATION {"citationID":"pMbYZWGM","properties":{"unsorted":false,"formattedCitation":"\\super 27,28,79\\nosupersub{}","plainCitation":"27,28,79","noteIndex":0},"citationItems":[{"id":"jCcWpdK2/meklOK0r","uris":["http://zotero.org/users/local/1p9EH8ax/items/EUAG3M4I"],"itemData":{"id":"Vt4aYKIl/oyNza7fA","type":"article-journal","abstract":"Under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activates the 5</w:instrText>
      </w:r>
      <w:r w:rsidR="0017139D" w:rsidRPr="00B475D4">
        <w:rPr>
          <w:rFonts w:ascii="Arial" w:hAnsi="Arial" w:cs="Arial" w:hint="eastAsia"/>
          <w:sz w:val="24"/>
          <w:szCs w:val="24"/>
          <w:lang w:val="en-GB"/>
          <w:rPrChange w:id="3897" w:author="Alexandre Miguel Kaizeler Guedes Da Silva Afonso" w:date="2026-07-27T16:55:00Z" w16du:dateUtc="2026-07-27T15:55:00Z">
            <w:rPr>
              <w:rFonts w:ascii="Arial" w:hAnsi="Arial" w:cs="Arial" w:hint="eastAsia"/>
              <w:sz w:val="24"/>
              <w:szCs w:val="24"/>
            </w:rPr>
          </w:rPrChange>
        </w:rPr>
        <w:instrText>′</w:instrText>
      </w:r>
      <w:r w:rsidR="0017139D" w:rsidRPr="00B475D4">
        <w:rPr>
          <w:rFonts w:ascii="Arial" w:hAnsi="Arial" w:cs="Arial" w:hint="eastAsia"/>
          <w:sz w:val="24"/>
          <w:szCs w:val="24"/>
          <w:lang w:val="en-GB"/>
          <w:rPrChange w:id="3898" w:author="Alexandre Miguel Kaizeler Guedes Da Silva Afonso" w:date="2026-07-27T16:55:00Z" w16du:dateUtc="2026-07-27T15:55:00Z">
            <w:rPr>
              <w:rFonts w:ascii="Arial" w:hAnsi="Arial" w:cs="Arial" w:hint="eastAsia"/>
              <w:sz w:val="24"/>
              <w:szCs w:val="24"/>
            </w:rPr>
          </w:rPrChange>
        </w:rPr>
        <w:instrText xml:space="preserve"> untranslated region (UTR) of G3BP1 mRNAs, thereby controlling the availability of the G3BP1 SG nucleator for SG assembly. YB-1 inactivation in human sarcoma cells dramatically reduces G3BP1 and SG formation 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jCcWpdK2/Iy0a46K6","uris":["http://zotero.org/users/local/1p9EH8ax/items/95WMXKZX"],"itemData":{"id":"Vt4aYKIl/XIFkMwWX","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id":828,"uris":["http://zotero.org/users/local/q86rvdj2/items/HCFEUE3Q"],"itemData":{"id":828,"type":"article-journal","abstract":"Abstract\n              Obesity is a global epidemic and a major predisposing factor for cancer. Increasing evidence shows that obesity-associated stress is a key driver of cancer risk and progression. Previous work has identified the phase-separation organelles,</w:instrText>
      </w:r>
      <w:r w:rsidR="0017139D" w:rsidRPr="00B475D4">
        <w:rPr>
          <w:rFonts w:ascii="Tahoma" w:hAnsi="Tahoma" w:cs="Tahoma"/>
          <w:sz w:val="24"/>
          <w:szCs w:val="24"/>
          <w:lang w:val="en-GB"/>
          <w:rPrChange w:id="3899" w:author="Alexandre Miguel Kaizeler Guedes Da Silva Afonso" w:date="2026-07-27T16:55:00Z" w16du:dateUtc="2026-07-27T15:55:00Z">
            <w:rPr>
              <w:rFonts w:ascii="Tahoma" w:hAnsi="Tahoma" w:cs="Tahoma"/>
              <w:sz w:val="24"/>
              <w:szCs w:val="24"/>
            </w:rPr>
          </w:rPrChange>
        </w:rPr>
        <w:instrText>﻿</w:instrText>
      </w:r>
      <w:r w:rsidR="0017139D" w:rsidRPr="00B475D4">
        <w:rPr>
          <w:rFonts w:ascii="Arial" w:hAnsi="Arial" w:cs="Arial"/>
          <w:sz w:val="24"/>
          <w:szCs w:val="24"/>
          <w:lang w:val="en-GB"/>
          <w:rPrChange w:id="3900" w:author="Alexandre Miguel Kaizeler Guedes Da Silva Afonso" w:date="2026-07-27T16:55:00Z" w16du:dateUtc="2026-07-27T15:55:00Z">
            <w:rPr>
              <w:rFonts w:ascii="Arial" w:hAnsi="Arial" w:cs="Arial"/>
              <w:sz w:val="24"/>
              <w:szCs w:val="24"/>
            </w:rPr>
          </w:rPrChange>
        </w:rPr>
        <w:instrText xml:space="preserve"> stress granules (SG), as mutant KRAS–dependent mediators of stress adaptation. However, the dependence of tumorigenesis on these organelles is unknown. Here, we establish a causal link between SGs and pancreatic ductal adenocarcinoma (PDAC). Importantly, we uncover that dependence on SGs is drastically heightened in obesity-associated PDAC. Furthermore, we identify a previously unknown regulator and component of SGs, namely, the serine/arginine protein kinase 2 (SRPK2), as a specific determinant of SG formation in obesity-associated PDAC. We show that SRPK2-mediated SG formation in obesity-associated PDAC is driven by hyperactivation of the IGF1/PI3K/mTOR/S6K1 pathway and that S6K1 inhibition selectively attenuates SGs and impairs obesity-associated PDAC development.\n            \n            \n              Significance:\n              We show that stress adaptation via the phase-separation organelles SGs mediates PDAC development. Moreover, preexisting stress conditions such as obesity are a driving force behind tumor SG dependence, and enhanced SG levels are key determinants and a chemopreventive target for obesity-associated PDAC.\n              This article is highlighted in the In This Issue feature, p. 1825","container-title":"Cancer Discovery","DOI":"10.1158/2159-8290.CD-21-1672","ISSN":"2159-8274, 2159-8290","issue":"8","language":"en","page":"1984-2005","source":"DOI.org (Crossref)","title":"Stress Granules Determine the Development of Obesity-Associated Pancreatic Cancer","volume":"12","author":[{"family":"Fonteneau","given":"Guillaume"},{"family":"Redding","given":"Alexandra"},{"family":"Hoag-Lee","given":"Hannah"},{"family":"Sim","given":"Edward S."},{"family":"Heinrich","given":"Stefan"},{"family":"Gaida","given":"Matthias M."},{"family":"Grabocka","given":"Elda"}],"issued":{"date-parts":[["2022",8,5]]}}}],"schema":"https://github.com/citation-style-language/schema/raw/master/csl-citation.json"} </w:instrText>
      </w:r>
      <w:r w:rsidR="0044632E" w:rsidRPr="00B475D4">
        <w:rPr>
          <w:rFonts w:ascii="Arial" w:hAnsi="Arial" w:cs="Arial"/>
          <w:sz w:val="24"/>
          <w:szCs w:val="24"/>
          <w:lang w:val="en-GB"/>
          <w:rPrChange w:id="3901"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3902" w:author="Alexandre Miguel Kaizeler Guedes Da Silva Afonso" w:date="2026-07-27T16:55:00Z" w16du:dateUtc="2026-07-27T15:55:00Z">
            <w:rPr>
              <w:rFonts w:ascii="Arial" w:hAnsi="Arial" w:cs="Arial"/>
              <w:kern w:val="0"/>
              <w:sz w:val="24"/>
              <w:vertAlign w:val="superscript"/>
            </w:rPr>
          </w:rPrChange>
        </w:rPr>
        <w:t>27,28,79</w:t>
      </w:r>
      <w:r w:rsidR="0044632E" w:rsidRPr="00B475D4">
        <w:rPr>
          <w:rFonts w:ascii="Arial" w:hAnsi="Arial" w:cs="Arial"/>
          <w:sz w:val="24"/>
          <w:szCs w:val="24"/>
          <w:lang w:val="en-GB"/>
          <w:rPrChange w:id="3903" w:author="Alexandre Miguel Kaizeler Guedes Da Silva Afonso" w:date="2026-07-27T16:55:00Z" w16du:dateUtc="2026-07-27T15:55:00Z">
            <w:rPr>
              <w:rFonts w:ascii="Arial" w:hAnsi="Arial" w:cs="Arial"/>
              <w:sz w:val="24"/>
              <w:szCs w:val="24"/>
            </w:rPr>
          </w:rPrChange>
        </w:rPr>
        <w:fldChar w:fldCharType="end"/>
      </w:r>
      <w:r w:rsidR="00317A77" w:rsidRPr="00B475D4">
        <w:rPr>
          <w:rFonts w:ascii="Arial" w:hAnsi="Arial" w:cs="Arial"/>
          <w:sz w:val="24"/>
          <w:szCs w:val="24"/>
          <w:lang w:val="en-GB"/>
          <w:rPrChange w:id="3904" w:author="Alexandre Miguel Kaizeler Guedes Da Silva Afonso" w:date="2026-07-27T16:55:00Z" w16du:dateUtc="2026-07-27T15:55:00Z">
            <w:rPr>
              <w:rFonts w:ascii="Arial" w:hAnsi="Arial" w:cs="Arial"/>
              <w:sz w:val="24"/>
              <w:szCs w:val="24"/>
            </w:rPr>
          </w:rPrChange>
        </w:rPr>
        <w:t>.</w:t>
      </w:r>
      <w:ins w:id="3905" w:author="Alexandre Miguel Kaizeler Guedes Da Silva Afonso" w:date="2026-07-07T16:45:00Z" w16du:dateUtc="2026-07-07T15:45:00Z">
        <w:r w:rsidRPr="00B475D4">
          <w:rPr>
            <w:rFonts w:ascii="Arial" w:hAnsi="Arial" w:cs="Arial"/>
            <w:sz w:val="24"/>
            <w:szCs w:val="24"/>
            <w:lang w:val="en-GB"/>
            <w:rPrChange w:id="3906" w:author="Alexandre Miguel Kaizeler Guedes Da Silva Afonso" w:date="2026-07-27T16:55:00Z" w16du:dateUtc="2026-07-27T15:55:00Z">
              <w:rPr>
                <w:rFonts w:ascii="Arial" w:hAnsi="Arial" w:cs="Arial"/>
                <w:sz w:val="24"/>
                <w:szCs w:val="24"/>
              </w:rPr>
            </w:rPrChange>
          </w:rPr>
          <w:t xml:space="preserve"> However, purified SG transcriptomes reported to date vary substantially across studies (Figure 1B), motivating our meta-analysis of published human SG transcriptomes.</w:t>
        </w:r>
      </w:ins>
      <w:ins w:id="3907" w:author="Alexandre Miguel Kaizeler Guedes Da Silva Afonso" w:date="2026-07-08T09:39:00Z" w16du:dateUtc="2026-07-08T08:39:00Z">
        <w:r w:rsidR="0093080E" w:rsidRPr="00B475D4">
          <w:rPr>
            <w:rFonts w:ascii="Arial" w:hAnsi="Arial" w:cs="Arial"/>
            <w:sz w:val="24"/>
            <w:szCs w:val="24"/>
            <w:lang w:val="en-GB"/>
            <w:rPrChange w:id="3908" w:author="Alexandre Miguel Kaizeler Guedes Da Silva Afonso" w:date="2026-07-27T16:55:00Z" w16du:dateUtc="2026-07-27T15:55:00Z">
              <w:rPr>
                <w:rFonts w:ascii="Arial" w:hAnsi="Arial" w:cs="Arial"/>
                <w:sz w:val="24"/>
                <w:szCs w:val="24"/>
              </w:rPr>
            </w:rPrChange>
          </w:rPr>
          <w:t xml:space="preserve"> This analysis was particularly</w:t>
        </w:r>
      </w:ins>
      <w:ins w:id="3909" w:author="Alexandre Miguel Kaizeler Guedes Da Silva Afonso" w:date="2026-07-08T09:41:00Z" w16du:dateUtc="2026-07-08T08:41:00Z">
        <w:r w:rsidR="0093080E" w:rsidRPr="00B475D4">
          <w:rPr>
            <w:rFonts w:ascii="Arial" w:hAnsi="Arial" w:cs="Arial"/>
            <w:sz w:val="24"/>
            <w:szCs w:val="24"/>
            <w:lang w:val="en-GB"/>
            <w:rPrChange w:id="3910" w:author="Alexandre Miguel Kaizeler Guedes Da Silva Afonso" w:date="2026-07-27T16:55:00Z" w16du:dateUtc="2026-07-27T15:55:00Z">
              <w:rPr>
                <w:rFonts w:ascii="Arial" w:hAnsi="Arial" w:cs="Arial"/>
                <w:sz w:val="24"/>
                <w:szCs w:val="24"/>
              </w:rPr>
            </w:rPrChange>
          </w:rPr>
          <w:t xml:space="preserve"> challenging due to problems in several analysed third-party datasets (see Supplementary Methods).</w:t>
        </w:r>
      </w:ins>
    </w:p>
    <w:p w14:paraId="25DBB953" w14:textId="2794A1DA" w:rsidR="001E600F" w:rsidRPr="00B475D4" w:rsidDel="00234033" w:rsidRDefault="00234033" w:rsidP="00533F41">
      <w:pPr>
        <w:jc w:val="both"/>
        <w:rPr>
          <w:del w:id="3911" w:author="Alexandre Miguel Kaizeler Guedes Da Silva Afonso" w:date="2026-07-07T16:55:00Z" w16du:dateUtc="2026-07-07T15:55:00Z"/>
          <w:rFonts w:ascii="Arial" w:hAnsi="Arial" w:cs="Arial"/>
          <w:sz w:val="24"/>
          <w:szCs w:val="24"/>
          <w:lang w:val="en-GB"/>
          <w:rPrChange w:id="3912" w:author="Alexandre Miguel Kaizeler Guedes Da Silva Afonso" w:date="2026-07-27T16:55:00Z" w16du:dateUtc="2026-07-27T15:55:00Z">
            <w:rPr>
              <w:del w:id="3913" w:author="Alexandre Miguel Kaizeler Guedes Da Silva Afonso" w:date="2026-07-07T16:55:00Z" w16du:dateUtc="2026-07-07T15:55:00Z"/>
              <w:rFonts w:ascii="Arial" w:hAnsi="Arial" w:cs="Arial"/>
              <w:sz w:val="24"/>
              <w:szCs w:val="24"/>
            </w:rPr>
          </w:rPrChange>
        </w:rPr>
      </w:pPr>
      <w:ins w:id="3914" w:author="Alexandre Miguel Kaizeler Guedes Da Silva Afonso" w:date="2026-07-07T16:55:00Z" w16du:dateUtc="2026-07-07T15:55:00Z">
        <w:r w:rsidRPr="00B475D4">
          <w:rPr>
            <w:rFonts w:ascii="Arial" w:hAnsi="Arial" w:cs="Arial"/>
            <w:sz w:val="24"/>
            <w:szCs w:val="24"/>
            <w:lang w:val="en-GB"/>
            <w:rPrChange w:id="3915" w:author="Alexandre Miguel Kaizeler Guedes Da Silva Afonso" w:date="2026-07-27T16:55:00Z" w16du:dateUtc="2026-07-27T15:55:00Z">
              <w:rPr>
                <w:rFonts w:ascii="Arial" w:hAnsi="Arial" w:cs="Arial"/>
                <w:sz w:val="24"/>
                <w:szCs w:val="24"/>
              </w:rPr>
            </w:rPrChange>
          </w:rPr>
          <w:t>Transcriptomes isolated by DC consistently contained longer RNAs than those obtained by other methods, even using the same cells and stressors (Figure 1B).</w:t>
        </w:r>
      </w:ins>
      <w:del w:id="3916" w:author="Alexandre Miguel Kaizeler Guedes Da Silva Afonso" w:date="2026-07-07T16:55:00Z" w16du:dateUtc="2026-07-07T15:55:00Z">
        <w:r w:rsidR="00FB2B32" w:rsidRPr="00B475D4" w:rsidDel="00234033">
          <w:rPr>
            <w:rFonts w:ascii="Arial" w:hAnsi="Arial" w:cs="Arial"/>
            <w:sz w:val="24"/>
            <w:szCs w:val="24"/>
            <w:lang w:val="en-GB"/>
            <w:rPrChange w:id="3917" w:author="Alexandre Miguel Kaizeler Guedes Da Silva Afonso" w:date="2026-07-27T16:55:00Z" w16du:dateUtc="2026-07-27T15:55:00Z">
              <w:rPr>
                <w:rFonts w:ascii="Arial" w:hAnsi="Arial" w:cs="Arial"/>
                <w:sz w:val="24"/>
                <w:szCs w:val="24"/>
              </w:rPr>
            </w:rPrChange>
          </w:rPr>
          <w:delText>This theory le</w:delText>
        </w:r>
        <w:r w:rsidR="00EC1F8F" w:rsidRPr="00B475D4" w:rsidDel="00234033">
          <w:rPr>
            <w:rFonts w:ascii="Arial" w:hAnsi="Arial" w:cs="Arial"/>
            <w:sz w:val="24"/>
            <w:szCs w:val="24"/>
            <w:lang w:val="en-GB"/>
            <w:rPrChange w:id="3918" w:author="Alexandre Miguel Kaizeler Guedes Da Silva Afonso" w:date="2026-07-27T16:55:00Z" w16du:dateUtc="2026-07-27T15:55:00Z">
              <w:rPr>
                <w:rFonts w:ascii="Arial" w:hAnsi="Arial" w:cs="Arial"/>
                <w:sz w:val="24"/>
                <w:szCs w:val="24"/>
              </w:rPr>
            </w:rPrChange>
          </w:rPr>
          <w:delText>d</w:delText>
        </w:r>
        <w:r w:rsidR="00FB2B32" w:rsidRPr="00B475D4" w:rsidDel="00234033">
          <w:rPr>
            <w:rFonts w:ascii="Arial" w:hAnsi="Arial" w:cs="Arial"/>
            <w:sz w:val="24"/>
            <w:szCs w:val="24"/>
            <w:lang w:val="en-GB"/>
            <w:rPrChange w:id="3919" w:author="Alexandre Miguel Kaizeler Guedes Da Silva Afonso" w:date="2026-07-27T16:55:00Z" w16du:dateUtc="2026-07-27T15:55:00Z">
              <w:rPr>
                <w:rFonts w:ascii="Arial" w:hAnsi="Arial" w:cs="Arial"/>
                <w:sz w:val="24"/>
                <w:szCs w:val="24"/>
              </w:rPr>
            </w:rPrChange>
          </w:rPr>
          <w:delText xml:space="preserve"> to the advent of several techniques that vowed to elucidate the SG transcriptome</w:delText>
        </w:r>
        <w:r w:rsidR="0044632E" w:rsidRPr="00B475D4" w:rsidDel="00234033">
          <w:rPr>
            <w:rFonts w:ascii="Arial" w:hAnsi="Arial" w:cs="Arial"/>
            <w:sz w:val="24"/>
            <w:szCs w:val="24"/>
            <w:lang w:val="en-GB"/>
            <w:rPrChange w:id="3920" w:author="Alexandre Miguel Kaizeler Guedes Da Silva Afonso" w:date="2026-07-27T16:55:00Z" w16du:dateUtc="2026-07-27T15:55:00Z">
              <w:rPr>
                <w:rFonts w:ascii="Arial" w:hAnsi="Arial" w:cs="Arial"/>
                <w:sz w:val="24"/>
                <w:szCs w:val="24"/>
              </w:rPr>
            </w:rPrChange>
          </w:rPr>
          <w:fldChar w:fldCharType="begin"/>
        </w:r>
        <w:r w:rsidR="00894559" w:rsidRPr="00B475D4" w:rsidDel="00234033">
          <w:rPr>
            <w:rFonts w:ascii="Arial" w:hAnsi="Arial" w:cs="Arial"/>
            <w:sz w:val="24"/>
            <w:szCs w:val="24"/>
            <w:lang w:val="en-GB"/>
            <w:rPrChange w:id="3921" w:author="Alexandre Miguel Kaizeler Guedes Da Silva Afonso" w:date="2026-07-27T16:55:00Z" w16du:dateUtc="2026-07-27T15:55:00Z">
              <w:rPr>
                <w:rFonts w:ascii="Arial" w:hAnsi="Arial" w:cs="Arial"/>
                <w:sz w:val="24"/>
                <w:szCs w:val="24"/>
              </w:rPr>
            </w:rPrChange>
          </w:rPr>
          <w:delInstrText xml:space="preserve"> ADDIN ZOTERO_ITEM CSL_CITATION {"citationID":"UjwYRF8A","properties":{"formattedCitation":"\\super 31,47,52,111,112\\nosupersub{}","plainCitation":"31,47,52,111,112","noteIndex":0},"citationItems":[{"id":"6GlZNSzq/kolxHQin","uris":["http://zotero.org/users/local/1p9EH8ax/items/WPA4SC2G"],"itemData":{"id":"5yQ4qFIg/TiunFvCB","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R."},{"family":"Parker","given":"Roy"}],"issued":{"date-parts":[["2017",11]]}}},{"id":"6GlZNSzq/NUD0cKBu","uris":["http://zotero.org/users/local/q86rvdj2/items/KUVSGYYV"],"itemData":{"id":11,"type":"article-journal","abstract":"The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(Photoselection of Transcriptome over Nanoscale),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nucleolus and the stress granule. Using PHOTON, we also reveal the functional role of m6A modification on mRNA partitioning into stress granules. These results collectively demonstrate that PHOTON is a flexible and generalizable platform for understanding subcellular molecular dynamics through the transcriptomic lens.","container-title":"bioRxiv: The Preprint Server for Biology","DOI":"10.1101/2024.09.10.612328","ISSN":"2692-8205","journalAbbreviation":"bioRxiv","language":"eng","note":"PMID: 39314454\nPMCID: PMC11419108","page":"2024.09.10.612328","source":"PubMed","title":"Subcellular Level Spatial Transcriptomics with PHOTON","author":[{"family":"Rajachandran","given":"Shreya"},{"family":"Xu","given":"Qianlan"},{"family":"Cao","given":"Qiqi"},{"family":"Zhang","given":"Xin"},{"family":"Chen","given":"Fei"},{"family":"Mangiameli","given":"Sarah M."},{"family":"Chen","given":"Haiqi"}],"issued":{"date-parts":[["2024",9,14]]}}},{"id":"6GlZNSzq/OM5bYxFS","uris":["http://zotero.org/users/local/q86rvdj2/items/GSP7GE7Q"],"itemData":{"id":35,"type":"article-journal","abstract":"Diverse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T."}],"issued":{"date-parts":[["2019",8,22]]}}},{"id":"6GlZNSzq/6wLsG2qp","uris":["http://zotero.org/users/local/q86rvdj2/items/UEHNMUCB"],"itemData":{"id":33,"type":"article-journal","abstract":"Abstract\n            \n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10\n              4\n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Commun","language":"en","page":"4416","source":"DOI.org (Crossref)","title":"High-depth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id":"6GlZNSzq/3GxyavUd","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delInstrText>
        </w:r>
        <w:r w:rsidR="0044632E" w:rsidRPr="00B475D4" w:rsidDel="00234033">
          <w:rPr>
            <w:rFonts w:ascii="Arial" w:hAnsi="Arial" w:cs="Arial"/>
            <w:sz w:val="24"/>
            <w:szCs w:val="24"/>
            <w:lang w:val="en-GB"/>
            <w:rPrChange w:id="3922" w:author="Alexandre Miguel Kaizeler Guedes Da Silva Afonso" w:date="2026-07-27T16:55:00Z" w16du:dateUtc="2026-07-27T15:55:00Z">
              <w:rPr>
                <w:rFonts w:ascii="Arial" w:hAnsi="Arial" w:cs="Arial"/>
                <w:sz w:val="24"/>
                <w:szCs w:val="24"/>
              </w:rPr>
            </w:rPrChange>
          </w:rPr>
          <w:fldChar w:fldCharType="separate"/>
        </w:r>
        <w:r w:rsidR="00894559" w:rsidRPr="00CC6580" w:rsidDel="00234033">
          <w:rPr>
            <w:rFonts w:ascii="Arial" w:eastAsiaTheme="minorHAnsi" w:hAnsi="Arial" w:cs="Arial"/>
            <w:kern w:val="0"/>
            <w:sz w:val="24"/>
            <w:szCs w:val="24"/>
            <w:vertAlign w:val="superscript"/>
            <w:lang w:val="en-GB"/>
          </w:rPr>
          <w:delText>31,47,52,111,112</w:delText>
        </w:r>
        <w:r w:rsidR="0044632E" w:rsidRPr="00B475D4" w:rsidDel="00234033">
          <w:rPr>
            <w:rFonts w:ascii="Arial" w:hAnsi="Arial" w:cs="Arial"/>
            <w:sz w:val="24"/>
            <w:szCs w:val="24"/>
            <w:lang w:val="en-GB"/>
            <w:rPrChange w:id="3923" w:author="Alexandre Miguel Kaizeler Guedes Da Silva Afonso" w:date="2026-07-27T16:55:00Z" w16du:dateUtc="2026-07-27T15:55:00Z">
              <w:rPr>
                <w:rFonts w:ascii="Arial" w:hAnsi="Arial" w:cs="Arial"/>
                <w:sz w:val="24"/>
                <w:szCs w:val="24"/>
              </w:rPr>
            </w:rPrChange>
          </w:rPr>
          <w:fldChar w:fldCharType="end"/>
        </w:r>
        <w:r w:rsidR="00FB2B32" w:rsidRPr="00B475D4" w:rsidDel="00234033">
          <w:rPr>
            <w:rFonts w:ascii="Arial" w:hAnsi="Arial" w:cs="Arial"/>
            <w:sz w:val="24"/>
            <w:szCs w:val="24"/>
            <w:lang w:val="en-GB"/>
            <w:rPrChange w:id="3924" w:author="Alexandre Miguel Kaizeler Guedes Da Silva Afonso" w:date="2026-07-27T16:55:00Z" w16du:dateUtc="2026-07-27T15:55:00Z">
              <w:rPr>
                <w:rFonts w:ascii="Arial" w:hAnsi="Arial" w:cs="Arial"/>
                <w:sz w:val="24"/>
                <w:szCs w:val="24"/>
              </w:rPr>
            </w:rPrChange>
          </w:rPr>
          <w:delText xml:space="preserve">, </w:delText>
        </w:r>
        <w:r w:rsidR="00317A77" w:rsidRPr="00B475D4" w:rsidDel="00234033">
          <w:rPr>
            <w:rFonts w:ascii="Arial" w:hAnsi="Arial" w:cs="Arial"/>
            <w:sz w:val="24"/>
            <w:szCs w:val="24"/>
            <w:lang w:val="en-GB"/>
            <w:rPrChange w:id="3925" w:author="Alexandre Miguel Kaizeler Guedes Da Silva Afonso" w:date="2026-07-27T16:55:00Z" w16du:dateUtc="2026-07-27T15:55:00Z">
              <w:rPr>
                <w:rFonts w:ascii="Arial" w:hAnsi="Arial" w:cs="Arial"/>
                <w:sz w:val="24"/>
                <w:szCs w:val="24"/>
              </w:rPr>
            </w:rPrChange>
          </w:rPr>
          <w:delText xml:space="preserve">with the </w:delText>
        </w:r>
        <w:r w:rsidR="0044632E" w:rsidRPr="00B475D4" w:rsidDel="00234033">
          <w:rPr>
            <w:rFonts w:ascii="Arial" w:hAnsi="Arial" w:cs="Arial"/>
            <w:sz w:val="24"/>
            <w:szCs w:val="24"/>
            <w:lang w:val="en-GB"/>
            <w:rPrChange w:id="3926" w:author="Alexandre Miguel Kaizeler Guedes Da Silva Afonso" w:date="2026-07-27T16:55:00Z" w16du:dateUtc="2026-07-27T15:55:00Z">
              <w:rPr>
                <w:rFonts w:ascii="Arial" w:hAnsi="Arial" w:cs="Arial"/>
                <w:sz w:val="24"/>
                <w:szCs w:val="24"/>
              </w:rPr>
            </w:rPrChange>
          </w:rPr>
          <w:delText>potential</w:delText>
        </w:r>
        <w:r w:rsidR="00317A77" w:rsidRPr="00B475D4" w:rsidDel="00234033">
          <w:rPr>
            <w:rFonts w:ascii="Arial" w:hAnsi="Arial" w:cs="Arial"/>
            <w:sz w:val="24"/>
            <w:szCs w:val="24"/>
            <w:lang w:val="en-GB"/>
            <w:rPrChange w:id="3927" w:author="Alexandre Miguel Kaizeler Guedes Da Silva Afonso" w:date="2026-07-27T16:55:00Z" w16du:dateUtc="2026-07-27T15:55:00Z">
              <w:rPr>
                <w:rFonts w:ascii="Arial" w:hAnsi="Arial" w:cs="Arial"/>
                <w:sz w:val="24"/>
                <w:szCs w:val="24"/>
              </w:rPr>
            </w:rPrChange>
          </w:rPr>
          <w:delText xml:space="preserve"> of uncovering their assembly mechanisms and identifying inhibited pathways that may play a critical role in cancer progression. </w:delText>
        </w:r>
        <w:r w:rsidR="00676DEB" w:rsidRPr="00B475D4" w:rsidDel="00234033">
          <w:rPr>
            <w:rFonts w:ascii="Arial" w:hAnsi="Arial" w:cs="Arial"/>
            <w:sz w:val="24"/>
            <w:szCs w:val="24"/>
            <w:lang w:val="en-GB"/>
            <w:rPrChange w:id="3928" w:author="Alexandre Miguel Kaizeler Guedes Da Silva Afonso" w:date="2026-07-27T16:55:00Z" w16du:dateUtc="2026-07-27T15:55:00Z">
              <w:rPr>
                <w:rFonts w:ascii="Arial" w:hAnsi="Arial" w:cs="Arial"/>
                <w:sz w:val="24"/>
                <w:szCs w:val="24"/>
              </w:rPr>
            </w:rPrChange>
          </w:rPr>
          <w:delText>However, these purified SG transcriptomes vary significantly, particularly when different purification methods are employed</w:delText>
        </w:r>
        <w:r w:rsidR="00CA57CD" w:rsidRPr="00B475D4" w:rsidDel="00234033">
          <w:rPr>
            <w:rFonts w:ascii="Arial" w:hAnsi="Arial" w:cs="Arial"/>
            <w:sz w:val="24"/>
            <w:szCs w:val="24"/>
            <w:lang w:val="en-GB"/>
            <w:rPrChange w:id="3929" w:author="Alexandre Miguel Kaizeler Guedes Da Silva Afonso" w:date="2026-07-27T16:55:00Z" w16du:dateUtc="2026-07-27T15:55:00Z">
              <w:rPr>
                <w:rFonts w:ascii="Arial" w:hAnsi="Arial" w:cs="Arial"/>
                <w:sz w:val="24"/>
                <w:szCs w:val="24"/>
              </w:rPr>
            </w:rPrChange>
          </w:rPr>
          <w:delText xml:space="preserve"> (Summarized in Figure 1B)</w:delText>
        </w:r>
        <w:r w:rsidR="00676DEB" w:rsidRPr="00B475D4" w:rsidDel="00234033">
          <w:rPr>
            <w:rFonts w:ascii="Arial" w:hAnsi="Arial" w:cs="Arial"/>
            <w:sz w:val="24"/>
            <w:szCs w:val="24"/>
            <w:lang w:val="en-GB"/>
            <w:rPrChange w:id="3930" w:author="Alexandre Miguel Kaizeler Guedes Da Silva Afonso" w:date="2026-07-27T16:55:00Z" w16du:dateUtc="2026-07-27T15:55:00Z">
              <w:rPr>
                <w:rFonts w:ascii="Arial" w:hAnsi="Arial" w:cs="Arial"/>
                <w:sz w:val="24"/>
                <w:szCs w:val="24"/>
              </w:rPr>
            </w:rPrChange>
          </w:rPr>
          <w:delText>. Despite this, since all methods aim to isolate the same structure, it seemed logical that there must be an underlying explanation for the differences and some level of commonality once those differences are accounted for. With this in mind, we conducted a meta-analysis of published human SG transcriptomes.</w:delText>
        </w:r>
        <w:r w:rsidR="001E600F" w:rsidRPr="00B475D4" w:rsidDel="00234033">
          <w:rPr>
            <w:rFonts w:ascii="Arial" w:hAnsi="Arial" w:cs="Arial"/>
            <w:sz w:val="24"/>
            <w:szCs w:val="24"/>
            <w:lang w:val="en-GB"/>
            <w:rPrChange w:id="3931" w:author="Alexandre Miguel Kaizeler Guedes Da Silva Afonso" w:date="2026-07-27T16:55:00Z" w16du:dateUtc="2026-07-27T15:55:00Z">
              <w:rPr>
                <w:rFonts w:ascii="Arial" w:hAnsi="Arial" w:cs="Arial"/>
                <w:sz w:val="24"/>
                <w:szCs w:val="24"/>
              </w:rPr>
            </w:rPrChange>
          </w:rPr>
          <w:delText xml:space="preserve"> </w:delText>
        </w:r>
      </w:del>
    </w:p>
    <w:p w14:paraId="1BF1822D" w14:textId="270B6A06" w:rsidR="00D463C0" w:rsidRPr="00B475D4" w:rsidDel="00093394" w:rsidRDefault="00234033" w:rsidP="00533F41">
      <w:pPr>
        <w:jc w:val="both"/>
        <w:rPr>
          <w:del w:id="3932" w:author="Alexandre Miguel Kaizeler Guedes Da Silva Afonso" w:date="2026-07-07T12:12:00Z" w16du:dateUtc="2026-07-07T11:12:00Z"/>
          <w:rFonts w:ascii="Arial" w:hAnsi="Arial" w:cs="Arial"/>
          <w:sz w:val="24"/>
          <w:szCs w:val="24"/>
          <w:lang w:val="en-GB"/>
          <w:rPrChange w:id="3933" w:author="Alexandre Miguel Kaizeler Guedes Da Silva Afonso" w:date="2026-07-27T16:55:00Z" w16du:dateUtc="2026-07-27T15:55:00Z">
            <w:rPr>
              <w:del w:id="3934" w:author="Alexandre Miguel Kaizeler Guedes Da Silva Afonso" w:date="2026-07-07T12:12:00Z" w16du:dateUtc="2026-07-07T11:12:00Z"/>
              <w:rFonts w:ascii="Arial" w:hAnsi="Arial" w:cs="Arial"/>
              <w:sz w:val="24"/>
              <w:szCs w:val="24"/>
            </w:rPr>
          </w:rPrChange>
        </w:rPr>
      </w:pPr>
      <w:ins w:id="3935" w:author="Alexandre Miguel Kaizeler Guedes Da Silva Afonso" w:date="2026-07-07T16:59:00Z" w16du:dateUtc="2026-07-07T15:59:00Z">
        <w:r w:rsidRPr="00B475D4">
          <w:rPr>
            <w:rFonts w:ascii="Arial" w:hAnsi="Arial" w:cs="Arial"/>
            <w:color w:val="FF0000"/>
            <w:sz w:val="24"/>
            <w:szCs w:val="24"/>
            <w:lang w:val="en-GB"/>
            <w:rPrChange w:id="3936" w:author="Alexandre Miguel Kaizeler Guedes Da Silva Afonso" w:date="2026-07-27T16:55:00Z" w16du:dateUtc="2026-07-27T15:55:00Z">
              <w:rPr>
                <w:rFonts w:ascii="Arial" w:hAnsi="Arial" w:cs="Arial"/>
                <w:color w:val="FF0000"/>
                <w:sz w:val="24"/>
                <w:szCs w:val="24"/>
              </w:rPr>
            </w:rPrChange>
          </w:rPr>
          <w:t xml:space="preserve"> </w:t>
        </w:r>
      </w:ins>
      <w:commentRangeStart w:id="3937"/>
      <w:commentRangeStart w:id="3938"/>
      <w:commentRangeStart w:id="3939"/>
      <w:commentRangeStart w:id="3940"/>
      <w:commentRangeStart w:id="3941"/>
      <w:del w:id="3942" w:author="Alexandre Miguel Kaizeler Guedes Da Silva Afonso" w:date="2026-07-07T12:12:00Z" w16du:dateUtc="2026-07-07T11:12:00Z">
        <w:r w:rsidR="00D463C0" w:rsidRPr="00B475D4" w:rsidDel="00093394">
          <w:rPr>
            <w:rFonts w:ascii="Arial" w:hAnsi="Arial" w:cs="Arial"/>
            <w:sz w:val="24"/>
            <w:szCs w:val="24"/>
            <w:lang w:val="en-GB"/>
            <w:rPrChange w:id="3943" w:author="Alexandre Miguel Kaizeler Guedes Da Silva Afonso" w:date="2026-07-27T16:55:00Z" w16du:dateUtc="2026-07-27T15:55:00Z">
              <w:rPr>
                <w:rFonts w:ascii="Arial" w:hAnsi="Arial" w:cs="Arial"/>
                <w:sz w:val="24"/>
                <w:szCs w:val="24"/>
              </w:rPr>
            </w:rPrChange>
          </w:rPr>
          <w:delText xml:space="preserve">This analysis was particularly challenging due to numerous issues present in several transcriptome datasets. </w:delText>
        </w:r>
        <w:commentRangeStart w:id="3944"/>
        <w:r w:rsidR="00D463C0" w:rsidRPr="00B475D4" w:rsidDel="00093394">
          <w:rPr>
            <w:rFonts w:ascii="Arial" w:hAnsi="Arial" w:cs="Arial"/>
            <w:sz w:val="24"/>
            <w:szCs w:val="24"/>
            <w:lang w:val="en-GB"/>
            <w:rPrChange w:id="3945" w:author="Alexandre Miguel Kaizeler Guedes Da Silva Afonso" w:date="2026-07-27T16:55:00Z" w16du:dateUtc="2026-07-27T15:55:00Z">
              <w:rPr>
                <w:rFonts w:ascii="Arial" w:hAnsi="Arial" w:cs="Arial"/>
                <w:sz w:val="24"/>
                <w:szCs w:val="24"/>
              </w:rPr>
            </w:rPrChange>
          </w:rPr>
          <w:delText xml:space="preserve">These included improper sample </w:delText>
        </w:r>
        <w:r w:rsidR="0044632E" w:rsidRPr="00B475D4" w:rsidDel="00093394">
          <w:rPr>
            <w:rFonts w:ascii="Arial" w:hAnsi="Arial" w:cs="Arial"/>
            <w:sz w:val="24"/>
            <w:szCs w:val="24"/>
            <w:lang w:val="en-GB"/>
            <w:rPrChange w:id="3946" w:author="Alexandre Miguel Kaizeler Guedes Da Silva Afonso" w:date="2026-07-27T16:55:00Z" w16du:dateUtc="2026-07-27T15:55:00Z">
              <w:rPr>
                <w:rFonts w:ascii="Arial" w:hAnsi="Arial" w:cs="Arial"/>
                <w:sz w:val="24"/>
                <w:szCs w:val="24"/>
              </w:rPr>
            </w:rPrChange>
          </w:rPr>
          <w:delText>labelling</w:delText>
        </w:r>
        <w:r w:rsidR="00D463C0" w:rsidRPr="00B475D4" w:rsidDel="00093394">
          <w:rPr>
            <w:rFonts w:ascii="Arial" w:hAnsi="Arial" w:cs="Arial"/>
            <w:sz w:val="24"/>
            <w:szCs w:val="24"/>
            <w:lang w:val="en-GB"/>
            <w:rPrChange w:id="3947" w:author="Alexandre Miguel Kaizeler Guedes Da Silva Afonso" w:date="2026-07-27T16:55:00Z" w16du:dateUtc="2026-07-27T15:55:00Z">
              <w:rPr>
                <w:rFonts w:ascii="Arial" w:hAnsi="Arial" w:cs="Arial"/>
                <w:sz w:val="24"/>
                <w:szCs w:val="24"/>
              </w:rPr>
            </w:rPrChange>
          </w:rPr>
          <w:delText>, which was corrected by the authors following our correspondence</w:delText>
        </w:r>
        <w:r w:rsidR="00D463C0" w:rsidRPr="00B475D4" w:rsidDel="00093394">
          <w:rPr>
            <w:rFonts w:ascii="Arial" w:hAnsi="Arial" w:cs="Arial"/>
            <w:sz w:val="24"/>
            <w:szCs w:val="24"/>
            <w:lang w:val="en-GB"/>
            <w:rPrChange w:id="3948" w:author="Alexandre Miguel Kaizeler Guedes Da Silva Afonso" w:date="2026-07-27T16:55:00Z" w16du:dateUtc="2026-07-27T15:55:00Z">
              <w:rPr>
                <w:rFonts w:ascii="Arial" w:hAnsi="Arial" w:cs="Arial"/>
                <w:sz w:val="24"/>
                <w:szCs w:val="24"/>
              </w:rPr>
            </w:rPrChange>
          </w:rPr>
          <w:fldChar w:fldCharType="begin"/>
        </w:r>
        <w:r w:rsidR="00C20DB3" w:rsidRPr="00B475D4" w:rsidDel="00093394">
          <w:rPr>
            <w:rFonts w:ascii="Arial" w:hAnsi="Arial" w:cs="Arial"/>
            <w:sz w:val="24"/>
            <w:szCs w:val="24"/>
            <w:lang w:val="en-GB"/>
            <w:rPrChange w:id="3949" w:author="Alexandre Miguel Kaizeler Guedes Da Silva Afonso" w:date="2026-07-27T16:55:00Z" w16du:dateUtc="2026-07-27T15:55:00Z">
              <w:rPr>
                <w:rFonts w:ascii="Arial" w:hAnsi="Arial" w:cs="Arial"/>
                <w:sz w:val="24"/>
                <w:szCs w:val="24"/>
              </w:rPr>
            </w:rPrChange>
          </w:rPr>
          <w:delInstrText xml:space="preserve"> ADDIN ZOTERO_ITEM CSL_CITATION {"citationID":"VlfPtPLK","properties":{"formattedCitation":"\\super 50\\nosupersub{}","plainCitation":"50","noteIndex":0},"citationItems":[{"id":"6GlZNSzq/zZ6FzSnB","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delInstrText>
        </w:r>
        <w:r w:rsidR="00D463C0" w:rsidRPr="00B475D4" w:rsidDel="00093394">
          <w:rPr>
            <w:rFonts w:ascii="Arial" w:hAnsi="Arial" w:cs="Arial"/>
            <w:sz w:val="24"/>
            <w:szCs w:val="24"/>
            <w:lang w:val="en-GB"/>
            <w:rPrChange w:id="3950" w:author="Alexandre Miguel Kaizeler Guedes Da Silva Afonso" w:date="2026-07-27T16:55:00Z" w16du:dateUtc="2026-07-27T15:55:00Z">
              <w:rPr>
                <w:rFonts w:ascii="Arial" w:hAnsi="Arial" w:cs="Arial"/>
                <w:sz w:val="24"/>
                <w:szCs w:val="24"/>
              </w:rPr>
            </w:rPrChange>
          </w:rPr>
          <w:fldChar w:fldCharType="separate"/>
        </w:r>
        <w:r w:rsidR="005647F6" w:rsidRPr="00B475D4" w:rsidDel="00093394">
          <w:rPr>
            <w:rFonts w:ascii="Arial" w:hAnsi="Arial" w:cs="Arial"/>
            <w:kern w:val="0"/>
            <w:sz w:val="24"/>
            <w:vertAlign w:val="superscript"/>
            <w:lang w:val="en-GB"/>
            <w:rPrChange w:id="3951" w:author="Alexandre Miguel Kaizeler Guedes Da Silva Afonso" w:date="2026-07-27T16:55:00Z" w16du:dateUtc="2026-07-27T15:55:00Z">
              <w:rPr>
                <w:rFonts w:ascii="Arial" w:hAnsi="Arial" w:cs="Arial"/>
                <w:kern w:val="0"/>
                <w:sz w:val="24"/>
                <w:vertAlign w:val="superscript"/>
              </w:rPr>
            </w:rPrChange>
          </w:rPr>
          <w:delText>50</w:delText>
        </w:r>
        <w:r w:rsidR="00D463C0" w:rsidRPr="00B475D4" w:rsidDel="00093394">
          <w:rPr>
            <w:rFonts w:ascii="Arial" w:hAnsi="Arial" w:cs="Arial"/>
            <w:sz w:val="24"/>
            <w:szCs w:val="24"/>
            <w:lang w:val="en-GB"/>
            <w:rPrChange w:id="3952" w:author="Alexandre Miguel Kaizeler Guedes Da Silva Afonso" w:date="2026-07-27T16:55:00Z" w16du:dateUtc="2026-07-27T15:55:00Z">
              <w:rPr>
                <w:rFonts w:ascii="Arial" w:hAnsi="Arial" w:cs="Arial"/>
                <w:sz w:val="24"/>
                <w:szCs w:val="24"/>
              </w:rPr>
            </w:rPrChange>
          </w:rPr>
          <w:fldChar w:fldCharType="end"/>
        </w:r>
        <w:r w:rsidR="00D463C0" w:rsidRPr="00B475D4" w:rsidDel="00093394">
          <w:rPr>
            <w:rFonts w:ascii="Arial" w:hAnsi="Arial" w:cs="Arial"/>
            <w:sz w:val="24"/>
            <w:szCs w:val="24"/>
            <w:lang w:val="en-GB"/>
            <w:rPrChange w:id="3953" w:author="Alexandre Miguel Kaizeler Guedes Da Silva Afonso" w:date="2026-07-27T16:55:00Z" w16du:dateUtc="2026-07-27T15:55:00Z">
              <w:rPr>
                <w:rFonts w:ascii="Arial" w:hAnsi="Arial" w:cs="Arial"/>
                <w:sz w:val="24"/>
                <w:szCs w:val="24"/>
              </w:rPr>
            </w:rPrChange>
          </w:rPr>
          <w:delText xml:space="preserve">, </w:delText>
        </w:r>
        <w:commentRangeEnd w:id="3944"/>
        <w:r w:rsidR="00F45871" w:rsidRPr="00B475D4" w:rsidDel="00093394">
          <w:rPr>
            <w:rStyle w:val="Refdecomentrio"/>
            <w:rFonts w:ascii="Arial" w:hAnsi="Arial" w:cs="Arial"/>
            <w:sz w:val="24"/>
            <w:szCs w:val="24"/>
            <w:lang w:val="en-GB"/>
            <w:rPrChange w:id="3954" w:author="Alexandre Miguel Kaizeler Guedes Da Silva Afonso" w:date="2026-07-27T16:55:00Z" w16du:dateUtc="2026-07-27T15:55:00Z">
              <w:rPr>
                <w:rStyle w:val="Refdecomentrio"/>
                <w:rFonts w:ascii="Arial" w:hAnsi="Arial" w:cs="Arial"/>
                <w:sz w:val="24"/>
                <w:szCs w:val="24"/>
              </w:rPr>
            </w:rPrChange>
          </w:rPr>
          <w:commentReference w:id="3944"/>
        </w:r>
        <w:r w:rsidR="00D463C0" w:rsidRPr="00B475D4" w:rsidDel="00093394">
          <w:rPr>
            <w:rFonts w:ascii="Arial" w:hAnsi="Arial" w:cs="Arial"/>
            <w:sz w:val="24"/>
            <w:szCs w:val="24"/>
            <w:lang w:val="en-GB"/>
            <w:rPrChange w:id="3955" w:author="Alexandre Miguel Kaizeler Guedes Da Silva Afonso" w:date="2026-07-27T16:55:00Z" w16du:dateUtc="2026-07-27T15:55:00Z">
              <w:rPr>
                <w:rFonts w:ascii="Arial" w:hAnsi="Arial" w:cs="Arial"/>
                <w:sz w:val="24"/>
                <w:szCs w:val="24"/>
              </w:rPr>
            </w:rPrChange>
          </w:rPr>
          <w:delText>unclear specificity of the techniques, as SGs share similarities with the nucleus and nucleoplasm</w:delText>
        </w:r>
        <w:r w:rsidR="004A4C15" w:rsidRPr="00B475D4" w:rsidDel="00093394">
          <w:rPr>
            <w:rFonts w:ascii="Arial" w:hAnsi="Arial" w:cs="Arial"/>
            <w:sz w:val="24"/>
            <w:szCs w:val="24"/>
            <w:lang w:val="en-GB"/>
            <w:rPrChange w:id="3956" w:author="Alexandre Miguel Kaizeler Guedes Da Silva Afonso" w:date="2026-07-27T16:55:00Z" w16du:dateUtc="2026-07-27T15:55:00Z">
              <w:rPr>
                <w:rFonts w:ascii="Arial" w:hAnsi="Arial" w:cs="Arial"/>
                <w:sz w:val="24"/>
                <w:szCs w:val="24"/>
              </w:rPr>
            </w:rPrChange>
          </w:rPr>
          <w:fldChar w:fldCharType="begin"/>
        </w:r>
        <w:r w:rsidR="00894559" w:rsidRPr="00B475D4" w:rsidDel="00093394">
          <w:rPr>
            <w:rFonts w:ascii="Arial" w:hAnsi="Arial" w:cs="Arial"/>
            <w:sz w:val="24"/>
            <w:szCs w:val="24"/>
            <w:lang w:val="en-GB"/>
            <w:rPrChange w:id="3957" w:author="Alexandre Miguel Kaizeler Guedes Da Silva Afonso" w:date="2026-07-27T16:55:00Z" w16du:dateUtc="2026-07-27T15:55:00Z">
              <w:rPr>
                <w:rFonts w:ascii="Arial" w:hAnsi="Arial" w:cs="Arial"/>
                <w:sz w:val="24"/>
                <w:szCs w:val="24"/>
              </w:rPr>
            </w:rPrChange>
          </w:rPr>
          <w:delInstrText xml:space="preserve"> ADDIN ZOTERO_ITEM CSL_CITATION {"citationID":"bYfwX7sI","properties":{"formattedCitation":"\\super 47,112\\nosupersub{}","plainCitation":"47,112","noteIndex":0},"citationItems":[{"id":"6GlZNSzq/3GxyavUd","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id":"6GlZNSzq/6wLsG2qp","uris":["http://zotero.org/users/local/q86rvdj2/items/UEHNMUCB"],"itemData":{"id":33,"type":"article-journal","abstract":"Abstract\n            \n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10\n              4\n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Commun","language":"en","page":"4416","source":"DOI.org (Crossref)","title":"High-depth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delInstrText>
        </w:r>
        <w:r w:rsidR="004A4C15" w:rsidRPr="00B475D4" w:rsidDel="00093394">
          <w:rPr>
            <w:rFonts w:ascii="Arial" w:hAnsi="Arial" w:cs="Arial"/>
            <w:sz w:val="24"/>
            <w:szCs w:val="24"/>
            <w:lang w:val="en-GB"/>
            <w:rPrChange w:id="3958" w:author="Alexandre Miguel Kaizeler Guedes Da Silva Afonso" w:date="2026-07-27T16:55:00Z" w16du:dateUtc="2026-07-27T15:55:00Z">
              <w:rPr>
                <w:rFonts w:ascii="Arial" w:hAnsi="Arial" w:cs="Arial"/>
                <w:sz w:val="24"/>
                <w:szCs w:val="24"/>
              </w:rPr>
            </w:rPrChange>
          </w:rPr>
          <w:fldChar w:fldCharType="separate"/>
        </w:r>
        <w:r w:rsidR="00894559" w:rsidRPr="00CC6580" w:rsidDel="00093394">
          <w:rPr>
            <w:rFonts w:ascii="Arial" w:eastAsiaTheme="minorHAnsi" w:hAnsi="Arial" w:cs="Arial"/>
            <w:kern w:val="0"/>
            <w:sz w:val="24"/>
            <w:szCs w:val="24"/>
            <w:vertAlign w:val="superscript"/>
            <w:lang w:val="en-GB"/>
          </w:rPr>
          <w:delText>47,112</w:delText>
        </w:r>
        <w:r w:rsidR="004A4C15" w:rsidRPr="00B475D4" w:rsidDel="00093394">
          <w:rPr>
            <w:rFonts w:ascii="Arial" w:hAnsi="Arial" w:cs="Arial"/>
            <w:sz w:val="24"/>
            <w:szCs w:val="24"/>
            <w:lang w:val="en-GB"/>
            <w:rPrChange w:id="3959" w:author="Alexandre Miguel Kaizeler Guedes Da Silva Afonso" w:date="2026-07-27T16:55:00Z" w16du:dateUtc="2026-07-27T15:55:00Z">
              <w:rPr>
                <w:rFonts w:ascii="Arial" w:hAnsi="Arial" w:cs="Arial"/>
                <w:sz w:val="24"/>
                <w:szCs w:val="24"/>
              </w:rPr>
            </w:rPrChange>
          </w:rPr>
          <w:fldChar w:fldCharType="end"/>
        </w:r>
        <w:r w:rsidR="00D463C0" w:rsidRPr="00B475D4" w:rsidDel="00093394">
          <w:rPr>
            <w:rFonts w:ascii="Arial" w:hAnsi="Arial" w:cs="Arial"/>
            <w:sz w:val="24"/>
            <w:szCs w:val="24"/>
            <w:lang w:val="en-GB"/>
            <w:rPrChange w:id="3960" w:author="Alexandre Miguel Kaizeler Guedes Da Silva Afonso" w:date="2026-07-27T16:55:00Z" w16du:dateUtc="2026-07-27T15:55:00Z">
              <w:rPr>
                <w:rFonts w:ascii="Arial" w:hAnsi="Arial" w:cs="Arial"/>
                <w:sz w:val="24"/>
                <w:szCs w:val="24"/>
              </w:rPr>
            </w:rPrChange>
          </w:rPr>
          <w:delText xml:space="preserve">, and inadequate </w:delText>
        </w:r>
        <w:r w:rsidR="0008088D" w:rsidRPr="00B475D4" w:rsidDel="00093394">
          <w:rPr>
            <w:rFonts w:ascii="Arial" w:hAnsi="Arial" w:cs="Arial"/>
            <w:sz w:val="24"/>
            <w:szCs w:val="24"/>
            <w:lang w:val="en-GB"/>
            <w:rPrChange w:id="3961" w:author="Alexandre Miguel Kaizeler Guedes Da Silva Afonso" w:date="2026-07-27T16:55:00Z" w16du:dateUtc="2026-07-27T15:55:00Z">
              <w:rPr>
                <w:rFonts w:ascii="Arial" w:hAnsi="Arial" w:cs="Arial"/>
                <w:sz w:val="24"/>
                <w:szCs w:val="24"/>
              </w:rPr>
            </w:rPrChange>
          </w:rPr>
          <w:delText xml:space="preserve">gene </w:delText>
        </w:r>
        <w:r w:rsidR="00D463C0" w:rsidRPr="00B475D4" w:rsidDel="00093394">
          <w:rPr>
            <w:rFonts w:ascii="Arial" w:hAnsi="Arial" w:cs="Arial"/>
            <w:sz w:val="24"/>
            <w:szCs w:val="24"/>
            <w:lang w:val="en-GB"/>
            <w:rPrChange w:id="3962" w:author="Alexandre Miguel Kaizeler Guedes Da Silva Afonso" w:date="2026-07-27T16:55:00Z" w16du:dateUtc="2026-07-27T15:55:00Z">
              <w:rPr>
                <w:rFonts w:ascii="Arial" w:hAnsi="Arial" w:cs="Arial"/>
                <w:sz w:val="24"/>
                <w:szCs w:val="24"/>
              </w:rPr>
            </w:rPrChange>
          </w:rPr>
          <w:delText>filtration</w:delText>
        </w:r>
        <w:r w:rsidR="009539ED" w:rsidRPr="00B475D4" w:rsidDel="00093394">
          <w:rPr>
            <w:rFonts w:ascii="Arial" w:hAnsi="Arial" w:cs="Arial"/>
            <w:sz w:val="24"/>
            <w:szCs w:val="24"/>
            <w:lang w:val="en-GB"/>
            <w:rPrChange w:id="3963" w:author="Alexandre Miguel Kaizeler Guedes Da Silva Afonso" w:date="2026-07-27T16:55:00Z" w16du:dateUtc="2026-07-27T15:55:00Z">
              <w:rPr>
                <w:rFonts w:ascii="Arial" w:hAnsi="Arial" w:cs="Arial"/>
                <w:sz w:val="24"/>
                <w:szCs w:val="24"/>
              </w:rPr>
            </w:rPrChange>
          </w:rPr>
          <w:fldChar w:fldCharType="begin"/>
        </w:r>
        <w:r w:rsidR="00894559" w:rsidRPr="00B475D4" w:rsidDel="00093394">
          <w:rPr>
            <w:rFonts w:ascii="Arial" w:hAnsi="Arial" w:cs="Arial"/>
            <w:sz w:val="24"/>
            <w:szCs w:val="24"/>
            <w:lang w:val="en-GB"/>
            <w:rPrChange w:id="3964" w:author="Alexandre Miguel Kaizeler Guedes Da Silva Afonso" w:date="2026-07-27T16:55:00Z" w16du:dateUtc="2026-07-27T15:55:00Z">
              <w:rPr>
                <w:rFonts w:ascii="Arial" w:hAnsi="Arial" w:cs="Arial"/>
                <w:sz w:val="24"/>
                <w:szCs w:val="24"/>
              </w:rPr>
            </w:rPrChange>
          </w:rPr>
          <w:delInstrText xml:space="preserve"> ADDIN ZOTERO_ITEM CSL_CITATION {"citationID":"Bo9AwFuU","properties":{"formattedCitation":"\\super 111,113\\nosupersub{}","plainCitation":"111,113","noteIndex":0},"citationItems":[{"id":"6GlZNSzq/xt0Krect","uris":["http://zotero.org/users/local/q86rvdj2/items/248G6XHW"],"itemData":{"id":38,"type":"article-journal","container-title":"Molecular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Fange"}],"issued":{"date-parts":[["2022",7]]}}},{"id":"6GlZNSzq/OM5bYxFS","uris":["http://zotero.org/users/local/q86rvdj2/items/GSP7GE7Q"],"itemData":{"id":35,"type":"article-journal","abstract":"Diverse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delInstrText>
        </w:r>
        <w:r w:rsidR="009539ED" w:rsidRPr="00B475D4" w:rsidDel="00093394">
          <w:rPr>
            <w:rFonts w:ascii="Arial" w:hAnsi="Arial" w:cs="Arial"/>
            <w:sz w:val="24"/>
            <w:szCs w:val="24"/>
            <w:lang w:val="en-GB"/>
            <w:rPrChange w:id="3965" w:author="Alexandre Miguel Kaizeler Guedes Da Silva Afonso" w:date="2026-07-27T16:55:00Z" w16du:dateUtc="2026-07-27T15:55:00Z">
              <w:rPr>
                <w:rFonts w:ascii="Arial" w:hAnsi="Arial" w:cs="Arial"/>
                <w:sz w:val="24"/>
                <w:szCs w:val="24"/>
              </w:rPr>
            </w:rPrChange>
          </w:rPr>
          <w:fldChar w:fldCharType="separate"/>
        </w:r>
        <w:r w:rsidR="00894559" w:rsidRPr="00CC6580" w:rsidDel="00093394">
          <w:rPr>
            <w:rFonts w:ascii="Arial" w:eastAsiaTheme="minorHAnsi" w:hAnsi="Arial" w:cs="Arial"/>
            <w:kern w:val="0"/>
            <w:sz w:val="24"/>
            <w:szCs w:val="24"/>
            <w:vertAlign w:val="superscript"/>
            <w:lang w:val="en-GB"/>
          </w:rPr>
          <w:delText>111,113</w:delText>
        </w:r>
        <w:r w:rsidR="009539ED" w:rsidRPr="00B475D4" w:rsidDel="00093394">
          <w:rPr>
            <w:rFonts w:ascii="Arial" w:hAnsi="Arial" w:cs="Arial"/>
            <w:sz w:val="24"/>
            <w:szCs w:val="24"/>
            <w:lang w:val="en-GB"/>
            <w:rPrChange w:id="3966" w:author="Alexandre Miguel Kaizeler Guedes Da Silva Afonso" w:date="2026-07-27T16:55:00Z" w16du:dateUtc="2026-07-27T15:55:00Z">
              <w:rPr>
                <w:rFonts w:ascii="Arial" w:hAnsi="Arial" w:cs="Arial"/>
                <w:sz w:val="24"/>
                <w:szCs w:val="24"/>
              </w:rPr>
            </w:rPrChange>
          </w:rPr>
          <w:fldChar w:fldCharType="end"/>
        </w:r>
        <w:r w:rsidR="00D463C0" w:rsidRPr="00B475D4" w:rsidDel="00093394">
          <w:rPr>
            <w:rFonts w:ascii="Arial" w:hAnsi="Arial" w:cs="Arial"/>
            <w:sz w:val="24"/>
            <w:szCs w:val="24"/>
            <w:lang w:val="en-GB"/>
            <w:rPrChange w:id="3967" w:author="Alexandre Miguel Kaizeler Guedes Da Silva Afonso" w:date="2026-07-27T16:55:00Z" w16du:dateUtc="2026-07-27T15:55:00Z">
              <w:rPr>
                <w:rFonts w:ascii="Arial" w:hAnsi="Arial" w:cs="Arial"/>
                <w:sz w:val="24"/>
                <w:szCs w:val="24"/>
              </w:rPr>
            </w:rPrChange>
          </w:rPr>
          <w:delText xml:space="preserve">. </w:delText>
        </w:r>
        <w:r w:rsidR="009539ED" w:rsidRPr="00B475D4" w:rsidDel="00093394">
          <w:rPr>
            <w:rFonts w:ascii="Arial" w:hAnsi="Arial" w:cs="Arial"/>
            <w:sz w:val="24"/>
            <w:szCs w:val="24"/>
            <w:lang w:val="en-GB"/>
            <w:rPrChange w:id="3968" w:author="Alexandre Miguel Kaizeler Guedes Da Silva Afonso" w:date="2026-07-27T16:55:00Z" w16du:dateUtc="2026-07-27T15:55:00Z">
              <w:rPr>
                <w:rFonts w:ascii="Arial" w:hAnsi="Arial" w:cs="Arial"/>
                <w:sz w:val="24"/>
                <w:szCs w:val="24"/>
              </w:rPr>
            </w:rPrChange>
          </w:rPr>
          <w:delText>In the latter case, applying a more stringent filtration threshold led to the exclusion of some initial conclusions, as a greater proportion of gene expression alterations fell within the noise range. Notably, one such instance highlighted the consequences of inadequate filtration, as Y chromosome-specific proteins were detected in SGs isolated from female cells</w:delText>
        </w:r>
        <w:r w:rsidR="009539ED" w:rsidRPr="00B475D4" w:rsidDel="00093394">
          <w:rPr>
            <w:rFonts w:ascii="Arial" w:hAnsi="Arial" w:cs="Arial"/>
            <w:sz w:val="24"/>
            <w:szCs w:val="24"/>
            <w:lang w:val="en-GB"/>
            <w:rPrChange w:id="3969" w:author="Alexandre Miguel Kaizeler Guedes Da Silva Afonso" w:date="2026-07-27T16:55:00Z" w16du:dateUtc="2026-07-27T15:55:00Z">
              <w:rPr>
                <w:rFonts w:ascii="Arial" w:hAnsi="Arial" w:cs="Arial"/>
                <w:sz w:val="24"/>
                <w:szCs w:val="24"/>
              </w:rPr>
            </w:rPrChange>
          </w:rPr>
          <w:fldChar w:fldCharType="begin"/>
        </w:r>
        <w:r w:rsidR="00894559" w:rsidRPr="00B475D4" w:rsidDel="00093394">
          <w:rPr>
            <w:rFonts w:ascii="Arial" w:hAnsi="Arial" w:cs="Arial"/>
            <w:sz w:val="24"/>
            <w:szCs w:val="24"/>
            <w:lang w:val="en-GB"/>
            <w:rPrChange w:id="3970" w:author="Alexandre Miguel Kaizeler Guedes Da Silva Afonso" w:date="2026-07-27T16:55:00Z" w16du:dateUtc="2026-07-27T15:55:00Z">
              <w:rPr>
                <w:rFonts w:ascii="Arial" w:hAnsi="Arial" w:cs="Arial"/>
                <w:sz w:val="24"/>
                <w:szCs w:val="24"/>
              </w:rPr>
            </w:rPrChange>
          </w:rPr>
          <w:delInstrText xml:space="preserve"> ADDIN ZOTERO_ITEM CSL_CITATION {"citationID":"0qvJ0QgA","properties":{"formattedCitation":"\\super 111\\nosupersub{}","plainCitation":"111","noteIndex":0},"citationItems":[{"id":"6GlZNSzq/OM5bYxFS","uris":["http://zotero.org/users/local/q86rvdj2/items/GSP7GE7Q"],"itemData":{"id":35,"type":"article-journal","abstract":"Diverse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delInstrText>
        </w:r>
        <w:r w:rsidR="009539ED" w:rsidRPr="00B475D4" w:rsidDel="00093394">
          <w:rPr>
            <w:rFonts w:ascii="Arial" w:hAnsi="Arial" w:cs="Arial"/>
            <w:sz w:val="24"/>
            <w:szCs w:val="24"/>
            <w:lang w:val="en-GB"/>
            <w:rPrChange w:id="3971" w:author="Alexandre Miguel Kaizeler Guedes Da Silva Afonso" w:date="2026-07-27T16:55:00Z" w16du:dateUtc="2026-07-27T15:55:00Z">
              <w:rPr>
                <w:rFonts w:ascii="Arial" w:hAnsi="Arial" w:cs="Arial"/>
                <w:sz w:val="24"/>
                <w:szCs w:val="24"/>
              </w:rPr>
            </w:rPrChange>
          </w:rPr>
          <w:fldChar w:fldCharType="separate"/>
        </w:r>
        <w:r w:rsidR="00894559" w:rsidRPr="00CC6580" w:rsidDel="00093394">
          <w:rPr>
            <w:rFonts w:ascii="Arial" w:eastAsiaTheme="minorHAnsi" w:hAnsi="Arial" w:cs="Arial"/>
            <w:kern w:val="0"/>
            <w:sz w:val="24"/>
            <w:szCs w:val="24"/>
            <w:vertAlign w:val="superscript"/>
            <w:lang w:val="en-GB"/>
          </w:rPr>
          <w:delText>111</w:delText>
        </w:r>
        <w:r w:rsidR="009539ED" w:rsidRPr="00B475D4" w:rsidDel="00093394">
          <w:rPr>
            <w:rFonts w:ascii="Arial" w:hAnsi="Arial" w:cs="Arial"/>
            <w:sz w:val="24"/>
            <w:szCs w:val="24"/>
            <w:lang w:val="en-GB"/>
            <w:rPrChange w:id="3972" w:author="Alexandre Miguel Kaizeler Guedes Da Silva Afonso" w:date="2026-07-27T16:55:00Z" w16du:dateUtc="2026-07-27T15:55:00Z">
              <w:rPr>
                <w:rFonts w:ascii="Arial" w:hAnsi="Arial" w:cs="Arial"/>
                <w:sz w:val="24"/>
                <w:szCs w:val="24"/>
              </w:rPr>
            </w:rPrChange>
          </w:rPr>
          <w:fldChar w:fldCharType="end"/>
        </w:r>
        <w:r w:rsidR="009539ED" w:rsidRPr="00B475D4" w:rsidDel="00093394">
          <w:rPr>
            <w:rFonts w:ascii="Arial" w:hAnsi="Arial" w:cs="Arial"/>
            <w:sz w:val="24"/>
            <w:szCs w:val="24"/>
            <w:lang w:val="en-GB"/>
            <w:rPrChange w:id="3973" w:author="Alexandre Miguel Kaizeler Guedes Da Silva Afonso" w:date="2026-07-27T16:55:00Z" w16du:dateUtc="2026-07-27T15:55:00Z">
              <w:rPr>
                <w:rFonts w:ascii="Arial" w:hAnsi="Arial" w:cs="Arial"/>
                <w:sz w:val="24"/>
                <w:szCs w:val="24"/>
              </w:rPr>
            </w:rPrChange>
          </w:rPr>
          <w:delText>.</w:delText>
        </w:r>
        <w:commentRangeEnd w:id="3940"/>
        <w:r w:rsidR="009539ED" w:rsidRPr="00B475D4" w:rsidDel="00093394">
          <w:rPr>
            <w:rStyle w:val="Refdecomentrio"/>
            <w:rFonts w:ascii="Arial" w:hAnsi="Arial" w:cs="Arial"/>
            <w:sz w:val="24"/>
            <w:szCs w:val="24"/>
            <w:lang w:val="en-GB"/>
            <w:rPrChange w:id="3974" w:author="Alexandre Miguel Kaizeler Guedes Da Silva Afonso" w:date="2026-07-27T16:55:00Z" w16du:dateUtc="2026-07-27T15:55:00Z">
              <w:rPr>
                <w:rStyle w:val="Refdecomentrio"/>
                <w:rFonts w:ascii="Arial" w:hAnsi="Arial" w:cs="Arial"/>
                <w:sz w:val="24"/>
                <w:szCs w:val="24"/>
              </w:rPr>
            </w:rPrChange>
          </w:rPr>
          <w:commentReference w:id="3940"/>
        </w:r>
        <w:commentRangeEnd w:id="3941"/>
        <w:r w:rsidR="00237377" w:rsidRPr="00B475D4" w:rsidDel="00093394">
          <w:rPr>
            <w:rStyle w:val="Refdecomentrio"/>
            <w:rFonts w:ascii="Arial" w:hAnsi="Arial" w:cs="Arial"/>
            <w:sz w:val="24"/>
            <w:szCs w:val="24"/>
            <w:lang w:val="en-GB"/>
            <w:rPrChange w:id="3975" w:author="Alexandre Miguel Kaizeler Guedes Da Silva Afonso" w:date="2026-07-27T16:55:00Z" w16du:dateUtc="2026-07-27T15:55:00Z">
              <w:rPr>
                <w:rStyle w:val="Refdecomentrio"/>
                <w:rFonts w:ascii="Arial" w:hAnsi="Arial" w:cs="Arial"/>
                <w:sz w:val="24"/>
                <w:szCs w:val="24"/>
              </w:rPr>
            </w:rPrChange>
          </w:rPr>
          <w:commentReference w:id="3941"/>
        </w:r>
        <w:commentRangeEnd w:id="3939"/>
        <w:r w:rsidR="006C6BA7" w:rsidRPr="00B475D4" w:rsidDel="00093394">
          <w:rPr>
            <w:rStyle w:val="Refdecomentrio"/>
            <w:rFonts w:ascii="Arial" w:hAnsi="Arial" w:cs="Arial"/>
            <w:sz w:val="24"/>
            <w:szCs w:val="24"/>
            <w:lang w:val="en-GB"/>
            <w:rPrChange w:id="3976" w:author="Alexandre Miguel Kaizeler Guedes Da Silva Afonso" w:date="2026-07-27T16:55:00Z" w16du:dateUtc="2026-07-27T15:55:00Z">
              <w:rPr>
                <w:rStyle w:val="Refdecomentrio"/>
                <w:rFonts w:ascii="Arial" w:hAnsi="Arial" w:cs="Arial"/>
                <w:sz w:val="24"/>
                <w:szCs w:val="24"/>
              </w:rPr>
            </w:rPrChange>
          </w:rPr>
          <w:commentReference w:id="3939"/>
        </w:r>
        <w:commentRangeEnd w:id="3938"/>
        <w:r w:rsidR="00562170" w:rsidRPr="00B475D4" w:rsidDel="00093394">
          <w:rPr>
            <w:rStyle w:val="Refdecomentrio"/>
            <w:rFonts w:ascii="Arial" w:hAnsi="Arial" w:cs="Arial"/>
            <w:sz w:val="24"/>
            <w:szCs w:val="24"/>
            <w:lang w:val="en-GB"/>
            <w:rPrChange w:id="3977" w:author="Alexandre Miguel Kaizeler Guedes Da Silva Afonso" w:date="2026-07-27T16:55:00Z" w16du:dateUtc="2026-07-27T15:55:00Z">
              <w:rPr>
                <w:rStyle w:val="Refdecomentrio"/>
                <w:rFonts w:ascii="Arial" w:hAnsi="Arial" w:cs="Arial"/>
                <w:sz w:val="24"/>
                <w:szCs w:val="24"/>
              </w:rPr>
            </w:rPrChange>
          </w:rPr>
          <w:commentReference w:id="3938"/>
        </w:r>
        <w:commentRangeEnd w:id="3937"/>
        <w:r w:rsidR="00B542E0" w:rsidRPr="00B475D4" w:rsidDel="00093394">
          <w:rPr>
            <w:rStyle w:val="Refdecomentrio"/>
            <w:rFonts w:ascii="Arial" w:hAnsi="Arial" w:cs="Arial"/>
            <w:sz w:val="24"/>
            <w:szCs w:val="24"/>
            <w:lang w:val="en-GB"/>
            <w:rPrChange w:id="3978" w:author="Alexandre Miguel Kaizeler Guedes Da Silva Afonso" w:date="2026-07-27T16:55:00Z" w16du:dateUtc="2026-07-27T15:55:00Z">
              <w:rPr>
                <w:rStyle w:val="Refdecomentrio"/>
                <w:rFonts w:ascii="Arial" w:hAnsi="Arial" w:cs="Arial"/>
                <w:sz w:val="24"/>
                <w:szCs w:val="24"/>
              </w:rPr>
            </w:rPrChange>
          </w:rPr>
          <w:commentReference w:id="3937"/>
        </w:r>
      </w:del>
    </w:p>
    <w:p w14:paraId="097CBE10" w14:textId="02ECB2A8" w:rsidR="00FB2B32" w:rsidRPr="00B475D4" w:rsidRDefault="00234033" w:rsidP="00533F41">
      <w:pPr>
        <w:jc w:val="both"/>
        <w:rPr>
          <w:rFonts w:ascii="Arial" w:hAnsi="Arial" w:cs="Arial"/>
          <w:sz w:val="24"/>
          <w:szCs w:val="24"/>
          <w:lang w:val="en-GB"/>
          <w:rPrChange w:id="3979" w:author="Alexandre Miguel Kaizeler Guedes Da Silva Afonso" w:date="2026-07-27T16:55:00Z" w16du:dateUtc="2026-07-27T15:55:00Z">
            <w:rPr>
              <w:rFonts w:ascii="Arial" w:hAnsi="Arial" w:cs="Arial"/>
              <w:sz w:val="24"/>
              <w:szCs w:val="24"/>
            </w:rPr>
          </w:rPrChange>
        </w:rPr>
      </w:pPr>
      <w:ins w:id="3980" w:author="Alexandre Miguel Kaizeler Guedes Da Silva Afonso" w:date="2026-07-07T16:59:00Z" w16du:dateUtc="2026-07-07T15:59:00Z">
        <w:r w:rsidRPr="00B475D4">
          <w:rPr>
            <w:rFonts w:ascii="Arial" w:hAnsi="Arial" w:cs="Arial"/>
            <w:sz w:val="24"/>
            <w:szCs w:val="24"/>
            <w:lang w:val="en-GB"/>
            <w:rPrChange w:id="3981" w:author="Alexandre Miguel Kaizeler Guedes Da Silva Afonso" w:date="2026-07-27T16:55:00Z" w16du:dateUtc="2026-07-27T15:55:00Z">
              <w:rPr>
                <w:rFonts w:ascii="Arial" w:hAnsi="Arial" w:cs="Arial"/>
                <w:sz w:val="24"/>
                <w:szCs w:val="24"/>
              </w:rPr>
            </w:rPrChange>
          </w:rPr>
          <w:t>In silico simulations of SG isolation, using empirical sedimentation values derived from yeast</w:t>
        </w:r>
      </w:ins>
      <w:del w:id="3982" w:author="Alexandre Miguel Kaizeler Guedes Da Silva Afonso" w:date="2026-07-07T16:59:00Z" w16du:dateUtc="2026-07-07T15:59:00Z">
        <w:r w:rsidR="00D463C0" w:rsidRPr="00B475D4" w:rsidDel="00234033">
          <w:rPr>
            <w:rFonts w:ascii="Arial" w:hAnsi="Arial" w:cs="Arial"/>
            <w:sz w:val="24"/>
            <w:szCs w:val="24"/>
            <w:lang w:val="en-GB"/>
            <w:rPrChange w:id="3983" w:author="Alexandre Miguel Kaizeler Guedes Da Silva Afonso" w:date="2026-07-27T16:55:00Z" w16du:dateUtc="2026-07-27T15:55:00Z">
              <w:rPr>
                <w:rFonts w:ascii="Arial" w:hAnsi="Arial" w:cs="Arial"/>
                <w:sz w:val="24"/>
                <w:szCs w:val="24"/>
              </w:rPr>
            </w:rPrChange>
          </w:rPr>
          <w:delText xml:space="preserve">Despite these limitations, </w:delText>
        </w:r>
        <w:commentRangeStart w:id="3984"/>
        <w:r w:rsidR="00D463C0" w:rsidRPr="00B475D4" w:rsidDel="00234033">
          <w:rPr>
            <w:rFonts w:ascii="Arial" w:hAnsi="Arial" w:cs="Arial"/>
            <w:sz w:val="24"/>
            <w:szCs w:val="24"/>
            <w:lang w:val="en-GB"/>
            <w:rPrChange w:id="3985" w:author="Alexandre Miguel Kaizeler Guedes Da Silva Afonso" w:date="2026-07-27T16:55:00Z" w16du:dateUtc="2026-07-27T15:55:00Z">
              <w:rPr>
                <w:rFonts w:ascii="Arial" w:hAnsi="Arial" w:cs="Arial"/>
                <w:sz w:val="24"/>
                <w:szCs w:val="24"/>
              </w:rPr>
            </w:rPrChange>
          </w:rPr>
          <w:delText>i</w:delText>
        </w:r>
        <w:r w:rsidR="00676DEB" w:rsidRPr="00B475D4" w:rsidDel="00234033">
          <w:rPr>
            <w:rFonts w:ascii="Arial" w:hAnsi="Arial" w:cs="Arial"/>
            <w:sz w:val="24"/>
            <w:szCs w:val="24"/>
            <w:lang w:val="en-GB"/>
            <w:rPrChange w:id="3986" w:author="Alexandre Miguel Kaizeler Guedes Da Silva Afonso" w:date="2026-07-27T16:55:00Z" w16du:dateUtc="2026-07-27T15:55:00Z">
              <w:rPr>
                <w:rFonts w:ascii="Arial" w:hAnsi="Arial" w:cs="Arial"/>
                <w:sz w:val="24"/>
                <w:szCs w:val="24"/>
              </w:rPr>
            </w:rPrChange>
          </w:rPr>
          <w:delText>t became immediately</w:delText>
        </w:r>
      </w:del>
      <w:ins w:id="3987" w:author="Nuno Morais" w:date="2026-07-06T13:52:00Z" w16du:dateUtc="2026-07-06T12:52:00Z">
        <w:del w:id="3988" w:author="Alexandre Miguel Kaizeler Guedes Da Silva Afonso" w:date="2026-07-07T16:59:00Z" w16du:dateUtc="2026-07-07T15:59:00Z">
          <w:r w:rsidR="00D71F4F" w:rsidRPr="00B475D4" w:rsidDel="00234033">
            <w:rPr>
              <w:rFonts w:ascii="Arial" w:hAnsi="Arial" w:cs="Arial"/>
              <w:sz w:val="24"/>
              <w:szCs w:val="24"/>
              <w:lang w:val="en-GB"/>
              <w:rPrChange w:id="3989" w:author="Alexandre Miguel Kaizeler Guedes Da Silva Afonso" w:date="2026-07-27T16:55:00Z" w16du:dateUtc="2026-07-27T15:55:00Z">
                <w:rPr>
                  <w:rFonts w:ascii="Arial" w:hAnsi="Arial" w:cs="Arial"/>
                  <w:sz w:val="24"/>
                  <w:szCs w:val="24"/>
                </w:rPr>
              </w:rPrChange>
            </w:rPr>
            <w:delText>was</w:delText>
          </w:r>
        </w:del>
      </w:ins>
      <w:del w:id="3990" w:author="Alexandre Miguel Kaizeler Guedes Da Silva Afonso" w:date="2026-07-07T16:59:00Z" w16du:dateUtc="2026-07-07T15:59:00Z">
        <w:r w:rsidR="00676DEB" w:rsidRPr="00B475D4" w:rsidDel="00234033">
          <w:rPr>
            <w:rFonts w:ascii="Arial" w:hAnsi="Arial" w:cs="Arial"/>
            <w:sz w:val="24"/>
            <w:szCs w:val="24"/>
            <w:lang w:val="en-GB"/>
            <w:rPrChange w:id="3991" w:author="Alexandre Miguel Kaizeler Guedes Da Silva Afonso" w:date="2026-07-27T16:55:00Z" w16du:dateUtc="2026-07-27T15:55:00Z">
              <w:rPr>
                <w:rFonts w:ascii="Arial" w:hAnsi="Arial" w:cs="Arial"/>
                <w:sz w:val="24"/>
                <w:szCs w:val="24"/>
              </w:rPr>
            </w:rPrChange>
          </w:rPr>
          <w:delText xml:space="preserve"> clear </w:delText>
        </w:r>
        <w:commentRangeEnd w:id="3984"/>
        <w:r w:rsidR="00D71F4F" w:rsidRPr="00B475D4" w:rsidDel="00234033">
          <w:rPr>
            <w:rStyle w:val="Refdecomentrio"/>
            <w:rFonts w:ascii="Arial" w:hAnsi="Arial" w:cs="Arial"/>
            <w:sz w:val="24"/>
            <w:szCs w:val="24"/>
            <w:lang w:val="en-GB"/>
            <w:rPrChange w:id="3992" w:author="Alexandre Miguel Kaizeler Guedes Da Silva Afonso" w:date="2026-07-27T16:55:00Z" w16du:dateUtc="2026-07-27T15:55:00Z">
              <w:rPr>
                <w:rStyle w:val="Refdecomentrio"/>
                <w:rFonts w:ascii="Arial" w:hAnsi="Arial" w:cs="Arial"/>
                <w:sz w:val="24"/>
                <w:szCs w:val="24"/>
              </w:rPr>
            </w:rPrChange>
          </w:rPr>
          <w:commentReference w:id="3984"/>
        </w:r>
        <w:r w:rsidR="00676DEB" w:rsidRPr="00B475D4" w:rsidDel="00234033">
          <w:rPr>
            <w:rFonts w:ascii="Arial" w:hAnsi="Arial" w:cs="Arial"/>
            <w:sz w:val="24"/>
            <w:szCs w:val="24"/>
            <w:lang w:val="en-GB"/>
            <w:rPrChange w:id="3993" w:author="Alexandre Miguel Kaizeler Guedes Da Silva Afonso" w:date="2026-07-27T16:55:00Z" w16du:dateUtc="2026-07-27T15:55:00Z">
              <w:rPr>
                <w:rFonts w:ascii="Arial" w:hAnsi="Arial" w:cs="Arial"/>
                <w:sz w:val="24"/>
                <w:szCs w:val="24"/>
              </w:rPr>
            </w:rPrChange>
          </w:rPr>
          <w:delText>that transcriptomes isolated using differential centrifugation consistently contained longer RNAs than those from whole-cell transcriptomes, even when using the same cells and stressors as other methods</w:delText>
        </w:r>
        <w:r w:rsidR="00EE4537" w:rsidRPr="00B475D4" w:rsidDel="00234033">
          <w:rPr>
            <w:rFonts w:ascii="Arial" w:hAnsi="Arial" w:cs="Arial"/>
            <w:sz w:val="24"/>
            <w:szCs w:val="24"/>
            <w:lang w:val="en-GB"/>
            <w:rPrChange w:id="3994" w:author="Alexandre Miguel Kaizeler Guedes Da Silva Afonso" w:date="2026-07-27T16:55:00Z" w16du:dateUtc="2026-07-27T15:55:00Z">
              <w:rPr>
                <w:rFonts w:ascii="Arial" w:hAnsi="Arial" w:cs="Arial"/>
                <w:sz w:val="24"/>
                <w:szCs w:val="24"/>
              </w:rPr>
            </w:rPrChange>
          </w:rPr>
          <w:delText xml:space="preserve"> (Figure  1B)</w:delText>
        </w:r>
        <w:r w:rsidR="00676DEB" w:rsidRPr="00B475D4" w:rsidDel="00234033">
          <w:rPr>
            <w:rFonts w:ascii="Arial" w:hAnsi="Arial" w:cs="Arial"/>
            <w:sz w:val="24"/>
            <w:szCs w:val="24"/>
            <w:lang w:val="en-GB"/>
            <w:rPrChange w:id="3995" w:author="Alexandre Miguel Kaizeler Guedes Da Silva Afonso" w:date="2026-07-27T16:55:00Z" w16du:dateUtc="2026-07-27T15:55:00Z">
              <w:rPr>
                <w:rFonts w:ascii="Arial" w:hAnsi="Arial" w:cs="Arial"/>
                <w:sz w:val="24"/>
                <w:szCs w:val="24"/>
              </w:rPr>
            </w:rPrChange>
          </w:rPr>
          <w:delText xml:space="preserve">. We </w:delText>
        </w:r>
        <w:r w:rsidR="001E600F" w:rsidRPr="00B475D4" w:rsidDel="00234033">
          <w:rPr>
            <w:rFonts w:ascii="Arial" w:hAnsi="Arial" w:cs="Arial"/>
            <w:sz w:val="24"/>
            <w:szCs w:val="24"/>
            <w:lang w:val="en-GB"/>
            <w:rPrChange w:id="3996" w:author="Alexandre Miguel Kaizeler Guedes Da Silva Afonso" w:date="2026-07-27T16:55:00Z" w16du:dateUtc="2026-07-27T15:55:00Z">
              <w:rPr>
                <w:rFonts w:ascii="Arial" w:hAnsi="Arial" w:cs="Arial"/>
                <w:sz w:val="24"/>
                <w:szCs w:val="24"/>
              </w:rPr>
            </w:rPrChange>
          </w:rPr>
          <w:delText>considered</w:delText>
        </w:r>
        <w:r w:rsidR="00676DEB" w:rsidRPr="00B475D4" w:rsidDel="00234033">
          <w:rPr>
            <w:rFonts w:ascii="Arial" w:hAnsi="Arial" w:cs="Arial"/>
            <w:sz w:val="24"/>
            <w:szCs w:val="24"/>
            <w:lang w:val="en-GB"/>
            <w:rPrChange w:id="3997" w:author="Alexandre Miguel Kaizeler Guedes Da Silva Afonso" w:date="2026-07-27T16:55:00Z" w16du:dateUtc="2026-07-27T15:55:00Z">
              <w:rPr>
                <w:rFonts w:ascii="Arial" w:hAnsi="Arial" w:cs="Arial"/>
                <w:sz w:val="24"/>
                <w:szCs w:val="24"/>
              </w:rPr>
            </w:rPrChange>
          </w:rPr>
          <w:delText xml:space="preserve"> that this discrepancy could stem from the technique itself, as longer RNAs are heavier, and the condensates they form are also heavier. Given that centrifugation is a weight-dependent physical separation technique, these </w:delText>
        </w:r>
      </w:del>
      <w:ins w:id="3998" w:author="Nuno Morais" w:date="2026-07-06T14:32:00Z" w16du:dateUtc="2026-07-06T13:32:00Z">
        <w:del w:id="3999" w:author="Alexandre Miguel Kaizeler Guedes Da Silva Afonso" w:date="2026-07-07T16:59:00Z" w16du:dateUtc="2026-07-07T15:59:00Z">
          <w:r w:rsidR="00CB09F9" w:rsidRPr="00B475D4" w:rsidDel="00234033">
            <w:rPr>
              <w:rFonts w:ascii="Arial" w:hAnsi="Arial" w:cs="Arial"/>
              <w:sz w:val="24"/>
              <w:szCs w:val="24"/>
              <w:lang w:val="en-GB"/>
              <w:rPrChange w:id="4000" w:author="Alexandre Miguel Kaizeler Guedes Da Silva Afonso" w:date="2026-07-27T16:55:00Z" w16du:dateUtc="2026-07-27T15:55:00Z">
                <w:rPr>
                  <w:rFonts w:ascii="Arial" w:hAnsi="Arial" w:cs="Arial"/>
                  <w:sz w:val="24"/>
                  <w:szCs w:val="24"/>
                </w:rPr>
              </w:rPrChange>
            </w:rPr>
            <w:delText xml:space="preserve">those </w:delText>
          </w:r>
        </w:del>
      </w:ins>
      <w:del w:id="4001" w:author="Alexandre Miguel Kaizeler Guedes Da Silva Afonso" w:date="2026-07-07T16:59:00Z" w16du:dateUtc="2026-07-07T15:59:00Z">
        <w:r w:rsidR="00676DEB" w:rsidRPr="00B475D4" w:rsidDel="00234033">
          <w:rPr>
            <w:rFonts w:ascii="Arial" w:hAnsi="Arial" w:cs="Arial"/>
            <w:sz w:val="24"/>
            <w:szCs w:val="24"/>
            <w:lang w:val="en-GB"/>
            <w:rPrChange w:id="4002" w:author="Alexandre Miguel Kaizeler Guedes Da Silva Afonso" w:date="2026-07-27T16:55:00Z" w16du:dateUtc="2026-07-27T15:55:00Z">
              <w:rPr>
                <w:rFonts w:ascii="Arial" w:hAnsi="Arial" w:cs="Arial"/>
                <w:sz w:val="24"/>
                <w:szCs w:val="24"/>
              </w:rPr>
            </w:rPrChange>
          </w:rPr>
          <w:delText>heavier condensates would precipitate more easily, resulting in an enrichment of longer RNAs in the precipitate</w:delText>
        </w:r>
        <w:r w:rsidR="00EE4537" w:rsidRPr="00B475D4" w:rsidDel="00234033">
          <w:rPr>
            <w:rFonts w:ascii="Arial" w:hAnsi="Arial" w:cs="Arial"/>
            <w:sz w:val="24"/>
            <w:szCs w:val="24"/>
            <w:lang w:val="en-GB"/>
            <w:rPrChange w:id="4003" w:author="Alexandre Miguel Kaizeler Guedes Da Silva Afonso" w:date="2026-07-27T16:55:00Z" w16du:dateUtc="2026-07-27T15:55:00Z">
              <w:rPr>
                <w:rFonts w:ascii="Arial" w:hAnsi="Arial" w:cs="Arial"/>
                <w:sz w:val="24"/>
                <w:szCs w:val="24"/>
              </w:rPr>
            </w:rPrChange>
          </w:rPr>
          <w:fldChar w:fldCharType="begin"/>
        </w:r>
        <w:r w:rsidR="00C20DB3" w:rsidRPr="00B475D4" w:rsidDel="00234033">
          <w:rPr>
            <w:rFonts w:ascii="Arial" w:hAnsi="Arial" w:cs="Arial"/>
            <w:sz w:val="24"/>
            <w:szCs w:val="24"/>
            <w:lang w:val="en-GB"/>
            <w:rPrChange w:id="4004" w:author="Alexandre Miguel Kaizeler Guedes Da Silva Afonso" w:date="2026-07-27T16:55:00Z" w16du:dateUtc="2026-07-27T15:55:00Z">
              <w:rPr>
                <w:rFonts w:ascii="Arial" w:hAnsi="Arial" w:cs="Arial"/>
                <w:sz w:val="24"/>
                <w:szCs w:val="24"/>
              </w:rPr>
            </w:rPrChange>
          </w:rPr>
          <w:delInstrText xml:space="preserve"> ADDIN ZOTERO_ITEM CSL_CITATION {"citationID":"mZdNTESB","properties":{"formattedCitation":"\\super 32\\nosupersub{}","plainCitation":"32","noteIndex":0},"citationItems":[{"id":"6GlZNSzq/YY4r4GOG","uris":["http://zotero.org/users/local/1p9EH8ax/items/Q44GWUCS"],"itemData":{"id":"f9pzkrjY/OG6E4EdS","type":"article-journal","container-title":"Molecular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Allan"}],"issued":{"date-parts":[["2022",7]]}}}],"schema":"https://github.com/citation-style-language/schema/raw/master/csl-citation.json"} </w:delInstrText>
        </w:r>
        <w:r w:rsidR="00EE4537" w:rsidRPr="00B475D4" w:rsidDel="00234033">
          <w:rPr>
            <w:rFonts w:ascii="Arial" w:hAnsi="Arial" w:cs="Arial"/>
            <w:sz w:val="24"/>
            <w:szCs w:val="24"/>
            <w:lang w:val="en-GB"/>
            <w:rPrChange w:id="4005" w:author="Alexandre Miguel Kaizeler Guedes Da Silva Afonso" w:date="2026-07-27T16:55:00Z" w16du:dateUtc="2026-07-27T15:55:00Z">
              <w:rPr>
                <w:rFonts w:ascii="Arial" w:hAnsi="Arial" w:cs="Arial"/>
                <w:sz w:val="24"/>
                <w:szCs w:val="24"/>
              </w:rPr>
            </w:rPrChange>
          </w:rPr>
          <w:fldChar w:fldCharType="separate"/>
        </w:r>
        <w:r w:rsidR="00B723AF" w:rsidRPr="00B475D4" w:rsidDel="00234033">
          <w:rPr>
            <w:rFonts w:ascii="Arial" w:hAnsi="Arial" w:cs="Arial"/>
            <w:kern w:val="0"/>
            <w:sz w:val="24"/>
            <w:vertAlign w:val="superscript"/>
            <w:lang w:val="en-GB"/>
            <w:rPrChange w:id="4006" w:author="Alexandre Miguel Kaizeler Guedes Da Silva Afonso" w:date="2026-07-27T16:55:00Z" w16du:dateUtc="2026-07-27T15:55:00Z">
              <w:rPr>
                <w:rFonts w:ascii="Arial" w:hAnsi="Arial" w:cs="Arial"/>
                <w:kern w:val="0"/>
                <w:sz w:val="24"/>
                <w:vertAlign w:val="superscript"/>
              </w:rPr>
            </w:rPrChange>
          </w:rPr>
          <w:delText>32</w:delText>
        </w:r>
        <w:r w:rsidR="00EE4537" w:rsidRPr="00B475D4" w:rsidDel="00234033">
          <w:rPr>
            <w:rFonts w:ascii="Arial" w:hAnsi="Arial" w:cs="Arial"/>
            <w:sz w:val="24"/>
            <w:szCs w:val="24"/>
            <w:lang w:val="en-GB"/>
            <w:rPrChange w:id="4007" w:author="Alexandre Miguel Kaizeler Guedes Da Silva Afonso" w:date="2026-07-27T16:55:00Z" w16du:dateUtc="2026-07-27T15:55:00Z">
              <w:rPr>
                <w:rFonts w:ascii="Arial" w:hAnsi="Arial" w:cs="Arial"/>
                <w:sz w:val="24"/>
                <w:szCs w:val="24"/>
              </w:rPr>
            </w:rPrChange>
          </w:rPr>
          <w:fldChar w:fldCharType="end"/>
        </w:r>
        <w:r w:rsidR="00676DEB" w:rsidRPr="00B475D4" w:rsidDel="00234033">
          <w:rPr>
            <w:rFonts w:ascii="Arial" w:hAnsi="Arial" w:cs="Arial"/>
            <w:sz w:val="24"/>
            <w:szCs w:val="24"/>
            <w:lang w:val="en-GB"/>
            <w:rPrChange w:id="4008" w:author="Alexandre Miguel Kaizeler Guedes Da Silva Afonso" w:date="2026-07-27T16:55:00Z" w16du:dateUtc="2026-07-27T15:55:00Z">
              <w:rPr>
                <w:rFonts w:ascii="Arial" w:hAnsi="Arial" w:cs="Arial"/>
                <w:sz w:val="24"/>
                <w:szCs w:val="24"/>
              </w:rPr>
            </w:rPrChange>
          </w:rPr>
          <w:delText xml:space="preserve">. Our </w:delText>
        </w:r>
        <w:r w:rsidR="00676DEB" w:rsidRPr="00B475D4" w:rsidDel="00234033">
          <w:rPr>
            <w:rFonts w:ascii="Arial" w:hAnsi="Arial" w:cs="Arial"/>
            <w:i/>
            <w:iCs/>
            <w:sz w:val="24"/>
            <w:szCs w:val="24"/>
            <w:lang w:val="en-GB"/>
            <w:rPrChange w:id="4009" w:author="Alexandre Miguel Kaizeler Guedes Da Silva Afonso" w:date="2026-07-27T16:55:00Z" w16du:dateUtc="2026-07-27T15:55:00Z">
              <w:rPr>
                <w:rFonts w:ascii="Arial" w:hAnsi="Arial" w:cs="Arial"/>
                <w:i/>
                <w:iCs/>
                <w:sz w:val="24"/>
                <w:szCs w:val="24"/>
              </w:rPr>
            </w:rPrChange>
          </w:rPr>
          <w:delText>in silico</w:delText>
        </w:r>
        <w:r w:rsidR="00676DEB" w:rsidRPr="00B475D4" w:rsidDel="00234033">
          <w:rPr>
            <w:rFonts w:ascii="Arial" w:hAnsi="Arial" w:cs="Arial"/>
            <w:sz w:val="24"/>
            <w:szCs w:val="24"/>
            <w:lang w:val="en-GB"/>
            <w:rPrChange w:id="4010" w:author="Alexandre Miguel Kaizeler Guedes Da Silva Afonso" w:date="2026-07-27T16:55:00Z" w16du:dateUtc="2026-07-27T15:55:00Z">
              <w:rPr>
                <w:rFonts w:ascii="Arial" w:hAnsi="Arial" w:cs="Arial"/>
                <w:sz w:val="24"/>
                <w:szCs w:val="24"/>
              </w:rPr>
            </w:rPrChange>
          </w:rPr>
          <w:delText xml:space="preserve"> simulations of SG </w:delText>
        </w:r>
        <w:r w:rsidR="00EC1F8F" w:rsidRPr="00B475D4" w:rsidDel="00234033">
          <w:rPr>
            <w:rFonts w:ascii="Arial" w:hAnsi="Arial" w:cs="Arial"/>
            <w:sz w:val="24"/>
            <w:szCs w:val="24"/>
            <w:lang w:val="en-GB"/>
            <w:rPrChange w:id="4011" w:author="Alexandre Miguel Kaizeler Guedes Da Silva Afonso" w:date="2026-07-27T16:55:00Z" w16du:dateUtc="2026-07-27T15:55:00Z">
              <w:rPr>
                <w:rFonts w:ascii="Arial" w:hAnsi="Arial" w:cs="Arial"/>
                <w:sz w:val="24"/>
                <w:szCs w:val="24"/>
              </w:rPr>
            </w:rPrChange>
          </w:rPr>
          <w:delText>isolation</w:delText>
        </w:r>
        <w:r w:rsidR="00676DEB" w:rsidRPr="00B475D4" w:rsidDel="00234033">
          <w:rPr>
            <w:rFonts w:ascii="Arial" w:hAnsi="Arial" w:cs="Arial"/>
            <w:sz w:val="24"/>
            <w:szCs w:val="24"/>
            <w:lang w:val="en-GB"/>
            <w:rPrChange w:id="4012" w:author="Alexandre Miguel Kaizeler Guedes Da Silva Afonso" w:date="2026-07-27T16:55:00Z" w16du:dateUtc="2026-07-27T15:55:00Z">
              <w:rPr>
                <w:rFonts w:ascii="Arial" w:hAnsi="Arial" w:cs="Arial"/>
                <w:sz w:val="24"/>
                <w:szCs w:val="24"/>
              </w:rPr>
            </w:rPrChange>
          </w:rPr>
          <w:delText xml:space="preserve"> produced results remarkably similar to the observed length bias, using both crude methods and empirical values from </w:delText>
        </w:r>
        <w:r w:rsidR="0008088D" w:rsidRPr="00B475D4" w:rsidDel="00234033">
          <w:rPr>
            <w:rFonts w:ascii="Arial" w:hAnsi="Arial" w:cs="Arial"/>
            <w:sz w:val="24"/>
            <w:szCs w:val="24"/>
            <w:lang w:val="en-GB"/>
            <w:rPrChange w:id="4013" w:author="Alexandre Miguel Kaizeler Guedes Da Silva Afonso" w:date="2026-07-27T16:55:00Z" w16du:dateUtc="2026-07-27T15:55:00Z">
              <w:rPr>
                <w:rFonts w:ascii="Arial" w:hAnsi="Arial" w:cs="Arial"/>
                <w:sz w:val="24"/>
                <w:szCs w:val="24"/>
              </w:rPr>
            </w:rPrChange>
          </w:rPr>
          <w:delText>yeast</w:delText>
        </w:r>
        <w:r w:rsidR="00562170" w:rsidRPr="00B475D4" w:rsidDel="00234033">
          <w:rPr>
            <w:rFonts w:ascii="Arial" w:hAnsi="Arial" w:cs="Arial"/>
            <w:sz w:val="24"/>
            <w:szCs w:val="24"/>
            <w:lang w:val="en-GB"/>
            <w:rPrChange w:id="4014" w:author="Alexandre Miguel Kaizeler Guedes Da Silva Afonso" w:date="2026-07-27T16:55:00Z" w16du:dateUtc="2026-07-27T15:55:00Z">
              <w:rPr>
                <w:rFonts w:ascii="Arial" w:hAnsi="Arial" w:cs="Arial"/>
                <w:sz w:val="24"/>
                <w:szCs w:val="24"/>
              </w:rPr>
            </w:rPrChange>
          </w:rPr>
          <w:fldChar w:fldCharType="begin"/>
        </w:r>
        <w:r w:rsidR="00C20DB3" w:rsidRPr="00B475D4" w:rsidDel="00234033">
          <w:rPr>
            <w:rFonts w:ascii="Arial" w:hAnsi="Arial" w:cs="Arial"/>
            <w:sz w:val="24"/>
            <w:szCs w:val="24"/>
            <w:lang w:val="en-GB"/>
            <w:rPrChange w:id="4015" w:author="Alexandre Miguel Kaizeler Guedes Da Silva Afonso" w:date="2026-07-27T16:55:00Z" w16du:dateUtc="2026-07-27T15:55:00Z">
              <w:rPr>
                <w:rFonts w:ascii="Arial" w:hAnsi="Arial" w:cs="Arial"/>
                <w:sz w:val="24"/>
                <w:szCs w:val="24"/>
              </w:rPr>
            </w:rPrChange>
          </w:rPr>
          <w:delInstrText xml:space="preserve"> ADDIN ZOTERO_ITEM CSL_CITATION {"citationID":"a6G3bKdw","properties":{"formattedCitation":"\\super 33\\nosupersub{}","plainCitation":"33","noteIndex":0},"citationItems":[{"id":"6GlZNSzq/CIG7khUW","uris":["http://zotero.org/users/local/1p9EH8ax/items/76HJKWHJ"],"itemData":{"id":"f9pzkrjY/LOkVnJpD","type":"article","abstract":"Abstract\n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delInstrText>
        </w:r>
        <w:r w:rsidR="00562170" w:rsidRPr="00B475D4" w:rsidDel="00234033">
          <w:rPr>
            <w:rFonts w:ascii="Arial" w:hAnsi="Arial" w:cs="Arial"/>
            <w:sz w:val="24"/>
            <w:szCs w:val="24"/>
            <w:lang w:val="en-GB"/>
            <w:rPrChange w:id="4016" w:author="Alexandre Miguel Kaizeler Guedes Da Silva Afonso" w:date="2026-07-27T16:55:00Z" w16du:dateUtc="2026-07-27T15:55:00Z">
              <w:rPr>
                <w:rFonts w:ascii="Arial" w:hAnsi="Arial" w:cs="Arial"/>
                <w:sz w:val="24"/>
                <w:szCs w:val="24"/>
              </w:rPr>
            </w:rPrChange>
          </w:rPr>
          <w:fldChar w:fldCharType="separate"/>
        </w:r>
        <w:r w:rsidR="00B723AF" w:rsidRPr="00B475D4" w:rsidDel="00234033">
          <w:rPr>
            <w:rFonts w:ascii="Arial" w:hAnsi="Arial" w:cs="Arial"/>
            <w:kern w:val="0"/>
            <w:sz w:val="24"/>
            <w:vertAlign w:val="superscript"/>
            <w:lang w:val="en-GB"/>
            <w:rPrChange w:id="4017" w:author="Alexandre Miguel Kaizeler Guedes Da Silva Afonso" w:date="2026-07-27T16:55:00Z" w16du:dateUtc="2026-07-27T15:55:00Z">
              <w:rPr>
                <w:rFonts w:ascii="Arial" w:hAnsi="Arial" w:cs="Arial"/>
                <w:kern w:val="0"/>
                <w:sz w:val="24"/>
                <w:vertAlign w:val="superscript"/>
              </w:rPr>
            </w:rPrChange>
          </w:rPr>
          <w:delText>33</w:delText>
        </w:r>
        <w:r w:rsidR="00562170" w:rsidRPr="00B475D4" w:rsidDel="00234033">
          <w:rPr>
            <w:rFonts w:ascii="Arial" w:hAnsi="Arial" w:cs="Arial"/>
            <w:sz w:val="24"/>
            <w:szCs w:val="24"/>
            <w:lang w:val="en-GB"/>
            <w:rPrChange w:id="4018" w:author="Alexandre Miguel Kaizeler Guedes Da Silva Afonso" w:date="2026-07-27T16:55:00Z" w16du:dateUtc="2026-07-27T15:55:00Z">
              <w:rPr>
                <w:rFonts w:ascii="Arial" w:hAnsi="Arial" w:cs="Arial"/>
                <w:sz w:val="24"/>
                <w:szCs w:val="24"/>
              </w:rPr>
            </w:rPrChange>
          </w:rPr>
          <w:fldChar w:fldCharType="end"/>
        </w:r>
        <w:r w:rsidR="00EE4537" w:rsidRPr="00B475D4" w:rsidDel="00234033">
          <w:rPr>
            <w:rFonts w:ascii="Arial" w:hAnsi="Arial" w:cs="Arial"/>
            <w:sz w:val="24"/>
            <w:szCs w:val="24"/>
            <w:lang w:val="en-GB"/>
            <w:rPrChange w:id="4019" w:author="Alexandre Miguel Kaizeler Guedes Da Silva Afonso" w:date="2026-07-27T16:55:00Z" w16du:dateUtc="2026-07-27T15:55:00Z">
              <w:rPr>
                <w:rFonts w:ascii="Arial" w:hAnsi="Arial" w:cs="Arial"/>
                <w:sz w:val="24"/>
                <w:szCs w:val="24"/>
              </w:rPr>
            </w:rPrChange>
          </w:rPr>
          <w:delText xml:space="preserve"> (Figure </w:delText>
        </w:r>
      </w:del>
      <w:ins w:id="4020" w:author="Joana Jesus" w:date="2026-06-11T12:08:00Z" w16du:dateUtc="2026-06-11T11:08:00Z">
        <w:del w:id="4021" w:author="Alexandre Miguel Kaizeler Guedes Da Silva Afonso" w:date="2026-07-07T16:59:00Z" w16du:dateUtc="2026-07-07T15:59:00Z">
          <w:r w:rsidR="003574E4" w:rsidRPr="00B475D4" w:rsidDel="00234033">
            <w:rPr>
              <w:rFonts w:ascii="Arial" w:hAnsi="Arial" w:cs="Arial"/>
              <w:sz w:val="24"/>
              <w:szCs w:val="24"/>
              <w:lang w:val="en-GB"/>
              <w:rPrChange w:id="4022" w:author="Alexandre Miguel Kaizeler Guedes Da Silva Afonso" w:date="2026-07-27T16:55:00Z" w16du:dateUtc="2026-07-27T15:55:00Z">
                <w:rPr>
                  <w:rFonts w:ascii="Arial" w:hAnsi="Arial" w:cs="Arial"/>
                  <w:sz w:val="24"/>
                  <w:szCs w:val="24"/>
                </w:rPr>
              </w:rPrChange>
            </w:rPr>
            <w:delText>2</w:delText>
          </w:r>
        </w:del>
      </w:ins>
      <w:del w:id="4023" w:author="Alexandre Miguel Kaizeler Guedes Da Silva Afonso" w:date="2026-07-07T16:59:00Z" w16du:dateUtc="2026-07-07T15:59:00Z">
        <w:r w:rsidR="00EE4537" w:rsidRPr="00B475D4" w:rsidDel="00234033">
          <w:rPr>
            <w:rFonts w:ascii="Arial" w:hAnsi="Arial" w:cs="Arial"/>
            <w:sz w:val="24"/>
            <w:szCs w:val="24"/>
            <w:lang w:val="en-GB"/>
            <w:rPrChange w:id="4024" w:author="Alexandre Miguel Kaizeler Guedes Da Silva Afonso" w:date="2026-07-27T16:55:00Z" w16du:dateUtc="2026-07-27T15:55:00Z">
              <w:rPr>
                <w:rFonts w:ascii="Arial" w:hAnsi="Arial" w:cs="Arial"/>
                <w:sz w:val="24"/>
                <w:szCs w:val="24"/>
              </w:rPr>
            </w:rPrChange>
          </w:rPr>
          <w:delText xml:space="preserve">3D and Figure </w:delText>
        </w:r>
      </w:del>
      <w:ins w:id="4025" w:author="Joana Jesus" w:date="2026-06-11T12:08:00Z" w16du:dateUtc="2026-06-11T11:08:00Z">
        <w:del w:id="4026" w:author="Alexandre Miguel Kaizeler Guedes Da Silva Afonso" w:date="2026-07-07T16:59:00Z" w16du:dateUtc="2026-07-07T15:59:00Z">
          <w:r w:rsidR="003574E4" w:rsidRPr="00B475D4" w:rsidDel="00234033">
            <w:rPr>
              <w:rFonts w:ascii="Arial" w:hAnsi="Arial" w:cs="Arial"/>
              <w:sz w:val="24"/>
              <w:szCs w:val="24"/>
              <w:lang w:val="en-GB"/>
              <w:rPrChange w:id="4027" w:author="Alexandre Miguel Kaizeler Guedes Da Silva Afonso" w:date="2026-07-27T16:55:00Z" w16du:dateUtc="2026-07-27T15:55:00Z">
                <w:rPr>
                  <w:rFonts w:ascii="Arial" w:hAnsi="Arial" w:cs="Arial"/>
                  <w:sz w:val="24"/>
                  <w:szCs w:val="24"/>
                </w:rPr>
              </w:rPrChange>
            </w:rPr>
            <w:delText>3</w:delText>
          </w:r>
        </w:del>
      </w:ins>
      <w:del w:id="4028" w:author="Alexandre Miguel Kaizeler Guedes Da Silva Afonso" w:date="2026-07-07T16:59:00Z" w16du:dateUtc="2026-07-07T15:59:00Z">
        <w:r w:rsidR="00EE4537" w:rsidRPr="00B475D4" w:rsidDel="00234033">
          <w:rPr>
            <w:rFonts w:ascii="Arial" w:hAnsi="Arial" w:cs="Arial"/>
            <w:sz w:val="24"/>
            <w:szCs w:val="24"/>
            <w:lang w:val="en-GB"/>
            <w:rPrChange w:id="4029" w:author="Alexandre Miguel Kaizeler Guedes Da Silva Afonso" w:date="2026-07-27T16:55:00Z" w16du:dateUtc="2026-07-27T15:55:00Z">
              <w:rPr>
                <w:rFonts w:ascii="Arial" w:hAnsi="Arial" w:cs="Arial"/>
                <w:sz w:val="24"/>
                <w:szCs w:val="24"/>
              </w:rPr>
            </w:rPrChange>
          </w:rPr>
          <w:delText>6B)</w:delText>
        </w:r>
        <w:r w:rsidR="00676DEB" w:rsidRPr="00B475D4" w:rsidDel="00234033">
          <w:rPr>
            <w:rFonts w:ascii="Arial" w:hAnsi="Arial" w:cs="Arial"/>
            <w:sz w:val="24"/>
            <w:szCs w:val="24"/>
            <w:lang w:val="en-GB"/>
            <w:rPrChange w:id="4030" w:author="Alexandre Miguel Kaizeler Guedes Da Silva Afonso" w:date="2026-07-27T16:55:00Z" w16du:dateUtc="2026-07-27T15:55:00Z">
              <w:rPr>
                <w:rFonts w:ascii="Arial" w:hAnsi="Arial" w:cs="Arial"/>
                <w:sz w:val="24"/>
                <w:szCs w:val="24"/>
              </w:rPr>
            </w:rPrChange>
          </w:rPr>
          <w:delText xml:space="preserve">. This suggests that the technique itself </w:delText>
        </w:r>
        <w:r w:rsidR="00676DEB" w:rsidRPr="00B475D4" w:rsidDel="00234033">
          <w:rPr>
            <w:rFonts w:ascii="Arial" w:hAnsi="Arial" w:cs="Arial"/>
            <w:sz w:val="24"/>
            <w:szCs w:val="24"/>
            <w:lang w:val="en-GB"/>
            <w:rPrChange w:id="4031" w:author="Alexandre Miguel Kaizeler Guedes Da Silva Afonso" w:date="2026-07-27T16:55:00Z" w16du:dateUtc="2026-07-27T15:55:00Z">
              <w:rPr>
                <w:rFonts w:ascii="Arial" w:hAnsi="Arial" w:cs="Arial"/>
                <w:sz w:val="24"/>
                <w:szCs w:val="24"/>
              </w:rPr>
            </w:rPrChange>
          </w:rPr>
          <w:lastRenderedPageBreak/>
          <w:delText>may be responsible for the length bias observed in these SGs.</w:delText>
        </w:r>
        <w:r w:rsidR="00A55C20" w:rsidRPr="00B475D4" w:rsidDel="00234033">
          <w:rPr>
            <w:rFonts w:ascii="Arial" w:hAnsi="Arial" w:cs="Arial"/>
            <w:sz w:val="24"/>
            <w:szCs w:val="24"/>
            <w:lang w:val="en-GB"/>
            <w:rPrChange w:id="4032" w:author="Alexandre Miguel Kaizeler Guedes Da Silva Afonso" w:date="2026-07-27T16:55:00Z" w16du:dateUtc="2026-07-27T15:55:00Z">
              <w:rPr>
                <w:rFonts w:ascii="Arial" w:hAnsi="Arial" w:cs="Arial"/>
                <w:sz w:val="24"/>
                <w:szCs w:val="24"/>
              </w:rPr>
            </w:rPrChange>
          </w:rPr>
          <w:delText xml:space="preserve"> Indeed, a study in yeast showed that at least in this organism this is partially the case</w:delText>
        </w:r>
      </w:del>
      <w:r w:rsidR="007042F5" w:rsidRPr="00B475D4">
        <w:rPr>
          <w:rFonts w:ascii="Arial" w:hAnsi="Arial" w:cs="Arial"/>
          <w:sz w:val="24"/>
          <w:szCs w:val="24"/>
          <w:lang w:val="en-GB"/>
          <w:rPrChange w:id="4033"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4034" w:author="Alexandre Miguel Kaizeler Guedes Da Silva Afonso" w:date="2026-07-27T16:55:00Z" w16du:dateUtc="2026-07-27T15:55:00Z">
            <w:rPr>
              <w:rFonts w:ascii="Arial" w:hAnsi="Arial" w:cs="Arial"/>
              <w:sz w:val="24"/>
              <w:szCs w:val="24"/>
            </w:rPr>
          </w:rPrChange>
        </w:rPr>
        <w:instrText xml:space="preserve"> ADDIN ZOTERO_ITEM CSL_CITATION {"citationID":"42eTxMkf","properties":{"formattedCitation":"\\super 33\\nosupersub{}","plainCitation":"33","noteIndex":0},"citationItems":[{"id":"jCcWpdK2/tDDQG7ww","uris":["http://zotero.org/users/local/1p9EH8ax/items/76HJKWHJ"],"itemData":{"id":129,"type":"article","abstract":"Abstract\n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7042F5" w:rsidRPr="00B475D4">
        <w:rPr>
          <w:rFonts w:ascii="Arial" w:hAnsi="Arial" w:cs="Arial"/>
          <w:sz w:val="24"/>
          <w:szCs w:val="24"/>
          <w:lang w:val="en-GB"/>
          <w:rPrChange w:id="4035"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4036" w:author="Alexandre Miguel Kaizeler Guedes Da Silva Afonso" w:date="2026-07-27T16:55:00Z" w16du:dateUtc="2026-07-27T15:55:00Z">
            <w:rPr>
              <w:rFonts w:ascii="Arial" w:hAnsi="Arial" w:cs="Arial"/>
              <w:kern w:val="0"/>
              <w:sz w:val="24"/>
              <w:vertAlign w:val="superscript"/>
            </w:rPr>
          </w:rPrChange>
        </w:rPr>
        <w:t>33</w:t>
      </w:r>
      <w:r w:rsidR="007042F5" w:rsidRPr="00B475D4">
        <w:rPr>
          <w:rFonts w:ascii="Arial" w:hAnsi="Arial" w:cs="Arial"/>
          <w:sz w:val="24"/>
          <w:szCs w:val="24"/>
          <w:lang w:val="en-GB"/>
          <w:rPrChange w:id="4037" w:author="Alexandre Miguel Kaizeler Guedes Da Silva Afonso" w:date="2026-07-27T16:55:00Z" w16du:dateUtc="2026-07-27T15:55:00Z">
            <w:rPr>
              <w:rFonts w:ascii="Arial" w:hAnsi="Arial" w:cs="Arial"/>
              <w:sz w:val="24"/>
              <w:szCs w:val="24"/>
            </w:rPr>
          </w:rPrChange>
        </w:rPr>
        <w:fldChar w:fldCharType="end"/>
      </w:r>
      <w:r w:rsidR="00A55C20" w:rsidRPr="00B475D4">
        <w:rPr>
          <w:rFonts w:ascii="Arial" w:hAnsi="Arial" w:cs="Arial"/>
          <w:sz w:val="24"/>
          <w:szCs w:val="24"/>
          <w:lang w:val="en-GB"/>
          <w:rPrChange w:id="4038" w:author="Alexandre Miguel Kaizeler Guedes Da Silva Afonso" w:date="2026-07-27T16:55:00Z" w16du:dateUtc="2026-07-27T15:55:00Z">
            <w:rPr>
              <w:rFonts w:ascii="Arial" w:hAnsi="Arial" w:cs="Arial"/>
              <w:sz w:val="24"/>
              <w:szCs w:val="24"/>
            </w:rPr>
          </w:rPrChange>
        </w:rPr>
        <w:t>,</w:t>
      </w:r>
      <w:ins w:id="4039" w:author="Alexandre Miguel Kaizeler Guedes Da Silva Afonso" w:date="2026-07-07T17:00:00Z" w16du:dateUtc="2026-07-07T16:00:00Z">
        <w:r w:rsidRPr="00B475D4">
          <w:rPr>
            <w:rFonts w:ascii="Arial" w:hAnsi="Arial" w:cs="Arial"/>
            <w:sz w:val="24"/>
            <w:szCs w:val="24"/>
            <w:lang w:val="en-GB"/>
            <w:rPrChange w:id="4040" w:author="Alexandre Miguel Kaizeler Guedes Da Silva Afonso" w:date="2026-07-27T16:55:00Z" w16du:dateUtc="2026-07-27T15:55:00Z">
              <w:rPr>
                <w:rFonts w:ascii="Arial" w:hAnsi="Arial" w:cs="Arial"/>
                <w:sz w:val="24"/>
                <w:szCs w:val="24"/>
              </w:rPr>
            </w:rPrChange>
          </w:rPr>
          <w:t xml:space="preserve"> </w:t>
        </w:r>
      </w:ins>
      <w:del w:id="4041" w:author="Alexandre Miguel Kaizeler Guedes Da Silva Afonso" w:date="2026-07-07T17:00:00Z" w16du:dateUtc="2026-07-07T16:00:00Z">
        <w:r w:rsidR="00A55C20" w:rsidRPr="00B475D4" w:rsidDel="00234033">
          <w:rPr>
            <w:rFonts w:ascii="Arial" w:hAnsi="Arial" w:cs="Arial"/>
            <w:sz w:val="24"/>
            <w:szCs w:val="24"/>
            <w:lang w:val="en-GB"/>
            <w:rPrChange w:id="4042" w:author="Alexandre Miguel Kaizeler Guedes Da Silva Afonso" w:date="2026-07-27T16:55:00Z" w16du:dateUtc="2026-07-27T15:55:00Z">
              <w:rPr>
                <w:rFonts w:ascii="Arial" w:hAnsi="Arial" w:cs="Arial"/>
                <w:sz w:val="24"/>
                <w:szCs w:val="24"/>
              </w:rPr>
            </w:rPrChange>
          </w:rPr>
          <w:delText xml:space="preserve"> </w:delText>
        </w:r>
      </w:del>
      <w:ins w:id="4043" w:author="Alexandre Miguel Kaizeler Guedes Da Silva Afonso" w:date="2026-07-07T17:00:00Z" w16du:dateUtc="2026-07-07T16:00:00Z">
        <w:r w:rsidRPr="00B475D4">
          <w:rPr>
            <w:rFonts w:ascii="Arial" w:hAnsi="Arial" w:cs="Arial"/>
            <w:sz w:val="24"/>
            <w:szCs w:val="24"/>
            <w:lang w:val="en-GB"/>
            <w:rPrChange w:id="4044" w:author="Alexandre Miguel Kaizeler Guedes Da Silva Afonso" w:date="2026-07-27T16:55:00Z" w16du:dateUtc="2026-07-27T15:55:00Z">
              <w:rPr>
                <w:rFonts w:ascii="Arial" w:hAnsi="Arial" w:cs="Arial"/>
                <w:sz w:val="24"/>
                <w:szCs w:val="24"/>
              </w:rPr>
            </w:rPrChange>
          </w:rPr>
          <w:t>reproduced this length bias (Figures 2D, 3B), supporting a technical origin</w:t>
        </w:r>
      </w:ins>
      <w:ins w:id="4045" w:author="Alexandre Miguel Kaizeler Guedes Da Silva Afonso" w:date="2026-07-07T17:18:00Z" w16du:dateUtc="2026-07-07T16:18:00Z">
        <w:r w:rsidR="00C15FD6" w:rsidRPr="00B475D4">
          <w:rPr>
            <w:rFonts w:ascii="Arial" w:hAnsi="Arial" w:cs="Arial"/>
            <w:sz w:val="24"/>
            <w:szCs w:val="24"/>
            <w:lang w:val="en-GB"/>
            <w:rPrChange w:id="4046" w:author="Alexandre Miguel Kaizeler Guedes Da Silva Afonso" w:date="2026-07-27T16:55:00Z" w16du:dateUtc="2026-07-27T15:55:00Z">
              <w:rPr>
                <w:rFonts w:ascii="Arial" w:hAnsi="Arial" w:cs="Arial"/>
                <w:sz w:val="24"/>
                <w:szCs w:val="24"/>
              </w:rPr>
            </w:rPrChange>
          </w:rPr>
          <w:t>. C</w:t>
        </w:r>
      </w:ins>
      <w:ins w:id="4047" w:author="Alexandre Miguel Kaizeler Guedes Da Silva Afonso" w:date="2026-07-07T17:00:00Z" w16du:dateUtc="2026-07-07T16:00:00Z">
        <w:r w:rsidRPr="00B475D4">
          <w:rPr>
            <w:rFonts w:ascii="Arial" w:hAnsi="Arial" w:cs="Arial"/>
            <w:sz w:val="24"/>
            <w:szCs w:val="24"/>
            <w:lang w:val="en-GB"/>
            <w:rPrChange w:id="4048" w:author="Alexandre Miguel Kaizeler Guedes Da Silva Afonso" w:date="2026-07-27T16:55:00Z" w16du:dateUtc="2026-07-27T15:55:00Z">
              <w:rPr>
                <w:rFonts w:ascii="Arial" w:hAnsi="Arial" w:cs="Arial"/>
                <w:sz w:val="24"/>
                <w:szCs w:val="24"/>
              </w:rPr>
            </w:rPrChange>
          </w:rPr>
          <w:t>entrifugation, being weight-dependent, preferentially enriches longer/heavier RNA-containing condensates. Correcting for this technical signal reduced or eliminated the length bias in DC-derived transcriptomes (Figure 4A).</w:t>
        </w:r>
      </w:ins>
      <w:del w:id="4049" w:author="Alexandre Miguel Kaizeler Guedes Da Silva Afonso" w:date="2026-07-07T17:00:00Z" w16du:dateUtc="2026-07-07T16:00:00Z">
        <w:r w:rsidR="00A55C20" w:rsidRPr="00B475D4" w:rsidDel="00234033">
          <w:rPr>
            <w:rFonts w:ascii="Arial" w:hAnsi="Arial" w:cs="Arial"/>
            <w:sz w:val="24"/>
            <w:szCs w:val="24"/>
            <w:lang w:val="en-GB"/>
            <w:rPrChange w:id="4050" w:author="Alexandre Miguel Kaizeler Guedes Da Silva Afonso" w:date="2026-07-27T16:55:00Z" w16du:dateUtc="2026-07-27T15:55:00Z">
              <w:rPr>
                <w:rFonts w:ascii="Arial" w:hAnsi="Arial" w:cs="Arial"/>
                <w:sz w:val="24"/>
                <w:szCs w:val="24"/>
              </w:rPr>
            </w:rPrChange>
          </w:rPr>
          <w:delText xml:space="preserve">as RNAs tended to </w:delText>
        </w:r>
        <w:r w:rsidR="007042F5" w:rsidRPr="00B475D4" w:rsidDel="00234033">
          <w:rPr>
            <w:rFonts w:ascii="Arial" w:hAnsi="Arial" w:cs="Arial"/>
            <w:sz w:val="24"/>
            <w:szCs w:val="24"/>
            <w:lang w:val="en-GB"/>
            <w:rPrChange w:id="4051" w:author="Alexandre Miguel Kaizeler Guedes Da Silva Afonso" w:date="2026-07-27T16:55:00Z" w16du:dateUtc="2026-07-27T15:55:00Z">
              <w:rPr>
                <w:rFonts w:ascii="Arial" w:hAnsi="Arial" w:cs="Arial"/>
                <w:sz w:val="24"/>
                <w:szCs w:val="24"/>
              </w:rPr>
            </w:rPrChange>
          </w:rPr>
          <w:delText>form condensates</w:delText>
        </w:r>
        <w:r w:rsidR="00A55C20" w:rsidRPr="00B475D4" w:rsidDel="00234033">
          <w:rPr>
            <w:rFonts w:ascii="Arial" w:hAnsi="Arial" w:cs="Arial"/>
            <w:sz w:val="24"/>
            <w:szCs w:val="24"/>
            <w:lang w:val="en-GB"/>
            <w:rPrChange w:id="4052" w:author="Alexandre Miguel Kaizeler Guedes Da Silva Afonso" w:date="2026-07-27T16:55:00Z" w16du:dateUtc="2026-07-27T15:55:00Z">
              <w:rPr>
                <w:rFonts w:ascii="Arial" w:hAnsi="Arial" w:cs="Arial"/>
                <w:sz w:val="24"/>
                <w:szCs w:val="24"/>
              </w:rPr>
            </w:rPrChange>
          </w:rPr>
          <w:delText xml:space="preserve"> irrespective of their size</w:delText>
        </w:r>
        <w:r w:rsidR="007042F5" w:rsidRPr="00B475D4" w:rsidDel="00234033">
          <w:rPr>
            <w:rFonts w:ascii="Arial" w:hAnsi="Arial" w:cs="Arial"/>
            <w:sz w:val="24"/>
            <w:szCs w:val="24"/>
            <w:lang w:val="en-GB"/>
            <w:rPrChange w:id="4053" w:author="Alexandre Miguel Kaizeler Guedes Da Silva Afonso" w:date="2026-07-27T16:55:00Z" w16du:dateUtc="2026-07-27T15:55:00Z">
              <w:rPr>
                <w:rFonts w:ascii="Arial" w:hAnsi="Arial" w:cs="Arial"/>
                <w:sz w:val="24"/>
                <w:szCs w:val="24"/>
              </w:rPr>
            </w:rPrChange>
          </w:rPr>
          <w:delText xml:space="preserve">, and so using differential centrifugation would naturally bias for longer/heavier transcripts. </w:delText>
        </w:r>
      </w:del>
    </w:p>
    <w:p w14:paraId="25A82D9D" w14:textId="0D74B86B" w:rsidR="00E065B6" w:rsidRPr="00B475D4" w:rsidDel="00234033" w:rsidRDefault="00234033" w:rsidP="00533F41">
      <w:pPr>
        <w:jc w:val="both"/>
        <w:rPr>
          <w:del w:id="4054" w:author="Alexandre Miguel Kaizeler Guedes Da Silva Afonso" w:date="2026-07-07T17:00:00Z" w16du:dateUtc="2026-07-07T16:00:00Z"/>
          <w:rFonts w:ascii="Arial" w:hAnsi="Arial" w:cs="Arial"/>
          <w:sz w:val="24"/>
          <w:szCs w:val="24"/>
          <w:lang w:val="en-GB"/>
          <w:rPrChange w:id="4055" w:author="Alexandre Miguel Kaizeler Guedes Da Silva Afonso" w:date="2026-07-27T16:55:00Z" w16du:dateUtc="2026-07-27T15:55:00Z">
            <w:rPr>
              <w:del w:id="4056" w:author="Alexandre Miguel Kaizeler Guedes Da Silva Afonso" w:date="2026-07-07T17:00:00Z" w16du:dateUtc="2026-07-07T16:00:00Z"/>
              <w:rFonts w:ascii="Arial" w:hAnsi="Arial" w:cs="Arial"/>
              <w:sz w:val="24"/>
              <w:szCs w:val="24"/>
            </w:rPr>
          </w:rPrChange>
        </w:rPr>
      </w:pPr>
      <w:ins w:id="4057" w:author="Alexandre Miguel Kaizeler Guedes Da Silva Afonso" w:date="2026-07-07T17:00:00Z" w16du:dateUtc="2026-07-07T16:00:00Z">
        <w:r w:rsidRPr="00B475D4">
          <w:rPr>
            <w:rFonts w:ascii="Arial" w:hAnsi="Arial" w:cs="Arial"/>
            <w:sz w:val="24"/>
            <w:szCs w:val="24"/>
            <w:lang w:val="en-GB"/>
            <w:rPrChange w:id="4058" w:author="Alexandre Miguel Kaizeler Guedes Da Silva Afonso" w:date="2026-07-27T16:55:00Z" w16du:dateUtc="2026-07-27T15:55:00Z">
              <w:rPr>
                <w:rFonts w:ascii="Arial" w:hAnsi="Arial" w:cs="Arial"/>
                <w:sz w:val="24"/>
                <w:szCs w:val="24"/>
              </w:rPr>
            </w:rPrChange>
          </w:rPr>
          <w:t>This correction also revealed that mitochondrially encoded transcripts sediment more than their length alone would predict (Figure 3A), a property we incorporated into our model. Across our corrected meta-analysis, mito-encoded transcripts showed no consistent direction of enrichment or depletion across datasets, but the signal was specific</w:t>
        </w:r>
      </w:ins>
      <w:ins w:id="4059" w:author="Alexandre Miguel Kaizeler Guedes Da Silva Afonso" w:date="2026-07-07T17:01:00Z" w16du:dateUtc="2026-07-07T16:01:00Z">
        <w:r w:rsidRPr="00B475D4">
          <w:rPr>
            <w:rFonts w:ascii="Arial" w:hAnsi="Arial" w:cs="Arial"/>
            <w:sz w:val="24"/>
            <w:szCs w:val="24"/>
            <w:lang w:val="en-GB"/>
            <w:rPrChange w:id="4060" w:author="Alexandre Miguel Kaizeler Guedes Da Silva Afonso" w:date="2026-07-27T16:55:00Z" w16du:dateUtc="2026-07-27T15:55:00Z">
              <w:rPr>
                <w:rFonts w:ascii="Arial" w:hAnsi="Arial" w:cs="Arial"/>
                <w:sz w:val="24"/>
                <w:szCs w:val="24"/>
              </w:rPr>
            </w:rPrChange>
          </w:rPr>
          <w:t>,</w:t>
        </w:r>
      </w:ins>
      <w:ins w:id="4061" w:author="Alexandre Miguel Kaizeler Guedes Da Silva Afonso" w:date="2026-07-07T17:00:00Z" w16du:dateUtc="2026-07-07T16:00:00Z">
        <w:r w:rsidRPr="00B475D4">
          <w:rPr>
            <w:rFonts w:ascii="Arial" w:hAnsi="Arial" w:cs="Arial"/>
            <w:sz w:val="24"/>
            <w:szCs w:val="24"/>
            <w:lang w:val="en-GB"/>
            <w:rPrChange w:id="4062" w:author="Alexandre Miguel Kaizeler Guedes Da Silva Afonso" w:date="2026-07-27T16:55:00Z" w16du:dateUtc="2026-07-27T15:55:00Z">
              <w:rPr>
                <w:rFonts w:ascii="Arial" w:hAnsi="Arial" w:cs="Arial"/>
                <w:sz w:val="24"/>
                <w:szCs w:val="24"/>
              </w:rPr>
            </w:rPrChange>
          </w:rPr>
          <w:t xml:space="preserve"> present above chance levels (permutation-based FPR&lt;0.05) and absent for nuclear-encoded mitochondrial genes</w:t>
        </w:r>
      </w:ins>
      <w:ins w:id="4063" w:author="Alexandre Miguel Kaizeler Guedes Da Silva Afonso" w:date="2026-07-07T17:01:00Z" w16du:dateUtc="2026-07-07T16:01:00Z">
        <w:r w:rsidRPr="00B475D4">
          <w:rPr>
            <w:rFonts w:ascii="Arial" w:hAnsi="Arial" w:cs="Arial"/>
            <w:sz w:val="24"/>
            <w:szCs w:val="24"/>
            <w:lang w:val="en-GB"/>
            <w:rPrChange w:id="4064" w:author="Alexandre Miguel Kaizeler Guedes Da Silva Afonso" w:date="2026-07-27T16:55:00Z" w16du:dateUtc="2026-07-27T15:55:00Z">
              <w:rPr>
                <w:rFonts w:ascii="Arial" w:hAnsi="Arial" w:cs="Arial"/>
                <w:sz w:val="24"/>
                <w:szCs w:val="24"/>
              </w:rPr>
            </w:rPrChange>
          </w:rPr>
          <w:t>,</w:t>
        </w:r>
      </w:ins>
      <w:ins w:id="4065" w:author="Alexandre Miguel Kaizeler Guedes Da Silva Afonso" w:date="2026-07-07T17:00:00Z" w16du:dateUtc="2026-07-07T16:00:00Z">
        <w:r w:rsidRPr="00B475D4">
          <w:rPr>
            <w:rFonts w:ascii="Arial" w:hAnsi="Arial" w:cs="Arial"/>
            <w:sz w:val="24"/>
            <w:szCs w:val="24"/>
            <w:lang w:val="en-GB"/>
            <w:rPrChange w:id="4066" w:author="Alexandre Miguel Kaizeler Guedes Da Silva Afonso" w:date="2026-07-27T16:55:00Z" w16du:dateUtc="2026-07-27T15:55:00Z">
              <w:rPr>
                <w:rFonts w:ascii="Arial" w:hAnsi="Arial" w:cs="Arial"/>
                <w:sz w:val="24"/>
                <w:szCs w:val="24"/>
              </w:rPr>
            </w:rPrChange>
          </w:rPr>
          <w:t xml:space="preserve"> and, in our consensus SG signature, mito-encoded transcripts were modestly but detectably enriched relative to random gene sets (FPR&lt;0.01), </w:t>
        </w:r>
      </w:ins>
      <w:ins w:id="4067" w:author="Alexandre Miguel Kaizeler Guedes Da Silva Afonso" w:date="2026-07-07T17:01:00Z" w16du:dateUtc="2026-07-07T16:01:00Z">
        <w:r w:rsidRPr="00B475D4">
          <w:rPr>
            <w:rFonts w:ascii="Arial" w:hAnsi="Arial" w:cs="Arial"/>
            <w:sz w:val="24"/>
            <w:szCs w:val="24"/>
            <w:lang w:val="en-GB"/>
            <w:rPrChange w:id="4068" w:author="Alexandre Miguel Kaizeler Guedes Da Silva Afonso" w:date="2026-07-27T16:55:00Z" w16du:dateUtc="2026-07-27T15:55:00Z">
              <w:rPr>
                <w:rFonts w:ascii="Arial" w:hAnsi="Arial" w:cs="Arial"/>
                <w:sz w:val="24"/>
                <w:szCs w:val="24"/>
              </w:rPr>
            </w:rPrChange>
          </w:rPr>
          <w:t xml:space="preserve">but </w:t>
        </w:r>
      </w:ins>
      <w:ins w:id="4069" w:author="Alexandre Miguel Kaizeler Guedes Da Silva Afonso" w:date="2026-07-07T17:00:00Z" w16du:dateUtc="2026-07-07T16:00:00Z">
        <w:r w:rsidRPr="00B475D4">
          <w:rPr>
            <w:rFonts w:ascii="Arial" w:hAnsi="Arial" w:cs="Arial"/>
            <w:sz w:val="24"/>
            <w:szCs w:val="24"/>
            <w:lang w:val="en-GB"/>
            <w:rPrChange w:id="4070" w:author="Alexandre Miguel Kaizeler Guedes Da Silva Afonso" w:date="2026-07-27T16:55:00Z" w16du:dateUtc="2026-07-27T15:55:00Z">
              <w:rPr>
                <w:rFonts w:ascii="Arial" w:hAnsi="Arial" w:cs="Arial"/>
                <w:sz w:val="24"/>
                <w:szCs w:val="24"/>
              </w:rPr>
            </w:rPrChange>
          </w:rPr>
          <w:t>without ranking among the most strongly enriched transcripts overall. Although this computational signal was too modest and inconsistent across datasets to support a strong claim of mtRNA enrichment in SGs on its own, its specificity motivated us to test directly whether SGs sequester mitochondrial dsRNA.</w:t>
        </w:r>
      </w:ins>
      <w:del w:id="4071" w:author="Alexandre Miguel Kaizeler Guedes Da Silva Afonso" w:date="2026-07-07T17:00:00Z" w16du:dateUtc="2026-07-07T16:00:00Z">
        <w:r w:rsidR="00E065B6" w:rsidRPr="00B475D4" w:rsidDel="00234033">
          <w:rPr>
            <w:rFonts w:ascii="Arial" w:hAnsi="Arial" w:cs="Arial"/>
            <w:sz w:val="24"/>
            <w:szCs w:val="24"/>
            <w:lang w:val="en-GB"/>
            <w:rPrChange w:id="4072" w:author="Alexandre Miguel Kaizeler Guedes Da Silva Afonso" w:date="2026-07-27T16:55:00Z" w16du:dateUtc="2026-07-27T15:55:00Z">
              <w:rPr>
                <w:rFonts w:ascii="Arial" w:hAnsi="Arial" w:cs="Arial"/>
                <w:sz w:val="24"/>
                <w:szCs w:val="24"/>
              </w:rPr>
            </w:rPrChange>
          </w:rPr>
          <w:delText>We decided to remove the theoretical</w:delText>
        </w:r>
      </w:del>
      <w:ins w:id="4073" w:author="Nuno Morais" w:date="2026-07-06T14:38:00Z" w16du:dateUtc="2026-07-06T13:38:00Z">
        <w:del w:id="4074" w:author="Alexandre Miguel Kaizeler Guedes Da Silva Afonso" w:date="2026-07-07T17:00:00Z" w16du:dateUtc="2026-07-07T16:00:00Z">
          <w:r w:rsidR="001B4416" w:rsidRPr="00B475D4" w:rsidDel="00234033">
            <w:rPr>
              <w:rFonts w:ascii="Arial" w:hAnsi="Arial" w:cs="Arial"/>
              <w:sz w:val="24"/>
              <w:szCs w:val="24"/>
              <w:lang w:val="en-GB"/>
              <w:rPrChange w:id="4075" w:author="Alexandre Miguel Kaizeler Guedes Da Silva Afonso" w:date="2026-07-27T16:55:00Z" w16du:dateUtc="2026-07-27T15:55:00Z">
                <w:rPr>
                  <w:rFonts w:ascii="Arial" w:hAnsi="Arial" w:cs="Arial"/>
                  <w:sz w:val="24"/>
                  <w:szCs w:val="24"/>
                </w:rPr>
              </w:rPrChange>
            </w:rPr>
            <w:delText>removed the</w:delText>
          </w:r>
        </w:del>
      </w:ins>
      <w:del w:id="4076" w:author="Alexandre Miguel Kaizeler Guedes Da Silva Afonso" w:date="2026-07-07T17:00:00Z" w16du:dateUtc="2026-07-07T16:00:00Z">
        <w:r w:rsidR="00E065B6" w:rsidRPr="00B475D4" w:rsidDel="00234033">
          <w:rPr>
            <w:rFonts w:ascii="Arial" w:hAnsi="Arial" w:cs="Arial"/>
            <w:sz w:val="24"/>
            <w:szCs w:val="24"/>
            <w:lang w:val="en-GB"/>
            <w:rPrChange w:id="4077" w:author="Alexandre Miguel Kaizeler Guedes Da Silva Afonso" w:date="2026-07-27T16:55:00Z" w16du:dateUtc="2026-07-27T15:55:00Z">
              <w:rPr>
                <w:rFonts w:ascii="Arial" w:hAnsi="Arial" w:cs="Arial"/>
                <w:sz w:val="24"/>
                <w:szCs w:val="24"/>
              </w:rPr>
            </w:rPrChange>
          </w:rPr>
          <w:delText xml:space="preserve"> signal </w:delText>
        </w:r>
      </w:del>
      <w:ins w:id="4078" w:author="Nuno Morais" w:date="2026-07-06T14:38:00Z" w16du:dateUtc="2026-07-06T13:38:00Z">
        <w:del w:id="4079" w:author="Alexandre Miguel Kaizeler Guedes Da Silva Afonso" w:date="2026-07-07T17:00:00Z" w16du:dateUtc="2026-07-07T16:00:00Z">
          <w:r w:rsidR="001B4416" w:rsidRPr="00B475D4" w:rsidDel="00234033">
            <w:rPr>
              <w:rFonts w:ascii="Arial" w:hAnsi="Arial" w:cs="Arial"/>
              <w:sz w:val="24"/>
              <w:szCs w:val="24"/>
              <w:lang w:val="en-GB"/>
              <w:rPrChange w:id="4080" w:author="Alexandre Miguel Kaizeler Guedes Da Silva Afonso" w:date="2026-07-27T16:55:00Z" w16du:dateUtc="2026-07-27T15:55:00Z">
                <w:rPr>
                  <w:rFonts w:ascii="Arial" w:hAnsi="Arial" w:cs="Arial"/>
                  <w:sz w:val="24"/>
                  <w:szCs w:val="24"/>
                </w:rPr>
              </w:rPrChange>
            </w:rPr>
            <w:delText xml:space="preserve">theoretically </w:delText>
          </w:r>
        </w:del>
      </w:ins>
      <w:del w:id="4081" w:author="Alexandre Miguel Kaizeler Guedes Da Silva Afonso" w:date="2026-07-07T17:00:00Z" w16du:dateUtc="2026-07-07T16:00:00Z">
        <w:r w:rsidR="00E065B6" w:rsidRPr="00B475D4" w:rsidDel="00234033">
          <w:rPr>
            <w:rFonts w:ascii="Arial" w:hAnsi="Arial" w:cs="Arial"/>
            <w:sz w:val="24"/>
            <w:szCs w:val="24"/>
            <w:lang w:val="en-GB"/>
            <w:rPrChange w:id="4082" w:author="Alexandre Miguel Kaizeler Guedes Da Silva Afonso" w:date="2026-07-27T16:55:00Z" w16du:dateUtc="2026-07-27T15:55:00Z">
              <w:rPr>
                <w:rFonts w:ascii="Arial" w:hAnsi="Arial" w:cs="Arial"/>
                <w:sz w:val="24"/>
                <w:szCs w:val="24"/>
              </w:rPr>
            </w:rPrChange>
          </w:rPr>
          <w:delText xml:space="preserve">attributed </w:delText>
        </w:r>
      </w:del>
      <w:ins w:id="4083" w:author="Nuno Morais" w:date="2026-07-06T14:38:00Z" w16du:dateUtc="2026-07-06T13:38:00Z">
        <w:del w:id="4084" w:author="Alexandre Miguel Kaizeler Guedes Da Silva Afonso" w:date="2026-07-07T17:00:00Z" w16du:dateUtc="2026-07-07T16:00:00Z">
          <w:r w:rsidR="001B4416" w:rsidRPr="00B475D4" w:rsidDel="00234033">
            <w:rPr>
              <w:rFonts w:ascii="Arial" w:hAnsi="Arial" w:cs="Arial"/>
              <w:sz w:val="24"/>
              <w:szCs w:val="24"/>
              <w:lang w:val="en-GB"/>
              <w:rPrChange w:id="4085" w:author="Alexandre Miguel Kaizeler Guedes Da Silva Afonso" w:date="2026-07-27T16:55:00Z" w16du:dateUtc="2026-07-27T15:55:00Z">
                <w:rPr>
                  <w:rFonts w:ascii="Arial" w:hAnsi="Arial" w:cs="Arial"/>
                  <w:sz w:val="24"/>
                  <w:szCs w:val="24"/>
                </w:rPr>
              </w:rPrChange>
            </w:rPr>
            <w:delText xml:space="preserve">attributable </w:delText>
          </w:r>
        </w:del>
      </w:ins>
      <w:del w:id="4086" w:author="Alexandre Miguel Kaizeler Guedes Da Silva Afonso" w:date="2026-07-07T17:00:00Z" w16du:dateUtc="2026-07-07T16:00:00Z">
        <w:r w:rsidR="00E065B6" w:rsidRPr="00B475D4" w:rsidDel="00234033">
          <w:rPr>
            <w:rFonts w:ascii="Arial" w:hAnsi="Arial" w:cs="Arial"/>
            <w:sz w:val="24"/>
            <w:szCs w:val="24"/>
            <w:lang w:val="en-GB"/>
            <w:rPrChange w:id="4087" w:author="Alexandre Miguel Kaizeler Guedes Da Silva Afonso" w:date="2026-07-27T16:55:00Z" w16du:dateUtc="2026-07-27T15:55:00Z">
              <w:rPr>
                <w:rFonts w:ascii="Arial" w:hAnsi="Arial" w:cs="Arial"/>
                <w:sz w:val="24"/>
                <w:szCs w:val="24"/>
              </w:rPr>
            </w:rPrChange>
          </w:rPr>
          <w:delText>to centrifugation and</w:delText>
        </w:r>
      </w:del>
      <w:ins w:id="4088" w:author="Nuno Morais" w:date="2026-07-06T14:41:00Z" w16du:dateUtc="2026-07-06T13:41:00Z">
        <w:del w:id="4089" w:author="Alexandre Miguel Kaizeler Guedes Da Silva Afonso" w:date="2026-07-07T17:00:00Z" w16du:dateUtc="2026-07-07T16:00:00Z">
          <w:r w:rsidR="001B4416" w:rsidRPr="00B475D4" w:rsidDel="00234033">
            <w:rPr>
              <w:rFonts w:ascii="Arial" w:hAnsi="Arial" w:cs="Arial"/>
              <w:sz w:val="24"/>
              <w:szCs w:val="24"/>
              <w:lang w:val="en-GB"/>
              <w:rPrChange w:id="4090" w:author="Alexandre Miguel Kaizeler Guedes Da Silva Afonso" w:date="2026-07-27T16:55:00Z" w16du:dateUtc="2026-07-27T15:55:00Z">
                <w:rPr>
                  <w:rFonts w:ascii="Arial" w:hAnsi="Arial" w:cs="Arial"/>
                  <w:sz w:val="24"/>
                  <w:szCs w:val="24"/>
                </w:rPr>
              </w:rPrChange>
            </w:rPr>
            <w:delText>,</w:delText>
          </w:r>
        </w:del>
      </w:ins>
      <w:del w:id="4091" w:author="Alexandre Miguel Kaizeler Guedes Da Silva Afonso" w:date="2026-07-07T17:00:00Z" w16du:dateUtc="2026-07-07T16:00:00Z">
        <w:r w:rsidR="00E065B6" w:rsidRPr="00B475D4" w:rsidDel="00234033">
          <w:rPr>
            <w:rFonts w:ascii="Arial" w:hAnsi="Arial" w:cs="Arial"/>
            <w:sz w:val="24"/>
            <w:szCs w:val="24"/>
            <w:lang w:val="en-GB"/>
            <w:rPrChange w:id="4092" w:author="Alexandre Miguel Kaizeler Guedes Da Silva Afonso" w:date="2026-07-27T16:55:00Z" w16du:dateUtc="2026-07-27T15:55:00Z">
              <w:rPr>
                <w:rFonts w:ascii="Arial" w:hAnsi="Arial" w:cs="Arial"/>
                <w:sz w:val="24"/>
                <w:szCs w:val="24"/>
              </w:rPr>
            </w:rPrChange>
          </w:rPr>
          <w:delText xml:space="preserve"> compared these “corrected</w:delText>
        </w:r>
        <w:r w:rsidR="00E065B6" w:rsidRPr="00B475D4" w:rsidDel="00234033">
          <w:rPr>
            <w:rFonts w:ascii="Arial" w:hAnsi="Arial" w:cs="Arial"/>
            <w:i/>
            <w:iCs/>
            <w:sz w:val="24"/>
            <w:szCs w:val="24"/>
            <w:lang w:val="en-GB"/>
            <w:rPrChange w:id="4093" w:author="Alexandre Miguel Kaizeler Guedes Da Silva Afonso" w:date="2026-07-27T16:55:00Z" w16du:dateUtc="2026-07-27T15:55:00Z">
              <w:rPr>
                <w:rFonts w:ascii="Arial" w:hAnsi="Arial" w:cs="Arial"/>
                <w:sz w:val="24"/>
                <w:szCs w:val="24"/>
              </w:rPr>
            </w:rPrChange>
          </w:rPr>
          <w:delText>”</w:delText>
        </w:r>
        <w:r w:rsidR="00E065B6" w:rsidRPr="00B475D4" w:rsidDel="00234033">
          <w:rPr>
            <w:rFonts w:ascii="Arial" w:hAnsi="Arial" w:cs="Arial"/>
            <w:sz w:val="24"/>
            <w:szCs w:val="24"/>
            <w:lang w:val="en-GB"/>
            <w:rPrChange w:id="4094" w:author="Alexandre Miguel Kaizeler Guedes Da Silva Afonso" w:date="2026-07-27T16:55:00Z" w16du:dateUtc="2026-07-27T15:55:00Z">
              <w:rPr>
                <w:rFonts w:ascii="Arial" w:hAnsi="Arial" w:cs="Arial"/>
                <w:sz w:val="24"/>
                <w:szCs w:val="24"/>
              </w:rPr>
            </w:rPrChange>
          </w:rPr>
          <w:delText xml:space="preserve"> SG transcriptomes to those obtained through other methods. A</w:delText>
        </w:r>
      </w:del>
      <w:ins w:id="4095" w:author="Nuno Morais" w:date="2026-07-06T14:41:00Z" w16du:dateUtc="2026-07-06T13:41:00Z">
        <w:del w:id="4096" w:author="Alexandre Miguel Kaizeler Guedes Da Silva Afonso" w:date="2026-07-07T17:00:00Z" w16du:dateUtc="2026-07-07T16:00:00Z">
          <w:r w:rsidR="001B4416" w:rsidRPr="00B475D4" w:rsidDel="00234033">
            <w:rPr>
              <w:rFonts w:ascii="Arial" w:hAnsi="Arial" w:cs="Arial"/>
              <w:sz w:val="24"/>
              <w:szCs w:val="24"/>
              <w:lang w:val="en-GB"/>
              <w:rPrChange w:id="4097" w:author="Alexandre Miguel Kaizeler Guedes Da Silva Afonso" w:date="2026-07-27T16:55:00Z" w16du:dateUtc="2026-07-27T15:55:00Z">
                <w:rPr>
                  <w:rFonts w:ascii="Arial" w:hAnsi="Arial" w:cs="Arial"/>
                  <w:sz w:val="24"/>
                  <w:szCs w:val="24"/>
                </w:rPr>
              </w:rPrChange>
            </w:rPr>
            <w:delText>a</w:delText>
          </w:r>
        </w:del>
      </w:ins>
      <w:del w:id="4098" w:author="Alexandre Miguel Kaizeler Guedes Da Silva Afonso" w:date="2026-07-07T17:00:00Z" w16du:dateUtc="2026-07-07T16:00:00Z">
        <w:r w:rsidR="00E065B6" w:rsidRPr="00B475D4" w:rsidDel="00234033">
          <w:rPr>
            <w:rFonts w:ascii="Arial" w:hAnsi="Arial" w:cs="Arial"/>
            <w:sz w:val="24"/>
            <w:szCs w:val="24"/>
            <w:lang w:val="en-GB"/>
            <w:rPrChange w:id="4099" w:author="Alexandre Miguel Kaizeler Guedes Da Silva Afonso" w:date="2026-07-27T16:55:00Z" w16du:dateUtc="2026-07-27T15:55:00Z">
              <w:rPr>
                <w:rFonts w:ascii="Arial" w:hAnsi="Arial" w:cs="Arial"/>
                <w:sz w:val="24"/>
                <w:szCs w:val="24"/>
              </w:rPr>
            </w:rPrChange>
          </w:rPr>
          <w:delText xml:space="preserve">lthough the corrected SGs </w:delText>
        </w:r>
      </w:del>
      <w:ins w:id="4100" w:author="Nuno Morais" w:date="2026-07-06T14:41:00Z" w16du:dateUtc="2026-07-06T13:41:00Z">
        <w:del w:id="4101" w:author="Alexandre Miguel Kaizeler Guedes Da Silva Afonso" w:date="2026-07-07T17:00:00Z" w16du:dateUtc="2026-07-07T16:00:00Z">
          <w:r w:rsidR="001B4416" w:rsidRPr="00B475D4" w:rsidDel="00234033">
            <w:rPr>
              <w:rFonts w:ascii="Arial" w:hAnsi="Arial" w:cs="Arial"/>
              <w:sz w:val="24"/>
              <w:szCs w:val="24"/>
              <w:lang w:val="en-GB"/>
              <w:rPrChange w:id="4102" w:author="Alexandre Miguel Kaizeler Guedes Da Silva Afonso" w:date="2026-07-27T16:55:00Z" w16du:dateUtc="2026-07-27T15:55:00Z">
                <w:rPr>
                  <w:rFonts w:ascii="Arial" w:hAnsi="Arial" w:cs="Arial"/>
                  <w:sz w:val="24"/>
                  <w:szCs w:val="24"/>
                </w:rPr>
              </w:rPrChange>
            </w:rPr>
            <w:delText xml:space="preserve">SG transcriptomes </w:delText>
          </w:r>
        </w:del>
      </w:ins>
      <w:del w:id="4103" w:author="Alexandre Miguel Kaizeler Guedes Da Silva Afonso" w:date="2026-07-07T17:00:00Z" w16du:dateUtc="2026-07-07T16:00:00Z">
        <w:r w:rsidR="00E065B6" w:rsidRPr="00B475D4" w:rsidDel="00234033">
          <w:rPr>
            <w:rFonts w:ascii="Arial" w:hAnsi="Arial" w:cs="Arial"/>
            <w:sz w:val="24"/>
            <w:szCs w:val="24"/>
            <w:lang w:val="en-GB"/>
            <w:rPrChange w:id="4104" w:author="Alexandre Miguel Kaizeler Guedes Da Silva Afonso" w:date="2026-07-27T16:55:00Z" w16du:dateUtc="2026-07-27T15:55:00Z">
              <w:rPr>
                <w:rFonts w:ascii="Arial" w:hAnsi="Arial" w:cs="Arial"/>
                <w:sz w:val="24"/>
                <w:szCs w:val="24"/>
              </w:rPr>
            </w:rPrChange>
          </w:rPr>
          <w:delText xml:space="preserve">still differed from those </w:delText>
        </w:r>
      </w:del>
      <w:ins w:id="4105" w:author="Nuno Morais" w:date="2026-07-06T14:42:00Z" w16du:dateUtc="2026-07-06T13:42:00Z">
        <w:del w:id="4106" w:author="Alexandre Miguel Kaizeler Guedes Da Silva Afonso" w:date="2026-07-07T17:00:00Z" w16du:dateUtc="2026-07-07T16:00:00Z">
          <w:r w:rsidR="001B4416" w:rsidRPr="00B475D4" w:rsidDel="00234033">
            <w:rPr>
              <w:rFonts w:ascii="Arial" w:hAnsi="Arial" w:cs="Arial"/>
              <w:sz w:val="24"/>
              <w:szCs w:val="24"/>
              <w:lang w:val="en-GB"/>
              <w:rPrChange w:id="4107" w:author="Alexandre Miguel Kaizeler Guedes Da Silva Afonso" w:date="2026-07-27T16:55:00Z" w16du:dateUtc="2026-07-27T15:55:00Z">
                <w:rPr>
                  <w:rFonts w:ascii="Arial" w:hAnsi="Arial" w:cs="Arial"/>
                  <w:sz w:val="24"/>
                  <w:szCs w:val="24"/>
                </w:rPr>
              </w:rPrChange>
            </w:rPr>
            <w:delText xml:space="preserve">of SGs </w:delText>
          </w:r>
        </w:del>
      </w:ins>
      <w:del w:id="4108" w:author="Alexandre Miguel Kaizeler Guedes Da Silva Afonso" w:date="2026-07-07T17:00:00Z" w16du:dateUtc="2026-07-07T16:00:00Z">
        <w:r w:rsidR="00E065B6" w:rsidRPr="00B475D4" w:rsidDel="00234033">
          <w:rPr>
            <w:rFonts w:ascii="Arial" w:hAnsi="Arial" w:cs="Arial"/>
            <w:sz w:val="24"/>
            <w:szCs w:val="24"/>
            <w:lang w:val="en-GB"/>
            <w:rPrChange w:id="4109" w:author="Alexandre Miguel Kaizeler Guedes Da Silva Afonso" w:date="2026-07-27T16:55:00Z" w16du:dateUtc="2026-07-27T15:55:00Z">
              <w:rPr>
                <w:rFonts w:ascii="Arial" w:hAnsi="Arial" w:cs="Arial"/>
                <w:sz w:val="24"/>
                <w:szCs w:val="24"/>
              </w:rPr>
            </w:rPrChange>
          </w:rPr>
          <w:delText>purified by other techniques, the length bias was either absent or greatly reduced</w:delText>
        </w:r>
        <w:r w:rsidR="00EE4537" w:rsidRPr="00B475D4" w:rsidDel="00234033">
          <w:rPr>
            <w:rFonts w:ascii="Arial" w:hAnsi="Arial" w:cs="Arial"/>
            <w:sz w:val="24"/>
            <w:szCs w:val="24"/>
            <w:lang w:val="en-GB"/>
            <w:rPrChange w:id="4110" w:author="Alexandre Miguel Kaizeler Guedes Da Silva Afonso" w:date="2026-07-27T16:55:00Z" w16du:dateUtc="2026-07-27T15:55:00Z">
              <w:rPr>
                <w:rFonts w:ascii="Arial" w:hAnsi="Arial" w:cs="Arial"/>
                <w:sz w:val="24"/>
                <w:szCs w:val="24"/>
              </w:rPr>
            </w:rPrChange>
          </w:rPr>
          <w:delText xml:space="preserve"> (Figure </w:delText>
        </w:r>
      </w:del>
      <w:ins w:id="4111" w:author="Joana Jesus" w:date="2026-06-11T12:09:00Z" w16du:dateUtc="2026-06-11T11:09:00Z">
        <w:del w:id="4112" w:author="Alexandre Miguel Kaizeler Guedes Da Silva Afonso" w:date="2026-07-07T17:00:00Z" w16du:dateUtc="2026-07-07T16:00:00Z">
          <w:r w:rsidR="003574E4" w:rsidRPr="00B475D4" w:rsidDel="00234033">
            <w:rPr>
              <w:rFonts w:ascii="Arial" w:hAnsi="Arial" w:cs="Arial"/>
              <w:sz w:val="24"/>
              <w:szCs w:val="24"/>
              <w:lang w:val="en-GB"/>
              <w:rPrChange w:id="4113" w:author="Alexandre Miguel Kaizeler Guedes Da Silva Afonso" w:date="2026-07-27T16:55:00Z" w16du:dateUtc="2026-07-27T15:55:00Z">
                <w:rPr>
                  <w:rFonts w:ascii="Arial" w:hAnsi="Arial" w:cs="Arial"/>
                  <w:sz w:val="24"/>
                  <w:szCs w:val="24"/>
                </w:rPr>
              </w:rPrChange>
            </w:rPr>
            <w:delText>4</w:delText>
          </w:r>
        </w:del>
      </w:ins>
      <w:del w:id="4114" w:author="Alexandre Miguel Kaizeler Guedes Da Silva Afonso" w:date="2026-07-07T17:00:00Z" w16du:dateUtc="2026-07-07T16:00:00Z">
        <w:r w:rsidR="00EE4537" w:rsidRPr="00B475D4" w:rsidDel="00234033">
          <w:rPr>
            <w:rFonts w:ascii="Arial" w:hAnsi="Arial" w:cs="Arial"/>
            <w:sz w:val="24"/>
            <w:szCs w:val="24"/>
            <w:lang w:val="en-GB"/>
            <w:rPrChange w:id="4115" w:author="Alexandre Miguel Kaizeler Guedes Da Silva Afonso" w:date="2026-07-27T16:55:00Z" w16du:dateUtc="2026-07-27T15:55:00Z">
              <w:rPr>
                <w:rFonts w:ascii="Arial" w:hAnsi="Arial" w:cs="Arial"/>
                <w:sz w:val="24"/>
                <w:szCs w:val="24"/>
              </w:rPr>
            </w:rPrChange>
          </w:rPr>
          <w:delText>7A)</w:delText>
        </w:r>
        <w:r w:rsidR="00E065B6" w:rsidRPr="00B475D4" w:rsidDel="00234033">
          <w:rPr>
            <w:rFonts w:ascii="Arial" w:hAnsi="Arial" w:cs="Arial"/>
            <w:sz w:val="24"/>
            <w:szCs w:val="24"/>
            <w:lang w:val="en-GB"/>
            <w:rPrChange w:id="4116" w:author="Alexandre Miguel Kaizeler Guedes Da Silva Afonso" w:date="2026-07-27T16:55:00Z" w16du:dateUtc="2026-07-27T15:55:00Z">
              <w:rPr>
                <w:rFonts w:ascii="Arial" w:hAnsi="Arial" w:cs="Arial"/>
                <w:sz w:val="24"/>
                <w:szCs w:val="24"/>
              </w:rPr>
            </w:rPrChange>
          </w:rPr>
          <w:delText xml:space="preserve">. </w:delText>
        </w:r>
        <w:commentRangeStart w:id="4117"/>
        <w:r w:rsidR="00562170" w:rsidRPr="00B475D4" w:rsidDel="00234033">
          <w:rPr>
            <w:rFonts w:ascii="Arial" w:hAnsi="Arial" w:cs="Arial"/>
            <w:sz w:val="24"/>
            <w:szCs w:val="24"/>
            <w:lang w:val="en-GB"/>
            <w:rPrChange w:id="4118" w:author="Alexandre Miguel Kaizeler Guedes Da Silva Afonso" w:date="2026-07-27T16:55:00Z" w16du:dateUtc="2026-07-27T15:55:00Z">
              <w:rPr>
                <w:rFonts w:ascii="Arial" w:hAnsi="Arial" w:cs="Arial"/>
                <w:sz w:val="24"/>
                <w:szCs w:val="24"/>
              </w:rPr>
            </w:rPrChange>
          </w:rPr>
          <w:delText>Additionally</w:delText>
        </w:r>
        <w:r w:rsidR="00E065B6" w:rsidRPr="00B475D4" w:rsidDel="00234033">
          <w:rPr>
            <w:rFonts w:ascii="Arial" w:hAnsi="Arial" w:cs="Arial"/>
            <w:sz w:val="24"/>
            <w:szCs w:val="24"/>
            <w:lang w:val="en-GB"/>
            <w:rPrChange w:id="4119" w:author="Alexandre Miguel Kaizeler Guedes Da Silva Afonso" w:date="2026-07-27T16:55:00Z" w16du:dateUtc="2026-07-27T15:55:00Z">
              <w:rPr>
                <w:rFonts w:ascii="Arial" w:hAnsi="Arial" w:cs="Arial"/>
                <w:sz w:val="24"/>
                <w:szCs w:val="24"/>
              </w:rPr>
            </w:rPrChange>
          </w:rPr>
          <w:delText>, several of the purified SGs showed an enrichment of mitochondrial encoded RNAs</w:delText>
        </w:r>
        <w:r w:rsidR="00EE4537" w:rsidRPr="00B475D4" w:rsidDel="00234033">
          <w:rPr>
            <w:rFonts w:ascii="Arial" w:hAnsi="Arial" w:cs="Arial"/>
            <w:sz w:val="24"/>
            <w:szCs w:val="24"/>
            <w:lang w:val="en-GB"/>
            <w:rPrChange w:id="4120" w:author="Alexandre Miguel Kaizeler Guedes Da Silva Afonso" w:date="2026-07-27T16:55:00Z" w16du:dateUtc="2026-07-27T15:55:00Z">
              <w:rPr>
                <w:rFonts w:ascii="Arial" w:hAnsi="Arial" w:cs="Arial"/>
                <w:sz w:val="24"/>
                <w:szCs w:val="24"/>
              </w:rPr>
            </w:rPrChange>
          </w:rPr>
          <w:delText xml:space="preserve"> (</w:delText>
        </w:r>
        <w:commentRangeStart w:id="4121"/>
        <w:r w:rsidR="00EE4537" w:rsidRPr="00B475D4" w:rsidDel="00234033">
          <w:rPr>
            <w:rFonts w:ascii="Arial" w:hAnsi="Arial" w:cs="Arial"/>
            <w:sz w:val="24"/>
            <w:szCs w:val="24"/>
            <w:lang w:val="en-GB"/>
            <w:rPrChange w:id="4122" w:author="Alexandre Miguel Kaizeler Guedes Da Silva Afonso" w:date="2026-07-27T16:55:00Z" w16du:dateUtc="2026-07-27T15:55:00Z">
              <w:rPr>
                <w:rFonts w:ascii="Arial" w:hAnsi="Arial" w:cs="Arial"/>
                <w:sz w:val="24"/>
                <w:szCs w:val="24"/>
              </w:rPr>
            </w:rPrChange>
          </w:rPr>
          <w:delText xml:space="preserve">Figure </w:delText>
        </w:r>
      </w:del>
      <w:ins w:id="4123" w:author="Joana Jesus" w:date="2026-06-11T12:09:00Z" w16du:dateUtc="2026-06-11T11:09:00Z">
        <w:del w:id="4124" w:author="Alexandre Miguel Kaizeler Guedes Da Silva Afonso" w:date="2026-07-07T17:00:00Z" w16du:dateUtc="2026-07-07T16:00:00Z">
          <w:r w:rsidR="003574E4" w:rsidRPr="00B475D4" w:rsidDel="00234033">
            <w:rPr>
              <w:rFonts w:ascii="Arial" w:hAnsi="Arial" w:cs="Arial"/>
              <w:sz w:val="24"/>
              <w:szCs w:val="24"/>
              <w:lang w:val="en-GB"/>
              <w:rPrChange w:id="4125" w:author="Alexandre Miguel Kaizeler Guedes Da Silva Afonso" w:date="2026-07-27T16:55:00Z" w16du:dateUtc="2026-07-27T15:55:00Z">
                <w:rPr>
                  <w:rFonts w:ascii="Arial" w:hAnsi="Arial" w:cs="Arial"/>
                  <w:sz w:val="24"/>
                  <w:szCs w:val="24"/>
                </w:rPr>
              </w:rPrChange>
            </w:rPr>
            <w:delText>Supplementary Figure 8A</w:delText>
          </w:r>
        </w:del>
      </w:ins>
      <w:del w:id="4126" w:author="Alexandre Miguel Kaizeler Guedes Da Silva Afonso" w:date="2026-07-07T17:00:00Z" w16du:dateUtc="2026-07-07T16:00:00Z">
        <w:r w:rsidR="00EE4537" w:rsidRPr="00B475D4" w:rsidDel="00234033">
          <w:rPr>
            <w:rFonts w:ascii="Arial" w:hAnsi="Arial" w:cs="Arial"/>
            <w:sz w:val="24"/>
            <w:szCs w:val="24"/>
            <w:lang w:val="en-GB"/>
            <w:rPrChange w:id="4127" w:author="Alexandre Miguel Kaizeler Guedes Da Silva Afonso" w:date="2026-07-27T16:55:00Z" w16du:dateUtc="2026-07-27T15:55:00Z">
              <w:rPr>
                <w:rFonts w:ascii="Arial" w:hAnsi="Arial" w:cs="Arial"/>
                <w:sz w:val="24"/>
                <w:szCs w:val="24"/>
              </w:rPr>
            </w:rPrChange>
          </w:rPr>
          <w:delText>7D)</w:delText>
        </w:r>
        <w:r w:rsidR="00E065B6" w:rsidRPr="00B475D4" w:rsidDel="00234033">
          <w:rPr>
            <w:rFonts w:ascii="Arial" w:hAnsi="Arial" w:cs="Arial"/>
            <w:sz w:val="24"/>
            <w:szCs w:val="24"/>
            <w:lang w:val="en-GB"/>
            <w:rPrChange w:id="4128" w:author="Alexandre Miguel Kaizeler Guedes Da Silva Afonso" w:date="2026-07-27T16:55:00Z" w16du:dateUtc="2026-07-27T15:55:00Z">
              <w:rPr>
                <w:rFonts w:ascii="Arial" w:hAnsi="Arial" w:cs="Arial"/>
                <w:sz w:val="24"/>
                <w:szCs w:val="24"/>
              </w:rPr>
            </w:rPrChange>
          </w:rPr>
          <w:delText>.</w:delText>
        </w:r>
        <w:r w:rsidR="00CB56A6" w:rsidRPr="00B475D4" w:rsidDel="00234033">
          <w:rPr>
            <w:rFonts w:ascii="Arial" w:hAnsi="Arial" w:cs="Arial"/>
            <w:sz w:val="24"/>
            <w:szCs w:val="24"/>
            <w:lang w:val="en-GB"/>
            <w:rPrChange w:id="4129" w:author="Alexandre Miguel Kaizeler Guedes Da Silva Afonso" w:date="2026-07-27T16:55:00Z" w16du:dateUtc="2026-07-27T15:55:00Z">
              <w:rPr>
                <w:rFonts w:ascii="Arial" w:hAnsi="Arial" w:cs="Arial"/>
                <w:sz w:val="24"/>
                <w:szCs w:val="24"/>
              </w:rPr>
            </w:rPrChange>
          </w:rPr>
          <w:delText xml:space="preserve"> </w:delText>
        </w:r>
        <w:commentRangeEnd w:id="4121"/>
        <w:r w:rsidR="002562B6" w:rsidRPr="00B475D4" w:rsidDel="00234033">
          <w:rPr>
            <w:rStyle w:val="Refdecomentrio"/>
            <w:rFonts w:ascii="Arial" w:hAnsi="Arial" w:cs="Arial"/>
            <w:sz w:val="24"/>
            <w:szCs w:val="24"/>
            <w:lang w:val="en-GB"/>
            <w:rPrChange w:id="4130" w:author="Alexandre Miguel Kaizeler Guedes Da Silva Afonso" w:date="2026-07-27T16:55:00Z" w16du:dateUtc="2026-07-27T15:55:00Z">
              <w:rPr>
                <w:rStyle w:val="Refdecomentrio"/>
                <w:rFonts w:ascii="Arial" w:hAnsi="Arial" w:cs="Arial"/>
                <w:sz w:val="24"/>
                <w:szCs w:val="24"/>
              </w:rPr>
            </w:rPrChange>
          </w:rPr>
          <w:commentReference w:id="4121"/>
        </w:r>
        <w:r w:rsidR="00CB56A6" w:rsidRPr="00B475D4" w:rsidDel="00234033">
          <w:rPr>
            <w:rFonts w:ascii="Arial" w:hAnsi="Arial" w:cs="Arial"/>
            <w:sz w:val="24"/>
            <w:szCs w:val="24"/>
            <w:lang w:val="en-GB"/>
            <w:rPrChange w:id="4131" w:author="Alexandre Miguel Kaizeler Guedes Da Silva Afonso" w:date="2026-07-27T16:55:00Z" w16du:dateUtc="2026-07-27T15:55:00Z">
              <w:rPr>
                <w:rFonts w:ascii="Arial" w:hAnsi="Arial" w:cs="Arial"/>
                <w:sz w:val="24"/>
                <w:szCs w:val="24"/>
              </w:rPr>
            </w:rPrChange>
          </w:rPr>
          <w:delText xml:space="preserve">While most DC-purified SGs already exhibited mt-RNA enrichment, after our correction, this was greatly attenuated. This attenuation may reflect an overcorrection on our part, as our approach assumed that mitochondrial RNAs possess higher sedimentation coefficients than nuclear-encoded transcripts. </w:delText>
        </w:r>
        <w:r w:rsidR="00A55C20" w:rsidRPr="00B475D4" w:rsidDel="00234033">
          <w:rPr>
            <w:rFonts w:ascii="Arial" w:hAnsi="Arial" w:cs="Arial"/>
            <w:sz w:val="24"/>
            <w:szCs w:val="24"/>
            <w:lang w:val="en-GB"/>
            <w:rPrChange w:id="4132" w:author="Alexandre Miguel Kaizeler Guedes Da Silva Afonso" w:date="2026-07-27T16:55:00Z" w16du:dateUtc="2026-07-27T15:55:00Z">
              <w:rPr>
                <w:rFonts w:ascii="Arial" w:hAnsi="Arial" w:cs="Arial"/>
                <w:sz w:val="24"/>
                <w:szCs w:val="24"/>
              </w:rPr>
            </w:rPrChange>
          </w:rPr>
          <w:delText xml:space="preserve">Recently, </w:delText>
        </w:r>
        <w:r w:rsidR="00562170" w:rsidRPr="00B475D4" w:rsidDel="00234033">
          <w:rPr>
            <w:rFonts w:ascii="Arial" w:hAnsi="Arial" w:cs="Arial"/>
            <w:sz w:val="24"/>
            <w:szCs w:val="24"/>
            <w:lang w:val="en-GB"/>
            <w:rPrChange w:id="4133" w:author="Alexandre Miguel Kaizeler Guedes Da Silva Afonso" w:date="2026-07-27T16:55:00Z" w16du:dateUtc="2026-07-27T15:55:00Z">
              <w:rPr>
                <w:rFonts w:ascii="Arial" w:hAnsi="Arial" w:cs="Arial"/>
                <w:sz w:val="24"/>
                <w:szCs w:val="24"/>
              </w:rPr>
            </w:rPrChange>
          </w:rPr>
          <w:delText>several</w:delText>
        </w:r>
        <w:r w:rsidR="00A55C20" w:rsidRPr="00B475D4" w:rsidDel="00234033">
          <w:rPr>
            <w:rFonts w:ascii="Arial" w:hAnsi="Arial" w:cs="Arial"/>
            <w:sz w:val="24"/>
            <w:szCs w:val="24"/>
            <w:lang w:val="en-GB"/>
            <w:rPrChange w:id="4134" w:author="Alexandre Miguel Kaizeler Guedes Da Silva Afonso" w:date="2026-07-27T16:55:00Z" w16du:dateUtc="2026-07-27T15:55:00Z">
              <w:rPr>
                <w:rFonts w:ascii="Arial" w:hAnsi="Arial" w:cs="Arial"/>
                <w:sz w:val="24"/>
                <w:szCs w:val="24"/>
              </w:rPr>
            </w:rPrChange>
          </w:rPr>
          <w:delText xml:space="preserve"> stud</w:delText>
        </w:r>
        <w:r w:rsidR="00562170" w:rsidRPr="00B475D4" w:rsidDel="00234033">
          <w:rPr>
            <w:rFonts w:ascii="Arial" w:hAnsi="Arial" w:cs="Arial"/>
            <w:sz w:val="24"/>
            <w:szCs w:val="24"/>
            <w:lang w:val="en-GB"/>
            <w:rPrChange w:id="4135" w:author="Alexandre Miguel Kaizeler Guedes Da Silva Afonso" w:date="2026-07-27T16:55:00Z" w16du:dateUtc="2026-07-27T15:55:00Z">
              <w:rPr>
                <w:rFonts w:ascii="Arial" w:hAnsi="Arial" w:cs="Arial"/>
                <w:sz w:val="24"/>
                <w:szCs w:val="24"/>
              </w:rPr>
            </w:rPrChange>
          </w:rPr>
          <w:delText>ies</w:delText>
        </w:r>
        <w:r w:rsidR="00A55C20" w:rsidRPr="00B475D4" w:rsidDel="00234033">
          <w:rPr>
            <w:rFonts w:ascii="Arial" w:hAnsi="Arial" w:cs="Arial"/>
            <w:sz w:val="24"/>
            <w:szCs w:val="24"/>
            <w:lang w:val="en-GB"/>
            <w:rPrChange w:id="4136" w:author="Alexandre Miguel Kaizeler Guedes Da Silva Afonso" w:date="2026-07-27T16:55:00Z" w16du:dateUtc="2026-07-27T15:55:00Z">
              <w:rPr>
                <w:rFonts w:ascii="Arial" w:hAnsi="Arial" w:cs="Arial"/>
                <w:sz w:val="24"/>
                <w:szCs w:val="24"/>
              </w:rPr>
            </w:rPrChange>
          </w:rPr>
          <w:delText xml:space="preserve"> did find the presence of mitochondrial encoded dsRNA within stress granules</w:delText>
        </w:r>
        <w:r w:rsidR="00A55C20" w:rsidRPr="00B475D4" w:rsidDel="00234033">
          <w:rPr>
            <w:rFonts w:ascii="Arial" w:hAnsi="Arial" w:cs="Arial"/>
            <w:sz w:val="24"/>
            <w:szCs w:val="24"/>
            <w:lang w:val="en-GB"/>
            <w:rPrChange w:id="4137" w:author="Alexandre Miguel Kaizeler Guedes Da Silva Afonso" w:date="2026-07-27T16:55:00Z" w16du:dateUtc="2026-07-27T15:55:00Z">
              <w:rPr>
                <w:rFonts w:ascii="Arial" w:hAnsi="Arial" w:cs="Arial"/>
                <w:sz w:val="24"/>
                <w:szCs w:val="24"/>
              </w:rPr>
            </w:rPrChange>
          </w:rPr>
          <w:fldChar w:fldCharType="begin"/>
        </w:r>
        <w:r w:rsidR="00894559" w:rsidRPr="00B475D4" w:rsidDel="00234033">
          <w:rPr>
            <w:rFonts w:ascii="Arial" w:hAnsi="Arial" w:cs="Arial"/>
            <w:sz w:val="24"/>
            <w:szCs w:val="24"/>
            <w:lang w:val="en-GB"/>
            <w:rPrChange w:id="4138" w:author="Alexandre Miguel Kaizeler Guedes Da Silva Afonso" w:date="2026-07-27T16:55:00Z" w16du:dateUtc="2026-07-27T15:55:00Z">
              <w:rPr>
                <w:rFonts w:ascii="Arial" w:hAnsi="Arial" w:cs="Arial"/>
                <w:sz w:val="24"/>
                <w:szCs w:val="24"/>
              </w:rPr>
            </w:rPrChange>
          </w:rPr>
          <w:delInstrText xml:space="preserve"> ADDIN ZOTERO_ITEM CSL_CITATION {"citationID":"89nBz0zR","properties":{"formattedCitation":"\\super 65\\uc0\\u8211{}67\\nosupersub{}","plainCitation":"65–67","noteIndex":0},"citationItems":[{"id":"6GlZNSzq/KzDLd2O3","uris":["http://zotero.org/users/local/q86rvdj2/items/HRYLS8CR"],"itemData":{"id":134,"type":"article-journal","abstract":"In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M"}],"issued":{"date-parts":[["2024",9]]}}},{"id":"6GlZNSzq/fL4XWCc3","uris":["http://zotero.org/users/local/q86rvdj2/items/BNM5WMLP"],"itemData":{"id":136,"type":"article","abstract":"ABSTRACT\n          \n            Nucleic acid-induced activation of the anti-viral transcription factor interferon regulatory factor 3 (IRF3) promotes transforming growth factor-beta (TGFβ)-induced fibrotic responses of hepatic stellate cells\n            in vitro\n            . Herein, we identified molecular mechanisms underlying TGFβ-induced IRF3 activation. Gene silencing of\n            IRF3\n            with short interfering RNA (siRNA) in LX2 human hepatic stellate cells decreased TGFβ-induced fibrotic responses. An unbiased proteomic analysis of homeostatic IRF3-interacting proteins revealed striking enrichment in cytoplasmic stress granule components, including G3BP stress granule assembly factor 1 (G3BP1), G3BP2, and cell cycle associated protein 1 (CAPRIN1). TGFβ induced cytoplasmic accumulation of mitochondria-derived double-stranded RNA (mt-dsRNA) and assembly of IRF3-containing stress granules. Finally, blockade of G3BP1 activity or depletion of mt-dsRNA decreased TGFβ-induced fibrotic responses. Collectively, these findings identify a novel TGFβ-mt-dsRNA-stress granule axis in hepatic stellate cells that promotes IRF3-mediated fibrotic responses and potentially implicate cytoplasmic stress granules as a global regulator of fibrosis.","DOI":"10.1101/2025.05.14.654103","language":"en","license":"https://www.biorxiv.org/about/FAQ#license","publisher":"Cell Biology","source":"DOI.org (Crossref)","title":"Mitochondria-derived dsRNA-induced stress granules promote IRF3-mediated fibrotic responses","URL":"http://biorxiv.org/lookup/doi/10.1101/2025.05.14.654103","author":[{"family":"Travers","given":"Jared"},{"family":"Huang","given":"Emily"},{"family":"McMullen","given":"Megan R."},{"family":"Wu","given":"Jianguo"},{"family":"Cajigas-Du Ross","given":"Christina K."},{"family":"Paouri","given":"Evi"},{"family":"Davalos","given":"Dimitrios"},{"family":"Pathak","given":"Vai"},{"family":"Rotroff","given":"Daniel M."},{"family":"Nagy","given":"Laura E"}],"accessed":{"date-parts":[["2025",9,15]]},"issued":{"date-parts":[["2025",5,15]]}}},{"id":"6GlZNSzq/2vA96UDX","uris":["http://zotero.org/users/local/q86rvdj2/items/N75XNYGE"],"itemData":{"id":133,"type":"article","abstract":"Abstract\n          Neurodegenerative diseases are linked with dysregulation of the integrated stress response (ISR), which coordinates cellular homeostasis during and after stress events. Cellular stress can arise from several sources, but there is significant disagreement about which stress might contribute to aging and neurodegeneration. Here, we leverage directed transdifferentiation of human fibroblasts into aged neurons to determine the source of ISR activation. We demonstrate that increased accumulation of cytoplasmic double-stranded RNA (dsRNA) activates the eIF2α kinase PKR, which in turn triggers the ISR in aged neurons and leads to sequestration of dsRNA in stress granules. Aged neurons accumulate endogenous mitochondria-derived dsRNA that directly binds to PKR. This mitochondrial dsRNA leaks through damaged mitochondrial membranes and forms cytoplasmic foci in aged neurons. Finally, we demonstrate that PKR inhibition leads to the cessation of stress, resumption of cellular translation, and restoration of RNA-binding protein expression. Together, our results identify a source of RNA stress that destabilizes aged neurons and may contribute to neurodegeneration.","DOI":"10.1101/2025.08.04.668575","language":"en","license":"http://creativecommons.org/licenses/by-nc-nd/4.0/","publisher":"Cell Biology","source":"DOI.org (Crossref)","title":"RNA triggers chronic stress during neuronal aging","URL":"http://biorxiv.org/lookup/doi/10.1101/2025.08.04.668575","author":[{"family":"Rhine","given":"Kevin"},{"family":"Epstein","given":"Elle"},{"family":"Carlson","given":"Natasha M."},{"family":"Ge","given":"Xuezhen"},{"family":"Mizrahi","given":"Orel"},{"family":"Kamat","given":"Anika"},{"family":"Hermann","given":"Anita"},{"family":"Brothers","given":"William R."},{"family":"Ravits","given":"John"},{"family":"Bennett","given":"Eric J."},{"family":"Pekkurnaz","given":"Gülçin"},{"family":"Yeo","given":"Gene W."}],"accessed":{"date-parts":[["2025",9,15]]},"issued":{"date-parts":[["2025",8,5]]}}}],"schema":"https://github.com/citation-style-language/schema/raw/master/csl-citation.json"} </w:delInstrText>
        </w:r>
        <w:r w:rsidR="00A55C20" w:rsidRPr="00B475D4" w:rsidDel="00234033">
          <w:rPr>
            <w:rFonts w:ascii="Arial" w:hAnsi="Arial" w:cs="Arial"/>
            <w:sz w:val="24"/>
            <w:szCs w:val="24"/>
            <w:lang w:val="en-GB"/>
            <w:rPrChange w:id="4139" w:author="Alexandre Miguel Kaizeler Guedes Da Silva Afonso" w:date="2026-07-27T16:55:00Z" w16du:dateUtc="2026-07-27T15:55:00Z">
              <w:rPr>
                <w:rFonts w:ascii="Arial" w:hAnsi="Arial" w:cs="Arial"/>
                <w:sz w:val="24"/>
                <w:szCs w:val="24"/>
              </w:rPr>
            </w:rPrChange>
          </w:rPr>
          <w:fldChar w:fldCharType="separate"/>
        </w:r>
        <w:r w:rsidR="00894559" w:rsidRPr="00CC6580" w:rsidDel="00234033">
          <w:rPr>
            <w:rFonts w:ascii="Arial" w:eastAsiaTheme="minorHAnsi" w:hAnsi="Arial" w:cs="Arial"/>
            <w:kern w:val="0"/>
            <w:sz w:val="24"/>
            <w:szCs w:val="24"/>
            <w:vertAlign w:val="superscript"/>
            <w:lang w:val="en-GB"/>
          </w:rPr>
          <w:delText>65–67</w:delText>
        </w:r>
        <w:r w:rsidR="00A55C20" w:rsidRPr="00B475D4" w:rsidDel="00234033">
          <w:rPr>
            <w:rFonts w:ascii="Arial" w:hAnsi="Arial" w:cs="Arial"/>
            <w:sz w:val="24"/>
            <w:szCs w:val="24"/>
            <w:lang w:val="en-GB"/>
            <w:rPrChange w:id="4140" w:author="Alexandre Miguel Kaizeler Guedes Da Silva Afonso" w:date="2026-07-27T16:55:00Z" w16du:dateUtc="2026-07-27T15:55:00Z">
              <w:rPr>
                <w:rFonts w:ascii="Arial" w:hAnsi="Arial" w:cs="Arial"/>
                <w:sz w:val="24"/>
                <w:szCs w:val="24"/>
              </w:rPr>
            </w:rPrChange>
          </w:rPr>
          <w:fldChar w:fldCharType="end"/>
        </w:r>
        <w:r w:rsidR="00A55C20" w:rsidRPr="00B475D4" w:rsidDel="00234033">
          <w:rPr>
            <w:rFonts w:ascii="Arial" w:hAnsi="Arial" w:cs="Arial"/>
            <w:sz w:val="24"/>
            <w:szCs w:val="24"/>
            <w:lang w:val="en-GB"/>
            <w:rPrChange w:id="4141" w:author="Alexandre Miguel Kaizeler Guedes Da Silva Afonso" w:date="2026-07-27T16:55:00Z" w16du:dateUtc="2026-07-27T15:55:00Z">
              <w:rPr>
                <w:rFonts w:ascii="Arial" w:hAnsi="Arial" w:cs="Arial"/>
                <w:sz w:val="24"/>
                <w:szCs w:val="24"/>
              </w:rPr>
            </w:rPrChange>
          </w:rPr>
          <w:delText>.</w:delText>
        </w:r>
        <w:r w:rsidR="00E065B6" w:rsidRPr="00B475D4" w:rsidDel="00234033">
          <w:rPr>
            <w:rFonts w:ascii="Arial" w:hAnsi="Arial" w:cs="Arial"/>
            <w:sz w:val="24"/>
            <w:szCs w:val="24"/>
            <w:lang w:val="en-GB"/>
            <w:rPrChange w:id="4142" w:author="Alexandre Miguel Kaizeler Guedes Da Silva Afonso" w:date="2026-07-27T16:55:00Z" w16du:dateUtc="2026-07-27T15:55:00Z">
              <w:rPr>
                <w:rFonts w:ascii="Arial" w:hAnsi="Arial" w:cs="Arial"/>
                <w:sz w:val="24"/>
                <w:szCs w:val="24"/>
              </w:rPr>
            </w:rPrChange>
          </w:rPr>
          <w:delText xml:space="preserve"> Beyond this, </w:delText>
        </w:r>
        <w:commentRangeEnd w:id="4117"/>
        <w:r w:rsidR="002562B6" w:rsidRPr="00B475D4" w:rsidDel="00234033">
          <w:rPr>
            <w:rStyle w:val="Refdecomentrio"/>
            <w:rFonts w:ascii="Arial" w:hAnsi="Arial" w:cs="Arial"/>
            <w:sz w:val="24"/>
            <w:szCs w:val="24"/>
            <w:lang w:val="en-GB"/>
            <w:rPrChange w:id="4143" w:author="Alexandre Miguel Kaizeler Guedes Da Silva Afonso" w:date="2026-07-27T16:55:00Z" w16du:dateUtc="2026-07-27T15:55:00Z">
              <w:rPr>
                <w:rStyle w:val="Refdecomentrio"/>
                <w:rFonts w:ascii="Arial" w:hAnsi="Arial" w:cs="Arial"/>
                <w:sz w:val="24"/>
                <w:szCs w:val="24"/>
              </w:rPr>
            </w:rPrChange>
          </w:rPr>
          <w:commentReference w:id="4117"/>
        </w:r>
        <w:r w:rsidR="00E065B6" w:rsidRPr="00B475D4" w:rsidDel="00234033">
          <w:rPr>
            <w:rFonts w:ascii="Arial" w:hAnsi="Arial" w:cs="Arial"/>
            <w:sz w:val="24"/>
            <w:szCs w:val="24"/>
            <w:lang w:val="en-GB"/>
            <w:rPrChange w:id="4144" w:author="Alexandre Miguel Kaizeler Guedes Da Silva Afonso" w:date="2026-07-27T16:55:00Z" w16du:dateUtc="2026-07-27T15:55:00Z">
              <w:rPr>
                <w:rFonts w:ascii="Arial" w:hAnsi="Arial" w:cs="Arial"/>
                <w:sz w:val="24"/>
                <w:szCs w:val="24"/>
              </w:rPr>
            </w:rPrChange>
          </w:rPr>
          <w:delText xml:space="preserve">it </w:delText>
        </w:r>
        <w:r w:rsidR="007042F5" w:rsidRPr="00B475D4" w:rsidDel="00234033">
          <w:rPr>
            <w:rFonts w:ascii="Arial" w:hAnsi="Arial" w:cs="Arial"/>
            <w:sz w:val="24"/>
            <w:szCs w:val="24"/>
            <w:lang w:val="en-GB"/>
            <w:rPrChange w:id="4145" w:author="Alexandre Miguel Kaizeler Guedes Da Silva Afonso" w:date="2026-07-27T16:55:00Z" w16du:dateUtc="2026-07-27T15:55:00Z">
              <w:rPr>
                <w:rFonts w:ascii="Arial" w:hAnsi="Arial" w:cs="Arial"/>
                <w:sz w:val="24"/>
                <w:szCs w:val="24"/>
              </w:rPr>
            </w:rPrChange>
          </w:rPr>
          <w:delText>seems</w:delText>
        </w:r>
        <w:r w:rsidR="00E065B6" w:rsidRPr="00B475D4" w:rsidDel="00234033">
          <w:rPr>
            <w:rFonts w:ascii="Arial" w:hAnsi="Arial" w:cs="Arial"/>
            <w:sz w:val="24"/>
            <w:szCs w:val="24"/>
            <w:lang w:val="en-GB"/>
            <w:rPrChange w:id="4146" w:author="Alexandre Miguel Kaizeler Guedes Da Silva Afonso" w:date="2026-07-27T16:55:00Z" w16du:dateUtc="2026-07-27T15:55:00Z">
              <w:rPr>
                <w:rFonts w:ascii="Arial" w:hAnsi="Arial" w:cs="Arial"/>
                <w:sz w:val="24"/>
                <w:szCs w:val="24"/>
              </w:rPr>
            </w:rPrChange>
          </w:rPr>
          <w:delText xml:space="preserve"> that SGs are simply a “sample” of the whole</w:delText>
        </w:r>
        <w:r w:rsidR="00A246E2" w:rsidRPr="00B475D4" w:rsidDel="00234033">
          <w:rPr>
            <w:rFonts w:ascii="Arial" w:hAnsi="Arial" w:cs="Arial"/>
            <w:sz w:val="24"/>
            <w:szCs w:val="24"/>
            <w:lang w:val="en-GB"/>
            <w:rPrChange w:id="4147" w:author="Alexandre Miguel Kaizeler Guedes Da Silva Afonso" w:date="2026-07-27T16:55:00Z" w16du:dateUtc="2026-07-27T15:55:00Z">
              <w:rPr>
                <w:rFonts w:ascii="Arial" w:hAnsi="Arial" w:cs="Arial"/>
                <w:sz w:val="24"/>
                <w:szCs w:val="24"/>
              </w:rPr>
            </w:rPrChange>
          </w:rPr>
          <w:delText>-</w:delText>
        </w:r>
        <w:r w:rsidR="00E065B6" w:rsidRPr="00B475D4" w:rsidDel="00234033">
          <w:rPr>
            <w:rFonts w:ascii="Arial" w:hAnsi="Arial" w:cs="Arial"/>
            <w:sz w:val="24"/>
            <w:szCs w:val="24"/>
            <w:lang w:val="en-GB"/>
            <w:rPrChange w:id="4148" w:author="Alexandre Miguel Kaizeler Guedes Da Silva Afonso" w:date="2026-07-27T16:55:00Z" w16du:dateUtc="2026-07-27T15:55:00Z">
              <w:rPr>
                <w:rFonts w:ascii="Arial" w:hAnsi="Arial" w:cs="Arial"/>
                <w:sz w:val="24"/>
                <w:szCs w:val="24"/>
              </w:rPr>
            </w:rPrChange>
          </w:rPr>
          <w:delText>cell transcriptome, sequestering RNAs without any particular preference/criteria.</w:delText>
        </w:r>
      </w:del>
    </w:p>
    <w:p w14:paraId="09B92125" w14:textId="77777777" w:rsidR="00234033" w:rsidRPr="00B475D4" w:rsidRDefault="00234033" w:rsidP="00533F41">
      <w:pPr>
        <w:jc w:val="both"/>
        <w:rPr>
          <w:ins w:id="4149" w:author="Alexandre Miguel Kaizeler Guedes Da Silva Afonso" w:date="2026-07-07T17:01:00Z" w16du:dateUtc="2026-07-07T16:01:00Z"/>
          <w:rFonts w:ascii="Arial" w:hAnsi="Arial" w:cs="Arial"/>
          <w:sz w:val="24"/>
          <w:szCs w:val="24"/>
          <w:lang w:val="en-GB"/>
          <w:rPrChange w:id="4150" w:author="Alexandre Miguel Kaizeler Guedes Da Silva Afonso" w:date="2026-07-27T16:55:00Z" w16du:dateUtc="2026-07-27T15:55:00Z">
            <w:rPr>
              <w:ins w:id="4151" w:author="Alexandre Miguel Kaizeler Guedes Da Silva Afonso" w:date="2026-07-07T17:01:00Z" w16du:dateUtc="2026-07-07T16:01:00Z"/>
              <w:rFonts w:ascii="Arial" w:hAnsi="Arial" w:cs="Arial"/>
              <w:sz w:val="24"/>
              <w:szCs w:val="24"/>
            </w:rPr>
          </w:rPrChange>
        </w:rPr>
      </w:pPr>
    </w:p>
    <w:p w14:paraId="1AF9B1BB" w14:textId="70538222" w:rsidR="00C813C0" w:rsidRPr="00B475D4" w:rsidRDefault="00967863" w:rsidP="00533F41">
      <w:pPr>
        <w:jc w:val="both"/>
        <w:rPr>
          <w:rFonts w:ascii="Arial" w:hAnsi="Arial" w:cs="Arial"/>
          <w:sz w:val="24"/>
          <w:szCs w:val="24"/>
          <w:lang w:val="en-GB"/>
          <w:rPrChange w:id="4152" w:author="Alexandre Miguel Kaizeler Guedes Da Silva Afonso" w:date="2026-07-27T16:55:00Z" w16du:dateUtc="2026-07-27T15:55:00Z">
            <w:rPr>
              <w:rFonts w:ascii="Arial" w:hAnsi="Arial" w:cs="Arial"/>
              <w:sz w:val="24"/>
              <w:szCs w:val="24"/>
            </w:rPr>
          </w:rPrChange>
        </w:rPr>
      </w:pPr>
      <w:ins w:id="4153" w:author="Alexandre Miguel Kaizeler Guedes Da Silva Afonso" w:date="2026-07-07T17:04:00Z" w16du:dateUtc="2026-07-07T16:04:00Z">
        <w:r w:rsidRPr="00B475D4">
          <w:rPr>
            <w:rFonts w:ascii="Arial" w:hAnsi="Arial" w:cs="Arial"/>
            <w:sz w:val="24"/>
            <w:szCs w:val="24"/>
            <w:lang w:val="en-GB"/>
            <w:rPrChange w:id="4154" w:author="Alexandre Miguel Kaizeler Guedes Da Silva Afonso" w:date="2026-07-27T16:55:00Z" w16du:dateUtc="2026-07-27T15:55:00Z">
              <w:rPr>
                <w:rFonts w:ascii="Arial" w:hAnsi="Arial" w:cs="Arial"/>
                <w:sz w:val="24"/>
                <w:szCs w:val="24"/>
              </w:rPr>
            </w:rPrChange>
          </w:rPr>
          <w:t>We next compared stressed cells with and without SGs using linear models. This analysis pointed to depletion of inflammation-related pathways in cells containing SGs (Supplementary Figure 9). These results are consistent with a model in which SGs dampen the stress response, in line with previous work linking dsRNA sensing to inflammatory signalling</w:t>
        </w:r>
      </w:ins>
      <w:commentRangeStart w:id="4155"/>
      <w:del w:id="4156" w:author="Alexandre Miguel Kaizeler Guedes Da Silva Afonso" w:date="2026-07-07T17:04:00Z" w16du:dateUtc="2026-07-07T16:04:00Z">
        <w:r w:rsidR="00562170" w:rsidRPr="00B475D4" w:rsidDel="00967863">
          <w:rPr>
            <w:rFonts w:ascii="Arial" w:hAnsi="Arial" w:cs="Arial"/>
            <w:sz w:val="24"/>
            <w:szCs w:val="24"/>
            <w:lang w:val="en-GB"/>
            <w:rPrChange w:id="4157" w:author="Alexandre Miguel Kaizeler Guedes Da Silva Afonso" w:date="2026-07-27T16:55:00Z" w16du:dateUtc="2026-07-27T15:55:00Z">
              <w:rPr>
                <w:rFonts w:ascii="Arial" w:hAnsi="Arial" w:cs="Arial"/>
                <w:sz w:val="24"/>
                <w:szCs w:val="24"/>
              </w:rPr>
            </w:rPrChange>
          </w:rPr>
          <w:delText xml:space="preserve">Besides mitochondrial RNAs, </w:delText>
        </w:r>
        <w:commentRangeEnd w:id="4155"/>
        <w:r w:rsidR="00E7754C" w:rsidRPr="00B475D4" w:rsidDel="00967863">
          <w:rPr>
            <w:rStyle w:val="Refdecomentrio"/>
            <w:rFonts w:ascii="Arial" w:hAnsi="Arial" w:cs="Arial"/>
            <w:sz w:val="24"/>
            <w:szCs w:val="24"/>
            <w:lang w:val="en-GB"/>
            <w:rPrChange w:id="4158" w:author="Alexandre Miguel Kaizeler Guedes Da Silva Afonso" w:date="2026-07-27T16:55:00Z" w16du:dateUtc="2026-07-27T15:55:00Z">
              <w:rPr>
                <w:rStyle w:val="Refdecomentrio"/>
                <w:rFonts w:ascii="Arial" w:hAnsi="Arial" w:cs="Arial"/>
                <w:sz w:val="24"/>
                <w:szCs w:val="24"/>
              </w:rPr>
            </w:rPrChange>
          </w:rPr>
          <w:commentReference w:id="4155"/>
        </w:r>
        <w:r w:rsidR="00562170" w:rsidRPr="00B475D4" w:rsidDel="00967863">
          <w:rPr>
            <w:rFonts w:ascii="Arial" w:hAnsi="Arial" w:cs="Arial"/>
            <w:sz w:val="24"/>
            <w:szCs w:val="24"/>
            <w:lang w:val="en-GB"/>
            <w:rPrChange w:id="4159" w:author="Alexandre Miguel Kaizeler Guedes Da Silva Afonso" w:date="2026-07-27T16:55:00Z" w16du:dateUtc="2026-07-27T15:55:00Z">
              <w:rPr>
                <w:rFonts w:ascii="Arial" w:hAnsi="Arial" w:cs="Arial"/>
                <w:sz w:val="24"/>
                <w:szCs w:val="24"/>
              </w:rPr>
            </w:rPrChange>
          </w:rPr>
          <w:delText>s</w:delText>
        </w:r>
        <w:r w:rsidR="00C813C0" w:rsidRPr="00B475D4" w:rsidDel="00967863">
          <w:rPr>
            <w:rFonts w:ascii="Arial" w:hAnsi="Arial" w:cs="Arial"/>
            <w:sz w:val="24"/>
            <w:szCs w:val="24"/>
            <w:lang w:val="en-GB"/>
            <w:rPrChange w:id="4160" w:author="Alexandre Miguel Kaizeler Guedes Da Silva Afonso" w:date="2026-07-27T16:55:00Z" w16du:dateUtc="2026-07-27T15:55:00Z">
              <w:rPr>
                <w:rFonts w:ascii="Arial" w:hAnsi="Arial" w:cs="Arial"/>
                <w:sz w:val="24"/>
                <w:szCs w:val="24"/>
              </w:rPr>
            </w:rPrChange>
          </w:rPr>
          <w:delText>ince nothing particularly notable emerged from the purified transcriptomes, we shifted our focus to the whole</w:delText>
        </w:r>
        <w:r w:rsidR="00A246E2" w:rsidRPr="00B475D4" w:rsidDel="00967863">
          <w:rPr>
            <w:rFonts w:ascii="Arial" w:hAnsi="Arial" w:cs="Arial"/>
            <w:sz w:val="24"/>
            <w:szCs w:val="24"/>
            <w:lang w:val="en-GB"/>
            <w:rPrChange w:id="4161" w:author="Alexandre Miguel Kaizeler Guedes Da Silva Afonso" w:date="2026-07-27T16:55:00Z" w16du:dateUtc="2026-07-27T15:55:00Z">
              <w:rPr>
                <w:rFonts w:ascii="Arial" w:hAnsi="Arial" w:cs="Arial"/>
                <w:sz w:val="24"/>
                <w:szCs w:val="24"/>
              </w:rPr>
            </w:rPrChange>
          </w:rPr>
          <w:delText>-</w:delText>
        </w:r>
        <w:r w:rsidR="00C813C0" w:rsidRPr="00B475D4" w:rsidDel="00967863">
          <w:rPr>
            <w:rFonts w:ascii="Arial" w:hAnsi="Arial" w:cs="Arial"/>
            <w:sz w:val="24"/>
            <w:szCs w:val="24"/>
            <w:lang w:val="en-GB"/>
            <w:rPrChange w:id="4162" w:author="Alexandre Miguel Kaizeler Guedes Da Silva Afonso" w:date="2026-07-27T16:55:00Z" w16du:dateUtc="2026-07-27T15:55:00Z">
              <w:rPr>
                <w:rFonts w:ascii="Arial" w:hAnsi="Arial" w:cs="Arial"/>
                <w:sz w:val="24"/>
                <w:szCs w:val="24"/>
              </w:rPr>
            </w:rPrChange>
          </w:rPr>
          <w:delText>cell transcriptome, aiming to identify pathways enriched or depleted in the presence of SGs. A simple comparison between stressed and unstressed cells proved inadequate, as it primarily highlighted general stress signals. To address this, we applied linear models that included unstressed cells</w:delText>
        </w:r>
        <w:r w:rsidR="00237377" w:rsidRPr="00B475D4" w:rsidDel="00967863">
          <w:rPr>
            <w:rFonts w:ascii="Arial" w:hAnsi="Arial" w:cs="Arial"/>
            <w:sz w:val="24"/>
            <w:szCs w:val="24"/>
            <w:lang w:val="en-GB"/>
            <w:rPrChange w:id="4163" w:author="Alexandre Miguel Kaizeler Guedes Da Silva Afonso" w:date="2026-07-27T16:55:00Z" w16du:dateUtc="2026-07-27T15:55:00Z">
              <w:rPr>
                <w:rFonts w:ascii="Arial" w:hAnsi="Arial" w:cs="Arial"/>
                <w:sz w:val="24"/>
                <w:szCs w:val="24"/>
              </w:rPr>
            </w:rPrChange>
          </w:rPr>
          <w:delText xml:space="preserve"> </w:delText>
        </w:r>
        <w:r w:rsidR="00C813C0" w:rsidRPr="00B475D4" w:rsidDel="00967863">
          <w:rPr>
            <w:rFonts w:ascii="Arial" w:hAnsi="Arial" w:cs="Arial"/>
            <w:sz w:val="24"/>
            <w:szCs w:val="24"/>
            <w:lang w:val="en-GB"/>
            <w:rPrChange w:id="4164" w:author="Alexandre Miguel Kaizeler Guedes Da Silva Afonso" w:date="2026-07-27T16:55:00Z" w16du:dateUtc="2026-07-27T15:55:00Z">
              <w:rPr>
                <w:rFonts w:ascii="Arial" w:hAnsi="Arial" w:cs="Arial"/>
                <w:sz w:val="24"/>
                <w:szCs w:val="24"/>
              </w:rPr>
            </w:rPrChange>
          </w:rPr>
          <w:delText>and stressed cells</w:delText>
        </w:r>
        <w:r w:rsidR="00237377" w:rsidRPr="00B475D4" w:rsidDel="00967863">
          <w:rPr>
            <w:rFonts w:ascii="Arial" w:hAnsi="Arial" w:cs="Arial"/>
            <w:sz w:val="24"/>
            <w:szCs w:val="24"/>
            <w:lang w:val="en-GB"/>
            <w:rPrChange w:id="4165" w:author="Alexandre Miguel Kaizeler Guedes Da Silva Afonso" w:date="2026-07-27T16:55:00Z" w16du:dateUtc="2026-07-27T15:55:00Z">
              <w:rPr>
                <w:rFonts w:ascii="Arial" w:hAnsi="Arial" w:cs="Arial"/>
                <w:sz w:val="24"/>
                <w:szCs w:val="24"/>
              </w:rPr>
            </w:rPrChange>
          </w:rPr>
          <w:delText>,</w:delText>
        </w:r>
        <w:r w:rsidR="00C813C0" w:rsidRPr="00B475D4" w:rsidDel="00967863">
          <w:rPr>
            <w:rFonts w:ascii="Arial" w:hAnsi="Arial" w:cs="Arial"/>
            <w:sz w:val="24"/>
            <w:szCs w:val="24"/>
            <w:lang w:val="en-GB"/>
            <w:rPrChange w:id="4166" w:author="Alexandre Miguel Kaizeler Guedes Da Silva Afonso" w:date="2026-07-27T16:55:00Z" w16du:dateUtc="2026-07-27T15:55:00Z">
              <w:rPr>
                <w:rFonts w:ascii="Arial" w:hAnsi="Arial" w:cs="Arial"/>
                <w:sz w:val="24"/>
                <w:szCs w:val="24"/>
              </w:rPr>
            </w:rPrChange>
          </w:rPr>
          <w:delText xml:space="preserve"> both with and without SGs. This approach revealed a curious </w:delText>
        </w:r>
      </w:del>
      <w:ins w:id="4167" w:author="Joana Jesus" w:date="2026-06-10T01:04:00Z" w16du:dateUtc="2026-06-10T00:04:00Z">
        <w:del w:id="4168" w:author="Alexandre Miguel Kaizeler Guedes Da Silva Afonso" w:date="2026-07-07T17:04:00Z" w16du:dateUtc="2026-07-07T16:04:00Z">
          <w:r w:rsidR="001D1E1C" w:rsidRPr="00B475D4" w:rsidDel="00967863">
            <w:rPr>
              <w:rFonts w:ascii="Arial" w:hAnsi="Arial" w:cs="Arial"/>
              <w:sz w:val="24"/>
              <w:szCs w:val="24"/>
              <w:lang w:val="en-GB"/>
              <w:rPrChange w:id="4169" w:author="Alexandre Miguel Kaizeler Guedes Da Silva Afonso" w:date="2026-07-27T16:55:00Z" w16du:dateUtc="2026-07-27T15:55:00Z">
                <w:rPr>
                  <w:rFonts w:ascii="Arial" w:hAnsi="Arial" w:cs="Arial"/>
                  <w:sz w:val="24"/>
                  <w:szCs w:val="24"/>
                </w:rPr>
              </w:rPrChange>
            </w:rPr>
            <w:delText xml:space="preserve">somewhat consistent </w:delText>
          </w:r>
        </w:del>
      </w:ins>
      <w:del w:id="4170" w:author="Alexandre Miguel Kaizeler Guedes Da Silva Afonso" w:date="2026-07-07T17:04:00Z" w16du:dateUtc="2026-07-07T16:04:00Z">
        <w:r w:rsidR="00C813C0" w:rsidRPr="00B475D4" w:rsidDel="00967863">
          <w:rPr>
            <w:rFonts w:ascii="Arial" w:hAnsi="Arial" w:cs="Arial"/>
            <w:sz w:val="24"/>
            <w:szCs w:val="24"/>
            <w:lang w:val="en-GB"/>
            <w:rPrChange w:id="4171" w:author="Alexandre Miguel Kaizeler Guedes Da Silva Afonso" w:date="2026-07-27T16:55:00Z" w16du:dateUtc="2026-07-27T15:55:00Z">
              <w:rPr>
                <w:rFonts w:ascii="Arial" w:hAnsi="Arial" w:cs="Arial"/>
                <w:sz w:val="24"/>
                <w:szCs w:val="24"/>
              </w:rPr>
            </w:rPrChange>
          </w:rPr>
          <w:delText xml:space="preserve">trend: </w:delText>
        </w:r>
        <w:commentRangeStart w:id="4172"/>
        <w:r w:rsidR="00C813C0" w:rsidRPr="00B475D4" w:rsidDel="00967863">
          <w:rPr>
            <w:rFonts w:ascii="Arial" w:hAnsi="Arial" w:cs="Arial"/>
            <w:sz w:val="24"/>
            <w:szCs w:val="24"/>
            <w:lang w:val="en-GB"/>
            <w:rPrChange w:id="4173" w:author="Alexandre Miguel Kaizeler Guedes Da Silva Afonso" w:date="2026-07-27T16:55:00Z" w16du:dateUtc="2026-07-27T15:55:00Z">
              <w:rPr>
                <w:rFonts w:ascii="Arial" w:hAnsi="Arial" w:cs="Arial"/>
                <w:sz w:val="24"/>
                <w:szCs w:val="24"/>
              </w:rPr>
            </w:rPrChange>
          </w:rPr>
          <w:delText>mitochondrial RNA was</w:delText>
        </w:r>
      </w:del>
      <w:ins w:id="4174" w:author="Joana Jesus" w:date="2026-06-10T01:05:00Z" w16du:dateUtc="2026-06-10T00:05:00Z">
        <w:del w:id="4175" w:author="Alexandre Miguel Kaizeler Guedes Da Silva Afonso" w:date="2026-07-07T17:04:00Z" w16du:dateUtc="2026-07-07T16:04:00Z">
          <w:r w:rsidR="001D1E1C" w:rsidRPr="00B475D4" w:rsidDel="00967863">
            <w:rPr>
              <w:rFonts w:ascii="Arial" w:hAnsi="Arial" w:cs="Arial"/>
              <w:sz w:val="24"/>
              <w:szCs w:val="24"/>
              <w:lang w:val="en-GB"/>
              <w:rPrChange w:id="4176" w:author="Alexandre Miguel Kaizeler Guedes Da Silva Afonso" w:date="2026-07-27T16:55:00Z" w16du:dateUtc="2026-07-27T15:55:00Z">
                <w:rPr>
                  <w:rFonts w:ascii="Arial" w:hAnsi="Arial" w:cs="Arial"/>
                  <w:sz w:val="24"/>
                  <w:szCs w:val="24"/>
                </w:rPr>
              </w:rPrChange>
            </w:rPr>
            <w:delText xml:space="preserve"> </w:delText>
          </w:r>
        </w:del>
      </w:ins>
      <w:del w:id="4177" w:author="Alexandre Miguel Kaizeler Guedes Da Silva Afonso" w:date="2026-07-07T17:04:00Z" w16du:dateUtc="2026-07-07T16:04:00Z">
        <w:r w:rsidR="00C813C0" w:rsidRPr="00B475D4" w:rsidDel="00967863">
          <w:rPr>
            <w:rFonts w:ascii="Arial" w:hAnsi="Arial" w:cs="Arial"/>
            <w:sz w:val="24"/>
            <w:szCs w:val="24"/>
            <w:lang w:val="en-GB"/>
            <w:rPrChange w:id="4178" w:author="Alexandre Miguel Kaizeler Guedes Da Silva Afonso" w:date="2026-07-27T16:55:00Z" w16du:dateUtc="2026-07-27T15:55:00Z">
              <w:rPr>
                <w:rFonts w:ascii="Arial" w:hAnsi="Arial" w:cs="Arial"/>
                <w:sz w:val="24"/>
                <w:szCs w:val="24"/>
              </w:rPr>
            </w:rPrChange>
          </w:rPr>
          <w:delText xml:space="preserve"> consistently downregulated</w:delText>
        </w:r>
        <w:commentRangeEnd w:id="4172"/>
        <w:r w:rsidR="00E7754C" w:rsidRPr="00B475D4" w:rsidDel="00967863">
          <w:rPr>
            <w:rStyle w:val="Refdecomentrio"/>
            <w:rFonts w:ascii="Arial" w:hAnsi="Arial" w:cs="Arial"/>
            <w:sz w:val="24"/>
            <w:szCs w:val="24"/>
            <w:lang w:val="en-GB"/>
            <w:rPrChange w:id="4179" w:author="Alexandre Miguel Kaizeler Guedes Da Silva Afonso" w:date="2026-07-27T16:55:00Z" w16du:dateUtc="2026-07-27T15:55:00Z">
              <w:rPr>
                <w:rStyle w:val="Refdecomentrio"/>
                <w:rFonts w:ascii="Arial" w:hAnsi="Arial" w:cs="Arial"/>
                <w:sz w:val="24"/>
                <w:szCs w:val="24"/>
              </w:rPr>
            </w:rPrChange>
          </w:rPr>
          <w:commentReference w:id="4172"/>
        </w:r>
        <w:r w:rsidR="00C813C0" w:rsidRPr="00B475D4" w:rsidDel="00967863">
          <w:rPr>
            <w:rFonts w:ascii="Arial" w:hAnsi="Arial" w:cs="Arial"/>
            <w:sz w:val="24"/>
            <w:szCs w:val="24"/>
            <w:lang w:val="en-GB"/>
            <w:rPrChange w:id="4180" w:author="Alexandre Miguel Kaizeler Guedes Da Silva Afonso" w:date="2026-07-27T16:55:00Z" w16du:dateUtc="2026-07-27T15:55:00Z">
              <w:rPr>
                <w:rFonts w:ascii="Arial" w:hAnsi="Arial" w:cs="Arial"/>
                <w:sz w:val="24"/>
                <w:szCs w:val="24"/>
              </w:rPr>
            </w:rPrChange>
          </w:rPr>
          <w:delText>, and inflammation-related pathways were significantly depleted</w:delText>
        </w:r>
        <w:r w:rsidR="0070320E" w:rsidRPr="00B475D4" w:rsidDel="00967863">
          <w:rPr>
            <w:rFonts w:ascii="Arial" w:hAnsi="Arial" w:cs="Arial"/>
            <w:sz w:val="24"/>
            <w:szCs w:val="24"/>
            <w:lang w:val="en-GB"/>
            <w:rPrChange w:id="4181" w:author="Alexandre Miguel Kaizeler Guedes Da Silva Afonso" w:date="2026-07-27T16:55:00Z" w16du:dateUtc="2026-07-27T15:55:00Z">
              <w:rPr>
                <w:rFonts w:ascii="Arial" w:hAnsi="Arial" w:cs="Arial"/>
                <w:sz w:val="24"/>
                <w:szCs w:val="24"/>
              </w:rPr>
            </w:rPrChange>
          </w:rPr>
          <w:delText xml:space="preserve"> (</w:delText>
        </w:r>
      </w:del>
      <w:ins w:id="4182" w:author="Joana Jesus" w:date="2026-06-11T12:10:00Z" w16du:dateUtc="2026-06-11T11:10:00Z">
        <w:del w:id="4183" w:author="Alexandre Miguel Kaizeler Guedes Da Silva Afonso" w:date="2026-07-07T17:04:00Z" w16du:dateUtc="2026-07-07T16:04:00Z">
          <w:r w:rsidR="003574E4" w:rsidRPr="00B475D4" w:rsidDel="00967863">
            <w:rPr>
              <w:rFonts w:ascii="Arial" w:hAnsi="Arial" w:cs="Arial"/>
              <w:sz w:val="24"/>
              <w:szCs w:val="24"/>
              <w:lang w:val="en-GB"/>
              <w:rPrChange w:id="4184" w:author="Alexandre Miguel Kaizeler Guedes Da Silva Afonso" w:date="2026-07-27T16:55:00Z" w16du:dateUtc="2026-07-27T15:55:00Z">
                <w:rPr>
                  <w:rFonts w:ascii="Arial" w:hAnsi="Arial" w:cs="Arial"/>
                  <w:sz w:val="24"/>
                  <w:szCs w:val="24"/>
                </w:rPr>
              </w:rPrChange>
            </w:rPr>
            <w:delText xml:space="preserve">Supplementary </w:delText>
          </w:r>
        </w:del>
      </w:ins>
      <w:del w:id="4185" w:author="Alexandre Miguel Kaizeler Guedes Da Silva Afonso" w:date="2026-07-07T17:04:00Z" w16du:dateUtc="2026-07-07T16:04:00Z">
        <w:r w:rsidR="0070320E" w:rsidRPr="00B475D4" w:rsidDel="00967863">
          <w:rPr>
            <w:rFonts w:ascii="Arial" w:hAnsi="Arial" w:cs="Arial"/>
            <w:sz w:val="24"/>
            <w:szCs w:val="24"/>
            <w:lang w:val="en-GB"/>
            <w:rPrChange w:id="4186" w:author="Alexandre Miguel Kaizeler Guedes Da Silva Afonso" w:date="2026-07-27T16:55:00Z" w16du:dateUtc="2026-07-27T15:55:00Z">
              <w:rPr>
                <w:rFonts w:ascii="Arial" w:hAnsi="Arial" w:cs="Arial"/>
                <w:sz w:val="24"/>
                <w:szCs w:val="24"/>
              </w:rPr>
            </w:rPrChange>
          </w:rPr>
          <w:delText xml:space="preserve">Figure </w:delText>
        </w:r>
      </w:del>
      <w:ins w:id="4187" w:author="Joana Jesus" w:date="2026-06-11T12:10:00Z" w16du:dateUtc="2026-06-11T11:10:00Z">
        <w:del w:id="4188" w:author="Alexandre Miguel Kaizeler Guedes Da Silva Afonso" w:date="2026-07-07T17:04:00Z" w16du:dateUtc="2026-07-07T16:04:00Z">
          <w:r w:rsidR="003574E4" w:rsidRPr="00B475D4" w:rsidDel="00967863">
            <w:rPr>
              <w:rFonts w:ascii="Arial" w:hAnsi="Arial" w:cs="Arial"/>
              <w:sz w:val="24"/>
              <w:szCs w:val="24"/>
              <w:lang w:val="en-GB"/>
              <w:rPrChange w:id="4189" w:author="Alexandre Miguel Kaizeler Guedes Da Silva Afonso" w:date="2026-07-27T16:55:00Z" w16du:dateUtc="2026-07-27T15:55:00Z">
                <w:rPr>
                  <w:rFonts w:ascii="Arial" w:hAnsi="Arial" w:cs="Arial"/>
                  <w:sz w:val="24"/>
                  <w:szCs w:val="24"/>
                </w:rPr>
              </w:rPrChange>
            </w:rPr>
            <w:delText>8</w:delText>
          </w:r>
        </w:del>
      </w:ins>
      <w:ins w:id="4190" w:author="Nuno Morais" w:date="2026-07-06T15:00:00Z" w16du:dateUtc="2026-07-06T14:00:00Z">
        <w:del w:id="4191" w:author="Alexandre Miguel Kaizeler Guedes Da Silva Afonso" w:date="2026-07-07T17:04:00Z" w16du:dateUtc="2026-07-07T16:04:00Z">
          <w:r w:rsidR="00692ECA" w:rsidRPr="00B475D4" w:rsidDel="00967863">
            <w:rPr>
              <w:rFonts w:ascii="Arial" w:hAnsi="Arial" w:cs="Arial"/>
              <w:sz w:val="24"/>
              <w:szCs w:val="24"/>
              <w:lang w:val="en-GB"/>
              <w:rPrChange w:id="4192" w:author="Alexandre Miguel Kaizeler Guedes Da Silva Afonso" w:date="2026-07-27T16:55:00Z" w16du:dateUtc="2026-07-27T15:55:00Z">
                <w:rPr>
                  <w:rFonts w:ascii="Arial" w:hAnsi="Arial" w:cs="Arial"/>
                  <w:sz w:val="24"/>
                  <w:szCs w:val="24"/>
                </w:rPr>
              </w:rPrChange>
            </w:rPr>
            <w:delText>9</w:delText>
          </w:r>
        </w:del>
      </w:ins>
      <w:del w:id="4193" w:author="Alexandre Miguel Kaizeler Guedes Da Silva Afonso" w:date="2026-07-07T17:04:00Z" w16du:dateUtc="2026-07-07T16:04:00Z">
        <w:r w:rsidR="0070320E" w:rsidRPr="00B475D4" w:rsidDel="00967863">
          <w:rPr>
            <w:rFonts w:ascii="Arial" w:hAnsi="Arial" w:cs="Arial"/>
            <w:sz w:val="24"/>
            <w:szCs w:val="24"/>
            <w:lang w:val="en-GB"/>
            <w:rPrChange w:id="4194" w:author="Alexandre Miguel Kaizeler Guedes Da Silva Afonso" w:date="2026-07-27T16:55:00Z" w16du:dateUtc="2026-07-27T15:55:00Z">
              <w:rPr>
                <w:rFonts w:ascii="Arial" w:hAnsi="Arial" w:cs="Arial"/>
                <w:sz w:val="24"/>
                <w:szCs w:val="24"/>
              </w:rPr>
            </w:rPrChange>
          </w:rPr>
          <w:delText>7B-D)</w:delText>
        </w:r>
        <w:r w:rsidR="00C813C0" w:rsidRPr="00B475D4" w:rsidDel="00967863">
          <w:rPr>
            <w:rFonts w:ascii="Arial" w:hAnsi="Arial" w:cs="Arial"/>
            <w:sz w:val="24"/>
            <w:szCs w:val="24"/>
            <w:lang w:val="en-GB"/>
            <w:rPrChange w:id="4195" w:author="Alexandre Miguel Kaizeler Guedes Da Silva Afonso" w:date="2026-07-27T16:55:00Z" w16du:dateUtc="2026-07-27T15:55:00Z">
              <w:rPr>
                <w:rFonts w:ascii="Arial" w:hAnsi="Arial" w:cs="Arial"/>
                <w:sz w:val="24"/>
                <w:szCs w:val="24"/>
              </w:rPr>
            </w:rPrChange>
          </w:rPr>
          <w:delText>. These findings suggest that SGs fine-tune the stress response by dampening it, possibly protecting the cell from excessive activation of inflammatory pathways.</w:delText>
        </w:r>
        <w:r w:rsidR="00562170" w:rsidRPr="00B475D4" w:rsidDel="00967863">
          <w:rPr>
            <w:rFonts w:ascii="Arial" w:hAnsi="Arial" w:cs="Arial"/>
            <w:sz w:val="24"/>
            <w:szCs w:val="24"/>
            <w:lang w:val="en-GB"/>
            <w:rPrChange w:id="4196" w:author="Alexandre Miguel Kaizeler Guedes Da Silva Afonso" w:date="2026-07-27T16:55:00Z" w16du:dateUtc="2026-07-27T15:55:00Z">
              <w:rPr>
                <w:rFonts w:ascii="Arial" w:hAnsi="Arial" w:cs="Arial"/>
                <w:sz w:val="24"/>
                <w:szCs w:val="24"/>
              </w:rPr>
            </w:rPrChange>
          </w:rPr>
          <w:delText xml:space="preserve"> While</w:delText>
        </w:r>
        <w:r w:rsidR="00C813C0" w:rsidRPr="00B475D4" w:rsidDel="00967863">
          <w:rPr>
            <w:rFonts w:ascii="Arial" w:hAnsi="Arial" w:cs="Arial"/>
            <w:sz w:val="24"/>
            <w:szCs w:val="24"/>
            <w:lang w:val="en-GB"/>
            <w:rPrChange w:id="4197" w:author="Alexandre Miguel Kaizeler Guedes Da Silva Afonso" w:date="2026-07-27T16:55:00Z" w16du:dateUtc="2026-07-27T15:55:00Z">
              <w:rPr>
                <w:rFonts w:ascii="Arial" w:hAnsi="Arial" w:cs="Arial"/>
                <w:sz w:val="24"/>
                <w:szCs w:val="24"/>
              </w:rPr>
            </w:rPrChange>
          </w:rPr>
          <w:delText xml:space="preserve"> this </w:delText>
        </w:r>
        <w:r w:rsidR="00EC1F8F" w:rsidRPr="00B475D4" w:rsidDel="00967863">
          <w:rPr>
            <w:rFonts w:ascii="Arial" w:hAnsi="Arial" w:cs="Arial"/>
            <w:sz w:val="24"/>
            <w:szCs w:val="24"/>
            <w:lang w:val="en-GB"/>
            <w:rPrChange w:id="4198" w:author="Alexandre Miguel Kaizeler Guedes Da Silva Afonso" w:date="2026-07-27T16:55:00Z" w16du:dateUtc="2026-07-27T15:55:00Z">
              <w:rPr>
                <w:rFonts w:ascii="Arial" w:hAnsi="Arial" w:cs="Arial"/>
                <w:sz w:val="24"/>
                <w:szCs w:val="24"/>
              </w:rPr>
            </w:rPrChange>
          </w:rPr>
          <w:delText>behaviour</w:delText>
        </w:r>
        <w:r w:rsidR="00C813C0" w:rsidRPr="00B475D4" w:rsidDel="00967863">
          <w:rPr>
            <w:rFonts w:ascii="Arial" w:hAnsi="Arial" w:cs="Arial"/>
            <w:sz w:val="24"/>
            <w:szCs w:val="24"/>
            <w:lang w:val="en-GB"/>
            <w:rPrChange w:id="4199" w:author="Alexandre Miguel Kaizeler Guedes Da Silva Afonso" w:date="2026-07-27T16:55:00Z" w16du:dateUtc="2026-07-27T15:55:00Z">
              <w:rPr>
                <w:rFonts w:ascii="Arial" w:hAnsi="Arial" w:cs="Arial"/>
                <w:sz w:val="24"/>
                <w:szCs w:val="24"/>
              </w:rPr>
            </w:rPrChange>
          </w:rPr>
          <w:delText xml:space="preserve"> had been previously observed in response to dsRNA</w:delText>
        </w:r>
      </w:del>
      <w:r w:rsidR="007042F5" w:rsidRPr="00B475D4">
        <w:rPr>
          <w:rFonts w:ascii="Arial" w:hAnsi="Arial" w:cs="Arial"/>
          <w:sz w:val="24"/>
          <w:szCs w:val="24"/>
          <w:lang w:val="en-GB"/>
          <w:rPrChange w:id="4200"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4201" w:author="Alexandre Miguel Kaizeler Guedes Da Silva Afonso" w:date="2026-07-27T16:55:00Z" w16du:dateUtc="2026-07-27T15:55:00Z">
            <w:rPr>
              <w:rFonts w:ascii="Arial" w:hAnsi="Arial" w:cs="Arial"/>
              <w:sz w:val="24"/>
              <w:szCs w:val="24"/>
            </w:rPr>
          </w:rPrChange>
        </w:rPr>
        <w:instrText xml:space="preserve"> ADDIN ZOTERO_ITEM CSL_CITATION {"citationID":"L4TrxUU6","properties":{"formattedCitation":"\\super 7\\nosupersub{}","plainCitation":"7","noteIndex":0},"citationItems":[{"id":"jCcWpdK2/HrDB2KSB","uris":["http://zotero.org/users/local/1p9EH8ax/items/BR3BXXDM"],"itemData":{"id":67,"type":"article-journal","container-title":"Molecular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7042F5" w:rsidRPr="00B475D4">
        <w:rPr>
          <w:rFonts w:ascii="Arial" w:hAnsi="Arial" w:cs="Arial"/>
          <w:sz w:val="24"/>
          <w:szCs w:val="24"/>
          <w:lang w:val="en-GB"/>
          <w:rPrChange w:id="4202" w:author="Alexandre Miguel Kaizeler Guedes Da Silva Afonso" w:date="2026-07-27T16:55:00Z" w16du:dateUtc="2026-07-27T15:55:00Z">
            <w:rPr>
              <w:rFonts w:ascii="Arial" w:hAnsi="Arial" w:cs="Arial"/>
              <w:sz w:val="24"/>
              <w:szCs w:val="24"/>
            </w:rPr>
          </w:rPrChange>
        </w:rPr>
        <w:fldChar w:fldCharType="separate"/>
      </w:r>
      <w:r w:rsidR="007042F5" w:rsidRPr="00B475D4">
        <w:rPr>
          <w:rFonts w:ascii="Arial" w:hAnsi="Arial" w:cs="Arial"/>
          <w:kern w:val="0"/>
          <w:sz w:val="24"/>
          <w:vertAlign w:val="superscript"/>
          <w:lang w:val="en-GB"/>
          <w:rPrChange w:id="4203" w:author="Alexandre Miguel Kaizeler Guedes Da Silva Afonso" w:date="2026-07-27T16:55:00Z" w16du:dateUtc="2026-07-27T15:55:00Z">
            <w:rPr>
              <w:rFonts w:ascii="Arial" w:hAnsi="Arial" w:cs="Arial"/>
              <w:kern w:val="0"/>
              <w:sz w:val="24"/>
              <w:vertAlign w:val="superscript"/>
            </w:rPr>
          </w:rPrChange>
        </w:rPr>
        <w:t>7</w:t>
      </w:r>
      <w:r w:rsidR="007042F5" w:rsidRPr="00B475D4">
        <w:rPr>
          <w:rFonts w:ascii="Arial" w:hAnsi="Arial" w:cs="Arial"/>
          <w:sz w:val="24"/>
          <w:szCs w:val="24"/>
          <w:lang w:val="en-GB"/>
          <w:rPrChange w:id="4204" w:author="Alexandre Miguel Kaizeler Guedes Da Silva Afonso" w:date="2026-07-27T16:55:00Z" w16du:dateUtc="2026-07-27T15:55:00Z">
            <w:rPr>
              <w:rFonts w:ascii="Arial" w:hAnsi="Arial" w:cs="Arial"/>
              <w:sz w:val="24"/>
              <w:szCs w:val="24"/>
            </w:rPr>
          </w:rPrChange>
        </w:rPr>
        <w:fldChar w:fldCharType="end"/>
      </w:r>
      <w:ins w:id="4205" w:author="Alexandre Miguel Kaizeler Guedes Da Silva Afonso" w:date="2026-07-07T17:05:00Z" w16du:dateUtc="2026-07-07T16:05:00Z">
        <w:r w:rsidRPr="00B475D4">
          <w:rPr>
            <w:rFonts w:ascii="Arial" w:hAnsi="Arial" w:cs="Arial"/>
            <w:sz w:val="24"/>
            <w:szCs w:val="24"/>
            <w:lang w:val="en-GB"/>
            <w:rPrChange w:id="4206" w:author="Alexandre Miguel Kaizeler Guedes Da Silva Afonso" w:date="2026-07-27T16:55:00Z" w16du:dateUtc="2026-07-27T15:55:00Z">
              <w:rPr>
                <w:rFonts w:ascii="Arial" w:hAnsi="Arial" w:cs="Arial"/>
                <w:sz w:val="24"/>
                <w:szCs w:val="24"/>
              </w:rPr>
            </w:rPrChange>
          </w:rPr>
          <w:t xml:space="preserve">, and extend this observation to oxidative and hyperosmotic stress. </w:t>
        </w:r>
      </w:ins>
      <w:del w:id="4207" w:author="Alexandre Miguel Kaizeler Guedes Da Silva Afonso" w:date="2026-07-07T17:05:00Z" w16du:dateUtc="2026-07-07T16:05:00Z">
        <w:r w:rsidR="00C813C0" w:rsidRPr="00B475D4" w:rsidDel="00967863">
          <w:rPr>
            <w:rFonts w:ascii="Arial" w:hAnsi="Arial" w:cs="Arial"/>
            <w:sz w:val="24"/>
            <w:szCs w:val="24"/>
            <w:lang w:val="en-GB"/>
            <w:rPrChange w:id="4208" w:author="Alexandre Miguel Kaizeler Guedes Da Silva Afonso" w:date="2026-07-27T16:55:00Z" w16du:dateUtc="2026-07-27T15:55:00Z">
              <w:rPr>
                <w:rFonts w:ascii="Arial" w:hAnsi="Arial" w:cs="Arial"/>
                <w:sz w:val="24"/>
                <w:szCs w:val="24"/>
              </w:rPr>
            </w:rPrChange>
          </w:rPr>
          <w:delText xml:space="preserve"> </w:delText>
        </w:r>
        <w:commentRangeStart w:id="4209"/>
        <w:r w:rsidR="00C813C0" w:rsidRPr="00B475D4" w:rsidDel="00967863">
          <w:rPr>
            <w:rFonts w:ascii="Arial" w:hAnsi="Arial" w:cs="Arial"/>
            <w:sz w:val="24"/>
            <w:szCs w:val="24"/>
            <w:lang w:val="en-GB"/>
            <w:rPrChange w:id="4210" w:author="Alexandre Miguel Kaizeler Guedes Da Silva Afonso" w:date="2026-07-27T16:55:00Z" w16du:dateUtc="2026-07-27T15:55:00Z">
              <w:rPr>
                <w:rFonts w:ascii="Arial" w:hAnsi="Arial" w:cs="Arial"/>
                <w:sz w:val="24"/>
                <w:szCs w:val="24"/>
              </w:rPr>
            </w:rPrChange>
          </w:rPr>
          <w:delText>(and validated through our analysis)</w:delText>
        </w:r>
        <w:commentRangeEnd w:id="4209"/>
        <w:r w:rsidR="00E7754C" w:rsidRPr="00B475D4" w:rsidDel="00967863">
          <w:rPr>
            <w:rStyle w:val="Refdecomentrio"/>
            <w:rFonts w:ascii="Arial" w:hAnsi="Arial" w:cs="Arial"/>
            <w:sz w:val="24"/>
            <w:szCs w:val="24"/>
            <w:lang w:val="en-GB"/>
            <w:rPrChange w:id="4211" w:author="Alexandre Miguel Kaizeler Guedes Da Silva Afonso" w:date="2026-07-27T16:55:00Z" w16du:dateUtc="2026-07-27T15:55:00Z">
              <w:rPr>
                <w:rStyle w:val="Refdecomentrio"/>
                <w:rFonts w:ascii="Arial" w:hAnsi="Arial" w:cs="Arial"/>
                <w:sz w:val="24"/>
                <w:szCs w:val="24"/>
              </w:rPr>
            </w:rPrChange>
          </w:rPr>
          <w:commentReference w:id="4209"/>
        </w:r>
        <w:r w:rsidR="00C813C0" w:rsidRPr="00B475D4" w:rsidDel="00967863">
          <w:rPr>
            <w:rFonts w:ascii="Arial" w:hAnsi="Arial" w:cs="Arial"/>
            <w:sz w:val="24"/>
            <w:szCs w:val="24"/>
            <w:lang w:val="en-GB"/>
            <w:rPrChange w:id="4212" w:author="Alexandre Miguel Kaizeler Guedes Da Silva Afonso" w:date="2026-07-27T16:55:00Z" w16du:dateUtc="2026-07-27T15:55:00Z">
              <w:rPr>
                <w:rFonts w:ascii="Arial" w:hAnsi="Arial" w:cs="Arial"/>
                <w:sz w:val="24"/>
                <w:szCs w:val="24"/>
              </w:rPr>
            </w:rPrChange>
          </w:rPr>
          <w:delText>, we found it also occurs under other stress conditions, such as oxidative and hyperosmotic stress.</w:delText>
        </w:r>
        <w:r w:rsidR="00C504DB" w:rsidRPr="00B475D4" w:rsidDel="00967863">
          <w:rPr>
            <w:rFonts w:ascii="Arial" w:hAnsi="Arial" w:cs="Arial"/>
            <w:sz w:val="24"/>
            <w:szCs w:val="24"/>
            <w:lang w:val="en-GB"/>
            <w:rPrChange w:id="4213" w:author="Alexandre Miguel Kaizeler Guedes Da Silva Afonso" w:date="2026-07-27T16:55:00Z" w16du:dateUtc="2026-07-27T15:55:00Z">
              <w:rPr>
                <w:rFonts w:ascii="Arial" w:hAnsi="Arial" w:cs="Arial"/>
                <w:sz w:val="24"/>
                <w:szCs w:val="24"/>
              </w:rPr>
            </w:rPrChange>
          </w:rPr>
          <w:delText xml:space="preserve"> </w:delText>
        </w:r>
        <w:r w:rsidR="00C813C0" w:rsidRPr="00B475D4" w:rsidDel="00967863">
          <w:rPr>
            <w:rFonts w:ascii="Arial" w:hAnsi="Arial" w:cs="Arial"/>
            <w:sz w:val="24"/>
            <w:szCs w:val="24"/>
            <w:lang w:val="en-GB"/>
            <w:rPrChange w:id="4214" w:author="Alexandre Miguel Kaizeler Guedes Da Silva Afonso" w:date="2026-07-27T16:55:00Z" w16du:dateUtc="2026-07-27T15:55:00Z">
              <w:rPr>
                <w:rFonts w:ascii="Arial" w:hAnsi="Arial" w:cs="Arial"/>
                <w:sz w:val="24"/>
                <w:szCs w:val="24"/>
              </w:rPr>
            </w:rPrChange>
          </w:rPr>
          <w:delText>This was a similar response to what was observed in senescent cells treated with inhibition of the MAVS pathway</w:delText>
        </w:r>
        <w:r w:rsidR="007042F5" w:rsidRPr="00B475D4" w:rsidDel="00967863">
          <w:rPr>
            <w:rFonts w:ascii="Arial" w:hAnsi="Arial" w:cs="Arial"/>
            <w:sz w:val="24"/>
            <w:szCs w:val="24"/>
            <w:lang w:val="en-GB"/>
            <w:rPrChange w:id="4215" w:author="Alexandre Miguel Kaizeler Guedes Da Silva Afonso" w:date="2026-07-27T16:55:00Z" w16du:dateUtc="2026-07-27T15:55:00Z">
              <w:rPr>
                <w:rFonts w:ascii="Arial" w:hAnsi="Arial" w:cs="Arial"/>
                <w:sz w:val="24"/>
                <w:szCs w:val="24"/>
              </w:rPr>
            </w:rPrChange>
          </w:rPr>
          <w:fldChar w:fldCharType="begin"/>
        </w:r>
        <w:r w:rsidR="00894559" w:rsidRPr="00B475D4" w:rsidDel="00967863">
          <w:rPr>
            <w:rFonts w:ascii="Arial" w:hAnsi="Arial" w:cs="Arial"/>
            <w:sz w:val="24"/>
            <w:szCs w:val="24"/>
            <w:lang w:val="en-GB"/>
            <w:rPrChange w:id="4216" w:author="Alexandre Miguel Kaizeler Guedes Da Silva Afonso" w:date="2026-07-27T16:55:00Z" w16du:dateUtc="2026-07-27T15:55:00Z">
              <w:rPr>
                <w:rFonts w:ascii="Arial" w:hAnsi="Arial" w:cs="Arial"/>
                <w:sz w:val="24"/>
                <w:szCs w:val="24"/>
              </w:rPr>
            </w:rPrChange>
          </w:rPr>
          <w:delInstrText xml:space="preserve"> ADDIN ZOTERO_ITEM CSL_CITATION {"citationID":"l4dKIFgr","properties":{"formattedCitation":"\\super 62\\nosupersub{}","plainCitation":"62","noteIndex":0},"citationItems":[{"id":"6GlZNSzq/BVquXx36","uris":["http://zotero.org/users/local/1p9EH8ax/items/VFQ5CKRV"],"itemData":{"id":138,"type":"article-journal","container-title":"Nature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delInstrText>
        </w:r>
        <w:r w:rsidR="007042F5" w:rsidRPr="00B475D4" w:rsidDel="00967863">
          <w:rPr>
            <w:rFonts w:ascii="Arial" w:hAnsi="Arial" w:cs="Arial"/>
            <w:sz w:val="24"/>
            <w:szCs w:val="24"/>
            <w:lang w:val="en-GB"/>
            <w:rPrChange w:id="4217" w:author="Alexandre Miguel Kaizeler Guedes Da Silva Afonso" w:date="2026-07-27T16:55:00Z" w16du:dateUtc="2026-07-27T15:55:00Z">
              <w:rPr>
                <w:rFonts w:ascii="Arial" w:hAnsi="Arial" w:cs="Arial"/>
                <w:sz w:val="24"/>
                <w:szCs w:val="24"/>
              </w:rPr>
            </w:rPrChange>
          </w:rPr>
          <w:fldChar w:fldCharType="separate"/>
        </w:r>
        <w:r w:rsidR="00894559" w:rsidRPr="00CC6580" w:rsidDel="00967863">
          <w:rPr>
            <w:rFonts w:ascii="Arial" w:eastAsiaTheme="minorHAnsi" w:hAnsi="Arial" w:cs="Arial"/>
            <w:kern w:val="0"/>
            <w:sz w:val="24"/>
            <w:szCs w:val="24"/>
            <w:vertAlign w:val="superscript"/>
            <w:lang w:val="en-GB"/>
          </w:rPr>
          <w:delText>62</w:delText>
        </w:r>
        <w:r w:rsidR="007042F5" w:rsidRPr="00B475D4" w:rsidDel="00967863">
          <w:rPr>
            <w:rFonts w:ascii="Arial" w:hAnsi="Arial" w:cs="Arial"/>
            <w:sz w:val="24"/>
            <w:szCs w:val="24"/>
            <w:lang w:val="en-GB"/>
            <w:rPrChange w:id="4218" w:author="Alexandre Miguel Kaizeler Guedes Da Silva Afonso" w:date="2026-07-27T16:55:00Z" w16du:dateUtc="2026-07-27T15:55:00Z">
              <w:rPr>
                <w:rFonts w:ascii="Arial" w:hAnsi="Arial" w:cs="Arial"/>
                <w:sz w:val="24"/>
                <w:szCs w:val="24"/>
              </w:rPr>
            </w:rPrChange>
          </w:rPr>
          <w:fldChar w:fldCharType="end"/>
        </w:r>
        <w:r w:rsidR="00CB56A6" w:rsidRPr="00B475D4" w:rsidDel="00967863">
          <w:rPr>
            <w:rFonts w:ascii="Arial" w:hAnsi="Arial" w:cs="Arial"/>
            <w:sz w:val="24"/>
            <w:szCs w:val="24"/>
            <w:lang w:val="en-GB"/>
            <w:rPrChange w:id="4219" w:author="Alexandre Miguel Kaizeler Guedes Da Silva Afonso" w:date="2026-07-27T16:55:00Z" w16du:dateUtc="2026-07-27T15:55:00Z">
              <w:rPr>
                <w:rFonts w:ascii="Arial" w:hAnsi="Arial" w:cs="Arial"/>
                <w:sz w:val="24"/>
                <w:szCs w:val="24"/>
              </w:rPr>
            </w:rPrChange>
          </w:rPr>
          <w:delText xml:space="preserve"> (Figure </w:delText>
        </w:r>
      </w:del>
      <w:ins w:id="4220" w:author="Joana Jesus" w:date="2026-06-11T12:12:00Z" w16du:dateUtc="2026-06-11T11:12:00Z">
        <w:del w:id="4221" w:author="Alexandre Miguel Kaizeler Guedes Da Silva Afonso" w:date="2026-07-07T17:05:00Z" w16du:dateUtc="2026-07-07T16:05:00Z">
          <w:r w:rsidR="003574E4" w:rsidRPr="00B475D4" w:rsidDel="00967863">
            <w:rPr>
              <w:rFonts w:ascii="Arial" w:hAnsi="Arial" w:cs="Arial"/>
              <w:sz w:val="24"/>
              <w:szCs w:val="24"/>
              <w:lang w:val="en-GB"/>
              <w:rPrChange w:id="4222" w:author="Alexandre Miguel Kaizeler Guedes Da Silva Afonso" w:date="2026-07-27T16:55:00Z" w16du:dateUtc="2026-07-27T15:55:00Z">
                <w:rPr>
                  <w:rFonts w:ascii="Arial" w:hAnsi="Arial" w:cs="Arial"/>
                  <w:sz w:val="24"/>
                  <w:szCs w:val="24"/>
                </w:rPr>
              </w:rPrChange>
            </w:rPr>
            <w:delText>5B, C</w:delText>
          </w:r>
        </w:del>
      </w:ins>
      <w:del w:id="4223" w:author="Alexandre Miguel Kaizeler Guedes Da Silva Afonso" w:date="2026-07-07T17:05:00Z" w16du:dateUtc="2026-07-07T16:05:00Z">
        <w:r w:rsidR="00CB56A6" w:rsidRPr="00B475D4" w:rsidDel="00967863">
          <w:rPr>
            <w:rFonts w:ascii="Arial" w:hAnsi="Arial" w:cs="Arial"/>
            <w:sz w:val="24"/>
            <w:szCs w:val="24"/>
            <w:lang w:val="en-GB"/>
            <w:rPrChange w:id="4224" w:author="Alexandre Miguel Kaizeler Guedes Da Silva Afonso" w:date="2026-07-27T16:55:00Z" w16du:dateUtc="2026-07-27T15:55:00Z">
              <w:rPr>
                <w:rFonts w:ascii="Arial" w:hAnsi="Arial" w:cs="Arial"/>
                <w:sz w:val="24"/>
                <w:szCs w:val="24"/>
              </w:rPr>
            </w:rPrChange>
          </w:rPr>
          <w:delText>8B/C)</w:delText>
        </w:r>
        <w:r w:rsidR="007042F5" w:rsidRPr="00B475D4" w:rsidDel="00967863">
          <w:rPr>
            <w:rFonts w:ascii="Arial" w:hAnsi="Arial" w:cs="Arial"/>
            <w:sz w:val="24"/>
            <w:szCs w:val="24"/>
            <w:lang w:val="en-GB"/>
            <w:rPrChange w:id="4225" w:author="Alexandre Miguel Kaizeler Guedes Da Silva Afonso" w:date="2026-07-27T16:55:00Z" w16du:dateUtc="2026-07-27T15:55:00Z">
              <w:rPr>
                <w:rFonts w:ascii="Arial" w:hAnsi="Arial" w:cs="Arial"/>
                <w:sz w:val="24"/>
                <w:szCs w:val="24"/>
              </w:rPr>
            </w:rPrChange>
          </w:rPr>
          <w:delText xml:space="preserve">, suggesting that these processes could play </w:delText>
        </w:r>
        <w:r w:rsidR="000D3485" w:rsidRPr="00B475D4" w:rsidDel="00967863">
          <w:rPr>
            <w:rFonts w:ascii="Arial" w:hAnsi="Arial" w:cs="Arial"/>
            <w:sz w:val="24"/>
            <w:szCs w:val="24"/>
            <w:lang w:val="en-GB"/>
            <w:rPrChange w:id="4226" w:author="Alexandre Miguel Kaizeler Guedes Da Silva Afonso" w:date="2026-07-27T16:55:00Z" w16du:dateUtc="2026-07-27T15:55:00Z">
              <w:rPr>
                <w:rFonts w:ascii="Arial" w:hAnsi="Arial" w:cs="Arial"/>
                <w:sz w:val="24"/>
                <w:szCs w:val="24"/>
              </w:rPr>
            </w:rPrChange>
          </w:rPr>
          <w:delText>antagonistic</w:delText>
        </w:r>
        <w:r w:rsidR="007042F5" w:rsidRPr="00B475D4" w:rsidDel="00967863">
          <w:rPr>
            <w:rFonts w:ascii="Arial" w:hAnsi="Arial" w:cs="Arial"/>
            <w:sz w:val="24"/>
            <w:szCs w:val="24"/>
            <w:lang w:val="en-GB"/>
            <w:rPrChange w:id="4227" w:author="Alexandre Miguel Kaizeler Guedes Da Silva Afonso" w:date="2026-07-27T16:55:00Z" w16du:dateUtc="2026-07-27T15:55:00Z">
              <w:rPr>
                <w:rFonts w:ascii="Arial" w:hAnsi="Arial" w:cs="Arial"/>
                <w:sz w:val="24"/>
                <w:szCs w:val="24"/>
              </w:rPr>
            </w:rPrChange>
          </w:rPr>
          <w:delText xml:space="preserve"> roles within the cell, or even be part of the same overarching stress sensing pathway. </w:delText>
        </w:r>
      </w:del>
    </w:p>
    <w:p w14:paraId="389F161D" w14:textId="61447846" w:rsidR="00C10F9D" w:rsidRPr="00B475D4" w:rsidRDefault="00C10F9D" w:rsidP="00533F41">
      <w:pPr>
        <w:jc w:val="both"/>
        <w:rPr>
          <w:rFonts w:ascii="Arial" w:hAnsi="Arial" w:cs="Arial"/>
          <w:sz w:val="24"/>
          <w:szCs w:val="24"/>
          <w:lang w:val="en-GB"/>
          <w:rPrChange w:id="422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4229" w:author="Alexandre Miguel Kaizeler Guedes Da Silva Afonso" w:date="2026-07-27T16:55:00Z" w16du:dateUtc="2026-07-27T15:55:00Z">
            <w:rPr>
              <w:rFonts w:ascii="Arial" w:hAnsi="Arial" w:cs="Arial"/>
              <w:sz w:val="24"/>
              <w:szCs w:val="24"/>
            </w:rPr>
          </w:rPrChange>
        </w:rPr>
        <w:t>Mitochondrial nucleic acids act as damage-associated molecular patterns that trigger inflammation</w:t>
      </w:r>
      <w:r w:rsidRPr="00B475D4">
        <w:rPr>
          <w:rFonts w:ascii="Arial" w:hAnsi="Arial" w:cs="Arial"/>
          <w:sz w:val="24"/>
          <w:szCs w:val="24"/>
          <w:lang w:val="en-GB"/>
          <w:rPrChange w:id="4230"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4231" w:author="Alexandre Miguel Kaizeler Guedes Da Silva Afonso" w:date="2026-07-27T16:55:00Z" w16du:dateUtc="2026-07-27T15:55:00Z">
            <w:rPr>
              <w:rFonts w:ascii="Arial" w:hAnsi="Arial" w:cs="Arial"/>
              <w:sz w:val="24"/>
              <w:szCs w:val="24"/>
            </w:rPr>
          </w:rPrChange>
        </w:rPr>
        <w:instrText xml:space="preserve"> ADDIN ZOTERO_ITEM CSL_CITATION {"citationID":"EkxtTxf0","properties":{"formattedCitation":"\\super 58\\nosupersub{}","plainCitation":"58","noteIndex":0},"citationItems":[{"id":"jCcWpdK2/QdbvyeuG","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instrText>
      </w:r>
      <w:r w:rsidRPr="00B475D4">
        <w:rPr>
          <w:rFonts w:ascii="Arial" w:hAnsi="Arial" w:cs="Arial"/>
          <w:sz w:val="24"/>
          <w:szCs w:val="24"/>
          <w:lang w:val="en-GB"/>
          <w:rPrChange w:id="4232"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4233" w:author="Alexandre Miguel Kaizeler Guedes Da Silva Afonso" w:date="2026-07-27T16:55:00Z" w16du:dateUtc="2026-07-27T15:55:00Z">
            <w:rPr>
              <w:rFonts w:ascii="Arial" w:hAnsi="Arial" w:cs="Arial"/>
              <w:kern w:val="0"/>
              <w:sz w:val="24"/>
              <w:vertAlign w:val="superscript"/>
            </w:rPr>
          </w:rPrChange>
        </w:rPr>
        <w:t>58</w:t>
      </w:r>
      <w:r w:rsidRPr="00B475D4">
        <w:rPr>
          <w:rFonts w:ascii="Arial" w:hAnsi="Arial" w:cs="Arial"/>
          <w:sz w:val="24"/>
          <w:szCs w:val="24"/>
          <w:lang w:val="en-GB"/>
          <w:rPrChange w:id="4234"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4235" w:author="Alexandre Miguel Kaizeler Guedes Da Silva Afonso" w:date="2026-07-27T16:55:00Z" w16du:dateUtc="2026-07-27T15:55:00Z">
            <w:rPr>
              <w:rFonts w:ascii="Arial" w:hAnsi="Arial" w:cs="Arial"/>
              <w:sz w:val="24"/>
              <w:szCs w:val="24"/>
            </w:rPr>
          </w:rPrChange>
        </w:rPr>
        <w:t xml:space="preserve">. </w:t>
      </w:r>
      <w:ins w:id="4236" w:author="Alexandre Miguel Kaizeler Guedes Da Silva Afonso" w:date="2026-07-07T17:05:00Z" w16du:dateUtc="2026-07-07T16:05:00Z">
        <w:r w:rsidR="00967863" w:rsidRPr="00B475D4">
          <w:rPr>
            <w:rFonts w:ascii="Arial" w:hAnsi="Arial" w:cs="Arial"/>
            <w:sz w:val="24"/>
            <w:szCs w:val="24"/>
            <w:lang w:val="en-GB"/>
            <w:rPrChange w:id="4237" w:author="Alexandre Miguel Kaizeler Guedes Da Silva Afonso" w:date="2026-07-27T16:55:00Z" w16du:dateUtc="2026-07-27T15:55:00Z">
              <w:rPr>
                <w:rFonts w:ascii="Arial" w:hAnsi="Arial" w:cs="Arial"/>
                <w:sz w:val="24"/>
                <w:szCs w:val="24"/>
              </w:rPr>
            </w:rPrChange>
          </w:rPr>
          <w:t>We hypothesized that SGs may sequester mitochondrial dsRNA, limiting its release and downstream activation of MDA5/RIG-I signalling. Consistent with this, inhibiting VDAC pores with DIDS, previously shown to block mitochondrial dsRNA efflux</w:t>
        </w:r>
      </w:ins>
      <w:commentRangeStart w:id="4238"/>
      <w:del w:id="4239" w:author="Alexandre Miguel Kaizeler Guedes Da Silva Afonso" w:date="2026-07-07T17:05:00Z" w16du:dateUtc="2026-07-07T16:05:00Z">
        <w:r w:rsidRPr="00B475D4" w:rsidDel="00967863">
          <w:rPr>
            <w:rFonts w:ascii="Arial" w:hAnsi="Arial" w:cs="Arial"/>
            <w:sz w:val="24"/>
            <w:szCs w:val="24"/>
            <w:lang w:val="en-GB"/>
            <w:rPrChange w:id="4240" w:author="Alexandre Miguel Kaizeler Guedes Da Silva Afonso" w:date="2026-07-27T16:55:00Z" w16du:dateUtc="2026-07-27T15:55:00Z">
              <w:rPr>
                <w:rFonts w:ascii="Arial" w:hAnsi="Arial" w:cs="Arial"/>
                <w:sz w:val="24"/>
                <w:szCs w:val="24"/>
              </w:rPr>
            </w:rPrChange>
          </w:rPr>
          <w:delText>Because we observed an apparent enrichment of mitochondrially encoded RNAs,</w:delText>
        </w:r>
        <w:commentRangeEnd w:id="4238"/>
        <w:r w:rsidR="00E7754C" w:rsidRPr="00B475D4" w:rsidDel="00967863">
          <w:rPr>
            <w:rStyle w:val="Refdecomentrio"/>
            <w:rFonts w:ascii="Arial" w:hAnsi="Arial" w:cs="Arial"/>
            <w:sz w:val="24"/>
            <w:szCs w:val="24"/>
            <w:lang w:val="en-GB"/>
            <w:rPrChange w:id="4241" w:author="Alexandre Miguel Kaizeler Guedes Da Silva Afonso" w:date="2026-07-27T16:55:00Z" w16du:dateUtc="2026-07-27T15:55:00Z">
              <w:rPr>
                <w:rStyle w:val="Refdecomentrio"/>
                <w:rFonts w:ascii="Arial" w:hAnsi="Arial" w:cs="Arial"/>
                <w:sz w:val="24"/>
                <w:szCs w:val="24"/>
              </w:rPr>
            </w:rPrChange>
          </w:rPr>
          <w:commentReference w:id="4238"/>
        </w:r>
        <w:r w:rsidRPr="00B475D4" w:rsidDel="00967863">
          <w:rPr>
            <w:rFonts w:ascii="Arial" w:hAnsi="Arial" w:cs="Arial"/>
            <w:sz w:val="24"/>
            <w:szCs w:val="24"/>
            <w:lang w:val="en-GB"/>
            <w:rPrChange w:id="4242" w:author="Alexandre Miguel Kaizeler Guedes Da Silva Afonso" w:date="2026-07-27T16:55:00Z" w16du:dateUtc="2026-07-27T15:55:00Z">
              <w:rPr>
                <w:rFonts w:ascii="Arial" w:hAnsi="Arial" w:cs="Arial"/>
                <w:sz w:val="24"/>
                <w:szCs w:val="24"/>
              </w:rPr>
            </w:rPrChange>
          </w:rPr>
          <w:delText xml:space="preserve"> but not nuclear-encoded mitochondrial RNAs, we hypothesized that the captured molecules were predominantly mitochondrial dsRNAs, which arise naturally during transcription</w:delText>
        </w:r>
        <w:r w:rsidRPr="00B475D4" w:rsidDel="00967863">
          <w:rPr>
            <w:rFonts w:ascii="Arial" w:hAnsi="Arial" w:cs="Arial"/>
            <w:sz w:val="24"/>
            <w:szCs w:val="24"/>
            <w:lang w:val="en-GB"/>
            <w:rPrChange w:id="4243" w:author="Alexandre Miguel Kaizeler Guedes Da Silva Afonso" w:date="2026-07-27T16:55:00Z" w16du:dateUtc="2026-07-27T15:55:00Z">
              <w:rPr>
                <w:rFonts w:ascii="Arial" w:hAnsi="Arial" w:cs="Arial"/>
                <w:sz w:val="24"/>
                <w:szCs w:val="24"/>
              </w:rPr>
            </w:rPrChange>
          </w:rPr>
          <w:fldChar w:fldCharType="begin"/>
        </w:r>
        <w:r w:rsidR="00894559" w:rsidRPr="00B475D4" w:rsidDel="00967863">
          <w:rPr>
            <w:rFonts w:ascii="Arial" w:hAnsi="Arial" w:cs="Arial"/>
            <w:sz w:val="24"/>
            <w:szCs w:val="24"/>
            <w:lang w:val="en-GB"/>
            <w:rPrChange w:id="4244" w:author="Alexandre Miguel Kaizeler Guedes Da Silva Afonso" w:date="2026-07-27T16:55:00Z" w16du:dateUtc="2026-07-27T15:55:00Z">
              <w:rPr>
                <w:rFonts w:ascii="Arial" w:hAnsi="Arial" w:cs="Arial"/>
                <w:sz w:val="24"/>
                <w:szCs w:val="24"/>
              </w:rPr>
            </w:rPrChange>
          </w:rPr>
          <w:delInstrText xml:space="preserve"> ADDIN ZOTERO_ITEM CSL_CITATION {"citationID":"o9AfXh2x","properties":{"formattedCitation":"\\super 63\\nosupersub{}","plainCitation":"63","noteIndex":0},"citationItems":[{"id":"6GlZNSzq/RZaN8MUy","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delInstrText>
        </w:r>
        <w:r w:rsidRPr="00B475D4" w:rsidDel="00967863">
          <w:rPr>
            <w:rFonts w:ascii="Arial" w:hAnsi="Arial" w:cs="Arial"/>
            <w:sz w:val="24"/>
            <w:szCs w:val="24"/>
            <w:lang w:val="en-GB"/>
            <w:rPrChange w:id="4245" w:author="Alexandre Miguel Kaizeler Guedes Da Silva Afonso" w:date="2026-07-27T16:55:00Z" w16du:dateUtc="2026-07-27T15:55:00Z">
              <w:rPr>
                <w:rFonts w:ascii="Arial" w:hAnsi="Arial" w:cs="Arial"/>
                <w:sz w:val="24"/>
                <w:szCs w:val="24"/>
              </w:rPr>
            </w:rPrChange>
          </w:rPr>
          <w:fldChar w:fldCharType="separate"/>
        </w:r>
        <w:r w:rsidR="00894559" w:rsidRPr="00CC6580" w:rsidDel="00967863">
          <w:rPr>
            <w:rFonts w:ascii="Arial" w:eastAsiaTheme="minorHAnsi" w:hAnsi="Arial" w:cs="Arial"/>
            <w:kern w:val="0"/>
            <w:sz w:val="24"/>
            <w:szCs w:val="24"/>
            <w:vertAlign w:val="superscript"/>
            <w:lang w:val="en-GB"/>
          </w:rPr>
          <w:delText>63</w:delText>
        </w:r>
        <w:r w:rsidRPr="00B475D4" w:rsidDel="00967863">
          <w:rPr>
            <w:rFonts w:ascii="Arial" w:hAnsi="Arial" w:cs="Arial"/>
            <w:sz w:val="24"/>
            <w:szCs w:val="24"/>
            <w:lang w:val="en-GB"/>
            <w:rPrChange w:id="4246" w:author="Alexandre Miguel Kaizeler Guedes Da Silva Afonso" w:date="2026-07-27T16:55:00Z" w16du:dateUtc="2026-07-27T15:55:00Z">
              <w:rPr>
                <w:rFonts w:ascii="Arial" w:hAnsi="Arial" w:cs="Arial"/>
                <w:sz w:val="24"/>
                <w:szCs w:val="24"/>
              </w:rPr>
            </w:rPrChange>
          </w:rPr>
          <w:fldChar w:fldCharType="end"/>
        </w:r>
        <w:r w:rsidRPr="00B475D4" w:rsidDel="00967863">
          <w:rPr>
            <w:rFonts w:ascii="Arial" w:hAnsi="Arial" w:cs="Arial"/>
            <w:sz w:val="24"/>
            <w:szCs w:val="24"/>
            <w:lang w:val="en-GB"/>
            <w:rPrChange w:id="4247" w:author="Alexandre Miguel Kaizeler Guedes Da Silva Afonso" w:date="2026-07-27T16:55:00Z" w16du:dateUtc="2026-07-27T15:55:00Z">
              <w:rPr>
                <w:rFonts w:ascii="Arial" w:hAnsi="Arial" w:cs="Arial"/>
                <w:sz w:val="24"/>
                <w:szCs w:val="24"/>
              </w:rPr>
            </w:rPrChange>
          </w:rPr>
          <w:delText>. Once released into the cytoplasm, these dsRNAs activate MDA5 and RIG-I, initiating inflammatory signaling</w:delText>
        </w:r>
        <w:r w:rsidRPr="00B475D4" w:rsidDel="00967863">
          <w:rPr>
            <w:rFonts w:ascii="Arial" w:hAnsi="Arial" w:cs="Arial"/>
            <w:sz w:val="24"/>
            <w:szCs w:val="24"/>
            <w:lang w:val="en-GB"/>
            <w:rPrChange w:id="4248" w:author="Alexandre Miguel Kaizeler Guedes Da Silva Afonso" w:date="2026-07-27T16:55:00Z" w16du:dateUtc="2026-07-27T15:55:00Z">
              <w:rPr>
                <w:rFonts w:ascii="Arial" w:hAnsi="Arial" w:cs="Arial"/>
                <w:sz w:val="24"/>
                <w:szCs w:val="24"/>
              </w:rPr>
            </w:rPrChange>
          </w:rPr>
          <w:fldChar w:fldCharType="begin"/>
        </w:r>
        <w:r w:rsidR="00894559" w:rsidRPr="00B475D4" w:rsidDel="00967863">
          <w:rPr>
            <w:rFonts w:ascii="Arial" w:hAnsi="Arial" w:cs="Arial"/>
            <w:sz w:val="24"/>
            <w:szCs w:val="24"/>
            <w:lang w:val="en-GB"/>
            <w:rPrChange w:id="4249" w:author="Alexandre Miguel Kaizeler Guedes Da Silva Afonso" w:date="2026-07-27T16:55:00Z" w16du:dateUtc="2026-07-27T15:55:00Z">
              <w:rPr>
                <w:rFonts w:ascii="Arial" w:hAnsi="Arial" w:cs="Arial"/>
                <w:sz w:val="24"/>
                <w:szCs w:val="24"/>
              </w:rPr>
            </w:rPrChange>
          </w:rPr>
          <w:delInstrText xml:space="preserve"> ADDIN ZOTERO_ITEM CSL_CITATION {"citationID":"rgR5LMUK","properties":{"formattedCitation":"\\super 63\\nosupersub{}","plainCitation":"63","noteIndex":0},"citationItems":[{"id":"6GlZNSzq/RZaN8MUy","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delInstrText>
        </w:r>
        <w:r w:rsidRPr="00B475D4" w:rsidDel="00967863">
          <w:rPr>
            <w:rFonts w:ascii="Arial" w:hAnsi="Arial" w:cs="Arial"/>
            <w:sz w:val="24"/>
            <w:szCs w:val="24"/>
            <w:lang w:val="en-GB"/>
            <w:rPrChange w:id="4250" w:author="Alexandre Miguel Kaizeler Guedes Da Silva Afonso" w:date="2026-07-27T16:55:00Z" w16du:dateUtc="2026-07-27T15:55:00Z">
              <w:rPr>
                <w:rFonts w:ascii="Arial" w:hAnsi="Arial" w:cs="Arial"/>
                <w:sz w:val="24"/>
                <w:szCs w:val="24"/>
              </w:rPr>
            </w:rPrChange>
          </w:rPr>
          <w:fldChar w:fldCharType="separate"/>
        </w:r>
        <w:r w:rsidR="00894559" w:rsidRPr="00CC6580" w:rsidDel="00967863">
          <w:rPr>
            <w:rFonts w:ascii="Arial" w:eastAsiaTheme="minorHAnsi" w:hAnsi="Arial" w:cs="Arial"/>
            <w:kern w:val="0"/>
            <w:sz w:val="24"/>
            <w:szCs w:val="24"/>
            <w:vertAlign w:val="superscript"/>
            <w:lang w:val="en-GB"/>
          </w:rPr>
          <w:delText>63</w:delText>
        </w:r>
        <w:r w:rsidRPr="00B475D4" w:rsidDel="00967863">
          <w:rPr>
            <w:rFonts w:ascii="Arial" w:hAnsi="Arial" w:cs="Arial"/>
            <w:sz w:val="24"/>
            <w:szCs w:val="24"/>
            <w:lang w:val="en-GB"/>
            <w:rPrChange w:id="4251" w:author="Alexandre Miguel Kaizeler Guedes Da Silva Afonso" w:date="2026-07-27T16:55:00Z" w16du:dateUtc="2026-07-27T15:55:00Z">
              <w:rPr>
                <w:rFonts w:ascii="Arial" w:hAnsi="Arial" w:cs="Arial"/>
                <w:sz w:val="24"/>
                <w:szCs w:val="24"/>
              </w:rPr>
            </w:rPrChange>
          </w:rPr>
          <w:fldChar w:fldCharType="end"/>
        </w:r>
        <w:r w:rsidRPr="00B475D4" w:rsidDel="00967863">
          <w:rPr>
            <w:rFonts w:ascii="Arial" w:hAnsi="Arial" w:cs="Arial"/>
            <w:sz w:val="24"/>
            <w:szCs w:val="24"/>
            <w:lang w:val="en-GB"/>
            <w:rPrChange w:id="4252" w:author="Alexandre Miguel Kaizeler Guedes Da Silva Afonso" w:date="2026-07-27T16:55:00Z" w16du:dateUtc="2026-07-27T15:55:00Z">
              <w:rPr>
                <w:rFonts w:ascii="Arial" w:hAnsi="Arial" w:cs="Arial"/>
                <w:sz w:val="24"/>
                <w:szCs w:val="24"/>
              </w:rPr>
            </w:rPrChange>
          </w:rPr>
          <w:delText>. SGs could therefore mitigate inflammation by sequestering mitochondrial dsRNAs. To test this hypothesis, we exposed U2-OS cells to hyperosmotic stress, which perturbs but does not directly damage mitochondria</w:delText>
        </w:r>
        <w:r w:rsidRPr="00B475D4" w:rsidDel="00967863">
          <w:rPr>
            <w:rFonts w:ascii="Arial" w:hAnsi="Arial" w:cs="Arial"/>
            <w:sz w:val="24"/>
            <w:szCs w:val="24"/>
            <w:lang w:val="en-GB"/>
            <w:rPrChange w:id="4253" w:author="Alexandre Miguel Kaizeler Guedes Da Silva Afonso" w:date="2026-07-27T16:55:00Z" w16du:dateUtc="2026-07-27T15:55:00Z">
              <w:rPr>
                <w:rFonts w:ascii="Arial" w:hAnsi="Arial" w:cs="Arial"/>
                <w:sz w:val="24"/>
                <w:szCs w:val="24"/>
              </w:rPr>
            </w:rPrChange>
          </w:rPr>
          <w:fldChar w:fldCharType="begin"/>
        </w:r>
        <w:r w:rsidR="00894559" w:rsidRPr="00B475D4" w:rsidDel="00967863">
          <w:rPr>
            <w:rFonts w:ascii="Arial" w:hAnsi="Arial" w:cs="Arial"/>
            <w:sz w:val="24"/>
            <w:szCs w:val="24"/>
            <w:lang w:val="en-GB"/>
            <w:rPrChange w:id="4254" w:author="Alexandre Miguel Kaizeler Guedes Da Silva Afonso" w:date="2026-07-27T16:55:00Z" w16du:dateUtc="2026-07-27T15:55:00Z">
              <w:rPr>
                <w:rFonts w:ascii="Arial" w:hAnsi="Arial" w:cs="Arial"/>
                <w:sz w:val="24"/>
                <w:szCs w:val="24"/>
              </w:rPr>
            </w:rPrChange>
          </w:rPr>
          <w:delInstrText xml:space="preserve"> ADDIN ZOTERO_ITEM CSL_CITATION {"citationID":"CE3ilcap","properties":{"formattedCitation":"\\super 71\\nosupersub{}","plainCitation":"71","noteIndex":0},"citationItems":[{"id":"6GlZNSzq/dW3hQaQC","uris":["http://zotero.org/users/local/q86rvdj2/items/MMMZKR6X"],"itemData":{"id":155,"type":"article-journal","abstract":"A high-salt diet significantly impacts various diseases, ilncluding cancer and immune diseases. Recent studies suggest that the high-salt/hyperosmotic environment in the body may alter the chronic properties of cancer and immune cells in the disease context. However, little is known about the acute metabolic changes in hyperosmotic stress. Here, we found that hyperosmotic stress for a few minutes induces Warburg-like metabolic remodeling in HeLa and Raw264.7 cells and suppresses fatty acid oxidation. Regarding Warburg-like remodeling, we determined that the pyruvate dehydrogenase phosphorylation status was altered bidirectionally (high in hyperosmolarity and low in hypoosmolarity) to osmotic stress in isolated mitochondria, suggesting that mitochondria themselves have an acute osmosensing mechanism. Additionally, we demonstrate that Warburg-like remodeling is required for HeLa cells to maintain ATP levels and survive under hyperosmotic conditions. Collectively, our findings suggest that cells exhibit acute metabolic remodeling under osmotic stress via the regulation of pyruvate dehydrogenase phosphorylation by direct osmosensing within mitochondria.","container-title":"The Journal of Biological Chemistry","DOI":"10.1016/j.jbc.2022.102837","ISSN":"1083-351X","issue":"2","journalAbbreviation":"J Biol Chem","language":"eng","page":"102837","PMID":"36581206","PMCID":"PMC9879793","source":"PubMed","title":"Mitochondria directly sense osmotic stress to trigger rapid metabolic remodeling via regulation of pyruvate dehydrogenase phosphorylation","volume":"299","author":[{"family":"Ikizawa","given":"Takeshi"},{"family":"Ikeda","given":"Kazutaka"},{"family":"Arita","given":"Makoto"},{"family":"Kitajima","given":"Shojiro"},{"family":"Soga","given":"Tomoyoshi"},{"family":"Ichijo","given":"Hidenori"},{"family":"Naguro","given":"Isao"}],"issued":{"date-parts":[["2023",2]]}}}],"schema":"https://github.com/citation-style-language/schema/raw/master/csl-citation.json"} </w:delInstrText>
        </w:r>
        <w:r w:rsidRPr="00B475D4" w:rsidDel="00967863">
          <w:rPr>
            <w:rFonts w:ascii="Arial" w:hAnsi="Arial" w:cs="Arial"/>
            <w:sz w:val="24"/>
            <w:szCs w:val="24"/>
            <w:lang w:val="en-GB"/>
            <w:rPrChange w:id="4255" w:author="Alexandre Miguel Kaizeler Guedes Da Silva Afonso" w:date="2026-07-27T16:55:00Z" w16du:dateUtc="2026-07-27T15:55:00Z">
              <w:rPr>
                <w:rFonts w:ascii="Arial" w:hAnsi="Arial" w:cs="Arial"/>
                <w:sz w:val="24"/>
                <w:szCs w:val="24"/>
              </w:rPr>
            </w:rPrChange>
          </w:rPr>
          <w:fldChar w:fldCharType="separate"/>
        </w:r>
        <w:r w:rsidR="00894559" w:rsidRPr="00CC6580" w:rsidDel="00967863">
          <w:rPr>
            <w:rFonts w:ascii="Arial" w:eastAsiaTheme="minorHAnsi" w:hAnsi="Arial" w:cs="Arial"/>
            <w:kern w:val="0"/>
            <w:sz w:val="24"/>
            <w:szCs w:val="24"/>
            <w:vertAlign w:val="superscript"/>
            <w:lang w:val="en-GB"/>
          </w:rPr>
          <w:delText>71</w:delText>
        </w:r>
        <w:r w:rsidRPr="00B475D4" w:rsidDel="00967863">
          <w:rPr>
            <w:rFonts w:ascii="Arial" w:hAnsi="Arial" w:cs="Arial"/>
            <w:sz w:val="24"/>
            <w:szCs w:val="24"/>
            <w:lang w:val="en-GB"/>
            <w:rPrChange w:id="4256" w:author="Alexandre Miguel Kaizeler Guedes Da Silva Afonso" w:date="2026-07-27T16:55:00Z" w16du:dateUtc="2026-07-27T15:55:00Z">
              <w:rPr>
                <w:rFonts w:ascii="Arial" w:hAnsi="Arial" w:cs="Arial"/>
                <w:sz w:val="24"/>
                <w:szCs w:val="24"/>
              </w:rPr>
            </w:rPrChange>
          </w:rPr>
          <w:fldChar w:fldCharType="end"/>
        </w:r>
        <w:r w:rsidRPr="00B475D4" w:rsidDel="00967863">
          <w:rPr>
            <w:rFonts w:ascii="Arial" w:hAnsi="Arial" w:cs="Arial"/>
            <w:sz w:val="24"/>
            <w:szCs w:val="24"/>
            <w:lang w:val="en-GB"/>
            <w:rPrChange w:id="4257" w:author="Alexandre Miguel Kaizeler Guedes Da Silva Afonso" w:date="2026-07-27T16:55:00Z" w16du:dateUtc="2026-07-27T15:55:00Z">
              <w:rPr>
                <w:rFonts w:ascii="Arial" w:hAnsi="Arial" w:cs="Arial"/>
                <w:sz w:val="24"/>
                <w:szCs w:val="24"/>
              </w:rPr>
            </w:rPrChange>
          </w:rPr>
          <w:delText>, and to DIDS, a VDAC pore inhibitor previously shown to block mitochondrial dsRNA release into the cytosol</w:delText>
        </w:r>
      </w:del>
      <w:r w:rsidRPr="00B475D4">
        <w:rPr>
          <w:rFonts w:ascii="Arial" w:hAnsi="Arial" w:cs="Arial"/>
          <w:sz w:val="24"/>
          <w:szCs w:val="24"/>
          <w:lang w:val="en-GB"/>
          <w:rPrChange w:id="4258"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4259" w:author="Alexandre Miguel Kaizeler Guedes Da Silva Afonso" w:date="2026-07-27T16:55:00Z" w16du:dateUtc="2026-07-27T15:55:00Z">
            <w:rPr>
              <w:rFonts w:ascii="Arial" w:hAnsi="Arial" w:cs="Arial"/>
              <w:sz w:val="24"/>
              <w:szCs w:val="24"/>
            </w:rPr>
          </w:rPrChange>
        </w:rPr>
        <w:instrText xml:space="preserve"> ADDIN ZOTERO_ITEM CSL_CITATION {"citationID":"PfVdwFSA","properties":{"formattedCitation":"\\super 60\\nosupersub{}","plainCitation":"60","noteIndex":0},"citationItems":[{"id":134,"uris":["http://zotero.org/users/local/q86rvdj2/items/HRYLS8CR"],"itemData":{"id":134,"type":"article-journal","abstract":"In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B475D4">
        <w:rPr>
          <w:rFonts w:ascii="Arial" w:hAnsi="Arial" w:cs="Arial"/>
          <w:sz w:val="24"/>
          <w:szCs w:val="24"/>
          <w:lang w:val="en-GB"/>
          <w:rPrChange w:id="4260"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4261" w:author="Alexandre Miguel Kaizeler Guedes Da Silva Afonso" w:date="2026-07-27T16:55:00Z" w16du:dateUtc="2026-07-27T15:55:00Z">
            <w:rPr>
              <w:rFonts w:ascii="Arial" w:hAnsi="Arial" w:cs="Arial"/>
              <w:kern w:val="0"/>
              <w:sz w:val="24"/>
              <w:vertAlign w:val="superscript"/>
            </w:rPr>
          </w:rPrChange>
        </w:rPr>
        <w:t>60</w:t>
      </w:r>
      <w:r w:rsidRPr="00B475D4">
        <w:rPr>
          <w:rFonts w:ascii="Arial" w:hAnsi="Arial" w:cs="Arial"/>
          <w:sz w:val="24"/>
          <w:szCs w:val="24"/>
          <w:lang w:val="en-GB"/>
          <w:rPrChange w:id="4262" w:author="Alexandre Miguel Kaizeler Guedes Da Silva Afonso" w:date="2026-07-27T16:55:00Z" w16du:dateUtc="2026-07-27T15:55:00Z">
            <w:rPr>
              <w:rFonts w:ascii="Arial" w:hAnsi="Arial" w:cs="Arial"/>
              <w:sz w:val="24"/>
              <w:szCs w:val="24"/>
            </w:rPr>
          </w:rPrChange>
        </w:rPr>
        <w:fldChar w:fldCharType="end"/>
      </w:r>
      <w:ins w:id="4263" w:author="Alexandre Miguel Kaizeler Guedes Da Silva Afonso" w:date="2026-07-07T17:06:00Z" w16du:dateUtc="2026-07-07T16:06:00Z">
        <w:r w:rsidR="00967863" w:rsidRPr="00B475D4">
          <w:rPr>
            <w:rFonts w:ascii="Arial" w:hAnsi="Arial" w:cs="Arial"/>
            <w:sz w:val="24"/>
            <w:szCs w:val="24"/>
            <w:lang w:val="en-GB"/>
            <w:rPrChange w:id="4264" w:author="Alexandre Miguel Kaizeler Guedes Da Silva Afonso" w:date="2026-07-27T16:55:00Z" w16du:dateUtc="2026-07-27T15:55:00Z">
              <w:rPr>
                <w:rFonts w:ascii="Arial" w:hAnsi="Arial" w:cs="Arial"/>
                <w:sz w:val="24"/>
                <w:szCs w:val="24"/>
              </w:rPr>
            </w:rPrChange>
          </w:rPr>
          <w:t xml:space="preserve">, </w:t>
        </w:r>
      </w:ins>
      <w:del w:id="4265" w:author="Alexandre Miguel Kaizeler Guedes Da Silva Afonso" w:date="2026-07-07T17:06:00Z" w16du:dateUtc="2026-07-07T16:06:00Z">
        <w:r w:rsidRPr="00B475D4" w:rsidDel="00967863">
          <w:rPr>
            <w:rFonts w:ascii="Arial" w:hAnsi="Arial" w:cs="Arial"/>
            <w:sz w:val="24"/>
            <w:szCs w:val="24"/>
            <w:lang w:val="en-GB"/>
            <w:rPrChange w:id="4266" w:author="Alexandre Miguel Kaizeler Guedes Da Silva Afonso" w:date="2026-07-27T16:55:00Z" w16du:dateUtc="2026-07-27T15:55:00Z">
              <w:rPr>
                <w:rFonts w:ascii="Arial" w:hAnsi="Arial" w:cs="Arial"/>
                <w:sz w:val="24"/>
                <w:szCs w:val="24"/>
              </w:rPr>
            </w:rPrChange>
          </w:rPr>
          <w:delText xml:space="preserve">. </w:delText>
        </w:r>
      </w:del>
      <w:ins w:id="4267" w:author="Alexandre Miguel Kaizeler Guedes Da Silva Afonso" w:date="2026-07-07T17:06:00Z" w16du:dateUtc="2026-07-07T16:06:00Z">
        <w:r w:rsidR="00967863" w:rsidRPr="00B475D4">
          <w:rPr>
            <w:rFonts w:ascii="Arial" w:hAnsi="Arial" w:cs="Arial"/>
            <w:sz w:val="24"/>
            <w:szCs w:val="24"/>
            <w:lang w:val="en-GB"/>
            <w:rPrChange w:id="4268" w:author="Alexandre Miguel Kaizeler Guedes Da Silva Afonso" w:date="2026-07-27T16:55:00Z" w16du:dateUtc="2026-07-27T15:55:00Z">
              <w:rPr>
                <w:rFonts w:ascii="Arial" w:hAnsi="Arial" w:cs="Arial"/>
                <w:sz w:val="24"/>
                <w:szCs w:val="24"/>
              </w:rPr>
            </w:rPrChange>
          </w:rPr>
          <w:t>abolished SG assembly (Supplementary Figure 10), indicating that mitochondrial permeability is required for SG formation, although we cannot rule out nonspecific effects of DIDS or contributions from other mitochondrial factors.</w:t>
        </w:r>
      </w:ins>
      <w:del w:id="4269" w:author="Alexandre Miguel Kaizeler Guedes Da Silva Afonso" w:date="2026-07-07T17:06:00Z" w16du:dateUtc="2026-07-07T16:06:00Z">
        <w:r w:rsidRPr="00B475D4" w:rsidDel="00967863">
          <w:rPr>
            <w:rFonts w:ascii="Arial" w:hAnsi="Arial" w:cs="Arial"/>
            <w:sz w:val="24"/>
            <w:szCs w:val="24"/>
            <w:lang w:val="en-GB"/>
            <w:rPrChange w:id="4270" w:author="Alexandre Miguel Kaizeler Guedes Da Silva Afonso" w:date="2026-07-27T16:55:00Z" w16du:dateUtc="2026-07-27T15:55:00Z">
              <w:rPr>
                <w:rFonts w:ascii="Arial" w:hAnsi="Arial" w:cs="Arial"/>
                <w:sz w:val="24"/>
                <w:szCs w:val="24"/>
              </w:rPr>
            </w:rPrChange>
          </w:rPr>
          <w:delText>Unexpectedly, DIDS treatment completely abolished SG assembly</w:delText>
        </w:r>
        <w:r w:rsidR="00243D26" w:rsidRPr="00B475D4" w:rsidDel="00967863">
          <w:rPr>
            <w:rFonts w:ascii="Arial" w:hAnsi="Arial" w:cs="Arial"/>
            <w:sz w:val="24"/>
            <w:szCs w:val="24"/>
            <w:lang w:val="en-GB"/>
            <w:rPrChange w:id="4271" w:author="Alexandre Miguel Kaizeler Guedes Da Silva Afonso" w:date="2026-07-27T16:55:00Z" w16du:dateUtc="2026-07-27T15:55:00Z">
              <w:rPr>
                <w:rFonts w:ascii="Arial" w:hAnsi="Arial" w:cs="Arial"/>
                <w:sz w:val="24"/>
                <w:szCs w:val="24"/>
              </w:rPr>
            </w:rPrChange>
          </w:rPr>
          <w:delText xml:space="preserve"> (</w:delText>
        </w:r>
      </w:del>
      <w:ins w:id="4272" w:author="Joana Jesus" w:date="2026-06-11T12:15:00Z" w16du:dateUtc="2026-06-11T11:15:00Z">
        <w:del w:id="4273" w:author="Alexandre Miguel Kaizeler Guedes Da Silva Afonso" w:date="2026-07-07T17:06:00Z" w16du:dateUtc="2026-07-07T16:06:00Z">
          <w:r w:rsidR="003574E4" w:rsidRPr="00B475D4" w:rsidDel="00967863">
            <w:rPr>
              <w:rFonts w:ascii="Arial" w:hAnsi="Arial" w:cs="Arial"/>
              <w:sz w:val="24"/>
              <w:szCs w:val="24"/>
              <w:lang w:val="en-GB"/>
              <w:rPrChange w:id="4274" w:author="Alexandre Miguel Kaizeler Guedes Da Silva Afonso" w:date="2026-07-27T16:55:00Z" w16du:dateUtc="2026-07-27T15:55:00Z">
                <w:rPr>
                  <w:rFonts w:ascii="Arial" w:hAnsi="Arial" w:cs="Arial"/>
                  <w:sz w:val="24"/>
                  <w:szCs w:val="24"/>
                </w:rPr>
              </w:rPrChange>
            </w:rPr>
            <w:delText xml:space="preserve">Supplementary </w:delText>
          </w:r>
        </w:del>
      </w:ins>
      <w:del w:id="4275" w:author="Alexandre Miguel Kaizeler Guedes Da Silva Afonso" w:date="2026-07-07T17:06:00Z" w16du:dateUtc="2026-07-07T16:06:00Z">
        <w:r w:rsidR="00243D26" w:rsidRPr="00B475D4" w:rsidDel="00967863">
          <w:rPr>
            <w:rFonts w:ascii="Arial" w:hAnsi="Arial" w:cs="Arial"/>
            <w:sz w:val="24"/>
            <w:szCs w:val="24"/>
            <w:lang w:val="en-GB"/>
            <w:rPrChange w:id="4276" w:author="Alexandre Miguel Kaizeler Guedes Da Silva Afonso" w:date="2026-07-27T16:55:00Z" w16du:dateUtc="2026-07-27T15:55:00Z">
              <w:rPr>
                <w:rFonts w:ascii="Arial" w:hAnsi="Arial" w:cs="Arial"/>
                <w:sz w:val="24"/>
                <w:szCs w:val="24"/>
              </w:rPr>
            </w:rPrChange>
          </w:rPr>
          <w:delText>Figure 9</w:delText>
        </w:r>
      </w:del>
      <w:ins w:id="4277" w:author="Nuno Morais" w:date="2026-07-06T14:59:00Z" w16du:dateUtc="2026-07-06T13:59:00Z">
        <w:del w:id="4278" w:author="Alexandre Miguel Kaizeler Guedes Da Silva Afonso" w:date="2026-07-07T17:06:00Z" w16du:dateUtc="2026-07-07T16:06:00Z">
          <w:r w:rsidR="00692ECA" w:rsidRPr="00B475D4" w:rsidDel="00967863">
            <w:rPr>
              <w:rFonts w:ascii="Arial" w:hAnsi="Arial" w:cs="Arial"/>
              <w:sz w:val="24"/>
              <w:szCs w:val="24"/>
              <w:lang w:val="en-GB"/>
              <w:rPrChange w:id="4279" w:author="Alexandre Miguel Kaizeler Guedes Da Silva Afonso" w:date="2026-07-27T16:55:00Z" w16du:dateUtc="2026-07-27T15:55:00Z">
                <w:rPr>
                  <w:rFonts w:ascii="Arial" w:hAnsi="Arial" w:cs="Arial"/>
                  <w:sz w:val="24"/>
                  <w:szCs w:val="24"/>
                </w:rPr>
              </w:rPrChange>
            </w:rPr>
            <w:delText>10</w:delText>
          </w:r>
        </w:del>
      </w:ins>
      <w:del w:id="4280" w:author="Alexandre Miguel Kaizeler Guedes Da Silva Afonso" w:date="2026-07-07T17:06:00Z" w16du:dateUtc="2026-07-07T16:06:00Z">
        <w:r w:rsidR="00243D26" w:rsidRPr="00B475D4" w:rsidDel="00967863">
          <w:rPr>
            <w:rFonts w:ascii="Arial" w:hAnsi="Arial" w:cs="Arial"/>
            <w:sz w:val="24"/>
            <w:szCs w:val="24"/>
            <w:lang w:val="en-GB"/>
            <w:rPrChange w:id="4281" w:author="Alexandre Miguel Kaizeler Guedes Da Silva Afonso" w:date="2026-07-27T16:55:00Z" w16du:dateUtc="2026-07-27T15:55:00Z">
              <w:rPr>
                <w:rFonts w:ascii="Arial" w:hAnsi="Arial" w:cs="Arial"/>
                <w:sz w:val="24"/>
                <w:szCs w:val="24"/>
              </w:rPr>
            </w:rPrChange>
          </w:rPr>
          <w:delText>)</w:delText>
        </w:r>
        <w:r w:rsidRPr="00B475D4" w:rsidDel="00967863">
          <w:rPr>
            <w:rFonts w:ascii="Arial" w:hAnsi="Arial" w:cs="Arial"/>
            <w:sz w:val="24"/>
            <w:szCs w:val="24"/>
            <w:lang w:val="en-GB"/>
            <w:rPrChange w:id="4282" w:author="Alexandre Miguel Kaizeler Guedes Da Silva Afonso" w:date="2026-07-27T16:55:00Z" w16du:dateUtc="2026-07-27T15:55:00Z">
              <w:rPr>
                <w:rFonts w:ascii="Arial" w:hAnsi="Arial" w:cs="Arial"/>
                <w:sz w:val="24"/>
                <w:szCs w:val="24"/>
              </w:rPr>
            </w:rPrChange>
          </w:rPr>
          <w:delText>. This finding suggests that mitochondrial permeability is required for SG formation, potentially implicating dsRNA export as a trigger. However, the effect could also reflect the release or uptake of other mitochondrial factors, or nonspecific, cell-wide effects of DIDS.</w:delText>
        </w:r>
      </w:del>
    </w:p>
    <w:p w14:paraId="0F45C1B4" w14:textId="4A89F3CD" w:rsidR="009F4E52" w:rsidRPr="00B475D4" w:rsidDel="00967863" w:rsidRDefault="00967863" w:rsidP="009F4E52">
      <w:pPr>
        <w:jc w:val="both"/>
        <w:rPr>
          <w:del w:id="4283" w:author="Alexandre Miguel Kaizeler Guedes Da Silva Afonso" w:date="2026-07-07T17:07:00Z" w16du:dateUtc="2026-07-07T16:07:00Z"/>
          <w:rFonts w:ascii="Arial" w:hAnsi="Arial" w:cs="Arial"/>
          <w:sz w:val="24"/>
          <w:szCs w:val="24"/>
          <w:lang w:val="en-GB"/>
          <w:rPrChange w:id="4284" w:author="Alexandre Miguel Kaizeler Guedes Da Silva Afonso" w:date="2026-07-27T16:55:00Z" w16du:dateUtc="2026-07-27T15:55:00Z">
            <w:rPr>
              <w:del w:id="4285" w:author="Alexandre Miguel Kaizeler Guedes Da Silva Afonso" w:date="2026-07-07T17:07:00Z" w16du:dateUtc="2026-07-07T16:07:00Z"/>
              <w:rFonts w:ascii="Arial" w:hAnsi="Arial" w:cs="Arial"/>
              <w:sz w:val="24"/>
              <w:szCs w:val="24"/>
            </w:rPr>
          </w:rPrChange>
        </w:rPr>
      </w:pPr>
      <w:ins w:id="4286" w:author="Alexandre Miguel Kaizeler Guedes Da Silva Afonso" w:date="2026-07-07T17:07:00Z" w16du:dateUtc="2026-07-07T16:07:00Z">
        <w:r w:rsidRPr="00B475D4">
          <w:rPr>
            <w:rFonts w:ascii="Arial" w:hAnsi="Arial" w:cs="Arial"/>
            <w:sz w:val="24"/>
            <w:szCs w:val="24"/>
            <w:lang w:val="en-GB"/>
            <w:rPrChange w:id="4287" w:author="Alexandre Miguel Kaizeler Guedes Da Silva Afonso" w:date="2026-07-27T16:55:00Z" w16du:dateUtc="2026-07-27T15:55:00Z">
              <w:rPr>
                <w:rFonts w:ascii="Arial" w:hAnsi="Arial" w:cs="Arial"/>
                <w:sz w:val="24"/>
                <w:szCs w:val="24"/>
              </w:rPr>
            </w:rPrChange>
          </w:rPr>
          <w:lastRenderedPageBreak/>
          <w:t>High-resolution Airyscan imaging revealed that SG-like foci, readily distinguishable by conventional confocal microscopy, became harder to resolve from the broader G3BP1 signal (Supplementary Figure 10 vs Figure 6A), highlighting a broader definitional challenge</w:t>
        </w:r>
      </w:ins>
      <w:ins w:id="4288" w:author="Alexandre Miguel Kaizeler Guedes Da Silva Afonso" w:date="2026-07-07T17:22:00Z" w16du:dateUtc="2026-07-07T16:22:00Z">
        <w:r w:rsidR="00C15FD6" w:rsidRPr="00B475D4">
          <w:rPr>
            <w:rFonts w:ascii="Arial" w:hAnsi="Arial" w:cs="Arial"/>
            <w:sz w:val="24"/>
            <w:szCs w:val="24"/>
            <w:lang w:val="en-GB"/>
            <w:rPrChange w:id="4289" w:author="Alexandre Miguel Kaizeler Guedes Da Silva Afonso" w:date="2026-07-27T16:55:00Z" w16du:dateUtc="2026-07-27T15:55:00Z">
              <w:rPr>
                <w:rFonts w:ascii="Arial" w:hAnsi="Arial" w:cs="Arial"/>
                <w:sz w:val="24"/>
                <w:szCs w:val="24"/>
              </w:rPr>
            </w:rPrChange>
          </w:rPr>
          <w:t>.</w:t>
        </w:r>
      </w:ins>
      <w:ins w:id="4290" w:author="Alexandre Miguel Kaizeler Guedes Da Silva Afonso" w:date="2026-07-07T17:07:00Z" w16du:dateUtc="2026-07-07T16:07:00Z">
        <w:r w:rsidRPr="00B475D4">
          <w:rPr>
            <w:rFonts w:ascii="Arial" w:hAnsi="Arial" w:cs="Arial"/>
            <w:sz w:val="24"/>
            <w:szCs w:val="24"/>
            <w:lang w:val="en-GB"/>
            <w:rPrChange w:id="4291" w:author="Alexandre Miguel Kaizeler Guedes Da Silva Afonso" w:date="2026-07-27T16:55:00Z" w16du:dateUtc="2026-07-27T15:55:00Z">
              <w:rPr>
                <w:rFonts w:ascii="Arial" w:hAnsi="Arial" w:cs="Arial"/>
                <w:sz w:val="24"/>
                <w:szCs w:val="24"/>
              </w:rPr>
            </w:rPrChange>
          </w:rPr>
          <w:t xml:space="preserve"> SGs are identified almost entirely by size-based imaging criteria that likely underestimate their presence under moderate stress. Within this imaging framework, dsRNA showed greater colocalization with G3BP1-positive foci under hyperosmotic stress than at baseline (Figure 6B–D). We interpret this as supportive of, rather than definitive evidence for, our model</w:t>
        </w:r>
      </w:ins>
      <w:ins w:id="4292" w:author="Alexandre Miguel Kaizeler Guedes Da Silva Afonso" w:date="2026-07-07T17:22:00Z" w16du:dateUtc="2026-07-07T16:22:00Z">
        <w:r w:rsidR="00C15FD6" w:rsidRPr="00B475D4">
          <w:rPr>
            <w:rFonts w:ascii="Arial" w:hAnsi="Arial" w:cs="Arial"/>
            <w:sz w:val="24"/>
            <w:szCs w:val="24"/>
            <w:lang w:val="en-GB"/>
            <w:rPrChange w:id="4293" w:author="Alexandre Miguel Kaizeler Guedes Da Silva Afonso" w:date="2026-07-27T16:55:00Z" w16du:dateUtc="2026-07-27T15:55:00Z">
              <w:rPr>
                <w:rFonts w:ascii="Arial" w:hAnsi="Arial" w:cs="Arial"/>
                <w:sz w:val="24"/>
                <w:szCs w:val="24"/>
              </w:rPr>
            </w:rPrChange>
          </w:rPr>
          <w:t>, as</w:t>
        </w:r>
      </w:ins>
      <w:ins w:id="4294" w:author="Alexandre Miguel Kaizeler Guedes Da Silva Afonso" w:date="2026-07-07T17:07:00Z" w16du:dateUtc="2026-07-07T16:07:00Z">
        <w:r w:rsidRPr="00B475D4">
          <w:rPr>
            <w:rFonts w:ascii="Arial" w:hAnsi="Arial" w:cs="Arial"/>
            <w:sz w:val="24"/>
            <w:szCs w:val="24"/>
            <w:lang w:val="en-GB"/>
            <w:rPrChange w:id="4295" w:author="Alexandre Miguel Kaizeler Guedes Da Silva Afonso" w:date="2026-07-27T16:55:00Z" w16du:dateUtc="2026-07-27T15:55:00Z">
              <w:rPr>
                <w:rFonts w:ascii="Arial" w:hAnsi="Arial" w:cs="Arial"/>
                <w:sz w:val="24"/>
                <w:szCs w:val="24"/>
              </w:rPr>
            </w:rPrChange>
          </w:rPr>
          <w:t xml:space="preserve"> the J2 antibody detects dsRNA broadly, we cannot formally exclude non-mitochondrial sources. The convergent evidence from the VDAC perturbation and imaging experiments nonetheless argues for a mitochondria-derived origin.</w:t>
        </w:r>
      </w:ins>
      <w:del w:id="4296" w:author="Alexandre Miguel Kaizeler Guedes Da Silva Afonso" w:date="2026-07-07T17:07:00Z" w16du:dateUtc="2026-07-07T16:07:00Z">
        <w:r w:rsidR="009F4E52" w:rsidRPr="00B475D4" w:rsidDel="00967863">
          <w:rPr>
            <w:rFonts w:ascii="Arial" w:hAnsi="Arial" w:cs="Arial"/>
            <w:sz w:val="24"/>
            <w:szCs w:val="24"/>
            <w:lang w:val="en-GB"/>
            <w:rPrChange w:id="4297" w:author="Alexandre Miguel Kaizeler Guedes Da Silva Afonso" w:date="2026-07-27T16:55:00Z" w16du:dateUtc="2026-07-27T15:55:00Z">
              <w:rPr>
                <w:rFonts w:ascii="Arial" w:hAnsi="Arial" w:cs="Arial"/>
                <w:sz w:val="24"/>
                <w:szCs w:val="24"/>
              </w:rPr>
            </w:rPrChange>
          </w:rPr>
          <w:delText>Because SGs often form in close proximity to mitochondria</w:delText>
        </w:r>
        <w:r w:rsidR="00B020BE" w:rsidRPr="00B475D4" w:rsidDel="00967863">
          <w:rPr>
            <w:rFonts w:ascii="Arial" w:hAnsi="Arial" w:cs="Arial"/>
            <w:sz w:val="24"/>
            <w:szCs w:val="24"/>
            <w:lang w:val="en-GB"/>
            <w:rPrChange w:id="4298" w:author="Alexandre Miguel Kaizeler Guedes Da Silva Afonso" w:date="2026-07-27T16:55:00Z" w16du:dateUtc="2026-07-27T15:55:00Z">
              <w:rPr>
                <w:rFonts w:ascii="Arial" w:hAnsi="Arial" w:cs="Arial"/>
                <w:sz w:val="24"/>
                <w:szCs w:val="24"/>
              </w:rPr>
            </w:rPrChange>
          </w:rPr>
          <w:fldChar w:fldCharType="begin"/>
        </w:r>
        <w:r w:rsidR="00894559" w:rsidRPr="00B475D4" w:rsidDel="00967863">
          <w:rPr>
            <w:rFonts w:ascii="Arial" w:hAnsi="Arial" w:cs="Arial"/>
            <w:sz w:val="24"/>
            <w:szCs w:val="24"/>
            <w:lang w:val="en-GB"/>
            <w:rPrChange w:id="4299" w:author="Alexandre Miguel Kaizeler Guedes Da Silva Afonso" w:date="2026-07-27T16:55:00Z" w16du:dateUtc="2026-07-27T15:55:00Z">
              <w:rPr>
                <w:rFonts w:ascii="Arial" w:hAnsi="Arial" w:cs="Arial"/>
                <w:sz w:val="24"/>
                <w:szCs w:val="24"/>
              </w:rPr>
            </w:rPrChange>
          </w:rPr>
          <w:delInstrText xml:space="preserve"> ADDIN ZOTERO_ITEM CSL_CITATION {"citationID":"HfzWSphm","properties":{"formattedCitation":"\\super 64\\nosupersub{}","plainCitation":"64","noteIndex":0},"citationItems":[{"id":"6GlZNSzq/Rl0IJPB3","uris":["http://zotero.org/users/local/q86rvdj2/items/KVCGFUNB"],"itemData":{"id":93,"type":"article-journal","abstract":"The formation of stress granules (SGs) is an essential aspect of the cellular response to many kinds of stress, but its adaptive role is far from clear. SG dysfunction is implicated in aging-onset neurodegenerative diseases, prompting interest in their physiological function. Here, we report that during starvation stress, SGs interact with mitochondria and regulate metabolic remodeling. We show that SG formation leads to a downregulation of fatty acid β-oxidation (FAO) through the modulation of mitochondrial voltage-dependent anion channels (VDACs), which import fatty acids (FAs) into mitochondria. The subsequent decrease in FAO during long-term starvation reduces oxidative damage and rations FAs for longer use. Failure to form SGs, whether caused by the genetic deletion of SG components or an amyotrophic lateral sclerosis (ALS)-associated mutation, translates into an inability to downregulate FAO. Because metabolic dysfunction is a common pathological element of neurodegenerative diseases, including ALS, our findings provide a direction for studying the clinical relevance of SGs.","container-title":"Cell Reports","DOI":"10.1016/j.celrep.2021.109237","ISSN":"2211-1247","issue":"11","journalAbbreviation":"Cell Rep","language":"eng","note":"PMID: 34133922\nPMCID: PMC8220302","page":"109237","source":"PubMed","title":"Stress granules inhibit fatty acid oxidation by modulating mitochondrial permeability","volume":"35","author":[{"family":"Amen","given":"Triana"},{"family":"Kaganovich","given":"Daniel"}],"issued":{"date-parts":[["2021",6,15]]}}}],"schema":"https://github.com/citation-style-language/schema/raw/master/csl-citation.json"} </w:delInstrText>
        </w:r>
        <w:r w:rsidR="00B020BE" w:rsidRPr="00B475D4" w:rsidDel="00967863">
          <w:rPr>
            <w:rFonts w:ascii="Arial" w:hAnsi="Arial" w:cs="Arial"/>
            <w:sz w:val="24"/>
            <w:szCs w:val="24"/>
            <w:lang w:val="en-GB"/>
            <w:rPrChange w:id="4300" w:author="Alexandre Miguel Kaizeler Guedes Da Silva Afonso" w:date="2026-07-27T16:55:00Z" w16du:dateUtc="2026-07-27T15:55:00Z">
              <w:rPr>
                <w:rFonts w:ascii="Arial" w:hAnsi="Arial" w:cs="Arial"/>
                <w:sz w:val="24"/>
                <w:szCs w:val="24"/>
              </w:rPr>
            </w:rPrChange>
          </w:rPr>
          <w:fldChar w:fldCharType="separate"/>
        </w:r>
        <w:r w:rsidR="00894559" w:rsidRPr="00CC6580" w:rsidDel="00967863">
          <w:rPr>
            <w:rFonts w:ascii="Arial" w:eastAsiaTheme="minorHAnsi" w:hAnsi="Arial" w:cs="Arial"/>
            <w:kern w:val="0"/>
            <w:sz w:val="24"/>
            <w:szCs w:val="24"/>
            <w:vertAlign w:val="superscript"/>
            <w:lang w:val="en-GB"/>
          </w:rPr>
          <w:delText>64</w:delText>
        </w:r>
        <w:r w:rsidR="00B020BE" w:rsidRPr="00B475D4" w:rsidDel="00967863">
          <w:rPr>
            <w:rFonts w:ascii="Arial" w:hAnsi="Arial" w:cs="Arial"/>
            <w:sz w:val="24"/>
            <w:szCs w:val="24"/>
            <w:lang w:val="en-GB"/>
            <w:rPrChange w:id="4301" w:author="Alexandre Miguel Kaizeler Guedes Da Silva Afonso" w:date="2026-07-27T16:55:00Z" w16du:dateUtc="2026-07-27T15:55:00Z">
              <w:rPr>
                <w:rFonts w:ascii="Arial" w:hAnsi="Arial" w:cs="Arial"/>
                <w:sz w:val="24"/>
                <w:szCs w:val="24"/>
              </w:rPr>
            </w:rPrChange>
          </w:rPr>
          <w:fldChar w:fldCharType="end"/>
        </w:r>
        <w:r w:rsidR="00B020BE" w:rsidRPr="00B475D4" w:rsidDel="00967863">
          <w:rPr>
            <w:rFonts w:ascii="Arial" w:hAnsi="Arial" w:cs="Arial"/>
            <w:sz w:val="24"/>
            <w:szCs w:val="24"/>
            <w:lang w:val="en-GB"/>
            <w:rPrChange w:id="4302" w:author="Alexandre Miguel Kaizeler Guedes Da Silva Afonso" w:date="2026-07-27T16:55:00Z" w16du:dateUtc="2026-07-27T15:55:00Z">
              <w:rPr>
                <w:rFonts w:ascii="Arial" w:hAnsi="Arial" w:cs="Arial"/>
                <w:sz w:val="24"/>
                <w:szCs w:val="24"/>
              </w:rPr>
            </w:rPrChange>
          </w:rPr>
          <w:delText xml:space="preserve">, </w:delText>
        </w:r>
        <w:r w:rsidR="009F4E52" w:rsidRPr="00B475D4" w:rsidDel="00967863">
          <w:rPr>
            <w:rFonts w:ascii="Arial" w:hAnsi="Arial" w:cs="Arial"/>
            <w:sz w:val="24"/>
            <w:szCs w:val="24"/>
            <w:lang w:val="en-GB"/>
            <w:rPrChange w:id="4303" w:author="Alexandre Miguel Kaizeler Guedes Da Silva Afonso" w:date="2026-07-27T16:55:00Z" w16du:dateUtc="2026-07-27T15:55:00Z">
              <w:rPr>
                <w:rFonts w:ascii="Arial" w:hAnsi="Arial" w:cs="Arial"/>
                <w:sz w:val="24"/>
                <w:szCs w:val="24"/>
              </w:rPr>
            </w:rPrChange>
          </w:rPr>
          <w:delText>standard confocal microscopy limited our ability to accurately quantify colocalization. We therefore used Airyscan imaging with joint deconvolution to improve spatial resolution. Unexpectedly, although SG-like foci were readily identifiable by conventional confocal microscopy, their distinction from the broader G3BP1 signal became noticeably less clear at higher resolution (</w:delText>
        </w:r>
      </w:del>
      <w:ins w:id="4304" w:author="Joana Jesus" w:date="2026-06-11T12:15:00Z" w16du:dateUtc="2026-06-11T11:15:00Z">
        <w:del w:id="4305" w:author="Alexandre Miguel Kaizeler Guedes Da Silva Afonso" w:date="2026-07-07T17:07:00Z" w16du:dateUtc="2026-07-07T16:07:00Z">
          <w:r w:rsidR="003574E4" w:rsidRPr="00B475D4" w:rsidDel="00967863">
            <w:rPr>
              <w:rFonts w:ascii="Arial" w:hAnsi="Arial" w:cs="Arial"/>
              <w:sz w:val="24"/>
              <w:szCs w:val="24"/>
              <w:lang w:val="en-GB"/>
              <w:rPrChange w:id="4306" w:author="Alexandre Miguel Kaizeler Guedes Da Silva Afonso" w:date="2026-07-27T16:55:00Z" w16du:dateUtc="2026-07-27T15:55:00Z">
                <w:rPr>
                  <w:rFonts w:ascii="Arial" w:hAnsi="Arial" w:cs="Arial"/>
                  <w:sz w:val="24"/>
                  <w:szCs w:val="24"/>
                </w:rPr>
              </w:rPrChange>
            </w:rPr>
            <w:delText xml:space="preserve">Suppementary </w:delText>
          </w:r>
        </w:del>
      </w:ins>
      <w:del w:id="4307" w:author="Alexandre Miguel Kaizeler Guedes Da Silva Afonso" w:date="2026-07-07T17:07:00Z" w16du:dateUtc="2026-07-07T16:07:00Z">
        <w:r w:rsidR="009F4E52" w:rsidRPr="00B475D4" w:rsidDel="00967863">
          <w:rPr>
            <w:rFonts w:ascii="Arial" w:hAnsi="Arial" w:cs="Arial"/>
            <w:sz w:val="24"/>
            <w:szCs w:val="24"/>
            <w:lang w:val="en-GB"/>
            <w:rPrChange w:id="4308" w:author="Alexandre Miguel Kaizeler Guedes Da Silva Afonso" w:date="2026-07-27T16:55:00Z" w16du:dateUtc="2026-07-27T15:55:00Z">
              <w:rPr>
                <w:rFonts w:ascii="Arial" w:hAnsi="Arial" w:cs="Arial"/>
                <w:sz w:val="24"/>
                <w:szCs w:val="24"/>
              </w:rPr>
            </w:rPrChange>
          </w:rPr>
          <w:delText xml:space="preserve">Figure </w:delText>
        </w:r>
        <w:r w:rsidR="00E42624" w:rsidRPr="00B475D4" w:rsidDel="00967863">
          <w:rPr>
            <w:rFonts w:ascii="Arial" w:hAnsi="Arial" w:cs="Arial"/>
            <w:sz w:val="24"/>
            <w:szCs w:val="24"/>
            <w:lang w:val="en-GB"/>
            <w:rPrChange w:id="4309" w:author="Alexandre Miguel Kaizeler Guedes Da Silva Afonso" w:date="2026-07-27T16:55:00Z" w16du:dateUtc="2026-07-27T15:55:00Z">
              <w:rPr>
                <w:rFonts w:ascii="Arial" w:hAnsi="Arial" w:cs="Arial"/>
                <w:sz w:val="24"/>
                <w:szCs w:val="24"/>
              </w:rPr>
            </w:rPrChange>
          </w:rPr>
          <w:delText xml:space="preserve">9 </w:delText>
        </w:r>
      </w:del>
      <w:ins w:id="4310" w:author="Nuno Morais" w:date="2026-07-06T15:03:00Z" w16du:dateUtc="2026-07-06T14:03:00Z">
        <w:del w:id="4311" w:author="Alexandre Miguel Kaizeler Guedes Da Silva Afonso" w:date="2026-07-07T17:07:00Z" w16du:dateUtc="2026-07-07T16:07:00Z">
          <w:r w:rsidR="00692ECA" w:rsidRPr="00B475D4" w:rsidDel="00967863">
            <w:rPr>
              <w:rFonts w:ascii="Arial" w:hAnsi="Arial" w:cs="Arial"/>
              <w:sz w:val="24"/>
              <w:szCs w:val="24"/>
              <w:lang w:val="en-GB"/>
              <w:rPrChange w:id="4312" w:author="Alexandre Miguel Kaizeler Guedes Da Silva Afonso" w:date="2026-07-27T16:55:00Z" w16du:dateUtc="2026-07-27T15:55:00Z">
                <w:rPr>
                  <w:rFonts w:ascii="Arial" w:hAnsi="Arial" w:cs="Arial"/>
                  <w:sz w:val="24"/>
                  <w:szCs w:val="24"/>
                </w:rPr>
              </w:rPrChange>
            </w:rPr>
            <w:delText xml:space="preserve">10 </w:delText>
          </w:r>
        </w:del>
      </w:ins>
      <w:del w:id="4313" w:author="Alexandre Miguel Kaizeler Guedes Da Silva Afonso" w:date="2026-07-07T17:07:00Z" w16du:dateUtc="2026-07-07T16:07:00Z">
        <w:r w:rsidR="00E42624" w:rsidRPr="00B475D4" w:rsidDel="00967863">
          <w:rPr>
            <w:rFonts w:ascii="Arial" w:hAnsi="Arial" w:cs="Arial"/>
            <w:sz w:val="24"/>
            <w:szCs w:val="24"/>
            <w:lang w:val="en-GB"/>
            <w:rPrChange w:id="4314" w:author="Alexandre Miguel Kaizeler Guedes Da Silva Afonso" w:date="2026-07-27T16:55:00Z" w16du:dateUtc="2026-07-27T15:55:00Z">
              <w:rPr>
                <w:rFonts w:ascii="Arial" w:hAnsi="Arial" w:cs="Arial"/>
                <w:sz w:val="24"/>
                <w:szCs w:val="24"/>
              </w:rPr>
            </w:rPrChange>
          </w:rPr>
          <w:delText xml:space="preserve">vs </w:delText>
        </w:r>
      </w:del>
      <w:ins w:id="4315" w:author="Joana Jesus" w:date="2026-06-11T12:17:00Z" w16du:dateUtc="2026-06-11T11:17:00Z">
        <w:del w:id="4316" w:author="Alexandre Miguel Kaizeler Guedes Da Silva Afonso" w:date="2026-07-07T17:07:00Z" w16du:dateUtc="2026-07-07T16:07:00Z">
          <w:r w:rsidR="003574E4" w:rsidRPr="00B475D4" w:rsidDel="00967863">
            <w:rPr>
              <w:rFonts w:ascii="Arial" w:hAnsi="Arial" w:cs="Arial"/>
              <w:sz w:val="24"/>
              <w:szCs w:val="24"/>
              <w:lang w:val="en-GB"/>
              <w:rPrChange w:id="4317" w:author="Alexandre Miguel Kaizeler Guedes Da Silva Afonso" w:date="2026-07-27T16:55:00Z" w16du:dateUtc="2026-07-27T15:55:00Z">
                <w:rPr>
                  <w:rFonts w:ascii="Arial" w:hAnsi="Arial" w:cs="Arial"/>
                  <w:sz w:val="24"/>
                  <w:szCs w:val="24"/>
                </w:rPr>
              </w:rPrChange>
            </w:rPr>
            <w:delText xml:space="preserve">Figure </w:delText>
          </w:r>
        </w:del>
      </w:ins>
      <w:ins w:id="4318" w:author="Joana Jesus" w:date="2026-06-11T12:16:00Z" w16du:dateUtc="2026-06-11T11:16:00Z">
        <w:del w:id="4319" w:author="Alexandre Miguel Kaizeler Guedes Da Silva Afonso" w:date="2026-07-07T17:07:00Z" w16du:dateUtc="2026-07-07T16:07:00Z">
          <w:r w:rsidR="003574E4" w:rsidRPr="00B475D4" w:rsidDel="00967863">
            <w:rPr>
              <w:rFonts w:ascii="Arial" w:hAnsi="Arial" w:cs="Arial"/>
              <w:sz w:val="24"/>
              <w:szCs w:val="24"/>
              <w:lang w:val="en-GB"/>
              <w:rPrChange w:id="4320" w:author="Alexandre Miguel Kaizeler Guedes Da Silva Afonso" w:date="2026-07-27T16:55:00Z" w16du:dateUtc="2026-07-27T15:55:00Z">
                <w:rPr>
                  <w:rFonts w:ascii="Arial" w:hAnsi="Arial" w:cs="Arial"/>
                  <w:sz w:val="24"/>
                  <w:szCs w:val="24"/>
                </w:rPr>
              </w:rPrChange>
            </w:rPr>
            <w:delText>6</w:delText>
          </w:r>
        </w:del>
      </w:ins>
      <w:del w:id="4321" w:author="Alexandre Miguel Kaizeler Guedes Da Silva Afonso" w:date="2026-07-07T17:07:00Z" w16du:dateUtc="2026-07-07T16:07:00Z">
        <w:r w:rsidR="009F4E52" w:rsidRPr="00B475D4" w:rsidDel="00967863">
          <w:rPr>
            <w:rFonts w:ascii="Arial" w:hAnsi="Arial" w:cs="Arial"/>
            <w:sz w:val="24"/>
            <w:szCs w:val="24"/>
            <w:lang w:val="en-GB"/>
            <w:rPrChange w:id="4322" w:author="Alexandre Miguel Kaizeler Guedes Da Silva Afonso" w:date="2026-07-27T16:55:00Z" w16du:dateUtc="2026-07-27T15:55:00Z">
              <w:rPr>
                <w:rFonts w:ascii="Arial" w:hAnsi="Arial" w:cs="Arial"/>
                <w:sz w:val="24"/>
                <w:szCs w:val="24"/>
              </w:rPr>
            </w:rPrChange>
          </w:rPr>
          <w:delText>10A). This observation highlights a broader issue in the field: image-processing choices for SG detection are rarely reported in detail, yet they can substantially influence what is interpreted as an SG.</w:delText>
        </w:r>
      </w:del>
    </w:p>
    <w:p w14:paraId="578F44C3" w14:textId="0A9DBDD5" w:rsidR="009F4E52" w:rsidRPr="00B475D4" w:rsidDel="00967863" w:rsidRDefault="009F4E52" w:rsidP="00B020BE">
      <w:pPr>
        <w:jc w:val="both"/>
        <w:rPr>
          <w:del w:id="4323" w:author="Alexandre Miguel Kaizeler Guedes Da Silva Afonso" w:date="2026-07-07T17:09:00Z" w16du:dateUtc="2026-07-07T16:09:00Z"/>
          <w:rFonts w:ascii="Arial" w:hAnsi="Arial" w:cs="Arial"/>
          <w:sz w:val="24"/>
          <w:szCs w:val="24"/>
          <w:lang w:val="en-GB"/>
          <w:rPrChange w:id="4324" w:author="Alexandre Miguel Kaizeler Guedes Da Silva Afonso" w:date="2026-07-27T16:55:00Z" w16du:dateUtc="2026-07-27T15:55:00Z">
            <w:rPr>
              <w:del w:id="4325" w:author="Alexandre Miguel Kaizeler Guedes Da Silva Afonso" w:date="2026-07-07T17:09:00Z" w16du:dateUtc="2026-07-07T16:09:00Z"/>
              <w:rFonts w:ascii="Arial" w:hAnsi="Arial" w:cs="Arial"/>
              <w:sz w:val="24"/>
              <w:szCs w:val="24"/>
            </w:rPr>
          </w:rPrChange>
        </w:rPr>
      </w:pPr>
      <w:del w:id="4326" w:author="Alexandre Miguel Kaizeler Guedes Da Silva Afonso" w:date="2026-07-07T17:09:00Z" w16du:dateUtc="2026-07-07T16:09:00Z">
        <w:r w:rsidRPr="00B475D4" w:rsidDel="00967863">
          <w:rPr>
            <w:rFonts w:ascii="Arial" w:hAnsi="Arial" w:cs="Arial"/>
            <w:sz w:val="24"/>
            <w:szCs w:val="24"/>
            <w:lang w:val="en-GB"/>
            <w:rPrChange w:id="4327" w:author="Alexandre Miguel Kaizeler Guedes Da Silva Afonso" w:date="2026-07-27T16:55:00Z" w16du:dateUtc="2026-07-27T15:55:00Z">
              <w:rPr>
                <w:rFonts w:ascii="Arial" w:hAnsi="Arial" w:cs="Arial"/>
                <w:sz w:val="24"/>
                <w:szCs w:val="24"/>
              </w:rPr>
            </w:rPrChange>
          </w:rPr>
          <w:delText>A related conceptual challenge is that SGs are defined almost entirely by imaging</w:delText>
        </w:r>
        <w:r w:rsidR="00E42624" w:rsidRPr="00B475D4" w:rsidDel="00967863">
          <w:rPr>
            <w:rFonts w:ascii="Arial" w:hAnsi="Arial" w:cs="Arial"/>
            <w:sz w:val="24"/>
            <w:szCs w:val="24"/>
            <w:lang w:val="en-GB"/>
            <w:rPrChange w:id="4328" w:author="Alexandre Miguel Kaizeler Guedes Da Silva Afonso" w:date="2026-07-27T16:55:00Z" w16du:dateUtc="2026-07-27T15:55:00Z">
              <w:rPr>
                <w:rFonts w:ascii="Arial" w:hAnsi="Arial" w:cs="Arial"/>
                <w:sz w:val="24"/>
                <w:szCs w:val="24"/>
              </w:rPr>
            </w:rPrChange>
          </w:rPr>
          <w:delText>,</w:delText>
        </w:r>
      </w:del>
      <w:ins w:id="4329" w:author="Nuno Morais" w:date="2026-07-06T15:05:00Z" w16du:dateUtc="2026-07-06T14:05:00Z">
        <w:del w:id="4330" w:author="Alexandre Miguel Kaizeler Guedes Da Silva Afonso" w:date="2026-07-07T17:09:00Z" w16du:dateUtc="2026-07-07T16:09:00Z">
          <w:r w:rsidR="00E054BE" w:rsidRPr="00B475D4" w:rsidDel="00967863">
            <w:rPr>
              <w:rFonts w:ascii="Arial" w:hAnsi="Arial" w:cs="Arial"/>
              <w:sz w:val="24"/>
              <w:szCs w:val="24"/>
              <w:lang w:val="en-GB"/>
              <w:rPrChange w:id="4331" w:author="Alexandre Miguel Kaizeler Guedes Da Silva Afonso" w:date="2026-07-27T16:55:00Z" w16du:dateUtc="2026-07-27T15:55:00Z">
                <w:rPr>
                  <w:rFonts w:ascii="Arial" w:hAnsi="Arial" w:cs="Arial"/>
                  <w:sz w:val="24"/>
                  <w:szCs w:val="24"/>
                </w:rPr>
              </w:rPrChange>
            </w:rPr>
            <w:delText xml:space="preserve"> </w:delText>
          </w:r>
        </w:del>
      </w:ins>
      <w:del w:id="4332" w:author="Alexandre Miguel Kaizeler Guedes Da Silva Afonso" w:date="2026-07-07T17:09:00Z" w16du:dateUtc="2026-07-07T16:09:00Z">
        <w:r w:rsidRPr="00B475D4" w:rsidDel="00967863">
          <w:rPr>
            <w:rFonts w:ascii="Arial" w:hAnsi="Arial" w:cs="Arial"/>
            <w:sz w:val="24"/>
            <w:szCs w:val="24"/>
            <w:lang w:val="en-GB"/>
            <w:rPrChange w:id="4333" w:author="Alexandre Miguel Kaizeler Guedes Da Silva Afonso" w:date="2026-07-27T16:55:00Z" w16du:dateUtc="2026-07-27T15:55:00Z">
              <w:rPr>
                <w:rFonts w:ascii="Arial" w:hAnsi="Arial" w:cs="Arial"/>
                <w:sz w:val="24"/>
                <w:szCs w:val="24"/>
              </w:rPr>
            </w:rPrChange>
          </w:rPr>
          <w:delText>typically through the appearance of G3BP1- or TIA1-positive puncta. Implicit in this definition is an empirical size threshold: SGs must reach a certain diameter to be visible by standard microscopy, which generally requires strong stress conditions</w:delText>
        </w:r>
        <w:r w:rsidR="00E42624" w:rsidRPr="00B475D4" w:rsidDel="00967863">
          <w:rPr>
            <w:rFonts w:ascii="Arial" w:hAnsi="Arial" w:cs="Arial"/>
            <w:sz w:val="24"/>
            <w:szCs w:val="24"/>
            <w:lang w:val="en-GB"/>
            <w:rPrChange w:id="4334" w:author="Alexandre Miguel Kaizeler Guedes Da Silva Afonso" w:date="2026-07-27T16:55:00Z" w16du:dateUtc="2026-07-27T15:55:00Z">
              <w:rPr>
                <w:rFonts w:ascii="Arial" w:hAnsi="Arial" w:cs="Arial"/>
                <w:sz w:val="24"/>
                <w:szCs w:val="24"/>
              </w:rPr>
            </w:rPrChange>
          </w:rPr>
          <w:delText>, beyond what is typically experienced in natural conditions</w:delText>
        </w:r>
        <w:r w:rsidR="00E42624" w:rsidRPr="00B475D4" w:rsidDel="00967863">
          <w:rPr>
            <w:rFonts w:ascii="Arial" w:hAnsi="Arial" w:cs="Arial"/>
            <w:sz w:val="24"/>
            <w:szCs w:val="24"/>
            <w:lang w:val="en-GB"/>
            <w:rPrChange w:id="4335" w:author="Alexandre Miguel Kaizeler Guedes Da Silva Afonso" w:date="2026-07-27T16:55:00Z" w16du:dateUtc="2026-07-27T15:55:00Z">
              <w:rPr>
                <w:rFonts w:ascii="Arial" w:hAnsi="Arial" w:cs="Arial"/>
                <w:sz w:val="24"/>
                <w:szCs w:val="24"/>
              </w:rPr>
            </w:rPrChange>
          </w:rPr>
          <w:fldChar w:fldCharType="begin"/>
        </w:r>
        <w:r w:rsidR="00C20DB3" w:rsidRPr="00B475D4" w:rsidDel="00967863">
          <w:rPr>
            <w:rFonts w:ascii="Arial" w:hAnsi="Arial" w:cs="Arial"/>
            <w:sz w:val="24"/>
            <w:szCs w:val="24"/>
            <w:lang w:val="en-GB"/>
            <w:rPrChange w:id="4336" w:author="Alexandre Miguel Kaizeler Guedes Da Silva Afonso" w:date="2026-07-27T16:55:00Z" w16du:dateUtc="2026-07-27T15:55:00Z">
              <w:rPr>
                <w:rFonts w:ascii="Arial" w:hAnsi="Arial" w:cs="Arial"/>
                <w:sz w:val="24"/>
                <w:szCs w:val="24"/>
              </w:rPr>
            </w:rPrChange>
          </w:rPr>
          <w:delInstrText xml:space="preserve"> ADDIN ZOTERO_ITEM CSL_CITATION {"citationID":"R35D63XR","properties":{"formattedCitation":"\\super 32\\nosupersub{}","plainCitation":"32","noteIndex":0},"citationItems":[{"id":"6GlZNSzq/YY4r4GOG","uris":["http://zotero.org/users/local/1p9EH8ax/items/Q44GWUCS"],"itemData":{"id":"eWYkGb3f/Q1lJAV4Z","type":"article-journal","container-title":"Molecular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Allan"}],"issued":{"date-parts":[["2022",7]]}}}],"schema":"https://github.com/citation-style-language/schema/raw/master/csl-citation.json"} </w:delInstrText>
        </w:r>
        <w:r w:rsidR="00E42624" w:rsidRPr="00B475D4" w:rsidDel="00967863">
          <w:rPr>
            <w:rFonts w:ascii="Arial" w:hAnsi="Arial" w:cs="Arial"/>
            <w:sz w:val="24"/>
            <w:szCs w:val="24"/>
            <w:lang w:val="en-GB"/>
            <w:rPrChange w:id="4337" w:author="Alexandre Miguel Kaizeler Guedes Da Silva Afonso" w:date="2026-07-27T16:55:00Z" w16du:dateUtc="2026-07-27T15:55:00Z">
              <w:rPr>
                <w:rFonts w:ascii="Arial" w:hAnsi="Arial" w:cs="Arial"/>
                <w:sz w:val="24"/>
                <w:szCs w:val="24"/>
              </w:rPr>
            </w:rPrChange>
          </w:rPr>
          <w:fldChar w:fldCharType="separate"/>
        </w:r>
        <w:r w:rsidR="00B723AF" w:rsidRPr="00B475D4" w:rsidDel="00967863">
          <w:rPr>
            <w:rFonts w:ascii="Arial" w:hAnsi="Arial" w:cs="Arial"/>
            <w:kern w:val="0"/>
            <w:sz w:val="24"/>
            <w:vertAlign w:val="superscript"/>
            <w:lang w:val="en-GB"/>
            <w:rPrChange w:id="4338" w:author="Alexandre Miguel Kaizeler Guedes Da Silva Afonso" w:date="2026-07-27T16:55:00Z" w16du:dateUtc="2026-07-27T15:55:00Z">
              <w:rPr>
                <w:rFonts w:ascii="Arial" w:hAnsi="Arial" w:cs="Arial"/>
                <w:kern w:val="0"/>
                <w:sz w:val="24"/>
                <w:vertAlign w:val="superscript"/>
              </w:rPr>
            </w:rPrChange>
          </w:rPr>
          <w:delText>32</w:delText>
        </w:r>
        <w:r w:rsidR="00E42624" w:rsidRPr="00B475D4" w:rsidDel="00967863">
          <w:rPr>
            <w:rFonts w:ascii="Arial" w:hAnsi="Arial" w:cs="Arial"/>
            <w:sz w:val="24"/>
            <w:szCs w:val="24"/>
            <w:lang w:val="en-GB"/>
            <w:rPrChange w:id="4339" w:author="Alexandre Miguel Kaizeler Guedes Da Silva Afonso" w:date="2026-07-27T16:55:00Z" w16du:dateUtc="2026-07-27T15:55:00Z">
              <w:rPr>
                <w:rFonts w:ascii="Arial" w:hAnsi="Arial" w:cs="Arial"/>
                <w:sz w:val="24"/>
                <w:szCs w:val="24"/>
              </w:rPr>
            </w:rPrChange>
          </w:rPr>
          <w:fldChar w:fldCharType="end"/>
        </w:r>
        <w:r w:rsidRPr="00B475D4" w:rsidDel="00967863">
          <w:rPr>
            <w:rFonts w:ascii="Arial" w:hAnsi="Arial" w:cs="Arial"/>
            <w:sz w:val="24"/>
            <w:szCs w:val="24"/>
            <w:lang w:val="en-GB"/>
            <w:rPrChange w:id="4340" w:author="Alexandre Miguel Kaizeler Guedes Da Silva Afonso" w:date="2026-07-27T16:55:00Z" w16du:dateUtc="2026-07-27T15:55:00Z">
              <w:rPr>
                <w:rFonts w:ascii="Arial" w:hAnsi="Arial" w:cs="Arial"/>
                <w:sz w:val="24"/>
                <w:szCs w:val="24"/>
              </w:rPr>
            </w:rPrChange>
          </w:rPr>
          <w:delText>. Higher-resolution imaging, however, reveals much smaller G3BP1-positive structures, suggesting that current size-based criteria may underestimate the presence of SGs under moderate or physiological stress. If small G3BP1 condensates also recruit canonical SG components, then a purely visual definition may be insufficient, unless one explicitly specifies a size cutoff for “bona fide” SGs.</w:delText>
        </w:r>
      </w:del>
    </w:p>
    <w:p w14:paraId="3E942032" w14:textId="77777777" w:rsidR="00967863" w:rsidRPr="00B475D4" w:rsidRDefault="00967863" w:rsidP="009F4E52">
      <w:pPr>
        <w:jc w:val="both"/>
        <w:rPr>
          <w:ins w:id="4341" w:author="Alexandre Miguel Kaizeler Guedes Da Silva Afonso" w:date="2026-07-07T17:09:00Z" w16du:dateUtc="2026-07-07T16:09:00Z"/>
          <w:rFonts w:ascii="Arial" w:hAnsi="Arial" w:cs="Arial"/>
          <w:sz w:val="24"/>
          <w:szCs w:val="24"/>
          <w:lang w:val="en-GB"/>
          <w:rPrChange w:id="4342" w:author="Alexandre Miguel Kaizeler Guedes Da Silva Afonso" w:date="2026-07-27T16:55:00Z" w16du:dateUtc="2026-07-27T15:55:00Z">
            <w:rPr>
              <w:ins w:id="4343" w:author="Alexandre Miguel Kaizeler Guedes Da Silva Afonso" w:date="2026-07-07T17:09:00Z" w16du:dateUtc="2026-07-07T16:09:00Z"/>
              <w:rFonts w:ascii="Arial" w:hAnsi="Arial" w:cs="Arial"/>
              <w:sz w:val="24"/>
              <w:szCs w:val="24"/>
            </w:rPr>
          </w:rPrChange>
        </w:rPr>
      </w:pPr>
    </w:p>
    <w:p w14:paraId="70475946" w14:textId="5836BB7D" w:rsidR="00C10F9D" w:rsidRPr="00B475D4" w:rsidDel="00967863" w:rsidRDefault="009F4E52" w:rsidP="00533F41">
      <w:pPr>
        <w:jc w:val="both"/>
        <w:rPr>
          <w:del w:id="4344" w:author="Alexandre Miguel Kaizeler Guedes Da Silva Afonso" w:date="2026-07-07T17:09:00Z" w16du:dateUtc="2026-07-07T16:09:00Z"/>
          <w:rFonts w:ascii="Arial" w:hAnsi="Arial" w:cs="Arial"/>
          <w:sz w:val="24"/>
          <w:szCs w:val="24"/>
          <w:lang w:val="en-GB"/>
          <w:rPrChange w:id="4345" w:author="Alexandre Miguel Kaizeler Guedes Da Silva Afonso" w:date="2026-07-27T16:55:00Z" w16du:dateUtc="2026-07-27T15:55:00Z">
            <w:rPr>
              <w:del w:id="4346" w:author="Alexandre Miguel Kaizeler Guedes Da Silva Afonso" w:date="2026-07-07T17:09:00Z" w16du:dateUtc="2026-07-07T16:09:00Z"/>
              <w:rFonts w:ascii="Arial" w:hAnsi="Arial" w:cs="Arial"/>
              <w:sz w:val="24"/>
              <w:szCs w:val="24"/>
            </w:rPr>
          </w:rPrChange>
        </w:rPr>
      </w:pPr>
      <w:del w:id="4347" w:author="Alexandre Miguel Kaizeler Guedes Da Silva Afonso" w:date="2026-07-07T17:09:00Z" w16du:dateUtc="2026-07-07T16:09:00Z">
        <w:r w:rsidRPr="00B475D4" w:rsidDel="00967863">
          <w:rPr>
            <w:rFonts w:ascii="Arial" w:hAnsi="Arial" w:cs="Arial"/>
            <w:sz w:val="24"/>
            <w:szCs w:val="24"/>
            <w:lang w:val="en-GB"/>
            <w:rPrChange w:id="4348" w:author="Alexandre Miguel Kaizeler Guedes Da Silva Afonso" w:date="2026-07-27T16:55:00Z" w16du:dateUtc="2026-07-27T15:55:00Z">
              <w:rPr>
                <w:rFonts w:ascii="Arial" w:hAnsi="Arial" w:cs="Arial"/>
                <w:sz w:val="24"/>
                <w:szCs w:val="24"/>
              </w:rPr>
            </w:rPrChange>
          </w:rPr>
          <w:delText>Despite these challenges, we proceeded to quantify dsRNA localization within these G3BP1-positive foci.</w:delText>
        </w:r>
        <w:r w:rsidR="00E42624" w:rsidRPr="00B475D4" w:rsidDel="00967863">
          <w:rPr>
            <w:rFonts w:ascii="Arial" w:hAnsi="Arial" w:cs="Arial"/>
            <w:sz w:val="24"/>
            <w:szCs w:val="24"/>
            <w:lang w:val="en-GB"/>
            <w:rPrChange w:id="4349" w:author="Alexandre Miguel Kaizeler Guedes Da Silva Afonso" w:date="2026-07-27T16:55:00Z" w16du:dateUtc="2026-07-27T15:55:00Z">
              <w:rPr>
                <w:rFonts w:ascii="Arial" w:hAnsi="Arial" w:cs="Arial"/>
                <w:sz w:val="24"/>
                <w:szCs w:val="24"/>
              </w:rPr>
            </w:rPrChange>
          </w:rPr>
          <w:delText xml:space="preserve"> </w:delText>
        </w:r>
        <w:r w:rsidR="00B020BE" w:rsidRPr="00B475D4" w:rsidDel="00967863">
          <w:rPr>
            <w:rFonts w:ascii="Arial" w:hAnsi="Arial" w:cs="Arial"/>
            <w:sz w:val="24"/>
            <w:szCs w:val="24"/>
            <w:lang w:val="en-GB"/>
            <w:rPrChange w:id="4350" w:author="Alexandre Miguel Kaizeler Guedes Da Silva Afonso" w:date="2026-07-27T16:55:00Z" w16du:dateUtc="2026-07-27T15:55:00Z">
              <w:rPr>
                <w:rFonts w:ascii="Arial" w:hAnsi="Arial" w:cs="Arial"/>
                <w:sz w:val="24"/>
                <w:szCs w:val="24"/>
              </w:rPr>
            </w:rPrChange>
          </w:rPr>
          <w:delText>Mitochondrial colocalization</w:delText>
        </w:r>
        <w:r w:rsidRPr="00B475D4" w:rsidDel="00967863">
          <w:rPr>
            <w:rFonts w:ascii="Arial" w:hAnsi="Arial" w:cs="Arial"/>
            <w:sz w:val="24"/>
            <w:szCs w:val="24"/>
            <w:lang w:val="en-GB"/>
            <w:rPrChange w:id="4351" w:author="Alexandre Miguel Kaizeler Guedes Da Silva Afonso" w:date="2026-07-27T16:55:00Z" w16du:dateUtc="2026-07-27T15:55:00Z">
              <w:rPr>
                <w:rFonts w:ascii="Arial" w:hAnsi="Arial" w:cs="Arial"/>
                <w:sz w:val="24"/>
                <w:szCs w:val="24"/>
              </w:rPr>
            </w:rPrChange>
          </w:rPr>
          <w:delText xml:space="preserve"> with dsRNA</w:delText>
        </w:r>
        <w:r w:rsidR="00B020BE" w:rsidRPr="00B475D4" w:rsidDel="00967863">
          <w:rPr>
            <w:rFonts w:ascii="Arial" w:hAnsi="Arial" w:cs="Arial"/>
            <w:sz w:val="24"/>
            <w:szCs w:val="24"/>
            <w:lang w:val="en-GB"/>
            <w:rPrChange w:id="4352" w:author="Alexandre Miguel Kaizeler Guedes Da Silva Afonso" w:date="2026-07-27T16:55:00Z" w16du:dateUtc="2026-07-27T15:55:00Z">
              <w:rPr>
                <w:rFonts w:ascii="Arial" w:hAnsi="Arial" w:cs="Arial"/>
                <w:sz w:val="24"/>
                <w:szCs w:val="24"/>
              </w:rPr>
            </w:rPrChange>
          </w:rPr>
          <w:delText xml:space="preserve"> appeared lower in untreated cells</w:delText>
        </w:r>
        <w:commentRangeStart w:id="4353"/>
        <w:r w:rsidR="00B020BE" w:rsidRPr="00B475D4" w:rsidDel="00967863">
          <w:rPr>
            <w:rFonts w:ascii="Arial" w:hAnsi="Arial" w:cs="Arial"/>
            <w:sz w:val="24"/>
            <w:szCs w:val="24"/>
            <w:lang w:val="en-GB"/>
            <w:rPrChange w:id="4354" w:author="Alexandre Miguel Kaizeler Guedes Da Silva Afonso" w:date="2026-07-27T16:55:00Z" w16du:dateUtc="2026-07-27T15:55:00Z">
              <w:rPr>
                <w:rFonts w:ascii="Arial" w:hAnsi="Arial" w:cs="Arial"/>
                <w:sz w:val="24"/>
                <w:szCs w:val="24"/>
              </w:rPr>
            </w:rPrChange>
          </w:rPr>
          <w:delText xml:space="preserve">, although the difference was not statistically significant </w:delText>
        </w:r>
        <w:commentRangeEnd w:id="4353"/>
        <w:r w:rsidR="004039D6" w:rsidRPr="00B475D4" w:rsidDel="00967863">
          <w:rPr>
            <w:rStyle w:val="Refdecomentrio"/>
            <w:rFonts w:ascii="Arial" w:hAnsi="Arial" w:cs="Arial"/>
            <w:sz w:val="24"/>
            <w:szCs w:val="24"/>
            <w:lang w:val="en-GB"/>
            <w:rPrChange w:id="4355" w:author="Alexandre Miguel Kaizeler Guedes Da Silva Afonso" w:date="2026-07-27T16:55:00Z" w16du:dateUtc="2026-07-27T15:55:00Z">
              <w:rPr>
                <w:rStyle w:val="Refdecomentrio"/>
                <w:rFonts w:ascii="Arial" w:hAnsi="Arial" w:cs="Arial"/>
                <w:sz w:val="24"/>
                <w:szCs w:val="24"/>
              </w:rPr>
            </w:rPrChange>
          </w:rPr>
          <w:commentReference w:id="4353"/>
        </w:r>
        <w:r w:rsidR="00B020BE" w:rsidRPr="00B475D4" w:rsidDel="00967863">
          <w:rPr>
            <w:rFonts w:ascii="Arial" w:hAnsi="Arial" w:cs="Arial"/>
            <w:sz w:val="24"/>
            <w:szCs w:val="24"/>
            <w:lang w:val="en-GB"/>
            <w:rPrChange w:id="4356" w:author="Alexandre Miguel Kaizeler Guedes Da Silva Afonso" w:date="2026-07-27T16:55:00Z" w16du:dateUtc="2026-07-27T15:55:00Z">
              <w:rPr>
                <w:rFonts w:ascii="Arial" w:hAnsi="Arial" w:cs="Arial"/>
                <w:sz w:val="24"/>
                <w:szCs w:val="24"/>
              </w:rPr>
            </w:rPrChange>
          </w:rPr>
          <w:delText xml:space="preserve">(Figure </w:delText>
        </w:r>
      </w:del>
      <w:ins w:id="4357" w:author="Joana Jesus" w:date="2026-06-11T12:17:00Z" w16du:dateUtc="2026-06-11T11:17:00Z">
        <w:del w:id="4358" w:author="Alexandre Miguel Kaizeler Guedes Da Silva Afonso" w:date="2026-07-07T17:09:00Z" w16du:dateUtc="2026-07-07T16:09:00Z">
          <w:r w:rsidR="003574E4" w:rsidRPr="00B475D4" w:rsidDel="00967863">
            <w:rPr>
              <w:rFonts w:ascii="Arial" w:hAnsi="Arial" w:cs="Arial"/>
              <w:sz w:val="24"/>
              <w:szCs w:val="24"/>
              <w:lang w:val="en-GB"/>
              <w:rPrChange w:id="4359" w:author="Alexandre Miguel Kaizeler Guedes Da Silva Afonso" w:date="2026-07-27T16:55:00Z" w16du:dateUtc="2026-07-27T15:55:00Z">
                <w:rPr>
                  <w:rFonts w:ascii="Arial" w:hAnsi="Arial" w:cs="Arial"/>
                  <w:sz w:val="24"/>
                  <w:szCs w:val="24"/>
                </w:rPr>
              </w:rPrChange>
            </w:rPr>
            <w:delText>6</w:delText>
          </w:r>
        </w:del>
      </w:ins>
      <w:del w:id="4360" w:author="Alexandre Miguel Kaizeler Guedes Da Silva Afonso" w:date="2026-07-07T17:09:00Z" w16du:dateUtc="2026-07-07T16:09:00Z">
        <w:r w:rsidR="00B020BE" w:rsidRPr="00B475D4" w:rsidDel="00967863">
          <w:rPr>
            <w:rFonts w:ascii="Arial" w:hAnsi="Arial" w:cs="Arial"/>
            <w:sz w:val="24"/>
            <w:szCs w:val="24"/>
            <w:lang w:val="en-GB"/>
            <w:rPrChange w:id="4361" w:author="Alexandre Miguel Kaizeler Guedes Da Silva Afonso" w:date="2026-07-27T16:55:00Z" w16du:dateUtc="2026-07-27T15:55:00Z">
              <w:rPr>
                <w:rFonts w:ascii="Arial" w:hAnsi="Arial" w:cs="Arial"/>
                <w:sz w:val="24"/>
                <w:szCs w:val="24"/>
              </w:rPr>
            </w:rPrChange>
          </w:rPr>
          <w:delText xml:space="preserve">10B). This may reflect baseline stress in cultured cells, which could promote low-level leakage of mitochondrial RNA. SGs may mitigate this leakage when present, and in </w:delText>
        </w:r>
        <w:r w:rsidR="00B020BE" w:rsidRPr="00B475D4" w:rsidDel="00967863">
          <w:rPr>
            <w:rFonts w:ascii="Arial" w:hAnsi="Arial" w:cs="Arial"/>
            <w:i/>
            <w:iCs/>
            <w:sz w:val="24"/>
            <w:szCs w:val="24"/>
            <w:lang w:val="en-GB"/>
            <w:rPrChange w:id="4362" w:author="Alexandre Miguel Kaizeler Guedes Da Silva Afonso" w:date="2026-07-27T16:55:00Z" w16du:dateUtc="2026-07-27T15:55:00Z">
              <w:rPr>
                <w:rFonts w:ascii="Arial" w:hAnsi="Arial" w:cs="Arial"/>
                <w:i/>
                <w:iCs/>
                <w:sz w:val="24"/>
                <w:szCs w:val="24"/>
              </w:rPr>
            </w:rPrChange>
          </w:rPr>
          <w:delText>C. elegans</w:delText>
        </w:r>
        <w:r w:rsidR="00B020BE" w:rsidRPr="00B475D4" w:rsidDel="00967863">
          <w:rPr>
            <w:rFonts w:ascii="Arial" w:hAnsi="Arial" w:cs="Arial"/>
            <w:sz w:val="24"/>
            <w:szCs w:val="24"/>
            <w:lang w:val="en-GB"/>
            <w:rPrChange w:id="4363" w:author="Alexandre Miguel Kaizeler Guedes Da Silva Afonso" w:date="2026-07-27T16:55:00Z" w16du:dateUtc="2026-07-27T15:55:00Z">
              <w:rPr>
                <w:rFonts w:ascii="Arial" w:hAnsi="Arial" w:cs="Arial"/>
                <w:sz w:val="24"/>
                <w:szCs w:val="24"/>
              </w:rPr>
            </w:rPrChange>
          </w:rPr>
          <w:delText>, translational inhibition, common in stress</w:delText>
        </w:r>
        <w:r w:rsidR="00B020BE" w:rsidRPr="00B475D4" w:rsidDel="00967863">
          <w:rPr>
            <w:rFonts w:ascii="Arial" w:hAnsi="Arial" w:cs="Arial"/>
            <w:sz w:val="24"/>
            <w:szCs w:val="24"/>
            <w:lang w:val="en-GB"/>
            <w:rPrChange w:id="4364" w:author="Alexandre Miguel Kaizeler Guedes Da Silva Afonso" w:date="2026-07-27T16:55:00Z" w16du:dateUtc="2026-07-27T15:55:00Z">
              <w:rPr>
                <w:rFonts w:ascii="Arial" w:hAnsi="Arial" w:cs="Arial"/>
                <w:sz w:val="24"/>
                <w:szCs w:val="24"/>
              </w:rPr>
            </w:rPrChange>
          </w:rPr>
          <w:fldChar w:fldCharType="begin"/>
        </w:r>
        <w:r w:rsidR="00C20DB3" w:rsidRPr="00B475D4" w:rsidDel="00967863">
          <w:rPr>
            <w:rFonts w:ascii="Arial" w:hAnsi="Arial" w:cs="Arial"/>
            <w:sz w:val="24"/>
            <w:szCs w:val="24"/>
            <w:lang w:val="en-GB"/>
            <w:rPrChange w:id="4365" w:author="Alexandre Miguel Kaizeler Guedes Da Silva Afonso" w:date="2026-07-27T16:55:00Z" w16du:dateUtc="2026-07-27T15:55:00Z">
              <w:rPr>
                <w:rFonts w:ascii="Arial" w:hAnsi="Arial" w:cs="Arial"/>
                <w:sz w:val="24"/>
                <w:szCs w:val="24"/>
              </w:rPr>
            </w:rPrChange>
          </w:rPr>
          <w:delInstrText xml:space="preserve"> ADDIN ZOTERO_ITEM CSL_CITATION {"citationID":"3gKWQCpN","properties":{"formattedCitation":"\\super 11\\nosupersub{}","plainCitation":"11","noteIndex":0},"citationItems":[{"id":"6GlZNSzq/CGmq3VTU","uris":["http://zotero.org/users/local/1p9EH8ax/items/H53LK9V6"],"itemData":{"id":"f9pzkrjY/fUwo1uYC","type":"article-journal","abstract":"Mammalian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delInstrText>
        </w:r>
        <w:r w:rsidR="00B020BE" w:rsidRPr="00B475D4" w:rsidDel="00967863">
          <w:rPr>
            <w:rFonts w:ascii="Arial" w:hAnsi="Arial" w:cs="Arial"/>
            <w:sz w:val="24"/>
            <w:szCs w:val="24"/>
            <w:lang w:val="en-GB"/>
            <w:rPrChange w:id="4366" w:author="Alexandre Miguel Kaizeler Guedes Da Silva Afonso" w:date="2026-07-27T16:55:00Z" w16du:dateUtc="2026-07-27T15:55:00Z">
              <w:rPr>
                <w:rFonts w:ascii="Arial" w:hAnsi="Arial" w:cs="Arial"/>
                <w:sz w:val="24"/>
                <w:szCs w:val="24"/>
              </w:rPr>
            </w:rPrChange>
          </w:rPr>
          <w:fldChar w:fldCharType="separate"/>
        </w:r>
        <w:r w:rsidR="00B020BE" w:rsidRPr="00B475D4" w:rsidDel="00967863">
          <w:rPr>
            <w:rFonts w:ascii="Arial" w:hAnsi="Arial" w:cs="Arial"/>
            <w:kern w:val="0"/>
            <w:sz w:val="24"/>
            <w:vertAlign w:val="superscript"/>
            <w:lang w:val="en-GB"/>
            <w:rPrChange w:id="4367" w:author="Alexandre Miguel Kaizeler Guedes Da Silva Afonso" w:date="2026-07-27T16:55:00Z" w16du:dateUtc="2026-07-27T15:55:00Z">
              <w:rPr>
                <w:rFonts w:ascii="Arial" w:hAnsi="Arial" w:cs="Arial"/>
                <w:kern w:val="0"/>
                <w:sz w:val="24"/>
                <w:vertAlign w:val="superscript"/>
              </w:rPr>
            </w:rPrChange>
          </w:rPr>
          <w:delText>11</w:delText>
        </w:r>
        <w:r w:rsidR="00B020BE" w:rsidRPr="00B475D4" w:rsidDel="00967863">
          <w:rPr>
            <w:rFonts w:ascii="Arial" w:hAnsi="Arial" w:cs="Arial"/>
            <w:sz w:val="24"/>
            <w:szCs w:val="24"/>
            <w:lang w:val="en-GB"/>
            <w:rPrChange w:id="4368" w:author="Alexandre Miguel Kaizeler Guedes Da Silva Afonso" w:date="2026-07-27T16:55:00Z" w16du:dateUtc="2026-07-27T15:55:00Z">
              <w:rPr>
                <w:rFonts w:ascii="Arial" w:hAnsi="Arial" w:cs="Arial"/>
                <w:sz w:val="24"/>
                <w:szCs w:val="24"/>
              </w:rPr>
            </w:rPrChange>
          </w:rPr>
          <w:fldChar w:fldCharType="end"/>
        </w:r>
        <w:r w:rsidR="00B020BE" w:rsidRPr="00B475D4" w:rsidDel="00967863">
          <w:rPr>
            <w:rFonts w:ascii="Arial" w:hAnsi="Arial" w:cs="Arial"/>
            <w:sz w:val="24"/>
            <w:szCs w:val="24"/>
            <w:lang w:val="en-GB"/>
            <w:rPrChange w:id="4369" w:author="Alexandre Miguel Kaizeler Guedes Da Silva Afonso" w:date="2026-07-27T16:55:00Z" w16du:dateUtc="2026-07-27T15:55:00Z">
              <w:rPr>
                <w:rFonts w:ascii="Arial" w:hAnsi="Arial" w:cs="Arial"/>
                <w:sz w:val="24"/>
                <w:szCs w:val="24"/>
              </w:rPr>
            </w:rPrChange>
          </w:rPr>
          <w:delText>, has been shown to enhance mitochondrial function</w:delText>
        </w:r>
        <w:r w:rsidR="00B020BE" w:rsidRPr="00B475D4" w:rsidDel="00967863">
          <w:rPr>
            <w:rFonts w:ascii="Arial" w:hAnsi="Arial" w:cs="Arial"/>
            <w:sz w:val="24"/>
            <w:szCs w:val="24"/>
            <w:lang w:val="en-GB"/>
            <w:rPrChange w:id="4370" w:author="Alexandre Miguel Kaizeler Guedes Da Silva Afonso" w:date="2026-07-27T16:55:00Z" w16du:dateUtc="2026-07-27T15:55:00Z">
              <w:rPr>
                <w:rFonts w:ascii="Arial" w:hAnsi="Arial" w:cs="Arial"/>
                <w:sz w:val="24"/>
                <w:szCs w:val="24"/>
              </w:rPr>
            </w:rPrChange>
          </w:rPr>
          <w:fldChar w:fldCharType="begin"/>
        </w:r>
        <w:r w:rsidR="00894559" w:rsidRPr="00B475D4" w:rsidDel="00967863">
          <w:rPr>
            <w:rFonts w:ascii="Arial" w:hAnsi="Arial" w:cs="Arial"/>
            <w:sz w:val="24"/>
            <w:szCs w:val="24"/>
            <w:lang w:val="en-GB"/>
            <w:rPrChange w:id="4371" w:author="Alexandre Miguel Kaizeler Guedes Da Silva Afonso" w:date="2026-07-27T16:55:00Z" w16du:dateUtc="2026-07-27T15:55:00Z">
              <w:rPr>
                <w:rFonts w:ascii="Arial" w:hAnsi="Arial" w:cs="Arial"/>
                <w:sz w:val="24"/>
                <w:szCs w:val="24"/>
              </w:rPr>
            </w:rPrChange>
          </w:rPr>
          <w:delInstrText xml:space="preserve"> ADDIN ZOTERO_ITEM CSL_CITATION {"citationID":"8iAmnF2b","properties":{"formattedCitation":"\\super 74\\nosupersub{}","plainCitation":"74","noteIndex":0},"citationItems":[{"id":"6GlZNSzq/9MXTnre0","uris":["http://zotero.org/users/local/q86rvdj2/items/H6DBU4S9"],"itemData":{"id":161,"type":"article","abstract":"Abstract\n          \n            The mitochondrial unfolded protein response (UPR\n            mt\n            ), which promotes mitochondrial proteostasis and biogenesis is regulated by the transcription factor ATFS-1. In\n            C. elegans\n            , impaired\n            atfs-1\n            expression perturbs mitochondrial function and slows development. Here, via an RNAi suppressor screen, we found that inhibition of the nuclear hormone receptor NHR-180 increases mitochondrial function and the rate of development in\n            atfs-1(null)\n            worms. NHR-180 is activated during mitochondrial dysfunction and induces transcription of genes required for protein synthesis on cytosolic and mitochondrial ribosomes. Importantly, the NHR-180 ligand binding domain interacts with AMP, which results in increased protein synthesis potentially to promote mitochondrial biogenesis and recovery from transient mitochondrial perturbations. However, NHR-180 exacerbates the mitochondrial dysfunction caused by mutations in genes required for oxidative phosphorylation. Consistent with these findings, we found that inhibition of the S6 kinase homolog RSKS-1 also increased mitochondrial function in\n            atfs-1(null)\n            worms. Importantly, treatment with an S6 kinase inhibitor also increased respiration and mtDNA content in mammalian ATF5-knockout cells and OXPHOS-deficient models, suggesting that translation regulation is a conserved, targetable approach for restoring mitochondrial function in disease.","DOI":"10.1101/2025.01.22.634344","language":"en","license":"https://www.biorxiv.org/about/FAQ#license","publisher":"Developmental Biology","source":"DOI.org (Crossref)","title":"AMP accumulation during mitochondrial stress induces transcription of cytosolic and mitochondrial protein synthesis components via NHR-180","URL":"http://biorxiv.org/lookup/doi/10.1101/2025.01.22.634344","author":[{"family":"Mallick","given":"Avijit"},{"family":"Ramalho","given":"Theresa"},{"family":"Du","given":"Yunguang"},{"family":"Li","given":"Rui"},{"family":"Ali","given":"Levi"},{"family":"Kim","given":"Sookyung"},{"family":"Rai","given":"Pooja"},{"family":"Bergmann","given":"Andreas"},{"family":"Zhu","given":"Lihua Julie"},{"family":"Haynes","given":"Cole M."}],"accessed":{"date-parts":[["2025",9,28]]},"issued":{"date-parts":[["2025",1,23]]}}}],"schema":"https://github.com/citation-style-language/schema/raw/master/csl-citation.json"} </w:delInstrText>
        </w:r>
        <w:r w:rsidR="00B020BE" w:rsidRPr="00B475D4" w:rsidDel="00967863">
          <w:rPr>
            <w:rFonts w:ascii="Arial" w:hAnsi="Arial" w:cs="Arial"/>
            <w:sz w:val="24"/>
            <w:szCs w:val="24"/>
            <w:lang w:val="en-GB"/>
            <w:rPrChange w:id="4372" w:author="Alexandre Miguel Kaizeler Guedes Da Silva Afonso" w:date="2026-07-27T16:55:00Z" w16du:dateUtc="2026-07-27T15:55:00Z">
              <w:rPr>
                <w:rFonts w:ascii="Arial" w:hAnsi="Arial" w:cs="Arial"/>
                <w:sz w:val="24"/>
                <w:szCs w:val="24"/>
              </w:rPr>
            </w:rPrChange>
          </w:rPr>
          <w:fldChar w:fldCharType="separate"/>
        </w:r>
        <w:r w:rsidR="00894559" w:rsidRPr="00CC6580" w:rsidDel="00967863">
          <w:rPr>
            <w:rFonts w:ascii="Arial" w:eastAsiaTheme="minorHAnsi" w:hAnsi="Arial" w:cs="Arial"/>
            <w:kern w:val="0"/>
            <w:sz w:val="24"/>
            <w:szCs w:val="24"/>
            <w:vertAlign w:val="superscript"/>
            <w:lang w:val="en-GB"/>
          </w:rPr>
          <w:delText>74</w:delText>
        </w:r>
        <w:r w:rsidR="00B020BE" w:rsidRPr="00B475D4" w:rsidDel="00967863">
          <w:rPr>
            <w:rFonts w:ascii="Arial" w:hAnsi="Arial" w:cs="Arial"/>
            <w:sz w:val="24"/>
            <w:szCs w:val="24"/>
            <w:lang w:val="en-GB"/>
            <w:rPrChange w:id="4373" w:author="Alexandre Miguel Kaizeler Guedes Da Silva Afonso" w:date="2026-07-27T16:55:00Z" w16du:dateUtc="2026-07-27T15:55:00Z">
              <w:rPr>
                <w:rFonts w:ascii="Arial" w:hAnsi="Arial" w:cs="Arial"/>
                <w:sz w:val="24"/>
                <w:szCs w:val="24"/>
              </w:rPr>
            </w:rPrChange>
          </w:rPr>
          <w:fldChar w:fldCharType="end"/>
        </w:r>
        <w:r w:rsidR="00B020BE" w:rsidRPr="00B475D4" w:rsidDel="00967863">
          <w:rPr>
            <w:rFonts w:ascii="Arial" w:hAnsi="Arial" w:cs="Arial"/>
            <w:sz w:val="24"/>
            <w:szCs w:val="24"/>
            <w:lang w:val="en-GB"/>
            <w:rPrChange w:id="4374" w:author="Alexandre Miguel Kaizeler Guedes Da Silva Afonso" w:date="2026-07-27T16:55:00Z" w16du:dateUtc="2026-07-27T15:55:00Z">
              <w:rPr>
                <w:rFonts w:ascii="Arial" w:hAnsi="Arial" w:cs="Arial"/>
                <w:sz w:val="24"/>
                <w:szCs w:val="24"/>
              </w:rPr>
            </w:rPrChange>
          </w:rPr>
          <w:delText xml:space="preserve"> and thus potentially mtRNA production, potentially contributing to these observations. To isolate dsRNA uptake into SGs, we excluded signals colocalizing with mitochondria and then measured overlap with G3BP1. By design, this approach was conservative, as triple colocalization was assigned to mitochondria, and unstressed cells served as a baseline lacking bona fide SGs. Even under these stringent conditions, our analysis revealed a large effect size, with increased dsRNA–</w:delText>
        </w:r>
      </w:del>
      <w:ins w:id="4375" w:author="Nuno Morais" w:date="2026-07-06T15:12:00Z" w16du:dateUtc="2026-07-06T14:12:00Z">
        <w:del w:id="4376" w:author="Alexandre Miguel Kaizeler Guedes Da Silva Afonso" w:date="2026-07-07T17:09:00Z" w16du:dateUtc="2026-07-07T16:09:00Z">
          <w:r w:rsidR="004039D6" w:rsidRPr="00B475D4" w:rsidDel="00967863">
            <w:rPr>
              <w:rFonts w:ascii="Arial" w:hAnsi="Arial" w:cs="Arial"/>
              <w:sz w:val="24"/>
              <w:szCs w:val="24"/>
              <w:lang w:val="en-GB"/>
              <w:rPrChange w:id="4377" w:author="Alexandre Miguel Kaizeler Guedes Da Silva Afonso" w:date="2026-07-27T16:55:00Z" w16du:dateUtc="2026-07-27T15:55:00Z">
                <w:rPr>
                  <w:rFonts w:ascii="Arial" w:hAnsi="Arial" w:cs="Arial"/>
                  <w:sz w:val="24"/>
                  <w:szCs w:val="24"/>
                </w:rPr>
              </w:rPrChange>
            </w:rPr>
            <w:delText>-</w:delText>
          </w:r>
        </w:del>
      </w:ins>
      <w:del w:id="4378" w:author="Alexandre Miguel Kaizeler Guedes Da Silva Afonso" w:date="2026-07-07T17:09:00Z" w16du:dateUtc="2026-07-07T16:09:00Z">
        <w:r w:rsidR="00B020BE" w:rsidRPr="00B475D4" w:rsidDel="00967863">
          <w:rPr>
            <w:rFonts w:ascii="Arial" w:hAnsi="Arial" w:cs="Arial"/>
            <w:sz w:val="24"/>
            <w:szCs w:val="24"/>
            <w:lang w:val="en-GB"/>
            <w:rPrChange w:id="4379" w:author="Alexandre Miguel Kaizeler Guedes Da Silva Afonso" w:date="2026-07-27T16:55:00Z" w16du:dateUtc="2026-07-27T15:55:00Z">
              <w:rPr>
                <w:rFonts w:ascii="Arial" w:hAnsi="Arial" w:cs="Arial"/>
                <w:sz w:val="24"/>
                <w:szCs w:val="24"/>
              </w:rPr>
            </w:rPrChange>
          </w:rPr>
          <w:delText xml:space="preserve">SG colocalization during </w:delText>
        </w:r>
        <w:r w:rsidR="00B020BE" w:rsidRPr="00B475D4" w:rsidDel="00967863">
          <w:rPr>
            <w:rFonts w:ascii="Arial" w:hAnsi="Arial" w:cs="Arial"/>
            <w:sz w:val="24"/>
            <w:szCs w:val="24"/>
            <w:lang w:val="en-GB"/>
            <w:rPrChange w:id="4380" w:author="Alexandre Miguel Kaizeler Guedes Da Silva Afonso" w:date="2026-07-27T16:55:00Z" w16du:dateUtc="2026-07-27T15:55:00Z">
              <w:rPr>
                <w:rFonts w:ascii="Arial" w:hAnsi="Arial" w:cs="Arial"/>
                <w:sz w:val="24"/>
                <w:szCs w:val="24"/>
              </w:rPr>
            </w:rPrChange>
          </w:rPr>
          <w:lastRenderedPageBreak/>
          <w:delText xml:space="preserve">hyperosmotic stress (Figure </w:delText>
        </w:r>
      </w:del>
      <w:ins w:id="4381" w:author="Joana Jesus" w:date="2026-06-11T12:17:00Z" w16du:dateUtc="2026-06-11T11:17:00Z">
        <w:del w:id="4382" w:author="Alexandre Miguel Kaizeler Guedes Da Silva Afonso" w:date="2026-07-07T17:09:00Z" w16du:dateUtc="2026-07-07T16:09:00Z">
          <w:r w:rsidR="003574E4" w:rsidRPr="00B475D4" w:rsidDel="00967863">
            <w:rPr>
              <w:rFonts w:ascii="Arial" w:hAnsi="Arial" w:cs="Arial"/>
              <w:sz w:val="24"/>
              <w:szCs w:val="24"/>
              <w:lang w:val="en-GB"/>
              <w:rPrChange w:id="4383" w:author="Alexandre Miguel Kaizeler Guedes Da Silva Afonso" w:date="2026-07-27T16:55:00Z" w16du:dateUtc="2026-07-27T15:55:00Z">
                <w:rPr>
                  <w:rFonts w:ascii="Arial" w:hAnsi="Arial" w:cs="Arial"/>
                  <w:sz w:val="24"/>
                  <w:szCs w:val="24"/>
                </w:rPr>
              </w:rPrChange>
            </w:rPr>
            <w:delText>6</w:delText>
          </w:r>
        </w:del>
      </w:ins>
      <w:del w:id="4384" w:author="Alexandre Miguel Kaizeler Guedes Da Silva Afonso" w:date="2026-07-07T17:09:00Z" w16du:dateUtc="2026-07-07T16:09:00Z">
        <w:r w:rsidR="00B020BE" w:rsidRPr="00B475D4" w:rsidDel="00967863">
          <w:rPr>
            <w:rFonts w:ascii="Arial" w:hAnsi="Arial" w:cs="Arial"/>
            <w:sz w:val="24"/>
            <w:szCs w:val="24"/>
            <w:lang w:val="en-GB"/>
            <w:rPrChange w:id="4385" w:author="Alexandre Miguel Kaizeler Guedes Da Silva Afonso" w:date="2026-07-27T16:55:00Z" w16du:dateUtc="2026-07-27T15:55:00Z">
              <w:rPr>
                <w:rFonts w:ascii="Arial" w:hAnsi="Arial" w:cs="Arial"/>
                <w:sz w:val="24"/>
                <w:szCs w:val="24"/>
              </w:rPr>
            </w:rPrChange>
          </w:rPr>
          <w:delText>10</w:delText>
        </w:r>
      </w:del>
      <w:ins w:id="4386" w:author="Joana Jesus" w:date="2026-06-11T12:18:00Z" w16du:dateUtc="2026-06-11T11:18:00Z">
        <w:del w:id="4387" w:author="Alexandre Miguel Kaizeler Guedes Da Silva Afonso" w:date="2026-07-07T17:09:00Z" w16du:dateUtc="2026-07-07T16:09:00Z">
          <w:r w:rsidR="003574E4" w:rsidRPr="00B475D4" w:rsidDel="00967863">
            <w:rPr>
              <w:rFonts w:ascii="Arial" w:hAnsi="Arial" w:cs="Arial"/>
              <w:sz w:val="24"/>
              <w:szCs w:val="24"/>
              <w:lang w:val="en-GB"/>
              <w:rPrChange w:id="4388" w:author="Alexandre Miguel Kaizeler Guedes Da Silva Afonso" w:date="2026-07-27T16:55:00Z" w16du:dateUtc="2026-07-27T15:55:00Z">
                <w:rPr>
                  <w:rFonts w:ascii="Arial" w:hAnsi="Arial" w:cs="Arial"/>
                  <w:sz w:val="24"/>
                  <w:szCs w:val="24"/>
                </w:rPr>
              </w:rPrChange>
            </w:rPr>
            <w:delText>B</w:delText>
          </w:r>
        </w:del>
      </w:ins>
      <w:del w:id="4389" w:author="Alexandre Miguel Kaizeler Guedes Da Silva Afonso" w:date="2026-07-07T17:09:00Z" w16du:dateUtc="2026-07-07T16:09:00Z">
        <w:r w:rsidR="00B020BE" w:rsidRPr="00B475D4" w:rsidDel="00967863">
          <w:rPr>
            <w:rFonts w:ascii="Arial" w:hAnsi="Arial" w:cs="Arial"/>
            <w:sz w:val="24"/>
            <w:szCs w:val="24"/>
            <w:lang w:val="en-GB"/>
            <w:rPrChange w:id="4390" w:author="Alexandre Miguel Kaizeler Guedes Da Silva Afonso" w:date="2026-07-27T16:55:00Z" w16du:dateUtc="2026-07-27T15:55:00Z">
              <w:rPr>
                <w:rFonts w:ascii="Arial" w:hAnsi="Arial" w:cs="Arial"/>
                <w:sz w:val="24"/>
                <w:szCs w:val="24"/>
              </w:rPr>
            </w:rPrChange>
          </w:rPr>
          <w:delText>C/</w:delText>
        </w:r>
      </w:del>
      <w:ins w:id="4391" w:author="Nuno Morais" w:date="2026-07-06T15:13:00Z" w16du:dateUtc="2026-07-06T14:13:00Z">
        <w:del w:id="4392" w:author="Alexandre Miguel Kaizeler Guedes Da Silva Afonso" w:date="2026-07-07T17:09:00Z" w16du:dateUtc="2026-07-07T16:09:00Z">
          <w:r w:rsidR="004039D6" w:rsidRPr="00B475D4" w:rsidDel="00967863">
            <w:rPr>
              <w:rFonts w:ascii="Arial" w:hAnsi="Arial" w:cs="Arial"/>
              <w:sz w:val="24"/>
              <w:szCs w:val="24"/>
              <w:lang w:val="en-GB"/>
              <w:rPrChange w:id="4393" w:author="Alexandre Miguel Kaizeler Guedes Da Silva Afonso" w:date="2026-07-27T16:55:00Z" w16du:dateUtc="2026-07-27T15:55:00Z">
                <w:rPr>
                  <w:rFonts w:ascii="Arial" w:hAnsi="Arial" w:cs="Arial"/>
                  <w:sz w:val="24"/>
                  <w:szCs w:val="24"/>
                </w:rPr>
              </w:rPrChange>
            </w:rPr>
            <w:delText>,</w:delText>
          </w:r>
        </w:del>
      </w:ins>
      <w:ins w:id="4394" w:author="Joana Jesus" w:date="2026-06-11T12:18:00Z" w16du:dateUtc="2026-06-11T11:18:00Z">
        <w:del w:id="4395" w:author="Alexandre Miguel Kaizeler Guedes Da Silva Afonso" w:date="2026-07-07T17:09:00Z" w16du:dateUtc="2026-07-07T16:09:00Z">
          <w:r w:rsidR="003574E4" w:rsidRPr="00B475D4" w:rsidDel="00967863">
            <w:rPr>
              <w:rFonts w:ascii="Arial" w:hAnsi="Arial" w:cs="Arial"/>
              <w:sz w:val="24"/>
              <w:szCs w:val="24"/>
              <w:lang w:val="en-GB"/>
              <w:rPrChange w:id="4396" w:author="Alexandre Miguel Kaizeler Guedes Da Silva Afonso" w:date="2026-07-27T16:55:00Z" w16du:dateUtc="2026-07-27T15:55:00Z">
                <w:rPr>
                  <w:rFonts w:ascii="Arial" w:hAnsi="Arial" w:cs="Arial"/>
                  <w:sz w:val="24"/>
                  <w:szCs w:val="24"/>
                </w:rPr>
              </w:rPrChange>
            </w:rPr>
            <w:delText>C</w:delText>
          </w:r>
        </w:del>
      </w:ins>
      <w:del w:id="4397" w:author="Alexandre Miguel Kaizeler Guedes Da Silva Afonso" w:date="2026-07-07T17:09:00Z" w16du:dateUtc="2026-07-07T16:09:00Z">
        <w:r w:rsidR="00B020BE" w:rsidRPr="00B475D4" w:rsidDel="00967863">
          <w:rPr>
            <w:rFonts w:ascii="Arial" w:hAnsi="Arial" w:cs="Arial"/>
            <w:sz w:val="24"/>
            <w:szCs w:val="24"/>
            <w:lang w:val="en-GB"/>
            <w:rPrChange w:id="4398" w:author="Alexandre Miguel Kaizeler Guedes Da Silva Afonso" w:date="2026-07-27T16:55:00Z" w16du:dateUtc="2026-07-27T15:55:00Z">
              <w:rPr>
                <w:rFonts w:ascii="Arial" w:hAnsi="Arial" w:cs="Arial"/>
                <w:sz w:val="24"/>
                <w:szCs w:val="24"/>
              </w:rPr>
            </w:rPrChange>
          </w:rPr>
          <w:delText xml:space="preserve">D). </w:delText>
        </w:r>
        <w:r w:rsidR="008C7A1C" w:rsidRPr="00B475D4" w:rsidDel="00967863">
          <w:rPr>
            <w:rFonts w:ascii="Arial" w:hAnsi="Arial" w:cs="Arial"/>
            <w:sz w:val="24"/>
            <w:szCs w:val="24"/>
            <w:lang w:val="en-GB"/>
            <w:rPrChange w:id="4399" w:author="Alexandre Miguel Kaizeler Guedes Da Silva Afonso" w:date="2026-07-27T16:55:00Z" w16du:dateUtc="2026-07-27T15:55:00Z">
              <w:rPr>
                <w:rFonts w:ascii="Arial" w:hAnsi="Arial" w:cs="Arial"/>
                <w:sz w:val="24"/>
                <w:szCs w:val="24"/>
              </w:rPr>
            </w:rPrChange>
          </w:rPr>
          <w:delText>Importantly, these findings should be viewed as supportive rather than definitive. Although they are fully consistent with our model that SGs selectively sequester mitochondrial dsRNA, the limited statistical power and potential confounders prevent us from drawing firm causal conclusions at this stage. A further limitation is that we did not directly determine the origin of the dsRNA detected by J2. Since J2 recognizes any dsRNA species, we cannot exclude contributions from non-mitochondrial sources. Nonetheless, several observations argue that the signal is likely mitochondrial: mitochondrial dsRNA is a well-known byproduct of bidirectional mtDNA transcription</w:delText>
        </w:r>
        <w:r w:rsidR="00DE3DC8" w:rsidRPr="00B475D4" w:rsidDel="00967863">
          <w:rPr>
            <w:rFonts w:ascii="Arial" w:hAnsi="Arial" w:cs="Arial"/>
            <w:sz w:val="24"/>
            <w:szCs w:val="24"/>
            <w:lang w:val="en-GB"/>
            <w:rPrChange w:id="4400" w:author="Alexandre Miguel Kaizeler Guedes Da Silva Afonso" w:date="2026-07-27T16:55:00Z" w16du:dateUtc="2026-07-27T15:55:00Z">
              <w:rPr>
                <w:rFonts w:ascii="Arial" w:hAnsi="Arial" w:cs="Arial"/>
                <w:sz w:val="24"/>
                <w:szCs w:val="24"/>
              </w:rPr>
            </w:rPrChange>
          </w:rPr>
          <w:fldChar w:fldCharType="begin"/>
        </w:r>
        <w:r w:rsidR="00894559" w:rsidRPr="00B475D4" w:rsidDel="00967863">
          <w:rPr>
            <w:rFonts w:ascii="Arial" w:hAnsi="Arial" w:cs="Arial"/>
            <w:sz w:val="24"/>
            <w:szCs w:val="24"/>
            <w:lang w:val="en-GB"/>
            <w:rPrChange w:id="4401" w:author="Alexandre Miguel Kaizeler Guedes Da Silva Afonso" w:date="2026-07-27T16:55:00Z" w16du:dateUtc="2026-07-27T15:55:00Z">
              <w:rPr>
                <w:rFonts w:ascii="Arial" w:hAnsi="Arial" w:cs="Arial"/>
                <w:sz w:val="24"/>
                <w:szCs w:val="24"/>
              </w:rPr>
            </w:rPrChange>
          </w:rPr>
          <w:delInstrText xml:space="preserve"> ADDIN ZOTERO_ITEM CSL_CITATION {"citationID":"RRi5uByR","properties":{"formattedCitation":"\\super 63\\nosupersub{}","plainCitation":"63","noteIndex":0},"citationItems":[{"id":"6GlZNSzq/RZaN8MUy","uris":["http://zotero.org/users/local/q86rvdj2/items/LJVB5QDB"],"itemData":{"id":132,"type":"article-journal","container-title":"Nature","DOI":"10.1038/s41586-018-0363-0","ISSN":"0028-0836, 1476-4687","issue":"7717","journalAbbreviation":"Nature","language":"en","page":"238-242","source":"DOI.org (Crossref)","title":"Mitochondrial double-stranded RNA triggers antiviral signalling in humans","volume":"560","author":[{"family":"Dhir","given":"Ashish"},{"family":"Dhir","given":"Somdutta"},{"family":"Borowski","given":"Lukasz S."},{"family":"Jimenez","given":"Laura"},{"family":"Teitell","given":"Michael"},{"family":"Rötig","given":"Agnès"},{"family":"Crow","given":"Yanick J."},{"family":"Rice","given":"Gillian I."},{"family":"Duffy","given":"Darragh"},{"family":"Tamby","given":"Christelle"},{"family":"Nojima","given":"Takayuki"},{"family":"Munnich","given":"Arnold"},{"family":"Schiff","given":"Manuel"},{"family":"De Almeida","given":"Claudia Ribeiro"},{"family":"Rehwinkel","given":"Jan"},{"family":"Dziembowski","given":"Andrzej"},{"family":"Szczesny","given":"Roman J."},{"family":"Proudfoot","given":"Nicholas J."}],"issued":{"date-parts":[["2018",8]]}}}],"schema":"https://github.com/citation-style-language/schema/raw/master/csl-citation.json"} </w:delInstrText>
        </w:r>
        <w:r w:rsidR="00DE3DC8" w:rsidRPr="00B475D4" w:rsidDel="00967863">
          <w:rPr>
            <w:rFonts w:ascii="Arial" w:hAnsi="Arial" w:cs="Arial"/>
            <w:sz w:val="24"/>
            <w:szCs w:val="24"/>
            <w:lang w:val="en-GB"/>
            <w:rPrChange w:id="4402" w:author="Alexandre Miguel Kaizeler Guedes Da Silva Afonso" w:date="2026-07-27T16:55:00Z" w16du:dateUtc="2026-07-27T15:55:00Z">
              <w:rPr>
                <w:rFonts w:ascii="Arial" w:hAnsi="Arial" w:cs="Arial"/>
                <w:sz w:val="24"/>
                <w:szCs w:val="24"/>
              </w:rPr>
            </w:rPrChange>
          </w:rPr>
          <w:fldChar w:fldCharType="separate"/>
        </w:r>
        <w:r w:rsidR="00894559" w:rsidRPr="00CC6580" w:rsidDel="00967863">
          <w:rPr>
            <w:rFonts w:ascii="Arial" w:eastAsiaTheme="minorHAnsi" w:hAnsi="Arial" w:cs="Arial"/>
            <w:kern w:val="0"/>
            <w:sz w:val="24"/>
            <w:szCs w:val="24"/>
            <w:vertAlign w:val="superscript"/>
            <w:lang w:val="en-GB"/>
          </w:rPr>
          <w:delText>63</w:delText>
        </w:r>
        <w:r w:rsidR="00DE3DC8" w:rsidRPr="00B475D4" w:rsidDel="00967863">
          <w:rPr>
            <w:rFonts w:ascii="Arial" w:hAnsi="Arial" w:cs="Arial"/>
            <w:sz w:val="24"/>
            <w:szCs w:val="24"/>
            <w:lang w:val="en-GB"/>
            <w:rPrChange w:id="4403" w:author="Alexandre Miguel Kaizeler Guedes Da Silva Afonso" w:date="2026-07-27T16:55:00Z" w16du:dateUtc="2026-07-27T15:55:00Z">
              <w:rPr>
                <w:rFonts w:ascii="Arial" w:hAnsi="Arial" w:cs="Arial"/>
                <w:sz w:val="24"/>
                <w:szCs w:val="24"/>
              </w:rPr>
            </w:rPrChange>
          </w:rPr>
          <w:fldChar w:fldCharType="end"/>
        </w:r>
        <w:r w:rsidR="008C7A1C" w:rsidRPr="00B475D4" w:rsidDel="00967863">
          <w:rPr>
            <w:rFonts w:ascii="Arial" w:hAnsi="Arial" w:cs="Arial"/>
            <w:sz w:val="24"/>
            <w:szCs w:val="24"/>
            <w:lang w:val="en-GB"/>
            <w:rPrChange w:id="4404" w:author="Alexandre Miguel Kaizeler Guedes Da Silva Afonso" w:date="2026-07-27T16:55:00Z" w16du:dateUtc="2026-07-27T15:55:00Z">
              <w:rPr>
                <w:rFonts w:ascii="Arial" w:hAnsi="Arial" w:cs="Arial"/>
                <w:sz w:val="24"/>
                <w:szCs w:val="24"/>
              </w:rPr>
            </w:rPrChange>
          </w:rPr>
          <w:delText>, and inhibition of VDAC pores, the proposed conduits for mitochondrial dsRNA efflux</w:delText>
        </w:r>
        <w:r w:rsidR="00DE3DC8" w:rsidRPr="00B475D4" w:rsidDel="00967863">
          <w:rPr>
            <w:rFonts w:ascii="Arial" w:hAnsi="Arial" w:cs="Arial"/>
            <w:sz w:val="24"/>
            <w:szCs w:val="24"/>
            <w:lang w:val="en-GB"/>
            <w:rPrChange w:id="4405" w:author="Alexandre Miguel Kaizeler Guedes Da Silva Afonso" w:date="2026-07-27T16:55:00Z" w16du:dateUtc="2026-07-27T15:55:00Z">
              <w:rPr>
                <w:rFonts w:ascii="Arial" w:hAnsi="Arial" w:cs="Arial"/>
                <w:sz w:val="24"/>
                <w:szCs w:val="24"/>
              </w:rPr>
            </w:rPrChange>
          </w:rPr>
          <w:fldChar w:fldCharType="begin"/>
        </w:r>
        <w:r w:rsidR="00894559" w:rsidRPr="00B475D4" w:rsidDel="00967863">
          <w:rPr>
            <w:rFonts w:ascii="Arial" w:hAnsi="Arial" w:cs="Arial"/>
            <w:sz w:val="24"/>
            <w:szCs w:val="24"/>
            <w:lang w:val="en-GB"/>
            <w:rPrChange w:id="4406" w:author="Alexandre Miguel Kaizeler Guedes Da Silva Afonso" w:date="2026-07-27T16:55:00Z" w16du:dateUtc="2026-07-27T15:55:00Z">
              <w:rPr>
                <w:rFonts w:ascii="Arial" w:hAnsi="Arial" w:cs="Arial"/>
                <w:sz w:val="24"/>
                <w:szCs w:val="24"/>
              </w:rPr>
            </w:rPrChange>
          </w:rPr>
          <w:delInstrText xml:space="preserve"> ADDIN ZOTERO_ITEM CSL_CITATION {"citationID":"NQVvFj4U","properties":{"formattedCitation":"\\super 65\\nosupersub{}","plainCitation":"65","noteIndex":0},"citationItems":[{"id":"6GlZNSzq/KzDLd2O3","uris":["http://zotero.org/users/local/q86rvdj2/items/HRYLS8CR"],"itemData":{"id":134,"type":"article-journal","abstract":"In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delInstrText>
        </w:r>
        <w:r w:rsidR="00DE3DC8" w:rsidRPr="00B475D4" w:rsidDel="00967863">
          <w:rPr>
            <w:rFonts w:ascii="Arial" w:hAnsi="Arial" w:cs="Arial"/>
            <w:sz w:val="24"/>
            <w:szCs w:val="24"/>
            <w:lang w:val="en-GB"/>
            <w:rPrChange w:id="4407" w:author="Alexandre Miguel Kaizeler Guedes Da Silva Afonso" w:date="2026-07-27T16:55:00Z" w16du:dateUtc="2026-07-27T15:55:00Z">
              <w:rPr>
                <w:rFonts w:ascii="Arial" w:hAnsi="Arial" w:cs="Arial"/>
                <w:sz w:val="24"/>
                <w:szCs w:val="24"/>
              </w:rPr>
            </w:rPrChange>
          </w:rPr>
          <w:fldChar w:fldCharType="separate"/>
        </w:r>
        <w:r w:rsidR="00894559" w:rsidRPr="00CC6580" w:rsidDel="00967863">
          <w:rPr>
            <w:rFonts w:ascii="Arial" w:eastAsiaTheme="minorHAnsi" w:hAnsi="Arial" w:cs="Arial"/>
            <w:kern w:val="0"/>
            <w:sz w:val="24"/>
            <w:szCs w:val="24"/>
            <w:vertAlign w:val="superscript"/>
            <w:lang w:val="en-GB"/>
          </w:rPr>
          <w:delText>65</w:delText>
        </w:r>
        <w:r w:rsidR="00DE3DC8" w:rsidRPr="00B475D4" w:rsidDel="00967863">
          <w:rPr>
            <w:rFonts w:ascii="Arial" w:hAnsi="Arial" w:cs="Arial"/>
            <w:sz w:val="24"/>
            <w:szCs w:val="24"/>
            <w:lang w:val="en-GB"/>
            <w:rPrChange w:id="4408" w:author="Alexandre Miguel Kaizeler Guedes Da Silva Afonso" w:date="2026-07-27T16:55:00Z" w16du:dateUtc="2026-07-27T15:55:00Z">
              <w:rPr>
                <w:rFonts w:ascii="Arial" w:hAnsi="Arial" w:cs="Arial"/>
                <w:sz w:val="24"/>
                <w:szCs w:val="24"/>
              </w:rPr>
            </w:rPrChange>
          </w:rPr>
          <w:fldChar w:fldCharType="end"/>
        </w:r>
        <w:r w:rsidR="008C7A1C" w:rsidRPr="00B475D4" w:rsidDel="00967863">
          <w:rPr>
            <w:rFonts w:ascii="Arial" w:hAnsi="Arial" w:cs="Arial"/>
            <w:sz w:val="24"/>
            <w:szCs w:val="24"/>
            <w:lang w:val="en-GB"/>
            <w:rPrChange w:id="4409" w:author="Alexandre Miguel Kaizeler Guedes Da Silva Afonso" w:date="2026-07-27T16:55:00Z" w16du:dateUtc="2026-07-27T15:55:00Z">
              <w:rPr>
                <w:rFonts w:ascii="Arial" w:hAnsi="Arial" w:cs="Arial"/>
                <w:sz w:val="24"/>
                <w:szCs w:val="24"/>
              </w:rPr>
            </w:rPrChange>
          </w:rPr>
          <w:delText>, prevents SG formation, consistent with mitochondria-derived RNA acting upstream of SG assembly.</w:delText>
        </w:r>
      </w:del>
      <w:ins w:id="4410" w:author="Joana Jesus" w:date="2026-06-11T12:19:00Z" w16du:dateUtc="2026-06-11T11:19:00Z">
        <w:del w:id="4411" w:author="Alexandre Miguel Kaizeler Guedes Da Silva Afonso" w:date="2026-07-07T17:09:00Z" w16du:dateUtc="2026-07-07T16:09:00Z">
          <w:r w:rsidR="00F6737F" w:rsidRPr="00B475D4" w:rsidDel="00967863">
            <w:rPr>
              <w:rFonts w:ascii="Arial" w:hAnsi="Arial" w:cs="Arial"/>
              <w:sz w:val="24"/>
              <w:szCs w:val="24"/>
              <w:lang w:val="en-GB"/>
              <w:rPrChange w:id="4412" w:author="Alexandre Miguel Kaizeler Guedes Da Silva Afonso" w:date="2026-07-27T16:55:00Z" w16du:dateUtc="2026-07-27T15:55:00Z">
                <w:rPr>
                  <w:rFonts w:ascii="Arial" w:hAnsi="Arial" w:cs="Arial"/>
                  <w:sz w:val="24"/>
                  <w:szCs w:val="24"/>
                </w:rPr>
              </w:rPrChange>
            </w:rPr>
            <w:delText xml:space="preserve"> In addition, </w:delText>
          </w:r>
        </w:del>
      </w:ins>
      <w:ins w:id="4413" w:author="Joana Jesus" w:date="2026-06-11T12:26:00Z" w16du:dateUtc="2026-06-11T11:26:00Z">
        <w:del w:id="4414" w:author="Alexandre Miguel Kaizeler Guedes Da Silva Afonso" w:date="2026-07-07T17:09:00Z" w16du:dateUtc="2026-07-07T16:09:00Z">
          <w:r w:rsidR="00F6737F" w:rsidRPr="00B475D4" w:rsidDel="00967863">
            <w:rPr>
              <w:rFonts w:ascii="Arial" w:hAnsi="Arial" w:cs="Arial"/>
              <w:sz w:val="24"/>
              <w:szCs w:val="24"/>
              <w:lang w:val="en-GB"/>
              <w:rPrChange w:id="4415" w:author="Alexandre Miguel Kaizeler Guedes Da Silva Afonso" w:date="2026-07-27T16:55:00Z" w16du:dateUtc="2026-07-27T15:55:00Z">
                <w:rPr>
                  <w:rFonts w:ascii="Arial" w:hAnsi="Arial" w:cs="Arial"/>
                  <w:sz w:val="24"/>
                  <w:szCs w:val="24"/>
                </w:rPr>
              </w:rPrChange>
            </w:rPr>
            <w:delText>one of the main other</w:delText>
          </w:r>
        </w:del>
      </w:ins>
      <w:ins w:id="4416" w:author="Joana Jesus" w:date="2026-06-11T12:19:00Z" w16du:dateUtc="2026-06-11T11:19:00Z">
        <w:del w:id="4417" w:author="Alexandre Miguel Kaizeler Guedes Da Silva Afonso" w:date="2026-07-07T17:09:00Z" w16du:dateUtc="2026-07-07T16:09:00Z">
          <w:r w:rsidR="00F6737F" w:rsidRPr="00B475D4" w:rsidDel="00967863">
            <w:rPr>
              <w:rFonts w:ascii="Arial" w:hAnsi="Arial" w:cs="Arial"/>
              <w:sz w:val="24"/>
              <w:szCs w:val="24"/>
              <w:lang w:val="en-GB"/>
              <w:rPrChange w:id="4418" w:author="Alexandre Miguel Kaizeler Guedes Da Silva Afonso" w:date="2026-07-27T16:55:00Z" w16du:dateUtc="2026-07-27T15:55:00Z">
                <w:rPr>
                  <w:rFonts w:ascii="Arial" w:hAnsi="Arial" w:cs="Arial"/>
                  <w:sz w:val="24"/>
                  <w:szCs w:val="24"/>
                </w:rPr>
              </w:rPrChange>
            </w:rPr>
            <w:delText xml:space="preserve"> endogenous sources of dsRNA species are </w:delText>
          </w:r>
        </w:del>
      </w:ins>
      <w:ins w:id="4419" w:author="Joana Jesus" w:date="2026-06-11T12:26:00Z" w16du:dateUtc="2026-06-11T11:26:00Z">
        <w:del w:id="4420" w:author="Alexandre Miguel Kaizeler Guedes Da Silva Afonso" w:date="2026-07-07T17:09:00Z" w16du:dateUtc="2026-07-07T16:09:00Z">
          <w:r w:rsidR="00F6737F" w:rsidRPr="00B475D4" w:rsidDel="00967863">
            <w:rPr>
              <w:rFonts w:ascii="Arial" w:hAnsi="Arial" w:cs="Arial"/>
              <w:sz w:val="24"/>
              <w:szCs w:val="24"/>
              <w:lang w:val="en-GB"/>
              <w:rPrChange w:id="4421" w:author="Alexandre Miguel Kaizeler Guedes Da Silva Afonso" w:date="2026-07-27T16:55:00Z" w16du:dateUtc="2026-07-27T15:55:00Z">
                <w:rPr>
                  <w:rFonts w:ascii="Arial" w:hAnsi="Arial" w:cs="Arial"/>
                  <w:sz w:val="24"/>
                  <w:szCs w:val="24"/>
                </w:rPr>
              </w:rPrChange>
            </w:rPr>
            <w:delText>inverted Alu repeats, which</w:delText>
          </w:r>
        </w:del>
      </w:ins>
      <w:ins w:id="4422" w:author="Joana Jesus" w:date="2026-06-11T12:27:00Z" w16du:dateUtc="2026-06-11T11:27:00Z">
        <w:del w:id="4423" w:author="Alexandre Miguel Kaizeler Guedes Da Silva Afonso" w:date="2026-07-07T17:09:00Z" w16du:dateUtc="2026-07-07T16:09:00Z">
          <w:r w:rsidR="00F6737F" w:rsidRPr="00B475D4" w:rsidDel="00967863">
            <w:rPr>
              <w:rFonts w:ascii="Arial" w:hAnsi="Arial" w:cs="Arial"/>
              <w:sz w:val="24"/>
              <w:szCs w:val="24"/>
              <w:lang w:val="en-GB"/>
              <w:rPrChange w:id="4424" w:author="Alexandre Miguel Kaizeler Guedes Da Silva Afonso" w:date="2026-07-27T16:55:00Z" w16du:dateUtc="2026-07-27T15:55:00Z">
                <w:rPr>
                  <w:rFonts w:ascii="Arial" w:hAnsi="Arial" w:cs="Arial"/>
                  <w:sz w:val="24"/>
                  <w:szCs w:val="24"/>
                </w:rPr>
              </w:rPrChange>
            </w:rPr>
            <w:delText xml:space="preserve"> are typically only present in the cytoplasm during mitosis</w:delText>
          </w:r>
        </w:del>
      </w:ins>
      <w:del w:id="4425" w:author="Alexandre Miguel Kaizeler Guedes Da Silva Afonso" w:date="2026-07-07T17:09:00Z" w16du:dateUtc="2026-07-07T16:09:00Z">
        <w:r w:rsidR="00F6737F" w:rsidRPr="00B475D4" w:rsidDel="00967863">
          <w:rPr>
            <w:rFonts w:ascii="Arial" w:hAnsi="Arial" w:cs="Arial"/>
            <w:sz w:val="24"/>
            <w:szCs w:val="24"/>
            <w:lang w:val="en-GB"/>
            <w:rPrChange w:id="4426" w:author="Alexandre Miguel Kaizeler Guedes Da Silva Afonso" w:date="2026-07-27T16:55:00Z" w16du:dateUtc="2026-07-27T15:55:00Z">
              <w:rPr>
                <w:rFonts w:ascii="Arial" w:hAnsi="Arial" w:cs="Arial"/>
                <w:sz w:val="24"/>
                <w:szCs w:val="24"/>
              </w:rPr>
            </w:rPrChange>
          </w:rPr>
          <w:fldChar w:fldCharType="begin"/>
        </w:r>
        <w:r w:rsidR="00894559" w:rsidRPr="00B475D4" w:rsidDel="00967863">
          <w:rPr>
            <w:rFonts w:ascii="Arial" w:hAnsi="Arial" w:cs="Arial"/>
            <w:sz w:val="24"/>
            <w:szCs w:val="24"/>
            <w:lang w:val="en-GB"/>
            <w:rPrChange w:id="4427" w:author="Alexandre Miguel Kaizeler Guedes Da Silva Afonso" w:date="2026-07-27T16:55:00Z" w16du:dateUtc="2026-07-27T15:55:00Z">
              <w:rPr>
                <w:rFonts w:ascii="Arial" w:hAnsi="Arial" w:cs="Arial"/>
                <w:sz w:val="24"/>
                <w:szCs w:val="24"/>
              </w:rPr>
            </w:rPrChange>
          </w:rPr>
          <w:delInstrText xml:space="preserve"> ADDIN ZOTERO_ITEM CSL_CITATION {"citationID":"FqCf1U50","properties":{"unsorted":false,"formattedCitation":"\\super 114\\nosupersub{}","plainCitation":"114","noteIndex":0},"citationItems":[{"id":"6GlZNSzq/oPUU3E2i","uris":["http://zotero.org/users/local/q86rvdj2/items/FDFJI3QP"],"itemData":{"id":1038,"type":"article-journal","abstract":"dsRNA-dependent protein kinase R (PKR) is a ubiquitously expressed enzyme well known for its roles in immune response. Upon binding to viral dsRNA, PKR undergoes autophosphorylation, and the phosphorylated PKR (pPKR) regulates translation and multiple signaling pathways in infected cells. Here, we found that PKR is activated in uninfected cells, specifically during mitosis, by binding to dsRNAs formed by inverted Alu repeats (IRAlus). While PKR and IRAlu-containing RNAs are segregated in the cytosol and nucleus of interphase cells, respectively, they interact during mitosis when nuclear structure is disrupted. Once phosphorylated, PKR suppresses global translation by phosphorylating the α subunit of eukaryotic initiation factor 2 (eIF2α). In addition, pPKR acts as an upstream kinase for c-Jun N-terminal kinase and regulates the levels of multiple mitotic factors such as cyclins A and B and Polo-like kinase 1 and phosphorylation of histone H3. Disruption of PKR activation via RNAi or expression of a transdominant-negative mutant leads to misregulation of the mitotic factors, delay in mitotic progression, and defects in cytokinesis. Our study unveils a novel function of PKR and endogenous dsRNAs as signaling molecules during the mitosis of uninfected cells.","container-title":"Genes &amp; Development","DOI":"10.1101/gad.242644.114","ISSN":"1549-5477","issue":"12","journalAbbreviation":"Genes Dev","language":"eng","page":"1310-1322","PMID":"24939934","PMCID":"PMC4066401","source":"PubMed","title":"PKR is activated by cellular dsRNAs during mitosis and acts as a mitotic regulator","volume":"28","author":[{"family":"Kim","given":"Yoosik"},{"family":"Lee","given":"Jung Hyun"},{"family":"Park","given":"Jong-Eun"},{"family":"Cho","given":"Jun"},{"family":"Yi","given":"Hyerim"},{"family":"Kim","given":"V. Narry"}],"issued":{"date-parts":[["2014",6,15]]}}}],"schema":"https://github.com/citation-style-language/schema/raw/master/csl-citation.json"} </w:delInstrText>
        </w:r>
        <w:r w:rsidR="00F6737F" w:rsidRPr="00B475D4" w:rsidDel="00967863">
          <w:rPr>
            <w:rFonts w:ascii="Arial" w:hAnsi="Arial" w:cs="Arial"/>
            <w:sz w:val="24"/>
            <w:szCs w:val="24"/>
            <w:lang w:val="en-GB"/>
            <w:rPrChange w:id="4428" w:author="Alexandre Miguel Kaizeler Guedes Da Silva Afonso" w:date="2026-07-27T16:55:00Z" w16du:dateUtc="2026-07-27T15:55:00Z">
              <w:rPr>
                <w:rFonts w:ascii="Arial" w:hAnsi="Arial" w:cs="Arial"/>
                <w:sz w:val="24"/>
                <w:szCs w:val="24"/>
              </w:rPr>
            </w:rPrChange>
          </w:rPr>
          <w:fldChar w:fldCharType="separate"/>
        </w:r>
        <w:r w:rsidR="00894559" w:rsidRPr="00CC6580" w:rsidDel="00967863">
          <w:rPr>
            <w:rFonts w:ascii="Arial" w:eastAsiaTheme="minorHAnsi" w:hAnsi="Arial" w:cs="Arial"/>
            <w:kern w:val="0"/>
            <w:sz w:val="24"/>
            <w:szCs w:val="24"/>
            <w:vertAlign w:val="superscript"/>
            <w:lang w:val="en-GB"/>
          </w:rPr>
          <w:delText>114</w:delText>
        </w:r>
        <w:r w:rsidR="00F6737F" w:rsidRPr="00B475D4" w:rsidDel="00967863">
          <w:rPr>
            <w:rFonts w:ascii="Arial" w:hAnsi="Arial" w:cs="Arial"/>
            <w:sz w:val="24"/>
            <w:szCs w:val="24"/>
            <w:lang w:val="en-GB"/>
            <w:rPrChange w:id="4429" w:author="Alexandre Miguel Kaizeler Guedes Da Silva Afonso" w:date="2026-07-27T16:55:00Z" w16du:dateUtc="2026-07-27T15:55:00Z">
              <w:rPr>
                <w:rFonts w:ascii="Arial" w:hAnsi="Arial" w:cs="Arial"/>
                <w:sz w:val="24"/>
                <w:szCs w:val="24"/>
              </w:rPr>
            </w:rPrChange>
          </w:rPr>
          <w:fldChar w:fldCharType="end"/>
        </w:r>
      </w:del>
      <w:ins w:id="4430" w:author="Joana Jesus" w:date="2026-06-11T12:27:00Z" w16du:dateUtc="2026-06-11T11:27:00Z">
        <w:del w:id="4431" w:author="Alexandre Miguel Kaizeler Guedes Da Silva Afonso" w:date="2026-07-07T17:09:00Z" w16du:dateUtc="2026-07-07T16:09:00Z">
          <w:r w:rsidR="00F6737F" w:rsidRPr="00B475D4" w:rsidDel="00967863">
            <w:rPr>
              <w:rFonts w:ascii="Arial" w:hAnsi="Arial" w:cs="Arial"/>
              <w:sz w:val="24"/>
              <w:szCs w:val="24"/>
              <w:lang w:val="en-GB"/>
              <w:rPrChange w:id="4432" w:author="Alexandre Miguel Kaizeler Guedes Da Silva Afonso" w:date="2026-07-27T16:55:00Z" w16du:dateUtc="2026-07-27T15:55:00Z">
                <w:rPr>
                  <w:rFonts w:ascii="Arial" w:hAnsi="Arial" w:cs="Arial"/>
                  <w:sz w:val="24"/>
                  <w:szCs w:val="24"/>
                </w:rPr>
              </w:rPrChange>
            </w:rPr>
            <w:delText>, which is likely to be repressed in our experimental conditions, owing to the hyperosmotic stress.</w:delText>
          </w:r>
        </w:del>
      </w:ins>
    </w:p>
    <w:p w14:paraId="37F82E86" w14:textId="39A5ADB2" w:rsidR="00B020BE" w:rsidRPr="00B475D4" w:rsidRDefault="00967863" w:rsidP="00B020BE">
      <w:pPr>
        <w:jc w:val="both"/>
        <w:rPr>
          <w:rFonts w:ascii="Arial" w:hAnsi="Arial" w:cs="Arial"/>
          <w:sz w:val="24"/>
          <w:szCs w:val="24"/>
          <w:lang w:val="en-GB"/>
          <w:rPrChange w:id="4433" w:author="Alexandre Miguel Kaizeler Guedes Da Silva Afonso" w:date="2026-07-27T16:55:00Z" w16du:dateUtc="2026-07-27T15:55:00Z">
            <w:rPr>
              <w:rFonts w:ascii="Arial" w:hAnsi="Arial" w:cs="Arial"/>
              <w:sz w:val="24"/>
              <w:szCs w:val="24"/>
            </w:rPr>
          </w:rPrChange>
        </w:rPr>
      </w:pPr>
      <w:ins w:id="4434" w:author="Alexandre Miguel Kaizeler Guedes Da Silva Afonso" w:date="2026-07-07T17:09:00Z" w16du:dateUtc="2026-07-07T16:09:00Z">
        <w:r w:rsidRPr="00B475D4">
          <w:rPr>
            <w:rFonts w:ascii="Arial" w:hAnsi="Arial" w:cs="Arial"/>
            <w:sz w:val="24"/>
            <w:szCs w:val="24"/>
            <w:lang w:val="en-GB"/>
            <w:rPrChange w:id="4435" w:author="Alexandre Miguel Kaizeler Guedes Da Silva Afonso" w:date="2026-07-27T16:55:00Z" w16du:dateUtc="2026-07-27T15:55:00Z">
              <w:rPr>
                <w:rFonts w:ascii="Arial" w:hAnsi="Arial" w:cs="Arial"/>
                <w:sz w:val="24"/>
                <w:szCs w:val="24"/>
              </w:rPr>
            </w:rPrChange>
          </w:rPr>
          <w:t>We also found that TIA1-regulated splicing events in SG-containing cells resembled those in TIA1 knockdown cells (Supplementary Figure 12), consistent with substantial TIA1 sequestration into SGs during stress</w:t>
        </w:r>
      </w:ins>
      <w:ins w:id="4436" w:author="Alexandre Miguel Kaizeler Guedes Da Silva Afonso" w:date="2026-07-07T17:23:00Z" w16du:dateUtc="2026-07-07T16:23:00Z">
        <w:r w:rsidR="00C15FD6" w:rsidRPr="00B475D4">
          <w:rPr>
            <w:rFonts w:ascii="Arial" w:hAnsi="Arial" w:cs="Arial"/>
            <w:sz w:val="24"/>
            <w:szCs w:val="24"/>
            <w:lang w:val="en-GB"/>
            <w:rPrChange w:id="4437" w:author="Alexandre Miguel Kaizeler Guedes Da Silva Afonso" w:date="2026-07-27T16:55:00Z" w16du:dateUtc="2026-07-27T15:55:00Z">
              <w:rPr>
                <w:rFonts w:ascii="Arial" w:hAnsi="Arial" w:cs="Arial"/>
                <w:sz w:val="24"/>
                <w:szCs w:val="24"/>
              </w:rPr>
            </w:rPrChange>
          </w:rPr>
          <w:t>.</w:t>
        </w:r>
      </w:ins>
      <w:ins w:id="4438" w:author="Alexandre Miguel Kaizeler Guedes Da Silva Afonso" w:date="2026-07-07T17:09:00Z" w16du:dateUtc="2026-07-07T16:09:00Z">
        <w:r w:rsidRPr="00B475D4">
          <w:rPr>
            <w:rFonts w:ascii="Arial" w:hAnsi="Arial" w:cs="Arial"/>
            <w:sz w:val="24"/>
            <w:szCs w:val="24"/>
            <w:lang w:val="en-GB"/>
            <w:rPrChange w:id="4439" w:author="Alexandre Miguel Kaizeler Guedes Da Silva Afonso" w:date="2026-07-27T16:55:00Z" w16du:dateUtc="2026-07-27T15:55:00Z">
              <w:rPr>
                <w:rFonts w:ascii="Arial" w:hAnsi="Arial" w:cs="Arial"/>
                <w:sz w:val="24"/>
                <w:szCs w:val="24"/>
              </w:rPr>
            </w:rPrChange>
          </w:rPr>
          <w:t xml:space="preserve"> </w:t>
        </w:r>
      </w:ins>
      <w:ins w:id="4440" w:author="Alexandre Miguel Kaizeler Guedes Da Silva Afonso" w:date="2026-07-07T17:23:00Z" w16du:dateUtc="2026-07-07T16:23:00Z">
        <w:r w:rsidR="00C15FD6" w:rsidRPr="00B475D4">
          <w:rPr>
            <w:rFonts w:ascii="Arial" w:hAnsi="Arial" w:cs="Arial"/>
            <w:sz w:val="24"/>
            <w:szCs w:val="24"/>
            <w:lang w:val="en-GB"/>
            <w:rPrChange w:id="4441" w:author="Alexandre Miguel Kaizeler Guedes Da Silva Afonso" w:date="2026-07-27T16:55:00Z" w16du:dateUtc="2026-07-27T15:55:00Z">
              <w:rPr>
                <w:rFonts w:ascii="Arial" w:hAnsi="Arial" w:cs="Arial"/>
                <w:sz w:val="24"/>
                <w:szCs w:val="24"/>
              </w:rPr>
            </w:rPrChange>
          </w:rPr>
          <w:t>H</w:t>
        </w:r>
      </w:ins>
      <w:ins w:id="4442" w:author="Alexandre Miguel Kaizeler Guedes Da Silva Afonso" w:date="2026-07-07T17:09:00Z" w16du:dateUtc="2026-07-07T16:09:00Z">
        <w:r w:rsidRPr="00B475D4">
          <w:rPr>
            <w:rFonts w:ascii="Arial" w:hAnsi="Arial" w:cs="Arial"/>
            <w:sz w:val="24"/>
            <w:szCs w:val="24"/>
            <w:lang w:val="en-GB"/>
            <w:rPrChange w:id="4443" w:author="Alexandre Miguel Kaizeler Guedes Da Silva Afonso" w:date="2026-07-27T16:55:00Z" w16du:dateUtc="2026-07-27T15:55:00Z">
              <w:rPr>
                <w:rFonts w:ascii="Arial" w:hAnsi="Arial" w:cs="Arial"/>
                <w:sz w:val="24"/>
                <w:szCs w:val="24"/>
              </w:rPr>
            </w:rPrChange>
          </w:rPr>
          <w:t>owever, we cannot distinguish a direct functional consequence of SG assembly from a parallel effect, as SG assembly itself depends on G3BP1/G3BP2. Immunofluorescence showed predominantly cytoplasmic TIA1 even in unstressed cells (Supplementary Figure 6), which is not fully consistent with the canonical model in which stress drives TIA1 to the cytoplasm for SG sequestration</w:t>
        </w:r>
      </w:ins>
      <w:del w:id="4444" w:author="Alexandre Miguel Kaizeler Guedes Da Silva Afonso" w:date="2026-07-07T17:09:00Z" w16du:dateUtc="2026-07-07T16:09:00Z">
        <w:r w:rsidR="00B020BE" w:rsidRPr="00B475D4" w:rsidDel="00967863">
          <w:rPr>
            <w:rFonts w:ascii="Arial" w:hAnsi="Arial" w:cs="Arial"/>
            <w:sz w:val="24"/>
            <w:szCs w:val="24"/>
            <w:lang w:val="en-GB"/>
            <w:rPrChange w:id="4445" w:author="Alexandre Miguel Kaizeler Guedes Da Silva Afonso" w:date="2026-07-27T16:55:00Z" w16du:dateUtc="2026-07-27T15:55:00Z">
              <w:rPr>
                <w:rFonts w:ascii="Arial" w:hAnsi="Arial" w:cs="Arial"/>
                <w:sz w:val="24"/>
                <w:szCs w:val="24"/>
              </w:rPr>
            </w:rPrChange>
          </w:rPr>
          <w:delText xml:space="preserve">We also performed a differential splicing analysis and, using RNA-binding maps, found that TIA1-regulated splicing events </w:delText>
        </w:r>
      </w:del>
      <w:ins w:id="4446" w:author="Nuno Morais" w:date="2026-07-06T15:29:00Z" w16du:dateUtc="2026-07-06T14:29:00Z">
        <w:del w:id="4447" w:author="Alexandre Miguel Kaizeler Guedes Da Silva Afonso" w:date="2026-07-07T17:09:00Z" w16du:dateUtc="2026-07-07T16:09:00Z">
          <w:r w:rsidR="000A4877" w:rsidRPr="00B475D4" w:rsidDel="00967863">
            <w:rPr>
              <w:rFonts w:ascii="Arial" w:hAnsi="Arial" w:cs="Arial"/>
              <w:sz w:val="24"/>
              <w:szCs w:val="24"/>
              <w:lang w:val="en-GB"/>
              <w:rPrChange w:id="4448" w:author="Alexandre Miguel Kaizeler Guedes Da Silva Afonso" w:date="2026-07-27T16:55:00Z" w16du:dateUtc="2026-07-27T15:55:00Z">
                <w:rPr>
                  <w:rFonts w:ascii="Arial" w:hAnsi="Arial" w:cs="Arial"/>
                  <w:sz w:val="24"/>
                  <w:szCs w:val="24"/>
                </w:rPr>
              </w:rPrChange>
            </w:rPr>
            <w:delText>in SG</w:delText>
          </w:r>
          <w:r w:rsidR="0002480B" w:rsidRPr="00B475D4" w:rsidDel="00967863">
            <w:rPr>
              <w:rFonts w:ascii="Arial" w:hAnsi="Arial" w:cs="Arial"/>
              <w:sz w:val="24"/>
              <w:szCs w:val="24"/>
              <w:lang w:val="en-GB"/>
              <w:rPrChange w:id="4449" w:author="Alexandre Miguel Kaizeler Guedes Da Silva Afonso" w:date="2026-07-27T16:55:00Z" w16du:dateUtc="2026-07-27T15:55:00Z">
                <w:rPr>
                  <w:rFonts w:ascii="Arial" w:hAnsi="Arial" w:cs="Arial"/>
                  <w:sz w:val="24"/>
                  <w:szCs w:val="24"/>
                </w:rPr>
              </w:rPrChange>
            </w:rPr>
            <w:delText xml:space="preserve">-containing cells </w:delText>
          </w:r>
        </w:del>
      </w:ins>
      <w:del w:id="4450" w:author="Alexandre Miguel Kaizeler Guedes Da Silva Afonso" w:date="2026-07-07T17:09:00Z" w16du:dateUtc="2026-07-07T16:09:00Z">
        <w:r w:rsidR="00B020BE" w:rsidRPr="00B475D4" w:rsidDel="00967863">
          <w:rPr>
            <w:rFonts w:ascii="Arial" w:hAnsi="Arial" w:cs="Arial"/>
            <w:sz w:val="24"/>
            <w:szCs w:val="24"/>
            <w:lang w:val="en-GB"/>
            <w:rPrChange w:id="4451" w:author="Alexandre Miguel Kaizeler Guedes Da Silva Afonso" w:date="2026-07-27T16:55:00Z" w16du:dateUtc="2026-07-27T15:55:00Z">
              <w:rPr>
                <w:rFonts w:ascii="Arial" w:hAnsi="Arial" w:cs="Arial"/>
                <w:sz w:val="24"/>
                <w:szCs w:val="24"/>
              </w:rPr>
            </w:rPrChange>
          </w:rPr>
          <w:delText>resembled those observed in cells subjected to TIA1 knockdown</w:delText>
        </w:r>
        <w:r w:rsidR="001F4D95" w:rsidRPr="00B475D4" w:rsidDel="00967863">
          <w:rPr>
            <w:rFonts w:ascii="Arial" w:hAnsi="Arial" w:cs="Arial"/>
            <w:sz w:val="24"/>
            <w:szCs w:val="24"/>
            <w:lang w:val="en-GB"/>
            <w:rPrChange w:id="4452" w:author="Alexandre Miguel Kaizeler Guedes Da Silva Afonso" w:date="2026-07-27T16:55:00Z" w16du:dateUtc="2026-07-27T15:55:00Z">
              <w:rPr>
                <w:rFonts w:ascii="Arial" w:hAnsi="Arial" w:cs="Arial"/>
                <w:sz w:val="24"/>
                <w:szCs w:val="24"/>
              </w:rPr>
            </w:rPrChange>
          </w:rPr>
          <w:delText xml:space="preserve"> (</w:delText>
        </w:r>
      </w:del>
      <w:ins w:id="4453" w:author="Joana Jesus" w:date="2026-06-11T12:28:00Z" w16du:dateUtc="2026-06-11T11:28:00Z">
        <w:del w:id="4454" w:author="Alexandre Miguel Kaizeler Guedes Da Silva Afonso" w:date="2026-07-07T17:09:00Z" w16du:dateUtc="2026-07-07T16:09:00Z">
          <w:r w:rsidR="00F6737F" w:rsidRPr="00B475D4" w:rsidDel="00967863">
            <w:rPr>
              <w:rFonts w:ascii="Arial" w:hAnsi="Arial" w:cs="Arial"/>
              <w:sz w:val="24"/>
              <w:szCs w:val="24"/>
              <w:lang w:val="en-GB"/>
              <w:rPrChange w:id="4455" w:author="Alexandre Miguel Kaizeler Guedes Da Silva Afonso" w:date="2026-07-27T16:55:00Z" w16du:dateUtc="2026-07-27T15:55:00Z">
                <w:rPr>
                  <w:rFonts w:ascii="Arial" w:hAnsi="Arial" w:cs="Arial"/>
                  <w:sz w:val="24"/>
                  <w:szCs w:val="24"/>
                </w:rPr>
              </w:rPrChange>
            </w:rPr>
            <w:delText xml:space="preserve">Supplementary </w:delText>
          </w:r>
        </w:del>
      </w:ins>
      <w:del w:id="4456" w:author="Alexandre Miguel Kaizeler Guedes Da Silva Afonso" w:date="2026-07-07T17:09:00Z" w16du:dateUtc="2026-07-07T16:09:00Z">
        <w:r w:rsidR="001F4D95" w:rsidRPr="00B475D4" w:rsidDel="00967863">
          <w:rPr>
            <w:rFonts w:ascii="Arial" w:hAnsi="Arial" w:cs="Arial"/>
            <w:sz w:val="24"/>
            <w:szCs w:val="24"/>
            <w:lang w:val="en-GB"/>
            <w:rPrChange w:id="4457" w:author="Alexandre Miguel Kaizeler Guedes Da Silva Afonso" w:date="2026-07-27T16:55:00Z" w16du:dateUtc="2026-07-27T15:55:00Z">
              <w:rPr>
                <w:rFonts w:ascii="Arial" w:hAnsi="Arial" w:cs="Arial"/>
                <w:sz w:val="24"/>
                <w:szCs w:val="24"/>
              </w:rPr>
            </w:rPrChange>
          </w:rPr>
          <w:delText>Figure 11</w:delText>
        </w:r>
      </w:del>
      <w:ins w:id="4458" w:author="Nuno Morais" w:date="2026-07-06T15:17:00Z" w16du:dateUtc="2026-07-06T14:17:00Z">
        <w:del w:id="4459" w:author="Alexandre Miguel Kaizeler Guedes Da Silva Afonso" w:date="2026-07-07T17:09:00Z" w16du:dateUtc="2026-07-07T16:09:00Z">
          <w:r w:rsidR="0029130C" w:rsidRPr="00B475D4" w:rsidDel="00967863">
            <w:rPr>
              <w:rFonts w:ascii="Arial" w:hAnsi="Arial" w:cs="Arial"/>
              <w:sz w:val="24"/>
              <w:szCs w:val="24"/>
              <w:lang w:val="en-GB"/>
              <w:rPrChange w:id="4460" w:author="Alexandre Miguel Kaizeler Guedes Da Silva Afonso" w:date="2026-07-27T16:55:00Z" w16du:dateUtc="2026-07-27T15:55:00Z">
                <w:rPr>
                  <w:rFonts w:ascii="Arial" w:hAnsi="Arial" w:cs="Arial"/>
                  <w:sz w:val="24"/>
                  <w:szCs w:val="24"/>
                </w:rPr>
              </w:rPrChange>
            </w:rPr>
            <w:delText>12</w:delText>
          </w:r>
        </w:del>
      </w:ins>
      <w:del w:id="4461" w:author="Alexandre Miguel Kaizeler Guedes Da Silva Afonso" w:date="2026-07-07T17:09:00Z" w16du:dateUtc="2026-07-07T16:09:00Z">
        <w:r w:rsidR="001F4D95" w:rsidRPr="00B475D4" w:rsidDel="00967863">
          <w:rPr>
            <w:rFonts w:ascii="Arial" w:hAnsi="Arial" w:cs="Arial"/>
            <w:sz w:val="24"/>
            <w:szCs w:val="24"/>
            <w:lang w:val="en-GB"/>
            <w:rPrChange w:id="4462" w:author="Alexandre Miguel Kaizeler Guedes Da Silva Afonso" w:date="2026-07-27T16:55:00Z" w16du:dateUtc="2026-07-27T15:55:00Z">
              <w:rPr>
                <w:rFonts w:ascii="Arial" w:hAnsi="Arial" w:cs="Arial"/>
                <w:sz w:val="24"/>
                <w:szCs w:val="24"/>
              </w:rPr>
            </w:rPrChange>
          </w:rPr>
          <w:delText>)</w:delText>
        </w:r>
        <w:r w:rsidR="00B020BE" w:rsidRPr="00B475D4" w:rsidDel="00967863">
          <w:rPr>
            <w:rFonts w:ascii="Arial" w:hAnsi="Arial" w:cs="Arial"/>
            <w:sz w:val="24"/>
            <w:szCs w:val="24"/>
            <w:lang w:val="en-GB"/>
            <w:rPrChange w:id="4463" w:author="Alexandre Miguel Kaizeler Guedes Da Silva Afonso" w:date="2026-07-27T16:55:00Z" w16du:dateUtc="2026-07-27T15:55:00Z">
              <w:rPr>
                <w:rFonts w:ascii="Arial" w:hAnsi="Arial" w:cs="Arial"/>
                <w:sz w:val="24"/>
                <w:szCs w:val="24"/>
              </w:rPr>
            </w:rPrChange>
          </w:rPr>
          <w:delText xml:space="preserve">. This suggests </w:delText>
        </w:r>
      </w:del>
      <w:ins w:id="4464" w:author="Nuno Morais" w:date="2026-07-06T15:29:00Z" w16du:dateUtc="2026-07-06T14:29:00Z">
        <w:del w:id="4465" w:author="Alexandre Miguel Kaizeler Guedes Da Silva Afonso" w:date="2026-07-07T17:09:00Z" w16du:dateUtc="2026-07-07T16:09:00Z">
          <w:r w:rsidR="0002480B" w:rsidRPr="00B475D4" w:rsidDel="00967863">
            <w:rPr>
              <w:rFonts w:ascii="Arial" w:hAnsi="Arial" w:cs="Arial"/>
              <w:sz w:val="24"/>
              <w:szCs w:val="24"/>
              <w:lang w:val="en-GB"/>
              <w:rPrChange w:id="4466" w:author="Alexandre Miguel Kaizeler Guedes Da Silva Afonso" w:date="2026-07-27T16:55:00Z" w16du:dateUtc="2026-07-27T15:55:00Z">
                <w:rPr>
                  <w:rFonts w:ascii="Arial" w:hAnsi="Arial" w:cs="Arial"/>
                  <w:sz w:val="24"/>
                  <w:szCs w:val="24"/>
                </w:rPr>
              </w:rPrChange>
            </w:rPr>
            <w:delText xml:space="preserve">allows to hypothesize </w:delText>
          </w:r>
        </w:del>
      </w:ins>
      <w:del w:id="4467" w:author="Alexandre Miguel Kaizeler Guedes Da Silva Afonso" w:date="2026-07-07T17:09:00Z" w16du:dateUtc="2026-07-07T16:09:00Z">
        <w:r w:rsidR="00B020BE" w:rsidRPr="00B475D4" w:rsidDel="00967863">
          <w:rPr>
            <w:rFonts w:ascii="Arial" w:hAnsi="Arial" w:cs="Arial"/>
            <w:sz w:val="24"/>
            <w:szCs w:val="24"/>
            <w:lang w:val="en-GB"/>
            <w:rPrChange w:id="4468" w:author="Alexandre Miguel Kaizeler Guedes Da Silva Afonso" w:date="2026-07-27T16:55:00Z" w16du:dateUtc="2026-07-27T15:55:00Z">
              <w:rPr>
                <w:rFonts w:ascii="Arial" w:hAnsi="Arial" w:cs="Arial"/>
                <w:sz w:val="24"/>
                <w:szCs w:val="24"/>
              </w:rPr>
            </w:rPrChange>
          </w:rPr>
          <w:delText>that a substantial fraction of TIA1 is sequestered into SGs during stress. However, whether the observed splicing dysregulation</w:delText>
        </w:r>
      </w:del>
      <w:ins w:id="4469" w:author="Nuno Morais" w:date="2026-07-06T15:35:00Z" w16du:dateUtc="2026-07-06T14:35:00Z">
        <w:del w:id="4470" w:author="Alexandre Miguel Kaizeler Guedes Da Silva Afonso" w:date="2026-07-07T17:09:00Z" w16du:dateUtc="2026-07-07T16:09:00Z">
          <w:r w:rsidR="0002480B" w:rsidRPr="00B475D4" w:rsidDel="00967863">
            <w:rPr>
              <w:rFonts w:ascii="Arial" w:hAnsi="Arial" w:cs="Arial"/>
              <w:sz w:val="24"/>
              <w:szCs w:val="24"/>
              <w:lang w:val="en-GB"/>
              <w:rPrChange w:id="4471" w:author="Alexandre Miguel Kaizeler Guedes Da Silva Afonso" w:date="2026-07-27T16:55:00Z" w16du:dateUtc="2026-07-27T15:55:00Z">
                <w:rPr>
                  <w:rFonts w:ascii="Arial" w:hAnsi="Arial" w:cs="Arial"/>
                  <w:sz w:val="24"/>
                  <w:szCs w:val="24"/>
                </w:rPr>
              </w:rPrChange>
            </w:rPr>
            <w:delText>this</w:delText>
          </w:r>
        </w:del>
      </w:ins>
      <w:del w:id="4472" w:author="Alexandre Miguel Kaizeler Guedes Da Silva Afonso" w:date="2026-07-07T17:09:00Z" w16du:dateUtc="2026-07-07T16:09:00Z">
        <w:r w:rsidR="00B020BE" w:rsidRPr="00B475D4" w:rsidDel="00967863">
          <w:rPr>
            <w:rFonts w:ascii="Arial" w:hAnsi="Arial" w:cs="Arial"/>
            <w:sz w:val="24"/>
            <w:szCs w:val="24"/>
            <w:lang w:val="en-GB"/>
            <w:rPrChange w:id="4473" w:author="Alexandre Miguel Kaizeler Guedes Da Silva Afonso" w:date="2026-07-27T16:55:00Z" w16du:dateUtc="2026-07-27T15:55:00Z">
              <w:rPr>
                <w:rFonts w:ascii="Arial" w:hAnsi="Arial" w:cs="Arial"/>
                <w:sz w:val="24"/>
                <w:szCs w:val="24"/>
              </w:rPr>
            </w:rPrChange>
          </w:rPr>
          <w:delText xml:space="preserve"> represents a direct functional consequence of SG assembly or a parallel effect remains unresolved.</w:delText>
        </w:r>
      </w:del>
      <w:ins w:id="4474" w:author="Joana Jesus" w:date="2026-06-11T12:29:00Z" w16du:dateUtc="2026-06-11T11:29:00Z">
        <w:del w:id="4475" w:author="Alexandre Miguel Kaizeler Guedes Da Silva Afonso" w:date="2026-07-07T17:09:00Z" w16du:dateUtc="2026-07-07T16:09:00Z">
          <w:r w:rsidR="002A370D" w:rsidRPr="00B475D4" w:rsidDel="00967863">
            <w:rPr>
              <w:rFonts w:ascii="Arial" w:hAnsi="Arial" w:cs="Arial"/>
              <w:sz w:val="24"/>
              <w:szCs w:val="24"/>
              <w:lang w:val="en-GB"/>
              <w:rPrChange w:id="4476" w:author="Alexandre Miguel Kaizeler Guedes Da Silva Afonso" w:date="2026-07-27T16:55:00Z" w16du:dateUtc="2026-07-27T15:55:00Z">
                <w:rPr>
                  <w:rFonts w:ascii="Arial" w:hAnsi="Arial" w:cs="Arial"/>
                  <w:sz w:val="24"/>
                  <w:szCs w:val="24"/>
                </w:rPr>
              </w:rPrChange>
            </w:rPr>
            <w:delText xml:space="preserve"> These effects can likewise be explained by other effects of G3BP1/G3BP2, as SG a</w:delText>
          </w:r>
        </w:del>
      </w:ins>
      <w:ins w:id="4477" w:author="Joana Jesus" w:date="2026-06-11T12:30:00Z" w16du:dateUtc="2026-06-11T11:30:00Z">
        <w:del w:id="4478" w:author="Alexandre Miguel Kaizeler Guedes Da Silva Afonso" w:date="2026-07-07T17:09:00Z" w16du:dateUtc="2026-07-07T16:09:00Z">
          <w:r w:rsidR="002A370D" w:rsidRPr="00B475D4" w:rsidDel="00967863">
            <w:rPr>
              <w:rFonts w:ascii="Arial" w:hAnsi="Arial" w:cs="Arial"/>
              <w:sz w:val="24"/>
              <w:szCs w:val="24"/>
              <w:lang w:val="en-GB"/>
              <w:rPrChange w:id="4479" w:author="Alexandre Miguel Kaizeler Guedes Da Silva Afonso" w:date="2026-07-27T16:55:00Z" w16du:dateUtc="2026-07-27T15:55:00Z">
                <w:rPr>
                  <w:rFonts w:ascii="Arial" w:hAnsi="Arial" w:cs="Arial"/>
                  <w:sz w:val="24"/>
                  <w:szCs w:val="24"/>
                </w:rPr>
              </w:rPrChange>
            </w:rPr>
            <w:delText>ssembly was blocked by KO of these proteins.</w:delText>
          </w:r>
        </w:del>
      </w:ins>
      <w:del w:id="4480" w:author="Alexandre Miguel Kaizeler Guedes Da Silva Afonso" w:date="2026-07-07T17:09:00Z" w16du:dateUtc="2026-07-07T16:09:00Z">
        <w:r w:rsidR="00B020BE" w:rsidRPr="00B475D4" w:rsidDel="00967863">
          <w:rPr>
            <w:rFonts w:ascii="Arial" w:hAnsi="Arial" w:cs="Arial"/>
            <w:sz w:val="24"/>
            <w:szCs w:val="24"/>
            <w:lang w:val="en-GB"/>
            <w:rPrChange w:id="4481" w:author="Alexandre Miguel Kaizeler Guedes Da Silva Afonso" w:date="2026-07-27T16:55:00Z" w16du:dateUtc="2026-07-27T15:55:00Z">
              <w:rPr>
                <w:rFonts w:ascii="Arial" w:hAnsi="Arial" w:cs="Arial"/>
                <w:sz w:val="24"/>
                <w:szCs w:val="24"/>
              </w:rPr>
            </w:rPrChange>
          </w:rPr>
          <w:delText xml:space="preserve"> Our immunofluorescence experiments were similarly inconclusive: although TIA1 normally localizes to the nucleus</w:delText>
        </w:r>
      </w:del>
      <w:r w:rsidR="00B020BE" w:rsidRPr="00B475D4">
        <w:rPr>
          <w:rFonts w:ascii="Arial" w:hAnsi="Arial" w:cs="Arial"/>
          <w:sz w:val="24"/>
          <w:szCs w:val="24"/>
          <w:lang w:val="en-GB"/>
          <w:rPrChange w:id="4482"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4483" w:author="Alexandre Miguel Kaizeler Guedes Da Silva Afonso" w:date="2026-07-27T16:55:00Z" w16du:dateUtc="2026-07-27T15:55:00Z">
            <w:rPr>
              <w:rFonts w:ascii="Arial" w:hAnsi="Arial" w:cs="Arial"/>
              <w:sz w:val="24"/>
              <w:szCs w:val="24"/>
            </w:rPr>
          </w:rPrChange>
        </w:rPr>
        <w:instrText xml:space="preserve"> ADDIN ZOTERO_ITEM CSL_CITATION {"citationID":"fU8MdAAW","properties":{"formattedCitation":"\\super 72,73\\nosupersub{}","plainCitation":"72,73","noteIndex":0},"citationItems":[{"id":"jCcWpdK2/dHRhovet","uris":["http://zotero.org/users/local/q86rvdj2/items/TQDB2CFS"],"itemData":{"id":163,"type":"software","title":"The Human Protein Atlas","URL":"proteinatlas.org"}},{"id":162,"uris":["http://zotero.org/users/local/q86rvdj2/items/5HHUTC8I"],"itemData":{"id":162,"type":"article-journal","abstract":"Mapping the proteome\n            \n              Proteins function in the context of their environment, so an understanding of cellular processes requires a knowledge of protein localization. Thul\n              et al.\n              used immunofluorescence microscopy to map 12,003 human proteins at a single-cell level into 30 cellular compartments and substructures (see the Perspective by Horwitz and Johnson). They validated their results by mass spectroscopy and used them to model and refine protein-protein interaction networks. The cellular proteome is highly spatiotemporally regulated. Many proteins localize to multiple compartments, and many show cell-to-cell variation in their expression patterns. Presented as an interactive database called the Cell Atlas, this work provides an important resource for ongoing efforts to understand human biology.\n            \n            \n              Science\n              , this issue p.\n              eaal3321\n              ; see also p.\n              806\n            \n          , \n            The image-based Cell Atlas of 12,003 proteins and 13 organelles reveals proteins that exhibit multiple localizations and single-cell variation.\n          , \n            \n              INTRODUCTION\n              A complete view of human biology can only be achieved by studying the molecular components of its smallest functional unit, the cell. Cells are internally organized into compartments called organelles. The spatial partitioning provided by organelles creates an enclosed environment or surface for chemical reactions tailored to fulfill specific functions. These functions are tightly linked to a specific set of proteins. Therefore, resolving the subcellular location of the human proteome provides information about the function of the organelle and its underlying cellular mechanisms. We present a subcellular map of the human proteome, called the Cell Atlas, to facilitate functional exploration of individual proteins and their role in human biology and disease.\n            \n            \n              RATIONALE\n              Immunofluorescence (IF) microscopy was used to systematically resolve the spatial distribution of human proteins in cultivated cell lines and map them to cellular compartments and substructures with single-cell resolution. This approach allowed definition of the precise location of a majority of the human proteins in their cellular context and exploration of single-cell variations in protein expression patterns. The proteome-wide information about protein spatial distribution was validated with an orthogonal proteomics method, and the results were integrated into existing network models of protein-protein interactions for increased accuracy.\n            \n            \n              RESULTS\n              We report a high-resolution characterization of the spatial subcellular distribution of the human proteome based on more than 80,000 confocal IF images. A total of 12,003 proteins targeted by 13,993 antibodies were classified into one or several of 30 cellular compartments and substructures, altogether defining the proteomes of 13 major organelles. The organelles with the largest proteomes were the nucleus and its substructures (6245 proteins), such as bodies and speckles, and the cytosol (4279 proteins). However, smaller organelles such as the midbody, rods and rings, and nucleoli also showed a larger diversity than previously recognized. Intriguingly, about half of all proteins were localized to multiple compartments, showing that there is a shared pool of proteins even among functionally unrelated organelles. Single-cell analysis revealed 1855 proteins with variation in their expression pattern, either in terms of expression levels or spatial distribution. Last, the spatial information was used to refine biological networks. Our location-pruned network that restricts protein interaction to the same organelle improved the accuracy of the human interactome model. The analysis also included transcriptomics data for all putative protein-coding genes (19,628) in 56 human cell lines of various origins. On average, cell lines expressed 11,490 genes, with half of them (6295) being expressed across all samples, suggesting a “housekeeping” role.\n            \n            \n              CONCLUSION\n              \n                The cellular proteome is compartmentalized and spatiotemporally regulated to a high degree. The high-resolution subcellular map of the human proteome that we provide describes this cellular complexity, with many multilocalizing proteins and single-cell variations. The map is presented as an interactive database called the Cell Atlas, part of the Human Protein Atlas (\n                www.proteinatlas.org\n                ). The Cell Atlas constitutes a key resource for a holistic understanding of the human cell and its complex underlying molecular machinery, as well as a major step toward modeling the human cell.\n              \n              \n                \n                  Creation of an image-based map of the human subcellular proteome.\n                  The subcellular locations of 12,003 proteins were determined by IF microscopy in cell lines of various origins. High-resolution IF images such as those shown above enabled mapping of proteins to distinct subcellular structures. This resulted in the definition of the proteomes of 13 major cellular organelles, revealing multilocalizing proteins, as well as expression variability on a single-cell level.\n                \n                \n              \n            \n          , \n            Resolving the spatial distribution of the human proteome at a subcellular level can greatly increase our understanding of human biology and disease. Here we present a comprehensive image-based map of subcellular protein distribution, the Cell Atlas, built by integrating transcriptomics and antibody-based immunofluorescence microscopy with validation by mass spectrometry. Mapping the in situ localization of 12,003 human proteins at a single-cell level to 30 subcellular structures enabled the definition of the proteomes of 13 major organelles. Exploration of the proteomes revealed single-cell variations in abundance or spatial distribution and localization of about half of the proteins to multiple compartments. This subcellular map can be used to refine existing protein-protein interaction networks and provides an important resource to deconvolute the highly complex architecture of the human cell.","container-title":"Science","DOI":"10.1126/science.aal3321","ISSN":"0036-8075, 1095-9203","issue":"6340","journalAbbreviation":"Science","language":"en","license":"http://www.sciencemag.org/about/science-licenses-journal-article-reuse","page":"eaal3321","source":"DOI.org (Crossref)","title":"A subcellular map of the human proteome","volume":"356","author":[{"family":"Thul","given":"Peter J."},{"family":"Åkesson","given":"Lovisa"},{"family":"Wiking","given":"Mikaela"},{"family":"Mahdessian","given":"Diana"},{"family":"Geladaki","given":"Aikaterini"},{"family":"Ait Blal","given":"Hammou"},{"family":"Alm","given":"Tove"},{"family":"Asplund","given":"Anna"},{"family":"Björk","given":"Lars"},{"family":"Breckels","given":"Lisa M."},{"family":"Bäckström","given":"Anna"},{"family":"Danielsson","given":"Frida"},{"family":"Fagerberg","given":"Linn"},{"family":"Fall","given":"Jenny"},{"family":"Gatto","given":"Laurent"},{"family":"Gnann","given":"Christian"},{"family":"Hober","given":"Sophia"},{"family":"Hjelmare","given":"Martin"},{"family":"Johansson","given":"Fredric"},{"family":"Lee","given":"Sunjae"},{"family":"Lindskog","given":"Cecilia"},{"family":"Mulder","given":"Jan"},{"family":"Mulvey","given":"Claire M."},{"family":"Nilsson","given":"Peter"},{"family":"Oksvold","given":"Per"},{"family":"Rockberg","given":"Johan"},{"family":"Schutten","given":"Rutger"},{"family":"Schwenk","given":"Jochen M."},{"family":"Sivertsson","given":"Åsa"},{"family":"Sjöstedt","given":"Evelina"},{"family":"Skogs","given":"Marie"},{"family":"Stadler","given":"Charlotte"},{"family":"Sullivan","given":"Devin P."},{"family":"Tegel","given":"Hanna"},{"family":"Winsnes","given":"Casper"},{"family":"Zhang","given":"Cheng"},{"family":"Zwahlen","given":"Martin"},{"family":"Mardinoglu","given":"Adil"},{"family":"Pontén","given":"Fredrik"},{"family":"Von Feilitzen","given":"Kalle"},{"family":"Lilley","given":"Kathryn S."},{"family":"Uhlén","given":"Mathias"},{"family":"Lundberg","given":"Emma"}],"issued":{"date-parts":[["2017",5,26]]}}}],"schema":"https://github.com/citation-style-language/schema/raw/master/csl-citation.json"} </w:instrText>
      </w:r>
      <w:r w:rsidR="00B020BE" w:rsidRPr="00B475D4">
        <w:rPr>
          <w:rFonts w:ascii="Arial" w:hAnsi="Arial" w:cs="Arial"/>
          <w:sz w:val="24"/>
          <w:szCs w:val="24"/>
          <w:lang w:val="en-GB"/>
          <w:rPrChange w:id="4484"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4485" w:author="Alexandre Miguel Kaizeler Guedes Da Silva Afonso" w:date="2026-07-27T16:55:00Z" w16du:dateUtc="2026-07-27T15:55:00Z">
            <w:rPr>
              <w:rFonts w:ascii="Arial" w:hAnsi="Arial" w:cs="Arial"/>
              <w:kern w:val="0"/>
              <w:sz w:val="24"/>
              <w:vertAlign w:val="superscript"/>
            </w:rPr>
          </w:rPrChange>
        </w:rPr>
        <w:t>72,73</w:t>
      </w:r>
      <w:r w:rsidR="00B020BE" w:rsidRPr="00B475D4">
        <w:rPr>
          <w:rFonts w:ascii="Arial" w:hAnsi="Arial" w:cs="Arial"/>
          <w:sz w:val="24"/>
          <w:szCs w:val="24"/>
          <w:lang w:val="en-GB"/>
          <w:rPrChange w:id="4486" w:author="Alexandre Miguel Kaizeler Guedes Da Silva Afonso" w:date="2026-07-27T16:55:00Z" w16du:dateUtc="2026-07-27T15:55:00Z">
            <w:rPr>
              <w:rFonts w:ascii="Arial" w:hAnsi="Arial" w:cs="Arial"/>
              <w:sz w:val="24"/>
              <w:szCs w:val="24"/>
            </w:rPr>
          </w:rPrChange>
        </w:rPr>
        <w:fldChar w:fldCharType="end"/>
      </w:r>
      <w:ins w:id="4487" w:author="Alexandre Miguel Kaizeler Guedes Da Silva Afonso" w:date="2026-07-07T17:24:00Z" w16du:dateUtc="2026-07-07T16:24:00Z">
        <w:r w:rsidR="00C15FD6" w:rsidRPr="00B475D4">
          <w:rPr>
            <w:rFonts w:ascii="Arial" w:hAnsi="Arial" w:cs="Arial"/>
            <w:sz w:val="24"/>
            <w:szCs w:val="24"/>
            <w:lang w:val="en-GB"/>
            <w:rPrChange w:id="4488" w:author="Alexandre Miguel Kaizeler Guedes Da Silva Afonso" w:date="2026-07-27T16:55:00Z" w16du:dateUtc="2026-07-27T15:55:00Z">
              <w:rPr>
                <w:rFonts w:ascii="Arial" w:hAnsi="Arial" w:cs="Arial"/>
                <w:sz w:val="24"/>
                <w:szCs w:val="24"/>
              </w:rPr>
            </w:rPrChange>
          </w:rPr>
          <w:t xml:space="preserve">. </w:t>
        </w:r>
      </w:ins>
      <w:del w:id="4489" w:author="Alexandre Miguel Kaizeler Guedes Da Silva Afonso" w:date="2026-07-07T17:24:00Z" w16du:dateUtc="2026-07-07T16:24:00Z">
        <w:r w:rsidR="00B020BE" w:rsidRPr="00B475D4" w:rsidDel="00C15FD6">
          <w:rPr>
            <w:rFonts w:ascii="Arial" w:hAnsi="Arial" w:cs="Arial"/>
            <w:sz w:val="24"/>
            <w:szCs w:val="24"/>
            <w:lang w:val="en-GB"/>
            <w:rPrChange w:id="4490" w:author="Alexandre Miguel Kaizeler Guedes Da Silva Afonso" w:date="2026-07-27T16:55:00Z" w16du:dateUtc="2026-07-27T15:55:00Z">
              <w:rPr>
                <w:rFonts w:ascii="Arial" w:hAnsi="Arial" w:cs="Arial"/>
                <w:sz w:val="24"/>
                <w:szCs w:val="24"/>
              </w:rPr>
            </w:rPrChange>
          </w:rPr>
          <w:delText xml:space="preserve">, </w:delText>
        </w:r>
      </w:del>
      <w:ins w:id="4491" w:author="Alexandre Miguel Kaizeler Guedes Da Silva Afonso" w:date="2026-07-07T17:24:00Z" w16du:dateUtc="2026-07-07T16:24:00Z">
        <w:r w:rsidR="00C15FD6" w:rsidRPr="00B475D4">
          <w:rPr>
            <w:rFonts w:ascii="Arial" w:hAnsi="Arial" w:cs="Arial"/>
            <w:sz w:val="24"/>
            <w:szCs w:val="24"/>
            <w:lang w:val="en-GB"/>
            <w:rPrChange w:id="4492" w:author="Alexandre Miguel Kaizeler Guedes Da Silva Afonso" w:date="2026-07-27T16:55:00Z" w16du:dateUtc="2026-07-27T15:55:00Z">
              <w:rPr>
                <w:rFonts w:ascii="Arial" w:hAnsi="Arial" w:cs="Arial"/>
                <w:sz w:val="24"/>
                <w:szCs w:val="24"/>
              </w:rPr>
            </w:rPrChange>
          </w:rPr>
          <w:t>W</w:t>
        </w:r>
      </w:ins>
      <w:ins w:id="4493" w:author="Alexandre Miguel Kaizeler Guedes Da Silva Afonso" w:date="2026-07-07T17:09:00Z" w16du:dateUtc="2026-07-07T16:09:00Z">
        <w:r w:rsidRPr="00B475D4">
          <w:rPr>
            <w:rFonts w:ascii="Arial" w:hAnsi="Arial" w:cs="Arial"/>
            <w:sz w:val="24"/>
            <w:szCs w:val="24"/>
            <w:lang w:val="en-GB"/>
            <w:rPrChange w:id="4494" w:author="Alexandre Miguel Kaizeler Guedes Da Silva Afonso" w:date="2026-07-27T16:55:00Z" w16du:dateUtc="2026-07-27T15:55:00Z">
              <w:rPr>
                <w:rFonts w:ascii="Arial" w:hAnsi="Arial" w:cs="Arial"/>
                <w:sz w:val="24"/>
                <w:szCs w:val="24"/>
              </w:rPr>
            </w:rPrChange>
          </w:rPr>
          <w:t>e do not currently have an explanation for this observation and flag it as an open question.</w:t>
        </w:r>
      </w:ins>
      <w:del w:id="4495" w:author="Alexandre Miguel Kaizeler Guedes Da Silva Afonso" w:date="2026-07-07T17:09:00Z" w16du:dateUtc="2026-07-07T16:09:00Z">
        <w:r w:rsidR="00B020BE" w:rsidRPr="00B475D4" w:rsidDel="00967863">
          <w:rPr>
            <w:rFonts w:ascii="Arial" w:hAnsi="Arial" w:cs="Arial"/>
            <w:sz w:val="24"/>
            <w:szCs w:val="24"/>
            <w:lang w:val="en-GB"/>
            <w:rPrChange w:id="4496" w:author="Alexandre Miguel Kaizeler Guedes Da Silva Afonso" w:date="2026-07-27T16:55:00Z" w16du:dateUtc="2026-07-27T15:55:00Z">
              <w:rPr>
                <w:rFonts w:ascii="Arial" w:hAnsi="Arial" w:cs="Arial"/>
                <w:sz w:val="24"/>
                <w:szCs w:val="24"/>
              </w:rPr>
            </w:rPrChange>
          </w:rPr>
          <w:delText>we observed predominantly cytoplasmic signal in both stressed and unstressed cultured cells</w:delText>
        </w:r>
        <w:r w:rsidR="001F4D95" w:rsidRPr="00B475D4" w:rsidDel="00967863">
          <w:rPr>
            <w:rFonts w:ascii="Arial" w:hAnsi="Arial" w:cs="Arial"/>
            <w:sz w:val="24"/>
            <w:szCs w:val="24"/>
            <w:lang w:val="en-GB"/>
            <w:rPrChange w:id="4497" w:author="Alexandre Miguel Kaizeler Guedes Da Silva Afonso" w:date="2026-07-27T16:55:00Z" w16du:dateUtc="2026-07-27T15:55:00Z">
              <w:rPr>
                <w:rFonts w:ascii="Arial" w:hAnsi="Arial" w:cs="Arial"/>
                <w:sz w:val="24"/>
                <w:szCs w:val="24"/>
              </w:rPr>
            </w:rPrChange>
          </w:rPr>
          <w:delText xml:space="preserve"> (Supplementary Figure </w:delText>
        </w:r>
      </w:del>
      <w:ins w:id="4498" w:author="Joana Jesus" w:date="2026-06-11T12:29:00Z" w16du:dateUtc="2026-06-11T11:29:00Z">
        <w:del w:id="4499" w:author="Alexandre Miguel Kaizeler Guedes Da Silva Afonso" w:date="2026-07-07T17:09:00Z" w16du:dateUtc="2026-07-07T16:09:00Z">
          <w:r w:rsidR="00F6737F" w:rsidRPr="00B475D4" w:rsidDel="00967863">
            <w:rPr>
              <w:rFonts w:ascii="Arial" w:hAnsi="Arial" w:cs="Arial"/>
              <w:sz w:val="24"/>
              <w:szCs w:val="24"/>
              <w:lang w:val="en-GB"/>
              <w:rPrChange w:id="4500" w:author="Alexandre Miguel Kaizeler Guedes Da Silva Afonso" w:date="2026-07-27T16:55:00Z" w16du:dateUtc="2026-07-27T15:55:00Z">
                <w:rPr>
                  <w:rFonts w:ascii="Arial" w:hAnsi="Arial" w:cs="Arial"/>
                  <w:sz w:val="24"/>
                  <w:szCs w:val="24"/>
                </w:rPr>
              </w:rPrChange>
            </w:rPr>
            <w:delText>12</w:delText>
          </w:r>
        </w:del>
      </w:ins>
      <w:ins w:id="4501" w:author="Nuno Morais" w:date="2026-07-06T15:49:00Z" w16du:dateUtc="2026-07-06T14:49:00Z">
        <w:del w:id="4502" w:author="Alexandre Miguel Kaizeler Guedes Da Silva Afonso" w:date="2026-07-07T17:09:00Z" w16du:dateUtc="2026-07-07T16:09:00Z">
          <w:r w:rsidR="00CF49D6" w:rsidRPr="00B475D4" w:rsidDel="00967863">
            <w:rPr>
              <w:rFonts w:ascii="Arial" w:hAnsi="Arial" w:cs="Arial"/>
              <w:sz w:val="24"/>
              <w:szCs w:val="24"/>
              <w:lang w:val="en-GB"/>
              <w:rPrChange w:id="4503" w:author="Alexandre Miguel Kaizeler Guedes Da Silva Afonso" w:date="2026-07-27T16:55:00Z" w16du:dateUtc="2026-07-27T15:55:00Z">
                <w:rPr>
                  <w:rFonts w:ascii="Arial" w:hAnsi="Arial" w:cs="Arial"/>
                  <w:sz w:val="24"/>
                  <w:szCs w:val="24"/>
                </w:rPr>
              </w:rPrChange>
            </w:rPr>
            <w:delText>3</w:delText>
          </w:r>
        </w:del>
      </w:ins>
      <w:del w:id="4504" w:author="Alexandre Miguel Kaizeler Guedes Da Silva Afonso" w:date="2026-07-07T17:09:00Z" w16du:dateUtc="2026-07-07T16:09:00Z">
        <w:r w:rsidR="001F4D95" w:rsidRPr="00B475D4" w:rsidDel="00967863">
          <w:rPr>
            <w:rFonts w:ascii="Arial" w:hAnsi="Arial" w:cs="Arial"/>
            <w:sz w:val="24"/>
            <w:szCs w:val="24"/>
            <w:lang w:val="en-GB"/>
            <w:rPrChange w:id="4505" w:author="Alexandre Miguel Kaizeler Guedes Da Silva Afonso" w:date="2026-07-27T16:55:00Z" w16du:dateUtc="2026-07-27T15:55:00Z">
              <w:rPr>
                <w:rFonts w:ascii="Arial" w:hAnsi="Arial" w:cs="Arial"/>
                <w:sz w:val="24"/>
                <w:szCs w:val="24"/>
              </w:rPr>
            </w:rPrChange>
          </w:rPr>
          <w:delText>6)</w:delText>
        </w:r>
        <w:r w:rsidR="00B020BE" w:rsidRPr="00B475D4" w:rsidDel="00967863">
          <w:rPr>
            <w:rFonts w:ascii="Arial" w:hAnsi="Arial" w:cs="Arial"/>
            <w:sz w:val="24"/>
            <w:szCs w:val="24"/>
            <w:lang w:val="en-GB"/>
            <w:rPrChange w:id="4506" w:author="Alexandre Miguel Kaizeler Guedes Da Silva Afonso" w:date="2026-07-27T16:55:00Z" w16du:dateUtc="2026-07-27T15:55:00Z">
              <w:rPr>
                <w:rFonts w:ascii="Arial" w:hAnsi="Arial" w:cs="Arial"/>
                <w:sz w:val="24"/>
                <w:szCs w:val="24"/>
              </w:rPr>
            </w:rPrChange>
          </w:rPr>
          <w:delText xml:space="preserve">, </w:delText>
        </w:r>
        <w:commentRangeStart w:id="4507"/>
        <w:r w:rsidR="00B020BE" w:rsidRPr="00B475D4" w:rsidDel="00967863">
          <w:rPr>
            <w:rFonts w:ascii="Arial" w:hAnsi="Arial" w:cs="Arial"/>
            <w:sz w:val="24"/>
            <w:szCs w:val="24"/>
            <w:lang w:val="en-GB"/>
            <w:rPrChange w:id="4508" w:author="Alexandre Miguel Kaizeler Guedes Da Silva Afonso" w:date="2026-07-27T16:55:00Z" w16du:dateUtc="2026-07-27T15:55:00Z">
              <w:rPr>
                <w:rFonts w:ascii="Arial" w:hAnsi="Arial" w:cs="Arial"/>
                <w:sz w:val="24"/>
                <w:szCs w:val="24"/>
              </w:rPr>
            </w:rPrChange>
          </w:rPr>
          <w:delText xml:space="preserve">likely reflecting the elevated basal stress of </w:delText>
        </w:r>
        <w:r w:rsidR="00B020BE" w:rsidRPr="00B475D4" w:rsidDel="00967863">
          <w:rPr>
            <w:rFonts w:ascii="Arial" w:hAnsi="Arial" w:cs="Arial"/>
            <w:i/>
            <w:iCs/>
            <w:sz w:val="24"/>
            <w:szCs w:val="24"/>
            <w:lang w:val="en-GB"/>
            <w:rPrChange w:id="4509" w:author="Alexandre Miguel Kaizeler Guedes Da Silva Afonso" w:date="2026-07-27T16:55:00Z" w16du:dateUtc="2026-07-27T15:55:00Z">
              <w:rPr>
                <w:rFonts w:ascii="Arial" w:hAnsi="Arial" w:cs="Arial"/>
                <w:i/>
                <w:iCs/>
                <w:sz w:val="24"/>
                <w:szCs w:val="24"/>
              </w:rPr>
            </w:rPrChange>
          </w:rPr>
          <w:delText>in vitro</w:delText>
        </w:r>
        <w:r w:rsidR="00B020BE" w:rsidRPr="00B475D4" w:rsidDel="00967863">
          <w:rPr>
            <w:rFonts w:ascii="Arial" w:hAnsi="Arial" w:cs="Arial"/>
            <w:sz w:val="24"/>
            <w:szCs w:val="24"/>
            <w:lang w:val="en-GB"/>
            <w:rPrChange w:id="4510" w:author="Alexandre Miguel Kaizeler Guedes Da Silva Afonso" w:date="2026-07-27T16:55:00Z" w16du:dateUtc="2026-07-27T15:55:00Z">
              <w:rPr>
                <w:rFonts w:ascii="Arial" w:hAnsi="Arial" w:cs="Arial"/>
                <w:sz w:val="24"/>
                <w:szCs w:val="24"/>
              </w:rPr>
            </w:rPrChange>
          </w:rPr>
          <w:delText xml:space="preserve"> conditions</w:delText>
        </w:r>
        <w:commentRangeEnd w:id="4507"/>
        <w:r w:rsidR="00B90E57" w:rsidRPr="00B475D4" w:rsidDel="00967863">
          <w:rPr>
            <w:rStyle w:val="Refdecomentrio"/>
            <w:rFonts w:ascii="Arial" w:hAnsi="Arial" w:cs="Arial"/>
            <w:sz w:val="24"/>
            <w:szCs w:val="24"/>
            <w:lang w:val="en-GB"/>
            <w:rPrChange w:id="4511" w:author="Alexandre Miguel Kaizeler Guedes Da Silva Afonso" w:date="2026-07-27T16:55:00Z" w16du:dateUtc="2026-07-27T15:55:00Z">
              <w:rPr>
                <w:rStyle w:val="Refdecomentrio"/>
                <w:rFonts w:ascii="Arial" w:hAnsi="Arial" w:cs="Arial"/>
                <w:sz w:val="24"/>
                <w:szCs w:val="24"/>
              </w:rPr>
            </w:rPrChange>
          </w:rPr>
          <w:commentReference w:id="4507"/>
        </w:r>
        <w:r w:rsidR="00B020BE" w:rsidRPr="00B475D4" w:rsidDel="00967863">
          <w:rPr>
            <w:rFonts w:ascii="Arial" w:hAnsi="Arial" w:cs="Arial"/>
            <w:sz w:val="24"/>
            <w:szCs w:val="24"/>
            <w:lang w:val="en-GB"/>
            <w:rPrChange w:id="4512" w:author="Alexandre Miguel Kaizeler Guedes Da Silva Afonso" w:date="2026-07-27T16:55:00Z" w16du:dateUtc="2026-07-27T15:55:00Z">
              <w:rPr>
                <w:rFonts w:ascii="Arial" w:hAnsi="Arial" w:cs="Arial"/>
                <w:sz w:val="24"/>
                <w:szCs w:val="24"/>
              </w:rPr>
            </w:rPrChange>
          </w:rPr>
          <w:delText>.</w:delText>
        </w:r>
      </w:del>
    </w:p>
    <w:p w14:paraId="7A1CC5C6" w14:textId="6BF5B3CD" w:rsidR="007D1FD7" w:rsidRPr="00B475D4" w:rsidDel="00967863" w:rsidRDefault="00967863" w:rsidP="00533F41">
      <w:pPr>
        <w:jc w:val="both"/>
        <w:rPr>
          <w:del w:id="4513" w:author="Alexandre Miguel Kaizeler Guedes Da Silva Afonso" w:date="2026-07-07T17:11:00Z" w16du:dateUtc="2026-07-07T16:11:00Z"/>
          <w:rFonts w:ascii="Arial" w:hAnsi="Arial" w:cs="Arial"/>
          <w:sz w:val="24"/>
          <w:szCs w:val="24"/>
          <w:lang w:val="en-GB"/>
          <w:rPrChange w:id="4514" w:author="Alexandre Miguel Kaizeler Guedes Da Silva Afonso" w:date="2026-07-27T16:55:00Z" w16du:dateUtc="2026-07-27T15:55:00Z">
            <w:rPr>
              <w:del w:id="4515" w:author="Alexandre Miguel Kaizeler Guedes Da Silva Afonso" w:date="2026-07-07T17:11:00Z" w16du:dateUtc="2026-07-07T16:11:00Z"/>
              <w:rFonts w:ascii="Arial" w:hAnsi="Arial" w:cs="Arial"/>
              <w:sz w:val="24"/>
              <w:szCs w:val="24"/>
            </w:rPr>
          </w:rPrChange>
        </w:rPr>
      </w:pPr>
      <w:ins w:id="4516" w:author="Alexandre Miguel Kaizeler Guedes Da Silva Afonso" w:date="2026-07-07T17:11:00Z" w16du:dateUtc="2026-07-07T16:11:00Z">
        <w:r w:rsidRPr="00B475D4">
          <w:rPr>
            <w:rFonts w:ascii="Arial" w:hAnsi="Arial" w:cs="Arial"/>
            <w:sz w:val="24"/>
            <w:szCs w:val="24"/>
            <w:lang w:val="en-GB"/>
            <w:rPrChange w:id="4517" w:author="Alexandre Miguel Kaizeler Guedes Da Silva Afonso" w:date="2026-07-27T16:55:00Z" w16du:dateUtc="2026-07-27T15:55:00Z">
              <w:rPr>
                <w:rFonts w:ascii="Arial" w:hAnsi="Arial" w:cs="Arial"/>
                <w:sz w:val="24"/>
                <w:szCs w:val="24"/>
              </w:rPr>
            </w:rPrChange>
          </w:rPr>
          <w:t>Because SG-associated genetic models typically involve proteins with functions beyond SG formation, disentangling SGs' contribution to tumour aggressiveness from these pleiotropic effects is difficult</w:t>
        </w:r>
      </w:ins>
      <w:del w:id="4518" w:author="Alexandre Miguel Kaizeler Guedes Da Silva Afonso" w:date="2026-07-07T17:11:00Z" w16du:dateUtc="2026-07-07T16:11:00Z">
        <w:r w:rsidR="0050149D" w:rsidRPr="00B475D4" w:rsidDel="00967863">
          <w:rPr>
            <w:rFonts w:ascii="Arial" w:hAnsi="Arial" w:cs="Arial"/>
            <w:sz w:val="24"/>
            <w:szCs w:val="24"/>
            <w:lang w:val="en-GB"/>
            <w:rPrChange w:id="4519" w:author="Alexandre Miguel Kaizeler Guedes Da Silva Afonso" w:date="2026-07-27T16:55:00Z" w16du:dateUtc="2026-07-27T15:55:00Z">
              <w:rPr>
                <w:rFonts w:ascii="Arial" w:hAnsi="Arial" w:cs="Arial"/>
                <w:sz w:val="24"/>
                <w:szCs w:val="24"/>
              </w:rPr>
            </w:rPrChange>
          </w:rPr>
          <w:delText>SGs have been extensively implicated in cancer, where they are associated with tumo</w:delText>
        </w:r>
        <w:r w:rsidR="00EC1F8F" w:rsidRPr="00B475D4" w:rsidDel="00967863">
          <w:rPr>
            <w:rFonts w:ascii="Arial" w:hAnsi="Arial" w:cs="Arial"/>
            <w:sz w:val="24"/>
            <w:szCs w:val="24"/>
            <w:lang w:val="en-GB"/>
            <w:rPrChange w:id="4520" w:author="Alexandre Miguel Kaizeler Guedes Da Silva Afonso" w:date="2026-07-27T16:55:00Z" w16du:dateUtc="2026-07-27T15:55:00Z">
              <w:rPr>
                <w:rFonts w:ascii="Arial" w:hAnsi="Arial" w:cs="Arial"/>
                <w:sz w:val="24"/>
                <w:szCs w:val="24"/>
              </w:rPr>
            </w:rPrChange>
          </w:rPr>
          <w:delText>u</w:delText>
        </w:r>
        <w:r w:rsidR="0050149D" w:rsidRPr="00B475D4" w:rsidDel="00967863">
          <w:rPr>
            <w:rFonts w:ascii="Arial" w:hAnsi="Arial" w:cs="Arial"/>
            <w:sz w:val="24"/>
            <w:szCs w:val="24"/>
            <w:lang w:val="en-GB"/>
            <w:rPrChange w:id="4521" w:author="Alexandre Miguel Kaizeler Guedes Da Silva Afonso" w:date="2026-07-27T16:55:00Z" w16du:dateUtc="2026-07-27T15:55:00Z">
              <w:rPr>
                <w:rFonts w:ascii="Arial" w:hAnsi="Arial" w:cs="Arial"/>
                <w:sz w:val="24"/>
                <w:szCs w:val="24"/>
              </w:rPr>
            </w:rPrChange>
          </w:rPr>
          <w:delText>r aggressiveness</w:delText>
        </w:r>
        <w:r w:rsidR="001F4D95" w:rsidRPr="00B475D4" w:rsidDel="00967863">
          <w:rPr>
            <w:rFonts w:ascii="Arial" w:hAnsi="Arial" w:cs="Arial"/>
            <w:sz w:val="24"/>
            <w:szCs w:val="24"/>
            <w:lang w:val="en-GB"/>
            <w:rPrChange w:id="4522" w:author="Alexandre Miguel Kaizeler Guedes Da Silva Afonso" w:date="2026-07-27T16:55:00Z" w16du:dateUtc="2026-07-27T15:55:00Z">
              <w:rPr>
                <w:rFonts w:ascii="Arial" w:hAnsi="Arial" w:cs="Arial"/>
                <w:sz w:val="24"/>
                <w:szCs w:val="24"/>
              </w:rPr>
            </w:rPrChange>
          </w:rPr>
          <w:fldChar w:fldCharType="begin"/>
        </w:r>
        <w:r w:rsidR="00894559" w:rsidRPr="00B475D4" w:rsidDel="00967863">
          <w:rPr>
            <w:rFonts w:ascii="Arial" w:hAnsi="Arial" w:cs="Arial" w:hint="eastAsia"/>
            <w:sz w:val="24"/>
            <w:szCs w:val="24"/>
            <w:lang w:val="en-GB"/>
            <w:rPrChange w:id="4523" w:author="Alexandre Miguel Kaizeler Guedes Da Silva Afonso" w:date="2026-07-27T16:55:00Z" w16du:dateUtc="2026-07-27T15:55:00Z">
              <w:rPr>
                <w:rFonts w:ascii="Arial" w:hAnsi="Arial" w:cs="Arial" w:hint="eastAsia"/>
                <w:sz w:val="24"/>
                <w:szCs w:val="24"/>
              </w:rPr>
            </w:rPrChange>
          </w:rPr>
          <w:delInstrText xml:space="preserve"> ADDIN ZOTERO_ITEM CSL_CITATION {"citationID":"9CjUpAI7","properties":{"unsorted":false,"formattedCitation":"\\super 27,28,84\\nosupersub{}","plainCitation":"27,28,84","noteIndex":0},"citationItems":[{"id":"6GlZNSzq/HLIpJV2e","uris":["http://zotero.org/users/local/1p9EH8ax/items/EUAG3M4I"],"itemData":{"id":"Vt4aYKIl/oyNza7fA","type":"article-journal","abstract":"Under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activates the 5</w:delInstrText>
        </w:r>
        <w:r w:rsidR="00894559" w:rsidRPr="00B475D4" w:rsidDel="00967863">
          <w:rPr>
            <w:rFonts w:ascii="Arial" w:hAnsi="Arial" w:cs="Arial" w:hint="eastAsia"/>
            <w:sz w:val="24"/>
            <w:szCs w:val="24"/>
            <w:lang w:val="en-GB"/>
            <w:rPrChange w:id="4524" w:author="Alexandre Miguel Kaizeler Guedes Da Silva Afonso" w:date="2026-07-27T16:55:00Z" w16du:dateUtc="2026-07-27T15:55:00Z">
              <w:rPr>
                <w:rFonts w:ascii="Arial" w:hAnsi="Arial" w:cs="Arial" w:hint="eastAsia"/>
                <w:sz w:val="24"/>
                <w:szCs w:val="24"/>
              </w:rPr>
            </w:rPrChange>
          </w:rPr>
          <w:delInstrText>′</w:delInstrText>
        </w:r>
        <w:r w:rsidR="00894559" w:rsidRPr="00B475D4" w:rsidDel="00967863">
          <w:rPr>
            <w:rFonts w:ascii="Arial" w:hAnsi="Arial" w:cs="Arial" w:hint="eastAsia"/>
            <w:sz w:val="24"/>
            <w:szCs w:val="24"/>
            <w:lang w:val="en-GB"/>
            <w:rPrChange w:id="4525" w:author="Alexandre Miguel Kaizeler Guedes Da Silva Afonso" w:date="2026-07-27T16:55:00Z" w16du:dateUtc="2026-07-27T15:55:00Z">
              <w:rPr>
                <w:rFonts w:ascii="Arial" w:hAnsi="Arial" w:cs="Arial" w:hint="eastAsia"/>
                <w:sz w:val="24"/>
                <w:szCs w:val="24"/>
              </w:rPr>
            </w:rPrChange>
          </w:rPr>
          <w:delInstrText xml:space="preserve"> untranslated region (UTR) of G3BP1 mRNAs, thereby controlling the availability of the G3BP1 SG nucleator for SG assembly. YB-1 inactivation in human sarcoma cells dramatically reduces G3BP1 and SG formation 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6GlZNSzq/SJ6hj77r","uris":["http://zotero.org/users/local/1p9EH8ax/items/95WMXKZX"],"itemData":{"id":"Vt4aYKIl/XIFkMwWX","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id":"6GlZNSzq/eCiSysRU","uris":["http://zotero.org/users/local/q86rvdj2/items/HCFEUE3Q"],"itemData":{"id":828,"type":"article-journal","abstract":"Abstract\n              Obesity is a global epidemic and a major predisposing factor for cancer. Increasing evidence shows that obesity-associated stress is a key driver of cancer risk and progression. Previous work has identified the phase-separation organelles,</w:delInstrText>
        </w:r>
        <w:r w:rsidR="00894559" w:rsidRPr="00B475D4" w:rsidDel="00967863">
          <w:rPr>
            <w:rFonts w:ascii="Calibri" w:hAnsi="Calibri" w:cs="Calibri"/>
            <w:sz w:val="24"/>
            <w:szCs w:val="24"/>
            <w:lang w:val="en-GB"/>
            <w:rPrChange w:id="4526" w:author="Alexandre Miguel Kaizeler Guedes Da Silva Afonso" w:date="2026-07-27T16:55:00Z" w16du:dateUtc="2026-07-27T15:55:00Z">
              <w:rPr>
                <w:rFonts w:ascii="Calibri" w:hAnsi="Calibri" w:cs="Calibri"/>
                <w:sz w:val="24"/>
                <w:szCs w:val="24"/>
              </w:rPr>
            </w:rPrChange>
          </w:rPr>
          <w:delInstrText>﻿</w:delInstrText>
        </w:r>
        <w:r w:rsidR="00894559" w:rsidRPr="00B475D4" w:rsidDel="00967863">
          <w:rPr>
            <w:rFonts w:ascii="Arial" w:hAnsi="Arial" w:cs="Arial"/>
            <w:sz w:val="24"/>
            <w:szCs w:val="24"/>
            <w:lang w:val="en-GB"/>
            <w:rPrChange w:id="4527" w:author="Alexandre Miguel Kaizeler Guedes Da Silva Afonso" w:date="2026-07-27T16:55:00Z" w16du:dateUtc="2026-07-27T15:55:00Z">
              <w:rPr>
                <w:rFonts w:ascii="Arial" w:hAnsi="Arial" w:cs="Arial"/>
                <w:sz w:val="24"/>
                <w:szCs w:val="24"/>
              </w:rPr>
            </w:rPrChange>
          </w:rPr>
          <w:delInstrText xml:space="preserve"> stress granules (SG), as mutant KRAS–dependent mediators of stress adaptation. However, the dependence of tumorigenesis on these organelles is unknown. Here, we establish a causal link between SGs and pancreatic ductal adenocarcinoma (PDAC). Importantly, we uncover that dependence on SGs is drastically heightened in obesity-associated PDAC. Furthermore, we identify a previously unknown regulator and component of SGs, namely, the serine/arginine protein kinase 2 (SRPK2), as a specific determinant of SG formation in obesity-associated PDAC. We show that SRPK2-mediated SG formation in obesity-associated PDAC is driven by hyperactivation of the IGF1/PI3K/mTOR/S6K1 pathway and that S6K1 inhibition selectively attenuates SGs and impairs obesity-associated PDAC development.\n            \n            \n              Significance:\n              We show that stress adaptation via the phase-separation organelles SGs mediates PDAC development. Moreover, preexisting stress conditions such as obesity are a driving force behind tumor SG dependence, and enhanced SG levels are key determinants and a chemopreventive target for obesity-associated PDAC.\n              This article is highlighted in the In This Issue feature, p. 1825","container-title":"Cancer Discovery","DOI":"10.1158/2159-8290.CD-21-1672","ISSN":"2159-8274, 2159-8290","issue":"8","language":"en","page":"1984-2005","source":"DOI.org (Crossref)","title":"Stress Granules Determine the Development of Obesity-Associated Pancreatic Cancer","volume":"12","author":[{"family":"Fonteneau","given":"Guillaume"},{"family":"Redding","given":"Alexandra"},{"family":"Hoag-Lee","given":"Hannah"},{"family":"Sim","given":"Edward S."},{"family":"Heinrich","given":"Stefan"},{"family":"Gaida","given":"Matthias M."},{"family":"Grabocka","given":"Elda"}],"issued":{"date-parts":[["2022",8,5]]}}}],"schema":"https://github.com/citation-style-language/schema/raw/master/csl-citation.json"} </w:delInstrText>
        </w:r>
        <w:r w:rsidR="001F4D95" w:rsidRPr="00B475D4" w:rsidDel="00967863">
          <w:rPr>
            <w:rFonts w:ascii="Arial" w:hAnsi="Arial" w:cs="Arial"/>
            <w:sz w:val="24"/>
            <w:szCs w:val="24"/>
            <w:lang w:val="en-GB"/>
            <w:rPrChange w:id="4528" w:author="Alexandre Miguel Kaizeler Guedes Da Silva Afonso" w:date="2026-07-27T16:55:00Z" w16du:dateUtc="2026-07-27T15:55:00Z">
              <w:rPr>
                <w:rFonts w:ascii="Arial" w:hAnsi="Arial" w:cs="Arial"/>
                <w:sz w:val="24"/>
                <w:szCs w:val="24"/>
              </w:rPr>
            </w:rPrChange>
          </w:rPr>
          <w:fldChar w:fldCharType="separate"/>
        </w:r>
        <w:r w:rsidR="00894559" w:rsidRPr="00CC6580" w:rsidDel="00967863">
          <w:rPr>
            <w:rFonts w:ascii="Arial" w:eastAsiaTheme="minorHAnsi" w:hAnsi="Arial" w:cs="Arial"/>
            <w:kern w:val="0"/>
            <w:sz w:val="24"/>
            <w:szCs w:val="24"/>
            <w:vertAlign w:val="superscript"/>
            <w:lang w:val="en-GB"/>
          </w:rPr>
          <w:delText>27,28,84</w:delText>
        </w:r>
        <w:r w:rsidR="001F4D95" w:rsidRPr="00B475D4" w:rsidDel="00967863">
          <w:rPr>
            <w:rFonts w:ascii="Arial" w:hAnsi="Arial" w:cs="Arial"/>
            <w:sz w:val="24"/>
            <w:szCs w:val="24"/>
            <w:lang w:val="en-GB"/>
            <w:rPrChange w:id="4529" w:author="Alexandre Miguel Kaizeler Guedes Da Silva Afonso" w:date="2026-07-27T16:55:00Z" w16du:dateUtc="2026-07-27T15:55:00Z">
              <w:rPr>
                <w:rFonts w:ascii="Arial" w:hAnsi="Arial" w:cs="Arial"/>
                <w:sz w:val="24"/>
                <w:szCs w:val="24"/>
              </w:rPr>
            </w:rPrChange>
          </w:rPr>
          <w:fldChar w:fldCharType="end"/>
        </w:r>
        <w:r w:rsidR="0050149D" w:rsidRPr="00B475D4" w:rsidDel="00967863">
          <w:rPr>
            <w:rFonts w:ascii="Arial" w:hAnsi="Arial" w:cs="Arial"/>
            <w:sz w:val="24"/>
            <w:szCs w:val="24"/>
            <w:lang w:val="en-GB"/>
            <w:rPrChange w:id="4530" w:author="Alexandre Miguel Kaizeler Guedes Da Silva Afonso" w:date="2026-07-27T16:55:00Z" w16du:dateUtc="2026-07-27T15:55:00Z">
              <w:rPr>
                <w:rFonts w:ascii="Arial" w:hAnsi="Arial" w:cs="Arial"/>
                <w:sz w:val="24"/>
                <w:szCs w:val="24"/>
              </w:rPr>
            </w:rPrChange>
          </w:rPr>
          <w:delText>. However, knockout models used as controls in these studies typically target genes that have additional functions beyond SG formation</w:delText>
        </w:r>
      </w:del>
      <w:r w:rsidR="00B020BE" w:rsidRPr="00B475D4">
        <w:rPr>
          <w:rFonts w:ascii="Arial" w:hAnsi="Arial" w:cs="Arial"/>
          <w:sz w:val="24"/>
          <w:szCs w:val="24"/>
          <w:lang w:val="en-GB"/>
          <w:rPrChange w:id="4531"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hint="eastAsia"/>
          <w:sz w:val="24"/>
          <w:szCs w:val="24"/>
          <w:lang w:val="en-GB"/>
          <w:rPrChange w:id="4532" w:author="Alexandre Miguel Kaizeler Guedes Da Silva Afonso" w:date="2026-07-27T16:55:00Z" w16du:dateUtc="2026-07-27T15:55:00Z">
            <w:rPr>
              <w:rFonts w:ascii="Arial" w:hAnsi="Arial" w:cs="Arial" w:hint="eastAsia"/>
              <w:sz w:val="24"/>
              <w:szCs w:val="24"/>
            </w:rPr>
          </w:rPrChange>
        </w:rPr>
        <w:instrText xml:space="preserve"> ADDIN ZOTERO_ITEM CSL_CITATION {"citationID":"2EKzbqMN","properties":{"unsorted":false,"formattedCitation":"\\super 27,28,79\\nosupersub{}","plainCitation":"27,28,79","noteIndex":0},"citationItems":[{"id":"jCcWpdK2/meklOK0r","uris":["http://zotero.org/users/local/1p9EH8ax/items/EUAG3M4I"],"itemData":{"id":"Vt4aYKIl/oyNza7fA","type":"article-journal","abstract":"Under cell stress, global protein synthesis is inhibited to preserve energy. One mechanism is to sequester and silence mRNAs in ribonucleoprotein complexes known as stress granules (SGs), which contain translationally silent mRNAs, preinitiation factors, and RNA-binding proteins. Y-box binding protein 1 (YB-1) localizes to SGs, but its role in SG biology is unknown. We now report that YB-1 directly binds to and translationally activates the 5</w:instrText>
      </w:r>
      <w:r w:rsidR="0017139D" w:rsidRPr="00B475D4">
        <w:rPr>
          <w:rFonts w:ascii="Arial" w:hAnsi="Arial" w:cs="Arial" w:hint="eastAsia"/>
          <w:sz w:val="24"/>
          <w:szCs w:val="24"/>
          <w:lang w:val="en-GB"/>
          <w:rPrChange w:id="4533" w:author="Alexandre Miguel Kaizeler Guedes Da Silva Afonso" w:date="2026-07-27T16:55:00Z" w16du:dateUtc="2026-07-27T15:55:00Z">
            <w:rPr>
              <w:rFonts w:ascii="Arial" w:hAnsi="Arial" w:cs="Arial" w:hint="eastAsia"/>
              <w:sz w:val="24"/>
              <w:szCs w:val="24"/>
            </w:rPr>
          </w:rPrChange>
        </w:rPr>
        <w:instrText>′</w:instrText>
      </w:r>
      <w:r w:rsidR="0017139D" w:rsidRPr="00B475D4">
        <w:rPr>
          <w:rFonts w:ascii="Arial" w:hAnsi="Arial" w:cs="Arial" w:hint="eastAsia"/>
          <w:sz w:val="24"/>
          <w:szCs w:val="24"/>
          <w:lang w:val="en-GB"/>
          <w:rPrChange w:id="4534" w:author="Alexandre Miguel Kaizeler Guedes Da Silva Afonso" w:date="2026-07-27T16:55:00Z" w16du:dateUtc="2026-07-27T15:55:00Z">
            <w:rPr>
              <w:rFonts w:ascii="Arial" w:hAnsi="Arial" w:cs="Arial" w:hint="eastAsia"/>
              <w:sz w:val="24"/>
              <w:szCs w:val="24"/>
            </w:rPr>
          </w:rPrChange>
        </w:rPr>
        <w:instrText xml:space="preserve"> untranslated region (UTR) of G3BP1 mRNAs, thereby controlling the availability of the G3BP1 SG nucleator for SG assembly. YB-1 inactivation in human sarcoma cells dramatically reduces G3BP1 and SG formation in vitro. YB-1 and G3BP1 expression are highly correlated in human sarcomas, and elevated G3BP1 expression correlates with poor survival. Finally, G3BP1 down-regulation in sarcoma xenografts prevents in vivo SG formation and tumor invasion, and completely blocks lung metastasis in mouse models. Together, these findings demonstrate a critical role for YB-1 in SG formation through translational activation of G3BP1, and highlight novel functions for SGs in tumor progression.","container-title":"Journal of Cell Biology","DOI":"10.1083/jcb.201411047","ISSN":"1540-8140, 0021-9525","issue":"7","language":"en","page":"913-929","source":"DOI.org (Crossref)","title":"YB-1 regulates stress granule formation and tumor progression by translationally activating G3BP1","volume":"208","author":[{"family":"Somasekharan","given":"Syam Prakash"},{"family":"El-Naggar","given":"Amal"},{"family":"Leprivier","given":"Gabriel"},{"family":"Cheng","given":"Hongwei"},{"family":"Hajee","given":"Shamil"},{"family":"Grunewald","given":"Thomas G.P."},{"family":"Zhang","given":"Fan"},{"family":"Ng","given":"Tony"},{"family":"Delattre","given":"Olivier"},{"family":"Evdokimova","given":"Valentina"},{"family":"Wang","given":"Yuzhuo"},{"family":"Gleave","given":"Martin"},{"family":"Sorensen","given":"Poul H."}],"issued":{"date-parts":[["2015",3,30]]}}},{"id":"jCcWpdK2/Iy0a46K6","uris":["http://zotero.org/users/local/1p9EH8ax/items/95WMXKZX"],"itemData":{"id":"Vt4aYKIl/XIFkMwWX","type":"article-journal","container-title":"Cell","DOI":"10.1016/j.cell.2016.11.035","ISSN":"00928674","issue":"7","journalAbbreviation":"Cell","language":"en","page":"1803-1813.e12","source":"DOI.org (Crossref)","title":"Mutant KRAS Enhances Tumor Cell Fitness by Upregulating Stress Granules","volume":"167","author":[{"family":"Grabocka","given":"Elda"},{"family":"Bar-Sagi","given":"Dafna"}],"issued":{"date-parts":[["2016",12]]}}},{"id":828,"uris":["http://zotero.org/users/local/q86rvdj2/items/HCFEUE3Q"],"itemData":{"id":828,"type":"article-journal","abstract":"Abstract\n              Obesity is a global epidemic and a major predisposing factor for cancer. Increasing evidence shows that obesity-associated stress is a key driver of cancer risk and progression. Previous work has identified the phase-separation organelles,</w:instrText>
      </w:r>
      <w:r w:rsidR="0017139D" w:rsidRPr="00B475D4">
        <w:rPr>
          <w:rFonts w:ascii="Tahoma" w:hAnsi="Tahoma" w:cs="Tahoma"/>
          <w:sz w:val="24"/>
          <w:szCs w:val="24"/>
          <w:lang w:val="en-GB"/>
          <w:rPrChange w:id="4535" w:author="Alexandre Miguel Kaizeler Guedes Da Silva Afonso" w:date="2026-07-27T16:55:00Z" w16du:dateUtc="2026-07-27T15:55:00Z">
            <w:rPr>
              <w:rFonts w:ascii="Tahoma" w:hAnsi="Tahoma" w:cs="Tahoma"/>
              <w:sz w:val="24"/>
              <w:szCs w:val="24"/>
            </w:rPr>
          </w:rPrChange>
        </w:rPr>
        <w:instrText>﻿</w:instrText>
      </w:r>
      <w:r w:rsidR="0017139D" w:rsidRPr="00B475D4">
        <w:rPr>
          <w:rFonts w:ascii="Arial" w:hAnsi="Arial" w:cs="Arial"/>
          <w:sz w:val="24"/>
          <w:szCs w:val="24"/>
          <w:lang w:val="en-GB"/>
          <w:rPrChange w:id="4536" w:author="Alexandre Miguel Kaizeler Guedes Da Silva Afonso" w:date="2026-07-27T16:55:00Z" w16du:dateUtc="2026-07-27T15:55:00Z">
            <w:rPr>
              <w:rFonts w:ascii="Arial" w:hAnsi="Arial" w:cs="Arial"/>
              <w:sz w:val="24"/>
              <w:szCs w:val="24"/>
            </w:rPr>
          </w:rPrChange>
        </w:rPr>
        <w:instrText xml:space="preserve"> stress granules (SG), as mutant KRAS–dependent mediators of stress adaptation. However, the dependence of tumorigenesis on these organelles is unknown. Here, we establish a causal link between SGs and pancreatic ductal adenocarcinoma (PDAC). Importantly, we uncover that dependence on SGs is drastically heightened in obesity-associated PDAC. Furthermore, we identify a previously unknown regulator and component of SGs, namely, the serine/arginine protein kinase 2 (SRPK2), as a specific determinant of SG formation in obesity-associated PDAC. We show that SRPK2-mediated SG formation in obesity-associated PDAC is driven by hyperactivation of the IGF1/PI3K/mTOR/S6K1 pathway and that S6K1 inhibition selectively attenuates SGs and impairs obesity-associated PDAC development.\n            \n            \n              Significance:\n              We show that stress adaptation via the phase-separation organelles SGs mediates PDAC development. Moreover, preexisting stress conditions such as obesity are a driving force behind tumor SG dependence, and enhanced SG levels are key determinants and a chemopreventive target for obesity-associated PDAC.\n              This article is highlighted in the In This Issue feature, p. 1825","container-title":"Cancer Discovery","DOI":"10.1158/2159-8290.CD-21-1672","ISSN":"2159-8274, 2159-8290","issue":"8","language":"en","page":"1984-2005","source":"DOI.org (Crossref)","title":"Stress Granules Determine the Development of Obesity-Associated Pancreatic Cancer","volume":"12","author":[{"family":"Fonteneau","given":"Guillaume"},{"family":"Redding","given":"Alexandra"},{"family":"Hoag-Lee","given":"Hannah"},{"family":"Sim","given":"Edward S."},{"family":"Heinrich","given":"Stefan"},{"family":"Gaida","given":"Matthias M."},{"family":"Grabocka","given":"Elda"}],"issued":{"date-parts":[["2022",8,5]]}}}],"schema":"https://github.com/citation-style-language/schema/raw/master/csl-citation.json"} </w:instrText>
      </w:r>
      <w:r w:rsidR="00B020BE" w:rsidRPr="00B475D4">
        <w:rPr>
          <w:rFonts w:ascii="Arial" w:hAnsi="Arial" w:cs="Arial"/>
          <w:sz w:val="24"/>
          <w:szCs w:val="24"/>
          <w:lang w:val="en-GB"/>
          <w:rPrChange w:id="4537"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4538" w:author="Alexandre Miguel Kaizeler Guedes Da Silva Afonso" w:date="2026-07-27T16:55:00Z" w16du:dateUtc="2026-07-27T15:55:00Z">
            <w:rPr>
              <w:rFonts w:ascii="Arial" w:hAnsi="Arial" w:cs="Arial"/>
              <w:kern w:val="0"/>
              <w:sz w:val="24"/>
              <w:vertAlign w:val="superscript"/>
            </w:rPr>
          </w:rPrChange>
        </w:rPr>
        <w:t>27,28,79</w:t>
      </w:r>
      <w:r w:rsidR="00B020BE" w:rsidRPr="00B475D4">
        <w:rPr>
          <w:rFonts w:ascii="Arial" w:hAnsi="Arial" w:cs="Arial"/>
          <w:sz w:val="24"/>
          <w:szCs w:val="24"/>
          <w:lang w:val="en-GB"/>
          <w:rPrChange w:id="4539" w:author="Alexandre Miguel Kaizeler Guedes Da Silva Afonso" w:date="2026-07-27T16:55:00Z" w16du:dateUtc="2026-07-27T15:55:00Z">
            <w:rPr>
              <w:rFonts w:ascii="Arial" w:hAnsi="Arial" w:cs="Arial"/>
              <w:sz w:val="24"/>
              <w:szCs w:val="24"/>
            </w:rPr>
          </w:rPrChange>
        </w:rPr>
        <w:fldChar w:fldCharType="end"/>
      </w:r>
      <w:r w:rsidR="0050149D" w:rsidRPr="00B475D4">
        <w:rPr>
          <w:rFonts w:ascii="Arial" w:hAnsi="Arial" w:cs="Arial"/>
          <w:sz w:val="24"/>
          <w:szCs w:val="24"/>
          <w:lang w:val="en-GB"/>
          <w:rPrChange w:id="4540" w:author="Alexandre Miguel Kaizeler Guedes Da Silva Afonso" w:date="2026-07-27T16:55:00Z" w16du:dateUtc="2026-07-27T15:55:00Z">
            <w:rPr>
              <w:rFonts w:ascii="Arial" w:hAnsi="Arial" w:cs="Arial"/>
              <w:sz w:val="24"/>
              <w:szCs w:val="24"/>
            </w:rPr>
          </w:rPrChange>
        </w:rPr>
        <w:t xml:space="preserve">. </w:t>
      </w:r>
      <w:ins w:id="4541" w:author="Alexandre Miguel Kaizeler Guedes Da Silva Afonso" w:date="2026-07-07T17:11:00Z" w16du:dateUtc="2026-07-07T16:11:00Z">
        <w:r w:rsidRPr="00B475D4">
          <w:rPr>
            <w:rFonts w:ascii="Arial" w:hAnsi="Arial" w:cs="Arial"/>
            <w:sz w:val="24"/>
            <w:szCs w:val="24"/>
            <w:lang w:val="en-GB"/>
            <w:rPrChange w:id="4542" w:author="Alexandre Miguel Kaizeler Guedes Da Silva Afonso" w:date="2026-07-27T16:55:00Z" w16du:dateUtc="2026-07-27T15:55:00Z">
              <w:rPr>
                <w:rFonts w:ascii="Arial" w:hAnsi="Arial" w:cs="Arial"/>
                <w:sz w:val="24"/>
                <w:szCs w:val="24"/>
              </w:rPr>
            </w:rPrChange>
          </w:rPr>
          <w:t xml:space="preserve">Using the null hypothesis that these additional functions explain the reported SG–aggressiveness link, our analysis could not reject this alternative explanation (Supplementary Figures 14, 15), indicating that single-gene knockout </w:t>
        </w:r>
        <w:r w:rsidRPr="00B475D4">
          <w:rPr>
            <w:rFonts w:ascii="Arial" w:hAnsi="Arial" w:cs="Arial"/>
            <w:sz w:val="24"/>
            <w:szCs w:val="24"/>
            <w:lang w:val="en-GB"/>
            <w:rPrChange w:id="4543" w:author="Alexandre Miguel Kaizeler Guedes Da Silva Afonso" w:date="2026-07-27T16:55:00Z" w16du:dateUtc="2026-07-27T15:55:00Z">
              <w:rPr>
                <w:rFonts w:ascii="Arial" w:hAnsi="Arial" w:cs="Arial"/>
                <w:sz w:val="24"/>
                <w:szCs w:val="24"/>
              </w:rPr>
            </w:rPrChange>
          </w:rPr>
          <w:lastRenderedPageBreak/>
          <w:t xml:space="preserve">approaches are insufficient to isolate SGs' specific contribution. </w:t>
        </w:r>
      </w:ins>
      <w:del w:id="4544" w:author="Alexandre Miguel Kaizeler Guedes Da Silva Afonso" w:date="2026-07-07T17:11:00Z" w16du:dateUtc="2026-07-07T16:11:00Z">
        <w:r w:rsidR="0050149D" w:rsidRPr="00B475D4" w:rsidDel="00967863">
          <w:rPr>
            <w:rFonts w:ascii="Arial" w:hAnsi="Arial" w:cs="Arial"/>
            <w:sz w:val="24"/>
            <w:szCs w:val="24"/>
            <w:lang w:val="en-GB"/>
            <w:rPrChange w:id="4545" w:author="Alexandre Miguel Kaizeler Guedes Da Silva Afonso" w:date="2026-07-27T16:55:00Z" w16du:dateUtc="2026-07-27T15:55:00Z">
              <w:rPr>
                <w:rFonts w:ascii="Arial" w:hAnsi="Arial" w:cs="Arial"/>
                <w:sz w:val="24"/>
                <w:szCs w:val="24"/>
              </w:rPr>
            </w:rPrChange>
          </w:rPr>
          <w:delText xml:space="preserve">To account for this, we adopted the null hypothesis that these additional functions could explain the observed link between SGs and aggressiveness. </w:delText>
        </w:r>
        <w:commentRangeStart w:id="4546"/>
        <w:r w:rsidR="0050149D" w:rsidRPr="00B475D4" w:rsidDel="00967863">
          <w:rPr>
            <w:rFonts w:ascii="Arial" w:hAnsi="Arial" w:cs="Arial"/>
            <w:sz w:val="24"/>
            <w:szCs w:val="24"/>
            <w:lang w:val="en-GB"/>
            <w:rPrChange w:id="4547" w:author="Alexandre Miguel Kaizeler Guedes Da Silva Afonso" w:date="2026-07-27T16:55:00Z" w16du:dateUtc="2026-07-27T15:55:00Z">
              <w:rPr>
                <w:rFonts w:ascii="Arial" w:hAnsi="Arial" w:cs="Arial"/>
                <w:sz w:val="24"/>
                <w:szCs w:val="24"/>
              </w:rPr>
            </w:rPrChange>
          </w:rPr>
          <w:delText>Our findings</w:delText>
        </w:r>
        <w:commentRangeEnd w:id="4546"/>
        <w:r w:rsidR="0034762C" w:rsidRPr="00B475D4" w:rsidDel="00967863">
          <w:rPr>
            <w:rStyle w:val="Refdecomentrio"/>
            <w:rFonts w:ascii="Arial" w:hAnsi="Arial" w:cs="Arial"/>
            <w:sz w:val="24"/>
            <w:szCs w:val="24"/>
            <w:lang w:val="en-GB"/>
            <w:rPrChange w:id="4548" w:author="Alexandre Miguel Kaizeler Guedes Da Silva Afonso" w:date="2026-07-27T16:55:00Z" w16du:dateUtc="2026-07-27T15:55:00Z">
              <w:rPr>
                <w:rStyle w:val="Refdecomentrio"/>
                <w:rFonts w:ascii="Arial" w:hAnsi="Arial" w:cs="Arial"/>
                <w:sz w:val="24"/>
                <w:szCs w:val="24"/>
              </w:rPr>
            </w:rPrChange>
          </w:rPr>
          <w:commentReference w:id="4546"/>
        </w:r>
        <w:r w:rsidR="0050149D" w:rsidRPr="00B475D4" w:rsidDel="00967863">
          <w:rPr>
            <w:rFonts w:ascii="Arial" w:hAnsi="Arial" w:cs="Arial"/>
            <w:sz w:val="24"/>
            <w:szCs w:val="24"/>
            <w:lang w:val="en-GB"/>
            <w:rPrChange w:id="4549" w:author="Alexandre Miguel Kaizeler Guedes Da Silva Afonso" w:date="2026-07-27T16:55:00Z" w16du:dateUtc="2026-07-27T15:55:00Z">
              <w:rPr>
                <w:rFonts w:ascii="Arial" w:hAnsi="Arial" w:cs="Arial"/>
                <w:sz w:val="24"/>
                <w:szCs w:val="24"/>
              </w:rPr>
            </w:rPrChange>
          </w:rPr>
          <w:delText xml:space="preserve"> indicate that this hypothesis cannot be easily rejected</w:delText>
        </w:r>
        <w:r w:rsidR="001F4D95" w:rsidRPr="00B475D4" w:rsidDel="00967863">
          <w:rPr>
            <w:rFonts w:ascii="Arial" w:hAnsi="Arial" w:cs="Arial"/>
            <w:sz w:val="24"/>
            <w:szCs w:val="24"/>
            <w:lang w:val="en-GB"/>
            <w:rPrChange w:id="4550" w:author="Alexandre Miguel Kaizeler Guedes Da Silva Afonso" w:date="2026-07-27T16:55:00Z" w16du:dateUtc="2026-07-27T15:55:00Z">
              <w:rPr>
                <w:rFonts w:ascii="Arial" w:hAnsi="Arial" w:cs="Arial"/>
                <w:sz w:val="24"/>
                <w:szCs w:val="24"/>
              </w:rPr>
            </w:rPrChange>
          </w:rPr>
          <w:delText xml:space="preserve"> (</w:delText>
        </w:r>
      </w:del>
      <w:ins w:id="4551" w:author="Joana Jesus" w:date="2026-06-11T12:30:00Z" w16du:dateUtc="2026-06-11T11:30:00Z">
        <w:del w:id="4552" w:author="Alexandre Miguel Kaizeler Guedes Da Silva Afonso" w:date="2026-07-07T17:11:00Z" w16du:dateUtc="2026-07-07T16:11:00Z">
          <w:r w:rsidR="002A370D" w:rsidRPr="00B475D4" w:rsidDel="00967863">
            <w:rPr>
              <w:rFonts w:ascii="Arial" w:hAnsi="Arial" w:cs="Arial"/>
              <w:sz w:val="24"/>
              <w:szCs w:val="24"/>
              <w:lang w:val="en-GB"/>
              <w:rPrChange w:id="4553" w:author="Alexandre Miguel Kaizeler Guedes Da Silva Afonso" w:date="2026-07-27T16:55:00Z" w16du:dateUtc="2026-07-27T15:55:00Z">
                <w:rPr>
                  <w:rFonts w:ascii="Arial" w:hAnsi="Arial" w:cs="Arial"/>
                  <w:sz w:val="24"/>
                  <w:szCs w:val="24"/>
                </w:rPr>
              </w:rPrChange>
            </w:rPr>
            <w:delText xml:space="preserve">Supplementary </w:delText>
          </w:r>
        </w:del>
      </w:ins>
      <w:del w:id="4554" w:author="Alexandre Miguel Kaizeler Guedes Da Silva Afonso" w:date="2026-07-07T17:11:00Z" w16du:dateUtc="2026-07-07T16:11:00Z">
        <w:r w:rsidR="001F4D95" w:rsidRPr="00B475D4" w:rsidDel="00967863">
          <w:rPr>
            <w:rFonts w:ascii="Arial" w:hAnsi="Arial" w:cs="Arial"/>
            <w:sz w:val="24"/>
            <w:szCs w:val="24"/>
            <w:lang w:val="en-GB"/>
            <w:rPrChange w:id="4555" w:author="Alexandre Miguel Kaizeler Guedes Da Silva Afonso" w:date="2026-07-27T16:55:00Z" w16du:dateUtc="2026-07-27T15:55:00Z">
              <w:rPr>
                <w:rFonts w:ascii="Arial" w:hAnsi="Arial" w:cs="Arial"/>
                <w:sz w:val="24"/>
                <w:szCs w:val="24"/>
              </w:rPr>
            </w:rPrChange>
          </w:rPr>
          <w:delText>Figure</w:delText>
        </w:r>
      </w:del>
      <w:ins w:id="4556" w:author="Joana Jesus" w:date="2026-06-11T12:30:00Z" w16du:dateUtc="2026-06-11T11:30:00Z">
        <w:del w:id="4557" w:author="Alexandre Miguel Kaizeler Guedes Da Silva Afonso" w:date="2026-07-07T17:11:00Z" w16du:dateUtc="2026-07-07T16:11:00Z">
          <w:r w:rsidR="002A370D" w:rsidRPr="00B475D4" w:rsidDel="00967863">
            <w:rPr>
              <w:rFonts w:ascii="Arial" w:hAnsi="Arial" w:cs="Arial"/>
              <w:sz w:val="24"/>
              <w:szCs w:val="24"/>
              <w:lang w:val="en-GB"/>
              <w:rPrChange w:id="4558" w:author="Alexandre Miguel Kaizeler Guedes Da Silva Afonso" w:date="2026-07-27T16:55:00Z" w16du:dateUtc="2026-07-27T15:55:00Z">
                <w:rPr>
                  <w:rFonts w:ascii="Arial" w:hAnsi="Arial" w:cs="Arial"/>
                  <w:sz w:val="24"/>
                  <w:szCs w:val="24"/>
                </w:rPr>
              </w:rPrChange>
            </w:rPr>
            <w:delText>s</w:delText>
          </w:r>
        </w:del>
      </w:ins>
      <w:del w:id="4559" w:author="Alexandre Miguel Kaizeler Guedes Da Silva Afonso" w:date="2026-07-07T17:11:00Z" w16du:dateUtc="2026-07-07T16:11:00Z">
        <w:r w:rsidR="001F4D95" w:rsidRPr="00B475D4" w:rsidDel="00967863">
          <w:rPr>
            <w:rFonts w:ascii="Arial" w:hAnsi="Arial" w:cs="Arial"/>
            <w:sz w:val="24"/>
            <w:szCs w:val="24"/>
            <w:lang w:val="en-GB"/>
            <w:rPrChange w:id="4560" w:author="Alexandre Miguel Kaizeler Guedes Da Silva Afonso" w:date="2026-07-27T16:55:00Z" w16du:dateUtc="2026-07-27T15:55:00Z">
              <w:rPr>
                <w:rFonts w:ascii="Arial" w:hAnsi="Arial" w:cs="Arial"/>
                <w:sz w:val="24"/>
                <w:szCs w:val="24"/>
              </w:rPr>
            </w:rPrChange>
          </w:rPr>
          <w:delText xml:space="preserve"> 1</w:delText>
        </w:r>
      </w:del>
      <w:ins w:id="4561" w:author="Joana Jesus" w:date="2026-06-11T12:31:00Z" w16du:dateUtc="2026-06-11T11:31:00Z">
        <w:del w:id="4562" w:author="Alexandre Miguel Kaizeler Guedes Da Silva Afonso" w:date="2026-07-07T17:11:00Z" w16du:dateUtc="2026-07-07T16:11:00Z">
          <w:r w:rsidR="002A370D" w:rsidRPr="00B475D4" w:rsidDel="00967863">
            <w:rPr>
              <w:rFonts w:ascii="Arial" w:hAnsi="Arial" w:cs="Arial"/>
              <w:sz w:val="24"/>
              <w:szCs w:val="24"/>
              <w:lang w:val="en-GB"/>
              <w:rPrChange w:id="4563" w:author="Alexandre Miguel Kaizeler Guedes Da Silva Afonso" w:date="2026-07-27T16:55:00Z" w16du:dateUtc="2026-07-27T15:55:00Z">
                <w:rPr>
                  <w:rFonts w:ascii="Arial" w:hAnsi="Arial" w:cs="Arial"/>
                  <w:sz w:val="24"/>
                  <w:szCs w:val="24"/>
                </w:rPr>
              </w:rPrChange>
            </w:rPr>
            <w:delText>3</w:delText>
          </w:r>
        </w:del>
      </w:ins>
      <w:ins w:id="4564" w:author="Nuno Morais" w:date="2026-07-06T16:13:00Z" w16du:dateUtc="2026-07-06T15:13:00Z">
        <w:del w:id="4565" w:author="Alexandre Miguel Kaizeler Guedes Da Silva Afonso" w:date="2026-07-07T17:11:00Z" w16du:dateUtc="2026-07-07T16:11:00Z">
          <w:r w:rsidR="007A55C2" w:rsidRPr="00B475D4" w:rsidDel="00967863">
            <w:rPr>
              <w:rFonts w:ascii="Arial" w:hAnsi="Arial" w:cs="Arial"/>
              <w:sz w:val="24"/>
              <w:szCs w:val="24"/>
              <w:lang w:val="en-GB"/>
              <w:rPrChange w:id="4566" w:author="Alexandre Miguel Kaizeler Guedes Da Silva Afonso" w:date="2026-07-27T16:55:00Z" w16du:dateUtc="2026-07-27T15:55:00Z">
                <w:rPr>
                  <w:rFonts w:ascii="Arial" w:hAnsi="Arial" w:cs="Arial"/>
                  <w:sz w:val="24"/>
                  <w:szCs w:val="24"/>
                </w:rPr>
              </w:rPrChange>
            </w:rPr>
            <w:delText>4</w:delText>
          </w:r>
        </w:del>
      </w:ins>
      <w:del w:id="4567" w:author="Alexandre Miguel Kaizeler Guedes Da Silva Afonso" w:date="2026-07-07T17:11:00Z" w16du:dateUtc="2026-07-07T16:11:00Z">
        <w:r w:rsidR="001F4D95" w:rsidRPr="00B475D4" w:rsidDel="00967863">
          <w:rPr>
            <w:rFonts w:ascii="Arial" w:hAnsi="Arial" w:cs="Arial"/>
            <w:sz w:val="24"/>
            <w:szCs w:val="24"/>
            <w:lang w:val="en-GB"/>
            <w:rPrChange w:id="4568" w:author="Alexandre Miguel Kaizeler Guedes Da Silva Afonso" w:date="2026-07-27T16:55:00Z" w16du:dateUtc="2026-07-27T15:55:00Z">
              <w:rPr>
                <w:rFonts w:ascii="Arial" w:hAnsi="Arial" w:cs="Arial"/>
                <w:sz w:val="24"/>
                <w:szCs w:val="24"/>
              </w:rPr>
            </w:rPrChange>
          </w:rPr>
          <w:delText>2 and 1</w:delText>
        </w:r>
      </w:del>
      <w:ins w:id="4569" w:author="Joana Jesus" w:date="2026-06-11T12:31:00Z" w16du:dateUtc="2026-06-11T11:31:00Z">
        <w:del w:id="4570" w:author="Alexandre Miguel Kaizeler Guedes Da Silva Afonso" w:date="2026-07-07T17:11:00Z" w16du:dateUtc="2026-07-07T16:11:00Z">
          <w:r w:rsidR="002A370D" w:rsidRPr="00B475D4" w:rsidDel="00967863">
            <w:rPr>
              <w:rFonts w:ascii="Arial" w:hAnsi="Arial" w:cs="Arial"/>
              <w:sz w:val="24"/>
              <w:szCs w:val="24"/>
              <w:lang w:val="en-GB"/>
              <w:rPrChange w:id="4571" w:author="Alexandre Miguel Kaizeler Guedes Da Silva Afonso" w:date="2026-07-27T16:55:00Z" w16du:dateUtc="2026-07-27T15:55:00Z">
                <w:rPr>
                  <w:rFonts w:ascii="Arial" w:hAnsi="Arial" w:cs="Arial"/>
                  <w:sz w:val="24"/>
                  <w:szCs w:val="24"/>
                </w:rPr>
              </w:rPrChange>
            </w:rPr>
            <w:delText>4</w:delText>
          </w:r>
        </w:del>
      </w:ins>
      <w:ins w:id="4572" w:author="Nuno Morais" w:date="2026-07-06T16:13:00Z" w16du:dateUtc="2026-07-06T15:13:00Z">
        <w:del w:id="4573" w:author="Alexandre Miguel Kaizeler Guedes Da Silva Afonso" w:date="2026-07-07T17:11:00Z" w16du:dateUtc="2026-07-07T16:11:00Z">
          <w:r w:rsidR="007A55C2" w:rsidRPr="00B475D4" w:rsidDel="00967863">
            <w:rPr>
              <w:rFonts w:ascii="Arial" w:hAnsi="Arial" w:cs="Arial"/>
              <w:sz w:val="24"/>
              <w:szCs w:val="24"/>
              <w:lang w:val="en-GB"/>
              <w:rPrChange w:id="4574" w:author="Alexandre Miguel Kaizeler Guedes Da Silva Afonso" w:date="2026-07-27T16:55:00Z" w16du:dateUtc="2026-07-27T15:55:00Z">
                <w:rPr>
                  <w:rFonts w:ascii="Arial" w:hAnsi="Arial" w:cs="Arial"/>
                  <w:sz w:val="24"/>
                  <w:szCs w:val="24"/>
                </w:rPr>
              </w:rPrChange>
            </w:rPr>
            <w:delText>5</w:delText>
          </w:r>
        </w:del>
      </w:ins>
      <w:del w:id="4575" w:author="Alexandre Miguel Kaizeler Guedes Da Silva Afonso" w:date="2026-07-07T17:11:00Z" w16du:dateUtc="2026-07-07T16:11:00Z">
        <w:r w:rsidR="001F4D95" w:rsidRPr="00B475D4" w:rsidDel="00967863">
          <w:rPr>
            <w:rFonts w:ascii="Arial" w:hAnsi="Arial" w:cs="Arial"/>
            <w:sz w:val="24"/>
            <w:szCs w:val="24"/>
            <w:lang w:val="en-GB"/>
            <w:rPrChange w:id="4576" w:author="Alexandre Miguel Kaizeler Guedes Da Silva Afonso" w:date="2026-07-27T16:55:00Z" w16du:dateUtc="2026-07-27T15:55:00Z">
              <w:rPr>
                <w:rFonts w:ascii="Arial" w:hAnsi="Arial" w:cs="Arial"/>
                <w:sz w:val="24"/>
                <w:szCs w:val="24"/>
              </w:rPr>
            </w:rPrChange>
          </w:rPr>
          <w:delText>3)</w:delText>
        </w:r>
        <w:r w:rsidR="0050149D" w:rsidRPr="00B475D4" w:rsidDel="00967863">
          <w:rPr>
            <w:rFonts w:ascii="Arial" w:hAnsi="Arial" w:cs="Arial"/>
            <w:sz w:val="24"/>
            <w:szCs w:val="24"/>
            <w:lang w:val="en-GB"/>
            <w:rPrChange w:id="4577" w:author="Alexandre Miguel Kaizeler Guedes Da Silva Afonso" w:date="2026-07-27T16:55:00Z" w16du:dateUtc="2026-07-27T15:55:00Z">
              <w:rPr>
                <w:rFonts w:ascii="Arial" w:hAnsi="Arial" w:cs="Arial"/>
                <w:sz w:val="24"/>
                <w:szCs w:val="24"/>
              </w:rPr>
            </w:rPrChange>
          </w:rPr>
          <w:delText>. This does not imply that SGs have no role in cancer but rather highlights the limitations of single-gene approaches in studying their impact.</w:delText>
        </w:r>
      </w:del>
    </w:p>
    <w:p w14:paraId="58228A74" w14:textId="77777777" w:rsidR="00967863" w:rsidRPr="00B475D4" w:rsidRDefault="00967863" w:rsidP="00533F41">
      <w:pPr>
        <w:jc w:val="both"/>
        <w:rPr>
          <w:ins w:id="4578" w:author="Alexandre Miguel Kaizeler Guedes Da Silva Afonso" w:date="2026-07-07T17:11:00Z" w16du:dateUtc="2026-07-07T16:11:00Z"/>
          <w:rFonts w:ascii="Arial" w:hAnsi="Arial" w:cs="Arial"/>
          <w:sz w:val="24"/>
          <w:szCs w:val="24"/>
          <w:lang w:val="en-GB"/>
          <w:rPrChange w:id="4579" w:author="Alexandre Miguel Kaizeler Guedes Da Silva Afonso" w:date="2026-07-27T16:55:00Z" w16du:dateUtc="2026-07-27T15:55:00Z">
            <w:rPr>
              <w:ins w:id="4580" w:author="Alexandre Miguel Kaizeler Guedes Da Silva Afonso" w:date="2026-07-07T17:11:00Z" w16du:dateUtc="2026-07-07T16:11:00Z"/>
              <w:rFonts w:ascii="Arial" w:hAnsi="Arial" w:cs="Arial"/>
              <w:sz w:val="24"/>
              <w:szCs w:val="24"/>
            </w:rPr>
          </w:rPrChange>
        </w:rPr>
      </w:pPr>
    </w:p>
    <w:p w14:paraId="21DD5184" w14:textId="373CE95E" w:rsidR="00582208" w:rsidRPr="00B475D4" w:rsidDel="00C15FD6" w:rsidRDefault="00C15FD6" w:rsidP="00582208">
      <w:pPr>
        <w:jc w:val="both"/>
        <w:rPr>
          <w:del w:id="4581" w:author="Alexandre Miguel Kaizeler Guedes Da Silva Afonso" w:date="2026-07-07T17:15:00Z" w16du:dateUtc="2026-07-07T16:15:00Z"/>
          <w:rFonts w:ascii="Arial" w:hAnsi="Arial" w:cs="Arial"/>
          <w:sz w:val="24"/>
          <w:szCs w:val="24"/>
          <w:lang w:val="en-GB"/>
          <w:rPrChange w:id="4582" w:author="Alexandre Miguel Kaizeler Guedes Da Silva Afonso" w:date="2026-07-27T16:55:00Z" w16du:dateUtc="2026-07-27T15:55:00Z">
            <w:rPr>
              <w:del w:id="4583" w:author="Alexandre Miguel Kaizeler Guedes Da Silva Afonso" w:date="2026-07-07T17:15:00Z" w16du:dateUtc="2026-07-07T16:15:00Z"/>
              <w:rFonts w:ascii="Arial" w:hAnsi="Arial" w:cs="Arial"/>
              <w:sz w:val="24"/>
              <w:szCs w:val="24"/>
            </w:rPr>
          </w:rPrChange>
        </w:rPr>
      </w:pPr>
      <w:ins w:id="4584" w:author="Alexandre Miguel Kaizeler Guedes Da Silva Afonso" w:date="2026-07-07T17:14:00Z" w16du:dateUtc="2026-07-07T16:14:00Z">
        <w:r w:rsidRPr="00B475D4">
          <w:rPr>
            <w:rFonts w:ascii="Arial" w:hAnsi="Arial" w:cs="Arial"/>
            <w:sz w:val="24"/>
            <w:szCs w:val="24"/>
            <w:lang w:val="en-GB"/>
            <w:rPrChange w:id="4585" w:author="Alexandre Miguel Kaizeler Guedes Da Silva Afonso" w:date="2026-07-27T16:55:00Z" w16du:dateUtc="2026-07-27T15:55:00Z">
              <w:rPr>
                <w:rFonts w:ascii="Arial" w:hAnsi="Arial" w:cs="Arial"/>
                <w:sz w:val="24"/>
                <w:szCs w:val="24"/>
              </w:rPr>
            </w:rPrChange>
          </w:rPr>
          <w:t>As an orthogonal approach, we developed an SG gene-expression signature (SG-Score) via elastic net regression, validated in an independent dataset (Figure 7A,B), and applied it to GDC-TCGA tumour transcriptomes</w:t>
        </w:r>
      </w:ins>
      <w:del w:id="4586" w:author="Alexandre Miguel Kaizeler Guedes Da Silva Afonso" w:date="2026-07-07T17:14:00Z" w16du:dateUtc="2026-07-07T16:14:00Z">
        <w:r w:rsidR="00582208" w:rsidRPr="00B475D4" w:rsidDel="00C15FD6">
          <w:rPr>
            <w:rFonts w:ascii="Arial" w:hAnsi="Arial" w:cs="Arial"/>
            <w:sz w:val="24"/>
            <w:szCs w:val="24"/>
            <w:lang w:val="en-GB"/>
            <w:rPrChange w:id="4587" w:author="Alexandre Miguel Kaizeler Guedes Da Silva Afonso" w:date="2026-07-27T16:55:00Z" w16du:dateUtc="2026-07-27T15:55:00Z">
              <w:rPr>
                <w:rFonts w:ascii="Arial" w:hAnsi="Arial" w:cs="Arial"/>
                <w:sz w:val="24"/>
                <w:szCs w:val="24"/>
              </w:rPr>
            </w:rPrChange>
          </w:rPr>
          <w:delText>As an alternative approach to studying the role of SGs in cancer, we developed a gene expression signature</w:delText>
        </w:r>
        <w:r w:rsidR="00582208" w:rsidRPr="00B475D4" w:rsidDel="00C15FD6">
          <w:rPr>
            <w:rFonts w:ascii="Arial" w:hAnsi="Arial" w:cs="Arial"/>
            <w:sz w:val="24"/>
            <w:szCs w:val="24"/>
            <w:lang w:val="en-GB"/>
            <w:rPrChange w:id="4588" w:author="Alexandre Miguel Kaizeler Guedes Da Silva Afonso" w:date="2026-07-27T16:55:00Z" w16du:dateUtc="2026-07-27T15:55:00Z">
              <w:rPr>
                <w:rFonts w:ascii="Arial" w:hAnsi="Arial" w:cs="Arial"/>
                <w:sz w:val="24"/>
                <w:szCs w:val="24"/>
              </w:rPr>
            </w:rPrChange>
          </w:rPr>
          <w:fldChar w:fldCharType="begin"/>
        </w:r>
        <w:r w:rsidR="00C20DB3" w:rsidRPr="00B475D4" w:rsidDel="00C15FD6">
          <w:rPr>
            <w:rFonts w:ascii="Arial" w:hAnsi="Arial" w:cs="Arial"/>
            <w:sz w:val="24"/>
            <w:szCs w:val="24"/>
            <w:lang w:val="en-GB"/>
            <w:rPrChange w:id="4589" w:author="Alexandre Miguel Kaizeler Guedes Da Silva Afonso" w:date="2026-07-27T16:55:00Z" w16du:dateUtc="2026-07-27T15:55:00Z">
              <w:rPr>
                <w:rFonts w:ascii="Arial" w:hAnsi="Arial" w:cs="Arial"/>
                <w:sz w:val="24"/>
                <w:szCs w:val="24"/>
              </w:rPr>
            </w:rPrChange>
          </w:rPr>
          <w:delInstrText xml:space="preserve"> ADDIN ZOTERO_ITEM CSL_CITATION {"citationID":"mQomF9ac","properties":{"formattedCitation":"\\super 40,49,50\\nosupersub{}","plainCitation":"40,49,50","noteIndex":0},"citationItems":[{"id":"6GlZNSzq/xgFZHFJj","uris":["http://zotero.org/users/local/1p9EH8ax/items/ARLW3CQN"],"itemData":{"id":"f9pzkrjY/Xjn9zKxE","type":"article-journal","container-title":"Molecular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S."},{"family":"Parker","given":"Roy"}],"issued":{"date-parts":[["2019",12,1]]}}},{"id":"6GlZNSzq/tFbD2vCC","uris":["http://zotero.org/users/local/1p9EH8ax/items/JRJEKK4Q"],"itemData":{"id":"f9pzkrjY/Jss72M7B","type":"article-journal","abstract":"Stress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6GlZNSzq/zZ6FzSnB","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delInstrText>
        </w:r>
        <w:r w:rsidR="00582208" w:rsidRPr="00B475D4" w:rsidDel="00C15FD6">
          <w:rPr>
            <w:rFonts w:ascii="Arial" w:hAnsi="Arial" w:cs="Arial"/>
            <w:sz w:val="24"/>
            <w:szCs w:val="24"/>
            <w:lang w:val="en-GB"/>
            <w:rPrChange w:id="4590" w:author="Alexandre Miguel Kaizeler Guedes Da Silva Afonso" w:date="2026-07-27T16:55:00Z" w16du:dateUtc="2026-07-27T15:55:00Z">
              <w:rPr>
                <w:rFonts w:ascii="Arial" w:hAnsi="Arial" w:cs="Arial"/>
                <w:sz w:val="24"/>
                <w:szCs w:val="24"/>
              </w:rPr>
            </w:rPrChange>
          </w:rPr>
          <w:fldChar w:fldCharType="separate"/>
        </w:r>
        <w:r w:rsidR="005647F6" w:rsidRPr="00B475D4" w:rsidDel="00C15FD6">
          <w:rPr>
            <w:rFonts w:ascii="Arial" w:hAnsi="Arial" w:cs="Arial"/>
            <w:kern w:val="0"/>
            <w:sz w:val="24"/>
            <w:vertAlign w:val="superscript"/>
            <w:lang w:val="en-GB"/>
            <w:rPrChange w:id="4591" w:author="Alexandre Miguel Kaizeler Guedes Da Silva Afonso" w:date="2026-07-27T16:55:00Z" w16du:dateUtc="2026-07-27T15:55:00Z">
              <w:rPr>
                <w:rFonts w:ascii="Arial" w:hAnsi="Arial" w:cs="Arial"/>
                <w:kern w:val="0"/>
                <w:sz w:val="24"/>
                <w:vertAlign w:val="superscript"/>
              </w:rPr>
            </w:rPrChange>
          </w:rPr>
          <w:delText>40,49,50</w:delText>
        </w:r>
        <w:r w:rsidR="00582208" w:rsidRPr="00B475D4" w:rsidDel="00C15FD6">
          <w:rPr>
            <w:rFonts w:ascii="Arial" w:hAnsi="Arial" w:cs="Arial"/>
            <w:sz w:val="24"/>
            <w:szCs w:val="24"/>
            <w:lang w:val="en-GB"/>
            <w:rPrChange w:id="4592" w:author="Alexandre Miguel Kaizeler Guedes Da Silva Afonso" w:date="2026-07-27T16:55:00Z" w16du:dateUtc="2026-07-27T15:55:00Z">
              <w:rPr>
                <w:rFonts w:ascii="Arial" w:hAnsi="Arial" w:cs="Arial"/>
                <w:sz w:val="24"/>
                <w:szCs w:val="24"/>
              </w:rPr>
            </w:rPrChange>
          </w:rPr>
          <w:fldChar w:fldCharType="end"/>
        </w:r>
        <w:r w:rsidR="00582208" w:rsidRPr="00B475D4" w:rsidDel="00C15FD6">
          <w:rPr>
            <w:rFonts w:ascii="Arial" w:hAnsi="Arial" w:cs="Arial"/>
            <w:sz w:val="24"/>
            <w:szCs w:val="24"/>
            <w:lang w:val="en-GB"/>
            <w:rPrChange w:id="4593" w:author="Alexandre Miguel Kaizeler Guedes Da Silva Afonso" w:date="2026-07-27T16:55:00Z" w16du:dateUtc="2026-07-27T15:55:00Z">
              <w:rPr>
                <w:rFonts w:ascii="Arial" w:hAnsi="Arial" w:cs="Arial"/>
                <w:sz w:val="24"/>
                <w:szCs w:val="24"/>
              </w:rPr>
            </w:rPrChange>
          </w:rPr>
          <w:delText xml:space="preserve">, which we term SG-Score, using elastic net regression. </w:delText>
        </w:r>
        <w:r w:rsidR="00663035" w:rsidRPr="00B475D4" w:rsidDel="00C15FD6">
          <w:rPr>
            <w:rFonts w:ascii="Arial" w:hAnsi="Arial" w:cs="Arial"/>
            <w:sz w:val="24"/>
            <w:szCs w:val="24"/>
            <w:lang w:val="en-GB"/>
            <w:rPrChange w:id="4594" w:author="Alexandre Miguel Kaizeler Guedes Da Silva Afonso" w:date="2026-07-27T16:55:00Z" w16du:dateUtc="2026-07-27T15:55:00Z">
              <w:rPr>
                <w:rFonts w:ascii="Arial" w:hAnsi="Arial" w:cs="Arial"/>
                <w:sz w:val="24"/>
                <w:szCs w:val="24"/>
              </w:rPr>
            </w:rPrChange>
          </w:rPr>
          <w:delText>Following validation</w:delText>
        </w:r>
        <w:r w:rsidR="007903EF" w:rsidRPr="00B475D4" w:rsidDel="00C15FD6">
          <w:rPr>
            <w:rFonts w:ascii="Arial" w:hAnsi="Arial" w:cs="Arial"/>
            <w:sz w:val="24"/>
            <w:szCs w:val="24"/>
            <w:lang w:val="en-GB"/>
            <w:rPrChange w:id="4595" w:author="Alexandre Miguel Kaizeler Guedes Da Silva Afonso" w:date="2026-07-27T16:55:00Z" w16du:dateUtc="2026-07-27T15:55:00Z">
              <w:rPr>
                <w:rFonts w:ascii="Arial" w:hAnsi="Arial" w:cs="Arial"/>
                <w:sz w:val="24"/>
                <w:szCs w:val="24"/>
              </w:rPr>
            </w:rPrChange>
          </w:rPr>
          <w:delText xml:space="preserve"> in </w:delText>
        </w:r>
        <w:r w:rsidR="00582208" w:rsidRPr="00B475D4" w:rsidDel="00C15FD6">
          <w:rPr>
            <w:rFonts w:ascii="Arial" w:hAnsi="Arial" w:cs="Arial"/>
            <w:sz w:val="24"/>
            <w:szCs w:val="24"/>
            <w:lang w:val="en-GB"/>
            <w:rPrChange w:id="4596" w:author="Alexandre Miguel Kaizeler Guedes Da Silva Afonso" w:date="2026-07-27T16:55:00Z" w16du:dateUtc="2026-07-27T15:55:00Z">
              <w:rPr>
                <w:rFonts w:ascii="Arial" w:hAnsi="Arial" w:cs="Arial"/>
                <w:sz w:val="24"/>
                <w:szCs w:val="24"/>
              </w:rPr>
            </w:rPrChange>
          </w:rPr>
          <w:delText xml:space="preserve">an </w:delText>
        </w:r>
        <w:r w:rsidR="007903EF" w:rsidRPr="00B475D4" w:rsidDel="00C15FD6">
          <w:rPr>
            <w:rFonts w:ascii="Arial" w:hAnsi="Arial" w:cs="Arial"/>
            <w:sz w:val="24"/>
            <w:szCs w:val="24"/>
            <w:lang w:val="en-GB"/>
            <w:rPrChange w:id="4597" w:author="Alexandre Miguel Kaizeler Guedes Da Silva Afonso" w:date="2026-07-27T16:55:00Z" w16du:dateUtc="2026-07-27T15:55:00Z">
              <w:rPr>
                <w:rFonts w:ascii="Arial" w:hAnsi="Arial" w:cs="Arial"/>
                <w:sz w:val="24"/>
                <w:szCs w:val="24"/>
              </w:rPr>
            </w:rPrChange>
          </w:rPr>
          <w:delText>independent transcriptomic dataset</w:delText>
        </w:r>
        <w:r w:rsidR="00582208" w:rsidRPr="00B475D4" w:rsidDel="00C15FD6">
          <w:rPr>
            <w:rFonts w:ascii="Arial" w:hAnsi="Arial" w:cs="Arial"/>
            <w:sz w:val="24"/>
            <w:szCs w:val="24"/>
            <w:lang w:val="en-GB"/>
            <w:rPrChange w:id="4598" w:author="Alexandre Miguel Kaizeler Guedes Da Silva Afonso" w:date="2026-07-27T16:55:00Z" w16du:dateUtc="2026-07-27T15:55:00Z">
              <w:rPr>
                <w:rFonts w:ascii="Arial" w:hAnsi="Arial" w:cs="Arial"/>
                <w:sz w:val="24"/>
                <w:szCs w:val="24"/>
              </w:rPr>
            </w:rPrChange>
          </w:rPr>
          <w:fldChar w:fldCharType="begin"/>
        </w:r>
        <w:r w:rsidR="00C20DB3" w:rsidRPr="00B475D4" w:rsidDel="00C15FD6">
          <w:rPr>
            <w:rFonts w:ascii="Arial" w:hAnsi="Arial" w:cs="Arial"/>
            <w:sz w:val="24"/>
            <w:szCs w:val="24"/>
            <w:lang w:val="en-GB"/>
            <w:rPrChange w:id="4599" w:author="Alexandre Miguel Kaizeler Guedes Da Silva Afonso" w:date="2026-07-27T16:55:00Z" w16du:dateUtc="2026-07-27T15:55:00Z">
              <w:rPr>
                <w:rFonts w:ascii="Arial" w:hAnsi="Arial" w:cs="Arial"/>
                <w:sz w:val="24"/>
                <w:szCs w:val="24"/>
              </w:rPr>
            </w:rPrChange>
          </w:rPr>
          <w:delInstrText xml:space="preserve"> ADDIN ZOTERO_ITEM CSL_CITATION {"citationID":"IYTBe1Zr","properties":{"formattedCitation":"\\super 7\\nosupersub{}","plainCitation":"7","noteIndex":0},"citationItems":[{"id":"6GlZNSzq/TWgjKm8G","uris":["http://zotero.org/users/local/1p9EH8ax/items/BR3BXXDM"],"itemData":{"id":"f9pzkrjY/mvzP1yfb","type":"article-journal","container-title":"Molecular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delInstrText>
        </w:r>
        <w:r w:rsidR="00582208" w:rsidRPr="00B475D4" w:rsidDel="00C15FD6">
          <w:rPr>
            <w:rFonts w:ascii="Arial" w:hAnsi="Arial" w:cs="Arial"/>
            <w:sz w:val="24"/>
            <w:szCs w:val="24"/>
            <w:lang w:val="en-GB"/>
            <w:rPrChange w:id="4600" w:author="Alexandre Miguel Kaizeler Guedes Da Silva Afonso" w:date="2026-07-27T16:55:00Z" w16du:dateUtc="2026-07-27T15:55:00Z">
              <w:rPr>
                <w:rFonts w:ascii="Arial" w:hAnsi="Arial" w:cs="Arial"/>
                <w:sz w:val="24"/>
                <w:szCs w:val="24"/>
              </w:rPr>
            </w:rPrChange>
          </w:rPr>
          <w:fldChar w:fldCharType="separate"/>
        </w:r>
        <w:r w:rsidR="00582208" w:rsidRPr="00B475D4" w:rsidDel="00C15FD6">
          <w:rPr>
            <w:rFonts w:ascii="Arial" w:hAnsi="Arial" w:cs="Arial"/>
            <w:kern w:val="0"/>
            <w:sz w:val="24"/>
            <w:vertAlign w:val="superscript"/>
            <w:lang w:val="en-GB"/>
            <w:rPrChange w:id="4601" w:author="Alexandre Miguel Kaizeler Guedes Da Silva Afonso" w:date="2026-07-27T16:55:00Z" w16du:dateUtc="2026-07-27T15:55:00Z">
              <w:rPr>
                <w:rFonts w:ascii="Arial" w:hAnsi="Arial" w:cs="Arial"/>
                <w:kern w:val="0"/>
                <w:sz w:val="24"/>
                <w:vertAlign w:val="superscript"/>
              </w:rPr>
            </w:rPrChange>
          </w:rPr>
          <w:delText>7</w:delText>
        </w:r>
        <w:r w:rsidR="00582208" w:rsidRPr="00B475D4" w:rsidDel="00C15FD6">
          <w:rPr>
            <w:rFonts w:ascii="Arial" w:hAnsi="Arial" w:cs="Arial"/>
            <w:sz w:val="24"/>
            <w:szCs w:val="24"/>
            <w:lang w:val="en-GB"/>
            <w:rPrChange w:id="4602" w:author="Alexandre Miguel Kaizeler Guedes Da Silva Afonso" w:date="2026-07-27T16:55:00Z" w16du:dateUtc="2026-07-27T15:55:00Z">
              <w:rPr>
                <w:rFonts w:ascii="Arial" w:hAnsi="Arial" w:cs="Arial"/>
                <w:sz w:val="24"/>
                <w:szCs w:val="24"/>
              </w:rPr>
            </w:rPrChange>
          </w:rPr>
          <w:fldChar w:fldCharType="end"/>
        </w:r>
        <w:r w:rsidR="001F4D95" w:rsidRPr="00B475D4" w:rsidDel="00C15FD6">
          <w:rPr>
            <w:rFonts w:ascii="Arial" w:hAnsi="Arial" w:cs="Arial"/>
            <w:sz w:val="24"/>
            <w:szCs w:val="24"/>
            <w:lang w:val="en-GB"/>
            <w:rPrChange w:id="4603" w:author="Alexandre Miguel Kaizeler Guedes Da Silva Afonso" w:date="2026-07-27T16:55:00Z" w16du:dateUtc="2026-07-27T15:55:00Z">
              <w:rPr>
                <w:rFonts w:ascii="Arial" w:hAnsi="Arial" w:cs="Arial"/>
                <w:sz w:val="24"/>
                <w:szCs w:val="24"/>
              </w:rPr>
            </w:rPrChange>
          </w:rPr>
          <w:delText xml:space="preserve"> (Figure </w:delText>
        </w:r>
      </w:del>
      <w:ins w:id="4604" w:author="Joana Jesus" w:date="2026-06-11T12:32:00Z" w16du:dateUtc="2026-06-11T11:32:00Z">
        <w:del w:id="4605" w:author="Alexandre Miguel Kaizeler Guedes Da Silva Afonso" w:date="2026-07-07T17:14:00Z" w16du:dateUtc="2026-07-07T16:14:00Z">
          <w:r w:rsidR="002A370D" w:rsidRPr="00B475D4" w:rsidDel="00C15FD6">
            <w:rPr>
              <w:rFonts w:ascii="Arial" w:hAnsi="Arial" w:cs="Arial"/>
              <w:sz w:val="24"/>
              <w:szCs w:val="24"/>
              <w:lang w:val="en-GB"/>
              <w:rPrChange w:id="4606" w:author="Alexandre Miguel Kaizeler Guedes Da Silva Afonso" w:date="2026-07-27T16:55:00Z" w16du:dateUtc="2026-07-27T15:55:00Z">
                <w:rPr>
                  <w:rFonts w:ascii="Arial" w:hAnsi="Arial" w:cs="Arial"/>
                  <w:sz w:val="24"/>
                  <w:szCs w:val="24"/>
                </w:rPr>
              </w:rPrChange>
            </w:rPr>
            <w:delText>7</w:delText>
          </w:r>
        </w:del>
      </w:ins>
      <w:del w:id="4607" w:author="Alexandre Miguel Kaizeler Guedes Da Silva Afonso" w:date="2026-07-07T17:14:00Z" w16du:dateUtc="2026-07-07T16:14:00Z">
        <w:r w:rsidR="001F4D95" w:rsidRPr="00B475D4" w:rsidDel="00C15FD6">
          <w:rPr>
            <w:rFonts w:ascii="Arial" w:hAnsi="Arial" w:cs="Arial"/>
            <w:sz w:val="24"/>
            <w:szCs w:val="24"/>
            <w:lang w:val="en-GB"/>
            <w:rPrChange w:id="4608" w:author="Alexandre Miguel Kaizeler Guedes Da Silva Afonso" w:date="2026-07-27T16:55:00Z" w16du:dateUtc="2026-07-27T15:55:00Z">
              <w:rPr>
                <w:rFonts w:ascii="Arial" w:hAnsi="Arial" w:cs="Arial"/>
                <w:sz w:val="24"/>
                <w:szCs w:val="24"/>
              </w:rPr>
            </w:rPrChange>
          </w:rPr>
          <w:delText>14A/</w:delText>
        </w:r>
      </w:del>
      <w:ins w:id="4609" w:author="Nuno Morais" w:date="2026-07-06T16:16:00Z" w16du:dateUtc="2026-07-06T15:16:00Z">
        <w:del w:id="4610" w:author="Alexandre Miguel Kaizeler Guedes Da Silva Afonso" w:date="2026-07-07T17:14:00Z" w16du:dateUtc="2026-07-07T16:14:00Z">
          <w:r w:rsidR="003A54C9" w:rsidRPr="00B475D4" w:rsidDel="00C15FD6">
            <w:rPr>
              <w:rFonts w:ascii="Arial" w:hAnsi="Arial" w:cs="Arial"/>
              <w:sz w:val="24"/>
              <w:szCs w:val="24"/>
              <w:lang w:val="en-GB"/>
              <w:rPrChange w:id="4611" w:author="Alexandre Miguel Kaizeler Guedes Da Silva Afonso" w:date="2026-07-27T16:55:00Z" w16du:dateUtc="2026-07-27T15:55:00Z">
                <w:rPr>
                  <w:rFonts w:ascii="Arial" w:hAnsi="Arial" w:cs="Arial"/>
                  <w:sz w:val="24"/>
                  <w:szCs w:val="24"/>
                </w:rPr>
              </w:rPrChange>
            </w:rPr>
            <w:delText>,</w:delText>
          </w:r>
        </w:del>
      </w:ins>
      <w:del w:id="4612" w:author="Alexandre Miguel Kaizeler Guedes Da Silva Afonso" w:date="2026-07-07T17:14:00Z" w16du:dateUtc="2026-07-07T16:14:00Z">
        <w:r w:rsidR="001F4D95" w:rsidRPr="00B475D4" w:rsidDel="00C15FD6">
          <w:rPr>
            <w:rFonts w:ascii="Arial" w:hAnsi="Arial" w:cs="Arial"/>
            <w:sz w:val="24"/>
            <w:szCs w:val="24"/>
            <w:lang w:val="en-GB"/>
            <w:rPrChange w:id="4613" w:author="Alexandre Miguel Kaizeler Guedes Da Silva Afonso" w:date="2026-07-27T16:55:00Z" w16du:dateUtc="2026-07-27T15:55:00Z">
              <w:rPr>
                <w:rFonts w:ascii="Arial" w:hAnsi="Arial" w:cs="Arial"/>
                <w:sz w:val="24"/>
                <w:szCs w:val="24"/>
              </w:rPr>
            </w:rPrChange>
          </w:rPr>
          <w:delText>B)</w:delText>
        </w:r>
        <w:r w:rsidR="00663035" w:rsidRPr="00B475D4" w:rsidDel="00C15FD6">
          <w:rPr>
            <w:rFonts w:ascii="Arial" w:hAnsi="Arial" w:cs="Arial"/>
            <w:sz w:val="24"/>
            <w:szCs w:val="24"/>
            <w:lang w:val="en-GB"/>
            <w:rPrChange w:id="4614" w:author="Alexandre Miguel Kaizeler Guedes Da Silva Afonso" w:date="2026-07-27T16:55:00Z" w16du:dateUtc="2026-07-27T15:55:00Z">
              <w:rPr>
                <w:rFonts w:ascii="Arial" w:hAnsi="Arial" w:cs="Arial"/>
                <w:sz w:val="24"/>
                <w:szCs w:val="24"/>
              </w:rPr>
            </w:rPrChange>
          </w:rPr>
          <w:delText xml:space="preserve">, we applied </w:delText>
        </w:r>
      </w:del>
      <w:ins w:id="4615" w:author="Nuno Morais" w:date="2026-07-06T16:17:00Z" w16du:dateUtc="2026-07-06T15:17:00Z">
        <w:del w:id="4616" w:author="Alexandre Miguel Kaizeler Guedes Da Silva Afonso" w:date="2026-07-07T17:14:00Z" w16du:dateUtc="2026-07-07T16:14:00Z">
          <w:r w:rsidR="003A54C9" w:rsidRPr="00B475D4" w:rsidDel="00C15FD6">
            <w:rPr>
              <w:rFonts w:ascii="Arial" w:hAnsi="Arial" w:cs="Arial"/>
              <w:sz w:val="24"/>
              <w:szCs w:val="24"/>
              <w:lang w:val="en-GB"/>
              <w:rPrChange w:id="4617" w:author="Alexandre Miguel Kaizeler Guedes Da Silva Afonso" w:date="2026-07-27T16:55:00Z" w16du:dateUtc="2026-07-27T15:55:00Z">
                <w:rPr>
                  <w:rFonts w:ascii="Arial" w:hAnsi="Arial" w:cs="Arial"/>
                  <w:sz w:val="24"/>
                  <w:szCs w:val="24"/>
                </w:rPr>
              </w:rPrChange>
            </w:rPr>
            <w:delText xml:space="preserve">profiled </w:delText>
          </w:r>
        </w:del>
      </w:ins>
      <w:del w:id="4618" w:author="Alexandre Miguel Kaizeler Guedes Da Silva Afonso" w:date="2026-07-07T17:14:00Z" w16du:dateUtc="2026-07-07T16:14:00Z">
        <w:r w:rsidR="00663035" w:rsidRPr="00B475D4" w:rsidDel="00C15FD6">
          <w:rPr>
            <w:rFonts w:ascii="Arial" w:hAnsi="Arial" w:cs="Arial"/>
            <w:sz w:val="24"/>
            <w:szCs w:val="24"/>
            <w:lang w:val="en-GB"/>
            <w:rPrChange w:id="4619" w:author="Alexandre Miguel Kaizeler Guedes Da Silva Afonso" w:date="2026-07-27T16:55:00Z" w16du:dateUtc="2026-07-27T15:55:00Z">
              <w:rPr>
                <w:rFonts w:ascii="Arial" w:hAnsi="Arial" w:cs="Arial"/>
                <w:sz w:val="24"/>
                <w:szCs w:val="24"/>
              </w:rPr>
            </w:rPrChange>
          </w:rPr>
          <w:delText xml:space="preserve">these signatures to </w:delText>
        </w:r>
      </w:del>
      <w:ins w:id="4620" w:author="Nuno Morais" w:date="2026-07-06T16:17:00Z" w16du:dateUtc="2026-07-06T15:17:00Z">
        <w:del w:id="4621" w:author="Alexandre Miguel Kaizeler Guedes Da Silva Afonso" w:date="2026-07-07T17:14:00Z" w16du:dateUtc="2026-07-07T16:14:00Z">
          <w:r w:rsidR="003A54C9" w:rsidRPr="00B475D4" w:rsidDel="00C15FD6">
            <w:rPr>
              <w:rFonts w:ascii="Arial" w:hAnsi="Arial" w:cs="Arial"/>
              <w:sz w:val="24"/>
              <w:szCs w:val="24"/>
              <w:lang w:val="en-GB"/>
              <w:rPrChange w:id="4622" w:author="Alexandre Miguel Kaizeler Guedes Da Silva Afonso" w:date="2026-07-27T16:55:00Z" w16du:dateUtc="2026-07-27T15:55:00Z">
                <w:rPr>
                  <w:rFonts w:ascii="Arial" w:hAnsi="Arial" w:cs="Arial"/>
                  <w:sz w:val="24"/>
                  <w:szCs w:val="24"/>
                </w:rPr>
              </w:rPrChange>
            </w:rPr>
            <w:delText xml:space="preserve">in </w:delText>
          </w:r>
        </w:del>
      </w:ins>
      <w:del w:id="4623" w:author="Alexandre Miguel Kaizeler Guedes Da Silva Afonso" w:date="2026-07-07T17:14:00Z" w16du:dateUtc="2026-07-07T16:14:00Z">
        <w:r w:rsidR="00663035" w:rsidRPr="00B475D4" w:rsidDel="00C15FD6">
          <w:rPr>
            <w:rFonts w:ascii="Arial" w:hAnsi="Arial" w:cs="Arial"/>
            <w:sz w:val="24"/>
            <w:szCs w:val="24"/>
            <w:lang w:val="en-GB"/>
            <w:rPrChange w:id="4624" w:author="Alexandre Miguel Kaizeler Guedes Da Silva Afonso" w:date="2026-07-27T16:55:00Z" w16du:dateUtc="2026-07-27T15:55:00Z">
              <w:rPr>
                <w:rFonts w:ascii="Arial" w:hAnsi="Arial" w:cs="Arial"/>
                <w:sz w:val="24"/>
                <w:szCs w:val="24"/>
              </w:rPr>
            </w:rPrChange>
          </w:rPr>
          <w:delText xml:space="preserve">cancer datasets </w:delText>
        </w:r>
      </w:del>
      <w:ins w:id="4625" w:author="Nuno Morais" w:date="2026-07-06T16:17:00Z" w16du:dateUtc="2026-07-06T15:17:00Z">
        <w:del w:id="4626" w:author="Alexandre Miguel Kaizeler Guedes Da Silva Afonso" w:date="2026-07-07T17:14:00Z" w16du:dateUtc="2026-07-07T16:14:00Z">
          <w:r w:rsidR="003A54C9" w:rsidRPr="00B475D4" w:rsidDel="00C15FD6">
            <w:rPr>
              <w:rFonts w:ascii="Arial" w:hAnsi="Arial" w:cs="Arial"/>
              <w:sz w:val="24"/>
              <w:szCs w:val="24"/>
              <w:lang w:val="en-GB"/>
              <w:rPrChange w:id="4627" w:author="Alexandre Miguel Kaizeler Guedes Da Silva Afonso" w:date="2026-07-27T16:55:00Z" w16du:dateUtc="2026-07-27T15:55:00Z">
                <w:rPr>
                  <w:rFonts w:ascii="Arial" w:hAnsi="Arial" w:cs="Arial"/>
                  <w:sz w:val="24"/>
                  <w:szCs w:val="24"/>
                </w:rPr>
              </w:rPrChange>
            </w:rPr>
            <w:delText xml:space="preserve">transcriptomes </w:delText>
          </w:r>
        </w:del>
      </w:ins>
      <w:del w:id="4628" w:author="Alexandre Miguel Kaizeler Guedes Da Silva Afonso" w:date="2026-07-07T17:14:00Z" w16du:dateUtc="2026-07-07T16:14:00Z">
        <w:r w:rsidR="00663035" w:rsidRPr="00B475D4" w:rsidDel="00C15FD6">
          <w:rPr>
            <w:rFonts w:ascii="Arial" w:hAnsi="Arial" w:cs="Arial"/>
            <w:sz w:val="24"/>
            <w:szCs w:val="24"/>
            <w:lang w:val="en-GB"/>
            <w:rPrChange w:id="4629" w:author="Alexandre Miguel Kaizeler Guedes Da Silva Afonso" w:date="2026-07-27T16:55:00Z" w16du:dateUtc="2026-07-27T15:55:00Z">
              <w:rPr>
                <w:rFonts w:ascii="Arial" w:hAnsi="Arial" w:cs="Arial"/>
                <w:sz w:val="24"/>
                <w:szCs w:val="24"/>
              </w:rPr>
            </w:rPrChange>
          </w:rPr>
          <w:delText xml:space="preserve">from </w:delText>
        </w:r>
        <w:r w:rsidR="00582208" w:rsidRPr="00B475D4" w:rsidDel="00C15FD6">
          <w:rPr>
            <w:rFonts w:ascii="Arial" w:hAnsi="Arial" w:cs="Arial"/>
            <w:sz w:val="24"/>
            <w:szCs w:val="24"/>
            <w:lang w:val="en-GB"/>
            <w:rPrChange w:id="4630" w:author="Alexandre Miguel Kaizeler Guedes Da Silva Afonso" w:date="2026-07-27T16:55:00Z" w16du:dateUtc="2026-07-27T15:55:00Z">
              <w:rPr>
                <w:rFonts w:ascii="Arial" w:hAnsi="Arial" w:cs="Arial"/>
                <w:sz w:val="24"/>
                <w:szCs w:val="24"/>
              </w:rPr>
            </w:rPrChange>
          </w:rPr>
          <w:delText>GDC-</w:delText>
        </w:r>
        <w:r w:rsidR="00663035" w:rsidRPr="00B475D4" w:rsidDel="00C15FD6">
          <w:rPr>
            <w:rFonts w:ascii="Arial" w:hAnsi="Arial" w:cs="Arial"/>
            <w:sz w:val="24"/>
            <w:szCs w:val="24"/>
            <w:lang w:val="en-GB"/>
            <w:rPrChange w:id="4631" w:author="Alexandre Miguel Kaizeler Guedes Da Silva Afonso" w:date="2026-07-27T16:55:00Z" w16du:dateUtc="2026-07-27T15:55:00Z">
              <w:rPr>
                <w:rFonts w:ascii="Arial" w:hAnsi="Arial" w:cs="Arial"/>
                <w:sz w:val="24"/>
                <w:szCs w:val="24"/>
              </w:rPr>
            </w:rPrChange>
          </w:rPr>
          <w:delText>TCGA</w:delText>
        </w:r>
      </w:del>
      <w:r w:rsidR="00582208" w:rsidRPr="00B475D4">
        <w:rPr>
          <w:rFonts w:ascii="Arial" w:hAnsi="Arial" w:cs="Arial"/>
          <w:sz w:val="24"/>
          <w:szCs w:val="24"/>
          <w:lang w:val="en-GB"/>
          <w:rPrChange w:id="4632"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4633" w:author="Alexandre Miguel Kaizeler Guedes Da Silva Afonso" w:date="2026-07-27T16:55:00Z" w16du:dateUtc="2026-07-27T15:55:00Z">
            <w:rPr>
              <w:rFonts w:ascii="Arial" w:hAnsi="Arial" w:cs="Arial"/>
              <w:sz w:val="24"/>
              <w:szCs w:val="24"/>
            </w:rPr>
          </w:rPrChange>
        </w:rPr>
        <w:instrText xml:space="preserve"> ADDIN ZOTERO_ITEM CSL_CITATION {"citationID":"sWdav15D","properties":{"formattedCitation":"\\super 94,95\\nosupersub{}","plainCitation":"94,95","noteIndex":0},"citationItems":[{"id":101,"uris":["http://zotero.org/users/local/q86rvdj2/items/ZUGCCPWX"],"itemData":{"id":101,"type":"dataset","publisher":"https://www.cancer.gov/tcga","title":"The Cancer Genome Atlas","URL":"https://www.cancer.gov/tcga","author":[{"family":"TCGA Research Network","given":""}]}},{"id":"jCcWpdK2/wqv3LyZD","uris":["http://zotero.org/users/local/q86rvdj2/items/PP5PUI3M"],"itemData":{"id":150,"type":"article-journal","container-title":"Nature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582208" w:rsidRPr="00B475D4">
        <w:rPr>
          <w:rFonts w:ascii="Arial" w:hAnsi="Arial" w:cs="Arial"/>
          <w:sz w:val="24"/>
          <w:szCs w:val="24"/>
          <w:lang w:val="en-GB"/>
          <w:rPrChange w:id="4634"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4635" w:author="Alexandre Miguel Kaizeler Guedes Da Silva Afonso" w:date="2026-07-27T16:55:00Z" w16du:dateUtc="2026-07-27T15:55:00Z">
            <w:rPr>
              <w:rFonts w:ascii="Arial" w:hAnsi="Arial" w:cs="Arial"/>
              <w:kern w:val="0"/>
              <w:sz w:val="24"/>
              <w:vertAlign w:val="superscript"/>
            </w:rPr>
          </w:rPrChange>
        </w:rPr>
        <w:t>94,95</w:t>
      </w:r>
      <w:r w:rsidR="00582208" w:rsidRPr="00B475D4">
        <w:rPr>
          <w:rFonts w:ascii="Arial" w:hAnsi="Arial" w:cs="Arial"/>
          <w:sz w:val="24"/>
          <w:szCs w:val="24"/>
          <w:lang w:val="en-GB"/>
          <w:rPrChange w:id="4636" w:author="Alexandre Miguel Kaizeler Guedes Da Silva Afonso" w:date="2026-07-27T16:55:00Z" w16du:dateUtc="2026-07-27T15:55:00Z">
            <w:rPr>
              <w:rFonts w:ascii="Arial" w:hAnsi="Arial" w:cs="Arial"/>
              <w:sz w:val="24"/>
              <w:szCs w:val="24"/>
            </w:rPr>
          </w:rPrChange>
        </w:rPr>
        <w:fldChar w:fldCharType="end"/>
      </w:r>
      <w:r w:rsidR="00663035" w:rsidRPr="00B475D4">
        <w:rPr>
          <w:rFonts w:ascii="Arial" w:hAnsi="Arial" w:cs="Arial"/>
          <w:sz w:val="24"/>
          <w:szCs w:val="24"/>
          <w:lang w:val="en-GB"/>
          <w:rPrChange w:id="4637" w:author="Alexandre Miguel Kaizeler Guedes Da Silva Afonso" w:date="2026-07-27T16:55:00Z" w16du:dateUtc="2026-07-27T15:55:00Z">
            <w:rPr>
              <w:rFonts w:ascii="Arial" w:hAnsi="Arial" w:cs="Arial"/>
              <w:sz w:val="24"/>
              <w:szCs w:val="24"/>
            </w:rPr>
          </w:rPrChange>
        </w:rPr>
        <w:t xml:space="preserve">. </w:t>
      </w:r>
      <w:ins w:id="4638" w:author="Alexandre Miguel Kaizeler Guedes Da Silva Afonso" w:date="2026-07-07T17:14:00Z" w16du:dateUtc="2026-07-07T16:14:00Z">
        <w:r w:rsidRPr="00B475D4">
          <w:rPr>
            <w:rFonts w:ascii="Arial" w:hAnsi="Arial" w:cs="Arial"/>
            <w:sz w:val="24"/>
            <w:szCs w:val="24"/>
            <w:lang w:val="en-GB"/>
            <w:rPrChange w:id="4639" w:author="Alexandre Miguel Kaizeler Guedes Da Silva Afonso" w:date="2026-07-27T16:55:00Z" w16du:dateUtc="2026-07-27T15:55:00Z">
              <w:rPr>
                <w:rFonts w:ascii="Arial" w:hAnsi="Arial" w:cs="Arial"/>
                <w:sz w:val="24"/>
                <w:szCs w:val="24"/>
              </w:rPr>
            </w:rPrChange>
          </w:rPr>
          <w:t>Elevated SG-Score in tumour samples was restricted to a subset of cancer types, arguing against a universal increase in SG formation across cancers (Supplementary Figure 16) and consistent with SG formation requiring stress conditions more severe than typical physiological ones</w:t>
        </w:r>
      </w:ins>
      <w:del w:id="4640" w:author="Alexandre Miguel Kaizeler Guedes Da Silva Afonso" w:date="2026-07-07T17:14:00Z" w16du:dateUtc="2026-07-07T16:14:00Z">
        <w:r w:rsidR="00237377" w:rsidRPr="00B475D4" w:rsidDel="00C15FD6">
          <w:rPr>
            <w:rFonts w:ascii="Arial" w:hAnsi="Arial" w:cs="Arial"/>
            <w:sz w:val="24"/>
            <w:szCs w:val="24"/>
            <w:lang w:val="en-GB"/>
            <w:rPrChange w:id="4641" w:author="Alexandre Miguel Kaizeler Guedes Da Silva Afonso" w:date="2026-07-27T16:55:00Z" w16du:dateUtc="2026-07-27T15:55:00Z">
              <w:rPr>
                <w:rFonts w:ascii="Arial" w:hAnsi="Arial" w:cs="Arial"/>
                <w:sz w:val="24"/>
                <w:szCs w:val="24"/>
              </w:rPr>
            </w:rPrChange>
          </w:rPr>
          <w:delText>E</w:delText>
        </w:r>
        <w:r w:rsidR="00663035" w:rsidRPr="00B475D4" w:rsidDel="00C15FD6">
          <w:rPr>
            <w:rFonts w:ascii="Arial" w:hAnsi="Arial" w:cs="Arial"/>
            <w:sz w:val="24"/>
            <w:szCs w:val="24"/>
            <w:lang w:val="en-GB"/>
            <w:rPrChange w:id="4642" w:author="Alexandre Miguel Kaizeler Guedes Da Silva Afonso" w:date="2026-07-27T16:55:00Z" w16du:dateUtc="2026-07-27T15:55:00Z">
              <w:rPr>
                <w:rFonts w:ascii="Arial" w:hAnsi="Arial" w:cs="Arial"/>
                <w:sz w:val="24"/>
                <w:szCs w:val="24"/>
              </w:rPr>
            </w:rPrChange>
          </w:rPr>
          <w:delText>levated SG signature scores in tumor versus normal tissues</w:delText>
        </w:r>
      </w:del>
      <w:ins w:id="4643" w:author="Nuno Morais" w:date="2026-07-06T16:19:00Z" w16du:dateUtc="2026-07-06T15:19:00Z">
        <w:del w:id="4644" w:author="Alexandre Miguel Kaizeler Guedes Da Silva Afonso" w:date="2026-07-07T17:14:00Z" w16du:dateUtc="2026-07-07T16:14:00Z">
          <w:r w:rsidR="003A54C9" w:rsidRPr="00B475D4" w:rsidDel="00C15FD6">
            <w:rPr>
              <w:rFonts w:ascii="Arial" w:hAnsi="Arial" w:cs="Arial"/>
              <w:sz w:val="24"/>
              <w:szCs w:val="24"/>
              <w:lang w:val="en-GB"/>
              <w:rPrChange w:id="4645" w:author="Alexandre Miguel Kaizeler Guedes Da Silva Afonso" w:date="2026-07-27T16:55:00Z" w16du:dateUtc="2026-07-27T15:55:00Z">
                <w:rPr>
                  <w:rFonts w:ascii="Arial" w:hAnsi="Arial" w:cs="Arial"/>
                  <w:sz w:val="24"/>
                  <w:szCs w:val="24"/>
                </w:rPr>
              </w:rPrChange>
            </w:rPr>
            <w:delText>samples</w:delText>
          </w:r>
        </w:del>
      </w:ins>
      <w:del w:id="4646" w:author="Alexandre Miguel Kaizeler Guedes Da Silva Afonso" w:date="2026-07-07T17:14:00Z" w16du:dateUtc="2026-07-07T16:14:00Z">
        <w:r w:rsidR="00663035" w:rsidRPr="00B475D4" w:rsidDel="00C15FD6">
          <w:rPr>
            <w:rFonts w:ascii="Arial" w:hAnsi="Arial" w:cs="Arial"/>
            <w:sz w:val="24"/>
            <w:szCs w:val="24"/>
            <w:lang w:val="en-GB"/>
            <w:rPrChange w:id="4647" w:author="Alexandre Miguel Kaizeler Guedes Da Silva Afonso" w:date="2026-07-27T16:55:00Z" w16du:dateUtc="2026-07-27T15:55:00Z">
              <w:rPr>
                <w:rFonts w:ascii="Arial" w:hAnsi="Arial" w:cs="Arial"/>
                <w:sz w:val="24"/>
                <w:szCs w:val="24"/>
              </w:rPr>
            </w:rPrChange>
          </w:rPr>
          <w:delText xml:space="preserve"> were observed only in a subset of cancer types, suggesting that the widely hypothesi</w:delText>
        </w:r>
      </w:del>
      <w:del w:id="4648" w:author="Alexandre Miguel Kaizeler Guedes Da Silva Afonso" w:date="2026-06-30T20:55:00Z" w16du:dateUtc="2026-06-30T19:55:00Z">
        <w:r w:rsidR="00663035" w:rsidRPr="00B475D4" w:rsidDel="00B02348">
          <w:rPr>
            <w:rFonts w:ascii="Arial" w:hAnsi="Arial" w:cs="Arial"/>
            <w:sz w:val="24"/>
            <w:szCs w:val="24"/>
            <w:lang w:val="en-GB"/>
            <w:rPrChange w:id="4649" w:author="Alexandre Miguel Kaizeler Guedes Da Silva Afonso" w:date="2026-07-27T16:55:00Z" w16du:dateUtc="2026-07-27T15:55:00Z">
              <w:rPr>
                <w:rFonts w:ascii="Arial" w:hAnsi="Arial" w:cs="Arial"/>
                <w:sz w:val="24"/>
                <w:szCs w:val="24"/>
              </w:rPr>
            </w:rPrChange>
          </w:rPr>
          <w:delText>s</w:delText>
        </w:r>
      </w:del>
      <w:del w:id="4650" w:author="Alexandre Miguel Kaizeler Guedes Da Silva Afonso" w:date="2026-07-07T17:14:00Z" w16du:dateUtc="2026-07-07T16:14:00Z">
        <w:r w:rsidR="00663035" w:rsidRPr="00B475D4" w:rsidDel="00C15FD6">
          <w:rPr>
            <w:rFonts w:ascii="Arial" w:hAnsi="Arial" w:cs="Arial"/>
            <w:sz w:val="24"/>
            <w:szCs w:val="24"/>
            <w:lang w:val="en-GB"/>
            <w:rPrChange w:id="4651" w:author="Alexandre Miguel Kaizeler Guedes Da Silva Afonso" w:date="2026-07-27T16:55:00Z" w16du:dateUtc="2026-07-27T15:55:00Z">
              <w:rPr>
                <w:rFonts w:ascii="Arial" w:hAnsi="Arial" w:cs="Arial"/>
                <w:sz w:val="24"/>
                <w:szCs w:val="24"/>
              </w:rPr>
            </w:rPrChange>
          </w:rPr>
          <w:delText xml:space="preserve">ed global increase in SGs </w:delText>
        </w:r>
      </w:del>
      <w:ins w:id="4652" w:author="Nuno Morais" w:date="2026-07-06T16:20:00Z" w16du:dateUtc="2026-07-06T15:20:00Z">
        <w:del w:id="4653" w:author="Alexandre Miguel Kaizeler Guedes Da Silva Afonso" w:date="2026-07-07T17:14:00Z" w16du:dateUtc="2026-07-07T16:14:00Z">
          <w:r w:rsidR="00DA5C19" w:rsidRPr="00B475D4" w:rsidDel="00C15FD6">
            <w:rPr>
              <w:rFonts w:ascii="Arial" w:hAnsi="Arial" w:cs="Arial"/>
              <w:sz w:val="24"/>
              <w:szCs w:val="24"/>
              <w:lang w:val="en-GB"/>
              <w:rPrChange w:id="4654" w:author="Alexandre Miguel Kaizeler Guedes Da Silva Afonso" w:date="2026-07-27T16:55:00Z" w16du:dateUtc="2026-07-27T15:55:00Z">
                <w:rPr>
                  <w:rFonts w:ascii="Arial" w:hAnsi="Arial" w:cs="Arial"/>
                  <w:sz w:val="24"/>
                  <w:szCs w:val="24"/>
                </w:rPr>
              </w:rPrChange>
            </w:rPr>
            <w:delText xml:space="preserve">SG </w:delText>
          </w:r>
        </w:del>
      </w:ins>
      <w:ins w:id="4655" w:author="Nuno Morais" w:date="2026-07-06T16:33:00Z" w16du:dateUtc="2026-07-06T15:33:00Z">
        <w:del w:id="4656" w:author="Alexandre Miguel Kaizeler Guedes Da Silva Afonso" w:date="2026-07-07T17:14:00Z" w16du:dateUtc="2026-07-07T16:14:00Z">
          <w:r w:rsidR="00F475E3" w:rsidRPr="00B475D4" w:rsidDel="00C15FD6">
            <w:rPr>
              <w:rFonts w:ascii="Arial" w:hAnsi="Arial" w:cs="Arial"/>
              <w:sz w:val="24"/>
              <w:szCs w:val="24"/>
              <w:lang w:val="en-GB"/>
              <w:rPrChange w:id="4657" w:author="Alexandre Miguel Kaizeler Guedes Da Silva Afonso" w:date="2026-07-27T16:55:00Z" w16du:dateUtc="2026-07-27T15:55:00Z">
                <w:rPr>
                  <w:rFonts w:ascii="Arial" w:hAnsi="Arial" w:cs="Arial"/>
                  <w:sz w:val="24"/>
                  <w:szCs w:val="24"/>
                </w:rPr>
              </w:rPrChange>
            </w:rPr>
            <w:delText>formation</w:delText>
          </w:r>
        </w:del>
      </w:ins>
      <w:ins w:id="4658" w:author="Nuno Morais" w:date="2026-07-06T16:20:00Z" w16du:dateUtc="2026-07-06T15:20:00Z">
        <w:del w:id="4659" w:author="Alexandre Miguel Kaizeler Guedes Da Silva Afonso" w:date="2026-07-07T17:14:00Z" w16du:dateUtc="2026-07-07T16:14:00Z">
          <w:r w:rsidR="00DA5C19" w:rsidRPr="00B475D4" w:rsidDel="00C15FD6">
            <w:rPr>
              <w:rFonts w:ascii="Arial" w:hAnsi="Arial" w:cs="Arial"/>
              <w:sz w:val="24"/>
              <w:szCs w:val="24"/>
              <w:lang w:val="en-GB"/>
              <w:rPrChange w:id="4660" w:author="Alexandre Miguel Kaizeler Guedes Da Silva Afonso" w:date="2026-07-27T16:55:00Z" w16du:dateUtc="2026-07-27T15:55:00Z">
                <w:rPr>
                  <w:rFonts w:ascii="Arial" w:hAnsi="Arial" w:cs="Arial"/>
                  <w:sz w:val="24"/>
                  <w:szCs w:val="24"/>
                </w:rPr>
              </w:rPrChange>
            </w:rPr>
            <w:delText xml:space="preserve"> </w:delText>
          </w:r>
        </w:del>
      </w:ins>
      <w:del w:id="4661" w:author="Alexandre Miguel Kaizeler Guedes Da Silva Afonso" w:date="2026-07-07T17:14:00Z" w16du:dateUtc="2026-07-07T16:14:00Z">
        <w:r w:rsidR="00663035" w:rsidRPr="00B475D4" w:rsidDel="00C15FD6">
          <w:rPr>
            <w:rFonts w:ascii="Arial" w:hAnsi="Arial" w:cs="Arial"/>
            <w:sz w:val="24"/>
            <w:szCs w:val="24"/>
            <w:lang w:val="en-GB"/>
            <w:rPrChange w:id="4662" w:author="Alexandre Miguel Kaizeler Guedes Da Silva Afonso" w:date="2026-07-27T16:55:00Z" w16du:dateUtc="2026-07-27T15:55:00Z">
              <w:rPr>
                <w:rFonts w:ascii="Arial" w:hAnsi="Arial" w:cs="Arial"/>
                <w:sz w:val="24"/>
                <w:szCs w:val="24"/>
              </w:rPr>
            </w:rPrChange>
          </w:rPr>
          <w:delText>across cancers may not be consistent</w:delText>
        </w:r>
        <w:r w:rsidR="001F4D95" w:rsidRPr="00B475D4" w:rsidDel="00C15FD6">
          <w:rPr>
            <w:rFonts w:ascii="Arial" w:hAnsi="Arial" w:cs="Arial"/>
            <w:sz w:val="24"/>
            <w:szCs w:val="24"/>
            <w:lang w:val="en-GB"/>
            <w:rPrChange w:id="4663" w:author="Alexandre Miguel Kaizeler Guedes Da Silva Afonso" w:date="2026-07-27T16:55:00Z" w16du:dateUtc="2026-07-27T15:55:00Z">
              <w:rPr>
                <w:rFonts w:ascii="Arial" w:hAnsi="Arial" w:cs="Arial"/>
                <w:sz w:val="24"/>
                <w:szCs w:val="24"/>
              </w:rPr>
            </w:rPrChange>
          </w:rPr>
          <w:delText xml:space="preserve"> </w:delText>
        </w:r>
      </w:del>
      <w:ins w:id="4664" w:author="Nuno Morais" w:date="2026-07-06T16:33:00Z" w16du:dateUtc="2026-07-06T15:33:00Z">
        <w:del w:id="4665" w:author="Alexandre Miguel Kaizeler Guedes Da Silva Afonso" w:date="2026-07-07T17:14:00Z" w16du:dateUtc="2026-07-07T16:14:00Z">
          <w:r w:rsidR="00F475E3" w:rsidRPr="00B475D4" w:rsidDel="00C15FD6">
            <w:rPr>
              <w:rFonts w:ascii="Arial" w:hAnsi="Arial" w:cs="Arial"/>
              <w:sz w:val="24"/>
              <w:szCs w:val="24"/>
              <w:lang w:val="en-GB"/>
              <w:rPrChange w:id="4666" w:author="Alexandre Miguel Kaizeler Guedes Da Silva Afonso" w:date="2026-07-27T16:55:00Z" w16du:dateUtc="2026-07-27T15:55:00Z">
                <w:rPr>
                  <w:rFonts w:ascii="Arial" w:hAnsi="Arial" w:cs="Arial"/>
                  <w:sz w:val="24"/>
                  <w:szCs w:val="24"/>
                </w:rPr>
              </w:rPrChange>
            </w:rPr>
            <w:delText xml:space="preserve">universal </w:delText>
          </w:r>
        </w:del>
      </w:ins>
      <w:del w:id="4667" w:author="Alexandre Miguel Kaizeler Guedes Da Silva Afonso" w:date="2026-07-07T17:14:00Z" w16du:dateUtc="2026-07-07T16:14:00Z">
        <w:r w:rsidR="001F4D95" w:rsidRPr="00B475D4" w:rsidDel="00C15FD6">
          <w:rPr>
            <w:rFonts w:ascii="Arial" w:hAnsi="Arial" w:cs="Arial"/>
            <w:sz w:val="24"/>
            <w:szCs w:val="24"/>
            <w:lang w:val="en-GB"/>
            <w:rPrChange w:id="4668" w:author="Alexandre Miguel Kaizeler Guedes Da Silva Afonso" w:date="2026-07-27T16:55:00Z" w16du:dateUtc="2026-07-27T15:55:00Z">
              <w:rPr>
                <w:rFonts w:ascii="Arial" w:hAnsi="Arial" w:cs="Arial"/>
                <w:sz w:val="24"/>
                <w:szCs w:val="24"/>
              </w:rPr>
            </w:rPrChange>
          </w:rPr>
          <w:delText>(Supplementary Figure 1</w:delText>
        </w:r>
      </w:del>
      <w:ins w:id="4669" w:author="Joana Jesus" w:date="2026-06-11T12:33:00Z" w16du:dateUtc="2026-06-11T11:33:00Z">
        <w:del w:id="4670" w:author="Alexandre Miguel Kaizeler Guedes Da Silva Afonso" w:date="2026-07-07T17:14:00Z" w16du:dateUtc="2026-07-07T16:14:00Z">
          <w:r w:rsidR="002A370D" w:rsidRPr="00B475D4" w:rsidDel="00C15FD6">
            <w:rPr>
              <w:rFonts w:ascii="Arial" w:hAnsi="Arial" w:cs="Arial"/>
              <w:sz w:val="24"/>
              <w:szCs w:val="24"/>
              <w:lang w:val="en-GB"/>
              <w:rPrChange w:id="4671" w:author="Alexandre Miguel Kaizeler Guedes Da Silva Afonso" w:date="2026-07-27T16:55:00Z" w16du:dateUtc="2026-07-27T15:55:00Z">
                <w:rPr>
                  <w:rFonts w:ascii="Arial" w:hAnsi="Arial" w:cs="Arial"/>
                  <w:sz w:val="24"/>
                  <w:szCs w:val="24"/>
                </w:rPr>
              </w:rPrChange>
            </w:rPr>
            <w:delText>5</w:delText>
          </w:r>
        </w:del>
      </w:ins>
      <w:ins w:id="4672" w:author="Nuno Morais" w:date="2026-07-06T16:41:00Z" w16du:dateUtc="2026-07-06T15:41:00Z">
        <w:del w:id="4673" w:author="Alexandre Miguel Kaizeler Guedes Da Silva Afonso" w:date="2026-07-07T17:14:00Z" w16du:dateUtc="2026-07-07T16:14:00Z">
          <w:r w:rsidR="006D2F62" w:rsidRPr="00B475D4" w:rsidDel="00C15FD6">
            <w:rPr>
              <w:rFonts w:ascii="Arial" w:hAnsi="Arial" w:cs="Arial"/>
              <w:sz w:val="24"/>
              <w:szCs w:val="24"/>
              <w:lang w:val="en-GB"/>
              <w:rPrChange w:id="4674" w:author="Alexandre Miguel Kaizeler Guedes Da Silva Afonso" w:date="2026-07-27T16:55:00Z" w16du:dateUtc="2026-07-27T15:55:00Z">
                <w:rPr>
                  <w:rFonts w:ascii="Arial" w:hAnsi="Arial" w:cs="Arial"/>
                  <w:sz w:val="24"/>
                  <w:szCs w:val="24"/>
                </w:rPr>
              </w:rPrChange>
            </w:rPr>
            <w:delText>6</w:delText>
          </w:r>
        </w:del>
      </w:ins>
      <w:del w:id="4675" w:author="Alexandre Miguel Kaizeler Guedes Da Silva Afonso" w:date="2026-07-07T17:14:00Z" w16du:dateUtc="2026-07-07T16:14:00Z">
        <w:r w:rsidR="001F4D95" w:rsidRPr="00B475D4" w:rsidDel="00C15FD6">
          <w:rPr>
            <w:rFonts w:ascii="Arial" w:hAnsi="Arial" w:cs="Arial"/>
            <w:sz w:val="24"/>
            <w:szCs w:val="24"/>
            <w:lang w:val="en-GB"/>
            <w:rPrChange w:id="4676" w:author="Alexandre Miguel Kaizeler Guedes Da Silva Afonso" w:date="2026-07-27T16:55:00Z" w16du:dateUtc="2026-07-27T15:55:00Z">
              <w:rPr>
                <w:rFonts w:ascii="Arial" w:hAnsi="Arial" w:cs="Arial"/>
                <w:sz w:val="24"/>
                <w:szCs w:val="24"/>
              </w:rPr>
            </w:rPrChange>
          </w:rPr>
          <w:delText>0)</w:delText>
        </w:r>
        <w:r w:rsidR="00663035" w:rsidRPr="00B475D4" w:rsidDel="00C15FD6">
          <w:rPr>
            <w:rFonts w:ascii="Arial" w:hAnsi="Arial" w:cs="Arial"/>
            <w:sz w:val="24"/>
            <w:szCs w:val="24"/>
            <w:lang w:val="en-GB"/>
            <w:rPrChange w:id="4677" w:author="Alexandre Miguel Kaizeler Guedes Da Silva Afonso" w:date="2026-07-27T16:55:00Z" w16du:dateUtc="2026-07-27T15:55:00Z">
              <w:rPr>
                <w:rFonts w:ascii="Arial" w:hAnsi="Arial" w:cs="Arial"/>
                <w:sz w:val="24"/>
                <w:szCs w:val="24"/>
              </w:rPr>
            </w:rPrChange>
          </w:rPr>
          <w:delText>. This is further supported by experimental observations, where SG formation typically requires stress conditions that are more severe than those commonly found in physiological settings</w:delText>
        </w:r>
      </w:del>
      <w:r w:rsidR="00582208" w:rsidRPr="00B475D4">
        <w:rPr>
          <w:rFonts w:ascii="Arial" w:hAnsi="Arial" w:cs="Arial"/>
          <w:sz w:val="24"/>
          <w:szCs w:val="24"/>
          <w:lang w:val="en-GB"/>
          <w:rPrChange w:id="4678"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4679" w:author="Alexandre Miguel Kaizeler Guedes Da Silva Afonso" w:date="2026-07-27T16:55:00Z" w16du:dateUtc="2026-07-27T15:55:00Z">
            <w:rPr>
              <w:rFonts w:ascii="Arial" w:hAnsi="Arial" w:cs="Arial"/>
              <w:sz w:val="24"/>
              <w:szCs w:val="24"/>
            </w:rPr>
          </w:rPrChange>
        </w:rPr>
        <w:instrText xml:space="preserve"> ADDIN ZOTERO_ITEM CSL_CITATION {"citationID":"UvCPDF4E","properties":{"formattedCitation":"\\super 32\\nosupersub{}","plainCitation":"32","noteIndex":0},"citationItems":[{"id":"jCcWpdK2/u8rOqEqx","uris":["http://zotero.org/users/local/1p9EH8ax/items/Q44GWUCS"],"itemData":{"id":"f9pzkrjY/OG6E4EdS","type":"article-journal","container-title":"Molecular Cell","DOI":"10.1016/j.molcel.2022.05.014","ISSN":"10972765","issue":"14","journalAbbreviation":"Molecular Cell","language":"en","page":"2544-2556","source":"DOI.org (Crossref)","title":"Stressful steps: Progress and challenges in understanding stress-induced mRNA condensation and accumulation in stress granules","title-short":"Stressful steps","volume":"82","author":[{"family":"Glauninger","given":"Hendrik"},{"family":"Wong Hickernell","given":"Caitlin J."},{"family":"Bard","given":"Jared A.M."},{"family":"Drummond","given":"D. Allan"}],"issued":{"date-parts":[["2022",7]]}}}],"schema":"https://github.com/citation-style-language/schema/raw/master/csl-citation.json"} </w:instrText>
      </w:r>
      <w:r w:rsidR="00582208" w:rsidRPr="00B475D4">
        <w:rPr>
          <w:rFonts w:ascii="Arial" w:hAnsi="Arial" w:cs="Arial"/>
          <w:sz w:val="24"/>
          <w:szCs w:val="24"/>
          <w:lang w:val="en-GB"/>
          <w:rPrChange w:id="4680"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4681" w:author="Alexandre Miguel Kaizeler Guedes Da Silva Afonso" w:date="2026-07-27T16:55:00Z" w16du:dateUtc="2026-07-27T15:55:00Z">
            <w:rPr>
              <w:rFonts w:ascii="Arial" w:hAnsi="Arial" w:cs="Arial"/>
              <w:kern w:val="0"/>
              <w:sz w:val="24"/>
              <w:vertAlign w:val="superscript"/>
            </w:rPr>
          </w:rPrChange>
        </w:rPr>
        <w:t>32</w:t>
      </w:r>
      <w:r w:rsidR="00582208" w:rsidRPr="00B475D4">
        <w:rPr>
          <w:rFonts w:ascii="Arial" w:hAnsi="Arial" w:cs="Arial"/>
          <w:sz w:val="24"/>
          <w:szCs w:val="24"/>
          <w:lang w:val="en-GB"/>
          <w:rPrChange w:id="4682" w:author="Alexandre Miguel Kaizeler Guedes Da Silva Afonso" w:date="2026-07-27T16:55:00Z" w16du:dateUtc="2026-07-27T15:55:00Z">
            <w:rPr>
              <w:rFonts w:ascii="Arial" w:hAnsi="Arial" w:cs="Arial"/>
              <w:sz w:val="24"/>
              <w:szCs w:val="24"/>
            </w:rPr>
          </w:rPrChange>
        </w:rPr>
        <w:fldChar w:fldCharType="end"/>
      </w:r>
      <w:r w:rsidR="00663035" w:rsidRPr="00B475D4">
        <w:rPr>
          <w:rFonts w:ascii="Arial" w:hAnsi="Arial" w:cs="Arial"/>
          <w:sz w:val="24"/>
          <w:szCs w:val="24"/>
          <w:lang w:val="en-GB"/>
          <w:rPrChange w:id="4683" w:author="Alexandre Miguel Kaizeler Guedes Da Silva Afonso" w:date="2026-07-27T16:55:00Z" w16du:dateUtc="2026-07-27T15:55:00Z">
            <w:rPr>
              <w:rFonts w:ascii="Arial" w:hAnsi="Arial" w:cs="Arial"/>
              <w:sz w:val="24"/>
              <w:szCs w:val="24"/>
            </w:rPr>
          </w:rPrChange>
        </w:rPr>
        <w:t xml:space="preserve">. </w:t>
      </w:r>
      <w:ins w:id="4684" w:author="Alexandre Miguel Kaizeler Guedes Da Silva Afonso" w:date="2026-07-07T17:15:00Z" w16du:dateUtc="2026-07-07T16:15:00Z">
        <w:r w:rsidRPr="00B475D4">
          <w:rPr>
            <w:rFonts w:ascii="Arial" w:hAnsi="Arial" w:cs="Arial"/>
            <w:sz w:val="24"/>
            <w:szCs w:val="24"/>
            <w:lang w:val="en-GB"/>
            <w:rPrChange w:id="4685" w:author="Alexandre Miguel Kaizeler Guedes Da Silva Afonso" w:date="2026-07-27T16:55:00Z" w16du:dateUtc="2026-07-27T15:55:00Z">
              <w:rPr>
                <w:rFonts w:ascii="Arial" w:hAnsi="Arial" w:cs="Arial"/>
                <w:sz w:val="24"/>
                <w:szCs w:val="24"/>
              </w:rPr>
            </w:rPrChange>
          </w:rPr>
          <w:t>Survival analysis, benchmarked against 100 randomly generated signatures, identified two cancer types (ACC, MESO) where lower SG-Score was associated with poorer outcomes, opposite to the expectation that SG assembly promotes aggressiveness. In these cancers, higher SG-Score correlated with higher proliferation and sustained interferon responses (Figure 14B/C), suggesting SGs may mitigate but not fully suppress stress-induced inflammation, with implications for the balance between tumour progression and immune activation.</w:t>
        </w:r>
      </w:ins>
      <w:del w:id="4686" w:author="Alexandre Miguel Kaizeler Guedes Da Silva Afonso" w:date="2026-07-07T17:15:00Z" w16du:dateUtc="2026-07-07T16:15:00Z">
        <w:r w:rsidR="00663035" w:rsidRPr="00B475D4" w:rsidDel="00C15FD6">
          <w:rPr>
            <w:rFonts w:ascii="Arial" w:hAnsi="Arial" w:cs="Arial"/>
            <w:sz w:val="24"/>
            <w:szCs w:val="24"/>
            <w:lang w:val="en-GB"/>
            <w:rPrChange w:id="4687" w:author="Alexandre Miguel Kaizeler Guedes Da Silva Afonso" w:date="2026-07-27T16:55:00Z" w16du:dateUtc="2026-07-27T15:55:00Z">
              <w:rPr>
                <w:rFonts w:ascii="Arial" w:hAnsi="Arial" w:cs="Arial"/>
                <w:sz w:val="24"/>
                <w:szCs w:val="24"/>
              </w:rPr>
            </w:rPrChange>
          </w:rPr>
          <w:delText>We also evaluated the utility of the signature</w:delText>
        </w:r>
        <w:r w:rsidR="00582208" w:rsidRPr="00B475D4" w:rsidDel="00C15FD6">
          <w:rPr>
            <w:rFonts w:ascii="Arial" w:hAnsi="Arial" w:cs="Arial"/>
            <w:sz w:val="24"/>
            <w:szCs w:val="24"/>
            <w:lang w:val="en-GB"/>
            <w:rPrChange w:id="4688" w:author="Alexandre Miguel Kaizeler Guedes Da Silva Afonso" w:date="2026-07-27T16:55:00Z" w16du:dateUtc="2026-07-27T15:55:00Z">
              <w:rPr>
                <w:rFonts w:ascii="Arial" w:hAnsi="Arial" w:cs="Arial"/>
                <w:sz w:val="24"/>
                <w:szCs w:val="24"/>
              </w:rPr>
            </w:rPrChange>
          </w:rPr>
          <w:delText xml:space="preserve"> as a potential prognosis marker. </w:delText>
        </w:r>
      </w:del>
      <w:ins w:id="4689" w:author="Joana Jesus" w:date="2026-06-10T00:49:00Z">
        <w:del w:id="4690" w:author="Alexandre Miguel Kaizeler Guedes Da Silva Afonso" w:date="2026-07-07T17:15:00Z" w16du:dateUtc="2026-07-07T16:15:00Z">
          <w:r w:rsidR="00B10859" w:rsidRPr="00B475D4" w:rsidDel="00C15FD6">
            <w:rPr>
              <w:rFonts w:ascii="Arial" w:hAnsi="Arial" w:cs="Arial"/>
              <w:sz w:val="24"/>
              <w:szCs w:val="24"/>
              <w:lang w:val="en-GB"/>
              <w:rPrChange w:id="4691" w:author="Alexandre Miguel Kaizeler Guedes Da Silva Afonso" w:date="2026-07-27T16:55:00Z" w16du:dateUtc="2026-07-27T15:55:00Z">
                <w:rPr>
                  <w:rFonts w:ascii="Arial" w:hAnsi="Arial" w:cs="Arial"/>
                  <w:sz w:val="24"/>
                  <w:szCs w:val="24"/>
                </w:rPr>
              </w:rPrChange>
            </w:rPr>
            <w:delText>Survival analysis benchmarked against 100 randomly generated signatures identified two cancer types, ACC and MESO, where lower SG Scores were significantly associated with poorer outcomes</w:delText>
          </w:r>
        </w:del>
      </w:ins>
      <w:ins w:id="4692" w:author="Joana Jesus" w:date="2026-06-10T00:49:00Z" w16du:dateUtc="2026-06-09T23:49:00Z">
        <w:del w:id="4693" w:author="Alexandre Miguel Kaizeler Guedes Da Silva Afonso" w:date="2026-07-07T17:15:00Z" w16du:dateUtc="2026-07-07T16:15:00Z">
          <w:r w:rsidR="00B10859" w:rsidRPr="00B475D4" w:rsidDel="00C15FD6">
            <w:rPr>
              <w:rFonts w:ascii="Arial" w:hAnsi="Arial" w:cs="Arial"/>
              <w:sz w:val="24"/>
              <w:szCs w:val="24"/>
              <w:lang w:val="en-GB"/>
              <w:rPrChange w:id="4694" w:author="Alexandre Miguel Kaizeler Guedes Da Silva Afonso" w:date="2026-07-27T16:55:00Z" w16du:dateUtc="2026-07-27T15:55:00Z">
                <w:rPr>
                  <w:rFonts w:ascii="Arial" w:hAnsi="Arial" w:cs="Arial"/>
                  <w:sz w:val="24"/>
                  <w:szCs w:val="24"/>
                </w:rPr>
              </w:rPrChange>
            </w:rPr>
            <w:delText>,</w:delText>
          </w:r>
        </w:del>
      </w:ins>
      <w:ins w:id="4695" w:author="Joana Jesus" w:date="2026-06-10T00:49:00Z">
        <w:del w:id="4696" w:author="Alexandre Miguel Kaizeler Guedes Da Silva Afonso" w:date="2026-07-07T17:15:00Z" w16du:dateUtc="2026-07-07T16:15:00Z">
          <w:r w:rsidR="00B10859" w:rsidRPr="00B475D4" w:rsidDel="00C15FD6">
            <w:rPr>
              <w:rFonts w:ascii="Arial" w:hAnsi="Arial" w:cs="Arial"/>
              <w:sz w:val="24"/>
              <w:szCs w:val="24"/>
              <w:lang w:val="en-GB"/>
              <w:rPrChange w:id="4697" w:author="Alexandre Miguel Kaizeler Guedes Da Silva Afonso" w:date="2026-07-27T16:55:00Z" w16du:dateUtc="2026-07-27T15:55:00Z">
                <w:rPr>
                  <w:rFonts w:ascii="Arial" w:hAnsi="Arial" w:cs="Arial"/>
                  <w:sz w:val="24"/>
                  <w:szCs w:val="24"/>
                </w:rPr>
              </w:rPrChange>
            </w:rPr>
            <w:delText xml:space="preserve"> contrary to the hypothesis that SG assembly promotes tumour aggressiveness</w:delText>
          </w:r>
        </w:del>
      </w:ins>
      <w:ins w:id="4698" w:author="Joana Jesus" w:date="2026-06-10T00:49:00Z" w16du:dateUtc="2026-06-09T23:49:00Z">
        <w:del w:id="4699" w:author="Alexandre Miguel Kaizeler Guedes Da Silva Afonso" w:date="2026-07-07T17:15:00Z" w16du:dateUtc="2026-07-07T16:15:00Z">
          <w:r w:rsidR="00B10859" w:rsidRPr="00B475D4" w:rsidDel="00C15FD6">
            <w:rPr>
              <w:rFonts w:ascii="Arial" w:hAnsi="Arial" w:cs="Arial"/>
              <w:sz w:val="24"/>
              <w:szCs w:val="24"/>
              <w:lang w:val="en-GB"/>
              <w:rPrChange w:id="4700" w:author="Alexandre Miguel Kaizeler Guedes Da Silva Afonso" w:date="2026-07-27T16:55:00Z" w16du:dateUtc="2026-07-27T15:55:00Z">
                <w:rPr>
                  <w:rFonts w:ascii="Arial" w:hAnsi="Arial" w:cs="Arial"/>
                  <w:sz w:val="24"/>
                  <w:szCs w:val="24"/>
                </w:rPr>
              </w:rPrChange>
            </w:rPr>
            <w:delText xml:space="preserve"> </w:delText>
          </w:r>
        </w:del>
      </w:ins>
      <w:del w:id="4701" w:author="Alexandre Miguel Kaizeler Guedes Da Silva Afonso" w:date="2026-07-07T17:15:00Z" w16du:dateUtc="2026-07-07T16:15:00Z">
        <w:r w:rsidR="00582208" w:rsidRPr="00B475D4" w:rsidDel="00C15FD6">
          <w:rPr>
            <w:rFonts w:ascii="Arial" w:hAnsi="Arial" w:cs="Arial"/>
            <w:sz w:val="24"/>
            <w:szCs w:val="24"/>
            <w:lang w:val="en-GB"/>
            <w:rPrChange w:id="4702" w:author="Alexandre Miguel Kaizeler Guedes Da Silva Afonso" w:date="2026-07-27T16:55:00Z" w16du:dateUtc="2026-07-27T15:55:00Z">
              <w:rPr>
                <w:rFonts w:ascii="Arial" w:hAnsi="Arial" w:cs="Arial"/>
                <w:sz w:val="24"/>
                <w:szCs w:val="24"/>
              </w:rPr>
            </w:rPrChange>
          </w:rPr>
          <w:delText>S</w:delText>
        </w:r>
        <w:r w:rsidR="00663035" w:rsidRPr="00B475D4" w:rsidDel="00C15FD6">
          <w:rPr>
            <w:rFonts w:ascii="Arial" w:hAnsi="Arial" w:cs="Arial"/>
            <w:sz w:val="24"/>
            <w:szCs w:val="24"/>
            <w:lang w:val="en-GB"/>
            <w:rPrChange w:id="4703" w:author="Alexandre Miguel Kaizeler Guedes Da Silva Afonso" w:date="2026-07-27T16:55:00Z" w16du:dateUtc="2026-07-27T15:55:00Z">
              <w:rPr>
                <w:rFonts w:ascii="Arial" w:hAnsi="Arial" w:cs="Arial"/>
                <w:sz w:val="24"/>
                <w:szCs w:val="24"/>
              </w:rPr>
            </w:rPrChange>
          </w:rPr>
          <w:delText xml:space="preserve">urvival analysis based on stratification by SG score revealed potential prognostic relevance in </w:delText>
        </w:r>
        <w:r w:rsidR="00582208" w:rsidRPr="00B475D4" w:rsidDel="00C15FD6">
          <w:rPr>
            <w:rFonts w:ascii="Arial" w:hAnsi="Arial" w:cs="Arial"/>
            <w:sz w:val="24"/>
            <w:szCs w:val="24"/>
            <w:lang w:val="en-GB"/>
            <w:rPrChange w:id="4704" w:author="Alexandre Miguel Kaizeler Guedes Da Silva Afonso" w:date="2026-07-27T16:55:00Z" w16du:dateUtc="2026-07-27T15:55:00Z">
              <w:rPr>
                <w:rFonts w:ascii="Arial" w:hAnsi="Arial" w:cs="Arial"/>
                <w:sz w:val="24"/>
                <w:szCs w:val="24"/>
              </w:rPr>
            </w:rPrChange>
          </w:rPr>
          <w:delText>four</w:delText>
        </w:r>
        <w:r w:rsidR="00663035" w:rsidRPr="00B475D4" w:rsidDel="00C15FD6">
          <w:rPr>
            <w:rFonts w:ascii="Arial" w:hAnsi="Arial" w:cs="Arial"/>
            <w:sz w:val="24"/>
            <w:szCs w:val="24"/>
            <w:lang w:val="en-GB"/>
            <w:rPrChange w:id="4705" w:author="Alexandre Miguel Kaizeler Guedes Da Silva Afonso" w:date="2026-07-27T16:55:00Z" w16du:dateUtc="2026-07-27T15:55:00Z">
              <w:rPr>
                <w:rFonts w:ascii="Arial" w:hAnsi="Arial" w:cs="Arial"/>
                <w:sz w:val="24"/>
                <w:szCs w:val="24"/>
              </w:rPr>
            </w:rPrChange>
          </w:rPr>
          <w:delText xml:space="preserve"> cancer types, </w:delText>
        </w:r>
        <w:r w:rsidR="00582208" w:rsidRPr="00B475D4" w:rsidDel="00C15FD6">
          <w:rPr>
            <w:rFonts w:ascii="Arial" w:hAnsi="Arial" w:cs="Arial"/>
            <w:sz w:val="24"/>
            <w:szCs w:val="24"/>
            <w:lang w:val="en-GB"/>
            <w:rPrChange w:id="4706" w:author="Alexandre Miguel Kaizeler Guedes Da Silva Afonso" w:date="2026-07-27T16:55:00Z" w16du:dateUtc="2026-07-27T15:55:00Z">
              <w:rPr>
                <w:rFonts w:ascii="Arial" w:hAnsi="Arial" w:cs="Arial"/>
                <w:sz w:val="24"/>
                <w:szCs w:val="24"/>
              </w:rPr>
            </w:rPrChange>
          </w:rPr>
          <w:delText>ACC</w:delText>
        </w:r>
        <w:r w:rsidR="00663035" w:rsidRPr="00B475D4" w:rsidDel="00C15FD6">
          <w:rPr>
            <w:rFonts w:ascii="Arial" w:hAnsi="Arial" w:cs="Arial"/>
            <w:sz w:val="24"/>
            <w:szCs w:val="24"/>
            <w:lang w:val="en-GB"/>
            <w:rPrChange w:id="4707" w:author="Alexandre Miguel Kaizeler Guedes Da Silva Afonso" w:date="2026-07-27T16:55:00Z" w16du:dateUtc="2026-07-27T15:55:00Z">
              <w:rPr>
                <w:rFonts w:ascii="Arial" w:hAnsi="Arial" w:cs="Arial"/>
                <w:sz w:val="24"/>
                <w:szCs w:val="24"/>
              </w:rPr>
            </w:rPrChange>
          </w:rPr>
          <w:delText xml:space="preserve">, </w:delText>
        </w:r>
        <w:r w:rsidR="00582208" w:rsidRPr="00B475D4" w:rsidDel="00C15FD6">
          <w:rPr>
            <w:rFonts w:ascii="Arial" w:hAnsi="Arial" w:cs="Arial"/>
            <w:sz w:val="24"/>
            <w:szCs w:val="24"/>
            <w:lang w:val="en-GB"/>
            <w:rPrChange w:id="4708" w:author="Alexandre Miguel Kaizeler Guedes Da Silva Afonso" w:date="2026-07-27T16:55:00Z" w16du:dateUtc="2026-07-27T15:55:00Z">
              <w:rPr>
                <w:rFonts w:ascii="Arial" w:hAnsi="Arial" w:cs="Arial"/>
                <w:sz w:val="24"/>
                <w:szCs w:val="24"/>
              </w:rPr>
            </w:rPrChange>
          </w:rPr>
          <w:delText>CHOL</w:delText>
        </w:r>
        <w:r w:rsidR="00663035" w:rsidRPr="00B475D4" w:rsidDel="00C15FD6">
          <w:rPr>
            <w:rFonts w:ascii="Arial" w:hAnsi="Arial" w:cs="Arial"/>
            <w:sz w:val="24"/>
            <w:szCs w:val="24"/>
            <w:lang w:val="en-GB"/>
            <w:rPrChange w:id="4709" w:author="Alexandre Miguel Kaizeler Guedes Da Silva Afonso" w:date="2026-07-27T16:55:00Z" w16du:dateUtc="2026-07-27T15:55:00Z">
              <w:rPr>
                <w:rFonts w:ascii="Arial" w:hAnsi="Arial" w:cs="Arial"/>
                <w:sz w:val="24"/>
                <w:szCs w:val="24"/>
              </w:rPr>
            </w:rPrChange>
          </w:rPr>
          <w:delText>, MESO, and STAD, where higher SG scores were associated with poorer outcomes</w:delText>
        </w:r>
        <w:r w:rsidR="001F4D95" w:rsidRPr="00B475D4" w:rsidDel="00C15FD6">
          <w:rPr>
            <w:rFonts w:ascii="Arial" w:hAnsi="Arial" w:cs="Arial"/>
            <w:sz w:val="24"/>
            <w:szCs w:val="24"/>
            <w:lang w:val="en-GB"/>
            <w:rPrChange w:id="4710" w:author="Alexandre Miguel Kaizeler Guedes Da Silva Afonso" w:date="2026-07-27T16:55:00Z" w16du:dateUtc="2026-07-27T15:55:00Z">
              <w:rPr>
                <w:rFonts w:ascii="Arial" w:hAnsi="Arial" w:cs="Arial"/>
                <w:sz w:val="24"/>
                <w:szCs w:val="24"/>
              </w:rPr>
            </w:rPrChange>
          </w:rPr>
          <w:delText xml:space="preserve"> (Supplementary Figure 1</w:delText>
        </w:r>
      </w:del>
      <w:ins w:id="4711" w:author="Joana Jesus" w:date="2026-06-11T12:33:00Z" w16du:dateUtc="2026-06-11T11:33:00Z">
        <w:del w:id="4712" w:author="Alexandre Miguel Kaizeler Guedes Da Silva Afonso" w:date="2026-07-07T17:15:00Z" w16du:dateUtc="2026-07-07T16:15:00Z">
          <w:r w:rsidR="002A370D" w:rsidRPr="00B475D4" w:rsidDel="00C15FD6">
            <w:rPr>
              <w:rFonts w:ascii="Arial" w:hAnsi="Arial" w:cs="Arial"/>
              <w:sz w:val="24"/>
              <w:szCs w:val="24"/>
              <w:lang w:val="en-GB"/>
              <w:rPrChange w:id="4713" w:author="Alexandre Miguel Kaizeler Guedes Da Silva Afonso" w:date="2026-07-27T16:55:00Z" w16du:dateUtc="2026-07-27T15:55:00Z">
                <w:rPr>
                  <w:rFonts w:ascii="Arial" w:hAnsi="Arial" w:cs="Arial"/>
                  <w:sz w:val="24"/>
                  <w:szCs w:val="24"/>
                </w:rPr>
              </w:rPrChange>
            </w:rPr>
            <w:delText>6</w:delText>
          </w:r>
        </w:del>
      </w:ins>
      <w:ins w:id="4714" w:author="Nuno Morais" w:date="2026-07-06T16:42:00Z" w16du:dateUtc="2026-07-06T15:42:00Z">
        <w:del w:id="4715" w:author="Alexandre Miguel Kaizeler Guedes Da Silva Afonso" w:date="2026-07-07T17:15:00Z" w16du:dateUtc="2026-07-07T16:15:00Z">
          <w:r w:rsidR="006D2F62" w:rsidRPr="00B475D4" w:rsidDel="00C15FD6">
            <w:rPr>
              <w:rFonts w:ascii="Arial" w:hAnsi="Arial" w:cs="Arial"/>
              <w:sz w:val="24"/>
              <w:szCs w:val="24"/>
              <w:lang w:val="en-GB"/>
              <w:rPrChange w:id="4716" w:author="Alexandre Miguel Kaizeler Guedes Da Silva Afonso" w:date="2026-07-27T16:55:00Z" w16du:dateUtc="2026-07-27T15:55:00Z">
                <w:rPr>
                  <w:rFonts w:ascii="Arial" w:hAnsi="Arial" w:cs="Arial"/>
                  <w:sz w:val="24"/>
                  <w:szCs w:val="24"/>
                </w:rPr>
              </w:rPrChange>
            </w:rPr>
            <w:delText>7</w:delText>
          </w:r>
        </w:del>
      </w:ins>
      <w:del w:id="4717" w:author="Alexandre Miguel Kaizeler Guedes Da Silva Afonso" w:date="2026-07-07T17:15:00Z" w16du:dateUtc="2026-07-07T16:15:00Z">
        <w:r w:rsidR="001F4D95" w:rsidRPr="00B475D4" w:rsidDel="00C15FD6">
          <w:rPr>
            <w:rFonts w:ascii="Arial" w:hAnsi="Arial" w:cs="Arial"/>
            <w:sz w:val="24"/>
            <w:szCs w:val="24"/>
            <w:lang w:val="en-GB"/>
            <w:rPrChange w:id="4718" w:author="Alexandre Miguel Kaizeler Guedes Da Silva Afonso" w:date="2026-07-27T16:55:00Z" w16du:dateUtc="2026-07-27T15:55:00Z">
              <w:rPr>
                <w:rFonts w:ascii="Arial" w:hAnsi="Arial" w:cs="Arial"/>
                <w:sz w:val="24"/>
                <w:szCs w:val="24"/>
              </w:rPr>
            </w:rPrChange>
          </w:rPr>
          <w:delText>1)</w:delText>
        </w:r>
        <w:r w:rsidR="00663035" w:rsidRPr="00B475D4" w:rsidDel="00C15FD6">
          <w:rPr>
            <w:rFonts w:ascii="Arial" w:hAnsi="Arial" w:cs="Arial"/>
            <w:sz w:val="24"/>
            <w:szCs w:val="24"/>
            <w:lang w:val="en-GB"/>
            <w:rPrChange w:id="4719" w:author="Alexandre Miguel Kaizeler Guedes Da Silva Afonso" w:date="2026-07-27T16:55:00Z" w16du:dateUtc="2026-07-27T15:55:00Z">
              <w:rPr>
                <w:rFonts w:ascii="Arial" w:hAnsi="Arial" w:cs="Arial"/>
                <w:sz w:val="24"/>
                <w:szCs w:val="24"/>
              </w:rPr>
            </w:rPrChange>
          </w:rPr>
          <w:delText xml:space="preserve">. </w:delText>
        </w:r>
      </w:del>
    </w:p>
    <w:p w14:paraId="7730216E" w14:textId="230848F4" w:rsidR="00937BB8" w:rsidRPr="00B475D4" w:rsidRDefault="00CF014E" w:rsidP="00582208">
      <w:pPr>
        <w:jc w:val="both"/>
        <w:rPr>
          <w:rFonts w:ascii="Arial" w:hAnsi="Arial" w:cs="Arial"/>
          <w:sz w:val="24"/>
          <w:szCs w:val="24"/>
          <w:lang w:val="en-GB"/>
          <w:rPrChange w:id="4720" w:author="Alexandre Miguel Kaizeler Guedes Da Silva Afonso" w:date="2026-07-27T16:55:00Z" w16du:dateUtc="2026-07-27T15:55:00Z">
            <w:rPr>
              <w:rFonts w:ascii="Arial" w:hAnsi="Arial" w:cs="Arial"/>
              <w:sz w:val="24"/>
              <w:szCs w:val="24"/>
            </w:rPr>
          </w:rPrChange>
        </w:rPr>
      </w:pPr>
      <w:del w:id="4721" w:author="Alexandre Miguel Kaizeler Guedes Da Silva Afonso" w:date="2026-07-07T17:15:00Z" w16du:dateUtc="2026-07-07T16:15:00Z">
        <w:r w:rsidRPr="00B475D4" w:rsidDel="00C15FD6">
          <w:rPr>
            <w:rFonts w:ascii="Arial" w:hAnsi="Arial" w:cs="Arial"/>
            <w:sz w:val="24"/>
            <w:szCs w:val="24"/>
            <w:lang w:val="en-GB"/>
            <w:rPrChange w:id="4722" w:author="Alexandre Miguel Kaizeler Guedes Da Silva Afonso" w:date="2026-07-27T16:55:00Z" w16du:dateUtc="2026-07-27T15:55:00Z">
              <w:rPr>
                <w:rFonts w:ascii="Arial" w:hAnsi="Arial" w:cs="Arial"/>
                <w:sz w:val="24"/>
                <w:szCs w:val="24"/>
              </w:rPr>
            </w:rPrChange>
          </w:rPr>
          <w:delText>To explore why the SG-Score showed prognostic value only in this subset of cancers, we examined their transcriptional landscape compared with other GDC-TCGA tumors</w:delText>
        </w:r>
        <w:r w:rsidRPr="00B475D4" w:rsidDel="00C15FD6">
          <w:rPr>
            <w:rFonts w:ascii="Arial" w:hAnsi="Arial" w:cs="Arial"/>
            <w:sz w:val="24"/>
            <w:szCs w:val="24"/>
            <w:lang w:val="en-GB"/>
            <w:rPrChange w:id="4723" w:author="Alexandre Miguel Kaizeler Guedes Da Silva Afonso" w:date="2026-07-27T16:55:00Z" w16du:dateUtc="2026-07-27T15:55:00Z">
              <w:rPr>
                <w:rFonts w:ascii="Arial" w:hAnsi="Arial" w:cs="Arial"/>
                <w:sz w:val="24"/>
                <w:szCs w:val="24"/>
              </w:rPr>
            </w:rPrChange>
          </w:rPr>
          <w:fldChar w:fldCharType="begin"/>
        </w:r>
        <w:r w:rsidR="00894559" w:rsidRPr="00B475D4" w:rsidDel="00C15FD6">
          <w:rPr>
            <w:rFonts w:ascii="Arial" w:hAnsi="Arial" w:cs="Arial"/>
            <w:sz w:val="24"/>
            <w:szCs w:val="24"/>
            <w:lang w:val="en-GB"/>
            <w:rPrChange w:id="4724" w:author="Alexandre Miguel Kaizeler Guedes Da Silva Afonso" w:date="2026-07-27T16:55:00Z" w16du:dateUtc="2026-07-27T15:55:00Z">
              <w:rPr>
                <w:rFonts w:ascii="Arial" w:hAnsi="Arial" w:cs="Arial"/>
                <w:sz w:val="24"/>
                <w:szCs w:val="24"/>
              </w:rPr>
            </w:rPrChange>
          </w:rPr>
          <w:delInstrText xml:space="preserve"> ADDIN ZOTERO_ITEM CSL_CITATION {"citationID":"Kz8iFxvY","properties":{"formattedCitation":"\\super 99,100\\nosupersub{}","plainCitation":"99,100","noteIndex":0},"citationItems":[{"id":"6GlZNSzq/G32p2hwE","uris":["http://zotero.org/users/local/q86rvdj2/items/ZUGCCPWX"],"itemData":{"id":101,"type":"dataset","publisher":"https://www.cancer.gov/tcga","title":"The Cancer Genome Atlas","URL":"https://www.cancer.gov/tcga","author":[{"family":"TCGA Research Network","given":""}]}},{"id":"6GlZNSzq/Y2LYWUxc","uris":["http://zotero.org/users/local/q86rvdj2/items/PP5PUI3M"],"itemData":{"id":150,"type":"article-journal","container-title":"Nature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delInstrText>
        </w:r>
        <w:r w:rsidRPr="00B475D4" w:rsidDel="00C15FD6">
          <w:rPr>
            <w:rFonts w:ascii="Arial" w:hAnsi="Arial" w:cs="Arial"/>
            <w:sz w:val="24"/>
            <w:szCs w:val="24"/>
            <w:lang w:val="en-GB"/>
            <w:rPrChange w:id="4725" w:author="Alexandre Miguel Kaizeler Guedes Da Silva Afonso" w:date="2026-07-27T16:55:00Z" w16du:dateUtc="2026-07-27T15:55:00Z">
              <w:rPr>
                <w:rFonts w:ascii="Arial" w:hAnsi="Arial" w:cs="Arial"/>
                <w:sz w:val="24"/>
                <w:szCs w:val="24"/>
              </w:rPr>
            </w:rPrChange>
          </w:rPr>
          <w:fldChar w:fldCharType="separate"/>
        </w:r>
        <w:r w:rsidR="00894559" w:rsidRPr="00B475D4" w:rsidDel="00C15FD6">
          <w:rPr>
            <w:rFonts w:ascii="Arial" w:eastAsiaTheme="minorHAnsi" w:hAnsi="Arial" w:cs="Arial"/>
            <w:kern w:val="0"/>
            <w:sz w:val="24"/>
            <w:szCs w:val="24"/>
            <w:vertAlign w:val="superscript"/>
            <w:lang w:val="en-GB"/>
          </w:rPr>
          <w:delText>99,100</w:delText>
        </w:r>
        <w:r w:rsidRPr="00B475D4" w:rsidDel="00C15FD6">
          <w:rPr>
            <w:rFonts w:ascii="Arial" w:hAnsi="Arial" w:cs="Arial"/>
            <w:sz w:val="24"/>
            <w:szCs w:val="24"/>
            <w:lang w:val="en-GB"/>
            <w:rPrChange w:id="4726" w:author="Alexandre Miguel Kaizeler Guedes Da Silva Afonso" w:date="2026-07-27T16:55:00Z" w16du:dateUtc="2026-07-27T15:55:00Z">
              <w:rPr>
                <w:rFonts w:ascii="Arial" w:hAnsi="Arial" w:cs="Arial"/>
                <w:sz w:val="24"/>
                <w:szCs w:val="24"/>
              </w:rPr>
            </w:rPrChange>
          </w:rPr>
          <w:fldChar w:fldCharType="end"/>
        </w:r>
        <w:r w:rsidR="001F4D95" w:rsidRPr="00B475D4" w:rsidDel="00C15FD6">
          <w:rPr>
            <w:rFonts w:ascii="Arial" w:hAnsi="Arial" w:cs="Arial"/>
            <w:sz w:val="24"/>
            <w:szCs w:val="24"/>
            <w:lang w:val="en-GB"/>
            <w:rPrChange w:id="4727" w:author="Alexandre Miguel Kaizeler Guedes Da Silva Afonso" w:date="2026-07-27T16:55:00Z" w16du:dateUtc="2026-07-27T15:55:00Z">
              <w:rPr>
                <w:rFonts w:ascii="Arial" w:hAnsi="Arial" w:cs="Arial"/>
                <w:sz w:val="24"/>
                <w:szCs w:val="24"/>
              </w:rPr>
            </w:rPrChange>
          </w:rPr>
          <w:delText xml:space="preserve"> (Figure </w:delText>
        </w:r>
      </w:del>
      <w:ins w:id="4728" w:author="Joana Jesus" w:date="2026-06-11T12:33:00Z" w16du:dateUtc="2026-06-11T11:33:00Z">
        <w:del w:id="4729" w:author="Alexandre Miguel Kaizeler Guedes Da Silva Afonso" w:date="2026-07-07T17:15:00Z" w16du:dateUtc="2026-07-07T16:15:00Z">
          <w:r w:rsidR="002A370D" w:rsidRPr="00B475D4" w:rsidDel="00C15FD6">
            <w:rPr>
              <w:rFonts w:ascii="Arial" w:hAnsi="Arial" w:cs="Arial"/>
              <w:sz w:val="24"/>
              <w:szCs w:val="24"/>
              <w:lang w:val="en-GB"/>
              <w:rPrChange w:id="4730" w:author="Alexandre Miguel Kaizeler Guedes Da Silva Afonso" w:date="2026-07-27T16:55:00Z" w16du:dateUtc="2026-07-27T15:55:00Z">
                <w:rPr>
                  <w:rFonts w:ascii="Arial" w:hAnsi="Arial" w:cs="Arial"/>
                  <w:sz w:val="24"/>
                  <w:szCs w:val="24"/>
                </w:rPr>
              </w:rPrChange>
            </w:rPr>
            <w:delText>7</w:delText>
          </w:r>
        </w:del>
      </w:ins>
      <w:del w:id="4731" w:author="Alexandre Miguel Kaizeler Guedes Da Silva Afonso" w:date="2026-07-07T17:15:00Z" w16du:dateUtc="2026-07-07T16:15:00Z">
        <w:r w:rsidR="001F4D95" w:rsidRPr="00B475D4" w:rsidDel="00C15FD6">
          <w:rPr>
            <w:rFonts w:ascii="Arial" w:hAnsi="Arial" w:cs="Arial"/>
            <w:sz w:val="24"/>
            <w:szCs w:val="24"/>
            <w:lang w:val="en-GB"/>
            <w:rPrChange w:id="4732" w:author="Alexandre Miguel Kaizeler Guedes Da Silva Afonso" w:date="2026-07-27T16:55:00Z" w16du:dateUtc="2026-07-27T15:55:00Z">
              <w:rPr>
                <w:rFonts w:ascii="Arial" w:hAnsi="Arial" w:cs="Arial"/>
                <w:sz w:val="24"/>
                <w:szCs w:val="24"/>
              </w:rPr>
            </w:rPrChange>
          </w:rPr>
          <w:delText>14 B/</w:delText>
        </w:r>
      </w:del>
      <w:ins w:id="4733" w:author="Nuno Morais" w:date="2026-07-06T16:42:00Z" w16du:dateUtc="2026-07-06T15:42:00Z">
        <w:del w:id="4734" w:author="Alexandre Miguel Kaizeler Guedes Da Silva Afonso" w:date="2026-07-07T17:15:00Z" w16du:dateUtc="2026-07-07T16:15:00Z">
          <w:r w:rsidR="006966A8" w:rsidRPr="00B475D4" w:rsidDel="00C15FD6">
            <w:rPr>
              <w:rFonts w:ascii="Arial" w:hAnsi="Arial" w:cs="Arial"/>
              <w:sz w:val="24"/>
              <w:szCs w:val="24"/>
              <w:lang w:val="en-GB"/>
              <w:rPrChange w:id="4735" w:author="Alexandre Miguel Kaizeler Guedes Da Silva Afonso" w:date="2026-07-27T16:55:00Z" w16du:dateUtc="2026-07-27T15:55:00Z">
                <w:rPr>
                  <w:rFonts w:ascii="Arial" w:hAnsi="Arial" w:cs="Arial"/>
                  <w:sz w:val="24"/>
                  <w:szCs w:val="24"/>
                </w:rPr>
              </w:rPrChange>
            </w:rPr>
            <w:delText>,</w:delText>
          </w:r>
        </w:del>
      </w:ins>
      <w:del w:id="4736" w:author="Alexandre Miguel Kaizeler Guedes Da Silva Afonso" w:date="2026-07-07T17:15:00Z" w16du:dateUtc="2026-07-07T16:15:00Z">
        <w:r w:rsidR="001F4D95" w:rsidRPr="00B475D4" w:rsidDel="00C15FD6">
          <w:rPr>
            <w:rFonts w:ascii="Arial" w:hAnsi="Arial" w:cs="Arial"/>
            <w:sz w:val="24"/>
            <w:szCs w:val="24"/>
            <w:lang w:val="en-GB"/>
            <w:rPrChange w:id="4737" w:author="Alexandre Miguel Kaizeler Guedes Da Silva Afonso" w:date="2026-07-27T16:55:00Z" w16du:dateUtc="2026-07-27T15:55:00Z">
              <w:rPr>
                <w:rFonts w:ascii="Arial" w:hAnsi="Arial" w:cs="Arial"/>
                <w:sz w:val="24"/>
                <w:szCs w:val="24"/>
              </w:rPr>
            </w:rPrChange>
          </w:rPr>
          <w:delText>C)</w:delText>
        </w:r>
        <w:r w:rsidRPr="00B475D4" w:rsidDel="00C15FD6">
          <w:rPr>
            <w:rFonts w:ascii="Arial" w:hAnsi="Arial" w:cs="Arial"/>
            <w:sz w:val="24"/>
            <w:szCs w:val="24"/>
            <w:lang w:val="en-GB"/>
            <w:rPrChange w:id="4738" w:author="Alexandre Miguel Kaizeler Guedes Da Silva Afonso" w:date="2026-07-27T16:55:00Z" w16du:dateUtc="2026-07-27T15:55:00Z">
              <w:rPr>
                <w:rFonts w:ascii="Arial" w:hAnsi="Arial" w:cs="Arial"/>
                <w:sz w:val="24"/>
                <w:szCs w:val="24"/>
              </w:rPr>
            </w:rPrChange>
          </w:rPr>
          <w:delText xml:space="preserve">. These cancers exhibited reduced </w:delText>
        </w:r>
        <w:r w:rsidRPr="00B475D4" w:rsidDel="00C15FD6">
          <w:rPr>
            <w:rFonts w:ascii="Arial" w:hAnsi="Arial" w:cs="Arial"/>
            <w:i/>
            <w:iCs/>
            <w:sz w:val="24"/>
            <w:szCs w:val="24"/>
            <w:lang w:val="en-GB"/>
            <w:rPrChange w:id="4739" w:author="Alexandre Miguel Kaizeler Guedes Da Silva Afonso" w:date="2026-07-27T16:55:00Z" w16du:dateUtc="2026-07-27T15:55:00Z">
              <w:rPr>
                <w:rFonts w:ascii="Arial" w:hAnsi="Arial" w:cs="Arial"/>
                <w:i/>
                <w:iCs/>
                <w:sz w:val="24"/>
                <w:szCs w:val="24"/>
              </w:rPr>
            </w:rPrChange>
          </w:rPr>
          <w:delText>BCL2</w:delText>
        </w:r>
        <w:r w:rsidRPr="00B475D4" w:rsidDel="00C15FD6">
          <w:rPr>
            <w:rFonts w:ascii="Arial" w:hAnsi="Arial" w:cs="Arial"/>
            <w:sz w:val="24"/>
            <w:szCs w:val="24"/>
            <w:lang w:val="en-GB"/>
            <w:rPrChange w:id="4740" w:author="Alexandre Miguel Kaizeler Guedes Da Silva Afonso" w:date="2026-07-27T16:55:00Z" w16du:dateUtc="2026-07-27T15:55:00Z">
              <w:rPr>
                <w:rFonts w:ascii="Arial" w:hAnsi="Arial" w:cs="Arial"/>
                <w:sz w:val="24"/>
                <w:szCs w:val="24"/>
              </w:rPr>
            </w:rPrChange>
          </w:rPr>
          <w:delText xml:space="preserve"> expression, lower proliferation, and enrichment of EMT and inflammatory pathways, raising the possibility that inflammation may support anti-tumor immunity in these contexts</w:delText>
        </w:r>
        <w:r w:rsidR="00937BB8" w:rsidRPr="00B475D4" w:rsidDel="00C15FD6">
          <w:rPr>
            <w:rFonts w:ascii="Arial" w:hAnsi="Arial" w:cs="Arial"/>
            <w:sz w:val="24"/>
            <w:szCs w:val="24"/>
            <w:lang w:val="en-GB"/>
            <w:rPrChange w:id="4741" w:author="Alexandre Miguel Kaizeler Guedes Da Silva Afonso" w:date="2026-07-27T16:55:00Z" w16du:dateUtc="2026-07-27T15:55:00Z">
              <w:rPr>
                <w:rFonts w:ascii="Arial" w:hAnsi="Arial" w:cs="Arial"/>
                <w:sz w:val="24"/>
                <w:szCs w:val="24"/>
              </w:rPr>
            </w:rPrChange>
          </w:rPr>
          <w:fldChar w:fldCharType="begin"/>
        </w:r>
        <w:r w:rsidR="00894559" w:rsidRPr="00B475D4" w:rsidDel="00C15FD6">
          <w:rPr>
            <w:rFonts w:ascii="Arial" w:hAnsi="Arial" w:cs="Arial"/>
            <w:sz w:val="24"/>
            <w:szCs w:val="24"/>
            <w:lang w:val="en-GB"/>
            <w:rPrChange w:id="4742" w:author="Alexandre Miguel Kaizeler Guedes Da Silva Afonso" w:date="2026-07-27T16:55:00Z" w16du:dateUtc="2026-07-27T15:55:00Z">
              <w:rPr>
                <w:rFonts w:ascii="Arial" w:hAnsi="Arial" w:cs="Arial"/>
                <w:sz w:val="24"/>
                <w:szCs w:val="24"/>
              </w:rPr>
            </w:rPrChange>
          </w:rPr>
          <w:delInstrText xml:space="preserve"> ADDIN ZOTERO_ITEM CSL_CITATION {"citationID":"di0f8YV7","properties":{"formattedCitation":"\\super 109\\nosupersub{}","plainCitation":"109","noteIndex":0},"citationItems":[{"id":"6GlZNSzq/kArfdpMI","uris":["http://zotero.org/users/local/q86rvdj2/items/NI466S4G"],"itemData":{"id":152,"type":"article-journal","abstract":"Inflammation is an essential component of the immune response that protects the host against pathogens and facilitates tissue repair. Chronic inflammation is a critical factor in cancer development and progression. It affects every stage of tumor development, from initiation and promotion to invasion and metastasis. Tumors often create an inflammatory microenvironment that induces angiogenesis, immune suppression, and malignant growth. Immune cells within the tumor microenvironment interact actively with cancer cells, which drives progression through complex molecular mechanisms. Chronic inflammation is triggered by factors such as infections, obesity, and environmental toxins and is strongly linked to increased cancer risk. However, acute inflammatory responses can sometimes boost antitumor immunity; thus, inflammation presents both challenges and opportunities for therapeutic intervention. This review examines how inflammation contributes to tumor biology, emphasizing its dual role as a critical factor in tumorigenesis and as a potential therapeutic target.","container-title":"Cells","DOI":"10.3390/cells14070488","ISSN":"2073-4409","issue":"7","journalAbbreviation":"Cells","language":"en","license":"https://creativecommons.org/licenses/by/4.0/","page":"488","source":"DOI.org (Crossref)","title":"The Role of Inflammation in Cancer: Mechanisms of Tumor Initiation, Progression, and Metastasis","title-short":"The Role of Inflammation in Cancer","volume":"14","author":[{"family":"Nishida","given":"Atsushi"},{"family":"Andoh","given":"Akira"}],"issued":{"date-parts":[["2025",3,25]]}}}],"schema":"https://github.com/citation-style-language/schema/raw/master/csl-citation.json"} </w:delInstrText>
        </w:r>
        <w:r w:rsidR="00937BB8" w:rsidRPr="00B475D4" w:rsidDel="00C15FD6">
          <w:rPr>
            <w:rFonts w:ascii="Arial" w:hAnsi="Arial" w:cs="Arial"/>
            <w:sz w:val="24"/>
            <w:szCs w:val="24"/>
            <w:lang w:val="en-GB"/>
            <w:rPrChange w:id="4743" w:author="Alexandre Miguel Kaizeler Guedes Da Silva Afonso" w:date="2026-07-27T16:55:00Z" w16du:dateUtc="2026-07-27T15:55:00Z">
              <w:rPr>
                <w:rFonts w:ascii="Arial" w:hAnsi="Arial" w:cs="Arial"/>
                <w:sz w:val="24"/>
                <w:szCs w:val="24"/>
              </w:rPr>
            </w:rPrChange>
          </w:rPr>
          <w:fldChar w:fldCharType="separate"/>
        </w:r>
        <w:r w:rsidR="00894559" w:rsidRPr="00B475D4" w:rsidDel="00C15FD6">
          <w:rPr>
            <w:rFonts w:ascii="Arial" w:eastAsiaTheme="minorHAnsi" w:hAnsi="Arial" w:cs="Arial"/>
            <w:kern w:val="0"/>
            <w:sz w:val="24"/>
            <w:szCs w:val="24"/>
            <w:vertAlign w:val="superscript"/>
            <w:lang w:val="en-GB"/>
          </w:rPr>
          <w:delText>109</w:delText>
        </w:r>
        <w:r w:rsidR="00937BB8" w:rsidRPr="00B475D4" w:rsidDel="00C15FD6">
          <w:rPr>
            <w:rFonts w:ascii="Arial" w:hAnsi="Arial" w:cs="Arial"/>
            <w:sz w:val="24"/>
            <w:szCs w:val="24"/>
            <w:lang w:val="en-GB"/>
            <w:rPrChange w:id="4744" w:author="Alexandre Miguel Kaizeler Guedes Da Silva Afonso" w:date="2026-07-27T16:55:00Z" w16du:dateUtc="2026-07-27T15:55:00Z">
              <w:rPr>
                <w:rFonts w:ascii="Arial" w:hAnsi="Arial" w:cs="Arial"/>
                <w:sz w:val="24"/>
                <w:szCs w:val="24"/>
              </w:rPr>
            </w:rPrChange>
          </w:rPr>
          <w:fldChar w:fldCharType="end"/>
        </w:r>
        <w:r w:rsidR="001F4D95" w:rsidRPr="00B475D4" w:rsidDel="00C15FD6">
          <w:rPr>
            <w:rFonts w:ascii="Arial" w:hAnsi="Arial" w:cs="Arial"/>
            <w:sz w:val="24"/>
            <w:szCs w:val="24"/>
            <w:lang w:val="en-GB"/>
            <w:rPrChange w:id="4745" w:author="Alexandre Miguel Kaizeler Guedes Da Silva Afonso" w:date="2026-07-27T16:55:00Z" w16du:dateUtc="2026-07-27T15:55:00Z">
              <w:rPr>
                <w:rFonts w:ascii="Arial" w:hAnsi="Arial" w:cs="Arial"/>
                <w:sz w:val="24"/>
                <w:szCs w:val="24"/>
              </w:rPr>
            </w:rPrChange>
          </w:rPr>
          <w:delText xml:space="preserve"> (Figure </w:delText>
        </w:r>
      </w:del>
      <w:ins w:id="4746" w:author="Joana Jesus" w:date="2026-06-11T12:34:00Z" w16du:dateUtc="2026-06-11T11:34:00Z">
        <w:del w:id="4747" w:author="Alexandre Miguel Kaizeler Guedes Da Silva Afonso" w:date="2026-07-07T17:15:00Z" w16du:dateUtc="2026-07-07T16:15:00Z">
          <w:r w:rsidR="002A370D" w:rsidRPr="00B475D4" w:rsidDel="00C15FD6">
            <w:rPr>
              <w:rFonts w:ascii="Arial" w:hAnsi="Arial" w:cs="Arial"/>
              <w:sz w:val="24"/>
              <w:szCs w:val="24"/>
              <w:lang w:val="en-GB"/>
              <w:rPrChange w:id="4748" w:author="Alexandre Miguel Kaizeler Guedes Da Silva Afonso" w:date="2026-07-27T16:55:00Z" w16du:dateUtc="2026-07-27T15:55:00Z">
                <w:rPr>
                  <w:rFonts w:ascii="Arial" w:hAnsi="Arial" w:cs="Arial"/>
                  <w:sz w:val="24"/>
                  <w:szCs w:val="24"/>
                </w:rPr>
              </w:rPrChange>
            </w:rPr>
            <w:delText>7</w:delText>
          </w:r>
        </w:del>
      </w:ins>
      <w:del w:id="4749" w:author="Alexandre Miguel Kaizeler Guedes Da Silva Afonso" w:date="2026-07-07T17:15:00Z" w16du:dateUtc="2026-07-07T16:15:00Z">
        <w:r w:rsidR="001F4D95" w:rsidRPr="00B475D4" w:rsidDel="00C15FD6">
          <w:rPr>
            <w:rFonts w:ascii="Arial" w:hAnsi="Arial" w:cs="Arial"/>
            <w:sz w:val="24"/>
            <w:szCs w:val="24"/>
            <w:lang w:val="en-GB"/>
            <w:rPrChange w:id="4750" w:author="Alexandre Miguel Kaizeler Guedes Da Silva Afonso" w:date="2026-07-27T16:55:00Z" w16du:dateUtc="2026-07-27T15:55:00Z">
              <w:rPr>
                <w:rFonts w:ascii="Arial" w:hAnsi="Arial" w:cs="Arial"/>
                <w:sz w:val="24"/>
                <w:szCs w:val="24"/>
              </w:rPr>
            </w:rPrChange>
          </w:rPr>
          <w:delText>14 B/</w:delText>
        </w:r>
      </w:del>
      <w:ins w:id="4751" w:author="Nuno Morais" w:date="2026-07-06T16:42:00Z" w16du:dateUtc="2026-07-06T15:42:00Z">
        <w:del w:id="4752" w:author="Alexandre Miguel Kaizeler Guedes Da Silva Afonso" w:date="2026-07-07T17:15:00Z" w16du:dateUtc="2026-07-07T16:15:00Z">
          <w:r w:rsidR="006966A8" w:rsidRPr="00B475D4" w:rsidDel="00C15FD6">
            <w:rPr>
              <w:rFonts w:ascii="Arial" w:hAnsi="Arial" w:cs="Arial"/>
              <w:sz w:val="24"/>
              <w:szCs w:val="24"/>
              <w:lang w:val="en-GB"/>
              <w:rPrChange w:id="4753" w:author="Alexandre Miguel Kaizeler Guedes Da Silva Afonso" w:date="2026-07-27T16:55:00Z" w16du:dateUtc="2026-07-27T15:55:00Z">
                <w:rPr>
                  <w:rFonts w:ascii="Arial" w:hAnsi="Arial" w:cs="Arial"/>
                  <w:sz w:val="24"/>
                  <w:szCs w:val="24"/>
                </w:rPr>
              </w:rPrChange>
            </w:rPr>
            <w:delText>,</w:delText>
          </w:r>
        </w:del>
      </w:ins>
      <w:del w:id="4754" w:author="Alexandre Miguel Kaizeler Guedes Da Silva Afonso" w:date="2026-07-07T17:15:00Z" w16du:dateUtc="2026-07-07T16:15:00Z">
        <w:r w:rsidR="001F4D95" w:rsidRPr="00B475D4" w:rsidDel="00C15FD6">
          <w:rPr>
            <w:rFonts w:ascii="Arial" w:hAnsi="Arial" w:cs="Arial"/>
            <w:sz w:val="24"/>
            <w:szCs w:val="24"/>
            <w:lang w:val="en-GB"/>
            <w:rPrChange w:id="4755" w:author="Alexandre Miguel Kaizeler Guedes Da Silva Afonso" w:date="2026-07-27T16:55:00Z" w16du:dateUtc="2026-07-27T15:55:00Z">
              <w:rPr>
                <w:rFonts w:ascii="Arial" w:hAnsi="Arial" w:cs="Arial"/>
                <w:sz w:val="24"/>
                <w:szCs w:val="24"/>
              </w:rPr>
            </w:rPrChange>
          </w:rPr>
          <w:delText>C)</w:delText>
        </w:r>
        <w:r w:rsidRPr="00B475D4" w:rsidDel="00C15FD6">
          <w:rPr>
            <w:rFonts w:ascii="Arial" w:hAnsi="Arial" w:cs="Arial"/>
            <w:sz w:val="24"/>
            <w:szCs w:val="24"/>
            <w:lang w:val="en-GB"/>
            <w:rPrChange w:id="4756" w:author="Alexandre Miguel Kaizeler Guedes Da Silva Afonso" w:date="2026-07-27T16:55:00Z" w16du:dateUtc="2026-07-27T15:55:00Z">
              <w:rPr>
                <w:rFonts w:ascii="Arial" w:hAnsi="Arial" w:cs="Arial"/>
                <w:sz w:val="24"/>
                <w:szCs w:val="24"/>
              </w:rPr>
            </w:rPrChange>
          </w:rPr>
          <w:delText xml:space="preserve">. </w:delText>
        </w:r>
        <w:r w:rsidRPr="00B475D4" w:rsidDel="00C15FD6">
          <w:rPr>
            <w:rFonts w:ascii="Arial" w:hAnsi="Arial" w:cs="Arial"/>
            <w:sz w:val="24"/>
            <w:szCs w:val="24"/>
            <w:lang w:val="en-GB"/>
            <w:rPrChange w:id="4757" w:author="Alexandre Miguel Kaizeler Guedes Da Silva Afonso" w:date="2026-07-27T16:55:00Z" w16du:dateUtc="2026-07-27T15:55:00Z">
              <w:rPr>
                <w:rFonts w:ascii="Arial" w:hAnsi="Arial" w:cs="Arial"/>
                <w:sz w:val="24"/>
                <w:szCs w:val="24"/>
              </w:rPr>
            </w:rPrChange>
          </w:rPr>
          <w:lastRenderedPageBreak/>
          <w:delText xml:space="preserve">Unexpectedly, within these cancers, higher SG scores correlated with an inversion of these basal features, </w:delText>
        </w:r>
      </w:del>
      <w:ins w:id="4758" w:author="Joana Jesus" w:date="2026-06-11T12:34:00Z" w16du:dateUtc="2026-06-11T11:34:00Z">
        <w:del w:id="4759" w:author="Alexandre Miguel Kaizeler Guedes Da Silva Afonso" w:date="2026-07-07T17:15:00Z" w16du:dateUtc="2026-07-07T16:15:00Z">
          <w:r w:rsidR="002A370D" w:rsidRPr="00B475D4" w:rsidDel="00C15FD6">
            <w:rPr>
              <w:rFonts w:ascii="Arial" w:hAnsi="Arial" w:cs="Arial"/>
              <w:sz w:val="24"/>
              <w:szCs w:val="24"/>
              <w:lang w:val="en-GB"/>
              <w:rPrChange w:id="4760" w:author="Alexandre Miguel Kaizeler Guedes Da Silva Afonso" w:date="2026-07-27T16:55:00Z" w16du:dateUtc="2026-07-27T15:55:00Z">
                <w:rPr>
                  <w:rFonts w:ascii="Arial" w:hAnsi="Arial" w:cs="Arial"/>
                  <w:sz w:val="24"/>
                  <w:szCs w:val="24"/>
                </w:rPr>
              </w:rPrChange>
            </w:rPr>
            <w:delText xml:space="preserve">instead with </w:delText>
          </w:r>
        </w:del>
      </w:ins>
      <w:del w:id="4761" w:author="Alexandre Miguel Kaizeler Guedes Da Silva Afonso" w:date="2026-07-07T17:15:00Z" w16du:dateUtc="2026-07-07T16:15:00Z">
        <w:r w:rsidRPr="00B475D4" w:rsidDel="00C15FD6">
          <w:rPr>
            <w:rFonts w:ascii="Arial" w:hAnsi="Arial" w:cs="Arial"/>
            <w:sz w:val="24"/>
            <w:szCs w:val="24"/>
            <w:lang w:val="en-GB"/>
            <w:rPrChange w:id="4762" w:author="Alexandre Miguel Kaizeler Guedes Da Silva Afonso" w:date="2026-07-27T16:55:00Z" w16du:dateUtc="2026-07-27T15:55:00Z">
              <w:rPr>
                <w:rFonts w:ascii="Arial" w:hAnsi="Arial" w:cs="Arial"/>
                <w:sz w:val="24"/>
                <w:szCs w:val="24"/>
              </w:rPr>
            </w:rPrChange>
          </w:rPr>
          <w:delText>exhibiting lower EMT and higher proliferation programs, while interferon responses remained elevated</w:delText>
        </w:r>
        <w:r w:rsidR="001F4D95" w:rsidRPr="00B475D4" w:rsidDel="00C15FD6">
          <w:rPr>
            <w:rFonts w:ascii="Arial" w:hAnsi="Arial" w:cs="Arial"/>
            <w:sz w:val="24"/>
            <w:szCs w:val="24"/>
            <w:lang w:val="en-GB"/>
            <w:rPrChange w:id="4763" w:author="Alexandre Miguel Kaizeler Guedes Da Silva Afonso" w:date="2026-07-27T16:55:00Z" w16du:dateUtc="2026-07-27T15:55:00Z">
              <w:rPr>
                <w:rFonts w:ascii="Arial" w:hAnsi="Arial" w:cs="Arial"/>
                <w:sz w:val="24"/>
                <w:szCs w:val="24"/>
              </w:rPr>
            </w:rPrChange>
          </w:rPr>
          <w:delText xml:space="preserve"> (Figure </w:delText>
        </w:r>
      </w:del>
      <w:ins w:id="4764" w:author="Joana Jesus" w:date="2026-06-11T12:34:00Z" w16du:dateUtc="2026-06-11T11:34:00Z">
        <w:del w:id="4765" w:author="Alexandre Miguel Kaizeler Guedes Da Silva Afonso" w:date="2026-07-07T17:15:00Z" w16du:dateUtc="2026-07-07T16:15:00Z">
          <w:r w:rsidR="002A370D" w:rsidRPr="00B475D4" w:rsidDel="00C15FD6">
            <w:rPr>
              <w:rFonts w:ascii="Arial" w:hAnsi="Arial" w:cs="Arial"/>
              <w:sz w:val="24"/>
              <w:szCs w:val="24"/>
              <w:lang w:val="en-GB"/>
              <w:rPrChange w:id="4766" w:author="Alexandre Miguel Kaizeler Guedes Da Silva Afonso" w:date="2026-07-27T16:55:00Z" w16du:dateUtc="2026-07-27T15:55:00Z">
                <w:rPr>
                  <w:rFonts w:ascii="Arial" w:hAnsi="Arial" w:cs="Arial"/>
                  <w:sz w:val="24"/>
                  <w:szCs w:val="24"/>
                </w:rPr>
              </w:rPrChange>
            </w:rPr>
            <w:delText>7</w:delText>
          </w:r>
        </w:del>
      </w:ins>
      <w:del w:id="4767" w:author="Alexandre Miguel Kaizeler Guedes Da Silva Afonso" w:date="2026-07-07T17:15:00Z" w16du:dateUtc="2026-07-07T16:15:00Z">
        <w:r w:rsidR="001F4D95" w:rsidRPr="00B475D4" w:rsidDel="00C15FD6">
          <w:rPr>
            <w:rFonts w:ascii="Arial" w:hAnsi="Arial" w:cs="Arial"/>
            <w:sz w:val="24"/>
            <w:szCs w:val="24"/>
            <w:lang w:val="en-GB"/>
            <w:rPrChange w:id="4768" w:author="Alexandre Miguel Kaizeler Guedes Da Silva Afonso" w:date="2026-07-27T16:55:00Z" w16du:dateUtc="2026-07-27T15:55:00Z">
              <w:rPr>
                <w:rFonts w:ascii="Arial" w:hAnsi="Arial" w:cs="Arial"/>
                <w:sz w:val="24"/>
                <w:szCs w:val="24"/>
              </w:rPr>
            </w:rPrChange>
          </w:rPr>
          <w:delText>14 D</w:delText>
        </w:r>
      </w:del>
      <w:ins w:id="4769" w:author="Nuno Morais" w:date="2026-07-06T16:42:00Z" w16du:dateUtc="2026-07-06T15:42:00Z">
        <w:del w:id="4770" w:author="Alexandre Miguel Kaizeler Guedes Da Silva Afonso" w:date="2026-07-07T17:15:00Z" w16du:dateUtc="2026-07-07T16:15:00Z">
          <w:r w:rsidR="006966A8" w:rsidRPr="00B475D4" w:rsidDel="00C15FD6">
            <w:rPr>
              <w:rFonts w:ascii="Arial" w:hAnsi="Arial" w:cs="Arial"/>
              <w:sz w:val="24"/>
              <w:szCs w:val="24"/>
              <w:lang w:val="en-GB"/>
              <w:rPrChange w:id="4771" w:author="Alexandre Miguel Kaizeler Guedes Da Silva Afonso" w:date="2026-07-27T16:55:00Z" w16du:dateUtc="2026-07-27T15:55:00Z">
                <w:rPr>
                  <w:rFonts w:ascii="Arial" w:hAnsi="Arial" w:cs="Arial"/>
                  <w:sz w:val="24"/>
                  <w:szCs w:val="24"/>
                </w:rPr>
              </w:rPrChange>
            </w:rPr>
            <w:delText>,</w:delText>
          </w:r>
        </w:del>
      </w:ins>
      <w:del w:id="4772" w:author="Alexandre Miguel Kaizeler Guedes Da Silva Afonso" w:date="2026-07-07T17:15:00Z" w16du:dateUtc="2026-07-07T16:15:00Z">
        <w:r w:rsidR="001F4D95" w:rsidRPr="00B475D4" w:rsidDel="00C15FD6">
          <w:rPr>
            <w:rFonts w:ascii="Arial" w:hAnsi="Arial" w:cs="Arial"/>
            <w:sz w:val="24"/>
            <w:szCs w:val="24"/>
            <w:lang w:val="en-GB"/>
            <w:rPrChange w:id="4773" w:author="Alexandre Miguel Kaizeler Guedes Da Silva Afonso" w:date="2026-07-27T16:55:00Z" w16du:dateUtc="2026-07-27T15:55:00Z">
              <w:rPr>
                <w:rFonts w:ascii="Arial" w:hAnsi="Arial" w:cs="Arial"/>
                <w:sz w:val="24"/>
                <w:szCs w:val="24"/>
              </w:rPr>
            </w:rPrChange>
          </w:rPr>
          <w:delText>/E)</w:delText>
        </w:r>
        <w:r w:rsidRPr="00B475D4" w:rsidDel="00C15FD6">
          <w:rPr>
            <w:rFonts w:ascii="Arial" w:hAnsi="Arial" w:cs="Arial"/>
            <w:sz w:val="24"/>
            <w:szCs w:val="24"/>
            <w:lang w:val="en-GB"/>
            <w:rPrChange w:id="4774" w:author="Alexandre Miguel Kaizeler Guedes Da Silva Afonso" w:date="2026-07-27T16:55:00Z" w16du:dateUtc="2026-07-27T15:55:00Z">
              <w:rPr>
                <w:rFonts w:ascii="Arial" w:hAnsi="Arial" w:cs="Arial"/>
                <w:sz w:val="24"/>
                <w:szCs w:val="24"/>
              </w:rPr>
            </w:rPrChange>
          </w:rPr>
          <w:delText xml:space="preserve">. This pattern suggests that SGs may mitigate, but not fully suppress, stress-induced inflammation, potentially altering the balance between tumor progression and immune activation. </w:delText>
        </w:r>
        <w:r w:rsidR="00937BB8" w:rsidRPr="00B475D4" w:rsidDel="00C15FD6">
          <w:rPr>
            <w:rFonts w:ascii="Arial" w:hAnsi="Arial" w:cs="Arial"/>
            <w:sz w:val="24"/>
            <w:szCs w:val="24"/>
            <w:lang w:val="en-GB"/>
            <w:rPrChange w:id="4775" w:author="Alexandre Miguel Kaizeler Guedes Da Silva Afonso" w:date="2026-07-27T16:55:00Z" w16du:dateUtc="2026-07-27T15:55:00Z">
              <w:rPr>
                <w:rFonts w:ascii="Arial" w:hAnsi="Arial" w:cs="Arial"/>
                <w:sz w:val="24"/>
                <w:szCs w:val="24"/>
              </w:rPr>
            </w:rPrChange>
          </w:rPr>
          <w:delText xml:space="preserve">It is also possible that high SG-Score tumors are simply more stressed than their low-score counterparts. While SGs can attenuate inflammation, this does not imply that less-stressed cells are inherently more inflammatory. </w:delText>
        </w:r>
      </w:del>
      <w:del w:id="4776" w:author="Joana Jesus" w:date="2026-06-11T12:34:00Z" w16du:dateUtc="2026-06-11T11:34:00Z">
        <w:r w:rsidR="00937BB8" w:rsidRPr="00B475D4" w:rsidDel="002A370D">
          <w:rPr>
            <w:rFonts w:ascii="Arial" w:hAnsi="Arial" w:cs="Arial"/>
            <w:sz w:val="24"/>
            <w:szCs w:val="24"/>
            <w:lang w:val="en-GB"/>
            <w:rPrChange w:id="4777" w:author="Alexandre Miguel Kaizeler Guedes Da Silva Afonso" w:date="2026-07-27T16:55:00Z" w16du:dateUtc="2026-07-27T15:55:00Z">
              <w:rPr>
                <w:rFonts w:ascii="Arial" w:hAnsi="Arial" w:cs="Arial"/>
                <w:sz w:val="24"/>
                <w:szCs w:val="24"/>
              </w:rPr>
            </w:rPrChange>
          </w:rPr>
          <w:delText xml:space="preserve">Additionally, repeating the survival analysis with EMT and TNFα signaling showed no significant effects on prognosis, suggesting that the SG-Score captures biology distinct from these pathways. </w:delText>
        </w:r>
      </w:del>
    </w:p>
    <w:p w14:paraId="632056A7" w14:textId="20263564" w:rsidR="00937BB8" w:rsidRPr="00B475D4" w:rsidRDefault="00C15FD6" w:rsidP="00582208">
      <w:pPr>
        <w:jc w:val="both"/>
        <w:rPr>
          <w:rFonts w:ascii="Arial" w:hAnsi="Arial" w:cs="Arial"/>
          <w:sz w:val="24"/>
          <w:szCs w:val="24"/>
          <w:lang w:val="en-GB"/>
          <w:rPrChange w:id="4778" w:author="Alexandre Miguel Kaizeler Guedes Da Silva Afonso" w:date="2026-07-27T16:55:00Z" w16du:dateUtc="2026-07-27T15:55:00Z">
            <w:rPr>
              <w:rFonts w:ascii="Arial" w:hAnsi="Arial" w:cs="Arial"/>
              <w:sz w:val="24"/>
              <w:szCs w:val="24"/>
            </w:rPr>
          </w:rPrChange>
        </w:rPr>
      </w:pPr>
      <w:ins w:id="4779" w:author="Alexandre Miguel Kaizeler Guedes Da Silva Afonso" w:date="2026-07-07T17:16:00Z" w16du:dateUtc="2026-07-07T16:16:00Z">
        <w:r w:rsidRPr="00B475D4">
          <w:rPr>
            <w:rFonts w:ascii="Arial" w:hAnsi="Arial" w:cs="Arial"/>
            <w:sz w:val="24"/>
            <w:szCs w:val="24"/>
            <w:lang w:val="en-GB"/>
            <w:rPrChange w:id="4780" w:author="Alexandre Miguel Kaizeler Guedes Da Silva Afonso" w:date="2026-07-27T16:55:00Z" w16du:dateUtc="2026-07-27T15:55:00Z">
              <w:rPr>
                <w:rFonts w:ascii="Arial" w:hAnsi="Arial" w:cs="Arial"/>
                <w:sz w:val="24"/>
                <w:szCs w:val="24"/>
              </w:rPr>
            </w:rPrChange>
          </w:rPr>
          <w:t xml:space="preserve">A further notable finding was upregulation of </w:t>
        </w:r>
        <w:r w:rsidRPr="00B475D4">
          <w:rPr>
            <w:rFonts w:ascii="Arial" w:hAnsi="Arial" w:cs="Arial"/>
            <w:i/>
            <w:iCs/>
            <w:sz w:val="24"/>
            <w:szCs w:val="24"/>
            <w:lang w:val="en-GB"/>
            <w:rPrChange w:id="4781" w:author="Alexandre Miguel Kaizeler Guedes Da Silva Afonso" w:date="2026-07-27T16:55:00Z" w16du:dateUtc="2026-07-27T15:55:00Z">
              <w:rPr>
                <w:rFonts w:ascii="Arial" w:hAnsi="Arial" w:cs="Arial"/>
                <w:sz w:val="24"/>
                <w:szCs w:val="24"/>
              </w:rPr>
            </w:rPrChange>
          </w:rPr>
          <w:t>HK2</w:t>
        </w:r>
        <w:r w:rsidRPr="00B475D4">
          <w:rPr>
            <w:rFonts w:ascii="Arial" w:hAnsi="Arial" w:cs="Arial"/>
            <w:sz w:val="24"/>
            <w:szCs w:val="24"/>
            <w:lang w:val="en-GB"/>
            <w:rPrChange w:id="4782" w:author="Alexandre Miguel Kaizeler Guedes Da Silva Afonso" w:date="2026-07-27T16:55:00Z" w16du:dateUtc="2026-07-27T15:55:00Z">
              <w:rPr>
                <w:rFonts w:ascii="Arial" w:hAnsi="Arial" w:cs="Arial"/>
                <w:sz w:val="24"/>
                <w:szCs w:val="24"/>
              </w:rPr>
            </w:rPrChange>
          </w:rPr>
          <w:t xml:space="preserve"> (Figure 7E), a modulator of VDAC activity and mitochondrial-to-cytosolic ATP transport</w:t>
        </w:r>
      </w:ins>
      <w:del w:id="4783" w:author="Alexandre Miguel Kaizeler Guedes Da Silva Afonso" w:date="2026-07-07T17:16:00Z" w16du:dateUtc="2026-07-07T16:16:00Z">
        <w:r w:rsidR="00937BB8" w:rsidRPr="00B475D4" w:rsidDel="00C15FD6">
          <w:rPr>
            <w:rFonts w:ascii="Arial" w:hAnsi="Arial" w:cs="Arial"/>
            <w:sz w:val="24"/>
            <w:szCs w:val="24"/>
            <w:lang w:val="en-GB"/>
            <w:rPrChange w:id="4784" w:author="Alexandre Miguel Kaizeler Guedes Da Silva Afonso" w:date="2026-07-27T16:55:00Z" w16du:dateUtc="2026-07-27T15:55:00Z">
              <w:rPr>
                <w:rFonts w:ascii="Arial" w:hAnsi="Arial" w:cs="Arial"/>
                <w:sz w:val="24"/>
                <w:szCs w:val="24"/>
              </w:rPr>
            </w:rPrChange>
          </w:rPr>
          <w:delText xml:space="preserve">Another notable finding from this analysis was the upregulation of </w:delText>
        </w:r>
        <w:r w:rsidR="00937BB8" w:rsidRPr="00B475D4" w:rsidDel="00C15FD6">
          <w:rPr>
            <w:rFonts w:ascii="Arial" w:hAnsi="Arial" w:cs="Arial"/>
            <w:i/>
            <w:iCs/>
            <w:sz w:val="24"/>
            <w:szCs w:val="24"/>
            <w:lang w:val="en-GB"/>
            <w:rPrChange w:id="4785" w:author="Alexandre Miguel Kaizeler Guedes Da Silva Afonso" w:date="2026-07-27T16:55:00Z" w16du:dateUtc="2026-07-27T15:55:00Z">
              <w:rPr>
                <w:rFonts w:ascii="Arial" w:hAnsi="Arial" w:cs="Arial"/>
                <w:i/>
                <w:iCs/>
                <w:sz w:val="24"/>
                <w:szCs w:val="24"/>
              </w:rPr>
            </w:rPrChange>
          </w:rPr>
          <w:delText>HK2</w:delText>
        </w:r>
        <w:r w:rsidR="001F4D95" w:rsidRPr="00B475D4" w:rsidDel="00C15FD6">
          <w:rPr>
            <w:rFonts w:ascii="Arial" w:hAnsi="Arial" w:cs="Arial"/>
            <w:sz w:val="24"/>
            <w:szCs w:val="24"/>
            <w:lang w:val="en-GB"/>
            <w:rPrChange w:id="4786" w:author="Alexandre Miguel Kaizeler Guedes Da Silva Afonso" w:date="2026-07-27T16:55:00Z" w16du:dateUtc="2026-07-27T15:55:00Z">
              <w:rPr>
                <w:rFonts w:ascii="Arial" w:hAnsi="Arial" w:cs="Arial"/>
                <w:i/>
                <w:iCs/>
                <w:sz w:val="24"/>
                <w:szCs w:val="24"/>
              </w:rPr>
            </w:rPrChange>
          </w:rPr>
          <w:delText xml:space="preserve"> (Figure 14D</w:delText>
        </w:r>
      </w:del>
      <w:ins w:id="4787" w:author="Nuno Morais" w:date="2026-07-06T17:31:00Z" w16du:dateUtc="2026-07-06T16:31:00Z">
        <w:del w:id="4788" w:author="Alexandre Miguel Kaizeler Guedes Da Silva Afonso" w:date="2026-07-07T17:16:00Z" w16du:dateUtc="2026-07-07T16:16:00Z">
          <w:r w:rsidR="00C354D9" w:rsidRPr="00B475D4" w:rsidDel="00C15FD6">
            <w:rPr>
              <w:rFonts w:ascii="Arial" w:hAnsi="Arial" w:cs="Arial"/>
              <w:sz w:val="24"/>
              <w:szCs w:val="24"/>
              <w:lang w:val="en-GB"/>
              <w:rPrChange w:id="4789" w:author="Alexandre Miguel Kaizeler Guedes Da Silva Afonso" w:date="2026-07-27T16:55:00Z" w16du:dateUtc="2026-07-27T15:55:00Z">
                <w:rPr>
                  <w:rFonts w:ascii="Arial" w:hAnsi="Arial" w:cs="Arial"/>
                  <w:sz w:val="24"/>
                  <w:szCs w:val="24"/>
                </w:rPr>
              </w:rPrChange>
            </w:rPr>
            <w:delText>7E</w:delText>
          </w:r>
        </w:del>
      </w:ins>
      <w:del w:id="4790" w:author="Alexandre Miguel Kaizeler Guedes Da Silva Afonso" w:date="2026-07-07T17:16:00Z" w16du:dateUtc="2026-07-07T16:16:00Z">
        <w:r w:rsidR="001F4D95" w:rsidRPr="00B475D4" w:rsidDel="00C15FD6">
          <w:rPr>
            <w:rFonts w:ascii="Arial" w:hAnsi="Arial" w:cs="Arial"/>
            <w:sz w:val="24"/>
            <w:szCs w:val="24"/>
            <w:lang w:val="en-GB"/>
            <w:rPrChange w:id="4791" w:author="Alexandre Miguel Kaizeler Guedes Da Silva Afonso" w:date="2026-07-27T16:55:00Z" w16du:dateUtc="2026-07-27T15:55:00Z">
              <w:rPr>
                <w:rFonts w:ascii="Arial" w:hAnsi="Arial" w:cs="Arial"/>
                <w:i/>
                <w:iCs/>
                <w:sz w:val="24"/>
                <w:szCs w:val="24"/>
              </w:rPr>
            </w:rPrChange>
          </w:rPr>
          <w:delText>)</w:delText>
        </w:r>
        <w:r w:rsidR="00937BB8" w:rsidRPr="00B475D4" w:rsidDel="00C15FD6">
          <w:rPr>
            <w:rFonts w:ascii="Arial" w:hAnsi="Arial" w:cs="Arial"/>
            <w:sz w:val="24"/>
            <w:szCs w:val="24"/>
            <w:lang w:val="en-GB"/>
            <w:rPrChange w:id="4792" w:author="Alexandre Miguel Kaizeler Guedes Da Silva Afonso" w:date="2026-07-27T16:55:00Z" w16du:dateUtc="2026-07-27T15:55:00Z">
              <w:rPr>
                <w:rFonts w:ascii="Arial" w:hAnsi="Arial" w:cs="Arial"/>
                <w:sz w:val="24"/>
                <w:szCs w:val="24"/>
              </w:rPr>
            </w:rPrChange>
          </w:rPr>
          <w:delText>, a gene known to modulate VDAC activity and promote ATP transport from mitochondria to the cytosol</w:delText>
        </w:r>
      </w:del>
      <w:r w:rsidR="00937BB8" w:rsidRPr="00B475D4">
        <w:rPr>
          <w:rFonts w:ascii="Arial" w:hAnsi="Arial" w:cs="Arial"/>
          <w:sz w:val="24"/>
          <w:szCs w:val="24"/>
          <w:lang w:val="en-GB"/>
          <w:rPrChange w:id="4793"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4794" w:author="Alexandre Miguel Kaizeler Guedes Da Silva Afonso" w:date="2026-07-27T16:55:00Z" w16du:dateUtc="2026-07-27T15:55:00Z">
            <w:rPr>
              <w:rFonts w:ascii="Arial" w:hAnsi="Arial" w:cs="Arial"/>
              <w:sz w:val="24"/>
              <w:szCs w:val="24"/>
            </w:rPr>
          </w:rPrChange>
        </w:rPr>
        <w:instrText xml:space="preserve"> ADDIN ZOTERO_ITEM CSL_CITATION {"citationID":"XtYX3QER","properties":{"formattedCitation":"\\super 105\\nosupersub{}","plainCitation":"105","noteIndex":0},"citationItems":[{"id":153,"uris":["http://zotero.org/users/local/q86rvdj2/items/3JQQKTGU"],"itemData":{"id":153,"type":"article-journal","abstract":"Abstract\n            Complex formation between hexokinase-II (HKII) and the mitochondrial VDAC1 is crucial to cell growth and survival. We hypothesize that HKII first inserts into the outer membrane of mitochondria (OMM) and then interacts with VDAC1 on the cytosolic leaflet of OMM to form a binary complex. To systematically investigate this process, we devised a hybrid approach. First, we describe membrane binding of HKII with molecular dynamics (MD) simulations employing a membrane mimetic model with enhanced lipid diffusion capturing membrane insertion of its H-anchor. The insertion depth of the H-anchor was then used to derive positional restraints in subsequent millisecond-scale Brownian dynamics (BD) simulations to preserve the membrane-bound pose of HKII during the formation of the HKII/VDAC1 binary complex. Multiple BD-derived structural models for the complex were further refined and their structural stability probed with additional MD simulations, resulting in one stable complex. A major feature in the complex is the partial (not complete) blockade of VDAC1’s permeation pathway, a result supported by our comparative electrophysiological measurements of the channel in the presence and absence of HKII. We also show how VDAC1 phosphorylation disrupts HKII binding, a feature that is verified by our electrophysiology recordings and has implications in mitochondria-mediated cell death.","container-title":"Communications Biology","DOI":"10.1038/s42003-021-02205-y","ISSN":"2399-3642","issue":"1","journalAbbreviation":"Commun Biol","language":"en","page":"667","source":"DOI.org (Crossref)","title":"Structural basis of complex formation between mitochondrial anion channel VDAC1 and Hexokinase-II","volume":"4","author":[{"family":"Haloi","given":"Nandan"},{"family":"Wen","given":"Po-Chao"},{"family":"Cheng","given":"Qunli"},{"family":"Yang","given":"Meiying"},{"family":"Natarajan","given":"Gayathri"},{"family":"Camara","given":"Amadou K. S."},{"family":"Kwok","given":"Wai-Meng"},{"family":"Tajkhorshid","given":"Emad"}],"issued":{"date-parts":[["2021",6,3]]}}}],"schema":"https://github.com/citation-style-language/schema/raw/master/csl-citation.json"} </w:instrText>
      </w:r>
      <w:r w:rsidR="00937BB8" w:rsidRPr="00B475D4">
        <w:rPr>
          <w:rFonts w:ascii="Arial" w:hAnsi="Arial" w:cs="Arial"/>
          <w:sz w:val="24"/>
          <w:szCs w:val="24"/>
          <w:lang w:val="en-GB"/>
          <w:rPrChange w:id="4795"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4796" w:author="Alexandre Miguel Kaizeler Guedes Da Silva Afonso" w:date="2026-07-27T16:55:00Z" w16du:dateUtc="2026-07-27T15:55:00Z">
            <w:rPr>
              <w:rFonts w:ascii="Arial" w:hAnsi="Arial" w:cs="Arial"/>
              <w:kern w:val="0"/>
              <w:sz w:val="24"/>
              <w:vertAlign w:val="superscript"/>
            </w:rPr>
          </w:rPrChange>
        </w:rPr>
        <w:t>105</w:t>
      </w:r>
      <w:r w:rsidR="00937BB8" w:rsidRPr="00B475D4">
        <w:rPr>
          <w:rFonts w:ascii="Arial" w:hAnsi="Arial" w:cs="Arial"/>
          <w:sz w:val="24"/>
          <w:szCs w:val="24"/>
          <w:lang w:val="en-GB"/>
          <w:rPrChange w:id="4797" w:author="Alexandre Miguel Kaizeler Guedes Da Silva Afonso" w:date="2026-07-27T16:55:00Z" w16du:dateUtc="2026-07-27T15:55:00Z">
            <w:rPr>
              <w:rFonts w:ascii="Arial" w:hAnsi="Arial" w:cs="Arial"/>
              <w:sz w:val="24"/>
              <w:szCs w:val="24"/>
            </w:rPr>
          </w:rPrChange>
        </w:rPr>
        <w:fldChar w:fldCharType="end"/>
      </w:r>
      <w:r w:rsidR="00937BB8" w:rsidRPr="00B475D4">
        <w:rPr>
          <w:rFonts w:ascii="Arial" w:hAnsi="Arial" w:cs="Arial"/>
          <w:sz w:val="24"/>
          <w:szCs w:val="24"/>
          <w:lang w:val="en-GB"/>
          <w:rPrChange w:id="4798" w:author="Alexandre Miguel Kaizeler Guedes Da Silva Afonso" w:date="2026-07-27T16:55:00Z" w16du:dateUtc="2026-07-27T15:55:00Z">
            <w:rPr>
              <w:rFonts w:ascii="Arial" w:hAnsi="Arial" w:cs="Arial"/>
              <w:sz w:val="24"/>
              <w:szCs w:val="24"/>
            </w:rPr>
          </w:rPrChange>
        </w:rPr>
        <w:t xml:space="preserve">. </w:t>
      </w:r>
      <w:ins w:id="4799" w:author="Alexandre Miguel Kaizeler Guedes Da Silva Afonso" w:date="2026-07-07T17:16:00Z" w16du:dateUtc="2026-07-07T16:16:00Z">
        <w:r w:rsidRPr="00B475D4">
          <w:rPr>
            <w:rFonts w:ascii="Arial" w:hAnsi="Arial" w:cs="Arial"/>
            <w:sz w:val="24"/>
            <w:szCs w:val="24"/>
            <w:lang w:val="en-GB"/>
            <w:rPrChange w:id="4800" w:author="Alexandre Miguel Kaizeler Guedes Da Silva Afonso" w:date="2026-07-27T16:55:00Z" w16du:dateUtc="2026-07-27T15:55:00Z">
              <w:rPr>
                <w:rFonts w:ascii="Arial" w:hAnsi="Arial" w:cs="Arial"/>
                <w:sz w:val="24"/>
                <w:szCs w:val="24"/>
              </w:rPr>
            </w:rPrChange>
          </w:rPr>
          <w:t>Given VDAC's role in mitochondrial dsRNA efflux</w:t>
        </w:r>
        <w:r w:rsidRPr="00B475D4" w:rsidDel="00C15FD6">
          <w:rPr>
            <w:rFonts w:ascii="Arial" w:hAnsi="Arial" w:cs="Arial"/>
            <w:sz w:val="24"/>
            <w:szCs w:val="24"/>
            <w:lang w:val="en-GB"/>
            <w:rPrChange w:id="4801" w:author="Alexandre Miguel Kaizeler Guedes Da Silva Afonso" w:date="2026-07-27T16:55:00Z" w16du:dateUtc="2026-07-27T15:55:00Z">
              <w:rPr>
                <w:rFonts w:ascii="Arial" w:hAnsi="Arial" w:cs="Arial"/>
                <w:sz w:val="24"/>
                <w:szCs w:val="24"/>
              </w:rPr>
            </w:rPrChange>
          </w:rPr>
          <w:t xml:space="preserve"> </w:t>
        </w:r>
      </w:ins>
      <w:del w:id="4802" w:author="Alexandre Miguel Kaizeler Guedes Da Silva Afonso" w:date="2026-07-07T17:16:00Z" w16du:dateUtc="2026-07-07T16:16:00Z">
        <w:r w:rsidR="00937BB8" w:rsidRPr="00B475D4" w:rsidDel="00C15FD6">
          <w:rPr>
            <w:rFonts w:ascii="Arial" w:hAnsi="Arial" w:cs="Arial"/>
            <w:sz w:val="24"/>
            <w:szCs w:val="24"/>
            <w:lang w:val="en-GB"/>
            <w:rPrChange w:id="4803" w:author="Alexandre Miguel Kaizeler Guedes Da Silva Afonso" w:date="2026-07-27T16:55:00Z" w16du:dateUtc="2026-07-27T15:55:00Z">
              <w:rPr>
                <w:rFonts w:ascii="Arial" w:hAnsi="Arial" w:cs="Arial"/>
                <w:sz w:val="24"/>
                <w:szCs w:val="24"/>
              </w:rPr>
            </w:rPrChange>
          </w:rPr>
          <w:delText>Since VDAC pores have also been shown to permit mitochondrial dsRNA leakage</w:delText>
        </w:r>
      </w:del>
      <w:r w:rsidR="00937BB8" w:rsidRPr="00B475D4">
        <w:rPr>
          <w:rFonts w:ascii="Arial" w:hAnsi="Arial" w:cs="Arial"/>
          <w:sz w:val="24"/>
          <w:szCs w:val="24"/>
          <w:lang w:val="en-GB"/>
          <w:rPrChange w:id="4804"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4805" w:author="Alexandre Miguel Kaizeler Guedes Da Silva Afonso" w:date="2026-07-27T16:55:00Z" w16du:dateUtc="2026-07-27T15:55:00Z">
            <w:rPr>
              <w:rFonts w:ascii="Arial" w:hAnsi="Arial" w:cs="Arial"/>
              <w:sz w:val="24"/>
              <w:szCs w:val="24"/>
            </w:rPr>
          </w:rPrChange>
        </w:rPr>
        <w:instrText xml:space="preserve"> ADDIN ZOTERO_ITEM CSL_CITATION {"citationID":"gRh6Ikz9","properties":{"formattedCitation":"\\super 60\\nosupersub{}","plainCitation":"60","noteIndex":0},"citationItems":[{"id":134,"uris":["http://zotero.org/users/local/q86rvdj2/items/HRYLS8CR"],"itemData":{"id":134,"type":"article-journal","abstract":"In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00937BB8" w:rsidRPr="00B475D4">
        <w:rPr>
          <w:rFonts w:ascii="Arial" w:hAnsi="Arial" w:cs="Arial"/>
          <w:sz w:val="24"/>
          <w:szCs w:val="24"/>
          <w:lang w:val="en-GB"/>
          <w:rPrChange w:id="4806"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4807" w:author="Alexandre Miguel Kaizeler Guedes Da Silva Afonso" w:date="2026-07-27T16:55:00Z" w16du:dateUtc="2026-07-27T15:55:00Z">
            <w:rPr>
              <w:rFonts w:ascii="Arial" w:hAnsi="Arial" w:cs="Arial"/>
              <w:kern w:val="0"/>
              <w:sz w:val="24"/>
              <w:vertAlign w:val="superscript"/>
            </w:rPr>
          </w:rPrChange>
        </w:rPr>
        <w:t>60</w:t>
      </w:r>
      <w:r w:rsidR="00937BB8" w:rsidRPr="00B475D4">
        <w:rPr>
          <w:rFonts w:ascii="Arial" w:hAnsi="Arial" w:cs="Arial"/>
          <w:sz w:val="24"/>
          <w:szCs w:val="24"/>
          <w:lang w:val="en-GB"/>
          <w:rPrChange w:id="4808" w:author="Alexandre Miguel Kaizeler Guedes Da Silva Afonso" w:date="2026-07-27T16:55:00Z" w16du:dateUtc="2026-07-27T15:55:00Z">
            <w:rPr>
              <w:rFonts w:ascii="Arial" w:hAnsi="Arial" w:cs="Arial"/>
              <w:sz w:val="24"/>
              <w:szCs w:val="24"/>
            </w:rPr>
          </w:rPrChange>
        </w:rPr>
        <w:fldChar w:fldCharType="end"/>
      </w:r>
      <w:r w:rsidR="00937BB8" w:rsidRPr="00B475D4">
        <w:rPr>
          <w:rFonts w:ascii="Arial" w:hAnsi="Arial" w:cs="Arial"/>
          <w:sz w:val="24"/>
          <w:szCs w:val="24"/>
          <w:lang w:val="en-GB"/>
          <w:rPrChange w:id="4809" w:author="Alexandre Miguel Kaizeler Guedes Da Silva Afonso" w:date="2026-07-27T16:55:00Z" w16du:dateUtc="2026-07-27T15:55:00Z">
            <w:rPr>
              <w:rFonts w:ascii="Arial" w:hAnsi="Arial" w:cs="Arial"/>
              <w:sz w:val="24"/>
              <w:szCs w:val="24"/>
            </w:rPr>
          </w:rPrChange>
        </w:rPr>
        <w:t xml:space="preserve">, </w:t>
      </w:r>
      <w:ins w:id="4810" w:author="Alexandre Miguel Kaizeler Guedes Da Silva Afonso" w:date="2026-07-07T17:17:00Z" w16du:dateUtc="2026-07-07T16:17:00Z">
        <w:r w:rsidRPr="00B475D4">
          <w:rPr>
            <w:rFonts w:ascii="Arial" w:hAnsi="Arial" w:cs="Arial"/>
            <w:sz w:val="24"/>
            <w:szCs w:val="24"/>
            <w:lang w:val="en-GB"/>
            <w:rPrChange w:id="4811" w:author="Alexandre Miguel Kaizeler Guedes Da Silva Afonso" w:date="2026-07-27T16:55:00Z" w16du:dateUtc="2026-07-27T15:55:00Z">
              <w:rPr>
                <w:rFonts w:ascii="Arial" w:hAnsi="Arial" w:cs="Arial"/>
                <w:sz w:val="24"/>
                <w:szCs w:val="24"/>
              </w:rPr>
            </w:rPrChange>
          </w:rPr>
          <w:t>we hypothesi</w:t>
        </w:r>
      </w:ins>
      <w:ins w:id="4812" w:author="Alexandre Miguel Kaizeler Guedes Da Silva Afonso" w:date="2026-07-07T17:25:00Z" w16du:dateUtc="2026-07-07T16:25:00Z">
        <w:r w:rsidR="00C37375" w:rsidRPr="00B475D4">
          <w:rPr>
            <w:rFonts w:ascii="Arial" w:hAnsi="Arial" w:cs="Arial"/>
            <w:sz w:val="24"/>
            <w:szCs w:val="24"/>
            <w:lang w:val="en-GB"/>
            <w:rPrChange w:id="4813" w:author="Alexandre Miguel Kaizeler Guedes Da Silva Afonso" w:date="2026-07-27T16:55:00Z" w16du:dateUtc="2026-07-27T15:55:00Z">
              <w:rPr>
                <w:rFonts w:ascii="Arial" w:hAnsi="Arial" w:cs="Arial"/>
                <w:sz w:val="24"/>
                <w:szCs w:val="24"/>
              </w:rPr>
            </w:rPrChange>
          </w:rPr>
          <w:t>z</w:t>
        </w:r>
      </w:ins>
      <w:ins w:id="4814" w:author="Alexandre Miguel Kaizeler Guedes Da Silva Afonso" w:date="2026-07-07T17:17:00Z" w16du:dateUtc="2026-07-07T16:17:00Z">
        <w:r w:rsidRPr="00B475D4">
          <w:rPr>
            <w:rFonts w:ascii="Arial" w:hAnsi="Arial" w:cs="Arial"/>
            <w:sz w:val="24"/>
            <w:szCs w:val="24"/>
            <w:lang w:val="en-GB"/>
            <w:rPrChange w:id="4815" w:author="Alexandre Miguel Kaizeler Guedes Da Silva Afonso" w:date="2026-07-27T16:55:00Z" w16du:dateUtc="2026-07-27T15:55:00Z">
              <w:rPr>
                <w:rFonts w:ascii="Arial" w:hAnsi="Arial" w:cs="Arial"/>
                <w:sz w:val="24"/>
                <w:szCs w:val="24"/>
              </w:rPr>
            </w:rPrChange>
          </w:rPr>
          <w:t>e that this axis could link SG formation to inflammatory signalling in these cancers</w:t>
        </w:r>
      </w:ins>
      <w:ins w:id="4816" w:author="Alexandre Miguel Kaizeler Guedes Da Silva Afonso" w:date="2026-07-07T17:25:00Z" w16du:dateUtc="2026-07-07T16:25:00Z">
        <w:r w:rsidR="00C37375" w:rsidRPr="00B475D4">
          <w:rPr>
            <w:rFonts w:ascii="Arial" w:hAnsi="Arial" w:cs="Arial"/>
            <w:sz w:val="24"/>
            <w:szCs w:val="24"/>
            <w:lang w:val="en-GB"/>
            <w:rPrChange w:id="4817" w:author="Alexandre Miguel Kaizeler Guedes Da Silva Afonso" w:date="2026-07-27T16:55:00Z" w16du:dateUtc="2026-07-27T15:55:00Z">
              <w:rPr>
                <w:rFonts w:ascii="Arial" w:hAnsi="Arial" w:cs="Arial"/>
                <w:sz w:val="24"/>
                <w:szCs w:val="24"/>
              </w:rPr>
            </w:rPrChange>
          </w:rPr>
          <w:t>.</w:t>
        </w:r>
      </w:ins>
      <w:ins w:id="4818" w:author="Alexandre Miguel Kaizeler Guedes Da Silva Afonso" w:date="2026-07-07T17:17:00Z" w16du:dateUtc="2026-07-07T16:17:00Z">
        <w:r w:rsidRPr="00B475D4">
          <w:rPr>
            <w:rFonts w:ascii="Arial" w:hAnsi="Arial" w:cs="Arial"/>
            <w:sz w:val="24"/>
            <w:szCs w:val="24"/>
            <w:lang w:val="en-GB"/>
            <w:rPrChange w:id="4819" w:author="Alexandre Miguel Kaizeler Guedes Da Silva Afonso" w:date="2026-07-27T16:55:00Z" w16du:dateUtc="2026-07-27T15:55:00Z">
              <w:rPr>
                <w:rFonts w:ascii="Arial" w:hAnsi="Arial" w:cs="Arial"/>
                <w:sz w:val="24"/>
                <w:szCs w:val="24"/>
              </w:rPr>
            </w:rPrChange>
          </w:rPr>
          <w:t xml:space="preserve"> </w:t>
        </w:r>
      </w:ins>
      <w:ins w:id="4820" w:author="Alexandre Miguel Kaizeler Guedes Da Silva Afonso" w:date="2026-07-07T17:25:00Z" w16du:dateUtc="2026-07-07T16:25:00Z">
        <w:r w:rsidR="00C37375" w:rsidRPr="00B475D4">
          <w:rPr>
            <w:rFonts w:ascii="Arial" w:hAnsi="Arial" w:cs="Arial"/>
            <w:sz w:val="24"/>
            <w:szCs w:val="24"/>
            <w:lang w:val="en-GB"/>
            <w:rPrChange w:id="4821" w:author="Alexandre Miguel Kaizeler Guedes Da Silva Afonso" w:date="2026-07-27T16:55:00Z" w16du:dateUtc="2026-07-27T15:55:00Z">
              <w:rPr>
                <w:rFonts w:ascii="Arial" w:hAnsi="Arial" w:cs="Arial"/>
                <w:sz w:val="24"/>
                <w:szCs w:val="24"/>
              </w:rPr>
            </w:rPrChange>
          </w:rPr>
          <w:t>W</w:t>
        </w:r>
      </w:ins>
      <w:ins w:id="4822" w:author="Alexandre Miguel Kaizeler Guedes Da Silva Afonso" w:date="2026-07-07T17:17:00Z" w16du:dateUtc="2026-07-07T16:17:00Z">
        <w:r w:rsidRPr="00B475D4">
          <w:rPr>
            <w:rFonts w:ascii="Arial" w:hAnsi="Arial" w:cs="Arial"/>
            <w:sz w:val="24"/>
            <w:szCs w:val="24"/>
            <w:lang w:val="en-GB"/>
            <w:rPrChange w:id="4823" w:author="Alexandre Miguel Kaizeler Guedes Da Silva Afonso" w:date="2026-07-27T16:55:00Z" w16du:dateUtc="2026-07-27T15:55:00Z">
              <w:rPr>
                <w:rFonts w:ascii="Arial" w:hAnsi="Arial" w:cs="Arial"/>
                <w:sz w:val="24"/>
                <w:szCs w:val="24"/>
              </w:rPr>
            </w:rPrChange>
          </w:rPr>
          <w:t>e present this explicitly as a hypothesis for future functional validation.</w:t>
        </w:r>
      </w:ins>
      <w:del w:id="4824" w:author="Alexandre Miguel Kaizeler Guedes Da Silva Afonso" w:date="2026-07-07T17:17:00Z" w16du:dateUtc="2026-07-07T16:17:00Z">
        <w:r w:rsidR="00937BB8" w:rsidRPr="00B475D4" w:rsidDel="00C15FD6">
          <w:rPr>
            <w:rFonts w:ascii="Arial" w:hAnsi="Arial" w:cs="Arial"/>
            <w:sz w:val="24"/>
            <w:szCs w:val="24"/>
            <w:lang w:val="en-GB"/>
            <w:rPrChange w:id="4825" w:author="Alexandre Miguel Kaizeler Guedes Da Silva Afonso" w:date="2026-07-27T16:55:00Z" w16du:dateUtc="2026-07-27T15:55:00Z">
              <w:rPr>
                <w:rFonts w:ascii="Arial" w:hAnsi="Arial" w:cs="Arial"/>
                <w:sz w:val="24"/>
                <w:szCs w:val="24"/>
              </w:rPr>
            </w:rPrChange>
          </w:rPr>
          <w:delText xml:space="preserve">it is tempting to speculate </w:delText>
        </w:r>
      </w:del>
      <w:ins w:id="4826" w:author="Nuno Morais" w:date="2026-07-06T18:05:00Z" w16du:dateUtc="2026-07-06T17:05:00Z">
        <w:del w:id="4827" w:author="Alexandre Miguel Kaizeler Guedes Da Silva Afonso" w:date="2026-07-07T17:17:00Z" w16du:dateUtc="2026-07-07T16:17:00Z">
          <w:r w:rsidR="00EC0932" w:rsidRPr="00B475D4" w:rsidDel="00C15FD6">
            <w:rPr>
              <w:rFonts w:ascii="Arial" w:hAnsi="Arial" w:cs="Arial"/>
              <w:sz w:val="24"/>
              <w:szCs w:val="24"/>
              <w:lang w:val="en-GB"/>
              <w:rPrChange w:id="4828" w:author="Alexandre Miguel Kaizeler Guedes Da Silva Afonso" w:date="2026-07-27T16:55:00Z" w16du:dateUtc="2026-07-27T15:55:00Z">
                <w:rPr>
                  <w:rFonts w:ascii="Arial" w:hAnsi="Arial" w:cs="Arial"/>
                  <w:sz w:val="24"/>
                  <w:szCs w:val="24"/>
                </w:rPr>
              </w:rPrChange>
            </w:rPr>
            <w:delText xml:space="preserve">hypothesize </w:delText>
          </w:r>
        </w:del>
      </w:ins>
      <w:del w:id="4829" w:author="Alexandre Miguel Kaizeler Guedes Da Silva Afonso" w:date="2026-07-07T17:17:00Z" w16du:dateUtc="2026-07-07T16:17:00Z">
        <w:r w:rsidR="00937BB8" w:rsidRPr="00B475D4" w:rsidDel="00C15FD6">
          <w:rPr>
            <w:rFonts w:ascii="Arial" w:hAnsi="Arial" w:cs="Arial"/>
            <w:sz w:val="24"/>
            <w:szCs w:val="24"/>
            <w:lang w:val="en-GB"/>
            <w:rPrChange w:id="4830" w:author="Alexandre Miguel Kaizeler Guedes Da Silva Afonso" w:date="2026-07-27T16:55:00Z" w16du:dateUtc="2026-07-27T15:55:00Z">
              <w:rPr>
                <w:rFonts w:ascii="Arial" w:hAnsi="Arial" w:cs="Arial"/>
                <w:sz w:val="24"/>
                <w:szCs w:val="24"/>
              </w:rPr>
            </w:rPrChange>
          </w:rPr>
          <w:delText xml:space="preserve">that this mechanism could link SG formation to inflammatory signaling in these </w:delText>
        </w:r>
      </w:del>
      <w:ins w:id="4831" w:author="Nuno Morais" w:date="2026-07-06T18:06:00Z" w16du:dateUtc="2026-07-06T17:06:00Z">
        <w:del w:id="4832" w:author="Alexandre Miguel Kaizeler Guedes Da Silva Afonso" w:date="2026-07-07T17:17:00Z" w16du:dateUtc="2026-07-07T16:17:00Z">
          <w:r w:rsidR="00282A57" w:rsidRPr="00B475D4" w:rsidDel="00C15FD6">
            <w:rPr>
              <w:rFonts w:ascii="Arial" w:hAnsi="Arial" w:cs="Arial"/>
              <w:sz w:val="24"/>
              <w:szCs w:val="24"/>
              <w:lang w:val="en-GB"/>
              <w:rPrChange w:id="4833" w:author="Alexandre Miguel Kaizeler Guedes Da Silva Afonso" w:date="2026-07-27T16:55:00Z" w16du:dateUtc="2026-07-27T15:55:00Z">
                <w:rPr>
                  <w:rFonts w:ascii="Arial" w:hAnsi="Arial" w:cs="Arial"/>
                  <w:sz w:val="24"/>
                  <w:szCs w:val="24"/>
                </w:rPr>
              </w:rPrChange>
            </w:rPr>
            <w:delText xml:space="preserve">those </w:delText>
          </w:r>
        </w:del>
      </w:ins>
      <w:del w:id="4834" w:author="Alexandre Miguel Kaizeler Guedes Da Silva Afonso" w:date="2026-07-07T17:17:00Z" w16du:dateUtc="2026-07-07T16:17:00Z">
        <w:r w:rsidR="00937BB8" w:rsidRPr="00B475D4" w:rsidDel="00C15FD6">
          <w:rPr>
            <w:rFonts w:ascii="Arial" w:hAnsi="Arial" w:cs="Arial"/>
            <w:sz w:val="24"/>
            <w:szCs w:val="24"/>
            <w:lang w:val="en-GB"/>
            <w:rPrChange w:id="4835" w:author="Alexandre Miguel Kaizeler Guedes Da Silva Afonso" w:date="2026-07-27T16:55:00Z" w16du:dateUtc="2026-07-27T15:55:00Z">
              <w:rPr>
                <w:rFonts w:ascii="Arial" w:hAnsi="Arial" w:cs="Arial"/>
                <w:sz w:val="24"/>
                <w:szCs w:val="24"/>
              </w:rPr>
            </w:rPrChange>
          </w:rPr>
          <w:delText xml:space="preserve">cancers. However, confirming whether our proposed model operates in this context will require additional experimental validation. </w:delText>
        </w:r>
        <w:commentRangeStart w:id="4836"/>
        <w:r w:rsidR="00937BB8" w:rsidRPr="00B475D4" w:rsidDel="00C15FD6">
          <w:rPr>
            <w:rFonts w:ascii="Arial" w:hAnsi="Arial" w:cs="Arial"/>
            <w:sz w:val="24"/>
            <w:szCs w:val="24"/>
            <w:lang w:val="en-GB"/>
            <w:rPrChange w:id="4837" w:author="Alexandre Miguel Kaizeler Guedes Da Silva Afonso" w:date="2026-07-27T16:55:00Z" w16du:dateUtc="2026-07-27T15:55:00Z">
              <w:rPr>
                <w:rFonts w:ascii="Arial" w:hAnsi="Arial" w:cs="Arial"/>
                <w:sz w:val="24"/>
                <w:szCs w:val="24"/>
              </w:rPr>
            </w:rPrChange>
          </w:rPr>
          <w:delText xml:space="preserve">We present this as a hypothesis rather than a conclusion, with the hope that it </w:delText>
        </w:r>
      </w:del>
      <w:ins w:id="4838" w:author="Nuno Morais" w:date="2026-07-06T18:07:00Z" w16du:dateUtc="2026-07-06T17:07:00Z">
        <w:del w:id="4839" w:author="Alexandre Miguel Kaizeler Guedes Da Silva Afonso" w:date="2026-07-07T17:17:00Z" w16du:dateUtc="2026-07-07T16:17:00Z">
          <w:r w:rsidR="00282A57" w:rsidRPr="00B475D4" w:rsidDel="00C15FD6">
            <w:rPr>
              <w:rFonts w:ascii="Arial" w:hAnsi="Arial" w:cs="Arial"/>
              <w:sz w:val="24"/>
              <w:szCs w:val="24"/>
              <w:lang w:val="en-GB"/>
              <w:rPrChange w:id="4840" w:author="Alexandre Miguel Kaizeler Guedes Da Silva Afonso" w:date="2026-07-27T16:55:00Z" w16du:dateUtc="2026-07-27T15:55:00Z">
                <w:rPr>
                  <w:rFonts w:ascii="Arial" w:hAnsi="Arial" w:cs="Arial"/>
                  <w:sz w:val="24"/>
                  <w:szCs w:val="24"/>
                </w:rPr>
              </w:rPrChange>
            </w:rPr>
            <w:delText xml:space="preserve">this hypothesis </w:delText>
          </w:r>
        </w:del>
      </w:ins>
      <w:del w:id="4841" w:author="Alexandre Miguel Kaizeler Guedes Da Silva Afonso" w:date="2026-07-07T17:17:00Z" w16du:dateUtc="2026-07-07T16:17:00Z">
        <w:r w:rsidR="00937BB8" w:rsidRPr="00B475D4" w:rsidDel="00C15FD6">
          <w:rPr>
            <w:rFonts w:ascii="Arial" w:hAnsi="Arial" w:cs="Arial"/>
            <w:sz w:val="24"/>
            <w:szCs w:val="24"/>
            <w:lang w:val="en-GB"/>
            <w:rPrChange w:id="4842" w:author="Alexandre Miguel Kaizeler Guedes Da Silva Afonso" w:date="2026-07-27T16:55:00Z" w16du:dateUtc="2026-07-27T15:55:00Z">
              <w:rPr>
                <w:rFonts w:ascii="Arial" w:hAnsi="Arial" w:cs="Arial"/>
                <w:sz w:val="24"/>
                <w:szCs w:val="24"/>
              </w:rPr>
            </w:rPrChange>
          </w:rPr>
          <w:delText>may guide</w:delText>
        </w:r>
      </w:del>
      <w:ins w:id="4843" w:author="Nuno Morais" w:date="2026-07-06T18:07:00Z" w16du:dateUtc="2026-07-06T17:07:00Z">
        <w:del w:id="4844" w:author="Alexandre Miguel Kaizeler Guedes Da Silva Afonso" w:date="2026-07-07T17:17:00Z" w16du:dateUtc="2026-07-07T16:17:00Z">
          <w:r w:rsidR="00282A57" w:rsidRPr="00B475D4" w:rsidDel="00C15FD6">
            <w:rPr>
              <w:rFonts w:ascii="Arial" w:hAnsi="Arial" w:cs="Arial"/>
              <w:sz w:val="24"/>
              <w:szCs w:val="24"/>
              <w:lang w:val="en-GB"/>
              <w:rPrChange w:id="4845" w:author="Alexandre Miguel Kaizeler Guedes Da Silva Afonso" w:date="2026-07-27T16:55:00Z" w16du:dateUtc="2026-07-27T15:55:00Z">
                <w:rPr>
                  <w:rFonts w:ascii="Arial" w:hAnsi="Arial" w:cs="Arial"/>
                  <w:sz w:val="24"/>
                  <w:szCs w:val="24"/>
                </w:rPr>
              </w:rPrChange>
            </w:rPr>
            <w:delText>s</w:delText>
          </w:r>
        </w:del>
      </w:ins>
      <w:del w:id="4846" w:author="Alexandre Miguel Kaizeler Guedes Da Silva Afonso" w:date="2026-07-07T17:17:00Z" w16du:dateUtc="2026-07-07T16:17:00Z">
        <w:r w:rsidR="00937BB8" w:rsidRPr="00B475D4" w:rsidDel="00C15FD6">
          <w:rPr>
            <w:rFonts w:ascii="Arial" w:hAnsi="Arial" w:cs="Arial"/>
            <w:sz w:val="24"/>
            <w:szCs w:val="24"/>
            <w:lang w:val="en-GB"/>
            <w:rPrChange w:id="4847" w:author="Alexandre Miguel Kaizeler Guedes Da Silva Afonso" w:date="2026-07-27T16:55:00Z" w16du:dateUtc="2026-07-27T15:55:00Z">
              <w:rPr>
                <w:rFonts w:ascii="Arial" w:hAnsi="Arial" w:cs="Arial"/>
                <w:sz w:val="24"/>
                <w:szCs w:val="24"/>
              </w:rPr>
            </w:rPrChange>
          </w:rPr>
          <w:delText xml:space="preserve"> future </w:delText>
        </w:r>
      </w:del>
      <w:ins w:id="4848" w:author="Nuno Morais" w:date="2026-07-06T18:07:00Z" w16du:dateUtc="2026-07-06T17:07:00Z">
        <w:del w:id="4849" w:author="Alexandre Miguel Kaizeler Guedes Da Silva Afonso" w:date="2026-07-07T17:17:00Z" w16du:dateUtc="2026-07-07T16:17:00Z">
          <w:r w:rsidR="00282A57" w:rsidRPr="00B475D4" w:rsidDel="00C15FD6">
            <w:rPr>
              <w:rFonts w:ascii="Arial" w:hAnsi="Arial" w:cs="Arial"/>
              <w:sz w:val="24"/>
              <w:szCs w:val="24"/>
              <w:lang w:val="en-GB"/>
              <w:rPrChange w:id="4850" w:author="Alexandre Miguel Kaizeler Guedes Da Silva Afonso" w:date="2026-07-27T16:55:00Z" w16du:dateUtc="2026-07-27T15:55:00Z">
                <w:rPr>
                  <w:rFonts w:ascii="Arial" w:hAnsi="Arial" w:cs="Arial"/>
                  <w:sz w:val="24"/>
                  <w:szCs w:val="24"/>
                </w:rPr>
              </w:rPrChange>
            </w:rPr>
            <w:delText xml:space="preserve">functional </w:delText>
          </w:r>
        </w:del>
      </w:ins>
      <w:ins w:id="4851" w:author="Nuno Morais" w:date="2026-07-06T18:08:00Z" w16du:dateUtc="2026-07-06T17:08:00Z">
        <w:del w:id="4852" w:author="Alexandre Miguel Kaizeler Guedes Da Silva Afonso" w:date="2026-07-07T17:17:00Z" w16du:dateUtc="2026-07-07T16:17:00Z">
          <w:r w:rsidR="00282A57" w:rsidRPr="00B475D4" w:rsidDel="00C15FD6">
            <w:rPr>
              <w:rFonts w:ascii="Arial" w:hAnsi="Arial" w:cs="Arial"/>
              <w:sz w:val="24"/>
              <w:szCs w:val="24"/>
              <w:lang w:val="en-GB"/>
              <w:rPrChange w:id="4853" w:author="Alexandre Miguel Kaizeler Guedes Da Silva Afonso" w:date="2026-07-27T16:55:00Z" w16du:dateUtc="2026-07-27T15:55:00Z">
                <w:rPr>
                  <w:rFonts w:ascii="Arial" w:hAnsi="Arial" w:cs="Arial"/>
                  <w:sz w:val="24"/>
                  <w:szCs w:val="24"/>
                </w:rPr>
              </w:rPrChange>
            </w:rPr>
            <w:delText xml:space="preserve">valitation </w:delText>
          </w:r>
        </w:del>
      </w:ins>
      <w:del w:id="4854" w:author="Alexandre Miguel Kaizeler Guedes Da Silva Afonso" w:date="2026-07-07T17:17:00Z" w16du:dateUtc="2026-07-07T16:17:00Z">
        <w:r w:rsidR="00937BB8" w:rsidRPr="00B475D4" w:rsidDel="00C15FD6">
          <w:rPr>
            <w:rFonts w:ascii="Arial" w:hAnsi="Arial" w:cs="Arial"/>
            <w:sz w:val="24"/>
            <w:szCs w:val="24"/>
            <w:lang w:val="en-GB"/>
            <w:rPrChange w:id="4855" w:author="Alexandre Miguel Kaizeler Guedes Da Silva Afonso" w:date="2026-07-27T16:55:00Z" w16du:dateUtc="2026-07-27T15:55:00Z">
              <w:rPr>
                <w:rFonts w:ascii="Arial" w:hAnsi="Arial" w:cs="Arial"/>
                <w:sz w:val="24"/>
                <w:szCs w:val="24"/>
              </w:rPr>
            </w:rPrChange>
          </w:rPr>
          <w:delText>studies.</w:delText>
        </w:r>
        <w:commentRangeEnd w:id="4836"/>
        <w:r w:rsidR="00706B92" w:rsidRPr="00B475D4" w:rsidDel="00C15FD6">
          <w:rPr>
            <w:rStyle w:val="Refdecomentrio"/>
            <w:rFonts w:ascii="Arial" w:hAnsi="Arial" w:cs="Arial"/>
            <w:sz w:val="24"/>
            <w:szCs w:val="24"/>
            <w:lang w:val="en-GB"/>
            <w:rPrChange w:id="4856" w:author="Alexandre Miguel Kaizeler Guedes Da Silva Afonso" w:date="2026-07-27T16:55:00Z" w16du:dateUtc="2026-07-27T15:55:00Z">
              <w:rPr>
                <w:rStyle w:val="Refdecomentrio"/>
                <w:rFonts w:ascii="Arial" w:hAnsi="Arial" w:cs="Arial"/>
                <w:sz w:val="24"/>
                <w:szCs w:val="24"/>
              </w:rPr>
            </w:rPrChange>
          </w:rPr>
          <w:commentReference w:id="4836"/>
        </w:r>
      </w:del>
    </w:p>
    <w:p w14:paraId="137B5C3C" w14:textId="77127D37" w:rsidR="00582208" w:rsidRPr="00B475D4" w:rsidDel="00C15FD6" w:rsidRDefault="00C15FD6" w:rsidP="00582208">
      <w:pPr>
        <w:jc w:val="both"/>
        <w:rPr>
          <w:del w:id="4857" w:author="Alexandre Miguel Kaizeler Guedes Da Silva Afonso" w:date="2026-07-07T17:17:00Z" w16du:dateUtc="2026-07-07T16:17:00Z"/>
          <w:rFonts w:ascii="Arial" w:hAnsi="Arial" w:cs="Arial"/>
          <w:sz w:val="24"/>
          <w:szCs w:val="24"/>
          <w:lang w:val="en-GB"/>
          <w:rPrChange w:id="4858" w:author="Alexandre Miguel Kaizeler Guedes Da Silva Afonso" w:date="2026-07-27T16:55:00Z" w16du:dateUtc="2026-07-27T15:55:00Z">
            <w:rPr>
              <w:del w:id="4859" w:author="Alexandre Miguel Kaizeler Guedes Da Silva Afonso" w:date="2026-07-07T17:17:00Z" w16du:dateUtc="2026-07-07T16:17:00Z"/>
              <w:rFonts w:ascii="Arial" w:hAnsi="Arial" w:cs="Arial"/>
              <w:sz w:val="24"/>
              <w:szCs w:val="24"/>
            </w:rPr>
          </w:rPrChange>
        </w:rPr>
      </w:pPr>
      <w:ins w:id="4860" w:author="Alexandre Miguel Kaizeler Guedes Da Silva Afonso" w:date="2026-07-07T17:17:00Z" w16du:dateUtc="2026-07-07T16:17:00Z">
        <w:r w:rsidRPr="00B475D4">
          <w:rPr>
            <w:rFonts w:ascii="Arial" w:hAnsi="Arial" w:cs="Arial"/>
            <w:sz w:val="24"/>
            <w:szCs w:val="24"/>
            <w:lang w:val="en-GB"/>
            <w:rPrChange w:id="4861" w:author="Alexandre Miguel Kaizeler Guedes Da Silva Afonso" w:date="2026-07-27T16:55:00Z" w16du:dateUtc="2026-07-27T15:55:00Z">
              <w:rPr>
                <w:rFonts w:ascii="Arial" w:hAnsi="Arial" w:cs="Arial"/>
                <w:sz w:val="24"/>
                <w:szCs w:val="24"/>
              </w:rPr>
            </w:rPrChange>
          </w:rPr>
          <w:t>In summary, we identify recurring technical sources of variability across published SG transcriptomes and propose a corrected, consolidated SG transcriptome alongside the transcriptomic changes accompanying SG assembly. SG formation was associated with downregulation of stress- and inflammation-related pathways, suggesting a stressor-independent protective response, and our data support a model in which SGs modulate inflammatory signalling via sequestration of mitochondrial dsRNA, with translational relevance suggested by the SG-Score's behaviour in a subset of cancers.</w:t>
        </w:r>
      </w:ins>
      <w:del w:id="4862" w:author="Alexandre Miguel Kaizeler Guedes Da Silva Afonso" w:date="2026-07-07T17:17:00Z" w16du:dateUtc="2026-07-07T16:17:00Z">
        <w:r w:rsidR="0096738B" w:rsidRPr="00B475D4" w:rsidDel="00C15FD6">
          <w:rPr>
            <w:rFonts w:ascii="Arial" w:hAnsi="Arial" w:cs="Arial"/>
            <w:sz w:val="24"/>
            <w:szCs w:val="24"/>
            <w:lang w:val="en-GB"/>
            <w:rPrChange w:id="4863" w:author="Alexandre Miguel Kaizeler Guedes Da Silva Afonso" w:date="2026-07-27T16:55:00Z" w16du:dateUtc="2026-07-27T15:55:00Z">
              <w:rPr>
                <w:rFonts w:ascii="Arial" w:hAnsi="Arial" w:cs="Arial"/>
                <w:sz w:val="24"/>
                <w:szCs w:val="24"/>
              </w:rPr>
            </w:rPrChange>
          </w:rPr>
          <w:delText>In conclusion, we identified and addressed several challenges associated with SG-related transcriptomic datasets and compiled what we propose to be a</w:delText>
        </w:r>
        <w:r w:rsidR="005317A7" w:rsidRPr="00B475D4" w:rsidDel="00C15FD6">
          <w:rPr>
            <w:rFonts w:ascii="Arial" w:hAnsi="Arial" w:cs="Arial"/>
            <w:sz w:val="24"/>
            <w:szCs w:val="24"/>
            <w:lang w:val="en-GB"/>
            <w:rPrChange w:id="4864" w:author="Alexandre Miguel Kaizeler Guedes Da Silva Afonso" w:date="2026-07-27T16:55:00Z" w16du:dateUtc="2026-07-27T15:55:00Z">
              <w:rPr>
                <w:rFonts w:ascii="Arial" w:hAnsi="Arial" w:cs="Arial"/>
                <w:sz w:val="24"/>
                <w:szCs w:val="24"/>
              </w:rPr>
            </w:rPrChange>
          </w:rPr>
          <w:delText xml:space="preserve">n </w:delText>
        </w:r>
        <w:r w:rsidR="0096738B" w:rsidRPr="00B475D4" w:rsidDel="00C15FD6">
          <w:rPr>
            <w:rFonts w:ascii="Arial" w:hAnsi="Arial" w:cs="Arial"/>
            <w:sz w:val="24"/>
            <w:szCs w:val="24"/>
            <w:lang w:val="en-GB"/>
            <w:rPrChange w:id="4865" w:author="Alexandre Miguel Kaizeler Guedes Da Silva Afonso" w:date="2026-07-27T16:55:00Z" w16du:dateUtc="2026-07-27T15:55:00Z">
              <w:rPr>
                <w:rFonts w:ascii="Arial" w:hAnsi="Arial" w:cs="Arial"/>
                <w:sz w:val="24"/>
                <w:szCs w:val="24"/>
              </w:rPr>
            </w:rPrChange>
          </w:rPr>
          <w:delText xml:space="preserve">accurate representation of the SG transcriptome, along with </w:delText>
        </w:r>
      </w:del>
      <w:ins w:id="4866" w:author="Nuno Morais" w:date="2026-07-06T18:09:00Z" w16du:dateUtc="2026-07-06T17:09:00Z">
        <w:del w:id="4867" w:author="Alexandre Miguel Kaizeler Guedes Da Silva Afonso" w:date="2026-07-07T17:17:00Z" w16du:dateUtc="2026-07-07T16:17:00Z">
          <w:r w:rsidR="00282A57" w:rsidRPr="00B475D4" w:rsidDel="00C15FD6">
            <w:rPr>
              <w:rFonts w:ascii="Arial" w:hAnsi="Arial" w:cs="Arial"/>
              <w:sz w:val="24"/>
              <w:szCs w:val="24"/>
              <w:lang w:val="en-GB"/>
              <w:rPrChange w:id="4868" w:author="Alexandre Miguel Kaizeler Guedes Da Silva Afonso" w:date="2026-07-27T16:55:00Z" w16du:dateUtc="2026-07-27T15:55:00Z">
                <w:rPr>
                  <w:rFonts w:ascii="Arial" w:hAnsi="Arial" w:cs="Arial"/>
                  <w:sz w:val="24"/>
                  <w:szCs w:val="24"/>
                </w:rPr>
              </w:rPrChange>
            </w:rPr>
            <w:delText xml:space="preserve">cellular </w:delText>
          </w:r>
        </w:del>
      </w:ins>
      <w:del w:id="4869" w:author="Alexandre Miguel Kaizeler Guedes Da Silva Afonso" w:date="2026-07-07T17:17:00Z" w16du:dateUtc="2026-07-07T16:17:00Z">
        <w:r w:rsidR="0096738B" w:rsidRPr="00B475D4" w:rsidDel="00C15FD6">
          <w:rPr>
            <w:rFonts w:ascii="Arial" w:hAnsi="Arial" w:cs="Arial"/>
            <w:sz w:val="24"/>
            <w:szCs w:val="24"/>
            <w:lang w:val="en-GB"/>
            <w:rPrChange w:id="4870" w:author="Alexandre Miguel Kaizeler Guedes Da Silva Afonso" w:date="2026-07-27T16:55:00Z" w16du:dateUtc="2026-07-27T15:55:00Z">
              <w:rPr>
                <w:rFonts w:ascii="Arial" w:hAnsi="Arial" w:cs="Arial"/>
                <w:sz w:val="24"/>
                <w:szCs w:val="24"/>
              </w:rPr>
            </w:rPrChange>
          </w:rPr>
          <w:delText>transcriptomic changes that accompany SG assembly. Notably, SG formation was associated with the downregulation of stress- and inflammation-related pathways, potentially reflecting a protective cellular response that occurs independently of the specific stressor.</w:delText>
        </w:r>
      </w:del>
    </w:p>
    <w:p w14:paraId="134D2B86" w14:textId="77777777" w:rsidR="00C15FD6" w:rsidRPr="00B475D4" w:rsidRDefault="00C15FD6" w:rsidP="00582208">
      <w:pPr>
        <w:jc w:val="both"/>
        <w:rPr>
          <w:ins w:id="4871" w:author="Alexandre Miguel Kaizeler Guedes Da Silva Afonso" w:date="2026-07-07T17:17:00Z" w16du:dateUtc="2026-07-07T16:17:00Z"/>
          <w:rFonts w:ascii="Arial" w:hAnsi="Arial" w:cs="Arial"/>
          <w:sz w:val="24"/>
          <w:szCs w:val="24"/>
          <w:lang w:val="en-GB"/>
          <w:rPrChange w:id="4872" w:author="Alexandre Miguel Kaizeler Guedes Da Silva Afonso" w:date="2026-07-27T16:55:00Z" w16du:dateUtc="2026-07-27T15:55:00Z">
            <w:rPr>
              <w:ins w:id="4873" w:author="Alexandre Miguel Kaizeler Guedes Da Silva Afonso" w:date="2026-07-07T17:17:00Z" w16du:dateUtc="2026-07-07T16:17:00Z"/>
              <w:rFonts w:ascii="Arial" w:hAnsi="Arial" w:cs="Arial"/>
              <w:sz w:val="24"/>
              <w:szCs w:val="24"/>
            </w:rPr>
          </w:rPrChange>
        </w:rPr>
      </w:pPr>
    </w:p>
    <w:p w14:paraId="7ED394B7" w14:textId="2318C149" w:rsidR="00C15FD6" w:rsidRPr="00B475D4" w:rsidRDefault="00C15FD6">
      <w:pPr>
        <w:pStyle w:val="Ttulo1"/>
        <w:rPr>
          <w:ins w:id="4874" w:author="Alexandre Miguel Kaizeler Guedes Da Silva Afonso" w:date="2026-07-07T17:17:00Z" w16du:dateUtc="2026-07-07T16:17:00Z"/>
          <w:lang w:val="en-GB"/>
          <w:rPrChange w:id="4875" w:author="Alexandre Miguel Kaizeler Guedes Da Silva Afonso" w:date="2026-07-27T16:55:00Z" w16du:dateUtc="2026-07-27T15:55:00Z">
            <w:rPr>
              <w:ins w:id="4876" w:author="Alexandre Miguel Kaizeler Guedes Da Silva Afonso" w:date="2026-07-07T17:17:00Z" w16du:dateUtc="2026-07-07T16:17:00Z"/>
              <w:rFonts w:ascii="Arial" w:hAnsi="Arial" w:cs="Arial"/>
              <w:sz w:val="24"/>
              <w:szCs w:val="24"/>
            </w:rPr>
          </w:rPrChange>
        </w:rPr>
        <w:pPrChange w:id="4877" w:author="Alexandre Miguel Kaizeler Guedes Da Silva Afonso" w:date="2026-07-07T17:17:00Z" w16du:dateUtc="2026-07-07T16:17:00Z">
          <w:pPr>
            <w:jc w:val="both"/>
          </w:pPr>
        </w:pPrChange>
      </w:pPr>
      <w:ins w:id="4878" w:author="Alexandre Miguel Kaizeler Guedes Da Silva Afonso" w:date="2026-07-07T17:17:00Z" w16du:dateUtc="2026-07-07T16:17:00Z">
        <w:r w:rsidRPr="00B475D4">
          <w:rPr>
            <w:lang w:val="en-GB"/>
            <w:rPrChange w:id="4879" w:author="Alexandre Miguel Kaizeler Guedes Da Silva Afonso" w:date="2026-07-27T16:55:00Z" w16du:dateUtc="2026-07-27T15:55:00Z">
              <w:rPr/>
            </w:rPrChange>
          </w:rPr>
          <w:t>Limi</w:t>
        </w:r>
      </w:ins>
      <w:ins w:id="4880" w:author="Alexandre Miguel Kaizeler Guedes Da Silva Afonso" w:date="2026-07-07T17:18:00Z" w16du:dateUtc="2026-07-07T16:18:00Z">
        <w:r w:rsidRPr="00B475D4">
          <w:rPr>
            <w:lang w:val="en-GB"/>
            <w:rPrChange w:id="4881" w:author="Alexandre Miguel Kaizeler Guedes Da Silva Afonso" w:date="2026-07-27T16:55:00Z" w16du:dateUtc="2026-07-27T15:55:00Z">
              <w:rPr/>
            </w:rPrChange>
          </w:rPr>
          <w:t>tations of the Study</w:t>
        </w:r>
      </w:ins>
    </w:p>
    <w:p w14:paraId="4DE363A5" w14:textId="46CA0478" w:rsidR="00C37375" w:rsidRPr="00B475D4" w:rsidRDefault="00C37375" w:rsidP="00582208">
      <w:pPr>
        <w:jc w:val="both"/>
        <w:rPr>
          <w:ins w:id="4882" w:author="Alexandre Miguel Kaizeler Guedes Da Silva Afonso" w:date="2026-07-07T17:29:00Z" w16du:dateUtc="2026-07-07T16:29:00Z"/>
          <w:rFonts w:ascii="Arial" w:hAnsi="Arial" w:cs="Arial"/>
          <w:sz w:val="24"/>
          <w:szCs w:val="24"/>
          <w:lang w:val="en-GB"/>
          <w:rPrChange w:id="4883" w:author="Alexandre Miguel Kaizeler Guedes Da Silva Afonso" w:date="2026-07-27T16:55:00Z" w16du:dateUtc="2026-07-27T15:55:00Z">
            <w:rPr>
              <w:ins w:id="4884" w:author="Alexandre Miguel Kaizeler Guedes Da Silva Afonso" w:date="2026-07-07T17:29:00Z" w16du:dateUtc="2026-07-07T16:29:00Z"/>
              <w:rFonts w:ascii="Arial" w:hAnsi="Arial" w:cs="Arial"/>
              <w:sz w:val="24"/>
              <w:szCs w:val="24"/>
            </w:rPr>
          </w:rPrChange>
        </w:rPr>
      </w:pPr>
      <w:ins w:id="4885" w:author="Alexandre Miguel Kaizeler Guedes Da Silva Afonso" w:date="2026-07-07T17:29:00Z" w16du:dateUtc="2026-07-07T16:29:00Z">
        <w:r w:rsidRPr="00B475D4">
          <w:rPr>
            <w:rFonts w:ascii="Arial" w:hAnsi="Arial" w:cs="Arial"/>
            <w:sz w:val="24"/>
            <w:szCs w:val="24"/>
            <w:lang w:val="en-GB"/>
            <w:rPrChange w:id="4886" w:author="Alexandre Miguel Kaizeler Guedes Da Silva Afonso" w:date="2026-07-27T16:55:00Z" w16du:dateUtc="2026-07-27T15:55:00Z">
              <w:rPr>
                <w:rFonts w:ascii="Arial" w:hAnsi="Arial" w:cs="Arial"/>
                <w:sz w:val="24"/>
                <w:szCs w:val="24"/>
              </w:rPr>
            </w:rPrChange>
          </w:rPr>
          <w:t xml:space="preserve">This study has several limitations. Analysis of published SG transcriptomic datasets was complicated by dataset-specific technical issues, including sample mislabelling, limited </w:t>
        </w:r>
        <w:r w:rsidRPr="00B475D4">
          <w:rPr>
            <w:rFonts w:ascii="Arial" w:hAnsi="Arial" w:cs="Arial"/>
            <w:sz w:val="24"/>
            <w:szCs w:val="24"/>
            <w:lang w:val="en-GB"/>
            <w:rPrChange w:id="4887" w:author="Alexandre Miguel Kaizeler Guedes Da Silva Afonso" w:date="2026-07-27T16:55:00Z" w16du:dateUtc="2026-07-27T15:55:00Z">
              <w:rPr>
                <w:rFonts w:ascii="Arial" w:hAnsi="Arial" w:cs="Arial"/>
                <w:sz w:val="24"/>
                <w:szCs w:val="24"/>
              </w:rPr>
            </w:rPrChange>
          </w:rPr>
          <w:lastRenderedPageBreak/>
          <w:t>specificity of SG-purification techniques, and inadequate gene filtration (see Supplementary Methods).</w:t>
        </w:r>
      </w:ins>
    </w:p>
    <w:p w14:paraId="2160ABBE" w14:textId="38DFE7FE" w:rsidR="00C37375" w:rsidRPr="00B475D4" w:rsidRDefault="00C37375" w:rsidP="00582208">
      <w:pPr>
        <w:jc w:val="both"/>
        <w:rPr>
          <w:ins w:id="4888" w:author="Alexandre Miguel Kaizeler Guedes Da Silva Afonso" w:date="2026-07-07T17:30:00Z" w16du:dateUtc="2026-07-07T16:30:00Z"/>
          <w:rFonts w:ascii="Arial" w:hAnsi="Arial" w:cs="Arial"/>
          <w:sz w:val="24"/>
          <w:szCs w:val="24"/>
          <w:lang w:val="en-GB"/>
          <w:rPrChange w:id="4889" w:author="Alexandre Miguel Kaizeler Guedes Da Silva Afonso" w:date="2026-07-27T16:55:00Z" w16du:dateUtc="2026-07-27T15:55:00Z">
            <w:rPr>
              <w:ins w:id="4890" w:author="Alexandre Miguel Kaizeler Guedes Da Silva Afonso" w:date="2026-07-07T17:30:00Z" w16du:dateUtc="2026-07-07T16:30:00Z"/>
              <w:rFonts w:ascii="Arial" w:hAnsi="Arial" w:cs="Arial"/>
              <w:sz w:val="24"/>
              <w:szCs w:val="24"/>
            </w:rPr>
          </w:rPrChange>
        </w:rPr>
      </w:pPr>
      <w:ins w:id="4891" w:author="Alexandre Miguel Kaizeler Guedes Da Silva Afonso" w:date="2026-07-07T17:29:00Z" w16du:dateUtc="2026-07-07T16:29:00Z">
        <w:r w:rsidRPr="00B475D4">
          <w:rPr>
            <w:rFonts w:ascii="Arial" w:hAnsi="Arial" w:cs="Arial"/>
            <w:sz w:val="24"/>
            <w:szCs w:val="24"/>
            <w:lang w:val="en-GB"/>
            <w:rPrChange w:id="4892" w:author="Alexandre Miguel Kaizeler Guedes Da Silva Afonso" w:date="2026-07-27T16:55:00Z" w16du:dateUtc="2026-07-27T15:55:00Z">
              <w:rPr>
                <w:rFonts w:ascii="Arial" w:hAnsi="Arial" w:cs="Arial"/>
                <w:sz w:val="24"/>
                <w:szCs w:val="24"/>
              </w:rPr>
            </w:rPrChange>
          </w:rPr>
          <w:t>Our correction for centrifugation-associated length bias relied on sedimentation parameters derived from yeast, which may not fully capture human mitochondrial RNA dynamics</w:t>
        </w:r>
      </w:ins>
      <w:ins w:id="4893" w:author="Alexandre Miguel Kaizeler Guedes Da Silva Afonso" w:date="2026-07-07T17:30:00Z" w16du:dateUtc="2026-07-07T16:30:00Z">
        <w:r w:rsidRPr="00B475D4">
          <w:rPr>
            <w:rFonts w:ascii="Arial" w:hAnsi="Arial" w:cs="Arial"/>
            <w:sz w:val="24"/>
            <w:szCs w:val="24"/>
            <w:lang w:val="en-GB"/>
            <w:rPrChange w:id="4894" w:author="Alexandre Miguel Kaizeler Guedes Da Silva Afonso" w:date="2026-07-27T16:55:00Z" w16du:dateUtc="2026-07-27T15:55:00Z">
              <w:rPr>
                <w:rFonts w:ascii="Arial" w:hAnsi="Arial" w:cs="Arial"/>
                <w:sz w:val="24"/>
                <w:szCs w:val="24"/>
              </w:rPr>
            </w:rPrChange>
          </w:rPr>
          <w:t>.</w:t>
        </w:r>
      </w:ins>
      <w:ins w:id="4895" w:author="Alexandre Miguel Kaizeler Guedes Da Silva Afonso" w:date="2026-07-07T17:29:00Z" w16du:dateUtc="2026-07-07T16:29:00Z">
        <w:r w:rsidRPr="00B475D4">
          <w:rPr>
            <w:rFonts w:ascii="Arial" w:hAnsi="Arial" w:cs="Arial"/>
            <w:sz w:val="24"/>
            <w:szCs w:val="24"/>
            <w:lang w:val="en-GB"/>
            <w:rPrChange w:id="4896" w:author="Alexandre Miguel Kaizeler Guedes Da Silva Afonso" w:date="2026-07-27T16:55:00Z" w16du:dateUtc="2026-07-27T15:55:00Z">
              <w:rPr>
                <w:rFonts w:ascii="Arial" w:hAnsi="Arial" w:cs="Arial"/>
                <w:sz w:val="24"/>
                <w:szCs w:val="24"/>
              </w:rPr>
            </w:rPrChange>
          </w:rPr>
          <w:t xml:space="preserve"> </w:t>
        </w:r>
      </w:ins>
      <w:ins w:id="4897" w:author="Alexandre Miguel Kaizeler Guedes Da Silva Afonso" w:date="2026-07-07T17:30:00Z" w16du:dateUtc="2026-07-07T16:30:00Z">
        <w:r w:rsidRPr="00B475D4">
          <w:rPr>
            <w:rFonts w:ascii="Arial" w:hAnsi="Arial" w:cs="Arial"/>
            <w:sz w:val="24"/>
            <w:szCs w:val="24"/>
            <w:lang w:val="en-GB"/>
            <w:rPrChange w:id="4898" w:author="Alexandre Miguel Kaizeler Guedes Da Silva Afonso" w:date="2026-07-27T16:55:00Z" w16du:dateUtc="2026-07-27T15:55:00Z">
              <w:rPr>
                <w:rFonts w:ascii="Arial" w:hAnsi="Arial" w:cs="Arial"/>
                <w:sz w:val="24"/>
                <w:szCs w:val="24"/>
              </w:rPr>
            </w:rPrChange>
          </w:rPr>
          <w:t>Additionally</w:t>
        </w:r>
      </w:ins>
      <w:ins w:id="4899" w:author="Alexandre Miguel Kaizeler Guedes Da Silva Afonso" w:date="2026-07-07T17:29:00Z" w16du:dateUtc="2026-07-07T16:29:00Z">
        <w:r w:rsidRPr="00B475D4">
          <w:rPr>
            <w:rFonts w:ascii="Arial" w:hAnsi="Arial" w:cs="Arial"/>
            <w:sz w:val="24"/>
            <w:szCs w:val="24"/>
            <w:lang w:val="en-GB"/>
            <w:rPrChange w:id="4900" w:author="Alexandre Miguel Kaizeler Guedes Da Silva Afonso" w:date="2026-07-27T16:55:00Z" w16du:dateUtc="2026-07-27T15:55:00Z">
              <w:rPr>
                <w:rFonts w:ascii="Arial" w:hAnsi="Arial" w:cs="Arial"/>
                <w:sz w:val="24"/>
                <w:szCs w:val="24"/>
              </w:rPr>
            </w:rPrChange>
          </w:rPr>
          <w:t>, mitochondrial RNA enrichment in SGs was not consistently observed across studies or purification methods after correction, and should be interpreted cautiously rather than as an established feature of SGs.</w:t>
        </w:r>
      </w:ins>
    </w:p>
    <w:p w14:paraId="1DD44478" w14:textId="7E2E1E66" w:rsidR="00C37375" w:rsidRPr="00B475D4" w:rsidRDefault="00C37375" w:rsidP="00582208">
      <w:pPr>
        <w:jc w:val="both"/>
        <w:rPr>
          <w:ins w:id="4901" w:author="Alexandre Miguel Kaizeler Guedes Da Silva Afonso" w:date="2026-07-07T17:31:00Z" w16du:dateUtc="2026-07-07T16:31:00Z"/>
          <w:rFonts w:ascii="Arial" w:hAnsi="Arial" w:cs="Arial"/>
          <w:sz w:val="24"/>
          <w:szCs w:val="24"/>
          <w:lang w:val="en-GB"/>
        </w:rPr>
      </w:pPr>
      <w:ins w:id="4902" w:author="Alexandre Miguel Kaizeler Guedes Da Silva Afonso" w:date="2026-07-07T17:30:00Z" w16du:dateUtc="2026-07-07T16:30:00Z">
        <w:r w:rsidRPr="00CC6580">
          <w:rPr>
            <w:rFonts w:ascii="Arial" w:hAnsi="Arial" w:cs="Arial"/>
            <w:sz w:val="24"/>
            <w:szCs w:val="24"/>
            <w:lang w:val="en-GB"/>
          </w:rPr>
          <w:t>SGs are defined operationally by imaging-based size and marker criteria</w:t>
        </w:r>
        <w:r w:rsidRPr="00B475D4">
          <w:rPr>
            <w:rFonts w:ascii="Arial" w:hAnsi="Arial" w:cs="Arial"/>
            <w:sz w:val="24"/>
            <w:szCs w:val="24"/>
            <w:lang w:val="en-GB"/>
          </w:rPr>
          <w:t>. Higher-resolution microscopy revealed structures not resolved by conventional confocal imaging, indicating that current criteria may underestimate SG presence under moderate stress and that image-processing choices for SG detection are not consistently reported in the field.</w:t>
        </w:r>
      </w:ins>
    </w:p>
    <w:p w14:paraId="1CB1B1DC" w14:textId="53FD0E8E" w:rsidR="00C37375" w:rsidRPr="00B475D4" w:rsidRDefault="00C37375" w:rsidP="00582208">
      <w:pPr>
        <w:jc w:val="both"/>
        <w:rPr>
          <w:ins w:id="4903" w:author="Alexandre Miguel Kaizeler Guedes Da Silva Afonso" w:date="2026-07-07T17:29:00Z" w16du:dateUtc="2026-07-07T16:29:00Z"/>
          <w:rFonts w:ascii="Arial" w:hAnsi="Arial" w:cs="Arial"/>
          <w:sz w:val="24"/>
          <w:szCs w:val="24"/>
          <w:lang w:val="en-GB"/>
          <w:rPrChange w:id="4904" w:author="Alexandre Miguel Kaizeler Guedes Da Silva Afonso" w:date="2026-07-27T16:55:00Z" w16du:dateUtc="2026-07-27T15:55:00Z">
            <w:rPr>
              <w:ins w:id="4905" w:author="Alexandre Miguel Kaizeler Guedes Da Silva Afonso" w:date="2026-07-07T17:29:00Z" w16du:dateUtc="2026-07-07T16:29:00Z"/>
              <w:rFonts w:ascii="Arial" w:hAnsi="Arial" w:cs="Arial"/>
              <w:sz w:val="24"/>
              <w:szCs w:val="24"/>
            </w:rPr>
          </w:rPrChange>
        </w:rPr>
      </w:pPr>
      <w:ins w:id="4906" w:author="Alexandre Miguel Kaizeler Guedes Da Silva Afonso" w:date="2026-07-07T17:31:00Z" w16du:dateUtc="2026-07-07T16:31:00Z">
        <w:r w:rsidRPr="00B475D4">
          <w:rPr>
            <w:rFonts w:ascii="Arial" w:hAnsi="Arial" w:cs="Arial"/>
            <w:sz w:val="24"/>
            <w:szCs w:val="24"/>
            <w:lang w:val="en-GB"/>
          </w:rPr>
          <w:t>Our dsRNA–SG colocalization and TIA1-splicing analyses were correlational and based on limited sample sizes. We cannot exclude non-mitochondrial contributions to the dsRNA signal, and cannot distinguish a direct effect of SG assembly on splicing from effects mediated by G3BP1/G3BP2 loss.</w:t>
        </w:r>
      </w:ins>
    </w:p>
    <w:p w14:paraId="4211DCAB" w14:textId="21F5FC7A" w:rsidR="0096738B" w:rsidRPr="00B475D4" w:rsidDel="00C37375" w:rsidRDefault="00C37375" w:rsidP="00A6071D">
      <w:pPr>
        <w:jc w:val="both"/>
        <w:rPr>
          <w:del w:id="4907" w:author="Alexandre Miguel Kaizeler Guedes Da Silva Afonso" w:date="2026-07-07T17:32:00Z" w16du:dateUtc="2026-07-07T16:32:00Z"/>
          <w:rFonts w:ascii="Arial" w:hAnsi="Arial" w:cs="Arial"/>
          <w:sz w:val="24"/>
          <w:szCs w:val="24"/>
          <w:lang w:val="en-GB"/>
          <w:rPrChange w:id="4908" w:author="Alexandre Miguel Kaizeler Guedes Da Silva Afonso" w:date="2026-07-27T16:55:00Z" w16du:dateUtc="2026-07-27T15:55:00Z">
            <w:rPr>
              <w:del w:id="4909" w:author="Alexandre Miguel Kaizeler Guedes Da Silva Afonso" w:date="2026-07-07T17:32:00Z" w16du:dateUtc="2026-07-07T16:32:00Z"/>
              <w:rFonts w:ascii="Arial" w:hAnsi="Arial" w:cs="Arial"/>
              <w:sz w:val="24"/>
              <w:szCs w:val="24"/>
            </w:rPr>
          </w:rPrChange>
        </w:rPr>
      </w:pPr>
      <w:ins w:id="4910" w:author="Alexandre Miguel Kaizeler Guedes Da Silva Afonso" w:date="2026-07-07T17:32:00Z" w16du:dateUtc="2026-07-07T16:32:00Z">
        <w:r w:rsidRPr="00B475D4">
          <w:rPr>
            <w:rFonts w:ascii="Arial" w:hAnsi="Arial" w:cs="Arial"/>
            <w:sz w:val="24"/>
            <w:szCs w:val="24"/>
            <w:lang w:val="en-GB"/>
            <w:rPrChange w:id="4911" w:author="Alexandre Miguel Kaizeler Guedes Da Silva Afonso" w:date="2026-07-27T16:55:00Z" w16du:dateUtc="2026-07-27T15:55:00Z">
              <w:rPr>
                <w:rFonts w:ascii="Arial" w:hAnsi="Arial" w:cs="Arial"/>
                <w:sz w:val="24"/>
                <w:szCs w:val="24"/>
              </w:rPr>
            </w:rPrChange>
          </w:rPr>
          <w:t>Multiple SG subtypes have been described based on their dependence on eIF2α phosphorylation, and differ in protein composition</w:t>
        </w:r>
      </w:ins>
      <w:r w:rsidRPr="00B475D4">
        <w:rPr>
          <w:rFonts w:ascii="Arial" w:hAnsi="Arial" w:cs="Arial"/>
          <w:sz w:val="24"/>
          <w:szCs w:val="24"/>
          <w:lang w:val="en-GB"/>
          <w:rPrChange w:id="4912"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4913" w:author="Alexandre Miguel Kaizeler Guedes Da Silva Afonso" w:date="2026-07-27T16:55:00Z" w16du:dateUtc="2026-07-27T15:55:00Z">
            <w:rPr>
              <w:rFonts w:ascii="Arial" w:hAnsi="Arial" w:cs="Arial"/>
              <w:sz w:val="24"/>
              <w:szCs w:val="24"/>
            </w:rPr>
          </w:rPrChange>
        </w:rPr>
        <w:instrText xml:space="preserve"> ADDIN ZOTERO_ITEM CSL_CITATION {"citationID":"d4jxF3Jf","properties":{"unsorted":false,"formattedCitation":"\\super 106\\nosupersub{}","plainCitation":"106","noteIndex":0},"citationItems":[{"id":408,"uris":["http://zotero.org/users/local/q86rvdj2/items/TYXMIPJY"],"itemData":{"id":408,"type":"article-journal","abstract":"Stress Granules (SGs) are membraneless cytoplasmic RNA granules, which contain translationally stalled mRNAs, associated translation initiation factors and multiple RNA-binding proteins (RBPs). They are formed in response to various stresses and contribute to reprogramming of cellular metabolism to aid cell survival. Because of their cytoprotective nature, association with translation regulation and cell signaling, SGs are an essential component of the integrated stress response pathway, a complex adaptive program central to stress management. Recent advances in SG biology unambiguously demonstrate that SGs are heterogeneous in their RNA and protein content leading to the idea that various SG subtypes exist. These SG variants are formed in cell type- and stress-specific manners and differ in their composition, dynamics of assembly and disassembly, and contribution to cell viability. As aberrant SG dynamics contribute to the formation of pathological persistent SGs that are implicated in neurodegenerative diseases, the biology of different SG subtypes may be directly implicated in neurodegeneration. Here, we will discuss mechanisms of SG formation, their subtypes, and potential contribution to health and disease.","container-title":"Cellular and molecular life sciences: CMLS","DOI":"10.1007/s00018-020-03565-0","ISSN":"1420-9071","issue":"23","journalAbbreviation":"Cell Mol Life Sci","page":"4827–4845","PMID":"32500266","PMCID":"PMC7668291","title":"Stress granule subtypes: an emerging link to neurodegeneration","title-short":"Stress granule subtypes","volume":"77","author":[{"family":"Advani","given":"Vivek M."},{"family":"Ivanov","given":"Pavel"}],"issued":{"date-parts":[["2020",12]]}}}],"schema":"https://github.com/citation-style-language/schema/raw/master/csl-citation.json"} </w:instrText>
      </w:r>
      <w:r w:rsidRPr="00B475D4">
        <w:rPr>
          <w:rFonts w:ascii="Arial" w:hAnsi="Arial" w:cs="Arial"/>
          <w:sz w:val="24"/>
          <w:szCs w:val="24"/>
          <w:lang w:val="en-GB"/>
          <w:rPrChange w:id="4914"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4915" w:author="Alexandre Miguel Kaizeler Guedes Da Silva Afonso" w:date="2026-07-27T16:55:00Z" w16du:dateUtc="2026-07-27T15:55:00Z">
            <w:rPr>
              <w:rFonts w:ascii="Arial" w:hAnsi="Arial" w:cs="Arial"/>
              <w:kern w:val="0"/>
              <w:sz w:val="24"/>
              <w:vertAlign w:val="superscript"/>
            </w:rPr>
          </w:rPrChange>
        </w:rPr>
        <w:t>106</w:t>
      </w:r>
      <w:r w:rsidRPr="00B475D4">
        <w:rPr>
          <w:rFonts w:ascii="Arial" w:hAnsi="Arial" w:cs="Arial"/>
          <w:sz w:val="24"/>
          <w:szCs w:val="24"/>
          <w:lang w:val="en-GB"/>
          <w:rPrChange w:id="4916" w:author="Alexandre Miguel Kaizeler Guedes Da Silva Afonso" w:date="2026-07-27T16:55:00Z" w16du:dateUtc="2026-07-27T15:55:00Z">
            <w:rPr>
              <w:rFonts w:ascii="Arial" w:hAnsi="Arial" w:cs="Arial"/>
              <w:sz w:val="24"/>
              <w:szCs w:val="24"/>
            </w:rPr>
          </w:rPrChange>
        </w:rPr>
        <w:fldChar w:fldCharType="end"/>
      </w:r>
      <w:ins w:id="4917" w:author="Alexandre Miguel Kaizeler Guedes Da Silva Afonso" w:date="2026-07-07T17:32:00Z" w16du:dateUtc="2026-07-07T16:32:00Z">
        <w:r w:rsidRPr="00B475D4">
          <w:rPr>
            <w:rFonts w:ascii="Arial" w:hAnsi="Arial" w:cs="Arial"/>
            <w:sz w:val="24"/>
            <w:szCs w:val="24"/>
            <w:lang w:val="en-GB"/>
            <w:rPrChange w:id="4918" w:author="Alexandre Miguel Kaizeler Guedes Da Silva Afonso" w:date="2026-07-27T16:55:00Z" w16du:dateUtc="2026-07-27T15:55:00Z">
              <w:rPr>
                <w:rFonts w:ascii="Arial" w:hAnsi="Arial" w:cs="Arial"/>
                <w:sz w:val="24"/>
                <w:szCs w:val="24"/>
              </w:rPr>
            </w:rPrChange>
          </w:rPr>
          <w:t>. Our analyses did not distinguish between subtypes, which may contribute to variability across datasets. Our differential expression analyses used linear models assuming additive, constant effects, which may not capture non-linear, threshold-dependent, or epistatic regulatory relationships.</w:t>
        </w:r>
      </w:ins>
      <w:del w:id="4919" w:author="Alexandre Miguel Kaizeler Guedes Da Silva Afonso" w:date="2026-07-07T17:32:00Z" w16du:dateUtc="2026-07-07T16:32:00Z">
        <w:r w:rsidR="0096738B" w:rsidRPr="00B475D4" w:rsidDel="00C37375">
          <w:rPr>
            <w:rFonts w:ascii="Arial" w:hAnsi="Arial" w:cs="Arial"/>
            <w:sz w:val="24"/>
            <w:szCs w:val="24"/>
            <w:lang w:val="en-GB"/>
            <w:rPrChange w:id="4920" w:author="Alexandre Miguel Kaizeler Guedes Da Silva Afonso" w:date="2026-07-27T16:55:00Z" w16du:dateUtc="2026-07-27T15:55:00Z">
              <w:rPr>
                <w:rFonts w:ascii="Arial" w:hAnsi="Arial" w:cs="Arial"/>
                <w:sz w:val="24"/>
                <w:szCs w:val="24"/>
              </w:rPr>
            </w:rPrChange>
          </w:rPr>
          <w:delText>However, it is important to</w:delText>
        </w:r>
      </w:del>
      <w:ins w:id="4921" w:author="Nuno Morais" w:date="2026-07-06T18:10:00Z" w16du:dateUtc="2026-07-06T17:10:00Z">
        <w:del w:id="4922" w:author="Alexandre Miguel Kaizeler Guedes Da Silva Afonso" w:date="2026-07-07T17:32:00Z" w16du:dateUtc="2026-07-07T16:32:00Z">
          <w:r w:rsidR="00282A57" w:rsidRPr="00B475D4" w:rsidDel="00C37375">
            <w:rPr>
              <w:rFonts w:ascii="Arial" w:hAnsi="Arial" w:cs="Arial"/>
              <w:sz w:val="24"/>
              <w:szCs w:val="24"/>
              <w:lang w:val="en-GB"/>
              <w:rPrChange w:id="4923" w:author="Alexandre Miguel Kaizeler Guedes Da Silva Afonso" w:date="2026-07-27T16:55:00Z" w16du:dateUtc="2026-07-27T15:55:00Z">
                <w:rPr>
                  <w:rFonts w:ascii="Arial" w:hAnsi="Arial" w:cs="Arial"/>
                  <w:sz w:val="24"/>
                  <w:szCs w:val="24"/>
                </w:rPr>
              </w:rPrChange>
            </w:rPr>
            <w:delText>we</w:delText>
          </w:r>
        </w:del>
      </w:ins>
      <w:del w:id="4924" w:author="Alexandre Miguel Kaizeler Guedes Da Silva Afonso" w:date="2026-07-07T17:32:00Z" w16du:dateUtc="2026-07-07T16:32:00Z">
        <w:r w:rsidR="0096738B" w:rsidRPr="00B475D4" w:rsidDel="00C37375">
          <w:rPr>
            <w:rFonts w:ascii="Arial" w:hAnsi="Arial" w:cs="Arial"/>
            <w:sz w:val="24"/>
            <w:szCs w:val="24"/>
            <w:lang w:val="en-GB"/>
            <w:rPrChange w:id="4925" w:author="Alexandre Miguel Kaizeler Guedes Da Silva Afonso" w:date="2026-07-27T16:55:00Z" w16du:dateUtc="2026-07-27T15:55:00Z">
              <w:rPr>
                <w:rFonts w:ascii="Arial" w:hAnsi="Arial" w:cs="Arial"/>
                <w:sz w:val="24"/>
                <w:szCs w:val="24"/>
              </w:rPr>
            </w:rPrChange>
          </w:rPr>
          <w:delText xml:space="preserve"> acknowledge that several aspects of this study likely represent simplifications of a more complex biological reality. </w:delText>
        </w:r>
        <w:commentRangeStart w:id="4926"/>
        <w:commentRangeStart w:id="4927"/>
        <w:commentRangeStart w:id="4928"/>
        <w:r w:rsidR="0096738B" w:rsidRPr="00B475D4" w:rsidDel="00C37375">
          <w:rPr>
            <w:rFonts w:ascii="Arial" w:hAnsi="Arial" w:cs="Arial"/>
            <w:sz w:val="24"/>
            <w:szCs w:val="24"/>
            <w:lang w:val="en-GB"/>
            <w:rPrChange w:id="4929" w:author="Alexandre Miguel Kaizeler Guedes Da Silva Afonso" w:date="2026-07-27T16:55:00Z" w16du:dateUtc="2026-07-27T15:55:00Z">
              <w:rPr>
                <w:rFonts w:ascii="Arial" w:hAnsi="Arial" w:cs="Arial"/>
                <w:sz w:val="24"/>
                <w:szCs w:val="24"/>
              </w:rPr>
            </w:rPrChange>
          </w:rPr>
          <w:delText xml:space="preserve">Multiple SG subtypes </w:delText>
        </w:r>
        <w:commentRangeEnd w:id="4927"/>
        <w:r w:rsidR="00E45781" w:rsidRPr="00B475D4" w:rsidDel="00C37375">
          <w:rPr>
            <w:rStyle w:val="Refdecomentrio"/>
            <w:rFonts w:ascii="Arial" w:hAnsi="Arial" w:cs="Arial"/>
            <w:sz w:val="24"/>
            <w:szCs w:val="24"/>
            <w:lang w:val="en-GB"/>
            <w:rPrChange w:id="4930" w:author="Alexandre Miguel Kaizeler Guedes Da Silva Afonso" w:date="2026-07-27T16:55:00Z" w16du:dateUtc="2026-07-27T15:55:00Z">
              <w:rPr>
                <w:rStyle w:val="Refdecomentrio"/>
                <w:rFonts w:ascii="Arial" w:hAnsi="Arial" w:cs="Arial"/>
                <w:sz w:val="24"/>
                <w:szCs w:val="24"/>
              </w:rPr>
            </w:rPrChange>
          </w:rPr>
          <w:commentReference w:id="4927"/>
        </w:r>
        <w:commentRangeEnd w:id="4928"/>
        <w:r w:rsidR="00582208" w:rsidRPr="00B475D4" w:rsidDel="00C37375">
          <w:rPr>
            <w:rStyle w:val="Refdecomentrio"/>
            <w:rFonts w:ascii="Arial" w:hAnsi="Arial" w:cs="Arial"/>
            <w:sz w:val="24"/>
            <w:szCs w:val="24"/>
            <w:lang w:val="en-GB"/>
            <w:rPrChange w:id="4931" w:author="Alexandre Miguel Kaizeler Guedes Da Silva Afonso" w:date="2026-07-27T16:55:00Z" w16du:dateUtc="2026-07-27T15:55:00Z">
              <w:rPr>
                <w:rStyle w:val="Refdecomentrio"/>
                <w:rFonts w:ascii="Arial" w:hAnsi="Arial" w:cs="Arial"/>
                <w:sz w:val="24"/>
                <w:szCs w:val="24"/>
              </w:rPr>
            </w:rPrChange>
          </w:rPr>
          <w:commentReference w:id="4928"/>
        </w:r>
        <w:r w:rsidR="0096738B" w:rsidRPr="00B475D4" w:rsidDel="00C37375">
          <w:rPr>
            <w:rFonts w:ascii="Arial" w:hAnsi="Arial" w:cs="Arial"/>
            <w:sz w:val="24"/>
            <w:szCs w:val="24"/>
            <w:lang w:val="en-GB"/>
            <w:rPrChange w:id="4932" w:author="Alexandre Miguel Kaizeler Guedes Da Silva Afonso" w:date="2026-07-27T16:55:00Z" w16du:dateUtc="2026-07-27T15:55:00Z">
              <w:rPr>
                <w:rFonts w:ascii="Arial" w:hAnsi="Arial" w:cs="Arial"/>
                <w:sz w:val="24"/>
                <w:szCs w:val="24"/>
              </w:rPr>
            </w:rPrChange>
          </w:rPr>
          <w:delText>have been described,</w:delText>
        </w:r>
        <w:r w:rsidR="00706B92" w:rsidRPr="00B475D4" w:rsidDel="00C37375">
          <w:rPr>
            <w:rFonts w:ascii="Arial" w:hAnsi="Arial" w:cs="Arial"/>
            <w:sz w:val="24"/>
            <w:szCs w:val="24"/>
            <w:lang w:val="en-GB"/>
            <w:rPrChange w:id="4933" w:author="Alexandre Miguel Kaizeler Guedes Da Silva Afonso" w:date="2026-07-27T16:55:00Z" w16du:dateUtc="2026-07-27T15:55:00Z">
              <w:rPr>
                <w:rFonts w:ascii="Arial" w:hAnsi="Arial" w:cs="Arial"/>
                <w:sz w:val="24"/>
                <w:szCs w:val="24"/>
              </w:rPr>
            </w:rPrChange>
          </w:rPr>
          <w:delText xml:space="preserve"> in accordance to their assembly, </w:delText>
        </w:r>
        <w:r w:rsidR="0096738B" w:rsidRPr="00B475D4" w:rsidDel="00C37375">
          <w:rPr>
            <w:rFonts w:ascii="Arial" w:hAnsi="Arial" w:cs="Arial"/>
            <w:sz w:val="24"/>
            <w:szCs w:val="24"/>
            <w:lang w:val="en-GB"/>
            <w:rPrChange w:id="4934" w:author="Alexandre Miguel Kaizeler Guedes Da Silva Afonso" w:date="2026-07-27T16:55:00Z" w16du:dateUtc="2026-07-27T15:55:00Z">
              <w:rPr>
                <w:rFonts w:ascii="Arial" w:hAnsi="Arial" w:cs="Arial"/>
                <w:sz w:val="24"/>
                <w:szCs w:val="24"/>
              </w:rPr>
            </w:rPrChange>
          </w:rPr>
          <w:delText>some of which are</w:delText>
        </w:r>
      </w:del>
      <w:ins w:id="4935" w:author="Nuno Morais" w:date="2026-07-06T18:18:00Z" w16du:dateUtc="2026-07-06T17:18:00Z">
        <w:del w:id="4936" w:author="Alexandre Miguel Kaizeler Guedes Da Silva Afonso" w:date="2026-07-07T17:32:00Z" w16du:dateUtc="2026-07-07T16:32:00Z">
          <w:r w:rsidR="00A6042A" w:rsidRPr="00B475D4" w:rsidDel="00C37375">
            <w:rPr>
              <w:rFonts w:ascii="Arial" w:hAnsi="Arial" w:cs="Arial"/>
              <w:sz w:val="24"/>
              <w:szCs w:val="24"/>
              <w:lang w:val="en-GB"/>
              <w:rPrChange w:id="4937" w:author="Alexandre Miguel Kaizeler Guedes Da Silva Afonso" w:date="2026-07-27T16:55:00Z" w16du:dateUtc="2026-07-27T15:55:00Z">
                <w:rPr>
                  <w:rFonts w:ascii="Arial" w:hAnsi="Arial" w:cs="Arial"/>
                  <w:sz w:val="24"/>
                  <w:szCs w:val="24"/>
                </w:rPr>
              </w:rPrChange>
            </w:rPr>
            <w:delText xml:space="preserve">based on the dependence of their assembly </w:delText>
          </w:r>
        </w:del>
      </w:ins>
      <w:del w:id="4938" w:author="Alexandre Miguel Kaizeler Guedes Da Silva Afonso" w:date="2026-07-07T17:32:00Z" w16du:dateUtc="2026-07-07T16:32:00Z">
        <w:r w:rsidR="0096738B" w:rsidRPr="00B475D4" w:rsidDel="00C37375">
          <w:rPr>
            <w:rFonts w:ascii="Arial" w:hAnsi="Arial" w:cs="Arial"/>
            <w:sz w:val="24"/>
            <w:szCs w:val="24"/>
            <w:lang w:val="en-GB"/>
            <w:rPrChange w:id="4939" w:author="Alexandre Miguel Kaizeler Guedes Da Silva Afonso" w:date="2026-07-27T16:55:00Z" w16du:dateUtc="2026-07-27T15:55:00Z">
              <w:rPr>
                <w:rFonts w:ascii="Arial" w:hAnsi="Arial" w:cs="Arial"/>
                <w:sz w:val="24"/>
                <w:szCs w:val="24"/>
              </w:rPr>
            </w:rPrChange>
          </w:rPr>
          <w:delText xml:space="preserve"> dependent on eIF2α phosphorylation while others are not, and they differ in key protein components.</w:delText>
        </w:r>
        <w:commentRangeEnd w:id="4926"/>
        <w:r w:rsidR="00FE4F9C" w:rsidRPr="00B475D4" w:rsidDel="00C37375">
          <w:rPr>
            <w:rStyle w:val="Refdecomentrio"/>
            <w:rFonts w:ascii="Arial" w:hAnsi="Arial" w:cs="Arial"/>
            <w:sz w:val="24"/>
            <w:szCs w:val="24"/>
            <w:lang w:val="en-GB"/>
            <w:rPrChange w:id="4940" w:author="Alexandre Miguel Kaizeler Guedes Da Silva Afonso" w:date="2026-07-27T16:55:00Z" w16du:dateUtc="2026-07-27T15:55:00Z">
              <w:rPr>
                <w:rStyle w:val="Refdecomentrio"/>
                <w:rFonts w:ascii="Arial" w:hAnsi="Arial" w:cs="Arial"/>
                <w:sz w:val="24"/>
                <w:szCs w:val="24"/>
              </w:rPr>
            </w:rPrChange>
          </w:rPr>
          <w:commentReference w:id="4926"/>
        </w:r>
        <w:r w:rsidR="0096738B" w:rsidRPr="00B475D4" w:rsidDel="00C37375">
          <w:rPr>
            <w:rFonts w:ascii="Arial" w:hAnsi="Arial" w:cs="Arial"/>
            <w:sz w:val="24"/>
            <w:szCs w:val="24"/>
            <w:lang w:val="en-GB"/>
            <w:rPrChange w:id="4941" w:author="Alexandre Miguel Kaizeler Guedes Da Silva Afonso" w:date="2026-07-27T16:55:00Z" w16du:dateUtc="2026-07-27T15:55:00Z">
              <w:rPr>
                <w:rFonts w:ascii="Arial" w:hAnsi="Arial" w:cs="Arial"/>
                <w:sz w:val="24"/>
                <w:szCs w:val="24"/>
              </w:rPr>
            </w:rPrChange>
          </w:rPr>
          <w:delText xml:space="preserve"> Our analysis </w:delText>
        </w:r>
      </w:del>
      <w:ins w:id="4942" w:author="Nuno Morais" w:date="2026-07-06T18:19:00Z" w16du:dateUtc="2026-07-06T17:19:00Z">
        <w:del w:id="4943" w:author="Alexandre Miguel Kaizeler Guedes Da Silva Afonso" w:date="2026-07-07T17:32:00Z" w16du:dateUtc="2026-07-07T16:32:00Z">
          <w:r w:rsidR="00A6042A" w:rsidRPr="00B475D4" w:rsidDel="00C37375">
            <w:rPr>
              <w:rFonts w:ascii="Arial" w:hAnsi="Arial" w:cs="Arial"/>
              <w:sz w:val="24"/>
              <w:szCs w:val="24"/>
              <w:lang w:val="en-GB"/>
              <w:rPrChange w:id="4944" w:author="Alexandre Miguel Kaizeler Guedes Da Silva Afonso" w:date="2026-07-27T16:55:00Z" w16du:dateUtc="2026-07-27T15:55:00Z">
                <w:rPr>
                  <w:rFonts w:ascii="Arial" w:hAnsi="Arial" w:cs="Arial"/>
                  <w:sz w:val="24"/>
                  <w:szCs w:val="24"/>
                </w:rPr>
              </w:rPrChange>
            </w:rPr>
            <w:delText xml:space="preserve">analyses </w:delText>
          </w:r>
        </w:del>
      </w:ins>
      <w:del w:id="4945" w:author="Alexandre Miguel Kaizeler Guedes Da Silva Afonso" w:date="2026-07-07T17:32:00Z" w16du:dateUtc="2026-07-07T16:32:00Z">
        <w:r w:rsidR="0096738B" w:rsidRPr="00B475D4" w:rsidDel="00C37375">
          <w:rPr>
            <w:rFonts w:ascii="Arial" w:hAnsi="Arial" w:cs="Arial"/>
            <w:sz w:val="24"/>
            <w:szCs w:val="24"/>
            <w:lang w:val="en-GB"/>
            <w:rPrChange w:id="4946" w:author="Alexandre Miguel Kaizeler Guedes Da Silva Afonso" w:date="2026-07-27T16:55:00Z" w16du:dateUtc="2026-07-27T15:55:00Z">
              <w:rPr>
                <w:rFonts w:ascii="Arial" w:hAnsi="Arial" w:cs="Arial"/>
                <w:sz w:val="24"/>
                <w:szCs w:val="24"/>
              </w:rPr>
            </w:rPrChange>
          </w:rPr>
          <w:delText>did not distinguish between</w:delText>
        </w:r>
      </w:del>
      <w:ins w:id="4947" w:author="Nuno Morais" w:date="2026-07-06T18:19:00Z" w16du:dateUtc="2026-07-06T17:19:00Z">
        <w:del w:id="4948" w:author="Alexandre Miguel Kaizeler Guedes Da Silva Afonso" w:date="2026-07-07T17:32:00Z" w16du:dateUtc="2026-07-07T16:32:00Z">
          <w:r w:rsidR="00FE4F9C" w:rsidRPr="00B475D4" w:rsidDel="00C37375">
            <w:rPr>
              <w:rFonts w:ascii="Arial" w:hAnsi="Arial" w:cs="Arial"/>
              <w:sz w:val="24"/>
              <w:szCs w:val="24"/>
              <w:lang w:val="en-GB"/>
              <w:rPrChange w:id="4949" w:author="Alexandre Miguel Kaizeler Guedes Da Silva Afonso" w:date="2026-07-27T16:55:00Z" w16du:dateUtc="2026-07-27T15:55:00Z">
                <w:rPr>
                  <w:rFonts w:ascii="Arial" w:hAnsi="Arial" w:cs="Arial"/>
                  <w:sz w:val="24"/>
                  <w:szCs w:val="24"/>
                </w:rPr>
              </w:rPrChange>
            </w:rPr>
            <w:delText>discriminate</w:delText>
          </w:r>
        </w:del>
      </w:ins>
      <w:del w:id="4950" w:author="Alexandre Miguel Kaizeler Guedes Da Silva Afonso" w:date="2026-07-07T17:32:00Z" w16du:dateUtc="2026-07-07T16:32:00Z">
        <w:r w:rsidR="0096738B" w:rsidRPr="00B475D4" w:rsidDel="00C37375">
          <w:rPr>
            <w:rFonts w:ascii="Arial" w:hAnsi="Arial" w:cs="Arial"/>
            <w:sz w:val="24"/>
            <w:szCs w:val="24"/>
            <w:lang w:val="en-GB"/>
            <w:rPrChange w:id="4951" w:author="Alexandre Miguel Kaizeler Guedes Da Silva Afonso" w:date="2026-07-27T16:55:00Z" w16du:dateUtc="2026-07-27T15:55:00Z">
              <w:rPr>
                <w:rFonts w:ascii="Arial" w:hAnsi="Arial" w:cs="Arial"/>
                <w:sz w:val="24"/>
                <w:szCs w:val="24"/>
              </w:rPr>
            </w:rPrChange>
          </w:rPr>
          <w:delText xml:space="preserve"> these SG subtypes</w:delText>
        </w:r>
      </w:del>
      <w:ins w:id="4952" w:author="Nuno Morais" w:date="2026-07-06T18:19:00Z" w16du:dateUtc="2026-07-06T17:19:00Z">
        <w:del w:id="4953" w:author="Alexandre Miguel Kaizeler Guedes Da Silva Afonso" w:date="2026-07-07T17:32:00Z" w16du:dateUtc="2026-07-07T16:32:00Z">
          <w:r w:rsidR="00FE4F9C" w:rsidRPr="00B475D4" w:rsidDel="00C37375">
            <w:rPr>
              <w:rFonts w:ascii="Arial" w:hAnsi="Arial" w:cs="Arial"/>
              <w:sz w:val="24"/>
              <w:szCs w:val="24"/>
              <w:lang w:val="en-GB"/>
              <w:rPrChange w:id="4954" w:author="Alexandre Miguel Kaizeler Guedes Da Silva Afonso" w:date="2026-07-27T16:55:00Z" w16du:dateUtc="2026-07-27T15:55:00Z">
                <w:rPr>
                  <w:rFonts w:ascii="Arial" w:hAnsi="Arial" w:cs="Arial"/>
                  <w:sz w:val="24"/>
                  <w:szCs w:val="24"/>
                </w:rPr>
              </w:rPrChange>
            </w:rPr>
            <w:delText xml:space="preserve"> </w:delText>
          </w:r>
        </w:del>
      </w:ins>
      <w:del w:id="4955" w:author="Alexandre Miguel Kaizeler Guedes Da Silva Afonso" w:date="2026-07-07T17:32:00Z" w16du:dateUtc="2026-07-07T16:32:00Z">
        <w:r w:rsidR="0096738B" w:rsidRPr="00B475D4" w:rsidDel="00C37375">
          <w:rPr>
            <w:rFonts w:ascii="Arial" w:hAnsi="Arial" w:cs="Arial"/>
            <w:sz w:val="24"/>
            <w:szCs w:val="24"/>
            <w:lang w:val="en-GB"/>
            <w:rPrChange w:id="4956" w:author="Alexandre Miguel Kaizeler Guedes Da Silva Afonso" w:date="2026-07-27T16:55:00Z" w16du:dateUtc="2026-07-27T15:55:00Z">
              <w:rPr>
                <w:rFonts w:ascii="Arial" w:hAnsi="Arial" w:cs="Arial"/>
                <w:sz w:val="24"/>
                <w:szCs w:val="24"/>
              </w:rPr>
            </w:rPrChange>
          </w:rPr>
          <w:delText>, which</w:delText>
        </w:r>
      </w:del>
      <w:ins w:id="4957" w:author="Nuno Morais" w:date="2026-07-06T18:19:00Z" w16du:dateUtc="2026-07-06T17:19:00Z">
        <w:del w:id="4958" w:author="Alexandre Miguel Kaizeler Guedes Da Silva Afonso" w:date="2026-07-07T17:32:00Z" w16du:dateUtc="2026-07-07T16:32:00Z">
          <w:r w:rsidR="00FE4F9C" w:rsidRPr="00B475D4" w:rsidDel="00C37375">
            <w:rPr>
              <w:rFonts w:ascii="Arial" w:hAnsi="Arial" w:cs="Arial"/>
              <w:sz w:val="24"/>
              <w:szCs w:val="24"/>
              <w:lang w:val="en-GB"/>
              <w:rPrChange w:id="4959" w:author="Alexandre Miguel Kaizeler Guedes Da Silva Afonso" w:date="2026-07-27T16:55:00Z" w16du:dateUtc="2026-07-27T15:55:00Z">
                <w:rPr>
                  <w:rFonts w:ascii="Arial" w:hAnsi="Arial" w:cs="Arial"/>
                  <w:sz w:val="24"/>
                  <w:szCs w:val="24"/>
                </w:rPr>
              </w:rPrChange>
            </w:rPr>
            <w:delText>that</w:delText>
          </w:r>
        </w:del>
      </w:ins>
      <w:del w:id="4960" w:author="Alexandre Miguel Kaizeler Guedes Da Silva Afonso" w:date="2026-07-07T17:32:00Z" w16du:dateUtc="2026-07-07T16:32:00Z">
        <w:r w:rsidR="0096738B" w:rsidRPr="00B475D4" w:rsidDel="00C37375">
          <w:rPr>
            <w:rFonts w:ascii="Arial" w:hAnsi="Arial" w:cs="Arial"/>
            <w:sz w:val="24"/>
            <w:szCs w:val="24"/>
            <w:lang w:val="en-GB"/>
            <w:rPrChange w:id="4961" w:author="Alexandre Miguel Kaizeler Guedes Da Silva Afonso" w:date="2026-07-27T16:55:00Z" w16du:dateUtc="2026-07-27T15:55:00Z">
              <w:rPr>
                <w:rFonts w:ascii="Arial" w:hAnsi="Arial" w:cs="Arial"/>
                <w:sz w:val="24"/>
                <w:szCs w:val="24"/>
              </w:rPr>
            </w:rPrChange>
          </w:rPr>
          <w:delText xml:space="preserve"> may contribute to the variability observed across datasets.</w:delText>
        </w:r>
      </w:del>
      <w:ins w:id="4962" w:author="Joana Jesus" w:date="2026-06-10T00:51:00Z" w16du:dateUtc="2026-06-09T23:51:00Z">
        <w:del w:id="4963" w:author="Alexandre Miguel Kaizeler Guedes Da Silva Afonso" w:date="2026-07-07T17:32:00Z" w16du:dateUtc="2026-07-07T16:32:00Z">
          <w:r w:rsidR="00B10859" w:rsidRPr="00B475D4" w:rsidDel="00C37375">
            <w:rPr>
              <w:lang w:val="en-GB"/>
              <w:rPrChange w:id="4964" w:author="Alexandre Miguel Kaizeler Guedes Da Silva Afonso" w:date="2026-07-27T16:55:00Z" w16du:dateUtc="2026-07-27T15:55:00Z">
                <w:rPr/>
              </w:rPrChange>
            </w:rPr>
            <w:delText xml:space="preserve"> </w:delText>
          </w:r>
        </w:del>
      </w:ins>
      <w:ins w:id="4965" w:author="Joana Jesus" w:date="2026-06-10T00:51:00Z">
        <w:del w:id="4966" w:author="Alexandre Miguel Kaizeler Guedes Da Silva Afonso" w:date="2026-07-07T17:32:00Z" w16du:dateUtc="2026-07-07T16:32:00Z">
          <w:r w:rsidR="00B10859" w:rsidRPr="00B475D4" w:rsidDel="00C37375">
            <w:rPr>
              <w:rFonts w:ascii="Arial" w:hAnsi="Arial" w:cs="Arial"/>
              <w:sz w:val="24"/>
              <w:szCs w:val="24"/>
              <w:lang w:val="en-GB"/>
              <w:rPrChange w:id="4967" w:author="Alexandre Miguel Kaizeler Guedes Da Silva Afonso" w:date="2026-07-27T16:55:00Z" w16du:dateUtc="2026-07-27T15:55:00Z">
                <w:rPr>
                  <w:rFonts w:ascii="Arial" w:hAnsi="Arial" w:cs="Arial"/>
                  <w:sz w:val="24"/>
                  <w:szCs w:val="24"/>
                </w:rPr>
              </w:rPrChange>
            </w:rPr>
            <w:delText>Additionally, the</w:delText>
          </w:r>
        </w:del>
      </w:ins>
      <w:ins w:id="4968" w:author="Nuno Morais" w:date="2026-07-06T18:20:00Z" w16du:dateUtc="2026-07-06T17:20:00Z">
        <w:del w:id="4969" w:author="Alexandre Miguel Kaizeler Guedes Da Silva Afonso" w:date="2026-07-07T17:32:00Z" w16du:dateUtc="2026-07-07T16:32:00Z">
          <w:r w:rsidR="00FE4F9C" w:rsidRPr="00B475D4" w:rsidDel="00C37375">
            <w:rPr>
              <w:rFonts w:ascii="Arial" w:hAnsi="Arial" w:cs="Arial"/>
              <w:sz w:val="24"/>
              <w:szCs w:val="24"/>
              <w:lang w:val="en-GB"/>
              <w:rPrChange w:id="4970" w:author="Alexandre Miguel Kaizeler Guedes Da Silva Afonso" w:date="2026-07-27T16:55:00Z" w16du:dateUtc="2026-07-27T15:55:00Z">
                <w:rPr>
                  <w:rFonts w:ascii="Arial" w:hAnsi="Arial" w:cs="Arial"/>
                  <w:sz w:val="24"/>
                  <w:szCs w:val="24"/>
                </w:rPr>
              </w:rPrChange>
            </w:rPr>
            <w:delText>our</w:delText>
          </w:r>
        </w:del>
      </w:ins>
      <w:ins w:id="4971" w:author="Joana Jesus" w:date="2026-06-10T00:51:00Z">
        <w:del w:id="4972" w:author="Alexandre Miguel Kaizeler Guedes Da Silva Afonso" w:date="2026-07-07T17:32:00Z" w16du:dateUtc="2026-07-07T16:32:00Z">
          <w:r w:rsidR="00B10859" w:rsidRPr="00B475D4" w:rsidDel="00C37375">
            <w:rPr>
              <w:rFonts w:ascii="Arial" w:hAnsi="Arial" w:cs="Arial"/>
              <w:sz w:val="24"/>
              <w:szCs w:val="24"/>
              <w:lang w:val="en-GB"/>
              <w:rPrChange w:id="4973" w:author="Alexandre Miguel Kaizeler Guedes Da Silva Afonso" w:date="2026-07-27T16:55:00Z" w16du:dateUtc="2026-07-27T15:55:00Z">
                <w:rPr>
                  <w:rFonts w:ascii="Arial" w:hAnsi="Arial" w:cs="Arial"/>
                  <w:sz w:val="24"/>
                  <w:szCs w:val="24"/>
                </w:rPr>
              </w:rPrChange>
            </w:rPr>
            <w:delText xml:space="preserve"> differential expression analyses presented throughout this work rely on linear models, which</w:delText>
          </w:r>
        </w:del>
      </w:ins>
      <w:ins w:id="4974" w:author="Nuno Morais" w:date="2026-07-06T18:21:00Z" w16du:dateUtc="2026-07-06T17:21:00Z">
        <w:del w:id="4975" w:author="Alexandre Miguel Kaizeler Guedes Da Silva Afonso" w:date="2026-07-07T17:32:00Z" w16du:dateUtc="2026-07-07T16:32:00Z">
          <w:r w:rsidR="00FE4F9C" w:rsidRPr="00B475D4" w:rsidDel="00C37375">
            <w:rPr>
              <w:rFonts w:ascii="Arial" w:hAnsi="Arial" w:cs="Arial"/>
              <w:sz w:val="24"/>
              <w:szCs w:val="24"/>
              <w:lang w:val="en-GB"/>
              <w:rPrChange w:id="4976" w:author="Alexandre Miguel Kaizeler Guedes Da Silva Afonso" w:date="2026-07-27T16:55:00Z" w16du:dateUtc="2026-07-27T15:55:00Z">
                <w:rPr>
                  <w:rFonts w:ascii="Arial" w:hAnsi="Arial" w:cs="Arial"/>
                  <w:sz w:val="24"/>
                  <w:szCs w:val="24"/>
                </w:rPr>
              </w:rPrChange>
            </w:rPr>
            <w:delText>thereby</w:delText>
          </w:r>
        </w:del>
      </w:ins>
      <w:ins w:id="4977" w:author="Joana Jesus" w:date="2026-06-10T00:51:00Z">
        <w:del w:id="4978" w:author="Alexandre Miguel Kaizeler Guedes Da Silva Afonso" w:date="2026-07-07T17:32:00Z" w16du:dateUtc="2026-07-07T16:32:00Z">
          <w:r w:rsidR="00B10859" w:rsidRPr="00B475D4" w:rsidDel="00C37375">
            <w:rPr>
              <w:rFonts w:ascii="Arial" w:hAnsi="Arial" w:cs="Arial"/>
              <w:sz w:val="24"/>
              <w:szCs w:val="24"/>
              <w:lang w:val="en-GB"/>
              <w:rPrChange w:id="4979" w:author="Alexandre Miguel Kaizeler Guedes Da Silva Afonso" w:date="2026-07-27T16:55:00Z" w16du:dateUtc="2026-07-27T15:55:00Z">
                <w:rPr>
                  <w:rFonts w:ascii="Arial" w:hAnsi="Arial" w:cs="Arial"/>
                  <w:sz w:val="24"/>
                  <w:szCs w:val="24"/>
                </w:rPr>
              </w:rPrChange>
            </w:rPr>
            <w:delText xml:space="preserve"> assume</w:delText>
          </w:r>
        </w:del>
      </w:ins>
      <w:ins w:id="4980" w:author="Nuno Morais" w:date="2026-07-06T18:21:00Z" w16du:dateUtc="2026-07-06T17:21:00Z">
        <w:del w:id="4981" w:author="Alexandre Miguel Kaizeler Guedes Da Silva Afonso" w:date="2026-07-07T17:32:00Z" w16du:dateUtc="2026-07-07T16:32:00Z">
          <w:r w:rsidR="00FE4F9C" w:rsidRPr="00B475D4" w:rsidDel="00C37375">
            <w:rPr>
              <w:rFonts w:ascii="Arial" w:hAnsi="Arial" w:cs="Arial"/>
              <w:sz w:val="24"/>
              <w:szCs w:val="24"/>
              <w:lang w:val="en-GB"/>
              <w:rPrChange w:id="4982" w:author="Alexandre Miguel Kaizeler Guedes Da Silva Afonso" w:date="2026-07-27T16:55:00Z" w16du:dateUtc="2026-07-27T15:55:00Z">
                <w:rPr>
                  <w:rFonts w:ascii="Arial" w:hAnsi="Arial" w:cs="Arial"/>
                  <w:sz w:val="24"/>
                  <w:szCs w:val="24"/>
                </w:rPr>
              </w:rPrChange>
            </w:rPr>
            <w:delText>ing</w:delText>
          </w:r>
        </w:del>
      </w:ins>
      <w:ins w:id="4983" w:author="Joana Jesus" w:date="2026-06-10T00:51:00Z">
        <w:del w:id="4984" w:author="Alexandre Miguel Kaizeler Guedes Da Silva Afonso" w:date="2026-07-07T17:32:00Z" w16du:dateUtc="2026-07-07T16:32:00Z">
          <w:r w:rsidR="00B10859" w:rsidRPr="00B475D4" w:rsidDel="00C37375">
            <w:rPr>
              <w:rFonts w:ascii="Arial" w:hAnsi="Arial" w:cs="Arial"/>
              <w:sz w:val="24"/>
              <w:szCs w:val="24"/>
              <w:lang w:val="en-GB"/>
              <w:rPrChange w:id="4985" w:author="Alexandre Miguel Kaizeler Guedes Da Silva Afonso" w:date="2026-07-27T16:55:00Z" w16du:dateUtc="2026-07-27T15:55:00Z">
                <w:rPr>
                  <w:rFonts w:ascii="Arial" w:hAnsi="Arial" w:cs="Arial"/>
                  <w:sz w:val="24"/>
                  <w:szCs w:val="24"/>
                </w:rPr>
              </w:rPrChange>
            </w:rPr>
            <w:delText xml:space="preserve"> additive and constant effects of each variable on gene expression</w:delText>
          </w:r>
        </w:del>
      </w:ins>
      <w:ins w:id="4986" w:author="Joana Jesus" w:date="2026-06-10T00:51:00Z" w16du:dateUtc="2026-06-09T23:51:00Z">
        <w:del w:id="4987" w:author="Alexandre Miguel Kaizeler Guedes Da Silva Afonso" w:date="2026-07-07T17:32:00Z" w16du:dateUtc="2026-07-07T16:32:00Z">
          <w:r w:rsidR="00B10859" w:rsidRPr="00B475D4" w:rsidDel="00C37375">
            <w:rPr>
              <w:rFonts w:ascii="Arial" w:hAnsi="Arial" w:cs="Arial"/>
              <w:sz w:val="24"/>
              <w:szCs w:val="24"/>
              <w:lang w:val="en-GB"/>
              <w:rPrChange w:id="4988" w:author="Alexandre Miguel Kaizeler Guedes Da Silva Afonso" w:date="2026-07-27T16:55:00Z" w16du:dateUtc="2026-07-27T15:55:00Z">
                <w:rPr>
                  <w:rFonts w:ascii="Arial" w:hAnsi="Arial" w:cs="Arial"/>
                  <w:sz w:val="24"/>
                  <w:szCs w:val="24"/>
                </w:rPr>
              </w:rPrChange>
            </w:rPr>
            <w:delText>,</w:delText>
          </w:r>
        </w:del>
      </w:ins>
      <w:ins w:id="4989" w:author="Joana Jesus" w:date="2026-06-10T00:51:00Z">
        <w:del w:id="4990" w:author="Alexandre Miguel Kaizeler Guedes Da Silva Afonso" w:date="2026-07-07T17:32:00Z" w16du:dateUtc="2026-07-07T16:32:00Z">
          <w:r w:rsidR="00B10859" w:rsidRPr="00B475D4" w:rsidDel="00C37375">
            <w:rPr>
              <w:rFonts w:ascii="Arial" w:hAnsi="Arial" w:cs="Arial"/>
              <w:sz w:val="24"/>
              <w:szCs w:val="24"/>
              <w:lang w:val="en-GB"/>
              <w:rPrChange w:id="4991" w:author="Alexandre Miguel Kaizeler Guedes Da Silva Afonso" w:date="2026-07-27T16:55:00Z" w16du:dateUtc="2026-07-27T15:55:00Z">
                <w:rPr>
                  <w:rFonts w:ascii="Arial" w:hAnsi="Arial" w:cs="Arial"/>
                  <w:sz w:val="24"/>
                  <w:szCs w:val="24"/>
                </w:rPr>
              </w:rPrChange>
            </w:rPr>
            <w:delText xml:space="preserve"> an assumption that may not hold for all regulatory relationships, which are frequently non-linear, threshold-dependent, or subject to epistatic interactions.</w:delText>
          </w:r>
        </w:del>
      </w:ins>
    </w:p>
    <w:p w14:paraId="625702BD" w14:textId="77777777" w:rsidR="00C37375" w:rsidRPr="00B475D4" w:rsidRDefault="00C37375" w:rsidP="00582208">
      <w:pPr>
        <w:jc w:val="both"/>
        <w:rPr>
          <w:ins w:id="4992" w:author="Alexandre Miguel Kaizeler Guedes Da Silva Afonso" w:date="2026-07-07T17:32:00Z" w16du:dateUtc="2026-07-07T16:32:00Z"/>
          <w:rFonts w:ascii="Arial" w:hAnsi="Arial" w:cs="Arial"/>
          <w:sz w:val="24"/>
          <w:szCs w:val="24"/>
          <w:lang w:val="en-GB"/>
          <w:rPrChange w:id="4993" w:author="Alexandre Miguel Kaizeler Guedes Da Silva Afonso" w:date="2026-07-27T16:55:00Z" w16du:dateUtc="2026-07-27T15:55:00Z">
            <w:rPr>
              <w:ins w:id="4994" w:author="Alexandre Miguel Kaizeler Guedes Da Silva Afonso" w:date="2026-07-07T17:32:00Z" w16du:dateUtc="2026-07-07T16:32:00Z"/>
              <w:rFonts w:ascii="Arial" w:hAnsi="Arial" w:cs="Arial"/>
              <w:sz w:val="24"/>
              <w:szCs w:val="24"/>
            </w:rPr>
          </w:rPrChange>
        </w:rPr>
      </w:pPr>
    </w:p>
    <w:p w14:paraId="7D762882" w14:textId="77777777" w:rsidR="00A1087A" w:rsidRPr="00B475D4" w:rsidRDefault="00A1087A" w:rsidP="00A1087A">
      <w:pPr>
        <w:spacing w:line="278" w:lineRule="auto"/>
        <w:rPr>
          <w:ins w:id="4995" w:author="Alexandre Miguel Kaizeler Guedes Da Silva Afonso" w:date="2026-07-07T17:35:00Z" w16du:dateUtc="2026-07-07T16:35:00Z"/>
          <w:rFonts w:ascii="Arial" w:hAnsi="Arial" w:cs="Arial"/>
          <w:sz w:val="24"/>
          <w:szCs w:val="24"/>
          <w:lang w:val="en-GB"/>
          <w:rPrChange w:id="4996" w:author="Alexandre Miguel Kaizeler Guedes Da Silva Afonso" w:date="2026-07-27T16:55:00Z" w16du:dateUtc="2026-07-27T15:55:00Z">
            <w:rPr>
              <w:ins w:id="4997" w:author="Alexandre Miguel Kaizeler Guedes Da Silva Afonso" w:date="2026-07-07T17:35:00Z" w16du:dateUtc="2026-07-07T16:35:00Z"/>
              <w:lang w:val="en-GB"/>
            </w:rPr>
          </w:rPrChange>
        </w:rPr>
      </w:pPr>
      <w:ins w:id="4998" w:author="Alexandre Miguel Kaizeler Guedes Da Silva Afonso" w:date="2026-07-07T17:35:00Z" w16du:dateUtc="2026-07-07T16:35:00Z">
        <w:r w:rsidRPr="00B475D4">
          <w:rPr>
            <w:rFonts w:ascii="Arial" w:hAnsi="Arial" w:cs="Arial"/>
            <w:sz w:val="24"/>
            <w:szCs w:val="24"/>
            <w:lang w:val="en-GB"/>
            <w:rPrChange w:id="4999" w:author="Alexandre Miguel Kaizeler Guedes Da Silva Afonso" w:date="2026-07-27T16:55:00Z" w16du:dateUtc="2026-07-27T15:55:00Z">
              <w:rPr>
                <w:lang w:val="en-GB"/>
              </w:rPr>
            </w:rPrChange>
          </w:rPr>
          <w:t>Finally, the prognostic value of the SG-Score was identified in a small subset of cancer types and requires independent, prospective validation before translational application.</w:t>
        </w:r>
      </w:ins>
    </w:p>
    <w:p w14:paraId="031595F8" w14:textId="7B0AE8CC" w:rsidR="00A6071D" w:rsidRPr="00B475D4" w:rsidDel="00A1087A" w:rsidRDefault="00A6071D" w:rsidP="00A6071D">
      <w:pPr>
        <w:jc w:val="both"/>
        <w:rPr>
          <w:del w:id="5000" w:author="Alexandre Miguel Kaizeler Guedes Da Silva Afonso" w:date="2026-07-07T17:35:00Z" w16du:dateUtc="2026-07-07T16:35:00Z"/>
          <w:rFonts w:asciiTheme="majorHAnsi" w:hAnsiTheme="majorHAnsi" w:cs="Arial"/>
          <w:sz w:val="40"/>
          <w:szCs w:val="40"/>
          <w:lang w:val="en-GB"/>
          <w:rPrChange w:id="5001" w:author="Alexandre Miguel Kaizeler Guedes Da Silva Afonso" w:date="2026-07-27T16:55:00Z" w16du:dateUtc="2026-07-27T15:55:00Z">
            <w:rPr>
              <w:del w:id="5002" w:author="Alexandre Miguel Kaizeler Guedes Da Silva Afonso" w:date="2026-07-07T17:35:00Z" w16du:dateUtc="2026-07-07T16:35:00Z"/>
              <w:rFonts w:ascii="Arial" w:hAnsi="Arial" w:cs="Arial"/>
              <w:sz w:val="24"/>
              <w:szCs w:val="24"/>
            </w:rPr>
          </w:rPrChange>
        </w:rPr>
      </w:pPr>
      <w:commentRangeStart w:id="5003"/>
      <w:del w:id="5004" w:author="Alexandre Miguel Kaizeler Guedes Da Silva Afonso" w:date="2026-07-07T17:35:00Z" w16du:dateUtc="2026-07-07T16:35:00Z">
        <w:r w:rsidRPr="00B475D4" w:rsidDel="00A1087A">
          <w:rPr>
            <w:rFonts w:asciiTheme="majorHAnsi" w:hAnsiTheme="majorHAnsi" w:cs="Arial"/>
            <w:sz w:val="40"/>
            <w:szCs w:val="40"/>
            <w:lang w:val="en-GB"/>
            <w:rPrChange w:id="5005" w:author="Alexandre Miguel Kaizeler Guedes Da Silva Afonso" w:date="2026-07-27T16:55:00Z" w16du:dateUtc="2026-07-27T15:55:00Z">
              <w:rPr>
                <w:rFonts w:ascii="Arial" w:hAnsi="Arial" w:cs="Arial"/>
                <w:sz w:val="24"/>
                <w:szCs w:val="24"/>
              </w:rPr>
            </w:rPrChange>
          </w:rPr>
          <w:delText xml:space="preserve">As additional caveats, mitochondrial RNA enrichment was not observed in all studies that passed our quality </w:delText>
        </w:r>
        <w:r w:rsidRPr="00B475D4" w:rsidDel="00A1087A">
          <w:rPr>
            <w:rFonts w:asciiTheme="majorHAnsi" w:hAnsiTheme="majorHAnsi" w:cs="Arial"/>
            <w:sz w:val="40"/>
            <w:szCs w:val="40"/>
            <w:lang w:val="en-GB"/>
            <w:rPrChange w:id="5006" w:author="Alexandre Miguel Kaizeler Guedes Da Silva Afonso" w:date="2026-07-27T16:55:00Z" w16du:dateUtc="2026-07-27T15:55:00Z">
              <w:rPr>
                <w:rFonts w:ascii="Arial" w:hAnsi="Arial" w:cs="Arial"/>
                <w:sz w:val="24"/>
                <w:szCs w:val="24"/>
              </w:rPr>
            </w:rPrChange>
          </w:rPr>
          <w:lastRenderedPageBreak/>
          <w:delText>thresholds. This is partly because our centrifugation correction reduced this signal in some DC datasets (although this enrichment was also absent in other methods of SG-isolation), potentially due to overcorrection based on assumptions about higher sedimentation of mtRNAs derived from yeast studies</w:delText>
        </w:r>
        <w:r w:rsidRPr="00B475D4" w:rsidDel="00A1087A">
          <w:rPr>
            <w:rFonts w:asciiTheme="majorHAnsi" w:hAnsiTheme="majorHAnsi" w:cs="Arial"/>
            <w:sz w:val="40"/>
            <w:szCs w:val="40"/>
            <w:lang w:val="en-GB"/>
            <w:rPrChange w:id="5007" w:author="Alexandre Miguel Kaizeler Guedes Da Silva Afonso" w:date="2026-07-27T16:55:00Z" w16du:dateUtc="2026-07-27T15:55:00Z">
              <w:rPr>
                <w:rFonts w:ascii="Arial" w:hAnsi="Arial" w:cs="Arial"/>
                <w:sz w:val="24"/>
                <w:szCs w:val="24"/>
              </w:rPr>
            </w:rPrChange>
          </w:rPr>
          <w:fldChar w:fldCharType="begin"/>
        </w:r>
        <w:r w:rsidR="00C37375" w:rsidRPr="00B475D4" w:rsidDel="00A1087A">
          <w:rPr>
            <w:rFonts w:asciiTheme="majorHAnsi" w:hAnsiTheme="majorHAnsi" w:cs="Arial"/>
            <w:sz w:val="40"/>
            <w:szCs w:val="40"/>
            <w:lang w:val="en-GB"/>
            <w:rPrChange w:id="5008" w:author="Alexandre Miguel Kaizeler Guedes Da Silva Afonso" w:date="2026-07-27T16:55:00Z" w16du:dateUtc="2026-07-27T15:55:00Z">
              <w:rPr>
                <w:rFonts w:ascii="Arial" w:hAnsi="Arial" w:cs="Arial"/>
                <w:sz w:val="24"/>
                <w:szCs w:val="24"/>
              </w:rPr>
            </w:rPrChange>
          </w:rPr>
          <w:delInstrText xml:space="preserve"> ADDIN ZOTERO_ITEM CSL_CITATION {"citationID":"nyGgo6Ii","properties":{"formattedCitation":"\\super 33\\nosupersub{}","plainCitation":"33","noteIndex":0},"citationItems":[{"id":"jCcWpdK2/tDDQG7ww","uris":["http://zotero.org/users/local/1p9EH8ax/items/76HJKWHJ"],"itemData":{"id":"f9pzkrjY/LOkVnJpD","type":"article","abstract":"Abstract\n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delInstrText>
        </w:r>
        <w:r w:rsidRPr="00B475D4" w:rsidDel="00A1087A">
          <w:rPr>
            <w:rFonts w:asciiTheme="majorHAnsi" w:hAnsiTheme="majorHAnsi" w:cs="Arial"/>
            <w:sz w:val="40"/>
            <w:szCs w:val="40"/>
            <w:lang w:val="en-GB"/>
            <w:rPrChange w:id="5009" w:author="Alexandre Miguel Kaizeler Guedes Da Silva Afonso" w:date="2026-07-27T16:55:00Z" w16du:dateUtc="2026-07-27T15:55:00Z">
              <w:rPr>
                <w:rFonts w:ascii="Arial" w:hAnsi="Arial" w:cs="Arial"/>
                <w:sz w:val="24"/>
                <w:szCs w:val="24"/>
              </w:rPr>
            </w:rPrChange>
          </w:rPr>
          <w:fldChar w:fldCharType="separate"/>
        </w:r>
        <w:r w:rsidR="00B723AF" w:rsidRPr="00B475D4" w:rsidDel="00A1087A">
          <w:rPr>
            <w:rFonts w:asciiTheme="majorHAnsi" w:hAnsiTheme="majorHAnsi" w:cs="Arial"/>
            <w:kern w:val="0"/>
            <w:sz w:val="40"/>
            <w:szCs w:val="56"/>
            <w:vertAlign w:val="superscript"/>
            <w:lang w:val="en-GB"/>
            <w:rPrChange w:id="5010" w:author="Alexandre Miguel Kaizeler Guedes Da Silva Afonso" w:date="2026-07-27T16:55:00Z" w16du:dateUtc="2026-07-27T15:55:00Z">
              <w:rPr>
                <w:rFonts w:ascii="Arial" w:hAnsi="Arial" w:cs="Arial"/>
                <w:kern w:val="0"/>
                <w:sz w:val="24"/>
                <w:vertAlign w:val="superscript"/>
              </w:rPr>
            </w:rPrChange>
          </w:rPr>
          <w:delText>33</w:delText>
        </w:r>
        <w:r w:rsidRPr="00B475D4" w:rsidDel="00A1087A">
          <w:rPr>
            <w:rFonts w:asciiTheme="majorHAnsi" w:hAnsiTheme="majorHAnsi" w:cs="Arial"/>
            <w:sz w:val="40"/>
            <w:szCs w:val="40"/>
            <w:lang w:val="en-GB"/>
            <w:rPrChange w:id="5011" w:author="Alexandre Miguel Kaizeler Guedes Da Silva Afonso" w:date="2026-07-27T16:55:00Z" w16du:dateUtc="2026-07-27T15:55:00Z">
              <w:rPr>
                <w:rFonts w:ascii="Arial" w:hAnsi="Arial" w:cs="Arial"/>
                <w:sz w:val="24"/>
                <w:szCs w:val="24"/>
              </w:rPr>
            </w:rPrChange>
          </w:rPr>
          <w:fldChar w:fldCharType="end"/>
        </w:r>
        <w:r w:rsidRPr="00B475D4" w:rsidDel="00A1087A">
          <w:rPr>
            <w:rFonts w:asciiTheme="majorHAnsi" w:hAnsiTheme="majorHAnsi" w:cs="Arial"/>
            <w:sz w:val="40"/>
            <w:szCs w:val="40"/>
            <w:lang w:val="en-GB"/>
            <w:rPrChange w:id="5012" w:author="Alexandre Miguel Kaizeler Guedes Da Silva Afonso" w:date="2026-07-27T16:55:00Z" w16du:dateUtc="2026-07-27T15:55:00Z">
              <w:rPr>
                <w:rFonts w:ascii="Arial" w:hAnsi="Arial" w:cs="Arial"/>
                <w:sz w:val="24"/>
                <w:szCs w:val="24"/>
              </w:rPr>
            </w:rPrChange>
          </w:rPr>
          <w:delText>, which may differ from human mitochondrial dynamics. Alternatively, yeast pellets may have contained incidental SGs, artificially increasing sedimentation, although higher values could also reflect the polycistronic nature of mtRNAs</w:delText>
        </w:r>
        <w:r w:rsidRPr="00B475D4" w:rsidDel="00A1087A">
          <w:rPr>
            <w:rFonts w:asciiTheme="majorHAnsi" w:hAnsiTheme="majorHAnsi" w:cs="Arial"/>
            <w:sz w:val="40"/>
            <w:szCs w:val="40"/>
            <w:lang w:val="en-GB"/>
            <w:rPrChange w:id="5013" w:author="Alexandre Miguel Kaizeler Guedes Da Silva Afonso" w:date="2026-07-27T16:55:00Z" w16du:dateUtc="2026-07-27T15:55:00Z">
              <w:rPr>
                <w:rFonts w:ascii="Arial" w:hAnsi="Arial" w:cs="Arial"/>
                <w:sz w:val="24"/>
                <w:szCs w:val="24"/>
              </w:rPr>
            </w:rPrChange>
          </w:rPr>
          <w:fldChar w:fldCharType="begin"/>
        </w:r>
        <w:r w:rsidR="00C37375" w:rsidRPr="00B475D4" w:rsidDel="00A1087A">
          <w:rPr>
            <w:rFonts w:asciiTheme="majorHAnsi" w:hAnsiTheme="majorHAnsi" w:cs="Arial"/>
            <w:sz w:val="40"/>
            <w:szCs w:val="40"/>
            <w:lang w:val="en-GB"/>
            <w:rPrChange w:id="5014" w:author="Alexandre Miguel Kaizeler Guedes Da Silva Afonso" w:date="2026-07-27T16:55:00Z" w16du:dateUtc="2026-07-27T15:55:00Z">
              <w:rPr>
                <w:rFonts w:ascii="Arial" w:hAnsi="Arial" w:cs="Arial"/>
                <w:sz w:val="24"/>
                <w:szCs w:val="24"/>
              </w:rPr>
            </w:rPrChange>
          </w:rPr>
          <w:delInstrText xml:space="preserve"> ADDIN ZOTERO_ITEM CSL_CITATION {"citationID":"5R6er1ub","properties":{"formattedCitation":"\\super 48\\nosupersub{}","plainCitation":"48","noteIndex":0},"citationItems":[{"id":164,"uris":["http://zotero.org/users/local/q86rvdj2/items/KPGDZ44C"],"itemData":{"id":164,"type":"article-journal","abstract":"The human mitochondrial genome comprises a distinct genetic system transcribed as precursor polycistronic transcripts that are subsequently cleaved to generate individual mRNAs, tRNAs, and rRNAs. Here, we provide a comprehensive analysis of the human mitochondrial transcriptome across multiple cell lines and tissues. Using directional deep sequencing and parallel analysis of RNA ends, we demonstrate wide variation in mitochondrial transcript abundance and precisely resolve transcript processing and maturation events. We identify previously undescribed transcripts, including small RNAs, and observe the enrichment of several nuclear RNAs in mitochondria. Using high-throughput in vivo DNaseI footprinting, we establish the global profile of DNA-binding protein occupancy across the mitochondrial genome at single-nucleotide resolution, revealing regulatory features at mitochondrial transcription initiation sites and functional insights into disease-associated variants. This integrated analysis of the mitochondrial transcriptome reveals unexpected complexity in the regulation, expression, and processing of mitochondrial RNA and provides a resource for future studies of mitochondrial function (accessed at http://mitochondria.matticklab.com).","container-title":"Cell","DOI":"10.1016/j.cell.2011.06.051","ISSN":"1097-4172","issue":"4","journalAbbreviation":"Cell","language":"eng","page":"645-658","PMID":"21854988","PMCID":"PMC3160626","source":"PubMed","title":"The human mitochondrial transcriptome","volume":"146","author":[{"family":"Mercer","given":"Tim R."},{"family":"Neph","given":"Shane"},{"family":"Dinger","given":"Marcel E."},{"family":"Crawford","given":"Joanna"},{"family":"Smith","given":"Martin A."},{"family":"Shearwood","given":"Anne-Marie J."},{"family":"Haugen","given":"Eric"},{"family":"Bracken","given":"Cameron P."},{"family":"Rackham","given":"Oliver"},{"family":"Stamatoyannopoulos","given":"John A."},{"family":"Filipovska","given":"Aleksandra"},{"family":"Mattick","given":"John S."}],"issued":{"date-parts":[["2011",8,19]]}}}],"schema":"https://github.com/citation-style-language/schema/raw/master/csl-citation.json"} </w:delInstrText>
        </w:r>
        <w:r w:rsidRPr="00B475D4" w:rsidDel="00A1087A">
          <w:rPr>
            <w:rFonts w:asciiTheme="majorHAnsi" w:hAnsiTheme="majorHAnsi" w:cs="Arial"/>
            <w:sz w:val="40"/>
            <w:szCs w:val="40"/>
            <w:lang w:val="en-GB"/>
            <w:rPrChange w:id="5015" w:author="Alexandre Miguel Kaizeler Guedes Da Silva Afonso" w:date="2026-07-27T16:55:00Z" w16du:dateUtc="2026-07-27T15:55:00Z">
              <w:rPr>
                <w:rFonts w:ascii="Arial" w:hAnsi="Arial" w:cs="Arial"/>
                <w:sz w:val="24"/>
                <w:szCs w:val="24"/>
              </w:rPr>
            </w:rPrChange>
          </w:rPr>
          <w:fldChar w:fldCharType="separate"/>
        </w:r>
        <w:r w:rsidR="005647F6" w:rsidRPr="00B475D4" w:rsidDel="00A1087A">
          <w:rPr>
            <w:rFonts w:asciiTheme="majorHAnsi" w:hAnsiTheme="majorHAnsi" w:cs="Arial"/>
            <w:kern w:val="0"/>
            <w:sz w:val="40"/>
            <w:szCs w:val="56"/>
            <w:vertAlign w:val="superscript"/>
            <w:lang w:val="en-GB"/>
            <w:rPrChange w:id="5016" w:author="Alexandre Miguel Kaizeler Guedes Da Silva Afonso" w:date="2026-07-27T16:55:00Z" w16du:dateUtc="2026-07-27T15:55:00Z">
              <w:rPr>
                <w:rFonts w:ascii="Arial" w:hAnsi="Arial" w:cs="Arial"/>
                <w:kern w:val="0"/>
                <w:sz w:val="24"/>
                <w:vertAlign w:val="superscript"/>
              </w:rPr>
            </w:rPrChange>
          </w:rPr>
          <w:delText>48</w:delText>
        </w:r>
        <w:r w:rsidRPr="00B475D4" w:rsidDel="00A1087A">
          <w:rPr>
            <w:rFonts w:asciiTheme="majorHAnsi" w:hAnsiTheme="majorHAnsi" w:cs="Arial"/>
            <w:sz w:val="40"/>
            <w:szCs w:val="40"/>
            <w:lang w:val="en-GB"/>
            <w:rPrChange w:id="5017" w:author="Alexandre Miguel Kaizeler Guedes Da Silva Afonso" w:date="2026-07-27T16:55:00Z" w16du:dateUtc="2026-07-27T15:55:00Z">
              <w:rPr>
                <w:rFonts w:ascii="Arial" w:hAnsi="Arial" w:cs="Arial"/>
                <w:sz w:val="24"/>
                <w:szCs w:val="24"/>
              </w:rPr>
            </w:rPrChange>
          </w:rPr>
          <w:fldChar w:fldCharType="end"/>
        </w:r>
        <w:r w:rsidRPr="00B475D4" w:rsidDel="00A1087A">
          <w:rPr>
            <w:rFonts w:asciiTheme="majorHAnsi" w:hAnsiTheme="majorHAnsi" w:cs="Arial"/>
            <w:sz w:val="40"/>
            <w:szCs w:val="40"/>
            <w:lang w:val="en-GB"/>
            <w:rPrChange w:id="5018" w:author="Alexandre Miguel Kaizeler Guedes Da Silva Afonso" w:date="2026-07-27T16:55:00Z" w16du:dateUtc="2026-07-27T15:55:00Z">
              <w:rPr>
                <w:rFonts w:ascii="Arial" w:hAnsi="Arial" w:cs="Arial"/>
                <w:sz w:val="24"/>
                <w:szCs w:val="24"/>
              </w:rPr>
            </w:rPrChange>
          </w:rPr>
          <w:delText>.</w:delText>
        </w:r>
        <w:commentRangeEnd w:id="5003"/>
        <w:r w:rsidR="00FE4F9C" w:rsidRPr="00B475D4" w:rsidDel="00A1087A">
          <w:rPr>
            <w:rStyle w:val="Refdecomentrio"/>
            <w:rFonts w:asciiTheme="majorHAnsi" w:hAnsiTheme="majorHAnsi" w:cs="Arial"/>
            <w:sz w:val="40"/>
            <w:szCs w:val="40"/>
            <w:lang w:val="en-GB"/>
            <w:rPrChange w:id="5019" w:author="Alexandre Miguel Kaizeler Guedes Da Silva Afonso" w:date="2026-07-27T16:55:00Z" w16du:dateUtc="2026-07-27T15:55:00Z">
              <w:rPr>
                <w:rStyle w:val="Refdecomentrio"/>
                <w:rFonts w:ascii="Arial" w:hAnsi="Arial" w:cs="Arial"/>
                <w:sz w:val="24"/>
                <w:szCs w:val="24"/>
              </w:rPr>
            </w:rPrChange>
          </w:rPr>
          <w:commentReference w:id="5003"/>
        </w:r>
      </w:del>
    </w:p>
    <w:p w14:paraId="3CF9905E" w14:textId="638C9667" w:rsidR="00A6071D" w:rsidRPr="00B475D4" w:rsidDel="00A1087A" w:rsidRDefault="00A6071D" w:rsidP="00A6071D">
      <w:pPr>
        <w:jc w:val="both"/>
        <w:rPr>
          <w:del w:id="5020" w:author="Alexandre Miguel Kaizeler Guedes Da Silva Afonso" w:date="2026-07-07T17:35:00Z" w16du:dateUtc="2026-07-07T16:35:00Z"/>
          <w:rFonts w:asciiTheme="majorHAnsi" w:hAnsiTheme="majorHAnsi" w:cs="Arial"/>
          <w:sz w:val="40"/>
          <w:szCs w:val="40"/>
          <w:lang w:val="en-GB"/>
          <w:rPrChange w:id="5021" w:author="Alexandre Miguel Kaizeler Guedes Da Silva Afonso" w:date="2026-07-27T16:55:00Z" w16du:dateUtc="2026-07-27T15:55:00Z">
            <w:rPr>
              <w:del w:id="5022" w:author="Alexandre Miguel Kaizeler Guedes Da Silva Afonso" w:date="2026-07-07T17:35:00Z" w16du:dateUtc="2026-07-07T16:35:00Z"/>
              <w:rFonts w:ascii="Arial" w:hAnsi="Arial" w:cs="Arial"/>
              <w:sz w:val="24"/>
              <w:szCs w:val="24"/>
            </w:rPr>
          </w:rPrChange>
        </w:rPr>
      </w:pPr>
      <w:del w:id="5023" w:author="Alexandre Miguel Kaizeler Guedes Da Silva Afonso" w:date="2026-07-07T17:35:00Z" w16du:dateUtc="2026-07-07T16:35:00Z">
        <w:r w:rsidRPr="00B475D4" w:rsidDel="00A1087A">
          <w:rPr>
            <w:rFonts w:asciiTheme="majorHAnsi" w:hAnsiTheme="majorHAnsi" w:cs="Arial"/>
            <w:sz w:val="40"/>
            <w:szCs w:val="40"/>
            <w:lang w:val="en-GB"/>
            <w:rPrChange w:id="5024" w:author="Alexandre Miguel Kaizeler Guedes Da Silva Afonso" w:date="2026-07-27T16:55:00Z" w16du:dateUtc="2026-07-27T15:55:00Z">
              <w:rPr>
                <w:rFonts w:ascii="Arial" w:hAnsi="Arial" w:cs="Arial"/>
                <w:sz w:val="24"/>
                <w:szCs w:val="24"/>
              </w:rPr>
            </w:rPrChange>
          </w:rPr>
          <w:delText>Our imaging experiments further highlight a methodological limitation in the field: SG detection and analysis are often vaguely described. Despite these caveats, o</w:delText>
        </w:r>
      </w:del>
      <w:ins w:id="5025" w:author="Nuno Morais" w:date="2026-07-06T19:28:00Z" w16du:dateUtc="2026-07-06T18:28:00Z">
        <w:del w:id="5026" w:author="Alexandre Miguel Kaizeler Guedes Da Silva Afonso" w:date="2026-07-07T17:35:00Z" w16du:dateUtc="2026-07-07T16:35:00Z">
          <w:r w:rsidR="00C540CB" w:rsidRPr="00B475D4" w:rsidDel="00A1087A">
            <w:rPr>
              <w:rFonts w:asciiTheme="majorHAnsi" w:hAnsiTheme="majorHAnsi" w:cs="Arial"/>
              <w:sz w:val="40"/>
              <w:szCs w:val="40"/>
              <w:lang w:val="en-GB"/>
              <w:rPrChange w:id="5027" w:author="Alexandre Miguel Kaizeler Guedes Da Silva Afonso" w:date="2026-07-27T16:55:00Z" w16du:dateUtc="2026-07-27T15:55:00Z">
                <w:rPr>
                  <w:rFonts w:ascii="Arial" w:hAnsi="Arial" w:cs="Arial"/>
                  <w:sz w:val="24"/>
                  <w:szCs w:val="24"/>
                </w:rPr>
              </w:rPrChange>
            </w:rPr>
            <w:delText>O</w:delText>
          </w:r>
        </w:del>
      </w:ins>
      <w:del w:id="5028" w:author="Alexandre Miguel Kaizeler Guedes Da Silva Afonso" w:date="2026-07-07T17:35:00Z" w16du:dateUtc="2026-07-07T16:35:00Z">
        <w:r w:rsidRPr="00B475D4" w:rsidDel="00A1087A">
          <w:rPr>
            <w:rFonts w:asciiTheme="majorHAnsi" w:hAnsiTheme="majorHAnsi" w:cs="Arial"/>
            <w:sz w:val="40"/>
            <w:szCs w:val="40"/>
            <w:lang w:val="en-GB"/>
            <w:rPrChange w:id="5029" w:author="Alexandre Miguel Kaizeler Guedes Da Silva Afonso" w:date="2026-07-27T16:55:00Z" w16du:dateUtc="2026-07-27T15:55:00Z">
              <w:rPr>
                <w:rFonts w:ascii="Arial" w:hAnsi="Arial" w:cs="Arial"/>
                <w:sz w:val="24"/>
                <w:szCs w:val="24"/>
              </w:rPr>
            </w:rPrChange>
          </w:rPr>
          <w:delText xml:space="preserve">ur high-resolution imaging, although limited by sample size, revealed apparent enrichment of dsRNA within SGs, providing experimental support for our model that SGs sequester mitochondrial nucleic acids to modulate stress-induced inflammatory signaling. </w:delText>
        </w:r>
      </w:del>
    </w:p>
    <w:p w14:paraId="6A9EE617" w14:textId="07BD1FB5" w:rsidR="00A6071D" w:rsidRPr="00B475D4" w:rsidDel="00A1087A" w:rsidRDefault="00A6071D" w:rsidP="00A6071D">
      <w:pPr>
        <w:jc w:val="both"/>
        <w:rPr>
          <w:del w:id="5030" w:author="Alexandre Miguel Kaizeler Guedes Da Silva Afonso" w:date="2026-07-07T17:35:00Z" w16du:dateUtc="2026-07-07T16:35:00Z"/>
          <w:rFonts w:asciiTheme="majorHAnsi" w:hAnsiTheme="majorHAnsi" w:cs="Arial"/>
          <w:sz w:val="40"/>
          <w:szCs w:val="40"/>
          <w:lang w:val="en-GB"/>
          <w:rPrChange w:id="5031" w:author="Alexandre Miguel Kaizeler Guedes Da Silva Afonso" w:date="2026-07-27T16:55:00Z" w16du:dateUtc="2026-07-27T15:55:00Z">
            <w:rPr>
              <w:del w:id="5032" w:author="Alexandre Miguel Kaizeler Guedes Da Silva Afonso" w:date="2026-07-07T17:35:00Z" w16du:dateUtc="2026-07-07T16:35:00Z"/>
              <w:rFonts w:ascii="Arial" w:hAnsi="Arial" w:cs="Arial"/>
              <w:sz w:val="24"/>
              <w:szCs w:val="24"/>
            </w:rPr>
          </w:rPrChange>
        </w:rPr>
      </w:pPr>
      <w:del w:id="5033" w:author="Alexandre Miguel Kaizeler Guedes Da Silva Afonso" w:date="2026-07-07T17:35:00Z" w16du:dateUtc="2026-07-07T16:35:00Z">
        <w:r w:rsidRPr="00B475D4" w:rsidDel="00A1087A">
          <w:rPr>
            <w:rFonts w:asciiTheme="majorHAnsi" w:hAnsiTheme="majorHAnsi" w:cs="Arial"/>
            <w:sz w:val="40"/>
            <w:szCs w:val="40"/>
            <w:lang w:val="en-GB"/>
            <w:rPrChange w:id="5034" w:author="Alexandre Miguel Kaizeler Guedes Da Silva Afonso" w:date="2026-07-27T16:55:00Z" w16du:dateUtc="2026-07-27T15:55:00Z">
              <w:rPr>
                <w:rFonts w:ascii="Arial" w:hAnsi="Arial" w:cs="Arial"/>
                <w:sz w:val="24"/>
                <w:szCs w:val="24"/>
              </w:rPr>
            </w:rPrChange>
          </w:rPr>
          <w:delText xml:space="preserve">Finally, while the SG signature shows promise as a biomarker, its predictive value in complex cancer datasets remains to be validated. Collectively, these findings establish a conceptual framework linking SG assembly, mitochondrial RNA dynamics, and inflammation, and </w:delText>
        </w:r>
        <w:r w:rsidRPr="00B475D4" w:rsidDel="00A1087A">
          <w:rPr>
            <w:rFonts w:asciiTheme="majorHAnsi" w:hAnsiTheme="majorHAnsi" w:cs="Arial"/>
            <w:sz w:val="40"/>
            <w:szCs w:val="40"/>
            <w:lang w:val="en-GB"/>
            <w:rPrChange w:id="5035" w:author="Alexandre Miguel Kaizeler Guedes Da Silva Afonso" w:date="2026-07-27T16:55:00Z" w16du:dateUtc="2026-07-27T15:55:00Z">
              <w:rPr>
                <w:rFonts w:ascii="Arial" w:hAnsi="Arial" w:cs="Arial"/>
                <w:sz w:val="24"/>
                <w:szCs w:val="24"/>
              </w:rPr>
            </w:rPrChange>
          </w:rPr>
          <w:lastRenderedPageBreak/>
          <w:delText>highlight a new avenue for mechanistic and translational studies</w:delText>
        </w:r>
      </w:del>
    </w:p>
    <w:p w14:paraId="665A74A5" w14:textId="32F87409" w:rsidR="00315146" w:rsidRPr="00B475D4" w:rsidRDefault="00315146" w:rsidP="00533F41">
      <w:pPr>
        <w:pStyle w:val="Ttulo1"/>
        <w:rPr>
          <w:rFonts w:cs="Arial"/>
          <w:lang w:val="en-GB"/>
          <w:rPrChange w:id="5036" w:author="Alexandre Miguel Kaizeler Guedes Da Silva Afonso" w:date="2026-07-27T16:55:00Z" w16du:dateUtc="2026-07-27T15:55:00Z">
            <w:rPr>
              <w:rFonts w:ascii="Arial" w:hAnsi="Arial" w:cs="Arial"/>
              <w:sz w:val="24"/>
              <w:szCs w:val="24"/>
            </w:rPr>
          </w:rPrChange>
        </w:rPr>
      </w:pPr>
      <w:r w:rsidRPr="00B475D4">
        <w:rPr>
          <w:rFonts w:cs="Arial"/>
          <w:lang w:val="en-GB"/>
          <w:rPrChange w:id="5037" w:author="Alexandre Miguel Kaizeler Guedes Da Silva Afonso" w:date="2026-07-27T16:55:00Z" w16du:dateUtc="2026-07-27T15:55:00Z">
            <w:rPr>
              <w:rFonts w:ascii="Arial" w:hAnsi="Arial" w:cs="Arial"/>
              <w:sz w:val="24"/>
              <w:szCs w:val="24"/>
            </w:rPr>
          </w:rPrChange>
        </w:rPr>
        <w:t>Methods</w:t>
      </w:r>
    </w:p>
    <w:p w14:paraId="589B5BF1" w14:textId="77777777" w:rsidR="004C7975" w:rsidRPr="00B475D4" w:rsidRDefault="004C7975" w:rsidP="00F810AE">
      <w:pPr>
        <w:pStyle w:val="Ttulo2"/>
        <w:rPr>
          <w:rFonts w:ascii="Arial" w:hAnsi="Arial" w:cs="Arial"/>
          <w:sz w:val="24"/>
          <w:szCs w:val="24"/>
          <w:lang w:val="en-GB"/>
          <w:rPrChange w:id="503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039" w:author="Alexandre Miguel Kaizeler Guedes Da Silva Afonso" w:date="2026-07-27T16:55:00Z" w16du:dateUtc="2026-07-27T15:55:00Z">
            <w:rPr>
              <w:rFonts w:ascii="Arial" w:hAnsi="Arial" w:cs="Arial"/>
              <w:sz w:val="24"/>
              <w:szCs w:val="24"/>
            </w:rPr>
          </w:rPrChange>
        </w:rPr>
        <w:t>Key Resources Table</w:t>
      </w:r>
    </w:p>
    <w:tbl>
      <w:tblPr>
        <w:tblStyle w:val="TabelacomGrelha"/>
        <w:tblW w:w="0" w:type="auto"/>
        <w:tblLook w:val="04A0" w:firstRow="1" w:lastRow="0" w:firstColumn="1" w:lastColumn="0" w:noHBand="0" w:noVBand="1"/>
      </w:tblPr>
      <w:tblGrid>
        <w:gridCol w:w="3116"/>
        <w:gridCol w:w="3117"/>
        <w:gridCol w:w="3117"/>
      </w:tblGrid>
      <w:tr w:rsidR="004C7975" w:rsidRPr="00B475D4" w14:paraId="5D00F1FB" w14:textId="77777777" w:rsidTr="004C7975">
        <w:tc>
          <w:tcPr>
            <w:tcW w:w="3116" w:type="dxa"/>
          </w:tcPr>
          <w:p w14:paraId="40C3A777" w14:textId="78B9314D" w:rsidR="004C7975" w:rsidRPr="00B475D4" w:rsidRDefault="004C7975" w:rsidP="00F810AE">
            <w:pPr>
              <w:rPr>
                <w:rFonts w:ascii="Arial" w:hAnsi="Arial" w:cs="Arial"/>
                <w:b/>
                <w:bCs/>
                <w:sz w:val="28"/>
                <w:szCs w:val="28"/>
                <w:lang w:val="en-GB"/>
                <w:rPrChange w:id="5040" w:author="Alexandre Miguel Kaizeler Guedes Da Silva Afonso" w:date="2026-07-27T16:55:00Z" w16du:dateUtc="2026-07-27T15:55:00Z">
                  <w:rPr>
                    <w:rFonts w:ascii="Arial" w:hAnsi="Arial" w:cs="Arial"/>
                    <w:b/>
                    <w:bCs/>
                    <w:sz w:val="28"/>
                    <w:szCs w:val="28"/>
                  </w:rPr>
                </w:rPrChange>
              </w:rPr>
            </w:pPr>
            <w:r w:rsidRPr="00B475D4">
              <w:rPr>
                <w:rFonts w:ascii="Arial" w:hAnsi="Arial" w:cs="Arial"/>
                <w:b/>
                <w:bCs/>
                <w:sz w:val="28"/>
                <w:szCs w:val="28"/>
                <w:lang w:val="en-GB"/>
                <w:rPrChange w:id="5041" w:author="Alexandre Miguel Kaizeler Guedes Da Silva Afonso" w:date="2026-07-27T16:55:00Z" w16du:dateUtc="2026-07-27T15:55:00Z">
                  <w:rPr>
                    <w:rFonts w:ascii="Arial" w:hAnsi="Arial" w:cs="Arial"/>
                    <w:b/>
                    <w:bCs/>
                    <w:sz w:val="28"/>
                    <w:szCs w:val="28"/>
                  </w:rPr>
                </w:rPrChange>
              </w:rPr>
              <w:t>Reagent or Resource</w:t>
            </w:r>
          </w:p>
        </w:tc>
        <w:tc>
          <w:tcPr>
            <w:tcW w:w="3117" w:type="dxa"/>
          </w:tcPr>
          <w:p w14:paraId="2CFC4637" w14:textId="2B7E95E4" w:rsidR="004C7975" w:rsidRPr="00B475D4" w:rsidRDefault="004C7975" w:rsidP="00F810AE">
            <w:pPr>
              <w:rPr>
                <w:rFonts w:ascii="Arial" w:hAnsi="Arial" w:cs="Arial"/>
                <w:b/>
                <w:bCs/>
                <w:sz w:val="28"/>
                <w:szCs w:val="28"/>
                <w:lang w:val="en-GB"/>
                <w:rPrChange w:id="5042" w:author="Alexandre Miguel Kaizeler Guedes Da Silva Afonso" w:date="2026-07-27T16:55:00Z" w16du:dateUtc="2026-07-27T15:55:00Z">
                  <w:rPr>
                    <w:rFonts w:ascii="Arial" w:hAnsi="Arial" w:cs="Arial"/>
                    <w:b/>
                    <w:bCs/>
                    <w:sz w:val="28"/>
                    <w:szCs w:val="28"/>
                  </w:rPr>
                </w:rPrChange>
              </w:rPr>
            </w:pPr>
            <w:r w:rsidRPr="00B475D4">
              <w:rPr>
                <w:rFonts w:ascii="Arial" w:hAnsi="Arial" w:cs="Arial"/>
                <w:b/>
                <w:bCs/>
                <w:sz w:val="28"/>
                <w:szCs w:val="28"/>
                <w:lang w:val="en-GB"/>
                <w:rPrChange w:id="5043" w:author="Alexandre Miguel Kaizeler Guedes Da Silva Afonso" w:date="2026-07-27T16:55:00Z" w16du:dateUtc="2026-07-27T15:55:00Z">
                  <w:rPr>
                    <w:rFonts w:ascii="Arial" w:hAnsi="Arial" w:cs="Arial"/>
                    <w:b/>
                    <w:bCs/>
                    <w:sz w:val="28"/>
                    <w:szCs w:val="28"/>
                  </w:rPr>
                </w:rPrChange>
              </w:rPr>
              <w:t>Source</w:t>
            </w:r>
          </w:p>
        </w:tc>
        <w:tc>
          <w:tcPr>
            <w:tcW w:w="3117" w:type="dxa"/>
          </w:tcPr>
          <w:p w14:paraId="651E787B" w14:textId="54DB32FA" w:rsidR="004C7975" w:rsidRPr="00B475D4" w:rsidRDefault="004C7975" w:rsidP="00F810AE">
            <w:pPr>
              <w:rPr>
                <w:rFonts w:ascii="Arial" w:hAnsi="Arial" w:cs="Arial"/>
                <w:b/>
                <w:bCs/>
                <w:sz w:val="28"/>
                <w:szCs w:val="28"/>
                <w:lang w:val="en-GB"/>
                <w:rPrChange w:id="5044" w:author="Alexandre Miguel Kaizeler Guedes Da Silva Afonso" w:date="2026-07-27T16:55:00Z" w16du:dateUtc="2026-07-27T15:55:00Z">
                  <w:rPr>
                    <w:rFonts w:ascii="Arial" w:hAnsi="Arial" w:cs="Arial"/>
                    <w:b/>
                    <w:bCs/>
                    <w:sz w:val="28"/>
                    <w:szCs w:val="28"/>
                  </w:rPr>
                </w:rPrChange>
              </w:rPr>
            </w:pPr>
            <w:r w:rsidRPr="00B475D4">
              <w:rPr>
                <w:rFonts w:ascii="Arial" w:hAnsi="Arial" w:cs="Arial"/>
                <w:b/>
                <w:bCs/>
                <w:sz w:val="28"/>
                <w:szCs w:val="28"/>
                <w:lang w:val="en-GB"/>
                <w:rPrChange w:id="5045" w:author="Alexandre Miguel Kaizeler Guedes Da Silva Afonso" w:date="2026-07-27T16:55:00Z" w16du:dateUtc="2026-07-27T15:55:00Z">
                  <w:rPr>
                    <w:rFonts w:ascii="Arial" w:hAnsi="Arial" w:cs="Arial"/>
                    <w:b/>
                    <w:bCs/>
                    <w:sz w:val="28"/>
                    <w:szCs w:val="28"/>
                  </w:rPr>
                </w:rPrChange>
              </w:rPr>
              <w:t>Identifier</w:t>
            </w:r>
          </w:p>
        </w:tc>
      </w:tr>
      <w:tr w:rsidR="004C7975" w:rsidRPr="00B475D4" w14:paraId="32015B3E" w14:textId="77777777" w:rsidTr="00D237E3">
        <w:tc>
          <w:tcPr>
            <w:tcW w:w="9350" w:type="dxa"/>
            <w:gridSpan w:val="3"/>
            <w:vAlign w:val="center"/>
          </w:tcPr>
          <w:p w14:paraId="4B0FA387" w14:textId="08D07848" w:rsidR="004C7975" w:rsidRPr="00B475D4" w:rsidRDefault="004C7975" w:rsidP="00F810AE">
            <w:pPr>
              <w:rPr>
                <w:rFonts w:ascii="Arial" w:hAnsi="Arial" w:cs="Arial"/>
                <w:b/>
                <w:bCs/>
                <w:sz w:val="28"/>
                <w:szCs w:val="28"/>
                <w:lang w:val="en-GB"/>
                <w:rPrChange w:id="5046" w:author="Alexandre Miguel Kaizeler Guedes Da Silva Afonso" w:date="2026-07-27T16:55:00Z" w16du:dateUtc="2026-07-27T15:55:00Z">
                  <w:rPr>
                    <w:rFonts w:ascii="Arial" w:hAnsi="Arial" w:cs="Arial"/>
                    <w:b/>
                    <w:bCs/>
                    <w:sz w:val="28"/>
                    <w:szCs w:val="28"/>
                  </w:rPr>
                </w:rPrChange>
              </w:rPr>
            </w:pPr>
            <w:r w:rsidRPr="00B475D4">
              <w:rPr>
                <w:rFonts w:ascii="Arial" w:hAnsi="Arial" w:cs="Arial"/>
                <w:b/>
                <w:bCs/>
                <w:sz w:val="28"/>
                <w:szCs w:val="28"/>
                <w:lang w:val="en-GB"/>
                <w:rPrChange w:id="5047" w:author="Alexandre Miguel Kaizeler Guedes Da Silva Afonso" w:date="2026-07-27T16:55:00Z" w16du:dateUtc="2026-07-27T15:55:00Z">
                  <w:rPr>
                    <w:rFonts w:ascii="Arial" w:hAnsi="Arial" w:cs="Arial"/>
                    <w:b/>
                    <w:bCs/>
                    <w:sz w:val="28"/>
                    <w:szCs w:val="28"/>
                  </w:rPr>
                </w:rPrChange>
              </w:rPr>
              <w:t>Antibodies</w:t>
            </w:r>
          </w:p>
        </w:tc>
      </w:tr>
      <w:tr w:rsidR="004C7975" w:rsidRPr="00B475D4" w14:paraId="6B1A36D8" w14:textId="77777777" w:rsidTr="00D237E3">
        <w:tc>
          <w:tcPr>
            <w:tcW w:w="3116" w:type="dxa"/>
            <w:vAlign w:val="center"/>
          </w:tcPr>
          <w:p w14:paraId="652EA5C5" w14:textId="6957AC8F" w:rsidR="004C7975" w:rsidRPr="00B475D4" w:rsidRDefault="00AF1308" w:rsidP="00F810AE">
            <w:pPr>
              <w:rPr>
                <w:rFonts w:ascii="Arial" w:hAnsi="Arial" w:cs="Arial"/>
                <w:sz w:val="24"/>
                <w:szCs w:val="24"/>
                <w:lang w:val="en-GB"/>
                <w:rPrChange w:id="504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049" w:author="Alexandre Miguel Kaizeler Guedes Da Silva Afonso" w:date="2026-07-27T16:55:00Z" w16du:dateUtc="2026-07-27T15:55:00Z">
                  <w:rPr>
                    <w:rFonts w:ascii="Arial" w:hAnsi="Arial" w:cs="Arial"/>
                    <w:sz w:val="24"/>
                    <w:szCs w:val="24"/>
                  </w:rPr>
                </w:rPrChange>
              </w:rPr>
              <w:t>Rabbit Anti-G3BP1</w:t>
            </w:r>
          </w:p>
        </w:tc>
        <w:tc>
          <w:tcPr>
            <w:tcW w:w="3117" w:type="dxa"/>
            <w:vAlign w:val="center"/>
          </w:tcPr>
          <w:p w14:paraId="499A64EF" w14:textId="37C53DF5" w:rsidR="004C7975" w:rsidRPr="00B475D4" w:rsidRDefault="00AF1308" w:rsidP="00F810AE">
            <w:pPr>
              <w:rPr>
                <w:rFonts w:ascii="Arial" w:hAnsi="Arial" w:cs="Arial"/>
                <w:sz w:val="24"/>
                <w:szCs w:val="24"/>
                <w:lang w:val="en-GB"/>
                <w:rPrChange w:id="505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051" w:author="Alexandre Miguel Kaizeler Guedes Da Silva Afonso" w:date="2026-07-27T16:55:00Z" w16du:dateUtc="2026-07-27T15:55:00Z">
                  <w:rPr>
                    <w:rFonts w:ascii="Arial" w:hAnsi="Arial" w:cs="Arial"/>
                    <w:sz w:val="24"/>
                    <w:szCs w:val="24"/>
                  </w:rPr>
                </w:rPrChange>
              </w:rPr>
              <w:t>Atlas Antibodies</w:t>
            </w:r>
          </w:p>
        </w:tc>
        <w:tc>
          <w:tcPr>
            <w:tcW w:w="3117" w:type="dxa"/>
            <w:vAlign w:val="center"/>
          </w:tcPr>
          <w:p w14:paraId="5141F9D5" w14:textId="03C02AD1" w:rsidR="004C7975" w:rsidRPr="00B475D4" w:rsidRDefault="00681580" w:rsidP="00F810AE">
            <w:pPr>
              <w:rPr>
                <w:rFonts w:ascii="Arial" w:hAnsi="Arial" w:cs="Arial"/>
                <w:sz w:val="24"/>
                <w:szCs w:val="24"/>
                <w:lang w:val="en-GB"/>
                <w:rPrChange w:id="505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053" w:author="Alexandre Miguel Kaizeler Guedes Da Silva Afonso" w:date="2026-07-27T16:55:00Z" w16du:dateUtc="2026-07-27T15:55:00Z">
                  <w:rPr>
                    <w:rFonts w:ascii="Arial" w:hAnsi="Arial" w:cs="Arial"/>
                    <w:sz w:val="24"/>
                    <w:szCs w:val="24"/>
                  </w:rPr>
                </w:rPrChange>
              </w:rPr>
              <w:t xml:space="preserve">Cat # </w:t>
            </w:r>
            <w:r w:rsidR="00AF1308" w:rsidRPr="00B475D4">
              <w:rPr>
                <w:lang w:val="en-GB"/>
                <w:rPrChange w:id="5054" w:author="Alexandre Miguel Kaizeler Guedes Da Silva Afonso" w:date="2026-07-27T16:55:00Z" w16du:dateUtc="2026-07-27T15:55:00Z">
                  <w:rPr/>
                </w:rPrChange>
              </w:rPr>
              <w:fldChar w:fldCharType="begin"/>
            </w:r>
            <w:r w:rsidR="00AF1308" w:rsidRPr="00B475D4">
              <w:rPr>
                <w:lang w:val="en-GB"/>
                <w:rPrChange w:id="5055" w:author="Alexandre Miguel Kaizeler Guedes Da Silva Afonso" w:date="2026-07-27T16:55:00Z" w16du:dateUtc="2026-07-27T15:55:00Z">
                  <w:rPr/>
                </w:rPrChange>
              </w:rPr>
              <w:instrText>HYPERLINK "https://www.sigmaaldrich.com/PT/en/product/sigma/hpa004052?srsltid=AfmBOoqfSwXW7nPM0OM0P4x5j5fc4xYyM8QhR_tEeujTy9vxy9YmkN1x"</w:instrText>
            </w:r>
            <w:r w:rsidR="00AF1308" w:rsidRPr="004839F3">
              <w:rPr>
                <w:lang w:val="en-GB"/>
              </w:rPr>
            </w:r>
            <w:r w:rsidR="00AF1308" w:rsidRPr="00B475D4">
              <w:rPr>
                <w:lang w:val="en-GB"/>
                <w:rPrChange w:id="5056" w:author="Alexandre Miguel Kaizeler Guedes Da Silva Afonso" w:date="2026-07-27T16:55:00Z" w16du:dateUtc="2026-07-27T15:55:00Z">
                  <w:rPr/>
                </w:rPrChange>
              </w:rPr>
              <w:fldChar w:fldCharType="separate"/>
            </w:r>
            <w:r w:rsidR="00AF1308" w:rsidRPr="00B475D4">
              <w:rPr>
                <w:rStyle w:val="Hiperligao"/>
                <w:rFonts w:ascii="Arial" w:hAnsi="Arial" w:cs="Arial"/>
                <w:sz w:val="24"/>
                <w:szCs w:val="24"/>
                <w:u w:val="none"/>
                <w:lang w:val="en-GB"/>
                <w:rPrChange w:id="5057" w:author="Alexandre Miguel Kaizeler Guedes Da Silva Afonso" w:date="2026-07-27T16:55:00Z" w16du:dateUtc="2026-07-27T15:55:00Z">
                  <w:rPr>
                    <w:rStyle w:val="Hiperligao"/>
                    <w:rFonts w:ascii="Arial" w:hAnsi="Arial" w:cs="Arial"/>
                    <w:sz w:val="24"/>
                    <w:szCs w:val="24"/>
                    <w:u w:val="none"/>
                  </w:rPr>
                </w:rPrChange>
              </w:rPr>
              <w:t>HPA004052</w:t>
            </w:r>
            <w:r w:rsidR="00AF1308" w:rsidRPr="00B475D4">
              <w:rPr>
                <w:lang w:val="en-GB"/>
                <w:rPrChange w:id="5058" w:author="Alexandre Miguel Kaizeler Guedes Da Silva Afonso" w:date="2026-07-27T16:55:00Z" w16du:dateUtc="2026-07-27T15:55:00Z">
                  <w:rPr/>
                </w:rPrChange>
              </w:rPr>
              <w:fldChar w:fldCharType="end"/>
            </w:r>
            <w:r w:rsidRPr="00B475D4">
              <w:rPr>
                <w:rFonts w:ascii="Arial" w:hAnsi="Arial" w:cs="Arial"/>
                <w:sz w:val="24"/>
                <w:szCs w:val="24"/>
                <w:lang w:val="en-GB"/>
                <w:rPrChange w:id="5059" w:author="Alexandre Miguel Kaizeler Guedes Da Silva Afonso" w:date="2026-07-27T16:55:00Z" w16du:dateUtc="2026-07-27T15:55:00Z">
                  <w:rPr>
                    <w:rFonts w:ascii="Arial" w:hAnsi="Arial" w:cs="Arial"/>
                    <w:sz w:val="24"/>
                    <w:szCs w:val="24"/>
                  </w:rPr>
                </w:rPrChange>
              </w:rPr>
              <w:t xml:space="preserve">, </w:t>
            </w:r>
            <w:r w:rsidRPr="00B475D4">
              <w:rPr>
                <w:lang w:val="en-GB"/>
                <w:rPrChange w:id="5060" w:author="Alexandre Miguel Kaizeler Guedes Da Silva Afonso" w:date="2026-07-27T16:55:00Z" w16du:dateUtc="2026-07-27T15:55:00Z">
                  <w:rPr/>
                </w:rPrChange>
              </w:rPr>
              <w:fldChar w:fldCharType="begin"/>
            </w:r>
            <w:r w:rsidRPr="00B475D4">
              <w:rPr>
                <w:lang w:val="en-GB"/>
                <w:rPrChange w:id="5061" w:author="Alexandre Miguel Kaizeler Guedes Da Silva Afonso" w:date="2026-07-27T16:55:00Z" w16du:dateUtc="2026-07-27T15:55:00Z">
                  <w:rPr/>
                </w:rPrChange>
              </w:rPr>
              <w:instrText>HYPERLINK "https://www.antibodyregistry.org/AB_1849348"</w:instrText>
            </w:r>
            <w:r w:rsidRPr="004839F3">
              <w:rPr>
                <w:lang w:val="en-GB"/>
              </w:rPr>
            </w:r>
            <w:r w:rsidRPr="00B475D4">
              <w:rPr>
                <w:lang w:val="en-GB"/>
                <w:rPrChange w:id="5062"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063" w:author="Alexandre Miguel Kaizeler Guedes Da Silva Afonso" w:date="2026-07-27T16:55:00Z" w16du:dateUtc="2026-07-27T15:55:00Z">
                  <w:rPr>
                    <w:rStyle w:val="Hiperligao"/>
                    <w:rFonts w:ascii="Arial" w:hAnsi="Arial" w:cs="Arial"/>
                    <w:sz w:val="24"/>
                    <w:szCs w:val="24"/>
                    <w:u w:val="none"/>
                  </w:rPr>
                </w:rPrChange>
              </w:rPr>
              <w:t>RRID:AB_1849348</w:t>
            </w:r>
            <w:r w:rsidRPr="00B475D4">
              <w:rPr>
                <w:lang w:val="en-GB"/>
                <w:rPrChange w:id="5064" w:author="Alexandre Miguel Kaizeler Guedes Da Silva Afonso" w:date="2026-07-27T16:55:00Z" w16du:dateUtc="2026-07-27T15:55:00Z">
                  <w:rPr/>
                </w:rPrChange>
              </w:rPr>
              <w:fldChar w:fldCharType="end"/>
            </w:r>
          </w:p>
        </w:tc>
      </w:tr>
      <w:tr w:rsidR="00AF1308" w:rsidRPr="00B475D4" w14:paraId="218BCDC3" w14:textId="77777777" w:rsidTr="00D237E3">
        <w:tc>
          <w:tcPr>
            <w:tcW w:w="3116" w:type="dxa"/>
            <w:vAlign w:val="center"/>
          </w:tcPr>
          <w:p w14:paraId="419D4396" w14:textId="7567E272" w:rsidR="00AF1308" w:rsidRPr="00B475D4" w:rsidRDefault="00AF1308" w:rsidP="00F810AE">
            <w:pPr>
              <w:rPr>
                <w:rFonts w:ascii="Arial" w:hAnsi="Arial" w:cs="Arial"/>
                <w:sz w:val="24"/>
                <w:szCs w:val="24"/>
                <w:lang w:val="en-GB"/>
                <w:rPrChange w:id="506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066" w:author="Alexandre Miguel Kaizeler Guedes Da Silva Afonso" w:date="2026-07-27T16:55:00Z" w16du:dateUtc="2026-07-27T15:55:00Z">
                  <w:rPr>
                    <w:rFonts w:ascii="Arial" w:hAnsi="Arial" w:cs="Arial"/>
                    <w:sz w:val="24"/>
                    <w:szCs w:val="24"/>
                  </w:rPr>
                </w:rPrChange>
              </w:rPr>
              <w:t>Rabbit Anti-TIA1</w:t>
            </w:r>
          </w:p>
        </w:tc>
        <w:tc>
          <w:tcPr>
            <w:tcW w:w="3117" w:type="dxa"/>
            <w:vAlign w:val="center"/>
          </w:tcPr>
          <w:p w14:paraId="4936B632" w14:textId="66608A30" w:rsidR="00AF1308" w:rsidRPr="00B475D4" w:rsidRDefault="00AF1308" w:rsidP="00F810AE">
            <w:pPr>
              <w:rPr>
                <w:rFonts w:ascii="Arial" w:hAnsi="Arial" w:cs="Arial"/>
                <w:sz w:val="24"/>
                <w:szCs w:val="24"/>
                <w:lang w:val="en-GB"/>
                <w:rPrChange w:id="5067"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068" w:author="Alexandre Miguel Kaizeler Guedes Da Silva Afonso" w:date="2026-07-27T16:55:00Z" w16du:dateUtc="2026-07-27T15:55:00Z">
                  <w:rPr>
                    <w:rFonts w:ascii="Arial" w:hAnsi="Arial" w:cs="Arial"/>
                    <w:sz w:val="24"/>
                    <w:szCs w:val="24"/>
                  </w:rPr>
                </w:rPrChange>
              </w:rPr>
              <w:t>Atlas Antibodies</w:t>
            </w:r>
          </w:p>
        </w:tc>
        <w:tc>
          <w:tcPr>
            <w:tcW w:w="3117" w:type="dxa"/>
            <w:vAlign w:val="center"/>
          </w:tcPr>
          <w:p w14:paraId="52F87ACC" w14:textId="28A4E45E" w:rsidR="00AF1308" w:rsidRPr="00B475D4" w:rsidRDefault="00681580" w:rsidP="00F810AE">
            <w:pPr>
              <w:rPr>
                <w:rFonts w:ascii="Arial" w:hAnsi="Arial" w:cs="Arial"/>
                <w:sz w:val="24"/>
                <w:szCs w:val="24"/>
                <w:lang w:val="en-GB"/>
                <w:rPrChange w:id="506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070" w:author="Alexandre Miguel Kaizeler Guedes Da Silva Afonso" w:date="2026-07-27T16:55:00Z" w16du:dateUtc="2026-07-27T15:55:00Z">
                  <w:rPr>
                    <w:rFonts w:ascii="Arial" w:hAnsi="Arial" w:cs="Arial"/>
                    <w:sz w:val="24"/>
                    <w:szCs w:val="24"/>
                  </w:rPr>
                </w:rPrChange>
              </w:rPr>
              <w:t xml:space="preserve">Cat # </w:t>
            </w:r>
            <w:r w:rsidR="00AF1308" w:rsidRPr="00B475D4">
              <w:rPr>
                <w:lang w:val="en-GB"/>
                <w:rPrChange w:id="5071" w:author="Alexandre Miguel Kaizeler Guedes Da Silva Afonso" w:date="2026-07-27T16:55:00Z" w16du:dateUtc="2026-07-27T15:55:00Z">
                  <w:rPr/>
                </w:rPrChange>
              </w:rPr>
              <w:fldChar w:fldCharType="begin"/>
            </w:r>
            <w:r w:rsidR="00AF1308" w:rsidRPr="00B475D4">
              <w:rPr>
                <w:lang w:val="en-GB"/>
                <w:rPrChange w:id="5072" w:author="Alexandre Miguel Kaizeler Guedes Da Silva Afonso" w:date="2026-07-27T16:55:00Z" w16du:dateUtc="2026-07-27T15:55:00Z">
                  <w:rPr/>
                </w:rPrChange>
              </w:rPr>
              <w:instrText>HYPERLINK "https://www.atlasantibodies.com/products/primary-antibodies/triple-a-polyclonals/anti-tia1-antibody-hpa056961/"</w:instrText>
            </w:r>
            <w:r w:rsidR="00AF1308" w:rsidRPr="004839F3">
              <w:rPr>
                <w:lang w:val="en-GB"/>
              </w:rPr>
            </w:r>
            <w:r w:rsidR="00AF1308" w:rsidRPr="00B475D4">
              <w:rPr>
                <w:lang w:val="en-GB"/>
                <w:rPrChange w:id="5073" w:author="Alexandre Miguel Kaizeler Guedes Da Silva Afonso" w:date="2026-07-27T16:55:00Z" w16du:dateUtc="2026-07-27T15:55:00Z">
                  <w:rPr/>
                </w:rPrChange>
              </w:rPr>
              <w:fldChar w:fldCharType="separate"/>
            </w:r>
            <w:r w:rsidR="00AF1308" w:rsidRPr="00B475D4">
              <w:rPr>
                <w:rStyle w:val="Hiperligao"/>
                <w:rFonts w:ascii="Arial" w:hAnsi="Arial" w:cs="Arial"/>
                <w:sz w:val="24"/>
                <w:szCs w:val="24"/>
                <w:u w:val="none"/>
                <w:lang w:val="en-GB"/>
                <w:rPrChange w:id="5074" w:author="Alexandre Miguel Kaizeler Guedes Da Silva Afonso" w:date="2026-07-27T16:55:00Z" w16du:dateUtc="2026-07-27T15:55:00Z">
                  <w:rPr>
                    <w:rStyle w:val="Hiperligao"/>
                    <w:rFonts w:ascii="Arial" w:hAnsi="Arial" w:cs="Arial"/>
                    <w:sz w:val="24"/>
                    <w:szCs w:val="24"/>
                    <w:u w:val="none"/>
                  </w:rPr>
                </w:rPrChange>
              </w:rPr>
              <w:t>HPA056961</w:t>
            </w:r>
            <w:r w:rsidR="00AF1308" w:rsidRPr="00B475D4">
              <w:rPr>
                <w:lang w:val="en-GB"/>
                <w:rPrChange w:id="5075" w:author="Alexandre Miguel Kaizeler Guedes Da Silva Afonso" w:date="2026-07-27T16:55:00Z" w16du:dateUtc="2026-07-27T15:55:00Z">
                  <w:rPr/>
                </w:rPrChange>
              </w:rPr>
              <w:fldChar w:fldCharType="end"/>
            </w:r>
            <w:r w:rsidRPr="00B475D4">
              <w:rPr>
                <w:rFonts w:ascii="Arial" w:hAnsi="Arial" w:cs="Arial"/>
                <w:sz w:val="24"/>
                <w:szCs w:val="24"/>
                <w:lang w:val="en-GB"/>
                <w:rPrChange w:id="5076" w:author="Alexandre Miguel Kaizeler Guedes Da Silva Afonso" w:date="2026-07-27T16:55:00Z" w16du:dateUtc="2026-07-27T15:55:00Z">
                  <w:rPr>
                    <w:rFonts w:ascii="Arial" w:hAnsi="Arial" w:cs="Arial"/>
                    <w:sz w:val="24"/>
                    <w:szCs w:val="24"/>
                  </w:rPr>
                </w:rPrChange>
              </w:rPr>
              <w:t xml:space="preserve">, </w:t>
            </w:r>
            <w:r w:rsidRPr="00B475D4">
              <w:rPr>
                <w:lang w:val="en-GB"/>
                <w:rPrChange w:id="5077" w:author="Alexandre Miguel Kaizeler Guedes Da Silva Afonso" w:date="2026-07-27T16:55:00Z" w16du:dateUtc="2026-07-27T15:55:00Z">
                  <w:rPr/>
                </w:rPrChange>
              </w:rPr>
              <w:fldChar w:fldCharType="begin"/>
            </w:r>
            <w:r w:rsidRPr="00B475D4">
              <w:rPr>
                <w:lang w:val="en-GB"/>
                <w:rPrChange w:id="5078" w:author="Alexandre Miguel Kaizeler Guedes Da Silva Afonso" w:date="2026-07-27T16:55:00Z" w16du:dateUtc="2026-07-27T15:55:00Z">
                  <w:rPr/>
                </w:rPrChange>
              </w:rPr>
              <w:instrText>HYPERLINK "https://www.antibodyregistry.org/AB_2683289"</w:instrText>
            </w:r>
            <w:r w:rsidRPr="004839F3">
              <w:rPr>
                <w:lang w:val="en-GB"/>
              </w:rPr>
            </w:r>
            <w:r w:rsidRPr="00B475D4">
              <w:rPr>
                <w:lang w:val="en-GB"/>
                <w:rPrChange w:id="5079"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080" w:author="Alexandre Miguel Kaizeler Guedes Da Silva Afonso" w:date="2026-07-27T16:55:00Z" w16du:dateUtc="2026-07-27T15:55:00Z">
                  <w:rPr>
                    <w:rStyle w:val="Hiperligao"/>
                    <w:rFonts w:ascii="Arial" w:hAnsi="Arial" w:cs="Arial"/>
                    <w:sz w:val="24"/>
                    <w:szCs w:val="24"/>
                    <w:u w:val="none"/>
                  </w:rPr>
                </w:rPrChange>
              </w:rPr>
              <w:t xml:space="preserve">RRID:AB_2683289     </w:t>
            </w:r>
            <w:r w:rsidRPr="00B475D4">
              <w:rPr>
                <w:lang w:val="en-GB"/>
                <w:rPrChange w:id="5081" w:author="Alexandre Miguel Kaizeler Guedes Da Silva Afonso" w:date="2026-07-27T16:55:00Z" w16du:dateUtc="2026-07-27T15:55:00Z">
                  <w:rPr/>
                </w:rPrChange>
              </w:rPr>
              <w:fldChar w:fldCharType="end"/>
            </w:r>
          </w:p>
        </w:tc>
      </w:tr>
      <w:tr w:rsidR="00AF1308" w:rsidRPr="00B475D4" w14:paraId="7D57D28F" w14:textId="77777777" w:rsidTr="00D237E3">
        <w:tc>
          <w:tcPr>
            <w:tcW w:w="3116" w:type="dxa"/>
            <w:vAlign w:val="center"/>
          </w:tcPr>
          <w:p w14:paraId="77D9E6A5" w14:textId="0DEDF9BF" w:rsidR="00AF1308" w:rsidRPr="00B475D4" w:rsidRDefault="00AF1308" w:rsidP="00F810AE">
            <w:pPr>
              <w:rPr>
                <w:rFonts w:ascii="Arial" w:hAnsi="Arial" w:cs="Arial"/>
                <w:sz w:val="24"/>
                <w:szCs w:val="24"/>
                <w:lang w:val="en-GB"/>
                <w:rPrChange w:id="508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083" w:author="Alexandre Miguel Kaizeler Guedes Da Silva Afonso" w:date="2026-07-27T16:55:00Z" w16du:dateUtc="2026-07-27T15:55:00Z">
                  <w:rPr>
                    <w:rFonts w:ascii="Arial" w:hAnsi="Arial" w:cs="Arial"/>
                    <w:sz w:val="24"/>
                    <w:szCs w:val="24"/>
                  </w:rPr>
                </w:rPrChange>
              </w:rPr>
              <w:t>Mouse Anti-dsRNA J2</w:t>
            </w:r>
          </w:p>
        </w:tc>
        <w:tc>
          <w:tcPr>
            <w:tcW w:w="3117" w:type="dxa"/>
            <w:vAlign w:val="center"/>
          </w:tcPr>
          <w:p w14:paraId="7D724DD6" w14:textId="73A09562" w:rsidR="00AF1308" w:rsidRPr="00B475D4" w:rsidRDefault="00AF1308" w:rsidP="00F810AE">
            <w:pPr>
              <w:rPr>
                <w:rFonts w:ascii="Arial" w:hAnsi="Arial" w:cs="Arial"/>
                <w:sz w:val="24"/>
                <w:szCs w:val="24"/>
                <w:lang w:val="en-GB"/>
                <w:rPrChange w:id="5084"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085" w:author="Alexandre Miguel Kaizeler Guedes Da Silva Afonso" w:date="2026-07-27T16:55:00Z" w16du:dateUtc="2026-07-27T15:55:00Z">
                  <w:rPr>
                    <w:rFonts w:ascii="Arial" w:hAnsi="Arial" w:cs="Arial"/>
                    <w:sz w:val="24"/>
                    <w:szCs w:val="24"/>
                  </w:rPr>
                </w:rPrChange>
              </w:rPr>
              <w:t>Jena Bioscience</w:t>
            </w:r>
          </w:p>
        </w:tc>
        <w:tc>
          <w:tcPr>
            <w:tcW w:w="3117" w:type="dxa"/>
            <w:vAlign w:val="center"/>
          </w:tcPr>
          <w:p w14:paraId="38A9D449" w14:textId="77777777" w:rsidR="00AF1308" w:rsidRPr="00B475D4" w:rsidRDefault="00681580" w:rsidP="00F810AE">
            <w:pPr>
              <w:rPr>
                <w:rFonts w:ascii="Arial" w:hAnsi="Arial" w:cs="Arial"/>
                <w:sz w:val="24"/>
                <w:szCs w:val="24"/>
                <w:lang w:val="en-GB"/>
                <w:rPrChange w:id="508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087" w:author="Alexandre Miguel Kaizeler Guedes Da Silva Afonso" w:date="2026-07-27T16:55:00Z" w16du:dateUtc="2026-07-27T15:55:00Z">
                  <w:rPr>
                    <w:rFonts w:ascii="Arial" w:hAnsi="Arial" w:cs="Arial"/>
                    <w:sz w:val="24"/>
                    <w:szCs w:val="24"/>
                  </w:rPr>
                </w:rPrChange>
              </w:rPr>
              <w:t xml:space="preserve">Cat # </w:t>
            </w:r>
            <w:r w:rsidR="00AF1308" w:rsidRPr="00B475D4">
              <w:rPr>
                <w:lang w:val="en-GB"/>
                <w:rPrChange w:id="5088" w:author="Alexandre Miguel Kaizeler Guedes Da Silva Afonso" w:date="2026-07-27T16:55:00Z" w16du:dateUtc="2026-07-27T15:55:00Z">
                  <w:rPr/>
                </w:rPrChange>
              </w:rPr>
              <w:fldChar w:fldCharType="begin"/>
            </w:r>
            <w:r w:rsidR="00AF1308" w:rsidRPr="00B475D4">
              <w:rPr>
                <w:lang w:val="en-GB"/>
                <w:rPrChange w:id="5089" w:author="Alexandre Miguel Kaizeler Guedes Da Silva Afonso" w:date="2026-07-27T16:55:00Z" w16du:dateUtc="2026-07-27T15:55:00Z">
                  <w:rPr/>
                </w:rPrChange>
              </w:rPr>
              <w:instrText>HYPERLINK "https://www.jenabioscience.com/rna-technologies/rna-analysis-detection/dsrna-detection/rnt-sci-10010-anti-dsrna-monoclonal-j2"</w:instrText>
            </w:r>
            <w:r w:rsidR="00AF1308" w:rsidRPr="004839F3">
              <w:rPr>
                <w:lang w:val="en-GB"/>
              </w:rPr>
            </w:r>
            <w:r w:rsidR="00AF1308" w:rsidRPr="00B475D4">
              <w:rPr>
                <w:lang w:val="en-GB"/>
                <w:rPrChange w:id="5090" w:author="Alexandre Miguel Kaizeler Guedes Da Silva Afonso" w:date="2026-07-27T16:55:00Z" w16du:dateUtc="2026-07-27T15:55:00Z">
                  <w:rPr/>
                </w:rPrChange>
              </w:rPr>
              <w:fldChar w:fldCharType="separate"/>
            </w:r>
            <w:r w:rsidR="00AF1308" w:rsidRPr="00B475D4">
              <w:rPr>
                <w:rStyle w:val="Hiperligao"/>
                <w:rFonts w:ascii="Arial" w:hAnsi="Arial" w:cs="Arial"/>
                <w:sz w:val="24"/>
                <w:szCs w:val="24"/>
                <w:u w:val="none"/>
                <w:lang w:val="en-GB"/>
                <w:rPrChange w:id="5091" w:author="Alexandre Miguel Kaizeler Guedes Da Silva Afonso" w:date="2026-07-27T16:55:00Z" w16du:dateUtc="2026-07-27T15:55:00Z">
                  <w:rPr>
                    <w:rStyle w:val="Hiperligao"/>
                    <w:rFonts w:ascii="Arial" w:hAnsi="Arial" w:cs="Arial"/>
                    <w:sz w:val="24"/>
                    <w:szCs w:val="24"/>
                    <w:u w:val="none"/>
                  </w:rPr>
                </w:rPrChange>
              </w:rPr>
              <w:t>RNT-SCI-10010200</w:t>
            </w:r>
            <w:r w:rsidR="00AF1308" w:rsidRPr="00B475D4">
              <w:rPr>
                <w:lang w:val="en-GB"/>
                <w:rPrChange w:id="5092" w:author="Alexandre Miguel Kaizeler Guedes Da Silva Afonso" w:date="2026-07-27T16:55:00Z" w16du:dateUtc="2026-07-27T15:55:00Z">
                  <w:rPr/>
                </w:rPrChange>
              </w:rPr>
              <w:fldChar w:fldCharType="end"/>
            </w:r>
            <w:r w:rsidRPr="00B475D4">
              <w:rPr>
                <w:rFonts w:ascii="Arial" w:hAnsi="Arial" w:cs="Arial"/>
                <w:sz w:val="24"/>
                <w:szCs w:val="24"/>
                <w:lang w:val="en-GB"/>
                <w:rPrChange w:id="5093" w:author="Alexandre Miguel Kaizeler Guedes Da Silva Afonso" w:date="2026-07-27T16:55:00Z" w16du:dateUtc="2026-07-27T15:55:00Z">
                  <w:rPr>
                    <w:rFonts w:ascii="Arial" w:hAnsi="Arial" w:cs="Arial"/>
                    <w:sz w:val="24"/>
                    <w:szCs w:val="24"/>
                  </w:rPr>
                </w:rPrChange>
              </w:rPr>
              <w:t>,</w:t>
            </w:r>
          </w:p>
          <w:p w14:paraId="2520FB5D" w14:textId="419971A6" w:rsidR="00681580" w:rsidRPr="00B475D4" w:rsidRDefault="00681580" w:rsidP="00F810AE">
            <w:pPr>
              <w:rPr>
                <w:rFonts w:ascii="Arial" w:hAnsi="Arial" w:cs="Arial"/>
                <w:sz w:val="24"/>
                <w:szCs w:val="24"/>
                <w:lang w:val="en-GB"/>
                <w:rPrChange w:id="5094" w:author="Alexandre Miguel Kaizeler Guedes Da Silva Afonso" w:date="2026-07-27T16:55:00Z" w16du:dateUtc="2026-07-27T15:55:00Z">
                  <w:rPr>
                    <w:rFonts w:ascii="Arial" w:hAnsi="Arial" w:cs="Arial"/>
                    <w:sz w:val="24"/>
                    <w:szCs w:val="24"/>
                  </w:rPr>
                </w:rPrChange>
              </w:rPr>
            </w:pPr>
            <w:r w:rsidRPr="00B475D4">
              <w:rPr>
                <w:lang w:val="en-GB"/>
                <w:rPrChange w:id="5095" w:author="Alexandre Miguel Kaizeler Guedes Da Silva Afonso" w:date="2026-07-27T16:55:00Z" w16du:dateUtc="2026-07-27T15:55:00Z">
                  <w:rPr/>
                </w:rPrChange>
              </w:rPr>
              <w:fldChar w:fldCharType="begin"/>
            </w:r>
            <w:r w:rsidRPr="00B475D4">
              <w:rPr>
                <w:lang w:val="en-GB"/>
                <w:rPrChange w:id="5096" w:author="Alexandre Miguel Kaizeler Guedes Da Silva Afonso" w:date="2026-07-27T16:55:00Z" w16du:dateUtc="2026-07-27T15:55:00Z">
                  <w:rPr/>
                </w:rPrChange>
              </w:rPr>
              <w:instrText>HYPERLINK "https://www.antibodyregistry.org/AB_2922431"</w:instrText>
            </w:r>
            <w:r w:rsidRPr="004839F3">
              <w:rPr>
                <w:lang w:val="en-GB"/>
              </w:rPr>
            </w:r>
            <w:r w:rsidRPr="00B475D4">
              <w:rPr>
                <w:lang w:val="en-GB"/>
                <w:rPrChange w:id="5097"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098" w:author="Alexandre Miguel Kaizeler Guedes Da Silva Afonso" w:date="2026-07-27T16:55:00Z" w16du:dateUtc="2026-07-27T15:55:00Z">
                  <w:rPr>
                    <w:rStyle w:val="Hiperligao"/>
                    <w:rFonts w:ascii="Arial" w:hAnsi="Arial" w:cs="Arial"/>
                    <w:sz w:val="24"/>
                    <w:szCs w:val="24"/>
                    <w:u w:val="none"/>
                  </w:rPr>
                </w:rPrChange>
              </w:rPr>
              <w:t>RRID:AB_2922431</w:t>
            </w:r>
            <w:r w:rsidRPr="00B475D4">
              <w:rPr>
                <w:lang w:val="en-GB"/>
                <w:rPrChange w:id="5099" w:author="Alexandre Miguel Kaizeler Guedes Da Silva Afonso" w:date="2026-07-27T16:55:00Z" w16du:dateUtc="2026-07-27T15:55:00Z">
                  <w:rPr/>
                </w:rPrChange>
              </w:rPr>
              <w:fldChar w:fldCharType="end"/>
            </w:r>
          </w:p>
        </w:tc>
      </w:tr>
      <w:tr w:rsidR="001557F4" w:rsidRPr="00B475D4" w14:paraId="76249E8A" w14:textId="77777777" w:rsidTr="00D237E3">
        <w:tc>
          <w:tcPr>
            <w:tcW w:w="3116" w:type="dxa"/>
            <w:vAlign w:val="center"/>
          </w:tcPr>
          <w:p w14:paraId="0C065E82" w14:textId="52887CE8" w:rsidR="001557F4" w:rsidRPr="00B475D4" w:rsidRDefault="001557F4" w:rsidP="00F810AE">
            <w:pPr>
              <w:rPr>
                <w:rFonts w:ascii="Arial" w:hAnsi="Arial" w:cs="Arial"/>
                <w:sz w:val="24"/>
                <w:szCs w:val="24"/>
                <w:lang w:val="en-GB"/>
                <w:rPrChange w:id="510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01" w:author="Alexandre Miguel Kaizeler Guedes Da Silva Afonso" w:date="2026-07-27T16:55:00Z" w16du:dateUtc="2026-07-27T15:55:00Z">
                  <w:rPr>
                    <w:rFonts w:ascii="Arial" w:hAnsi="Arial" w:cs="Arial"/>
                    <w:sz w:val="24"/>
                    <w:szCs w:val="24"/>
                  </w:rPr>
                </w:rPrChange>
              </w:rPr>
              <w:t>Chicken Anti-HSP60</w:t>
            </w:r>
          </w:p>
        </w:tc>
        <w:tc>
          <w:tcPr>
            <w:tcW w:w="3117" w:type="dxa"/>
            <w:vAlign w:val="center"/>
          </w:tcPr>
          <w:p w14:paraId="6B645CCB" w14:textId="1E21AB11" w:rsidR="001557F4" w:rsidRPr="00B475D4" w:rsidRDefault="001557F4" w:rsidP="00F810AE">
            <w:pPr>
              <w:rPr>
                <w:rFonts w:ascii="Arial" w:hAnsi="Arial" w:cs="Arial"/>
                <w:sz w:val="24"/>
                <w:szCs w:val="24"/>
                <w:lang w:val="en-GB"/>
                <w:rPrChange w:id="510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03" w:author="Alexandre Miguel Kaizeler Guedes Da Silva Afonso" w:date="2026-07-27T16:55:00Z" w16du:dateUtc="2026-07-27T15:55:00Z">
                  <w:rPr>
                    <w:rFonts w:ascii="Arial" w:hAnsi="Arial" w:cs="Arial"/>
                    <w:sz w:val="24"/>
                    <w:szCs w:val="24"/>
                  </w:rPr>
                </w:rPrChange>
              </w:rPr>
              <w:t>Bio-Techne Sales Corp.</w:t>
            </w:r>
          </w:p>
        </w:tc>
        <w:tc>
          <w:tcPr>
            <w:tcW w:w="3117" w:type="dxa"/>
            <w:vAlign w:val="center"/>
          </w:tcPr>
          <w:p w14:paraId="7604A017" w14:textId="77777777" w:rsidR="001557F4" w:rsidRPr="00B475D4" w:rsidRDefault="004406B4" w:rsidP="00F810AE">
            <w:pPr>
              <w:rPr>
                <w:rFonts w:ascii="Arial" w:hAnsi="Arial" w:cs="Arial"/>
                <w:sz w:val="24"/>
                <w:szCs w:val="24"/>
                <w:lang w:val="en-GB"/>
                <w:rPrChange w:id="5104"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05" w:author="Alexandre Miguel Kaizeler Guedes Da Silva Afonso" w:date="2026-07-27T16:55:00Z" w16du:dateUtc="2026-07-27T15:55:00Z">
                  <w:rPr>
                    <w:rFonts w:ascii="Arial" w:hAnsi="Arial" w:cs="Arial"/>
                    <w:sz w:val="24"/>
                    <w:szCs w:val="24"/>
                  </w:rPr>
                </w:rPrChange>
              </w:rPr>
              <w:t xml:space="preserve">Cat # </w:t>
            </w:r>
            <w:r w:rsidR="001557F4" w:rsidRPr="00B475D4">
              <w:rPr>
                <w:lang w:val="en-GB"/>
                <w:rPrChange w:id="5106" w:author="Alexandre Miguel Kaizeler Guedes Da Silva Afonso" w:date="2026-07-27T16:55:00Z" w16du:dateUtc="2026-07-27T15:55:00Z">
                  <w:rPr/>
                </w:rPrChange>
              </w:rPr>
              <w:fldChar w:fldCharType="begin"/>
            </w:r>
            <w:r w:rsidR="001557F4" w:rsidRPr="00B475D4">
              <w:rPr>
                <w:lang w:val="en-GB"/>
                <w:rPrChange w:id="5107" w:author="Alexandre Miguel Kaizeler Guedes Da Silva Afonso" w:date="2026-07-27T16:55:00Z" w16du:dateUtc="2026-07-27T15:55:00Z">
                  <w:rPr/>
                </w:rPrChange>
              </w:rPr>
              <w:instrText>HYPERLINK "https://www.bio-techne.com/p/antibodies/hsp60-antibody_nbp3-05536" \l "product-documents"</w:instrText>
            </w:r>
            <w:r w:rsidR="001557F4" w:rsidRPr="004839F3">
              <w:rPr>
                <w:lang w:val="en-GB"/>
              </w:rPr>
            </w:r>
            <w:r w:rsidR="001557F4" w:rsidRPr="00B475D4">
              <w:rPr>
                <w:lang w:val="en-GB"/>
                <w:rPrChange w:id="5108" w:author="Alexandre Miguel Kaizeler Guedes Da Silva Afonso" w:date="2026-07-27T16:55:00Z" w16du:dateUtc="2026-07-27T15:55:00Z">
                  <w:rPr/>
                </w:rPrChange>
              </w:rPr>
              <w:fldChar w:fldCharType="separate"/>
            </w:r>
            <w:r w:rsidR="001557F4" w:rsidRPr="00B475D4">
              <w:rPr>
                <w:rStyle w:val="Hiperligao"/>
                <w:rFonts w:ascii="Arial" w:hAnsi="Arial" w:cs="Arial"/>
                <w:sz w:val="24"/>
                <w:szCs w:val="24"/>
                <w:u w:val="none"/>
                <w:lang w:val="en-GB"/>
                <w:rPrChange w:id="5109" w:author="Alexandre Miguel Kaizeler Guedes Da Silva Afonso" w:date="2026-07-27T16:55:00Z" w16du:dateUtc="2026-07-27T15:55:00Z">
                  <w:rPr>
                    <w:rStyle w:val="Hiperligao"/>
                    <w:rFonts w:ascii="Arial" w:hAnsi="Arial" w:cs="Arial"/>
                    <w:sz w:val="24"/>
                    <w:szCs w:val="24"/>
                    <w:u w:val="none"/>
                  </w:rPr>
                </w:rPrChange>
              </w:rPr>
              <w:t>NBP3-05536-50ul</w:t>
            </w:r>
            <w:r w:rsidR="001557F4" w:rsidRPr="00B475D4">
              <w:rPr>
                <w:lang w:val="en-GB"/>
                <w:rPrChange w:id="5110" w:author="Alexandre Miguel Kaizeler Guedes Da Silva Afonso" w:date="2026-07-27T16:55:00Z" w16du:dateUtc="2026-07-27T15:55:00Z">
                  <w:rPr/>
                </w:rPrChange>
              </w:rPr>
              <w:fldChar w:fldCharType="end"/>
            </w:r>
            <w:r w:rsidRPr="00B475D4">
              <w:rPr>
                <w:rFonts w:ascii="Arial" w:hAnsi="Arial" w:cs="Arial"/>
                <w:sz w:val="24"/>
                <w:szCs w:val="24"/>
                <w:lang w:val="en-GB"/>
                <w:rPrChange w:id="5111" w:author="Alexandre Miguel Kaizeler Guedes Da Silva Afonso" w:date="2026-07-27T16:55:00Z" w16du:dateUtc="2026-07-27T15:55:00Z">
                  <w:rPr>
                    <w:rFonts w:ascii="Arial" w:hAnsi="Arial" w:cs="Arial"/>
                    <w:sz w:val="24"/>
                    <w:szCs w:val="24"/>
                  </w:rPr>
                </w:rPrChange>
              </w:rPr>
              <w:t>,</w:t>
            </w:r>
          </w:p>
          <w:p w14:paraId="0448C119" w14:textId="7E55D835" w:rsidR="004406B4" w:rsidRPr="00B475D4" w:rsidRDefault="004406B4" w:rsidP="00F810AE">
            <w:pPr>
              <w:rPr>
                <w:rFonts w:ascii="Arial" w:hAnsi="Arial" w:cs="Arial"/>
                <w:sz w:val="24"/>
                <w:szCs w:val="24"/>
                <w:lang w:val="en-GB"/>
                <w:rPrChange w:id="5112" w:author="Alexandre Miguel Kaizeler Guedes Da Silva Afonso" w:date="2026-07-27T16:55:00Z" w16du:dateUtc="2026-07-27T15:55:00Z">
                  <w:rPr>
                    <w:rFonts w:ascii="Arial" w:hAnsi="Arial" w:cs="Arial"/>
                    <w:sz w:val="24"/>
                    <w:szCs w:val="24"/>
                  </w:rPr>
                </w:rPrChange>
              </w:rPr>
            </w:pPr>
            <w:r w:rsidRPr="00B475D4">
              <w:rPr>
                <w:lang w:val="en-GB"/>
                <w:rPrChange w:id="5113" w:author="Alexandre Miguel Kaizeler Guedes Da Silva Afonso" w:date="2026-07-27T16:55:00Z" w16du:dateUtc="2026-07-27T15:55:00Z">
                  <w:rPr/>
                </w:rPrChange>
              </w:rPr>
              <w:fldChar w:fldCharType="begin"/>
            </w:r>
            <w:r w:rsidRPr="00B475D4">
              <w:rPr>
                <w:lang w:val="en-GB"/>
                <w:rPrChange w:id="5114" w:author="Alexandre Miguel Kaizeler Guedes Da Silva Afonso" w:date="2026-07-27T16:55:00Z" w16du:dateUtc="2026-07-27T15:55:00Z">
                  <w:rPr/>
                </w:rPrChange>
              </w:rPr>
              <w:instrText>HYPERLINK "RRID:AB_3086708"</w:instrText>
            </w:r>
            <w:r w:rsidRPr="004839F3">
              <w:rPr>
                <w:lang w:val="en-GB"/>
              </w:rPr>
            </w:r>
            <w:r w:rsidRPr="00B475D4">
              <w:rPr>
                <w:lang w:val="en-GB"/>
                <w:rPrChange w:id="5115"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116" w:author="Alexandre Miguel Kaizeler Guedes Da Silva Afonso" w:date="2026-07-27T16:55:00Z" w16du:dateUtc="2026-07-27T15:55:00Z">
                  <w:rPr>
                    <w:rStyle w:val="Hiperligao"/>
                    <w:rFonts w:ascii="Arial" w:hAnsi="Arial" w:cs="Arial"/>
                    <w:sz w:val="24"/>
                    <w:szCs w:val="24"/>
                    <w:u w:val="none"/>
                  </w:rPr>
                </w:rPrChange>
              </w:rPr>
              <w:t>RRID:AB_3086708</w:t>
            </w:r>
            <w:r w:rsidRPr="00B475D4">
              <w:rPr>
                <w:lang w:val="en-GB"/>
                <w:rPrChange w:id="5117" w:author="Alexandre Miguel Kaizeler Guedes Da Silva Afonso" w:date="2026-07-27T16:55:00Z" w16du:dateUtc="2026-07-27T15:55:00Z">
                  <w:rPr/>
                </w:rPrChange>
              </w:rPr>
              <w:fldChar w:fldCharType="end"/>
            </w:r>
          </w:p>
        </w:tc>
      </w:tr>
      <w:tr w:rsidR="004406B4" w:rsidRPr="00B475D4" w14:paraId="08391D15" w14:textId="77777777" w:rsidTr="00D237E3">
        <w:tc>
          <w:tcPr>
            <w:tcW w:w="3116" w:type="dxa"/>
            <w:vAlign w:val="center"/>
          </w:tcPr>
          <w:p w14:paraId="72C3C6E1" w14:textId="5C7BA618" w:rsidR="004406B4" w:rsidRPr="00B475D4" w:rsidRDefault="00D237E3" w:rsidP="00F810AE">
            <w:pPr>
              <w:rPr>
                <w:rFonts w:ascii="Arial" w:hAnsi="Arial" w:cs="Arial"/>
                <w:sz w:val="24"/>
                <w:szCs w:val="24"/>
                <w:lang w:val="en-GB"/>
                <w:rPrChange w:id="511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19" w:author="Alexandre Miguel Kaizeler Guedes Da Silva Afonso" w:date="2026-07-27T16:55:00Z" w16du:dateUtc="2026-07-27T15:55:00Z">
                  <w:rPr>
                    <w:rFonts w:ascii="Arial" w:hAnsi="Arial" w:cs="Arial"/>
                    <w:sz w:val="24"/>
                    <w:szCs w:val="24"/>
                  </w:rPr>
                </w:rPrChange>
              </w:rPr>
              <w:t>Donkey anti-Rabbit IgG (H+L) Highly Cross-Adsorbed Secondary Antibody, Alexa Fluor™ 647</w:t>
            </w:r>
          </w:p>
        </w:tc>
        <w:tc>
          <w:tcPr>
            <w:tcW w:w="3117" w:type="dxa"/>
            <w:vAlign w:val="center"/>
          </w:tcPr>
          <w:p w14:paraId="5BB189C4" w14:textId="6E225254" w:rsidR="004406B4" w:rsidRPr="00B475D4" w:rsidRDefault="00D237E3" w:rsidP="00F810AE">
            <w:pPr>
              <w:rPr>
                <w:rFonts w:ascii="Arial" w:hAnsi="Arial" w:cs="Arial"/>
                <w:sz w:val="24"/>
                <w:szCs w:val="24"/>
                <w:lang w:val="en-GB"/>
                <w:rPrChange w:id="512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21" w:author="Alexandre Miguel Kaizeler Guedes Da Silva Afonso" w:date="2026-07-27T16:55:00Z" w16du:dateUtc="2026-07-27T15:55:00Z">
                  <w:rPr>
                    <w:rFonts w:ascii="Arial" w:hAnsi="Arial" w:cs="Arial"/>
                    <w:sz w:val="24"/>
                    <w:szCs w:val="24"/>
                  </w:rPr>
                </w:rPrChange>
              </w:rPr>
              <w:t>Thermo Fisher</w:t>
            </w:r>
          </w:p>
        </w:tc>
        <w:tc>
          <w:tcPr>
            <w:tcW w:w="3117" w:type="dxa"/>
            <w:vAlign w:val="center"/>
          </w:tcPr>
          <w:p w14:paraId="07C5D236" w14:textId="77777777" w:rsidR="004406B4" w:rsidRPr="00B475D4" w:rsidRDefault="00D237E3" w:rsidP="00F810AE">
            <w:pPr>
              <w:rPr>
                <w:rFonts w:ascii="Arial" w:hAnsi="Arial" w:cs="Arial"/>
                <w:sz w:val="24"/>
                <w:szCs w:val="24"/>
                <w:lang w:val="en-GB"/>
                <w:rPrChange w:id="512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23" w:author="Alexandre Miguel Kaizeler Guedes Da Silva Afonso" w:date="2026-07-27T16:55:00Z" w16du:dateUtc="2026-07-27T15:55:00Z">
                  <w:rPr>
                    <w:rFonts w:ascii="Arial" w:hAnsi="Arial" w:cs="Arial"/>
                    <w:sz w:val="24"/>
                    <w:szCs w:val="24"/>
                  </w:rPr>
                </w:rPrChange>
              </w:rPr>
              <w:t xml:space="preserve">Cat # </w:t>
            </w:r>
            <w:r w:rsidRPr="00B475D4">
              <w:rPr>
                <w:lang w:val="en-GB"/>
                <w:rPrChange w:id="5124" w:author="Alexandre Miguel Kaizeler Guedes Da Silva Afonso" w:date="2026-07-27T16:55:00Z" w16du:dateUtc="2026-07-27T15:55:00Z">
                  <w:rPr/>
                </w:rPrChange>
              </w:rPr>
              <w:fldChar w:fldCharType="begin"/>
            </w:r>
            <w:r w:rsidRPr="00B475D4">
              <w:rPr>
                <w:lang w:val="en-GB"/>
                <w:rPrChange w:id="5125" w:author="Alexandre Miguel Kaizeler Guedes Da Silva Afonso" w:date="2026-07-27T16:55:00Z" w16du:dateUtc="2026-07-27T15:55:00Z">
                  <w:rPr/>
                </w:rPrChange>
              </w:rPr>
              <w:instrText>HYPERLINK "https://www.thermofisher.com/antibody/product/Donkey-anti-Rabbit-IgG-H-L-Highly-Cross-Adsorbed-Secondary-Antibody-Polyclonal/A-31573"</w:instrText>
            </w:r>
            <w:r w:rsidRPr="004839F3">
              <w:rPr>
                <w:lang w:val="en-GB"/>
              </w:rPr>
            </w:r>
            <w:r w:rsidRPr="00B475D4">
              <w:rPr>
                <w:lang w:val="en-GB"/>
                <w:rPrChange w:id="5126"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127" w:author="Alexandre Miguel Kaizeler Guedes Da Silva Afonso" w:date="2026-07-27T16:55:00Z" w16du:dateUtc="2026-07-27T15:55:00Z">
                  <w:rPr>
                    <w:rStyle w:val="Hiperligao"/>
                    <w:rFonts w:ascii="Arial" w:hAnsi="Arial" w:cs="Arial"/>
                    <w:sz w:val="24"/>
                    <w:szCs w:val="24"/>
                    <w:u w:val="none"/>
                  </w:rPr>
                </w:rPrChange>
              </w:rPr>
              <w:t>A-31573</w:t>
            </w:r>
            <w:r w:rsidRPr="00B475D4">
              <w:rPr>
                <w:lang w:val="en-GB"/>
                <w:rPrChange w:id="5128" w:author="Alexandre Miguel Kaizeler Guedes Da Silva Afonso" w:date="2026-07-27T16:55:00Z" w16du:dateUtc="2026-07-27T15:55:00Z">
                  <w:rPr/>
                </w:rPrChange>
              </w:rPr>
              <w:fldChar w:fldCharType="end"/>
            </w:r>
            <w:r w:rsidRPr="00B475D4">
              <w:rPr>
                <w:rFonts w:ascii="Arial" w:hAnsi="Arial" w:cs="Arial"/>
                <w:sz w:val="24"/>
                <w:szCs w:val="24"/>
                <w:lang w:val="en-GB"/>
                <w:rPrChange w:id="5129" w:author="Alexandre Miguel Kaizeler Guedes Da Silva Afonso" w:date="2026-07-27T16:55:00Z" w16du:dateUtc="2026-07-27T15:55:00Z">
                  <w:rPr>
                    <w:rFonts w:ascii="Arial" w:hAnsi="Arial" w:cs="Arial"/>
                    <w:sz w:val="24"/>
                    <w:szCs w:val="24"/>
                  </w:rPr>
                </w:rPrChange>
              </w:rPr>
              <w:t>,</w:t>
            </w:r>
          </w:p>
          <w:p w14:paraId="44FF10ED" w14:textId="61E01A79" w:rsidR="00D237E3" w:rsidRPr="00B475D4" w:rsidRDefault="00D237E3" w:rsidP="00F810AE">
            <w:pPr>
              <w:rPr>
                <w:rFonts w:ascii="Arial" w:hAnsi="Arial" w:cs="Arial"/>
                <w:sz w:val="24"/>
                <w:szCs w:val="24"/>
                <w:lang w:val="en-GB"/>
                <w:rPrChange w:id="5130" w:author="Alexandre Miguel Kaizeler Guedes Da Silva Afonso" w:date="2026-07-27T16:55:00Z" w16du:dateUtc="2026-07-27T15:55:00Z">
                  <w:rPr>
                    <w:rFonts w:ascii="Arial" w:hAnsi="Arial" w:cs="Arial"/>
                    <w:sz w:val="24"/>
                    <w:szCs w:val="24"/>
                  </w:rPr>
                </w:rPrChange>
              </w:rPr>
            </w:pPr>
            <w:r w:rsidRPr="00B475D4">
              <w:rPr>
                <w:lang w:val="en-GB"/>
                <w:rPrChange w:id="5131" w:author="Alexandre Miguel Kaizeler Guedes Da Silva Afonso" w:date="2026-07-27T16:55:00Z" w16du:dateUtc="2026-07-27T15:55:00Z">
                  <w:rPr/>
                </w:rPrChange>
              </w:rPr>
              <w:fldChar w:fldCharType="begin"/>
            </w:r>
            <w:r w:rsidRPr="00B475D4">
              <w:rPr>
                <w:lang w:val="en-GB"/>
                <w:rPrChange w:id="5132" w:author="Alexandre Miguel Kaizeler Guedes Da Silva Afonso" w:date="2026-07-27T16:55:00Z" w16du:dateUtc="2026-07-27T15:55:00Z">
                  <w:rPr/>
                </w:rPrChange>
              </w:rPr>
              <w:instrText>HYPERLINK "https://www.antibodyregistry.org/AB_2536183"</w:instrText>
            </w:r>
            <w:r w:rsidRPr="004839F3">
              <w:rPr>
                <w:lang w:val="en-GB"/>
              </w:rPr>
            </w:r>
            <w:r w:rsidRPr="00B475D4">
              <w:rPr>
                <w:lang w:val="en-GB"/>
                <w:rPrChange w:id="5133"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134" w:author="Alexandre Miguel Kaizeler Guedes Da Silva Afonso" w:date="2026-07-27T16:55:00Z" w16du:dateUtc="2026-07-27T15:55:00Z">
                  <w:rPr>
                    <w:rStyle w:val="Hiperligao"/>
                    <w:rFonts w:ascii="Arial" w:hAnsi="Arial" w:cs="Arial"/>
                    <w:sz w:val="24"/>
                    <w:szCs w:val="24"/>
                    <w:u w:val="none"/>
                  </w:rPr>
                </w:rPrChange>
              </w:rPr>
              <w:t>RRID:AB_2536183</w:t>
            </w:r>
            <w:r w:rsidRPr="00B475D4">
              <w:rPr>
                <w:lang w:val="en-GB"/>
                <w:rPrChange w:id="5135" w:author="Alexandre Miguel Kaizeler Guedes Da Silva Afonso" w:date="2026-07-27T16:55:00Z" w16du:dateUtc="2026-07-27T15:55:00Z">
                  <w:rPr/>
                </w:rPrChange>
              </w:rPr>
              <w:fldChar w:fldCharType="end"/>
            </w:r>
          </w:p>
        </w:tc>
      </w:tr>
      <w:tr w:rsidR="00D237E3" w:rsidRPr="00B475D4" w14:paraId="4827CB91" w14:textId="77777777" w:rsidTr="00D237E3">
        <w:tc>
          <w:tcPr>
            <w:tcW w:w="3116" w:type="dxa"/>
            <w:vAlign w:val="center"/>
          </w:tcPr>
          <w:p w14:paraId="7E97EF05" w14:textId="57E4A573" w:rsidR="00D237E3" w:rsidRPr="00B475D4" w:rsidRDefault="00C8581A" w:rsidP="00F810AE">
            <w:pPr>
              <w:rPr>
                <w:rFonts w:ascii="Arial" w:hAnsi="Arial" w:cs="Arial"/>
                <w:sz w:val="24"/>
                <w:szCs w:val="24"/>
                <w:lang w:val="en-GB"/>
                <w:rPrChange w:id="513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37" w:author="Alexandre Miguel Kaizeler Guedes Da Silva Afonso" w:date="2026-07-27T16:55:00Z" w16du:dateUtc="2026-07-27T15:55:00Z">
                  <w:rPr>
                    <w:rFonts w:ascii="Arial" w:hAnsi="Arial" w:cs="Arial"/>
                    <w:sz w:val="24"/>
                    <w:szCs w:val="24"/>
                  </w:rPr>
                </w:rPrChange>
              </w:rPr>
              <w:t>Donkey anti-Mouse IgG (H+L) Highly Cross-Adsorbed Secondary Antibody, Alexa Fluor™ 488</w:t>
            </w:r>
          </w:p>
        </w:tc>
        <w:tc>
          <w:tcPr>
            <w:tcW w:w="3117" w:type="dxa"/>
            <w:vAlign w:val="center"/>
          </w:tcPr>
          <w:p w14:paraId="25B98097" w14:textId="3CB4980A" w:rsidR="00D237E3" w:rsidRPr="00B475D4" w:rsidRDefault="00C8581A" w:rsidP="00F810AE">
            <w:pPr>
              <w:rPr>
                <w:rFonts w:ascii="Arial" w:hAnsi="Arial" w:cs="Arial"/>
                <w:sz w:val="24"/>
                <w:szCs w:val="24"/>
                <w:lang w:val="en-GB"/>
                <w:rPrChange w:id="513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39" w:author="Alexandre Miguel Kaizeler Guedes Da Silva Afonso" w:date="2026-07-27T16:55:00Z" w16du:dateUtc="2026-07-27T15:55:00Z">
                  <w:rPr>
                    <w:rFonts w:ascii="Arial" w:hAnsi="Arial" w:cs="Arial"/>
                    <w:sz w:val="24"/>
                    <w:szCs w:val="24"/>
                  </w:rPr>
                </w:rPrChange>
              </w:rPr>
              <w:t>Thermo Fisher</w:t>
            </w:r>
          </w:p>
        </w:tc>
        <w:tc>
          <w:tcPr>
            <w:tcW w:w="3117" w:type="dxa"/>
            <w:vAlign w:val="center"/>
          </w:tcPr>
          <w:p w14:paraId="0BC86E21" w14:textId="226CB304" w:rsidR="00D237E3" w:rsidRPr="00B475D4" w:rsidRDefault="00C8581A" w:rsidP="00F810AE">
            <w:pPr>
              <w:rPr>
                <w:rFonts w:ascii="Arial" w:hAnsi="Arial" w:cs="Arial"/>
                <w:sz w:val="24"/>
                <w:szCs w:val="24"/>
                <w:lang w:val="en-GB"/>
                <w:rPrChange w:id="514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41" w:author="Alexandre Miguel Kaizeler Guedes Da Silva Afonso" w:date="2026-07-27T16:55:00Z" w16du:dateUtc="2026-07-27T15:55:00Z">
                  <w:rPr>
                    <w:rFonts w:ascii="Arial" w:hAnsi="Arial" w:cs="Arial"/>
                    <w:sz w:val="24"/>
                    <w:szCs w:val="24"/>
                  </w:rPr>
                </w:rPrChange>
              </w:rPr>
              <w:t xml:space="preserve">Cat # </w:t>
            </w:r>
            <w:r w:rsidRPr="00B475D4">
              <w:rPr>
                <w:lang w:val="en-GB"/>
                <w:rPrChange w:id="5142" w:author="Alexandre Miguel Kaizeler Guedes Da Silva Afonso" w:date="2026-07-27T16:55:00Z" w16du:dateUtc="2026-07-27T15:55:00Z">
                  <w:rPr/>
                </w:rPrChange>
              </w:rPr>
              <w:fldChar w:fldCharType="begin"/>
            </w:r>
            <w:r w:rsidRPr="00B475D4">
              <w:rPr>
                <w:lang w:val="en-GB"/>
                <w:rPrChange w:id="5143" w:author="Alexandre Miguel Kaizeler Guedes Da Silva Afonso" w:date="2026-07-27T16:55:00Z" w16du:dateUtc="2026-07-27T15:55:00Z">
                  <w:rPr/>
                </w:rPrChange>
              </w:rPr>
              <w:instrText>HYPERLINK "https://www.thermofisher.com/antibody/product/Donkey-anti-Mouse-IgG-H-L-Highly-Cross-Adsorbed-Secondary-Antibody-Polyclonal/A-21202"</w:instrText>
            </w:r>
            <w:r w:rsidRPr="004839F3">
              <w:rPr>
                <w:lang w:val="en-GB"/>
              </w:rPr>
            </w:r>
            <w:r w:rsidRPr="00B475D4">
              <w:rPr>
                <w:lang w:val="en-GB"/>
                <w:rPrChange w:id="5144"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145" w:author="Alexandre Miguel Kaizeler Guedes Da Silva Afonso" w:date="2026-07-27T16:55:00Z" w16du:dateUtc="2026-07-27T15:55:00Z">
                  <w:rPr>
                    <w:rStyle w:val="Hiperligao"/>
                    <w:rFonts w:ascii="Arial" w:hAnsi="Arial" w:cs="Arial"/>
                    <w:sz w:val="24"/>
                    <w:szCs w:val="24"/>
                    <w:u w:val="none"/>
                  </w:rPr>
                </w:rPrChange>
              </w:rPr>
              <w:t>A-21202</w:t>
            </w:r>
            <w:r w:rsidRPr="00B475D4">
              <w:rPr>
                <w:lang w:val="en-GB"/>
                <w:rPrChange w:id="5146" w:author="Alexandre Miguel Kaizeler Guedes Da Silva Afonso" w:date="2026-07-27T16:55:00Z" w16du:dateUtc="2026-07-27T15:55:00Z">
                  <w:rPr/>
                </w:rPrChange>
              </w:rPr>
              <w:fldChar w:fldCharType="end"/>
            </w:r>
            <w:r w:rsidRPr="00B475D4">
              <w:rPr>
                <w:rFonts w:ascii="Arial" w:hAnsi="Arial" w:cs="Arial"/>
                <w:sz w:val="24"/>
                <w:szCs w:val="24"/>
                <w:lang w:val="en-GB"/>
                <w:rPrChange w:id="5147" w:author="Alexandre Miguel Kaizeler Guedes Da Silva Afonso" w:date="2026-07-27T16:55:00Z" w16du:dateUtc="2026-07-27T15:55:00Z">
                  <w:rPr>
                    <w:rFonts w:ascii="Arial" w:hAnsi="Arial" w:cs="Arial"/>
                    <w:sz w:val="24"/>
                    <w:szCs w:val="24"/>
                  </w:rPr>
                </w:rPrChange>
              </w:rPr>
              <w:t>,</w:t>
            </w:r>
          </w:p>
          <w:p w14:paraId="5886D860" w14:textId="0E96A617" w:rsidR="00C8581A" w:rsidRPr="00B475D4" w:rsidRDefault="00C8581A" w:rsidP="00F810AE">
            <w:pPr>
              <w:rPr>
                <w:rFonts w:ascii="Arial" w:hAnsi="Arial" w:cs="Arial"/>
                <w:sz w:val="24"/>
                <w:szCs w:val="24"/>
                <w:lang w:val="en-GB"/>
                <w:rPrChange w:id="5148" w:author="Alexandre Miguel Kaizeler Guedes Da Silva Afonso" w:date="2026-07-27T16:55:00Z" w16du:dateUtc="2026-07-27T15:55:00Z">
                  <w:rPr>
                    <w:rFonts w:ascii="Arial" w:hAnsi="Arial" w:cs="Arial"/>
                    <w:sz w:val="24"/>
                    <w:szCs w:val="24"/>
                  </w:rPr>
                </w:rPrChange>
              </w:rPr>
            </w:pPr>
            <w:r w:rsidRPr="00B475D4">
              <w:rPr>
                <w:lang w:val="en-GB"/>
                <w:rPrChange w:id="5149" w:author="Alexandre Miguel Kaizeler Guedes Da Silva Afonso" w:date="2026-07-27T16:55:00Z" w16du:dateUtc="2026-07-27T15:55:00Z">
                  <w:rPr/>
                </w:rPrChange>
              </w:rPr>
              <w:fldChar w:fldCharType="begin"/>
            </w:r>
            <w:r w:rsidRPr="00B475D4">
              <w:rPr>
                <w:lang w:val="en-GB"/>
                <w:rPrChange w:id="5150" w:author="Alexandre Miguel Kaizeler Guedes Da Silva Afonso" w:date="2026-07-27T16:55:00Z" w16du:dateUtc="2026-07-27T15:55:00Z">
                  <w:rPr/>
                </w:rPrChange>
              </w:rPr>
              <w:instrText>HYPERLINK "https://www.antibodyregistry.org/AB_141607"</w:instrText>
            </w:r>
            <w:r w:rsidRPr="004839F3">
              <w:rPr>
                <w:lang w:val="en-GB"/>
              </w:rPr>
            </w:r>
            <w:r w:rsidRPr="00B475D4">
              <w:rPr>
                <w:lang w:val="en-GB"/>
                <w:rPrChange w:id="5151"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152" w:author="Alexandre Miguel Kaizeler Guedes Da Silva Afonso" w:date="2026-07-27T16:55:00Z" w16du:dateUtc="2026-07-27T15:55:00Z">
                  <w:rPr>
                    <w:rStyle w:val="Hiperligao"/>
                    <w:rFonts w:ascii="Arial" w:hAnsi="Arial" w:cs="Arial"/>
                    <w:sz w:val="24"/>
                    <w:szCs w:val="24"/>
                    <w:u w:val="none"/>
                  </w:rPr>
                </w:rPrChange>
              </w:rPr>
              <w:t>RRID:AB_141607</w:t>
            </w:r>
            <w:r w:rsidRPr="00B475D4">
              <w:rPr>
                <w:lang w:val="en-GB"/>
                <w:rPrChange w:id="5153" w:author="Alexandre Miguel Kaizeler Guedes Da Silva Afonso" w:date="2026-07-27T16:55:00Z" w16du:dateUtc="2026-07-27T15:55:00Z">
                  <w:rPr/>
                </w:rPrChange>
              </w:rPr>
              <w:fldChar w:fldCharType="end"/>
            </w:r>
          </w:p>
        </w:tc>
      </w:tr>
      <w:tr w:rsidR="00C8581A" w:rsidRPr="00B475D4" w14:paraId="2A5B65CD" w14:textId="77777777" w:rsidTr="00D237E3">
        <w:tc>
          <w:tcPr>
            <w:tcW w:w="3116" w:type="dxa"/>
            <w:vAlign w:val="center"/>
          </w:tcPr>
          <w:p w14:paraId="1C0C2619" w14:textId="43C9D792" w:rsidR="00C8581A" w:rsidRPr="00B475D4" w:rsidRDefault="00C8581A" w:rsidP="00F810AE">
            <w:pPr>
              <w:rPr>
                <w:rFonts w:ascii="Arial" w:hAnsi="Arial" w:cs="Arial"/>
                <w:sz w:val="24"/>
                <w:szCs w:val="24"/>
                <w:lang w:val="en-GB"/>
                <w:rPrChange w:id="5154"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55" w:author="Alexandre Miguel Kaizeler Guedes Da Silva Afonso" w:date="2026-07-27T16:55:00Z" w16du:dateUtc="2026-07-27T15:55:00Z">
                  <w:rPr>
                    <w:rFonts w:ascii="Arial" w:hAnsi="Arial" w:cs="Arial"/>
                    <w:sz w:val="24"/>
                    <w:szCs w:val="24"/>
                  </w:rPr>
                </w:rPrChange>
              </w:rPr>
              <w:t>Donkey anti-Chicken IgY (H+L) Highly Cross Adsorbed Secondary Antibody, Alexa Fluor™ 568</w:t>
            </w:r>
          </w:p>
        </w:tc>
        <w:tc>
          <w:tcPr>
            <w:tcW w:w="3117" w:type="dxa"/>
            <w:vAlign w:val="center"/>
          </w:tcPr>
          <w:p w14:paraId="191E54CB" w14:textId="6D5CCB25" w:rsidR="00C8581A" w:rsidRPr="00B475D4" w:rsidRDefault="00C8581A" w:rsidP="00F810AE">
            <w:pPr>
              <w:rPr>
                <w:rFonts w:ascii="Arial" w:hAnsi="Arial" w:cs="Arial"/>
                <w:sz w:val="24"/>
                <w:szCs w:val="24"/>
                <w:lang w:val="en-GB"/>
                <w:rPrChange w:id="515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57" w:author="Alexandre Miguel Kaizeler Guedes Da Silva Afonso" w:date="2026-07-27T16:55:00Z" w16du:dateUtc="2026-07-27T15:55:00Z">
                  <w:rPr>
                    <w:rFonts w:ascii="Arial" w:hAnsi="Arial" w:cs="Arial"/>
                    <w:sz w:val="24"/>
                    <w:szCs w:val="24"/>
                  </w:rPr>
                </w:rPrChange>
              </w:rPr>
              <w:t>Thermo Fisher</w:t>
            </w:r>
          </w:p>
        </w:tc>
        <w:tc>
          <w:tcPr>
            <w:tcW w:w="3117" w:type="dxa"/>
            <w:vAlign w:val="center"/>
          </w:tcPr>
          <w:p w14:paraId="0DAB69F2" w14:textId="1FB06F3B" w:rsidR="00C8581A" w:rsidRPr="00B475D4" w:rsidRDefault="00C8581A" w:rsidP="00F810AE">
            <w:pPr>
              <w:rPr>
                <w:rFonts w:ascii="Arial" w:hAnsi="Arial" w:cs="Arial"/>
                <w:sz w:val="24"/>
                <w:szCs w:val="24"/>
                <w:lang w:val="en-GB"/>
                <w:rPrChange w:id="515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59" w:author="Alexandre Miguel Kaizeler Guedes Da Silva Afonso" w:date="2026-07-27T16:55:00Z" w16du:dateUtc="2026-07-27T15:55:00Z">
                  <w:rPr>
                    <w:rFonts w:ascii="Arial" w:hAnsi="Arial" w:cs="Arial"/>
                    <w:sz w:val="24"/>
                    <w:szCs w:val="24"/>
                  </w:rPr>
                </w:rPrChange>
              </w:rPr>
              <w:t xml:space="preserve">Cat # </w:t>
            </w:r>
            <w:r w:rsidRPr="00B475D4">
              <w:rPr>
                <w:lang w:val="en-GB"/>
                <w:rPrChange w:id="5160" w:author="Alexandre Miguel Kaizeler Guedes Da Silva Afonso" w:date="2026-07-27T16:55:00Z" w16du:dateUtc="2026-07-27T15:55:00Z">
                  <w:rPr/>
                </w:rPrChange>
              </w:rPr>
              <w:fldChar w:fldCharType="begin"/>
            </w:r>
            <w:r w:rsidRPr="00B475D4">
              <w:rPr>
                <w:lang w:val="en-GB"/>
                <w:rPrChange w:id="5161" w:author="Alexandre Miguel Kaizeler Guedes Da Silva Afonso" w:date="2026-07-27T16:55:00Z" w16du:dateUtc="2026-07-27T15:55:00Z">
                  <w:rPr/>
                </w:rPrChange>
              </w:rPr>
              <w:instrText>HYPERLINK "https://www.thermofisher.com/antibody/product/Donkey-anti-Chicken-IgY-H-L-Highly-Cross-Adsorbed-Secondary-Antibody-Polyclonal/A78950"</w:instrText>
            </w:r>
            <w:r w:rsidRPr="004839F3">
              <w:rPr>
                <w:lang w:val="en-GB"/>
              </w:rPr>
            </w:r>
            <w:r w:rsidRPr="00B475D4">
              <w:rPr>
                <w:lang w:val="en-GB"/>
                <w:rPrChange w:id="5162"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163" w:author="Alexandre Miguel Kaizeler Guedes Da Silva Afonso" w:date="2026-07-27T16:55:00Z" w16du:dateUtc="2026-07-27T15:55:00Z">
                  <w:rPr>
                    <w:rStyle w:val="Hiperligao"/>
                    <w:rFonts w:ascii="Arial" w:hAnsi="Arial" w:cs="Arial"/>
                    <w:sz w:val="24"/>
                    <w:szCs w:val="24"/>
                    <w:u w:val="none"/>
                  </w:rPr>
                </w:rPrChange>
              </w:rPr>
              <w:t>A78950</w:t>
            </w:r>
            <w:r w:rsidRPr="00B475D4">
              <w:rPr>
                <w:lang w:val="en-GB"/>
                <w:rPrChange w:id="5164" w:author="Alexandre Miguel Kaizeler Guedes Da Silva Afonso" w:date="2026-07-27T16:55:00Z" w16du:dateUtc="2026-07-27T15:55:00Z">
                  <w:rPr/>
                </w:rPrChange>
              </w:rPr>
              <w:fldChar w:fldCharType="end"/>
            </w:r>
            <w:r w:rsidRPr="00B475D4">
              <w:rPr>
                <w:rFonts w:ascii="Arial" w:hAnsi="Arial" w:cs="Arial"/>
                <w:sz w:val="24"/>
                <w:szCs w:val="24"/>
                <w:lang w:val="en-GB"/>
                <w:rPrChange w:id="5165" w:author="Alexandre Miguel Kaizeler Guedes Da Silva Afonso" w:date="2026-07-27T16:55:00Z" w16du:dateUtc="2026-07-27T15:55:00Z">
                  <w:rPr>
                    <w:rFonts w:ascii="Arial" w:hAnsi="Arial" w:cs="Arial"/>
                    <w:sz w:val="24"/>
                    <w:szCs w:val="24"/>
                  </w:rPr>
                </w:rPrChange>
              </w:rPr>
              <w:t>,</w:t>
            </w:r>
          </w:p>
          <w:p w14:paraId="3BA7AB17" w14:textId="630E4512" w:rsidR="00C8581A" w:rsidRPr="00B475D4" w:rsidRDefault="00C8581A" w:rsidP="00F810AE">
            <w:pPr>
              <w:rPr>
                <w:rFonts w:ascii="Arial" w:hAnsi="Arial" w:cs="Arial"/>
                <w:sz w:val="24"/>
                <w:szCs w:val="24"/>
                <w:lang w:val="en-GB"/>
                <w:rPrChange w:id="5166" w:author="Alexandre Miguel Kaizeler Guedes Da Silva Afonso" w:date="2026-07-27T16:55:00Z" w16du:dateUtc="2026-07-27T15:55:00Z">
                  <w:rPr>
                    <w:rFonts w:ascii="Arial" w:hAnsi="Arial" w:cs="Arial"/>
                    <w:sz w:val="24"/>
                    <w:szCs w:val="24"/>
                  </w:rPr>
                </w:rPrChange>
              </w:rPr>
            </w:pPr>
            <w:r w:rsidRPr="00B475D4">
              <w:rPr>
                <w:lang w:val="en-GB"/>
                <w:rPrChange w:id="5167" w:author="Alexandre Miguel Kaizeler Guedes Da Silva Afonso" w:date="2026-07-27T16:55:00Z" w16du:dateUtc="2026-07-27T15:55:00Z">
                  <w:rPr/>
                </w:rPrChange>
              </w:rPr>
              <w:fldChar w:fldCharType="begin"/>
            </w:r>
            <w:r w:rsidRPr="00B475D4">
              <w:rPr>
                <w:lang w:val="en-GB"/>
                <w:rPrChange w:id="5168" w:author="Alexandre Miguel Kaizeler Guedes Da Silva Afonso" w:date="2026-07-27T16:55:00Z" w16du:dateUtc="2026-07-27T15:55:00Z">
                  <w:rPr/>
                </w:rPrChange>
              </w:rPr>
              <w:instrText>HYPERLINK "https://www.antibodyregistry.org/AB_2921072"</w:instrText>
            </w:r>
            <w:r w:rsidRPr="004839F3">
              <w:rPr>
                <w:lang w:val="en-GB"/>
              </w:rPr>
            </w:r>
            <w:r w:rsidRPr="00B475D4">
              <w:rPr>
                <w:lang w:val="en-GB"/>
                <w:rPrChange w:id="5169"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170" w:author="Alexandre Miguel Kaizeler Guedes Da Silva Afonso" w:date="2026-07-27T16:55:00Z" w16du:dateUtc="2026-07-27T15:55:00Z">
                  <w:rPr>
                    <w:rStyle w:val="Hiperligao"/>
                    <w:rFonts w:ascii="Arial" w:hAnsi="Arial" w:cs="Arial"/>
                    <w:sz w:val="24"/>
                    <w:szCs w:val="24"/>
                    <w:u w:val="none"/>
                  </w:rPr>
                </w:rPrChange>
              </w:rPr>
              <w:t>RRID:AB_2921072</w:t>
            </w:r>
            <w:r w:rsidRPr="00B475D4">
              <w:rPr>
                <w:lang w:val="en-GB"/>
                <w:rPrChange w:id="5171" w:author="Alexandre Miguel Kaizeler Guedes Da Silva Afonso" w:date="2026-07-27T16:55:00Z" w16du:dateUtc="2026-07-27T15:55:00Z">
                  <w:rPr/>
                </w:rPrChange>
              </w:rPr>
              <w:fldChar w:fldCharType="end"/>
            </w:r>
          </w:p>
        </w:tc>
      </w:tr>
      <w:tr w:rsidR="00C8581A" w:rsidRPr="00B475D4" w14:paraId="7E62F57E" w14:textId="77777777" w:rsidTr="00746678">
        <w:tc>
          <w:tcPr>
            <w:tcW w:w="9350" w:type="dxa"/>
            <w:gridSpan w:val="3"/>
            <w:vAlign w:val="center"/>
          </w:tcPr>
          <w:p w14:paraId="132E9DA8" w14:textId="4FDFA191" w:rsidR="00C8581A" w:rsidRPr="00B475D4" w:rsidRDefault="00C8581A" w:rsidP="00F810AE">
            <w:pPr>
              <w:rPr>
                <w:rFonts w:ascii="Arial" w:hAnsi="Arial" w:cs="Arial"/>
                <w:sz w:val="24"/>
                <w:szCs w:val="24"/>
                <w:lang w:val="en-GB"/>
                <w:rPrChange w:id="5172" w:author="Alexandre Miguel Kaizeler Guedes Da Silva Afonso" w:date="2026-07-27T16:55:00Z" w16du:dateUtc="2026-07-27T15:55:00Z">
                  <w:rPr>
                    <w:rFonts w:ascii="Arial" w:hAnsi="Arial" w:cs="Arial"/>
                    <w:sz w:val="24"/>
                    <w:szCs w:val="24"/>
                  </w:rPr>
                </w:rPrChange>
              </w:rPr>
            </w:pPr>
            <w:r w:rsidRPr="00B475D4">
              <w:rPr>
                <w:rFonts w:ascii="Arial" w:hAnsi="Arial" w:cs="Arial"/>
                <w:b/>
                <w:bCs/>
                <w:sz w:val="28"/>
                <w:szCs w:val="28"/>
                <w:lang w:val="en-GB"/>
                <w:rPrChange w:id="5173" w:author="Alexandre Miguel Kaizeler Guedes Da Silva Afonso" w:date="2026-07-27T16:55:00Z" w16du:dateUtc="2026-07-27T15:55:00Z">
                  <w:rPr>
                    <w:rFonts w:ascii="Arial" w:hAnsi="Arial" w:cs="Arial"/>
                    <w:b/>
                    <w:bCs/>
                    <w:sz w:val="28"/>
                    <w:szCs w:val="28"/>
                  </w:rPr>
                </w:rPrChange>
              </w:rPr>
              <w:t>Chemicals, dyes and other reagents</w:t>
            </w:r>
          </w:p>
        </w:tc>
      </w:tr>
      <w:tr w:rsidR="001557F4" w:rsidRPr="00B475D4" w14:paraId="6C6BE322" w14:textId="77777777" w:rsidTr="00D237E3">
        <w:tc>
          <w:tcPr>
            <w:tcW w:w="3116" w:type="dxa"/>
            <w:vAlign w:val="center"/>
          </w:tcPr>
          <w:p w14:paraId="08CB6075" w14:textId="3B117E22" w:rsidR="001557F4" w:rsidRPr="00B475D4" w:rsidRDefault="001557F4" w:rsidP="00F810AE">
            <w:pPr>
              <w:rPr>
                <w:rFonts w:ascii="Arial" w:hAnsi="Arial" w:cs="Arial"/>
                <w:sz w:val="24"/>
                <w:szCs w:val="24"/>
                <w:lang w:val="en-GB"/>
                <w:rPrChange w:id="5174"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75" w:author="Alexandre Miguel Kaizeler Guedes Da Silva Afonso" w:date="2026-07-27T16:55:00Z" w16du:dateUtc="2026-07-27T15:55:00Z">
                  <w:rPr>
                    <w:rFonts w:ascii="Arial" w:hAnsi="Arial" w:cs="Arial"/>
                    <w:sz w:val="24"/>
                    <w:szCs w:val="24"/>
                  </w:rPr>
                </w:rPrChange>
              </w:rPr>
              <w:t>DAPI</w:t>
            </w:r>
          </w:p>
        </w:tc>
        <w:tc>
          <w:tcPr>
            <w:tcW w:w="3117" w:type="dxa"/>
            <w:vAlign w:val="center"/>
          </w:tcPr>
          <w:p w14:paraId="7D4020B2" w14:textId="7E896EFD" w:rsidR="001557F4" w:rsidRPr="00B475D4" w:rsidRDefault="001557F4" w:rsidP="00F810AE">
            <w:pPr>
              <w:rPr>
                <w:rFonts w:ascii="Arial" w:hAnsi="Arial" w:cs="Arial"/>
                <w:sz w:val="24"/>
                <w:szCs w:val="24"/>
                <w:lang w:val="en-GB"/>
                <w:rPrChange w:id="517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77" w:author="Alexandre Miguel Kaizeler Guedes Da Silva Afonso" w:date="2026-07-27T16:55:00Z" w16du:dateUtc="2026-07-27T15:55:00Z">
                  <w:rPr>
                    <w:rFonts w:ascii="Arial" w:hAnsi="Arial" w:cs="Arial"/>
                    <w:sz w:val="24"/>
                    <w:szCs w:val="24"/>
                  </w:rPr>
                </w:rPrChange>
              </w:rPr>
              <w:t>Sigma-Aldrich</w:t>
            </w:r>
          </w:p>
        </w:tc>
        <w:tc>
          <w:tcPr>
            <w:tcW w:w="3117" w:type="dxa"/>
            <w:vAlign w:val="center"/>
          </w:tcPr>
          <w:p w14:paraId="203355B6" w14:textId="60BFE1B0" w:rsidR="001557F4" w:rsidRPr="00B475D4" w:rsidRDefault="00580FE6" w:rsidP="00F810AE">
            <w:pPr>
              <w:rPr>
                <w:rFonts w:ascii="Arial" w:hAnsi="Arial" w:cs="Arial"/>
                <w:sz w:val="24"/>
                <w:szCs w:val="24"/>
                <w:lang w:val="en-GB"/>
                <w:rPrChange w:id="517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79" w:author="Alexandre Miguel Kaizeler Guedes Da Silva Afonso" w:date="2026-07-27T16:55:00Z" w16du:dateUtc="2026-07-27T15:55:00Z">
                  <w:rPr>
                    <w:rFonts w:ascii="Arial" w:hAnsi="Arial" w:cs="Arial"/>
                    <w:sz w:val="24"/>
                    <w:szCs w:val="24"/>
                  </w:rPr>
                </w:rPrChange>
              </w:rPr>
              <w:t xml:space="preserve">Cat # </w:t>
            </w:r>
            <w:r w:rsidR="001557F4" w:rsidRPr="00B475D4">
              <w:rPr>
                <w:lang w:val="en-GB"/>
                <w:rPrChange w:id="5180" w:author="Alexandre Miguel Kaizeler Guedes Da Silva Afonso" w:date="2026-07-27T16:55:00Z" w16du:dateUtc="2026-07-27T15:55:00Z">
                  <w:rPr/>
                </w:rPrChange>
              </w:rPr>
              <w:fldChar w:fldCharType="begin"/>
            </w:r>
            <w:r w:rsidR="001557F4" w:rsidRPr="00B475D4">
              <w:rPr>
                <w:lang w:val="en-GB"/>
                <w:rPrChange w:id="5181" w:author="Alexandre Miguel Kaizeler Guedes Da Silva Afonso" w:date="2026-07-27T16:55:00Z" w16du:dateUtc="2026-07-27T15:55:00Z">
                  <w:rPr/>
                </w:rPrChange>
              </w:rPr>
              <w:instrText>HYPERLINK "https://www.sigmaaldrich.com/PT/en/product/sigma/d9542"</w:instrText>
            </w:r>
            <w:r w:rsidR="001557F4" w:rsidRPr="004839F3">
              <w:rPr>
                <w:lang w:val="en-GB"/>
              </w:rPr>
            </w:r>
            <w:r w:rsidR="001557F4" w:rsidRPr="00B475D4">
              <w:rPr>
                <w:lang w:val="en-GB"/>
                <w:rPrChange w:id="5182" w:author="Alexandre Miguel Kaizeler Guedes Da Silva Afonso" w:date="2026-07-27T16:55:00Z" w16du:dateUtc="2026-07-27T15:55:00Z">
                  <w:rPr/>
                </w:rPrChange>
              </w:rPr>
              <w:fldChar w:fldCharType="separate"/>
            </w:r>
            <w:r w:rsidR="001557F4" w:rsidRPr="00B475D4">
              <w:rPr>
                <w:rStyle w:val="Hiperligao"/>
                <w:rFonts w:ascii="Arial" w:hAnsi="Arial" w:cs="Arial"/>
                <w:sz w:val="24"/>
                <w:szCs w:val="24"/>
                <w:u w:val="none"/>
                <w:lang w:val="en-GB"/>
                <w:rPrChange w:id="5183" w:author="Alexandre Miguel Kaizeler Guedes Da Silva Afonso" w:date="2026-07-27T16:55:00Z" w16du:dateUtc="2026-07-27T15:55:00Z">
                  <w:rPr>
                    <w:rStyle w:val="Hiperligao"/>
                    <w:rFonts w:ascii="Arial" w:hAnsi="Arial" w:cs="Arial"/>
                    <w:sz w:val="24"/>
                    <w:szCs w:val="24"/>
                    <w:u w:val="none"/>
                  </w:rPr>
                </w:rPrChange>
              </w:rPr>
              <w:t>D9452</w:t>
            </w:r>
            <w:r w:rsidR="001557F4" w:rsidRPr="00B475D4">
              <w:rPr>
                <w:lang w:val="en-GB"/>
                <w:rPrChange w:id="5184" w:author="Alexandre Miguel Kaizeler Guedes Da Silva Afonso" w:date="2026-07-27T16:55:00Z" w16du:dateUtc="2026-07-27T15:55:00Z">
                  <w:rPr/>
                </w:rPrChange>
              </w:rPr>
              <w:fldChar w:fldCharType="end"/>
            </w:r>
          </w:p>
        </w:tc>
      </w:tr>
      <w:tr w:rsidR="00C8581A" w:rsidRPr="00B475D4" w14:paraId="71D99D55" w14:textId="77777777" w:rsidTr="00D237E3">
        <w:tc>
          <w:tcPr>
            <w:tcW w:w="3116" w:type="dxa"/>
            <w:vAlign w:val="center"/>
          </w:tcPr>
          <w:p w14:paraId="643DFC23" w14:textId="570041E8" w:rsidR="00C8581A" w:rsidRPr="00B475D4" w:rsidRDefault="00580FE6" w:rsidP="00F810AE">
            <w:pPr>
              <w:rPr>
                <w:rFonts w:ascii="Arial" w:hAnsi="Arial" w:cs="Arial"/>
                <w:sz w:val="24"/>
                <w:szCs w:val="24"/>
                <w:lang w:val="en-GB"/>
                <w:rPrChange w:id="518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86" w:author="Alexandre Miguel Kaizeler Guedes Da Silva Afonso" w:date="2026-07-27T16:55:00Z" w16du:dateUtc="2026-07-27T15:55:00Z">
                  <w:rPr>
                    <w:rFonts w:ascii="Arial" w:hAnsi="Arial" w:cs="Arial"/>
                    <w:sz w:val="24"/>
                    <w:szCs w:val="24"/>
                  </w:rPr>
                </w:rPrChange>
              </w:rPr>
              <w:t>D-Sorbitol</w:t>
            </w:r>
          </w:p>
        </w:tc>
        <w:tc>
          <w:tcPr>
            <w:tcW w:w="3117" w:type="dxa"/>
            <w:vAlign w:val="center"/>
          </w:tcPr>
          <w:p w14:paraId="38FEA800" w14:textId="1D0D7AD7" w:rsidR="00C8581A" w:rsidRPr="00B475D4" w:rsidRDefault="00580FE6" w:rsidP="00F810AE">
            <w:pPr>
              <w:rPr>
                <w:rFonts w:ascii="Arial" w:hAnsi="Arial" w:cs="Arial"/>
                <w:sz w:val="24"/>
                <w:szCs w:val="24"/>
                <w:lang w:val="en-GB"/>
                <w:rPrChange w:id="5187"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88" w:author="Alexandre Miguel Kaizeler Guedes Da Silva Afonso" w:date="2026-07-27T16:55:00Z" w16du:dateUtc="2026-07-27T15:55:00Z">
                  <w:rPr>
                    <w:rFonts w:ascii="Arial" w:hAnsi="Arial" w:cs="Arial"/>
                    <w:sz w:val="24"/>
                    <w:szCs w:val="24"/>
                  </w:rPr>
                </w:rPrChange>
              </w:rPr>
              <w:t>Sigma-Aldrich</w:t>
            </w:r>
          </w:p>
        </w:tc>
        <w:tc>
          <w:tcPr>
            <w:tcW w:w="3117" w:type="dxa"/>
            <w:vAlign w:val="center"/>
          </w:tcPr>
          <w:p w14:paraId="1C7FE750" w14:textId="71BEFFFF" w:rsidR="00C8581A" w:rsidRPr="00B475D4" w:rsidRDefault="00580FE6" w:rsidP="00F810AE">
            <w:pPr>
              <w:rPr>
                <w:rFonts w:ascii="Arial" w:hAnsi="Arial" w:cs="Arial"/>
                <w:sz w:val="24"/>
                <w:szCs w:val="24"/>
                <w:lang w:val="en-GB"/>
                <w:rPrChange w:id="518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90" w:author="Alexandre Miguel Kaizeler Guedes Da Silva Afonso" w:date="2026-07-27T16:55:00Z" w16du:dateUtc="2026-07-27T15:55:00Z">
                  <w:rPr>
                    <w:rFonts w:ascii="Arial" w:hAnsi="Arial" w:cs="Arial"/>
                    <w:sz w:val="24"/>
                    <w:szCs w:val="24"/>
                  </w:rPr>
                </w:rPrChange>
              </w:rPr>
              <w:t xml:space="preserve">Cat # </w:t>
            </w:r>
            <w:r w:rsidRPr="00B475D4">
              <w:rPr>
                <w:lang w:val="en-GB"/>
                <w:rPrChange w:id="5191" w:author="Alexandre Miguel Kaizeler Guedes Da Silva Afonso" w:date="2026-07-27T16:55:00Z" w16du:dateUtc="2026-07-27T15:55:00Z">
                  <w:rPr/>
                </w:rPrChange>
              </w:rPr>
              <w:fldChar w:fldCharType="begin"/>
            </w:r>
            <w:r w:rsidRPr="00B475D4">
              <w:rPr>
                <w:lang w:val="en-GB"/>
                <w:rPrChange w:id="5192" w:author="Alexandre Miguel Kaizeler Guedes Da Silva Afonso" w:date="2026-07-27T16:55:00Z" w16du:dateUtc="2026-07-27T15:55:00Z">
                  <w:rPr/>
                </w:rPrChange>
              </w:rPr>
              <w:instrText>HYPERLINK "https://www.sigmaaldrich.com/PT/en/product/sigma/s6021"</w:instrText>
            </w:r>
            <w:r w:rsidRPr="004839F3">
              <w:rPr>
                <w:lang w:val="en-GB"/>
              </w:rPr>
            </w:r>
            <w:r w:rsidRPr="00B475D4">
              <w:rPr>
                <w:lang w:val="en-GB"/>
                <w:rPrChange w:id="5193"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194" w:author="Alexandre Miguel Kaizeler Guedes Da Silva Afonso" w:date="2026-07-27T16:55:00Z" w16du:dateUtc="2026-07-27T15:55:00Z">
                  <w:rPr>
                    <w:rStyle w:val="Hiperligao"/>
                    <w:rFonts w:ascii="Arial" w:hAnsi="Arial" w:cs="Arial"/>
                    <w:sz w:val="24"/>
                    <w:szCs w:val="24"/>
                    <w:u w:val="none"/>
                  </w:rPr>
                </w:rPrChange>
              </w:rPr>
              <w:t>S6021</w:t>
            </w:r>
            <w:r w:rsidRPr="00B475D4">
              <w:rPr>
                <w:lang w:val="en-GB"/>
                <w:rPrChange w:id="5195" w:author="Alexandre Miguel Kaizeler Guedes Da Silva Afonso" w:date="2026-07-27T16:55:00Z" w16du:dateUtc="2026-07-27T15:55:00Z">
                  <w:rPr/>
                </w:rPrChange>
              </w:rPr>
              <w:fldChar w:fldCharType="end"/>
            </w:r>
          </w:p>
        </w:tc>
      </w:tr>
      <w:tr w:rsidR="003C318E" w:rsidRPr="00B475D4" w14:paraId="30153D7D" w14:textId="77777777" w:rsidTr="00D237E3">
        <w:tc>
          <w:tcPr>
            <w:tcW w:w="3116" w:type="dxa"/>
            <w:vAlign w:val="center"/>
          </w:tcPr>
          <w:p w14:paraId="32945BBD" w14:textId="17D6A7AE" w:rsidR="003C318E" w:rsidRPr="00B475D4" w:rsidRDefault="003C318E" w:rsidP="00F810AE">
            <w:pPr>
              <w:rPr>
                <w:rFonts w:ascii="Arial" w:hAnsi="Arial" w:cs="Arial"/>
                <w:sz w:val="24"/>
                <w:szCs w:val="24"/>
                <w:lang w:val="en-GB"/>
                <w:rPrChange w:id="519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97" w:author="Alexandre Miguel Kaizeler Guedes Da Silva Afonso" w:date="2026-07-27T16:55:00Z" w16du:dateUtc="2026-07-27T15:55:00Z">
                  <w:rPr>
                    <w:rFonts w:ascii="Arial" w:hAnsi="Arial" w:cs="Arial"/>
                    <w:sz w:val="24"/>
                    <w:szCs w:val="24"/>
                  </w:rPr>
                </w:rPrChange>
              </w:rPr>
              <w:t>DIDS</w:t>
            </w:r>
          </w:p>
        </w:tc>
        <w:tc>
          <w:tcPr>
            <w:tcW w:w="3117" w:type="dxa"/>
            <w:vAlign w:val="center"/>
          </w:tcPr>
          <w:p w14:paraId="00901F55" w14:textId="4DBEBA8B" w:rsidR="003C318E" w:rsidRPr="00B475D4" w:rsidRDefault="003C318E" w:rsidP="00F810AE">
            <w:pPr>
              <w:rPr>
                <w:rFonts w:ascii="Arial" w:hAnsi="Arial" w:cs="Arial"/>
                <w:sz w:val="24"/>
                <w:szCs w:val="24"/>
                <w:lang w:val="en-GB"/>
                <w:rPrChange w:id="519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199" w:author="Alexandre Miguel Kaizeler Guedes Da Silva Afonso" w:date="2026-07-27T16:55:00Z" w16du:dateUtc="2026-07-27T15:55:00Z">
                  <w:rPr>
                    <w:rFonts w:ascii="Arial" w:hAnsi="Arial" w:cs="Arial"/>
                    <w:sz w:val="24"/>
                    <w:szCs w:val="24"/>
                  </w:rPr>
                </w:rPrChange>
              </w:rPr>
              <w:t>Sigma-Aldrich</w:t>
            </w:r>
          </w:p>
        </w:tc>
        <w:tc>
          <w:tcPr>
            <w:tcW w:w="3117" w:type="dxa"/>
            <w:vAlign w:val="center"/>
          </w:tcPr>
          <w:p w14:paraId="340E9FCD" w14:textId="4560D895" w:rsidR="003C318E" w:rsidRPr="00B475D4" w:rsidRDefault="003C318E" w:rsidP="00F810AE">
            <w:pPr>
              <w:rPr>
                <w:rFonts w:ascii="Arial" w:hAnsi="Arial" w:cs="Arial"/>
                <w:sz w:val="24"/>
                <w:szCs w:val="24"/>
                <w:lang w:val="en-GB"/>
                <w:rPrChange w:id="520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01" w:author="Alexandre Miguel Kaizeler Guedes Da Silva Afonso" w:date="2026-07-27T16:55:00Z" w16du:dateUtc="2026-07-27T15:55:00Z">
                  <w:rPr>
                    <w:rFonts w:ascii="Arial" w:hAnsi="Arial" w:cs="Arial"/>
                    <w:sz w:val="24"/>
                    <w:szCs w:val="24"/>
                  </w:rPr>
                </w:rPrChange>
              </w:rPr>
              <w:t xml:space="preserve">Cat # </w:t>
            </w:r>
            <w:r w:rsidRPr="00B475D4">
              <w:rPr>
                <w:lang w:val="en-GB"/>
                <w:rPrChange w:id="5202" w:author="Alexandre Miguel Kaizeler Guedes Da Silva Afonso" w:date="2026-07-27T16:55:00Z" w16du:dateUtc="2026-07-27T15:55:00Z">
                  <w:rPr/>
                </w:rPrChange>
              </w:rPr>
              <w:fldChar w:fldCharType="begin"/>
            </w:r>
            <w:r w:rsidRPr="00B475D4">
              <w:rPr>
                <w:lang w:val="en-GB"/>
                <w:rPrChange w:id="5203" w:author="Alexandre Miguel Kaizeler Guedes Da Silva Afonso" w:date="2026-07-27T16:55:00Z" w16du:dateUtc="2026-07-27T15:55:00Z">
                  <w:rPr/>
                </w:rPrChange>
              </w:rPr>
              <w:instrText>HYPERLINK "https://www.sigmaaldrich.com/PT/en/product/mm/309795?srsltid=AfmBOoq26uSOiKaorwUeQSt1i4Riiz7YoBirNQzfddgxl3sjWRkbAueB"</w:instrText>
            </w:r>
            <w:r w:rsidRPr="004839F3">
              <w:rPr>
                <w:lang w:val="en-GB"/>
              </w:rPr>
            </w:r>
            <w:r w:rsidRPr="00B475D4">
              <w:rPr>
                <w:lang w:val="en-GB"/>
                <w:rPrChange w:id="5204"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205" w:author="Alexandre Miguel Kaizeler Guedes Da Silva Afonso" w:date="2026-07-27T16:55:00Z" w16du:dateUtc="2026-07-27T15:55:00Z">
                  <w:rPr>
                    <w:rStyle w:val="Hiperligao"/>
                    <w:rFonts w:ascii="Arial" w:hAnsi="Arial" w:cs="Arial"/>
                    <w:sz w:val="24"/>
                    <w:szCs w:val="24"/>
                    <w:u w:val="none"/>
                  </w:rPr>
                </w:rPrChange>
              </w:rPr>
              <w:t>309795</w:t>
            </w:r>
            <w:r w:rsidRPr="00B475D4">
              <w:rPr>
                <w:lang w:val="en-GB"/>
                <w:rPrChange w:id="5206" w:author="Alexandre Miguel Kaizeler Guedes Da Silva Afonso" w:date="2026-07-27T16:55:00Z" w16du:dateUtc="2026-07-27T15:55:00Z">
                  <w:rPr/>
                </w:rPrChange>
              </w:rPr>
              <w:fldChar w:fldCharType="end"/>
            </w:r>
          </w:p>
        </w:tc>
      </w:tr>
      <w:tr w:rsidR="008B4DD6" w:rsidRPr="00B475D4" w14:paraId="4631B462" w14:textId="77777777" w:rsidTr="00D237E3">
        <w:tc>
          <w:tcPr>
            <w:tcW w:w="3116" w:type="dxa"/>
            <w:vAlign w:val="center"/>
          </w:tcPr>
          <w:p w14:paraId="5824A3A2" w14:textId="3AF51727" w:rsidR="008B4DD6" w:rsidRPr="00B475D4" w:rsidRDefault="008B4DD6" w:rsidP="00F810AE">
            <w:pPr>
              <w:rPr>
                <w:rFonts w:ascii="Arial" w:hAnsi="Arial" w:cs="Arial"/>
                <w:sz w:val="24"/>
                <w:szCs w:val="24"/>
                <w:lang w:val="en-GB"/>
                <w:rPrChange w:id="5207"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08" w:author="Alexandre Miguel Kaizeler Guedes Da Silva Afonso" w:date="2026-07-27T16:55:00Z" w16du:dateUtc="2026-07-27T15:55:00Z">
                  <w:rPr>
                    <w:rFonts w:ascii="Arial" w:hAnsi="Arial" w:cs="Arial"/>
                    <w:sz w:val="24"/>
                    <w:szCs w:val="24"/>
                  </w:rPr>
                </w:rPrChange>
              </w:rPr>
              <w:t>Triton X-100</w:t>
            </w:r>
          </w:p>
        </w:tc>
        <w:tc>
          <w:tcPr>
            <w:tcW w:w="3117" w:type="dxa"/>
            <w:vAlign w:val="center"/>
          </w:tcPr>
          <w:p w14:paraId="10A66508" w14:textId="564A1470" w:rsidR="008B4DD6" w:rsidRPr="00B475D4" w:rsidRDefault="008B4DD6" w:rsidP="00F810AE">
            <w:pPr>
              <w:rPr>
                <w:rFonts w:ascii="Arial" w:hAnsi="Arial" w:cs="Arial"/>
                <w:sz w:val="24"/>
                <w:szCs w:val="24"/>
                <w:lang w:val="en-GB"/>
                <w:rPrChange w:id="520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10" w:author="Alexandre Miguel Kaizeler Guedes Da Silva Afonso" w:date="2026-07-27T16:55:00Z" w16du:dateUtc="2026-07-27T15:55:00Z">
                  <w:rPr>
                    <w:rFonts w:ascii="Arial" w:hAnsi="Arial" w:cs="Arial"/>
                    <w:sz w:val="24"/>
                    <w:szCs w:val="24"/>
                  </w:rPr>
                </w:rPrChange>
              </w:rPr>
              <w:t>Sigma-Aldrich</w:t>
            </w:r>
          </w:p>
        </w:tc>
        <w:tc>
          <w:tcPr>
            <w:tcW w:w="3117" w:type="dxa"/>
            <w:vAlign w:val="center"/>
          </w:tcPr>
          <w:p w14:paraId="5A7E9BF4" w14:textId="56274DBC" w:rsidR="008B4DD6" w:rsidRPr="00B475D4" w:rsidRDefault="008B4DD6" w:rsidP="00F810AE">
            <w:pPr>
              <w:rPr>
                <w:rFonts w:ascii="Arial" w:hAnsi="Arial" w:cs="Arial"/>
                <w:sz w:val="24"/>
                <w:szCs w:val="24"/>
                <w:lang w:val="en-GB"/>
                <w:rPrChange w:id="521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12" w:author="Alexandre Miguel Kaizeler Guedes Da Silva Afonso" w:date="2026-07-27T16:55:00Z" w16du:dateUtc="2026-07-27T15:55:00Z">
                  <w:rPr>
                    <w:rFonts w:ascii="Arial" w:hAnsi="Arial" w:cs="Arial"/>
                    <w:sz w:val="24"/>
                    <w:szCs w:val="24"/>
                  </w:rPr>
                </w:rPrChange>
              </w:rPr>
              <w:t xml:space="preserve">Cat # </w:t>
            </w:r>
            <w:r w:rsidRPr="00B475D4">
              <w:rPr>
                <w:lang w:val="en-GB"/>
                <w:rPrChange w:id="5213" w:author="Alexandre Miguel Kaizeler Guedes Da Silva Afonso" w:date="2026-07-27T16:55:00Z" w16du:dateUtc="2026-07-27T15:55:00Z">
                  <w:rPr/>
                </w:rPrChange>
              </w:rPr>
              <w:fldChar w:fldCharType="begin"/>
            </w:r>
            <w:r w:rsidRPr="00B475D4">
              <w:rPr>
                <w:lang w:val="en-GB"/>
                <w:rPrChange w:id="5214" w:author="Alexandre Miguel Kaizeler Guedes Da Silva Afonso" w:date="2026-07-27T16:55:00Z" w16du:dateUtc="2026-07-27T15:55:00Z">
                  <w:rPr/>
                </w:rPrChange>
              </w:rPr>
              <w:instrText>HYPERLINK "https://www.sigmaaldrich.com/PT/en/product/sigma/t8787?srsltid=AfmBOooR8kid7G3fMSTLtCPQ86mrB7Zz47KyBVq4w50O5X_LJ9vNDqqX"</w:instrText>
            </w:r>
            <w:r w:rsidRPr="004839F3">
              <w:rPr>
                <w:lang w:val="en-GB"/>
              </w:rPr>
            </w:r>
            <w:r w:rsidRPr="00B475D4">
              <w:rPr>
                <w:lang w:val="en-GB"/>
                <w:rPrChange w:id="5215"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216" w:author="Alexandre Miguel Kaizeler Guedes Da Silva Afonso" w:date="2026-07-27T16:55:00Z" w16du:dateUtc="2026-07-27T15:55:00Z">
                  <w:rPr>
                    <w:rStyle w:val="Hiperligao"/>
                    <w:rFonts w:ascii="Arial" w:hAnsi="Arial" w:cs="Arial"/>
                    <w:sz w:val="24"/>
                    <w:szCs w:val="24"/>
                    <w:u w:val="none"/>
                  </w:rPr>
                </w:rPrChange>
              </w:rPr>
              <w:t>T8787</w:t>
            </w:r>
            <w:r w:rsidRPr="00B475D4">
              <w:rPr>
                <w:lang w:val="en-GB"/>
                <w:rPrChange w:id="5217" w:author="Alexandre Miguel Kaizeler Guedes Da Silva Afonso" w:date="2026-07-27T16:55:00Z" w16du:dateUtc="2026-07-27T15:55:00Z">
                  <w:rPr/>
                </w:rPrChange>
              </w:rPr>
              <w:fldChar w:fldCharType="end"/>
            </w:r>
          </w:p>
        </w:tc>
      </w:tr>
      <w:tr w:rsidR="008B4DD6" w:rsidRPr="00B475D4" w14:paraId="55489F6B" w14:textId="77777777" w:rsidTr="00D237E3">
        <w:tc>
          <w:tcPr>
            <w:tcW w:w="3116" w:type="dxa"/>
            <w:vAlign w:val="center"/>
          </w:tcPr>
          <w:p w14:paraId="1E6CFB07" w14:textId="06BE8868" w:rsidR="008B4DD6" w:rsidRPr="00B475D4" w:rsidRDefault="008B4DD6" w:rsidP="00F810AE">
            <w:pPr>
              <w:rPr>
                <w:rFonts w:ascii="Arial" w:hAnsi="Arial" w:cs="Arial"/>
                <w:sz w:val="24"/>
                <w:szCs w:val="24"/>
                <w:lang w:val="en-GB"/>
                <w:rPrChange w:id="521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19" w:author="Alexandre Miguel Kaizeler Guedes Da Silva Afonso" w:date="2026-07-27T16:55:00Z" w16du:dateUtc="2026-07-27T15:55:00Z">
                  <w:rPr>
                    <w:rFonts w:ascii="Arial" w:hAnsi="Arial" w:cs="Arial"/>
                    <w:sz w:val="24"/>
                    <w:szCs w:val="24"/>
                  </w:rPr>
                </w:rPrChange>
              </w:rPr>
              <w:t>Goat Serum</w:t>
            </w:r>
          </w:p>
        </w:tc>
        <w:tc>
          <w:tcPr>
            <w:tcW w:w="3117" w:type="dxa"/>
            <w:vAlign w:val="center"/>
          </w:tcPr>
          <w:p w14:paraId="55E70486" w14:textId="079FE0E7" w:rsidR="008B4DD6" w:rsidRPr="00B475D4" w:rsidRDefault="008B4DD6" w:rsidP="00F810AE">
            <w:pPr>
              <w:rPr>
                <w:rFonts w:ascii="Arial" w:hAnsi="Arial" w:cs="Arial"/>
                <w:sz w:val="24"/>
                <w:szCs w:val="24"/>
                <w:lang w:val="en-GB"/>
                <w:rPrChange w:id="522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21" w:author="Alexandre Miguel Kaizeler Guedes Da Silva Afonso" w:date="2026-07-27T16:55:00Z" w16du:dateUtc="2026-07-27T15:55:00Z">
                  <w:rPr>
                    <w:rFonts w:ascii="Arial" w:hAnsi="Arial" w:cs="Arial"/>
                    <w:sz w:val="24"/>
                    <w:szCs w:val="24"/>
                  </w:rPr>
                </w:rPrChange>
              </w:rPr>
              <w:t>Agilent Dako</w:t>
            </w:r>
          </w:p>
        </w:tc>
        <w:tc>
          <w:tcPr>
            <w:tcW w:w="3117" w:type="dxa"/>
            <w:vAlign w:val="center"/>
          </w:tcPr>
          <w:p w14:paraId="1AA55F60" w14:textId="100DC710" w:rsidR="008B4DD6" w:rsidRPr="00B475D4" w:rsidRDefault="008B4DD6" w:rsidP="00F810AE">
            <w:pPr>
              <w:rPr>
                <w:rFonts w:ascii="Arial" w:hAnsi="Arial" w:cs="Arial"/>
                <w:sz w:val="24"/>
                <w:szCs w:val="24"/>
                <w:lang w:val="en-GB"/>
                <w:rPrChange w:id="522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23" w:author="Alexandre Miguel Kaizeler Guedes Da Silva Afonso" w:date="2026-07-27T16:55:00Z" w16du:dateUtc="2026-07-27T15:55:00Z">
                  <w:rPr>
                    <w:rFonts w:ascii="Arial" w:hAnsi="Arial" w:cs="Arial"/>
                    <w:sz w:val="24"/>
                    <w:szCs w:val="24"/>
                  </w:rPr>
                </w:rPrChange>
              </w:rPr>
              <w:t xml:space="preserve">Cat # </w:t>
            </w:r>
            <w:r w:rsidRPr="00B475D4">
              <w:rPr>
                <w:lang w:val="en-GB"/>
                <w:rPrChange w:id="5224" w:author="Alexandre Miguel Kaizeler Guedes Da Silva Afonso" w:date="2026-07-27T16:55:00Z" w16du:dateUtc="2026-07-27T15:55:00Z">
                  <w:rPr/>
                </w:rPrChange>
              </w:rPr>
              <w:fldChar w:fldCharType="begin"/>
            </w:r>
            <w:r w:rsidRPr="00B475D4">
              <w:rPr>
                <w:lang w:val="en-GB"/>
                <w:rPrChange w:id="5225" w:author="Alexandre Miguel Kaizeler Guedes Da Silva Afonso" w:date="2026-07-27T16:55:00Z" w16du:dateUtc="2026-07-27T15:55:00Z">
                  <w:rPr/>
                </w:rPrChange>
              </w:rPr>
              <w:instrText>HYPERLINK "https://www.agilent.com/store/pt_BR/Prod-X090710-8/X090710-8"</w:instrText>
            </w:r>
            <w:r w:rsidRPr="004839F3">
              <w:rPr>
                <w:lang w:val="en-GB"/>
              </w:rPr>
            </w:r>
            <w:r w:rsidRPr="00B475D4">
              <w:rPr>
                <w:lang w:val="en-GB"/>
                <w:rPrChange w:id="5226"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227" w:author="Alexandre Miguel Kaizeler Guedes Da Silva Afonso" w:date="2026-07-27T16:55:00Z" w16du:dateUtc="2026-07-27T15:55:00Z">
                  <w:rPr>
                    <w:rStyle w:val="Hiperligao"/>
                    <w:rFonts w:ascii="Arial" w:hAnsi="Arial" w:cs="Arial"/>
                    <w:sz w:val="24"/>
                    <w:szCs w:val="24"/>
                    <w:u w:val="none"/>
                  </w:rPr>
                </w:rPrChange>
              </w:rPr>
              <w:t>X090710</w:t>
            </w:r>
            <w:r w:rsidRPr="00B475D4">
              <w:rPr>
                <w:lang w:val="en-GB"/>
                <w:rPrChange w:id="5228" w:author="Alexandre Miguel Kaizeler Guedes Da Silva Afonso" w:date="2026-07-27T16:55:00Z" w16du:dateUtc="2026-07-27T15:55:00Z">
                  <w:rPr/>
                </w:rPrChange>
              </w:rPr>
              <w:fldChar w:fldCharType="end"/>
            </w:r>
          </w:p>
        </w:tc>
      </w:tr>
      <w:tr w:rsidR="00721833" w:rsidRPr="00B475D4" w14:paraId="138F0A16" w14:textId="77777777" w:rsidTr="00D237E3">
        <w:tc>
          <w:tcPr>
            <w:tcW w:w="3116" w:type="dxa"/>
            <w:vAlign w:val="center"/>
          </w:tcPr>
          <w:p w14:paraId="1E51F1E8" w14:textId="3E2BAC51" w:rsidR="00721833" w:rsidRPr="00B475D4" w:rsidRDefault="00721833" w:rsidP="00F810AE">
            <w:pPr>
              <w:rPr>
                <w:rFonts w:ascii="Arial" w:hAnsi="Arial" w:cs="Arial"/>
                <w:sz w:val="24"/>
                <w:szCs w:val="24"/>
                <w:lang w:val="en-GB"/>
                <w:rPrChange w:id="522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30" w:author="Alexandre Miguel Kaizeler Guedes Da Silva Afonso" w:date="2026-07-27T16:55:00Z" w16du:dateUtc="2026-07-27T15:55:00Z">
                  <w:rPr>
                    <w:rFonts w:ascii="Arial" w:hAnsi="Arial" w:cs="Arial"/>
                    <w:sz w:val="24"/>
                    <w:szCs w:val="24"/>
                  </w:rPr>
                </w:rPrChange>
              </w:rPr>
              <w:t>DMEM/F-12, no phenol red</w:t>
            </w:r>
          </w:p>
        </w:tc>
        <w:tc>
          <w:tcPr>
            <w:tcW w:w="3117" w:type="dxa"/>
            <w:vAlign w:val="center"/>
          </w:tcPr>
          <w:p w14:paraId="48BA20EE" w14:textId="2D358ACF" w:rsidR="00721833" w:rsidRPr="00B475D4" w:rsidRDefault="00721833" w:rsidP="00F810AE">
            <w:pPr>
              <w:rPr>
                <w:rFonts w:ascii="Arial" w:hAnsi="Arial" w:cs="Arial"/>
                <w:sz w:val="24"/>
                <w:szCs w:val="24"/>
                <w:lang w:val="en-GB"/>
                <w:rPrChange w:id="523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32" w:author="Alexandre Miguel Kaizeler Guedes Da Silva Afonso" w:date="2026-07-27T16:55:00Z" w16du:dateUtc="2026-07-27T15:55:00Z">
                  <w:rPr>
                    <w:rFonts w:ascii="Arial" w:hAnsi="Arial" w:cs="Arial"/>
                    <w:sz w:val="24"/>
                    <w:szCs w:val="24"/>
                  </w:rPr>
                </w:rPrChange>
              </w:rPr>
              <w:t>Gibco</w:t>
            </w:r>
          </w:p>
        </w:tc>
        <w:tc>
          <w:tcPr>
            <w:tcW w:w="3117" w:type="dxa"/>
            <w:vAlign w:val="center"/>
          </w:tcPr>
          <w:p w14:paraId="278E2786" w14:textId="2FF2C53E" w:rsidR="00721833" w:rsidRPr="00B475D4" w:rsidRDefault="00721833" w:rsidP="00F810AE">
            <w:pPr>
              <w:rPr>
                <w:rFonts w:ascii="Arial" w:hAnsi="Arial" w:cs="Arial"/>
                <w:sz w:val="24"/>
                <w:szCs w:val="24"/>
                <w:lang w:val="en-GB"/>
                <w:rPrChange w:id="523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34" w:author="Alexandre Miguel Kaizeler Guedes Da Silva Afonso" w:date="2026-07-27T16:55:00Z" w16du:dateUtc="2026-07-27T15:55:00Z">
                  <w:rPr>
                    <w:rFonts w:ascii="Arial" w:hAnsi="Arial" w:cs="Arial"/>
                    <w:sz w:val="24"/>
                    <w:szCs w:val="24"/>
                  </w:rPr>
                </w:rPrChange>
              </w:rPr>
              <w:t xml:space="preserve">Cat # </w:t>
            </w:r>
            <w:r w:rsidRPr="00B475D4">
              <w:rPr>
                <w:lang w:val="en-GB"/>
                <w:rPrChange w:id="5235" w:author="Alexandre Miguel Kaizeler Guedes Da Silva Afonso" w:date="2026-07-27T16:55:00Z" w16du:dateUtc="2026-07-27T15:55:00Z">
                  <w:rPr/>
                </w:rPrChange>
              </w:rPr>
              <w:fldChar w:fldCharType="begin"/>
            </w:r>
            <w:r w:rsidRPr="00B475D4">
              <w:rPr>
                <w:lang w:val="en-GB"/>
                <w:rPrChange w:id="5236" w:author="Alexandre Miguel Kaizeler Guedes Da Silva Afonso" w:date="2026-07-27T16:55:00Z" w16du:dateUtc="2026-07-27T15:55:00Z">
                  <w:rPr/>
                </w:rPrChange>
              </w:rPr>
              <w:instrText>HYPERLINK "https://www.thermofisher.com/order/catalog/product/21041025"</w:instrText>
            </w:r>
            <w:r w:rsidRPr="004839F3">
              <w:rPr>
                <w:lang w:val="en-GB"/>
              </w:rPr>
            </w:r>
            <w:r w:rsidRPr="00B475D4">
              <w:rPr>
                <w:lang w:val="en-GB"/>
                <w:rPrChange w:id="5237" w:author="Alexandre Miguel Kaizeler Guedes Da Silva Afonso" w:date="2026-07-27T16:55:00Z" w16du:dateUtc="2026-07-27T15:55:00Z">
                  <w:rPr/>
                </w:rPrChange>
              </w:rPr>
              <w:fldChar w:fldCharType="separate"/>
            </w:r>
            <w:r w:rsidRPr="00B475D4">
              <w:rPr>
                <w:rStyle w:val="Hiperligao"/>
                <w:rFonts w:ascii="Arial" w:hAnsi="Arial" w:cs="Arial"/>
                <w:sz w:val="24"/>
                <w:szCs w:val="24"/>
                <w:lang w:val="en-GB"/>
                <w:rPrChange w:id="5238" w:author="Alexandre Miguel Kaizeler Guedes Da Silva Afonso" w:date="2026-07-27T16:55:00Z" w16du:dateUtc="2026-07-27T15:55:00Z">
                  <w:rPr>
                    <w:rStyle w:val="Hiperligao"/>
                    <w:rFonts w:ascii="Arial" w:hAnsi="Arial" w:cs="Arial"/>
                    <w:sz w:val="24"/>
                    <w:szCs w:val="24"/>
                  </w:rPr>
                </w:rPrChange>
              </w:rPr>
              <w:t>21041025</w:t>
            </w:r>
            <w:r w:rsidRPr="00B475D4">
              <w:rPr>
                <w:lang w:val="en-GB"/>
                <w:rPrChange w:id="5239" w:author="Alexandre Miguel Kaizeler Guedes Da Silva Afonso" w:date="2026-07-27T16:55:00Z" w16du:dateUtc="2026-07-27T15:55:00Z">
                  <w:rPr/>
                </w:rPrChange>
              </w:rPr>
              <w:fldChar w:fldCharType="end"/>
            </w:r>
          </w:p>
        </w:tc>
      </w:tr>
      <w:tr w:rsidR="00721833" w:rsidRPr="00B475D4" w14:paraId="546B3C9D" w14:textId="77777777" w:rsidTr="00D237E3">
        <w:tc>
          <w:tcPr>
            <w:tcW w:w="3116" w:type="dxa"/>
            <w:vAlign w:val="center"/>
          </w:tcPr>
          <w:p w14:paraId="7C720780" w14:textId="4B6A8F2F" w:rsidR="00721833" w:rsidRPr="00B475D4" w:rsidRDefault="00721833" w:rsidP="00F810AE">
            <w:pPr>
              <w:rPr>
                <w:rFonts w:ascii="Arial" w:hAnsi="Arial" w:cs="Arial"/>
                <w:sz w:val="24"/>
                <w:szCs w:val="24"/>
                <w:lang w:val="en-GB"/>
                <w:rPrChange w:id="524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41" w:author="Alexandre Miguel Kaizeler Guedes Da Silva Afonso" w:date="2026-07-27T16:55:00Z" w16du:dateUtc="2026-07-27T15:55:00Z">
                  <w:rPr>
                    <w:rFonts w:ascii="Arial" w:hAnsi="Arial" w:cs="Arial"/>
                    <w:sz w:val="24"/>
                    <w:szCs w:val="24"/>
                  </w:rPr>
                </w:rPrChange>
              </w:rPr>
              <w:t>Fetal Bovine Serum, one shot</w:t>
            </w:r>
          </w:p>
        </w:tc>
        <w:tc>
          <w:tcPr>
            <w:tcW w:w="3117" w:type="dxa"/>
            <w:vAlign w:val="center"/>
          </w:tcPr>
          <w:p w14:paraId="3D96B9ED" w14:textId="16D83204" w:rsidR="00721833" w:rsidRPr="00B475D4" w:rsidRDefault="00721833" w:rsidP="00F810AE">
            <w:pPr>
              <w:rPr>
                <w:rFonts w:ascii="Arial" w:hAnsi="Arial" w:cs="Arial"/>
                <w:sz w:val="24"/>
                <w:szCs w:val="24"/>
                <w:lang w:val="en-GB"/>
                <w:rPrChange w:id="524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43" w:author="Alexandre Miguel Kaizeler Guedes Da Silva Afonso" w:date="2026-07-27T16:55:00Z" w16du:dateUtc="2026-07-27T15:55:00Z">
                  <w:rPr>
                    <w:rFonts w:ascii="Arial" w:hAnsi="Arial" w:cs="Arial"/>
                    <w:sz w:val="24"/>
                    <w:szCs w:val="24"/>
                  </w:rPr>
                </w:rPrChange>
              </w:rPr>
              <w:t>Gibco</w:t>
            </w:r>
          </w:p>
        </w:tc>
        <w:tc>
          <w:tcPr>
            <w:tcW w:w="3117" w:type="dxa"/>
            <w:vAlign w:val="center"/>
          </w:tcPr>
          <w:p w14:paraId="5A679FD3" w14:textId="42AB14BB" w:rsidR="00721833" w:rsidRPr="00B475D4" w:rsidRDefault="00721833" w:rsidP="00F810AE">
            <w:pPr>
              <w:rPr>
                <w:rFonts w:ascii="Arial" w:hAnsi="Arial" w:cs="Arial"/>
                <w:sz w:val="24"/>
                <w:szCs w:val="24"/>
                <w:lang w:val="en-GB"/>
                <w:rPrChange w:id="5244"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45" w:author="Alexandre Miguel Kaizeler Guedes Da Silva Afonso" w:date="2026-07-27T16:55:00Z" w16du:dateUtc="2026-07-27T15:55:00Z">
                  <w:rPr>
                    <w:rFonts w:ascii="Arial" w:hAnsi="Arial" w:cs="Arial"/>
                    <w:sz w:val="24"/>
                    <w:szCs w:val="24"/>
                  </w:rPr>
                </w:rPrChange>
              </w:rPr>
              <w:t xml:space="preserve">Cat # </w:t>
            </w:r>
            <w:r w:rsidRPr="00B475D4">
              <w:rPr>
                <w:lang w:val="en-GB"/>
                <w:rPrChange w:id="5246" w:author="Alexandre Miguel Kaizeler Guedes Da Silva Afonso" w:date="2026-07-27T16:55:00Z" w16du:dateUtc="2026-07-27T15:55:00Z">
                  <w:rPr/>
                </w:rPrChange>
              </w:rPr>
              <w:fldChar w:fldCharType="begin"/>
            </w:r>
            <w:r w:rsidRPr="00B475D4">
              <w:rPr>
                <w:lang w:val="en-GB"/>
                <w:rPrChange w:id="5247" w:author="Alexandre Miguel Kaizeler Guedes Da Silva Afonso" w:date="2026-07-27T16:55:00Z" w16du:dateUtc="2026-07-27T15:55:00Z">
                  <w:rPr/>
                </w:rPrChange>
              </w:rPr>
              <w:instrText>HYPERLINK "https://www.thermofisher.com/order/catalog/product/A5209401"</w:instrText>
            </w:r>
            <w:r w:rsidRPr="004839F3">
              <w:rPr>
                <w:lang w:val="en-GB"/>
              </w:rPr>
            </w:r>
            <w:r w:rsidRPr="00B475D4">
              <w:rPr>
                <w:lang w:val="en-GB"/>
                <w:rPrChange w:id="5248"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249" w:author="Alexandre Miguel Kaizeler Guedes Da Silva Afonso" w:date="2026-07-27T16:55:00Z" w16du:dateUtc="2026-07-27T15:55:00Z">
                  <w:rPr>
                    <w:rStyle w:val="Hiperligao"/>
                    <w:rFonts w:ascii="Arial" w:hAnsi="Arial" w:cs="Arial"/>
                    <w:sz w:val="24"/>
                    <w:szCs w:val="24"/>
                    <w:u w:val="none"/>
                  </w:rPr>
                </w:rPrChange>
              </w:rPr>
              <w:t>A5209401</w:t>
            </w:r>
            <w:r w:rsidRPr="00B475D4">
              <w:rPr>
                <w:lang w:val="en-GB"/>
                <w:rPrChange w:id="5250" w:author="Alexandre Miguel Kaizeler Guedes Da Silva Afonso" w:date="2026-07-27T16:55:00Z" w16du:dateUtc="2026-07-27T15:55:00Z">
                  <w:rPr/>
                </w:rPrChange>
              </w:rPr>
              <w:fldChar w:fldCharType="end"/>
            </w:r>
          </w:p>
        </w:tc>
      </w:tr>
      <w:tr w:rsidR="00737FD1" w:rsidRPr="00B475D4" w14:paraId="1C88278A" w14:textId="77777777" w:rsidTr="00D237E3">
        <w:tc>
          <w:tcPr>
            <w:tcW w:w="3116" w:type="dxa"/>
            <w:vAlign w:val="center"/>
          </w:tcPr>
          <w:p w14:paraId="68A000CD" w14:textId="73215D2B" w:rsidR="00737FD1" w:rsidRPr="004839F3" w:rsidRDefault="00737FD1" w:rsidP="00F810AE">
            <w:pPr>
              <w:rPr>
                <w:rFonts w:ascii="Arial" w:hAnsi="Arial" w:cs="Arial"/>
                <w:sz w:val="24"/>
                <w:szCs w:val="24"/>
                <w:lang w:val="pt-PT"/>
              </w:rPr>
            </w:pPr>
            <w:r w:rsidRPr="004839F3">
              <w:rPr>
                <w:rFonts w:ascii="Arial" w:hAnsi="Arial" w:cs="Arial"/>
                <w:sz w:val="24"/>
                <w:szCs w:val="24"/>
                <w:lang w:val="pt-PT"/>
              </w:rPr>
              <w:lastRenderedPageBreak/>
              <w:t>Paraformaldehyde 16% Aqueous Solution EM Grade</w:t>
            </w:r>
          </w:p>
        </w:tc>
        <w:tc>
          <w:tcPr>
            <w:tcW w:w="3117" w:type="dxa"/>
            <w:vAlign w:val="center"/>
          </w:tcPr>
          <w:p w14:paraId="5D4B9EC0" w14:textId="621CF99B" w:rsidR="00737FD1" w:rsidRPr="00B475D4" w:rsidRDefault="00737FD1" w:rsidP="00F810AE">
            <w:pPr>
              <w:rPr>
                <w:rFonts w:ascii="Arial" w:hAnsi="Arial" w:cs="Arial"/>
                <w:sz w:val="24"/>
                <w:szCs w:val="24"/>
                <w:lang w:val="en-GB"/>
                <w:rPrChange w:id="5251" w:author="Alexandre Miguel Kaizeler Guedes Da Silva Afonso" w:date="2026-07-27T16:55:00Z" w16du:dateUtc="2026-07-27T15:55:00Z">
                  <w:rPr>
                    <w:rFonts w:ascii="Arial" w:hAnsi="Arial" w:cs="Arial"/>
                    <w:sz w:val="24"/>
                    <w:szCs w:val="24"/>
                    <w:lang w:val="pt-PT"/>
                  </w:rPr>
                </w:rPrChange>
              </w:rPr>
            </w:pPr>
            <w:r w:rsidRPr="00B475D4">
              <w:rPr>
                <w:rFonts w:ascii="Arial" w:hAnsi="Arial" w:cs="Arial"/>
                <w:sz w:val="24"/>
                <w:szCs w:val="24"/>
                <w:lang w:val="en-GB"/>
                <w:rPrChange w:id="5252" w:author="Alexandre Miguel Kaizeler Guedes Da Silva Afonso" w:date="2026-07-27T16:55:00Z" w16du:dateUtc="2026-07-27T15:55:00Z">
                  <w:rPr>
                    <w:rFonts w:ascii="Arial" w:hAnsi="Arial" w:cs="Arial"/>
                    <w:sz w:val="24"/>
                    <w:szCs w:val="24"/>
                    <w:lang w:val="pt-PT"/>
                  </w:rPr>
                </w:rPrChange>
              </w:rPr>
              <w:t>Electron Microscopy Sciences</w:t>
            </w:r>
          </w:p>
        </w:tc>
        <w:tc>
          <w:tcPr>
            <w:tcW w:w="3117" w:type="dxa"/>
            <w:vAlign w:val="center"/>
          </w:tcPr>
          <w:p w14:paraId="39160344" w14:textId="37BFE8DE" w:rsidR="00737FD1" w:rsidRPr="00B475D4" w:rsidRDefault="00737FD1" w:rsidP="00F810AE">
            <w:pPr>
              <w:rPr>
                <w:rFonts w:ascii="Arial" w:hAnsi="Arial" w:cs="Arial"/>
                <w:sz w:val="24"/>
                <w:szCs w:val="24"/>
                <w:lang w:val="en-GB"/>
                <w:rPrChange w:id="5253" w:author="Alexandre Miguel Kaizeler Guedes Da Silva Afonso" w:date="2026-07-27T16:55:00Z" w16du:dateUtc="2026-07-27T15:55:00Z">
                  <w:rPr>
                    <w:rFonts w:ascii="Arial" w:hAnsi="Arial" w:cs="Arial"/>
                    <w:sz w:val="24"/>
                    <w:szCs w:val="24"/>
                    <w:lang w:val="pt-PT"/>
                  </w:rPr>
                </w:rPrChange>
              </w:rPr>
            </w:pPr>
            <w:r w:rsidRPr="00B475D4">
              <w:rPr>
                <w:rFonts w:ascii="Arial" w:hAnsi="Arial" w:cs="Arial"/>
                <w:sz w:val="24"/>
                <w:szCs w:val="24"/>
                <w:lang w:val="en-GB"/>
                <w:rPrChange w:id="5254" w:author="Alexandre Miguel Kaizeler Guedes Da Silva Afonso" w:date="2026-07-27T16:55:00Z" w16du:dateUtc="2026-07-27T15:55:00Z">
                  <w:rPr>
                    <w:rFonts w:ascii="Arial" w:hAnsi="Arial" w:cs="Arial"/>
                    <w:sz w:val="24"/>
                    <w:szCs w:val="24"/>
                    <w:lang w:val="pt-PT"/>
                  </w:rPr>
                </w:rPrChange>
              </w:rPr>
              <w:t xml:space="preserve">Cat # </w:t>
            </w:r>
            <w:r w:rsidRPr="00B475D4">
              <w:rPr>
                <w:lang w:val="en-GB"/>
                <w:rPrChange w:id="5255" w:author="Alexandre Miguel Kaizeler Guedes Da Silva Afonso" w:date="2026-07-27T16:55:00Z" w16du:dateUtc="2026-07-27T15:55:00Z">
                  <w:rPr/>
                </w:rPrChange>
              </w:rPr>
              <w:fldChar w:fldCharType="begin"/>
            </w:r>
            <w:r w:rsidRPr="00B475D4">
              <w:rPr>
                <w:lang w:val="en-GB"/>
                <w:rPrChange w:id="5256" w:author="Alexandre Miguel Kaizeler Guedes Da Silva Afonso" w:date="2026-07-27T16:55:00Z" w16du:dateUtc="2026-07-27T15:55:00Z">
                  <w:rPr/>
                </w:rPrChange>
              </w:rPr>
              <w:instrText>HYPERLINK "https://www.emsdiasum.com/paraformaldehyde-16-aqueous-sol-em-grade-2?srsltid=AfmBOorc0_i288UIwY4A9xCxhHQJzgoW8otHLyiwyP3UU3oJdDGWTbdf"</w:instrText>
            </w:r>
            <w:r w:rsidRPr="004839F3">
              <w:rPr>
                <w:lang w:val="en-GB"/>
              </w:rPr>
            </w:r>
            <w:r w:rsidRPr="00B475D4">
              <w:rPr>
                <w:lang w:val="en-GB"/>
                <w:rPrChange w:id="5257"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258" w:author="Alexandre Miguel Kaizeler Guedes Da Silva Afonso" w:date="2026-07-27T16:55:00Z" w16du:dateUtc="2026-07-27T15:55:00Z">
                  <w:rPr>
                    <w:rStyle w:val="Hiperligao"/>
                    <w:rFonts w:ascii="Arial" w:hAnsi="Arial" w:cs="Arial"/>
                    <w:sz w:val="24"/>
                    <w:szCs w:val="24"/>
                    <w:u w:val="none"/>
                  </w:rPr>
                </w:rPrChange>
              </w:rPr>
              <w:t>15710</w:t>
            </w:r>
            <w:r w:rsidRPr="00B475D4">
              <w:rPr>
                <w:lang w:val="en-GB"/>
                <w:rPrChange w:id="5259" w:author="Alexandre Miguel Kaizeler Guedes Da Silva Afonso" w:date="2026-07-27T16:55:00Z" w16du:dateUtc="2026-07-27T15:55:00Z">
                  <w:rPr/>
                </w:rPrChange>
              </w:rPr>
              <w:fldChar w:fldCharType="end"/>
            </w:r>
          </w:p>
        </w:tc>
      </w:tr>
      <w:tr w:rsidR="00737FD1" w:rsidRPr="00B475D4" w14:paraId="20A679A9" w14:textId="77777777" w:rsidTr="00D237E3">
        <w:tc>
          <w:tcPr>
            <w:tcW w:w="3116" w:type="dxa"/>
            <w:vAlign w:val="center"/>
          </w:tcPr>
          <w:p w14:paraId="6BAE7AB4" w14:textId="1C1A9BC2" w:rsidR="00737FD1" w:rsidRPr="00B475D4" w:rsidRDefault="00870C4A" w:rsidP="00F810AE">
            <w:pPr>
              <w:rPr>
                <w:rFonts w:ascii="Arial" w:hAnsi="Arial" w:cs="Arial"/>
                <w:sz w:val="24"/>
                <w:szCs w:val="24"/>
                <w:lang w:val="en-GB"/>
                <w:rPrChange w:id="526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61" w:author="Alexandre Miguel Kaizeler Guedes Da Silva Afonso" w:date="2026-07-27T16:55:00Z" w16du:dateUtc="2026-07-27T15:55:00Z">
                  <w:rPr>
                    <w:rFonts w:ascii="Arial" w:hAnsi="Arial" w:cs="Arial"/>
                    <w:sz w:val="24"/>
                    <w:szCs w:val="24"/>
                  </w:rPr>
                </w:rPrChange>
              </w:rPr>
              <w:t>Costar® 24-well Clear TC-treated Multiple Well Plates</w:t>
            </w:r>
          </w:p>
        </w:tc>
        <w:tc>
          <w:tcPr>
            <w:tcW w:w="3117" w:type="dxa"/>
            <w:vAlign w:val="center"/>
          </w:tcPr>
          <w:p w14:paraId="1FA64257" w14:textId="1F353257" w:rsidR="00737FD1" w:rsidRPr="00B475D4" w:rsidRDefault="00870C4A" w:rsidP="00F810AE">
            <w:pPr>
              <w:rPr>
                <w:rFonts w:ascii="Arial" w:hAnsi="Arial" w:cs="Arial"/>
                <w:sz w:val="24"/>
                <w:szCs w:val="24"/>
                <w:lang w:val="en-GB"/>
                <w:rPrChange w:id="526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63" w:author="Alexandre Miguel Kaizeler Guedes Da Silva Afonso" w:date="2026-07-27T16:55:00Z" w16du:dateUtc="2026-07-27T15:55:00Z">
                  <w:rPr>
                    <w:rFonts w:ascii="Arial" w:hAnsi="Arial" w:cs="Arial"/>
                    <w:sz w:val="24"/>
                    <w:szCs w:val="24"/>
                  </w:rPr>
                </w:rPrChange>
              </w:rPr>
              <w:t>Corning</w:t>
            </w:r>
          </w:p>
        </w:tc>
        <w:tc>
          <w:tcPr>
            <w:tcW w:w="3117" w:type="dxa"/>
            <w:vAlign w:val="center"/>
          </w:tcPr>
          <w:p w14:paraId="484BD7E6" w14:textId="188AB3A6" w:rsidR="00737FD1" w:rsidRPr="00B475D4" w:rsidRDefault="00870C4A" w:rsidP="00F810AE">
            <w:pPr>
              <w:rPr>
                <w:rFonts w:ascii="Arial" w:hAnsi="Arial" w:cs="Arial"/>
                <w:sz w:val="24"/>
                <w:szCs w:val="24"/>
                <w:lang w:val="en-GB"/>
                <w:rPrChange w:id="5264"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65" w:author="Alexandre Miguel Kaizeler Guedes Da Silva Afonso" w:date="2026-07-27T16:55:00Z" w16du:dateUtc="2026-07-27T15:55:00Z">
                  <w:rPr>
                    <w:rFonts w:ascii="Arial" w:hAnsi="Arial" w:cs="Arial"/>
                    <w:sz w:val="24"/>
                    <w:szCs w:val="24"/>
                  </w:rPr>
                </w:rPrChange>
              </w:rPr>
              <w:t xml:space="preserve">Cat # </w:t>
            </w:r>
            <w:r w:rsidRPr="00B475D4">
              <w:rPr>
                <w:lang w:val="en-GB"/>
                <w:rPrChange w:id="5266" w:author="Alexandre Miguel Kaizeler Guedes Da Silva Afonso" w:date="2026-07-27T16:55:00Z" w16du:dateUtc="2026-07-27T15:55:00Z">
                  <w:rPr/>
                </w:rPrChange>
              </w:rPr>
              <w:fldChar w:fldCharType="begin"/>
            </w:r>
            <w:r w:rsidRPr="00B475D4">
              <w:rPr>
                <w:lang w:val="en-GB"/>
                <w:rPrChange w:id="5267" w:author="Alexandre Miguel Kaizeler Guedes Da Silva Afonso" w:date="2026-07-27T16:55:00Z" w16du:dateUtc="2026-07-27T15:55:00Z">
                  <w:rPr/>
                </w:rPrChange>
              </w:rPr>
              <w:instrText>HYPERLINK "https://ecatalog.corning.com/life-sciences/b2c/US/en/Microplates/Assay-Microplates/96-Well-Microplates/Costar%C2%AE-Multiple-Well-Cell-Culture-Plates/p/3524"</w:instrText>
            </w:r>
            <w:r w:rsidRPr="004839F3">
              <w:rPr>
                <w:lang w:val="en-GB"/>
              </w:rPr>
            </w:r>
            <w:r w:rsidRPr="00B475D4">
              <w:rPr>
                <w:lang w:val="en-GB"/>
                <w:rPrChange w:id="5268"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269" w:author="Alexandre Miguel Kaizeler Guedes Da Silva Afonso" w:date="2026-07-27T16:55:00Z" w16du:dateUtc="2026-07-27T15:55:00Z">
                  <w:rPr>
                    <w:rStyle w:val="Hiperligao"/>
                    <w:rFonts w:ascii="Arial" w:hAnsi="Arial" w:cs="Arial"/>
                    <w:sz w:val="24"/>
                    <w:szCs w:val="24"/>
                    <w:u w:val="none"/>
                  </w:rPr>
                </w:rPrChange>
              </w:rPr>
              <w:t>3524</w:t>
            </w:r>
            <w:r w:rsidRPr="00B475D4">
              <w:rPr>
                <w:lang w:val="en-GB"/>
                <w:rPrChange w:id="5270" w:author="Alexandre Miguel Kaizeler Guedes Da Silva Afonso" w:date="2026-07-27T16:55:00Z" w16du:dateUtc="2026-07-27T15:55:00Z">
                  <w:rPr/>
                </w:rPrChange>
              </w:rPr>
              <w:fldChar w:fldCharType="end"/>
            </w:r>
          </w:p>
        </w:tc>
      </w:tr>
      <w:tr w:rsidR="008B4DD6" w:rsidRPr="00B475D4" w14:paraId="1427CD41" w14:textId="77777777" w:rsidTr="00D237E3">
        <w:tc>
          <w:tcPr>
            <w:tcW w:w="3116" w:type="dxa"/>
            <w:vAlign w:val="center"/>
          </w:tcPr>
          <w:p w14:paraId="4C046DB1" w14:textId="53D3C426" w:rsidR="008B4DD6" w:rsidRPr="00B475D4" w:rsidRDefault="008B4DD6" w:rsidP="00F810AE">
            <w:pPr>
              <w:rPr>
                <w:rFonts w:ascii="Arial" w:hAnsi="Arial" w:cs="Arial"/>
                <w:sz w:val="24"/>
                <w:szCs w:val="24"/>
                <w:lang w:val="en-GB"/>
                <w:rPrChange w:id="527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72" w:author="Alexandre Miguel Kaizeler Guedes Da Silva Afonso" w:date="2026-07-27T16:55:00Z" w16du:dateUtc="2026-07-27T15:55:00Z">
                  <w:rPr>
                    <w:rFonts w:ascii="Arial" w:hAnsi="Arial" w:cs="Arial"/>
                    <w:sz w:val="24"/>
                    <w:szCs w:val="24"/>
                  </w:rPr>
                </w:rPrChange>
              </w:rPr>
              <w:t>VECTASHIELD® Antifade Mounting Medium</w:t>
            </w:r>
          </w:p>
        </w:tc>
        <w:tc>
          <w:tcPr>
            <w:tcW w:w="3117" w:type="dxa"/>
            <w:vAlign w:val="center"/>
          </w:tcPr>
          <w:p w14:paraId="60F0FDDC" w14:textId="58D9B6CD" w:rsidR="008B4DD6" w:rsidRPr="00B475D4" w:rsidRDefault="008B4DD6" w:rsidP="00F810AE">
            <w:pPr>
              <w:rPr>
                <w:rFonts w:ascii="Arial" w:hAnsi="Arial" w:cs="Arial"/>
                <w:sz w:val="24"/>
                <w:szCs w:val="24"/>
                <w:lang w:val="en-GB"/>
                <w:rPrChange w:id="527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74" w:author="Alexandre Miguel Kaizeler Guedes Da Silva Afonso" w:date="2026-07-27T16:55:00Z" w16du:dateUtc="2026-07-27T15:55:00Z">
                  <w:rPr>
                    <w:rFonts w:ascii="Arial" w:hAnsi="Arial" w:cs="Arial"/>
                    <w:sz w:val="24"/>
                    <w:szCs w:val="24"/>
                  </w:rPr>
                </w:rPrChange>
              </w:rPr>
              <w:t>Vector Laboratories</w:t>
            </w:r>
          </w:p>
        </w:tc>
        <w:tc>
          <w:tcPr>
            <w:tcW w:w="3117" w:type="dxa"/>
            <w:vAlign w:val="center"/>
          </w:tcPr>
          <w:p w14:paraId="1847C39B" w14:textId="514B066C" w:rsidR="008B4DD6" w:rsidRPr="00B475D4" w:rsidRDefault="008B4DD6" w:rsidP="00F810AE">
            <w:pPr>
              <w:rPr>
                <w:rFonts w:ascii="Arial" w:hAnsi="Arial" w:cs="Arial"/>
                <w:sz w:val="24"/>
                <w:szCs w:val="24"/>
                <w:lang w:val="en-GB"/>
                <w:rPrChange w:id="527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76" w:author="Alexandre Miguel Kaizeler Guedes Da Silva Afonso" w:date="2026-07-27T16:55:00Z" w16du:dateUtc="2026-07-27T15:55:00Z">
                  <w:rPr>
                    <w:rFonts w:ascii="Arial" w:hAnsi="Arial" w:cs="Arial"/>
                    <w:sz w:val="24"/>
                    <w:szCs w:val="24"/>
                  </w:rPr>
                </w:rPrChange>
              </w:rPr>
              <w:t xml:space="preserve">Cat # </w:t>
            </w:r>
            <w:r w:rsidRPr="00B475D4">
              <w:rPr>
                <w:lang w:val="en-GB"/>
                <w:rPrChange w:id="5277" w:author="Alexandre Miguel Kaizeler Guedes Da Silva Afonso" w:date="2026-07-27T16:55:00Z" w16du:dateUtc="2026-07-27T15:55:00Z">
                  <w:rPr/>
                </w:rPrChange>
              </w:rPr>
              <w:fldChar w:fldCharType="begin"/>
            </w:r>
            <w:r w:rsidRPr="00B475D4">
              <w:rPr>
                <w:lang w:val="en-GB"/>
                <w:rPrChange w:id="5278" w:author="Alexandre Miguel Kaizeler Guedes Da Silva Afonso" w:date="2026-07-27T16:55:00Z" w16du:dateUtc="2026-07-27T15:55:00Z">
                  <w:rPr/>
                </w:rPrChange>
              </w:rPr>
              <w:instrText>HYPERLINK "https://vectorlabs.com/products/vectashield/?srsltid=AfmBOoqd3FPwDvjWnkaHs4-02AFcfNj2dIlr_zqlpEyMr5wXBmwR6FFE"</w:instrText>
            </w:r>
            <w:r w:rsidRPr="004839F3">
              <w:rPr>
                <w:lang w:val="en-GB"/>
              </w:rPr>
            </w:r>
            <w:r w:rsidRPr="00B475D4">
              <w:rPr>
                <w:lang w:val="en-GB"/>
                <w:rPrChange w:id="5279"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280" w:author="Alexandre Miguel Kaizeler Guedes Da Silva Afonso" w:date="2026-07-27T16:55:00Z" w16du:dateUtc="2026-07-27T15:55:00Z">
                  <w:rPr>
                    <w:rStyle w:val="Hiperligao"/>
                    <w:rFonts w:ascii="Arial" w:hAnsi="Arial" w:cs="Arial"/>
                    <w:sz w:val="24"/>
                    <w:szCs w:val="24"/>
                    <w:u w:val="none"/>
                  </w:rPr>
                </w:rPrChange>
              </w:rPr>
              <w:t>H-1000</w:t>
            </w:r>
            <w:r w:rsidRPr="00B475D4">
              <w:rPr>
                <w:lang w:val="en-GB"/>
                <w:rPrChange w:id="5281" w:author="Alexandre Miguel Kaizeler Guedes Da Silva Afonso" w:date="2026-07-27T16:55:00Z" w16du:dateUtc="2026-07-27T15:55:00Z">
                  <w:rPr/>
                </w:rPrChange>
              </w:rPr>
              <w:fldChar w:fldCharType="end"/>
            </w:r>
          </w:p>
        </w:tc>
      </w:tr>
      <w:tr w:rsidR="00EF02B9" w:rsidRPr="00B475D4" w14:paraId="01183DC8" w14:textId="77777777" w:rsidTr="00D237E3">
        <w:tc>
          <w:tcPr>
            <w:tcW w:w="3116" w:type="dxa"/>
            <w:vAlign w:val="center"/>
          </w:tcPr>
          <w:p w14:paraId="61C457E6" w14:textId="087F840D" w:rsidR="00EF02B9" w:rsidRPr="00B475D4" w:rsidRDefault="00EF02B9" w:rsidP="00F810AE">
            <w:pPr>
              <w:rPr>
                <w:rFonts w:ascii="Arial" w:hAnsi="Arial" w:cs="Arial"/>
                <w:sz w:val="24"/>
                <w:szCs w:val="24"/>
                <w:lang w:val="en-GB"/>
                <w:rPrChange w:id="528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83" w:author="Alexandre Miguel Kaizeler Guedes Da Silva Afonso" w:date="2026-07-27T16:55:00Z" w16du:dateUtc="2026-07-27T15:55:00Z">
                  <w:rPr>
                    <w:rFonts w:ascii="Arial" w:hAnsi="Arial" w:cs="Arial"/>
                    <w:sz w:val="24"/>
                    <w:szCs w:val="24"/>
                  </w:rPr>
                </w:rPrChange>
              </w:rPr>
              <w:t>VWR®, Microscope Slides</w:t>
            </w:r>
          </w:p>
        </w:tc>
        <w:tc>
          <w:tcPr>
            <w:tcW w:w="3117" w:type="dxa"/>
            <w:vAlign w:val="center"/>
          </w:tcPr>
          <w:p w14:paraId="446CFC6E" w14:textId="6C04F94F" w:rsidR="00EF02B9" w:rsidRPr="00B475D4" w:rsidRDefault="00EF02B9" w:rsidP="00F810AE">
            <w:pPr>
              <w:rPr>
                <w:rFonts w:ascii="Arial" w:hAnsi="Arial" w:cs="Arial"/>
                <w:sz w:val="24"/>
                <w:szCs w:val="24"/>
                <w:lang w:val="en-GB"/>
                <w:rPrChange w:id="5284"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85" w:author="Alexandre Miguel Kaizeler Guedes Da Silva Afonso" w:date="2026-07-27T16:55:00Z" w16du:dateUtc="2026-07-27T15:55:00Z">
                  <w:rPr>
                    <w:rFonts w:ascii="Arial" w:hAnsi="Arial" w:cs="Arial"/>
                    <w:sz w:val="24"/>
                    <w:szCs w:val="24"/>
                  </w:rPr>
                </w:rPrChange>
              </w:rPr>
              <w:t>Avantor</w:t>
            </w:r>
          </w:p>
        </w:tc>
        <w:tc>
          <w:tcPr>
            <w:tcW w:w="3117" w:type="dxa"/>
            <w:vAlign w:val="center"/>
          </w:tcPr>
          <w:p w14:paraId="241CD4B1" w14:textId="0CB70071" w:rsidR="00EF02B9" w:rsidRPr="00B475D4" w:rsidRDefault="00EF02B9" w:rsidP="00F810AE">
            <w:pPr>
              <w:rPr>
                <w:rFonts w:ascii="Arial" w:hAnsi="Arial" w:cs="Arial"/>
                <w:sz w:val="24"/>
                <w:szCs w:val="24"/>
                <w:lang w:val="en-GB"/>
                <w:rPrChange w:id="528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87" w:author="Alexandre Miguel Kaizeler Guedes Da Silva Afonso" w:date="2026-07-27T16:55:00Z" w16du:dateUtc="2026-07-27T15:55:00Z">
                  <w:rPr>
                    <w:rFonts w:ascii="Arial" w:hAnsi="Arial" w:cs="Arial"/>
                    <w:sz w:val="24"/>
                    <w:szCs w:val="24"/>
                  </w:rPr>
                </w:rPrChange>
              </w:rPr>
              <w:t xml:space="preserve">Cat # </w:t>
            </w:r>
            <w:r w:rsidRPr="00B475D4">
              <w:rPr>
                <w:lang w:val="en-GB"/>
                <w:rPrChange w:id="5288" w:author="Alexandre Miguel Kaizeler Guedes Da Silva Afonso" w:date="2026-07-27T16:55:00Z" w16du:dateUtc="2026-07-27T15:55:00Z">
                  <w:rPr/>
                </w:rPrChange>
              </w:rPr>
              <w:fldChar w:fldCharType="begin"/>
            </w:r>
            <w:r w:rsidRPr="00B475D4">
              <w:rPr>
                <w:lang w:val="en-GB"/>
                <w:rPrChange w:id="5289" w:author="Alexandre Miguel Kaizeler Guedes Da Silva Afonso" w:date="2026-07-27T16:55:00Z" w16du:dateUtc="2026-07-27T15:55:00Z">
                  <w:rPr/>
                </w:rPrChange>
              </w:rPr>
              <w:instrText>HYPERLINK "https://www.avantorsciences.com/no/en/product/564378/vwr-microscope-slides"</w:instrText>
            </w:r>
            <w:r w:rsidRPr="004839F3">
              <w:rPr>
                <w:lang w:val="en-GB"/>
              </w:rPr>
            </w:r>
            <w:r w:rsidRPr="00B475D4">
              <w:rPr>
                <w:lang w:val="en-GB"/>
                <w:rPrChange w:id="5290"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291" w:author="Alexandre Miguel Kaizeler Guedes Da Silva Afonso" w:date="2026-07-27T16:55:00Z" w16du:dateUtc="2026-07-27T15:55:00Z">
                  <w:rPr>
                    <w:rStyle w:val="Hiperligao"/>
                    <w:rFonts w:ascii="Arial" w:hAnsi="Arial" w:cs="Arial"/>
                    <w:sz w:val="24"/>
                    <w:szCs w:val="24"/>
                    <w:u w:val="none"/>
                  </w:rPr>
                </w:rPrChange>
              </w:rPr>
              <w:t>564378</w:t>
            </w:r>
            <w:r w:rsidRPr="00B475D4">
              <w:rPr>
                <w:lang w:val="en-GB"/>
                <w:rPrChange w:id="5292" w:author="Alexandre Miguel Kaizeler Guedes Da Silva Afonso" w:date="2026-07-27T16:55:00Z" w16du:dateUtc="2026-07-27T15:55:00Z">
                  <w:rPr/>
                </w:rPrChange>
              </w:rPr>
              <w:fldChar w:fldCharType="end"/>
            </w:r>
          </w:p>
        </w:tc>
      </w:tr>
      <w:tr w:rsidR="00F810AE" w:rsidRPr="00B475D4" w14:paraId="3365B7F4" w14:textId="77777777" w:rsidTr="00D237E3">
        <w:tc>
          <w:tcPr>
            <w:tcW w:w="3116" w:type="dxa"/>
            <w:vAlign w:val="center"/>
          </w:tcPr>
          <w:p w14:paraId="0942C7CE" w14:textId="78FCBDA8" w:rsidR="00F810AE" w:rsidRPr="00B475D4" w:rsidRDefault="00F810AE" w:rsidP="00F810AE">
            <w:pPr>
              <w:rPr>
                <w:rFonts w:ascii="Arial" w:hAnsi="Arial" w:cs="Arial"/>
                <w:sz w:val="24"/>
                <w:szCs w:val="24"/>
                <w:lang w:val="en-GB"/>
                <w:rPrChange w:id="529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94" w:author="Alexandre Miguel Kaizeler Guedes Da Silva Afonso" w:date="2026-07-27T16:55:00Z" w16du:dateUtc="2026-07-27T15:55:00Z">
                  <w:rPr>
                    <w:rFonts w:ascii="Arial" w:hAnsi="Arial" w:cs="Arial"/>
                    <w:sz w:val="24"/>
                    <w:szCs w:val="24"/>
                  </w:rPr>
                </w:rPrChange>
              </w:rPr>
              <w:t>Cover Glasses Circular</w:t>
            </w:r>
          </w:p>
        </w:tc>
        <w:tc>
          <w:tcPr>
            <w:tcW w:w="3117" w:type="dxa"/>
            <w:vAlign w:val="center"/>
          </w:tcPr>
          <w:p w14:paraId="61F7DF2F" w14:textId="2C998318" w:rsidR="00F810AE" w:rsidRPr="00B475D4" w:rsidRDefault="00F810AE" w:rsidP="00F810AE">
            <w:pPr>
              <w:rPr>
                <w:rFonts w:ascii="Arial" w:hAnsi="Arial" w:cs="Arial"/>
                <w:sz w:val="24"/>
                <w:szCs w:val="24"/>
                <w:lang w:val="en-GB"/>
                <w:rPrChange w:id="529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96" w:author="Alexandre Miguel Kaizeler Guedes Da Silva Afonso" w:date="2026-07-27T16:55:00Z" w16du:dateUtc="2026-07-27T15:55:00Z">
                  <w:rPr>
                    <w:rFonts w:ascii="Arial" w:hAnsi="Arial" w:cs="Arial"/>
                    <w:sz w:val="24"/>
                    <w:szCs w:val="24"/>
                  </w:rPr>
                </w:rPrChange>
              </w:rPr>
              <w:t>Marienfeld Superior</w:t>
            </w:r>
          </w:p>
        </w:tc>
        <w:tc>
          <w:tcPr>
            <w:tcW w:w="3117" w:type="dxa"/>
            <w:vAlign w:val="center"/>
          </w:tcPr>
          <w:p w14:paraId="7D39F47F" w14:textId="23459FF2" w:rsidR="00F810AE" w:rsidRPr="00B475D4" w:rsidRDefault="00F810AE" w:rsidP="00F810AE">
            <w:pPr>
              <w:rPr>
                <w:rFonts w:ascii="Arial" w:hAnsi="Arial" w:cs="Arial"/>
                <w:sz w:val="24"/>
                <w:szCs w:val="24"/>
                <w:lang w:val="en-GB"/>
                <w:rPrChange w:id="5297"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298" w:author="Alexandre Miguel Kaizeler Guedes Da Silva Afonso" w:date="2026-07-27T16:55:00Z" w16du:dateUtc="2026-07-27T15:55:00Z">
                  <w:rPr>
                    <w:rFonts w:ascii="Arial" w:hAnsi="Arial" w:cs="Arial"/>
                    <w:sz w:val="24"/>
                    <w:szCs w:val="24"/>
                  </w:rPr>
                </w:rPrChange>
              </w:rPr>
              <w:t xml:space="preserve">Cat # </w:t>
            </w:r>
            <w:r w:rsidRPr="00B475D4">
              <w:rPr>
                <w:lang w:val="en-GB"/>
                <w:rPrChange w:id="5299" w:author="Alexandre Miguel Kaizeler Guedes Da Silva Afonso" w:date="2026-07-27T16:55:00Z" w16du:dateUtc="2026-07-27T15:55:00Z">
                  <w:rPr/>
                </w:rPrChange>
              </w:rPr>
              <w:fldChar w:fldCharType="begin"/>
            </w:r>
            <w:r w:rsidRPr="00B475D4">
              <w:rPr>
                <w:lang w:val="en-GB"/>
                <w:rPrChange w:id="5300" w:author="Alexandre Miguel Kaizeler Guedes Da Silva Afonso" w:date="2026-07-27T16:55:00Z" w16du:dateUtc="2026-07-27T15:55:00Z">
                  <w:rPr/>
                </w:rPrChange>
              </w:rPr>
              <w:instrText>HYPERLINK "https://www.marienfeld-superior.com/cover-glasses-thickness-no-1-circular.html"</w:instrText>
            </w:r>
            <w:r w:rsidRPr="004839F3">
              <w:rPr>
                <w:lang w:val="en-GB"/>
              </w:rPr>
            </w:r>
            <w:r w:rsidRPr="00B475D4">
              <w:rPr>
                <w:lang w:val="en-GB"/>
                <w:rPrChange w:id="5301"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302" w:author="Alexandre Miguel Kaizeler Guedes Da Silva Afonso" w:date="2026-07-27T16:55:00Z" w16du:dateUtc="2026-07-27T15:55:00Z">
                  <w:rPr>
                    <w:rStyle w:val="Hiperligao"/>
                    <w:rFonts w:ascii="Arial" w:hAnsi="Arial" w:cs="Arial"/>
                    <w:sz w:val="24"/>
                    <w:szCs w:val="24"/>
                    <w:u w:val="none"/>
                  </w:rPr>
                </w:rPrChange>
              </w:rPr>
              <w:t>0111530</w:t>
            </w:r>
            <w:r w:rsidRPr="00B475D4">
              <w:rPr>
                <w:lang w:val="en-GB"/>
                <w:rPrChange w:id="5303" w:author="Alexandre Miguel Kaizeler Guedes Da Silva Afonso" w:date="2026-07-27T16:55:00Z" w16du:dateUtc="2026-07-27T15:55:00Z">
                  <w:rPr/>
                </w:rPrChange>
              </w:rPr>
              <w:fldChar w:fldCharType="end"/>
            </w:r>
          </w:p>
        </w:tc>
      </w:tr>
      <w:tr w:rsidR="00580FE6" w:rsidRPr="00B475D4" w14:paraId="7FEA51A3" w14:textId="77777777" w:rsidTr="006F1113">
        <w:tc>
          <w:tcPr>
            <w:tcW w:w="9350" w:type="dxa"/>
            <w:gridSpan w:val="3"/>
            <w:vAlign w:val="center"/>
          </w:tcPr>
          <w:p w14:paraId="5A18AE7A" w14:textId="7C3B5055" w:rsidR="00580FE6" w:rsidRPr="00B475D4" w:rsidRDefault="00580FE6" w:rsidP="00F810AE">
            <w:pPr>
              <w:rPr>
                <w:rFonts w:ascii="Arial" w:hAnsi="Arial" w:cs="Arial"/>
                <w:b/>
                <w:bCs/>
                <w:sz w:val="24"/>
                <w:szCs w:val="24"/>
                <w:lang w:val="en-GB"/>
                <w:rPrChange w:id="5304" w:author="Alexandre Miguel Kaizeler Guedes Da Silva Afonso" w:date="2026-07-27T16:55:00Z" w16du:dateUtc="2026-07-27T15:55:00Z">
                  <w:rPr>
                    <w:rFonts w:ascii="Arial" w:hAnsi="Arial" w:cs="Arial"/>
                    <w:b/>
                    <w:bCs/>
                    <w:sz w:val="24"/>
                    <w:szCs w:val="24"/>
                  </w:rPr>
                </w:rPrChange>
              </w:rPr>
            </w:pPr>
            <w:r w:rsidRPr="00B475D4">
              <w:rPr>
                <w:rFonts w:ascii="Arial" w:hAnsi="Arial" w:cs="Arial"/>
                <w:b/>
                <w:bCs/>
                <w:sz w:val="28"/>
                <w:szCs w:val="28"/>
                <w:lang w:val="en-GB"/>
                <w:rPrChange w:id="5305" w:author="Alexandre Miguel Kaizeler Guedes Da Silva Afonso" w:date="2026-07-27T16:55:00Z" w16du:dateUtc="2026-07-27T15:55:00Z">
                  <w:rPr>
                    <w:rFonts w:ascii="Arial" w:hAnsi="Arial" w:cs="Arial"/>
                    <w:b/>
                    <w:bCs/>
                    <w:sz w:val="28"/>
                    <w:szCs w:val="28"/>
                  </w:rPr>
                </w:rPrChange>
              </w:rPr>
              <w:t>Cell Lines</w:t>
            </w:r>
          </w:p>
        </w:tc>
      </w:tr>
      <w:tr w:rsidR="00580FE6" w:rsidRPr="00B475D4" w14:paraId="787F290D" w14:textId="77777777" w:rsidTr="00713EF0">
        <w:tc>
          <w:tcPr>
            <w:tcW w:w="3116" w:type="dxa"/>
            <w:vAlign w:val="center"/>
          </w:tcPr>
          <w:p w14:paraId="27AE565C" w14:textId="003C3CF0" w:rsidR="00580FE6" w:rsidRPr="00B475D4" w:rsidRDefault="00580FE6" w:rsidP="00F810AE">
            <w:pPr>
              <w:rPr>
                <w:rFonts w:ascii="Arial" w:hAnsi="Arial" w:cs="Arial"/>
                <w:sz w:val="24"/>
                <w:szCs w:val="24"/>
                <w:lang w:val="en-GB"/>
                <w:rPrChange w:id="530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07" w:author="Alexandre Miguel Kaizeler Guedes Da Silva Afonso" w:date="2026-07-27T16:55:00Z" w16du:dateUtc="2026-07-27T15:55:00Z">
                  <w:rPr>
                    <w:rFonts w:ascii="Arial" w:hAnsi="Arial" w:cs="Arial"/>
                    <w:sz w:val="24"/>
                    <w:szCs w:val="24"/>
                  </w:rPr>
                </w:rPrChange>
              </w:rPr>
              <w:t>U2-OS</w:t>
            </w:r>
          </w:p>
        </w:tc>
        <w:tc>
          <w:tcPr>
            <w:tcW w:w="3117" w:type="dxa"/>
            <w:vAlign w:val="center"/>
          </w:tcPr>
          <w:p w14:paraId="6633DEA3" w14:textId="43405435" w:rsidR="00580FE6" w:rsidRPr="00B475D4" w:rsidRDefault="00580FE6" w:rsidP="00F810AE">
            <w:pPr>
              <w:rPr>
                <w:rFonts w:ascii="Arial" w:hAnsi="Arial" w:cs="Arial"/>
                <w:sz w:val="24"/>
                <w:szCs w:val="24"/>
                <w:lang w:val="en-GB"/>
                <w:rPrChange w:id="530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09" w:author="Alexandre Miguel Kaizeler Guedes Da Silva Afonso" w:date="2026-07-27T16:55:00Z" w16du:dateUtc="2026-07-27T15:55:00Z">
                  <w:rPr>
                    <w:rFonts w:ascii="Arial" w:hAnsi="Arial" w:cs="Arial"/>
                    <w:sz w:val="24"/>
                    <w:szCs w:val="24"/>
                  </w:rPr>
                </w:rPrChange>
              </w:rPr>
              <w:t>Carmo-Fonseca Lab</w:t>
            </w:r>
          </w:p>
        </w:tc>
        <w:tc>
          <w:tcPr>
            <w:tcW w:w="3117" w:type="dxa"/>
            <w:vAlign w:val="center"/>
          </w:tcPr>
          <w:p w14:paraId="2A862D28" w14:textId="7BFFB167" w:rsidR="00580FE6" w:rsidRPr="00B475D4" w:rsidRDefault="00580FE6" w:rsidP="00F810AE">
            <w:pPr>
              <w:rPr>
                <w:rFonts w:ascii="Arial" w:hAnsi="Arial" w:cs="Arial"/>
                <w:sz w:val="24"/>
                <w:szCs w:val="24"/>
                <w:lang w:val="en-GB"/>
                <w:rPrChange w:id="531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11" w:author="Alexandre Miguel Kaizeler Guedes Da Silva Afonso" w:date="2026-07-27T16:55:00Z" w16du:dateUtc="2026-07-27T15:55:00Z">
                  <w:rPr>
                    <w:rFonts w:ascii="Arial" w:hAnsi="Arial" w:cs="Arial"/>
                    <w:sz w:val="24"/>
                    <w:szCs w:val="24"/>
                  </w:rPr>
                </w:rPrChange>
              </w:rPr>
              <w:t xml:space="preserve">NA, </w:t>
            </w:r>
            <w:r w:rsidRPr="00B475D4">
              <w:rPr>
                <w:lang w:val="en-GB"/>
                <w:rPrChange w:id="5312" w:author="Alexandre Miguel Kaizeler Guedes Da Silva Afonso" w:date="2026-07-27T16:55:00Z" w16du:dateUtc="2026-07-27T15:55:00Z">
                  <w:rPr/>
                </w:rPrChange>
              </w:rPr>
              <w:fldChar w:fldCharType="begin"/>
            </w:r>
            <w:r w:rsidRPr="00B475D4">
              <w:rPr>
                <w:lang w:val="en-GB"/>
                <w:rPrChange w:id="5313" w:author="Alexandre Miguel Kaizeler Guedes Da Silva Afonso" w:date="2026-07-27T16:55:00Z" w16du:dateUtc="2026-07-27T15:55:00Z">
                  <w:rPr/>
                </w:rPrChange>
              </w:rPr>
              <w:instrText>HYPERLINK "https://www.cellosaurus.org/CVCL_0042"</w:instrText>
            </w:r>
            <w:r w:rsidRPr="004839F3">
              <w:rPr>
                <w:lang w:val="en-GB"/>
              </w:rPr>
            </w:r>
            <w:r w:rsidRPr="00B475D4">
              <w:rPr>
                <w:lang w:val="en-GB"/>
                <w:rPrChange w:id="5314"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315" w:author="Alexandre Miguel Kaizeler Guedes Da Silva Afonso" w:date="2026-07-27T16:55:00Z" w16du:dateUtc="2026-07-27T15:55:00Z">
                  <w:rPr>
                    <w:rStyle w:val="Hiperligao"/>
                    <w:rFonts w:ascii="Arial" w:hAnsi="Arial" w:cs="Arial"/>
                    <w:sz w:val="24"/>
                    <w:szCs w:val="24"/>
                    <w:u w:val="none"/>
                  </w:rPr>
                </w:rPrChange>
              </w:rPr>
              <w:t>RRID:CVCL_0042</w:t>
            </w:r>
            <w:r w:rsidRPr="00B475D4">
              <w:rPr>
                <w:lang w:val="en-GB"/>
                <w:rPrChange w:id="5316" w:author="Alexandre Miguel Kaizeler Guedes Da Silva Afonso" w:date="2026-07-27T16:55:00Z" w16du:dateUtc="2026-07-27T15:55:00Z">
                  <w:rPr/>
                </w:rPrChange>
              </w:rPr>
              <w:fldChar w:fldCharType="end"/>
            </w:r>
          </w:p>
        </w:tc>
      </w:tr>
      <w:tr w:rsidR="00D41E6F" w:rsidRPr="00B475D4" w14:paraId="289D112F" w14:textId="77777777" w:rsidTr="00AA1BB5">
        <w:tc>
          <w:tcPr>
            <w:tcW w:w="9350" w:type="dxa"/>
            <w:gridSpan w:val="3"/>
            <w:vAlign w:val="center"/>
          </w:tcPr>
          <w:p w14:paraId="3C4B1CCF" w14:textId="7C6E6886" w:rsidR="00D41E6F" w:rsidRPr="00B475D4" w:rsidRDefault="00D41E6F" w:rsidP="00F810AE">
            <w:pPr>
              <w:rPr>
                <w:rFonts w:ascii="Arial" w:hAnsi="Arial" w:cs="Arial"/>
                <w:b/>
                <w:bCs/>
                <w:sz w:val="24"/>
                <w:szCs w:val="24"/>
                <w:lang w:val="en-GB"/>
                <w:rPrChange w:id="5317" w:author="Alexandre Miguel Kaizeler Guedes Da Silva Afonso" w:date="2026-07-27T16:55:00Z" w16du:dateUtc="2026-07-27T15:55:00Z">
                  <w:rPr>
                    <w:rFonts w:ascii="Arial" w:hAnsi="Arial" w:cs="Arial"/>
                    <w:b/>
                    <w:bCs/>
                    <w:sz w:val="24"/>
                    <w:szCs w:val="24"/>
                  </w:rPr>
                </w:rPrChange>
              </w:rPr>
            </w:pPr>
            <w:r w:rsidRPr="00B475D4">
              <w:rPr>
                <w:rFonts w:ascii="Arial" w:hAnsi="Arial" w:cs="Arial"/>
                <w:b/>
                <w:bCs/>
                <w:sz w:val="28"/>
                <w:szCs w:val="28"/>
                <w:lang w:val="en-GB"/>
                <w:rPrChange w:id="5318" w:author="Alexandre Miguel Kaizeler Guedes Da Silva Afonso" w:date="2026-07-27T16:55:00Z" w16du:dateUtc="2026-07-27T15:55:00Z">
                  <w:rPr>
                    <w:rFonts w:ascii="Arial" w:hAnsi="Arial" w:cs="Arial"/>
                    <w:b/>
                    <w:bCs/>
                    <w:sz w:val="28"/>
                    <w:szCs w:val="28"/>
                  </w:rPr>
                </w:rPrChange>
              </w:rPr>
              <w:t>Software and algorithms</w:t>
            </w:r>
          </w:p>
        </w:tc>
      </w:tr>
      <w:tr w:rsidR="00D41E6F" w:rsidRPr="00B475D4" w14:paraId="3A17A48F" w14:textId="77777777" w:rsidTr="00713EF0">
        <w:tc>
          <w:tcPr>
            <w:tcW w:w="3116" w:type="dxa"/>
            <w:vAlign w:val="center"/>
          </w:tcPr>
          <w:p w14:paraId="1797CD88" w14:textId="230FD005" w:rsidR="00D41E6F" w:rsidRPr="00B475D4" w:rsidRDefault="00D41E6F" w:rsidP="00F810AE">
            <w:pPr>
              <w:rPr>
                <w:rFonts w:ascii="Arial" w:hAnsi="Arial" w:cs="Arial"/>
                <w:sz w:val="24"/>
                <w:szCs w:val="24"/>
                <w:lang w:val="en-GB"/>
                <w:rPrChange w:id="531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20" w:author="Alexandre Miguel Kaizeler Guedes Da Silva Afonso" w:date="2026-07-27T16:55:00Z" w16du:dateUtc="2026-07-27T15:55:00Z">
                  <w:rPr>
                    <w:rFonts w:ascii="Arial" w:hAnsi="Arial" w:cs="Arial"/>
                    <w:sz w:val="24"/>
                    <w:szCs w:val="24"/>
                  </w:rPr>
                </w:rPrChange>
              </w:rPr>
              <w:t>FIJI (v1.54p)</w:t>
            </w:r>
          </w:p>
        </w:tc>
        <w:tc>
          <w:tcPr>
            <w:tcW w:w="3117" w:type="dxa"/>
            <w:vAlign w:val="center"/>
          </w:tcPr>
          <w:p w14:paraId="35B49800" w14:textId="04396CC9" w:rsidR="00D41E6F" w:rsidRPr="00B475D4" w:rsidRDefault="00D41E6F" w:rsidP="00F810AE">
            <w:pPr>
              <w:rPr>
                <w:rFonts w:ascii="Arial" w:hAnsi="Arial" w:cs="Arial"/>
                <w:sz w:val="24"/>
                <w:szCs w:val="24"/>
                <w:lang w:val="en-GB"/>
                <w:rPrChange w:id="532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22" w:author="Alexandre Miguel Kaizeler Guedes Da Silva Afonso" w:date="2026-07-27T16:55:00Z" w16du:dateUtc="2026-07-27T15:55:00Z">
                  <w:rPr>
                    <w:rFonts w:ascii="Arial" w:hAnsi="Arial" w:cs="Arial"/>
                    <w:sz w:val="24"/>
                    <w:szCs w:val="24"/>
                  </w:rPr>
                </w:rPrChange>
              </w:rPr>
              <w:t>NIH</w:t>
            </w:r>
          </w:p>
        </w:tc>
        <w:tc>
          <w:tcPr>
            <w:tcW w:w="3117" w:type="dxa"/>
            <w:vAlign w:val="center"/>
          </w:tcPr>
          <w:p w14:paraId="6C37F750" w14:textId="7A833B80" w:rsidR="00D41E6F" w:rsidRPr="00B475D4" w:rsidRDefault="00D41E6F" w:rsidP="00F810AE">
            <w:pPr>
              <w:rPr>
                <w:rFonts w:ascii="Arial" w:hAnsi="Arial" w:cs="Arial"/>
                <w:sz w:val="24"/>
                <w:szCs w:val="24"/>
                <w:lang w:val="en-GB"/>
                <w:rPrChange w:id="5323" w:author="Alexandre Miguel Kaizeler Guedes Da Silva Afonso" w:date="2026-07-27T16:55:00Z" w16du:dateUtc="2026-07-27T15:55:00Z">
                  <w:rPr>
                    <w:rFonts w:ascii="Arial" w:hAnsi="Arial" w:cs="Arial"/>
                    <w:sz w:val="24"/>
                    <w:szCs w:val="24"/>
                  </w:rPr>
                </w:rPrChange>
              </w:rPr>
            </w:pPr>
            <w:r w:rsidRPr="00B475D4">
              <w:rPr>
                <w:lang w:val="en-GB"/>
                <w:rPrChange w:id="5324" w:author="Alexandre Miguel Kaizeler Guedes Da Silva Afonso" w:date="2026-07-27T16:55:00Z" w16du:dateUtc="2026-07-27T15:55:00Z">
                  <w:rPr/>
                </w:rPrChange>
              </w:rPr>
              <w:fldChar w:fldCharType="begin"/>
            </w:r>
            <w:r w:rsidRPr="00B475D4">
              <w:rPr>
                <w:lang w:val="en-GB"/>
                <w:rPrChange w:id="5325" w:author="Alexandre Miguel Kaizeler Guedes Da Silva Afonso" w:date="2026-07-27T16:55:00Z" w16du:dateUtc="2026-07-27T15:55:00Z">
                  <w:rPr/>
                </w:rPrChange>
              </w:rPr>
              <w:instrText>HYPERLINK "https://imagej.net/ij/"</w:instrText>
            </w:r>
            <w:r w:rsidRPr="004839F3">
              <w:rPr>
                <w:lang w:val="en-GB"/>
              </w:rPr>
            </w:r>
            <w:r w:rsidRPr="00B475D4">
              <w:rPr>
                <w:lang w:val="en-GB"/>
                <w:rPrChange w:id="5326"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327" w:author="Alexandre Miguel Kaizeler Guedes Da Silva Afonso" w:date="2026-07-27T16:55:00Z" w16du:dateUtc="2026-07-27T15:55:00Z">
                  <w:rPr>
                    <w:rStyle w:val="Hiperligao"/>
                    <w:rFonts w:ascii="Arial" w:hAnsi="Arial" w:cs="Arial"/>
                    <w:sz w:val="24"/>
                    <w:szCs w:val="24"/>
                    <w:u w:val="none"/>
                  </w:rPr>
                </w:rPrChange>
              </w:rPr>
              <w:t>ImageJ</w:t>
            </w:r>
            <w:r w:rsidRPr="00B475D4">
              <w:rPr>
                <w:lang w:val="en-GB"/>
                <w:rPrChange w:id="5328" w:author="Alexandre Miguel Kaizeler Guedes Da Silva Afonso" w:date="2026-07-27T16:55:00Z" w16du:dateUtc="2026-07-27T15:55:00Z">
                  <w:rPr/>
                </w:rPrChange>
              </w:rPr>
              <w:fldChar w:fldCharType="end"/>
            </w:r>
          </w:p>
        </w:tc>
      </w:tr>
      <w:tr w:rsidR="00D41E6F" w:rsidRPr="00B475D4" w14:paraId="17E758B0" w14:textId="77777777" w:rsidTr="00713EF0">
        <w:tc>
          <w:tcPr>
            <w:tcW w:w="3116" w:type="dxa"/>
            <w:vAlign w:val="center"/>
          </w:tcPr>
          <w:p w14:paraId="0462AA58" w14:textId="41594457" w:rsidR="00D41E6F" w:rsidRPr="00B475D4" w:rsidRDefault="00D41E6F" w:rsidP="00F810AE">
            <w:pPr>
              <w:rPr>
                <w:rFonts w:ascii="Arial" w:hAnsi="Arial" w:cs="Arial"/>
                <w:sz w:val="24"/>
                <w:szCs w:val="24"/>
                <w:lang w:val="en-GB"/>
                <w:rPrChange w:id="532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30" w:author="Alexandre Miguel Kaizeler Guedes Da Silva Afonso" w:date="2026-07-27T16:55:00Z" w16du:dateUtc="2026-07-27T15:55:00Z">
                  <w:rPr>
                    <w:rFonts w:ascii="Arial" w:hAnsi="Arial" w:cs="Arial"/>
                    <w:sz w:val="24"/>
                    <w:szCs w:val="24"/>
                  </w:rPr>
                </w:rPrChange>
              </w:rPr>
              <w:t>ZEN (v3.4.91)</w:t>
            </w:r>
          </w:p>
        </w:tc>
        <w:tc>
          <w:tcPr>
            <w:tcW w:w="3117" w:type="dxa"/>
            <w:vAlign w:val="center"/>
          </w:tcPr>
          <w:p w14:paraId="582DB242" w14:textId="5CC01080" w:rsidR="00D41E6F" w:rsidRPr="00B475D4" w:rsidRDefault="00D41E6F" w:rsidP="00F810AE">
            <w:pPr>
              <w:rPr>
                <w:rFonts w:ascii="Arial" w:hAnsi="Arial" w:cs="Arial"/>
                <w:sz w:val="24"/>
                <w:szCs w:val="24"/>
                <w:lang w:val="en-GB"/>
                <w:rPrChange w:id="533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32" w:author="Alexandre Miguel Kaizeler Guedes Da Silva Afonso" w:date="2026-07-27T16:55:00Z" w16du:dateUtc="2026-07-27T15:55:00Z">
                  <w:rPr>
                    <w:rFonts w:ascii="Arial" w:hAnsi="Arial" w:cs="Arial"/>
                    <w:sz w:val="24"/>
                    <w:szCs w:val="24"/>
                  </w:rPr>
                </w:rPrChange>
              </w:rPr>
              <w:t>Zeiss</w:t>
            </w:r>
          </w:p>
        </w:tc>
        <w:tc>
          <w:tcPr>
            <w:tcW w:w="3117" w:type="dxa"/>
            <w:vAlign w:val="center"/>
          </w:tcPr>
          <w:p w14:paraId="6C1C61F8" w14:textId="6E424264" w:rsidR="00D41E6F" w:rsidRPr="00B475D4" w:rsidRDefault="00D41E6F" w:rsidP="00F810AE">
            <w:pPr>
              <w:rPr>
                <w:rFonts w:ascii="Arial" w:hAnsi="Arial" w:cs="Arial"/>
                <w:sz w:val="24"/>
                <w:szCs w:val="24"/>
                <w:lang w:val="en-GB"/>
                <w:rPrChange w:id="5333" w:author="Alexandre Miguel Kaizeler Guedes Da Silva Afonso" w:date="2026-07-27T16:55:00Z" w16du:dateUtc="2026-07-27T15:55:00Z">
                  <w:rPr>
                    <w:rFonts w:ascii="Arial" w:hAnsi="Arial" w:cs="Arial"/>
                    <w:sz w:val="24"/>
                    <w:szCs w:val="24"/>
                  </w:rPr>
                </w:rPrChange>
              </w:rPr>
            </w:pPr>
            <w:r w:rsidRPr="00B475D4">
              <w:rPr>
                <w:lang w:val="en-GB"/>
                <w:rPrChange w:id="5334" w:author="Alexandre Miguel Kaizeler Guedes Da Silva Afonso" w:date="2026-07-27T16:55:00Z" w16du:dateUtc="2026-07-27T15:55:00Z">
                  <w:rPr/>
                </w:rPrChange>
              </w:rPr>
              <w:fldChar w:fldCharType="begin"/>
            </w:r>
            <w:r w:rsidRPr="00B475D4">
              <w:rPr>
                <w:lang w:val="en-GB"/>
                <w:rPrChange w:id="5335" w:author="Alexandre Miguel Kaizeler Guedes Da Silva Afonso" w:date="2026-07-27T16:55:00Z" w16du:dateUtc="2026-07-27T15:55:00Z">
                  <w:rPr/>
                </w:rPrChange>
              </w:rPr>
              <w:instrText>HYPERLINK "https://www.zeiss.com/microscopy/en/products/software/zeiss-zen.html"</w:instrText>
            </w:r>
            <w:r w:rsidRPr="004839F3">
              <w:rPr>
                <w:lang w:val="en-GB"/>
              </w:rPr>
            </w:r>
            <w:r w:rsidRPr="00B475D4">
              <w:rPr>
                <w:lang w:val="en-GB"/>
                <w:rPrChange w:id="5336"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337" w:author="Alexandre Miguel Kaizeler Guedes Da Silva Afonso" w:date="2026-07-27T16:55:00Z" w16du:dateUtc="2026-07-27T15:55:00Z">
                  <w:rPr>
                    <w:rStyle w:val="Hiperligao"/>
                    <w:rFonts w:ascii="Arial" w:hAnsi="Arial" w:cs="Arial"/>
                    <w:sz w:val="24"/>
                    <w:szCs w:val="24"/>
                    <w:u w:val="none"/>
                  </w:rPr>
                </w:rPrChange>
              </w:rPr>
              <w:t>ZEISS ZEN Microscopy Software</w:t>
            </w:r>
            <w:r w:rsidRPr="00B475D4">
              <w:rPr>
                <w:lang w:val="en-GB"/>
                <w:rPrChange w:id="5338" w:author="Alexandre Miguel Kaizeler Guedes Da Silva Afonso" w:date="2026-07-27T16:55:00Z" w16du:dateUtc="2026-07-27T15:55:00Z">
                  <w:rPr/>
                </w:rPrChange>
              </w:rPr>
              <w:fldChar w:fldCharType="end"/>
            </w:r>
          </w:p>
        </w:tc>
      </w:tr>
      <w:tr w:rsidR="00F810AE" w:rsidRPr="00B475D4" w14:paraId="3F8B129E" w14:textId="77777777" w:rsidTr="00713EF0">
        <w:tc>
          <w:tcPr>
            <w:tcW w:w="3116" w:type="dxa"/>
            <w:vAlign w:val="center"/>
          </w:tcPr>
          <w:p w14:paraId="056A0A31" w14:textId="2C1BCCB7" w:rsidR="00F810AE" w:rsidRPr="00B475D4" w:rsidRDefault="00F810AE" w:rsidP="00F810AE">
            <w:pPr>
              <w:rPr>
                <w:rFonts w:ascii="Arial" w:hAnsi="Arial" w:cs="Arial"/>
                <w:sz w:val="24"/>
                <w:szCs w:val="24"/>
                <w:lang w:val="en-GB"/>
                <w:rPrChange w:id="533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40" w:author="Alexandre Miguel Kaizeler Guedes Da Silva Afonso" w:date="2026-07-27T16:55:00Z" w16du:dateUtc="2026-07-27T15:55:00Z">
                  <w:rPr>
                    <w:rFonts w:ascii="Arial" w:hAnsi="Arial" w:cs="Arial"/>
                    <w:sz w:val="24"/>
                    <w:szCs w:val="24"/>
                  </w:rPr>
                </w:rPrChange>
              </w:rPr>
              <w:t>Imaris (v10.2.0)</w:t>
            </w:r>
          </w:p>
        </w:tc>
        <w:tc>
          <w:tcPr>
            <w:tcW w:w="3117" w:type="dxa"/>
            <w:vAlign w:val="center"/>
          </w:tcPr>
          <w:p w14:paraId="5015A3AF" w14:textId="0D61A0B0" w:rsidR="00F810AE" w:rsidRPr="00B475D4" w:rsidRDefault="00F810AE" w:rsidP="00F810AE">
            <w:pPr>
              <w:rPr>
                <w:rFonts w:ascii="Arial" w:hAnsi="Arial" w:cs="Arial"/>
                <w:sz w:val="24"/>
                <w:szCs w:val="24"/>
                <w:lang w:val="en-GB"/>
                <w:rPrChange w:id="534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42" w:author="Alexandre Miguel Kaizeler Guedes Da Silva Afonso" w:date="2026-07-27T16:55:00Z" w16du:dateUtc="2026-07-27T15:55:00Z">
                  <w:rPr>
                    <w:rFonts w:ascii="Arial" w:hAnsi="Arial" w:cs="Arial"/>
                    <w:sz w:val="24"/>
                    <w:szCs w:val="24"/>
                  </w:rPr>
                </w:rPrChange>
              </w:rPr>
              <w:t>Oxford Instruments</w:t>
            </w:r>
          </w:p>
        </w:tc>
        <w:tc>
          <w:tcPr>
            <w:tcW w:w="3117" w:type="dxa"/>
            <w:vAlign w:val="center"/>
          </w:tcPr>
          <w:p w14:paraId="69355F04" w14:textId="46BCD8D8" w:rsidR="00F810AE" w:rsidRPr="00B475D4" w:rsidRDefault="00F810AE" w:rsidP="00F810AE">
            <w:pPr>
              <w:rPr>
                <w:rFonts w:ascii="Arial" w:hAnsi="Arial" w:cs="Arial"/>
                <w:sz w:val="24"/>
                <w:szCs w:val="24"/>
                <w:lang w:val="en-GB"/>
                <w:rPrChange w:id="5343" w:author="Alexandre Miguel Kaizeler Guedes Da Silva Afonso" w:date="2026-07-27T16:55:00Z" w16du:dateUtc="2026-07-27T15:55:00Z">
                  <w:rPr>
                    <w:rFonts w:ascii="Arial" w:hAnsi="Arial" w:cs="Arial"/>
                    <w:sz w:val="24"/>
                    <w:szCs w:val="24"/>
                  </w:rPr>
                </w:rPrChange>
              </w:rPr>
            </w:pPr>
            <w:r w:rsidRPr="00B475D4">
              <w:rPr>
                <w:lang w:val="en-GB"/>
                <w:rPrChange w:id="5344" w:author="Alexandre Miguel Kaizeler Guedes Da Silva Afonso" w:date="2026-07-27T16:55:00Z" w16du:dateUtc="2026-07-27T15:55:00Z">
                  <w:rPr/>
                </w:rPrChange>
              </w:rPr>
              <w:fldChar w:fldCharType="begin"/>
            </w:r>
            <w:r w:rsidRPr="00B475D4">
              <w:rPr>
                <w:lang w:val="en-GB"/>
                <w:rPrChange w:id="5345" w:author="Alexandre Miguel Kaizeler Guedes Da Silva Afonso" w:date="2026-07-27T16:55:00Z" w16du:dateUtc="2026-07-27T15:55:00Z">
                  <w:rPr/>
                </w:rPrChange>
              </w:rPr>
              <w:instrText>HYPERLINK "https://imaris.oxinst.com/support/imaris-release-notes/"</w:instrText>
            </w:r>
            <w:r w:rsidRPr="004839F3">
              <w:rPr>
                <w:lang w:val="en-GB"/>
              </w:rPr>
            </w:r>
            <w:r w:rsidRPr="00B475D4">
              <w:rPr>
                <w:lang w:val="en-GB"/>
                <w:rPrChange w:id="5346"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347" w:author="Alexandre Miguel Kaizeler Guedes Da Silva Afonso" w:date="2026-07-27T16:55:00Z" w16du:dateUtc="2026-07-27T15:55:00Z">
                  <w:rPr>
                    <w:rStyle w:val="Hiperligao"/>
                    <w:rFonts w:ascii="Arial" w:hAnsi="Arial" w:cs="Arial"/>
                    <w:sz w:val="24"/>
                    <w:szCs w:val="24"/>
                    <w:u w:val="none"/>
                  </w:rPr>
                </w:rPrChange>
              </w:rPr>
              <w:t>Imaris - Oxford Instruments</w:t>
            </w:r>
            <w:r w:rsidRPr="00B475D4">
              <w:rPr>
                <w:lang w:val="en-GB"/>
                <w:rPrChange w:id="5348" w:author="Alexandre Miguel Kaizeler Guedes Da Silva Afonso" w:date="2026-07-27T16:55:00Z" w16du:dateUtc="2026-07-27T15:55:00Z">
                  <w:rPr/>
                </w:rPrChange>
              </w:rPr>
              <w:fldChar w:fldCharType="end"/>
            </w:r>
          </w:p>
        </w:tc>
      </w:tr>
      <w:tr w:rsidR="005A4999" w:rsidRPr="00B475D4" w14:paraId="61F8DFDE" w14:textId="77777777" w:rsidTr="00713EF0">
        <w:tc>
          <w:tcPr>
            <w:tcW w:w="3116" w:type="dxa"/>
            <w:vAlign w:val="center"/>
          </w:tcPr>
          <w:p w14:paraId="3BD0BC22" w14:textId="0AE8768F" w:rsidR="005A4999" w:rsidRPr="00B475D4" w:rsidRDefault="005A4999" w:rsidP="00F810AE">
            <w:pPr>
              <w:rPr>
                <w:rFonts w:ascii="Arial" w:hAnsi="Arial" w:cs="Arial"/>
                <w:sz w:val="24"/>
                <w:szCs w:val="24"/>
                <w:lang w:val="en-GB"/>
                <w:rPrChange w:id="534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50" w:author="Alexandre Miguel Kaizeler Guedes Da Silva Afonso" w:date="2026-07-27T16:55:00Z" w16du:dateUtc="2026-07-27T15:55:00Z">
                  <w:rPr>
                    <w:rFonts w:ascii="Arial" w:hAnsi="Arial" w:cs="Arial"/>
                    <w:sz w:val="24"/>
                    <w:szCs w:val="24"/>
                  </w:rPr>
                </w:rPrChange>
              </w:rPr>
              <w:t>Microsoft PowerPoint (v16.0.1)</w:t>
            </w:r>
          </w:p>
        </w:tc>
        <w:tc>
          <w:tcPr>
            <w:tcW w:w="3117" w:type="dxa"/>
            <w:vAlign w:val="center"/>
          </w:tcPr>
          <w:p w14:paraId="51CE29F6" w14:textId="1F133239" w:rsidR="005A4999" w:rsidRPr="00B475D4" w:rsidRDefault="005A4999" w:rsidP="00F810AE">
            <w:pPr>
              <w:rPr>
                <w:rFonts w:ascii="Arial" w:hAnsi="Arial" w:cs="Arial"/>
                <w:sz w:val="24"/>
                <w:szCs w:val="24"/>
                <w:lang w:val="en-GB"/>
                <w:rPrChange w:id="535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52" w:author="Alexandre Miguel Kaizeler Guedes Da Silva Afonso" w:date="2026-07-27T16:55:00Z" w16du:dateUtc="2026-07-27T15:55:00Z">
                  <w:rPr>
                    <w:rFonts w:ascii="Arial" w:hAnsi="Arial" w:cs="Arial"/>
                    <w:sz w:val="24"/>
                    <w:szCs w:val="24"/>
                  </w:rPr>
                </w:rPrChange>
              </w:rPr>
              <w:t>Microsoft</w:t>
            </w:r>
          </w:p>
        </w:tc>
        <w:tc>
          <w:tcPr>
            <w:tcW w:w="3117" w:type="dxa"/>
            <w:vAlign w:val="center"/>
          </w:tcPr>
          <w:p w14:paraId="6D2C9263" w14:textId="534AEA0C" w:rsidR="005A4999" w:rsidRPr="00B475D4" w:rsidRDefault="005A4999" w:rsidP="00F810AE">
            <w:pPr>
              <w:rPr>
                <w:rFonts w:ascii="Arial" w:hAnsi="Arial" w:cs="Arial"/>
                <w:sz w:val="24"/>
                <w:szCs w:val="24"/>
                <w:lang w:val="en-GB"/>
                <w:rPrChange w:id="5353" w:author="Alexandre Miguel Kaizeler Guedes Da Silva Afonso" w:date="2026-07-27T16:55:00Z" w16du:dateUtc="2026-07-27T15:55:00Z">
                  <w:rPr>
                    <w:rFonts w:ascii="Arial" w:hAnsi="Arial" w:cs="Arial"/>
                    <w:sz w:val="24"/>
                    <w:szCs w:val="24"/>
                    <w:lang w:val="pt-PT"/>
                  </w:rPr>
                </w:rPrChange>
              </w:rPr>
            </w:pPr>
            <w:r w:rsidRPr="00B475D4">
              <w:rPr>
                <w:lang w:val="en-GB"/>
                <w:rPrChange w:id="5354" w:author="Alexandre Miguel Kaizeler Guedes Da Silva Afonso" w:date="2026-07-27T16:55:00Z" w16du:dateUtc="2026-07-27T15:55:00Z">
                  <w:rPr/>
                </w:rPrChange>
              </w:rPr>
              <w:fldChar w:fldCharType="begin"/>
            </w:r>
            <w:r w:rsidRPr="00B475D4">
              <w:rPr>
                <w:lang w:val="en-GB"/>
                <w:rPrChange w:id="5355" w:author="Alexandre Miguel Kaizeler Guedes Da Silva Afonso" w:date="2026-07-27T16:55:00Z" w16du:dateUtc="2026-07-27T15:55:00Z">
                  <w:rPr/>
                </w:rPrChange>
              </w:rPr>
              <w:instrText>HYPERLINK "https://www.microsoft.com/pt-pt/microsoft-365/powerpoint?market=pt"</w:instrText>
            </w:r>
            <w:r w:rsidRPr="004839F3">
              <w:rPr>
                <w:lang w:val="en-GB"/>
              </w:rPr>
            </w:r>
            <w:r w:rsidRPr="00B475D4">
              <w:rPr>
                <w:lang w:val="en-GB"/>
                <w:rPrChange w:id="5356"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357" w:author="Alexandre Miguel Kaizeler Guedes Da Silva Afonso" w:date="2026-07-27T16:55:00Z" w16du:dateUtc="2026-07-27T15:55:00Z">
                  <w:rPr>
                    <w:rStyle w:val="Hiperligao"/>
                    <w:rFonts w:ascii="Arial" w:hAnsi="Arial" w:cs="Arial"/>
                    <w:sz w:val="24"/>
                    <w:szCs w:val="24"/>
                    <w:u w:val="none"/>
                    <w:lang w:val="pt-PT"/>
                  </w:rPr>
                </w:rPrChange>
              </w:rPr>
              <w:t>PowerPoint | Microsoft 365</w:t>
            </w:r>
            <w:r w:rsidRPr="00B475D4">
              <w:rPr>
                <w:lang w:val="en-GB"/>
                <w:rPrChange w:id="5358" w:author="Alexandre Miguel Kaizeler Guedes Da Silva Afonso" w:date="2026-07-27T16:55:00Z" w16du:dateUtc="2026-07-27T15:55:00Z">
                  <w:rPr/>
                </w:rPrChange>
              </w:rPr>
              <w:fldChar w:fldCharType="end"/>
            </w:r>
          </w:p>
        </w:tc>
      </w:tr>
      <w:tr w:rsidR="005A4999" w:rsidRPr="00B475D4" w14:paraId="545FA3BC" w14:textId="77777777" w:rsidTr="00713EF0">
        <w:tc>
          <w:tcPr>
            <w:tcW w:w="3116" w:type="dxa"/>
            <w:vAlign w:val="center"/>
          </w:tcPr>
          <w:p w14:paraId="32D4FB38" w14:textId="2D0AEFF4" w:rsidR="005A4999" w:rsidRPr="00B475D4" w:rsidRDefault="00B97B08" w:rsidP="00F810AE">
            <w:pPr>
              <w:rPr>
                <w:rFonts w:ascii="Arial" w:hAnsi="Arial" w:cs="Arial"/>
                <w:sz w:val="24"/>
                <w:szCs w:val="24"/>
                <w:lang w:val="en-GB"/>
                <w:rPrChange w:id="535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60" w:author="Alexandre Miguel Kaizeler Guedes Da Silva Afonso" w:date="2026-07-27T16:55:00Z" w16du:dateUtc="2026-07-27T15:55:00Z">
                  <w:rPr>
                    <w:rFonts w:ascii="Arial" w:hAnsi="Arial" w:cs="Arial"/>
                    <w:sz w:val="24"/>
                    <w:szCs w:val="24"/>
                  </w:rPr>
                </w:rPrChange>
              </w:rPr>
              <w:t>R (v4.1.2)</w:t>
            </w:r>
          </w:p>
        </w:tc>
        <w:tc>
          <w:tcPr>
            <w:tcW w:w="3117" w:type="dxa"/>
            <w:vAlign w:val="center"/>
          </w:tcPr>
          <w:p w14:paraId="2FB658A7" w14:textId="00CC6D5B" w:rsidR="005A4999" w:rsidRPr="00B475D4" w:rsidRDefault="00B97B08" w:rsidP="00F810AE">
            <w:pPr>
              <w:rPr>
                <w:rFonts w:ascii="Arial" w:hAnsi="Arial" w:cs="Arial"/>
                <w:sz w:val="24"/>
                <w:szCs w:val="24"/>
                <w:lang w:val="en-GB"/>
                <w:rPrChange w:id="536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62" w:author="Alexandre Miguel Kaizeler Guedes Da Silva Afonso" w:date="2026-07-27T16:55:00Z" w16du:dateUtc="2026-07-27T15:55:00Z">
                  <w:rPr>
                    <w:rFonts w:ascii="Arial" w:hAnsi="Arial" w:cs="Arial"/>
                    <w:sz w:val="24"/>
                    <w:szCs w:val="24"/>
                  </w:rPr>
                </w:rPrChange>
              </w:rPr>
              <w:t>R Foundation</w:t>
            </w:r>
          </w:p>
        </w:tc>
        <w:tc>
          <w:tcPr>
            <w:tcW w:w="3117" w:type="dxa"/>
            <w:vAlign w:val="center"/>
          </w:tcPr>
          <w:p w14:paraId="0173D92F" w14:textId="479EA9AC" w:rsidR="005A4999" w:rsidRPr="00B475D4" w:rsidRDefault="00B97B08" w:rsidP="00F810AE">
            <w:pPr>
              <w:rPr>
                <w:rFonts w:ascii="Arial" w:hAnsi="Arial" w:cs="Arial"/>
                <w:sz w:val="24"/>
                <w:szCs w:val="24"/>
                <w:lang w:val="en-GB"/>
                <w:rPrChange w:id="5363" w:author="Alexandre Miguel Kaizeler Guedes Da Silva Afonso" w:date="2026-07-27T16:55:00Z" w16du:dateUtc="2026-07-27T15:55:00Z">
                  <w:rPr>
                    <w:rFonts w:ascii="Arial" w:hAnsi="Arial" w:cs="Arial"/>
                    <w:sz w:val="24"/>
                    <w:szCs w:val="24"/>
                  </w:rPr>
                </w:rPrChange>
              </w:rPr>
            </w:pPr>
            <w:r w:rsidRPr="00B475D4">
              <w:rPr>
                <w:lang w:val="en-GB"/>
                <w:rPrChange w:id="5364" w:author="Alexandre Miguel Kaizeler Guedes Da Silva Afonso" w:date="2026-07-27T16:55:00Z" w16du:dateUtc="2026-07-27T15:55:00Z">
                  <w:rPr/>
                </w:rPrChange>
              </w:rPr>
              <w:fldChar w:fldCharType="begin"/>
            </w:r>
            <w:r w:rsidRPr="00B475D4">
              <w:rPr>
                <w:lang w:val="en-GB"/>
                <w:rPrChange w:id="5365" w:author="Alexandre Miguel Kaizeler Guedes Da Silva Afonso" w:date="2026-07-27T16:55:00Z" w16du:dateUtc="2026-07-27T15:55:00Z">
                  <w:rPr/>
                </w:rPrChange>
              </w:rPr>
              <w:instrText>HYPERLINK "https://www.r-project.org/"</w:instrText>
            </w:r>
            <w:r w:rsidRPr="004839F3">
              <w:rPr>
                <w:lang w:val="en-GB"/>
              </w:rPr>
            </w:r>
            <w:r w:rsidRPr="00B475D4">
              <w:rPr>
                <w:lang w:val="en-GB"/>
                <w:rPrChange w:id="5366"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367" w:author="Alexandre Miguel Kaizeler Guedes Da Silva Afonso" w:date="2026-07-27T16:55:00Z" w16du:dateUtc="2026-07-27T15:55:00Z">
                  <w:rPr>
                    <w:rStyle w:val="Hiperligao"/>
                    <w:rFonts w:ascii="Arial" w:hAnsi="Arial" w:cs="Arial"/>
                    <w:sz w:val="24"/>
                    <w:szCs w:val="24"/>
                    <w:u w:val="none"/>
                  </w:rPr>
                </w:rPrChange>
              </w:rPr>
              <w:t>R: The R Project for Statistical Computing</w:t>
            </w:r>
            <w:r w:rsidRPr="00B475D4">
              <w:rPr>
                <w:lang w:val="en-GB"/>
                <w:rPrChange w:id="5368" w:author="Alexandre Miguel Kaizeler Guedes Da Silva Afonso" w:date="2026-07-27T16:55:00Z" w16du:dateUtc="2026-07-27T15:55:00Z">
                  <w:rPr/>
                </w:rPrChange>
              </w:rPr>
              <w:fldChar w:fldCharType="end"/>
            </w:r>
          </w:p>
        </w:tc>
      </w:tr>
      <w:tr w:rsidR="00B97B08" w:rsidRPr="00B475D4" w14:paraId="03A228A8" w14:textId="77777777" w:rsidTr="00713EF0">
        <w:tc>
          <w:tcPr>
            <w:tcW w:w="3116" w:type="dxa"/>
            <w:vAlign w:val="center"/>
          </w:tcPr>
          <w:p w14:paraId="085C6AEF" w14:textId="0FFF96C0" w:rsidR="00B97B08" w:rsidRPr="00B475D4" w:rsidRDefault="00B97B08" w:rsidP="00F810AE">
            <w:pPr>
              <w:rPr>
                <w:rFonts w:ascii="Arial" w:hAnsi="Arial" w:cs="Arial"/>
                <w:sz w:val="24"/>
                <w:szCs w:val="24"/>
                <w:lang w:val="en-GB"/>
                <w:rPrChange w:id="536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70" w:author="Alexandre Miguel Kaizeler Guedes Da Silva Afonso" w:date="2026-07-27T16:55:00Z" w16du:dateUtc="2026-07-27T15:55:00Z">
                  <w:rPr>
                    <w:rFonts w:ascii="Arial" w:hAnsi="Arial" w:cs="Arial"/>
                    <w:sz w:val="24"/>
                    <w:szCs w:val="24"/>
                  </w:rPr>
                </w:rPrChange>
              </w:rPr>
              <w:t>Perl (v5.26.1)</w:t>
            </w:r>
          </w:p>
        </w:tc>
        <w:tc>
          <w:tcPr>
            <w:tcW w:w="3117" w:type="dxa"/>
            <w:vAlign w:val="center"/>
          </w:tcPr>
          <w:p w14:paraId="5C7EFC7C" w14:textId="266BF16D" w:rsidR="00B97B08" w:rsidRPr="00B475D4" w:rsidRDefault="00B97B08" w:rsidP="00F810AE">
            <w:pPr>
              <w:rPr>
                <w:rFonts w:ascii="Arial" w:hAnsi="Arial" w:cs="Arial"/>
                <w:sz w:val="24"/>
                <w:szCs w:val="24"/>
                <w:lang w:val="en-GB"/>
                <w:rPrChange w:id="537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72" w:author="Alexandre Miguel Kaizeler Guedes Da Silva Afonso" w:date="2026-07-27T16:55:00Z" w16du:dateUtc="2026-07-27T15:55:00Z">
                  <w:rPr>
                    <w:rFonts w:ascii="Arial" w:hAnsi="Arial" w:cs="Arial"/>
                    <w:sz w:val="24"/>
                    <w:szCs w:val="24"/>
                  </w:rPr>
                </w:rPrChange>
              </w:rPr>
              <w:t>The Perl Foundation</w:t>
            </w:r>
          </w:p>
        </w:tc>
        <w:tc>
          <w:tcPr>
            <w:tcW w:w="3117" w:type="dxa"/>
            <w:vAlign w:val="center"/>
          </w:tcPr>
          <w:p w14:paraId="0EA8FA97" w14:textId="030C0236" w:rsidR="00B97B08" w:rsidRPr="00B475D4" w:rsidRDefault="00B97B08" w:rsidP="00F810AE">
            <w:pPr>
              <w:rPr>
                <w:rFonts w:ascii="Arial" w:hAnsi="Arial" w:cs="Arial"/>
                <w:sz w:val="24"/>
                <w:szCs w:val="24"/>
                <w:lang w:val="en-GB"/>
                <w:rPrChange w:id="5373" w:author="Alexandre Miguel Kaizeler Guedes Da Silva Afonso" w:date="2026-07-27T16:55:00Z" w16du:dateUtc="2026-07-27T15:55:00Z">
                  <w:rPr>
                    <w:rFonts w:ascii="Arial" w:hAnsi="Arial" w:cs="Arial"/>
                    <w:sz w:val="24"/>
                    <w:szCs w:val="24"/>
                  </w:rPr>
                </w:rPrChange>
              </w:rPr>
            </w:pPr>
            <w:r w:rsidRPr="00B475D4">
              <w:rPr>
                <w:lang w:val="en-GB"/>
                <w:rPrChange w:id="5374" w:author="Alexandre Miguel Kaizeler Guedes Da Silva Afonso" w:date="2026-07-27T16:55:00Z" w16du:dateUtc="2026-07-27T15:55:00Z">
                  <w:rPr/>
                </w:rPrChange>
              </w:rPr>
              <w:fldChar w:fldCharType="begin"/>
            </w:r>
            <w:r w:rsidRPr="00B475D4">
              <w:rPr>
                <w:lang w:val="en-GB"/>
                <w:rPrChange w:id="5375" w:author="Alexandre Miguel Kaizeler Guedes Da Silva Afonso" w:date="2026-07-27T16:55:00Z" w16du:dateUtc="2026-07-27T15:55:00Z">
                  <w:rPr/>
                </w:rPrChange>
              </w:rPr>
              <w:instrText>HYPERLINK "https://www.perl.org/"</w:instrText>
            </w:r>
            <w:r w:rsidRPr="004839F3">
              <w:rPr>
                <w:lang w:val="en-GB"/>
              </w:rPr>
            </w:r>
            <w:r w:rsidRPr="00B475D4">
              <w:rPr>
                <w:lang w:val="en-GB"/>
                <w:rPrChange w:id="5376"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377" w:author="Alexandre Miguel Kaizeler Guedes Da Silva Afonso" w:date="2026-07-27T16:55:00Z" w16du:dateUtc="2026-07-27T15:55:00Z">
                  <w:rPr>
                    <w:rStyle w:val="Hiperligao"/>
                    <w:rFonts w:ascii="Arial" w:hAnsi="Arial" w:cs="Arial"/>
                    <w:sz w:val="24"/>
                    <w:szCs w:val="24"/>
                    <w:u w:val="none"/>
                  </w:rPr>
                </w:rPrChange>
              </w:rPr>
              <w:t>The Perl Programming Language</w:t>
            </w:r>
            <w:r w:rsidRPr="00B475D4">
              <w:rPr>
                <w:lang w:val="en-GB"/>
                <w:rPrChange w:id="5378" w:author="Alexandre Miguel Kaizeler Guedes Da Silva Afonso" w:date="2026-07-27T16:55:00Z" w16du:dateUtc="2026-07-27T15:55:00Z">
                  <w:rPr/>
                </w:rPrChange>
              </w:rPr>
              <w:fldChar w:fldCharType="end"/>
            </w:r>
          </w:p>
        </w:tc>
      </w:tr>
      <w:tr w:rsidR="00B97B08" w:rsidRPr="00B475D4" w14:paraId="7AA37705" w14:textId="77777777" w:rsidTr="00713EF0">
        <w:tc>
          <w:tcPr>
            <w:tcW w:w="3116" w:type="dxa"/>
            <w:vAlign w:val="center"/>
          </w:tcPr>
          <w:p w14:paraId="71D6B369" w14:textId="3346A958" w:rsidR="00B97B08" w:rsidRPr="00B475D4" w:rsidRDefault="00B97B08" w:rsidP="00F810AE">
            <w:pPr>
              <w:rPr>
                <w:rFonts w:ascii="Arial" w:hAnsi="Arial" w:cs="Arial"/>
                <w:sz w:val="24"/>
                <w:szCs w:val="24"/>
                <w:lang w:val="en-GB"/>
                <w:rPrChange w:id="537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80" w:author="Alexandre Miguel Kaizeler Guedes Da Silva Afonso" w:date="2026-07-27T16:55:00Z" w16du:dateUtc="2026-07-27T15:55:00Z">
                  <w:rPr>
                    <w:rFonts w:ascii="Arial" w:hAnsi="Arial" w:cs="Arial"/>
                    <w:sz w:val="24"/>
                    <w:szCs w:val="24"/>
                  </w:rPr>
                </w:rPrChange>
              </w:rPr>
              <w:t>Bowtie (v.1.2.2)</w:t>
            </w:r>
          </w:p>
        </w:tc>
        <w:tc>
          <w:tcPr>
            <w:tcW w:w="3117" w:type="dxa"/>
            <w:vAlign w:val="center"/>
          </w:tcPr>
          <w:p w14:paraId="54ADB81B" w14:textId="0020D297" w:rsidR="00B97B08" w:rsidRPr="00B475D4" w:rsidRDefault="00B97B08" w:rsidP="00F810AE">
            <w:pPr>
              <w:rPr>
                <w:rFonts w:ascii="Arial" w:hAnsi="Arial" w:cs="Arial"/>
                <w:sz w:val="24"/>
                <w:szCs w:val="24"/>
                <w:lang w:val="en-GB"/>
                <w:rPrChange w:id="538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82" w:author="Alexandre Miguel Kaizeler Guedes Da Silva Afonso" w:date="2026-07-27T16:55:00Z" w16du:dateUtc="2026-07-27T15:55:00Z">
                  <w:rPr>
                    <w:rFonts w:ascii="Arial" w:hAnsi="Arial" w:cs="Arial"/>
                    <w:sz w:val="24"/>
                    <w:szCs w:val="24"/>
                  </w:rPr>
                </w:rPrChange>
              </w:rPr>
              <w:t>B. Langmead et al., 2009</w:t>
            </w:r>
            <w:r w:rsidRPr="00B475D4">
              <w:rPr>
                <w:rFonts w:ascii="Arial" w:hAnsi="Arial" w:cs="Arial"/>
                <w:sz w:val="24"/>
                <w:szCs w:val="24"/>
                <w:lang w:val="en-GB"/>
                <w:rPrChange w:id="5383"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384" w:author="Alexandre Miguel Kaizeler Guedes Da Silva Afonso" w:date="2026-07-27T16:55:00Z" w16du:dateUtc="2026-07-27T15:55:00Z">
                  <w:rPr>
                    <w:rFonts w:ascii="Arial" w:hAnsi="Arial" w:cs="Arial"/>
                    <w:sz w:val="24"/>
                    <w:szCs w:val="24"/>
                  </w:rPr>
                </w:rPrChange>
              </w:rPr>
              <w:instrText xml:space="preserve"> ADDIN ZOTERO_ITEM CSL_CITATION {"citationID":"VRKL0Wyi","properties":{"formattedCitation":"\\super 107\\nosupersub{}","plainCitation":"107","noteIndex":0},"citationItems":[{"id":"jCcWpdK2/mAijLwgI","uris":["http://zotero.org/users/local/q86rvdj2/items/SCQNVUKN"],"itemData":{"id":112,"type":"article-journal","abstract":"Abstract\n            \n              Bowtie is an ultrafast, memory-efficient alignment program for aligning short DNA sequence reads to large genomes. For the human genome, Burrows-Wheeler indexing allows Bowtie to align more than 25 million reads per CPU hour with a memory footprint of approximately 1.3 gigabytes. Bowtie extends previous Burrows-Wheeler techniques with a novel quality-aware backtracking algorithm that permits mismatches. Multiple processor cores can be used simultaneously to achieve even greater alignment speeds. Bowtie is open source\n              http://bowtie.cbcb.umd.edu\n              .","container-title":"Genome Biology","DOI":"10.1186/gb-2009-10-3-r25","ISSN":"1474-760X","issue":"3","journalAbbreviation":"Genome Biol","language":"en","page":"R25","source":"DOI.org (Crossref)","title":"Ultrafast and memory-efficient alignment of short DNA sequences to the human genome","volume":"10","author":[{"family":"Langmead","given":"Ben"},{"family":"Trapnell","given":"Cole"},{"family":"Pop","given":"Mihai"},{"family":"Salzberg","given":"Steven L"}],"issued":{"date-parts":[["2009",3,4]]}}}],"schema":"https://github.com/citation-style-language/schema/raw/master/csl-citation.json"} </w:instrText>
            </w:r>
            <w:r w:rsidRPr="00B475D4">
              <w:rPr>
                <w:rFonts w:ascii="Arial" w:hAnsi="Arial" w:cs="Arial"/>
                <w:sz w:val="24"/>
                <w:szCs w:val="24"/>
                <w:lang w:val="en-GB"/>
                <w:rPrChange w:id="5385"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386" w:author="Alexandre Miguel Kaizeler Guedes Da Silva Afonso" w:date="2026-07-27T16:55:00Z" w16du:dateUtc="2026-07-27T15:55:00Z">
                  <w:rPr>
                    <w:rFonts w:ascii="Arial" w:hAnsi="Arial" w:cs="Arial"/>
                    <w:kern w:val="0"/>
                    <w:sz w:val="24"/>
                    <w:vertAlign w:val="superscript"/>
                  </w:rPr>
                </w:rPrChange>
              </w:rPr>
              <w:t>107</w:t>
            </w:r>
            <w:r w:rsidRPr="00B475D4">
              <w:rPr>
                <w:rFonts w:ascii="Arial" w:hAnsi="Arial" w:cs="Arial"/>
                <w:sz w:val="24"/>
                <w:szCs w:val="24"/>
                <w:lang w:val="en-GB"/>
                <w:rPrChange w:id="5387" w:author="Alexandre Miguel Kaizeler Guedes Da Silva Afonso" w:date="2026-07-27T16:55:00Z" w16du:dateUtc="2026-07-27T15:55:00Z">
                  <w:rPr>
                    <w:rFonts w:ascii="Arial" w:hAnsi="Arial" w:cs="Arial"/>
                    <w:sz w:val="24"/>
                    <w:szCs w:val="24"/>
                  </w:rPr>
                </w:rPrChange>
              </w:rPr>
              <w:fldChar w:fldCharType="end"/>
            </w:r>
          </w:p>
        </w:tc>
        <w:tc>
          <w:tcPr>
            <w:tcW w:w="3117" w:type="dxa"/>
            <w:vAlign w:val="center"/>
          </w:tcPr>
          <w:p w14:paraId="277CD27B" w14:textId="31F653CC" w:rsidR="00B97B08" w:rsidRPr="00B475D4" w:rsidRDefault="00B97B08" w:rsidP="00F810AE">
            <w:pPr>
              <w:rPr>
                <w:rFonts w:ascii="Arial" w:hAnsi="Arial" w:cs="Arial"/>
                <w:sz w:val="24"/>
                <w:szCs w:val="24"/>
                <w:lang w:val="en-GB"/>
                <w:rPrChange w:id="5388" w:author="Alexandre Miguel Kaizeler Guedes Da Silva Afonso" w:date="2026-07-27T16:55:00Z" w16du:dateUtc="2026-07-27T15:55:00Z">
                  <w:rPr>
                    <w:rFonts w:ascii="Arial" w:hAnsi="Arial" w:cs="Arial"/>
                    <w:sz w:val="24"/>
                    <w:szCs w:val="24"/>
                  </w:rPr>
                </w:rPrChange>
              </w:rPr>
            </w:pPr>
            <w:r w:rsidRPr="00B475D4">
              <w:rPr>
                <w:lang w:val="en-GB"/>
                <w:rPrChange w:id="5389" w:author="Alexandre Miguel Kaizeler Guedes Da Silva Afonso" w:date="2026-07-27T16:55:00Z" w16du:dateUtc="2026-07-27T15:55:00Z">
                  <w:rPr/>
                </w:rPrChange>
              </w:rPr>
              <w:fldChar w:fldCharType="begin"/>
            </w:r>
            <w:r w:rsidRPr="00B475D4">
              <w:rPr>
                <w:lang w:val="en-GB"/>
                <w:rPrChange w:id="5390" w:author="Alexandre Miguel Kaizeler Guedes Da Silva Afonso" w:date="2026-07-27T16:55:00Z" w16du:dateUtc="2026-07-27T15:55:00Z">
                  <w:rPr/>
                </w:rPrChange>
              </w:rPr>
              <w:instrText>HYPERLINK "https://bowtie-bio.sourceforge.net/index.shtml"</w:instrText>
            </w:r>
            <w:r w:rsidRPr="004839F3">
              <w:rPr>
                <w:lang w:val="en-GB"/>
              </w:rPr>
            </w:r>
            <w:r w:rsidRPr="00B475D4">
              <w:rPr>
                <w:lang w:val="en-GB"/>
                <w:rPrChange w:id="5391"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392" w:author="Alexandre Miguel Kaizeler Guedes Da Silva Afonso" w:date="2026-07-27T16:55:00Z" w16du:dateUtc="2026-07-27T15:55:00Z">
                  <w:rPr>
                    <w:rStyle w:val="Hiperligao"/>
                    <w:rFonts w:ascii="Arial" w:hAnsi="Arial" w:cs="Arial"/>
                    <w:sz w:val="24"/>
                    <w:szCs w:val="24"/>
                    <w:u w:val="none"/>
                  </w:rPr>
                </w:rPrChange>
              </w:rPr>
              <w:t>Bowtie: An ultrafast, memory-efficient short read aligner</w:t>
            </w:r>
            <w:r w:rsidRPr="00B475D4">
              <w:rPr>
                <w:lang w:val="en-GB"/>
                <w:rPrChange w:id="5393" w:author="Alexandre Miguel Kaizeler Guedes Da Silva Afonso" w:date="2026-07-27T16:55:00Z" w16du:dateUtc="2026-07-27T15:55:00Z">
                  <w:rPr/>
                </w:rPrChange>
              </w:rPr>
              <w:fldChar w:fldCharType="end"/>
            </w:r>
          </w:p>
        </w:tc>
      </w:tr>
      <w:tr w:rsidR="00B97B08" w:rsidRPr="00B475D4" w14:paraId="1BAAE18D" w14:textId="77777777" w:rsidTr="00713EF0">
        <w:tc>
          <w:tcPr>
            <w:tcW w:w="3116" w:type="dxa"/>
            <w:vAlign w:val="center"/>
          </w:tcPr>
          <w:p w14:paraId="7240976A" w14:textId="2D1BA4CA" w:rsidR="00B97B08" w:rsidRPr="00B475D4" w:rsidRDefault="00B97B08" w:rsidP="00F810AE">
            <w:pPr>
              <w:rPr>
                <w:rFonts w:ascii="Arial" w:hAnsi="Arial" w:cs="Arial"/>
                <w:sz w:val="24"/>
                <w:szCs w:val="24"/>
                <w:lang w:val="en-GB"/>
                <w:rPrChange w:id="5394"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95" w:author="Alexandre Miguel Kaizeler Guedes Da Silva Afonso" w:date="2026-07-27T16:55:00Z" w16du:dateUtc="2026-07-27T15:55:00Z">
                  <w:rPr>
                    <w:rFonts w:ascii="Arial" w:hAnsi="Arial" w:cs="Arial"/>
                    <w:sz w:val="24"/>
                    <w:szCs w:val="24"/>
                  </w:rPr>
                </w:rPrChange>
              </w:rPr>
              <w:t>STAR (v2.7.9a)</w:t>
            </w:r>
          </w:p>
        </w:tc>
        <w:tc>
          <w:tcPr>
            <w:tcW w:w="3117" w:type="dxa"/>
            <w:vAlign w:val="center"/>
          </w:tcPr>
          <w:p w14:paraId="32FDBE76" w14:textId="07104C20" w:rsidR="00B97B08" w:rsidRPr="00B475D4" w:rsidRDefault="00B97B08" w:rsidP="00F810AE">
            <w:pPr>
              <w:rPr>
                <w:rFonts w:ascii="Arial" w:hAnsi="Arial" w:cs="Arial"/>
                <w:sz w:val="24"/>
                <w:szCs w:val="24"/>
                <w:lang w:val="en-GB"/>
                <w:rPrChange w:id="539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397" w:author="Alexandre Miguel Kaizeler Guedes Da Silva Afonso" w:date="2026-07-27T16:55:00Z" w16du:dateUtc="2026-07-27T15:55:00Z">
                  <w:rPr>
                    <w:rFonts w:ascii="Arial" w:hAnsi="Arial" w:cs="Arial"/>
                    <w:sz w:val="24"/>
                    <w:szCs w:val="24"/>
                  </w:rPr>
                </w:rPrChange>
              </w:rPr>
              <w:t>A. Dobin et al., 201</w:t>
            </w:r>
            <w:r w:rsidR="00964541" w:rsidRPr="00B475D4">
              <w:rPr>
                <w:rFonts w:ascii="Arial" w:hAnsi="Arial" w:cs="Arial"/>
                <w:sz w:val="24"/>
                <w:szCs w:val="24"/>
                <w:lang w:val="en-GB"/>
                <w:rPrChange w:id="5398" w:author="Alexandre Miguel Kaizeler Guedes Da Silva Afonso" w:date="2026-07-27T16:55:00Z" w16du:dateUtc="2026-07-27T15:55:00Z">
                  <w:rPr>
                    <w:rFonts w:ascii="Arial" w:hAnsi="Arial" w:cs="Arial"/>
                    <w:sz w:val="24"/>
                    <w:szCs w:val="24"/>
                  </w:rPr>
                </w:rPrChange>
              </w:rPr>
              <w:t>3</w:t>
            </w:r>
            <w:r w:rsidRPr="00B475D4">
              <w:rPr>
                <w:rFonts w:ascii="Arial" w:hAnsi="Arial" w:cs="Arial"/>
                <w:sz w:val="24"/>
                <w:szCs w:val="24"/>
                <w:lang w:val="en-GB"/>
                <w:rPrChange w:id="5399"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400" w:author="Alexandre Miguel Kaizeler Guedes Da Silva Afonso" w:date="2026-07-27T16:55:00Z" w16du:dateUtc="2026-07-27T15:55:00Z">
                  <w:rPr>
                    <w:rFonts w:ascii="Arial" w:hAnsi="Arial" w:cs="Arial"/>
                    <w:sz w:val="24"/>
                    <w:szCs w:val="24"/>
                  </w:rPr>
                </w:rPrChange>
              </w:rPr>
              <w:instrText xml:space="preserve"> ADDIN ZOTERO_ITEM CSL_CITATION {"citationID":"0v2A4U4d","properties":{"formattedCitation":"\\super 108\\nosupersub{}","plainCitation":"108","noteIndex":0},"citationItems":[{"id":"jCcWpdK2/fGwlzJhr","uris":["http://zotero.org/users/local/q86rvdj2/items/SIX9EX9H"],"itemData":{"id":73,"type":"article-journal","abstract":"MOTIVATION: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biases.\nRESULTS: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strategy.\nAVAILABILITY AND IMPLEMENTATION: STAR is implemented as a standalone C++ code. STAR is free open source software distributed under GPLv3 license and can be downloaded from http://code.google.com/p/rna-star/.","container-title":"Bioinformatics (Oxford, England)","DOI":"10.1093/bioinformatics/bts635","ISSN":"1367-4811","issue":"1","journalAbbreviation":"Bioinformatics","language":"eng","note":"PMID: 23104886\nPMCID: PMC3530905","page":"15-21","source":"PubMed","title":"STAR: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sidRPr="00B475D4">
              <w:rPr>
                <w:rFonts w:ascii="Arial" w:hAnsi="Arial" w:cs="Arial"/>
                <w:sz w:val="24"/>
                <w:szCs w:val="24"/>
                <w:lang w:val="en-GB"/>
                <w:rPrChange w:id="5401"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402" w:author="Alexandre Miguel Kaizeler Guedes Da Silva Afonso" w:date="2026-07-27T16:55:00Z" w16du:dateUtc="2026-07-27T15:55:00Z">
                  <w:rPr>
                    <w:rFonts w:ascii="Arial" w:hAnsi="Arial" w:cs="Arial"/>
                    <w:kern w:val="0"/>
                    <w:sz w:val="24"/>
                    <w:vertAlign w:val="superscript"/>
                  </w:rPr>
                </w:rPrChange>
              </w:rPr>
              <w:t>108</w:t>
            </w:r>
            <w:r w:rsidRPr="00B475D4">
              <w:rPr>
                <w:rFonts w:ascii="Arial" w:hAnsi="Arial" w:cs="Arial"/>
                <w:sz w:val="24"/>
                <w:szCs w:val="24"/>
                <w:lang w:val="en-GB"/>
                <w:rPrChange w:id="5403" w:author="Alexandre Miguel Kaizeler Guedes Da Silva Afonso" w:date="2026-07-27T16:55:00Z" w16du:dateUtc="2026-07-27T15:55:00Z">
                  <w:rPr>
                    <w:rFonts w:ascii="Arial" w:hAnsi="Arial" w:cs="Arial"/>
                    <w:sz w:val="24"/>
                    <w:szCs w:val="24"/>
                  </w:rPr>
                </w:rPrChange>
              </w:rPr>
              <w:fldChar w:fldCharType="end"/>
            </w:r>
          </w:p>
        </w:tc>
        <w:tc>
          <w:tcPr>
            <w:tcW w:w="3117" w:type="dxa"/>
            <w:vAlign w:val="center"/>
          </w:tcPr>
          <w:p w14:paraId="4B807F92" w14:textId="5319D9E8" w:rsidR="00B97B08" w:rsidRPr="00B475D4" w:rsidRDefault="00964541" w:rsidP="00F810AE">
            <w:pPr>
              <w:rPr>
                <w:rFonts w:ascii="Arial" w:hAnsi="Arial" w:cs="Arial"/>
                <w:sz w:val="24"/>
                <w:szCs w:val="24"/>
                <w:lang w:val="en-GB"/>
                <w:rPrChange w:id="5404" w:author="Alexandre Miguel Kaizeler Guedes Da Silva Afonso" w:date="2026-07-27T16:55:00Z" w16du:dateUtc="2026-07-27T15:55:00Z">
                  <w:rPr>
                    <w:rFonts w:ascii="Arial" w:hAnsi="Arial" w:cs="Arial"/>
                    <w:sz w:val="24"/>
                    <w:szCs w:val="24"/>
                  </w:rPr>
                </w:rPrChange>
              </w:rPr>
            </w:pPr>
            <w:r w:rsidRPr="00B475D4">
              <w:rPr>
                <w:lang w:val="en-GB"/>
                <w:rPrChange w:id="5405" w:author="Alexandre Miguel Kaizeler Guedes Da Silva Afonso" w:date="2026-07-27T16:55:00Z" w16du:dateUtc="2026-07-27T15:55:00Z">
                  <w:rPr/>
                </w:rPrChange>
              </w:rPr>
              <w:fldChar w:fldCharType="begin"/>
            </w:r>
            <w:r w:rsidRPr="00B475D4">
              <w:rPr>
                <w:lang w:val="en-GB"/>
                <w:rPrChange w:id="5406" w:author="Alexandre Miguel Kaizeler Guedes Da Silva Afonso" w:date="2026-07-27T16:55:00Z" w16du:dateUtc="2026-07-27T15:55:00Z">
                  <w:rPr/>
                </w:rPrChange>
              </w:rPr>
              <w:instrText>HYPERLINK "https://github.com/alexdobin/STAR"</w:instrText>
            </w:r>
            <w:r w:rsidRPr="004839F3">
              <w:rPr>
                <w:lang w:val="en-GB"/>
              </w:rPr>
            </w:r>
            <w:r w:rsidRPr="00B475D4">
              <w:rPr>
                <w:lang w:val="en-GB"/>
                <w:rPrChange w:id="5407"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408" w:author="Alexandre Miguel Kaizeler Guedes Da Silva Afonso" w:date="2026-07-27T16:55:00Z" w16du:dateUtc="2026-07-27T15:55:00Z">
                  <w:rPr>
                    <w:rStyle w:val="Hiperligao"/>
                    <w:rFonts w:ascii="Arial" w:hAnsi="Arial" w:cs="Arial"/>
                    <w:sz w:val="24"/>
                    <w:szCs w:val="24"/>
                    <w:u w:val="none"/>
                  </w:rPr>
                </w:rPrChange>
              </w:rPr>
              <w:t>alexdobin/STAR: RNA-seq aligner</w:t>
            </w:r>
            <w:r w:rsidRPr="00B475D4">
              <w:rPr>
                <w:lang w:val="en-GB"/>
                <w:rPrChange w:id="5409" w:author="Alexandre Miguel Kaizeler Guedes Da Silva Afonso" w:date="2026-07-27T16:55:00Z" w16du:dateUtc="2026-07-27T15:55:00Z">
                  <w:rPr/>
                </w:rPrChange>
              </w:rPr>
              <w:fldChar w:fldCharType="end"/>
            </w:r>
          </w:p>
        </w:tc>
      </w:tr>
      <w:tr w:rsidR="00964541" w:rsidRPr="00B475D4" w14:paraId="6452F2E7" w14:textId="77777777" w:rsidTr="00713EF0">
        <w:tc>
          <w:tcPr>
            <w:tcW w:w="3116" w:type="dxa"/>
            <w:vAlign w:val="center"/>
          </w:tcPr>
          <w:p w14:paraId="7C39CF05" w14:textId="3814FF5D" w:rsidR="00964541" w:rsidRPr="00B475D4" w:rsidRDefault="00964541" w:rsidP="00F810AE">
            <w:pPr>
              <w:rPr>
                <w:rFonts w:ascii="Arial" w:hAnsi="Arial" w:cs="Arial"/>
                <w:sz w:val="24"/>
                <w:szCs w:val="24"/>
                <w:lang w:val="en-GB"/>
                <w:rPrChange w:id="541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411" w:author="Alexandre Miguel Kaizeler Guedes Da Silva Afonso" w:date="2026-07-27T16:55:00Z" w16du:dateUtc="2026-07-27T15:55:00Z">
                  <w:rPr>
                    <w:rFonts w:ascii="Arial" w:hAnsi="Arial" w:cs="Arial"/>
                    <w:sz w:val="24"/>
                    <w:szCs w:val="24"/>
                  </w:rPr>
                </w:rPrChange>
              </w:rPr>
              <w:t>Trimmomatic (v0.3.9)</w:t>
            </w:r>
          </w:p>
        </w:tc>
        <w:tc>
          <w:tcPr>
            <w:tcW w:w="3117" w:type="dxa"/>
            <w:vAlign w:val="center"/>
          </w:tcPr>
          <w:p w14:paraId="50C7FDBC" w14:textId="1DE0E51F" w:rsidR="00964541" w:rsidRPr="00B475D4" w:rsidRDefault="00964541" w:rsidP="00F810AE">
            <w:pPr>
              <w:rPr>
                <w:rFonts w:ascii="Arial" w:hAnsi="Arial" w:cs="Arial"/>
                <w:sz w:val="24"/>
                <w:szCs w:val="24"/>
                <w:lang w:val="en-GB"/>
                <w:rPrChange w:id="541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413" w:author="Alexandre Miguel Kaizeler Guedes Da Silva Afonso" w:date="2026-07-27T16:55:00Z" w16du:dateUtc="2026-07-27T15:55:00Z">
                  <w:rPr>
                    <w:rFonts w:ascii="Arial" w:hAnsi="Arial" w:cs="Arial"/>
                    <w:sz w:val="24"/>
                    <w:szCs w:val="24"/>
                  </w:rPr>
                </w:rPrChange>
              </w:rPr>
              <w:t>AM. Bolger et al., 2014</w:t>
            </w:r>
            <w:r w:rsidRPr="00B475D4">
              <w:rPr>
                <w:rFonts w:ascii="Arial" w:hAnsi="Arial" w:cs="Arial"/>
                <w:sz w:val="24"/>
                <w:szCs w:val="24"/>
                <w:lang w:val="en-GB"/>
                <w:rPrChange w:id="5414"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415" w:author="Alexandre Miguel Kaizeler Guedes Da Silva Afonso" w:date="2026-07-27T16:55:00Z" w16du:dateUtc="2026-07-27T15:55:00Z">
                  <w:rPr>
                    <w:rFonts w:ascii="Arial" w:hAnsi="Arial" w:cs="Arial"/>
                    <w:sz w:val="24"/>
                    <w:szCs w:val="24"/>
                  </w:rPr>
                </w:rPrChange>
              </w:rPr>
              <w:instrText xml:space="preserve"> ADDIN ZOTERO_ITEM CSL_CITATION {"citationID":"P4XHllyV","properties":{"formattedCitation":"\\super 109\\nosupersub{}","plainCitation":"109","noteIndex":0},"citationItems":[{"id":"jCcWpdK2/BKkhIJnp","uris":["http://zotero.org/users/local/q86rvdj2/items/6LR3ZDZC"],"itemData":{"id":60,"type":"article-journal","abstract":"MOTIVATION: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B475D4">
              <w:rPr>
                <w:rFonts w:ascii="Arial" w:hAnsi="Arial" w:cs="Arial"/>
                <w:sz w:val="24"/>
                <w:szCs w:val="24"/>
                <w:lang w:val="en-GB"/>
                <w:rPrChange w:id="5416"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417" w:author="Alexandre Miguel Kaizeler Guedes Da Silva Afonso" w:date="2026-07-27T16:55:00Z" w16du:dateUtc="2026-07-27T15:55:00Z">
                  <w:rPr>
                    <w:rFonts w:ascii="Arial" w:hAnsi="Arial" w:cs="Arial"/>
                    <w:kern w:val="0"/>
                    <w:sz w:val="24"/>
                    <w:vertAlign w:val="superscript"/>
                  </w:rPr>
                </w:rPrChange>
              </w:rPr>
              <w:t>109</w:t>
            </w:r>
            <w:r w:rsidRPr="00B475D4">
              <w:rPr>
                <w:rFonts w:ascii="Arial" w:hAnsi="Arial" w:cs="Arial"/>
                <w:sz w:val="24"/>
                <w:szCs w:val="24"/>
                <w:lang w:val="en-GB"/>
                <w:rPrChange w:id="5418" w:author="Alexandre Miguel Kaizeler Guedes Da Silva Afonso" w:date="2026-07-27T16:55:00Z" w16du:dateUtc="2026-07-27T15:55:00Z">
                  <w:rPr>
                    <w:rFonts w:ascii="Arial" w:hAnsi="Arial" w:cs="Arial"/>
                    <w:sz w:val="24"/>
                    <w:szCs w:val="24"/>
                  </w:rPr>
                </w:rPrChange>
              </w:rPr>
              <w:fldChar w:fldCharType="end"/>
            </w:r>
          </w:p>
        </w:tc>
        <w:tc>
          <w:tcPr>
            <w:tcW w:w="3117" w:type="dxa"/>
            <w:vAlign w:val="center"/>
          </w:tcPr>
          <w:p w14:paraId="235DE626" w14:textId="2AC316F3" w:rsidR="00964541" w:rsidRPr="00B475D4" w:rsidRDefault="00964541" w:rsidP="00F810AE">
            <w:pPr>
              <w:rPr>
                <w:rFonts w:ascii="Arial" w:hAnsi="Arial" w:cs="Arial"/>
                <w:sz w:val="24"/>
                <w:szCs w:val="24"/>
                <w:lang w:val="en-GB"/>
                <w:rPrChange w:id="5419" w:author="Alexandre Miguel Kaizeler Guedes Da Silva Afonso" w:date="2026-07-27T16:55:00Z" w16du:dateUtc="2026-07-27T15:55:00Z">
                  <w:rPr>
                    <w:rFonts w:ascii="Arial" w:hAnsi="Arial" w:cs="Arial"/>
                    <w:sz w:val="24"/>
                    <w:szCs w:val="24"/>
                  </w:rPr>
                </w:rPrChange>
              </w:rPr>
            </w:pPr>
            <w:r w:rsidRPr="00B475D4">
              <w:rPr>
                <w:lang w:val="en-GB"/>
                <w:rPrChange w:id="5420" w:author="Alexandre Miguel Kaizeler Guedes Da Silva Afonso" w:date="2026-07-27T16:55:00Z" w16du:dateUtc="2026-07-27T15:55:00Z">
                  <w:rPr/>
                </w:rPrChange>
              </w:rPr>
              <w:fldChar w:fldCharType="begin"/>
            </w:r>
            <w:r w:rsidRPr="00B475D4">
              <w:rPr>
                <w:lang w:val="en-GB"/>
                <w:rPrChange w:id="5421" w:author="Alexandre Miguel Kaizeler Guedes Da Silva Afonso" w:date="2026-07-27T16:55:00Z" w16du:dateUtc="2026-07-27T15:55:00Z">
                  <w:rPr/>
                </w:rPrChange>
              </w:rPr>
              <w:instrText>HYPERLINK "http://www.usadellab.org/cms/index.php?page=trimmomatic"</w:instrText>
            </w:r>
            <w:r w:rsidRPr="004839F3">
              <w:rPr>
                <w:lang w:val="en-GB"/>
              </w:rPr>
            </w:r>
            <w:r w:rsidRPr="00B475D4">
              <w:rPr>
                <w:lang w:val="en-GB"/>
                <w:rPrChange w:id="5422"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423" w:author="Alexandre Miguel Kaizeler Guedes Da Silva Afonso" w:date="2026-07-27T16:55:00Z" w16du:dateUtc="2026-07-27T15:55:00Z">
                  <w:rPr>
                    <w:rStyle w:val="Hiperligao"/>
                    <w:rFonts w:ascii="Arial" w:hAnsi="Arial" w:cs="Arial"/>
                    <w:sz w:val="24"/>
                    <w:szCs w:val="24"/>
                    <w:u w:val="none"/>
                  </w:rPr>
                </w:rPrChange>
              </w:rPr>
              <w:t>USADELLAB.org - Trimmomatic: A flexible read trimming tool for Illumina NGS data</w:t>
            </w:r>
            <w:r w:rsidRPr="00B475D4">
              <w:rPr>
                <w:lang w:val="en-GB"/>
                <w:rPrChange w:id="5424" w:author="Alexandre Miguel Kaizeler Guedes Da Silva Afonso" w:date="2026-07-27T16:55:00Z" w16du:dateUtc="2026-07-27T15:55:00Z">
                  <w:rPr/>
                </w:rPrChange>
              </w:rPr>
              <w:fldChar w:fldCharType="end"/>
            </w:r>
          </w:p>
        </w:tc>
      </w:tr>
      <w:tr w:rsidR="00964541" w:rsidRPr="00B475D4" w14:paraId="1D10FD44" w14:textId="77777777" w:rsidTr="00713EF0">
        <w:tc>
          <w:tcPr>
            <w:tcW w:w="3116" w:type="dxa"/>
            <w:vAlign w:val="center"/>
          </w:tcPr>
          <w:p w14:paraId="7851527A" w14:textId="63D4F537" w:rsidR="00964541" w:rsidRPr="00B475D4" w:rsidRDefault="00964541" w:rsidP="00F810AE">
            <w:pPr>
              <w:rPr>
                <w:rFonts w:ascii="Arial" w:hAnsi="Arial" w:cs="Arial"/>
                <w:sz w:val="24"/>
                <w:szCs w:val="24"/>
                <w:lang w:val="en-GB"/>
                <w:rPrChange w:id="542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426" w:author="Alexandre Miguel Kaizeler Guedes Da Silva Afonso" w:date="2026-07-27T16:55:00Z" w16du:dateUtc="2026-07-27T15:55:00Z">
                  <w:rPr>
                    <w:rFonts w:ascii="Arial" w:hAnsi="Arial" w:cs="Arial"/>
                    <w:sz w:val="24"/>
                    <w:szCs w:val="24"/>
                  </w:rPr>
                </w:rPrChange>
              </w:rPr>
              <w:t>featureCounts (v2.0.3)</w:t>
            </w:r>
          </w:p>
        </w:tc>
        <w:tc>
          <w:tcPr>
            <w:tcW w:w="3117" w:type="dxa"/>
            <w:vAlign w:val="center"/>
          </w:tcPr>
          <w:p w14:paraId="62D60808" w14:textId="173A608F" w:rsidR="00964541" w:rsidRPr="00B475D4" w:rsidRDefault="00964541" w:rsidP="00F810AE">
            <w:pPr>
              <w:rPr>
                <w:rFonts w:ascii="Arial" w:hAnsi="Arial" w:cs="Arial"/>
                <w:sz w:val="24"/>
                <w:szCs w:val="24"/>
                <w:lang w:val="en-GB"/>
                <w:rPrChange w:id="5427"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428" w:author="Alexandre Miguel Kaizeler Guedes Da Silva Afonso" w:date="2026-07-27T16:55:00Z" w16du:dateUtc="2026-07-27T15:55:00Z">
                  <w:rPr>
                    <w:rFonts w:ascii="Arial" w:hAnsi="Arial" w:cs="Arial"/>
                    <w:sz w:val="24"/>
                    <w:szCs w:val="24"/>
                  </w:rPr>
                </w:rPrChange>
              </w:rPr>
              <w:t>Y. Liao et al., 2014</w:t>
            </w:r>
            <w:r w:rsidRPr="00B475D4">
              <w:rPr>
                <w:rFonts w:ascii="Arial" w:hAnsi="Arial" w:cs="Arial"/>
                <w:sz w:val="24"/>
                <w:szCs w:val="24"/>
                <w:lang w:val="en-GB"/>
                <w:rPrChange w:id="5429"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430" w:author="Alexandre Miguel Kaizeler Guedes Da Silva Afonso" w:date="2026-07-27T16:55:00Z" w16du:dateUtc="2026-07-27T15:55:00Z">
                  <w:rPr>
                    <w:rFonts w:ascii="Arial" w:hAnsi="Arial" w:cs="Arial"/>
                    <w:sz w:val="24"/>
                    <w:szCs w:val="24"/>
                  </w:rPr>
                </w:rPrChange>
              </w:rPr>
              <w:instrText xml:space="preserve"> ADDIN ZOTERO_ITEM CSL_CITATION {"citationID":"9Q54XUCB","properties":{"formattedCitation":"\\super 110\\nosupersub{}","plainCitation":"110","noteIndex":0},"citationItems":[{"id":78,"uris":["http://zotero.org/users/local/q86rvdj2/items/NS8CUNNE"],"itemData":{"id":78,"type":"article-journal","abstract":"Abstract\n            Motivation: Next-generation sequencing technologies generate millions of short sequence reads, which are usually aligned to a reference genome. In many applications, the key information required for downstream analysis is the number of reads mapping to each genomic feature, for example to each exon or each gene. The process of counting reads is called read summarization. Read summarization is required for a great variety of genomic analyses but has so far received relatively little attention in the literature.\n            Results: We present featureCounts, a read summarization program suitable for counting reads generated from either RNA or genomic DNA sequencing experiments. featureCounts implements highly efficient chromosome hashing and feature blocking techniques. It is considerably faster than existing methods (by an order of magnitude for gene-level summarization) and requires far less computer memory. It works with either single or paired-end reads and provides a wide range of options appropriate for different sequencing applications.\n            Availability and implementation:   featureCounts is available under GNU General Public License as part of the Subread (http://subread.sourceforge.net) or Rsubread (http://www.bioconductor.org) software packages.\n            Contact:   shi@wehi.edu.au","container-title":"Bioinformatics","DOI":"10.1093/bioinformatics/btt656","ISSN":"1367-4811, 1367-4803","issue":"7","language":"en","page":"923-930","source":"DOI.org (Crossref)","title":"featureCounts: an efficient general purpose program for assigning sequence reads to genomic features","title-short":"featureCounts","volume":"30","author":[{"family":"Liao","given":"Yang"},{"family":"Smyth","given":"Gordon K."},{"family":"Shi","given":"Wei"}],"issued":{"date-parts":[["2014",4,1]]}}}],"schema":"https://github.com/citation-style-language/schema/raw/master/csl-citation.json"} </w:instrText>
            </w:r>
            <w:r w:rsidRPr="00B475D4">
              <w:rPr>
                <w:rFonts w:ascii="Arial" w:hAnsi="Arial" w:cs="Arial"/>
                <w:sz w:val="24"/>
                <w:szCs w:val="24"/>
                <w:lang w:val="en-GB"/>
                <w:rPrChange w:id="5431"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432" w:author="Alexandre Miguel Kaizeler Guedes Da Silva Afonso" w:date="2026-07-27T16:55:00Z" w16du:dateUtc="2026-07-27T15:55:00Z">
                  <w:rPr>
                    <w:rFonts w:ascii="Arial" w:hAnsi="Arial" w:cs="Arial"/>
                    <w:kern w:val="0"/>
                    <w:sz w:val="24"/>
                    <w:vertAlign w:val="superscript"/>
                  </w:rPr>
                </w:rPrChange>
              </w:rPr>
              <w:t>110</w:t>
            </w:r>
            <w:r w:rsidRPr="00B475D4">
              <w:rPr>
                <w:rFonts w:ascii="Arial" w:hAnsi="Arial" w:cs="Arial"/>
                <w:sz w:val="24"/>
                <w:szCs w:val="24"/>
                <w:lang w:val="en-GB"/>
                <w:rPrChange w:id="5433" w:author="Alexandre Miguel Kaizeler Guedes Da Silva Afonso" w:date="2026-07-27T16:55:00Z" w16du:dateUtc="2026-07-27T15:55:00Z">
                  <w:rPr>
                    <w:rFonts w:ascii="Arial" w:hAnsi="Arial" w:cs="Arial"/>
                    <w:sz w:val="24"/>
                    <w:szCs w:val="24"/>
                  </w:rPr>
                </w:rPrChange>
              </w:rPr>
              <w:fldChar w:fldCharType="end"/>
            </w:r>
          </w:p>
        </w:tc>
        <w:tc>
          <w:tcPr>
            <w:tcW w:w="3117" w:type="dxa"/>
            <w:vAlign w:val="center"/>
          </w:tcPr>
          <w:p w14:paraId="47FF0288" w14:textId="0BBA53B7" w:rsidR="00964541" w:rsidRPr="00B475D4" w:rsidRDefault="00964541" w:rsidP="00F810AE">
            <w:pPr>
              <w:rPr>
                <w:rFonts w:ascii="Arial" w:hAnsi="Arial" w:cs="Arial"/>
                <w:sz w:val="24"/>
                <w:szCs w:val="24"/>
                <w:lang w:val="en-GB"/>
                <w:rPrChange w:id="5434" w:author="Alexandre Miguel Kaizeler Guedes Da Silva Afonso" w:date="2026-07-27T16:55:00Z" w16du:dateUtc="2026-07-27T15:55:00Z">
                  <w:rPr>
                    <w:rFonts w:ascii="Arial" w:hAnsi="Arial" w:cs="Arial"/>
                    <w:sz w:val="24"/>
                    <w:szCs w:val="24"/>
                  </w:rPr>
                </w:rPrChange>
              </w:rPr>
            </w:pPr>
            <w:r w:rsidRPr="00B475D4">
              <w:rPr>
                <w:lang w:val="en-GB"/>
                <w:rPrChange w:id="5435" w:author="Alexandre Miguel Kaizeler Guedes Da Silva Afonso" w:date="2026-07-27T16:55:00Z" w16du:dateUtc="2026-07-27T15:55:00Z">
                  <w:rPr/>
                </w:rPrChange>
              </w:rPr>
              <w:fldChar w:fldCharType="begin"/>
            </w:r>
            <w:r w:rsidRPr="00B475D4">
              <w:rPr>
                <w:lang w:val="en-GB"/>
                <w:rPrChange w:id="5436" w:author="Alexandre Miguel Kaizeler Guedes Da Silva Afonso" w:date="2026-07-27T16:55:00Z" w16du:dateUtc="2026-07-27T15:55:00Z">
                  <w:rPr/>
                </w:rPrChange>
              </w:rPr>
              <w:instrText>HYPERLINK "https://subread.sourceforge.net/"</w:instrText>
            </w:r>
            <w:r w:rsidRPr="004839F3">
              <w:rPr>
                <w:lang w:val="en-GB"/>
              </w:rPr>
            </w:r>
            <w:r w:rsidRPr="00B475D4">
              <w:rPr>
                <w:lang w:val="en-GB"/>
                <w:rPrChange w:id="5437"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438" w:author="Alexandre Miguel Kaizeler Guedes Da Silva Afonso" w:date="2026-07-27T16:55:00Z" w16du:dateUtc="2026-07-27T15:55:00Z">
                  <w:rPr>
                    <w:rStyle w:val="Hiperligao"/>
                    <w:rFonts w:ascii="Arial" w:hAnsi="Arial" w:cs="Arial"/>
                    <w:sz w:val="24"/>
                    <w:szCs w:val="24"/>
                    <w:u w:val="none"/>
                  </w:rPr>
                </w:rPrChange>
              </w:rPr>
              <w:t>The Subread package</w:t>
            </w:r>
            <w:r w:rsidRPr="00B475D4">
              <w:rPr>
                <w:lang w:val="en-GB"/>
                <w:rPrChange w:id="5439" w:author="Alexandre Miguel Kaizeler Guedes Da Silva Afonso" w:date="2026-07-27T16:55:00Z" w16du:dateUtc="2026-07-27T15:55:00Z">
                  <w:rPr/>
                </w:rPrChange>
              </w:rPr>
              <w:fldChar w:fldCharType="end"/>
            </w:r>
          </w:p>
        </w:tc>
      </w:tr>
      <w:tr w:rsidR="00964541" w:rsidRPr="00B475D4" w14:paraId="60278EE3" w14:textId="77777777" w:rsidTr="00713EF0">
        <w:tc>
          <w:tcPr>
            <w:tcW w:w="3116" w:type="dxa"/>
            <w:vAlign w:val="center"/>
          </w:tcPr>
          <w:p w14:paraId="63E5CDA8" w14:textId="1D87D0EE" w:rsidR="00964541" w:rsidRPr="00B475D4" w:rsidRDefault="00CC03B3" w:rsidP="00F810AE">
            <w:pPr>
              <w:rPr>
                <w:rFonts w:ascii="Arial" w:hAnsi="Arial" w:cs="Arial"/>
                <w:sz w:val="24"/>
                <w:szCs w:val="24"/>
                <w:lang w:val="en-GB"/>
                <w:rPrChange w:id="544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441" w:author="Alexandre Miguel Kaizeler Guedes Da Silva Afonso" w:date="2026-07-27T16:55:00Z" w16du:dateUtc="2026-07-27T15:55:00Z">
                  <w:rPr>
                    <w:rFonts w:ascii="Arial" w:hAnsi="Arial" w:cs="Arial"/>
                    <w:sz w:val="24"/>
                    <w:szCs w:val="24"/>
                  </w:rPr>
                </w:rPrChange>
              </w:rPr>
              <w:t>VAST</w:t>
            </w:r>
            <w:r w:rsidR="00964541" w:rsidRPr="00B475D4">
              <w:rPr>
                <w:rFonts w:ascii="Arial" w:hAnsi="Arial" w:cs="Arial"/>
                <w:sz w:val="24"/>
                <w:szCs w:val="24"/>
                <w:lang w:val="en-GB"/>
                <w:rPrChange w:id="5442"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5443" w:author="Alexandre Miguel Kaizeler Guedes Da Silva Afonso" w:date="2026-07-27T16:55:00Z" w16du:dateUtc="2026-07-27T15:55:00Z">
                  <w:rPr>
                    <w:rFonts w:ascii="Arial" w:hAnsi="Arial" w:cs="Arial"/>
                    <w:sz w:val="24"/>
                    <w:szCs w:val="24"/>
                  </w:rPr>
                </w:rPrChange>
              </w:rPr>
              <w:t xml:space="preserve">TOOLS </w:t>
            </w:r>
            <w:r w:rsidR="00964541" w:rsidRPr="00B475D4">
              <w:rPr>
                <w:rFonts w:ascii="Arial" w:hAnsi="Arial" w:cs="Arial"/>
                <w:sz w:val="24"/>
                <w:szCs w:val="24"/>
                <w:lang w:val="en-GB"/>
                <w:rPrChange w:id="5444" w:author="Alexandre Miguel Kaizeler Guedes Da Silva Afonso" w:date="2026-07-27T16:55:00Z" w16du:dateUtc="2026-07-27T15:55:00Z">
                  <w:rPr>
                    <w:rFonts w:ascii="Arial" w:hAnsi="Arial" w:cs="Arial"/>
                    <w:sz w:val="24"/>
                    <w:szCs w:val="24"/>
                  </w:rPr>
                </w:rPrChange>
              </w:rPr>
              <w:t>(v2.5.1)</w:t>
            </w:r>
          </w:p>
        </w:tc>
        <w:tc>
          <w:tcPr>
            <w:tcW w:w="3117" w:type="dxa"/>
            <w:vAlign w:val="center"/>
          </w:tcPr>
          <w:p w14:paraId="020F9D65" w14:textId="3BEB0A71" w:rsidR="00964541" w:rsidRPr="00B475D4" w:rsidRDefault="00964541" w:rsidP="00F810AE">
            <w:pPr>
              <w:rPr>
                <w:rFonts w:ascii="Arial" w:hAnsi="Arial" w:cs="Arial"/>
                <w:sz w:val="24"/>
                <w:szCs w:val="24"/>
                <w:lang w:val="en-GB"/>
                <w:rPrChange w:id="544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446" w:author="Alexandre Miguel Kaizeler Guedes Da Silva Afonso" w:date="2026-07-27T16:55:00Z" w16du:dateUtc="2026-07-27T15:55:00Z">
                  <w:rPr>
                    <w:rFonts w:ascii="Arial" w:hAnsi="Arial" w:cs="Arial"/>
                    <w:sz w:val="24"/>
                    <w:szCs w:val="24"/>
                  </w:rPr>
                </w:rPrChange>
              </w:rPr>
              <w:t>J. Tapial et al., 2017</w:t>
            </w:r>
            <w:r w:rsidRPr="00B475D4">
              <w:rPr>
                <w:rFonts w:ascii="Arial" w:hAnsi="Arial" w:cs="Arial"/>
                <w:sz w:val="24"/>
                <w:szCs w:val="24"/>
                <w:lang w:val="en-GB"/>
                <w:rPrChange w:id="5447"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448" w:author="Alexandre Miguel Kaizeler Guedes Da Silva Afonso" w:date="2026-07-27T16:55:00Z" w16du:dateUtc="2026-07-27T15:55:00Z">
                  <w:rPr>
                    <w:rFonts w:ascii="Arial" w:hAnsi="Arial" w:cs="Arial"/>
                    <w:sz w:val="24"/>
                    <w:szCs w:val="24"/>
                  </w:rPr>
                </w:rPrChange>
              </w:rPr>
              <w:instrText xml:space="preserve"> ADDIN ZOTERO_ITEM CSL_CITATION {"citationID":"7iycgWlH","properties":{"formattedCitation":"\\super 111\\nosupersub{}","plainCitation":"111","noteIndex":0},"citationItems":[{"id":"jCcWpdK2/vXmbhqnL","uris":["http://zotero.org/users/local/1p9EH8ax/items/YBUMEV7L"],"itemData":{"id":"f9pzkrjY/pnZTItu9","type":"article-journal","abstract":"Alternative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Pr="00B475D4">
              <w:rPr>
                <w:rFonts w:ascii="Arial" w:hAnsi="Arial" w:cs="Arial"/>
                <w:sz w:val="24"/>
                <w:szCs w:val="24"/>
                <w:lang w:val="en-GB"/>
                <w:rPrChange w:id="5449"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450" w:author="Alexandre Miguel Kaizeler Guedes Da Silva Afonso" w:date="2026-07-27T16:55:00Z" w16du:dateUtc="2026-07-27T15:55:00Z">
                  <w:rPr>
                    <w:rFonts w:ascii="Arial" w:hAnsi="Arial" w:cs="Arial"/>
                    <w:kern w:val="0"/>
                    <w:sz w:val="24"/>
                    <w:vertAlign w:val="superscript"/>
                  </w:rPr>
                </w:rPrChange>
              </w:rPr>
              <w:t>111</w:t>
            </w:r>
            <w:r w:rsidRPr="00B475D4">
              <w:rPr>
                <w:rFonts w:ascii="Arial" w:hAnsi="Arial" w:cs="Arial"/>
                <w:sz w:val="24"/>
                <w:szCs w:val="24"/>
                <w:lang w:val="en-GB"/>
                <w:rPrChange w:id="5451" w:author="Alexandre Miguel Kaizeler Guedes Da Silva Afonso" w:date="2026-07-27T16:55:00Z" w16du:dateUtc="2026-07-27T15:55:00Z">
                  <w:rPr>
                    <w:rFonts w:ascii="Arial" w:hAnsi="Arial" w:cs="Arial"/>
                    <w:sz w:val="24"/>
                    <w:szCs w:val="24"/>
                  </w:rPr>
                </w:rPrChange>
              </w:rPr>
              <w:fldChar w:fldCharType="end"/>
            </w:r>
          </w:p>
        </w:tc>
        <w:tc>
          <w:tcPr>
            <w:tcW w:w="3117" w:type="dxa"/>
            <w:vAlign w:val="center"/>
          </w:tcPr>
          <w:p w14:paraId="2C15ECBB" w14:textId="777A33EC" w:rsidR="00964541" w:rsidRPr="00B475D4" w:rsidRDefault="00964541" w:rsidP="00F810AE">
            <w:pPr>
              <w:rPr>
                <w:rFonts w:ascii="Arial" w:hAnsi="Arial" w:cs="Arial"/>
                <w:sz w:val="24"/>
                <w:szCs w:val="24"/>
                <w:lang w:val="en-GB"/>
                <w:rPrChange w:id="5452" w:author="Alexandre Miguel Kaizeler Guedes Da Silva Afonso" w:date="2026-07-27T16:55:00Z" w16du:dateUtc="2026-07-27T15:55:00Z">
                  <w:rPr>
                    <w:rFonts w:ascii="Arial" w:hAnsi="Arial" w:cs="Arial"/>
                    <w:sz w:val="24"/>
                    <w:szCs w:val="24"/>
                  </w:rPr>
                </w:rPrChange>
              </w:rPr>
            </w:pPr>
            <w:r w:rsidRPr="00B475D4">
              <w:rPr>
                <w:lang w:val="en-GB"/>
                <w:rPrChange w:id="5453" w:author="Alexandre Miguel Kaizeler Guedes Da Silva Afonso" w:date="2026-07-27T16:55:00Z" w16du:dateUtc="2026-07-27T15:55:00Z">
                  <w:rPr/>
                </w:rPrChange>
              </w:rPr>
              <w:fldChar w:fldCharType="begin"/>
            </w:r>
            <w:r w:rsidRPr="00B475D4">
              <w:rPr>
                <w:lang w:val="en-GB"/>
                <w:rPrChange w:id="5454" w:author="Alexandre Miguel Kaizeler Guedes Da Silva Afonso" w:date="2026-07-27T16:55:00Z" w16du:dateUtc="2026-07-27T15:55:00Z">
                  <w:rPr/>
                </w:rPrChange>
              </w:rPr>
              <w:instrText>HYPERLINK "https://github.com/vastgroup/vast-tools?tab=readme-ov-file"</w:instrText>
            </w:r>
            <w:r w:rsidRPr="004839F3">
              <w:rPr>
                <w:lang w:val="en-GB"/>
              </w:rPr>
            </w:r>
            <w:r w:rsidRPr="00B475D4">
              <w:rPr>
                <w:lang w:val="en-GB"/>
                <w:rPrChange w:id="5455" w:author="Alexandre Miguel Kaizeler Guedes Da Silva Afonso" w:date="2026-07-27T16:55:00Z" w16du:dateUtc="2026-07-27T15:55:00Z">
                  <w:rPr/>
                </w:rPrChange>
              </w:rPr>
              <w:fldChar w:fldCharType="separate"/>
            </w:r>
            <w:r w:rsidRPr="00B475D4">
              <w:rPr>
                <w:rStyle w:val="Hiperligao"/>
                <w:rFonts w:ascii="Arial" w:hAnsi="Arial" w:cs="Arial"/>
                <w:sz w:val="24"/>
                <w:szCs w:val="24"/>
                <w:u w:val="none"/>
                <w:lang w:val="en-GB"/>
                <w:rPrChange w:id="5456" w:author="Alexandre Miguel Kaizeler Guedes Da Silva Afonso" w:date="2026-07-27T16:55:00Z" w16du:dateUtc="2026-07-27T15:55:00Z">
                  <w:rPr>
                    <w:rStyle w:val="Hiperligao"/>
                    <w:rFonts w:ascii="Arial" w:hAnsi="Arial" w:cs="Arial"/>
                    <w:sz w:val="24"/>
                    <w:szCs w:val="24"/>
                    <w:u w:val="none"/>
                  </w:rPr>
                </w:rPrChange>
              </w:rPr>
              <w:t>vastgroup/vast-tools: A toolset for profiling alternative splicing events in RNA-Seq data.</w:t>
            </w:r>
            <w:r w:rsidRPr="00B475D4">
              <w:rPr>
                <w:lang w:val="en-GB"/>
                <w:rPrChange w:id="5457" w:author="Alexandre Miguel Kaizeler Guedes Da Silva Afonso" w:date="2026-07-27T16:55:00Z" w16du:dateUtc="2026-07-27T15:55:00Z">
                  <w:rPr/>
                </w:rPrChange>
              </w:rPr>
              <w:fldChar w:fldCharType="end"/>
            </w:r>
          </w:p>
        </w:tc>
      </w:tr>
    </w:tbl>
    <w:p w14:paraId="4B63752A" w14:textId="0EAE87C5" w:rsidR="004C7975" w:rsidRPr="00B475D4" w:rsidRDefault="004C7975" w:rsidP="00F810AE">
      <w:pPr>
        <w:rPr>
          <w:rFonts w:ascii="Arial" w:hAnsi="Arial" w:cs="Arial"/>
          <w:sz w:val="24"/>
          <w:szCs w:val="24"/>
          <w:lang w:val="en-GB"/>
          <w:rPrChange w:id="5458" w:author="Alexandre Miguel Kaizeler Guedes Da Silva Afonso" w:date="2026-07-27T16:55:00Z" w16du:dateUtc="2026-07-27T15:55:00Z">
            <w:rPr>
              <w:rFonts w:ascii="Arial" w:hAnsi="Arial" w:cs="Arial"/>
              <w:sz w:val="24"/>
              <w:szCs w:val="24"/>
            </w:rPr>
          </w:rPrChange>
        </w:rPr>
      </w:pPr>
    </w:p>
    <w:p w14:paraId="53005A58" w14:textId="4C5AD27E" w:rsidR="002B05DB" w:rsidRPr="00B475D4" w:rsidRDefault="002B05DB" w:rsidP="00533F41">
      <w:pPr>
        <w:pStyle w:val="Ttulo2"/>
        <w:rPr>
          <w:lang w:val="en-GB"/>
          <w:rPrChange w:id="5459" w:author="Alexandre Miguel Kaizeler Guedes Da Silva Afonso" w:date="2026-07-27T16:55:00Z" w16du:dateUtc="2026-07-27T15:55:00Z">
            <w:rPr/>
          </w:rPrChange>
        </w:rPr>
      </w:pPr>
      <w:r w:rsidRPr="00B475D4">
        <w:rPr>
          <w:lang w:val="en-GB"/>
          <w:rPrChange w:id="5460" w:author="Alexandre Miguel Kaizeler Guedes Da Silva Afonso" w:date="2026-07-27T16:55:00Z" w16du:dateUtc="2026-07-27T15:55:00Z">
            <w:rPr/>
          </w:rPrChange>
        </w:rPr>
        <w:t>Datasets</w:t>
      </w:r>
    </w:p>
    <w:p w14:paraId="071A9E63" w14:textId="0A751DD8" w:rsidR="004B1C39" w:rsidRPr="00B475D4" w:rsidRDefault="00A66BAA" w:rsidP="004B1C39">
      <w:pPr>
        <w:jc w:val="both"/>
        <w:rPr>
          <w:rFonts w:ascii="Arial" w:hAnsi="Arial" w:cs="Arial"/>
          <w:sz w:val="24"/>
          <w:szCs w:val="24"/>
          <w:lang w:val="en-GB"/>
          <w:rPrChange w:id="546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462" w:author="Alexandre Miguel Kaizeler Guedes Da Silva Afonso" w:date="2026-07-27T16:55:00Z" w16du:dateUtc="2026-07-27T15:55:00Z">
            <w:rPr>
              <w:rFonts w:ascii="Arial" w:hAnsi="Arial" w:cs="Arial"/>
              <w:sz w:val="24"/>
              <w:szCs w:val="24"/>
            </w:rPr>
          </w:rPrChange>
        </w:rPr>
        <w:t xml:space="preserve">For dataset procurement, we searched GEO Datasets using the term </w:t>
      </w:r>
      <w:r w:rsidRPr="00B475D4">
        <w:rPr>
          <w:rFonts w:ascii="Arial" w:hAnsi="Arial" w:cs="Arial"/>
          <w:i/>
          <w:iCs/>
          <w:sz w:val="24"/>
          <w:szCs w:val="24"/>
          <w:lang w:val="en-GB"/>
          <w:rPrChange w:id="5463" w:author="Alexandre Miguel Kaizeler Guedes Da Silva Afonso" w:date="2026-07-27T16:55:00Z" w16du:dateUtc="2026-07-27T15:55:00Z">
            <w:rPr>
              <w:rFonts w:ascii="Arial" w:hAnsi="Arial" w:cs="Arial"/>
              <w:i/>
              <w:iCs/>
              <w:sz w:val="24"/>
              <w:szCs w:val="24"/>
            </w:rPr>
          </w:rPrChange>
        </w:rPr>
        <w:t>“stress granule”</w:t>
      </w:r>
      <w:r w:rsidRPr="00B475D4">
        <w:rPr>
          <w:rFonts w:ascii="Arial" w:hAnsi="Arial" w:cs="Arial"/>
          <w:sz w:val="24"/>
          <w:szCs w:val="24"/>
          <w:lang w:val="en-GB"/>
          <w:rPrChange w:id="5464" w:author="Alexandre Miguel Kaizeler Guedes Da Silva Afonso" w:date="2026-07-27T16:55:00Z" w16du:dateUtc="2026-07-27T15:55:00Z">
            <w:rPr>
              <w:rFonts w:ascii="Arial" w:hAnsi="Arial" w:cs="Arial"/>
              <w:sz w:val="24"/>
              <w:szCs w:val="24"/>
            </w:rPr>
          </w:rPrChange>
        </w:rPr>
        <w:t>, filtering for expression profiling by high-throughput sequencing and restricting to human samples</w:t>
      </w:r>
      <w:r w:rsidR="004B1C39" w:rsidRPr="00B475D4">
        <w:rPr>
          <w:rFonts w:ascii="Arial" w:hAnsi="Arial" w:cs="Arial"/>
          <w:sz w:val="24"/>
          <w:szCs w:val="24"/>
          <w:lang w:val="en-GB"/>
          <w:rPrChange w:id="5465" w:author="Alexandre Miguel Kaizeler Guedes Da Silva Afonso" w:date="2026-07-27T16:55:00Z" w16du:dateUtc="2026-07-27T15:55:00Z">
            <w:rPr>
              <w:rFonts w:ascii="Arial" w:hAnsi="Arial" w:cs="Arial"/>
              <w:sz w:val="24"/>
              <w:szCs w:val="24"/>
            </w:rPr>
          </w:rPrChange>
        </w:rPr>
        <w:t>, excluding microarray studies</w:t>
      </w:r>
      <w:r w:rsidRPr="00B475D4">
        <w:rPr>
          <w:rFonts w:ascii="Arial" w:hAnsi="Arial" w:cs="Arial"/>
          <w:sz w:val="24"/>
          <w:szCs w:val="24"/>
          <w:lang w:val="en-GB"/>
          <w:rPrChange w:id="5466" w:author="Alexandre Miguel Kaizeler Guedes Da Silva Afonso" w:date="2026-07-27T16:55:00Z" w16du:dateUtc="2026-07-27T15:55:00Z">
            <w:rPr>
              <w:rFonts w:ascii="Arial" w:hAnsi="Arial" w:cs="Arial"/>
              <w:sz w:val="24"/>
              <w:szCs w:val="24"/>
            </w:rPr>
          </w:rPrChange>
        </w:rPr>
        <w:t>.</w:t>
      </w:r>
      <w:r w:rsidR="004B1C39" w:rsidRPr="00B475D4">
        <w:rPr>
          <w:rFonts w:ascii="Arial" w:hAnsi="Arial" w:cs="Arial"/>
          <w:sz w:val="24"/>
          <w:szCs w:val="24"/>
          <w:lang w:val="en-GB"/>
          <w:rPrChange w:id="5467" w:author="Alexandre Miguel Kaizeler Guedes Da Silva Afonso" w:date="2026-07-27T16:55:00Z" w16du:dateUtc="2026-07-27T15:55:00Z">
            <w:rPr>
              <w:rFonts w:ascii="Arial" w:hAnsi="Arial" w:cs="Arial"/>
              <w:sz w:val="24"/>
              <w:szCs w:val="24"/>
            </w:rPr>
          </w:rPrChange>
        </w:rPr>
        <w:t xml:space="preserve"> Using this approach, no single-cell datasets were retrieved.</w:t>
      </w:r>
      <w:r w:rsidRPr="00B475D4">
        <w:rPr>
          <w:rFonts w:ascii="Arial" w:hAnsi="Arial" w:cs="Arial"/>
          <w:sz w:val="24"/>
          <w:szCs w:val="24"/>
          <w:lang w:val="en-GB"/>
          <w:rPrChange w:id="5468" w:author="Alexandre Miguel Kaizeler Guedes Da Silva Afonso" w:date="2026-07-27T16:55:00Z" w16du:dateUtc="2026-07-27T15:55:00Z">
            <w:rPr>
              <w:rFonts w:ascii="Arial" w:hAnsi="Arial" w:cs="Arial"/>
              <w:sz w:val="24"/>
              <w:szCs w:val="24"/>
            </w:rPr>
          </w:rPrChange>
        </w:rPr>
        <w:t xml:space="preserve"> All publicly available studies up to September 1, 2024, were included.</w:t>
      </w:r>
      <w:r w:rsidR="004B1C39" w:rsidRPr="00B475D4">
        <w:rPr>
          <w:rFonts w:ascii="Arial" w:hAnsi="Arial" w:cs="Arial"/>
          <w:sz w:val="24"/>
          <w:szCs w:val="24"/>
          <w:lang w:val="en-GB"/>
          <w:rPrChange w:id="5469" w:author="Alexandre Miguel Kaizeler Guedes Da Silva Afonso" w:date="2026-07-27T16:55:00Z" w16du:dateUtc="2026-07-27T15:55:00Z">
            <w:rPr>
              <w:rFonts w:ascii="Arial" w:hAnsi="Arial" w:cs="Arial"/>
              <w:sz w:val="24"/>
              <w:szCs w:val="24"/>
            </w:rPr>
          </w:rPrChange>
        </w:rPr>
        <w:t xml:space="preserve"> From the </w:t>
      </w:r>
      <w:r w:rsidR="004B1C39" w:rsidRPr="00B475D4">
        <w:rPr>
          <w:rFonts w:ascii="Arial" w:hAnsi="Arial" w:cs="Arial"/>
          <w:sz w:val="24"/>
          <w:szCs w:val="24"/>
          <w:lang w:val="en-GB"/>
          <w:rPrChange w:id="5470" w:author="Alexandre Miguel Kaizeler Guedes Da Silva Afonso" w:date="2026-07-27T16:55:00Z" w16du:dateUtc="2026-07-27T15:55:00Z">
            <w:rPr>
              <w:rFonts w:ascii="Arial" w:hAnsi="Arial" w:cs="Arial"/>
              <w:sz w:val="24"/>
              <w:szCs w:val="24"/>
            </w:rPr>
          </w:rPrChange>
        </w:rPr>
        <w:lastRenderedPageBreak/>
        <w:t>studies initially considered during the screening, we excluded specifically the dataset associated with Yi et al. (GSE245209 and GSE245210)</w:t>
      </w:r>
      <w:r w:rsidR="004B1C39" w:rsidRPr="00B475D4">
        <w:rPr>
          <w:rFonts w:ascii="Arial" w:hAnsi="Arial" w:cs="Arial"/>
          <w:sz w:val="24"/>
          <w:szCs w:val="24"/>
          <w:lang w:val="en-GB"/>
          <w:rPrChange w:id="5471"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472" w:author="Alexandre Miguel Kaizeler Guedes Da Silva Afonso" w:date="2026-07-27T16:55:00Z" w16du:dateUtc="2026-07-27T15:55:00Z">
            <w:rPr>
              <w:rFonts w:ascii="Arial" w:hAnsi="Arial" w:cs="Arial"/>
              <w:sz w:val="24"/>
              <w:szCs w:val="24"/>
            </w:rPr>
          </w:rPrChange>
        </w:rPr>
        <w:instrText xml:space="preserve"> ADDIN ZOTERO_ITEM CSL_CITATION {"citationID":"bgCA47WK","properties":{"formattedCitation":"\\super 112\\nosupersub{}","plainCitation":"112","noteIndex":0},"citationItems":[{"id":"jCcWpdK2/aDBo3e12","uris":["http://zotero.org/users/local/q86rvdj2/items/PRIR38MU"],"itemData":{"id":54,"type":"article-journal","abstract":"RNA-binding proteins (RBPs) are essential for RNA metabolism and profoundly impact health and disease. The subcellular organization of RBP interaction networks with target RNAs remains largely unexplored. Here, we develop colocalization CLIP (coCLIP), a method that combines cross-linking and immunoprecipitation (CLIP) with proximity labeling, to explore in-depth the subcellular RNA interactions of the RBP human antigen R (HuR). Using this method, we uncover HuR's dynamic and location-specific interactions with RNA, revealing alterations in sequence preferences and interactions in the nucleus, cytosol, or stress granule (SG) compartments. We uncover HuR's unique binding preferences within SGs during arsenite stress, illuminating intricate interactions that conventional methodologies cannot capture. Overall, coCLIP provides a powerful method for revealing RBP-RNA interactions based on localization and lays the foundation for an advanced understanding of RBP models that incorporate subcellular location as a critical determinant of their functions.","container-title":"RNA (New York, N.Y.)","DOI":"10.1261/rna.079890.123","ISSN":"1469-9001","issue":"7","journalAbbreviation":"RNA","language":"eng","note":"PMID: 38658162\nPMCID: PMC11182006","page":"920-937","source":"PubMed","title":"Mapping RNA-protein interactions with subcellular resolution using colocalization CLIP","volume":"30","author":[{"family":"Yi","given":"Soon"},{"family":"Singh","given":"Shashi S."},{"family":"Rozen-Gagnon","given":"Kathryn"},{"family":"Luna","given":"Joseph M."}],"issued":{"date-parts":[["2024",6,17]]}}}],"schema":"https://github.com/citation-style-language/schema/raw/master/csl-citation.json"} </w:instrText>
      </w:r>
      <w:r w:rsidR="004B1C39" w:rsidRPr="00B475D4">
        <w:rPr>
          <w:rFonts w:ascii="Arial" w:hAnsi="Arial" w:cs="Arial"/>
          <w:sz w:val="24"/>
          <w:szCs w:val="24"/>
          <w:lang w:val="en-GB"/>
          <w:rPrChange w:id="5473"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474" w:author="Alexandre Miguel Kaizeler Guedes Da Silva Afonso" w:date="2026-07-27T16:55:00Z" w16du:dateUtc="2026-07-27T15:55:00Z">
            <w:rPr>
              <w:rFonts w:ascii="Arial" w:hAnsi="Arial" w:cs="Arial"/>
              <w:kern w:val="0"/>
              <w:sz w:val="24"/>
              <w:vertAlign w:val="superscript"/>
            </w:rPr>
          </w:rPrChange>
        </w:rPr>
        <w:t>112</w:t>
      </w:r>
      <w:r w:rsidR="004B1C39" w:rsidRPr="00B475D4">
        <w:rPr>
          <w:rFonts w:ascii="Arial" w:hAnsi="Arial" w:cs="Arial"/>
          <w:sz w:val="24"/>
          <w:szCs w:val="24"/>
          <w:lang w:val="en-GB"/>
          <w:rPrChange w:id="5475" w:author="Alexandre Miguel Kaizeler Guedes Da Silva Afonso" w:date="2026-07-27T16:55:00Z" w16du:dateUtc="2026-07-27T15:55:00Z">
            <w:rPr>
              <w:rFonts w:ascii="Arial" w:hAnsi="Arial" w:cs="Arial"/>
              <w:sz w:val="24"/>
              <w:szCs w:val="24"/>
            </w:rPr>
          </w:rPrChange>
        </w:rPr>
        <w:fldChar w:fldCharType="end"/>
      </w:r>
      <w:r w:rsidR="004B1C39" w:rsidRPr="00B475D4">
        <w:rPr>
          <w:rFonts w:ascii="Arial" w:hAnsi="Arial" w:cs="Arial"/>
          <w:sz w:val="24"/>
          <w:szCs w:val="24"/>
          <w:lang w:val="en-GB"/>
          <w:rPrChange w:id="5476" w:author="Alexandre Miguel Kaizeler Guedes Da Silva Afonso" w:date="2026-07-27T16:55:00Z" w16du:dateUtc="2026-07-27T15:55:00Z">
            <w:rPr>
              <w:rFonts w:ascii="Arial" w:hAnsi="Arial" w:cs="Arial"/>
              <w:sz w:val="24"/>
              <w:szCs w:val="24"/>
            </w:rPr>
          </w:rPrChange>
        </w:rPr>
        <w:t>, given that its CoCLIP method required peak-based analyses across conditions, more analogous to CLIP than standard differential expression. Part of the study from Sato et al. (GSE188397)</w:t>
      </w:r>
      <w:r w:rsidR="004B1C39" w:rsidRPr="00B475D4">
        <w:rPr>
          <w:rFonts w:ascii="Arial" w:hAnsi="Arial" w:cs="Arial"/>
          <w:sz w:val="24"/>
          <w:szCs w:val="24"/>
          <w:lang w:val="en-GB"/>
          <w:rPrChange w:id="5477"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478" w:author="Alexandre Miguel Kaizeler Guedes Da Silva Afonso" w:date="2026-07-27T16:55:00Z" w16du:dateUtc="2026-07-27T15:55:00Z">
            <w:rPr>
              <w:rFonts w:ascii="Arial" w:hAnsi="Arial" w:cs="Arial"/>
              <w:sz w:val="24"/>
              <w:szCs w:val="24"/>
            </w:rPr>
          </w:rPrChange>
        </w:rPr>
        <w:instrText xml:space="preserve"> ADDIN ZOTERO_ITEM CSL_CITATION {"citationID":"cNYkQwUj","properties":{"formattedCitation":"\\super 113\\nosupersub{}","plainCitation":"113","noteIndex":0},"citationItems":[{"id":48,"uris":["http://zotero.org/users/local/q86rvdj2/items/58V556AS"],"itemData":{"id":48,"type":"article-journal","abstract":"Environmental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004B1C39" w:rsidRPr="00B475D4">
        <w:rPr>
          <w:rFonts w:ascii="Arial" w:hAnsi="Arial" w:cs="Arial"/>
          <w:sz w:val="24"/>
          <w:szCs w:val="24"/>
          <w:lang w:val="en-GB"/>
          <w:rPrChange w:id="5479"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480" w:author="Alexandre Miguel Kaizeler Guedes Da Silva Afonso" w:date="2026-07-27T16:55:00Z" w16du:dateUtc="2026-07-27T15:55:00Z">
            <w:rPr>
              <w:rFonts w:ascii="Arial" w:hAnsi="Arial" w:cs="Arial"/>
              <w:kern w:val="0"/>
              <w:sz w:val="24"/>
              <w:vertAlign w:val="superscript"/>
            </w:rPr>
          </w:rPrChange>
        </w:rPr>
        <w:t>113</w:t>
      </w:r>
      <w:r w:rsidR="004B1C39" w:rsidRPr="00B475D4">
        <w:rPr>
          <w:rFonts w:ascii="Arial" w:hAnsi="Arial" w:cs="Arial"/>
          <w:sz w:val="24"/>
          <w:szCs w:val="24"/>
          <w:lang w:val="en-GB"/>
          <w:rPrChange w:id="5481" w:author="Alexandre Miguel Kaizeler Guedes Da Silva Afonso" w:date="2026-07-27T16:55:00Z" w16du:dateUtc="2026-07-27T15:55:00Z">
            <w:rPr>
              <w:rFonts w:ascii="Arial" w:hAnsi="Arial" w:cs="Arial"/>
              <w:sz w:val="24"/>
              <w:szCs w:val="24"/>
            </w:rPr>
          </w:rPrChange>
        </w:rPr>
        <w:fldChar w:fldCharType="end"/>
      </w:r>
      <w:r w:rsidR="004B1C39" w:rsidRPr="00B475D4">
        <w:rPr>
          <w:rFonts w:ascii="Arial" w:hAnsi="Arial" w:cs="Arial"/>
          <w:sz w:val="24"/>
          <w:szCs w:val="24"/>
          <w:lang w:val="en-GB"/>
          <w:rPrChange w:id="5482" w:author="Alexandre Miguel Kaizeler Guedes Da Silva Afonso" w:date="2026-07-27T16:55:00Z" w16du:dateUtc="2026-07-27T15:55:00Z">
            <w:rPr>
              <w:rFonts w:ascii="Arial" w:hAnsi="Arial" w:cs="Arial"/>
              <w:sz w:val="24"/>
              <w:szCs w:val="24"/>
            </w:rPr>
          </w:rPrChange>
        </w:rPr>
        <w:t xml:space="preserve"> also featured samples more akin to CLIP, but, as these had considerably higher read depth, we found they could be analy</w:t>
      </w:r>
      <w:r w:rsidR="00B02348" w:rsidRPr="00B475D4">
        <w:rPr>
          <w:rFonts w:ascii="Arial" w:hAnsi="Arial" w:cs="Arial"/>
          <w:sz w:val="24"/>
          <w:szCs w:val="24"/>
          <w:lang w:val="en-GB"/>
          <w:rPrChange w:id="5483" w:author="Alexandre Miguel Kaizeler Guedes Da Silva Afonso" w:date="2026-07-27T16:55:00Z" w16du:dateUtc="2026-07-27T15:55:00Z">
            <w:rPr>
              <w:rFonts w:ascii="Arial" w:hAnsi="Arial" w:cs="Arial"/>
              <w:sz w:val="24"/>
              <w:szCs w:val="24"/>
            </w:rPr>
          </w:rPrChange>
        </w:rPr>
        <w:t>z</w:t>
      </w:r>
      <w:r w:rsidR="004B1C39" w:rsidRPr="00B475D4">
        <w:rPr>
          <w:rFonts w:ascii="Arial" w:hAnsi="Arial" w:cs="Arial"/>
          <w:sz w:val="24"/>
          <w:szCs w:val="24"/>
          <w:lang w:val="en-GB"/>
          <w:rPrChange w:id="5484" w:author="Alexandre Miguel Kaizeler Guedes Da Silva Afonso" w:date="2026-07-27T16:55:00Z" w16du:dateUtc="2026-07-27T15:55:00Z">
            <w:rPr>
              <w:rFonts w:ascii="Arial" w:hAnsi="Arial" w:cs="Arial"/>
              <w:sz w:val="24"/>
              <w:szCs w:val="24"/>
            </w:rPr>
          </w:rPrChange>
        </w:rPr>
        <w:t>ed as regular RNA-Seq samples, and were thus kept.</w:t>
      </w:r>
    </w:p>
    <w:p w14:paraId="457FDB30" w14:textId="60679DDD" w:rsidR="004B1C39" w:rsidRPr="00B475D4" w:rsidRDefault="004B1C39" w:rsidP="00177C97">
      <w:pPr>
        <w:jc w:val="both"/>
        <w:rPr>
          <w:rFonts w:ascii="Arial" w:hAnsi="Arial" w:cs="Arial"/>
          <w:sz w:val="24"/>
          <w:szCs w:val="24"/>
          <w:lang w:val="en-GB"/>
          <w:rPrChange w:id="548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486" w:author="Alexandre Miguel Kaizeler Guedes Da Silva Afonso" w:date="2026-07-27T16:55:00Z" w16du:dateUtc="2026-07-27T15:55:00Z">
            <w:rPr>
              <w:rFonts w:ascii="Arial" w:hAnsi="Arial" w:cs="Arial"/>
              <w:sz w:val="24"/>
              <w:szCs w:val="24"/>
            </w:rPr>
          </w:rPrChange>
        </w:rPr>
        <w:t xml:space="preserve">For the final set of </w:t>
      </w:r>
      <w:r w:rsidR="00223BE7" w:rsidRPr="00B475D4">
        <w:rPr>
          <w:rFonts w:ascii="Arial" w:hAnsi="Arial" w:cs="Arial"/>
          <w:sz w:val="24"/>
          <w:szCs w:val="24"/>
          <w:lang w:val="en-GB"/>
          <w:rPrChange w:id="5487" w:author="Alexandre Miguel Kaizeler Guedes Da Silva Afonso" w:date="2026-07-27T16:55:00Z" w16du:dateUtc="2026-07-27T15:55:00Z">
            <w:rPr>
              <w:rFonts w:ascii="Arial" w:hAnsi="Arial" w:cs="Arial"/>
              <w:sz w:val="24"/>
              <w:szCs w:val="24"/>
            </w:rPr>
          </w:rPrChange>
        </w:rPr>
        <w:t>SG and WC transcriptomes corrected for centrifugation-associated RNA length biases</w:t>
      </w:r>
      <w:r w:rsidRPr="00B475D4">
        <w:rPr>
          <w:rFonts w:ascii="Arial" w:hAnsi="Arial" w:cs="Arial"/>
          <w:sz w:val="24"/>
          <w:szCs w:val="24"/>
          <w:lang w:val="en-GB"/>
          <w:rPrChange w:id="5488" w:author="Alexandre Miguel Kaizeler Guedes Da Silva Afonso" w:date="2026-07-27T16:55:00Z" w16du:dateUtc="2026-07-27T15:55:00Z">
            <w:rPr>
              <w:rFonts w:ascii="Arial" w:hAnsi="Arial" w:cs="Arial"/>
              <w:sz w:val="24"/>
              <w:szCs w:val="24"/>
            </w:rPr>
          </w:rPrChange>
        </w:rPr>
        <w:t xml:space="preserve"> (Figure 4A), studies were maintained if they had appropriate technical controls (</w:t>
      </w:r>
      <w:r w:rsidRPr="00B475D4">
        <w:rPr>
          <w:rFonts w:ascii="Arial" w:hAnsi="Arial" w:cs="Arial"/>
          <w:i/>
          <w:iCs/>
          <w:sz w:val="24"/>
          <w:szCs w:val="24"/>
          <w:lang w:val="en-GB"/>
          <w:rPrChange w:id="5489" w:author="Alexandre Miguel Kaizeler Guedes Da Silva Afonso" w:date="2026-07-27T16:55:00Z" w16du:dateUtc="2026-07-27T15:55:00Z">
            <w:rPr>
              <w:rFonts w:ascii="Arial" w:hAnsi="Arial" w:cs="Arial"/>
              <w:i/>
              <w:iCs/>
              <w:sz w:val="24"/>
              <w:szCs w:val="24"/>
            </w:rPr>
          </w:rPrChange>
        </w:rPr>
        <w:t>i.e.</w:t>
      </w:r>
      <w:r w:rsidRPr="00B475D4">
        <w:rPr>
          <w:rFonts w:ascii="Arial" w:hAnsi="Arial" w:cs="Arial"/>
          <w:sz w:val="24"/>
          <w:szCs w:val="24"/>
          <w:lang w:val="en-GB"/>
          <w:rPrChange w:id="5490" w:author="Alexandre Miguel Kaizeler Guedes Da Silva Afonso" w:date="2026-07-27T16:55:00Z" w16du:dateUtc="2026-07-27T15:55:00Z">
            <w:rPr>
              <w:rFonts w:ascii="Arial" w:hAnsi="Arial" w:cs="Arial"/>
              <w:sz w:val="24"/>
              <w:szCs w:val="24"/>
            </w:rPr>
          </w:rPrChange>
        </w:rPr>
        <w:t xml:space="preserve">, not just SG samples, but also equivalent cellular fractions, empty vectors, </w:t>
      </w:r>
      <w:ins w:id="5491" w:author="Alexandre Miguel Kaizeler Guedes Da Silva Afonso" w:date="2026-07-08T10:23:00Z" w16du:dateUtc="2026-07-08T09:23:00Z">
        <w:r w:rsidR="0083112F" w:rsidRPr="00B475D4">
          <w:rPr>
            <w:rFonts w:ascii="Arial" w:hAnsi="Arial" w:cs="Arial"/>
            <w:sz w:val="24"/>
            <w:szCs w:val="24"/>
            <w:lang w:val="en-GB"/>
            <w:rPrChange w:id="5492" w:author="Alexandre Miguel Kaizeler Guedes Da Silva Afonso" w:date="2026-07-27T16:55:00Z" w16du:dateUtc="2026-07-27T15:55:00Z">
              <w:rPr>
                <w:rFonts w:ascii="Arial" w:hAnsi="Arial" w:cs="Arial"/>
                <w:sz w:val="24"/>
                <w:szCs w:val="24"/>
              </w:rPr>
            </w:rPrChange>
          </w:rPr>
          <w:t>in stressred and unstressed conditions</w:t>
        </w:r>
      </w:ins>
      <w:ins w:id="5493" w:author="Alexandre Miguel Kaizeler Guedes Da Silva Afonso" w:date="2026-07-08T10:24:00Z" w16du:dateUtc="2026-07-08T09:24:00Z">
        <w:r w:rsidR="0083112F" w:rsidRPr="00B475D4">
          <w:rPr>
            <w:rFonts w:ascii="Arial" w:hAnsi="Arial" w:cs="Arial"/>
            <w:sz w:val="24"/>
            <w:szCs w:val="24"/>
            <w:lang w:val="en-GB"/>
            <w:rPrChange w:id="5494" w:author="Alexandre Miguel Kaizeler Guedes Da Silva Afonso" w:date="2026-07-27T16:55:00Z" w16du:dateUtc="2026-07-27T15:55:00Z">
              <w:rPr>
                <w:rFonts w:ascii="Arial" w:hAnsi="Arial" w:cs="Arial"/>
                <w:sz w:val="24"/>
                <w:szCs w:val="24"/>
              </w:rPr>
            </w:rPrChange>
          </w:rPr>
          <w:t xml:space="preserve">, </w:t>
        </w:r>
      </w:ins>
      <w:r w:rsidRPr="00B475D4">
        <w:rPr>
          <w:rFonts w:ascii="Arial" w:hAnsi="Arial" w:cs="Arial"/>
          <w:sz w:val="24"/>
          <w:szCs w:val="24"/>
          <w:lang w:val="en-GB"/>
          <w:rPrChange w:id="5495" w:author="Alexandre Miguel Kaizeler Guedes Da Silva Afonso" w:date="2026-07-27T16:55:00Z" w16du:dateUtc="2026-07-27T15:55:00Z">
            <w:rPr>
              <w:rFonts w:ascii="Arial" w:hAnsi="Arial" w:cs="Arial"/>
              <w:sz w:val="24"/>
              <w:szCs w:val="24"/>
            </w:rPr>
          </w:rPrChange>
        </w:rPr>
        <w:t>etc.) and at least 3 SG replicate</w:t>
      </w:r>
      <w:r w:rsidR="00223BE7" w:rsidRPr="00B475D4">
        <w:rPr>
          <w:rFonts w:ascii="Arial" w:hAnsi="Arial" w:cs="Arial"/>
          <w:sz w:val="24"/>
          <w:szCs w:val="24"/>
          <w:lang w:val="en-GB"/>
          <w:rPrChange w:id="5496"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5497" w:author="Alexandre Miguel Kaizeler Guedes Da Silva Afonso" w:date="2026-07-27T16:55:00Z" w16du:dateUtc="2026-07-27T15:55:00Z">
            <w:rPr>
              <w:rFonts w:ascii="Arial" w:hAnsi="Arial" w:cs="Arial"/>
              <w:sz w:val="24"/>
              <w:szCs w:val="24"/>
            </w:rPr>
          </w:rPrChange>
        </w:rPr>
        <w:t>s</w:t>
      </w:r>
      <w:r w:rsidR="00223BE7" w:rsidRPr="00B475D4">
        <w:rPr>
          <w:rFonts w:ascii="Arial" w:hAnsi="Arial" w:cs="Arial"/>
          <w:sz w:val="24"/>
          <w:szCs w:val="24"/>
          <w:lang w:val="en-GB"/>
          <w:rPrChange w:id="5498" w:author="Alexandre Miguel Kaizeler Guedes Da Silva Afonso" w:date="2026-07-27T16:55:00Z" w16du:dateUtc="2026-07-27T15:55:00Z">
            <w:rPr>
              <w:rFonts w:ascii="Arial" w:hAnsi="Arial" w:cs="Arial"/>
              <w:sz w:val="24"/>
              <w:szCs w:val="24"/>
            </w:rPr>
          </w:rPrChange>
        </w:rPr>
        <w:t>amples</w:t>
      </w:r>
      <w:ins w:id="5499" w:author="Alexandre Miguel Kaizeler Guedes Da Silva Afonso" w:date="2026-07-08T11:03:00Z" w16du:dateUtc="2026-07-08T10:03:00Z">
        <w:r w:rsidR="002B3D53" w:rsidRPr="00B475D4">
          <w:rPr>
            <w:rFonts w:ascii="Arial" w:hAnsi="Arial" w:cs="Arial"/>
            <w:sz w:val="24"/>
            <w:szCs w:val="24"/>
            <w:lang w:val="en-GB"/>
            <w:rPrChange w:id="5500" w:author="Alexandre Miguel Kaizeler Guedes Da Silva Afonso" w:date="2026-07-27T16:55:00Z" w16du:dateUtc="2026-07-27T15:55:00Z">
              <w:rPr>
                <w:rFonts w:ascii="Arial" w:hAnsi="Arial" w:cs="Arial"/>
                <w:sz w:val="24"/>
                <w:szCs w:val="24"/>
              </w:rPr>
            </w:rPrChange>
          </w:rPr>
          <w:t xml:space="preserve"> (see Supplementary Methods)</w:t>
        </w:r>
      </w:ins>
      <w:r w:rsidRPr="00B475D4">
        <w:rPr>
          <w:rFonts w:ascii="Arial" w:hAnsi="Arial" w:cs="Arial"/>
          <w:sz w:val="24"/>
          <w:szCs w:val="24"/>
          <w:lang w:val="en-GB"/>
          <w:rPrChange w:id="5501" w:author="Alexandre Miguel Kaizeler Guedes Da Silva Afonso" w:date="2026-07-27T16:55:00Z" w16du:dateUtc="2026-07-27T15:55:00Z">
            <w:rPr>
              <w:rFonts w:ascii="Arial" w:hAnsi="Arial" w:cs="Arial"/>
              <w:sz w:val="24"/>
              <w:szCs w:val="24"/>
            </w:rPr>
          </w:rPrChange>
        </w:rPr>
        <w:t>.</w:t>
      </w:r>
      <w:r w:rsidR="00393E03" w:rsidRPr="00B475D4">
        <w:rPr>
          <w:rFonts w:ascii="Arial" w:hAnsi="Arial" w:cs="Arial"/>
          <w:sz w:val="24"/>
          <w:szCs w:val="24"/>
          <w:lang w:val="en-GB"/>
          <w:rPrChange w:id="5502" w:author="Alexandre Miguel Kaizeler Guedes Da Silva Afonso" w:date="2026-07-27T16:55:00Z" w16du:dateUtc="2026-07-27T15:55:00Z">
            <w:rPr>
              <w:rFonts w:ascii="Arial" w:hAnsi="Arial" w:cs="Arial"/>
              <w:sz w:val="24"/>
              <w:szCs w:val="24"/>
            </w:rPr>
          </w:rPrChange>
        </w:rPr>
        <w:t xml:space="preserve"> Even though most DC studies had no appropriate technical controls, we considered that our simulated SG samples could serve as such, and thus these studies were maintained.</w:t>
      </w:r>
    </w:p>
    <w:p w14:paraId="695E2408" w14:textId="036D1C4A" w:rsidR="002B05DB" w:rsidRPr="00B475D4" w:rsidRDefault="002B05DB" w:rsidP="00177C97">
      <w:pPr>
        <w:jc w:val="both"/>
        <w:rPr>
          <w:rFonts w:ascii="Arial" w:hAnsi="Arial" w:cs="Arial"/>
          <w:sz w:val="24"/>
          <w:szCs w:val="24"/>
          <w:lang w:val="en-GB"/>
          <w:rPrChange w:id="550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504" w:author="Alexandre Miguel Kaizeler Guedes Da Silva Afonso" w:date="2026-07-27T16:55:00Z" w16du:dateUtc="2026-07-27T15:55:00Z">
            <w:rPr>
              <w:rFonts w:ascii="Arial" w:hAnsi="Arial" w:cs="Arial"/>
              <w:sz w:val="24"/>
              <w:szCs w:val="24"/>
            </w:rPr>
          </w:rPrChange>
        </w:rPr>
        <w:t>The following datasets were used throughout this work:</w:t>
      </w:r>
    </w:p>
    <w:p w14:paraId="0177C442" w14:textId="59D31DF7" w:rsidR="002B05DB" w:rsidRPr="00B475D4" w:rsidRDefault="002B05DB">
      <w:pPr>
        <w:pStyle w:val="PargrafodaLista"/>
        <w:numPr>
          <w:ilvl w:val="0"/>
          <w:numId w:val="19"/>
        </w:numPr>
        <w:jc w:val="both"/>
        <w:rPr>
          <w:rFonts w:ascii="Arial" w:hAnsi="Arial" w:cs="Arial"/>
          <w:sz w:val="24"/>
          <w:szCs w:val="24"/>
          <w:lang w:val="en-GB"/>
          <w:rPrChange w:id="5505" w:author="Alexandre Miguel Kaizeler Guedes Da Silva Afonso" w:date="2026-07-27T16:55:00Z" w16du:dateUtc="2026-07-27T15:55:00Z">
            <w:rPr>
              <w:rFonts w:ascii="Arial" w:hAnsi="Arial" w:cs="Arial"/>
              <w:sz w:val="24"/>
              <w:szCs w:val="24"/>
            </w:rPr>
          </w:rPrChange>
        </w:rPr>
        <w:pPrChange w:id="5506" w:author="Nuno Morais" w:date="2026-07-04T00:15:00Z" w16du:dateUtc="2026-07-03T23:15:00Z">
          <w:pPr>
            <w:ind w:left="720" w:hanging="720"/>
            <w:jc w:val="both"/>
          </w:pPr>
        </w:pPrChange>
      </w:pPr>
      <w:r w:rsidRPr="00B475D4">
        <w:rPr>
          <w:rFonts w:ascii="Arial" w:hAnsi="Arial" w:cs="Arial"/>
          <w:sz w:val="24"/>
          <w:szCs w:val="24"/>
          <w:lang w:val="en-GB"/>
          <w:rPrChange w:id="5507" w:author="Alexandre Miguel Kaizeler Guedes Da Silva Afonso" w:date="2026-07-27T16:55:00Z" w16du:dateUtc="2026-07-27T15:55:00Z">
            <w:rPr>
              <w:rFonts w:ascii="Arial" w:hAnsi="Arial" w:cs="Arial"/>
              <w:sz w:val="24"/>
              <w:szCs w:val="24"/>
            </w:rPr>
          </w:rPrChange>
        </w:rPr>
        <w:t>For the SG transcriptomes: GSE99304</w:t>
      </w:r>
      <w:r w:rsidRPr="00B475D4">
        <w:rPr>
          <w:rFonts w:ascii="Arial" w:hAnsi="Arial" w:cs="Arial"/>
          <w:sz w:val="24"/>
          <w:szCs w:val="24"/>
          <w:lang w:val="en-GB"/>
          <w:rPrChange w:id="5508"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5509" w:author="Alexandre Miguel Kaizeler Guedes Da Silva Afonso" w:date="2026-07-27T16:55:00Z" w16du:dateUtc="2026-07-27T15:55:00Z">
            <w:rPr>
              <w:rFonts w:ascii="Arial" w:hAnsi="Arial" w:cs="Arial"/>
              <w:sz w:val="24"/>
              <w:szCs w:val="24"/>
            </w:rPr>
          </w:rPrChange>
        </w:rPr>
        <w:instrText xml:space="preserve"> ADDIN ZOTERO_ITEM CSL_CITATION {"citationID":"Z8UYqmha","properties":{"formattedCitation":"\\super 31\\nosupersub{}","plainCitation":"31","noteIndex":0},"citationItems":[{"id":"jCcWpdK2/I8Gjq151","uris":["http://zotero.org/users/local/1p9EH8ax/items/WPA4SC2G"],"itemData":{"id":"5k6DwBAq/6HmMxGeW","type":"article-journal","container-title":"Molecular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B475D4">
        <w:rPr>
          <w:rFonts w:ascii="Arial" w:hAnsi="Arial" w:cs="Arial"/>
          <w:sz w:val="24"/>
          <w:szCs w:val="24"/>
          <w:lang w:val="en-GB"/>
          <w:rPrChange w:id="5510"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5511" w:author="Alexandre Miguel Kaizeler Guedes Da Silva Afonso" w:date="2026-07-27T16:55:00Z" w16du:dateUtc="2026-07-27T15:55:00Z">
            <w:rPr>
              <w:rFonts w:ascii="Arial" w:hAnsi="Arial" w:cs="Arial"/>
              <w:kern w:val="0"/>
              <w:sz w:val="24"/>
              <w:vertAlign w:val="superscript"/>
            </w:rPr>
          </w:rPrChange>
        </w:rPr>
        <w:t>31</w:t>
      </w:r>
      <w:r w:rsidRPr="00B475D4">
        <w:rPr>
          <w:rFonts w:ascii="Arial" w:hAnsi="Arial" w:cs="Arial"/>
          <w:sz w:val="24"/>
          <w:szCs w:val="24"/>
          <w:lang w:val="en-GB"/>
          <w:rPrChange w:id="5512"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5513" w:author="Alexandre Miguel Kaizeler Guedes Da Silva Afonso" w:date="2026-07-27T16:55:00Z" w16du:dateUtc="2026-07-27T15:55:00Z">
            <w:rPr>
              <w:rFonts w:ascii="Arial" w:hAnsi="Arial" w:cs="Arial"/>
              <w:sz w:val="24"/>
              <w:szCs w:val="24"/>
            </w:rPr>
          </w:rPrChange>
        </w:rPr>
        <w:t>; GSE138988</w:t>
      </w:r>
      <w:r w:rsidRPr="00B475D4">
        <w:rPr>
          <w:rFonts w:ascii="Arial" w:hAnsi="Arial" w:cs="Arial"/>
          <w:sz w:val="24"/>
          <w:szCs w:val="24"/>
          <w:lang w:val="en-GB"/>
          <w:rPrChange w:id="551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5515" w:author="Alexandre Miguel Kaizeler Guedes Da Silva Afonso" w:date="2026-07-27T16:55:00Z" w16du:dateUtc="2026-07-27T15:55:00Z">
            <w:rPr>
              <w:rFonts w:ascii="Arial" w:hAnsi="Arial" w:cs="Arial"/>
              <w:sz w:val="24"/>
              <w:szCs w:val="24"/>
            </w:rPr>
          </w:rPrChange>
        </w:rPr>
        <w:instrText xml:space="preserve"> ADDIN ZOTERO_ITEM CSL_CITATION {"citationID":"C2B9qVXd","properties":{"formattedCitation":"\\super 40\\nosupersub{}","plainCitation":"40","noteIndex":0},"citationItems":[{"id":"jCcWpdK2/CSLUVvg2","uris":["http://zotero.org/users/local/1p9EH8ax/items/ARLW3CQN"],"itemData":{"id":"5k6DwBAq/7sapn4Je","type":"article-journal","container-title":"Molecular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B475D4">
        <w:rPr>
          <w:rFonts w:ascii="Arial" w:hAnsi="Arial" w:cs="Arial"/>
          <w:sz w:val="24"/>
          <w:szCs w:val="24"/>
          <w:lang w:val="en-GB"/>
          <w:rPrChange w:id="5516"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5517" w:author="Alexandre Miguel Kaizeler Guedes Da Silva Afonso" w:date="2026-07-27T16:55:00Z" w16du:dateUtc="2026-07-27T15:55:00Z">
            <w:rPr>
              <w:rFonts w:ascii="Arial" w:hAnsi="Arial" w:cs="Arial"/>
              <w:kern w:val="0"/>
              <w:sz w:val="24"/>
              <w:vertAlign w:val="superscript"/>
            </w:rPr>
          </w:rPrChange>
        </w:rPr>
        <w:t>40</w:t>
      </w:r>
      <w:r w:rsidRPr="00B475D4">
        <w:rPr>
          <w:rFonts w:ascii="Arial" w:hAnsi="Arial" w:cs="Arial"/>
          <w:sz w:val="24"/>
          <w:szCs w:val="24"/>
          <w:lang w:val="en-GB"/>
          <w:rPrChange w:id="5518"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5519" w:author="Alexandre Miguel Kaizeler Guedes Da Silva Afonso" w:date="2026-07-27T16:55:00Z" w16du:dateUtc="2026-07-27T15:55:00Z">
            <w:rPr>
              <w:rFonts w:ascii="Arial" w:hAnsi="Arial" w:cs="Arial"/>
              <w:sz w:val="24"/>
              <w:szCs w:val="24"/>
            </w:rPr>
          </w:rPrChange>
        </w:rPr>
        <w:t>; GSE121575</w:t>
      </w:r>
      <w:r w:rsidR="003A4131" w:rsidRPr="00B475D4">
        <w:rPr>
          <w:rFonts w:ascii="Arial" w:hAnsi="Arial" w:cs="Arial"/>
          <w:sz w:val="24"/>
          <w:szCs w:val="24"/>
          <w:lang w:val="en-GB"/>
          <w:rPrChange w:id="5520"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521" w:author="Alexandre Miguel Kaizeler Guedes Da Silva Afonso" w:date="2026-07-27T16:55:00Z" w16du:dateUtc="2026-07-27T15:55:00Z">
            <w:rPr>
              <w:rFonts w:ascii="Arial" w:hAnsi="Arial" w:cs="Arial"/>
              <w:sz w:val="24"/>
              <w:szCs w:val="24"/>
            </w:rPr>
          </w:rPrChange>
        </w:rPr>
        <w:instrText xml:space="preserve"> ADDIN ZOTERO_ITEM CSL_CITATION {"citationID":"vzDRfMqu","properties":{"formattedCitation":"\\super 114\\nosupersub{}","plainCitation":"114","noteIndex":0},"citationItems":[{"id":"jCcWpdK2/gyEPgcXW","uris":["http://zotero.org/users/local/q86rvdj2/items/GSP7GE7Q"],"itemData":{"id":35,"type":"article-journal","abstract":"Diverse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003A4131" w:rsidRPr="00B475D4">
        <w:rPr>
          <w:rFonts w:ascii="Arial" w:hAnsi="Arial" w:cs="Arial"/>
          <w:sz w:val="24"/>
          <w:szCs w:val="24"/>
          <w:lang w:val="en-GB"/>
          <w:rPrChange w:id="5522"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523" w:author="Alexandre Miguel Kaizeler Guedes Da Silva Afonso" w:date="2026-07-27T16:55:00Z" w16du:dateUtc="2026-07-27T15:55:00Z">
            <w:rPr>
              <w:rFonts w:ascii="Arial" w:hAnsi="Arial" w:cs="Arial"/>
              <w:kern w:val="0"/>
              <w:sz w:val="24"/>
              <w:vertAlign w:val="superscript"/>
            </w:rPr>
          </w:rPrChange>
        </w:rPr>
        <w:t>114</w:t>
      </w:r>
      <w:r w:rsidR="003A4131" w:rsidRPr="00B475D4">
        <w:rPr>
          <w:rFonts w:ascii="Arial" w:hAnsi="Arial" w:cs="Arial"/>
          <w:sz w:val="24"/>
          <w:szCs w:val="24"/>
          <w:lang w:val="en-GB"/>
          <w:rPrChange w:id="5524" w:author="Alexandre Miguel Kaizeler Guedes Da Silva Afonso" w:date="2026-07-27T16:55:00Z" w16du:dateUtc="2026-07-27T15:55:00Z">
            <w:rPr>
              <w:rFonts w:ascii="Arial" w:hAnsi="Arial" w:cs="Arial"/>
              <w:sz w:val="24"/>
              <w:szCs w:val="24"/>
            </w:rPr>
          </w:rPrChange>
        </w:rPr>
        <w:fldChar w:fldCharType="end"/>
      </w:r>
      <w:r w:rsidR="003A4131" w:rsidRPr="00B475D4">
        <w:rPr>
          <w:rFonts w:ascii="Arial" w:hAnsi="Arial" w:cs="Arial"/>
          <w:sz w:val="24"/>
          <w:szCs w:val="24"/>
          <w:lang w:val="en-GB"/>
          <w:rPrChange w:id="5525" w:author="Alexandre Miguel Kaizeler Guedes Da Silva Afonso" w:date="2026-07-27T16:55:00Z" w16du:dateUtc="2026-07-27T15:55:00Z">
            <w:rPr>
              <w:rFonts w:ascii="Arial" w:hAnsi="Arial" w:cs="Arial"/>
              <w:sz w:val="24"/>
              <w:szCs w:val="24"/>
            </w:rPr>
          </w:rPrChange>
        </w:rPr>
        <w:t>; GSE1380</w:t>
      </w:r>
      <w:r w:rsidR="00C80A82" w:rsidRPr="00B475D4">
        <w:rPr>
          <w:rFonts w:ascii="Arial" w:hAnsi="Arial" w:cs="Arial"/>
          <w:sz w:val="24"/>
          <w:szCs w:val="24"/>
          <w:lang w:val="en-GB"/>
          <w:rPrChange w:id="5526" w:author="Alexandre Miguel Kaizeler Guedes Da Silva Afonso" w:date="2026-07-27T16:55:00Z" w16du:dateUtc="2026-07-27T15:55:00Z">
            <w:rPr>
              <w:rFonts w:ascii="Arial" w:hAnsi="Arial" w:cs="Arial"/>
              <w:sz w:val="24"/>
              <w:szCs w:val="24"/>
            </w:rPr>
          </w:rPrChange>
        </w:rPr>
        <w:t>5</w:t>
      </w:r>
      <w:r w:rsidR="003A4131" w:rsidRPr="00B475D4">
        <w:rPr>
          <w:rFonts w:ascii="Arial" w:hAnsi="Arial" w:cs="Arial"/>
          <w:sz w:val="24"/>
          <w:szCs w:val="24"/>
          <w:lang w:val="en-GB"/>
          <w:rPrChange w:id="5527" w:author="Alexandre Miguel Kaizeler Guedes Da Silva Afonso" w:date="2026-07-27T16:55:00Z" w16du:dateUtc="2026-07-27T15:55:00Z">
            <w:rPr>
              <w:rFonts w:ascii="Arial" w:hAnsi="Arial" w:cs="Arial"/>
              <w:sz w:val="24"/>
              <w:szCs w:val="24"/>
            </w:rPr>
          </w:rPrChange>
        </w:rPr>
        <w:t>8</w:t>
      </w:r>
      <w:r w:rsidR="003A4131" w:rsidRPr="00B475D4">
        <w:rPr>
          <w:rFonts w:ascii="Arial" w:hAnsi="Arial" w:cs="Arial"/>
          <w:sz w:val="24"/>
          <w:szCs w:val="24"/>
          <w:lang w:val="en-GB"/>
          <w:rPrChange w:id="5528"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5529" w:author="Alexandre Miguel Kaizeler Guedes Da Silva Afonso" w:date="2026-07-27T16:55:00Z" w16du:dateUtc="2026-07-27T15:55:00Z">
            <w:rPr>
              <w:rFonts w:ascii="Arial" w:hAnsi="Arial" w:cs="Arial"/>
              <w:sz w:val="24"/>
              <w:szCs w:val="24"/>
            </w:rPr>
          </w:rPrChange>
        </w:rPr>
        <w:instrText xml:space="preserve"> ADDIN ZOTERO_ITEM CSL_CITATION {"citationID":"72DUy4Gv","properties":{"formattedCitation":"\\super 29\\nosupersub{}","plainCitation":"29","noteIndex":0},"citationItems":[{"id":"jCcWpdK2/0qH0ns4Q","uris":["http://zotero.org/users/local/1p9EH8ax/items/4ULW7W7L"],"itemData":{"id":"5k6DwBAq/FLFvQrdX","type":"article-journal","abstract":"Abstract\n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3A4131" w:rsidRPr="00B475D4">
        <w:rPr>
          <w:rFonts w:ascii="Arial" w:hAnsi="Arial" w:cs="Arial"/>
          <w:sz w:val="24"/>
          <w:szCs w:val="24"/>
          <w:lang w:val="en-GB"/>
          <w:rPrChange w:id="5530"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5531" w:author="Alexandre Miguel Kaizeler Guedes Da Silva Afonso" w:date="2026-07-27T16:55:00Z" w16du:dateUtc="2026-07-27T15:55:00Z">
            <w:rPr>
              <w:rFonts w:ascii="Arial" w:hAnsi="Arial" w:cs="Arial"/>
              <w:kern w:val="0"/>
              <w:sz w:val="24"/>
              <w:vertAlign w:val="superscript"/>
            </w:rPr>
          </w:rPrChange>
        </w:rPr>
        <w:t>29</w:t>
      </w:r>
      <w:r w:rsidR="003A4131" w:rsidRPr="00B475D4">
        <w:rPr>
          <w:rFonts w:ascii="Arial" w:hAnsi="Arial" w:cs="Arial"/>
          <w:sz w:val="24"/>
          <w:szCs w:val="24"/>
          <w:lang w:val="en-GB"/>
          <w:rPrChange w:id="5532" w:author="Alexandre Miguel Kaizeler Guedes Da Silva Afonso" w:date="2026-07-27T16:55:00Z" w16du:dateUtc="2026-07-27T15:55:00Z">
            <w:rPr>
              <w:rFonts w:ascii="Arial" w:hAnsi="Arial" w:cs="Arial"/>
              <w:sz w:val="24"/>
              <w:szCs w:val="24"/>
            </w:rPr>
          </w:rPrChange>
        </w:rPr>
        <w:fldChar w:fldCharType="end"/>
      </w:r>
      <w:r w:rsidR="003A4131" w:rsidRPr="00B475D4">
        <w:rPr>
          <w:rFonts w:ascii="Arial" w:hAnsi="Arial" w:cs="Arial"/>
          <w:sz w:val="24"/>
          <w:szCs w:val="24"/>
          <w:lang w:val="en-GB"/>
          <w:rPrChange w:id="5533" w:author="Alexandre Miguel Kaizeler Guedes Da Silva Afonso" w:date="2026-07-27T16:55:00Z" w16du:dateUtc="2026-07-27T15:55:00Z">
            <w:rPr>
              <w:rFonts w:ascii="Arial" w:hAnsi="Arial" w:cs="Arial"/>
              <w:sz w:val="24"/>
              <w:szCs w:val="24"/>
            </w:rPr>
          </w:rPrChange>
        </w:rPr>
        <w:t>; GSE119977</w:t>
      </w:r>
      <w:r w:rsidR="003A4131" w:rsidRPr="00B475D4">
        <w:rPr>
          <w:rFonts w:ascii="Arial" w:hAnsi="Arial" w:cs="Arial"/>
          <w:sz w:val="24"/>
          <w:szCs w:val="24"/>
          <w:lang w:val="en-GB"/>
          <w:rPrChange w:id="553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5535" w:author="Alexandre Miguel Kaizeler Guedes Da Silva Afonso" w:date="2026-07-27T16:55:00Z" w16du:dateUtc="2026-07-27T15:55:00Z">
            <w:rPr>
              <w:rFonts w:ascii="Arial" w:hAnsi="Arial" w:cs="Arial"/>
              <w:sz w:val="24"/>
              <w:szCs w:val="24"/>
            </w:rPr>
          </w:rPrChange>
        </w:rPr>
        <w:instrText xml:space="preserve"> ADDIN ZOTERO_ITEM CSL_CITATION {"citationID":"oGV58if6","properties":{"formattedCitation":"\\super 49,50\\nosupersub{}","plainCitation":"49,50","noteIndex":0},"citationItems":[{"id":"jCcWpdK2/gtr3E7QR","uris":["http://zotero.org/users/local/1p9EH8ax/items/JRJEKK4Q"],"itemData":{"id":"5k6DwBAq/qUKWUeyM","type":"article-journal","abstract":"Stress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3A4131" w:rsidRPr="00B475D4">
        <w:rPr>
          <w:rFonts w:ascii="Arial" w:hAnsi="Arial" w:cs="Arial"/>
          <w:sz w:val="24"/>
          <w:szCs w:val="24"/>
          <w:lang w:val="en-GB"/>
          <w:rPrChange w:id="5536"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5537" w:author="Alexandre Miguel Kaizeler Guedes Da Silva Afonso" w:date="2026-07-27T16:55:00Z" w16du:dateUtc="2026-07-27T15:55:00Z">
            <w:rPr>
              <w:rFonts w:ascii="Arial" w:hAnsi="Arial" w:cs="Arial"/>
              <w:kern w:val="0"/>
              <w:sz w:val="24"/>
              <w:vertAlign w:val="superscript"/>
            </w:rPr>
          </w:rPrChange>
        </w:rPr>
        <w:t>49,50</w:t>
      </w:r>
      <w:r w:rsidR="003A4131" w:rsidRPr="00B475D4">
        <w:rPr>
          <w:rFonts w:ascii="Arial" w:hAnsi="Arial" w:cs="Arial"/>
          <w:sz w:val="24"/>
          <w:szCs w:val="24"/>
          <w:lang w:val="en-GB"/>
          <w:rPrChange w:id="5538" w:author="Alexandre Miguel Kaizeler Guedes Da Silva Afonso" w:date="2026-07-27T16:55:00Z" w16du:dateUtc="2026-07-27T15:55:00Z">
            <w:rPr>
              <w:rFonts w:ascii="Arial" w:hAnsi="Arial" w:cs="Arial"/>
              <w:sz w:val="24"/>
              <w:szCs w:val="24"/>
            </w:rPr>
          </w:rPrChange>
        </w:rPr>
        <w:fldChar w:fldCharType="end"/>
      </w:r>
      <w:r w:rsidR="003A4131" w:rsidRPr="00B475D4">
        <w:rPr>
          <w:rFonts w:ascii="Arial" w:hAnsi="Arial" w:cs="Arial"/>
          <w:sz w:val="24"/>
          <w:szCs w:val="24"/>
          <w:lang w:val="en-GB"/>
          <w:rPrChange w:id="5539" w:author="Alexandre Miguel Kaizeler Guedes Da Silva Afonso" w:date="2026-07-27T16:55:00Z" w16du:dateUtc="2026-07-27T15:55:00Z">
            <w:rPr>
              <w:rFonts w:ascii="Arial" w:hAnsi="Arial" w:cs="Arial"/>
              <w:sz w:val="24"/>
              <w:szCs w:val="24"/>
            </w:rPr>
          </w:rPrChange>
        </w:rPr>
        <w:t>; GSE143413</w:t>
      </w:r>
      <w:r w:rsidR="003A4131" w:rsidRPr="00B475D4">
        <w:rPr>
          <w:rFonts w:ascii="Arial" w:hAnsi="Arial" w:cs="Arial"/>
          <w:sz w:val="24"/>
          <w:szCs w:val="24"/>
          <w:lang w:val="en-GB"/>
          <w:rPrChange w:id="5540"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541" w:author="Alexandre Miguel Kaizeler Guedes Da Silva Afonso" w:date="2026-07-27T16:55:00Z" w16du:dateUtc="2026-07-27T15:55:00Z">
            <w:rPr>
              <w:rFonts w:ascii="Arial" w:hAnsi="Arial" w:cs="Arial"/>
              <w:sz w:val="24"/>
              <w:szCs w:val="24"/>
            </w:rPr>
          </w:rPrChange>
        </w:rPr>
        <w:instrText xml:space="preserve"> ADDIN ZOTERO_ITEM CSL_CITATION {"citationID":"sopMXSWe","properties":{"formattedCitation":"\\super 115\\nosupersub{}","plainCitation":"115","noteIndex":0},"citationItems":[{"id":"jCcWpdK2/fxp1hFUn","uris":["http://zotero.org/users/local/q86rvdj2/items/UEHNMUCB"],"itemData":{"id":33,"type":"article-journal","abstract":"Abstract\n            \n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10\n              4\n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Commun","language":"en","page":"4416","source":"DOI.org (Crossref)","title":"High-depth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instrText>
      </w:r>
      <w:r w:rsidR="003A4131" w:rsidRPr="00B475D4">
        <w:rPr>
          <w:rFonts w:ascii="Arial" w:hAnsi="Arial" w:cs="Arial"/>
          <w:sz w:val="24"/>
          <w:szCs w:val="24"/>
          <w:lang w:val="en-GB"/>
          <w:rPrChange w:id="5542"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543" w:author="Alexandre Miguel Kaizeler Guedes Da Silva Afonso" w:date="2026-07-27T16:55:00Z" w16du:dateUtc="2026-07-27T15:55:00Z">
            <w:rPr>
              <w:rFonts w:ascii="Arial" w:hAnsi="Arial" w:cs="Arial"/>
              <w:kern w:val="0"/>
              <w:sz w:val="24"/>
              <w:vertAlign w:val="superscript"/>
            </w:rPr>
          </w:rPrChange>
        </w:rPr>
        <w:t>115</w:t>
      </w:r>
      <w:r w:rsidR="003A4131" w:rsidRPr="00B475D4">
        <w:rPr>
          <w:rFonts w:ascii="Arial" w:hAnsi="Arial" w:cs="Arial"/>
          <w:sz w:val="24"/>
          <w:szCs w:val="24"/>
          <w:lang w:val="en-GB"/>
          <w:rPrChange w:id="5544" w:author="Alexandre Miguel Kaizeler Guedes Da Silva Afonso" w:date="2026-07-27T16:55:00Z" w16du:dateUtc="2026-07-27T15:55:00Z">
            <w:rPr>
              <w:rFonts w:ascii="Arial" w:hAnsi="Arial" w:cs="Arial"/>
              <w:sz w:val="24"/>
              <w:szCs w:val="24"/>
            </w:rPr>
          </w:rPrChange>
        </w:rPr>
        <w:fldChar w:fldCharType="end"/>
      </w:r>
      <w:r w:rsidR="003A4131" w:rsidRPr="00B475D4">
        <w:rPr>
          <w:rFonts w:ascii="Arial" w:hAnsi="Arial" w:cs="Arial"/>
          <w:sz w:val="24"/>
          <w:szCs w:val="24"/>
          <w:lang w:val="en-GB"/>
          <w:rPrChange w:id="5545" w:author="Alexandre Miguel Kaizeler Guedes Da Silva Afonso" w:date="2026-07-27T16:55:00Z" w16du:dateUtc="2026-07-27T15:55:00Z">
            <w:rPr>
              <w:rFonts w:ascii="Arial" w:hAnsi="Arial" w:cs="Arial"/>
              <w:sz w:val="24"/>
              <w:szCs w:val="24"/>
            </w:rPr>
          </w:rPrChange>
        </w:rPr>
        <w:t>; GSE171792</w:t>
      </w:r>
      <w:r w:rsidR="003A4131" w:rsidRPr="00B475D4">
        <w:rPr>
          <w:rFonts w:ascii="Arial" w:hAnsi="Arial" w:cs="Arial"/>
          <w:sz w:val="24"/>
          <w:szCs w:val="24"/>
          <w:lang w:val="en-GB"/>
          <w:rPrChange w:id="5546"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547" w:author="Alexandre Miguel Kaizeler Guedes Da Silva Afonso" w:date="2026-07-27T16:55:00Z" w16du:dateUtc="2026-07-27T15:55:00Z">
            <w:rPr>
              <w:rFonts w:ascii="Arial" w:hAnsi="Arial" w:cs="Arial"/>
              <w:sz w:val="24"/>
              <w:szCs w:val="24"/>
            </w:rPr>
          </w:rPrChange>
        </w:rPr>
        <w:instrText xml:space="preserve"> ADDIN ZOTERO_ITEM CSL_CITATION {"citationID":"GAwmQ5Mq","properties":{"formattedCitation":"\\super 116\\nosupersub{}","plainCitation":"116","noteIndex":0},"citationItems":[{"id":38,"uris":["http://zotero.org/users/local/q86rvdj2/items/248G6XHW"],"itemData":{"id":38,"type":"article-journal","container-title":"Molecular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003A4131" w:rsidRPr="00B475D4">
        <w:rPr>
          <w:rFonts w:ascii="Arial" w:hAnsi="Arial" w:cs="Arial"/>
          <w:sz w:val="24"/>
          <w:szCs w:val="24"/>
          <w:lang w:val="en-GB"/>
          <w:rPrChange w:id="5548"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549" w:author="Alexandre Miguel Kaizeler Guedes Da Silva Afonso" w:date="2026-07-27T16:55:00Z" w16du:dateUtc="2026-07-27T15:55:00Z">
            <w:rPr>
              <w:rFonts w:ascii="Arial" w:hAnsi="Arial" w:cs="Arial"/>
              <w:kern w:val="0"/>
              <w:sz w:val="24"/>
              <w:vertAlign w:val="superscript"/>
            </w:rPr>
          </w:rPrChange>
        </w:rPr>
        <w:t>116</w:t>
      </w:r>
      <w:r w:rsidR="003A4131" w:rsidRPr="00B475D4">
        <w:rPr>
          <w:rFonts w:ascii="Arial" w:hAnsi="Arial" w:cs="Arial"/>
          <w:sz w:val="24"/>
          <w:szCs w:val="24"/>
          <w:lang w:val="en-GB"/>
          <w:rPrChange w:id="5550" w:author="Alexandre Miguel Kaizeler Guedes Da Silva Afonso" w:date="2026-07-27T16:55:00Z" w16du:dateUtc="2026-07-27T15:55:00Z">
            <w:rPr>
              <w:rFonts w:ascii="Arial" w:hAnsi="Arial" w:cs="Arial"/>
              <w:sz w:val="24"/>
              <w:szCs w:val="24"/>
            </w:rPr>
          </w:rPrChange>
        </w:rPr>
        <w:fldChar w:fldCharType="end"/>
      </w:r>
      <w:r w:rsidR="003A4131" w:rsidRPr="00B475D4">
        <w:rPr>
          <w:rFonts w:ascii="Arial" w:hAnsi="Arial" w:cs="Arial"/>
          <w:sz w:val="24"/>
          <w:szCs w:val="24"/>
          <w:lang w:val="en-GB"/>
          <w:rPrChange w:id="5551" w:author="Alexandre Miguel Kaizeler Guedes Da Silva Afonso" w:date="2026-07-27T16:55:00Z" w16du:dateUtc="2026-07-27T15:55:00Z">
            <w:rPr>
              <w:rFonts w:ascii="Arial" w:hAnsi="Arial" w:cs="Arial"/>
              <w:sz w:val="24"/>
              <w:szCs w:val="24"/>
            </w:rPr>
          </w:rPrChange>
        </w:rPr>
        <w:t>; GSE188397</w:t>
      </w:r>
      <w:r w:rsidR="003A4131" w:rsidRPr="00B475D4">
        <w:rPr>
          <w:rFonts w:ascii="Arial" w:hAnsi="Arial" w:cs="Arial"/>
          <w:sz w:val="24"/>
          <w:szCs w:val="24"/>
          <w:lang w:val="en-GB"/>
          <w:rPrChange w:id="5552"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553" w:author="Alexandre Miguel Kaizeler Guedes Da Silva Afonso" w:date="2026-07-27T16:55:00Z" w16du:dateUtc="2026-07-27T15:55:00Z">
            <w:rPr>
              <w:rFonts w:ascii="Arial" w:hAnsi="Arial" w:cs="Arial"/>
              <w:sz w:val="24"/>
              <w:szCs w:val="24"/>
            </w:rPr>
          </w:rPrChange>
        </w:rPr>
        <w:instrText xml:space="preserve"> ADDIN ZOTERO_ITEM CSL_CITATION {"citationID":"ayIczSlf","properties":{"formattedCitation":"\\super 113\\nosupersub{}","plainCitation":"113","noteIndex":0},"citationItems":[{"id":48,"uris":["http://zotero.org/users/local/q86rvdj2/items/58V556AS"],"itemData":{"id":48,"type":"article-journal","abstract":"Environmental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003A4131" w:rsidRPr="00B475D4">
        <w:rPr>
          <w:rFonts w:ascii="Arial" w:hAnsi="Arial" w:cs="Arial"/>
          <w:sz w:val="24"/>
          <w:szCs w:val="24"/>
          <w:lang w:val="en-GB"/>
          <w:rPrChange w:id="5554"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555" w:author="Alexandre Miguel Kaizeler Guedes Da Silva Afonso" w:date="2026-07-27T16:55:00Z" w16du:dateUtc="2026-07-27T15:55:00Z">
            <w:rPr>
              <w:rFonts w:ascii="Arial" w:hAnsi="Arial" w:cs="Arial"/>
              <w:kern w:val="0"/>
              <w:sz w:val="24"/>
              <w:vertAlign w:val="superscript"/>
            </w:rPr>
          </w:rPrChange>
        </w:rPr>
        <w:t>113</w:t>
      </w:r>
      <w:r w:rsidR="003A4131" w:rsidRPr="00B475D4">
        <w:rPr>
          <w:rFonts w:ascii="Arial" w:hAnsi="Arial" w:cs="Arial"/>
          <w:sz w:val="24"/>
          <w:szCs w:val="24"/>
          <w:lang w:val="en-GB"/>
          <w:rPrChange w:id="5556" w:author="Alexandre Miguel Kaizeler Guedes Da Silva Afonso" w:date="2026-07-27T16:55:00Z" w16du:dateUtc="2026-07-27T15:55:00Z">
            <w:rPr>
              <w:rFonts w:ascii="Arial" w:hAnsi="Arial" w:cs="Arial"/>
              <w:sz w:val="24"/>
              <w:szCs w:val="24"/>
            </w:rPr>
          </w:rPrChange>
        </w:rPr>
        <w:fldChar w:fldCharType="end"/>
      </w:r>
      <w:r w:rsidR="003A4131" w:rsidRPr="00B475D4">
        <w:rPr>
          <w:rFonts w:ascii="Arial" w:hAnsi="Arial" w:cs="Arial"/>
          <w:sz w:val="24"/>
          <w:szCs w:val="24"/>
          <w:lang w:val="en-GB"/>
          <w:rPrChange w:id="5557" w:author="Alexandre Miguel Kaizeler Guedes Da Silva Afonso" w:date="2026-07-27T16:55:00Z" w16du:dateUtc="2026-07-27T15:55:00Z">
            <w:rPr>
              <w:rFonts w:ascii="Arial" w:hAnsi="Arial" w:cs="Arial"/>
              <w:sz w:val="24"/>
              <w:szCs w:val="24"/>
            </w:rPr>
          </w:rPrChange>
        </w:rPr>
        <w:t>;</w:t>
      </w:r>
      <w:r w:rsidR="0000785B" w:rsidRPr="00B475D4">
        <w:rPr>
          <w:rFonts w:ascii="Arial" w:hAnsi="Arial" w:cs="Arial"/>
          <w:sz w:val="24"/>
          <w:szCs w:val="24"/>
          <w:lang w:val="en-GB"/>
          <w:rPrChange w:id="5558" w:author="Alexandre Miguel Kaizeler Guedes Da Silva Afonso" w:date="2026-07-27T16:55:00Z" w16du:dateUtc="2026-07-27T15:55:00Z">
            <w:rPr>
              <w:rFonts w:ascii="Arial" w:hAnsi="Arial" w:cs="Arial"/>
              <w:sz w:val="24"/>
              <w:szCs w:val="24"/>
            </w:rPr>
          </w:rPrChange>
        </w:rPr>
        <w:t xml:space="preserve"> GSE171655</w:t>
      </w:r>
      <w:r w:rsidR="002411EC" w:rsidRPr="00B475D4">
        <w:rPr>
          <w:rFonts w:ascii="Arial" w:hAnsi="Arial" w:cs="Arial"/>
          <w:sz w:val="24"/>
          <w:szCs w:val="24"/>
          <w:lang w:val="en-GB"/>
          <w:rPrChange w:id="5559"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560" w:author="Alexandre Miguel Kaizeler Guedes Da Silva Afonso" w:date="2026-07-27T16:55:00Z" w16du:dateUtc="2026-07-27T15:55:00Z">
            <w:rPr>
              <w:rFonts w:ascii="Arial" w:hAnsi="Arial" w:cs="Arial"/>
              <w:sz w:val="24"/>
              <w:szCs w:val="24"/>
            </w:rPr>
          </w:rPrChange>
        </w:rPr>
        <w:instrText xml:space="preserve"> ADDIN ZOTERO_ITEM CSL_CITATION {"citationID":"j5nzjTnw","properties":{"formattedCitation":"\\super 117\\nosupersub{}","plainCitation":"117","noteIndex":0},"citationItems":[{"id":"jCcWpdK2/45x7fMW1","uris":["http://zotero.org/users/local/q86rvdj2/items/6RY56SSI"],"itemData":{"id":118,"type":"article-journal","abstract":"To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Sci","language":"eng","note":"PMID: 35098996\nPMCID: PMC8976915","page":"jcs259194","source":"PubMed","title":"Novel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002411EC" w:rsidRPr="00B475D4">
        <w:rPr>
          <w:rFonts w:ascii="Arial" w:hAnsi="Arial" w:cs="Arial"/>
          <w:sz w:val="24"/>
          <w:szCs w:val="24"/>
          <w:lang w:val="en-GB"/>
          <w:rPrChange w:id="5561"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562" w:author="Alexandre Miguel Kaizeler Guedes Da Silva Afonso" w:date="2026-07-27T16:55:00Z" w16du:dateUtc="2026-07-27T15:55:00Z">
            <w:rPr>
              <w:rFonts w:ascii="Arial" w:hAnsi="Arial" w:cs="Arial"/>
              <w:kern w:val="0"/>
              <w:sz w:val="24"/>
              <w:vertAlign w:val="superscript"/>
            </w:rPr>
          </w:rPrChange>
        </w:rPr>
        <w:t>117</w:t>
      </w:r>
      <w:r w:rsidR="002411EC" w:rsidRPr="00B475D4">
        <w:rPr>
          <w:rFonts w:ascii="Arial" w:hAnsi="Arial" w:cs="Arial"/>
          <w:sz w:val="24"/>
          <w:szCs w:val="24"/>
          <w:lang w:val="en-GB"/>
          <w:rPrChange w:id="5563" w:author="Alexandre Miguel Kaizeler Guedes Da Silva Afonso" w:date="2026-07-27T16:55:00Z" w16du:dateUtc="2026-07-27T15:55:00Z">
            <w:rPr>
              <w:rFonts w:ascii="Arial" w:hAnsi="Arial" w:cs="Arial"/>
              <w:sz w:val="24"/>
              <w:szCs w:val="24"/>
            </w:rPr>
          </w:rPrChange>
        </w:rPr>
        <w:fldChar w:fldCharType="end"/>
      </w:r>
      <w:r w:rsidR="0000785B" w:rsidRPr="00B475D4">
        <w:rPr>
          <w:rFonts w:ascii="Arial" w:hAnsi="Arial" w:cs="Arial"/>
          <w:sz w:val="24"/>
          <w:szCs w:val="24"/>
          <w:lang w:val="en-GB"/>
          <w:rPrChange w:id="5564" w:author="Alexandre Miguel Kaizeler Guedes Da Silva Afonso" w:date="2026-07-27T16:55:00Z" w16du:dateUtc="2026-07-27T15:55:00Z">
            <w:rPr>
              <w:rFonts w:ascii="Arial" w:hAnsi="Arial" w:cs="Arial"/>
              <w:sz w:val="24"/>
              <w:szCs w:val="24"/>
            </w:rPr>
          </w:rPrChange>
        </w:rPr>
        <w:t>;</w:t>
      </w:r>
      <w:r w:rsidR="003A4131" w:rsidRPr="00B475D4">
        <w:rPr>
          <w:rFonts w:ascii="Arial" w:hAnsi="Arial" w:cs="Arial"/>
          <w:sz w:val="24"/>
          <w:szCs w:val="24"/>
          <w:lang w:val="en-GB"/>
          <w:rPrChange w:id="5565" w:author="Alexandre Miguel Kaizeler Guedes Da Silva Afonso" w:date="2026-07-27T16:55:00Z" w16du:dateUtc="2026-07-27T15:55:00Z">
            <w:rPr>
              <w:rFonts w:ascii="Arial" w:hAnsi="Arial" w:cs="Arial"/>
              <w:sz w:val="24"/>
              <w:szCs w:val="24"/>
            </w:rPr>
          </w:rPrChange>
        </w:rPr>
        <w:t xml:space="preserve"> GSE197001</w:t>
      </w:r>
      <w:r w:rsidR="003A4131" w:rsidRPr="00B475D4">
        <w:rPr>
          <w:rFonts w:ascii="Arial" w:hAnsi="Arial" w:cs="Arial"/>
          <w:sz w:val="24"/>
          <w:szCs w:val="24"/>
          <w:lang w:val="en-GB"/>
          <w:rPrChange w:id="5566"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5567" w:author="Alexandre Miguel Kaizeler Guedes Da Silva Afonso" w:date="2026-07-27T16:55:00Z" w16du:dateUtc="2026-07-27T15:55:00Z">
            <w:rPr>
              <w:rFonts w:ascii="Arial" w:hAnsi="Arial" w:cs="Arial"/>
              <w:sz w:val="24"/>
              <w:szCs w:val="24"/>
            </w:rPr>
          </w:rPrChange>
        </w:rPr>
        <w:instrText xml:space="preserve"> ADDIN ZOTERO_ITEM CSL_CITATION {"citationID":"RHnsoL1Q","properties":{"formattedCitation":"\\super 6\\nosupersub{}","plainCitation":"6","noteIndex":0},"citationItems":[{"id":"jCcWpdK2/bUTFFGmS","uris":["http://zotero.org/users/local/1p9EH8ax/items/9RA7X77L"],"itemData":{"id":"5k6DwBAq/5ZiHA9VB","type":"article-journal","container-title":"Cell Reports","DOI":"10.1016/j.celrep.2023.112211","ISSN":"22111247","issue":"3","journalAbbreviation":"Cell Reports","language":"en","page":"112211","source":"DOI.org (Crossref)","title":"The proteome and transcriptome of stress granules and P bodies during human T lymphocyte activation","volume":"42","author":[{"family":"Curdy","given":"Nicolas"},{"family":"Lanvin","given":"Olivia"},{"family":"Cerapio","given":"Juan-Pablo"},{"family":"Pont","given":"Fréderic"},{"family":"Tosolini","given":"Marie"},{"family":"Sarot","given":"Emeline"},{"family":"Valle","given":"Carine"},{"family":"Saint-Laurent","given":"Nathalie"},{"family":"Lhuillier","given":"Emeline"},{"family":"Laurent","given":"Camille"},{"family":"Fournié","given":"Jean-Jacques"},{"family":"Franchini","given":"Don-Marc"}],"issued":{"date-parts":[["2023",3]]}}}],"schema":"https://github.com/citation-style-language/schema/raw/master/csl-citation.json"} </w:instrText>
      </w:r>
      <w:r w:rsidR="003A4131" w:rsidRPr="00B475D4">
        <w:rPr>
          <w:rFonts w:ascii="Arial" w:hAnsi="Arial" w:cs="Arial"/>
          <w:sz w:val="24"/>
          <w:szCs w:val="24"/>
          <w:lang w:val="en-GB"/>
          <w:rPrChange w:id="5568" w:author="Alexandre Miguel Kaizeler Guedes Da Silva Afonso" w:date="2026-07-27T16:55:00Z" w16du:dateUtc="2026-07-27T15:55:00Z">
            <w:rPr>
              <w:rFonts w:ascii="Arial" w:hAnsi="Arial" w:cs="Arial"/>
              <w:sz w:val="24"/>
              <w:szCs w:val="24"/>
            </w:rPr>
          </w:rPrChange>
        </w:rPr>
        <w:fldChar w:fldCharType="separate"/>
      </w:r>
      <w:r w:rsidR="003A4131" w:rsidRPr="00B475D4">
        <w:rPr>
          <w:rFonts w:ascii="Arial" w:hAnsi="Arial" w:cs="Arial"/>
          <w:kern w:val="0"/>
          <w:sz w:val="24"/>
          <w:vertAlign w:val="superscript"/>
          <w:lang w:val="en-GB"/>
          <w:rPrChange w:id="5569" w:author="Alexandre Miguel Kaizeler Guedes Da Silva Afonso" w:date="2026-07-27T16:55:00Z" w16du:dateUtc="2026-07-27T15:55:00Z">
            <w:rPr>
              <w:rFonts w:ascii="Arial" w:hAnsi="Arial" w:cs="Arial"/>
              <w:kern w:val="0"/>
              <w:sz w:val="24"/>
              <w:vertAlign w:val="superscript"/>
            </w:rPr>
          </w:rPrChange>
        </w:rPr>
        <w:t>6</w:t>
      </w:r>
      <w:r w:rsidR="003A4131" w:rsidRPr="00B475D4">
        <w:rPr>
          <w:rFonts w:ascii="Arial" w:hAnsi="Arial" w:cs="Arial"/>
          <w:sz w:val="24"/>
          <w:szCs w:val="24"/>
          <w:lang w:val="en-GB"/>
          <w:rPrChange w:id="5570" w:author="Alexandre Miguel Kaizeler Guedes Da Silva Afonso" w:date="2026-07-27T16:55:00Z" w16du:dateUtc="2026-07-27T15:55:00Z">
            <w:rPr>
              <w:rFonts w:ascii="Arial" w:hAnsi="Arial" w:cs="Arial"/>
              <w:sz w:val="24"/>
              <w:szCs w:val="24"/>
            </w:rPr>
          </w:rPrChange>
        </w:rPr>
        <w:fldChar w:fldCharType="end"/>
      </w:r>
      <w:r w:rsidR="003A4131" w:rsidRPr="00B475D4">
        <w:rPr>
          <w:rFonts w:ascii="Arial" w:hAnsi="Arial" w:cs="Arial"/>
          <w:sz w:val="24"/>
          <w:szCs w:val="24"/>
          <w:lang w:val="en-GB"/>
          <w:rPrChange w:id="5571" w:author="Alexandre Miguel Kaizeler Guedes Da Silva Afonso" w:date="2026-07-27T16:55:00Z" w16du:dateUtc="2026-07-27T15:55:00Z">
            <w:rPr>
              <w:rFonts w:ascii="Arial" w:hAnsi="Arial" w:cs="Arial"/>
              <w:sz w:val="24"/>
              <w:szCs w:val="24"/>
            </w:rPr>
          </w:rPrChange>
        </w:rPr>
        <w:t>; GSE223295</w:t>
      </w:r>
      <w:r w:rsidR="003A4131" w:rsidRPr="00B475D4">
        <w:rPr>
          <w:rFonts w:ascii="Arial" w:hAnsi="Arial" w:cs="Arial"/>
          <w:sz w:val="24"/>
          <w:szCs w:val="24"/>
          <w:lang w:val="en-GB"/>
          <w:rPrChange w:id="5572"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5573" w:author="Alexandre Miguel Kaizeler Guedes Da Silva Afonso" w:date="2026-07-27T16:55:00Z" w16du:dateUtc="2026-07-27T15:55:00Z">
            <w:rPr>
              <w:rFonts w:ascii="Arial" w:hAnsi="Arial" w:cs="Arial"/>
              <w:sz w:val="24"/>
              <w:szCs w:val="24"/>
            </w:rPr>
          </w:rPrChange>
        </w:rPr>
        <w:instrText xml:space="preserve"> ADDIN ZOTERO_ITEM CSL_CITATION {"citationID":"G1LBiLSO","properties":{"formattedCitation":"\\super 51\\nosupersub{}","plainCitation":"51","noteIndex":0},"citationItems":[{"id":51,"uris":["http://zotero.org/users/local/q86rvdj2/items/KINUZQD6"],"itemData":{"id":51,"type":"article-journal","abstract":"Stress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Commun","language":"eng","page":"7390","PMID":"37968266","PMCID":"PMC10651888","source":"PubMed","title":"Profiling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003A4131" w:rsidRPr="00B475D4">
        <w:rPr>
          <w:rFonts w:ascii="Arial" w:hAnsi="Arial" w:cs="Arial"/>
          <w:sz w:val="24"/>
          <w:szCs w:val="24"/>
          <w:lang w:val="en-GB"/>
          <w:rPrChange w:id="5574"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5575" w:author="Alexandre Miguel Kaizeler Guedes Da Silva Afonso" w:date="2026-07-27T16:55:00Z" w16du:dateUtc="2026-07-27T15:55:00Z">
            <w:rPr>
              <w:rFonts w:ascii="Arial" w:hAnsi="Arial" w:cs="Arial"/>
              <w:kern w:val="0"/>
              <w:sz w:val="24"/>
              <w:vertAlign w:val="superscript"/>
            </w:rPr>
          </w:rPrChange>
        </w:rPr>
        <w:t>51</w:t>
      </w:r>
      <w:r w:rsidR="003A4131" w:rsidRPr="00B475D4">
        <w:rPr>
          <w:rFonts w:ascii="Arial" w:hAnsi="Arial" w:cs="Arial"/>
          <w:sz w:val="24"/>
          <w:szCs w:val="24"/>
          <w:lang w:val="en-GB"/>
          <w:rPrChange w:id="5576" w:author="Alexandre Miguel Kaizeler Guedes Da Silva Afonso" w:date="2026-07-27T16:55:00Z" w16du:dateUtc="2026-07-27T15:55:00Z">
            <w:rPr>
              <w:rFonts w:ascii="Arial" w:hAnsi="Arial" w:cs="Arial"/>
              <w:sz w:val="24"/>
              <w:szCs w:val="24"/>
            </w:rPr>
          </w:rPrChange>
        </w:rPr>
        <w:fldChar w:fldCharType="end"/>
      </w:r>
      <w:r w:rsidR="003A4131" w:rsidRPr="00B475D4">
        <w:rPr>
          <w:rFonts w:ascii="Arial" w:hAnsi="Arial" w:cs="Arial"/>
          <w:sz w:val="24"/>
          <w:szCs w:val="24"/>
          <w:lang w:val="en-GB"/>
          <w:rPrChange w:id="5577" w:author="Alexandre Miguel Kaizeler Guedes Da Silva Afonso" w:date="2026-07-27T16:55:00Z" w16du:dateUtc="2026-07-27T15:55:00Z">
            <w:rPr>
              <w:rFonts w:ascii="Arial" w:hAnsi="Arial" w:cs="Arial"/>
              <w:sz w:val="24"/>
              <w:szCs w:val="24"/>
            </w:rPr>
          </w:rPrChange>
        </w:rPr>
        <w:t>; GSE226161</w:t>
      </w:r>
      <w:r w:rsidR="003A4131" w:rsidRPr="00B475D4">
        <w:rPr>
          <w:rFonts w:ascii="Arial" w:hAnsi="Arial" w:cs="Arial"/>
          <w:sz w:val="24"/>
          <w:szCs w:val="24"/>
          <w:lang w:val="en-GB"/>
          <w:rPrChange w:id="5578"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579" w:author="Alexandre Miguel Kaizeler Guedes Da Silva Afonso" w:date="2026-07-27T16:55:00Z" w16du:dateUtc="2026-07-27T15:55:00Z">
            <w:rPr>
              <w:rFonts w:ascii="Arial" w:hAnsi="Arial" w:cs="Arial"/>
              <w:sz w:val="24"/>
              <w:szCs w:val="24"/>
            </w:rPr>
          </w:rPrChange>
        </w:rPr>
        <w:instrText xml:space="preserve"> ADDIN ZOTERO_ITEM CSL_CITATION {"citationID":"KgyrAEbv","properties":{"formattedCitation":"\\super 118\\nosupersub{}","plainCitation":"118","noteIndex":0},"citationItems":[{"id":"jCcWpdK2/b6fq0pbg","uris":["http://zotero.org/users/local/q86rvdj2/items/KS7KDRXN"],"itemData":{"id":57,"type":"article-journal","abstract":"RNA-binding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Methods","language":"eng","note":"PMID: 38200227\nPMCID: PMC10864177","page":"247-258","source":"PubMed","title":"Profiling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003A4131" w:rsidRPr="00B475D4">
        <w:rPr>
          <w:rFonts w:ascii="Arial" w:hAnsi="Arial" w:cs="Arial"/>
          <w:sz w:val="24"/>
          <w:szCs w:val="24"/>
          <w:lang w:val="en-GB"/>
          <w:rPrChange w:id="5580"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581" w:author="Alexandre Miguel Kaizeler Guedes Da Silva Afonso" w:date="2026-07-27T16:55:00Z" w16du:dateUtc="2026-07-27T15:55:00Z">
            <w:rPr>
              <w:rFonts w:ascii="Arial" w:hAnsi="Arial" w:cs="Arial"/>
              <w:kern w:val="0"/>
              <w:sz w:val="24"/>
              <w:vertAlign w:val="superscript"/>
            </w:rPr>
          </w:rPrChange>
        </w:rPr>
        <w:t>118</w:t>
      </w:r>
      <w:r w:rsidR="003A4131" w:rsidRPr="00B475D4">
        <w:rPr>
          <w:rFonts w:ascii="Arial" w:hAnsi="Arial" w:cs="Arial"/>
          <w:sz w:val="24"/>
          <w:szCs w:val="24"/>
          <w:lang w:val="en-GB"/>
          <w:rPrChange w:id="5582" w:author="Alexandre Miguel Kaizeler Guedes Da Silva Afonso" w:date="2026-07-27T16:55:00Z" w16du:dateUtc="2026-07-27T15:55:00Z">
            <w:rPr>
              <w:rFonts w:ascii="Arial" w:hAnsi="Arial" w:cs="Arial"/>
              <w:sz w:val="24"/>
              <w:szCs w:val="24"/>
            </w:rPr>
          </w:rPrChange>
        </w:rPr>
        <w:fldChar w:fldCharType="end"/>
      </w:r>
      <w:r w:rsidR="003A4131" w:rsidRPr="00B475D4">
        <w:rPr>
          <w:rFonts w:ascii="Arial" w:hAnsi="Arial" w:cs="Arial"/>
          <w:sz w:val="24"/>
          <w:szCs w:val="24"/>
          <w:lang w:val="en-GB"/>
          <w:rPrChange w:id="5583" w:author="Alexandre Miguel Kaizeler Guedes Da Silva Afonso" w:date="2026-07-27T16:55:00Z" w16du:dateUtc="2026-07-27T15:55:00Z">
            <w:rPr>
              <w:rFonts w:ascii="Arial" w:hAnsi="Arial" w:cs="Arial"/>
              <w:sz w:val="24"/>
              <w:szCs w:val="24"/>
            </w:rPr>
          </w:rPrChange>
        </w:rPr>
        <w:t>; GSE218180</w:t>
      </w:r>
      <w:r w:rsidR="003A4131" w:rsidRPr="00B475D4">
        <w:rPr>
          <w:rFonts w:ascii="Arial" w:hAnsi="Arial" w:cs="Arial"/>
          <w:sz w:val="24"/>
          <w:szCs w:val="24"/>
          <w:lang w:val="en-GB"/>
          <w:rPrChange w:id="558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5585" w:author="Alexandre Miguel Kaizeler Guedes Da Silva Afonso" w:date="2026-07-27T16:55:00Z" w16du:dateUtc="2026-07-27T15:55:00Z">
            <w:rPr>
              <w:rFonts w:ascii="Arial" w:hAnsi="Arial" w:cs="Arial"/>
              <w:sz w:val="24"/>
              <w:szCs w:val="24"/>
            </w:rPr>
          </w:rPrChange>
        </w:rPr>
        <w:instrText xml:space="preserve"> ADDIN ZOTERO_ITEM CSL_CITATION {"citationID":"yqrBcITD","properties":{"formattedCitation":"\\super 47\\nosupersub{}","plainCitation":"47","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3A4131" w:rsidRPr="00B475D4">
        <w:rPr>
          <w:rFonts w:ascii="Arial" w:hAnsi="Arial" w:cs="Arial"/>
          <w:sz w:val="24"/>
          <w:szCs w:val="24"/>
          <w:lang w:val="en-GB"/>
          <w:rPrChange w:id="5586"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5587" w:author="Alexandre Miguel Kaizeler Guedes Da Silva Afonso" w:date="2026-07-27T16:55:00Z" w16du:dateUtc="2026-07-27T15:55:00Z">
            <w:rPr>
              <w:rFonts w:ascii="Arial" w:hAnsi="Arial" w:cs="Arial"/>
              <w:kern w:val="0"/>
              <w:sz w:val="24"/>
              <w:vertAlign w:val="superscript"/>
            </w:rPr>
          </w:rPrChange>
        </w:rPr>
        <w:t>47</w:t>
      </w:r>
      <w:r w:rsidR="003A4131" w:rsidRPr="00B475D4">
        <w:rPr>
          <w:rFonts w:ascii="Arial" w:hAnsi="Arial" w:cs="Arial"/>
          <w:sz w:val="24"/>
          <w:szCs w:val="24"/>
          <w:lang w:val="en-GB"/>
          <w:rPrChange w:id="5588" w:author="Alexandre Miguel Kaizeler Guedes Da Silva Afonso" w:date="2026-07-27T16:55:00Z" w16du:dateUtc="2026-07-27T15:55:00Z">
            <w:rPr>
              <w:rFonts w:ascii="Arial" w:hAnsi="Arial" w:cs="Arial"/>
              <w:sz w:val="24"/>
              <w:szCs w:val="24"/>
            </w:rPr>
          </w:rPrChange>
        </w:rPr>
        <w:fldChar w:fldCharType="end"/>
      </w:r>
      <w:r w:rsidR="003A4131" w:rsidRPr="00B475D4">
        <w:rPr>
          <w:rFonts w:ascii="Arial" w:hAnsi="Arial" w:cs="Arial"/>
          <w:sz w:val="24"/>
          <w:szCs w:val="24"/>
          <w:lang w:val="en-GB"/>
          <w:rPrChange w:id="5589" w:author="Alexandre Miguel Kaizeler Guedes Da Silva Afonso" w:date="2026-07-27T16:55:00Z" w16du:dateUtc="2026-07-27T15:55:00Z">
            <w:rPr>
              <w:rFonts w:ascii="Arial" w:hAnsi="Arial" w:cs="Arial"/>
              <w:sz w:val="24"/>
              <w:szCs w:val="24"/>
            </w:rPr>
          </w:rPrChange>
        </w:rPr>
        <w:t>; GSE</w:t>
      </w:r>
      <w:r w:rsidR="003123DE" w:rsidRPr="00B475D4">
        <w:rPr>
          <w:rFonts w:ascii="Arial" w:hAnsi="Arial" w:cs="Arial"/>
          <w:sz w:val="24"/>
          <w:szCs w:val="24"/>
          <w:lang w:val="en-GB"/>
          <w:rPrChange w:id="5590" w:author="Alexandre Miguel Kaizeler Guedes Da Silva Afonso" w:date="2026-07-27T16:55:00Z" w16du:dateUtc="2026-07-27T15:55:00Z">
            <w:rPr>
              <w:rFonts w:ascii="Arial" w:hAnsi="Arial" w:cs="Arial"/>
              <w:sz w:val="24"/>
              <w:szCs w:val="24"/>
            </w:rPr>
          </w:rPrChange>
        </w:rPr>
        <w:t>212380</w:t>
      </w:r>
      <w:r w:rsidR="003123DE" w:rsidRPr="00B475D4">
        <w:rPr>
          <w:rFonts w:ascii="Arial" w:hAnsi="Arial" w:cs="Arial"/>
          <w:sz w:val="24"/>
          <w:szCs w:val="24"/>
          <w:lang w:val="en-GB"/>
          <w:rPrChange w:id="5591"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5592" w:author="Alexandre Miguel Kaizeler Guedes Da Silva Afonso" w:date="2026-07-27T16:55:00Z" w16du:dateUtc="2026-07-27T15:55:00Z">
            <w:rPr>
              <w:rFonts w:ascii="Arial" w:hAnsi="Arial" w:cs="Arial"/>
              <w:sz w:val="24"/>
              <w:szCs w:val="24"/>
            </w:rPr>
          </w:rPrChange>
        </w:rPr>
        <w:instrText xml:space="preserve"> ADDIN ZOTERO_ITEM CSL_CITATION {"citationID":"JUMlbxdU","properties":{"formattedCitation":"\\super 44\\nosupersub{}","plainCitation":"44","noteIndex":0},"citationItems":[{"id":"jCcWpdK2/hGsg69dw","uris":["http://zotero.org/users/local/1p9EH8ax/items/38B6FF2B"],"itemData":{"id":"5k6DwBAq/a3aZ4Q0t","type":"article-journal","abstract":"Abstract\n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3123DE" w:rsidRPr="00B475D4">
        <w:rPr>
          <w:rFonts w:ascii="Arial" w:hAnsi="Arial" w:cs="Arial"/>
          <w:sz w:val="24"/>
          <w:szCs w:val="24"/>
          <w:lang w:val="en-GB"/>
          <w:rPrChange w:id="5593"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5594" w:author="Alexandre Miguel Kaizeler Guedes Da Silva Afonso" w:date="2026-07-27T16:55:00Z" w16du:dateUtc="2026-07-27T15:55:00Z">
            <w:rPr>
              <w:rFonts w:ascii="Arial" w:hAnsi="Arial" w:cs="Arial"/>
              <w:kern w:val="0"/>
              <w:sz w:val="24"/>
              <w:vertAlign w:val="superscript"/>
            </w:rPr>
          </w:rPrChange>
        </w:rPr>
        <w:t>44</w:t>
      </w:r>
      <w:r w:rsidR="003123DE" w:rsidRPr="00B475D4">
        <w:rPr>
          <w:rFonts w:ascii="Arial" w:hAnsi="Arial" w:cs="Arial"/>
          <w:sz w:val="24"/>
          <w:szCs w:val="24"/>
          <w:lang w:val="en-GB"/>
          <w:rPrChange w:id="5595" w:author="Alexandre Miguel Kaizeler Guedes Da Silva Afonso" w:date="2026-07-27T16:55:00Z" w16du:dateUtc="2026-07-27T15:55:00Z">
            <w:rPr>
              <w:rFonts w:ascii="Arial" w:hAnsi="Arial" w:cs="Arial"/>
              <w:sz w:val="24"/>
              <w:szCs w:val="24"/>
            </w:rPr>
          </w:rPrChange>
        </w:rPr>
        <w:fldChar w:fldCharType="end"/>
      </w:r>
      <w:r w:rsidR="003123DE" w:rsidRPr="00B475D4">
        <w:rPr>
          <w:rFonts w:ascii="Arial" w:hAnsi="Arial" w:cs="Arial"/>
          <w:sz w:val="24"/>
          <w:szCs w:val="24"/>
          <w:lang w:val="en-GB"/>
          <w:rPrChange w:id="5596" w:author="Alexandre Miguel Kaizeler Guedes Da Silva Afonso" w:date="2026-07-27T16:55:00Z" w16du:dateUtc="2026-07-27T15:55:00Z">
            <w:rPr>
              <w:rFonts w:ascii="Arial" w:hAnsi="Arial" w:cs="Arial"/>
              <w:sz w:val="24"/>
              <w:szCs w:val="24"/>
            </w:rPr>
          </w:rPrChange>
        </w:rPr>
        <w:t>; GSE242766</w:t>
      </w:r>
      <w:r w:rsidR="003123DE" w:rsidRPr="00B475D4">
        <w:rPr>
          <w:rFonts w:ascii="Arial" w:hAnsi="Arial" w:cs="Arial"/>
          <w:sz w:val="24"/>
          <w:szCs w:val="24"/>
          <w:lang w:val="en-GB"/>
          <w:rPrChange w:id="5597"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5598" w:author="Alexandre Miguel Kaizeler Guedes Da Silva Afonso" w:date="2026-07-27T16:55:00Z" w16du:dateUtc="2026-07-27T15:55:00Z">
            <w:rPr>
              <w:rFonts w:ascii="Arial" w:hAnsi="Arial" w:cs="Arial"/>
              <w:sz w:val="24"/>
              <w:szCs w:val="24"/>
            </w:rPr>
          </w:rPrChange>
        </w:rPr>
        <w:instrText xml:space="preserve"> ADDIN ZOTERO_ITEM CSL_CITATION {"citationID":"cP2z7MGi","properties":{"formattedCitation":"\\super 43\\nosupersub{}","plainCitation":"43","noteIndex":0},"citationItems":[{"id":"jCcWpdK2/C0wTAcgH","uris":["http://zotero.org/users/local/1p9EH8ax/items/ZR7U6BKW"],"itemData":{"id":"5k6DwBAq/GfnP6YI7","type":"article-journal","abstract":"Abstract\n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003123DE" w:rsidRPr="00B475D4">
        <w:rPr>
          <w:rFonts w:ascii="Arial" w:hAnsi="Arial" w:cs="Arial"/>
          <w:sz w:val="24"/>
          <w:szCs w:val="24"/>
          <w:lang w:val="en-GB"/>
          <w:rPrChange w:id="5599"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5600" w:author="Alexandre Miguel Kaizeler Guedes Da Silva Afonso" w:date="2026-07-27T16:55:00Z" w16du:dateUtc="2026-07-27T15:55:00Z">
            <w:rPr>
              <w:rFonts w:ascii="Arial" w:hAnsi="Arial" w:cs="Arial"/>
              <w:kern w:val="0"/>
              <w:sz w:val="24"/>
              <w:vertAlign w:val="superscript"/>
            </w:rPr>
          </w:rPrChange>
        </w:rPr>
        <w:t>43</w:t>
      </w:r>
      <w:r w:rsidR="003123DE" w:rsidRPr="00B475D4">
        <w:rPr>
          <w:rFonts w:ascii="Arial" w:hAnsi="Arial" w:cs="Arial"/>
          <w:sz w:val="24"/>
          <w:szCs w:val="24"/>
          <w:lang w:val="en-GB"/>
          <w:rPrChange w:id="5601" w:author="Alexandre Miguel Kaizeler Guedes Da Silva Afonso" w:date="2026-07-27T16:55:00Z" w16du:dateUtc="2026-07-27T15:55:00Z">
            <w:rPr>
              <w:rFonts w:ascii="Arial" w:hAnsi="Arial" w:cs="Arial"/>
              <w:sz w:val="24"/>
              <w:szCs w:val="24"/>
            </w:rPr>
          </w:rPrChange>
        </w:rPr>
        <w:fldChar w:fldCharType="end"/>
      </w:r>
      <w:r w:rsidR="003123DE" w:rsidRPr="00B475D4">
        <w:rPr>
          <w:rFonts w:ascii="Arial" w:hAnsi="Arial" w:cs="Arial"/>
          <w:sz w:val="24"/>
          <w:szCs w:val="24"/>
          <w:lang w:val="en-GB"/>
          <w:rPrChange w:id="5602" w:author="Alexandre Miguel Kaizeler Guedes Da Silva Afonso" w:date="2026-07-27T16:55:00Z" w16du:dateUtc="2026-07-27T15:55:00Z">
            <w:rPr>
              <w:rFonts w:ascii="Arial" w:hAnsi="Arial" w:cs="Arial"/>
              <w:sz w:val="24"/>
              <w:szCs w:val="24"/>
            </w:rPr>
          </w:rPrChange>
        </w:rPr>
        <w:t>; PRJNA1152621</w:t>
      </w:r>
      <w:r w:rsidR="003123DE" w:rsidRPr="00B475D4">
        <w:rPr>
          <w:rFonts w:ascii="Arial" w:hAnsi="Arial" w:cs="Arial"/>
          <w:sz w:val="24"/>
          <w:szCs w:val="24"/>
          <w:lang w:val="en-GB"/>
          <w:rPrChange w:id="5603"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604" w:author="Alexandre Miguel Kaizeler Guedes Da Silva Afonso" w:date="2026-07-27T16:55:00Z" w16du:dateUtc="2026-07-27T15:55:00Z">
            <w:rPr>
              <w:rFonts w:ascii="Arial" w:hAnsi="Arial" w:cs="Arial"/>
              <w:sz w:val="24"/>
              <w:szCs w:val="24"/>
            </w:rPr>
          </w:rPrChange>
        </w:rPr>
        <w:instrText xml:space="preserve"> ADDIN ZOTERO_ITEM CSL_CITATION {"citationID":"RBQMLYbm","properties":{"unsorted":false,"formattedCitation":"\\super 52\\nosupersub{}","plainCitation":"52","noteIndex":0},"citationItems":[{"id":902,"uris":["http://zotero.org/users/local/q86rvdj2/items/VDPQSALM"],"itemData":{"id":902,"type":"article-journal","abstract":"The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003123DE" w:rsidRPr="00B475D4">
        <w:rPr>
          <w:rFonts w:ascii="Arial" w:hAnsi="Arial" w:cs="Arial"/>
          <w:sz w:val="24"/>
          <w:szCs w:val="24"/>
          <w:lang w:val="en-GB"/>
          <w:rPrChange w:id="5605"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606" w:author="Alexandre Miguel Kaizeler Guedes Da Silva Afonso" w:date="2026-07-27T16:55:00Z" w16du:dateUtc="2026-07-27T15:55:00Z">
            <w:rPr>
              <w:rFonts w:ascii="Arial" w:hAnsi="Arial" w:cs="Arial"/>
              <w:kern w:val="0"/>
              <w:sz w:val="24"/>
              <w:vertAlign w:val="superscript"/>
            </w:rPr>
          </w:rPrChange>
        </w:rPr>
        <w:t>52</w:t>
      </w:r>
      <w:r w:rsidR="003123DE" w:rsidRPr="00B475D4">
        <w:rPr>
          <w:rFonts w:ascii="Arial" w:hAnsi="Arial" w:cs="Arial"/>
          <w:sz w:val="24"/>
          <w:szCs w:val="24"/>
          <w:lang w:val="en-GB"/>
          <w:rPrChange w:id="5607" w:author="Alexandre Miguel Kaizeler Guedes Da Silva Afonso" w:date="2026-07-27T16:55:00Z" w16du:dateUtc="2026-07-27T15:55:00Z">
            <w:rPr>
              <w:rFonts w:ascii="Arial" w:hAnsi="Arial" w:cs="Arial"/>
              <w:sz w:val="24"/>
              <w:szCs w:val="24"/>
            </w:rPr>
          </w:rPrChange>
        </w:rPr>
        <w:fldChar w:fldCharType="end"/>
      </w:r>
      <w:r w:rsidR="003123DE" w:rsidRPr="00B475D4">
        <w:rPr>
          <w:rFonts w:ascii="Arial" w:hAnsi="Arial" w:cs="Arial"/>
          <w:sz w:val="24"/>
          <w:szCs w:val="24"/>
          <w:lang w:val="en-GB"/>
          <w:rPrChange w:id="5608" w:author="Alexandre Miguel Kaizeler Guedes Da Silva Afonso" w:date="2026-07-27T16:55:00Z" w16du:dateUtc="2026-07-27T15:55:00Z">
            <w:rPr>
              <w:rFonts w:ascii="Arial" w:hAnsi="Arial" w:cs="Arial"/>
              <w:sz w:val="24"/>
              <w:szCs w:val="24"/>
            </w:rPr>
          </w:rPrChange>
        </w:rPr>
        <w:t>.</w:t>
      </w:r>
    </w:p>
    <w:p w14:paraId="0B15C170" w14:textId="12B58E91" w:rsidR="003123DE" w:rsidRPr="00B475D4" w:rsidRDefault="003123DE">
      <w:pPr>
        <w:pStyle w:val="PargrafodaLista"/>
        <w:numPr>
          <w:ilvl w:val="0"/>
          <w:numId w:val="19"/>
        </w:numPr>
        <w:jc w:val="both"/>
        <w:rPr>
          <w:rFonts w:ascii="Arial" w:hAnsi="Arial" w:cs="Arial"/>
          <w:sz w:val="24"/>
          <w:szCs w:val="24"/>
          <w:lang w:val="en-GB"/>
          <w:rPrChange w:id="5609" w:author="Alexandre Miguel Kaizeler Guedes Da Silva Afonso" w:date="2026-07-27T16:55:00Z" w16du:dateUtc="2026-07-27T15:55:00Z">
            <w:rPr>
              <w:rFonts w:ascii="Arial" w:hAnsi="Arial" w:cs="Arial"/>
              <w:sz w:val="24"/>
              <w:szCs w:val="24"/>
            </w:rPr>
          </w:rPrChange>
        </w:rPr>
        <w:pPrChange w:id="5610" w:author="Nuno Morais" w:date="2026-07-04T00:15:00Z" w16du:dateUtc="2026-07-03T23:15:00Z">
          <w:pPr>
            <w:jc w:val="both"/>
          </w:pPr>
        </w:pPrChange>
      </w:pPr>
      <w:r w:rsidRPr="00B475D4">
        <w:rPr>
          <w:rFonts w:ascii="Arial" w:hAnsi="Arial" w:cs="Arial"/>
          <w:sz w:val="24"/>
          <w:szCs w:val="24"/>
          <w:lang w:val="en-GB"/>
          <w:rPrChange w:id="5611" w:author="Alexandre Miguel Kaizeler Guedes Da Silva Afonso" w:date="2026-07-27T16:55:00Z" w16du:dateUtc="2026-07-27T15:55:00Z">
            <w:rPr>
              <w:rFonts w:ascii="Arial" w:hAnsi="Arial" w:cs="Arial"/>
              <w:sz w:val="24"/>
              <w:szCs w:val="24"/>
            </w:rPr>
          </w:rPrChange>
        </w:rPr>
        <w:t>For the WC transcriptomes: GSE138988</w:t>
      </w:r>
      <w:r w:rsidRPr="00B475D4">
        <w:rPr>
          <w:rFonts w:ascii="Arial" w:hAnsi="Arial" w:cs="Arial"/>
          <w:sz w:val="24"/>
          <w:szCs w:val="24"/>
          <w:lang w:val="en-GB"/>
          <w:rPrChange w:id="5612"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5613" w:author="Alexandre Miguel Kaizeler Guedes Da Silva Afonso" w:date="2026-07-27T16:55:00Z" w16du:dateUtc="2026-07-27T15:55:00Z">
            <w:rPr>
              <w:rFonts w:ascii="Arial" w:hAnsi="Arial" w:cs="Arial"/>
              <w:sz w:val="24"/>
              <w:szCs w:val="24"/>
            </w:rPr>
          </w:rPrChange>
        </w:rPr>
        <w:instrText xml:space="preserve"> ADDIN ZOTERO_ITEM CSL_CITATION {"citationID":"8quBdvFb","properties":{"formattedCitation":"\\super 40\\nosupersub{}","plainCitation":"40","noteIndex":0},"citationItems":[{"id":"jCcWpdK2/CSLUVvg2","uris":["http://zotero.org/users/local/1p9EH8ax/items/ARLW3CQN"],"itemData":{"id":"5k6DwBAq/7sapn4Je","type":"article-journal","container-title":"Molecular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B475D4">
        <w:rPr>
          <w:rFonts w:ascii="Arial" w:hAnsi="Arial" w:cs="Arial"/>
          <w:sz w:val="24"/>
          <w:szCs w:val="24"/>
          <w:lang w:val="en-GB"/>
          <w:rPrChange w:id="5614"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5615" w:author="Alexandre Miguel Kaizeler Guedes Da Silva Afonso" w:date="2026-07-27T16:55:00Z" w16du:dateUtc="2026-07-27T15:55:00Z">
            <w:rPr>
              <w:rFonts w:ascii="Arial" w:hAnsi="Arial" w:cs="Arial"/>
              <w:kern w:val="0"/>
              <w:sz w:val="24"/>
              <w:vertAlign w:val="superscript"/>
            </w:rPr>
          </w:rPrChange>
        </w:rPr>
        <w:t>40</w:t>
      </w:r>
      <w:r w:rsidRPr="00B475D4">
        <w:rPr>
          <w:rFonts w:ascii="Arial" w:hAnsi="Arial" w:cs="Arial"/>
          <w:sz w:val="24"/>
          <w:szCs w:val="24"/>
          <w:lang w:val="en-GB"/>
          <w:rPrChange w:id="5616"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5617" w:author="Alexandre Miguel Kaizeler Guedes Da Silva Afonso" w:date="2026-07-27T16:55:00Z" w16du:dateUtc="2026-07-27T15:55:00Z">
            <w:rPr>
              <w:rFonts w:ascii="Arial" w:hAnsi="Arial" w:cs="Arial"/>
              <w:sz w:val="24"/>
              <w:szCs w:val="24"/>
            </w:rPr>
          </w:rPrChange>
        </w:rPr>
        <w:t>; GSE119977</w:t>
      </w:r>
      <w:r w:rsidRPr="00B475D4">
        <w:rPr>
          <w:rFonts w:ascii="Arial" w:hAnsi="Arial" w:cs="Arial"/>
          <w:sz w:val="24"/>
          <w:szCs w:val="24"/>
          <w:lang w:val="en-GB"/>
          <w:rPrChange w:id="5618"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5619" w:author="Alexandre Miguel Kaizeler Guedes Da Silva Afonso" w:date="2026-07-27T16:55:00Z" w16du:dateUtc="2026-07-27T15:55:00Z">
            <w:rPr>
              <w:rFonts w:ascii="Arial" w:hAnsi="Arial" w:cs="Arial"/>
              <w:sz w:val="24"/>
              <w:szCs w:val="24"/>
            </w:rPr>
          </w:rPrChange>
        </w:rPr>
        <w:instrText xml:space="preserve"> ADDIN ZOTERO_ITEM CSL_CITATION {"citationID":"omS0XhAu","properties":{"formattedCitation":"\\super 49,50\\nosupersub{}","plainCitation":"49,50","noteIndex":0},"citationItems":[{"id":"jCcWpdK2/gtr3E7QR","uris":["http://zotero.org/users/local/1p9EH8ax/items/JRJEKK4Q"],"itemData":{"id":"5k6DwBAq/qUKWUeyM","type":"article-journal","abstract":"Stress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B475D4">
        <w:rPr>
          <w:rFonts w:ascii="Arial" w:hAnsi="Arial" w:cs="Arial"/>
          <w:sz w:val="24"/>
          <w:szCs w:val="24"/>
          <w:lang w:val="en-GB"/>
          <w:rPrChange w:id="5620"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5621" w:author="Alexandre Miguel Kaizeler Guedes Da Silva Afonso" w:date="2026-07-27T16:55:00Z" w16du:dateUtc="2026-07-27T15:55:00Z">
            <w:rPr>
              <w:rFonts w:ascii="Arial" w:hAnsi="Arial" w:cs="Arial"/>
              <w:kern w:val="0"/>
              <w:sz w:val="24"/>
              <w:vertAlign w:val="superscript"/>
            </w:rPr>
          </w:rPrChange>
        </w:rPr>
        <w:t>49,50</w:t>
      </w:r>
      <w:r w:rsidRPr="00B475D4">
        <w:rPr>
          <w:rFonts w:ascii="Arial" w:hAnsi="Arial" w:cs="Arial"/>
          <w:sz w:val="24"/>
          <w:szCs w:val="24"/>
          <w:lang w:val="en-GB"/>
          <w:rPrChange w:id="5622"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5623" w:author="Alexandre Miguel Kaizeler Guedes Da Silva Afonso" w:date="2026-07-27T16:55:00Z" w16du:dateUtc="2026-07-27T15:55:00Z">
            <w:rPr>
              <w:rFonts w:ascii="Arial" w:hAnsi="Arial" w:cs="Arial"/>
              <w:sz w:val="24"/>
              <w:szCs w:val="24"/>
            </w:rPr>
          </w:rPrChange>
        </w:rPr>
        <w:t>; GSE173953</w:t>
      </w:r>
      <w:r w:rsidRPr="00B475D4">
        <w:rPr>
          <w:rFonts w:ascii="Arial" w:hAnsi="Arial" w:cs="Arial"/>
          <w:sz w:val="24"/>
          <w:szCs w:val="24"/>
          <w:lang w:val="en-GB"/>
          <w:rPrChange w:id="562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5625" w:author="Alexandre Miguel Kaizeler Guedes Da Silva Afonso" w:date="2026-07-27T16:55:00Z" w16du:dateUtc="2026-07-27T15:55:00Z">
            <w:rPr>
              <w:rFonts w:ascii="Arial" w:hAnsi="Arial" w:cs="Arial"/>
              <w:sz w:val="24"/>
              <w:szCs w:val="24"/>
            </w:rPr>
          </w:rPrChange>
        </w:rPr>
        <w:instrText xml:space="preserve"> ADDIN ZOTERO_ITEM CSL_CITATION {"citationID":"cA9xeUpd","properties":{"formattedCitation":"\\super 7\\nosupersub{}","plainCitation":"7","noteIndex":0},"citationItems":[{"id":"jCcWpdK2/HrDB2KSB","uris":["http://zotero.org/users/local/1p9EH8ax/items/BR3BXXDM"],"itemData":{"id":"5k6DwBAq/UU737JJ6","type":"article-journal","container-title":"Molecular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B475D4">
        <w:rPr>
          <w:rFonts w:ascii="Arial" w:hAnsi="Arial" w:cs="Arial"/>
          <w:sz w:val="24"/>
          <w:szCs w:val="24"/>
          <w:lang w:val="en-GB"/>
          <w:rPrChange w:id="5626" w:author="Alexandre Miguel Kaizeler Guedes Da Silva Afonso" w:date="2026-07-27T16:55:00Z" w16du:dateUtc="2026-07-27T15:55:00Z">
            <w:rPr>
              <w:rFonts w:ascii="Arial" w:hAnsi="Arial" w:cs="Arial"/>
              <w:sz w:val="24"/>
              <w:szCs w:val="24"/>
            </w:rPr>
          </w:rPrChange>
        </w:rPr>
        <w:fldChar w:fldCharType="separate"/>
      </w:r>
      <w:r w:rsidRPr="00B475D4">
        <w:rPr>
          <w:rFonts w:ascii="Arial" w:hAnsi="Arial" w:cs="Arial"/>
          <w:kern w:val="0"/>
          <w:sz w:val="24"/>
          <w:vertAlign w:val="superscript"/>
          <w:lang w:val="en-GB"/>
          <w:rPrChange w:id="5627" w:author="Alexandre Miguel Kaizeler Guedes Da Silva Afonso" w:date="2026-07-27T16:55:00Z" w16du:dateUtc="2026-07-27T15:55:00Z">
            <w:rPr>
              <w:rFonts w:ascii="Arial" w:hAnsi="Arial" w:cs="Arial"/>
              <w:kern w:val="0"/>
              <w:sz w:val="24"/>
              <w:vertAlign w:val="superscript"/>
            </w:rPr>
          </w:rPrChange>
        </w:rPr>
        <w:t>7</w:t>
      </w:r>
      <w:r w:rsidRPr="00B475D4">
        <w:rPr>
          <w:rFonts w:ascii="Arial" w:hAnsi="Arial" w:cs="Arial"/>
          <w:sz w:val="24"/>
          <w:szCs w:val="24"/>
          <w:lang w:val="en-GB"/>
          <w:rPrChange w:id="5628"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5629" w:author="Alexandre Miguel Kaizeler Guedes Da Silva Afonso" w:date="2026-07-27T16:55:00Z" w16du:dateUtc="2026-07-27T15:55:00Z">
            <w:rPr>
              <w:rFonts w:ascii="Arial" w:hAnsi="Arial" w:cs="Arial"/>
              <w:sz w:val="24"/>
              <w:szCs w:val="24"/>
            </w:rPr>
          </w:rPrChange>
        </w:rPr>
        <w:t>.</w:t>
      </w:r>
    </w:p>
    <w:p w14:paraId="68D1BAC6" w14:textId="62B7DD38" w:rsidR="003123DE" w:rsidRPr="00B475D4" w:rsidRDefault="003123DE">
      <w:pPr>
        <w:pStyle w:val="PargrafodaLista"/>
        <w:numPr>
          <w:ilvl w:val="0"/>
          <w:numId w:val="19"/>
        </w:numPr>
        <w:jc w:val="both"/>
        <w:rPr>
          <w:rFonts w:ascii="Arial" w:hAnsi="Arial" w:cs="Arial"/>
          <w:sz w:val="24"/>
          <w:szCs w:val="24"/>
          <w:lang w:val="en-GB"/>
          <w:rPrChange w:id="5630" w:author="Alexandre Miguel Kaizeler Guedes Da Silva Afonso" w:date="2026-07-27T16:55:00Z" w16du:dateUtc="2026-07-27T15:55:00Z">
            <w:rPr>
              <w:rFonts w:ascii="Arial" w:hAnsi="Arial" w:cs="Arial"/>
              <w:sz w:val="24"/>
              <w:szCs w:val="24"/>
            </w:rPr>
          </w:rPrChange>
        </w:rPr>
        <w:pPrChange w:id="5631" w:author="Nuno Morais" w:date="2026-07-04T00:15:00Z" w16du:dateUtc="2026-07-03T23:15:00Z">
          <w:pPr>
            <w:jc w:val="both"/>
          </w:pPr>
        </w:pPrChange>
      </w:pPr>
      <w:r w:rsidRPr="00B475D4">
        <w:rPr>
          <w:rFonts w:ascii="Arial" w:hAnsi="Arial" w:cs="Arial"/>
          <w:sz w:val="24"/>
          <w:szCs w:val="24"/>
          <w:lang w:val="en-GB"/>
          <w:rPrChange w:id="5632" w:author="Alexandre Miguel Kaizeler Guedes Da Silva Afonso" w:date="2026-07-27T16:55:00Z" w16du:dateUtc="2026-07-27T15:55:00Z">
            <w:rPr>
              <w:rFonts w:ascii="Arial" w:hAnsi="Arial" w:cs="Arial"/>
              <w:sz w:val="24"/>
              <w:szCs w:val="24"/>
            </w:rPr>
          </w:rPrChange>
        </w:rPr>
        <w:t>For the PB transcriptomes: GSE138988</w:t>
      </w:r>
      <w:r w:rsidRPr="00B475D4">
        <w:rPr>
          <w:rFonts w:ascii="Arial" w:hAnsi="Arial" w:cs="Arial"/>
          <w:sz w:val="24"/>
          <w:szCs w:val="24"/>
          <w:lang w:val="en-GB"/>
          <w:rPrChange w:id="5633"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5634" w:author="Alexandre Miguel Kaizeler Guedes Da Silva Afonso" w:date="2026-07-27T16:55:00Z" w16du:dateUtc="2026-07-27T15:55:00Z">
            <w:rPr>
              <w:rFonts w:ascii="Arial" w:hAnsi="Arial" w:cs="Arial"/>
              <w:sz w:val="24"/>
              <w:szCs w:val="24"/>
            </w:rPr>
          </w:rPrChange>
        </w:rPr>
        <w:instrText xml:space="preserve"> ADDIN ZOTERO_ITEM CSL_CITATION {"citationID":"VfQklZX6","properties":{"formattedCitation":"\\super 40\\nosupersub{}","plainCitation":"40","noteIndex":0},"citationItems":[{"id":"jCcWpdK2/CSLUVvg2","uris":["http://zotero.org/users/local/1p9EH8ax/items/ARLW3CQN"],"itemData":{"id":"5k6DwBAq/7sapn4Je","type":"article-journal","container-title":"Molecular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B475D4">
        <w:rPr>
          <w:rFonts w:ascii="Arial" w:hAnsi="Arial" w:cs="Arial"/>
          <w:sz w:val="24"/>
          <w:szCs w:val="24"/>
          <w:lang w:val="en-GB"/>
          <w:rPrChange w:id="5635"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5636" w:author="Alexandre Miguel Kaizeler Guedes Da Silva Afonso" w:date="2026-07-27T16:55:00Z" w16du:dateUtc="2026-07-27T15:55:00Z">
            <w:rPr>
              <w:rFonts w:ascii="Arial" w:hAnsi="Arial" w:cs="Arial"/>
              <w:kern w:val="0"/>
              <w:sz w:val="24"/>
              <w:vertAlign w:val="superscript"/>
            </w:rPr>
          </w:rPrChange>
        </w:rPr>
        <w:t>40</w:t>
      </w:r>
      <w:r w:rsidRPr="00B475D4">
        <w:rPr>
          <w:rFonts w:ascii="Arial" w:hAnsi="Arial" w:cs="Arial"/>
          <w:sz w:val="24"/>
          <w:szCs w:val="24"/>
          <w:lang w:val="en-GB"/>
          <w:rPrChange w:id="5637"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5638" w:author="Alexandre Miguel Kaizeler Guedes Da Silva Afonso" w:date="2026-07-27T16:55:00Z" w16du:dateUtc="2026-07-27T15:55:00Z">
            <w:rPr>
              <w:rFonts w:ascii="Arial" w:hAnsi="Arial" w:cs="Arial"/>
              <w:sz w:val="24"/>
              <w:szCs w:val="24"/>
            </w:rPr>
          </w:rPrChange>
        </w:rPr>
        <w:t>; GSE224858/GSE224752</w:t>
      </w:r>
      <w:r w:rsidRPr="00B475D4">
        <w:rPr>
          <w:rFonts w:ascii="Arial" w:hAnsi="Arial" w:cs="Arial"/>
          <w:sz w:val="24"/>
          <w:szCs w:val="24"/>
          <w:lang w:val="en-GB"/>
          <w:rPrChange w:id="5639"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5640" w:author="Alexandre Miguel Kaizeler Guedes Da Silva Afonso" w:date="2026-07-27T16:55:00Z" w16du:dateUtc="2026-07-27T15:55:00Z">
            <w:rPr>
              <w:rFonts w:ascii="Arial" w:hAnsi="Arial" w:cs="Arial"/>
              <w:sz w:val="24"/>
              <w:szCs w:val="24"/>
            </w:rPr>
          </w:rPrChange>
        </w:rPr>
        <w:instrText xml:space="preserve"> ADDIN ZOTERO_ITEM CSL_CITATION {"citationID":"PY6iXm2h","properties":{"formattedCitation":"\\super 46\\nosupersub{}","plainCitation":"46","noteIndex":0},"citationItems":[{"id":"jCcWpdK2/1YHYBSPW","uris":["http://zotero.org/users/local/q86rvdj2/items/KSJHQXQ8"],"itemData":{"id":1,"type":"article-journal","abstract":"Post-transcriptional mechanisms are fundamental safeguards of progenitor cell identity and are often dysregulated in cancer. Here, we identified regulators of P-bodies as crucial vulnerabilities in acute myeloid leukaemia (AML) through genome-wide CRISPR screens in normal and malignant haematopoietic progenitors. We found that leukaemia cells harbour aberrantly elevated numbers of P-bodies and show that P-body assembly is crucial for initiation and maintenance of AML. Notably, P-body loss had little effect upon homoeostatic haematopoiesis but impacted regenerative haematopoiesis. Molecular characterization of P-bodies purified from human AML cells unveiled their critical role in sequestering messenger RNAs encoding potent tumour suppressors from the translational machinery. P-body dissolution promoted translation of these mRNAs, which in turn rewired gene expression and chromatin architecture in leukaemia cells. Collectively, our findings highlight the contrasting and unique roles of RNA sequestration in P-bodies during tissue homoeostasis and oncogenesis. These insights open potential avenues for understanding myeloid leukaemia and future therapeutic interventions.","container-title":"Nature Cell Biology","DOI":"10.1038/s41556-024-01489-6","ISSN":"1476-4679","issue":"10","journalAbbreviation":"Nat Cell Biol","language":"eng","note":"PMID: 39169219","page":"1745-1758","source":"PubMed","title":"RNA sequestration in P-bodies sustains myeloid leukaemia","volume":"26","author":[{"family":"Kodali","given":"Srikanth"},{"family":"Proietti","given":"Ludovica"},{"family":"Valcarcel","given":"Gemma"},{"family":"López-Rubio","given":"Anna V."},{"family":"Pessina","given":"Patrizia"},{"family":"Eder","given":"Thomas"},{"family":"Shi","given":"Junchao"},{"family":"Jen","given":"Annie"},{"family":"Lupión-Garcia","given":"Núria"},{"family":"Starner","given":"Anne C."},{"family":"Bartels","given":"Mason D."},{"family":"Cui","given":"Yingzhi"},{"family":"Sands","given":"Caroline M."},{"family":"Planas-Riverola","given":"Ainoa"},{"family":"Martínez","given":"Alba"},{"family":"Velasco-Hernandez","given":"Talia"},{"family":"Tomás-Daza","given":"Laureano"},{"family":"Alber","given":"Bernhard"},{"family":"Manhart","given":"Gabriele"},{"family":"Mayer","given":"Isabella Maria"},{"family":"Kollmann","given":"Karoline"},{"family":"Fatica","given":"Alessandro"},{"family":"Menendez","given":"Pablo"},{"family":"Shishkova","given":"Evgenia"},{"family":"Rau","given":"Rachel E."},{"family":"Javierre","given":"Biola M."},{"family":"Coon","given":"Joshua"},{"family":"Chen","given":"Qi"},{"family":"Van Nostrand","given":"Eric L."},{"family":"Sardina","given":"Jose L."},{"family":"Grebien","given":"Florian"},{"family":"Di Stefano","given":"Bruno"}],"issued":{"date-parts":[["2024",10]]}}}],"schema":"https://github.com/citation-style-language/schema/raw/master/csl-citation.json"} </w:instrText>
      </w:r>
      <w:r w:rsidRPr="00B475D4">
        <w:rPr>
          <w:rFonts w:ascii="Arial" w:hAnsi="Arial" w:cs="Arial"/>
          <w:sz w:val="24"/>
          <w:szCs w:val="24"/>
          <w:lang w:val="en-GB"/>
          <w:rPrChange w:id="5641"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5642" w:author="Alexandre Miguel Kaizeler Guedes Da Silva Afonso" w:date="2026-07-27T16:55:00Z" w16du:dateUtc="2026-07-27T15:55:00Z">
            <w:rPr>
              <w:rFonts w:ascii="Arial" w:hAnsi="Arial" w:cs="Arial"/>
              <w:kern w:val="0"/>
              <w:sz w:val="24"/>
              <w:vertAlign w:val="superscript"/>
            </w:rPr>
          </w:rPrChange>
        </w:rPr>
        <w:t>46</w:t>
      </w:r>
      <w:r w:rsidRPr="00B475D4">
        <w:rPr>
          <w:rFonts w:ascii="Arial" w:hAnsi="Arial" w:cs="Arial"/>
          <w:sz w:val="24"/>
          <w:szCs w:val="24"/>
          <w:lang w:val="en-GB"/>
          <w:rPrChange w:id="5643"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5644" w:author="Alexandre Miguel Kaizeler Guedes Da Silva Afonso" w:date="2026-07-27T16:55:00Z" w16du:dateUtc="2026-07-27T15:55:00Z">
            <w:rPr>
              <w:rFonts w:ascii="Arial" w:hAnsi="Arial" w:cs="Arial"/>
              <w:sz w:val="24"/>
              <w:szCs w:val="24"/>
            </w:rPr>
          </w:rPrChange>
        </w:rPr>
        <w:t>.</w:t>
      </w:r>
    </w:p>
    <w:p w14:paraId="22548D8B" w14:textId="7FCDB018" w:rsidR="003123DE" w:rsidRPr="00B475D4" w:rsidRDefault="003123DE">
      <w:pPr>
        <w:pStyle w:val="PargrafodaLista"/>
        <w:numPr>
          <w:ilvl w:val="0"/>
          <w:numId w:val="19"/>
        </w:numPr>
        <w:jc w:val="both"/>
        <w:rPr>
          <w:rFonts w:ascii="Arial" w:hAnsi="Arial" w:cs="Arial"/>
          <w:sz w:val="24"/>
          <w:szCs w:val="24"/>
          <w:lang w:val="en-GB"/>
          <w:rPrChange w:id="5645" w:author="Alexandre Miguel Kaizeler Guedes Da Silva Afonso" w:date="2026-07-27T16:55:00Z" w16du:dateUtc="2026-07-27T15:55:00Z">
            <w:rPr>
              <w:rFonts w:ascii="Arial" w:hAnsi="Arial" w:cs="Arial"/>
              <w:sz w:val="24"/>
              <w:szCs w:val="24"/>
            </w:rPr>
          </w:rPrChange>
        </w:rPr>
        <w:pPrChange w:id="5646" w:author="Nuno Morais" w:date="2026-07-04T00:15:00Z" w16du:dateUtc="2026-07-03T23:15:00Z">
          <w:pPr>
            <w:jc w:val="both"/>
          </w:pPr>
        </w:pPrChange>
      </w:pPr>
      <w:r w:rsidRPr="00B475D4">
        <w:rPr>
          <w:rFonts w:ascii="Arial" w:hAnsi="Arial" w:cs="Arial"/>
          <w:sz w:val="24"/>
          <w:szCs w:val="24"/>
          <w:lang w:val="en-GB"/>
          <w:rPrChange w:id="5647" w:author="Alexandre Miguel Kaizeler Guedes Da Silva Afonso" w:date="2026-07-27T16:55:00Z" w16du:dateUtc="2026-07-27T15:55:00Z">
            <w:rPr>
              <w:rFonts w:ascii="Arial" w:hAnsi="Arial" w:cs="Arial"/>
              <w:sz w:val="24"/>
              <w:szCs w:val="24"/>
            </w:rPr>
          </w:rPrChange>
        </w:rPr>
        <w:t xml:space="preserve">The dataset for the yeast centrifugation modulation: </w:t>
      </w:r>
      <w:r w:rsidR="004A66AA" w:rsidRPr="00B475D4">
        <w:rPr>
          <w:rFonts w:ascii="Arial" w:hAnsi="Arial" w:cs="Arial"/>
          <w:sz w:val="24"/>
          <w:szCs w:val="24"/>
          <w:lang w:val="en-GB"/>
          <w:rPrChange w:id="5648" w:author="Alexandre Miguel Kaizeler Guedes Da Silva Afonso" w:date="2026-07-27T16:55:00Z" w16du:dateUtc="2026-07-27T15:55:00Z">
            <w:rPr>
              <w:rFonts w:ascii="Arial" w:hAnsi="Arial" w:cs="Arial"/>
              <w:sz w:val="24"/>
              <w:szCs w:val="24"/>
            </w:rPr>
          </w:rPrChange>
        </w:rPr>
        <w:t>GSE265963</w:t>
      </w:r>
      <w:r w:rsidR="004A66AA" w:rsidRPr="00B475D4">
        <w:rPr>
          <w:rFonts w:ascii="Arial" w:hAnsi="Arial" w:cs="Arial"/>
          <w:sz w:val="24"/>
          <w:szCs w:val="24"/>
          <w:lang w:val="en-GB"/>
          <w:rPrChange w:id="5649"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5650" w:author="Alexandre Miguel Kaizeler Guedes Da Silva Afonso" w:date="2026-07-27T16:55:00Z" w16du:dateUtc="2026-07-27T15:55:00Z">
            <w:rPr>
              <w:rFonts w:ascii="Arial" w:hAnsi="Arial" w:cs="Arial"/>
              <w:sz w:val="24"/>
              <w:szCs w:val="24"/>
            </w:rPr>
          </w:rPrChange>
        </w:rPr>
        <w:instrText xml:space="preserve"> ADDIN ZOTERO_ITEM CSL_CITATION {"citationID":"crqrJFTk","properties":{"formattedCitation":"\\super 33\\nosupersub{}","plainCitation":"33","noteIndex":0},"citationItems":[{"id":"jCcWpdK2/tDDQG7ww","uris":["http://zotero.org/users/local/1p9EH8ax/items/76HJKWHJ"],"itemData":{"id":"5k6DwBAq/CTn7LjQF","type":"article","abstract":"Abstract\n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4A66AA" w:rsidRPr="00B475D4">
        <w:rPr>
          <w:rFonts w:ascii="Arial" w:hAnsi="Arial" w:cs="Arial"/>
          <w:sz w:val="24"/>
          <w:szCs w:val="24"/>
          <w:lang w:val="en-GB"/>
          <w:rPrChange w:id="5651"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5652" w:author="Alexandre Miguel Kaizeler Guedes Da Silva Afonso" w:date="2026-07-27T16:55:00Z" w16du:dateUtc="2026-07-27T15:55:00Z">
            <w:rPr>
              <w:rFonts w:ascii="Arial" w:hAnsi="Arial" w:cs="Arial"/>
              <w:kern w:val="0"/>
              <w:sz w:val="24"/>
              <w:vertAlign w:val="superscript"/>
            </w:rPr>
          </w:rPrChange>
        </w:rPr>
        <w:t>33</w:t>
      </w:r>
      <w:r w:rsidR="004A66AA" w:rsidRPr="00B475D4">
        <w:rPr>
          <w:rFonts w:ascii="Arial" w:hAnsi="Arial" w:cs="Arial"/>
          <w:sz w:val="24"/>
          <w:szCs w:val="24"/>
          <w:lang w:val="en-GB"/>
          <w:rPrChange w:id="5653" w:author="Alexandre Miguel Kaizeler Guedes Da Silva Afonso" w:date="2026-07-27T16:55:00Z" w16du:dateUtc="2026-07-27T15:55:00Z">
            <w:rPr>
              <w:rFonts w:ascii="Arial" w:hAnsi="Arial" w:cs="Arial"/>
              <w:sz w:val="24"/>
              <w:szCs w:val="24"/>
            </w:rPr>
          </w:rPrChange>
        </w:rPr>
        <w:fldChar w:fldCharType="end"/>
      </w:r>
      <w:r w:rsidR="004A66AA" w:rsidRPr="00B475D4">
        <w:rPr>
          <w:rFonts w:ascii="Arial" w:hAnsi="Arial" w:cs="Arial"/>
          <w:sz w:val="24"/>
          <w:szCs w:val="24"/>
          <w:lang w:val="en-GB"/>
          <w:rPrChange w:id="5654" w:author="Alexandre Miguel Kaizeler Guedes Da Silva Afonso" w:date="2026-07-27T16:55:00Z" w16du:dateUtc="2026-07-27T15:55:00Z">
            <w:rPr>
              <w:rFonts w:ascii="Arial" w:hAnsi="Arial" w:cs="Arial"/>
              <w:sz w:val="24"/>
              <w:szCs w:val="24"/>
            </w:rPr>
          </w:rPrChange>
        </w:rPr>
        <w:t>.</w:t>
      </w:r>
    </w:p>
    <w:p w14:paraId="279EA16A" w14:textId="07A5ED7A" w:rsidR="004A66AA" w:rsidRPr="00B475D4" w:rsidRDefault="004A66AA">
      <w:pPr>
        <w:pStyle w:val="PargrafodaLista"/>
        <w:numPr>
          <w:ilvl w:val="0"/>
          <w:numId w:val="19"/>
        </w:numPr>
        <w:jc w:val="both"/>
        <w:rPr>
          <w:rFonts w:ascii="Arial" w:hAnsi="Arial" w:cs="Arial"/>
          <w:sz w:val="24"/>
          <w:szCs w:val="24"/>
          <w:lang w:val="en-GB"/>
          <w:rPrChange w:id="5655" w:author="Alexandre Miguel Kaizeler Guedes Da Silva Afonso" w:date="2026-07-27T16:55:00Z" w16du:dateUtc="2026-07-27T15:55:00Z">
            <w:rPr>
              <w:rFonts w:ascii="Arial" w:hAnsi="Arial" w:cs="Arial"/>
              <w:sz w:val="24"/>
              <w:szCs w:val="24"/>
            </w:rPr>
          </w:rPrChange>
        </w:rPr>
        <w:pPrChange w:id="5656" w:author="Nuno Morais" w:date="2026-07-04T00:15:00Z" w16du:dateUtc="2026-07-03T23:15:00Z">
          <w:pPr>
            <w:jc w:val="both"/>
          </w:pPr>
        </w:pPrChange>
      </w:pPr>
      <w:r w:rsidRPr="00B475D4">
        <w:rPr>
          <w:rFonts w:ascii="Arial" w:hAnsi="Arial" w:cs="Arial"/>
          <w:sz w:val="24"/>
          <w:szCs w:val="24"/>
          <w:lang w:val="en-GB"/>
          <w:rPrChange w:id="5657" w:author="Alexandre Miguel Kaizeler Guedes Da Silva Afonso" w:date="2026-07-27T16:55:00Z" w16du:dateUtc="2026-07-27T15:55:00Z">
            <w:rPr>
              <w:rFonts w:ascii="Arial" w:hAnsi="Arial" w:cs="Arial"/>
              <w:sz w:val="24"/>
              <w:szCs w:val="24"/>
            </w:rPr>
          </w:rPrChange>
        </w:rPr>
        <w:t>The MAVS KD</w:t>
      </w:r>
      <w:r w:rsidR="00842634" w:rsidRPr="00B475D4">
        <w:rPr>
          <w:rFonts w:ascii="Arial" w:hAnsi="Arial" w:cs="Arial"/>
          <w:sz w:val="24"/>
          <w:szCs w:val="24"/>
          <w:lang w:val="en-GB"/>
          <w:rPrChange w:id="5658" w:author="Alexandre Miguel Kaizeler Guedes Da Silva Afonso" w:date="2026-07-27T16:55:00Z" w16du:dateUtc="2026-07-27T15:55:00Z">
            <w:rPr>
              <w:rFonts w:ascii="Arial" w:hAnsi="Arial" w:cs="Arial"/>
              <w:sz w:val="24"/>
              <w:szCs w:val="24"/>
            </w:rPr>
          </w:rPrChange>
        </w:rPr>
        <w:t xml:space="preserve"> (senescence inhibition)</w:t>
      </w:r>
      <w:r w:rsidRPr="00B475D4">
        <w:rPr>
          <w:rFonts w:ascii="Arial" w:hAnsi="Arial" w:cs="Arial"/>
          <w:sz w:val="24"/>
          <w:szCs w:val="24"/>
          <w:lang w:val="en-GB"/>
          <w:rPrChange w:id="5659" w:author="Alexandre Miguel Kaizeler Guedes Da Silva Afonso" w:date="2026-07-27T16:55:00Z" w16du:dateUtc="2026-07-27T15:55:00Z">
            <w:rPr>
              <w:rFonts w:ascii="Arial" w:hAnsi="Arial" w:cs="Arial"/>
              <w:sz w:val="24"/>
              <w:szCs w:val="24"/>
            </w:rPr>
          </w:rPrChange>
        </w:rPr>
        <w:t xml:space="preserve"> dataset: GSE236521</w:t>
      </w:r>
      <w:r w:rsidRPr="00B475D4">
        <w:rPr>
          <w:rFonts w:ascii="Arial" w:hAnsi="Arial" w:cs="Arial"/>
          <w:sz w:val="24"/>
          <w:szCs w:val="24"/>
          <w:lang w:val="en-GB"/>
          <w:rPrChange w:id="5660"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661" w:author="Alexandre Miguel Kaizeler Guedes Da Silva Afonso" w:date="2026-07-27T16:55:00Z" w16du:dateUtc="2026-07-27T15:55:00Z">
            <w:rPr>
              <w:rFonts w:ascii="Arial" w:hAnsi="Arial" w:cs="Arial"/>
              <w:sz w:val="24"/>
              <w:szCs w:val="24"/>
            </w:rPr>
          </w:rPrChange>
        </w:rPr>
        <w:instrText xml:space="preserve"> ADDIN ZOTERO_ITEM CSL_CITATION {"citationID":"kOUQQ6uN","properties":{"formattedCitation":"\\super 57\\nosupersub{}","plainCitation":"57","noteIndex":0},"citationItems":[{"id":"jCcWpdK2/9sQbb7CC","uris":["http://zotero.org/users/local/1p9EH8ax/items/VFQ5CKRV"],"itemData":{"id":"5k6DwBAq/vhshNcZH","type":"article-journal","container-title":"Nature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Pr="00B475D4">
        <w:rPr>
          <w:rFonts w:ascii="Arial" w:hAnsi="Arial" w:cs="Arial"/>
          <w:sz w:val="24"/>
          <w:szCs w:val="24"/>
          <w:lang w:val="en-GB"/>
          <w:rPrChange w:id="5662"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663" w:author="Alexandre Miguel Kaizeler Guedes Da Silva Afonso" w:date="2026-07-27T16:55:00Z" w16du:dateUtc="2026-07-27T15:55:00Z">
            <w:rPr>
              <w:rFonts w:ascii="Arial" w:hAnsi="Arial" w:cs="Arial"/>
              <w:kern w:val="0"/>
              <w:sz w:val="24"/>
              <w:vertAlign w:val="superscript"/>
            </w:rPr>
          </w:rPrChange>
        </w:rPr>
        <w:t>57</w:t>
      </w:r>
      <w:r w:rsidRPr="00B475D4">
        <w:rPr>
          <w:rFonts w:ascii="Arial" w:hAnsi="Arial" w:cs="Arial"/>
          <w:sz w:val="24"/>
          <w:szCs w:val="24"/>
          <w:lang w:val="en-GB"/>
          <w:rPrChange w:id="5664"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5665" w:author="Alexandre Miguel Kaizeler Guedes Da Silva Afonso" w:date="2026-07-27T16:55:00Z" w16du:dateUtc="2026-07-27T15:55:00Z">
            <w:rPr>
              <w:rFonts w:ascii="Arial" w:hAnsi="Arial" w:cs="Arial"/>
              <w:sz w:val="24"/>
              <w:szCs w:val="24"/>
            </w:rPr>
          </w:rPrChange>
        </w:rPr>
        <w:t>.</w:t>
      </w:r>
    </w:p>
    <w:p w14:paraId="161A3D3B" w14:textId="0C60FB0A" w:rsidR="006A0E4E" w:rsidRPr="00B475D4" w:rsidRDefault="006A0E4E" w:rsidP="00177C97">
      <w:pPr>
        <w:jc w:val="both"/>
        <w:rPr>
          <w:rFonts w:ascii="Arial" w:hAnsi="Arial" w:cs="Arial"/>
          <w:sz w:val="24"/>
          <w:szCs w:val="24"/>
          <w:lang w:val="en-GB"/>
          <w:rPrChange w:id="566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667" w:author="Alexandre Miguel Kaizeler Guedes Da Silva Afonso" w:date="2026-07-27T16:55:00Z" w16du:dateUtc="2026-07-27T15:55:00Z">
            <w:rPr>
              <w:rFonts w:ascii="Arial" w:hAnsi="Arial" w:cs="Arial"/>
              <w:sz w:val="24"/>
              <w:szCs w:val="24"/>
            </w:rPr>
          </w:rPrChange>
        </w:rPr>
        <w:t xml:space="preserve">Canonical </w:t>
      </w:r>
      <w:r w:rsidR="00A308E8" w:rsidRPr="00B475D4">
        <w:rPr>
          <w:rFonts w:ascii="Arial" w:hAnsi="Arial" w:cs="Arial"/>
          <w:sz w:val="24"/>
          <w:szCs w:val="24"/>
          <w:lang w:val="en-GB"/>
          <w:rPrChange w:id="5668" w:author="Alexandre Miguel Kaizeler Guedes Da Silva Afonso" w:date="2026-07-27T16:55:00Z" w16du:dateUtc="2026-07-27T15:55:00Z">
            <w:rPr>
              <w:rFonts w:ascii="Arial" w:hAnsi="Arial" w:cs="Arial"/>
              <w:sz w:val="24"/>
              <w:szCs w:val="24"/>
            </w:rPr>
          </w:rPrChange>
        </w:rPr>
        <w:t>t</w:t>
      </w:r>
      <w:r w:rsidRPr="00B475D4">
        <w:rPr>
          <w:rFonts w:ascii="Arial" w:hAnsi="Arial" w:cs="Arial"/>
          <w:sz w:val="24"/>
          <w:szCs w:val="24"/>
          <w:lang w:val="en-GB"/>
          <w:rPrChange w:id="5669" w:author="Alexandre Miguel Kaizeler Guedes Da Silva Afonso" w:date="2026-07-27T16:55:00Z" w16du:dateUtc="2026-07-27T15:55:00Z">
            <w:rPr>
              <w:rFonts w:ascii="Arial" w:hAnsi="Arial" w:cs="Arial"/>
              <w:sz w:val="24"/>
              <w:szCs w:val="24"/>
            </w:rPr>
          </w:rPrChange>
        </w:rPr>
        <w:t xml:space="preserve">ranscript </w:t>
      </w:r>
      <w:r w:rsidR="00A308E8" w:rsidRPr="00B475D4">
        <w:rPr>
          <w:rFonts w:ascii="Arial" w:hAnsi="Arial" w:cs="Arial"/>
          <w:sz w:val="24"/>
          <w:szCs w:val="24"/>
          <w:lang w:val="en-GB"/>
          <w:rPrChange w:id="5670" w:author="Alexandre Miguel Kaizeler Guedes Da Silva Afonso" w:date="2026-07-27T16:55:00Z" w16du:dateUtc="2026-07-27T15:55:00Z">
            <w:rPr>
              <w:rFonts w:ascii="Arial" w:hAnsi="Arial" w:cs="Arial"/>
              <w:sz w:val="24"/>
              <w:szCs w:val="24"/>
            </w:rPr>
          </w:rPrChange>
        </w:rPr>
        <w:t>l</w:t>
      </w:r>
      <w:r w:rsidRPr="00B475D4">
        <w:rPr>
          <w:rFonts w:ascii="Arial" w:hAnsi="Arial" w:cs="Arial"/>
          <w:sz w:val="24"/>
          <w:szCs w:val="24"/>
          <w:lang w:val="en-GB"/>
          <w:rPrChange w:id="5671" w:author="Alexandre Miguel Kaizeler Guedes Da Silva Afonso" w:date="2026-07-27T16:55:00Z" w16du:dateUtc="2026-07-27T15:55:00Z">
            <w:rPr>
              <w:rFonts w:ascii="Arial" w:hAnsi="Arial" w:cs="Arial"/>
              <w:sz w:val="24"/>
              <w:szCs w:val="24"/>
            </w:rPr>
          </w:rPrChange>
        </w:rPr>
        <w:t>engths were obtained from ENSEMBL</w:t>
      </w:r>
      <w:ins w:id="5672" w:author="Alexandre Miguel Kaizeler Guedes Da Silva Afonso" w:date="2026-07-07T17:38:00Z" w16du:dateUtc="2026-07-07T16:38:00Z">
        <w:r w:rsidR="00A1087A" w:rsidRPr="00B475D4">
          <w:rPr>
            <w:rFonts w:ascii="Arial" w:hAnsi="Arial" w:cs="Arial"/>
            <w:sz w:val="24"/>
            <w:szCs w:val="24"/>
            <w:lang w:val="en-GB"/>
            <w:rPrChange w:id="5673" w:author="Alexandre Miguel Kaizeler Guedes Da Silva Afonso" w:date="2026-07-27T16:55:00Z" w16du:dateUtc="2026-07-27T15:55:00Z">
              <w:rPr>
                <w:rFonts w:ascii="Arial" w:hAnsi="Arial" w:cs="Arial"/>
                <w:sz w:val="24"/>
                <w:szCs w:val="24"/>
              </w:rPr>
            </w:rPrChange>
          </w:rPr>
          <w:t xml:space="preserve"> (v. 108)</w:t>
        </w:r>
      </w:ins>
      <w:r w:rsidRPr="00B475D4">
        <w:rPr>
          <w:rFonts w:ascii="Arial" w:hAnsi="Arial" w:cs="Arial"/>
          <w:sz w:val="24"/>
          <w:szCs w:val="24"/>
          <w:lang w:val="en-GB"/>
          <w:rPrChange w:id="5674"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675" w:author="Alexandre Miguel Kaizeler Guedes Da Silva Afonso" w:date="2026-07-27T16:55:00Z" w16du:dateUtc="2026-07-27T15:55:00Z">
            <w:rPr>
              <w:rFonts w:ascii="Arial" w:hAnsi="Arial" w:cs="Arial"/>
              <w:sz w:val="24"/>
              <w:szCs w:val="24"/>
            </w:rPr>
          </w:rPrChange>
        </w:rPr>
        <w:instrText xml:space="preserve"> ADDIN ZOTERO_ITEM CSL_CITATION {"citationID":"jdc3Dx4M","properties":{"formattedCitation":"\\super 119\\nosupersub{}","plainCitation":"119","noteIndex":0},"citationItems":[{"id":"jCcWpdK2/yi5onhG6","uris":["http://zotero.org/users/local/q86rvdj2/items/9KCRDC56"],"itemData":{"id":71,"type":"article-journal","abstract":"Abstract\n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Pr="00B475D4">
        <w:rPr>
          <w:rFonts w:ascii="Arial" w:hAnsi="Arial" w:cs="Arial"/>
          <w:sz w:val="24"/>
          <w:szCs w:val="24"/>
          <w:lang w:val="en-GB"/>
          <w:rPrChange w:id="5676"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677" w:author="Alexandre Miguel Kaizeler Guedes Da Silva Afonso" w:date="2026-07-27T16:55:00Z" w16du:dateUtc="2026-07-27T15:55:00Z">
            <w:rPr>
              <w:rFonts w:ascii="Arial" w:hAnsi="Arial" w:cs="Arial"/>
              <w:kern w:val="0"/>
              <w:sz w:val="24"/>
              <w:vertAlign w:val="superscript"/>
            </w:rPr>
          </w:rPrChange>
        </w:rPr>
        <w:t>119</w:t>
      </w:r>
      <w:r w:rsidRPr="00B475D4">
        <w:rPr>
          <w:rFonts w:ascii="Arial" w:hAnsi="Arial" w:cs="Arial"/>
          <w:sz w:val="24"/>
          <w:szCs w:val="24"/>
          <w:lang w:val="en-GB"/>
          <w:rPrChange w:id="5678"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5679" w:author="Alexandre Miguel Kaizeler Guedes Da Silva Afonso" w:date="2026-07-27T16:55:00Z" w16du:dateUtc="2026-07-27T15:55:00Z">
            <w:rPr>
              <w:rFonts w:ascii="Arial" w:hAnsi="Arial" w:cs="Arial"/>
              <w:sz w:val="24"/>
              <w:szCs w:val="24"/>
            </w:rPr>
          </w:rPrChange>
        </w:rPr>
        <w:t>.</w:t>
      </w:r>
    </w:p>
    <w:p w14:paraId="445136A8" w14:textId="0AC286C0" w:rsidR="00B1794E" w:rsidRPr="00B475D4" w:rsidRDefault="00B1794E" w:rsidP="00177C97">
      <w:pPr>
        <w:jc w:val="both"/>
        <w:rPr>
          <w:rFonts w:ascii="Arial" w:hAnsi="Arial" w:cs="Arial"/>
          <w:sz w:val="24"/>
          <w:szCs w:val="24"/>
          <w:lang w:val="en-GB"/>
          <w:rPrChange w:id="568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681" w:author="Alexandre Miguel Kaizeler Guedes Da Silva Afonso" w:date="2026-07-27T16:55:00Z" w16du:dateUtc="2026-07-27T15:55:00Z">
            <w:rPr>
              <w:rFonts w:ascii="Arial" w:hAnsi="Arial" w:cs="Arial"/>
              <w:sz w:val="24"/>
              <w:szCs w:val="24"/>
            </w:rPr>
          </w:rPrChange>
        </w:rPr>
        <w:t xml:space="preserve">ac4C RNA </w:t>
      </w:r>
      <w:r w:rsidR="00EE68F2" w:rsidRPr="00B475D4">
        <w:rPr>
          <w:rFonts w:ascii="Arial" w:hAnsi="Arial" w:cs="Arial"/>
          <w:sz w:val="24"/>
          <w:szCs w:val="24"/>
          <w:lang w:val="en-GB"/>
          <w:rPrChange w:id="5682" w:author="Alexandre Miguel Kaizeler Guedes Da Silva Afonso" w:date="2026-07-27T16:55:00Z" w16du:dateUtc="2026-07-27T15:55:00Z">
            <w:rPr>
              <w:rFonts w:ascii="Arial" w:hAnsi="Arial" w:cs="Arial"/>
              <w:sz w:val="24"/>
              <w:szCs w:val="24"/>
            </w:rPr>
          </w:rPrChange>
        </w:rPr>
        <w:t>m</w:t>
      </w:r>
      <w:r w:rsidRPr="00B475D4">
        <w:rPr>
          <w:rFonts w:ascii="Arial" w:hAnsi="Arial" w:cs="Arial"/>
          <w:sz w:val="24"/>
          <w:szCs w:val="24"/>
          <w:lang w:val="en-GB"/>
          <w:rPrChange w:id="5683" w:author="Alexandre Miguel Kaizeler Guedes Da Silva Afonso" w:date="2026-07-27T16:55:00Z" w16du:dateUtc="2026-07-27T15:55:00Z">
            <w:rPr>
              <w:rFonts w:ascii="Arial" w:hAnsi="Arial" w:cs="Arial"/>
              <w:sz w:val="24"/>
              <w:szCs w:val="24"/>
            </w:rPr>
          </w:rPrChange>
        </w:rPr>
        <w:t>odification information was obtained from Arango 2022</w:t>
      </w:r>
      <w:r w:rsidRPr="00B475D4">
        <w:rPr>
          <w:rFonts w:ascii="Arial" w:hAnsi="Arial" w:cs="Arial"/>
          <w:sz w:val="24"/>
          <w:szCs w:val="24"/>
          <w:lang w:val="en-GB"/>
          <w:rPrChange w:id="5684"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685" w:author="Alexandre Miguel Kaizeler Guedes Da Silva Afonso" w:date="2026-07-27T16:55:00Z" w16du:dateUtc="2026-07-27T15:55:00Z">
            <w:rPr>
              <w:rFonts w:ascii="Arial" w:hAnsi="Arial" w:cs="Arial"/>
              <w:sz w:val="24"/>
              <w:szCs w:val="24"/>
            </w:rPr>
          </w:rPrChange>
        </w:rPr>
        <w:instrText xml:space="preserve"> ADDIN ZOTERO_ITEM CSL_CITATION {"citationID":"5M10RJLF","properties":{"formattedCitation":"\\super 120\\nosupersub{}","plainCitation":"120","noteIndex":0},"citationItems":[{"id":"jCcWpdK2/ZMwDBB34","uris":["http://zotero.org/users/local/q86rvdj2/items/SRGGSTAQ"],"itemData":{"id":80,"type":"article-journal","abstract":"mRNA function is influenced by modifications that modulate canonical nucleobase behavior. We show that a single modification mediates distinct impacts on mRNA translation in a position-dependent manner. Although cytidine acetylation (ac4C) within protein-coding sequences stimulates translation, ac4C within 5' UTRs impacts protein synthesis at the level of initiation. 5' UTR acetylation promotes initiation at upstream sequences, competitively inhibiting annotated start codons. Acetylation further directly impedes initiation at optimal AUG contexts: ac4C within AUG-flanking Kozak sequences reduced initiation in base-resolved transcriptome-wide HeLa results and in vitro utilizing substrates with site-specific ac4C incorporation. Cryo-EM of mammalian 80S initiation complexes revealed that ac4C in the -1 position adjacent to an AUG start codon disrupts an interaction between C and hypermodified t6A at nucleotide 37 of the initiator tRNA. These findings demonstrate the impact of RNA modifications on nucleobase function at a molecular level and introduce mRNA acetylation as a factor regulating translation in a location-specific manner.","container-title":"Molecular Cell","DOI":"10.1016/j.molcel.2022.05.016","ISSN":"1097-4164","issue":"15","journalAbbreviation":"Mol Cell","language":"eng","note":"PMID: 35679869\nPMCID: PMC9361928","page":"2797-2814.e11","source":"PubMed","title":"Direct epitranscriptomic regulation of mammalian translation initiation through N4-acetylcytidine","volume":"82","author":[{"family":"Arango","given":"Daniel"},{"family":"Sturgill","given":"David"},{"family":"Yang","given":"Renbin"},{"family":"Kanai","given":"Tapan"},{"family":"Bauer","given":"Paulina"},{"family":"Roy","given":"Jyoti"},{"family":"Wang","given":"Ziqiu"},{"family":"Hosogane","given":"Masaki"},{"family":"Schiffers","given":"Sarah"},{"family":"Oberdoerffer","given":"Shalini"}],"issued":{"date-parts":[["2022",8,4]]}}}],"schema":"https://github.com/citation-style-language/schema/raw/master/csl-citation.json"} </w:instrText>
      </w:r>
      <w:r w:rsidRPr="00B475D4">
        <w:rPr>
          <w:rFonts w:ascii="Arial" w:hAnsi="Arial" w:cs="Arial"/>
          <w:sz w:val="24"/>
          <w:szCs w:val="24"/>
          <w:lang w:val="en-GB"/>
          <w:rPrChange w:id="5686"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687" w:author="Alexandre Miguel Kaizeler Guedes Da Silva Afonso" w:date="2026-07-27T16:55:00Z" w16du:dateUtc="2026-07-27T15:55:00Z">
            <w:rPr>
              <w:rFonts w:ascii="Arial" w:hAnsi="Arial" w:cs="Arial"/>
              <w:kern w:val="0"/>
              <w:sz w:val="24"/>
              <w:vertAlign w:val="superscript"/>
            </w:rPr>
          </w:rPrChange>
        </w:rPr>
        <w:t>120</w:t>
      </w:r>
      <w:r w:rsidRPr="00B475D4">
        <w:rPr>
          <w:rFonts w:ascii="Arial" w:hAnsi="Arial" w:cs="Arial"/>
          <w:sz w:val="24"/>
          <w:szCs w:val="24"/>
          <w:lang w:val="en-GB"/>
          <w:rPrChange w:id="5688"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5689" w:author="Alexandre Miguel Kaizeler Guedes Da Silva Afonso" w:date="2026-07-27T16:55:00Z" w16du:dateUtc="2026-07-27T15:55:00Z">
            <w:rPr>
              <w:rFonts w:ascii="Arial" w:hAnsi="Arial" w:cs="Arial"/>
              <w:sz w:val="24"/>
              <w:szCs w:val="24"/>
            </w:rPr>
          </w:rPrChange>
        </w:rPr>
        <w:t xml:space="preserve"> </w:t>
      </w:r>
      <w:r w:rsidR="00A308E8" w:rsidRPr="00B475D4">
        <w:rPr>
          <w:rFonts w:ascii="Arial" w:hAnsi="Arial" w:cs="Arial"/>
          <w:sz w:val="24"/>
          <w:szCs w:val="24"/>
          <w:lang w:val="en-GB"/>
          <w:rPrChange w:id="5690" w:author="Alexandre Miguel Kaizeler Guedes Da Silva Afonso" w:date="2026-07-27T16:55:00Z" w16du:dateUtc="2026-07-27T15:55:00Z">
            <w:rPr>
              <w:rFonts w:ascii="Arial" w:hAnsi="Arial" w:cs="Arial"/>
              <w:sz w:val="24"/>
              <w:szCs w:val="24"/>
            </w:rPr>
          </w:rPrChange>
        </w:rPr>
        <w:t>S</w:t>
      </w:r>
      <w:r w:rsidRPr="00B475D4">
        <w:rPr>
          <w:rFonts w:ascii="Arial" w:hAnsi="Arial" w:cs="Arial"/>
          <w:sz w:val="24"/>
          <w:szCs w:val="24"/>
          <w:lang w:val="en-GB"/>
          <w:rPrChange w:id="5691" w:author="Alexandre Miguel Kaizeler Guedes Da Silva Afonso" w:date="2026-07-27T16:55:00Z" w16du:dateUtc="2026-07-27T15:55:00Z">
            <w:rPr>
              <w:rFonts w:ascii="Arial" w:hAnsi="Arial" w:cs="Arial"/>
              <w:sz w:val="24"/>
              <w:szCs w:val="24"/>
            </w:rPr>
          </w:rPrChange>
        </w:rPr>
        <w:t>upplementary Table 2, “ac4C_gene_summary” sheet.</w:t>
      </w:r>
    </w:p>
    <w:p w14:paraId="48EA9AFA" w14:textId="5581DFDC" w:rsidR="00A92DEC" w:rsidRPr="00B475D4" w:rsidRDefault="00EE68F2" w:rsidP="00177C97">
      <w:pPr>
        <w:jc w:val="both"/>
        <w:rPr>
          <w:rFonts w:ascii="Arial" w:hAnsi="Arial" w:cs="Arial"/>
          <w:sz w:val="24"/>
          <w:szCs w:val="24"/>
          <w:lang w:val="en-GB"/>
          <w:rPrChange w:id="569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693" w:author="Alexandre Miguel Kaizeler Guedes Da Silva Afonso" w:date="2026-07-27T16:55:00Z" w16du:dateUtc="2026-07-27T15:55:00Z">
            <w:rPr>
              <w:rFonts w:ascii="Arial" w:hAnsi="Arial" w:cs="Arial"/>
              <w:sz w:val="24"/>
              <w:szCs w:val="24"/>
            </w:rPr>
          </w:rPrChange>
        </w:rPr>
        <w:t>m6A RNA modification information was obtained from Khong 2022</w:t>
      </w:r>
      <w:r w:rsidRPr="00B475D4">
        <w:rPr>
          <w:rFonts w:ascii="Arial" w:hAnsi="Arial" w:cs="Arial"/>
          <w:sz w:val="24"/>
          <w:szCs w:val="24"/>
          <w:lang w:val="en-GB"/>
          <w:rPrChange w:id="5694"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695" w:author="Alexandre Miguel Kaizeler Guedes Da Silva Afonso" w:date="2026-07-27T16:55:00Z" w16du:dateUtc="2026-07-27T15:55:00Z">
            <w:rPr>
              <w:rFonts w:ascii="Arial" w:hAnsi="Arial" w:cs="Arial"/>
              <w:sz w:val="24"/>
              <w:szCs w:val="24"/>
            </w:rPr>
          </w:rPrChange>
        </w:rPr>
        <w:instrText xml:space="preserve"> ADDIN ZOTERO_ITEM CSL_CITATION {"citationID":"yaOleDSs","properties":{"formattedCitation":"\\super 121\\nosupersub{}","plainCitation":"121","noteIndex":0},"citationItems":[{"id":"jCcWpdK2/6fb9cl3t","uris":["http://zotero.org/users/local/q86rvdj2/items/E326XE3S"],"itemData":{"id":83,"type":"article-journal","abstract":"Abstract\n            \n              The presence of the m\n              6\n              A modification in mammalian mRNAs is proposed to promote mRNA recruitment to stress granules through the interaction with YTHDF proteins. We test this possibility by examining the accumulation of mRNAs in stress granules in both WT and ∆\n              METTL3\n              mES cells, which are deficient in m\n              6\n              A modification. A critical observation is that all m\n              6\n              A modified mRNAs partition similarly into stress granules in both wild-type and m\n              6\n              A-deficient cells by single-molecule FISH. Moreover, multiple linear regression analysis indicates m\n              6\n              A modification explains only 6% of the variance in stress granule localization when controlled for length. Finally, the artificial tethering of 25 YTHDF proteins on reporter mRNAs leads to only a modest increase in mRNA partitioning to stress granules. Since most mammalian mRNAs have 4 or fewer m\n              6\n              A sites, and those sites are not fully modified, this argues m\n              6\n              A modifications are unlikely to play a significant role in recruiting mRNAs to stress granules. Taken together, these observations argue that m\n              6\n              A modifications play a minimal, if any, role in mRNA partitioning into stress granules.","container-title":"Nature Communications","DOI":"10.1038/s41467-022-31358-5","ISSN":"2041-1723","issue":"1","journalAbbreviation":"Nat Commun","language":"en","page":"3735","source":"DOI.org (Crossref)","title":"Limited effects of m6A modification on mRNA partitioning into stress granules","volume":"13","author":[{"family":"Khong","given":"Anthony"},{"family":"Matheny","given":"Tyler"},{"family":"Huynh","given":"Thao Ngoc"},{"family":"Babl","given":"Vincent"},{"family":"Parker","given":"Roy"}],"issued":{"date-parts":[["2022",6,29]]}}}],"schema":"https://github.com/citation-style-language/schema/raw/master/csl-citation.json"} </w:instrText>
      </w:r>
      <w:r w:rsidRPr="00B475D4">
        <w:rPr>
          <w:rFonts w:ascii="Arial" w:hAnsi="Arial" w:cs="Arial"/>
          <w:sz w:val="24"/>
          <w:szCs w:val="24"/>
          <w:lang w:val="en-GB"/>
          <w:rPrChange w:id="5696"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697" w:author="Alexandre Miguel Kaizeler Guedes Da Silva Afonso" w:date="2026-07-27T16:55:00Z" w16du:dateUtc="2026-07-27T15:55:00Z">
            <w:rPr>
              <w:rFonts w:ascii="Arial" w:hAnsi="Arial" w:cs="Arial"/>
              <w:kern w:val="0"/>
              <w:sz w:val="24"/>
              <w:vertAlign w:val="superscript"/>
            </w:rPr>
          </w:rPrChange>
        </w:rPr>
        <w:t>121</w:t>
      </w:r>
      <w:r w:rsidRPr="00B475D4">
        <w:rPr>
          <w:rFonts w:ascii="Arial" w:hAnsi="Arial" w:cs="Arial"/>
          <w:sz w:val="24"/>
          <w:szCs w:val="24"/>
          <w:lang w:val="en-GB"/>
          <w:rPrChange w:id="5698"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5699" w:author="Alexandre Miguel Kaizeler Guedes Da Silva Afonso" w:date="2026-07-27T16:55:00Z" w16du:dateUtc="2026-07-27T15:55:00Z">
            <w:rPr>
              <w:rFonts w:ascii="Arial" w:hAnsi="Arial" w:cs="Arial"/>
              <w:sz w:val="24"/>
              <w:szCs w:val="24"/>
            </w:rPr>
          </w:rPrChange>
        </w:rPr>
        <w:t xml:space="preserve"> </w:t>
      </w:r>
      <w:r w:rsidR="00A308E8" w:rsidRPr="00B475D4">
        <w:rPr>
          <w:rFonts w:ascii="Arial" w:hAnsi="Arial" w:cs="Arial"/>
          <w:sz w:val="24"/>
          <w:szCs w:val="24"/>
          <w:lang w:val="en-GB"/>
          <w:rPrChange w:id="5700" w:author="Alexandre Miguel Kaizeler Guedes Da Silva Afonso" w:date="2026-07-27T16:55:00Z" w16du:dateUtc="2026-07-27T15:55:00Z">
            <w:rPr>
              <w:rFonts w:ascii="Arial" w:hAnsi="Arial" w:cs="Arial"/>
              <w:sz w:val="24"/>
              <w:szCs w:val="24"/>
            </w:rPr>
          </w:rPrChange>
        </w:rPr>
        <w:t>S</w:t>
      </w:r>
      <w:r w:rsidRPr="00B475D4">
        <w:rPr>
          <w:rFonts w:ascii="Arial" w:hAnsi="Arial" w:cs="Arial"/>
          <w:sz w:val="24"/>
          <w:szCs w:val="24"/>
          <w:lang w:val="en-GB"/>
          <w:rPrChange w:id="5701" w:author="Alexandre Miguel Kaizeler Guedes Da Silva Afonso" w:date="2026-07-27T16:55:00Z" w16du:dateUtc="2026-07-27T15:55:00Z">
            <w:rPr>
              <w:rFonts w:ascii="Arial" w:hAnsi="Arial" w:cs="Arial"/>
              <w:sz w:val="24"/>
              <w:szCs w:val="24"/>
            </w:rPr>
          </w:rPrChange>
        </w:rPr>
        <w:t>upplementary Data 1.</w:t>
      </w:r>
    </w:p>
    <w:p w14:paraId="201F5202" w14:textId="3FD23FAA" w:rsidR="00ED2BFE" w:rsidRPr="00B475D4" w:rsidRDefault="00ED2BFE" w:rsidP="00533F41">
      <w:pPr>
        <w:pStyle w:val="Ttulo2"/>
        <w:rPr>
          <w:lang w:val="en-GB"/>
          <w:rPrChange w:id="5702" w:author="Alexandre Miguel Kaizeler Guedes Da Silva Afonso" w:date="2026-07-27T16:55:00Z" w16du:dateUtc="2026-07-27T15:55:00Z">
            <w:rPr/>
          </w:rPrChange>
        </w:rPr>
      </w:pPr>
      <w:r w:rsidRPr="00B475D4">
        <w:rPr>
          <w:lang w:val="en-GB"/>
          <w:rPrChange w:id="5703" w:author="Alexandre Miguel Kaizeler Guedes Da Silva Afonso" w:date="2026-07-27T16:55:00Z" w16du:dateUtc="2026-07-27T15:55:00Z">
            <w:rPr/>
          </w:rPrChange>
        </w:rPr>
        <w:t xml:space="preserve">TCGA </w:t>
      </w:r>
      <w:r w:rsidR="00D6315B" w:rsidRPr="00B475D4">
        <w:rPr>
          <w:lang w:val="en-GB"/>
          <w:rPrChange w:id="5704" w:author="Alexandre Miguel Kaizeler Guedes Da Silva Afonso" w:date="2026-07-27T16:55:00Z" w16du:dateUtc="2026-07-27T15:55:00Z">
            <w:rPr/>
          </w:rPrChange>
        </w:rPr>
        <w:t xml:space="preserve">expression </w:t>
      </w:r>
      <w:r w:rsidR="00DE1665" w:rsidRPr="00B475D4">
        <w:rPr>
          <w:lang w:val="en-GB"/>
          <w:rPrChange w:id="5705" w:author="Alexandre Miguel Kaizeler Guedes Da Silva Afonso" w:date="2026-07-27T16:55:00Z" w16du:dateUtc="2026-07-27T15:55:00Z">
            <w:rPr/>
          </w:rPrChange>
        </w:rPr>
        <w:t>d</w:t>
      </w:r>
      <w:r w:rsidRPr="00B475D4">
        <w:rPr>
          <w:lang w:val="en-GB"/>
          <w:rPrChange w:id="5706" w:author="Alexandre Miguel Kaizeler Guedes Da Silva Afonso" w:date="2026-07-27T16:55:00Z" w16du:dateUtc="2026-07-27T15:55:00Z">
            <w:rPr/>
          </w:rPrChange>
        </w:rPr>
        <w:t>ata</w:t>
      </w:r>
    </w:p>
    <w:p w14:paraId="6C99D24B" w14:textId="0E4983DF" w:rsidR="00ED2BFE" w:rsidRPr="00B475D4" w:rsidRDefault="00ED2BFE" w:rsidP="00177C97">
      <w:pPr>
        <w:jc w:val="both"/>
        <w:rPr>
          <w:rFonts w:ascii="Arial" w:hAnsi="Arial" w:cs="Arial"/>
          <w:color w:val="000000" w:themeColor="text1"/>
          <w:sz w:val="24"/>
          <w:szCs w:val="24"/>
          <w:lang w:val="en-GB"/>
          <w:rPrChange w:id="5707" w:author="Alexandre Miguel Kaizeler Guedes Da Silva Afonso" w:date="2026-07-27T16:55:00Z" w16du:dateUtc="2026-07-27T15:55:00Z">
            <w:rPr>
              <w:rFonts w:ascii="Arial" w:hAnsi="Arial" w:cs="Arial"/>
              <w:color w:val="000000" w:themeColor="text1"/>
              <w:sz w:val="24"/>
              <w:szCs w:val="24"/>
            </w:rPr>
          </w:rPrChange>
        </w:rPr>
      </w:pPr>
      <w:r w:rsidRPr="00B475D4">
        <w:rPr>
          <w:rFonts w:ascii="Arial" w:hAnsi="Arial" w:cs="Arial"/>
          <w:color w:val="000000" w:themeColor="text1"/>
          <w:sz w:val="24"/>
          <w:szCs w:val="24"/>
          <w:lang w:val="en-GB"/>
          <w:rPrChange w:id="5708" w:author="Alexandre Miguel Kaizeler Guedes Da Silva Afonso" w:date="2026-07-27T16:55:00Z" w16du:dateUtc="2026-07-27T15:55:00Z">
            <w:rPr>
              <w:rFonts w:ascii="Arial" w:hAnsi="Arial" w:cs="Arial"/>
              <w:color w:val="000000" w:themeColor="text1"/>
              <w:sz w:val="24"/>
              <w:szCs w:val="24"/>
            </w:rPr>
          </w:rPrChange>
        </w:rPr>
        <w:t>Expression data generated by the TCGA Research Network were downloaded from the GDC Data Portal (</w:t>
      </w:r>
      <w:r w:rsidR="00515FEB" w:rsidRPr="00B475D4">
        <w:rPr>
          <w:lang w:val="en-GB"/>
          <w:rPrChange w:id="5709" w:author="Alexandre Miguel Kaizeler Guedes Da Silva Afonso" w:date="2026-07-27T16:55:00Z" w16du:dateUtc="2026-07-27T15:55:00Z">
            <w:rPr/>
          </w:rPrChange>
        </w:rPr>
        <w:fldChar w:fldCharType="begin"/>
      </w:r>
      <w:r w:rsidR="00515FEB" w:rsidRPr="00B475D4">
        <w:rPr>
          <w:lang w:val="en-GB"/>
          <w:rPrChange w:id="5710" w:author="Alexandre Miguel Kaizeler Guedes Da Silva Afonso" w:date="2026-07-27T16:55:00Z" w16du:dateUtc="2026-07-27T15:55:00Z">
            <w:rPr/>
          </w:rPrChange>
        </w:rPr>
        <w:instrText>HYPERLINK "https://portal.gdc.cancer.gov/"</w:instrText>
      </w:r>
      <w:r w:rsidR="00515FEB" w:rsidRPr="004839F3">
        <w:rPr>
          <w:lang w:val="en-GB"/>
        </w:rPr>
      </w:r>
      <w:r w:rsidR="00515FEB" w:rsidRPr="00B475D4">
        <w:rPr>
          <w:lang w:val="en-GB"/>
          <w:rPrChange w:id="5711" w:author="Alexandre Miguel Kaizeler Guedes Da Silva Afonso" w:date="2026-07-27T16:55:00Z" w16du:dateUtc="2026-07-27T15:55:00Z">
            <w:rPr/>
          </w:rPrChange>
        </w:rPr>
        <w:fldChar w:fldCharType="separate"/>
      </w:r>
      <w:r w:rsidR="00515FEB" w:rsidRPr="00B475D4">
        <w:rPr>
          <w:rStyle w:val="Hiperligao"/>
          <w:rFonts w:ascii="Arial" w:hAnsi="Arial" w:cs="Arial"/>
          <w:sz w:val="24"/>
          <w:szCs w:val="24"/>
          <w:lang w:val="en-GB"/>
          <w:rPrChange w:id="5712" w:author="Alexandre Miguel Kaizeler Guedes Da Silva Afonso" w:date="2026-07-27T16:55:00Z" w16du:dateUtc="2026-07-27T15:55:00Z">
            <w:rPr>
              <w:rStyle w:val="Hiperligao"/>
              <w:rFonts w:ascii="Arial" w:hAnsi="Arial" w:cs="Arial"/>
              <w:sz w:val="24"/>
              <w:szCs w:val="24"/>
            </w:rPr>
          </w:rPrChange>
        </w:rPr>
        <w:t>https://portal.gdc.cancer.gov/</w:t>
      </w:r>
      <w:r w:rsidR="00515FEB" w:rsidRPr="00B475D4">
        <w:rPr>
          <w:lang w:val="en-GB"/>
          <w:rPrChange w:id="5713" w:author="Alexandre Miguel Kaizeler Guedes Da Silva Afonso" w:date="2026-07-27T16:55:00Z" w16du:dateUtc="2026-07-27T15:55:00Z">
            <w:rPr/>
          </w:rPrChange>
        </w:rPr>
        <w:fldChar w:fldCharType="end"/>
      </w:r>
      <w:r w:rsidRPr="00B475D4">
        <w:rPr>
          <w:rFonts w:ascii="Arial" w:hAnsi="Arial" w:cs="Arial"/>
          <w:color w:val="000000" w:themeColor="text1"/>
          <w:sz w:val="24"/>
          <w:szCs w:val="24"/>
          <w:lang w:val="en-GB"/>
          <w:rPrChange w:id="5714" w:author="Alexandre Miguel Kaizeler Guedes Da Silva Afonso" w:date="2026-07-27T16:55:00Z" w16du:dateUtc="2026-07-27T15:55:00Z">
            <w:rPr>
              <w:rFonts w:ascii="Arial" w:hAnsi="Arial" w:cs="Arial"/>
              <w:color w:val="000000" w:themeColor="text1"/>
              <w:sz w:val="24"/>
              <w:szCs w:val="24"/>
            </w:rPr>
          </w:rPrChange>
        </w:rPr>
        <w:t>)</w:t>
      </w:r>
      <w:r w:rsidR="00515FEB" w:rsidRPr="00B475D4">
        <w:rPr>
          <w:rFonts w:ascii="Arial" w:hAnsi="Arial" w:cs="Arial"/>
          <w:color w:val="000000" w:themeColor="text1"/>
          <w:sz w:val="24"/>
          <w:szCs w:val="24"/>
          <w:lang w:val="en-GB"/>
          <w:rPrChange w:id="5715" w:author="Alexandre Miguel Kaizeler Guedes Da Silva Afonso" w:date="2026-07-27T16:55:00Z" w16du:dateUtc="2026-07-27T15:55:00Z">
            <w:rPr>
              <w:rFonts w:ascii="Arial" w:hAnsi="Arial" w:cs="Arial"/>
              <w:color w:val="000000" w:themeColor="text1"/>
              <w:sz w:val="24"/>
              <w:szCs w:val="24"/>
            </w:rPr>
          </w:rPrChange>
        </w:rPr>
        <w:t xml:space="preserve"> </w:t>
      </w:r>
      <w:r w:rsidRPr="00B475D4">
        <w:rPr>
          <w:rFonts w:ascii="Arial" w:hAnsi="Arial" w:cs="Arial"/>
          <w:color w:val="000000" w:themeColor="text1"/>
          <w:sz w:val="24"/>
          <w:szCs w:val="24"/>
          <w:lang w:val="en-GB"/>
          <w:rPrChange w:id="5716" w:author="Alexandre Miguel Kaizeler Guedes Da Silva Afonso" w:date="2026-07-27T16:55:00Z" w16du:dateUtc="2026-07-27T15:55:00Z">
            <w:rPr>
              <w:rFonts w:ascii="Arial" w:hAnsi="Arial" w:cs="Arial"/>
              <w:color w:val="000000" w:themeColor="text1"/>
              <w:sz w:val="24"/>
              <w:szCs w:val="24"/>
            </w:rPr>
          </w:rPrChange>
        </w:rPr>
        <w:fldChar w:fldCharType="begin"/>
      </w:r>
      <w:r w:rsidR="0017139D" w:rsidRPr="00B475D4">
        <w:rPr>
          <w:rFonts w:ascii="Arial" w:hAnsi="Arial" w:cs="Arial"/>
          <w:color w:val="000000" w:themeColor="text1"/>
          <w:sz w:val="24"/>
          <w:szCs w:val="24"/>
          <w:lang w:val="en-GB"/>
          <w:rPrChange w:id="5717" w:author="Alexandre Miguel Kaizeler Guedes Da Silva Afonso" w:date="2026-07-27T16:55:00Z" w16du:dateUtc="2026-07-27T15:55:00Z">
            <w:rPr>
              <w:rFonts w:ascii="Arial" w:hAnsi="Arial" w:cs="Arial"/>
              <w:color w:val="000000" w:themeColor="text1"/>
              <w:sz w:val="24"/>
              <w:szCs w:val="24"/>
            </w:rPr>
          </w:rPrChange>
        </w:rPr>
        <w:instrText xml:space="preserve"> ADDIN ZOTERO_ITEM CSL_CITATION {"citationID":"3UnrFvky","properties":{"formattedCitation":"\\super 94,95\\nosupersub{}","plainCitation":"94,95","noteIndex":0},"citationItems":[{"id":101,"uris":["http://zotero.org/users/local/q86rvdj2/items/ZUGCCPWX"],"itemData":{"id":101,"type":"dataset","publisher":"https://www.cancer.gov/tcga","title":"The Cancer Genome Atlas","URL":"https://www.cancer.gov/tcga","author":[{"family":"TCGA Research Network","given":""}]}},{"id":"jCcWpdK2/wqv3LyZD","uris":["http://zotero.org/users/local/q86rvdj2/items/PP5PUI3M"],"itemData":{"id":150,"type":"article-journal","container-title":"Nature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B475D4">
        <w:rPr>
          <w:rFonts w:ascii="Arial" w:hAnsi="Arial" w:cs="Arial"/>
          <w:color w:val="000000" w:themeColor="text1"/>
          <w:sz w:val="24"/>
          <w:szCs w:val="24"/>
          <w:lang w:val="en-GB"/>
          <w:rPrChange w:id="5718" w:author="Alexandre Miguel Kaizeler Guedes Da Silva Afonso" w:date="2026-07-27T16:55:00Z" w16du:dateUtc="2026-07-27T15:55:00Z">
            <w:rPr>
              <w:rFonts w:ascii="Arial" w:hAnsi="Arial" w:cs="Arial"/>
              <w:color w:val="000000" w:themeColor="text1"/>
              <w:sz w:val="24"/>
              <w:szCs w:val="24"/>
            </w:rPr>
          </w:rPrChange>
        </w:rPr>
        <w:fldChar w:fldCharType="separate"/>
      </w:r>
      <w:r w:rsidR="0017139D" w:rsidRPr="00B475D4">
        <w:rPr>
          <w:rFonts w:ascii="Arial" w:hAnsi="Arial" w:cs="Arial"/>
          <w:kern w:val="0"/>
          <w:sz w:val="24"/>
          <w:vertAlign w:val="superscript"/>
          <w:lang w:val="en-GB"/>
          <w:rPrChange w:id="5719" w:author="Alexandre Miguel Kaizeler Guedes Da Silva Afonso" w:date="2026-07-27T16:55:00Z" w16du:dateUtc="2026-07-27T15:55:00Z">
            <w:rPr>
              <w:rFonts w:ascii="Arial" w:hAnsi="Arial" w:cs="Arial"/>
              <w:kern w:val="0"/>
              <w:sz w:val="24"/>
              <w:vertAlign w:val="superscript"/>
            </w:rPr>
          </w:rPrChange>
        </w:rPr>
        <w:t>94,95</w:t>
      </w:r>
      <w:r w:rsidRPr="00B475D4">
        <w:rPr>
          <w:rFonts w:ascii="Arial" w:hAnsi="Arial" w:cs="Arial"/>
          <w:color w:val="000000" w:themeColor="text1"/>
          <w:sz w:val="24"/>
          <w:szCs w:val="24"/>
          <w:lang w:val="en-GB"/>
          <w:rPrChange w:id="5720" w:author="Alexandre Miguel Kaizeler Guedes Da Silva Afonso" w:date="2026-07-27T16:55:00Z" w16du:dateUtc="2026-07-27T15:55:00Z">
            <w:rPr>
              <w:rFonts w:ascii="Arial" w:hAnsi="Arial" w:cs="Arial"/>
              <w:color w:val="000000" w:themeColor="text1"/>
              <w:sz w:val="24"/>
              <w:szCs w:val="24"/>
            </w:rPr>
          </w:rPrChange>
        </w:rPr>
        <w:fldChar w:fldCharType="end"/>
      </w:r>
      <w:r w:rsidRPr="00B475D4">
        <w:rPr>
          <w:rFonts w:ascii="Arial" w:hAnsi="Arial" w:cs="Arial"/>
          <w:color w:val="000000" w:themeColor="text1"/>
          <w:sz w:val="24"/>
          <w:szCs w:val="24"/>
          <w:lang w:val="en-GB"/>
          <w:rPrChange w:id="5721" w:author="Alexandre Miguel Kaizeler Guedes Da Silva Afonso" w:date="2026-07-27T16:55:00Z" w16du:dateUtc="2026-07-27T15:55:00Z">
            <w:rPr>
              <w:rFonts w:ascii="Arial" w:hAnsi="Arial" w:cs="Arial"/>
              <w:color w:val="000000" w:themeColor="text1"/>
              <w:sz w:val="24"/>
              <w:szCs w:val="24"/>
            </w:rPr>
          </w:rPrChange>
        </w:rPr>
        <w:t xml:space="preserve">. </w:t>
      </w:r>
    </w:p>
    <w:p w14:paraId="540A0090" w14:textId="3518D1FF" w:rsidR="00ED2BFE" w:rsidRPr="00B475D4" w:rsidRDefault="00ED2BFE" w:rsidP="00177C97">
      <w:pPr>
        <w:jc w:val="both"/>
        <w:rPr>
          <w:b/>
          <w:bCs/>
          <w:color w:val="00B0F0"/>
          <w:sz w:val="24"/>
          <w:szCs w:val="24"/>
          <w:lang w:val="en-GB"/>
          <w:rPrChange w:id="5722" w:author="Alexandre Miguel Kaizeler Guedes Da Silva Afonso" w:date="2026-07-27T16:55:00Z" w16du:dateUtc="2026-07-27T15:55:00Z">
            <w:rPr>
              <w:b/>
              <w:bCs/>
              <w:color w:val="00B0F0"/>
              <w:sz w:val="24"/>
              <w:szCs w:val="24"/>
            </w:rPr>
          </w:rPrChange>
        </w:rPr>
      </w:pPr>
      <w:r w:rsidRPr="00B475D4">
        <w:rPr>
          <w:rFonts w:ascii="Arial" w:hAnsi="Arial" w:cs="Arial"/>
          <w:color w:val="000000" w:themeColor="text1"/>
          <w:sz w:val="24"/>
          <w:szCs w:val="24"/>
          <w:lang w:val="en-GB"/>
          <w:rPrChange w:id="5723" w:author="Alexandre Miguel Kaizeler Guedes Da Silva Afonso" w:date="2026-07-27T16:55:00Z" w16du:dateUtc="2026-07-27T15:55:00Z">
            <w:rPr>
              <w:rFonts w:ascii="Arial" w:hAnsi="Arial" w:cs="Arial"/>
              <w:color w:val="000000" w:themeColor="text1"/>
              <w:sz w:val="24"/>
              <w:szCs w:val="24"/>
            </w:rPr>
          </w:rPrChange>
        </w:rPr>
        <w:t xml:space="preserve">Read count data for each cancer type were pre-processed separately. We started by filtering out genes deemed uninformative due to their very low expression across samples: only genes with </w:t>
      </w:r>
      <w:r w:rsidR="00614489" w:rsidRPr="00B475D4">
        <w:rPr>
          <w:rFonts w:ascii="Arial" w:hAnsi="Arial" w:cs="Arial"/>
          <w:color w:val="000000" w:themeColor="text1"/>
          <w:sz w:val="24"/>
          <w:szCs w:val="24"/>
          <w:lang w:val="en-GB"/>
          <w:rPrChange w:id="5724" w:author="Alexandre Miguel Kaizeler Guedes Da Silva Afonso" w:date="2026-07-27T16:55:00Z" w16du:dateUtc="2026-07-27T15:55:00Z">
            <w:rPr>
              <w:rFonts w:ascii="Arial" w:hAnsi="Arial" w:cs="Arial"/>
              <w:color w:val="000000" w:themeColor="text1"/>
              <w:sz w:val="24"/>
              <w:szCs w:val="24"/>
            </w:rPr>
          </w:rPrChange>
        </w:rPr>
        <w:t xml:space="preserve">a normalized expression of </w:t>
      </w:r>
      <w:r w:rsidRPr="00B475D4">
        <w:rPr>
          <w:rFonts w:ascii="Arial" w:hAnsi="Arial" w:cs="Arial"/>
          <w:color w:val="000000" w:themeColor="text1"/>
          <w:sz w:val="24"/>
          <w:szCs w:val="24"/>
          <w:lang w:val="en-GB"/>
          <w:rPrChange w:id="5725" w:author="Alexandre Miguel Kaizeler Guedes Da Silva Afonso" w:date="2026-07-27T16:55:00Z" w16du:dateUtc="2026-07-27T15:55:00Z">
            <w:rPr>
              <w:rFonts w:ascii="Arial" w:hAnsi="Arial" w:cs="Arial"/>
              <w:color w:val="000000" w:themeColor="text1"/>
              <w:sz w:val="24"/>
              <w:szCs w:val="24"/>
            </w:rPr>
          </w:rPrChange>
        </w:rPr>
        <w:t xml:space="preserve">at least </w:t>
      </w:r>
      <w:r w:rsidR="00614489" w:rsidRPr="00B475D4">
        <w:rPr>
          <w:rFonts w:ascii="Arial" w:hAnsi="Arial" w:cs="Arial"/>
          <w:color w:val="000000" w:themeColor="text1"/>
          <w:sz w:val="24"/>
          <w:szCs w:val="24"/>
          <w:lang w:val="en-GB"/>
          <w:rPrChange w:id="5726" w:author="Alexandre Miguel Kaizeler Guedes Da Silva Afonso" w:date="2026-07-27T16:55:00Z" w16du:dateUtc="2026-07-27T15:55:00Z">
            <w:rPr>
              <w:rFonts w:ascii="Arial" w:hAnsi="Arial" w:cs="Arial"/>
              <w:color w:val="000000" w:themeColor="text1"/>
              <w:sz w:val="24"/>
              <w:szCs w:val="24"/>
            </w:rPr>
          </w:rPrChange>
        </w:rPr>
        <w:t xml:space="preserve">1 </w:t>
      </w:r>
      <w:r w:rsidRPr="00B475D4">
        <w:rPr>
          <w:rFonts w:ascii="Arial" w:hAnsi="Arial" w:cs="Arial"/>
          <w:color w:val="000000" w:themeColor="text1"/>
          <w:sz w:val="24"/>
          <w:szCs w:val="24"/>
          <w:lang w:val="en-GB"/>
          <w:rPrChange w:id="5727" w:author="Alexandre Miguel Kaizeler Guedes Da Silva Afonso" w:date="2026-07-27T16:55:00Z" w16du:dateUtc="2026-07-27T15:55:00Z">
            <w:rPr>
              <w:rFonts w:ascii="Arial" w:hAnsi="Arial" w:cs="Arial"/>
              <w:color w:val="000000" w:themeColor="text1"/>
              <w:sz w:val="24"/>
              <w:szCs w:val="24"/>
            </w:rPr>
          </w:rPrChange>
        </w:rPr>
        <w:t xml:space="preserve">CPM in at least 40% of the samples were kept for analysis, </w:t>
      </w:r>
      <w:r w:rsidR="00660D23" w:rsidRPr="00B475D4">
        <w:rPr>
          <w:rFonts w:ascii="Arial" w:hAnsi="Arial" w:cs="Arial"/>
          <w:color w:val="000000" w:themeColor="text1"/>
          <w:sz w:val="24"/>
          <w:szCs w:val="24"/>
          <w:lang w:val="en-GB"/>
          <w:rPrChange w:id="5728" w:author="Alexandre Miguel Kaizeler Guedes Da Silva Afonso" w:date="2026-07-27T16:55:00Z" w16du:dateUtc="2026-07-27T15:55:00Z">
            <w:rPr>
              <w:rFonts w:ascii="Arial" w:hAnsi="Arial" w:cs="Arial"/>
              <w:b/>
              <w:bCs/>
              <w:color w:val="000000" w:themeColor="text1"/>
              <w:sz w:val="24"/>
              <w:szCs w:val="24"/>
            </w:rPr>
          </w:rPrChange>
        </w:rPr>
        <w:t xml:space="preserve">using the same filtering criterion </w:t>
      </w:r>
      <w:r w:rsidRPr="00B475D4">
        <w:rPr>
          <w:rFonts w:ascii="Arial" w:hAnsi="Arial" w:cs="Arial"/>
          <w:color w:val="000000" w:themeColor="text1"/>
          <w:sz w:val="24"/>
          <w:szCs w:val="24"/>
          <w:lang w:val="en-GB"/>
          <w:rPrChange w:id="5729" w:author="Alexandre Miguel Kaizeler Guedes Da Silva Afonso" w:date="2026-07-27T16:55:00Z" w16du:dateUtc="2026-07-27T15:55:00Z">
            <w:rPr>
              <w:rFonts w:ascii="Arial" w:hAnsi="Arial" w:cs="Arial"/>
              <w:color w:val="000000" w:themeColor="text1"/>
              <w:sz w:val="24"/>
              <w:szCs w:val="24"/>
            </w:rPr>
          </w:rPrChange>
        </w:rPr>
        <w:t xml:space="preserve">previously </w:t>
      </w:r>
      <w:r w:rsidR="00660D23" w:rsidRPr="00B475D4">
        <w:rPr>
          <w:rFonts w:ascii="Arial" w:hAnsi="Arial" w:cs="Arial"/>
          <w:color w:val="000000" w:themeColor="text1"/>
          <w:sz w:val="24"/>
          <w:szCs w:val="24"/>
          <w:lang w:val="en-GB"/>
          <w:rPrChange w:id="5730" w:author="Alexandre Miguel Kaizeler Guedes Da Silva Afonso" w:date="2026-07-27T16:55:00Z" w16du:dateUtc="2026-07-27T15:55:00Z">
            <w:rPr>
              <w:rFonts w:ascii="Arial" w:hAnsi="Arial" w:cs="Arial"/>
              <w:color w:val="000000" w:themeColor="text1"/>
              <w:sz w:val="24"/>
              <w:szCs w:val="24"/>
            </w:rPr>
          </w:rPrChange>
        </w:rPr>
        <w:t xml:space="preserve">adopted </w:t>
      </w:r>
      <w:r w:rsidR="008A4C63" w:rsidRPr="00B475D4">
        <w:rPr>
          <w:rFonts w:ascii="Arial" w:hAnsi="Arial" w:cs="Arial"/>
          <w:color w:val="000000" w:themeColor="text1"/>
          <w:sz w:val="24"/>
          <w:szCs w:val="24"/>
          <w:lang w:val="en-GB"/>
          <w:rPrChange w:id="5731" w:author="Alexandre Miguel Kaizeler Guedes Da Silva Afonso" w:date="2026-07-27T16:55:00Z" w16du:dateUtc="2026-07-27T15:55:00Z">
            <w:rPr>
              <w:rFonts w:ascii="Arial" w:hAnsi="Arial" w:cs="Arial"/>
              <w:color w:val="000000" w:themeColor="text1"/>
              <w:sz w:val="24"/>
              <w:szCs w:val="24"/>
            </w:rPr>
          </w:rPrChange>
        </w:rPr>
        <w:t>in</w:t>
      </w:r>
      <w:r w:rsidR="00873376" w:rsidRPr="00B475D4">
        <w:rPr>
          <w:rFonts w:ascii="Arial" w:hAnsi="Arial" w:cs="Arial"/>
          <w:color w:val="000000" w:themeColor="text1"/>
          <w:sz w:val="24"/>
          <w:szCs w:val="24"/>
          <w:lang w:val="en-GB"/>
          <w:rPrChange w:id="5732" w:author="Alexandre Miguel Kaizeler Guedes Da Silva Afonso" w:date="2026-07-27T16:55:00Z" w16du:dateUtc="2026-07-27T15:55:00Z">
            <w:rPr>
              <w:rFonts w:ascii="Arial" w:hAnsi="Arial" w:cs="Arial"/>
              <w:color w:val="000000" w:themeColor="text1"/>
              <w:sz w:val="24"/>
              <w:szCs w:val="24"/>
            </w:rPr>
          </w:rPrChange>
        </w:rPr>
        <w:t xml:space="preserve"> </w:t>
      </w:r>
      <w:r w:rsidR="00660D23" w:rsidRPr="00B475D4">
        <w:rPr>
          <w:rFonts w:ascii="Arial" w:hAnsi="Arial" w:cs="Arial"/>
          <w:color w:val="000000" w:themeColor="text1"/>
          <w:sz w:val="24"/>
          <w:szCs w:val="24"/>
          <w:lang w:val="en-GB"/>
          <w:rPrChange w:id="5733" w:author="Alexandre Miguel Kaizeler Guedes Da Silva Afonso" w:date="2026-07-27T16:55:00Z" w16du:dateUtc="2026-07-27T15:55:00Z">
            <w:rPr>
              <w:rFonts w:ascii="Arial" w:hAnsi="Arial" w:cs="Arial"/>
              <w:color w:val="000000" w:themeColor="text1"/>
              <w:sz w:val="24"/>
              <w:szCs w:val="24"/>
            </w:rPr>
          </w:rPrChange>
        </w:rPr>
        <w:t xml:space="preserve">our analysis of </w:t>
      </w:r>
      <w:r w:rsidR="00873376" w:rsidRPr="00B475D4">
        <w:rPr>
          <w:rFonts w:ascii="Arial" w:hAnsi="Arial" w:cs="Arial"/>
          <w:color w:val="000000" w:themeColor="text1"/>
          <w:sz w:val="24"/>
          <w:szCs w:val="24"/>
          <w:lang w:val="en-GB"/>
          <w:rPrChange w:id="5734" w:author="Alexandre Miguel Kaizeler Guedes Da Silva Afonso" w:date="2026-07-27T16:55:00Z" w16du:dateUtc="2026-07-27T15:55:00Z">
            <w:rPr>
              <w:rFonts w:ascii="Arial" w:hAnsi="Arial" w:cs="Arial"/>
              <w:color w:val="000000" w:themeColor="text1"/>
              <w:sz w:val="24"/>
              <w:szCs w:val="24"/>
            </w:rPr>
          </w:rPrChange>
        </w:rPr>
        <w:t>other</w:t>
      </w:r>
      <w:r w:rsidR="008A4C63" w:rsidRPr="00B475D4">
        <w:rPr>
          <w:rFonts w:ascii="Arial" w:hAnsi="Arial" w:cs="Arial"/>
          <w:color w:val="000000" w:themeColor="text1"/>
          <w:sz w:val="24"/>
          <w:szCs w:val="24"/>
          <w:lang w:val="en-GB"/>
          <w:rPrChange w:id="5735" w:author="Alexandre Miguel Kaizeler Guedes Da Silva Afonso" w:date="2026-07-27T16:55:00Z" w16du:dateUtc="2026-07-27T15:55:00Z">
            <w:rPr>
              <w:rFonts w:ascii="Arial" w:hAnsi="Arial" w:cs="Arial"/>
              <w:color w:val="000000" w:themeColor="text1"/>
              <w:sz w:val="24"/>
              <w:szCs w:val="24"/>
            </w:rPr>
          </w:rPrChange>
        </w:rPr>
        <w:t xml:space="preserve"> </w:t>
      </w:r>
      <w:r w:rsidR="00660D23" w:rsidRPr="00B475D4">
        <w:rPr>
          <w:rFonts w:ascii="Arial" w:hAnsi="Arial" w:cs="Arial"/>
          <w:color w:val="000000" w:themeColor="text1"/>
          <w:sz w:val="24"/>
          <w:szCs w:val="24"/>
          <w:lang w:val="en-GB"/>
          <w:rPrChange w:id="5736" w:author="Alexandre Miguel Kaizeler Guedes Da Silva Afonso" w:date="2026-07-27T16:55:00Z" w16du:dateUtc="2026-07-27T15:55:00Z">
            <w:rPr>
              <w:rFonts w:ascii="Arial" w:hAnsi="Arial" w:cs="Arial"/>
              <w:color w:val="000000" w:themeColor="text1"/>
              <w:sz w:val="24"/>
              <w:szCs w:val="24"/>
            </w:rPr>
          </w:rPrChange>
        </w:rPr>
        <w:t>large-</w:t>
      </w:r>
      <w:r w:rsidR="008A4C63" w:rsidRPr="00B475D4">
        <w:rPr>
          <w:rFonts w:ascii="Arial" w:hAnsi="Arial" w:cs="Arial"/>
          <w:color w:val="000000" w:themeColor="text1"/>
          <w:sz w:val="24"/>
          <w:szCs w:val="24"/>
          <w:lang w:val="en-GB"/>
          <w:rPrChange w:id="5737" w:author="Alexandre Miguel Kaizeler Guedes Da Silva Afonso" w:date="2026-07-27T16:55:00Z" w16du:dateUtc="2026-07-27T15:55:00Z">
            <w:rPr>
              <w:rFonts w:ascii="Arial" w:hAnsi="Arial" w:cs="Arial"/>
              <w:color w:val="000000" w:themeColor="text1"/>
              <w:sz w:val="24"/>
              <w:szCs w:val="24"/>
            </w:rPr>
          </w:rPrChange>
        </w:rPr>
        <w:t xml:space="preserve">scale </w:t>
      </w:r>
      <w:r w:rsidR="00660D23" w:rsidRPr="00B475D4">
        <w:rPr>
          <w:rFonts w:ascii="Arial" w:hAnsi="Arial" w:cs="Arial"/>
          <w:color w:val="000000" w:themeColor="text1"/>
          <w:sz w:val="24"/>
          <w:szCs w:val="24"/>
          <w:lang w:val="en-GB"/>
          <w:rPrChange w:id="5738" w:author="Alexandre Miguel Kaizeler Guedes Da Silva Afonso" w:date="2026-07-27T16:55:00Z" w16du:dateUtc="2026-07-27T15:55:00Z">
            <w:rPr>
              <w:rFonts w:ascii="Arial" w:hAnsi="Arial" w:cs="Arial"/>
              <w:color w:val="000000" w:themeColor="text1"/>
              <w:sz w:val="24"/>
              <w:szCs w:val="24"/>
            </w:rPr>
          </w:rPrChange>
        </w:rPr>
        <w:t xml:space="preserve">transcriptomic </w:t>
      </w:r>
      <w:r w:rsidR="008A4C63" w:rsidRPr="00B475D4">
        <w:rPr>
          <w:rFonts w:ascii="Arial" w:hAnsi="Arial" w:cs="Arial"/>
          <w:color w:val="000000" w:themeColor="text1"/>
          <w:sz w:val="24"/>
          <w:szCs w:val="24"/>
          <w:lang w:val="en-GB"/>
          <w:rPrChange w:id="5739" w:author="Alexandre Miguel Kaizeler Guedes Da Silva Afonso" w:date="2026-07-27T16:55:00Z" w16du:dateUtc="2026-07-27T15:55:00Z">
            <w:rPr>
              <w:rFonts w:ascii="Arial" w:hAnsi="Arial" w:cs="Arial"/>
              <w:color w:val="000000" w:themeColor="text1"/>
              <w:sz w:val="24"/>
              <w:szCs w:val="24"/>
            </w:rPr>
          </w:rPrChange>
        </w:rPr>
        <w:t>datasets</w:t>
      </w:r>
      <w:r w:rsidRPr="00B475D4">
        <w:rPr>
          <w:rFonts w:ascii="Arial" w:hAnsi="Arial" w:cs="Arial"/>
          <w:color w:val="000000" w:themeColor="text1"/>
          <w:sz w:val="24"/>
          <w:szCs w:val="24"/>
          <w:lang w:val="en-GB"/>
          <w:rPrChange w:id="5740" w:author="Alexandre Miguel Kaizeler Guedes Da Silva Afonso" w:date="2026-07-27T16:55:00Z" w16du:dateUtc="2026-07-27T15:55:00Z">
            <w:rPr>
              <w:rFonts w:ascii="Arial" w:hAnsi="Arial" w:cs="Arial"/>
              <w:color w:val="000000" w:themeColor="text1"/>
              <w:sz w:val="24"/>
              <w:szCs w:val="24"/>
            </w:rPr>
          </w:rPrChange>
        </w:rPr>
        <w:fldChar w:fldCharType="begin"/>
      </w:r>
      <w:r w:rsidR="0017139D" w:rsidRPr="00B475D4">
        <w:rPr>
          <w:rFonts w:ascii="Arial" w:hAnsi="Arial" w:cs="Arial"/>
          <w:color w:val="000000" w:themeColor="text1"/>
          <w:sz w:val="24"/>
          <w:szCs w:val="24"/>
          <w:lang w:val="en-GB"/>
          <w:rPrChange w:id="5741" w:author="Alexandre Miguel Kaizeler Guedes Da Silva Afonso" w:date="2026-07-27T16:55:00Z" w16du:dateUtc="2026-07-27T15:55:00Z">
            <w:rPr>
              <w:rFonts w:ascii="Arial" w:hAnsi="Arial" w:cs="Arial"/>
              <w:color w:val="000000" w:themeColor="text1"/>
              <w:sz w:val="24"/>
              <w:szCs w:val="24"/>
            </w:rPr>
          </w:rPrChange>
        </w:rPr>
        <w:instrText xml:space="preserve"> ADDIN ZOTERO_ITEM CSL_CITATION {"citationID":"ZJY5wEUp","properties":{"formattedCitation":"\\super 122\\nosupersub{}","plainCitation":"122","noteIndex":0},"citationItems":[{"id":"jCcWpdK2/j8GKXOXW","uris":["http://zotero.org/users/local/q86rvdj2/items/BTWDNJWJ"],"itemData":{"id":45,"type":"article-journal","abstract":"We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https://compbio.imm.medicina.ulisboa.pt/app/voyAGEr.","container-title":"eLife","DOI":"10.7554/eLife.88623","ISSN":"2050-084X","journalAbbreviation":"Elife","language":"eng","note":"PMID: 38546191\nPMCID: PMC10977969","page":"RP88623","source":"PubMed","title":"voyAGEr,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Pr="00B475D4">
        <w:rPr>
          <w:rFonts w:ascii="Arial" w:hAnsi="Arial" w:cs="Arial"/>
          <w:color w:val="000000" w:themeColor="text1"/>
          <w:sz w:val="24"/>
          <w:szCs w:val="24"/>
          <w:lang w:val="en-GB"/>
          <w:rPrChange w:id="5742" w:author="Alexandre Miguel Kaizeler Guedes Da Silva Afonso" w:date="2026-07-27T16:55:00Z" w16du:dateUtc="2026-07-27T15:55:00Z">
            <w:rPr>
              <w:rFonts w:ascii="Arial" w:hAnsi="Arial" w:cs="Arial"/>
              <w:color w:val="000000" w:themeColor="text1"/>
              <w:sz w:val="24"/>
              <w:szCs w:val="24"/>
            </w:rPr>
          </w:rPrChange>
        </w:rPr>
        <w:fldChar w:fldCharType="separate"/>
      </w:r>
      <w:r w:rsidR="0017139D" w:rsidRPr="00B475D4">
        <w:rPr>
          <w:rFonts w:ascii="Arial" w:hAnsi="Arial" w:cs="Arial"/>
          <w:kern w:val="0"/>
          <w:sz w:val="24"/>
          <w:vertAlign w:val="superscript"/>
          <w:lang w:val="en-GB"/>
          <w:rPrChange w:id="5743" w:author="Alexandre Miguel Kaizeler Guedes Da Silva Afonso" w:date="2026-07-27T16:55:00Z" w16du:dateUtc="2026-07-27T15:55:00Z">
            <w:rPr>
              <w:rFonts w:ascii="Arial" w:hAnsi="Arial" w:cs="Arial"/>
              <w:kern w:val="0"/>
              <w:sz w:val="24"/>
              <w:vertAlign w:val="superscript"/>
            </w:rPr>
          </w:rPrChange>
        </w:rPr>
        <w:t>122</w:t>
      </w:r>
      <w:r w:rsidRPr="00B475D4">
        <w:rPr>
          <w:rFonts w:ascii="Arial" w:hAnsi="Arial" w:cs="Arial"/>
          <w:color w:val="000000" w:themeColor="text1"/>
          <w:sz w:val="24"/>
          <w:szCs w:val="24"/>
          <w:lang w:val="en-GB"/>
          <w:rPrChange w:id="5744" w:author="Alexandre Miguel Kaizeler Guedes Da Silva Afonso" w:date="2026-07-27T16:55:00Z" w16du:dateUtc="2026-07-27T15:55:00Z">
            <w:rPr>
              <w:rFonts w:ascii="Arial" w:hAnsi="Arial" w:cs="Arial"/>
              <w:color w:val="000000" w:themeColor="text1"/>
              <w:sz w:val="24"/>
              <w:szCs w:val="24"/>
            </w:rPr>
          </w:rPrChange>
        </w:rPr>
        <w:fldChar w:fldCharType="end"/>
      </w:r>
      <w:r w:rsidRPr="00B475D4">
        <w:rPr>
          <w:rFonts w:ascii="Arial" w:hAnsi="Arial" w:cs="Arial"/>
          <w:color w:val="000000" w:themeColor="text1"/>
          <w:sz w:val="24"/>
          <w:szCs w:val="24"/>
          <w:lang w:val="en-GB"/>
          <w:rPrChange w:id="5745" w:author="Alexandre Miguel Kaizeler Guedes Da Silva Afonso" w:date="2026-07-27T16:55:00Z" w16du:dateUtc="2026-07-27T15:55:00Z">
            <w:rPr>
              <w:rFonts w:ascii="Arial" w:hAnsi="Arial" w:cs="Arial"/>
              <w:color w:val="000000" w:themeColor="text1"/>
              <w:sz w:val="24"/>
              <w:szCs w:val="24"/>
            </w:rPr>
          </w:rPrChange>
        </w:rPr>
        <w:t>.</w:t>
      </w:r>
    </w:p>
    <w:p w14:paraId="1F33B3F1" w14:textId="7CC4CB17" w:rsidR="002A1CC5" w:rsidRPr="00B475D4" w:rsidRDefault="002A1CC5" w:rsidP="00533F41">
      <w:pPr>
        <w:pStyle w:val="Ttulo2"/>
        <w:rPr>
          <w:lang w:val="en-GB"/>
          <w:rPrChange w:id="5746" w:author="Alexandre Miguel Kaizeler Guedes Da Silva Afonso" w:date="2026-07-27T16:55:00Z" w16du:dateUtc="2026-07-27T15:55:00Z">
            <w:rPr/>
          </w:rPrChange>
        </w:rPr>
      </w:pPr>
      <w:r w:rsidRPr="00B475D4">
        <w:rPr>
          <w:lang w:val="en-GB"/>
          <w:rPrChange w:id="5747" w:author="Alexandre Miguel Kaizeler Guedes Da Silva Afonso" w:date="2026-07-27T16:55:00Z" w16du:dateUtc="2026-07-27T15:55:00Z">
            <w:rPr/>
          </w:rPrChange>
        </w:rPr>
        <w:lastRenderedPageBreak/>
        <w:t xml:space="preserve">Dataset </w:t>
      </w:r>
      <w:r w:rsidR="00DE1665" w:rsidRPr="00B475D4">
        <w:rPr>
          <w:lang w:val="en-GB"/>
          <w:rPrChange w:id="5748" w:author="Alexandre Miguel Kaizeler Guedes Da Silva Afonso" w:date="2026-07-27T16:55:00Z" w16du:dateUtc="2026-07-27T15:55:00Z">
            <w:rPr/>
          </w:rPrChange>
        </w:rPr>
        <w:t>p</w:t>
      </w:r>
      <w:r w:rsidRPr="00B475D4">
        <w:rPr>
          <w:lang w:val="en-GB"/>
          <w:rPrChange w:id="5749" w:author="Alexandre Miguel Kaizeler Guedes Da Silva Afonso" w:date="2026-07-27T16:55:00Z" w16du:dateUtc="2026-07-27T15:55:00Z">
            <w:rPr/>
          </w:rPrChange>
        </w:rPr>
        <w:t>re-</w:t>
      </w:r>
      <w:r w:rsidR="00DE1665" w:rsidRPr="00B475D4">
        <w:rPr>
          <w:lang w:val="en-GB"/>
          <w:rPrChange w:id="5750" w:author="Alexandre Miguel Kaizeler Guedes Da Silva Afonso" w:date="2026-07-27T16:55:00Z" w16du:dateUtc="2026-07-27T15:55:00Z">
            <w:rPr/>
          </w:rPrChange>
        </w:rPr>
        <w:t>p</w:t>
      </w:r>
      <w:r w:rsidRPr="00B475D4">
        <w:rPr>
          <w:lang w:val="en-GB"/>
          <w:rPrChange w:id="5751" w:author="Alexandre Miguel Kaizeler Guedes Da Silva Afonso" w:date="2026-07-27T16:55:00Z" w16du:dateUtc="2026-07-27T15:55:00Z">
            <w:rPr/>
          </w:rPrChange>
        </w:rPr>
        <w:t>rocessing</w:t>
      </w:r>
    </w:p>
    <w:p w14:paraId="5B4A079E" w14:textId="12419637" w:rsidR="008B4494" w:rsidRPr="00B475D4" w:rsidRDefault="002A1CC5" w:rsidP="00177C97">
      <w:pPr>
        <w:jc w:val="both"/>
        <w:rPr>
          <w:rFonts w:ascii="Arial" w:hAnsi="Arial" w:cs="Arial"/>
          <w:sz w:val="24"/>
          <w:szCs w:val="24"/>
          <w:lang w:val="en-GB"/>
          <w:rPrChange w:id="575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753" w:author="Alexandre Miguel Kaizeler Guedes Da Silva Afonso" w:date="2026-07-27T16:55:00Z" w16du:dateUtc="2026-07-27T15:55:00Z">
            <w:rPr>
              <w:rFonts w:ascii="Arial" w:hAnsi="Arial" w:cs="Arial"/>
              <w:sz w:val="24"/>
              <w:szCs w:val="24"/>
            </w:rPr>
          </w:rPrChange>
        </w:rPr>
        <w:t xml:space="preserve">Downloaded raw reads (in </w:t>
      </w:r>
      <w:r w:rsidR="00293553" w:rsidRPr="00B475D4">
        <w:rPr>
          <w:rFonts w:ascii="Arial" w:hAnsi="Arial" w:cs="Arial"/>
          <w:sz w:val="24"/>
          <w:szCs w:val="24"/>
          <w:lang w:val="en-GB"/>
          <w:rPrChange w:id="5754" w:author="Alexandre Miguel Kaizeler Guedes Da Silva Afonso" w:date="2026-07-27T16:55:00Z" w16du:dateUtc="2026-07-27T15:55:00Z">
            <w:rPr>
              <w:rFonts w:ascii="Arial" w:hAnsi="Arial" w:cs="Arial"/>
              <w:sz w:val="24"/>
              <w:szCs w:val="24"/>
            </w:rPr>
          </w:rPrChange>
        </w:rPr>
        <w:t>FASTQ</w:t>
      </w:r>
      <w:r w:rsidRPr="00B475D4">
        <w:rPr>
          <w:rFonts w:ascii="Arial" w:hAnsi="Arial" w:cs="Arial"/>
          <w:sz w:val="24"/>
          <w:szCs w:val="24"/>
          <w:lang w:val="en-GB"/>
          <w:rPrChange w:id="5755" w:author="Alexandre Miguel Kaizeler Guedes Da Silva Afonso" w:date="2026-07-27T16:55:00Z" w16du:dateUtc="2026-07-27T15:55:00Z">
            <w:rPr>
              <w:rFonts w:ascii="Arial" w:hAnsi="Arial" w:cs="Arial"/>
              <w:sz w:val="24"/>
              <w:szCs w:val="24"/>
            </w:rPr>
          </w:rPrChange>
        </w:rPr>
        <w:t xml:space="preserve"> format) were </w:t>
      </w:r>
      <w:r w:rsidR="00C935D6" w:rsidRPr="00B475D4">
        <w:rPr>
          <w:rFonts w:ascii="Arial" w:hAnsi="Arial" w:cs="Arial"/>
          <w:sz w:val="24"/>
          <w:szCs w:val="24"/>
          <w:lang w:val="en-GB"/>
          <w:rPrChange w:id="5756" w:author="Alexandre Miguel Kaizeler Guedes Da Silva Afonso" w:date="2026-07-27T16:55:00Z" w16du:dateUtc="2026-07-27T15:55:00Z">
            <w:rPr>
              <w:rFonts w:ascii="Arial" w:hAnsi="Arial" w:cs="Arial"/>
              <w:sz w:val="24"/>
              <w:szCs w:val="24"/>
            </w:rPr>
          </w:rPrChange>
        </w:rPr>
        <w:t>trimmed using Trimmomatic (v0.39)</w:t>
      </w:r>
      <w:r w:rsidR="00B33D36" w:rsidRPr="00B475D4">
        <w:rPr>
          <w:rFonts w:ascii="Arial" w:hAnsi="Arial" w:cs="Arial"/>
          <w:sz w:val="24"/>
          <w:szCs w:val="24"/>
          <w:lang w:val="en-GB"/>
          <w:rPrChange w:id="5757"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758" w:author="Alexandre Miguel Kaizeler Guedes Da Silva Afonso" w:date="2026-07-27T16:55:00Z" w16du:dateUtc="2026-07-27T15:55:00Z">
            <w:rPr>
              <w:rFonts w:ascii="Arial" w:hAnsi="Arial" w:cs="Arial"/>
              <w:sz w:val="24"/>
              <w:szCs w:val="24"/>
            </w:rPr>
          </w:rPrChange>
        </w:rPr>
        <w:instrText xml:space="preserve"> ADDIN ZOTERO_ITEM CSL_CITATION {"citationID":"eAvRSn4l","properties":{"formattedCitation":"\\super 109\\nosupersub{}","plainCitation":"109","noteIndex":0},"citationItems":[{"id":"jCcWpdK2/BKkhIJnp","uris":["http://zotero.org/users/local/q86rvdj2/items/6LR3ZDZC"],"itemData":{"id":60,"type":"article-journal","abstract":"MOTIVATION: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00B33D36" w:rsidRPr="00B475D4">
        <w:rPr>
          <w:rFonts w:ascii="Arial" w:hAnsi="Arial" w:cs="Arial"/>
          <w:sz w:val="24"/>
          <w:szCs w:val="24"/>
          <w:lang w:val="en-GB"/>
          <w:rPrChange w:id="5759"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760" w:author="Alexandre Miguel Kaizeler Guedes Da Silva Afonso" w:date="2026-07-27T16:55:00Z" w16du:dateUtc="2026-07-27T15:55:00Z">
            <w:rPr>
              <w:rFonts w:ascii="Arial" w:hAnsi="Arial" w:cs="Arial"/>
              <w:kern w:val="0"/>
              <w:sz w:val="24"/>
              <w:vertAlign w:val="superscript"/>
            </w:rPr>
          </w:rPrChange>
        </w:rPr>
        <w:t>109</w:t>
      </w:r>
      <w:r w:rsidR="00B33D36" w:rsidRPr="00B475D4">
        <w:rPr>
          <w:rFonts w:ascii="Arial" w:hAnsi="Arial" w:cs="Arial"/>
          <w:sz w:val="24"/>
          <w:szCs w:val="24"/>
          <w:lang w:val="en-GB"/>
          <w:rPrChange w:id="5761" w:author="Alexandre Miguel Kaizeler Guedes Da Silva Afonso" w:date="2026-07-27T16:55:00Z" w16du:dateUtc="2026-07-27T15:55:00Z">
            <w:rPr>
              <w:rFonts w:ascii="Arial" w:hAnsi="Arial" w:cs="Arial"/>
              <w:sz w:val="24"/>
              <w:szCs w:val="24"/>
            </w:rPr>
          </w:rPrChange>
        </w:rPr>
        <w:fldChar w:fldCharType="end"/>
      </w:r>
      <w:r w:rsidR="00C935D6" w:rsidRPr="00B475D4">
        <w:rPr>
          <w:rFonts w:ascii="Arial" w:hAnsi="Arial" w:cs="Arial"/>
          <w:sz w:val="24"/>
          <w:szCs w:val="24"/>
          <w:lang w:val="en-GB"/>
          <w:rPrChange w:id="5762" w:author="Alexandre Miguel Kaizeler Guedes Da Silva Afonso" w:date="2026-07-27T16:55:00Z" w16du:dateUtc="2026-07-27T15:55:00Z">
            <w:rPr>
              <w:rFonts w:ascii="Arial" w:hAnsi="Arial" w:cs="Arial"/>
              <w:sz w:val="24"/>
              <w:szCs w:val="24"/>
            </w:rPr>
          </w:rPrChange>
        </w:rPr>
        <w:t xml:space="preserve"> </w:t>
      </w:r>
      <w:r w:rsidR="008B4494" w:rsidRPr="00B475D4">
        <w:rPr>
          <w:rFonts w:ascii="Arial" w:hAnsi="Arial" w:cs="Arial"/>
          <w:sz w:val="24"/>
          <w:szCs w:val="24"/>
          <w:lang w:val="en-GB"/>
          <w:rPrChange w:id="5763" w:author="Alexandre Miguel Kaizeler Guedes Da Silva Afonso" w:date="2026-07-27T16:55:00Z" w16du:dateUtc="2026-07-27T15:55:00Z">
            <w:rPr>
              <w:rFonts w:ascii="Arial" w:hAnsi="Arial" w:cs="Arial"/>
              <w:sz w:val="24"/>
              <w:szCs w:val="24"/>
            </w:rPr>
          </w:rPrChange>
        </w:rPr>
        <w:t>operating in either single-end (SE) or paired-end (PE) mode</w:t>
      </w:r>
      <w:r w:rsidR="00A308E8" w:rsidRPr="00B475D4">
        <w:rPr>
          <w:rFonts w:ascii="Arial" w:hAnsi="Arial" w:cs="Arial"/>
          <w:sz w:val="24"/>
          <w:szCs w:val="24"/>
          <w:lang w:val="en-GB"/>
          <w:rPrChange w:id="5764" w:author="Alexandre Miguel Kaizeler Guedes Da Silva Afonso" w:date="2026-07-27T16:55:00Z" w16du:dateUtc="2026-07-27T15:55:00Z">
            <w:rPr>
              <w:rFonts w:ascii="Arial" w:hAnsi="Arial" w:cs="Arial"/>
              <w:sz w:val="24"/>
              <w:szCs w:val="24"/>
            </w:rPr>
          </w:rPrChange>
        </w:rPr>
        <w:t>,</w:t>
      </w:r>
      <w:r w:rsidR="008B4494" w:rsidRPr="00B475D4">
        <w:rPr>
          <w:rFonts w:ascii="Arial" w:hAnsi="Arial" w:cs="Arial"/>
          <w:sz w:val="24"/>
          <w:szCs w:val="24"/>
          <w:lang w:val="en-GB"/>
          <w:rPrChange w:id="5765" w:author="Alexandre Miguel Kaizeler Guedes Da Silva Afonso" w:date="2026-07-27T16:55:00Z" w16du:dateUtc="2026-07-27T15:55:00Z">
            <w:rPr>
              <w:rFonts w:ascii="Arial" w:hAnsi="Arial" w:cs="Arial"/>
              <w:sz w:val="24"/>
              <w:szCs w:val="24"/>
            </w:rPr>
          </w:rPrChange>
        </w:rPr>
        <w:t xml:space="preserve"> depending on the original study design, with appropriate adapter sequences and parameters. Trimmed reads were then aligned to the hg38 reference genome using STAR</w:t>
      </w:r>
      <w:r w:rsidR="008B4494" w:rsidRPr="00B475D4">
        <w:rPr>
          <w:rFonts w:ascii="Arial" w:hAnsi="Arial" w:cs="Arial"/>
          <w:sz w:val="24"/>
          <w:szCs w:val="24"/>
          <w:lang w:val="en-GB"/>
          <w:rPrChange w:id="5766"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767" w:author="Alexandre Miguel Kaizeler Guedes Da Silva Afonso" w:date="2026-07-27T16:55:00Z" w16du:dateUtc="2026-07-27T15:55:00Z">
            <w:rPr>
              <w:rFonts w:ascii="Arial" w:hAnsi="Arial" w:cs="Arial"/>
              <w:sz w:val="24"/>
              <w:szCs w:val="24"/>
            </w:rPr>
          </w:rPrChange>
        </w:rPr>
        <w:instrText xml:space="preserve"> ADDIN ZOTERO_ITEM CSL_CITATION {"citationID":"HzEwcWVS","properties":{"formattedCitation":"\\super 108\\nosupersub{}","plainCitation":"108","noteIndex":0},"citationItems":[{"id":"jCcWpdK2/fGwlzJhr","uris":["http://zotero.org/users/local/q86rvdj2/items/SIX9EX9H"],"itemData":{"id":73,"type":"article-journal","abstract":"MOTIVATION: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biases.\nRESULTS: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strategy.\nAVAILABILITY AND IMPLEMENTATION: STAR is implemented as a standalone C++ code. STAR is free open source software distributed under GPLv3 license and can be downloaded from http://code.google.com/p/rna-star/.","container-title":"Bioinformatics (Oxford, England)","DOI":"10.1093/bioinformatics/bts635","ISSN":"1367-4811","issue":"1","journalAbbreviation":"Bioinformatics","language":"eng","note":"PMID: 23104886\nPMCID: PMC3530905","page":"15-21","source":"PubMed","title":"STAR: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sidR="008B4494" w:rsidRPr="00B475D4">
        <w:rPr>
          <w:rFonts w:ascii="Arial" w:hAnsi="Arial" w:cs="Arial"/>
          <w:sz w:val="24"/>
          <w:szCs w:val="24"/>
          <w:lang w:val="en-GB"/>
          <w:rPrChange w:id="5768"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769" w:author="Alexandre Miguel Kaizeler Guedes Da Silva Afonso" w:date="2026-07-27T16:55:00Z" w16du:dateUtc="2026-07-27T15:55:00Z">
            <w:rPr>
              <w:rFonts w:ascii="Arial" w:hAnsi="Arial" w:cs="Arial"/>
              <w:kern w:val="0"/>
              <w:sz w:val="24"/>
              <w:vertAlign w:val="superscript"/>
            </w:rPr>
          </w:rPrChange>
        </w:rPr>
        <w:t>108</w:t>
      </w:r>
      <w:r w:rsidR="008B4494" w:rsidRPr="00B475D4">
        <w:rPr>
          <w:rFonts w:ascii="Arial" w:hAnsi="Arial" w:cs="Arial"/>
          <w:sz w:val="24"/>
          <w:szCs w:val="24"/>
          <w:lang w:val="en-GB"/>
          <w:rPrChange w:id="5770" w:author="Alexandre Miguel Kaizeler Guedes Da Silva Afonso" w:date="2026-07-27T16:55:00Z" w16du:dateUtc="2026-07-27T15:55:00Z">
            <w:rPr>
              <w:rFonts w:ascii="Arial" w:hAnsi="Arial" w:cs="Arial"/>
              <w:sz w:val="24"/>
              <w:szCs w:val="24"/>
            </w:rPr>
          </w:rPrChange>
        </w:rPr>
        <w:fldChar w:fldCharType="end"/>
      </w:r>
      <w:r w:rsidR="008B4494" w:rsidRPr="00B475D4">
        <w:rPr>
          <w:rFonts w:ascii="Arial" w:hAnsi="Arial" w:cs="Arial"/>
          <w:sz w:val="24"/>
          <w:szCs w:val="24"/>
          <w:lang w:val="en-GB"/>
          <w:rPrChange w:id="5771" w:author="Alexandre Miguel Kaizeler Guedes Da Silva Afonso" w:date="2026-07-27T16:55:00Z" w16du:dateUtc="2026-07-27T15:55:00Z">
            <w:rPr>
              <w:rFonts w:ascii="Arial" w:hAnsi="Arial" w:cs="Arial"/>
              <w:sz w:val="24"/>
              <w:szCs w:val="24"/>
            </w:rPr>
          </w:rPrChange>
        </w:rPr>
        <w:t xml:space="preserve"> (v2.7.9a) with the following parameters:</w:t>
      </w:r>
    </w:p>
    <w:p w14:paraId="5B35DFC2" w14:textId="6B6D4DAE" w:rsidR="008B4494" w:rsidRPr="00B475D4" w:rsidRDefault="008B4494" w:rsidP="00177C97">
      <w:pPr>
        <w:jc w:val="both"/>
        <w:rPr>
          <w:rFonts w:ascii="Arial" w:hAnsi="Arial" w:cs="Arial"/>
          <w:sz w:val="24"/>
          <w:szCs w:val="24"/>
          <w:lang w:val="en-GB"/>
          <w:rPrChange w:id="577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773" w:author="Alexandre Miguel Kaizeler Guedes Da Silva Afonso" w:date="2026-07-27T16:55:00Z" w16du:dateUtc="2026-07-27T15:55:00Z">
            <w:rPr>
              <w:rFonts w:ascii="Arial" w:hAnsi="Arial" w:cs="Arial"/>
              <w:sz w:val="24"/>
              <w:szCs w:val="24"/>
            </w:rPr>
          </w:rPrChange>
        </w:rPr>
        <w:br/>
        <w:t xml:space="preserve">  --outFilterType BySJout \</w:t>
      </w:r>
    </w:p>
    <w:p w14:paraId="3CD60B1D" w14:textId="77777777" w:rsidR="008B4494" w:rsidRPr="00B475D4" w:rsidRDefault="008B4494" w:rsidP="00177C97">
      <w:pPr>
        <w:jc w:val="both"/>
        <w:rPr>
          <w:rFonts w:ascii="Arial" w:hAnsi="Arial" w:cs="Arial"/>
          <w:sz w:val="24"/>
          <w:szCs w:val="24"/>
          <w:lang w:val="en-GB"/>
          <w:rPrChange w:id="5774"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775" w:author="Alexandre Miguel Kaizeler Guedes Da Silva Afonso" w:date="2026-07-27T16:55:00Z" w16du:dateUtc="2026-07-27T15:55:00Z">
            <w:rPr>
              <w:rFonts w:ascii="Arial" w:hAnsi="Arial" w:cs="Arial"/>
              <w:sz w:val="24"/>
              <w:szCs w:val="24"/>
            </w:rPr>
          </w:rPrChange>
        </w:rPr>
        <w:t xml:space="preserve">  --alignSJoverhangMin 8 \</w:t>
      </w:r>
    </w:p>
    <w:p w14:paraId="7A75381D" w14:textId="77777777" w:rsidR="008B4494" w:rsidRPr="00B475D4" w:rsidRDefault="008B4494" w:rsidP="00177C97">
      <w:pPr>
        <w:jc w:val="both"/>
        <w:rPr>
          <w:rFonts w:ascii="Arial" w:hAnsi="Arial" w:cs="Arial"/>
          <w:sz w:val="24"/>
          <w:szCs w:val="24"/>
          <w:lang w:val="en-GB"/>
          <w:rPrChange w:id="577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777" w:author="Alexandre Miguel Kaizeler Guedes Da Silva Afonso" w:date="2026-07-27T16:55:00Z" w16du:dateUtc="2026-07-27T15:55:00Z">
            <w:rPr>
              <w:rFonts w:ascii="Arial" w:hAnsi="Arial" w:cs="Arial"/>
              <w:sz w:val="24"/>
              <w:szCs w:val="24"/>
            </w:rPr>
          </w:rPrChange>
        </w:rPr>
        <w:t xml:space="preserve">  --alignSJDBoverhangMin 1\</w:t>
      </w:r>
    </w:p>
    <w:p w14:paraId="7DF6B5E7" w14:textId="77777777" w:rsidR="008B4494" w:rsidRPr="00B475D4" w:rsidRDefault="008B4494" w:rsidP="00177C97">
      <w:pPr>
        <w:jc w:val="both"/>
        <w:rPr>
          <w:rFonts w:ascii="Arial" w:hAnsi="Arial" w:cs="Arial"/>
          <w:sz w:val="24"/>
          <w:szCs w:val="24"/>
          <w:lang w:val="en-GB"/>
          <w:rPrChange w:id="577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779" w:author="Alexandre Miguel Kaizeler Guedes Da Silva Afonso" w:date="2026-07-27T16:55:00Z" w16du:dateUtc="2026-07-27T15:55:00Z">
            <w:rPr>
              <w:rFonts w:ascii="Arial" w:hAnsi="Arial" w:cs="Arial"/>
              <w:sz w:val="24"/>
              <w:szCs w:val="24"/>
            </w:rPr>
          </w:rPrChange>
        </w:rPr>
        <w:t xml:space="preserve">  --alignIntronMin 20 \</w:t>
      </w:r>
    </w:p>
    <w:p w14:paraId="7CAD6B68" w14:textId="77777777" w:rsidR="008B4494" w:rsidRPr="00B475D4" w:rsidRDefault="008B4494" w:rsidP="00177C97">
      <w:pPr>
        <w:jc w:val="both"/>
        <w:rPr>
          <w:rFonts w:ascii="Arial" w:hAnsi="Arial" w:cs="Arial"/>
          <w:sz w:val="24"/>
          <w:szCs w:val="24"/>
          <w:lang w:val="en-GB"/>
          <w:rPrChange w:id="578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781" w:author="Alexandre Miguel Kaizeler Guedes Da Silva Afonso" w:date="2026-07-27T16:55:00Z" w16du:dateUtc="2026-07-27T15:55:00Z">
            <w:rPr>
              <w:rFonts w:ascii="Arial" w:hAnsi="Arial" w:cs="Arial"/>
              <w:sz w:val="24"/>
              <w:szCs w:val="24"/>
            </w:rPr>
          </w:rPrChange>
        </w:rPr>
        <w:t xml:space="preserve">  --alignIntronMax  1000000 \</w:t>
      </w:r>
    </w:p>
    <w:p w14:paraId="23FE64CD" w14:textId="77777777" w:rsidR="008B4494" w:rsidRPr="00B475D4" w:rsidRDefault="008B4494" w:rsidP="00177C97">
      <w:pPr>
        <w:jc w:val="both"/>
        <w:rPr>
          <w:rFonts w:ascii="Arial" w:hAnsi="Arial" w:cs="Arial"/>
          <w:sz w:val="24"/>
          <w:szCs w:val="24"/>
          <w:lang w:val="en-GB"/>
          <w:rPrChange w:id="578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783" w:author="Alexandre Miguel Kaizeler Guedes Da Silva Afonso" w:date="2026-07-27T16:55:00Z" w16du:dateUtc="2026-07-27T15:55:00Z">
            <w:rPr>
              <w:rFonts w:ascii="Arial" w:hAnsi="Arial" w:cs="Arial"/>
              <w:sz w:val="24"/>
              <w:szCs w:val="24"/>
            </w:rPr>
          </w:rPrChange>
        </w:rPr>
        <w:t xml:space="preserve">  --alignMatesGapMax  1000000 \</w:t>
      </w:r>
    </w:p>
    <w:p w14:paraId="716DD53A" w14:textId="77777777" w:rsidR="008B4494" w:rsidRPr="00B475D4" w:rsidRDefault="008B4494" w:rsidP="00177C97">
      <w:pPr>
        <w:jc w:val="both"/>
        <w:rPr>
          <w:rFonts w:ascii="Arial" w:hAnsi="Arial" w:cs="Arial"/>
          <w:sz w:val="24"/>
          <w:szCs w:val="24"/>
          <w:lang w:val="en-GB"/>
          <w:rPrChange w:id="5784"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785" w:author="Alexandre Miguel Kaizeler Guedes Da Silva Afonso" w:date="2026-07-27T16:55:00Z" w16du:dateUtc="2026-07-27T15:55:00Z">
            <w:rPr>
              <w:rFonts w:ascii="Arial" w:hAnsi="Arial" w:cs="Arial"/>
              <w:sz w:val="24"/>
              <w:szCs w:val="24"/>
            </w:rPr>
          </w:rPrChange>
        </w:rPr>
        <w:t xml:space="preserve">  --outFilterMultimapNmax 1 \</w:t>
      </w:r>
    </w:p>
    <w:p w14:paraId="1D99FA39" w14:textId="77777777" w:rsidR="008B4494" w:rsidRPr="00B475D4" w:rsidRDefault="008B4494" w:rsidP="00177C97">
      <w:pPr>
        <w:jc w:val="both"/>
        <w:rPr>
          <w:rFonts w:ascii="Arial" w:hAnsi="Arial" w:cs="Arial"/>
          <w:sz w:val="24"/>
          <w:szCs w:val="24"/>
          <w:lang w:val="en-GB"/>
          <w:rPrChange w:id="578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787" w:author="Alexandre Miguel Kaizeler Guedes Da Silva Afonso" w:date="2026-07-27T16:55:00Z" w16du:dateUtc="2026-07-27T15:55:00Z">
            <w:rPr>
              <w:rFonts w:ascii="Arial" w:hAnsi="Arial" w:cs="Arial"/>
              <w:sz w:val="24"/>
              <w:szCs w:val="24"/>
            </w:rPr>
          </w:rPrChange>
        </w:rPr>
        <w:t xml:space="preserve">  --outFilterMismatchNmax 999 \</w:t>
      </w:r>
    </w:p>
    <w:p w14:paraId="3787AFBA" w14:textId="77777777" w:rsidR="008B4494" w:rsidRPr="00B475D4" w:rsidRDefault="008B4494" w:rsidP="00177C97">
      <w:pPr>
        <w:jc w:val="both"/>
        <w:rPr>
          <w:rFonts w:ascii="Arial" w:hAnsi="Arial" w:cs="Arial"/>
          <w:sz w:val="24"/>
          <w:szCs w:val="24"/>
          <w:lang w:val="en-GB"/>
          <w:rPrChange w:id="578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789" w:author="Alexandre Miguel Kaizeler Guedes Da Silva Afonso" w:date="2026-07-27T16:55:00Z" w16du:dateUtc="2026-07-27T15:55:00Z">
            <w:rPr>
              <w:rFonts w:ascii="Arial" w:hAnsi="Arial" w:cs="Arial"/>
              <w:sz w:val="24"/>
              <w:szCs w:val="24"/>
            </w:rPr>
          </w:rPrChange>
        </w:rPr>
        <w:t xml:space="preserve">  --outFilterMismatchNoverLmax 0.04 \</w:t>
      </w:r>
    </w:p>
    <w:p w14:paraId="1D8AE24B" w14:textId="076A2672" w:rsidR="002A1CC5" w:rsidRPr="00B475D4" w:rsidRDefault="008B4494" w:rsidP="00177C97">
      <w:pPr>
        <w:jc w:val="both"/>
        <w:rPr>
          <w:rFonts w:ascii="Arial" w:hAnsi="Arial" w:cs="Arial"/>
          <w:sz w:val="24"/>
          <w:szCs w:val="24"/>
          <w:lang w:val="en-GB"/>
          <w:rPrChange w:id="579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5791" w:author="Alexandre Miguel Kaizeler Guedes Da Silva Afonso" w:date="2026-07-27T16:55:00Z" w16du:dateUtc="2026-07-27T15:55:00Z">
            <w:rPr>
              <w:rFonts w:ascii="Arial" w:hAnsi="Arial" w:cs="Arial"/>
              <w:sz w:val="24"/>
              <w:szCs w:val="24"/>
            </w:rPr>
          </w:rPrChange>
        </w:rPr>
        <w:br/>
        <w:t>Aligned reads (BAM files) were subsequently annotated using the GENCODE v42 primary assembly</w:t>
      </w:r>
      <w:r w:rsidRPr="00B475D4">
        <w:rPr>
          <w:rFonts w:ascii="Arial" w:hAnsi="Arial" w:cs="Arial"/>
          <w:sz w:val="24"/>
          <w:szCs w:val="24"/>
          <w:lang w:val="en-GB"/>
          <w:rPrChange w:id="5792"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793" w:author="Alexandre Miguel Kaizeler Guedes Da Silva Afonso" w:date="2026-07-27T16:55:00Z" w16du:dateUtc="2026-07-27T15:55:00Z">
            <w:rPr>
              <w:rFonts w:ascii="Arial" w:hAnsi="Arial" w:cs="Arial"/>
              <w:sz w:val="24"/>
              <w:szCs w:val="24"/>
            </w:rPr>
          </w:rPrChange>
        </w:rPr>
        <w:instrText xml:space="preserve"> ADDIN ZOTERO_ITEM CSL_CITATION {"citationID":"4HzIppkU","properties":{"formattedCitation":"\\super 123\\nosupersub{}","plainCitation":"123","noteIndex":0},"citationItems":[{"id":76,"uris":["http://zotero.org/users/local/q86rvdj2/items/PYBG7A4E"],"itemData":{"id":76,"type":"article-journal","abstract":"Abstract\n            The GENCODE project annotates human and mouse genes and transcripts supported by experimental data with high accuracy, providing a foundational resource that supports genome biology and clinical genomics. GENCODE annotation processes make use of primary data and bioinformatic tools and analysis generated both within the consortium and externally to support the creation of transcript structures and the determination of their function. Here, we present improvements to our annotation infrastructure, bioinformatics tools, and analysis, and the advances they support in the annotation of the human and mouse genomes including: the completion of first pass manual annotation for the mouse reference genome; targeted improvements to the annotation of genes associated with SARS-CoV-2 infection; collaborative projects to achieve convergence across reference annotation databases for the annotation of human and mouse protein-coding genes; and the first GENCODE manually supervised automated annotation of lncRNAs. Our annotation is accessible via Ensembl, the UCSC Genome Browser and https://www.gencodegenes.org.","container-title":"Nucleic Acids Research","DOI":"10.1093/nar/gkaa1087","ISSN":"0305-1048, 1362-4962","issue":"D1","language":"en","license":"http://creativecommons.org/licenses/by/4.0/","page":"D916-D923","source":"DOI.org (Crossref)","title":"GENCODE 2021","volume":"49","author":[{"family":"Frankish","given":"Adam"},{"family":"Diekhans","given":"Mark"},{"family":"Jungreis","given":"Irwin"},{"family":"Lagarde","given":"Julien"},{"family":"Loveland","given":"Jane E"},{"family":"Mudge","given":"Jonathan M"},{"family":"Sisu","given":"Cristina"},{"family":"Wright","given":"James C"},{"family":"Armstrong","given":"Joel"},{"family":"Barnes","given":"If"},{"family":"Berry","given":"Andrew"},{"family":"Bignell","given":"Alexandra"},{"family":"Boix","given":"Carles"},{"family":"Carbonell Sala","given":"Silvia"},{"family":"Cunningham","given":"Fiona"},{"family":"Di Domenico","given":"Tomás"},{"family":"Donaldson","given":"Sarah"},{"family":"Fiddes","given":"Ian T"},{"family":"García Girón","given":"Carlos"},{"family":"Gonzalez","given":"Jose Manuel"},{"family":"Grego","given":"Tiago"},{"family":"Hardy","given":"Matthew"},{"family":"Hourlier","given":"Thibaut"},{"family":"Howe","given":"Kevin L"},{"family":"Hunt","given":"Toby"},{"family":"Izuogu","given":"Osagie G"},{"family":"Johnson","given":"Rory"},{"family":"Martin","given":"Fergal J"},{"family":"Martínez","given":"Laura"},{"family":"Mohanan","given":"Shamika"},{"family":"Muir","given":"Paul"},{"family":"Navarro","given":"Fabio C P"},{"family":"Parker","given":"Anne"},{"family":"Pei","given":"Baikang"},{"family":"Pozo","given":"Fernando"},{"family":"Riera","given":"Ferriol Calvet"},{"family":"Ruffier","given":"Magali"},{"family":"Schmitt","given":"Bianca M"},{"family":"Stapleton","given":"Eloise"},{"family":"Suner","given":"Marie-Marthe"},{"family":"Sycheva","given":"Irina"},{"family":"Uszczynska-Ratajczak","given":"Barbara"},{"family":"Wolf","given":"Maxim Y"},{"family":"Xu","given":"Jinuri"},{"family":"Yang","given":"Yucheng T"},{"family":"Yates","given":"Andrew"},{"family":"Zerbino","given":"Daniel"},{"family":"Zhang","given":"Yan"},{"family":"Choudhary","given":"Jyoti S"},{"family":"Gerstein","given":"Mark"},{"family":"Guigó","given":"Roderic"},{"family":"Hubbard","given":"Tim J P"},{"family":"Kellis","given":"Manolis"},{"family":"Paten","given":"Benedict"},{"family":"Tress","given":"Michael L"},{"family":"Flicek","given":"Paul"}],"issued":{"date-parts":[["2021",1,8]]}}}],"schema":"https://github.com/citation-style-language/schema/raw/master/csl-citation.json"} </w:instrText>
      </w:r>
      <w:r w:rsidRPr="00B475D4">
        <w:rPr>
          <w:rFonts w:ascii="Arial" w:hAnsi="Arial" w:cs="Arial"/>
          <w:sz w:val="24"/>
          <w:szCs w:val="24"/>
          <w:lang w:val="en-GB"/>
          <w:rPrChange w:id="5794"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795" w:author="Alexandre Miguel Kaizeler Guedes Da Silva Afonso" w:date="2026-07-27T16:55:00Z" w16du:dateUtc="2026-07-27T15:55:00Z">
            <w:rPr>
              <w:rFonts w:ascii="Arial" w:hAnsi="Arial" w:cs="Arial"/>
              <w:kern w:val="0"/>
              <w:sz w:val="24"/>
              <w:vertAlign w:val="superscript"/>
            </w:rPr>
          </w:rPrChange>
        </w:rPr>
        <w:t>123</w:t>
      </w:r>
      <w:r w:rsidRPr="00B475D4">
        <w:rPr>
          <w:rFonts w:ascii="Arial" w:hAnsi="Arial" w:cs="Arial"/>
          <w:sz w:val="24"/>
          <w:szCs w:val="24"/>
          <w:lang w:val="en-GB"/>
          <w:rPrChange w:id="5796"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5797" w:author="Alexandre Miguel Kaizeler Guedes Da Silva Afonso" w:date="2026-07-27T16:55:00Z" w16du:dateUtc="2026-07-27T15:55:00Z">
            <w:rPr>
              <w:rFonts w:ascii="Arial" w:hAnsi="Arial" w:cs="Arial"/>
              <w:sz w:val="24"/>
              <w:szCs w:val="24"/>
            </w:rPr>
          </w:rPrChange>
        </w:rPr>
        <w:t xml:space="preserve"> and quantified with featureCounts</w:t>
      </w:r>
      <w:r w:rsidRPr="00B475D4">
        <w:rPr>
          <w:rFonts w:ascii="Arial" w:hAnsi="Arial" w:cs="Arial"/>
          <w:sz w:val="24"/>
          <w:szCs w:val="24"/>
          <w:lang w:val="en-GB"/>
          <w:rPrChange w:id="5798"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799" w:author="Alexandre Miguel Kaizeler Guedes Da Silva Afonso" w:date="2026-07-27T16:55:00Z" w16du:dateUtc="2026-07-27T15:55:00Z">
            <w:rPr>
              <w:rFonts w:ascii="Arial" w:hAnsi="Arial" w:cs="Arial"/>
              <w:sz w:val="24"/>
              <w:szCs w:val="24"/>
            </w:rPr>
          </w:rPrChange>
        </w:rPr>
        <w:instrText xml:space="preserve"> ADDIN ZOTERO_ITEM CSL_CITATION {"citationID":"S72qnDis","properties":{"formattedCitation":"\\super 110\\nosupersub{}","plainCitation":"110","noteIndex":0},"citationItems":[{"id":78,"uris":["http://zotero.org/users/local/q86rvdj2/items/NS8CUNNE"],"itemData":{"id":78,"type":"article-journal","abstract":"Abstract\n            Motivation: Next-generation sequencing technologies generate millions of short sequence reads, which are usually aligned to a reference genome. In many applications, the key information required for downstream analysis is the number of reads mapping to each genomic feature, for example to each exon or each gene. The process of counting reads is called read summarization. Read summarization is required for a great variety of genomic analyses but has so far received relatively little attention in the literature.\n            Results: We present featureCounts, a read summarization program suitable for counting reads generated from either RNA or genomic DNA sequencing experiments. featureCounts implements highly efficient chromosome hashing and feature blocking techniques. It is considerably faster than existing methods (by an order of magnitude for gene-level summarization) and requires far less computer memory. It works with either single or paired-end reads and provides a wide range of options appropriate for different sequencing applications.\n            Availability and implementation:   featureCounts is available under GNU General Public License as part of the Subread (http://subread.sourceforge.net) or Rsubread (http://www.bioconductor.org) software packages.\n            Contact:   shi@wehi.edu.au","container-title":"Bioinformatics","DOI":"10.1093/bioinformatics/btt656","ISSN":"1367-4811, 1367-4803","issue":"7","language":"en","page":"923-930","source":"DOI.org (Crossref)","title":"featureCounts: an efficient general purpose program for assigning sequence reads to genomic features","title-short":"featureCounts","volume":"30","author":[{"family":"Liao","given":"Yang"},{"family":"Smyth","given":"Gordon K."},{"family":"Shi","given":"Wei"}],"issued":{"date-parts":[["2014",4,1]]}}}],"schema":"https://github.com/citation-style-language/schema/raw/master/csl-citation.json"} </w:instrText>
      </w:r>
      <w:r w:rsidRPr="00B475D4">
        <w:rPr>
          <w:rFonts w:ascii="Arial" w:hAnsi="Arial" w:cs="Arial"/>
          <w:sz w:val="24"/>
          <w:szCs w:val="24"/>
          <w:lang w:val="en-GB"/>
          <w:rPrChange w:id="5800"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801" w:author="Alexandre Miguel Kaizeler Guedes Da Silva Afonso" w:date="2026-07-27T16:55:00Z" w16du:dateUtc="2026-07-27T15:55:00Z">
            <w:rPr>
              <w:rFonts w:ascii="Arial" w:hAnsi="Arial" w:cs="Arial"/>
              <w:kern w:val="0"/>
              <w:sz w:val="24"/>
              <w:vertAlign w:val="superscript"/>
            </w:rPr>
          </w:rPrChange>
        </w:rPr>
        <w:t>110</w:t>
      </w:r>
      <w:r w:rsidRPr="00B475D4">
        <w:rPr>
          <w:rFonts w:ascii="Arial" w:hAnsi="Arial" w:cs="Arial"/>
          <w:sz w:val="24"/>
          <w:szCs w:val="24"/>
          <w:lang w:val="en-GB"/>
          <w:rPrChange w:id="5802"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5803" w:author="Alexandre Miguel Kaizeler Guedes Da Silva Afonso" w:date="2026-07-27T16:55:00Z" w16du:dateUtc="2026-07-27T15:55:00Z">
            <w:rPr>
              <w:rFonts w:ascii="Arial" w:hAnsi="Arial" w:cs="Arial"/>
              <w:sz w:val="24"/>
              <w:szCs w:val="24"/>
            </w:rPr>
          </w:rPrChange>
        </w:rPr>
        <w:t xml:space="preserve"> (v2.0.3).</w:t>
      </w:r>
    </w:p>
    <w:p w14:paraId="7418247F" w14:textId="44D8B5E3" w:rsidR="002A1CC5" w:rsidRPr="00B475D4" w:rsidRDefault="002A1CC5" w:rsidP="00533F41">
      <w:pPr>
        <w:pStyle w:val="Ttulo2"/>
        <w:rPr>
          <w:lang w:val="en-GB"/>
          <w:rPrChange w:id="5804" w:author="Alexandre Miguel Kaizeler Guedes Da Silva Afonso" w:date="2026-07-27T16:55:00Z" w16du:dateUtc="2026-07-27T15:55:00Z">
            <w:rPr/>
          </w:rPrChange>
        </w:rPr>
      </w:pPr>
      <w:commentRangeStart w:id="5805"/>
      <w:r w:rsidRPr="00B475D4">
        <w:rPr>
          <w:lang w:val="en-GB"/>
          <w:rPrChange w:id="5806" w:author="Alexandre Miguel Kaizeler Guedes Da Silva Afonso" w:date="2026-07-27T16:55:00Z" w16du:dateUtc="2026-07-27T15:55:00Z">
            <w:rPr/>
          </w:rPrChange>
        </w:rPr>
        <w:t xml:space="preserve">Read </w:t>
      </w:r>
      <w:r w:rsidR="00D6315B" w:rsidRPr="00B475D4">
        <w:rPr>
          <w:lang w:val="en-GB"/>
          <w:rPrChange w:id="5807" w:author="Alexandre Miguel Kaizeler Guedes Da Silva Afonso" w:date="2026-07-27T16:55:00Z" w16du:dateUtc="2026-07-27T15:55:00Z">
            <w:rPr/>
          </w:rPrChange>
        </w:rPr>
        <w:t>c</w:t>
      </w:r>
      <w:r w:rsidRPr="00B475D4">
        <w:rPr>
          <w:lang w:val="en-GB"/>
          <w:rPrChange w:id="5808" w:author="Alexandre Miguel Kaizeler Guedes Da Silva Afonso" w:date="2026-07-27T16:55:00Z" w16du:dateUtc="2026-07-27T15:55:00Z">
            <w:rPr/>
          </w:rPrChange>
        </w:rPr>
        <w:t>ount data pre-processing</w:t>
      </w:r>
      <w:commentRangeEnd w:id="5805"/>
      <w:r w:rsidR="00BD3950" w:rsidRPr="00B475D4">
        <w:rPr>
          <w:rStyle w:val="Refdecomentrio"/>
          <w:sz w:val="32"/>
          <w:szCs w:val="32"/>
          <w:lang w:val="en-GB"/>
          <w:rPrChange w:id="5809" w:author="Alexandre Miguel Kaizeler Guedes Da Silva Afonso" w:date="2026-07-27T16:55:00Z" w16du:dateUtc="2026-07-27T15:55:00Z">
            <w:rPr>
              <w:rStyle w:val="Refdecomentrio"/>
              <w:sz w:val="32"/>
              <w:szCs w:val="32"/>
            </w:rPr>
          </w:rPrChange>
        </w:rPr>
        <w:commentReference w:id="5805"/>
      </w:r>
    </w:p>
    <w:p w14:paraId="2A1934D2" w14:textId="576CC415" w:rsidR="00991481" w:rsidRPr="00B475D4" w:rsidRDefault="002A1CC5" w:rsidP="00AA68E1">
      <w:pPr>
        <w:jc w:val="both"/>
        <w:rPr>
          <w:sz w:val="24"/>
          <w:szCs w:val="24"/>
          <w:lang w:val="en-GB"/>
          <w:rPrChange w:id="5810" w:author="Alexandre Miguel Kaizeler Guedes Da Silva Afonso" w:date="2026-07-27T16:55:00Z" w16du:dateUtc="2026-07-27T15:55:00Z">
            <w:rPr>
              <w:sz w:val="24"/>
              <w:szCs w:val="24"/>
            </w:rPr>
          </w:rPrChange>
        </w:rPr>
      </w:pPr>
      <w:r w:rsidRPr="00B475D4">
        <w:rPr>
          <w:rFonts w:ascii="Arial" w:hAnsi="Arial" w:cs="Arial"/>
          <w:sz w:val="24"/>
          <w:szCs w:val="24"/>
          <w:lang w:val="en-GB"/>
          <w:rPrChange w:id="5811" w:author="Alexandre Miguel Kaizeler Guedes Da Silva Afonso" w:date="2026-07-27T16:55:00Z" w16du:dateUtc="2026-07-27T15:55:00Z">
            <w:rPr>
              <w:rFonts w:ascii="Arial" w:hAnsi="Arial" w:cs="Arial"/>
              <w:sz w:val="24"/>
              <w:szCs w:val="24"/>
            </w:rPr>
          </w:rPrChange>
        </w:rPr>
        <w:t>R</w:t>
      </w:r>
      <w:r w:rsidR="00991481" w:rsidRPr="00B475D4">
        <w:rPr>
          <w:rFonts w:ascii="Arial" w:hAnsi="Arial" w:cs="Arial"/>
          <w:sz w:val="24"/>
          <w:szCs w:val="24"/>
          <w:lang w:val="en-GB"/>
          <w:rPrChange w:id="5812" w:author="Alexandre Miguel Kaizeler Guedes Da Silva Afonso" w:date="2026-07-27T16:55:00Z" w16du:dateUtc="2026-07-27T15:55:00Z">
            <w:rPr>
              <w:rFonts w:ascii="Arial" w:hAnsi="Arial" w:cs="Arial"/>
              <w:sz w:val="24"/>
              <w:szCs w:val="24"/>
            </w:rPr>
          </w:rPrChange>
        </w:rPr>
        <w:t>aw r</w:t>
      </w:r>
      <w:r w:rsidRPr="00B475D4">
        <w:rPr>
          <w:rFonts w:ascii="Arial" w:hAnsi="Arial" w:cs="Arial"/>
          <w:sz w:val="24"/>
          <w:szCs w:val="24"/>
          <w:lang w:val="en-GB"/>
          <w:rPrChange w:id="5813" w:author="Alexandre Miguel Kaizeler Guedes Da Silva Afonso" w:date="2026-07-27T16:55:00Z" w16du:dateUtc="2026-07-27T15:55:00Z">
            <w:rPr>
              <w:rFonts w:ascii="Arial" w:hAnsi="Arial" w:cs="Arial"/>
              <w:sz w:val="24"/>
              <w:szCs w:val="24"/>
            </w:rPr>
          </w:rPrChange>
        </w:rPr>
        <w:t>ead count</w:t>
      </w:r>
      <w:r w:rsidR="00991481" w:rsidRPr="00B475D4">
        <w:rPr>
          <w:rFonts w:ascii="Arial" w:hAnsi="Arial" w:cs="Arial"/>
          <w:sz w:val="24"/>
          <w:szCs w:val="24"/>
          <w:lang w:val="en-GB"/>
          <w:rPrChange w:id="5814" w:author="Alexandre Miguel Kaizeler Guedes Da Silva Afonso" w:date="2026-07-27T16:55:00Z" w16du:dateUtc="2026-07-27T15:55:00Z">
            <w:rPr>
              <w:rFonts w:ascii="Arial" w:hAnsi="Arial" w:cs="Arial"/>
              <w:sz w:val="24"/>
              <w:szCs w:val="24"/>
            </w:rPr>
          </w:rPrChange>
        </w:rPr>
        <w:t>s</w:t>
      </w:r>
      <w:r w:rsidRPr="00B475D4">
        <w:rPr>
          <w:rFonts w:ascii="Arial" w:hAnsi="Arial" w:cs="Arial"/>
          <w:sz w:val="24"/>
          <w:szCs w:val="24"/>
          <w:lang w:val="en-GB"/>
          <w:rPrChange w:id="5815" w:author="Alexandre Miguel Kaizeler Guedes Da Silva Afonso" w:date="2026-07-27T16:55:00Z" w16du:dateUtc="2026-07-27T15:55:00Z">
            <w:rPr>
              <w:rFonts w:ascii="Arial" w:hAnsi="Arial" w:cs="Arial"/>
              <w:sz w:val="24"/>
              <w:szCs w:val="24"/>
            </w:rPr>
          </w:rPrChange>
        </w:rPr>
        <w:t xml:space="preserve"> w</w:t>
      </w:r>
      <w:r w:rsidR="00ED2BFE" w:rsidRPr="00B475D4">
        <w:rPr>
          <w:rFonts w:ascii="Arial" w:hAnsi="Arial" w:cs="Arial"/>
          <w:sz w:val="24"/>
          <w:szCs w:val="24"/>
          <w:lang w:val="en-GB"/>
          <w:rPrChange w:id="5816" w:author="Alexandre Miguel Kaizeler Guedes Da Silva Afonso" w:date="2026-07-27T16:55:00Z" w16du:dateUtc="2026-07-27T15:55:00Z">
            <w:rPr>
              <w:rFonts w:ascii="Arial" w:hAnsi="Arial" w:cs="Arial"/>
              <w:sz w:val="24"/>
              <w:szCs w:val="24"/>
            </w:rPr>
          </w:rPrChange>
        </w:rPr>
        <w:t xml:space="preserve">ere </w:t>
      </w:r>
      <w:r w:rsidRPr="00B475D4">
        <w:rPr>
          <w:rFonts w:ascii="Arial" w:hAnsi="Arial" w:cs="Arial"/>
          <w:sz w:val="24"/>
          <w:szCs w:val="24"/>
          <w:lang w:val="en-GB"/>
          <w:rPrChange w:id="5817" w:author="Alexandre Miguel Kaizeler Guedes Da Silva Afonso" w:date="2026-07-27T16:55:00Z" w16du:dateUtc="2026-07-27T15:55:00Z">
            <w:rPr>
              <w:rFonts w:ascii="Arial" w:hAnsi="Arial" w:cs="Arial"/>
              <w:sz w:val="24"/>
              <w:szCs w:val="24"/>
            </w:rPr>
          </w:rPrChange>
        </w:rPr>
        <w:t>first filtered</w:t>
      </w:r>
      <w:r w:rsidR="00991481" w:rsidRPr="00B475D4">
        <w:rPr>
          <w:rFonts w:ascii="Arial" w:hAnsi="Arial" w:cs="Arial"/>
          <w:sz w:val="24"/>
          <w:szCs w:val="24"/>
          <w:lang w:val="en-GB"/>
          <w:rPrChange w:id="5818" w:author="Alexandre Miguel Kaizeler Guedes Da Silva Afonso" w:date="2026-07-27T16:55:00Z" w16du:dateUtc="2026-07-27T15:55:00Z">
            <w:rPr>
              <w:rFonts w:ascii="Arial" w:hAnsi="Arial" w:cs="Arial"/>
              <w:sz w:val="24"/>
              <w:szCs w:val="24"/>
            </w:rPr>
          </w:rPrChange>
        </w:rPr>
        <w:t xml:space="preserve"> to</w:t>
      </w:r>
      <w:r w:rsidRPr="00B475D4">
        <w:rPr>
          <w:rFonts w:ascii="Arial" w:hAnsi="Arial" w:cs="Arial"/>
          <w:sz w:val="24"/>
          <w:szCs w:val="24"/>
          <w:lang w:val="en-GB"/>
          <w:rPrChange w:id="5819" w:author="Alexandre Miguel Kaizeler Guedes Da Silva Afonso" w:date="2026-07-27T16:55:00Z" w16du:dateUtc="2026-07-27T15:55:00Z">
            <w:rPr>
              <w:rFonts w:ascii="Arial" w:hAnsi="Arial" w:cs="Arial"/>
              <w:sz w:val="24"/>
              <w:szCs w:val="24"/>
            </w:rPr>
          </w:rPrChange>
        </w:rPr>
        <w:t xml:space="preserve"> </w:t>
      </w:r>
      <w:r w:rsidR="00991481" w:rsidRPr="00B475D4">
        <w:rPr>
          <w:rFonts w:ascii="Arial" w:hAnsi="Arial" w:cs="Arial"/>
          <w:sz w:val="24"/>
          <w:szCs w:val="24"/>
          <w:lang w:val="en-GB"/>
          <w:rPrChange w:id="5820" w:author="Alexandre Miguel Kaizeler Guedes Da Silva Afonso" w:date="2026-07-27T16:55:00Z" w16du:dateUtc="2026-07-27T15:55:00Z">
            <w:rPr>
              <w:rFonts w:ascii="Arial" w:hAnsi="Arial" w:cs="Arial"/>
              <w:sz w:val="24"/>
              <w:szCs w:val="24"/>
            </w:rPr>
          </w:rPrChange>
        </w:rPr>
        <w:t xml:space="preserve">remove </w:t>
      </w:r>
      <w:r w:rsidRPr="00B475D4">
        <w:rPr>
          <w:rFonts w:ascii="Arial" w:hAnsi="Arial" w:cs="Arial"/>
          <w:sz w:val="24"/>
          <w:szCs w:val="24"/>
          <w:lang w:val="en-GB"/>
          <w:rPrChange w:id="5821" w:author="Alexandre Miguel Kaizeler Guedes Da Silva Afonso" w:date="2026-07-27T16:55:00Z" w16du:dateUtc="2026-07-27T15:55:00Z">
            <w:rPr>
              <w:rFonts w:ascii="Arial" w:hAnsi="Arial" w:cs="Arial"/>
              <w:sz w:val="24"/>
              <w:szCs w:val="24"/>
            </w:rPr>
          </w:rPrChange>
        </w:rPr>
        <w:t>lowly expressed genes</w:t>
      </w:r>
      <w:r w:rsidR="00B33D36" w:rsidRPr="00B475D4">
        <w:rPr>
          <w:rFonts w:ascii="Arial" w:hAnsi="Arial" w:cs="Arial"/>
          <w:sz w:val="24"/>
          <w:szCs w:val="24"/>
          <w:lang w:val="en-GB"/>
          <w:rPrChange w:id="5822" w:author="Alexandre Miguel Kaizeler Guedes Da Silva Afonso" w:date="2026-07-27T16:55:00Z" w16du:dateUtc="2026-07-27T15:55:00Z">
            <w:rPr>
              <w:rFonts w:ascii="Arial" w:hAnsi="Arial" w:cs="Arial"/>
              <w:sz w:val="24"/>
              <w:szCs w:val="24"/>
            </w:rPr>
          </w:rPrChange>
        </w:rPr>
        <w:t xml:space="preserve">, </w:t>
      </w:r>
      <w:r w:rsidR="00ED2BFE" w:rsidRPr="00B475D4">
        <w:rPr>
          <w:rFonts w:ascii="Arial" w:hAnsi="Arial" w:cs="Arial"/>
          <w:sz w:val="24"/>
          <w:szCs w:val="24"/>
          <w:lang w:val="en-GB"/>
          <w:rPrChange w:id="5823" w:author="Alexandre Miguel Kaizeler Guedes Da Silva Afonso" w:date="2026-07-27T16:55:00Z" w16du:dateUtc="2026-07-27T15:55:00Z">
            <w:rPr>
              <w:rFonts w:ascii="Arial" w:hAnsi="Arial" w:cs="Arial"/>
              <w:sz w:val="24"/>
              <w:szCs w:val="24"/>
            </w:rPr>
          </w:rPrChange>
        </w:rPr>
        <w:t>independently</w:t>
      </w:r>
      <w:r w:rsidR="00704B9D" w:rsidRPr="00B475D4">
        <w:rPr>
          <w:rFonts w:ascii="Arial" w:hAnsi="Arial" w:cs="Arial"/>
          <w:sz w:val="24"/>
          <w:szCs w:val="24"/>
          <w:lang w:val="en-GB"/>
          <w:rPrChange w:id="5824" w:author="Alexandre Miguel Kaizeler Guedes Da Silva Afonso" w:date="2026-07-27T16:55:00Z" w16du:dateUtc="2026-07-27T15:55:00Z">
            <w:rPr>
              <w:rFonts w:ascii="Arial" w:hAnsi="Arial" w:cs="Arial"/>
              <w:sz w:val="24"/>
              <w:szCs w:val="24"/>
            </w:rPr>
          </w:rPrChange>
        </w:rPr>
        <w:t xml:space="preserve"> for each dataset</w:t>
      </w:r>
      <w:r w:rsidR="00900BD8" w:rsidRPr="00B475D4">
        <w:rPr>
          <w:lang w:val="en-GB"/>
          <w:rPrChange w:id="5825" w:author="Alexandre Miguel Kaizeler Guedes Da Silva Afonso" w:date="2026-07-27T16:55:00Z" w16du:dateUtc="2026-07-27T15:55:00Z">
            <w:rPr/>
          </w:rPrChange>
        </w:rPr>
        <w:t xml:space="preserve">. </w:t>
      </w:r>
      <w:r w:rsidR="00900BD8" w:rsidRPr="00B475D4">
        <w:rPr>
          <w:rFonts w:ascii="Arial" w:hAnsi="Arial" w:cs="Arial"/>
          <w:sz w:val="24"/>
          <w:szCs w:val="24"/>
          <w:lang w:val="en-GB"/>
          <w:rPrChange w:id="5826" w:author="Alexandre Miguel Kaizeler Guedes Da Silva Afonso" w:date="2026-07-27T16:55:00Z" w16du:dateUtc="2026-07-27T15:55:00Z">
            <w:rPr>
              <w:rFonts w:ascii="Arial" w:hAnsi="Arial" w:cs="Arial"/>
              <w:sz w:val="24"/>
              <w:szCs w:val="24"/>
            </w:rPr>
          </w:rPrChange>
        </w:rPr>
        <w:t xml:space="preserve">For </w:t>
      </w:r>
      <w:del w:id="5827" w:author="Alexandre Miguel Kaizeler Guedes Da Silva Afonso" w:date="2026-07-07T17:50:00Z" w16du:dateUtc="2026-07-07T16:50:00Z">
        <w:r w:rsidR="00900BD8" w:rsidRPr="00B475D4" w:rsidDel="00BD3950">
          <w:rPr>
            <w:rFonts w:ascii="Arial" w:hAnsi="Arial" w:cs="Arial"/>
            <w:sz w:val="24"/>
            <w:szCs w:val="24"/>
            <w:lang w:val="en-GB"/>
            <w:rPrChange w:id="5828" w:author="Alexandre Miguel Kaizeler Guedes Da Silva Afonso" w:date="2026-07-27T16:55:00Z" w16du:dateUtc="2026-07-27T15:55:00Z">
              <w:rPr>
                <w:rFonts w:ascii="Arial" w:hAnsi="Arial" w:cs="Arial"/>
                <w:sz w:val="24"/>
                <w:szCs w:val="24"/>
              </w:rPr>
            </w:rPrChange>
          </w:rPr>
          <w:delText xml:space="preserve">most </w:delText>
        </w:r>
      </w:del>
      <w:ins w:id="5829" w:author="Alexandre Miguel Kaizeler Guedes Da Silva Afonso" w:date="2026-07-07T17:50:00Z" w16du:dateUtc="2026-07-07T16:50:00Z">
        <w:r w:rsidR="00BD3950" w:rsidRPr="00B475D4">
          <w:rPr>
            <w:rFonts w:ascii="Arial" w:hAnsi="Arial" w:cs="Arial"/>
            <w:sz w:val="24"/>
            <w:szCs w:val="24"/>
            <w:lang w:val="en-GB"/>
            <w:rPrChange w:id="5830" w:author="Alexandre Miguel Kaizeler Guedes Da Silva Afonso" w:date="2026-07-27T16:55:00Z" w16du:dateUtc="2026-07-27T15:55:00Z">
              <w:rPr>
                <w:rFonts w:ascii="Arial" w:hAnsi="Arial" w:cs="Arial"/>
                <w:sz w:val="24"/>
                <w:szCs w:val="24"/>
              </w:rPr>
            </w:rPrChange>
          </w:rPr>
          <w:t xml:space="preserve">all </w:t>
        </w:r>
      </w:ins>
      <w:r w:rsidR="00900BD8" w:rsidRPr="00B475D4">
        <w:rPr>
          <w:rFonts w:ascii="Arial" w:hAnsi="Arial" w:cs="Arial"/>
          <w:sz w:val="24"/>
          <w:szCs w:val="24"/>
          <w:lang w:val="en-GB"/>
          <w:rPrChange w:id="5831" w:author="Alexandre Miguel Kaizeler Guedes Da Silva Afonso" w:date="2026-07-27T16:55:00Z" w16du:dateUtc="2026-07-27T15:55:00Z">
            <w:rPr>
              <w:rFonts w:ascii="Arial" w:hAnsi="Arial" w:cs="Arial"/>
              <w:sz w:val="24"/>
              <w:szCs w:val="24"/>
            </w:rPr>
          </w:rPrChange>
        </w:rPr>
        <w:t xml:space="preserve">datasets, filtering was applied across all samples. </w:t>
      </w:r>
      <w:del w:id="5832" w:author="Alexandre Miguel Kaizeler Guedes Da Silva Afonso" w:date="2026-07-07T17:51:00Z" w16du:dateUtc="2026-07-07T16:51:00Z">
        <w:r w:rsidR="00900BD8" w:rsidRPr="00B475D4" w:rsidDel="00BD3950">
          <w:rPr>
            <w:rFonts w:ascii="Arial" w:hAnsi="Arial" w:cs="Arial"/>
            <w:sz w:val="24"/>
            <w:szCs w:val="24"/>
            <w:lang w:val="en-GB"/>
            <w:rPrChange w:id="5833" w:author="Alexandre Miguel Kaizeler Guedes Da Silva Afonso" w:date="2026-07-27T16:55:00Z" w16du:dateUtc="2026-07-27T15:55:00Z">
              <w:rPr>
                <w:rFonts w:ascii="Arial" w:hAnsi="Arial" w:cs="Arial"/>
                <w:sz w:val="24"/>
                <w:szCs w:val="24"/>
              </w:rPr>
            </w:rPrChange>
          </w:rPr>
          <w:delText xml:space="preserve">However, when </w:delText>
        </w:r>
        <w:commentRangeStart w:id="5834"/>
        <w:r w:rsidR="00900BD8" w:rsidRPr="00B475D4" w:rsidDel="00BD3950">
          <w:rPr>
            <w:rFonts w:ascii="Arial" w:hAnsi="Arial" w:cs="Arial"/>
            <w:sz w:val="24"/>
            <w:szCs w:val="24"/>
            <w:lang w:val="en-GB"/>
            <w:rPrChange w:id="5835" w:author="Alexandre Miguel Kaizeler Guedes Da Silva Afonso" w:date="2026-07-27T16:55:00Z" w16du:dateUtc="2026-07-27T15:55:00Z">
              <w:rPr>
                <w:rFonts w:ascii="Arial" w:hAnsi="Arial" w:cs="Arial"/>
                <w:sz w:val="24"/>
                <w:szCs w:val="24"/>
              </w:rPr>
            </w:rPrChange>
          </w:rPr>
          <w:delText>substantial differences</w:delText>
        </w:r>
        <w:commentRangeEnd w:id="5834"/>
        <w:r w:rsidR="00660D23" w:rsidRPr="00B475D4" w:rsidDel="00BD3950">
          <w:rPr>
            <w:rStyle w:val="Refdecomentrio"/>
            <w:rFonts w:ascii="Arial" w:hAnsi="Arial" w:cs="Arial"/>
            <w:sz w:val="24"/>
            <w:szCs w:val="24"/>
            <w:lang w:val="en-GB"/>
            <w:rPrChange w:id="5836" w:author="Alexandre Miguel Kaizeler Guedes Da Silva Afonso" w:date="2026-07-27T16:55:00Z" w16du:dateUtc="2026-07-27T15:55:00Z">
              <w:rPr>
                <w:rStyle w:val="Refdecomentrio"/>
                <w:rFonts w:ascii="Arial" w:hAnsi="Arial" w:cs="Arial"/>
                <w:sz w:val="24"/>
                <w:szCs w:val="24"/>
              </w:rPr>
            </w:rPrChange>
          </w:rPr>
          <w:commentReference w:id="5834"/>
        </w:r>
        <w:r w:rsidR="00900BD8" w:rsidRPr="00B475D4" w:rsidDel="00BD3950">
          <w:rPr>
            <w:rFonts w:ascii="Arial" w:hAnsi="Arial" w:cs="Arial"/>
            <w:sz w:val="24"/>
            <w:szCs w:val="24"/>
            <w:lang w:val="en-GB"/>
            <w:rPrChange w:id="5837" w:author="Alexandre Miguel Kaizeler Guedes Da Silva Afonso" w:date="2026-07-27T16:55:00Z" w16du:dateUtc="2026-07-27T15:55:00Z">
              <w:rPr>
                <w:rFonts w:ascii="Arial" w:hAnsi="Arial" w:cs="Arial"/>
                <w:sz w:val="24"/>
                <w:szCs w:val="24"/>
              </w:rPr>
            </w:rPrChange>
          </w:rPr>
          <w:delText xml:space="preserve"> in gene </w:delText>
        </w:r>
      </w:del>
      <w:ins w:id="5838" w:author="Nuno Morais" w:date="2026-07-06T11:09:00Z" w16du:dateUtc="2026-07-06T10:09:00Z">
        <w:del w:id="5839" w:author="Alexandre Miguel Kaizeler Guedes Da Silva Afonso" w:date="2026-07-07T17:51:00Z" w16du:dateUtc="2026-07-07T16:51:00Z">
          <w:r w:rsidR="002D28F0" w:rsidRPr="00B475D4" w:rsidDel="00BD3950">
            <w:rPr>
              <w:rFonts w:ascii="Arial" w:hAnsi="Arial" w:cs="Arial"/>
              <w:sz w:val="24"/>
              <w:szCs w:val="24"/>
              <w:lang w:val="en-GB"/>
              <w:rPrChange w:id="5840" w:author="Alexandre Miguel Kaizeler Guedes Da Silva Afonso" w:date="2026-07-27T16:55:00Z" w16du:dateUtc="2026-07-27T15:55:00Z">
                <w:rPr>
                  <w:rFonts w:ascii="Arial" w:hAnsi="Arial" w:cs="Arial"/>
                  <w:sz w:val="24"/>
                  <w:szCs w:val="24"/>
                </w:rPr>
              </w:rPrChange>
            </w:rPr>
            <w:delText xml:space="preserve">read library </w:delText>
          </w:r>
        </w:del>
      </w:ins>
      <w:del w:id="5841" w:author="Alexandre Miguel Kaizeler Guedes Da Silva Afonso" w:date="2026-07-07T17:51:00Z" w16du:dateUtc="2026-07-07T16:51:00Z">
        <w:r w:rsidR="00900BD8" w:rsidRPr="00B475D4" w:rsidDel="00BD3950">
          <w:rPr>
            <w:rFonts w:ascii="Arial" w:hAnsi="Arial" w:cs="Arial"/>
            <w:sz w:val="24"/>
            <w:szCs w:val="24"/>
            <w:lang w:val="en-GB"/>
            <w:rPrChange w:id="5842" w:author="Alexandre Miguel Kaizeler Guedes Da Silva Afonso" w:date="2026-07-27T16:55:00Z" w16du:dateUtc="2026-07-27T15:55:00Z">
              <w:rPr>
                <w:rFonts w:ascii="Arial" w:hAnsi="Arial" w:cs="Arial"/>
                <w:sz w:val="24"/>
                <w:szCs w:val="24"/>
              </w:rPr>
            </w:rPrChange>
          </w:rPr>
          <w:delText xml:space="preserve">complexity </w:delText>
        </w:r>
      </w:del>
      <w:ins w:id="5843" w:author="Nuno Morais" w:date="2026-07-04T15:48:00Z" w16du:dateUtc="2026-07-04T14:48:00Z">
        <w:del w:id="5844" w:author="Alexandre Miguel Kaizeler Guedes Da Silva Afonso" w:date="2026-07-07T17:51:00Z" w16du:dateUtc="2026-07-07T16:51:00Z">
          <w:r w:rsidR="00660D23" w:rsidRPr="00B475D4" w:rsidDel="00BD3950">
            <w:rPr>
              <w:rFonts w:ascii="Arial" w:hAnsi="Arial" w:cs="Arial"/>
              <w:sz w:val="24"/>
              <w:szCs w:val="24"/>
              <w:lang w:val="en-GB"/>
              <w:rPrChange w:id="5845" w:author="Alexandre Miguel Kaizeler Guedes Da Silva Afonso" w:date="2026-07-27T16:55:00Z" w16du:dateUtc="2026-07-27T15:55:00Z">
                <w:rPr>
                  <w:rFonts w:ascii="Arial" w:hAnsi="Arial" w:cs="Arial"/>
                  <w:sz w:val="24"/>
                  <w:szCs w:val="24"/>
                </w:rPr>
              </w:rPrChange>
            </w:rPr>
            <w:delText>(</w:delText>
          </w:r>
          <w:r w:rsidR="00660D23" w:rsidRPr="00B475D4" w:rsidDel="00BD3950">
            <w:rPr>
              <w:rFonts w:ascii="Arial" w:hAnsi="Arial" w:cs="Arial"/>
              <w:i/>
              <w:iCs/>
              <w:sz w:val="24"/>
              <w:szCs w:val="24"/>
              <w:lang w:val="en-GB"/>
              <w:rPrChange w:id="5846" w:author="Alexandre Miguel Kaizeler Guedes Da Silva Afonso" w:date="2026-07-27T16:55:00Z" w16du:dateUtc="2026-07-27T15:55:00Z">
                <w:rPr>
                  <w:rFonts w:ascii="Arial" w:hAnsi="Arial" w:cs="Arial"/>
                  <w:i/>
                  <w:iCs/>
                  <w:sz w:val="24"/>
                  <w:szCs w:val="24"/>
                </w:rPr>
              </w:rPrChange>
            </w:rPr>
            <w:delText>i.e.</w:delText>
          </w:r>
          <w:r w:rsidR="00660D23" w:rsidRPr="00B475D4" w:rsidDel="00BD3950">
            <w:rPr>
              <w:rFonts w:ascii="Arial" w:hAnsi="Arial" w:cs="Arial"/>
              <w:sz w:val="24"/>
              <w:szCs w:val="24"/>
              <w:lang w:val="en-GB"/>
              <w:rPrChange w:id="5847" w:author="Alexandre Miguel Kaizeler Guedes Da Silva Afonso" w:date="2026-07-27T16:55:00Z" w16du:dateUtc="2026-07-27T15:55:00Z">
                <w:rPr>
                  <w:rFonts w:ascii="Arial" w:hAnsi="Arial" w:cs="Arial"/>
                  <w:sz w:val="24"/>
                  <w:szCs w:val="24"/>
                </w:rPr>
              </w:rPrChange>
            </w:rPr>
            <w:delText xml:space="preserve">, </w:delText>
          </w:r>
        </w:del>
      </w:ins>
      <w:ins w:id="5848" w:author="Nuno Morais" w:date="2026-07-06T11:11:00Z" w16du:dateUtc="2026-07-06T10:11:00Z">
        <w:del w:id="5849" w:author="Alexandre Miguel Kaizeler Guedes Da Silva Afonso" w:date="2026-07-07T17:51:00Z" w16du:dateUtc="2026-07-07T16:51:00Z">
          <w:r w:rsidR="002D28F0" w:rsidRPr="00B475D4" w:rsidDel="00BD3950">
            <w:rPr>
              <w:rFonts w:ascii="Arial" w:hAnsi="Arial" w:cs="Arial"/>
              <w:sz w:val="24"/>
              <w:szCs w:val="24"/>
              <w:lang w:val="en-GB"/>
              <w:rPrChange w:id="5850" w:author="Alexandre Miguel Kaizeler Guedes Da Silva Afonso" w:date="2026-07-27T16:55:00Z" w16du:dateUtc="2026-07-27T15:55:00Z">
                <w:rPr>
                  <w:rFonts w:ascii="Arial" w:hAnsi="Arial" w:cs="Arial"/>
                  <w:sz w:val="24"/>
                  <w:szCs w:val="24"/>
                </w:rPr>
              </w:rPrChange>
            </w:rPr>
            <w:delText>the number of distinct mRNA fragments estimated to be present in a sample</w:delText>
          </w:r>
        </w:del>
      </w:ins>
      <w:ins w:id="5851" w:author="Nuno Morais" w:date="2026-07-04T15:48:00Z" w16du:dateUtc="2026-07-04T14:48:00Z">
        <w:del w:id="5852" w:author="Alexandre Miguel Kaizeler Guedes Da Silva Afonso" w:date="2026-07-07T17:51:00Z" w16du:dateUtc="2026-07-07T16:51:00Z">
          <w:r w:rsidR="00660D23" w:rsidRPr="00B475D4" w:rsidDel="00BD3950">
            <w:rPr>
              <w:rFonts w:ascii="Arial" w:hAnsi="Arial" w:cs="Arial"/>
              <w:sz w:val="24"/>
              <w:szCs w:val="24"/>
              <w:lang w:val="en-GB"/>
              <w:rPrChange w:id="5853" w:author="Alexandre Miguel Kaizeler Guedes Da Silva Afonso" w:date="2026-07-27T16:55:00Z" w16du:dateUtc="2026-07-27T15:55:00Z">
                <w:rPr>
                  <w:rFonts w:ascii="Arial" w:hAnsi="Arial" w:cs="Arial"/>
                  <w:sz w:val="24"/>
                  <w:szCs w:val="24"/>
                </w:rPr>
              </w:rPrChange>
            </w:rPr>
            <w:delText xml:space="preserve">) </w:delText>
          </w:r>
        </w:del>
      </w:ins>
      <w:del w:id="5854" w:author="Alexandre Miguel Kaizeler Guedes Da Silva Afonso" w:date="2026-07-07T17:51:00Z" w16du:dateUtc="2026-07-07T16:51:00Z">
        <w:r w:rsidR="00900BD8" w:rsidRPr="00B475D4" w:rsidDel="00BD3950">
          <w:rPr>
            <w:rFonts w:ascii="Arial" w:hAnsi="Arial" w:cs="Arial"/>
            <w:sz w:val="24"/>
            <w:szCs w:val="24"/>
            <w:lang w:val="en-GB"/>
            <w:rPrChange w:id="5855" w:author="Alexandre Miguel Kaizeler Guedes Da Silva Afonso" w:date="2026-07-27T16:55:00Z" w16du:dateUtc="2026-07-27T15:55:00Z">
              <w:rPr>
                <w:rFonts w:ascii="Arial" w:hAnsi="Arial" w:cs="Arial"/>
                <w:sz w:val="24"/>
                <w:szCs w:val="24"/>
              </w:rPr>
            </w:rPrChange>
          </w:rPr>
          <w:delText>were observed between sample types (</w:delText>
        </w:r>
        <w:r w:rsidR="00900BD8" w:rsidRPr="00B475D4" w:rsidDel="00BD3950">
          <w:rPr>
            <w:rFonts w:ascii="Arial" w:hAnsi="Arial" w:cs="Arial"/>
            <w:i/>
            <w:iCs/>
            <w:sz w:val="24"/>
            <w:szCs w:val="24"/>
            <w:lang w:val="en-GB"/>
            <w:rPrChange w:id="5856" w:author="Alexandre Miguel Kaizeler Guedes Da Silva Afonso" w:date="2026-07-27T16:55:00Z" w16du:dateUtc="2026-07-27T15:55:00Z">
              <w:rPr>
                <w:rFonts w:ascii="Arial" w:hAnsi="Arial" w:cs="Arial"/>
                <w:sz w:val="24"/>
                <w:szCs w:val="24"/>
              </w:rPr>
            </w:rPrChange>
          </w:rPr>
          <w:delText>i.e.</w:delText>
        </w:r>
        <w:r w:rsidR="00900BD8" w:rsidRPr="00B475D4" w:rsidDel="00BD3950">
          <w:rPr>
            <w:rFonts w:ascii="Arial" w:hAnsi="Arial" w:cs="Arial"/>
            <w:sz w:val="24"/>
            <w:szCs w:val="24"/>
            <w:lang w:val="en-GB"/>
            <w:rPrChange w:id="5857" w:author="Alexandre Miguel Kaizeler Guedes Da Silva Afonso" w:date="2026-07-27T16:55:00Z" w16du:dateUtc="2026-07-27T15:55:00Z">
              <w:rPr>
                <w:rFonts w:ascii="Arial" w:hAnsi="Arial" w:cs="Arial"/>
                <w:sz w:val="24"/>
                <w:szCs w:val="24"/>
              </w:rPr>
            </w:rPrChange>
          </w:rPr>
          <w:delText xml:space="preserve">, the fraction of reads represented by a given proportion of genes), filtering was performed per sample type to ensure adequate representation of condition-specific genes and minimize effects in normalization. This approach was also used for simulated SG samples, as the SpinSim pipeline occasionally generated </w:delText>
        </w:r>
        <w:commentRangeStart w:id="5858"/>
        <w:r w:rsidR="00900BD8" w:rsidRPr="00B475D4" w:rsidDel="00BD3950">
          <w:rPr>
            <w:rFonts w:ascii="Arial" w:hAnsi="Arial" w:cs="Arial"/>
            <w:sz w:val="24"/>
            <w:szCs w:val="24"/>
            <w:lang w:val="en-GB"/>
            <w:rPrChange w:id="5859" w:author="Alexandre Miguel Kaizeler Guedes Da Silva Afonso" w:date="2026-07-27T16:55:00Z" w16du:dateUtc="2026-07-27T15:55:00Z">
              <w:rPr>
                <w:rFonts w:ascii="Arial" w:hAnsi="Arial" w:cs="Arial"/>
                <w:sz w:val="24"/>
                <w:szCs w:val="24"/>
              </w:rPr>
            </w:rPrChange>
          </w:rPr>
          <w:delText>outliers</w:delText>
        </w:r>
        <w:commentRangeEnd w:id="5858"/>
        <w:r w:rsidR="008A069D" w:rsidRPr="00B475D4" w:rsidDel="00BD3950">
          <w:rPr>
            <w:rStyle w:val="Refdecomentrio"/>
            <w:rFonts w:ascii="Arial" w:hAnsi="Arial" w:cs="Arial"/>
            <w:sz w:val="24"/>
            <w:szCs w:val="24"/>
            <w:lang w:val="en-GB"/>
            <w:rPrChange w:id="5860" w:author="Alexandre Miguel Kaizeler Guedes Da Silva Afonso" w:date="2026-07-27T16:55:00Z" w16du:dateUtc="2026-07-27T15:55:00Z">
              <w:rPr>
                <w:rStyle w:val="Refdecomentrio"/>
                <w:rFonts w:ascii="Arial" w:hAnsi="Arial" w:cs="Arial"/>
                <w:sz w:val="24"/>
                <w:szCs w:val="24"/>
              </w:rPr>
            </w:rPrChange>
          </w:rPr>
          <w:commentReference w:id="5858"/>
        </w:r>
        <w:r w:rsidR="00900BD8" w:rsidRPr="00B475D4" w:rsidDel="00BD3950">
          <w:rPr>
            <w:rFonts w:ascii="Arial" w:hAnsi="Arial" w:cs="Arial"/>
            <w:sz w:val="24"/>
            <w:szCs w:val="24"/>
            <w:lang w:val="en-GB"/>
            <w:rPrChange w:id="5861" w:author="Alexandre Miguel Kaizeler Guedes Da Silva Afonso" w:date="2026-07-27T16:55:00Z" w16du:dateUtc="2026-07-27T15:55:00Z">
              <w:rPr>
                <w:rFonts w:ascii="Arial" w:hAnsi="Arial" w:cs="Arial"/>
                <w:sz w:val="24"/>
                <w:szCs w:val="24"/>
              </w:rPr>
            </w:rPrChange>
          </w:rPr>
          <w:delText xml:space="preserve"> that could otherwise distort normalization.</w:delText>
        </w:r>
        <w:r w:rsidR="00727943" w:rsidRPr="00B475D4" w:rsidDel="00BD3950">
          <w:rPr>
            <w:rFonts w:ascii="Arial" w:hAnsi="Arial" w:cs="Arial"/>
            <w:sz w:val="24"/>
            <w:szCs w:val="24"/>
            <w:lang w:val="en-GB"/>
            <w:rPrChange w:id="5862" w:author="Alexandre Miguel Kaizeler Guedes Da Silva Afonso" w:date="2026-07-27T16:55:00Z" w16du:dateUtc="2026-07-27T15:55:00Z">
              <w:rPr>
                <w:rFonts w:ascii="Arial" w:hAnsi="Arial" w:cs="Arial"/>
                <w:sz w:val="24"/>
                <w:szCs w:val="24"/>
              </w:rPr>
            </w:rPrChange>
          </w:rPr>
          <w:delText xml:space="preserve"> </w:delText>
        </w:r>
      </w:del>
      <w:r w:rsidR="00727943" w:rsidRPr="00B475D4">
        <w:rPr>
          <w:rFonts w:ascii="Arial" w:hAnsi="Arial" w:cs="Arial"/>
          <w:sz w:val="24"/>
          <w:szCs w:val="24"/>
          <w:lang w:val="en-GB"/>
          <w:rPrChange w:id="5863" w:author="Alexandre Miguel Kaizeler Guedes Da Silva Afonso" w:date="2026-07-27T16:55:00Z" w16du:dateUtc="2026-07-27T15:55:00Z">
            <w:rPr>
              <w:rFonts w:ascii="Arial" w:hAnsi="Arial" w:cs="Arial"/>
              <w:sz w:val="24"/>
              <w:szCs w:val="24"/>
            </w:rPr>
          </w:rPrChange>
        </w:rPr>
        <w:t>F</w:t>
      </w:r>
      <w:r w:rsidRPr="00B475D4">
        <w:rPr>
          <w:rFonts w:ascii="Arial" w:hAnsi="Arial" w:cs="Arial"/>
          <w:sz w:val="24"/>
          <w:szCs w:val="24"/>
          <w:lang w:val="en-GB"/>
          <w:rPrChange w:id="5864" w:author="Alexandre Miguel Kaizeler Guedes Da Silva Afonso" w:date="2026-07-27T16:55:00Z" w16du:dateUtc="2026-07-27T15:55:00Z">
            <w:rPr>
              <w:rFonts w:ascii="Arial" w:hAnsi="Arial" w:cs="Arial"/>
              <w:sz w:val="24"/>
              <w:szCs w:val="24"/>
            </w:rPr>
          </w:rPrChange>
        </w:rPr>
        <w:t>iltered read counts</w:t>
      </w:r>
      <w:r w:rsidR="00B33D36" w:rsidRPr="00B475D4">
        <w:rPr>
          <w:rFonts w:ascii="Arial" w:hAnsi="Arial" w:cs="Arial"/>
          <w:sz w:val="24"/>
          <w:szCs w:val="24"/>
          <w:lang w:val="en-GB"/>
          <w:rPrChange w:id="5865" w:author="Alexandre Miguel Kaizeler Guedes Da Silva Afonso" w:date="2026-07-27T16:55:00Z" w16du:dateUtc="2026-07-27T15:55:00Z">
            <w:rPr>
              <w:rFonts w:ascii="Arial" w:hAnsi="Arial" w:cs="Arial"/>
              <w:sz w:val="24"/>
              <w:szCs w:val="24"/>
            </w:rPr>
          </w:rPrChange>
        </w:rPr>
        <w:t xml:space="preserve">, including </w:t>
      </w:r>
      <w:r w:rsidR="00727943" w:rsidRPr="00B475D4">
        <w:rPr>
          <w:rFonts w:ascii="Arial" w:hAnsi="Arial" w:cs="Arial"/>
          <w:sz w:val="24"/>
          <w:szCs w:val="24"/>
          <w:lang w:val="en-GB"/>
          <w:rPrChange w:id="5866" w:author="Alexandre Miguel Kaizeler Guedes Da Silva Afonso" w:date="2026-07-27T16:55:00Z" w16du:dateUtc="2026-07-27T15:55:00Z">
            <w:rPr>
              <w:rFonts w:ascii="Arial" w:hAnsi="Arial" w:cs="Arial"/>
              <w:sz w:val="24"/>
              <w:szCs w:val="24"/>
            </w:rPr>
          </w:rPrChange>
        </w:rPr>
        <w:t>those</w:t>
      </w:r>
      <w:r w:rsidR="00B33D36" w:rsidRPr="00B475D4">
        <w:rPr>
          <w:rFonts w:ascii="Arial" w:hAnsi="Arial" w:cs="Arial"/>
          <w:sz w:val="24"/>
          <w:szCs w:val="24"/>
          <w:lang w:val="en-GB"/>
          <w:rPrChange w:id="5867" w:author="Alexandre Miguel Kaizeler Guedes Da Silva Afonso" w:date="2026-07-27T16:55:00Z" w16du:dateUtc="2026-07-27T15:55:00Z">
            <w:rPr>
              <w:rFonts w:ascii="Arial" w:hAnsi="Arial" w:cs="Arial"/>
              <w:sz w:val="24"/>
              <w:szCs w:val="24"/>
            </w:rPr>
          </w:rPrChange>
        </w:rPr>
        <w:t xml:space="preserve"> from TCGA,</w:t>
      </w:r>
      <w:r w:rsidRPr="00B475D4">
        <w:rPr>
          <w:rFonts w:ascii="Arial" w:hAnsi="Arial" w:cs="Arial"/>
          <w:sz w:val="24"/>
          <w:szCs w:val="24"/>
          <w:lang w:val="en-GB"/>
          <w:rPrChange w:id="5868" w:author="Alexandre Miguel Kaizeler Guedes Da Silva Afonso" w:date="2026-07-27T16:55:00Z" w16du:dateUtc="2026-07-27T15:55:00Z">
            <w:rPr>
              <w:rFonts w:ascii="Arial" w:hAnsi="Arial" w:cs="Arial"/>
              <w:sz w:val="24"/>
              <w:szCs w:val="24"/>
            </w:rPr>
          </w:rPrChange>
        </w:rPr>
        <w:t xml:space="preserve"> were then used to calculate library size</w:t>
      </w:r>
      <w:r w:rsidR="00795D7E" w:rsidRPr="00B475D4">
        <w:rPr>
          <w:rFonts w:ascii="Arial" w:hAnsi="Arial" w:cs="Arial"/>
          <w:sz w:val="24"/>
          <w:szCs w:val="24"/>
          <w:lang w:val="en-GB"/>
          <w:rPrChange w:id="5869" w:author="Alexandre Miguel Kaizeler Guedes Da Silva Afonso" w:date="2026-07-27T16:55:00Z" w16du:dateUtc="2026-07-27T15:55:00Z">
            <w:rPr>
              <w:rFonts w:ascii="Arial" w:hAnsi="Arial" w:cs="Arial"/>
              <w:sz w:val="24"/>
              <w:szCs w:val="24"/>
            </w:rPr>
          </w:rPrChange>
        </w:rPr>
        <w:t xml:space="preserve"> scaling factors</w:t>
      </w:r>
      <w:r w:rsidRPr="00B475D4">
        <w:rPr>
          <w:rFonts w:ascii="Arial" w:hAnsi="Arial" w:cs="Arial"/>
          <w:sz w:val="24"/>
          <w:szCs w:val="24"/>
          <w:lang w:val="en-GB"/>
          <w:rPrChange w:id="5870" w:author="Alexandre Miguel Kaizeler Guedes Da Silva Afonso" w:date="2026-07-27T16:55:00Z" w16du:dateUtc="2026-07-27T15:55:00Z">
            <w:rPr>
              <w:rFonts w:ascii="Arial" w:hAnsi="Arial" w:cs="Arial"/>
              <w:sz w:val="24"/>
              <w:szCs w:val="24"/>
            </w:rPr>
          </w:rPrChange>
        </w:rPr>
        <w:t xml:space="preserve"> </w:t>
      </w:r>
      <w:r w:rsidR="00AA68E1" w:rsidRPr="00B475D4">
        <w:rPr>
          <w:rFonts w:ascii="Arial" w:hAnsi="Arial" w:cs="Arial"/>
          <w:sz w:val="24"/>
          <w:szCs w:val="24"/>
          <w:lang w:val="en-GB"/>
          <w:rPrChange w:id="5871" w:author="Alexandre Miguel Kaizeler Guedes Da Silva Afonso" w:date="2026-07-27T16:55:00Z" w16du:dateUtc="2026-07-27T15:55:00Z">
            <w:rPr>
              <w:rFonts w:ascii="Arial" w:hAnsi="Arial" w:cs="Arial"/>
              <w:sz w:val="24"/>
              <w:szCs w:val="24"/>
            </w:rPr>
          </w:rPrChange>
        </w:rPr>
        <w:t>using</w:t>
      </w:r>
      <w:r w:rsidR="000358DB" w:rsidRPr="00B475D4">
        <w:rPr>
          <w:rFonts w:ascii="Arial" w:hAnsi="Arial" w:cs="Arial"/>
          <w:sz w:val="24"/>
          <w:szCs w:val="24"/>
          <w:lang w:val="en-GB"/>
          <w:rPrChange w:id="5872"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5873" w:author="Alexandre Miguel Kaizeler Guedes Da Silva Afonso" w:date="2026-07-27T16:55:00Z" w16du:dateUtc="2026-07-27T15:55:00Z">
            <w:rPr>
              <w:rFonts w:ascii="Arial" w:hAnsi="Arial" w:cs="Arial"/>
              <w:sz w:val="24"/>
              <w:szCs w:val="24"/>
            </w:rPr>
          </w:rPrChange>
        </w:rPr>
        <w:t>the trimmed mean of M-values</w:t>
      </w:r>
      <w:r w:rsidR="00CB6917" w:rsidRPr="00B475D4">
        <w:rPr>
          <w:rFonts w:ascii="Arial" w:hAnsi="Arial" w:cs="Arial"/>
          <w:sz w:val="24"/>
          <w:szCs w:val="24"/>
          <w:lang w:val="en-GB"/>
          <w:rPrChange w:id="5874"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5875" w:author="Alexandre Miguel Kaizeler Guedes Da Silva Afonso" w:date="2026-07-27T16:55:00Z" w16du:dateUtc="2026-07-27T15:55:00Z">
            <w:rPr>
              <w:rFonts w:ascii="Arial" w:hAnsi="Arial" w:cs="Arial"/>
              <w:sz w:val="24"/>
              <w:szCs w:val="24"/>
            </w:rPr>
          </w:rPrChange>
        </w:rPr>
        <w:instrText xml:space="preserve"> ADDIN ZOTERO_ITEM CSL_CITATION {"citationID":"JksUrdOE","properties":{"formattedCitation":"\\super 124\\nosupersub{}","plainCitation":"124","noteIndex":0},"citationItems":[{"id":"jCcWpdK2/V9oq1UvU","uris":["http://zotero.org/users/local/1p9EH8ax/items/FKV68MQE"],"itemData":{"id":152,"type":"article-journal","abstract":"Abstract\n            The fine detail provided by sequencing-based transcriptome surveys suggests that RNA-seq is likely to become the platform of choice for interrogating steady state RNA. In order to discover biologically important changes in expression, we show that normalization continues to be an essential step in the analysis. We outline a simple and effective method for performing normalization and show dramatically improved results for inferring differential expression in simulated and publicly available data sets.","container-title":"Genome Biology","DOI":"10.1186/gb-2010-11-3-r25","ISSN":"1474-760X","issue":"3","journalAbbreviation":"Genome Biol","language":"en","page":"R25","source":"DOI.org (Crossref)","title":"A scaling normalization method for differential expression analysis of RNA-seq data","volume":"11","author":[{"family":"Robinson","given":"Mark D"},{"family":"Oshlack","given":"Alicia"}],"issued":{"date-parts":[["2010",3,2]]}}}],"schema":"https://github.com/citation-style-language/schema/raw/master/csl-citation.json"} </w:instrText>
      </w:r>
      <w:r w:rsidR="00CB6917" w:rsidRPr="00B475D4">
        <w:rPr>
          <w:rFonts w:ascii="Arial" w:hAnsi="Arial" w:cs="Arial"/>
          <w:sz w:val="24"/>
          <w:szCs w:val="24"/>
          <w:lang w:val="en-GB"/>
          <w:rPrChange w:id="5876"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5877" w:author="Alexandre Miguel Kaizeler Guedes Da Silva Afonso" w:date="2026-07-27T16:55:00Z" w16du:dateUtc="2026-07-27T15:55:00Z">
            <w:rPr>
              <w:rFonts w:ascii="Arial" w:hAnsi="Arial" w:cs="Arial"/>
              <w:kern w:val="0"/>
              <w:sz w:val="24"/>
              <w:vertAlign w:val="superscript"/>
            </w:rPr>
          </w:rPrChange>
        </w:rPr>
        <w:t>124</w:t>
      </w:r>
      <w:r w:rsidR="00CB6917" w:rsidRPr="00B475D4">
        <w:rPr>
          <w:rFonts w:ascii="Arial" w:hAnsi="Arial" w:cs="Arial"/>
          <w:sz w:val="24"/>
          <w:szCs w:val="24"/>
          <w:lang w:val="en-GB"/>
          <w:rPrChange w:id="5878" w:author="Alexandre Miguel Kaizeler Guedes Da Silva Afonso" w:date="2026-07-27T16:55:00Z" w16du:dateUtc="2026-07-27T15:55:00Z">
            <w:rPr>
              <w:rFonts w:ascii="Arial" w:hAnsi="Arial" w:cs="Arial"/>
              <w:sz w:val="24"/>
              <w:szCs w:val="24"/>
            </w:rPr>
          </w:rPrChange>
        </w:rPr>
        <w:fldChar w:fldCharType="end"/>
      </w:r>
      <w:r w:rsidRPr="00B475D4">
        <w:rPr>
          <w:sz w:val="24"/>
          <w:szCs w:val="24"/>
          <w:lang w:val="en-GB"/>
          <w:rPrChange w:id="5879" w:author="Alexandre Miguel Kaizeler Guedes Da Silva Afonso" w:date="2026-07-27T16:55:00Z" w16du:dateUtc="2026-07-27T15:55:00Z">
            <w:rPr>
              <w:sz w:val="24"/>
              <w:szCs w:val="24"/>
            </w:rPr>
          </w:rPrChange>
        </w:rPr>
        <w:t xml:space="preserve"> (</w:t>
      </w:r>
      <w:r w:rsidR="000358DB" w:rsidRPr="00B475D4">
        <w:rPr>
          <w:rFonts w:ascii="Arial" w:hAnsi="Arial" w:cs="Arial"/>
          <w:sz w:val="24"/>
          <w:szCs w:val="24"/>
          <w:lang w:val="en-GB"/>
          <w:rPrChange w:id="5880" w:author="Alexandre Miguel Kaizeler Guedes Da Silva Afonso" w:date="2026-07-27T16:55:00Z" w16du:dateUtc="2026-07-27T15:55:00Z">
            <w:rPr>
              <w:rFonts w:ascii="Arial" w:hAnsi="Arial" w:cs="Arial"/>
              <w:sz w:val="24"/>
              <w:szCs w:val="24"/>
            </w:rPr>
          </w:rPrChange>
        </w:rPr>
        <w:t>TMM</w:t>
      </w:r>
      <w:r w:rsidR="000358DB" w:rsidRPr="00B475D4">
        <w:rPr>
          <w:sz w:val="24"/>
          <w:szCs w:val="24"/>
          <w:lang w:val="en-GB"/>
          <w:rPrChange w:id="5881" w:author="Alexandre Miguel Kaizeler Guedes Da Silva Afonso" w:date="2026-07-27T16:55:00Z" w16du:dateUtc="2026-07-27T15:55:00Z">
            <w:rPr>
              <w:sz w:val="24"/>
              <w:szCs w:val="24"/>
            </w:rPr>
          </w:rPrChange>
        </w:rPr>
        <w:t xml:space="preserve">; </w:t>
      </w:r>
      <w:r w:rsidRPr="00B475D4">
        <w:rPr>
          <w:rFonts w:ascii="Cascadia Code" w:hAnsi="Cascadia Code"/>
          <w:sz w:val="24"/>
          <w:szCs w:val="24"/>
          <w:lang w:val="en-GB"/>
          <w:rPrChange w:id="5882" w:author="Alexandre Miguel Kaizeler Guedes Da Silva Afonso" w:date="2026-07-27T16:55:00Z" w16du:dateUtc="2026-07-27T15:55:00Z">
            <w:rPr>
              <w:rFonts w:ascii="Cascadia Code" w:hAnsi="Cascadia Code"/>
              <w:sz w:val="24"/>
              <w:szCs w:val="24"/>
            </w:rPr>
          </w:rPrChange>
        </w:rPr>
        <w:t>calcNormFactors</w:t>
      </w:r>
      <w:r w:rsidRPr="00B475D4">
        <w:rPr>
          <w:sz w:val="24"/>
          <w:szCs w:val="24"/>
          <w:lang w:val="en-GB"/>
          <w:rPrChange w:id="5883" w:author="Alexandre Miguel Kaizeler Guedes Da Silva Afonso" w:date="2026-07-27T16:55:00Z" w16du:dateUtc="2026-07-27T15:55:00Z">
            <w:rPr>
              <w:sz w:val="24"/>
              <w:szCs w:val="24"/>
            </w:rPr>
          </w:rPrChange>
        </w:rPr>
        <w:t xml:space="preserve"> </w:t>
      </w:r>
      <w:r w:rsidRPr="00B475D4">
        <w:rPr>
          <w:rFonts w:ascii="Arial" w:hAnsi="Arial" w:cs="Arial"/>
          <w:sz w:val="24"/>
          <w:szCs w:val="24"/>
          <w:lang w:val="en-GB"/>
          <w:rPrChange w:id="5884" w:author="Alexandre Miguel Kaizeler Guedes Da Silva Afonso" w:date="2026-07-27T16:55:00Z" w16du:dateUtc="2026-07-27T15:55:00Z">
            <w:rPr>
              <w:rFonts w:ascii="Arial" w:hAnsi="Arial" w:cs="Arial"/>
              <w:sz w:val="24"/>
              <w:szCs w:val="24"/>
            </w:rPr>
          </w:rPrChange>
        </w:rPr>
        <w:t xml:space="preserve">function from </w:t>
      </w:r>
      <w:r w:rsidRPr="00B475D4">
        <w:rPr>
          <w:rFonts w:ascii="Cascadia Code" w:hAnsi="Cascadia Code"/>
          <w:sz w:val="24"/>
          <w:szCs w:val="24"/>
          <w:lang w:val="en-GB"/>
          <w:rPrChange w:id="5885" w:author="Alexandre Miguel Kaizeler Guedes Da Silva Afonso" w:date="2026-07-27T16:55:00Z" w16du:dateUtc="2026-07-27T15:55:00Z">
            <w:rPr>
              <w:rFonts w:ascii="Cascadia Code" w:hAnsi="Cascadia Code"/>
              <w:sz w:val="24"/>
              <w:szCs w:val="24"/>
            </w:rPr>
          </w:rPrChange>
        </w:rPr>
        <w:t>edgeR</w:t>
      </w:r>
      <w:r w:rsidR="00900BD8" w:rsidRPr="00B475D4">
        <w:rPr>
          <w:rFonts w:ascii="Cascadia Code" w:hAnsi="Cascadia Code"/>
          <w:sz w:val="24"/>
          <w:szCs w:val="24"/>
          <w:lang w:val="en-GB"/>
          <w:rPrChange w:id="5886" w:author="Alexandre Miguel Kaizeler Guedes Da Silva Afonso" w:date="2026-07-27T16:55:00Z" w16du:dateUtc="2026-07-27T15:55:00Z">
            <w:rPr>
              <w:rFonts w:ascii="Cascadia Code" w:hAnsi="Cascadia Code"/>
              <w:sz w:val="24"/>
              <w:szCs w:val="24"/>
            </w:rPr>
          </w:rPrChange>
        </w:rPr>
        <w:t xml:space="preserve"> (v3.36.0)</w:t>
      </w:r>
      <w:r w:rsidR="00CB6917" w:rsidRPr="00B475D4">
        <w:rPr>
          <w:sz w:val="24"/>
          <w:szCs w:val="24"/>
          <w:lang w:val="en-GB"/>
          <w:rPrChange w:id="5887" w:author="Alexandre Miguel Kaizeler Guedes Da Silva Afonso" w:date="2026-07-27T16:55:00Z" w16du:dateUtc="2026-07-27T15:55:00Z">
            <w:rPr>
              <w:sz w:val="24"/>
              <w:szCs w:val="24"/>
            </w:rPr>
          </w:rPrChange>
        </w:rPr>
        <w:fldChar w:fldCharType="begin"/>
      </w:r>
      <w:r w:rsidR="0017139D" w:rsidRPr="00B475D4">
        <w:rPr>
          <w:sz w:val="24"/>
          <w:szCs w:val="24"/>
          <w:lang w:val="en-GB"/>
          <w:rPrChange w:id="5888" w:author="Alexandre Miguel Kaizeler Guedes Da Silva Afonso" w:date="2026-07-27T16:55:00Z" w16du:dateUtc="2026-07-27T15:55:00Z">
            <w:rPr>
              <w:sz w:val="24"/>
              <w:szCs w:val="24"/>
            </w:rPr>
          </w:rPrChange>
        </w:rPr>
        <w:instrText xml:space="preserve"> ADDIN ZOTERO_ITEM CSL_CITATION {"citationID":"rN00o92B","properties":{"formattedCitation":"\\super 125\\nosupersub{}","plainCitation":"125","noteIndex":0},"citationItems":[{"id":"jCcWpdK2/OeoX4RhK","uris":["http://zotero.org/users/local/1p9EH8ax/items/DJBZNQG2"],"itemData":{"id":154,"type":"article-journal","abstract":"Abstract\n            Summary: It is expected that emerging digital gene expression (DGE) technologies will overtake microarray technologies in the near future for many functional genomics applications. One of the fundamental data analysis tasks, especially for gene expression studies, involves determining whether there is evidence that counts for a transcript or exon are significantly different across experimental conditions. edgeR is a Bioconductor software package for examining differential expression of replicated count data. An overdispersed Poisson model is used to account for both biological and technical variability. Empirical Bayes methods are used to moderate the degree of overdispersion across transcripts, improving the reliability of inference. The methodology can be used even with the most minimal levels of replication, provided at least one phenotype or experimental condition is replicated. The software may have other applications beyond sequencing data, such as proteome peptide count data.\n            Availability: The package is freely available under the LGPL licence from the Bioconductor web site (http://bioconductor.org).\n            Contact:  mrobinson@wehi.edu.au","container-title":"Bioinformatics","DOI":"10.1093/bioinformatics/btp616","ISSN":"1367-4811, 1367-4803","issue":"1","language":"en","license":"http://creativecommons.org/licenses/by-nc/2.0/uk/","page":"139-140","source":"DOI.org (Crossref)","title":"edgeR : a Bioconductor package for differential expression analysis of digital gene expression data","title-short":"edgeR","volume":"26","author":[{"family":"Robinson","given":"Mark D."},{"family":"McCarthy","given":"Davis J."},{"family":"Smyth","given":"Gordon K."}],"issued":{"date-parts":[["2010",1,1]]}}}],"schema":"https://github.com/citation-style-language/schema/raw/master/csl-citation.json"} </w:instrText>
      </w:r>
      <w:r w:rsidR="00CB6917" w:rsidRPr="00B475D4">
        <w:rPr>
          <w:sz w:val="24"/>
          <w:szCs w:val="24"/>
          <w:lang w:val="en-GB"/>
          <w:rPrChange w:id="5889" w:author="Alexandre Miguel Kaizeler Guedes Da Silva Afonso" w:date="2026-07-27T16:55:00Z" w16du:dateUtc="2026-07-27T15:55:00Z">
            <w:rPr>
              <w:sz w:val="24"/>
              <w:szCs w:val="24"/>
            </w:rPr>
          </w:rPrChange>
        </w:rPr>
        <w:fldChar w:fldCharType="separate"/>
      </w:r>
      <w:r w:rsidR="0017139D" w:rsidRPr="00B475D4">
        <w:rPr>
          <w:rFonts w:ascii="Aptos" w:hAnsi="Aptos" w:cs="Times New Roman"/>
          <w:kern w:val="0"/>
          <w:sz w:val="24"/>
          <w:vertAlign w:val="superscript"/>
          <w:lang w:val="en-GB"/>
          <w:rPrChange w:id="5890" w:author="Alexandre Miguel Kaizeler Guedes Da Silva Afonso" w:date="2026-07-27T16:55:00Z" w16du:dateUtc="2026-07-27T15:55:00Z">
            <w:rPr>
              <w:rFonts w:ascii="Aptos" w:hAnsi="Aptos" w:cs="Times New Roman"/>
              <w:kern w:val="0"/>
              <w:sz w:val="24"/>
              <w:vertAlign w:val="superscript"/>
            </w:rPr>
          </w:rPrChange>
        </w:rPr>
        <w:t>125</w:t>
      </w:r>
      <w:r w:rsidR="00CB6917" w:rsidRPr="00B475D4">
        <w:rPr>
          <w:sz w:val="24"/>
          <w:szCs w:val="24"/>
          <w:lang w:val="en-GB"/>
          <w:rPrChange w:id="5891" w:author="Alexandre Miguel Kaizeler Guedes Da Silva Afonso" w:date="2026-07-27T16:55:00Z" w16du:dateUtc="2026-07-27T15:55:00Z">
            <w:rPr>
              <w:sz w:val="24"/>
              <w:szCs w:val="24"/>
            </w:rPr>
          </w:rPrChange>
        </w:rPr>
        <w:fldChar w:fldCharType="end"/>
      </w:r>
      <w:r w:rsidR="00CB6917" w:rsidRPr="00B475D4">
        <w:rPr>
          <w:sz w:val="24"/>
          <w:szCs w:val="24"/>
          <w:lang w:val="en-GB"/>
          <w:rPrChange w:id="5892" w:author="Alexandre Miguel Kaizeler Guedes Da Silva Afonso" w:date="2026-07-27T16:55:00Z" w16du:dateUtc="2026-07-27T15:55:00Z">
            <w:rPr>
              <w:sz w:val="24"/>
              <w:szCs w:val="24"/>
            </w:rPr>
          </w:rPrChange>
        </w:rPr>
        <w:t>)</w:t>
      </w:r>
      <w:r w:rsidRPr="00B475D4">
        <w:rPr>
          <w:sz w:val="24"/>
          <w:szCs w:val="24"/>
          <w:lang w:val="en-GB"/>
          <w:rPrChange w:id="5893" w:author="Alexandre Miguel Kaizeler Guedes Da Silva Afonso" w:date="2026-07-27T16:55:00Z" w16du:dateUtc="2026-07-27T15:55:00Z">
            <w:rPr>
              <w:sz w:val="24"/>
              <w:szCs w:val="24"/>
            </w:rPr>
          </w:rPrChange>
        </w:rPr>
        <w:t xml:space="preserve">. </w:t>
      </w:r>
      <w:r w:rsidR="008A069D" w:rsidRPr="00B475D4">
        <w:rPr>
          <w:rFonts w:ascii="Arial" w:hAnsi="Arial" w:cs="Arial"/>
          <w:sz w:val="24"/>
          <w:szCs w:val="24"/>
          <w:lang w:val="en-GB"/>
          <w:rPrChange w:id="5894" w:author="Alexandre Miguel Kaizeler Guedes Da Silva Afonso" w:date="2026-07-27T16:55:00Z" w16du:dateUtc="2026-07-27T15:55:00Z">
            <w:rPr>
              <w:rFonts w:ascii="Arial" w:hAnsi="Arial" w:cs="Arial"/>
              <w:sz w:val="24"/>
              <w:szCs w:val="24"/>
            </w:rPr>
          </w:rPrChange>
        </w:rPr>
        <w:t xml:space="preserve">Those read counts </w:t>
      </w:r>
      <w:r w:rsidRPr="00B475D4">
        <w:rPr>
          <w:rFonts w:ascii="Arial" w:hAnsi="Arial" w:cs="Arial"/>
          <w:sz w:val="24"/>
          <w:szCs w:val="24"/>
          <w:lang w:val="en-GB"/>
          <w:rPrChange w:id="5895" w:author="Alexandre Miguel Kaizeler Guedes Da Silva Afonso" w:date="2026-07-27T16:55:00Z" w16du:dateUtc="2026-07-27T15:55:00Z">
            <w:rPr>
              <w:rFonts w:ascii="Arial" w:hAnsi="Arial" w:cs="Arial"/>
              <w:sz w:val="24"/>
              <w:szCs w:val="24"/>
            </w:rPr>
          </w:rPrChange>
        </w:rPr>
        <w:t>were subsequently normali</w:t>
      </w:r>
      <w:r w:rsidR="00B02348" w:rsidRPr="00B475D4">
        <w:rPr>
          <w:rFonts w:ascii="Arial" w:hAnsi="Arial" w:cs="Arial"/>
          <w:sz w:val="24"/>
          <w:szCs w:val="24"/>
          <w:lang w:val="en-GB"/>
          <w:rPrChange w:id="5896" w:author="Alexandre Miguel Kaizeler Guedes Da Silva Afonso" w:date="2026-07-27T16:55:00Z" w16du:dateUtc="2026-07-27T15:55:00Z">
            <w:rPr>
              <w:rFonts w:ascii="Arial" w:hAnsi="Arial" w:cs="Arial"/>
              <w:sz w:val="24"/>
              <w:szCs w:val="24"/>
            </w:rPr>
          </w:rPrChange>
        </w:rPr>
        <w:t>z</w:t>
      </w:r>
      <w:r w:rsidRPr="00B475D4">
        <w:rPr>
          <w:rFonts w:ascii="Arial" w:hAnsi="Arial" w:cs="Arial"/>
          <w:sz w:val="24"/>
          <w:szCs w:val="24"/>
          <w:lang w:val="en-GB"/>
          <w:rPrChange w:id="5897" w:author="Alexandre Miguel Kaizeler Guedes Da Silva Afonso" w:date="2026-07-27T16:55:00Z" w16du:dateUtc="2026-07-27T15:55:00Z">
            <w:rPr>
              <w:rFonts w:ascii="Arial" w:hAnsi="Arial" w:cs="Arial"/>
              <w:sz w:val="24"/>
              <w:szCs w:val="24"/>
            </w:rPr>
          </w:rPrChange>
        </w:rPr>
        <w:t>ed and log</w:t>
      </w:r>
      <w:r w:rsidR="00ED2BFE" w:rsidRPr="00B475D4">
        <w:rPr>
          <w:rFonts w:ascii="Arial" w:hAnsi="Arial" w:cs="Arial"/>
          <w:sz w:val="24"/>
          <w:szCs w:val="24"/>
          <w:lang w:val="en-GB"/>
          <w:rPrChange w:id="5898" w:author="Alexandre Miguel Kaizeler Guedes Da Silva Afonso" w:date="2026-07-27T16:55:00Z" w16du:dateUtc="2026-07-27T15:55:00Z">
            <w:rPr>
              <w:rFonts w:ascii="Arial" w:hAnsi="Arial" w:cs="Arial"/>
              <w:sz w:val="24"/>
              <w:szCs w:val="24"/>
            </w:rPr>
          </w:rPrChange>
        </w:rPr>
        <w:t>2</w:t>
      </w:r>
      <w:r w:rsidRPr="00B475D4">
        <w:rPr>
          <w:rFonts w:ascii="Arial" w:hAnsi="Arial" w:cs="Arial"/>
          <w:sz w:val="24"/>
          <w:szCs w:val="24"/>
          <w:lang w:val="en-GB"/>
          <w:rPrChange w:id="5899" w:author="Alexandre Miguel Kaizeler Guedes Da Silva Afonso" w:date="2026-07-27T16:55:00Z" w16du:dateUtc="2026-07-27T15:55:00Z">
            <w:rPr>
              <w:rFonts w:ascii="Arial" w:hAnsi="Arial" w:cs="Arial"/>
              <w:sz w:val="24"/>
              <w:szCs w:val="24"/>
            </w:rPr>
          </w:rPrChange>
        </w:rPr>
        <w:t>-transformed</w:t>
      </w:r>
      <w:r w:rsidR="000358DB" w:rsidRPr="00B475D4">
        <w:rPr>
          <w:rFonts w:ascii="Arial" w:hAnsi="Arial" w:cs="Arial"/>
          <w:sz w:val="24"/>
          <w:szCs w:val="24"/>
          <w:lang w:val="en-GB"/>
          <w:rPrChange w:id="5900" w:author="Alexandre Miguel Kaizeler Guedes Da Silva Afonso" w:date="2026-07-27T16:55:00Z" w16du:dateUtc="2026-07-27T15:55:00Z">
            <w:rPr>
              <w:rFonts w:ascii="Arial" w:hAnsi="Arial" w:cs="Arial"/>
              <w:sz w:val="24"/>
              <w:szCs w:val="24"/>
            </w:rPr>
          </w:rPrChange>
        </w:rPr>
        <w:t xml:space="preserve"> using the</w:t>
      </w:r>
      <w:r w:rsidR="000358DB" w:rsidRPr="00B475D4">
        <w:rPr>
          <w:sz w:val="24"/>
          <w:szCs w:val="24"/>
          <w:lang w:val="en-GB"/>
          <w:rPrChange w:id="5901" w:author="Alexandre Miguel Kaizeler Guedes Da Silva Afonso" w:date="2026-07-27T16:55:00Z" w16du:dateUtc="2026-07-27T15:55:00Z">
            <w:rPr>
              <w:sz w:val="24"/>
              <w:szCs w:val="24"/>
            </w:rPr>
          </w:rPrChange>
        </w:rPr>
        <w:t xml:space="preserve"> </w:t>
      </w:r>
      <w:r w:rsidRPr="00B475D4">
        <w:rPr>
          <w:rFonts w:ascii="Cascadia Code" w:hAnsi="Cascadia Code"/>
          <w:sz w:val="24"/>
          <w:szCs w:val="24"/>
          <w:lang w:val="en-GB"/>
          <w:rPrChange w:id="5902" w:author="Alexandre Miguel Kaizeler Guedes Da Silva Afonso" w:date="2026-07-27T16:55:00Z" w16du:dateUtc="2026-07-27T15:55:00Z">
            <w:rPr>
              <w:rFonts w:ascii="Cascadia Code" w:hAnsi="Cascadia Code"/>
              <w:sz w:val="24"/>
              <w:szCs w:val="24"/>
            </w:rPr>
          </w:rPrChange>
        </w:rPr>
        <w:t>voom</w:t>
      </w:r>
      <w:r w:rsidR="00CB6917" w:rsidRPr="00B475D4">
        <w:rPr>
          <w:rFonts w:ascii="Cascadia Code" w:hAnsi="Cascadia Code"/>
          <w:sz w:val="24"/>
          <w:szCs w:val="24"/>
          <w:lang w:val="en-GB"/>
          <w:rPrChange w:id="5903" w:author="Alexandre Miguel Kaizeler Guedes Da Silva Afonso" w:date="2026-07-27T16:55:00Z" w16du:dateUtc="2026-07-27T15:55:00Z">
            <w:rPr>
              <w:rFonts w:ascii="Cascadia Code" w:hAnsi="Cascadia Code"/>
              <w:sz w:val="24"/>
              <w:szCs w:val="24"/>
            </w:rPr>
          </w:rPrChange>
        </w:rPr>
        <w:fldChar w:fldCharType="begin"/>
      </w:r>
      <w:r w:rsidR="0017139D" w:rsidRPr="00B475D4">
        <w:rPr>
          <w:rFonts w:ascii="Cascadia Code" w:hAnsi="Cascadia Code"/>
          <w:sz w:val="24"/>
          <w:szCs w:val="24"/>
          <w:lang w:val="en-GB"/>
          <w:rPrChange w:id="5904" w:author="Alexandre Miguel Kaizeler Guedes Da Silva Afonso" w:date="2026-07-27T16:55:00Z" w16du:dateUtc="2026-07-27T15:55:00Z">
            <w:rPr>
              <w:rFonts w:ascii="Cascadia Code" w:hAnsi="Cascadia Code"/>
              <w:sz w:val="24"/>
              <w:szCs w:val="24"/>
            </w:rPr>
          </w:rPrChange>
        </w:rPr>
        <w:instrText xml:space="preserve"> ADDIN ZOTERO_ITEM CSL_CITATION {"citationID":"Ig2nDU13","properties":{"formattedCitation":"\\super 126\\nosupersub{}","plainCitation":"126","noteIndex":0},"citationItems":[{"id":"jCcWpdK2/SzMMTk5z","uris":["http://zotero.org/users/local/1p9EH8ax/items/FIFTL7RY"],"itemData":{"id":156,"type":"article-journal","abstract":"Abstract\n            New normal linear modeling strategies are presented for analyzing read counts from RNA-seq experiments. The voom method estimates the mean-variance relationship of the log-counts, generates a precision weight for each observation and enters these into the limma empirical Bayes analysis pipeline. This opens access for RNA-seq analysts to a large body of methodology developed for microarrays. Simulation studies show that voom performs as well or better than count-based RNA-seq methods even when the data are generated according to the assumptions of the earlier methods. Two case studies illustrate the use of linear modeling and gene set testing methods.","container-title":"Genome Biology","DOI":"10.1186/gb-2014-15-2-r29","ISSN":"1474-760X","issue":"2","journalAbbreviation":"Genome Biol","language":"en","page":"R29","source":"DOI.org (Crossref)","title":"voom: precision weights unlock linear model analysis tools for RNA-seq read counts","title-short":"voom","volume":"15","author":[{"family":"Law","given":"Charity W"},{"family":"Chen","given":"Yunshun"},{"family":"Shi","given":"Wei"},{"family":"Smyth","given":"Gordon K"}],"issued":{"date-parts":[["2014",2,3]]}}}],"schema":"https://github.com/citation-style-language/schema/raw/master/csl-citation.json"} </w:instrText>
      </w:r>
      <w:r w:rsidR="00CB6917" w:rsidRPr="00B475D4">
        <w:rPr>
          <w:rFonts w:ascii="Cascadia Code" w:hAnsi="Cascadia Code"/>
          <w:sz w:val="24"/>
          <w:szCs w:val="24"/>
          <w:lang w:val="en-GB"/>
          <w:rPrChange w:id="5905" w:author="Alexandre Miguel Kaizeler Guedes Da Silva Afonso" w:date="2026-07-27T16:55:00Z" w16du:dateUtc="2026-07-27T15:55:00Z">
            <w:rPr>
              <w:rFonts w:ascii="Cascadia Code" w:hAnsi="Cascadia Code"/>
              <w:sz w:val="24"/>
              <w:szCs w:val="24"/>
            </w:rPr>
          </w:rPrChange>
        </w:rPr>
        <w:fldChar w:fldCharType="separate"/>
      </w:r>
      <w:r w:rsidR="0017139D" w:rsidRPr="00B475D4">
        <w:rPr>
          <w:rFonts w:ascii="Cascadia Code" w:hAnsi="Cascadia Code" w:cs="Cascadia Code"/>
          <w:kern w:val="0"/>
          <w:sz w:val="24"/>
          <w:vertAlign w:val="superscript"/>
          <w:lang w:val="en-GB"/>
          <w:rPrChange w:id="5906" w:author="Alexandre Miguel Kaizeler Guedes Da Silva Afonso" w:date="2026-07-27T16:55:00Z" w16du:dateUtc="2026-07-27T15:55:00Z">
            <w:rPr>
              <w:rFonts w:ascii="Cascadia Code" w:hAnsi="Cascadia Code" w:cs="Cascadia Code"/>
              <w:kern w:val="0"/>
              <w:sz w:val="24"/>
              <w:vertAlign w:val="superscript"/>
            </w:rPr>
          </w:rPrChange>
        </w:rPr>
        <w:t>126</w:t>
      </w:r>
      <w:r w:rsidR="00CB6917" w:rsidRPr="00B475D4">
        <w:rPr>
          <w:rFonts w:ascii="Cascadia Code" w:hAnsi="Cascadia Code"/>
          <w:sz w:val="24"/>
          <w:szCs w:val="24"/>
          <w:lang w:val="en-GB"/>
          <w:rPrChange w:id="5907" w:author="Alexandre Miguel Kaizeler Guedes Da Silva Afonso" w:date="2026-07-27T16:55:00Z" w16du:dateUtc="2026-07-27T15:55:00Z">
            <w:rPr>
              <w:rFonts w:ascii="Cascadia Code" w:hAnsi="Cascadia Code"/>
              <w:sz w:val="24"/>
              <w:szCs w:val="24"/>
            </w:rPr>
          </w:rPrChange>
        </w:rPr>
        <w:fldChar w:fldCharType="end"/>
      </w:r>
      <w:r w:rsidRPr="00B475D4">
        <w:rPr>
          <w:sz w:val="24"/>
          <w:szCs w:val="24"/>
          <w:lang w:val="en-GB"/>
          <w:rPrChange w:id="5908" w:author="Alexandre Miguel Kaizeler Guedes Da Silva Afonso" w:date="2026-07-27T16:55:00Z" w16du:dateUtc="2026-07-27T15:55:00Z">
            <w:rPr>
              <w:sz w:val="24"/>
              <w:szCs w:val="24"/>
            </w:rPr>
          </w:rPrChange>
        </w:rPr>
        <w:t xml:space="preserve"> </w:t>
      </w:r>
      <w:r w:rsidRPr="00B475D4">
        <w:rPr>
          <w:rFonts w:ascii="Arial" w:hAnsi="Arial" w:cs="Arial"/>
          <w:sz w:val="24"/>
          <w:szCs w:val="24"/>
          <w:lang w:val="en-GB"/>
          <w:rPrChange w:id="5909" w:author="Alexandre Miguel Kaizeler Guedes Da Silva Afonso" w:date="2026-07-27T16:55:00Z" w16du:dateUtc="2026-07-27T15:55:00Z">
            <w:rPr>
              <w:rFonts w:ascii="Arial" w:hAnsi="Arial" w:cs="Arial"/>
              <w:sz w:val="24"/>
              <w:szCs w:val="24"/>
            </w:rPr>
          </w:rPrChange>
        </w:rPr>
        <w:t>function from</w:t>
      </w:r>
      <w:r w:rsidRPr="00B475D4">
        <w:rPr>
          <w:sz w:val="24"/>
          <w:szCs w:val="24"/>
          <w:lang w:val="en-GB"/>
          <w:rPrChange w:id="5910" w:author="Alexandre Miguel Kaizeler Guedes Da Silva Afonso" w:date="2026-07-27T16:55:00Z" w16du:dateUtc="2026-07-27T15:55:00Z">
            <w:rPr>
              <w:sz w:val="24"/>
              <w:szCs w:val="24"/>
            </w:rPr>
          </w:rPrChange>
        </w:rPr>
        <w:t xml:space="preserve"> </w:t>
      </w:r>
      <w:r w:rsidRPr="00B475D4">
        <w:rPr>
          <w:rFonts w:ascii="Cascadia Code" w:hAnsi="Cascadia Code"/>
          <w:sz w:val="24"/>
          <w:szCs w:val="24"/>
          <w:lang w:val="en-GB"/>
          <w:rPrChange w:id="5911" w:author="Alexandre Miguel Kaizeler Guedes Da Silva Afonso" w:date="2026-07-27T16:55:00Z" w16du:dateUtc="2026-07-27T15:55:00Z">
            <w:rPr>
              <w:rFonts w:ascii="Cascadia Code" w:hAnsi="Cascadia Code"/>
              <w:sz w:val="24"/>
              <w:szCs w:val="24"/>
            </w:rPr>
          </w:rPrChange>
        </w:rPr>
        <w:t>limma</w:t>
      </w:r>
      <w:r w:rsidR="00900BD8" w:rsidRPr="00B475D4">
        <w:rPr>
          <w:rFonts w:ascii="Cascadia Code" w:hAnsi="Cascadia Code"/>
          <w:sz w:val="24"/>
          <w:szCs w:val="24"/>
          <w:lang w:val="en-GB"/>
          <w:rPrChange w:id="5912" w:author="Alexandre Miguel Kaizeler Guedes Da Silva Afonso" w:date="2026-07-27T16:55:00Z" w16du:dateUtc="2026-07-27T15:55:00Z">
            <w:rPr>
              <w:rFonts w:ascii="Cascadia Code" w:hAnsi="Cascadia Code"/>
              <w:sz w:val="24"/>
              <w:szCs w:val="24"/>
            </w:rPr>
          </w:rPrChange>
        </w:rPr>
        <w:t xml:space="preserve"> (v.3.50.3)</w:t>
      </w:r>
      <w:r w:rsidR="00CB6917" w:rsidRPr="00B475D4">
        <w:rPr>
          <w:rFonts w:ascii="Cascadia Code" w:hAnsi="Cascadia Code"/>
          <w:sz w:val="24"/>
          <w:szCs w:val="24"/>
          <w:lang w:val="en-GB"/>
          <w:rPrChange w:id="5913" w:author="Alexandre Miguel Kaizeler Guedes Da Silva Afonso" w:date="2026-07-27T16:55:00Z" w16du:dateUtc="2026-07-27T15:55:00Z">
            <w:rPr>
              <w:rFonts w:ascii="Cascadia Code" w:hAnsi="Cascadia Code"/>
              <w:sz w:val="24"/>
              <w:szCs w:val="24"/>
            </w:rPr>
          </w:rPrChange>
        </w:rPr>
        <w:fldChar w:fldCharType="begin"/>
      </w:r>
      <w:r w:rsidR="0017139D" w:rsidRPr="00B475D4">
        <w:rPr>
          <w:rFonts w:ascii="Cascadia Code" w:hAnsi="Cascadia Code"/>
          <w:sz w:val="24"/>
          <w:szCs w:val="24"/>
          <w:lang w:val="en-GB"/>
          <w:rPrChange w:id="5914" w:author="Alexandre Miguel Kaizeler Guedes Da Silva Afonso" w:date="2026-07-27T16:55:00Z" w16du:dateUtc="2026-07-27T15:55:00Z">
            <w:rPr>
              <w:rFonts w:ascii="Cascadia Code" w:hAnsi="Cascadia Code"/>
              <w:sz w:val="24"/>
              <w:szCs w:val="24"/>
            </w:rPr>
          </w:rPrChange>
        </w:rPr>
        <w:instrText xml:space="preserve"> ADDIN ZOTERO_ITEM CSL_CITATION {"citationID":"lEA3Q6u4","properties":{"formattedCitation":"\\super 127\\nosupersub{}","plainCitation":"127","noteIndex":0},"citationItems":[{"id":"jCcWpdK2/7te0EZ8A","uris":["http://zotero.org/users/local/1p9EH8ax/items/4PJN4JUE"],"itemData":{"id":158,"type":"article-journal","container-title":"Nucleic Acids Research","DOI":"10.1093/nar/gkv007","ISSN":"1362-4962, 0305-1048","issue":"7","language":"en","license":"http://creativecommons.org/licenses/by/4.0/","page":"e47-e47","source":"DOI.org (Crossref)","title":"limma powers differential expression analyses for RNA-sequencing and microarray studies","volume":"43","author":[{"family":"Ritchie","given":"Matthew E."},{"family":"Phipson","given":"Belinda"},{"family":"Wu","given":"Di"},{"family":"Hu","given":"Yifang"},{"family":"Law","given":"Charity W."},{"family":"Shi","given":"Wei"},{"family":"Smyth","given":"Gordon K."}],"issued":{"date-parts":[["2015",4,20]]}}}],"schema":"https://github.com/citation-style-language/schema/raw/master/csl-citation.json"} </w:instrText>
      </w:r>
      <w:r w:rsidR="00CB6917" w:rsidRPr="00B475D4">
        <w:rPr>
          <w:rFonts w:ascii="Cascadia Code" w:hAnsi="Cascadia Code"/>
          <w:sz w:val="24"/>
          <w:szCs w:val="24"/>
          <w:lang w:val="en-GB"/>
          <w:rPrChange w:id="5915" w:author="Alexandre Miguel Kaizeler Guedes Da Silva Afonso" w:date="2026-07-27T16:55:00Z" w16du:dateUtc="2026-07-27T15:55:00Z">
            <w:rPr>
              <w:rFonts w:ascii="Cascadia Code" w:hAnsi="Cascadia Code"/>
              <w:sz w:val="24"/>
              <w:szCs w:val="24"/>
            </w:rPr>
          </w:rPrChange>
        </w:rPr>
        <w:fldChar w:fldCharType="separate"/>
      </w:r>
      <w:r w:rsidR="0017139D" w:rsidRPr="00B475D4">
        <w:rPr>
          <w:rFonts w:ascii="Cascadia Code" w:hAnsi="Cascadia Code" w:cs="Cascadia Code"/>
          <w:kern w:val="0"/>
          <w:sz w:val="24"/>
          <w:vertAlign w:val="superscript"/>
          <w:lang w:val="en-GB"/>
          <w:rPrChange w:id="5916" w:author="Alexandre Miguel Kaizeler Guedes Da Silva Afonso" w:date="2026-07-27T16:55:00Z" w16du:dateUtc="2026-07-27T15:55:00Z">
            <w:rPr>
              <w:rFonts w:ascii="Cascadia Code" w:hAnsi="Cascadia Code" w:cs="Cascadia Code"/>
              <w:kern w:val="0"/>
              <w:sz w:val="24"/>
              <w:vertAlign w:val="superscript"/>
            </w:rPr>
          </w:rPrChange>
        </w:rPr>
        <w:t>127</w:t>
      </w:r>
      <w:r w:rsidR="00CB6917" w:rsidRPr="00B475D4">
        <w:rPr>
          <w:rFonts w:ascii="Cascadia Code" w:hAnsi="Cascadia Code"/>
          <w:sz w:val="24"/>
          <w:szCs w:val="24"/>
          <w:lang w:val="en-GB"/>
          <w:rPrChange w:id="5917" w:author="Alexandre Miguel Kaizeler Guedes Da Silva Afonso" w:date="2026-07-27T16:55:00Z" w16du:dateUtc="2026-07-27T15:55:00Z">
            <w:rPr>
              <w:rFonts w:ascii="Cascadia Code" w:hAnsi="Cascadia Code"/>
              <w:sz w:val="24"/>
              <w:szCs w:val="24"/>
            </w:rPr>
          </w:rPrChange>
        </w:rPr>
        <w:fldChar w:fldCharType="end"/>
      </w:r>
      <w:r w:rsidRPr="00B475D4">
        <w:rPr>
          <w:sz w:val="24"/>
          <w:szCs w:val="24"/>
          <w:lang w:val="en-GB"/>
          <w:rPrChange w:id="5918" w:author="Alexandre Miguel Kaizeler Guedes Da Silva Afonso" w:date="2026-07-27T16:55:00Z" w16du:dateUtc="2026-07-27T15:55:00Z">
            <w:rPr>
              <w:sz w:val="24"/>
              <w:szCs w:val="24"/>
            </w:rPr>
          </w:rPrChange>
        </w:rPr>
        <w:t>.</w:t>
      </w:r>
    </w:p>
    <w:p w14:paraId="0844D7AB" w14:textId="2622BFE7" w:rsidR="002A1CC5" w:rsidRPr="00B475D4" w:rsidRDefault="002A1CC5" w:rsidP="00533F41">
      <w:pPr>
        <w:pStyle w:val="Ttulo2"/>
        <w:rPr>
          <w:lang w:val="en-GB"/>
          <w:rPrChange w:id="5919" w:author="Alexandre Miguel Kaizeler Guedes Da Silva Afonso" w:date="2026-07-27T16:55:00Z" w16du:dateUtc="2026-07-27T15:55:00Z">
            <w:rPr/>
          </w:rPrChange>
        </w:rPr>
      </w:pPr>
      <w:r w:rsidRPr="00B475D4">
        <w:rPr>
          <w:lang w:val="en-GB"/>
          <w:rPrChange w:id="5920" w:author="Alexandre Miguel Kaizeler Guedes Da Silva Afonso" w:date="2026-07-27T16:55:00Z" w16du:dateUtc="2026-07-27T15:55:00Z">
            <w:rPr/>
          </w:rPrChange>
        </w:rPr>
        <w:lastRenderedPageBreak/>
        <w:t xml:space="preserve">Differential </w:t>
      </w:r>
      <w:r w:rsidR="00EA087A" w:rsidRPr="00B475D4">
        <w:rPr>
          <w:lang w:val="en-GB"/>
          <w:rPrChange w:id="5921" w:author="Alexandre Miguel Kaizeler Guedes Da Silva Afonso" w:date="2026-07-27T16:55:00Z" w16du:dateUtc="2026-07-27T15:55:00Z">
            <w:rPr/>
          </w:rPrChange>
        </w:rPr>
        <w:t>e</w:t>
      </w:r>
      <w:r w:rsidRPr="00B475D4">
        <w:rPr>
          <w:lang w:val="en-GB"/>
          <w:rPrChange w:id="5922" w:author="Alexandre Miguel Kaizeler Guedes Da Silva Afonso" w:date="2026-07-27T16:55:00Z" w16du:dateUtc="2026-07-27T15:55:00Z">
            <w:rPr/>
          </w:rPrChange>
        </w:rPr>
        <w:t xml:space="preserve">xpression </w:t>
      </w:r>
      <w:r w:rsidR="00EA087A" w:rsidRPr="00B475D4">
        <w:rPr>
          <w:lang w:val="en-GB"/>
          <w:rPrChange w:id="5923" w:author="Alexandre Miguel Kaizeler Guedes Da Silva Afonso" w:date="2026-07-27T16:55:00Z" w16du:dateUtc="2026-07-27T15:55:00Z">
            <w:rPr/>
          </w:rPrChange>
        </w:rPr>
        <w:t>a</w:t>
      </w:r>
      <w:r w:rsidRPr="00B475D4">
        <w:rPr>
          <w:lang w:val="en-GB"/>
          <w:rPrChange w:id="5924" w:author="Alexandre Miguel Kaizeler Guedes Da Silva Afonso" w:date="2026-07-27T16:55:00Z" w16du:dateUtc="2026-07-27T15:55:00Z">
            <w:rPr/>
          </w:rPrChange>
        </w:rPr>
        <w:t>nalysis</w:t>
      </w:r>
    </w:p>
    <w:p w14:paraId="1C235661" w14:textId="7AF9FA51" w:rsidR="005D688D" w:rsidRPr="00B475D4" w:rsidRDefault="005D688D" w:rsidP="008A52C5">
      <w:pPr>
        <w:jc w:val="both"/>
        <w:rPr>
          <w:rFonts w:ascii="-webkit-standard" w:hAnsi="-webkit-standard" w:hint="eastAsia"/>
          <w:color w:val="000000" w:themeColor="text1"/>
          <w:sz w:val="27"/>
          <w:szCs w:val="27"/>
          <w:lang w:val="en-GB"/>
          <w:rPrChange w:id="5925" w:author="Alexandre Miguel Kaizeler Guedes Da Silva Afonso" w:date="2026-07-27T16:55:00Z" w16du:dateUtc="2026-07-27T15:55:00Z">
            <w:rPr>
              <w:rFonts w:ascii="-webkit-standard" w:hAnsi="-webkit-standard" w:hint="eastAsia"/>
              <w:color w:val="000000" w:themeColor="text1"/>
              <w:sz w:val="27"/>
              <w:szCs w:val="27"/>
            </w:rPr>
          </w:rPrChange>
        </w:rPr>
      </w:pPr>
      <w:r w:rsidRPr="00B475D4">
        <w:rPr>
          <w:rFonts w:ascii="Arial" w:hAnsi="Arial" w:cs="Arial"/>
          <w:sz w:val="24"/>
          <w:szCs w:val="24"/>
          <w:lang w:val="en-GB"/>
          <w:rPrChange w:id="5926" w:author="Alexandre Miguel Kaizeler Guedes Da Silva Afonso" w:date="2026-07-27T16:55:00Z" w16du:dateUtc="2026-07-27T15:55:00Z">
            <w:rPr>
              <w:rFonts w:ascii="Arial" w:hAnsi="Arial" w:cs="Arial"/>
              <w:sz w:val="24"/>
              <w:szCs w:val="24"/>
            </w:rPr>
          </w:rPrChange>
        </w:rPr>
        <w:t>T</w:t>
      </w:r>
      <w:r w:rsidR="002A1CC5" w:rsidRPr="00B475D4">
        <w:rPr>
          <w:rFonts w:ascii="Arial" w:hAnsi="Arial" w:cs="Arial"/>
          <w:sz w:val="24"/>
          <w:szCs w:val="24"/>
          <w:lang w:val="en-GB"/>
          <w:rPrChange w:id="5927" w:author="Alexandre Miguel Kaizeler Guedes Da Silva Afonso" w:date="2026-07-27T16:55:00Z" w16du:dateUtc="2026-07-27T15:55:00Z">
            <w:rPr>
              <w:rFonts w:ascii="Arial" w:hAnsi="Arial" w:cs="Arial"/>
              <w:sz w:val="24"/>
              <w:szCs w:val="24"/>
            </w:rPr>
          </w:rPrChange>
        </w:rPr>
        <w:t xml:space="preserve">o model </w:t>
      </w:r>
      <w:r w:rsidRPr="00B475D4">
        <w:rPr>
          <w:rFonts w:ascii="Arial" w:hAnsi="Arial" w:cs="Arial"/>
          <w:sz w:val="24"/>
          <w:szCs w:val="24"/>
          <w:lang w:val="en-GB"/>
          <w:rPrChange w:id="5928" w:author="Alexandre Miguel Kaizeler Guedes Da Silva Afonso" w:date="2026-07-27T16:55:00Z" w16du:dateUtc="2026-07-27T15:55:00Z">
            <w:rPr>
              <w:rFonts w:ascii="Arial" w:hAnsi="Arial" w:cs="Arial"/>
              <w:sz w:val="24"/>
              <w:szCs w:val="24"/>
            </w:rPr>
          </w:rPrChange>
        </w:rPr>
        <w:t xml:space="preserve">expression </w:t>
      </w:r>
      <w:r w:rsidR="002A1CC5" w:rsidRPr="00B475D4">
        <w:rPr>
          <w:rFonts w:ascii="Arial" w:hAnsi="Arial" w:cs="Arial"/>
          <w:sz w:val="24"/>
          <w:szCs w:val="24"/>
          <w:lang w:val="en-GB"/>
          <w:rPrChange w:id="5929" w:author="Alexandre Miguel Kaizeler Guedes Da Silva Afonso" w:date="2026-07-27T16:55:00Z" w16du:dateUtc="2026-07-27T15:55:00Z">
            <w:rPr>
              <w:rFonts w:ascii="Arial" w:hAnsi="Arial" w:cs="Arial"/>
              <w:sz w:val="24"/>
              <w:szCs w:val="24"/>
            </w:rPr>
          </w:rPrChange>
        </w:rPr>
        <w:t>changes between</w:t>
      </w:r>
      <w:r w:rsidRPr="00B475D4">
        <w:rPr>
          <w:rFonts w:ascii="Arial" w:hAnsi="Arial" w:cs="Arial"/>
          <w:sz w:val="24"/>
          <w:szCs w:val="24"/>
          <w:lang w:val="en-GB"/>
          <w:rPrChange w:id="5930" w:author="Alexandre Miguel Kaizeler Guedes Da Silva Afonso" w:date="2026-07-27T16:55:00Z" w16du:dateUtc="2026-07-27T15:55:00Z">
            <w:rPr>
              <w:rFonts w:ascii="Arial" w:hAnsi="Arial" w:cs="Arial"/>
              <w:sz w:val="24"/>
              <w:szCs w:val="24"/>
            </w:rPr>
          </w:rPrChange>
        </w:rPr>
        <w:t xml:space="preserve"> conditions (</w:t>
      </w:r>
      <w:r w:rsidRPr="00B475D4">
        <w:rPr>
          <w:rFonts w:ascii="Arial" w:hAnsi="Arial" w:cs="Arial"/>
          <w:i/>
          <w:iCs/>
          <w:sz w:val="24"/>
          <w:szCs w:val="24"/>
          <w:lang w:val="en-GB"/>
          <w:rPrChange w:id="5931" w:author="Alexandre Miguel Kaizeler Guedes Da Silva Afonso" w:date="2026-07-27T16:55:00Z" w16du:dateUtc="2026-07-27T15:55:00Z">
            <w:rPr>
              <w:rFonts w:ascii="Arial" w:hAnsi="Arial" w:cs="Arial"/>
              <w:i/>
              <w:iCs/>
              <w:sz w:val="24"/>
              <w:szCs w:val="24"/>
            </w:rPr>
          </w:rPrChange>
        </w:rPr>
        <w:t>e.g.</w:t>
      </w:r>
      <w:r w:rsidRPr="00B475D4">
        <w:rPr>
          <w:rFonts w:ascii="Arial" w:hAnsi="Arial" w:cs="Arial"/>
          <w:sz w:val="24"/>
          <w:szCs w:val="24"/>
          <w:lang w:val="en-GB"/>
          <w:rPrChange w:id="5932" w:author="Alexandre Miguel Kaizeler Guedes Da Silva Afonso" w:date="2026-07-27T16:55:00Z" w16du:dateUtc="2026-07-27T15:55:00Z">
            <w:rPr>
              <w:rFonts w:ascii="Arial" w:hAnsi="Arial" w:cs="Arial"/>
              <w:sz w:val="24"/>
              <w:szCs w:val="24"/>
            </w:rPr>
          </w:rPrChange>
        </w:rPr>
        <w:t>,</w:t>
      </w:r>
      <w:r w:rsidR="002A1CC5" w:rsidRPr="00B475D4">
        <w:rPr>
          <w:rFonts w:ascii="Arial" w:hAnsi="Arial" w:cs="Arial"/>
          <w:sz w:val="24"/>
          <w:szCs w:val="24"/>
          <w:lang w:val="en-GB"/>
          <w:rPrChange w:id="5933" w:author="Alexandre Miguel Kaizeler Guedes Da Silva Afonso" w:date="2026-07-27T16:55:00Z" w16du:dateUtc="2026-07-27T15:55:00Z">
            <w:rPr>
              <w:rFonts w:ascii="Arial" w:hAnsi="Arial" w:cs="Arial"/>
              <w:sz w:val="24"/>
              <w:szCs w:val="24"/>
            </w:rPr>
          </w:rPrChange>
        </w:rPr>
        <w:t xml:space="preserve"> </w:t>
      </w:r>
      <w:r w:rsidR="00434950" w:rsidRPr="00B475D4">
        <w:rPr>
          <w:rFonts w:ascii="Arial" w:hAnsi="Arial" w:cs="Arial"/>
          <w:sz w:val="24"/>
          <w:szCs w:val="24"/>
          <w:lang w:val="en-GB"/>
          <w:rPrChange w:id="5934" w:author="Alexandre Miguel Kaizeler Guedes Da Silva Afonso" w:date="2026-07-27T16:55:00Z" w16du:dateUtc="2026-07-27T15:55:00Z">
            <w:rPr>
              <w:rFonts w:ascii="Arial" w:hAnsi="Arial" w:cs="Arial"/>
              <w:sz w:val="24"/>
              <w:szCs w:val="24"/>
            </w:rPr>
          </w:rPrChange>
        </w:rPr>
        <w:t>SGs</w:t>
      </w:r>
      <w:r w:rsidR="002A1CC5" w:rsidRPr="00B475D4">
        <w:rPr>
          <w:rFonts w:ascii="Arial" w:hAnsi="Arial" w:cs="Arial"/>
          <w:sz w:val="24"/>
          <w:szCs w:val="24"/>
          <w:lang w:val="en-GB"/>
          <w:rPrChange w:id="5935" w:author="Alexandre Miguel Kaizeler Guedes Da Silva Afonso" w:date="2026-07-27T16:55:00Z" w16du:dateUtc="2026-07-27T15:55:00Z">
            <w:rPr>
              <w:rFonts w:ascii="Arial" w:hAnsi="Arial" w:cs="Arial"/>
              <w:sz w:val="24"/>
              <w:szCs w:val="24"/>
            </w:rPr>
          </w:rPrChange>
        </w:rPr>
        <w:t xml:space="preserve"> </w:t>
      </w:r>
      <w:r w:rsidR="00AA298E" w:rsidRPr="00B475D4">
        <w:rPr>
          <w:rFonts w:ascii="Arial" w:hAnsi="Arial" w:cs="Arial"/>
          <w:sz w:val="24"/>
          <w:szCs w:val="24"/>
          <w:lang w:val="en-GB"/>
          <w:rPrChange w:id="5936" w:author="Alexandre Miguel Kaizeler Guedes Da Silva Afonso" w:date="2026-07-27T16:55:00Z" w16du:dateUtc="2026-07-27T15:55:00Z">
            <w:rPr>
              <w:rFonts w:ascii="Arial" w:hAnsi="Arial" w:cs="Arial"/>
              <w:sz w:val="24"/>
              <w:szCs w:val="24"/>
            </w:rPr>
          </w:rPrChange>
        </w:rPr>
        <w:t xml:space="preserve">vs </w:t>
      </w:r>
      <w:r w:rsidR="00434950" w:rsidRPr="00B475D4">
        <w:rPr>
          <w:rFonts w:ascii="Arial" w:hAnsi="Arial" w:cs="Arial"/>
          <w:sz w:val="24"/>
          <w:szCs w:val="24"/>
          <w:lang w:val="en-GB"/>
          <w:rPrChange w:id="5937" w:author="Alexandre Miguel Kaizeler Guedes Da Silva Afonso" w:date="2026-07-27T16:55:00Z" w16du:dateUtc="2026-07-27T15:55:00Z">
            <w:rPr>
              <w:rFonts w:ascii="Arial" w:hAnsi="Arial" w:cs="Arial"/>
              <w:sz w:val="24"/>
              <w:szCs w:val="24"/>
            </w:rPr>
          </w:rPrChange>
        </w:rPr>
        <w:t>WCs</w:t>
      </w:r>
      <w:r w:rsidR="002A1CC5" w:rsidRPr="00B475D4">
        <w:rPr>
          <w:rFonts w:ascii="Arial" w:hAnsi="Arial" w:cs="Arial"/>
          <w:sz w:val="24"/>
          <w:szCs w:val="24"/>
          <w:lang w:val="en-GB"/>
          <w:rPrChange w:id="5938" w:author="Alexandre Miguel Kaizeler Guedes Da Silva Afonso" w:date="2026-07-27T16:55:00Z" w16du:dateUtc="2026-07-27T15:55:00Z">
            <w:rPr>
              <w:rFonts w:ascii="Arial" w:hAnsi="Arial" w:cs="Arial"/>
              <w:sz w:val="24"/>
              <w:szCs w:val="24"/>
            </w:rPr>
          </w:rPrChange>
        </w:rPr>
        <w:t>,</w:t>
      </w:r>
      <w:r w:rsidR="00434950" w:rsidRPr="00B475D4">
        <w:rPr>
          <w:rFonts w:ascii="Arial" w:hAnsi="Arial" w:cs="Arial"/>
          <w:sz w:val="24"/>
          <w:szCs w:val="24"/>
          <w:lang w:val="en-GB"/>
          <w:rPrChange w:id="5939" w:author="Alexandre Miguel Kaizeler Guedes Da Silva Afonso" w:date="2026-07-27T16:55:00Z" w16du:dateUtc="2026-07-27T15:55:00Z">
            <w:rPr>
              <w:rFonts w:ascii="Arial" w:hAnsi="Arial" w:cs="Arial"/>
              <w:sz w:val="24"/>
              <w:szCs w:val="24"/>
            </w:rPr>
          </w:rPrChange>
        </w:rPr>
        <w:t xml:space="preserve"> stressed </w:t>
      </w:r>
      <w:r w:rsidR="00AA298E" w:rsidRPr="00B475D4">
        <w:rPr>
          <w:rFonts w:ascii="Arial" w:hAnsi="Arial" w:cs="Arial"/>
          <w:sz w:val="24"/>
          <w:szCs w:val="24"/>
          <w:lang w:val="en-GB"/>
          <w:rPrChange w:id="5940" w:author="Alexandre Miguel Kaizeler Guedes Da Silva Afonso" w:date="2026-07-27T16:55:00Z" w16du:dateUtc="2026-07-27T15:55:00Z">
            <w:rPr>
              <w:rFonts w:ascii="Arial" w:hAnsi="Arial" w:cs="Arial"/>
              <w:sz w:val="24"/>
              <w:szCs w:val="24"/>
            </w:rPr>
          </w:rPrChange>
        </w:rPr>
        <w:t xml:space="preserve">vs </w:t>
      </w:r>
      <w:r w:rsidR="00434950" w:rsidRPr="00B475D4">
        <w:rPr>
          <w:rFonts w:ascii="Arial" w:hAnsi="Arial" w:cs="Arial"/>
          <w:sz w:val="24"/>
          <w:szCs w:val="24"/>
          <w:lang w:val="en-GB"/>
          <w:rPrChange w:id="5941" w:author="Alexandre Miguel Kaizeler Guedes Da Silva Afonso" w:date="2026-07-27T16:55:00Z" w16du:dateUtc="2026-07-27T15:55:00Z">
            <w:rPr>
              <w:rFonts w:ascii="Arial" w:hAnsi="Arial" w:cs="Arial"/>
              <w:sz w:val="24"/>
              <w:szCs w:val="24"/>
            </w:rPr>
          </w:rPrChange>
        </w:rPr>
        <w:t xml:space="preserve">unstressed cells, or stressed cells with </w:t>
      </w:r>
      <w:r w:rsidR="00AA298E" w:rsidRPr="00B475D4">
        <w:rPr>
          <w:rFonts w:ascii="Arial" w:hAnsi="Arial" w:cs="Arial"/>
          <w:sz w:val="24"/>
          <w:szCs w:val="24"/>
          <w:lang w:val="en-GB"/>
          <w:rPrChange w:id="5942" w:author="Alexandre Miguel Kaizeler Guedes Da Silva Afonso" w:date="2026-07-27T16:55:00Z" w16du:dateUtc="2026-07-27T15:55:00Z">
            <w:rPr>
              <w:rFonts w:ascii="Arial" w:hAnsi="Arial" w:cs="Arial"/>
              <w:sz w:val="24"/>
              <w:szCs w:val="24"/>
            </w:rPr>
          </w:rPrChange>
        </w:rPr>
        <w:t>vs</w:t>
      </w:r>
      <w:r w:rsidR="00434950" w:rsidRPr="00B475D4">
        <w:rPr>
          <w:rFonts w:ascii="Arial" w:hAnsi="Arial" w:cs="Arial"/>
          <w:sz w:val="24"/>
          <w:szCs w:val="24"/>
          <w:lang w:val="en-GB"/>
          <w:rPrChange w:id="5943" w:author="Alexandre Miguel Kaizeler Guedes Da Silva Afonso" w:date="2026-07-27T16:55:00Z" w16du:dateUtc="2026-07-27T15:55:00Z">
            <w:rPr>
              <w:rFonts w:ascii="Arial" w:hAnsi="Arial" w:cs="Arial"/>
              <w:sz w:val="24"/>
              <w:szCs w:val="24"/>
            </w:rPr>
          </w:rPrChange>
        </w:rPr>
        <w:t xml:space="preserve"> without SGs</w:t>
      </w:r>
      <w:r w:rsidR="00AA298E" w:rsidRPr="00B475D4">
        <w:rPr>
          <w:rFonts w:ascii="Arial" w:hAnsi="Arial" w:cs="Arial"/>
          <w:sz w:val="24"/>
          <w:szCs w:val="24"/>
          <w:lang w:val="en-GB"/>
          <w:rPrChange w:id="5944" w:author="Alexandre Miguel Kaizeler Guedes Da Silva Afonso" w:date="2026-07-27T16:55:00Z" w16du:dateUtc="2026-07-27T15:55:00Z">
            <w:rPr>
              <w:rFonts w:ascii="Arial" w:hAnsi="Arial" w:cs="Arial"/>
              <w:sz w:val="24"/>
              <w:szCs w:val="24"/>
            </w:rPr>
          </w:rPrChange>
        </w:rPr>
        <w:t>)</w:t>
      </w:r>
      <w:r w:rsidR="00434950" w:rsidRPr="00B475D4">
        <w:rPr>
          <w:rFonts w:ascii="Arial" w:hAnsi="Arial" w:cs="Arial"/>
          <w:sz w:val="24"/>
          <w:szCs w:val="24"/>
          <w:lang w:val="en-GB"/>
          <w:rPrChange w:id="5945" w:author="Alexandre Miguel Kaizeler Guedes Da Silva Afonso" w:date="2026-07-27T16:55:00Z" w16du:dateUtc="2026-07-27T15:55:00Z">
            <w:rPr>
              <w:rFonts w:ascii="Arial" w:hAnsi="Arial" w:cs="Arial"/>
              <w:sz w:val="24"/>
              <w:szCs w:val="24"/>
            </w:rPr>
          </w:rPrChange>
        </w:rPr>
        <w:t>,</w:t>
      </w:r>
      <w:r w:rsidR="002A1CC5" w:rsidRPr="00B475D4">
        <w:rPr>
          <w:rFonts w:ascii="Arial" w:hAnsi="Arial" w:cs="Arial"/>
          <w:sz w:val="24"/>
          <w:szCs w:val="24"/>
          <w:lang w:val="en-GB"/>
          <w:rPrChange w:id="5946" w:author="Alexandre Miguel Kaizeler Guedes Da Silva Afonso" w:date="2026-07-27T16:55:00Z" w16du:dateUtc="2026-07-27T15:55:00Z">
            <w:rPr>
              <w:rFonts w:ascii="Arial" w:hAnsi="Arial" w:cs="Arial"/>
              <w:sz w:val="24"/>
              <w:szCs w:val="24"/>
            </w:rPr>
          </w:rPrChange>
        </w:rPr>
        <w:t xml:space="preserve"> </w:t>
      </w:r>
      <w:r w:rsidR="00E70418" w:rsidRPr="00B475D4">
        <w:rPr>
          <w:rFonts w:ascii="Arial" w:hAnsi="Arial" w:cs="Arial"/>
          <w:sz w:val="24"/>
          <w:szCs w:val="24"/>
          <w:lang w:val="en-GB"/>
          <w:rPrChange w:id="5947" w:author="Alexandre Miguel Kaizeler Guedes Da Silva Afonso" w:date="2026-07-27T16:55:00Z" w16du:dateUtc="2026-07-27T15:55:00Z">
            <w:rPr>
              <w:rFonts w:ascii="Arial" w:hAnsi="Arial" w:cs="Arial"/>
              <w:sz w:val="24"/>
              <w:szCs w:val="24"/>
            </w:rPr>
          </w:rPrChange>
        </w:rPr>
        <w:t xml:space="preserve">we fitted </w:t>
      </w:r>
      <w:r w:rsidR="002A1CC5" w:rsidRPr="00B475D4">
        <w:rPr>
          <w:rFonts w:ascii="Arial" w:hAnsi="Arial" w:cs="Arial"/>
          <w:sz w:val="24"/>
          <w:szCs w:val="24"/>
          <w:lang w:val="en-GB"/>
          <w:rPrChange w:id="5948" w:author="Alexandre Miguel Kaizeler Guedes Da Silva Afonso" w:date="2026-07-27T16:55:00Z" w16du:dateUtc="2026-07-27T15:55:00Z">
            <w:rPr>
              <w:rFonts w:ascii="Arial" w:hAnsi="Arial" w:cs="Arial"/>
              <w:sz w:val="24"/>
              <w:szCs w:val="24"/>
            </w:rPr>
          </w:rPrChange>
        </w:rPr>
        <w:t>linear model</w:t>
      </w:r>
      <w:r w:rsidR="00C1267D" w:rsidRPr="00B475D4">
        <w:rPr>
          <w:rFonts w:ascii="Arial" w:hAnsi="Arial" w:cs="Arial"/>
          <w:sz w:val="24"/>
          <w:szCs w:val="24"/>
          <w:lang w:val="en-GB"/>
          <w:rPrChange w:id="5949" w:author="Alexandre Miguel Kaizeler Guedes Da Silva Afonso" w:date="2026-07-27T16:55:00Z" w16du:dateUtc="2026-07-27T15:55:00Z">
            <w:rPr>
              <w:rFonts w:ascii="Arial" w:hAnsi="Arial" w:cs="Arial"/>
              <w:sz w:val="24"/>
              <w:szCs w:val="24"/>
            </w:rPr>
          </w:rPrChange>
        </w:rPr>
        <w:t>s</w:t>
      </w:r>
      <w:r w:rsidR="002A1CC5" w:rsidRPr="00B475D4">
        <w:rPr>
          <w:rFonts w:ascii="Arial" w:hAnsi="Arial" w:cs="Arial"/>
          <w:sz w:val="24"/>
          <w:szCs w:val="24"/>
          <w:lang w:val="en-GB"/>
          <w:rPrChange w:id="5950" w:author="Alexandre Miguel Kaizeler Guedes Da Silva Afonso" w:date="2026-07-27T16:55:00Z" w16du:dateUtc="2026-07-27T15:55:00Z">
            <w:rPr>
              <w:rFonts w:ascii="Arial" w:hAnsi="Arial" w:cs="Arial"/>
              <w:sz w:val="24"/>
              <w:szCs w:val="24"/>
            </w:rPr>
          </w:rPrChange>
        </w:rPr>
        <w:t xml:space="preserve"> to the gene expression</w:t>
      </w:r>
      <w:r w:rsidR="00E70418" w:rsidRPr="00B475D4">
        <w:rPr>
          <w:rFonts w:ascii="Arial" w:hAnsi="Arial" w:cs="Arial"/>
          <w:sz w:val="24"/>
          <w:szCs w:val="24"/>
          <w:lang w:val="en-GB"/>
          <w:rPrChange w:id="5951" w:author="Alexandre Miguel Kaizeler Guedes Da Silva Afonso" w:date="2026-07-27T16:55:00Z" w16du:dateUtc="2026-07-27T15:55:00Z">
            <w:rPr>
              <w:rFonts w:ascii="Arial" w:hAnsi="Arial" w:cs="Arial"/>
              <w:sz w:val="24"/>
              <w:szCs w:val="24"/>
            </w:rPr>
          </w:rPrChange>
        </w:rPr>
        <w:t xml:space="preserve"> data</w:t>
      </w:r>
      <w:r w:rsidR="002A1CC5" w:rsidRPr="00B475D4">
        <w:rPr>
          <w:rFonts w:ascii="Arial" w:hAnsi="Arial" w:cs="Arial"/>
          <w:sz w:val="24"/>
          <w:szCs w:val="24"/>
          <w:lang w:val="en-GB"/>
          <w:rPrChange w:id="5952" w:author="Alexandre Miguel Kaizeler Guedes Da Silva Afonso" w:date="2026-07-27T16:55:00Z" w16du:dateUtc="2026-07-27T15:55:00Z">
            <w:rPr>
              <w:rFonts w:ascii="Arial" w:hAnsi="Arial" w:cs="Arial"/>
              <w:sz w:val="24"/>
              <w:szCs w:val="24"/>
            </w:rPr>
          </w:rPrChange>
        </w:rPr>
        <w:t>.</w:t>
      </w:r>
      <w:r w:rsidR="00434950" w:rsidRPr="00B475D4">
        <w:rPr>
          <w:rFonts w:ascii="Arial" w:hAnsi="Arial" w:cs="Arial"/>
          <w:sz w:val="24"/>
          <w:szCs w:val="24"/>
          <w:lang w:val="en-GB"/>
          <w:rPrChange w:id="5953" w:author="Alexandre Miguel Kaizeler Guedes Da Silva Afonso" w:date="2026-07-27T16:55:00Z" w16du:dateUtc="2026-07-27T15:55:00Z">
            <w:rPr>
              <w:rFonts w:ascii="Arial" w:hAnsi="Arial" w:cs="Arial"/>
              <w:sz w:val="24"/>
              <w:szCs w:val="24"/>
            </w:rPr>
          </w:rPrChange>
        </w:rPr>
        <w:t xml:space="preserve"> The exact linear models used </w:t>
      </w:r>
      <w:r w:rsidR="00E70418" w:rsidRPr="00B475D4">
        <w:rPr>
          <w:rFonts w:ascii="Arial" w:hAnsi="Arial" w:cs="Arial"/>
          <w:sz w:val="24"/>
          <w:szCs w:val="24"/>
          <w:lang w:val="en-GB"/>
          <w:rPrChange w:id="5954" w:author="Alexandre Miguel Kaizeler Guedes Da Silva Afonso" w:date="2026-07-27T16:55:00Z" w16du:dateUtc="2026-07-27T15:55:00Z">
            <w:rPr>
              <w:rFonts w:ascii="Arial" w:hAnsi="Arial" w:cs="Arial"/>
              <w:sz w:val="24"/>
              <w:szCs w:val="24"/>
            </w:rPr>
          </w:rPrChange>
        </w:rPr>
        <w:t>for</w:t>
      </w:r>
      <w:r w:rsidR="00434950" w:rsidRPr="00B475D4">
        <w:rPr>
          <w:rFonts w:ascii="Arial" w:hAnsi="Arial" w:cs="Arial"/>
          <w:sz w:val="24"/>
          <w:szCs w:val="24"/>
          <w:lang w:val="en-GB"/>
          <w:rPrChange w:id="5955" w:author="Alexandre Miguel Kaizeler Guedes Da Silva Afonso" w:date="2026-07-27T16:55:00Z" w16du:dateUtc="2026-07-27T15:55:00Z">
            <w:rPr>
              <w:rFonts w:ascii="Arial" w:hAnsi="Arial" w:cs="Arial"/>
              <w:sz w:val="24"/>
              <w:szCs w:val="24"/>
            </w:rPr>
          </w:rPrChange>
        </w:rPr>
        <w:t xml:space="preserve"> each dataset </w:t>
      </w:r>
      <w:r w:rsidR="00565855" w:rsidRPr="00B475D4">
        <w:rPr>
          <w:rFonts w:ascii="Arial" w:hAnsi="Arial" w:cs="Arial"/>
          <w:sz w:val="24"/>
          <w:szCs w:val="24"/>
          <w:lang w:val="en-GB"/>
          <w:rPrChange w:id="5956" w:author="Alexandre Miguel Kaizeler Guedes Da Silva Afonso" w:date="2026-07-27T16:55:00Z" w16du:dateUtc="2026-07-27T15:55:00Z">
            <w:rPr>
              <w:rFonts w:ascii="Arial" w:hAnsi="Arial" w:cs="Arial"/>
              <w:sz w:val="24"/>
              <w:szCs w:val="24"/>
            </w:rPr>
          </w:rPrChange>
        </w:rPr>
        <w:t>is</w:t>
      </w:r>
      <w:r w:rsidR="00434950" w:rsidRPr="00B475D4">
        <w:rPr>
          <w:rFonts w:ascii="Arial" w:hAnsi="Arial" w:cs="Arial"/>
          <w:sz w:val="24"/>
          <w:szCs w:val="24"/>
          <w:lang w:val="en-GB"/>
          <w:rPrChange w:id="5957" w:author="Alexandre Miguel Kaizeler Guedes Da Silva Afonso" w:date="2026-07-27T16:55:00Z" w16du:dateUtc="2026-07-27T15:55:00Z">
            <w:rPr>
              <w:rFonts w:ascii="Arial" w:hAnsi="Arial" w:cs="Arial"/>
              <w:sz w:val="24"/>
              <w:szCs w:val="24"/>
            </w:rPr>
          </w:rPrChange>
        </w:rPr>
        <w:t xml:space="preserve"> </w:t>
      </w:r>
      <w:r w:rsidR="00E70418" w:rsidRPr="00B475D4">
        <w:rPr>
          <w:rFonts w:ascii="Arial" w:hAnsi="Arial" w:cs="Arial"/>
          <w:sz w:val="24"/>
          <w:szCs w:val="24"/>
          <w:lang w:val="en-GB"/>
          <w:rPrChange w:id="5958" w:author="Alexandre Miguel Kaizeler Guedes Da Silva Afonso" w:date="2026-07-27T16:55:00Z" w16du:dateUtc="2026-07-27T15:55:00Z">
            <w:rPr>
              <w:rFonts w:ascii="Arial" w:hAnsi="Arial" w:cs="Arial"/>
              <w:sz w:val="24"/>
              <w:szCs w:val="24"/>
            </w:rPr>
          </w:rPrChange>
        </w:rPr>
        <w:t>provided in the</w:t>
      </w:r>
      <w:r w:rsidR="00434950" w:rsidRPr="00B475D4">
        <w:rPr>
          <w:rFonts w:ascii="Arial" w:hAnsi="Arial" w:cs="Arial"/>
          <w:sz w:val="24"/>
          <w:szCs w:val="24"/>
          <w:lang w:val="en-GB"/>
          <w:rPrChange w:id="5959" w:author="Alexandre Miguel Kaizeler Guedes Da Silva Afonso" w:date="2026-07-27T16:55:00Z" w16du:dateUtc="2026-07-27T15:55:00Z">
            <w:rPr>
              <w:rFonts w:ascii="Arial" w:hAnsi="Arial" w:cs="Arial"/>
              <w:sz w:val="24"/>
              <w:szCs w:val="24"/>
            </w:rPr>
          </w:rPrChange>
        </w:rPr>
        <w:t xml:space="preserve"> </w:t>
      </w:r>
      <w:r w:rsidR="008A069D" w:rsidRPr="00B475D4">
        <w:rPr>
          <w:rFonts w:ascii="Arial" w:hAnsi="Arial" w:cs="Arial"/>
          <w:sz w:val="24"/>
          <w:szCs w:val="24"/>
          <w:lang w:val="en-GB"/>
          <w:rPrChange w:id="5960" w:author="Alexandre Miguel Kaizeler Guedes Da Silva Afonso" w:date="2026-07-27T16:55:00Z" w16du:dateUtc="2026-07-27T15:55:00Z">
            <w:rPr>
              <w:rFonts w:ascii="Arial" w:hAnsi="Arial" w:cs="Arial"/>
              <w:sz w:val="24"/>
              <w:szCs w:val="24"/>
            </w:rPr>
          </w:rPrChange>
        </w:rPr>
        <w:t xml:space="preserve">project’s </w:t>
      </w:r>
      <w:r w:rsidR="000F6E2C" w:rsidRPr="00B475D4">
        <w:rPr>
          <w:rFonts w:ascii="Arial" w:hAnsi="Arial" w:cs="Arial"/>
          <w:sz w:val="24"/>
          <w:szCs w:val="24"/>
          <w:lang w:val="en-GB"/>
          <w:rPrChange w:id="5961" w:author="Alexandre Miguel Kaizeler Guedes Da Silva Afonso" w:date="2026-07-27T16:55:00Z" w16du:dateUtc="2026-07-27T15:55:00Z">
            <w:rPr>
              <w:rFonts w:ascii="Arial" w:hAnsi="Arial" w:cs="Arial"/>
              <w:sz w:val="24"/>
              <w:szCs w:val="24"/>
            </w:rPr>
          </w:rPrChange>
        </w:rPr>
        <w:t>GitHub repository, under each studies’ GEOID</w:t>
      </w:r>
      <w:r w:rsidR="00565855" w:rsidRPr="00B475D4">
        <w:rPr>
          <w:rFonts w:ascii="Arial" w:hAnsi="Arial" w:cs="Arial"/>
          <w:sz w:val="24"/>
          <w:szCs w:val="24"/>
          <w:lang w:val="en-GB"/>
          <w:rPrChange w:id="5962" w:author="Alexandre Miguel Kaizeler Guedes Da Silva Afonso" w:date="2026-07-27T16:55:00Z" w16du:dateUtc="2026-07-27T15:55:00Z">
            <w:rPr>
              <w:rFonts w:ascii="Arial" w:hAnsi="Arial" w:cs="Arial"/>
              <w:sz w:val="24"/>
              <w:szCs w:val="24"/>
            </w:rPr>
          </w:rPrChange>
        </w:rPr>
        <w:t xml:space="preserve">. </w:t>
      </w:r>
      <w:r w:rsidR="00B24BBF" w:rsidRPr="00B475D4">
        <w:rPr>
          <w:rFonts w:ascii="Arial" w:hAnsi="Arial" w:cs="Arial"/>
          <w:sz w:val="24"/>
          <w:szCs w:val="24"/>
          <w:lang w:val="en-GB"/>
          <w:rPrChange w:id="5963" w:author="Alexandre Miguel Kaizeler Guedes Da Silva Afonso" w:date="2026-07-27T16:55:00Z" w16du:dateUtc="2026-07-27T15:55:00Z">
            <w:rPr>
              <w:rFonts w:ascii="Arial" w:hAnsi="Arial" w:cs="Arial"/>
              <w:sz w:val="24"/>
              <w:szCs w:val="24"/>
            </w:rPr>
          </w:rPrChange>
        </w:rPr>
        <w:t>Standard errors</w:t>
      </w:r>
      <w:r w:rsidR="008A069D" w:rsidRPr="00B475D4">
        <w:rPr>
          <w:rFonts w:ascii="Arial" w:hAnsi="Arial" w:cs="Arial"/>
          <w:sz w:val="24"/>
          <w:szCs w:val="24"/>
          <w:lang w:val="en-GB"/>
          <w:rPrChange w:id="5964" w:author="Alexandre Miguel Kaizeler Guedes Da Silva Afonso" w:date="2026-07-27T16:55:00Z" w16du:dateUtc="2026-07-27T15:55:00Z">
            <w:rPr>
              <w:rFonts w:ascii="Arial" w:hAnsi="Arial" w:cs="Arial"/>
              <w:sz w:val="24"/>
              <w:szCs w:val="24"/>
            </w:rPr>
          </w:rPrChange>
        </w:rPr>
        <w:t xml:space="preserve"> for the models</w:t>
      </w:r>
      <w:r w:rsidR="00B24BBF" w:rsidRPr="00B475D4">
        <w:rPr>
          <w:rFonts w:ascii="Arial" w:hAnsi="Arial" w:cs="Arial"/>
          <w:sz w:val="24"/>
          <w:szCs w:val="24"/>
          <w:lang w:val="en-GB"/>
          <w:rPrChange w:id="5965" w:author="Alexandre Miguel Kaizeler Guedes Da Silva Afonso" w:date="2026-07-27T16:55:00Z" w16du:dateUtc="2026-07-27T15:55:00Z">
            <w:rPr>
              <w:rFonts w:ascii="Arial" w:hAnsi="Arial" w:cs="Arial"/>
              <w:sz w:val="24"/>
              <w:szCs w:val="24"/>
            </w:rPr>
          </w:rPrChange>
        </w:rPr>
        <w:t xml:space="preserve"> were then moderated using e</w:t>
      </w:r>
      <w:r w:rsidR="002A1CC5" w:rsidRPr="00B475D4">
        <w:rPr>
          <w:rFonts w:ascii="Arial" w:hAnsi="Arial" w:cs="Arial"/>
          <w:sz w:val="24"/>
          <w:szCs w:val="24"/>
          <w:lang w:val="en-GB"/>
          <w:rPrChange w:id="5966" w:author="Alexandre Miguel Kaizeler Guedes Da Silva Afonso" w:date="2026-07-27T16:55:00Z" w16du:dateUtc="2026-07-27T15:55:00Z">
            <w:rPr>
              <w:rFonts w:ascii="Arial" w:hAnsi="Arial" w:cs="Arial"/>
              <w:sz w:val="24"/>
              <w:szCs w:val="24"/>
            </w:rPr>
          </w:rPrChange>
        </w:rPr>
        <w:t xml:space="preserve">mpirical Bayes </w:t>
      </w:r>
      <w:r w:rsidR="00B24BBF" w:rsidRPr="00B475D4">
        <w:rPr>
          <w:rFonts w:ascii="Arial" w:hAnsi="Arial" w:cs="Arial"/>
          <w:sz w:val="24"/>
          <w:szCs w:val="24"/>
          <w:lang w:val="en-GB"/>
          <w:rPrChange w:id="5967" w:author="Alexandre Miguel Kaizeler Guedes Da Silva Afonso" w:date="2026-07-27T16:55:00Z" w16du:dateUtc="2026-07-27T15:55:00Z">
            <w:rPr>
              <w:rFonts w:ascii="Arial" w:hAnsi="Arial" w:cs="Arial"/>
              <w:sz w:val="24"/>
              <w:szCs w:val="24"/>
            </w:rPr>
          </w:rPrChange>
        </w:rPr>
        <w:t xml:space="preserve">shrinkage, </w:t>
      </w:r>
      <w:r w:rsidR="00565855" w:rsidRPr="00B475D4">
        <w:rPr>
          <w:rFonts w:ascii="Arial" w:hAnsi="Arial" w:cs="Arial"/>
          <w:sz w:val="24"/>
          <w:szCs w:val="24"/>
          <w:lang w:val="en-GB"/>
          <w:rPrChange w:id="5968" w:author="Alexandre Miguel Kaizeler Guedes Da Silva Afonso" w:date="2026-07-27T16:55:00Z" w16du:dateUtc="2026-07-27T15:55:00Z">
            <w:rPr>
              <w:rFonts w:ascii="Arial" w:hAnsi="Arial" w:cs="Arial"/>
              <w:sz w:val="24"/>
              <w:szCs w:val="24"/>
            </w:rPr>
          </w:rPrChange>
        </w:rPr>
        <w:t xml:space="preserve">and differentially expressed genes were defined separately for each dataset using </w:t>
      </w:r>
      <w:r w:rsidR="001F2D37" w:rsidRPr="00B475D4">
        <w:rPr>
          <w:rFonts w:ascii="Arial" w:hAnsi="Arial" w:cs="Arial"/>
          <w:sz w:val="24"/>
          <w:szCs w:val="24"/>
          <w:lang w:val="en-GB"/>
          <w:rPrChange w:id="5969" w:author="Alexandre Miguel Kaizeler Guedes Da Silva Afonso" w:date="2026-07-27T16:55:00Z" w16du:dateUtc="2026-07-27T15:55:00Z">
            <w:rPr>
              <w:rFonts w:ascii="Arial" w:hAnsi="Arial" w:cs="Arial"/>
              <w:sz w:val="24"/>
              <w:szCs w:val="24"/>
            </w:rPr>
          </w:rPrChange>
        </w:rPr>
        <w:t xml:space="preserve">empirical </w:t>
      </w:r>
      <w:r w:rsidR="00565855" w:rsidRPr="00B475D4">
        <w:rPr>
          <w:rFonts w:ascii="Arial" w:hAnsi="Arial" w:cs="Arial"/>
          <w:sz w:val="24"/>
          <w:szCs w:val="24"/>
          <w:lang w:val="en-GB"/>
          <w:rPrChange w:id="5970" w:author="Alexandre Miguel Kaizeler Guedes Da Silva Afonso" w:date="2026-07-27T16:55:00Z" w16du:dateUtc="2026-07-27T15:55:00Z">
            <w:rPr>
              <w:rFonts w:ascii="Arial" w:hAnsi="Arial" w:cs="Arial"/>
              <w:sz w:val="24"/>
              <w:szCs w:val="24"/>
            </w:rPr>
          </w:rPrChange>
        </w:rPr>
        <w:t>dataset-specific</w:t>
      </w:r>
      <w:r w:rsidR="007C4240" w:rsidRPr="00B475D4">
        <w:rPr>
          <w:rFonts w:ascii="Arial" w:hAnsi="Arial" w:cs="Arial"/>
          <w:sz w:val="24"/>
          <w:szCs w:val="24"/>
          <w:lang w:val="en-GB"/>
          <w:rPrChange w:id="5971" w:author="Alexandre Miguel Kaizeler Guedes Da Silva Afonso" w:date="2026-07-27T16:55:00Z" w16du:dateUtc="2026-07-27T15:55:00Z">
            <w:rPr>
              <w:rFonts w:ascii="Arial" w:hAnsi="Arial" w:cs="Arial"/>
              <w:sz w:val="24"/>
              <w:szCs w:val="24"/>
            </w:rPr>
          </w:rPrChange>
        </w:rPr>
        <w:t xml:space="preserve"> log</w:t>
      </w:r>
      <w:r w:rsidR="007C4240" w:rsidRPr="00B475D4">
        <w:rPr>
          <w:rFonts w:ascii="Arial" w:hAnsi="Arial" w:cs="Arial"/>
          <w:sz w:val="24"/>
          <w:szCs w:val="24"/>
          <w:vertAlign w:val="subscript"/>
          <w:lang w:val="en-GB"/>
          <w:rPrChange w:id="5972" w:author="Alexandre Miguel Kaizeler Guedes Da Silva Afonso" w:date="2026-07-27T16:55:00Z" w16du:dateUtc="2026-07-27T15:55:00Z">
            <w:rPr>
              <w:rFonts w:ascii="Arial" w:hAnsi="Arial" w:cs="Arial"/>
              <w:sz w:val="24"/>
              <w:szCs w:val="24"/>
              <w:vertAlign w:val="subscript"/>
            </w:rPr>
          </w:rPrChange>
        </w:rPr>
        <w:t>2</w:t>
      </w:r>
      <w:r w:rsidR="007C4240" w:rsidRPr="00B475D4">
        <w:rPr>
          <w:rFonts w:ascii="Arial" w:hAnsi="Arial" w:cs="Arial"/>
          <w:sz w:val="24"/>
          <w:szCs w:val="24"/>
          <w:lang w:val="en-GB"/>
          <w:rPrChange w:id="5973" w:author="Alexandre Miguel Kaizeler Guedes Da Silva Afonso" w:date="2026-07-27T16:55:00Z" w16du:dateUtc="2026-07-27T15:55:00Z">
            <w:rPr>
              <w:rFonts w:ascii="Arial" w:hAnsi="Arial" w:cs="Arial"/>
              <w:sz w:val="24"/>
              <w:szCs w:val="24"/>
            </w:rPr>
          </w:rPrChange>
        </w:rPr>
        <w:t xml:space="preserve"> fold-change</w:t>
      </w:r>
      <w:r w:rsidR="00565855" w:rsidRPr="00B475D4">
        <w:rPr>
          <w:rFonts w:ascii="Arial" w:hAnsi="Arial" w:cs="Arial"/>
          <w:sz w:val="24"/>
          <w:szCs w:val="24"/>
          <w:lang w:val="en-GB"/>
          <w:rPrChange w:id="5974" w:author="Alexandre Miguel Kaizeler Guedes Da Silva Afonso" w:date="2026-07-27T16:55:00Z" w16du:dateUtc="2026-07-27T15:55:00Z">
            <w:rPr>
              <w:rFonts w:ascii="Arial" w:hAnsi="Arial" w:cs="Arial"/>
              <w:sz w:val="24"/>
              <w:szCs w:val="24"/>
            </w:rPr>
          </w:rPrChange>
        </w:rPr>
        <w:t xml:space="preserve"> </w:t>
      </w:r>
      <w:r w:rsidR="007C4240" w:rsidRPr="00B475D4">
        <w:rPr>
          <w:rFonts w:ascii="Arial" w:hAnsi="Arial" w:cs="Arial"/>
          <w:sz w:val="24"/>
          <w:szCs w:val="24"/>
          <w:lang w:val="en-GB"/>
          <w:rPrChange w:id="5975" w:author="Alexandre Miguel Kaizeler Guedes Da Silva Afonso" w:date="2026-07-27T16:55:00Z" w16du:dateUtc="2026-07-27T15:55:00Z">
            <w:rPr>
              <w:rFonts w:ascii="Arial" w:hAnsi="Arial" w:cs="Arial"/>
              <w:sz w:val="24"/>
              <w:szCs w:val="24"/>
            </w:rPr>
          </w:rPrChange>
        </w:rPr>
        <w:t>(</w:t>
      </w:r>
      <w:r w:rsidR="00565855" w:rsidRPr="00B475D4">
        <w:rPr>
          <w:rFonts w:ascii="Arial" w:hAnsi="Arial" w:cs="Arial"/>
          <w:sz w:val="24"/>
          <w:szCs w:val="24"/>
          <w:lang w:val="en-GB"/>
          <w:rPrChange w:id="5976" w:author="Alexandre Miguel Kaizeler Guedes Da Silva Afonso" w:date="2026-07-27T16:55:00Z" w16du:dateUtc="2026-07-27T15:55:00Z">
            <w:rPr>
              <w:rFonts w:ascii="Arial" w:hAnsi="Arial" w:cs="Arial"/>
              <w:sz w:val="24"/>
              <w:szCs w:val="24"/>
            </w:rPr>
          </w:rPrChange>
        </w:rPr>
        <w:t>log</w:t>
      </w:r>
      <w:r w:rsidR="00565855" w:rsidRPr="00B475D4">
        <w:rPr>
          <w:rFonts w:ascii="Arial" w:hAnsi="Arial" w:cs="Arial"/>
          <w:sz w:val="24"/>
          <w:szCs w:val="24"/>
          <w:vertAlign w:val="subscript"/>
          <w:lang w:val="en-GB"/>
          <w:rPrChange w:id="5977" w:author="Alexandre Miguel Kaizeler Guedes Da Silva Afonso" w:date="2026-07-27T16:55:00Z" w16du:dateUtc="2026-07-27T15:55:00Z">
            <w:rPr>
              <w:rFonts w:ascii="Arial" w:hAnsi="Arial" w:cs="Arial"/>
              <w:sz w:val="24"/>
              <w:szCs w:val="24"/>
              <w:vertAlign w:val="subscript"/>
            </w:rPr>
          </w:rPrChange>
        </w:rPr>
        <w:t>2</w:t>
      </w:r>
      <w:r w:rsidR="00565855" w:rsidRPr="00B475D4">
        <w:rPr>
          <w:rFonts w:ascii="Arial" w:hAnsi="Arial" w:cs="Arial"/>
          <w:sz w:val="24"/>
          <w:szCs w:val="24"/>
          <w:lang w:val="en-GB"/>
          <w:rPrChange w:id="5978" w:author="Alexandre Miguel Kaizeler Guedes Da Silva Afonso" w:date="2026-07-27T16:55:00Z" w16du:dateUtc="2026-07-27T15:55:00Z">
            <w:rPr>
              <w:rFonts w:ascii="Arial" w:hAnsi="Arial" w:cs="Arial"/>
              <w:sz w:val="24"/>
              <w:szCs w:val="24"/>
            </w:rPr>
          </w:rPrChange>
        </w:rPr>
        <w:t>FC</w:t>
      </w:r>
      <w:r w:rsidR="007C4240" w:rsidRPr="00B475D4">
        <w:rPr>
          <w:rFonts w:ascii="Arial" w:hAnsi="Arial" w:cs="Arial"/>
          <w:sz w:val="24"/>
          <w:szCs w:val="24"/>
          <w:lang w:val="en-GB"/>
          <w:rPrChange w:id="5979" w:author="Alexandre Miguel Kaizeler Guedes Da Silva Afonso" w:date="2026-07-27T16:55:00Z" w16du:dateUtc="2026-07-27T15:55:00Z">
            <w:rPr>
              <w:rFonts w:ascii="Arial" w:hAnsi="Arial" w:cs="Arial"/>
              <w:sz w:val="24"/>
              <w:szCs w:val="24"/>
            </w:rPr>
          </w:rPrChange>
        </w:rPr>
        <w:t>)</w:t>
      </w:r>
      <w:r w:rsidR="00565855" w:rsidRPr="00B475D4">
        <w:rPr>
          <w:rFonts w:ascii="Arial" w:hAnsi="Arial" w:cs="Arial"/>
          <w:sz w:val="24"/>
          <w:szCs w:val="24"/>
          <w:lang w:val="en-GB"/>
          <w:rPrChange w:id="5980" w:author="Alexandre Miguel Kaizeler Guedes Da Silva Afonso" w:date="2026-07-27T16:55:00Z" w16du:dateUtc="2026-07-27T15:55:00Z">
            <w:rPr>
              <w:rFonts w:ascii="Arial" w:hAnsi="Arial" w:cs="Arial"/>
              <w:sz w:val="24"/>
              <w:szCs w:val="24"/>
            </w:rPr>
          </w:rPrChange>
        </w:rPr>
        <w:t xml:space="preserve"> values and B-statistics, rather than fixed thresholds</w:t>
      </w:r>
      <w:r w:rsidR="00434950" w:rsidRPr="00B475D4">
        <w:rPr>
          <w:rFonts w:ascii="Arial" w:hAnsi="Arial" w:cs="Arial"/>
          <w:sz w:val="24"/>
          <w:szCs w:val="24"/>
          <w:lang w:val="en-GB"/>
          <w:rPrChange w:id="5981" w:author="Alexandre Miguel Kaizeler Guedes Da Silva Afonso" w:date="2026-07-27T16:55:00Z" w16du:dateUtc="2026-07-27T15:55:00Z">
            <w:rPr>
              <w:rFonts w:ascii="Arial" w:hAnsi="Arial" w:cs="Arial"/>
              <w:sz w:val="24"/>
              <w:szCs w:val="24"/>
            </w:rPr>
          </w:rPrChange>
        </w:rPr>
        <w:t>.</w:t>
      </w:r>
      <w:r w:rsidR="00B24BBF" w:rsidRPr="00B475D4">
        <w:rPr>
          <w:rFonts w:ascii="Arial" w:hAnsi="Arial" w:cs="Arial"/>
          <w:sz w:val="24"/>
          <w:szCs w:val="24"/>
          <w:lang w:val="en-GB"/>
          <w:rPrChange w:id="5982" w:author="Alexandre Miguel Kaizeler Guedes Da Silva Afonso" w:date="2026-07-27T16:55:00Z" w16du:dateUtc="2026-07-27T15:55:00Z">
            <w:rPr>
              <w:rFonts w:ascii="Arial" w:hAnsi="Arial" w:cs="Arial"/>
              <w:sz w:val="24"/>
              <w:szCs w:val="24"/>
            </w:rPr>
          </w:rPrChange>
        </w:rPr>
        <w:t xml:space="preserve"> </w:t>
      </w:r>
      <w:r w:rsidR="00434950" w:rsidRPr="00B475D4">
        <w:rPr>
          <w:rFonts w:ascii="Arial" w:hAnsi="Arial" w:cs="Arial"/>
          <w:sz w:val="24"/>
          <w:szCs w:val="24"/>
          <w:lang w:val="en-GB"/>
          <w:rPrChange w:id="5983" w:author="Alexandre Miguel Kaizeler Guedes Da Silva Afonso" w:date="2026-07-27T16:55:00Z" w16du:dateUtc="2026-07-27T15:55:00Z">
            <w:rPr>
              <w:rFonts w:ascii="Arial" w:hAnsi="Arial" w:cs="Arial"/>
              <w:sz w:val="24"/>
              <w:szCs w:val="24"/>
            </w:rPr>
          </w:rPrChange>
        </w:rPr>
        <w:t>For splicing</w:t>
      </w:r>
      <w:r w:rsidR="00B24BBF" w:rsidRPr="00B475D4">
        <w:rPr>
          <w:rFonts w:ascii="Arial" w:hAnsi="Arial" w:cs="Arial"/>
          <w:sz w:val="24"/>
          <w:szCs w:val="24"/>
          <w:lang w:val="en-GB"/>
          <w:rPrChange w:id="5984" w:author="Alexandre Miguel Kaizeler Guedes Da Silva Afonso" w:date="2026-07-27T16:55:00Z" w16du:dateUtc="2026-07-27T15:55:00Z">
            <w:rPr>
              <w:rFonts w:ascii="Arial" w:hAnsi="Arial" w:cs="Arial"/>
              <w:sz w:val="24"/>
              <w:szCs w:val="24"/>
            </w:rPr>
          </w:rPrChange>
        </w:rPr>
        <w:t xml:space="preserve"> and </w:t>
      </w:r>
      <w:r w:rsidR="00434950" w:rsidRPr="00B475D4">
        <w:rPr>
          <w:rFonts w:ascii="Arial" w:hAnsi="Arial" w:cs="Arial"/>
          <w:sz w:val="24"/>
          <w:szCs w:val="24"/>
          <w:lang w:val="en-GB"/>
          <w:rPrChange w:id="5985" w:author="Alexandre Miguel Kaizeler Guedes Da Silva Afonso" w:date="2026-07-27T16:55:00Z" w16du:dateUtc="2026-07-27T15:55:00Z">
            <w:rPr>
              <w:rFonts w:ascii="Arial" w:hAnsi="Arial" w:cs="Arial"/>
              <w:sz w:val="24"/>
              <w:szCs w:val="24"/>
            </w:rPr>
          </w:rPrChange>
        </w:rPr>
        <w:t xml:space="preserve">RBP analysis, </w:t>
      </w:r>
      <w:r w:rsidR="008A52C5" w:rsidRPr="00B475D4">
        <w:rPr>
          <w:rFonts w:ascii="Arial" w:hAnsi="Arial" w:cs="Arial"/>
          <w:sz w:val="24"/>
          <w:szCs w:val="24"/>
          <w:lang w:val="en-GB"/>
          <w:rPrChange w:id="5986" w:author="Alexandre Miguel Kaizeler Guedes Da Silva Afonso" w:date="2026-07-27T16:55:00Z" w16du:dateUtc="2026-07-27T15:55:00Z">
            <w:rPr>
              <w:rFonts w:ascii="Arial" w:hAnsi="Arial" w:cs="Arial"/>
              <w:sz w:val="24"/>
              <w:szCs w:val="24"/>
            </w:rPr>
          </w:rPrChange>
        </w:rPr>
        <w:t>RBP</w:t>
      </w:r>
      <w:r w:rsidR="001F2D37" w:rsidRPr="00B475D4">
        <w:rPr>
          <w:rFonts w:ascii="Arial" w:hAnsi="Arial" w:cs="Arial"/>
          <w:sz w:val="24"/>
          <w:szCs w:val="24"/>
          <w:lang w:val="en-GB"/>
          <w:rPrChange w:id="5987" w:author="Alexandre Miguel Kaizeler Guedes Da Silva Afonso" w:date="2026-07-27T16:55:00Z" w16du:dateUtc="2026-07-27T15:55:00Z">
            <w:rPr>
              <w:rFonts w:ascii="Arial" w:hAnsi="Arial" w:cs="Arial"/>
              <w:sz w:val="24"/>
              <w:szCs w:val="24"/>
            </w:rPr>
          </w:rPrChange>
        </w:rPr>
        <w:t>-encoding genes</w:t>
      </w:r>
      <w:r w:rsidR="008A52C5" w:rsidRPr="00B475D4">
        <w:rPr>
          <w:rFonts w:ascii="Arial" w:hAnsi="Arial" w:cs="Arial"/>
          <w:sz w:val="24"/>
          <w:szCs w:val="24"/>
          <w:lang w:val="en-GB"/>
          <w:rPrChange w:id="5988" w:author="Alexandre Miguel Kaizeler Guedes Da Silva Afonso" w:date="2026-07-27T16:55:00Z" w16du:dateUtc="2026-07-27T15:55:00Z">
            <w:rPr>
              <w:rFonts w:ascii="Arial" w:hAnsi="Arial" w:cs="Arial"/>
              <w:sz w:val="24"/>
              <w:szCs w:val="24"/>
            </w:rPr>
          </w:rPrChange>
        </w:rPr>
        <w:t xml:space="preserve"> with</w:t>
      </w:r>
      <w:r w:rsidR="002A1CC5" w:rsidRPr="00B475D4">
        <w:rPr>
          <w:rFonts w:ascii="Arial" w:hAnsi="Arial" w:cs="Arial"/>
          <w:sz w:val="24"/>
          <w:szCs w:val="24"/>
          <w:lang w:val="en-GB"/>
          <w:rPrChange w:id="5989" w:author="Alexandre Miguel Kaizeler Guedes Da Silva Afonso" w:date="2026-07-27T16:55:00Z" w16du:dateUtc="2026-07-27T15:55:00Z">
            <w:rPr>
              <w:rFonts w:ascii="Arial" w:hAnsi="Arial" w:cs="Arial"/>
              <w:sz w:val="24"/>
              <w:szCs w:val="24"/>
            </w:rPr>
          </w:rPrChange>
        </w:rPr>
        <w:t xml:space="preserve"> |log</w:t>
      </w:r>
      <w:r w:rsidR="00E144F6" w:rsidRPr="00B475D4">
        <w:rPr>
          <w:rFonts w:ascii="Arial" w:hAnsi="Arial" w:cs="Arial"/>
          <w:sz w:val="24"/>
          <w:szCs w:val="24"/>
          <w:vertAlign w:val="subscript"/>
          <w:lang w:val="en-GB"/>
          <w:rPrChange w:id="5990" w:author="Alexandre Miguel Kaizeler Guedes Da Silva Afonso" w:date="2026-07-27T16:55:00Z" w16du:dateUtc="2026-07-27T15:55:00Z">
            <w:rPr>
              <w:rFonts w:ascii="Arial" w:hAnsi="Arial" w:cs="Arial"/>
              <w:sz w:val="24"/>
              <w:szCs w:val="24"/>
              <w:vertAlign w:val="subscript"/>
            </w:rPr>
          </w:rPrChange>
        </w:rPr>
        <w:t>2</w:t>
      </w:r>
      <w:r w:rsidR="002A1CC5" w:rsidRPr="00B475D4">
        <w:rPr>
          <w:rFonts w:ascii="Arial" w:hAnsi="Arial" w:cs="Arial"/>
          <w:sz w:val="24"/>
          <w:szCs w:val="24"/>
          <w:lang w:val="en-GB"/>
          <w:rPrChange w:id="5991" w:author="Alexandre Miguel Kaizeler Guedes Da Silva Afonso" w:date="2026-07-27T16:55:00Z" w16du:dateUtc="2026-07-27T15:55:00Z">
            <w:rPr>
              <w:rFonts w:ascii="Arial" w:hAnsi="Arial" w:cs="Arial"/>
              <w:sz w:val="24"/>
              <w:szCs w:val="24"/>
            </w:rPr>
          </w:rPrChange>
        </w:rPr>
        <w:t>FC|</w:t>
      </w:r>
      <w:r w:rsidR="00E144F6" w:rsidRPr="00B475D4">
        <w:rPr>
          <w:rFonts w:ascii="Arial" w:hAnsi="Arial" w:cs="Arial"/>
          <w:sz w:val="24"/>
          <w:szCs w:val="24"/>
          <w:lang w:val="en-GB"/>
          <w:rPrChange w:id="5992" w:author="Alexandre Miguel Kaizeler Guedes Da Silva Afonso" w:date="2026-07-27T16:55:00Z" w16du:dateUtc="2026-07-27T15:55:00Z">
            <w:rPr>
              <w:rFonts w:ascii="Arial" w:hAnsi="Arial" w:cs="Arial"/>
              <w:sz w:val="24"/>
              <w:szCs w:val="24"/>
            </w:rPr>
          </w:rPrChange>
        </w:rPr>
        <w:t xml:space="preserve"> </w:t>
      </w:r>
      <w:r w:rsidR="002A1CC5" w:rsidRPr="00B475D4">
        <w:rPr>
          <w:rFonts w:ascii="Arial" w:hAnsi="Arial" w:cs="Arial"/>
          <w:sz w:val="24"/>
          <w:szCs w:val="24"/>
          <w:lang w:val="en-GB"/>
          <w:rPrChange w:id="5993" w:author="Alexandre Miguel Kaizeler Guedes Da Silva Afonso" w:date="2026-07-27T16:55:00Z" w16du:dateUtc="2026-07-27T15:55:00Z">
            <w:rPr>
              <w:rFonts w:ascii="Arial" w:hAnsi="Arial" w:cs="Arial"/>
              <w:sz w:val="24"/>
              <w:szCs w:val="24"/>
            </w:rPr>
          </w:rPrChange>
        </w:rPr>
        <w:t>&lt;</w:t>
      </w:r>
      <w:r w:rsidR="00E144F6" w:rsidRPr="00B475D4">
        <w:rPr>
          <w:rFonts w:ascii="Arial" w:hAnsi="Arial" w:cs="Arial"/>
          <w:sz w:val="24"/>
          <w:szCs w:val="24"/>
          <w:lang w:val="en-GB"/>
          <w:rPrChange w:id="5994" w:author="Alexandre Miguel Kaizeler Guedes Da Silva Afonso" w:date="2026-07-27T16:55:00Z" w16du:dateUtc="2026-07-27T15:55:00Z">
            <w:rPr>
              <w:rFonts w:ascii="Arial" w:hAnsi="Arial" w:cs="Arial"/>
              <w:sz w:val="24"/>
              <w:szCs w:val="24"/>
            </w:rPr>
          </w:rPrChange>
        </w:rPr>
        <w:t xml:space="preserve"> </w:t>
      </w:r>
      <w:r w:rsidR="002A1CC5" w:rsidRPr="00B475D4">
        <w:rPr>
          <w:rFonts w:ascii="Arial" w:hAnsi="Arial" w:cs="Arial"/>
          <w:sz w:val="24"/>
          <w:szCs w:val="24"/>
          <w:lang w:val="en-GB"/>
          <w:rPrChange w:id="5995" w:author="Alexandre Miguel Kaizeler Guedes Da Silva Afonso" w:date="2026-07-27T16:55:00Z" w16du:dateUtc="2026-07-27T15:55:00Z">
            <w:rPr>
              <w:rFonts w:ascii="Arial" w:hAnsi="Arial" w:cs="Arial"/>
              <w:sz w:val="24"/>
              <w:szCs w:val="24"/>
            </w:rPr>
          </w:rPrChange>
        </w:rPr>
        <w:t>0.5 and adj</w:t>
      </w:r>
      <w:r w:rsidR="008A52C5" w:rsidRPr="00B475D4">
        <w:rPr>
          <w:rFonts w:ascii="Arial" w:hAnsi="Arial" w:cs="Arial"/>
          <w:sz w:val="24"/>
          <w:szCs w:val="24"/>
          <w:lang w:val="en-GB"/>
          <w:rPrChange w:id="5996" w:author="Alexandre Miguel Kaizeler Guedes Da Silva Afonso" w:date="2026-07-27T16:55:00Z" w16du:dateUtc="2026-07-27T15:55:00Z">
            <w:rPr>
              <w:rFonts w:ascii="Arial" w:hAnsi="Arial" w:cs="Arial"/>
              <w:sz w:val="24"/>
              <w:szCs w:val="24"/>
            </w:rPr>
          </w:rPrChange>
        </w:rPr>
        <w:t xml:space="preserve">usted </w:t>
      </w:r>
      <w:r w:rsidR="002A1CC5" w:rsidRPr="00B475D4">
        <w:rPr>
          <w:rFonts w:ascii="Arial" w:hAnsi="Arial" w:cs="Arial"/>
          <w:sz w:val="24"/>
          <w:szCs w:val="24"/>
          <w:lang w:val="en-GB"/>
          <w:rPrChange w:id="5997" w:author="Alexandre Miguel Kaizeler Guedes Da Silva Afonso" w:date="2026-07-27T16:55:00Z" w16du:dateUtc="2026-07-27T15:55:00Z">
            <w:rPr>
              <w:rFonts w:ascii="Arial" w:hAnsi="Arial" w:cs="Arial"/>
              <w:sz w:val="24"/>
              <w:szCs w:val="24"/>
            </w:rPr>
          </w:rPrChange>
        </w:rPr>
        <w:t>p.value</w:t>
      </w:r>
      <w:r w:rsidR="00E144F6" w:rsidRPr="00B475D4">
        <w:rPr>
          <w:rFonts w:ascii="Arial" w:hAnsi="Arial" w:cs="Arial"/>
          <w:sz w:val="24"/>
          <w:szCs w:val="24"/>
          <w:lang w:val="en-GB"/>
          <w:rPrChange w:id="5998" w:author="Alexandre Miguel Kaizeler Guedes Da Silva Afonso" w:date="2026-07-27T16:55:00Z" w16du:dateUtc="2026-07-27T15:55:00Z">
            <w:rPr>
              <w:rFonts w:ascii="Arial" w:hAnsi="Arial" w:cs="Arial"/>
              <w:sz w:val="24"/>
              <w:szCs w:val="24"/>
            </w:rPr>
          </w:rPrChange>
        </w:rPr>
        <w:t xml:space="preserve"> </w:t>
      </w:r>
      <w:r w:rsidR="002A1CC5" w:rsidRPr="00B475D4">
        <w:rPr>
          <w:rFonts w:ascii="Arial" w:hAnsi="Arial" w:cs="Arial"/>
          <w:sz w:val="24"/>
          <w:szCs w:val="24"/>
          <w:lang w:val="en-GB"/>
          <w:rPrChange w:id="5999" w:author="Alexandre Miguel Kaizeler Guedes Da Silva Afonso" w:date="2026-07-27T16:55:00Z" w16du:dateUtc="2026-07-27T15:55:00Z">
            <w:rPr>
              <w:rFonts w:ascii="Arial" w:hAnsi="Arial" w:cs="Arial"/>
              <w:sz w:val="24"/>
              <w:szCs w:val="24"/>
            </w:rPr>
          </w:rPrChange>
        </w:rPr>
        <w:t>&gt;</w:t>
      </w:r>
      <w:r w:rsidR="00E144F6" w:rsidRPr="00B475D4">
        <w:rPr>
          <w:rFonts w:ascii="Arial" w:hAnsi="Arial" w:cs="Arial"/>
          <w:sz w:val="24"/>
          <w:szCs w:val="24"/>
          <w:lang w:val="en-GB"/>
          <w:rPrChange w:id="6000" w:author="Alexandre Miguel Kaizeler Guedes Da Silva Afonso" w:date="2026-07-27T16:55:00Z" w16du:dateUtc="2026-07-27T15:55:00Z">
            <w:rPr>
              <w:rFonts w:ascii="Arial" w:hAnsi="Arial" w:cs="Arial"/>
              <w:sz w:val="24"/>
              <w:szCs w:val="24"/>
            </w:rPr>
          </w:rPrChange>
        </w:rPr>
        <w:t xml:space="preserve"> </w:t>
      </w:r>
      <w:r w:rsidR="002A1CC5" w:rsidRPr="00B475D4">
        <w:rPr>
          <w:rFonts w:ascii="Arial" w:hAnsi="Arial" w:cs="Arial"/>
          <w:sz w:val="24"/>
          <w:szCs w:val="24"/>
          <w:lang w:val="en-GB"/>
          <w:rPrChange w:id="6001" w:author="Alexandre Miguel Kaizeler Guedes Da Silva Afonso" w:date="2026-07-27T16:55:00Z" w16du:dateUtc="2026-07-27T15:55:00Z">
            <w:rPr>
              <w:rFonts w:ascii="Arial" w:hAnsi="Arial" w:cs="Arial"/>
              <w:sz w:val="24"/>
              <w:szCs w:val="24"/>
            </w:rPr>
          </w:rPrChange>
        </w:rPr>
        <w:t>0.05</w:t>
      </w:r>
      <w:r w:rsidR="001F2D37" w:rsidRPr="00B475D4">
        <w:rPr>
          <w:rFonts w:ascii="Arial" w:hAnsi="Arial" w:cs="Arial"/>
          <w:sz w:val="24"/>
          <w:szCs w:val="24"/>
          <w:lang w:val="en-GB"/>
          <w:rPrChange w:id="6002" w:author="Alexandre Miguel Kaizeler Guedes Da Silva Afonso" w:date="2026-07-27T16:55:00Z" w16du:dateUtc="2026-07-27T15:55:00Z">
            <w:rPr>
              <w:rFonts w:ascii="Arial" w:hAnsi="Arial" w:cs="Arial"/>
              <w:sz w:val="24"/>
              <w:szCs w:val="24"/>
            </w:rPr>
          </w:rPrChange>
        </w:rPr>
        <w:t xml:space="preserve"> were considered non-differentially expressed</w:t>
      </w:r>
      <w:r w:rsidR="003E5807" w:rsidRPr="00B475D4">
        <w:rPr>
          <w:rFonts w:ascii="Arial" w:hAnsi="Arial" w:cs="Arial"/>
          <w:sz w:val="24"/>
          <w:szCs w:val="24"/>
          <w:lang w:val="en-GB"/>
          <w:rPrChange w:id="6003" w:author="Alexandre Miguel Kaizeler Guedes Da Silva Afonso" w:date="2026-07-27T16:55:00Z" w16du:dateUtc="2026-07-27T15:55:00Z">
            <w:rPr>
              <w:rFonts w:ascii="Arial" w:hAnsi="Arial" w:cs="Arial"/>
              <w:sz w:val="24"/>
              <w:szCs w:val="24"/>
            </w:rPr>
          </w:rPrChange>
        </w:rPr>
        <w:t>.</w:t>
      </w:r>
      <w:r w:rsidR="008A52C5" w:rsidRPr="00B475D4">
        <w:rPr>
          <w:rFonts w:ascii="-webkit-standard" w:hAnsi="-webkit-standard" w:hint="eastAsia"/>
          <w:color w:val="000000" w:themeColor="text1"/>
          <w:sz w:val="27"/>
          <w:szCs w:val="27"/>
          <w:lang w:val="en-GB"/>
          <w:rPrChange w:id="6004" w:author="Alexandre Miguel Kaizeler Guedes Da Silva Afonso" w:date="2026-07-27T16:55:00Z" w16du:dateUtc="2026-07-27T15:55:00Z">
            <w:rPr>
              <w:rFonts w:ascii="-webkit-standard" w:hAnsi="-webkit-standard" w:hint="eastAsia"/>
              <w:color w:val="000000" w:themeColor="text1"/>
              <w:sz w:val="27"/>
              <w:szCs w:val="27"/>
            </w:rPr>
          </w:rPrChange>
        </w:rPr>
        <w:t xml:space="preserve"> </w:t>
      </w:r>
    </w:p>
    <w:p w14:paraId="648EB21A" w14:textId="2479E8FD" w:rsidR="004D6A61" w:rsidRPr="00B475D4" w:rsidRDefault="004D6A61" w:rsidP="00533F41">
      <w:pPr>
        <w:pStyle w:val="Ttulo2"/>
        <w:rPr>
          <w:lang w:val="en-GB"/>
          <w:rPrChange w:id="6005" w:author="Alexandre Miguel Kaizeler Guedes Da Silva Afonso" w:date="2026-07-27T16:55:00Z" w16du:dateUtc="2026-07-27T15:55:00Z">
            <w:rPr/>
          </w:rPrChange>
        </w:rPr>
      </w:pPr>
      <w:r w:rsidRPr="00B475D4">
        <w:rPr>
          <w:lang w:val="en-GB"/>
          <w:rPrChange w:id="6006" w:author="Alexandre Miguel Kaizeler Guedes Da Silva Afonso" w:date="2026-07-27T16:55:00Z" w16du:dateUtc="2026-07-27T15:55:00Z">
            <w:rPr/>
          </w:rPrChange>
        </w:rPr>
        <w:t>Correlations</w:t>
      </w:r>
    </w:p>
    <w:p w14:paraId="0E6CAE60" w14:textId="15478B31" w:rsidR="003C318E" w:rsidRPr="00B475D4" w:rsidRDefault="00F81E2A" w:rsidP="003C318E">
      <w:pPr>
        <w:jc w:val="both"/>
        <w:rPr>
          <w:ins w:id="6007" w:author="Joana Jesus" w:date="2026-06-11T12:40:00Z" w16du:dateUtc="2026-06-11T11:40:00Z"/>
          <w:rFonts w:ascii="Arial" w:hAnsi="Arial" w:cs="Arial"/>
          <w:sz w:val="24"/>
          <w:szCs w:val="24"/>
          <w:lang w:val="en-GB"/>
          <w:rPrChange w:id="6008" w:author="Alexandre Miguel Kaizeler Guedes Da Silva Afonso" w:date="2026-07-27T16:55:00Z" w16du:dateUtc="2026-07-27T15:55:00Z">
            <w:rPr>
              <w:ins w:id="6009" w:author="Joana Jesus" w:date="2026-06-11T12:40:00Z" w16du:dateUtc="2026-06-11T11:40:00Z"/>
              <w:rFonts w:ascii="Arial" w:hAnsi="Arial" w:cs="Arial"/>
              <w:sz w:val="24"/>
              <w:szCs w:val="24"/>
            </w:rPr>
          </w:rPrChange>
        </w:rPr>
      </w:pPr>
      <w:r w:rsidRPr="00B475D4">
        <w:rPr>
          <w:rFonts w:ascii="Arial" w:hAnsi="Arial" w:cs="Arial"/>
          <w:sz w:val="24"/>
          <w:szCs w:val="24"/>
          <w:lang w:val="en-GB"/>
          <w:rPrChange w:id="6010" w:author="Alexandre Miguel Kaizeler Guedes Da Silva Afonso" w:date="2026-07-27T16:55:00Z" w16du:dateUtc="2026-07-27T15:55:00Z">
            <w:rPr>
              <w:rFonts w:ascii="Arial" w:hAnsi="Arial" w:cs="Arial"/>
              <w:sz w:val="24"/>
              <w:szCs w:val="24"/>
            </w:rPr>
          </w:rPrChange>
        </w:rPr>
        <w:t xml:space="preserve">Unless otherwise indicated, </w:t>
      </w:r>
      <w:r w:rsidR="001F2D37" w:rsidRPr="00B475D4">
        <w:rPr>
          <w:rFonts w:ascii="Arial" w:hAnsi="Arial" w:cs="Arial"/>
          <w:sz w:val="24"/>
          <w:szCs w:val="24"/>
          <w:lang w:val="en-GB"/>
          <w:rPrChange w:id="6011" w:author="Alexandre Miguel Kaizeler Guedes Da Silva Afonso" w:date="2026-07-27T16:55:00Z" w16du:dateUtc="2026-07-27T15:55:00Z">
            <w:rPr>
              <w:rFonts w:ascii="Arial" w:hAnsi="Arial" w:cs="Arial"/>
              <w:sz w:val="24"/>
              <w:szCs w:val="24"/>
            </w:rPr>
          </w:rPrChange>
        </w:rPr>
        <w:t>Spearman’s correlation coefficients (</w:t>
      </w:r>
      <w:r w:rsidR="001F2D37" w:rsidRPr="00B475D4">
        <w:rPr>
          <w:rFonts w:ascii="Symbol" w:eastAsia="Symbol" w:hAnsi="Symbol" w:cs="Symbol"/>
          <w:sz w:val="24"/>
          <w:szCs w:val="24"/>
          <w:lang w:val="en-GB"/>
          <w:rPrChange w:id="6012" w:author="Alexandre Miguel Kaizeler Guedes Da Silva Afonso" w:date="2026-07-27T16:55:00Z" w16du:dateUtc="2026-07-27T15:55:00Z">
            <w:rPr>
              <w:rFonts w:ascii="Symbol" w:eastAsia="Symbol" w:hAnsi="Symbol" w:cs="Symbol"/>
              <w:sz w:val="24"/>
              <w:szCs w:val="24"/>
            </w:rPr>
          </w:rPrChange>
        </w:rPr>
        <w:t>r)</w:t>
      </w:r>
      <w:r w:rsidR="001F2D37" w:rsidRPr="00B475D4">
        <w:rPr>
          <w:rFonts w:ascii="Arial" w:hAnsi="Arial" w:cs="Arial"/>
          <w:sz w:val="24"/>
          <w:szCs w:val="24"/>
          <w:lang w:val="en-GB"/>
          <w:rPrChange w:id="6013" w:author="Alexandre Miguel Kaizeler Guedes Da Silva Afonso" w:date="2026-07-27T16:55:00Z" w16du:dateUtc="2026-07-27T15:55:00Z">
            <w:rPr>
              <w:rFonts w:ascii="Arial" w:hAnsi="Arial" w:cs="Arial"/>
              <w:sz w:val="24"/>
              <w:szCs w:val="24"/>
            </w:rPr>
          </w:rPrChange>
        </w:rPr>
        <w:t xml:space="preserve"> and the associated tests’ p-values </w:t>
      </w:r>
      <w:r w:rsidRPr="00B475D4">
        <w:rPr>
          <w:rFonts w:ascii="Arial" w:hAnsi="Arial" w:cs="Arial"/>
          <w:sz w:val="24"/>
          <w:szCs w:val="24"/>
          <w:lang w:val="en-GB"/>
          <w:rPrChange w:id="6014" w:author="Alexandre Miguel Kaizeler Guedes Da Silva Afonso" w:date="2026-07-27T16:55:00Z" w16du:dateUtc="2026-07-27T15:55:00Z">
            <w:rPr>
              <w:rFonts w:ascii="Arial" w:hAnsi="Arial" w:cs="Arial"/>
              <w:sz w:val="24"/>
              <w:szCs w:val="24"/>
            </w:rPr>
          </w:rPrChange>
        </w:rPr>
        <w:t xml:space="preserve">were calculated </w:t>
      </w:r>
      <w:r w:rsidR="001F2D37" w:rsidRPr="00B475D4">
        <w:rPr>
          <w:rFonts w:ascii="Arial" w:hAnsi="Arial" w:cs="Arial"/>
          <w:sz w:val="24"/>
          <w:szCs w:val="24"/>
          <w:lang w:val="en-GB"/>
          <w:rPrChange w:id="6015" w:author="Alexandre Miguel Kaizeler Guedes Da Silva Afonso" w:date="2026-07-27T16:55:00Z" w16du:dateUtc="2026-07-27T15:55:00Z">
            <w:rPr>
              <w:rFonts w:ascii="Arial" w:hAnsi="Arial" w:cs="Arial"/>
              <w:sz w:val="24"/>
              <w:szCs w:val="24"/>
            </w:rPr>
          </w:rPrChange>
        </w:rPr>
        <w:t>for</w:t>
      </w:r>
      <w:r w:rsidRPr="00B475D4">
        <w:rPr>
          <w:rFonts w:ascii="Arial" w:hAnsi="Arial" w:cs="Arial"/>
          <w:sz w:val="24"/>
          <w:szCs w:val="24"/>
          <w:lang w:val="en-GB"/>
          <w:rPrChange w:id="6016" w:author="Alexandre Miguel Kaizeler Guedes Da Silva Afonso" w:date="2026-07-27T16:55:00Z" w16du:dateUtc="2026-07-27T15:55:00Z">
            <w:rPr>
              <w:rFonts w:ascii="Arial" w:hAnsi="Arial" w:cs="Arial"/>
              <w:sz w:val="24"/>
              <w:szCs w:val="24"/>
            </w:rPr>
          </w:rPrChange>
        </w:rPr>
        <w:t xml:space="preserve"> compari</w:t>
      </w:r>
      <w:r w:rsidR="001F2D37" w:rsidRPr="00B475D4">
        <w:rPr>
          <w:rFonts w:ascii="Arial" w:hAnsi="Arial" w:cs="Arial"/>
          <w:sz w:val="24"/>
          <w:szCs w:val="24"/>
          <w:lang w:val="en-GB"/>
          <w:rPrChange w:id="6017" w:author="Alexandre Miguel Kaizeler Guedes Da Silva Afonso" w:date="2026-07-27T16:55:00Z" w16du:dateUtc="2026-07-27T15:55:00Z">
            <w:rPr>
              <w:rFonts w:ascii="Arial" w:hAnsi="Arial" w:cs="Arial"/>
              <w:sz w:val="24"/>
              <w:szCs w:val="24"/>
            </w:rPr>
          </w:rPrChange>
        </w:rPr>
        <w:t>son between</w:t>
      </w:r>
      <w:r w:rsidRPr="00B475D4">
        <w:rPr>
          <w:rFonts w:ascii="Arial" w:hAnsi="Arial" w:cs="Arial"/>
          <w:sz w:val="24"/>
          <w:szCs w:val="24"/>
          <w:lang w:val="en-GB"/>
          <w:rPrChange w:id="6018" w:author="Alexandre Miguel Kaizeler Guedes Da Silva Afonso" w:date="2026-07-27T16:55:00Z" w16du:dateUtc="2026-07-27T15:55:00Z">
            <w:rPr>
              <w:rFonts w:ascii="Arial" w:hAnsi="Arial" w:cs="Arial"/>
              <w:sz w:val="24"/>
              <w:szCs w:val="24"/>
            </w:rPr>
          </w:rPrChange>
        </w:rPr>
        <w:t xml:space="preserve"> gene-level moderated t-statistics </w:t>
      </w:r>
      <w:r w:rsidR="001F2D37" w:rsidRPr="00B475D4">
        <w:rPr>
          <w:rFonts w:ascii="Arial" w:hAnsi="Arial" w:cs="Arial"/>
          <w:sz w:val="24"/>
          <w:szCs w:val="24"/>
          <w:lang w:val="en-GB"/>
          <w:rPrChange w:id="6019" w:author="Alexandre Miguel Kaizeler Guedes Da Silva Afonso" w:date="2026-07-27T16:55:00Z" w16du:dateUtc="2026-07-27T15:55:00Z">
            <w:rPr>
              <w:rFonts w:ascii="Arial" w:hAnsi="Arial" w:cs="Arial"/>
              <w:sz w:val="24"/>
              <w:szCs w:val="24"/>
            </w:rPr>
          </w:rPrChange>
        </w:rPr>
        <w:t>of</w:t>
      </w:r>
      <w:r w:rsidRPr="00B475D4">
        <w:rPr>
          <w:rFonts w:ascii="Arial" w:hAnsi="Arial" w:cs="Arial"/>
          <w:sz w:val="24"/>
          <w:szCs w:val="24"/>
          <w:lang w:val="en-GB"/>
          <w:rPrChange w:id="6020" w:author="Alexandre Miguel Kaizeler Guedes Da Silva Afonso" w:date="2026-07-27T16:55:00Z" w16du:dateUtc="2026-07-27T15:55:00Z">
            <w:rPr>
              <w:rFonts w:ascii="Arial" w:hAnsi="Arial" w:cs="Arial"/>
              <w:sz w:val="24"/>
              <w:szCs w:val="24"/>
            </w:rPr>
          </w:rPrChange>
        </w:rPr>
        <w:t xml:space="preserve"> differential expression</w:t>
      </w:r>
      <w:r w:rsidR="004D6A61" w:rsidRPr="00B475D4">
        <w:rPr>
          <w:rFonts w:ascii="Arial" w:hAnsi="Arial" w:cs="Arial"/>
          <w:sz w:val="24"/>
          <w:szCs w:val="24"/>
          <w:lang w:val="en-GB"/>
          <w:rPrChange w:id="6021" w:author="Alexandre Miguel Kaizeler Guedes Da Silva Afonso" w:date="2026-07-27T16:55:00Z" w16du:dateUtc="2026-07-27T15:55:00Z">
            <w:rPr>
              <w:rFonts w:ascii="Arial" w:hAnsi="Arial" w:cs="Arial"/>
              <w:sz w:val="24"/>
              <w:szCs w:val="24"/>
            </w:rPr>
          </w:rPrChange>
        </w:rPr>
        <w:t>.</w:t>
      </w:r>
      <w:r w:rsidR="006A0E4E" w:rsidRPr="00B475D4">
        <w:rPr>
          <w:rFonts w:ascii="Arial" w:hAnsi="Arial" w:cs="Arial"/>
          <w:sz w:val="24"/>
          <w:szCs w:val="24"/>
          <w:lang w:val="en-GB"/>
          <w:rPrChange w:id="6022" w:author="Alexandre Miguel Kaizeler Guedes Da Silva Afonso" w:date="2026-07-27T16:55:00Z" w16du:dateUtc="2026-07-27T15:55:00Z">
            <w:rPr>
              <w:rFonts w:ascii="Arial" w:hAnsi="Arial" w:cs="Arial"/>
              <w:sz w:val="24"/>
              <w:szCs w:val="24"/>
            </w:rPr>
          </w:rPrChange>
        </w:rPr>
        <w:t xml:space="preserve"> For correlations </w:t>
      </w:r>
      <w:r w:rsidR="004643BE" w:rsidRPr="00B475D4">
        <w:rPr>
          <w:rFonts w:ascii="Arial" w:hAnsi="Arial" w:cs="Arial"/>
          <w:sz w:val="24"/>
          <w:szCs w:val="24"/>
          <w:lang w:val="en-GB"/>
          <w:rPrChange w:id="6023" w:author="Alexandre Miguel Kaizeler Guedes Da Silva Afonso" w:date="2026-07-27T16:55:00Z" w16du:dateUtc="2026-07-27T15:55:00Z">
            <w:rPr>
              <w:rFonts w:ascii="Arial" w:hAnsi="Arial" w:cs="Arial"/>
              <w:sz w:val="24"/>
              <w:szCs w:val="24"/>
            </w:rPr>
          </w:rPrChange>
        </w:rPr>
        <w:t xml:space="preserve">involving </w:t>
      </w:r>
      <w:r w:rsidR="00372086" w:rsidRPr="00B475D4">
        <w:rPr>
          <w:rFonts w:ascii="Arial" w:hAnsi="Arial" w:cs="Arial"/>
          <w:sz w:val="24"/>
          <w:szCs w:val="24"/>
          <w:lang w:val="en-GB"/>
          <w:rPrChange w:id="6024" w:author="Alexandre Miguel Kaizeler Guedes Da Silva Afonso" w:date="2026-07-27T16:55:00Z" w16du:dateUtc="2026-07-27T15:55:00Z">
            <w:rPr>
              <w:rFonts w:ascii="Arial" w:hAnsi="Arial" w:cs="Arial"/>
              <w:sz w:val="24"/>
              <w:szCs w:val="24"/>
            </w:rPr>
          </w:rPrChange>
        </w:rPr>
        <w:t xml:space="preserve">transcript </w:t>
      </w:r>
      <w:r w:rsidR="006A0E4E" w:rsidRPr="00B475D4">
        <w:rPr>
          <w:rFonts w:ascii="Arial" w:hAnsi="Arial" w:cs="Arial"/>
          <w:sz w:val="24"/>
          <w:szCs w:val="24"/>
          <w:lang w:val="en-GB"/>
          <w:rPrChange w:id="6025" w:author="Alexandre Miguel Kaizeler Guedes Da Silva Afonso" w:date="2026-07-27T16:55:00Z" w16du:dateUtc="2026-07-27T15:55:00Z">
            <w:rPr>
              <w:rFonts w:ascii="Arial" w:hAnsi="Arial" w:cs="Arial"/>
              <w:sz w:val="24"/>
              <w:szCs w:val="24"/>
            </w:rPr>
          </w:rPrChange>
        </w:rPr>
        <w:t xml:space="preserve">length, the canonical </w:t>
      </w:r>
      <w:r w:rsidR="00372086" w:rsidRPr="00B475D4">
        <w:rPr>
          <w:rFonts w:ascii="Arial" w:hAnsi="Arial" w:cs="Arial"/>
          <w:sz w:val="24"/>
          <w:szCs w:val="24"/>
          <w:lang w:val="en-GB"/>
          <w:rPrChange w:id="6026" w:author="Alexandre Miguel Kaizeler Guedes Da Silva Afonso" w:date="2026-07-27T16:55:00Z" w16du:dateUtc="2026-07-27T15:55:00Z">
            <w:rPr>
              <w:rFonts w:ascii="Arial" w:hAnsi="Arial" w:cs="Arial"/>
              <w:sz w:val="24"/>
              <w:szCs w:val="24"/>
            </w:rPr>
          </w:rPrChange>
        </w:rPr>
        <w:t xml:space="preserve">(or the longest, in case of ambiguity) transcript </w:t>
      </w:r>
      <w:r w:rsidR="00515FEB" w:rsidRPr="00B475D4">
        <w:rPr>
          <w:rFonts w:ascii="Arial" w:hAnsi="Arial" w:cs="Arial"/>
          <w:sz w:val="24"/>
          <w:szCs w:val="24"/>
          <w:lang w:val="en-GB"/>
          <w:rPrChange w:id="6027" w:author="Alexandre Miguel Kaizeler Guedes Da Silva Afonso" w:date="2026-07-27T16:55:00Z" w16du:dateUtc="2026-07-27T15:55:00Z">
            <w:rPr>
              <w:rFonts w:ascii="Arial" w:hAnsi="Arial" w:cs="Arial"/>
              <w:sz w:val="24"/>
              <w:szCs w:val="24"/>
            </w:rPr>
          </w:rPrChange>
        </w:rPr>
        <w:t>obtained from ENSEMBL</w:t>
      </w:r>
      <w:ins w:id="6028" w:author="Alexandre Miguel Kaizeler Guedes Da Silva Afonso" w:date="2026-07-07T17:52:00Z" w16du:dateUtc="2026-07-07T16:52:00Z">
        <w:r w:rsidR="00BD3950" w:rsidRPr="00B475D4">
          <w:rPr>
            <w:rFonts w:ascii="Arial" w:hAnsi="Arial" w:cs="Arial"/>
            <w:sz w:val="24"/>
            <w:szCs w:val="24"/>
            <w:lang w:val="en-GB"/>
            <w:rPrChange w:id="6029" w:author="Alexandre Miguel Kaizeler Guedes Da Silva Afonso" w:date="2026-07-27T16:55:00Z" w16du:dateUtc="2026-07-27T15:55:00Z">
              <w:rPr>
                <w:rFonts w:ascii="Arial" w:hAnsi="Arial" w:cs="Arial"/>
                <w:sz w:val="24"/>
                <w:szCs w:val="24"/>
              </w:rPr>
            </w:rPrChange>
          </w:rPr>
          <w:t xml:space="preserve"> (v. 108)</w:t>
        </w:r>
      </w:ins>
      <w:r w:rsidR="00515FEB" w:rsidRPr="00B475D4">
        <w:rPr>
          <w:rFonts w:ascii="Arial" w:hAnsi="Arial" w:cs="Arial"/>
          <w:sz w:val="24"/>
          <w:szCs w:val="24"/>
          <w:lang w:val="en-GB"/>
          <w:rPrChange w:id="6030"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031" w:author="Alexandre Miguel Kaizeler Guedes Da Silva Afonso" w:date="2026-07-27T16:55:00Z" w16du:dateUtc="2026-07-27T15:55:00Z">
            <w:rPr>
              <w:rFonts w:ascii="Arial" w:hAnsi="Arial" w:cs="Arial"/>
              <w:sz w:val="24"/>
              <w:szCs w:val="24"/>
            </w:rPr>
          </w:rPrChange>
        </w:rPr>
        <w:instrText xml:space="preserve"> ADDIN ZOTERO_ITEM CSL_CITATION {"citationID":"oSVKXZhn","properties":{"formattedCitation":"\\super 119\\nosupersub{}","plainCitation":"119","noteIndex":0},"citationItems":[{"id":"jCcWpdK2/yi5onhG6","uris":["http://zotero.org/users/local/q86rvdj2/items/9KCRDC56"],"itemData":{"id":71,"type":"article-journal","abstract":"Abstract\n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00515FEB" w:rsidRPr="00B475D4">
        <w:rPr>
          <w:rFonts w:ascii="Arial" w:hAnsi="Arial" w:cs="Arial"/>
          <w:sz w:val="24"/>
          <w:szCs w:val="24"/>
          <w:lang w:val="en-GB"/>
          <w:rPrChange w:id="6032"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033" w:author="Alexandre Miguel Kaizeler Guedes Da Silva Afonso" w:date="2026-07-27T16:55:00Z" w16du:dateUtc="2026-07-27T15:55:00Z">
            <w:rPr>
              <w:rFonts w:ascii="Arial" w:hAnsi="Arial" w:cs="Arial"/>
              <w:kern w:val="0"/>
              <w:sz w:val="24"/>
              <w:vertAlign w:val="superscript"/>
            </w:rPr>
          </w:rPrChange>
        </w:rPr>
        <w:t>119</w:t>
      </w:r>
      <w:r w:rsidR="00515FEB" w:rsidRPr="00B475D4">
        <w:rPr>
          <w:rFonts w:ascii="Arial" w:hAnsi="Arial" w:cs="Arial"/>
          <w:sz w:val="24"/>
          <w:szCs w:val="24"/>
          <w:lang w:val="en-GB"/>
          <w:rPrChange w:id="6034" w:author="Alexandre Miguel Kaizeler Guedes Da Silva Afonso" w:date="2026-07-27T16:55:00Z" w16du:dateUtc="2026-07-27T15:55:00Z">
            <w:rPr>
              <w:rFonts w:ascii="Arial" w:hAnsi="Arial" w:cs="Arial"/>
              <w:sz w:val="24"/>
              <w:szCs w:val="24"/>
            </w:rPr>
          </w:rPrChange>
        </w:rPr>
        <w:fldChar w:fldCharType="end"/>
      </w:r>
      <w:r w:rsidR="006A0E4E" w:rsidRPr="00B475D4">
        <w:rPr>
          <w:rFonts w:ascii="Arial" w:hAnsi="Arial" w:cs="Arial"/>
          <w:sz w:val="24"/>
          <w:szCs w:val="24"/>
          <w:lang w:val="en-GB"/>
          <w:rPrChange w:id="6035" w:author="Alexandre Miguel Kaizeler Guedes Da Silva Afonso" w:date="2026-07-27T16:55:00Z" w16du:dateUtc="2026-07-27T15:55:00Z">
            <w:rPr>
              <w:rFonts w:ascii="Arial" w:hAnsi="Arial" w:cs="Arial"/>
              <w:sz w:val="24"/>
              <w:szCs w:val="24"/>
            </w:rPr>
          </w:rPrChange>
        </w:rPr>
        <w:t xml:space="preserve"> was used</w:t>
      </w:r>
      <w:r w:rsidR="003C318E" w:rsidRPr="00B475D4">
        <w:rPr>
          <w:rFonts w:ascii="Arial" w:hAnsi="Arial" w:cs="Arial"/>
          <w:sz w:val="24"/>
          <w:szCs w:val="24"/>
          <w:lang w:val="en-GB"/>
          <w:rPrChange w:id="6036" w:author="Alexandre Miguel Kaizeler Guedes Da Silva Afonso" w:date="2026-07-27T16:55:00Z" w16du:dateUtc="2026-07-27T15:55:00Z">
            <w:rPr>
              <w:rFonts w:ascii="Arial" w:hAnsi="Arial" w:cs="Arial"/>
              <w:sz w:val="24"/>
              <w:szCs w:val="24"/>
            </w:rPr>
          </w:rPrChange>
        </w:rPr>
        <w:t xml:space="preserve">. </w:t>
      </w:r>
    </w:p>
    <w:p w14:paraId="24E5CDF6" w14:textId="5F1075C6" w:rsidR="00F81E2A" w:rsidRPr="00B475D4" w:rsidDel="00F81E2A" w:rsidRDefault="00F81E2A" w:rsidP="003C318E">
      <w:pPr>
        <w:jc w:val="both"/>
        <w:rPr>
          <w:del w:id="6037" w:author="Joana Jesus" w:date="2026-06-11T12:40:00Z" w16du:dateUtc="2026-06-11T11:40:00Z"/>
          <w:rFonts w:ascii="Arial" w:hAnsi="Arial" w:cs="Arial"/>
          <w:sz w:val="24"/>
          <w:szCs w:val="24"/>
          <w:lang w:val="en-GB"/>
          <w:rPrChange w:id="6038" w:author="Alexandre Miguel Kaizeler Guedes Da Silva Afonso" w:date="2026-07-27T16:55:00Z" w16du:dateUtc="2026-07-27T15:55:00Z">
            <w:rPr>
              <w:del w:id="6039" w:author="Joana Jesus" w:date="2026-06-11T12:40:00Z" w16du:dateUtc="2026-06-11T11:40:00Z"/>
              <w:rFonts w:ascii="Arial" w:hAnsi="Arial" w:cs="Arial"/>
              <w:sz w:val="24"/>
              <w:szCs w:val="24"/>
            </w:rPr>
          </w:rPrChange>
        </w:rPr>
      </w:pPr>
    </w:p>
    <w:p w14:paraId="4CD8F7BB" w14:textId="77777777" w:rsidR="002F0F82" w:rsidRPr="00B475D4" w:rsidRDefault="002F0F82" w:rsidP="003C318E">
      <w:pPr>
        <w:pStyle w:val="Ttulo2"/>
        <w:rPr>
          <w:lang w:val="en-GB"/>
          <w:rPrChange w:id="6040" w:author="Alexandre Miguel Kaizeler Guedes Da Silva Afonso" w:date="2026-07-27T16:55:00Z" w16du:dateUtc="2026-07-27T15:55:00Z">
            <w:rPr/>
          </w:rPrChange>
        </w:rPr>
      </w:pPr>
      <w:r w:rsidRPr="00B475D4">
        <w:rPr>
          <w:lang w:val="en-GB"/>
          <w:rPrChange w:id="6041" w:author="Alexandre Miguel Kaizeler Guedes Da Silva Afonso" w:date="2026-07-27T16:55:00Z" w16du:dateUtc="2026-07-27T15:55:00Z">
            <w:rPr/>
          </w:rPrChange>
        </w:rPr>
        <w:t>GSEA</w:t>
      </w:r>
    </w:p>
    <w:p w14:paraId="13DDFF5A" w14:textId="5D911718" w:rsidR="00F03426" w:rsidRPr="00B475D4" w:rsidRDefault="002F0F82" w:rsidP="00177C97">
      <w:pPr>
        <w:jc w:val="both"/>
        <w:rPr>
          <w:rFonts w:ascii="Arial" w:hAnsi="Arial" w:cs="Arial"/>
          <w:sz w:val="24"/>
          <w:szCs w:val="24"/>
          <w:lang w:val="en-GB"/>
          <w:rPrChange w:id="604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043" w:author="Alexandre Miguel Kaizeler Guedes Da Silva Afonso" w:date="2026-07-27T16:55:00Z" w16du:dateUtc="2026-07-27T15:55:00Z">
            <w:rPr>
              <w:rFonts w:ascii="Arial" w:hAnsi="Arial" w:cs="Arial"/>
              <w:sz w:val="24"/>
              <w:szCs w:val="24"/>
            </w:rPr>
          </w:rPrChange>
        </w:rPr>
        <w:t xml:space="preserve">For each </w:t>
      </w:r>
      <w:r w:rsidR="00BE26FB" w:rsidRPr="00B475D4">
        <w:rPr>
          <w:rFonts w:ascii="Arial" w:hAnsi="Arial" w:cs="Arial"/>
          <w:sz w:val="24"/>
          <w:szCs w:val="24"/>
          <w:lang w:val="en-GB"/>
          <w:rPrChange w:id="6044" w:author="Alexandre Miguel Kaizeler Guedes Da Silva Afonso" w:date="2026-07-27T16:55:00Z" w16du:dateUtc="2026-07-27T15:55:00Z">
            <w:rPr>
              <w:rFonts w:ascii="Arial" w:hAnsi="Arial" w:cs="Arial"/>
              <w:sz w:val="24"/>
              <w:szCs w:val="24"/>
            </w:rPr>
          </w:rPrChange>
        </w:rPr>
        <w:t xml:space="preserve">gene expression contrast </w:t>
      </w:r>
      <w:r w:rsidRPr="00B475D4">
        <w:rPr>
          <w:rFonts w:ascii="Arial" w:hAnsi="Arial" w:cs="Arial"/>
          <w:sz w:val="24"/>
          <w:szCs w:val="24"/>
          <w:lang w:val="en-GB"/>
          <w:rPrChange w:id="6045" w:author="Alexandre Miguel Kaizeler Guedes Da Silva Afonso" w:date="2026-07-27T16:55:00Z" w16du:dateUtc="2026-07-27T15:55:00Z">
            <w:rPr>
              <w:rFonts w:ascii="Arial" w:hAnsi="Arial" w:cs="Arial"/>
              <w:sz w:val="24"/>
              <w:szCs w:val="24"/>
            </w:rPr>
          </w:rPrChange>
        </w:rPr>
        <w:t>of interest, such as SG enrichment, GSEA</w:t>
      </w:r>
      <w:r w:rsidRPr="00B475D4">
        <w:rPr>
          <w:rFonts w:ascii="Arial" w:hAnsi="Arial" w:cs="Arial"/>
          <w:sz w:val="24"/>
          <w:szCs w:val="24"/>
          <w:lang w:val="en-GB"/>
          <w:rPrChange w:id="6046"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6047" w:author="Alexandre Miguel Kaizeler Guedes Da Silva Afonso" w:date="2026-07-27T16:55:00Z" w16du:dateUtc="2026-07-27T15:55:00Z">
            <w:rPr>
              <w:rFonts w:ascii="Arial" w:hAnsi="Arial" w:cs="Arial"/>
              <w:sz w:val="24"/>
              <w:szCs w:val="24"/>
            </w:rPr>
          </w:rPrChange>
        </w:rPr>
        <w:instrText xml:space="preserve"> ADDIN ZOTERO_ITEM CSL_CITATION {"citationID":"ngsdXvte","properties":{"formattedCitation":"\\super 34\\nosupersub{}","plainCitation":"34","noteIndex":0},"citationItems":[{"id":63,"uris":["http://zotero.org/users/local/q86rvdj2/items/FRT56J38"],"itemData":{"id":63,"type":"article-journal","abstract":"Although genomewide RNA expression analysis has become a routine tool in biomedical research, extracting biological insight from such information remains a major challenge. Here, we describe a powerful analytical method called Gene Set Enrichment Analysis (GSEA) for interpreting gene expression data. The method derives its power by focusing on gene sets, that is, groups of genes that share common biological function, chromosomal location, or regulation. We demonstrate how GSEA yields insights into several cancer-related data sets, including leukemia and lung cancer. Notably, where single-gene analysis finds little similarity between two independent studies of patient survival in lung cancer, GSEA reveals many biological pathways in common. The GSEA method is embodied in a freely available software package, together with an initial database of 1,325 biologically defined gene sets.","container-title":"Proceedings of the National Academy of Sciences of the United States of America","DOI":"10.1073/pnas.0506580102","ISSN":"0027-8424","issue":"43","journalAbbreviation":"Proc Natl Acad Sci U S A","language":"eng","page":"15545-15550","PMID":"16199517","PMCID":"PMC1239896","source":"PubMed","title":"Gene set enrichment analysis: a knowledge-based approach for interpreting genome-wide expression profiles","title-short":"Gene set enrichment analysis","volume":"102","author":[{"family":"Subramanian","given":"Aravind"},{"family":"Tamayo","given":"Pablo"},{"family":"Mootha","given":"Vamsi K."},{"family":"Mukherjee","given":"Sayan"},{"family":"Ebert","given":"Benjamin L."},{"family":"Gillette","given":"Michael A."},{"family":"Paulovich","given":"Amanda"},{"family":"Pomeroy","given":"Scott L."},{"family":"Golub","given":"Todd R."},{"family":"Lander","given":"Eric S."},{"family":"Mesirov","given":"Jill P."}],"issued":{"date-parts":[["2005",10,25]]}}}],"schema":"https://github.com/citation-style-language/schema/raw/master/csl-citation.json"} </w:instrText>
      </w:r>
      <w:r w:rsidRPr="00B475D4">
        <w:rPr>
          <w:rFonts w:ascii="Arial" w:hAnsi="Arial" w:cs="Arial"/>
          <w:sz w:val="24"/>
          <w:szCs w:val="24"/>
          <w:lang w:val="en-GB"/>
          <w:rPrChange w:id="6048"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6049" w:author="Alexandre Miguel Kaizeler Guedes Da Silva Afonso" w:date="2026-07-27T16:55:00Z" w16du:dateUtc="2026-07-27T15:55:00Z">
            <w:rPr>
              <w:rFonts w:ascii="Arial" w:hAnsi="Arial" w:cs="Arial"/>
              <w:kern w:val="0"/>
              <w:sz w:val="24"/>
              <w:vertAlign w:val="superscript"/>
            </w:rPr>
          </w:rPrChange>
        </w:rPr>
        <w:t>34</w:t>
      </w:r>
      <w:r w:rsidRPr="00B475D4">
        <w:rPr>
          <w:rFonts w:ascii="Arial" w:hAnsi="Arial" w:cs="Arial"/>
          <w:sz w:val="24"/>
          <w:szCs w:val="24"/>
          <w:lang w:val="en-GB"/>
          <w:rPrChange w:id="6050"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6051" w:author="Alexandre Miguel Kaizeler Guedes Da Silva Afonso" w:date="2026-07-27T16:55:00Z" w16du:dateUtc="2026-07-27T15:55:00Z">
            <w:rPr>
              <w:rFonts w:ascii="Arial" w:hAnsi="Arial" w:cs="Arial"/>
              <w:sz w:val="24"/>
              <w:szCs w:val="24"/>
            </w:rPr>
          </w:rPrChange>
        </w:rPr>
        <w:t xml:space="preserve"> </w:t>
      </w:r>
      <w:r w:rsidR="00F03426" w:rsidRPr="00B475D4">
        <w:rPr>
          <w:rFonts w:ascii="Arial" w:hAnsi="Arial" w:cs="Arial"/>
          <w:sz w:val="24"/>
          <w:szCs w:val="24"/>
          <w:lang w:val="en-GB"/>
          <w:rPrChange w:id="6052" w:author="Alexandre Miguel Kaizeler Guedes Da Silva Afonso" w:date="2026-07-27T16:55:00Z" w16du:dateUtc="2026-07-27T15:55:00Z">
            <w:rPr>
              <w:rFonts w:ascii="Arial" w:hAnsi="Arial" w:cs="Arial"/>
              <w:sz w:val="24"/>
              <w:szCs w:val="24"/>
            </w:rPr>
          </w:rPrChange>
        </w:rPr>
        <w:t xml:space="preserve">was performed </w:t>
      </w:r>
      <w:r w:rsidRPr="00B475D4">
        <w:rPr>
          <w:rFonts w:ascii="Arial" w:hAnsi="Arial" w:cs="Arial"/>
          <w:sz w:val="24"/>
          <w:szCs w:val="24"/>
          <w:lang w:val="en-GB"/>
          <w:rPrChange w:id="6053" w:author="Alexandre Miguel Kaizeler Guedes Da Silva Afonso" w:date="2026-07-27T16:55:00Z" w16du:dateUtc="2026-07-27T15:55:00Z">
            <w:rPr>
              <w:rFonts w:ascii="Arial" w:hAnsi="Arial" w:cs="Arial"/>
              <w:sz w:val="24"/>
              <w:szCs w:val="24"/>
            </w:rPr>
          </w:rPrChange>
        </w:rPr>
        <w:t>using the</w:t>
      </w:r>
      <w:r w:rsidRPr="00B475D4">
        <w:rPr>
          <w:sz w:val="24"/>
          <w:szCs w:val="24"/>
          <w:lang w:val="en-GB"/>
          <w:rPrChange w:id="6054" w:author="Alexandre Miguel Kaizeler Guedes Da Silva Afonso" w:date="2026-07-27T16:55:00Z" w16du:dateUtc="2026-07-27T15:55:00Z">
            <w:rPr>
              <w:sz w:val="24"/>
              <w:szCs w:val="24"/>
            </w:rPr>
          </w:rPrChange>
        </w:rPr>
        <w:t xml:space="preserve"> </w:t>
      </w:r>
      <w:r w:rsidRPr="00B475D4">
        <w:rPr>
          <w:rFonts w:ascii="Cascadia Code" w:hAnsi="Cascadia Code"/>
          <w:sz w:val="24"/>
          <w:szCs w:val="24"/>
          <w:lang w:val="en-GB"/>
          <w:rPrChange w:id="6055" w:author="Alexandre Miguel Kaizeler Guedes Da Silva Afonso" w:date="2026-07-27T16:55:00Z" w16du:dateUtc="2026-07-27T15:55:00Z">
            <w:rPr>
              <w:rFonts w:ascii="Cascadia Code" w:hAnsi="Cascadia Code"/>
              <w:sz w:val="24"/>
              <w:szCs w:val="24"/>
            </w:rPr>
          </w:rPrChange>
        </w:rPr>
        <w:t>fgsea</w:t>
      </w:r>
      <w:r w:rsidR="00515FEB" w:rsidRPr="00B475D4">
        <w:rPr>
          <w:rFonts w:ascii="Cascadia Code" w:hAnsi="Cascadia Code"/>
          <w:sz w:val="24"/>
          <w:szCs w:val="24"/>
          <w:lang w:val="en-GB"/>
          <w:rPrChange w:id="6056" w:author="Alexandre Miguel Kaizeler Guedes Da Silva Afonso" w:date="2026-07-27T16:55:00Z" w16du:dateUtc="2026-07-27T15:55:00Z">
            <w:rPr>
              <w:rFonts w:ascii="Cascadia Code" w:hAnsi="Cascadia Code"/>
              <w:sz w:val="24"/>
              <w:szCs w:val="24"/>
            </w:rPr>
          </w:rPrChange>
        </w:rPr>
        <w:t xml:space="preserve"> </w:t>
      </w:r>
      <w:r w:rsidR="00515FEB" w:rsidRPr="00B475D4">
        <w:rPr>
          <w:rFonts w:ascii="Arial" w:hAnsi="Arial" w:cs="Arial"/>
          <w:sz w:val="24"/>
          <w:szCs w:val="24"/>
          <w:lang w:val="en-GB"/>
          <w:rPrChange w:id="6057" w:author="Alexandre Miguel Kaizeler Guedes Da Silva Afonso" w:date="2026-07-27T16:55:00Z" w16du:dateUtc="2026-07-27T15:55:00Z">
            <w:rPr>
              <w:rFonts w:ascii="Arial" w:hAnsi="Arial" w:cs="Arial"/>
              <w:sz w:val="24"/>
              <w:szCs w:val="24"/>
            </w:rPr>
          </w:rPrChange>
        </w:rPr>
        <w:t>(v1.20.0)</w:t>
      </w:r>
      <w:r w:rsidRPr="00B475D4">
        <w:rPr>
          <w:sz w:val="24"/>
          <w:szCs w:val="24"/>
          <w:lang w:val="en-GB"/>
          <w:rPrChange w:id="6058" w:author="Alexandre Miguel Kaizeler Guedes Da Silva Afonso" w:date="2026-07-27T16:55:00Z" w16du:dateUtc="2026-07-27T15:55:00Z">
            <w:rPr>
              <w:sz w:val="24"/>
              <w:szCs w:val="24"/>
            </w:rPr>
          </w:rPrChange>
        </w:rPr>
        <w:fldChar w:fldCharType="begin"/>
      </w:r>
      <w:r w:rsidR="0017139D" w:rsidRPr="00B475D4">
        <w:rPr>
          <w:sz w:val="24"/>
          <w:szCs w:val="24"/>
          <w:lang w:val="en-GB"/>
          <w:rPrChange w:id="6059" w:author="Alexandre Miguel Kaizeler Guedes Da Silva Afonso" w:date="2026-07-27T16:55:00Z" w16du:dateUtc="2026-07-27T15:55:00Z">
            <w:rPr>
              <w:sz w:val="24"/>
              <w:szCs w:val="24"/>
            </w:rPr>
          </w:rPrChange>
        </w:rPr>
        <w:instrText xml:space="preserve"> ADDIN ZOTERO_ITEM CSL_CITATION {"citationID":"jaGoH04x","properties":{"formattedCitation":"\\super 128\\nosupersub{}","plainCitation":"128","noteIndex":0},"citationItems":[{"id":66,"uris":["http://zotero.org/users/local/q86rvdj2/items/76VJSID8"],"itemData":{"id":66,"type":"article","abstract":"Abstract\n          Gene set enrichment analysis (GSEA) is an ubiquitously used tool for evaluating pathway enrichment in transcriptional data. Typical experimental design consists in comparing two conditions with several replicates using a differential gene expression test followed by preranked GSEA performed against a collection of hundreds and thousands of pathways. However, the reference implementation of this method cannot accurately estimate small P-values, which significantly limits its sensitivity due to multiple hypotheses correction procedure.\n          \n            Here we present FGSEA (Fast Gene Set Enrichment Analysis) method that is able to estimate arbitrarily low GSEA P-values with a high accuracy in a matter of minutes or even seconds. To confirm the accuracy of the method, we also developed an exact algorithm for GSEA P-values calculation for integer gene-level statistics. Using the exact algorithm as a reference we show that FGSEA is able to routinely estimate P-values up to 10\n            −100\n            with a small and predictable estimation error. We systematically evaluate FGSEA on a collection of 605 datasets and show that FGSEA recovers much more statistically significant pathways compared to other implementations.\n          \n          \n            FGSEA is open source and available as an R package in Bioconductor (\n            http://bioconductor.org/packages/fgsea/\n            ) and on GitHub (\n            https://github.com/ctlab/fgsea/\n            ).","DOI":"10.1101/060012","language":"en","license":"http://creativecommons.org/licenses/by/4.0/","publisher":"Bioinformatics","source":"DOI.org (Crossref)","title":"Fast gene set enrichment analysis","URL":"http://biorxiv.org/lookup/doi/10.1101/060012","author":[{"family":"Korotkevich","given":"Gennady"},{"family":"Sukhov","given":"Vladimir"},{"family":"Budin","given":"Nikolay"},{"family":"Shpak","given":"Boris"},{"family":"Artyomov","given":"Maxim N."},{"family":"Sergushichev","given":"Alexey"}],"accessed":{"date-parts":[["2025",4,4]]},"issued":{"date-parts":[["2016",6,20]]}}}],"schema":"https://github.com/citation-style-language/schema/raw/master/csl-citation.json"} </w:instrText>
      </w:r>
      <w:r w:rsidRPr="00B475D4">
        <w:rPr>
          <w:sz w:val="24"/>
          <w:szCs w:val="24"/>
          <w:lang w:val="en-GB"/>
          <w:rPrChange w:id="6060" w:author="Alexandre Miguel Kaizeler Guedes Da Silva Afonso" w:date="2026-07-27T16:55:00Z" w16du:dateUtc="2026-07-27T15:55:00Z">
            <w:rPr>
              <w:sz w:val="24"/>
              <w:szCs w:val="24"/>
            </w:rPr>
          </w:rPrChange>
        </w:rPr>
        <w:fldChar w:fldCharType="separate"/>
      </w:r>
      <w:r w:rsidR="0017139D" w:rsidRPr="00B475D4">
        <w:rPr>
          <w:rFonts w:ascii="Aptos" w:hAnsi="Aptos" w:cs="Times New Roman"/>
          <w:kern w:val="0"/>
          <w:sz w:val="24"/>
          <w:vertAlign w:val="superscript"/>
          <w:lang w:val="en-GB"/>
          <w:rPrChange w:id="6061" w:author="Alexandre Miguel Kaizeler Guedes Da Silva Afonso" w:date="2026-07-27T16:55:00Z" w16du:dateUtc="2026-07-27T15:55:00Z">
            <w:rPr>
              <w:rFonts w:ascii="Aptos" w:hAnsi="Aptos" w:cs="Times New Roman"/>
              <w:kern w:val="0"/>
              <w:sz w:val="24"/>
              <w:vertAlign w:val="superscript"/>
            </w:rPr>
          </w:rPrChange>
        </w:rPr>
        <w:t>128</w:t>
      </w:r>
      <w:r w:rsidRPr="00B475D4">
        <w:rPr>
          <w:sz w:val="24"/>
          <w:szCs w:val="24"/>
          <w:lang w:val="en-GB"/>
          <w:rPrChange w:id="6062" w:author="Alexandre Miguel Kaizeler Guedes Da Silva Afonso" w:date="2026-07-27T16:55:00Z" w16du:dateUtc="2026-07-27T15:55:00Z">
            <w:rPr>
              <w:sz w:val="24"/>
              <w:szCs w:val="24"/>
            </w:rPr>
          </w:rPrChange>
        </w:rPr>
        <w:fldChar w:fldCharType="end"/>
      </w:r>
      <w:r w:rsidRPr="00B475D4">
        <w:rPr>
          <w:sz w:val="24"/>
          <w:szCs w:val="24"/>
          <w:lang w:val="en-GB"/>
          <w:rPrChange w:id="6063" w:author="Alexandre Miguel Kaizeler Guedes Da Silva Afonso" w:date="2026-07-27T16:55:00Z" w16du:dateUtc="2026-07-27T15:55:00Z">
            <w:rPr>
              <w:sz w:val="24"/>
              <w:szCs w:val="24"/>
            </w:rPr>
          </w:rPrChange>
        </w:rPr>
        <w:t xml:space="preserve"> </w:t>
      </w:r>
      <w:r w:rsidRPr="00B475D4">
        <w:rPr>
          <w:rFonts w:ascii="Arial" w:hAnsi="Arial" w:cs="Arial"/>
          <w:sz w:val="24"/>
          <w:szCs w:val="24"/>
          <w:lang w:val="en-GB"/>
          <w:rPrChange w:id="6064" w:author="Alexandre Miguel Kaizeler Guedes Da Silva Afonso" w:date="2026-07-27T16:55:00Z" w16du:dateUtc="2026-07-27T15:55:00Z">
            <w:rPr>
              <w:rFonts w:ascii="Arial" w:hAnsi="Arial" w:cs="Arial"/>
              <w:sz w:val="24"/>
              <w:szCs w:val="24"/>
            </w:rPr>
          </w:rPrChange>
        </w:rPr>
        <w:t xml:space="preserve">R package. </w:t>
      </w:r>
      <w:r w:rsidR="00E839BA" w:rsidRPr="00B475D4">
        <w:rPr>
          <w:rFonts w:ascii="Arial" w:hAnsi="Arial" w:cs="Arial"/>
          <w:sz w:val="24"/>
          <w:szCs w:val="24"/>
          <w:lang w:val="en-GB"/>
          <w:rPrChange w:id="6065" w:author="Alexandre Miguel Kaizeler Guedes Da Silva Afonso" w:date="2026-07-27T16:55:00Z" w16du:dateUtc="2026-07-27T15:55:00Z">
            <w:rPr>
              <w:rFonts w:ascii="Arial" w:hAnsi="Arial" w:cs="Arial"/>
              <w:sz w:val="24"/>
              <w:szCs w:val="24"/>
            </w:rPr>
          </w:rPrChange>
        </w:rPr>
        <w:t>G</w:t>
      </w:r>
      <w:r w:rsidRPr="00B475D4">
        <w:rPr>
          <w:rFonts w:ascii="Arial" w:hAnsi="Arial" w:cs="Arial"/>
          <w:sz w:val="24"/>
          <w:szCs w:val="24"/>
          <w:lang w:val="en-GB"/>
          <w:rPrChange w:id="6066" w:author="Alexandre Miguel Kaizeler Guedes Da Silva Afonso" w:date="2026-07-27T16:55:00Z" w16du:dateUtc="2026-07-27T15:55:00Z">
            <w:rPr>
              <w:rFonts w:ascii="Arial" w:hAnsi="Arial" w:cs="Arial"/>
              <w:sz w:val="24"/>
              <w:szCs w:val="24"/>
            </w:rPr>
          </w:rPrChange>
        </w:rPr>
        <w:t xml:space="preserve">enes </w:t>
      </w:r>
      <w:r w:rsidR="00E839BA" w:rsidRPr="00B475D4">
        <w:rPr>
          <w:rFonts w:ascii="Arial" w:hAnsi="Arial" w:cs="Arial"/>
          <w:sz w:val="24"/>
          <w:szCs w:val="24"/>
          <w:lang w:val="en-GB"/>
          <w:rPrChange w:id="6067" w:author="Alexandre Miguel Kaizeler Guedes Da Silva Afonso" w:date="2026-07-27T16:55:00Z" w16du:dateUtc="2026-07-27T15:55:00Z">
            <w:rPr>
              <w:rFonts w:ascii="Arial" w:hAnsi="Arial" w:cs="Arial"/>
              <w:sz w:val="24"/>
              <w:szCs w:val="24"/>
            </w:rPr>
          </w:rPrChange>
        </w:rPr>
        <w:t xml:space="preserve">were </w:t>
      </w:r>
      <w:r w:rsidRPr="00B475D4">
        <w:rPr>
          <w:rFonts w:ascii="Arial" w:hAnsi="Arial" w:cs="Arial"/>
          <w:sz w:val="24"/>
          <w:szCs w:val="24"/>
          <w:lang w:val="en-GB"/>
          <w:rPrChange w:id="6068" w:author="Alexandre Miguel Kaizeler Guedes Da Silva Afonso" w:date="2026-07-27T16:55:00Z" w16du:dateUtc="2026-07-27T15:55:00Z">
            <w:rPr>
              <w:rFonts w:ascii="Arial" w:hAnsi="Arial" w:cs="Arial"/>
              <w:sz w:val="24"/>
              <w:szCs w:val="24"/>
            </w:rPr>
          </w:rPrChange>
        </w:rPr>
        <w:t xml:space="preserve">ranked by t-statistics </w:t>
      </w:r>
      <w:r w:rsidR="00BE26FB" w:rsidRPr="00B475D4">
        <w:rPr>
          <w:rFonts w:ascii="Arial" w:hAnsi="Arial" w:cs="Arial"/>
          <w:sz w:val="24"/>
          <w:szCs w:val="24"/>
          <w:lang w:val="en-GB"/>
          <w:rPrChange w:id="6069" w:author="Alexandre Miguel Kaizeler Guedes Da Silva Afonso" w:date="2026-07-27T16:55:00Z" w16du:dateUtc="2026-07-27T15:55:00Z">
            <w:rPr>
              <w:rFonts w:ascii="Arial" w:hAnsi="Arial" w:cs="Arial"/>
              <w:sz w:val="24"/>
              <w:szCs w:val="24"/>
            </w:rPr>
          </w:rPrChange>
        </w:rPr>
        <w:t xml:space="preserve">of </w:t>
      </w:r>
      <w:r w:rsidRPr="00B475D4">
        <w:rPr>
          <w:rFonts w:ascii="Arial" w:hAnsi="Arial" w:cs="Arial"/>
          <w:sz w:val="24"/>
          <w:szCs w:val="24"/>
          <w:lang w:val="en-GB"/>
          <w:rPrChange w:id="6070" w:author="Alexandre Miguel Kaizeler Guedes Da Silva Afonso" w:date="2026-07-27T16:55:00Z" w16du:dateUtc="2026-07-27T15:55:00Z">
            <w:rPr>
              <w:rFonts w:ascii="Arial" w:hAnsi="Arial" w:cs="Arial"/>
              <w:sz w:val="24"/>
              <w:szCs w:val="24"/>
            </w:rPr>
          </w:rPrChange>
        </w:rPr>
        <w:t xml:space="preserve">differential expression, ordered from most positive to most negative, </w:t>
      </w:r>
      <w:r w:rsidR="00E839BA" w:rsidRPr="00B475D4">
        <w:rPr>
          <w:rFonts w:ascii="Arial" w:hAnsi="Arial" w:cs="Arial"/>
          <w:sz w:val="24"/>
          <w:szCs w:val="24"/>
          <w:lang w:val="en-GB"/>
          <w:rPrChange w:id="6071" w:author="Alexandre Miguel Kaizeler Guedes Da Silva Afonso" w:date="2026-07-27T16:55:00Z" w16du:dateUtc="2026-07-27T15:55:00Z">
            <w:rPr>
              <w:rFonts w:ascii="Arial" w:hAnsi="Arial" w:cs="Arial"/>
              <w:sz w:val="24"/>
              <w:szCs w:val="24"/>
            </w:rPr>
          </w:rPrChange>
        </w:rPr>
        <w:t>and analy</w:t>
      </w:r>
      <w:r w:rsidR="00B02348" w:rsidRPr="00B475D4">
        <w:rPr>
          <w:rFonts w:ascii="Arial" w:hAnsi="Arial" w:cs="Arial"/>
          <w:sz w:val="24"/>
          <w:szCs w:val="24"/>
          <w:lang w:val="en-GB"/>
          <w:rPrChange w:id="6072" w:author="Alexandre Miguel Kaizeler Guedes Da Silva Afonso" w:date="2026-07-27T16:55:00Z" w16du:dateUtc="2026-07-27T15:55:00Z">
            <w:rPr>
              <w:rFonts w:ascii="Arial" w:hAnsi="Arial" w:cs="Arial"/>
              <w:sz w:val="24"/>
              <w:szCs w:val="24"/>
            </w:rPr>
          </w:rPrChange>
        </w:rPr>
        <w:t>z</w:t>
      </w:r>
      <w:r w:rsidR="00E839BA" w:rsidRPr="00B475D4">
        <w:rPr>
          <w:rFonts w:ascii="Arial" w:hAnsi="Arial" w:cs="Arial"/>
          <w:sz w:val="24"/>
          <w:szCs w:val="24"/>
          <w:lang w:val="en-GB"/>
          <w:rPrChange w:id="6073" w:author="Alexandre Miguel Kaizeler Guedes Da Silva Afonso" w:date="2026-07-27T16:55:00Z" w16du:dateUtc="2026-07-27T15:55:00Z">
            <w:rPr>
              <w:rFonts w:ascii="Arial" w:hAnsi="Arial" w:cs="Arial"/>
              <w:sz w:val="24"/>
              <w:szCs w:val="24"/>
            </w:rPr>
          </w:rPrChange>
        </w:rPr>
        <w:t>ed against t</w:t>
      </w:r>
      <w:r w:rsidRPr="00B475D4">
        <w:rPr>
          <w:rFonts w:ascii="Arial" w:hAnsi="Arial" w:cs="Arial"/>
          <w:sz w:val="24"/>
          <w:szCs w:val="24"/>
          <w:lang w:val="en-GB"/>
          <w:rPrChange w:id="6074" w:author="Alexandre Miguel Kaizeler Guedes Da Silva Afonso" w:date="2026-07-27T16:55:00Z" w16du:dateUtc="2026-07-27T15:55:00Z">
            <w:rPr>
              <w:rFonts w:ascii="Arial" w:hAnsi="Arial" w:cs="Arial"/>
              <w:sz w:val="24"/>
              <w:szCs w:val="24"/>
            </w:rPr>
          </w:rPrChange>
        </w:rPr>
        <w:t>he Hallmark gene sets</w:t>
      </w:r>
      <w:r w:rsidRPr="00B475D4">
        <w:rPr>
          <w:rFonts w:ascii="Arial" w:hAnsi="Arial" w:cs="Arial"/>
          <w:sz w:val="24"/>
          <w:szCs w:val="24"/>
          <w:lang w:val="en-GB"/>
          <w:rPrChange w:id="6075"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076" w:author="Alexandre Miguel Kaizeler Guedes Da Silva Afonso" w:date="2026-07-27T16:55:00Z" w16du:dateUtc="2026-07-27T15:55:00Z">
            <w:rPr>
              <w:rFonts w:ascii="Arial" w:hAnsi="Arial" w:cs="Arial"/>
              <w:sz w:val="24"/>
              <w:szCs w:val="24"/>
            </w:rPr>
          </w:rPrChange>
        </w:rPr>
        <w:instrText xml:space="preserve"> ADDIN ZOTERO_ITEM CSL_CITATION {"citationID":"d3I1fG7q","properties":{"formattedCitation":"\\super 129\\nosupersub{}","plainCitation":"129","noteIndex":0},"citationItems":[{"id":"jCcWpdK2/opXQKYVG","uris":["http://zotero.org/users/local/q86rvdj2/items/V9EHF5I2"],"itemData":{"id":68,"type":"article-journal","abstract":"The Molecular Signatures Database (MSigDB) is one of the most widely used and comprehensive databases of gene sets for performing gene set enrichment analysis. Since its creation, MSigDB has grown beyond its roots in metabolic disease and cancer to include &gt;10,000 gene sets. These better represent a wider range of biological processes and diseases, but the utility of the database is reduced by increased redundancy across, and heterogeneity within, gene sets. To address this challenge, here we use a combination of automated approaches and expert curation to develop a collection of \"hallmark\" gene sets as part of MSigDB. Each hallmark in this collection consists of a \"refined\" gene set, derived from multiple \"founder\" sets, that conveys a specific biological state or process and displays coherent expression. The hallmarks effectively summarize most of the relevant information of the original founder sets and, by reducing both variation and redundancy, provide more refined and concise inputs for gene set enrichment analysis.","container-title":"Cell Systems","DOI":"10.1016/j.cels.2015.12.004","ISSN":"2405-4712","issue":"6","journalAbbreviation":"Cell Syst","language":"eng","note":"PMID: 26771021\nPMCID: PMC4707969","page":"417-425","source":"PubMed","title":"The Molecular Signatures Database (MSigDB) hallmark gene set collection","volume":"1","author":[{"family":"Liberzon","given":"Arthur"},{"family":"Birger","given":"Chet"},{"family":"Thorvaldsdóttir","given":"Helga"},{"family":"Ghandi","given":"Mahmoud"},{"family":"Mesirov","given":"Jill P."},{"family":"Tamayo","given":"Pablo"}],"issued":{"date-parts":[["2015",12,23]]}}}],"schema":"https://github.com/citation-style-language/schema/raw/master/csl-citation.json"} </w:instrText>
      </w:r>
      <w:r w:rsidRPr="00B475D4">
        <w:rPr>
          <w:rFonts w:ascii="Arial" w:hAnsi="Arial" w:cs="Arial"/>
          <w:sz w:val="24"/>
          <w:szCs w:val="24"/>
          <w:lang w:val="en-GB"/>
          <w:rPrChange w:id="6077"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078" w:author="Alexandre Miguel Kaizeler Guedes Da Silva Afonso" w:date="2026-07-27T16:55:00Z" w16du:dateUtc="2026-07-27T15:55:00Z">
            <w:rPr>
              <w:rFonts w:ascii="Arial" w:hAnsi="Arial" w:cs="Arial"/>
              <w:kern w:val="0"/>
              <w:sz w:val="24"/>
              <w:vertAlign w:val="superscript"/>
            </w:rPr>
          </w:rPrChange>
        </w:rPr>
        <w:t>129</w:t>
      </w:r>
      <w:r w:rsidRPr="00B475D4">
        <w:rPr>
          <w:rFonts w:ascii="Arial" w:hAnsi="Arial" w:cs="Arial"/>
          <w:sz w:val="24"/>
          <w:szCs w:val="24"/>
          <w:lang w:val="en-GB"/>
          <w:rPrChange w:id="6079"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6080" w:author="Alexandre Miguel Kaizeler Guedes Da Silva Afonso" w:date="2026-07-27T16:55:00Z" w16du:dateUtc="2026-07-27T15:55:00Z">
            <w:rPr>
              <w:rFonts w:ascii="Arial" w:hAnsi="Arial" w:cs="Arial"/>
              <w:sz w:val="24"/>
              <w:szCs w:val="24"/>
            </w:rPr>
          </w:rPrChange>
        </w:rPr>
        <w:t xml:space="preserve">. </w:t>
      </w:r>
      <w:r w:rsidR="00E839BA" w:rsidRPr="00B475D4">
        <w:rPr>
          <w:rFonts w:ascii="Arial" w:hAnsi="Arial" w:cs="Arial"/>
          <w:sz w:val="24"/>
          <w:szCs w:val="24"/>
          <w:lang w:val="en-GB"/>
          <w:rPrChange w:id="6081" w:author="Alexandre Miguel Kaizeler Guedes Da Silva Afonso" w:date="2026-07-27T16:55:00Z" w16du:dateUtc="2026-07-27T15:55:00Z">
            <w:rPr>
              <w:rFonts w:ascii="Arial" w:hAnsi="Arial" w:cs="Arial"/>
              <w:sz w:val="24"/>
              <w:szCs w:val="24"/>
            </w:rPr>
          </w:rPrChange>
        </w:rPr>
        <w:t>The</w:t>
      </w:r>
      <w:r w:rsidRPr="00B475D4">
        <w:rPr>
          <w:rFonts w:ascii="Arial" w:hAnsi="Arial" w:cs="Arial"/>
          <w:sz w:val="24"/>
          <w:szCs w:val="24"/>
          <w:lang w:val="en-GB"/>
          <w:rPrChange w:id="6082" w:author="Alexandre Miguel Kaizeler Guedes Da Silva Afonso" w:date="2026-07-27T16:55:00Z" w16du:dateUtc="2026-07-27T15:55:00Z">
            <w:rPr>
              <w:rFonts w:ascii="Arial" w:hAnsi="Arial" w:cs="Arial"/>
              <w:sz w:val="24"/>
              <w:szCs w:val="24"/>
            </w:rPr>
          </w:rPrChange>
        </w:rPr>
        <w:t xml:space="preserve"> </w:t>
      </w:r>
      <w:r w:rsidR="007C4240" w:rsidRPr="00B475D4">
        <w:rPr>
          <w:rFonts w:ascii="Arial" w:hAnsi="Arial" w:cs="Arial"/>
          <w:sz w:val="24"/>
          <w:szCs w:val="24"/>
          <w:lang w:val="en-GB"/>
          <w:rPrChange w:id="6083" w:author="Alexandre Miguel Kaizeler Guedes Da Silva Afonso" w:date="2026-07-27T16:55:00Z" w16du:dateUtc="2026-07-27T15:55:00Z">
            <w:rPr>
              <w:rFonts w:ascii="Arial" w:hAnsi="Arial" w:cs="Arial"/>
              <w:sz w:val="24"/>
              <w:szCs w:val="24"/>
            </w:rPr>
          </w:rPrChange>
        </w:rPr>
        <w:t>normalized enrichment score (</w:t>
      </w:r>
      <w:r w:rsidRPr="00B475D4">
        <w:rPr>
          <w:rFonts w:ascii="Arial" w:hAnsi="Arial" w:cs="Arial"/>
          <w:sz w:val="24"/>
          <w:szCs w:val="24"/>
          <w:lang w:val="en-GB"/>
          <w:rPrChange w:id="6084" w:author="Alexandre Miguel Kaizeler Guedes Da Silva Afonso" w:date="2026-07-27T16:55:00Z" w16du:dateUtc="2026-07-27T15:55:00Z">
            <w:rPr>
              <w:rFonts w:ascii="Arial" w:hAnsi="Arial" w:cs="Arial"/>
              <w:sz w:val="24"/>
              <w:szCs w:val="24"/>
            </w:rPr>
          </w:rPrChange>
        </w:rPr>
        <w:t>NES</w:t>
      </w:r>
      <w:r w:rsidR="007C4240" w:rsidRPr="00B475D4">
        <w:rPr>
          <w:rFonts w:ascii="Arial" w:hAnsi="Arial" w:cs="Arial"/>
          <w:sz w:val="24"/>
          <w:szCs w:val="24"/>
          <w:lang w:val="en-GB"/>
          <w:rPrChange w:id="6085" w:author="Alexandre Miguel Kaizeler Guedes Da Silva Afonso" w:date="2026-07-27T16:55:00Z" w16du:dateUtc="2026-07-27T15:55:00Z">
            <w:rPr>
              <w:rFonts w:ascii="Arial" w:hAnsi="Arial" w:cs="Arial"/>
              <w:sz w:val="24"/>
              <w:szCs w:val="24"/>
            </w:rPr>
          </w:rPrChange>
        </w:rPr>
        <w:t>)</w:t>
      </w:r>
      <w:r w:rsidR="003B0170" w:rsidRPr="00B475D4">
        <w:rPr>
          <w:rFonts w:ascii="Arial" w:hAnsi="Arial" w:cs="Arial"/>
          <w:sz w:val="24"/>
          <w:szCs w:val="24"/>
          <w:lang w:val="en-GB"/>
          <w:rPrChange w:id="6086" w:author="Alexandre Miguel Kaizeler Guedes Da Silva Afonso" w:date="2026-07-27T16:55:00Z" w16du:dateUtc="2026-07-27T15:55:00Z">
            <w:rPr>
              <w:rFonts w:ascii="Arial" w:hAnsi="Arial" w:cs="Arial"/>
              <w:sz w:val="24"/>
              <w:szCs w:val="24"/>
            </w:rPr>
          </w:rPrChange>
        </w:rPr>
        <w:t xml:space="preserve"> was extracted to</w:t>
      </w:r>
      <w:r w:rsidRPr="00B475D4">
        <w:rPr>
          <w:rFonts w:ascii="Arial" w:hAnsi="Arial" w:cs="Arial"/>
          <w:sz w:val="24"/>
          <w:szCs w:val="24"/>
          <w:lang w:val="en-GB"/>
          <w:rPrChange w:id="6087" w:author="Alexandre Miguel Kaizeler Guedes Da Silva Afonso" w:date="2026-07-27T16:55:00Z" w16du:dateUtc="2026-07-27T15:55:00Z">
            <w:rPr>
              <w:rFonts w:ascii="Arial" w:hAnsi="Arial" w:cs="Arial"/>
              <w:sz w:val="24"/>
              <w:szCs w:val="24"/>
            </w:rPr>
          </w:rPrChange>
        </w:rPr>
        <w:t xml:space="preserve"> </w:t>
      </w:r>
      <w:r w:rsidR="003B0170" w:rsidRPr="00B475D4">
        <w:rPr>
          <w:rFonts w:ascii="Arial" w:hAnsi="Arial" w:cs="Arial"/>
          <w:sz w:val="24"/>
          <w:szCs w:val="24"/>
          <w:lang w:val="en-GB"/>
          <w:rPrChange w:id="6088" w:author="Alexandre Miguel Kaizeler Guedes Da Silva Afonso" w:date="2026-07-27T16:55:00Z" w16du:dateUtc="2026-07-27T15:55:00Z">
            <w:rPr>
              <w:rFonts w:ascii="Arial" w:hAnsi="Arial" w:cs="Arial"/>
              <w:sz w:val="24"/>
              <w:szCs w:val="24"/>
            </w:rPr>
          </w:rPrChange>
        </w:rPr>
        <w:t xml:space="preserve">quantify </w:t>
      </w:r>
      <w:r w:rsidRPr="00B475D4">
        <w:rPr>
          <w:rFonts w:ascii="Arial" w:hAnsi="Arial" w:cs="Arial"/>
          <w:sz w:val="24"/>
          <w:szCs w:val="24"/>
          <w:lang w:val="en-GB"/>
          <w:rPrChange w:id="6089" w:author="Alexandre Miguel Kaizeler Guedes Da Silva Afonso" w:date="2026-07-27T16:55:00Z" w16du:dateUtc="2026-07-27T15:55:00Z">
            <w:rPr>
              <w:rFonts w:ascii="Arial" w:hAnsi="Arial" w:cs="Arial"/>
              <w:sz w:val="24"/>
              <w:szCs w:val="24"/>
            </w:rPr>
          </w:rPrChange>
        </w:rPr>
        <w:t xml:space="preserve">the extent to which a given gene set is enriched at the extremes of the ranked gene list. </w:t>
      </w:r>
      <w:r w:rsidR="00BE26FB" w:rsidRPr="00B475D4">
        <w:rPr>
          <w:rFonts w:ascii="Arial" w:hAnsi="Arial" w:cs="Arial"/>
          <w:sz w:val="24"/>
          <w:szCs w:val="24"/>
          <w:lang w:val="en-GB"/>
          <w:rPrChange w:id="6090" w:author="Alexandre Miguel Kaizeler Guedes Da Silva Afonso" w:date="2026-07-27T16:55:00Z" w16du:dateUtc="2026-07-27T15:55:00Z">
            <w:rPr>
              <w:rFonts w:ascii="Arial" w:hAnsi="Arial" w:cs="Arial"/>
              <w:sz w:val="24"/>
              <w:szCs w:val="24"/>
            </w:rPr>
          </w:rPrChange>
        </w:rPr>
        <w:t>P</w:t>
      </w:r>
      <w:r w:rsidRPr="00B475D4">
        <w:rPr>
          <w:rFonts w:ascii="Arial" w:hAnsi="Arial" w:cs="Arial"/>
          <w:sz w:val="24"/>
          <w:szCs w:val="24"/>
          <w:lang w:val="en-GB"/>
          <w:rPrChange w:id="6091" w:author="Alexandre Miguel Kaizeler Guedes Da Silva Afonso" w:date="2026-07-27T16:55:00Z" w16du:dateUtc="2026-07-27T15:55:00Z">
            <w:rPr>
              <w:rFonts w:ascii="Arial" w:hAnsi="Arial" w:cs="Arial"/>
              <w:sz w:val="24"/>
              <w:szCs w:val="24"/>
            </w:rPr>
          </w:rPrChange>
        </w:rPr>
        <w:t>ositive</w:t>
      </w:r>
      <w:r w:rsidR="00BE26FB" w:rsidRPr="00B475D4">
        <w:rPr>
          <w:rFonts w:ascii="Arial" w:hAnsi="Arial" w:cs="Arial"/>
          <w:sz w:val="24"/>
          <w:szCs w:val="24"/>
          <w:lang w:val="en-GB"/>
          <w:rPrChange w:id="6092" w:author="Alexandre Miguel Kaizeler Guedes Da Silva Afonso" w:date="2026-07-27T16:55:00Z" w16du:dateUtc="2026-07-27T15:55:00Z">
            <w:rPr>
              <w:rFonts w:ascii="Arial" w:hAnsi="Arial" w:cs="Arial"/>
              <w:sz w:val="24"/>
              <w:szCs w:val="24"/>
            </w:rPr>
          </w:rPrChange>
        </w:rPr>
        <w:t xml:space="preserve"> and negative</w:t>
      </w:r>
      <w:r w:rsidRPr="00B475D4">
        <w:rPr>
          <w:rFonts w:ascii="Arial" w:hAnsi="Arial" w:cs="Arial"/>
          <w:sz w:val="24"/>
          <w:szCs w:val="24"/>
          <w:lang w:val="en-GB"/>
          <w:rPrChange w:id="6093" w:author="Alexandre Miguel Kaizeler Guedes Da Silva Afonso" w:date="2026-07-27T16:55:00Z" w16du:dateUtc="2026-07-27T15:55:00Z">
            <w:rPr>
              <w:rFonts w:ascii="Arial" w:hAnsi="Arial" w:cs="Arial"/>
              <w:sz w:val="24"/>
              <w:szCs w:val="24"/>
            </w:rPr>
          </w:rPrChange>
        </w:rPr>
        <w:t xml:space="preserve"> NES</w:t>
      </w:r>
      <w:r w:rsidR="007C4240" w:rsidRPr="00B475D4">
        <w:rPr>
          <w:rFonts w:ascii="Arial" w:hAnsi="Arial" w:cs="Arial"/>
          <w:sz w:val="24"/>
          <w:szCs w:val="24"/>
          <w:lang w:val="en-GB"/>
          <w:rPrChange w:id="6094" w:author="Alexandre Miguel Kaizeler Guedes Da Silva Afonso" w:date="2026-07-27T16:55:00Z" w16du:dateUtc="2026-07-27T15:55:00Z">
            <w:rPr>
              <w:rFonts w:ascii="Arial" w:hAnsi="Arial" w:cs="Arial"/>
              <w:sz w:val="24"/>
              <w:szCs w:val="24"/>
            </w:rPr>
          </w:rPrChange>
        </w:rPr>
        <w:t>s</w:t>
      </w:r>
      <w:r w:rsidRPr="00B475D4">
        <w:rPr>
          <w:rFonts w:ascii="Arial" w:hAnsi="Arial" w:cs="Arial"/>
          <w:sz w:val="24"/>
          <w:szCs w:val="24"/>
          <w:lang w:val="en-GB"/>
          <w:rPrChange w:id="6095" w:author="Alexandre Miguel Kaizeler Guedes Da Silva Afonso" w:date="2026-07-27T16:55:00Z" w16du:dateUtc="2026-07-27T15:55:00Z">
            <w:rPr>
              <w:rFonts w:ascii="Arial" w:hAnsi="Arial" w:cs="Arial"/>
              <w:sz w:val="24"/>
              <w:szCs w:val="24"/>
            </w:rPr>
          </w:rPrChange>
        </w:rPr>
        <w:t xml:space="preserve"> indicate gene set</w:t>
      </w:r>
      <w:r w:rsidR="001D5A50" w:rsidRPr="00B475D4">
        <w:rPr>
          <w:rFonts w:ascii="Arial" w:hAnsi="Arial" w:cs="Arial"/>
          <w:sz w:val="24"/>
          <w:szCs w:val="24"/>
          <w:lang w:val="en-GB"/>
          <w:rPrChange w:id="6096" w:author="Alexandre Miguel Kaizeler Guedes Da Silva Afonso" w:date="2026-07-27T16:55:00Z" w16du:dateUtc="2026-07-27T15:55:00Z">
            <w:rPr>
              <w:rFonts w:ascii="Arial" w:hAnsi="Arial" w:cs="Arial"/>
              <w:sz w:val="24"/>
              <w:szCs w:val="24"/>
            </w:rPr>
          </w:rPrChange>
        </w:rPr>
        <w:t>s</w:t>
      </w:r>
      <w:r w:rsidRPr="00B475D4">
        <w:rPr>
          <w:rFonts w:ascii="Arial" w:hAnsi="Arial" w:cs="Arial"/>
          <w:sz w:val="24"/>
          <w:szCs w:val="24"/>
          <w:lang w:val="en-GB"/>
          <w:rPrChange w:id="6097" w:author="Alexandre Miguel Kaizeler Guedes Da Silva Afonso" w:date="2026-07-27T16:55:00Z" w16du:dateUtc="2026-07-27T15:55:00Z">
            <w:rPr>
              <w:rFonts w:ascii="Arial" w:hAnsi="Arial" w:cs="Arial"/>
              <w:sz w:val="24"/>
              <w:szCs w:val="24"/>
            </w:rPr>
          </w:rPrChange>
        </w:rPr>
        <w:t xml:space="preserve"> enriched amongst over- </w:t>
      </w:r>
      <w:r w:rsidR="001D5A50" w:rsidRPr="00B475D4">
        <w:rPr>
          <w:rFonts w:ascii="Arial" w:hAnsi="Arial" w:cs="Arial"/>
          <w:sz w:val="24"/>
          <w:szCs w:val="24"/>
          <w:lang w:val="en-GB"/>
          <w:rPrChange w:id="6098" w:author="Alexandre Miguel Kaizeler Guedes Da Silva Afonso" w:date="2026-07-27T16:55:00Z" w16du:dateUtc="2026-07-27T15:55:00Z">
            <w:rPr>
              <w:rFonts w:ascii="Arial" w:hAnsi="Arial" w:cs="Arial"/>
              <w:sz w:val="24"/>
              <w:szCs w:val="24"/>
            </w:rPr>
          </w:rPrChange>
        </w:rPr>
        <w:t xml:space="preserve">and under-expressed </w:t>
      </w:r>
      <w:r w:rsidRPr="00B475D4">
        <w:rPr>
          <w:rFonts w:ascii="Arial" w:hAnsi="Arial" w:cs="Arial"/>
          <w:sz w:val="24"/>
          <w:szCs w:val="24"/>
          <w:lang w:val="en-GB"/>
          <w:rPrChange w:id="6099" w:author="Alexandre Miguel Kaizeler Guedes Da Silva Afonso" w:date="2026-07-27T16:55:00Z" w16du:dateUtc="2026-07-27T15:55:00Z">
            <w:rPr>
              <w:rFonts w:ascii="Arial" w:hAnsi="Arial" w:cs="Arial"/>
              <w:sz w:val="24"/>
              <w:szCs w:val="24"/>
            </w:rPr>
          </w:rPrChange>
        </w:rPr>
        <w:t>genes</w:t>
      </w:r>
      <w:r w:rsidR="002C36EE" w:rsidRPr="00B475D4">
        <w:rPr>
          <w:rFonts w:ascii="Arial" w:hAnsi="Arial" w:cs="Arial"/>
          <w:sz w:val="24"/>
          <w:szCs w:val="24"/>
          <w:lang w:val="en-GB"/>
          <w:rPrChange w:id="6100" w:author="Alexandre Miguel Kaizeler Guedes Da Silva Afonso" w:date="2026-07-27T16:55:00Z" w16du:dateUtc="2026-07-27T15:55:00Z">
            <w:rPr>
              <w:rFonts w:ascii="Arial" w:hAnsi="Arial" w:cs="Arial"/>
              <w:sz w:val="24"/>
              <w:szCs w:val="24"/>
            </w:rPr>
          </w:rPrChange>
        </w:rPr>
        <w:t xml:space="preserve">, </w:t>
      </w:r>
      <w:r w:rsidR="001D5A50" w:rsidRPr="00B475D4">
        <w:rPr>
          <w:rFonts w:ascii="Arial" w:hAnsi="Arial" w:cs="Arial"/>
          <w:sz w:val="24"/>
          <w:szCs w:val="24"/>
          <w:lang w:val="en-GB"/>
          <w:rPrChange w:id="6101" w:author="Alexandre Miguel Kaizeler Guedes Da Silva Afonso" w:date="2026-07-27T16:55:00Z" w16du:dateUtc="2026-07-27T15:55:00Z">
            <w:rPr>
              <w:rFonts w:ascii="Arial" w:hAnsi="Arial" w:cs="Arial"/>
              <w:sz w:val="24"/>
              <w:szCs w:val="24"/>
            </w:rPr>
          </w:rPrChange>
        </w:rPr>
        <w:t>respectively</w:t>
      </w:r>
      <w:r w:rsidR="00087BC6" w:rsidRPr="00B475D4">
        <w:rPr>
          <w:rFonts w:ascii="Arial" w:hAnsi="Arial" w:cs="Arial"/>
          <w:sz w:val="24"/>
          <w:szCs w:val="24"/>
          <w:lang w:val="en-GB"/>
          <w:rPrChange w:id="6102"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6103" w:author="Alexandre Miguel Kaizeler Guedes Da Silva Afonso" w:date="2026-07-27T16:55:00Z" w16du:dateUtc="2026-07-27T15:55:00Z">
            <w:rPr>
              <w:rFonts w:ascii="Arial" w:hAnsi="Arial" w:cs="Arial"/>
              <w:sz w:val="24"/>
              <w:szCs w:val="24"/>
            </w:rPr>
          </w:rPrChange>
        </w:rPr>
        <w:t xml:space="preserve">For </w:t>
      </w:r>
      <w:r w:rsidR="00E05103" w:rsidRPr="00B475D4">
        <w:rPr>
          <w:rFonts w:ascii="Arial" w:hAnsi="Arial" w:cs="Arial"/>
          <w:sz w:val="24"/>
          <w:szCs w:val="24"/>
          <w:lang w:val="en-GB"/>
          <w:rPrChange w:id="6104" w:author="Alexandre Miguel Kaizeler Guedes Da Silva Afonso" w:date="2026-07-27T16:55:00Z" w16du:dateUtc="2026-07-27T15:55:00Z">
            <w:rPr>
              <w:rFonts w:ascii="Arial" w:hAnsi="Arial" w:cs="Arial"/>
              <w:sz w:val="24"/>
              <w:szCs w:val="24"/>
            </w:rPr>
          </w:rPrChange>
        </w:rPr>
        <w:t xml:space="preserve">transcript </w:t>
      </w:r>
      <w:r w:rsidRPr="00B475D4">
        <w:rPr>
          <w:rFonts w:ascii="Arial" w:hAnsi="Arial" w:cs="Arial"/>
          <w:sz w:val="24"/>
          <w:szCs w:val="24"/>
          <w:lang w:val="en-GB"/>
          <w:rPrChange w:id="6105" w:author="Alexandre Miguel Kaizeler Guedes Da Silva Afonso" w:date="2026-07-27T16:55:00Z" w16du:dateUtc="2026-07-27T15:55:00Z">
            <w:rPr>
              <w:rFonts w:ascii="Arial" w:hAnsi="Arial" w:cs="Arial"/>
              <w:sz w:val="24"/>
              <w:szCs w:val="24"/>
            </w:rPr>
          </w:rPrChange>
        </w:rPr>
        <w:t xml:space="preserve">length enrichment analysis, </w:t>
      </w:r>
      <w:r w:rsidR="00E05103" w:rsidRPr="00B475D4">
        <w:rPr>
          <w:rFonts w:ascii="Arial" w:hAnsi="Arial" w:cs="Arial"/>
          <w:sz w:val="24"/>
          <w:szCs w:val="24"/>
          <w:lang w:val="en-GB"/>
          <w:rPrChange w:id="6106" w:author="Alexandre Miguel Kaizeler Guedes Da Silva Afonso" w:date="2026-07-27T16:55:00Z" w16du:dateUtc="2026-07-27T15:55:00Z">
            <w:rPr>
              <w:rFonts w:ascii="Arial" w:hAnsi="Arial" w:cs="Arial"/>
              <w:sz w:val="24"/>
              <w:szCs w:val="24"/>
            </w:rPr>
          </w:rPrChange>
        </w:rPr>
        <w:t>genes were ordered from the longest to the shortest</w:t>
      </w:r>
      <w:r w:rsidRPr="00B475D4">
        <w:rPr>
          <w:rFonts w:ascii="Arial" w:hAnsi="Arial" w:cs="Arial"/>
          <w:sz w:val="24"/>
          <w:szCs w:val="24"/>
          <w:lang w:val="en-GB"/>
          <w:rPrChange w:id="6107" w:author="Alexandre Miguel Kaizeler Guedes Da Silva Afonso" w:date="2026-07-27T16:55:00Z" w16du:dateUtc="2026-07-27T15:55:00Z">
            <w:rPr>
              <w:rFonts w:ascii="Arial" w:hAnsi="Arial" w:cs="Arial"/>
              <w:sz w:val="24"/>
              <w:szCs w:val="24"/>
            </w:rPr>
          </w:rPrChange>
        </w:rPr>
        <w:t xml:space="preserve">. </w:t>
      </w:r>
    </w:p>
    <w:p w14:paraId="0326F157" w14:textId="7F46AA66" w:rsidR="00C7580B" w:rsidRPr="00B475D4" w:rsidRDefault="00C7580B" w:rsidP="00533F41">
      <w:pPr>
        <w:pStyle w:val="Ttulo2"/>
        <w:rPr>
          <w:lang w:val="en-GB"/>
          <w:rPrChange w:id="6108" w:author="Alexandre Miguel Kaizeler Guedes Da Silva Afonso" w:date="2026-07-27T16:55:00Z" w16du:dateUtc="2026-07-27T15:55:00Z">
            <w:rPr/>
          </w:rPrChange>
        </w:rPr>
      </w:pPr>
      <w:r w:rsidRPr="00B475D4">
        <w:rPr>
          <w:lang w:val="en-GB"/>
          <w:rPrChange w:id="6109" w:author="Alexandre Miguel Kaizeler Guedes Da Silva Afonso" w:date="2026-07-27T16:55:00Z" w16du:dateUtc="2026-07-27T15:55:00Z">
            <w:rPr/>
          </w:rPrChange>
        </w:rPr>
        <w:t xml:space="preserve">Centrifugation </w:t>
      </w:r>
      <w:r w:rsidR="001E2331" w:rsidRPr="00B475D4">
        <w:rPr>
          <w:lang w:val="en-GB"/>
          <w:rPrChange w:id="6110" w:author="Alexandre Miguel Kaizeler Guedes Da Silva Afonso" w:date="2026-07-27T16:55:00Z" w16du:dateUtc="2026-07-27T15:55:00Z">
            <w:rPr/>
          </w:rPrChange>
        </w:rPr>
        <w:t>s</w:t>
      </w:r>
      <w:r w:rsidRPr="00B475D4">
        <w:rPr>
          <w:lang w:val="en-GB"/>
          <w:rPrChange w:id="6111" w:author="Alexandre Miguel Kaizeler Guedes Da Silva Afonso" w:date="2026-07-27T16:55:00Z" w16du:dateUtc="2026-07-27T15:55:00Z">
            <w:rPr/>
          </w:rPrChange>
        </w:rPr>
        <w:t>imulation (Spin-Sim)</w:t>
      </w:r>
    </w:p>
    <w:p w14:paraId="71D0AD1F" w14:textId="742B9E97" w:rsidR="00974BD7" w:rsidRPr="00B475D4" w:rsidRDefault="00F61EC0" w:rsidP="00D27D4A">
      <w:pPr>
        <w:jc w:val="both"/>
        <w:rPr>
          <w:rFonts w:ascii="Arial" w:hAnsi="Arial" w:cs="Arial"/>
          <w:sz w:val="24"/>
          <w:szCs w:val="24"/>
          <w:lang w:val="en-GB"/>
          <w:rPrChange w:id="611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113" w:author="Alexandre Miguel Kaizeler Guedes Da Silva Afonso" w:date="2026-07-27T16:55:00Z" w16du:dateUtc="2026-07-27T15:55:00Z">
            <w:rPr>
              <w:rFonts w:ascii="Arial" w:hAnsi="Arial" w:cs="Arial"/>
              <w:sz w:val="24"/>
              <w:szCs w:val="24"/>
            </w:rPr>
          </w:rPrChange>
        </w:rPr>
        <w:t>Transcript r</w:t>
      </w:r>
      <w:r w:rsidR="00E57FF5" w:rsidRPr="00B475D4">
        <w:rPr>
          <w:rFonts w:ascii="Arial" w:hAnsi="Arial" w:cs="Arial"/>
          <w:sz w:val="24"/>
          <w:szCs w:val="24"/>
          <w:lang w:val="en-GB"/>
          <w:rPrChange w:id="6114" w:author="Alexandre Miguel Kaizeler Guedes Da Silva Afonso" w:date="2026-07-27T16:55:00Z" w16du:dateUtc="2026-07-27T15:55:00Z">
            <w:rPr>
              <w:rFonts w:ascii="Arial" w:hAnsi="Arial" w:cs="Arial"/>
              <w:sz w:val="24"/>
              <w:szCs w:val="24"/>
            </w:rPr>
          </w:rPrChange>
        </w:rPr>
        <w:t xml:space="preserve">ead counts were </w:t>
      </w:r>
      <w:r w:rsidR="00974BD7" w:rsidRPr="00B475D4">
        <w:rPr>
          <w:rFonts w:ascii="Arial" w:hAnsi="Arial" w:cs="Arial"/>
          <w:sz w:val="24"/>
          <w:szCs w:val="24"/>
          <w:lang w:val="en-GB"/>
          <w:rPrChange w:id="6115" w:author="Alexandre Miguel Kaizeler Guedes Da Silva Afonso" w:date="2026-07-27T16:55:00Z" w16du:dateUtc="2026-07-27T15:55:00Z">
            <w:rPr>
              <w:rFonts w:ascii="Arial" w:hAnsi="Arial" w:cs="Arial"/>
              <w:sz w:val="24"/>
              <w:szCs w:val="24"/>
            </w:rPr>
          </w:rPrChange>
        </w:rPr>
        <w:t xml:space="preserve">first </w:t>
      </w:r>
      <w:r w:rsidR="00E57FF5" w:rsidRPr="00B475D4">
        <w:rPr>
          <w:rFonts w:ascii="Arial" w:hAnsi="Arial" w:cs="Arial"/>
          <w:sz w:val="24"/>
          <w:szCs w:val="24"/>
          <w:lang w:val="en-GB"/>
          <w:rPrChange w:id="6116" w:author="Alexandre Miguel Kaizeler Guedes Da Silva Afonso" w:date="2026-07-27T16:55:00Z" w16du:dateUtc="2026-07-27T15:55:00Z">
            <w:rPr>
              <w:rFonts w:ascii="Arial" w:hAnsi="Arial" w:cs="Arial"/>
              <w:sz w:val="24"/>
              <w:szCs w:val="24"/>
            </w:rPr>
          </w:rPrChange>
        </w:rPr>
        <w:t>normali</w:t>
      </w:r>
      <w:r w:rsidR="000A2F31" w:rsidRPr="00B475D4">
        <w:rPr>
          <w:rFonts w:ascii="Arial" w:hAnsi="Arial" w:cs="Arial"/>
          <w:sz w:val="24"/>
          <w:szCs w:val="24"/>
          <w:lang w:val="en-GB"/>
          <w:rPrChange w:id="6117" w:author="Alexandre Miguel Kaizeler Guedes Da Silva Afonso" w:date="2026-07-27T16:55:00Z" w16du:dateUtc="2026-07-27T15:55:00Z">
            <w:rPr>
              <w:rFonts w:ascii="Arial" w:hAnsi="Arial" w:cs="Arial"/>
              <w:sz w:val="24"/>
              <w:szCs w:val="24"/>
            </w:rPr>
          </w:rPrChange>
        </w:rPr>
        <w:t>z</w:t>
      </w:r>
      <w:r w:rsidR="00E57FF5" w:rsidRPr="00B475D4">
        <w:rPr>
          <w:rFonts w:ascii="Arial" w:hAnsi="Arial" w:cs="Arial"/>
          <w:sz w:val="24"/>
          <w:szCs w:val="24"/>
          <w:lang w:val="en-GB"/>
          <w:rPrChange w:id="6118" w:author="Alexandre Miguel Kaizeler Guedes Da Silva Afonso" w:date="2026-07-27T16:55:00Z" w16du:dateUtc="2026-07-27T15:55:00Z">
            <w:rPr>
              <w:rFonts w:ascii="Arial" w:hAnsi="Arial" w:cs="Arial"/>
              <w:sz w:val="24"/>
              <w:szCs w:val="24"/>
            </w:rPr>
          </w:rPrChange>
        </w:rPr>
        <w:t xml:space="preserve">ed to </w:t>
      </w:r>
      <w:r w:rsidR="00210459" w:rsidRPr="00B475D4">
        <w:rPr>
          <w:rFonts w:ascii="Arial" w:hAnsi="Arial" w:cs="Arial"/>
          <w:sz w:val="24"/>
          <w:szCs w:val="24"/>
          <w:lang w:val="en-GB"/>
          <w:rPrChange w:id="6119" w:author="Alexandre Miguel Kaizeler Guedes Da Silva Afonso" w:date="2026-07-27T16:55:00Z" w16du:dateUtc="2026-07-27T15:55:00Z">
            <w:rPr>
              <w:rFonts w:ascii="Arial" w:hAnsi="Arial" w:cs="Arial"/>
              <w:sz w:val="24"/>
              <w:szCs w:val="24"/>
            </w:rPr>
          </w:rPrChange>
        </w:rPr>
        <w:t>Transcripts Per Million (</w:t>
      </w:r>
      <w:r w:rsidR="00633824" w:rsidRPr="00B475D4">
        <w:rPr>
          <w:rFonts w:ascii="Arial" w:hAnsi="Arial" w:cs="Arial"/>
          <w:sz w:val="24"/>
          <w:szCs w:val="24"/>
          <w:lang w:val="en-GB"/>
          <w:rPrChange w:id="6120" w:author="Alexandre Miguel Kaizeler Guedes Da Silva Afonso" w:date="2026-07-27T16:55:00Z" w16du:dateUtc="2026-07-27T15:55:00Z">
            <w:rPr>
              <w:rFonts w:ascii="Arial" w:hAnsi="Arial" w:cs="Arial"/>
              <w:sz w:val="24"/>
              <w:szCs w:val="24"/>
            </w:rPr>
          </w:rPrChange>
        </w:rPr>
        <w:t>TPM</w:t>
      </w:r>
      <w:r w:rsidR="00210459" w:rsidRPr="00B475D4">
        <w:rPr>
          <w:rFonts w:ascii="Arial" w:hAnsi="Arial" w:cs="Arial"/>
          <w:sz w:val="24"/>
          <w:szCs w:val="24"/>
          <w:lang w:val="en-GB"/>
          <w:rPrChange w:id="6121" w:author="Alexandre Miguel Kaizeler Guedes Da Silva Afonso" w:date="2026-07-27T16:55:00Z" w16du:dateUtc="2026-07-27T15:55:00Z">
            <w:rPr>
              <w:rFonts w:ascii="Arial" w:hAnsi="Arial" w:cs="Arial"/>
              <w:sz w:val="24"/>
              <w:szCs w:val="24"/>
            </w:rPr>
          </w:rPrChange>
        </w:rPr>
        <w:t>)</w:t>
      </w:r>
      <w:r w:rsidR="00974BD7" w:rsidRPr="00B475D4">
        <w:rPr>
          <w:rFonts w:ascii="Arial" w:hAnsi="Arial" w:cs="Arial"/>
          <w:sz w:val="24"/>
          <w:szCs w:val="24"/>
          <w:lang w:val="en-GB"/>
          <w:rPrChange w:id="6122" w:author="Alexandre Miguel Kaizeler Guedes Da Silva Afonso" w:date="2026-07-27T16:55:00Z" w16du:dateUtc="2026-07-27T15:55:00Z">
            <w:rPr>
              <w:rFonts w:ascii="Arial" w:hAnsi="Arial" w:cs="Arial"/>
              <w:sz w:val="24"/>
              <w:szCs w:val="24"/>
            </w:rPr>
          </w:rPrChange>
        </w:rPr>
        <w:t xml:space="preserve">. </w:t>
      </w:r>
      <w:r w:rsidR="00E57FF5" w:rsidRPr="00B475D4">
        <w:rPr>
          <w:rFonts w:ascii="Arial" w:hAnsi="Arial" w:cs="Arial"/>
          <w:sz w:val="24"/>
          <w:szCs w:val="24"/>
          <w:lang w:val="en-GB"/>
          <w:rPrChange w:id="6123" w:author="Alexandre Miguel Kaizeler Guedes Da Silva Afonso" w:date="2026-07-27T16:55:00Z" w16du:dateUtc="2026-07-27T15:55:00Z">
            <w:rPr>
              <w:rFonts w:ascii="Arial" w:hAnsi="Arial" w:cs="Arial"/>
              <w:sz w:val="24"/>
              <w:szCs w:val="24"/>
            </w:rPr>
          </w:rPrChange>
        </w:rPr>
        <w:t>Canonical nucleotide sequences for each transcript were retrieved from ENSEMBL</w:t>
      </w:r>
      <w:r w:rsidR="00E57FF5" w:rsidRPr="00B475D4">
        <w:rPr>
          <w:rFonts w:ascii="Arial" w:hAnsi="Arial" w:cs="Arial"/>
          <w:sz w:val="24"/>
          <w:szCs w:val="24"/>
          <w:lang w:val="en-GB"/>
          <w:rPrChange w:id="6124"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125" w:author="Alexandre Miguel Kaizeler Guedes Da Silva Afonso" w:date="2026-07-27T16:55:00Z" w16du:dateUtc="2026-07-27T15:55:00Z">
            <w:rPr>
              <w:rFonts w:ascii="Arial" w:hAnsi="Arial" w:cs="Arial"/>
              <w:sz w:val="24"/>
              <w:szCs w:val="24"/>
            </w:rPr>
          </w:rPrChange>
        </w:rPr>
        <w:instrText xml:space="preserve"> ADDIN ZOTERO_ITEM CSL_CITATION {"citationID":"RMpM1gHz","properties":{"formattedCitation":"\\super 119\\nosupersub{}","plainCitation":"119","noteIndex":0},"citationItems":[{"id":"jCcWpdK2/yi5onhG6","uris":["http://zotero.org/users/local/q86rvdj2/items/9KCRDC56"],"itemData":{"id":71,"type":"article-journal","abstract":"Abstract\n            Ensembl (https://www.ensembl.org) is unique in its flexible infrastructure for access to genomic data and annotation. It has been designed to efficiently deliver annotation at scale for all eukaryotic life, and it also provides deep comprehensive annotation for key species. Genomes representing a greater diversity of species are increasingly being sequenced. In response, we have focussed our recent efforts on expediting the annotation of new assemblies. Here, we report the release of the greatest annual number of newly annotated genomes in the history of Ensembl via our dedicated Ensembl Rapid Release platform (http://rapid.ensembl.org). We have also developed a new method to generate comparative analyses at scale for these assemblies and, for the first time, we have annotated non-vertebrate eukaryotes. Meanwhile, we continually improve, extend and update the annotation for our high-value reference vertebrate genomes and report the details here. We have a range of specific software tools for specific tasks, such as the Ensembl Variant Effect Predictor (VEP) and the newly developed interface for the Variant Recoder. All Ensembl data, software and tools are freely available for download and are accessible programmatically.","container-title":"Nucleic Acids Research","DOI":"10.1093/nar/gkab1049","ISSN":"0305-1048, 1362-4962","issue":"D1","language":"en","license":"https://creativecommons.org/licenses/by/4.0/","page":"D988-D995","source":"DOI.org (Crossref)","title":"Ensembl 2022","volume":"50","author":[{"family":"Cunningham","given":"Fiona"},{"family":"Allen","given":"James E"},{"family":"Allen","given":"Jamie"},{"family":"Alvarez-Jarreta","given":"Jorge"},{"family":"Amode","given":"M Ridwan"},{"family":"Armean","given":"Irina M"},{"family":"Austine-Orimoloye","given":"Olanrewaju"},{"family":"Azov","given":"Andrey G"},{"family":"Barnes","given":"If"},{"family":"Bennett","given":"Ruth"},{"family":"Berry","given":"Andrew"},{"family":"Bhai","given":"Jyothish"},{"family":"Bignell","given":"Alexandra"},{"family":"Billis","given":"Konstantinos"},{"family":"Boddu","given":"Sanjay"},{"family":"Brooks","given":"Lucy"},{"family":"Charkhchi","given":"Mehrnaz"},{"family":"Cummins","given":"Carla"},{"family":"Da Rin Fioretto","given":"Luca"},{"family":"Davidson","given":"Claire"},{"family":"Dodiya","given":"Kamalkumar"},{"family":"Donaldson","given":"Sarah"},{"family":"El Houdaigui","given":"Bilal"},{"family":"El Naboulsi","given":"Tamara"},{"family":"Fatima","given":"Reham"},{"family":"Giron","given":"Carlos Garcia"},{"family":"Genez","given":"Thiago"},{"family":"Martinez","given":"Jose Gonzalez"},{"family":"Guijarro-Clarke","given":"Cristina"},{"family":"Gymer","given":"Arthur"},{"family":"Hardy","given":"Matthew"},{"family":"Hollis","given":"Zoe"},{"family":"Hourlier","given":"Thibaut"},{"family":"Hunt","given":"Toby"},{"family":"Juettemann","given":"Thomas"},{"family":"Kaikala","given":"Vinay"},{"family":"Kay","given":"Mike"},{"family":"Lavidas","given":"Ilias"},{"family":"Le","given":"Tuan"},{"family":"Lemos","given":"Diana"},{"family":"Marugán","given":"José Carlos"},{"family":"Mohanan","given":"Shamika"},{"family":"Mushtaq","given":"Aleena"},{"family":"Naven","given":"Marc"},{"family":"Ogeh","given":"Denye N"},{"family":"Parker","given":"Anne"},{"family":"Parton","given":"Andrew"},{"family":"Perry","given":"Malcolm"},{"family":"Piližota","given":"Ivana"},{"family":"Prosovetskaia","given":"Irina"},{"family":"Sakthivel","given":"Manoj Pandian"},{"family":"Salam","given":"Ahamed Imran Abdul"},{"family":"Schmitt","given":"Bianca M"},{"family":"Schuilenburg","given":"Helen"},{"family":"Sheppard","given":"Dan"},{"family":"Pérez-Silva","given":"José G"},{"family":"Stark","given":"William"},{"family":"Steed","given":"Emily"},{"family":"Sutinen","given":"Kyösti"},{"family":"Sukumaran","given":"Ranjit"},{"family":"Sumathipala","given":"Dulika"},{"family":"Suner","given":"Marie-Marthe"},{"family":"Szpak","given":"Michal"},{"family":"Thormann","given":"Anja"},{"family":"Tricomi","given":"Francesca Floriana"},{"family":"Urbina-Gómez","given":"David"},{"family":"Veidenberg","given":"Andres"},{"family":"Walsh","given":"Thomas A"},{"family":"Walts","given":"Brandon"},{"family":"Willhoft","given":"Natalie"},{"family":"Winterbottom","given":"Andrea"},{"family":"Wass","given":"Elizabeth"},{"family":"Chakiachvili","given":"Marc"},{"family":"Flint","given":"Bethany"},{"family":"Frankish","given":"Adam"},{"family":"Giorgetti","given":"Stefano"},{"family":"Haggerty","given":"Leanne"},{"family":"Hunt","given":"Sarah E"},{"family":"IIsley","given":"Garth R"},{"family":"Loveland","given":"Jane E"},{"family":"Martin","given":"Fergal J"},{"family":"Moore","given":"Benjamin"},{"family":"Mudge","given":"Jonathan M"},{"family":"Muffato","given":"Matthieu"},{"family":"Perry","given":"Emily"},{"family":"Ruffier","given":"Magali"},{"family":"Tate","given":"John"},{"family":"Thybert","given":"David"},{"family":"Trevanion","given":"Stephen J"},{"family":"Dyer","given":"Sarah"},{"family":"Harrison","given":"Peter W"},{"family":"Howe","given":"Kevin L"},{"family":"Yates","given":"Andrew D"},{"family":"Zerbino","given":"Daniel R"},{"family":"Flicek","given":"Paul"}],"issued":{"date-parts":[["2022",1,7]]}}}],"schema":"https://github.com/citation-style-language/schema/raw/master/csl-citation.json"} </w:instrText>
      </w:r>
      <w:r w:rsidR="00E57FF5" w:rsidRPr="00B475D4">
        <w:rPr>
          <w:rFonts w:ascii="Arial" w:hAnsi="Arial" w:cs="Arial"/>
          <w:sz w:val="24"/>
          <w:szCs w:val="24"/>
          <w:lang w:val="en-GB"/>
          <w:rPrChange w:id="6126"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127" w:author="Alexandre Miguel Kaizeler Guedes Da Silva Afonso" w:date="2026-07-27T16:55:00Z" w16du:dateUtc="2026-07-27T15:55:00Z">
            <w:rPr>
              <w:rFonts w:ascii="Arial" w:hAnsi="Arial" w:cs="Arial"/>
              <w:kern w:val="0"/>
              <w:sz w:val="24"/>
              <w:vertAlign w:val="superscript"/>
            </w:rPr>
          </w:rPrChange>
        </w:rPr>
        <w:t>119</w:t>
      </w:r>
      <w:r w:rsidR="00E57FF5" w:rsidRPr="00B475D4">
        <w:rPr>
          <w:rFonts w:ascii="Arial" w:hAnsi="Arial" w:cs="Arial"/>
          <w:sz w:val="24"/>
          <w:szCs w:val="24"/>
          <w:lang w:val="en-GB"/>
          <w:rPrChange w:id="6128" w:author="Alexandre Miguel Kaizeler Guedes Da Silva Afonso" w:date="2026-07-27T16:55:00Z" w16du:dateUtc="2026-07-27T15:55:00Z">
            <w:rPr>
              <w:rFonts w:ascii="Arial" w:hAnsi="Arial" w:cs="Arial"/>
              <w:sz w:val="24"/>
              <w:szCs w:val="24"/>
            </w:rPr>
          </w:rPrChange>
        </w:rPr>
        <w:fldChar w:fldCharType="end"/>
      </w:r>
      <w:r w:rsidR="00E57FF5" w:rsidRPr="00B475D4">
        <w:rPr>
          <w:rFonts w:ascii="Arial" w:hAnsi="Arial" w:cs="Arial"/>
          <w:sz w:val="24"/>
          <w:szCs w:val="24"/>
          <w:lang w:val="en-GB"/>
          <w:rPrChange w:id="6129" w:author="Alexandre Miguel Kaizeler Guedes Da Silva Afonso" w:date="2026-07-27T16:55:00Z" w16du:dateUtc="2026-07-27T15:55:00Z">
            <w:rPr>
              <w:rFonts w:ascii="Arial" w:hAnsi="Arial" w:cs="Arial"/>
              <w:sz w:val="24"/>
              <w:szCs w:val="24"/>
            </w:rPr>
          </w:rPrChange>
        </w:rPr>
        <w:t xml:space="preserve"> </w:t>
      </w:r>
      <w:r w:rsidR="005F725D" w:rsidRPr="00B475D4">
        <w:rPr>
          <w:rFonts w:ascii="Arial" w:hAnsi="Arial" w:cs="Arial"/>
          <w:sz w:val="24"/>
          <w:szCs w:val="24"/>
          <w:lang w:val="en-GB"/>
          <w:rPrChange w:id="6130" w:author="Alexandre Miguel Kaizeler Guedes Da Silva Afonso" w:date="2026-07-27T16:55:00Z" w16du:dateUtc="2026-07-27T15:55:00Z">
            <w:rPr>
              <w:rFonts w:ascii="Arial" w:hAnsi="Arial" w:cs="Arial"/>
              <w:sz w:val="24"/>
              <w:szCs w:val="24"/>
            </w:rPr>
          </w:rPrChange>
        </w:rPr>
        <w:t xml:space="preserve">to determine </w:t>
      </w:r>
      <w:r w:rsidR="00E57FF5" w:rsidRPr="00B475D4">
        <w:rPr>
          <w:rFonts w:ascii="Arial" w:hAnsi="Arial" w:cs="Arial"/>
          <w:sz w:val="24"/>
          <w:szCs w:val="24"/>
          <w:lang w:val="en-GB"/>
          <w:rPrChange w:id="6131" w:author="Alexandre Miguel Kaizeler Guedes Da Silva Afonso" w:date="2026-07-27T16:55:00Z" w16du:dateUtc="2026-07-27T15:55:00Z">
            <w:rPr>
              <w:rFonts w:ascii="Arial" w:hAnsi="Arial" w:cs="Arial"/>
              <w:sz w:val="24"/>
              <w:szCs w:val="24"/>
            </w:rPr>
          </w:rPrChange>
        </w:rPr>
        <w:t>nucleotide composition</w:t>
      </w:r>
      <w:r w:rsidR="00477417" w:rsidRPr="00B475D4">
        <w:rPr>
          <w:rFonts w:ascii="Arial" w:hAnsi="Arial" w:cs="Arial"/>
          <w:sz w:val="24"/>
          <w:szCs w:val="24"/>
          <w:lang w:val="en-GB"/>
          <w:rPrChange w:id="6132" w:author="Alexandre Miguel Kaizeler Guedes Da Silva Afonso" w:date="2026-07-27T16:55:00Z" w16du:dateUtc="2026-07-27T15:55:00Z">
            <w:rPr>
              <w:rFonts w:ascii="Arial" w:hAnsi="Arial" w:cs="Arial"/>
              <w:sz w:val="24"/>
              <w:szCs w:val="24"/>
            </w:rPr>
          </w:rPrChange>
        </w:rPr>
        <w:t xml:space="preserve"> and cal</w:t>
      </w:r>
      <w:r w:rsidR="00687578" w:rsidRPr="00B475D4">
        <w:rPr>
          <w:rFonts w:ascii="Arial" w:hAnsi="Arial" w:cs="Arial"/>
          <w:sz w:val="24"/>
          <w:szCs w:val="24"/>
          <w:lang w:val="en-GB"/>
          <w:rPrChange w:id="6133" w:author="Alexandre Miguel Kaizeler Guedes Da Silva Afonso" w:date="2026-07-27T16:55:00Z" w16du:dateUtc="2026-07-27T15:55:00Z">
            <w:rPr>
              <w:rFonts w:ascii="Arial" w:hAnsi="Arial" w:cs="Arial"/>
              <w:sz w:val="24"/>
              <w:szCs w:val="24"/>
            </w:rPr>
          </w:rPrChange>
        </w:rPr>
        <w:t>culate t</w:t>
      </w:r>
      <w:r w:rsidR="00E57FF5" w:rsidRPr="00B475D4">
        <w:rPr>
          <w:rFonts w:ascii="Arial" w:hAnsi="Arial" w:cs="Arial"/>
          <w:sz w:val="24"/>
          <w:szCs w:val="24"/>
          <w:lang w:val="en-GB"/>
          <w:rPrChange w:id="6134" w:author="Alexandre Miguel Kaizeler Guedes Da Silva Afonso" w:date="2026-07-27T16:55:00Z" w16du:dateUtc="2026-07-27T15:55:00Z">
            <w:rPr>
              <w:rFonts w:ascii="Arial" w:hAnsi="Arial" w:cs="Arial"/>
              <w:sz w:val="24"/>
              <w:szCs w:val="24"/>
            </w:rPr>
          </w:rPrChange>
        </w:rPr>
        <w:t xml:space="preserve">he molecular weight (MW) of each RNA </w:t>
      </w:r>
      <w:r w:rsidR="00D27D4A" w:rsidRPr="00B475D4">
        <w:rPr>
          <w:rFonts w:ascii="Arial" w:hAnsi="Arial" w:cs="Arial"/>
          <w:sz w:val="24"/>
          <w:szCs w:val="24"/>
          <w:lang w:val="en-GB"/>
          <w:rPrChange w:id="6135" w:author="Alexandre Miguel Kaizeler Guedes Da Silva Afonso" w:date="2026-07-27T16:55:00Z" w16du:dateUtc="2026-07-27T15:55:00Z">
            <w:rPr>
              <w:rFonts w:ascii="Arial" w:hAnsi="Arial" w:cs="Arial"/>
              <w:sz w:val="24"/>
              <w:szCs w:val="24"/>
            </w:rPr>
          </w:rPrChange>
        </w:rPr>
        <w:t>using</w:t>
      </w:r>
      <w:r w:rsidR="00E57FF5" w:rsidRPr="00B475D4">
        <w:rPr>
          <w:rFonts w:ascii="Arial" w:hAnsi="Arial" w:cs="Arial"/>
          <w:sz w:val="24"/>
          <w:szCs w:val="24"/>
          <w:lang w:val="en-GB"/>
          <w:rPrChange w:id="6136"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137" w:author="Alexandre Miguel Kaizeler Guedes Da Silva Afonso" w:date="2026-07-27T16:55:00Z" w16du:dateUtc="2026-07-27T15:55:00Z">
            <w:rPr>
              <w:rFonts w:ascii="Arial" w:hAnsi="Arial" w:cs="Arial"/>
              <w:sz w:val="24"/>
              <w:szCs w:val="24"/>
            </w:rPr>
          </w:rPrChange>
        </w:rPr>
        <w:instrText xml:space="preserve"> ADDIN ZOTERO_ITEM CSL_CITATION {"citationID":"YHOBWlLP","properties":{"formattedCitation":"\\super 130\\nosupersub{}","plainCitation":"130","noteIndex":0},"citationItems":[{"id":85,"uris":["http://zotero.org/users/local/q86rvdj2/items/3ZFTTHT6"],"itemData":{"id":85,"type":"document","title":"DNA and RNA Molecular Weights and Conversions","URL":"https://www.thermofisher.com/pt/en/home/references/ambion-tech-support/rna-tools-and-calculators/dna-and-rna-molecular-weights-and-conversions.html","author":[{"family":"Thermo Fisher","given":""}]}}],"schema":"https://github.com/citation-style-language/schema/raw/master/csl-citation.json"} </w:instrText>
      </w:r>
      <w:r w:rsidR="00E57FF5" w:rsidRPr="00B475D4">
        <w:rPr>
          <w:rFonts w:ascii="Arial" w:hAnsi="Arial" w:cs="Arial"/>
          <w:sz w:val="24"/>
          <w:szCs w:val="24"/>
          <w:lang w:val="en-GB"/>
          <w:rPrChange w:id="6138"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139" w:author="Alexandre Miguel Kaizeler Guedes Da Silva Afonso" w:date="2026-07-27T16:55:00Z" w16du:dateUtc="2026-07-27T15:55:00Z">
            <w:rPr>
              <w:rFonts w:ascii="Arial" w:hAnsi="Arial" w:cs="Arial"/>
              <w:kern w:val="0"/>
              <w:sz w:val="24"/>
              <w:vertAlign w:val="superscript"/>
            </w:rPr>
          </w:rPrChange>
        </w:rPr>
        <w:t>130</w:t>
      </w:r>
      <w:r w:rsidR="00E57FF5" w:rsidRPr="00B475D4">
        <w:rPr>
          <w:rFonts w:ascii="Arial" w:hAnsi="Arial" w:cs="Arial"/>
          <w:sz w:val="24"/>
          <w:szCs w:val="24"/>
          <w:lang w:val="en-GB"/>
          <w:rPrChange w:id="6140" w:author="Alexandre Miguel Kaizeler Guedes Da Silva Afonso" w:date="2026-07-27T16:55:00Z" w16du:dateUtc="2026-07-27T15:55:00Z">
            <w:rPr>
              <w:rFonts w:ascii="Arial" w:hAnsi="Arial" w:cs="Arial"/>
              <w:sz w:val="24"/>
              <w:szCs w:val="24"/>
            </w:rPr>
          </w:rPrChange>
        </w:rPr>
        <w:fldChar w:fldCharType="end"/>
      </w:r>
      <w:r w:rsidR="00E57FF5" w:rsidRPr="00B475D4">
        <w:rPr>
          <w:rFonts w:ascii="Arial" w:hAnsi="Arial" w:cs="Arial"/>
          <w:sz w:val="24"/>
          <w:szCs w:val="24"/>
          <w:lang w:val="en-GB"/>
          <w:rPrChange w:id="6141" w:author="Alexandre Miguel Kaizeler Guedes Da Silva Afonso" w:date="2026-07-27T16:55:00Z" w16du:dateUtc="2026-07-27T15:55:00Z">
            <w:rPr>
              <w:rFonts w:ascii="Arial" w:hAnsi="Arial" w:cs="Arial"/>
              <w:sz w:val="24"/>
              <w:szCs w:val="24"/>
            </w:rPr>
          </w:rPrChange>
        </w:rPr>
        <w:t>:</w:t>
      </w:r>
    </w:p>
    <w:p w14:paraId="54D58B09" w14:textId="1E88D5DD" w:rsidR="00E57FF5" w:rsidRPr="00B475D4" w:rsidRDefault="00E57FF5" w:rsidP="009A3A3C">
      <w:pPr>
        <w:jc w:val="center"/>
        <w:rPr>
          <w:rFonts w:ascii="Arial" w:hAnsi="Arial" w:cs="Arial"/>
          <w:sz w:val="24"/>
          <w:szCs w:val="24"/>
          <w:lang w:val="en-GB"/>
          <w:rPrChange w:id="614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143" w:author="Alexandre Miguel Kaizeler Guedes Da Silva Afonso" w:date="2026-07-27T16:55:00Z" w16du:dateUtc="2026-07-27T15:55:00Z">
            <w:rPr>
              <w:rFonts w:ascii="Arial" w:hAnsi="Arial" w:cs="Arial"/>
              <w:sz w:val="24"/>
              <w:szCs w:val="24"/>
            </w:rPr>
          </w:rPrChange>
        </w:rPr>
        <w:t>MW = (A × 329.2) + (U × 306.2) + (C × 305.2) + (G × 345.2) + 159 g/mol</w:t>
      </w:r>
      <w:r w:rsidR="00515FEB" w:rsidRPr="00B475D4">
        <w:rPr>
          <w:rFonts w:ascii="Arial" w:hAnsi="Arial" w:cs="Arial"/>
          <w:sz w:val="24"/>
          <w:szCs w:val="24"/>
          <w:lang w:val="en-GB"/>
          <w:rPrChange w:id="6144" w:author="Alexandre Miguel Kaizeler Guedes Da Silva Afonso" w:date="2026-07-27T16:55:00Z" w16du:dateUtc="2026-07-27T15:55:00Z">
            <w:rPr>
              <w:rFonts w:ascii="Arial" w:hAnsi="Arial" w:cs="Arial"/>
              <w:sz w:val="24"/>
              <w:szCs w:val="24"/>
            </w:rPr>
          </w:rPrChange>
        </w:rPr>
        <w:t xml:space="preserve"> </w:t>
      </w:r>
      <w:r w:rsidR="00515FEB" w:rsidRPr="00B475D4">
        <w:rPr>
          <w:rFonts w:ascii="Arial" w:hAnsi="Arial" w:cs="Arial"/>
          <w:i/>
          <w:iCs/>
          <w:sz w:val="24"/>
          <w:szCs w:val="24"/>
          <w:lang w:val="en-GB"/>
          <w:rPrChange w:id="6145" w:author="Alexandre Miguel Kaizeler Guedes Da Silva Afonso" w:date="2026-07-27T16:55:00Z" w16du:dateUtc="2026-07-27T15:55:00Z">
            <w:rPr>
              <w:rFonts w:ascii="Arial" w:hAnsi="Arial" w:cs="Arial"/>
              <w:i/>
              <w:iCs/>
              <w:sz w:val="24"/>
              <w:szCs w:val="24"/>
            </w:rPr>
          </w:rPrChange>
        </w:rPr>
        <w:t>(1)</w:t>
      </w:r>
    </w:p>
    <w:p w14:paraId="03C45B99" w14:textId="0D7BF149" w:rsidR="00F55896" w:rsidRPr="00B475D4" w:rsidRDefault="00E57FF5" w:rsidP="000F0F06">
      <w:pPr>
        <w:jc w:val="both"/>
        <w:rPr>
          <w:rFonts w:ascii="Arial" w:hAnsi="Arial" w:cs="Arial"/>
          <w:sz w:val="24"/>
          <w:szCs w:val="24"/>
          <w:lang w:val="en-GB"/>
          <w:rPrChange w:id="614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147" w:author="Alexandre Miguel Kaizeler Guedes Da Silva Afonso" w:date="2026-07-27T16:55:00Z" w16du:dateUtc="2026-07-27T15:55:00Z">
            <w:rPr>
              <w:rFonts w:ascii="Arial" w:hAnsi="Arial" w:cs="Arial"/>
              <w:sz w:val="24"/>
              <w:szCs w:val="24"/>
            </w:rPr>
          </w:rPrChange>
        </w:rPr>
        <w:t xml:space="preserve">To simulate </w:t>
      </w:r>
      <w:r w:rsidR="00F55896" w:rsidRPr="00B475D4">
        <w:rPr>
          <w:rFonts w:ascii="Arial" w:hAnsi="Arial" w:cs="Arial"/>
          <w:sz w:val="24"/>
          <w:szCs w:val="24"/>
          <w:lang w:val="en-GB"/>
          <w:rPrChange w:id="6148" w:author="Alexandre Miguel Kaizeler Guedes Da Silva Afonso" w:date="2026-07-27T16:55:00Z" w16du:dateUtc="2026-07-27T15:55:00Z">
            <w:rPr>
              <w:rFonts w:ascii="Arial" w:hAnsi="Arial" w:cs="Arial"/>
              <w:sz w:val="24"/>
              <w:szCs w:val="24"/>
            </w:rPr>
          </w:rPrChange>
        </w:rPr>
        <w:t xml:space="preserve">RNA </w:t>
      </w:r>
      <w:r w:rsidRPr="00B475D4">
        <w:rPr>
          <w:rFonts w:ascii="Arial" w:hAnsi="Arial" w:cs="Arial"/>
          <w:sz w:val="24"/>
          <w:szCs w:val="24"/>
          <w:lang w:val="en-GB"/>
          <w:rPrChange w:id="6149" w:author="Alexandre Miguel Kaizeler Guedes Da Silva Afonso" w:date="2026-07-27T16:55:00Z" w16du:dateUtc="2026-07-27T15:55:00Z">
            <w:rPr>
              <w:rFonts w:ascii="Arial" w:hAnsi="Arial" w:cs="Arial"/>
              <w:sz w:val="24"/>
              <w:szCs w:val="24"/>
            </w:rPr>
          </w:rPrChange>
        </w:rPr>
        <w:t xml:space="preserve">sedimentation during centrifugation, we </w:t>
      </w:r>
      <w:r w:rsidR="00F55896" w:rsidRPr="00B475D4">
        <w:rPr>
          <w:rFonts w:ascii="Arial" w:hAnsi="Arial" w:cs="Arial"/>
          <w:sz w:val="24"/>
          <w:szCs w:val="24"/>
          <w:lang w:val="en-GB"/>
          <w:rPrChange w:id="6150" w:author="Alexandre Miguel Kaizeler Guedes Da Silva Afonso" w:date="2026-07-27T16:55:00Z" w16du:dateUtc="2026-07-27T15:55:00Z">
            <w:rPr>
              <w:rFonts w:ascii="Arial" w:hAnsi="Arial" w:cs="Arial"/>
              <w:sz w:val="24"/>
              <w:szCs w:val="24"/>
            </w:rPr>
          </w:rPrChange>
        </w:rPr>
        <w:t xml:space="preserve">applied </w:t>
      </w:r>
      <w:r w:rsidRPr="00B475D4">
        <w:rPr>
          <w:rFonts w:ascii="Arial" w:hAnsi="Arial" w:cs="Arial"/>
          <w:sz w:val="24"/>
          <w:szCs w:val="24"/>
          <w:lang w:val="en-GB"/>
          <w:rPrChange w:id="6151" w:author="Alexandre Miguel Kaizeler Guedes Da Silva Afonso" w:date="2026-07-27T16:55:00Z" w16du:dateUtc="2026-07-27T15:55:00Z">
            <w:rPr>
              <w:rFonts w:ascii="Arial" w:hAnsi="Arial" w:cs="Arial"/>
              <w:sz w:val="24"/>
              <w:szCs w:val="24"/>
            </w:rPr>
          </w:rPrChange>
        </w:rPr>
        <w:t>a simplified particle sedimentation</w:t>
      </w:r>
      <w:r w:rsidR="000F0F06" w:rsidRPr="00B475D4">
        <w:rPr>
          <w:rFonts w:ascii="Arial" w:hAnsi="Arial" w:cs="Arial"/>
          <w:sz w:val="24"/>
          <w:szCs w:val="24"/>
          <w:lang w:val="en-GB"/>
          <w:rPrChange w:id="6152" w:author="Alexandre Miguel Kaizeler Guedes Da Silva Afonso" w:date="2026-07-27T16:55:00Z" w16du:dateUtc="2026-07-27T15:55:00Z">
            <w:rPr>
              <w:rFonts w:ascii="Arial" w:hAnsi="Arial" w:cs="Arial"/>
              <w:sz w:val="24"/>
              <w:szCs w:val="24"/>
            </w:rPr>
          </w:rPrChange>
        </w:rPr>
        <w:t xml:space="preserve"> model</w:t>
      </w:r>
      <w:r w:rsidR="000F52A9" w:rsidRPr="00B475D4">
        <w:rPr>
          <w:rFonts w:ascii="Arial" w:hAnsi="Arial" w:cs="Arial"/>
          <w:sz w:val="24"/>
          <w:szCs w:val="24"/>
          <w:lang w:val="en-GB"/>
          <w:rPrChange w:id="6153"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154" w:author="Alexandre Miguel Kaizeler Guedes Da Silva Afonso" w:date="2026-07-27T16:55:00Z" w16du:dateUtc="2026-07-27T15:55:00Z">
            <w:rPr>
              <w:rFonts w:ascii="Arial" w:hAnsi="Arial" w:cs="Arial"/>
              <w:sz w:val="24"/>
              <w:szCs w:val="24"/>
            </w:rPr>
          </w:rPrChange>
        </w:rPr>
        <w:instrText xml:space="preserve"> ADDIN ZOTERO_ITEM CSL_CITATION {"citationID":"iIyQysjz","properties":{"formattedCitation":"\\super 131\\nosupersub{}","plainCitation":"131","noteIndex":0},"citationItems":[{"id":170,"uris":["http://zotero.org/users/local/q86rvdj2/items/W5LIRSN5"],"itemData":{"id":170,"type":"article-journal","title":"The ultracentrifuge.","author":[{"family":"Svedberg","given":"Theodor"},{"family":"Pedersen","given":"Kai Oluf"}],"issued":{"date-parts":[["1940"]]}}}],"schema":"https://github.com/citation-style-language/schema/raw/master/csl-citation.json"} </w:instrText>
      </w:r>
      <w:r w:rsidR="000F52A9" w:rsidRPr="00B475D4">
        <w:rPr>
          <w:rFonts w:ascii="Arial" w:hAnsi="Arial" w:cs="Arial"/>
          <w:sz w:val="24"/>
          <w:szCs w:val="24"/>
          <w:lang w:val="en-GB"/>
          <w:rPrChange w:id="6155"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156" w:author="Alexandre Miguel Kaizeler Guedes Da Silva Afonso" w:date="2026-07-27T16:55:00Z" w16du:dateUtc="2026-07-27T15:55:00Z">
            <w:rPr>
              <w:rFonts w:ascii="Arial" w:hAnsi="Arial" w:cs="Arial"/>
              <w:kern w:val="0"/>
              <w:sz w:val="24"/>
              <w:vertAlign w:val="superscript"/>
            </w:rPr>
          </w:rPrChange>
        </w:rPr>
        <w:t>131</w:t>
      </w:r>
      <w:r w:rsidR="000F52A9" w:rsidRPr="00B475D4">
        <w:rPr>
          <w:rFonts w:ascii="Arial" w:hAnsi="Arial" w:cs="Arial"/>
          <w:sz w:val="24"/>
          <w:szCs w:val="24"/>
          <w:lang w:val="en-GB"/>
          <w:rPrChange w:id="6157"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6158" w:author="Alexandre Miguel Kaizeler Guedes Da Silva Afonso" w:date="2026-07-27T16:55:00Z" w16du:dateUtc="2026-07-27T15:55:00Z">
            <w:rPr>
              <w:rFonts w:ascii="Arial" w:hAnsi="Arial" w:cs="Arial"/>
              <w:sz w:val="24"/>
              <w:szCs w:val="24"/>
            </w:rPr>
          </w:rPrChange>
        </w:rPr>
        <w:t>:</w:t>
      </w:r>
      <w:r w:rsidR="000F0F06" w:rsidRPr="00B475D4">
        <w:rPr>
          <w:rFonts w:ascii="Arial" w:hAnsi="Arial" w:cs="Arial"/>
          <w:sz w:val="24"/>
          <w:szCs w:val="24"/>
          <w:lang w:val="en-GB"/>
          <w:rPrChange w:id="6159" w:author="Alexandre Miguel Kaizeler Guedes Da Silva Afonso" w:date="2026-07-27T16:55:00Z" w16du:dateUtc="2026-07-27T15:55:00Z">
            <w:rPr>
              <w:rFonts w:ascii="Arial" w:hAnsi="Arial" w:cs="Arial"/>
              <w:sz w:val="24"/>
              <w:szCs w:val="24"/>
            </w:rPr>
          </w:rPrChange>
        </w:rPr>
        <w:t xml:space="preserve"> </w:t>
      </w:r>
    </w:p>
    <w:p w14:paraId="074D7D39" w14:textId="24F93232" w:rsidR="00E57FF5" w:rsidRPr="00B475D4" w:rsidRDefault="00E57FF5" w:rsidP="009A3A3C">
      <w:pPr>
        <w:jc w:val="center"/>
        <w:rPr>
          <w:rFonts w:ascii="Arial" w:hAnsi="Arial" w:cs="Arial"/>
          <w:sz w:val="24"/>
          <w:szCs w:val="24"/>
          <w:lang w:val="en-GB"/>
          <w:rPrChange w:id="616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161" w:author="Alexandre Miguel Kaizeler Guedes Da Silva Afonso" w:date="2026-07-27T16:55:00Z" w16du:dateUtc="2026-07-27T15:55:00Z">
            <w:rPr>
              <w:rFonts w:ascii="Arial" w:hAnsi="Arial" w:cs="Arial"/>
              <w:sz w:val="24"/>
              <w:szCs w:val="24"/>
            </w:rPr>
          </w:rPrChange>
        </w:rPr>
        <w:t>Distance = Sedimentation Coefficient × Acceleration × Time</w:t>
      </w:r>
      <w:r w:rsidR="000F52A9" w:rsidRPr="00B475D4">
        <w:rPr>
          <w:rFonts w:ascii="Arial" w:hAnsi="Arial" w:cs="Arial"/>
          <w:sz w:val="24"/>
          <w:szCs w:val="24"/>
          <w:lang w:val="en-GB"/>
          <w:rPrChange w:id="6162" w:author="Alexandre Miguel Kaizeler Guedes Da Silva Afonso" w:date="2026-07-27T16:55:00Z" w16du:dateUtc="2026-07-27T15:55:00Z">
            <w:rPr>
              <w:rFonts w:ascii="Arial" w:hAnsi="Arial" w:cs="Arial"/>
              <w:sz w:val="24"/>
              <w:szCs w:val="24"/>
            </w:rPr>
          </w:rPrChange>
        </w:rPr>
        <w:t xml:space="preserve"> </w:t>
      </w:r>
      <w:r w:rsidR="000F52A9" w:rsidRPr="00B475D4">
        <w:rPr>
          <w:rFonts w:ascii="Arial" w:hAnsi="Arial" w:cs="Arial"/>
          <w:i/>
          <w:iCs/>
          <w:sz w:val="24"/>
          <w:szCs w:val="24"/>
          <w:lang w:val="en-GB"/>
          <w:rPrChange w:id="6163" w:author="Alexandre Miguel Kaizeler Guedes Da Silva Afonso" w:date="2026-07-27T16:55:00Z" w16du:dateUtc="2026-07-27T15:55:00Z">
            <w:rPr>
              <w:rFonts w:ascii="Arial" w:hAnsi="Arial" w:cs="Arial"/>
              <w:i/>
              <w:iCs/>
              <w:sz w:val="24"/>
              <w:szCs w:val="24"/>
            </w:rPr>
          </w:rPrChange>
        </w:rPr>
        <w:t>(2)</w:t>
      </w:r>
    </w:p>
    <w:p w14:paraId="0B845C3E" w14:textId="0F9ABF61" w:rsidR="005776C0" w:rsidRPr="00B475D4" w:rsidRDefault="00E57FF5" w:rsidP="00EF71D2">
      <w:pPr>
        <w:jc w:val="both"/>
        <w:rPr>
          <w:rFonts w:ascii="Arial" w:hAnsi="Arial" w:cs="Arial"/>
          <w:i/>
          <w:iCs/>
          <w:sz w:val="20"/>
          <w:szCs w:val="20"/>
          <w:lang w:val="en-GB"/>
          <w:rPrChange w:id="6164" w:author="Alexandre Miguel Kaizeler Guedes Da Silva Afonso" w:date="2026-07-27T16:55:00Z" w16du:dateUtc="2026-07-27T15:55:00Z">
            <w:rPr>
              <w:rFonts w:ascii="Arial" w:hAnsi="Arial" w:cs="Arial"/>
              <w:i/>
              <w:iCs/>
              <w:sz w:val="20"/>
              <w:szCs w:val="20"/>
            </w:rPr>
          </w:rPrChange>
        </w:rPr>
      </w:pPr>
      <w:r w:rsidRPr="00B475D4">
        <w:rPr>
          <w:rFonts w:ascii="Arial" w:hAnsi="Arial" w:cs="Arial"/>
          <w:sz w:val="24"/>
          <w:szCs w:val="24"/>
          <w:lang w:val="en-GB"/>
          <w:rPrChange w:id="6165" w:author="Alexandre Miguel Kaizeler Guedes Da Silva Afonso" w:date="2026-07-27T16:55:00Z" w16du:dateUtc="2026-07-27T15:55:00Z">
            <w:rPr>
              <w:rFonts w:ascii="Arial" w:hAnsi="Arial" w:cs="Arial"/>
              <w:sz w:val="24"/>
              <w:szCs w:val="24"/>
            </w:rPr>
          </w:rPrChange>
        </w:rPr>
        <w:t xml:space="preserve">Since precise sedimentation coefficients depend on </w:t>
      </w:r>
      <w:r w:rsidR="005776C0" w:rsidRPr="00B475D4">
        <w:rPr>
          <w:rFonts w:ascii="Arial" w:hAnsi="Arial" w:cs="Arial"/>
          <w:sz w:val="24"/>
          <w:szCs w:val="24"/>
          <w:lang w:val="en-GB"/>
          <w:rPrChange w:id="6166" w:author="Alexandre Miguel Kaizeler Guedes Da Silva Afonso" w:date="2026-07-27T16:55:00Z" w16du:dateUtc="2026-07-27T15:55:00Z">
            <w:rPr>
              <w:rFonts w:ascii="Arial" w:hAnsi="Arial" w:cs="Arial"/>
              <w:sz w:val="24"/>
              <w:szCs w:val="24"/>
            </w:rPr>
          </w:rPrChange>
        </w:rPr>
        <w:t xml:space="preserve">transcript-specific features </w:t>
      </w:r>
      <w:r w:rsidRPr="00B475D4">
        <w:rPr>
          <w:rFonts w:ascii="Arial" w:hAnsi="Arial" w:cs="Arial"/>
          <w:sz w:val="24"/>
          <w:szCs w:val="24"/>
          <w:lang w:val="en-GB"/>
          <w:rPrChange w:id="6167" w:author="Alexandre Miguel Kaizeler Guedes Da Silva Afonso" w:date="2026-07-27T16:55:00Z" w16du:dateUtc="2026-07-27T15:55:00Z">
            <w:rPr>
              <w:rFonts w:ascii="Arial" w:hAnsi="Arial" w:cs="Arial"/>
              <w:sz w:val="24"/>
              <w:szCs w:val="24"/>
            </w:rPr>
          </w:rPrChange>
        </w:rPr>
        <w:t>(</w:t>
      </w:r>
      <w:r w:rsidRPr="00B475D4">
        <w:rPr>
          <w:rFonts w:ascii="Arial" w:hAnsi="Arial" w:cs="Arial"/>
          <w:i/>
          <w:iCs/>
          <w:sz w:val="24"/>
          <w:szCs w:val="24"/>
          <w:lang w:val="en-GB"/>
          <w:rPrChange w:id="6168" w:author="Alexandre Miguel Kaizeler Guedes Da Silva Afonso" w:date="2026-07-27T16:55:00Z" w16du:dateUtc="2026-07-27T15:55:00Z">
            <w:rPr>
              <w:rFonts w:ascii="Arial" w:hAnsi="Arial" w:cs="Arial"/>
              <w:i/>
              <w:iCs/>
              <w:sz w:val="24"/>
              <w:szCs w:val="24"/>
            </w:rPr>
          </w:rPrChange>
        </w:rPr>
        <w:t>e.g.</w:t>
      </w:r>
      <w:r w:rsidRPr="00B475D4">
        <w:rPr>
          <w:rFonts w:ascii="Arial" w:hAnsi="Arial" w:cs="Arial"/>
          <w:sz w:val="24"/>
          <w:szCs w:val="24"/>
          <w:lang w:val="en-GB"/>
          <w:rPrChange w:id="6169" w:author="Alexandre Miguel Kaizeler Guedes Da Silva Afonso" w:date="2026-07-27T16:55:00Z" w16du:dateUtc="2026-07-27T15:55:00Z">
            <w:rPr>
              <w:rFonts w:ascii="Arial" w:hAnsi="Arial" w:cs="Arial"/>
              <w:sz w:val="24"/>
              <w:szCs w:val="24"/>
            </w:rPr>
          </w:rPrChange>
        </w:rPr>
        <w:t xml:space="preserve">, shape, folding, and hydration), we </w:t>
      </w:r>
      <w:r w:rsidR="005776C0" w:rsidRPr="00B475D4">
        <w:rPr>
          <w:rFonts w:ascii="Arial" w:hAnsi="Arial" w:cs="Arial"/>
          <w:sz w:val="24"/>
          <w:szCs w:val="24"/>
          <w:lang w:val="en-GB"/>
          <w:rPrChange w:id="6170" w:author="Alexandre Miguel Kaizeler Guedes Da Silva Afonso" w:date="2026-07-27T16:55:00Z" w16du:dateUtc="2026-07-27T15:55:00Z">
            <w:rPr>
              <w:rFonts w:ascii="Arial" w:hAnsi="Arial" w:cs="Arial"/>
              <w:sz w:val="24"/>
              <w:szCs w:val="24"/>
            </w:rPr>
          </w:rPrChange>
        </w:rPr>
        <w:t xml:space="preserve">used </w:t>
      </w:r>
      <w:r w:rsidRPr="00B475D4">
        <w:rPr>
          <w:rFonts w:ascii="Arial" w:hAnsi="Arial" w:cs="Arial"/>
          <w:sz w:val="24"/>
          <w:szCs w:val="24"/>
          <w:lang w:val="en-GB"/>
          <w:rPrChange w:id="6171" w:author="Alexandre Miguel Kaizeler Guedes Da Silva Afonso" w:date="2026-07-27T16:55:00Z" w16du:dateUtc="2026-07-27T15:55:00Z">
            <w:rPr>
              <w:rFonts w:ascii="Arial" w:hAnsi="Arial" w:cs="Arial"/>
              <w:sz w:val="24"/>
              <w:szCs w:val="24"/>
            </w:rPr>
          </w:rPrChange>
        </w:rPr>
        <w:t>a heuristic approximation</w:t>
      </w:r>
      <w:r w:rsidR="00B20BF3" w:rsidRPr="00B475D4">
        <w:rPr>
          <w:rFonts w:ascii="Arial" w:hAnsi="Arial" w:cs="Arial"/>
          <w:sz w:val="24"/>
          <w:szCs w:val="24"/>
          <w:lang w:val="en-GB"/>
          <w:rPrChange w:id="6172"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173" w:author="Alexandre Miguel Kaizeler Guedes Da Silva Afonso" w:date="2026-07-27T16:55:00Z" w16du:dateUtc="2026-07-27T15:55:00Z">
            <w:rPr>
              <w:rFonts w:ascii="Arial" w:hAnsi="Arial" w:cs="Arial"/>
              <w:sz w:val="24"/>
              <w:szCs w:val="24"/>
            </w:rPr>
          </w:rPrChange>
        </w:rPr>
        <w:instrText xml:space="preserve"> ADDIN ZOTERO_ITEM CSL_CITATION {"citationID":"IjqDOmLv","properties":{"formattedCitation":"\\super 132\\nosupersub{}","plainCitation":"132","noteIndex":0},"citationItems":[{"id":"jCcWpdK2/AmlYmEqt","uris":["http://zotero.org/users/local/q86rvdj2/items/G5M8ZFPK"],"itemData":{"id":86,"type":"article-journal","container-title":"Chemosphere","DOI":"10.1016/j.chemosphere.2014.07.013","ISSN":"00456535","journalAbbreviation":"Chemosphere","language":"en","page":"498-503","source":"DOI.org (Crossref)","title":"Effects of molecular weight on the diffusion coefficient of aquatic dissolved organic matter and humic substances","volume":"119","author":[{"family":"Balch","given":"J."},{"family":"Guéguen","given":"C."}],"issued":{"date-parts":[["2015",1]]}}}],"schema":"https://github.com/citation-style-language/schema/raw/master/csl-citation.json"} </w:instrText>
      </w:r>
      <w:r w:rsidR="00B20BF3" w:rsidRPr="00B475D4">
        <w:rPr>
          <w:rFonts w:ascii="Arial" w:hAnsi="Arial" w:cs="Arial"/>
          <w:sz w:val="24"/>
          <w:szCs w:val="24"/>
          <w:lang w:val="en-GB"/>
          <w:rPrChange w:id="6174"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175" w:author="Alexandre Miguel Kaizeler Guedes Da Silva Afonso" w:date="2026-07-27T16:55:00Z" w16du:dateUtc="2026-07-27T15:55:00Z">
            <w:rPr>
              <w:rFonts w:ascii="Arial" w:hAnsi="Arial" w:cs="Arial"/>
              <w:kern w:val="0"/>
              <w:sz w:val="24"/>
              <w:vertAlign w:val="superscript"/>
            </w:rPr>
          </w:rPrChange>
        </w:rPr>
        <w:t>132</w:t>
      </w:r>
      <w:r w:rsidR="00B20BF3" w:rsidRPr="00B475D4">
        <w:rPr>
          <w:rFonts w:ascii="Arial" w:hAnsi="Arial" w:cs="Arial"/>
          <w:sz w:val="24"/>
          <w:szCs w:val="24"/>
          <w:lang w:val="en-GB"/>
          <w:rPrChange w:id="6176" w:author="Alexandre Miguel Kaizeler Guedes Da Silva Afonso" w:date="2026-07-27T16:55:00Z" w16du:dateUtc="2026-07-27T15:55:00Z">
            <w:rPr>
              <w:rFonts w:ascii="Arial" w:hAnsi="Arial" w:cs="Arial"/>
              <w:sz w:val="24"/>
              <w:szCs w:val="24"/>
            </w:rPr>
          </w:rPrChange>
        </w:rPr>
        <w:fldChar w:fldCharType="end"/>
      </w:r>
      <w:r w:rsidR="005776C0" w:rsidRPr="00B475D4">
        <w:rPr>
          <w:rFonts w:ascii="Arial" w:hAnsi="Arial" w:cs="Arial"/>
          <w:sz w:val="24"/>
          <w:szCs w:val="24"/>
          <w:lang w:val="en-GB"/>
          <w:rPrChange w:id="6177" w:author="Alexandre Miguel Kaizeler Guedes Da Silva Afonso" w:date="2026-07-27T16:55:00Z" w16du:dateUtc="2026-07-27T15:55:00Z">
            <w:rPr>
              <w:rFonts w:ascii="Arial" w:hAnsi="Arial" w:cs="Arial"/>
              <w:sz w:val="24"/>
              <w:szCs w:val="24"/>
            </w:rPr>
          </w:rPrChange>
        </w:rPr>
        <w:t xml:space="preserve"> assuming spherical </w:t>
      </w:r>
      <w:r w:rsidR="00EF71D2" w:rsidRPr="00B475D4">
        <w:rPr>
          <w:rFonts w:ascii="Arial" w:hAnsi="Arial" w:cs="Arial"/>
          <w:sz w:val="24"/>
          <w:szCs w:val="24"/>
          <w:lang w:val="en-GB"/>
          <w:rPrChange w:id="6178" w:author="Alexandre Miguel Kaizeler Guedes Da Silva Afonso" w:date="2026-07-27T16:55:00Z" w16du:dateUtc="2026-07-27T15:55:00Z">
            <w:rPr>
              <w:rFonts w:ascii="Arial" w:hAnsi="Arial" w:cs="Arial"/>
              <w:sz w:val="24"/>
              <w:szCs w:val="24"/>
            </w:rPr>
          </w:rPrChange>
        </w:rPr>
        <w:t xml:space="preserve">RNA </w:t>
      </w:r>
      <w:r w:rsidR="005776C0" w:rsidRPr="00B475D4">
        <w:rPr>
          <w:rFonts w:ascii="Arial" w:hAnsi="Arial" w:cs="Arial"/>
          <w:sz w:val="24"/>
          <w:szCs w:val="24"/>
          <w:lang w:val="en-GB"/>
          <w:rPrChange w:id="6179" w:author="Alexandre Miguel Kaizeler Guedes Da Silva Afonso" w:date="2026-07-27T16:55:00Z" w16du:dateUtc="2026-07-27T15:55:00Z">
            <w:rPr>
              <w:rFonts w:ascii="Arial" w:hAnsi="Arial" w:cs="Arial"/>
              <w:sz w:val="24"/>
              <w:szCs w:val="24"/>
            </w:rPr>
          </w:rPrChange>
        </w:rPr>
        <w:t>behavior</w:t>
      </w:r>
      <w:r w:rsidR="008C37C7" w:rsidRPr="00B475D4">
        <w:rPr>
          <w:rFonts w:ascii="Arial" w:hAnsi="Arial" w:cs="Arial"/>
          <w:sz w:val="24"/>
          <w:szCs w:val="24"/>
          <w:lang w:val="en-GB"/>
          <w:rPrChange w:id="6180" w:author="Alexandre Miguel Kaizeler Guedes Da Silva Afonso" w:date="2026-07-27T16:55:00Z" w16du:dateUtc="2026-07-27T15:55:00Z">
            <w:rPr>
              <w:rFonts w:ascii="Arial" w:hAnsi="Arial" w:cs="Arial"/>
              <w:sz w:val="24"/>
              <w:szCs w:val="24"/>
            </w:rPr>
          </w:rPrChange>
        </w:rPr>
        <w:t xml:space="preserve"> and </w:t>
      </w:r>
      <w:r w:rsidRPr="00B475D4">
        <w:rPr>
          <w:rFonts w:ascii="Arial" w:hAnsi="Arial" w:cs="Arial"/>
          <w:sz w:val="24"/>
          <w:szCs w:val="24"/>
          <w:lang w:val="en-GB"/>
          <w:rPrChange w:id="6181" w:author="Alexandre Miguel Kaizeler Guedes Da Silva Afonso" w:date="2026-07-27T16:55:00Z" w16du:dateUtc="2026-07-27T15:55:00Z">
            <w:rPr>
              <w:rFonts w:ascii="Arial" w:hAnsi="Arial" w:cs="Arial"/>
              <w:sz w:val="24"/>
              <w:szCs w:val="24"/>
            </w:rPr>
          </w:rPrChange>
        </w:rPr>
        <w:t>sedimentation coefficient</w:t>
      </w:r>
      <w:r w:rsidR="008C37C7" w:rsidRPr="00B475D4">
        <w:rPr>
          <w:rFonts w:ascii="Arial" w:hAnsi="Arial" w:cs="Arial"/>
          <w:sz w:val="24"/>
          <w:szCs w:val="24"/>
          <w:lang w:val="en-GB"/>
          <w:rPrChange w:id="6182" w:author="Alexandre Miguel Kaizeler Guedes Da Silva Afonso" w:date="2026-07-27T16:55:00Z" w16du:dateUtc="2026-07-27T15:55:00Z">
            <w:rPr>
              <w:rFonts w:ascii="Arial" w:hAnsi="Arial" w:cs="Arial"/>
              <w:sz w:val="24"/>
              <w:szCs w:val="24"/>
            </w:rPr>
          </w:rPrChange>
        </w:rPr>
        <w:t>s</w:t>
      </w:r>
      <w:r w:rsidRPr="00B475D4">
        <w:rPr>
          <w:rFonts w:ascii="Arial" w:hAnsi="Arial" w:cs="Arial"/>
          <w:sz w:val="24"/>
          <w:szCs w:val="24"/>
          <w:lang w:val="en-GB"/>
          <w:rPrChange w:id="6183" w:author="Alexandre Miguel Kaizeler Guedes Da Silva Afonso" w:date="2026-07-27T16:55:00Z" w16du:dateUtc="2026-07-27T15:55:00Z">
            <w:rPr>
              <w:rFonts w:ascii="Arial" w:hAnsi="Arial" w:cs="Arial"/>
              <w:sz w:val="24"/>
              <w:szCs w:val="24"/>
            </w:rPr>
          </w:rPrChange>
        </w:rPr>
        <w:t xml:space="preserve"> </w:t>
      </w:r>
      <w:commentRangeStart w:id="6184"/>
      <w:commentRangeStart w:id="6185"/>
      <w:r w:rsidRPr="00B475D4">
        <w:rPr>
          <w:rFonts w:ascii="Arial" w:hAnsi="Arial" w:cs="Arial"/>
          <w:sz w:val="24"/>
          <w:szCs w:val="24"/>
          <w:lang w:val="en-GB"/>
          <w:rPrChange w:id="6186" w:author="Alexandre Miguel Kaizeler Guedes Da Silva Afonso" w:date="2026-07-27T16:55:00Z" w16du:dateUtc="2026-07-27T15:55:00Z">
            <w:rPr>
              <w:rFonts w:ascii="Arial" w:hAnsi="Arial" w:cs="Arial"/>
              <w:sz w:val="24"/>
              <w:szCs w:val="24"/>
            </w:rPr>
          </w:rPrChange>
        </w:rPr>
        <w:t>proportional</w:t>
      </w:r>
      <w:commentRangeEnd w:id="6184"/>
      <w:r w:rsidR="00295B6A" w:rsidRPr="00B475D4">
        <w:rPr>
          <w:rStyle w:val="Refdecomentrio"/>
          <w:rFonts w:ascii="Arial" w:hAnsi="Arial" w:cs="Arial"/>
          <w:sz w:val="24"/>
          <w:szCs w:val="24"/>
          <w:lang w:val="en-GB"/>
          <w:rPrChange w:id="6187" w:author="Alexandre Miguel Kaizeler Guedes Da Silva Afonso" w:date="2026-07-27T16:55:00Z" w16du:dateUtc="2026-07-27T15:55:00Z">
            <w:rPr>
              <w:rStyle w:val="Refdecomentrio"/>
              <w:rFonts w:ascii="Arial" w:hAnsi="Arial" w:cs="Arial"/>
              <w:sz w:val="24"/>
              <w:szCs w:val="24"/>
            </w:rPr>
          </w:rPrChange>
        </w:rPr>
        <w:commentReference w:id="6184"/>
      </w:r>
      <w:commentRangeEnd w:id="6185"/>
      <w:r w:rsidR="00BD3950" w:rsidRPr="00B475D4">
        <w:rPr>
          <w:rStyle w:val="Refdecomentrio"/>
          <w:rFonts w:ascii="Arial" w:hAnsi="Arial" w:cs="Arial"/>
          <w:sz w:val="24"/>
          <w:szCs w:val="24"/>
          <w:lang w:val="en-GB"/>
          <w:rPrChange w:id="6188" w:author="Alexandre Miguel Kaizeler Guedes Da Silva Afonso" w:date="2026-07-27T16:55:00Z" w16du:dateUtc="2026-07-27T15:55:00Z">
            <w:rPr>
              <w:rStyle w:val="Refdecomentrio"/>
              <w:rFonts w:ascii="Arial" w:hAnsi="Arial" w:cs="Arial"/>
              <w:sz w:val="24"/>
              <w:szCs w:val="24"/>
            </w:rPr>
          </w:rPrChange>
        </w:rPr>
        <w:commentReference w:id="6185"/>
      </w:r>
      <w:r w:rsidRPr="00B475D4">
        <w:rPr>
          <w:rFonts w:ascii="Arial" w:hAnsi="Arial" w:cs="Arial"/>
          <w:sz w:val="24"/>
          <w:szCs w:val="24"/>
          <w:lang w:val="en-GB"/>
          <w:rPrChange w:id="6189" w:author="Alexandre Miguel Kaizeler Guedes Da Silva Afonso" w:date="2026-07-27T16:55:00Z" w16du:dateUtc="2026-07-27T15:55:00Z">
            <w:rPr>
              <w:rFonts w:ascii="Arial" w:hAnsi="Arial" w:cs="Arial"/>
              <w:sz w:val="24"/>
              <w:szCs w:val="24"/>
            </w:rPr>
          </w:rPrChange>
        </w:rPr>
        <w:t xml:space="preserve"> to the cube root of </w:t>
      </w:r>
      <w:r w:rsidR="008C37C7" w:rsidRPr="00B475D4">
        <w:rPr>
          <w:rFonts w:ascii="Arial" w:hAnsi="Arial" w:cs="Arial"/>
          <w:sz w:val="24"/>
          <w:szCs w:val="24"/>
          <w:lang w:val="en-GB"/>
          <w:rPrChange w:id="6190" w:author="Alexandre Miguel Kaizeler Guedes Da Silva Afonso" w:date="2026-07-27T16:55:00Z" w16du:dateUtc="2026-07-27T15:55:00Z">
            <w:rPr>
              <w:rFonts w:ascii="Arial" w:hAnsi="Arial" w:cs="Arial"/>
              <w:sz w:val="24"/>
              <w:szCs w:val="24"/>
            </w:rPr>
          </w:rPrChange>
        </w:rPr>
        <w:t>MW</w:t>
      </w:r>
      <w:r w:rsidRPr="00B475D4">
        <w:rPr>
          <w:rFonts w:ascii="Arial" w:hAnsi="Arial" w:cs="Arial"/>
          <w:sz w:val="24"/>
          <w:szCs w:val="24"/>
          <w:lang w:val="en-GB"/>
          <w:rPrChange w:id="6191" w:author="Alexandre Miguel Kaizeler Guedes Da Silva Afonso" w:date="2026-07-27T16:55:00Z" w16du:dateUtc="2026-07-27T15:55:00Z">
            <w:rPr>
              <w:rFonts w:ascii="Arial" w:hAnsi="Arial" w:cs="Arial"/>
              <w:sz w:val="24"/>
              <w:szCs w:val="24"/>
            </w:rPr>
          </w:rPrChange>
        </w:rPr>
        <w:t>:</w:t>
      </w:r>
      <w:r w:rsidR="00EF71D2" w:rsidRPr="00B475D4">
        <w:rPr>
          <w:rFonts w:ascii="Arial" w:hAnsi="Arial" w:cs="Arial"/>
          <w:sz w:val="24"/>
          <w:szCs w:val="24"/>
          <w:lang w:val="en-GB"/>
          <w:rPrChange w:id="6192" w:author="Alexandre Miguel Kaizeler Guedes Da Silva Afonso" w:date="2026-07-27T16:55:00Z" w16du:dateUtc="2026-07-27T15:55:00Z">
            <w:rPr>
              <w:rFonts w:ascii="Arial" w:hAnsi="Arial" w:cs="Arial"/>
              <w:sz w:val="24"/>
              <w:szCs w:val="24"/>
            </w:rPr>
          </w:rPrChange>
        </w:rPr>
        <w:t xml:space="preserve"> </w:t>
      </w:r>
    </w:p>
    <w:p w14:paraId="4ACF6263" w14:textId="6C1330D3" w:rsidR="00E57FF5" w:rsidRPr="00B475D4" w:rsidRDefault="00E57FF5" w:rsidP="009A3A3C">
      <w:pPr>
        <w:jc w:val="center"/>
        <w:rPr>
          <w:rFonts w:ascii="Arial" w:hAnsi="Arial" w:cs="Arial"/>
          <w:sz w:val="24"/>
          <w:szCs w:val="24"/>
          <w:lang w:val="en-GB"/>
          <w:rPrChange w:id="619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194" w:author="Alexandre Miguel Kaizeler Guedes Da Silva Afonso" w:date="2026-07-27T16:55:00Z" w16du:dateUtc="2026-07-27T15:55:00Z">
            <w:rPr>
              <w:rFonts w:ascii="Arial" w:hAnsi="Arial" w:cs="Arial"/>
              <w:sz w:val="24"/>
              <w:szCs w:val="24"/>
            </w:rPr>
          </w:rPrChange>
        </w:rPr>
        <w:lastRenderedPageBreak/>
        <w:t xml:space="preserve">Distance = </w:t>
      </w:r>
      <w:r w:rsidRPr="00B475D4">
        <w:rPr>
          <w:rFonts w:ascii="Cambria Math" w:hAnsi="Cambria Math" w:cs="Cambria Math"/>
          <w:sz w:val="24"/>
          <w:szCs w:val="24"/>
          <w:lang w:val="en-GB"/>
          <w:rPrChange w:id="6195" w:author="Alexandre Miguel Kaizeler Guedes Da Silva Afonso" w:date="2026-07-27T16:55:00Z" w16du:dateUtc="2026-07-27T15:55:00Z">
            <w:rPr>
              <w:rFonts w:ascii="Cambria Math" w:hAnsi="Cambria Math" w:cs="Cambria Math"/>
              <w:sz w:val="24"/>
              <w:szCs w:val="24"/>
            </w:rPr>
          </w:rPrChange>
        </w:rPr>
        <w:t>∛</w:t>
      </w:r>
      <w:ins w:id="6196" w:author="Alexandre Miguel Kaizeler Guedes Da Silva Afonso" w:date="2026-07-07T17:54:00Z" w16du:dateUtc="2026-07-07T16:54:00Z">
        <w:r w:rsidR="00BD3950" w:rsidRPr="00B475D4">
          <w:rPr>
            <w:rFonts w:ascii="Cambria Math" w:hAnsi="Cambria Math" w:cs="Cambria Math"/>
            <w:sz w:val="24"/>
            <w:szCs w:val="24"/>
            <w:lang w:val="en-GB"/>
            <w:rPrChange w:id="6197" w:author="Alexandre Miguel Kaizeler Guedes Da Silva Afonso" w:date="2026-07-27T16:55:00Z" w16du:dateUtc="2026-07-27T15:55:00Z">
              <w:rPr>
                <w:rFonts w:ascii="Cambria Math" w:hAnsi="Cambria Math" w:cs="Cambria Math"/>
                <w:sz w:val="24"/>
                <w:szCs w:val="24"/>
              </w:rPr>
            </w:rPrChange>
          </w:rPr>
          <w:t>k</w:t>
        </w:r>
      </w:ins>
      <w:r w:rsidRPr="00B475D4">
        <w:rPr>
          <w:rFonts w:ascii="Arial" w:hAnsi="Arial" w:cs="Arial"/>
          <w:sz w:val="24"/>
          <w:szCs w:val="24"/>
          <w:lang w:val="en-GB"/>
          <w:rPrChange w:id="6198" w:author="Alexandre Miguel Kaizeler Guedes Da Silva Afonso" w:date="2026-07-27T16:55:00Z" w16du:dateUtc="2026-07-27T15:55:00Z">
            <w:rPr>
              <w:rFonts w:ascii="Arial" w:hAnsi="Arial" w:cs="Arial"/>
              <w:sz w:val="24"/>
              <w:szCs w:val="24"/>
            </w:rPr>
          </w:rPrChange>
        </w:rPr>
        <w:t>MW × Acceleration × Time</w:t>
      </w:r>
      <w:r w:rsidR="000F52A9" w:rsidRPr="00B475D4">
        <w:rPr>
          <w:rFonts w:ascii="Arial" w:hAnsi="Arial" w:cs="Arial"/>
          <w:sz w:val="24"/>
          <w:szCs w:val="24"/>
          <w:lang w:val="en-GB"/>
          <w:rPrChange w:id="6199" w:author="Alexandre Miguel Kaizeler Guedes Da Silva Afonso" w:date="2026-07-27T16:55:00Z" w16du:dateUtc="2026-07-27T15:55:00Z">
            <w:rPr>
              <w:rFonts w:ascii="Arial" w:hAnsi="Arial" w:cs="Arial"/>
              <w:sz w:val="24"/>
              <w:szCs w:val="24"/>
            </w:rPr>
          </w:rPrChange>
        </w:rPr>
        <w:t xml:space="preserve"> </w:t>
      </w:r>
      <w:r w:rsidR="000F52A9" w:rsidRPr="00B475D4">
        <w:rPr>
          <w:rFonts w:ascii="Arial" w:hAnsi="Arial" w:cs="Arial"/>
          <w:i/>
          <w:iCs/>
          <w:sz w:val="24"/>
          <w:szCs w:val="24"/>
          <w:lang w:val="en-GB"/>
          <w:rPrChange w:id="6200" w:author="Alexandre Miguel Kaizeler Guedes Da Silva Afonso" w:date="2026-07-27T16:55:00Z" w16du:dateUtc="2026-07-27T15:55:00Z">
            <w:rPr>
              <w:rFonts w:ascii="Arial" w:hAnsi="Arial" w:cs="Arial"/>
              <w:i/>
              <w:iCs/>
              <w:sz w:val="24"/>
              <w:szCs w:val="24"/>
            </w:rPr>
          </w:rPrChange>
        </w:rPr>
        <w:t>(3)</w:t>
      </w:r>
    </w:p>
    <w:p w14:paraId="5A714AAD" w14:textId="743AB2FB" w:rsidR="00235553" w:rsidRPr="00B475D4" w:rsidRDefault="00430328" w:rsidP="00093D6D">
      <w:pPr>
        <w:jc w:val="both"/>
        <w:rPr>
          <w:rFonts w:ascii="Arial" w:hAnsi="Arial" w:cs="Arial"/>
          <w:i/>
          <w:iCs/>
          <w:sz w:val="21"/>
          <w:szCs w:val="21"/>
          <w:lang w:val="en-GB"/>
          <w:rPrChange w:id="6201" w:author="Alexandre Miguel Kaizeler Guedes Da Silva Afonso" w:date="2026-07-27T16:55:00Z" w16du:dateUtc="2026-07-27T15:55:00Z">
            <w:rPr>
              <w:rFonts w:ascii="Arial" w:hAnsi="Arial" w:cs="Arial"/>
              <w:i/>
              <w:iCs/>
              <w:sz w:val="21"/>
              <w:szCs w:val="21"/>
            </w:rPr>
          </w:rPrChange>
        </w:rPr>
      </w:pPr>
      <w:r w:rsidRPr="00B475D4">
        <w:rPr>
          <w:rFonts w:ascii="Arial" w:hAnsi="Arial" w:cs="Arial"/>
          <w:sz w:val="24"/>
          <w:szCs w:val="24"/>
          <w:lang w:val="en-GB"/>
          <w:rPrChange w:id="6202" w:author="Alexandre Miguel Kaizeler Guedes Da Silva Afonso" w:date="2026-07-27T16:55:00Z" w16du:dateUtc="2026-07-27T15:55:00Z">
            <w:rPr>
              <w:rFonts w:ascii="Arial" w:hAnsi="Arial" w:cs="Arial"/>
              <w:sz w:val="24"/>
              <w:szCs w:val="24"/>
            </w:rPr>
          </w:rPrChange>
        </w:rPr>
        <w:t>T</w:t>
      </w:r>
      <w:r w:rsidR="00E57FF5" w:rsidRPr="00B475D4">
        <w:rPr>
          <w:rFonts w:ascii="Arial" w:hAnsi="Arial" w:cs="Arial"/>
          <w:sz w:val="24"/>
          <w:szCs w:val="24"/>
          <w:lang w:val="en-GB"/>
          <w:rPrChange w:id="6203" w:author="Alexandre Miguel Kaizeler Guedes Da Silva Afonso" w:date="2026-07-27T16:55:00Z" w16du:dateUtc="2026-07-27T15:55:00Z">
            <w:rPr>
              <w:rFonts w:ascii="Arial" w:hAnsi="Arial" w:cs="Arial"/>
              <w:sz w:val="24"/>
              <w:szCs w:val="24"/>
            </w:rPr>
          </w:rPrChange>
        </w:rPr>
        <w:t xml:space="preserve">he centrifugation </w:t>
      </w:r>
      <w:r w:rsidRPr="00B475D4">
        <w:rPr>
          <w:rFonts w:ascii="Arial" w:hAnsi="Arial" w:cs="Arial"/>
          <w:sz w:val="24"/>
          <w:szCs w:val="24"/>
          <w:lang w:val="en-GB"/>
          <w:rPrChange w:id="6204" w:author="Alexandre Miguel Kaizeler Guedes Da Silva Afonso" w:date="2026-07-27T16:55:00Z" w16du:dateUtc="2026-07-27T15:55:00Z">
            <w:rPr>
              <w:rFonts w:ascii="Arial" w:hAnsi="Arial" w:cs="Arial"/>
              <w:sz w:val="24"/>
              <w:szCs w:val="24"/>
            </w:rPr>
          </w:rPrChange>
        </w:rPr>
        <w:t xml:space="preserve">process was </w:t>
      </w:r>
      <w:r w:rsidR="00856375" w:rsidRPr="00B475D4">
        <w:rPr>
          <w:rFonts w:ascii="Arial" w:hAnsi="Arial" w:cs="Arial"/>
          <w:sz w:val="24"/>
          <w:szCs w:val="24"/>
          <w:lang w:val="en-GB"/>
          <w:rPrChange w:id="6205" w:author="Alexandre Miguel Kaizeler Guedes Da Silva Afonso" w:date="2026-07-27T16:55:00Z" w16du:dateUtc="2026-07-27T15:55:00Z">
            <w:rPr>
              <w:rFonts w:ascii="Arial" w:hAnsi="Arial" w:cs="Arial"/>
              <w:sz w:val="24"/>
              <w:szCs w:val="24"/>
            </w:rPr>
          </w:rPrChange>
        </w:rPr>
        <w:t>modelled after</w:t>
      </w:r>
      <w:r w:rsidR="00E57FF5" w:rsidRPr="00B475D4">
        <w:rPr>
          <w:rFonts w:ascii="Arial" w:hAnsi="Arial" w:cs="Arial"/>
          <w:sz w:val="24"/>
          <w:szCs w:val="24"/>
          <w:lang w:val="en-GB"/>
          <w:rPrChange w:id="6206" w:author="Alexandre Miguel Kaizeler Guedes Da Silva Afonso" w:date="2026-07-27T16:55:00Z" w16du:dateUtc="2026-07-27T15:55:00Z">
            <w:rPr>
              <w:rFonts w:ascii="Arial" w:hAnsi="Arial" w:cs="Arial"/>
              <w:sz w:val="24"/>
              <w:szCs w:val="24"/>
            </w:rPr>
          </w:rPrChange>
        </w:rPr>
        <w:t xml:space="preserve"> Khong et al. 2017</w:t>
      </w:r>
      <w:r w:rsidR="00E57FF5" w:rsidRPr="00B475D4">
        <w:rPr>
          <w:rFonts w:ascii="Arial" w:hAnsi="Arial" w:cs="Arial"/>
          <w:sz w:val="24"/>
          <w:szCs w:val="24"/>
          <w:lang w:val="en-GB"/>
          <w:rPrChange w:id="6207"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6208" w:author="Alexandre Miguel Kaizeler Guedes Da Silva Afonso" w:date="2026-07-27T16:55:00Z" w16du:dateUtc="2026-07-27T15:55:00Z">
            <w:rPr>
              <w:rFonts w:ascii="Arial" w:hAnsi="Arial" w:cs="Arial"/>
              <w:sz w:val="24"/>
              <w:szCs w:val="24"/>
            </w:rPr>
          </w:rPrChange>
        </w:rPr>
        <w:instrText xml:space="preserve"> ADDIN ZOTERO_ITEM CSL_CITATION {"citationID":"4uKOR3mm","properties":{"formattedCitation":"\\super 31\\nosupersub{}","plainCitation":"31","noteIndex":0},"citationItems":[{"id":"jCcWpdK2/I8Gjq151","uris":["http://zotero.org/users/local/1p9EH8ax/items/WPA4SC2G"],"itemData":{"id":"5k6DwBAq/6HmMxGeW","type":"article-journal","container-title":"Molecular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E57FF5" w:rsidRPr="00B475D4">
        <w:rPr>
          <w:rFonts w:ascii="Arial" w:hAnsi="Arial" w:cs="Arial"/>
          <w:sz w:val="24"/>
          <w:szCs w:val="24"/>
          <w:lang w:val="en-GB"/>
          <w:rPrChange w:id="6209"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6210" w:author="Alexandre Miguel Kaizeler Guedes Da Silva Afonso" w:date="2026-07-27T16:55:00Z" w16du:dateUtc="2026-07-27T15:55:00Z">
            <w:rPr>
              <w:rFonts w:ascii="Arial" w:hAnsi="Arial" w:cs="Arial"/>
              <w:kern w:val="0"/>
              <w:sz w:val="24"/>
              <w:vertAlign w:val="superscript"/>
            </w:rPr>
          </w:rPrChange>
        </w:rPr>
        <w:t>31</w:t>
      </w:r>
      <w:r w:rsidR="00E57FF5" w:rsidRPr="00B475D4">
        <w:rPr>
          <w:rFonts w:ascii="Arial" w:hAnsi="Arial" w:cs="Arial"/>
          <w:sz w:val="24"/>
          <w:szCs w:val="24"/>
          <w:lang w:val="en-GB"/>
          <w:rPrChange w:id="6211" w:author="Alexandre Miguel Kaizeler Guedes Da Silva Afonso" w:date="2026-07-27T16:55:00Z" w16du:dateUtc="2026-07-27T15:55:00Z">
            <w:rPr>
              <w:rFonts w:ascii="Arial" w:hAnsi="Arial" w:cs="Arial"/>
              <w:sz w:val="24"/>
              <w:szCs w:val="24"/>
            </w:rPr>
          </w:rPrChange>
        </w:rPr>
        <w:fldChar w:fldCharType="end"/>
      </w:r>
      <w:r w:rsidR="00E57FF5" w:rsidRPr="00B475D4">
        <w:rPr>
          <w:rFonts w:ascii="Arial" w:hAnsi="Arial" w:cs="Arial"/>
          <w:sz w:val="24"/>
          <w:szCs w:val="24"/>
          <w:lang w:val="en-GB"/>
          <w:rPrChange w:id="6212" w:author="Alexandre Miguel Kaizeler Guedes Da Silva Afonso" w:date="2026-07-27T16:55:00Z" w16du:dateUtc="2026-07-27T15:55:00Z">
            <w:rPr>
              <w:rFonts w:ascii="Arial" w:hAnsi="Arial" w:cs="Arial"/>
              <w:sz w:val="24"/>
              <w:szCs w:val="24"/>
            </w:rPr>
          </w:rPrChange>
        </w:rPr>
        <w:t>, assuming initiat</w:t>
      </w:r>
      <w:r w:rsidR="008263CD" w:rsidRPr="00B475D4">
        <w:rPr>
          <w:rFonts w:ascii="Arial" w:hAnsi="Arial" w:cs="Arial"/>
          <w:sz w:val="24"/>
          <w:szCs w:val="24"/>
          <w:lang w:val="en-GB"/>
          <w:rPrChange w:id="6213" w:author="Alexandre Miguel Kaizeler Guedes Da Silva Afonso" w:date="2026-07-27T16:55:00Z" w16du:dateUtc="2026-07-27T15:55:00Z">
            <w:rPr>
              <w:rFonts w:ascii="Arial" w:hAnsi="Arial" w:cs="Arial"/>
              <w:sz w:val="24"/>
              <w:szCs w:val="24"/>
            </w:rPr>
          </w:rPrChange>
        </w:rPr>
        <w:t xml:space="preserve">ion </w:t>
      </w:r>
      <w:r w:rsidR="00E57FF5" w:rsidRPr="00B475D4">
        <w:rPr>
          <w:rFonts w:ascii="Arial" w:hAnsi="Arial" w:cs="Arial"/>
          <w:sz w:val="24"/>
          <w:szCs w:val="24"/>
          <w:lang w:val="en-GB"/>
          <w:rPrChange w:id="6214" w:author="Alexandre Miguel Kaizeler Guedes Da Silva Afonso" w:date="2026-07-27T16:55:00Z" w16du:dateUtc="2026-07-27T15:55:00Z">
            <w:rPr>
              <w:rFonts w:ascii="Arial" w:hAnsi="Arial" w:cs="Arial"/>
              <w:sz w:val="24"/>
              <w:szCs w:val="24"/>
            </w:rPr>
          </w:rPrChange>
        </w:rPr>
        <w:t>from the 1 mL mark in standard 2 mL microcentrifuge tubes</w:t>
      </w:r>
      <w:r w:rsidR="008263CD" w:rsidRPr="00B475D4">
        <w:rPr>
          <w:rFonts w:ascii="Arial" w:hAnsi="Arial" w:cs="Arial"/>
          <w:sz w:val="24"/>
          <w:szCs w:val="24"/>
          <w:lang w:val="en-GB"/>
          <w:rPrChange w:id="6215" w:author="Alexandre Miguel Kaizeler Guedes Da Silva Afonso" w:date="2026-07-27T16:55:00Z" w16du:dateUtc="2026-07-27T15:55:00Z">
            <w:rPr>
              <w:rFonts w:ascii="Arial" w:hAnsi="Arial" w:cs="Arial"/>
              <w:sz w:val="24"/>
              <w:szCs w:val="24"/>
            </w:rPr>
          </w:rPrChange>
        </w:rPr>
        <w:t xml:space="preserve"> (distance from bottom</w:t>
      </w:r>
      <w:r w:rsidR="00AD27D7" w:rsidRPr="00B475D4">
        <w:rPr>
          <w:rFonts w:ascii="Arial" w:hAnsi="Arial" w:cs="Arial"/>
          <w:sz w:val="24"/>
          <w:szCs w:val="24"/>
          <w:lang w:val="en-GB"/>
          <w:rPrChange w:id="6216" w:author="Alexandre Miguel Kaizeler Guedes Da Silva Afonso" w:date="2026-07-27T16:55:00Z" w16du:dateUtc="2026-07-27T15:55:00Z">
            <w:rPr>
              <w:rFonts w:ascii="Arial" w:hAnsi="Arial" w:cs="Arial"/>
              <w:sz w:val="24"/>
              <w:szCs w:val="24"/>
            </w:rPr>
          </w:rPrChange>
        </w:rPr>
        <w:t xml:space="preserve"> ~</w:t>
      </w:r>
      <w:r w:rsidR="00E57FF5" w:rsidRPr="00B475D4">
        <w:rPr>
          <w:rFonts w:ascii="Arial" w:hAnsi="Arial" w:cs="Arial"/>
          <w:sz w:val="24"/>
          <w:szCs w:val="24"/>
          <w:lang w:val="en-GB"/>
          <w:rPrChange w:id="6217" w:author="Alexandre Miguel Kaizeler Guedes Da Silva Afonso" w:date="2026-07-27T16:55:00Z" w16du:dateUtc="2026-07-27T15:55:00Z">
            <w:rPr>
              <w:rFonts w:ascii="Arial" w:hAnsi="Arial" w:cs="Arial"/>
              <w:sz w:val="24"/>
              <w:szCs w:val="24"/>
            </w:rPr>
          </w:rPrChange>
        </w:rPr>
        <w:t>2 cm</w:t>
      </w:r>
      <w:r w:rsidR="00AD27D7" w:rsidRPr="00B475D4">
        <w:rPr>
          <w:rFonts w:ascii="Arial" w:hAnsi="Arial" w:cs="Arial"/>
          <w:sz w:val="24"/>
          <w:szCs w:val="24"/>
          <w:lang w:val="en-GB"/>
          <w:rPrChange w:id="6218" w:author="Alexandre Miguel Kaizeler Guedes Da Silva Afonso" w:date="2026-07-27T16:55:00Z" w16du:dateUtc="2026-07-27T15:55:00Z">
            <w:rPr>
              <w:rFonts w:ascii="Arial" w:hAnsi="Arial" w:cs="Arial"/>
              <w:sz w:val="24"/>
              <w:szCs w:val="24"/>
            </w:rPr>
          </w:rPrChange>
        </w:rPr>
        <w:t>)</w:t>
      </w:r>
      <w:r w:rsidR="00E57FF5" w:rsidRPr="00B475D4">
        <w:rPr>
          <w:rFonts w:ascii="Arial" w:hAnsi="Arial" w:cs="Arial"/>
          <w:sz w:val="24"/>
          <w:szCs w:val="24"/>
          <w:lang w:val="en-GB"/>
          <w:rPrChange w:id="6219" w:author="Alexandre Miguel Kaizeler Guedes Da Silva Afonso" w:date="2026-07-27T16:55:00Z" w16du:dateUtc="2026-07-27T15:55:00Z">
            <w:rPr>
              <w:rFonts w:ascii="Arial" w:hAnsi="Arial" w:cs="Arial"/>
              <w:sz w:val="24"/>
              <w:szCs w:val="24"/>
            </w:rPr>
          </w:rPrChange>
        </w:rPr>
        <w:t xml:space="preserve">. </w:t>
      </w:r>
      <w:r w:rsidR="00011013" w:rsidRPr="00B475D4">
        <w:rPr>
          <w:rFonts w:ascii="Arial" w:hAnsi="Arial" w:cs="Arial"/>
          <w:sz w:val="24"/>
          <w:szCs w:val="24"/>
          <w:lang w:val="en-GB"/>
          <w:rPrChange w:id="6220" w:author="Alexandre Miguel Kaizeler Guedes Da Silva Afonso" w:date="2026-07-27T16:55:00Z" w16du:dateUtc="2026-07-27T15:55:00Z">
            <w:rPr>
              <w:rFonts w:ascii="Arial" w:hAnsi="Arial" w:cs="Arial"/>
              <w:sz w:val="24"/>
              <w:szCs w:val="24"/>
            </w:rPr>
          </w:rPrChange>
        </w:rPr>
        <w:t>Each</w:t>
      </w:r>
      <w:r w:rsidR="00E57FF5" w:rsidRPr="00B475D4">
        <w:rPr>
          <w:rFonts w:ascii="Arial" w:hAnsi="Arial" w:cs="Arial"/>
          <w:sz w:val="24"/>
          <w:szCs w:val="24"/>
          <w:lang w:val="en-GB"/>
          <w:rPrChange w:id="6221" w:author="Alexandre Miguel Kaizeler Guedes Da Silva Afonso" w:date="2026-07-27T16:55:00Z" w16du:dateUtc="2026-07-27T15:55:00Z">
            <w:rPr>
              <w:rFonts w:ascii="Arial" w:hAnsi="Arial" w:cs="Arial"/>
              <w:sz w:val="24"/>
              <w:szCs w:val="24"/>
            </w:rPr>
          </w:rPrChange>
        </w:rPr>
        <w:t xml:space="preserve"> transcript’s</w:t>
      </w:r>
      <w:r w:rsidR="00011013" w:rsidRPr="00B475D4">
        <w:rPr>
          <w:rFonts w:ascii="Arial" w:hAnsi="Arial" w:cs="Arial"/>
          <w:sz w:val="24"/>
          <w:szCs w:val="24"/>
          <w:lang w:val="en-GB"/>
          <w:rPrChange w:id="6222" w:author="Alexandre Miguel Kaizeler Guedes Da Silva Afonso" w:date="2026-07-27T16:55:00Z" w16du:dateUtc="2026-07-27T15:55:00Z">
            <w:rPr>
              <w:rFonts w:ascii="Arial" w:hAnsi="Arial" w:cs="Arial"/>
              <w:sz w:val="24"/>
              <w:szCs w:val="24"/>
            </w:rPr>
          </w:rPrChange>
        </w:rPr>
        <w:t xml:space="preserve"> sedimentation </w:t>
      </w:r>
      <w:r w:rsidR="00E57FF5" w:rsidRPr="00B475D4">
        <w:rPr>
          <w:rFonts w:ascii="Arial" w:hAnsi="Arial" w:cs="Arial"/>
          <w:sz w:val="24"/>
          <w:szCs w:val="24"/>
          <w:lang w:val="en-GB"/>
          <w:rPrChange w:id="6223" w:author="Alexandre Miguel Kaizeler Guedes Da Silva Afonso" w:date="2026-07-27T16:55:00Z" w16du:dateUtc="2026-07-27T15:55:00Z">
            <w:rPr>
              <w:rFonts w:ascii="Arial" w:hAnsi="Arial" w:cs="Arial"/>
              <w:sz w:val="24"/>
              <w:szCs w:val="24"/>
            </w:rPr>
          </w:rPrChange>
        </w:rPr>
        <w:t>distance</w:t>
      </w:r>
      <w:r w:rsidR="00B00707" w:rsidRPr="00B475D4">
        <w:rPr>
          <w:rFonts w:ascii="Arial" w:hAnsi="Arial" w:cs="Arial"/>
          <w:sz w:val="24"/>
          <w:szCs w:val="24"/>
          <w:lang w:val="en-GB"/>
          <w:rPrChange w:id="6224" w:author="Alexandre Miguel Kaizeler Guedes Da Silva Afonso" w:date="2026-07-27T16:55:00Z" w16du:dateUtc="2026-07-27T15:55:00Z">
            <w:rPr>
              <w:rFonts w:ascii="Arial" w:hAnsi="Arial" w:cs="Arial"/>
              <w:sz w:val="24"/>
              <w:szCs w:val="24"/>
            </w:rPr>
          </w:rPrChange>
        </w:rPr>
        <w:t xml:space="preserve"> was scaled proportionally to estimate </w:t>
      </w:r>
      <w:r w:rsidR="00E57FF5" w:rsidRPr="00B475D4">
        <w:rPr>
          <w:rFonts w:ascii="Arial" w:hAnsi="Arial" w:cs="Arial"/>
          <w:sz w:val="24"/>
          <w:szCs w:val="24"/>
          <w:lang w:val="en-GB"/>
          <w:rPrChange w:id="6225" w:author="Alexandre Miguel Kaizeler Guedes Da Silva Afonso" w:date="2026-07-27T16:55:00Z" w16du:dateUtc="2026-07-27T15:55:00Z">
            <w:rPr>
              <w:rFonts w:ascii="Arial" w:hAnsi="Arial" w:cs="Arial"/>
              <w:sz w:val="24"/>
              <w:szCs w:val="24"/>
            </w:rPr>
          </w:rPrChange>
        </w:rPr>
        <w:t>the fraction of each RNA that would sediment.</w:t>
      </w:r>
      <w:r w:rsidR="00093D6D" w:rsidRPr="00B475D4">
        <w:rPr>
          <w:rFonts w:ascii="Arial" w:hAnsi="Arial" w:cs="Arial"/>
          <w:sz w:val="24"/>
          <w:szCs w:val="24"/>
          <w:lang w:val="en-GB"/>
          <w:rPrChange w:id="6226" w:author="Alexandre Miguel Kaizeler Guedes Da Silva Afonso" w:date="2026-07-27T16:55:00Z" w16du:dateUtc="2026-07-27T15:55:00Z">
            <w:rPr>
              <w:rFonts w:ascii="Arial" w:hAnsi="Arial" w:cs="Arial"/>
              <w:sz w:val="24"/>
              <w:szCs w:val="24"/>
            </w:rPr>
          </w:rPrChange>
        </w:rPr>
        <w:t xml:space="preserve"> </w:t>
      </w:r>
      <w:r w:rsidR="00E57FF5" w:rsidRPr="00B475D4">
        <w:rPr>
          <w:rFonts w:ascii="Arial" w:hAnsi="Arial" w:cs="Arial"/>
          <w:sz w:val="24"/>
          <w:szCs w:val="24"/>
          <w:lang w:val="en-GB"/>
          <w:rPrChange w:id="6227" w:author="Alexandre Miguel Kaizeler Guedes Da Silva Afonso" w:date="2026-07-27T16:55:00Z" w16du:dateUtc="2026-07-27T15:55:00Z">
            <w:rPr>
              <w:rFonts w:ascii="Arial" w:hAnsi="Arial" w:cs="Arial"/>
              <w:sz w:val="24"/>
              <w:szCs w:val="24"/>
            </w:rPr>
          </w:rPrChange>
        </w:rPr>
        <w:t>These sedimented proportions were converted back to read counts using:</w:t>
      </w:r>
    </w:p>
    <w:p w14:paraId="592C670E" w14:textId="628E74E1" w:rsidR="00E57FF5" w:rsidRPr="00B475D4" w:rsidRDefault="00E57FF5" w:rsidP="009A3A3C">
      <w:pPr>
        <w:jc w:val="center"/>
        <w:rPr>
          <w:rFonts w:ascii="Arial" w:hAnsi="Arial" w:cs="Arial"/>
          <w:sz w:val="24"/>
          <w:szCs w:val="24"/>
          <w:lang w:val="en-GB"/>
          <w:rPrChange w:id="622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229" w:author="Alexandre Miguel Kaizeler Guedes Da Silva Afonso" w:date="2026-07-27T16:55:00Z" w16du:dateUtc="2026-07-27T15:55:00Z">
            <w:rPr>
              <w:rFonts w:ascii="Arial" w:hAnsi="Arial" w:cs="Arial"/>
              <w:sz w:val="24"/>
              <w:szCs w:val="24"/>
            </w:rPr>
          </w:rPrChange>
        </w:rPr>
        <w:t xml:space="preserve">Counts = ((TPM × Transcript Length) / </w:t>
      </w:r>
      <w:r w:rsidR="00210459" w:rsidRPr="00B475D4">
        <w:rPr>
          <w:rFonts w:ascii="Arial" w:hAnsi="Arial" w:cs="Arial"/>
          <w:sz w:val="24"/>
          <w:szCs w:val="24"/>
          <w:lang w:val="en-GB"/>
          <w:rPrChange w:id="6230" w:author="Alexandre Miguel Kaizeler Guedes Da Silva Afonso" w:date="2026-07-27T16:55:00Z" w16du:dateUtc="2026-07-27T15:55:00Z">
            <w:rPr>
              <w:rFonts w:ascii="Arial" w:hAnsi="Arial" w:cs="Arial"/>
              <w:sz w:val="24"/>
              <w:szCs w:val="24"/>
            </w:rPr>
          </w:rPrChange>
        </w:rPr>
        <w:t>10</w:t>
      </w:r>
      <w:r w:rsidR="00210459" w:rsidRPr="00B475D4">
        <w:rPr>
          <w:rFonts w:ascii="Arial" w:hAnsi="Arial" w:cs="Arial"/>
          <w:sz w:val="24"/>
          <w:szCs w:val="24"/>
          <w:vertAlign w:val="superscript"/>
          <w:lang w:val="en-GB"/>
          <w:rPrChange w:id="6231" w:author="Alexandre Miguel Kaizeler Guedes Da Silva Afonso" w:date="2026-07-27T16:55:00Z" w16du:dateUtc="2026-07-27T15:55:00Z">
            <w:rPr>
              <w:rFonts w:ascii="Arial" w:hAnsi="Arial" w:cs="Arial"/>
              <w:sz w:val="24"/>
              <w:szCs w:val="24"/>
              <w:vertAlign w:val="superscript"/>
            </w:rPr>
          </w:rPrChange>
        </w:rPr>
        <w:t>6</w:t>
      </w:r>
      <w:r w:rsidRPr="00B475D4">
        <w:rPr>
          <w:rFonts w:ascii="Arial" w:hAnsi="Arial" w:cs="Arial"/>
          <w:sz w:val="24"/>
          <w:szCs w:val="24"/>
          <w:lang w:val="en-GB"/>
          <w:rPrChange w:id="6232" w:author="Alexandre Miguel Kaizeler Guedes Da Silva Afonso" w:date="2026-07-27T16:55:00Z" w16du:dateUtc="2026-07-27T15:55:00Z">
            <w:rPr>
              <w:rFonts w:ascii="Arial" w:hAnsi="Arial" w:cs="Arial"/>
              <w:sz w:val="24"/>
              <w:szCs w:val="24"/>
            </w:rPr>
          </w:rPrChange>
        </w:rPr>
        <w:t>) × Original Read Depth</w:t>
      </w:r>
      <w:r w:rsidR="000F52A9" w:rsidRPr="00B475D4">
        <w:rPr>
          <w:rFonts w:ascii="Arial" w:hAnsi="Arial" w:cs="Arial"/>
          <w:sz w:val="24"/>
          <w:szCs w:val="24"/>
          <w:lang w:val="en-GB"/>
          <w:rPrChange w:id="6233" w:author="Alexandre Miguel Kaizeler Guedes Da Silva Afonso" w:date="2026-07-27T16:55:00Z" w16du:dateUtc="2026-07-27T15:55:00Z">
            <w:rPr>
              <w:rFonts w:ascii="Arial" w:hAnsi="Arial" w:cs="Arial"/>
              <w:sz w:val="24"/>
              <w:szCs w:val="24"/>
            </w:rPr>
          </w:rPrChange>
        </w:rPr>
        <w:t xml:space="preserve"> </w:t>
      </w:r>
      <w:r w:rsidR="000F52A9" w:rsidRPr="00B475D4">
        <w:rPr>
          <w:rFonts w:ascii="Arial" w:hAnsi="Arial" w:cs="Arial"/>
          <w:i/>
          <w:iCs/>
          <w:sz w:val="24"/>
          <w:szCs w:val="24"/>
          <w:lang w:val="en-GB"/>
          <w:rPrChange w:id="6234" w:author="Alexandre Miguel Kaizeler Guedes Da Silva Afonso" w:date="2026-07-27T16:55:00Z" w16du:dateUtc="2026-07-27T15:55:00Z">
            <w:rPr>
              <w:rFonts w:ascii="Arial" w:hAnsi="Arial" w:cs="Arial"/>
              <w:i/>
              <w:iCs/>
              <w:sz w:val="24"/>
              <w:szCs w:val="24"/>
            </w:rPr>
          </w:rPrChange>
        </w:rPr>
        <w:t>(4)</w:t>
      </w:r>
    </w:p>
    <w:p w14:paraId="6511AE7E" w14:textId="30BBCD09" w:rsidR="003D561B" w:rsidRPr="00B475D4" w:rsidRDefault="00E57FF5" w:rsidP="00533F41">
      <w:pPr>
        <w:jc w:val="both"/>
        <w:rPr>
          <w:rFonts w:ascii="Arial" w:hAnsi="Arial" w:cs="Arial"/>
          <w:sz w:val="24"/>
          <w:szCs w:val="24"/>
          <w:lang w:val="en-GB"/>
          <w:rPrChange w:id="623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236" w:author="Alexandre Miguel Kaizeler Guedes Da Silva Afonso" w:date="2026-07-27T16:55:00Z" w16du:dateUtc="2026-07-27T15:55:00Z">
            <w:rPr>
              <w:rFonts w:ascii="Arial" w:hAnsi="Arial" w:cs="Arial"/>
              <w:sz w:val="24"/>
              <w:szCs w:val="24"/>
            </w:rPr>
          </w:rPrChange>
        </w:rPr>
        <w:t xml:space="preserve">where </w:t>
      </w:r>
      <w:r w:rsidRPr="00B475D4">
        <w:rPr>
          <w:rFonts w:ascii="Arial" w:hAnsi="Arial" w:cs="Arial"/>
          <w:i/>
          <w:iCs/>
          <w:sz w:val="24"/>
          <w:szCs w:val="24"/>
          <w:lang w:val="en-GB"/>
          <w:rPrChange w:id="6237" w:author="Alexandre Miguel Kaizeler Guedes Da Silva Afonso" w:date="2026-07-27T16:55:00Z" w16du:dateUtc="2026-07-27T15:55:00Z">
            <w:rPr>
              <w:rFonts w:ascii="Arial" w:hAnsi="Arial" w:cs="Arial"/>
              <w:i/>
              <w:iCs/>
              <w:sz w:val="24"/>
              <w:szCs w:val="24"/>
            </w:rPr>
          </w:rPrChange>
        </w:rPr>
        <w:t>Original Read Depth</w:t>
      </w:r>
      <w:r w:rsidRPr="00B475D4">
        <w:rPr>
          <w:rFonts w:ascii="Arial" w:hAnsi="Arial" w:cs="Arial"/>
          <w:sz w:val="24"/>
          <w:szCs w:val="24"/>
          <w:lang w:val="en-GB"/>
          <w:rPrChange w:id="6238" w:author="Alexandre Miguel Kaizeler Guedes Da Silva Afonso" w:date="2026-07-27T16:55:00Z" w16du:dateUtc="2026-07-27T15:55:00Z">
            <w:rPr>
              <w:rFonts w:ascii="Arial" w:hAnsi="Arial" w:cs="Arial"/>
              <w:sz w:val="24"/>
              <w:szCs w:val="24"/>
            </w:rPr>
          </w:rPrChange>
        </w:rPr>
        <w:t xml:space="preserve"> corresponds to the total number of reads in the associated SG sample, ensuring consistency between original and simulated datasets. This approach was used for the analyses presented in Figure </w:t>
      </w:r>
      <w:r w:rsidR="00E73D49" w:rsidRPr="00B475D4">
        <w:rPr>
          <w:rFonts w:ascii="Arial" w:hAnsi="Arial" w:cs="Arial"/>
          <w:sz w:val="24"/>
          <w:szCs w:val="24"/>
          <w:lang w:val="en-GB"/>
          <w:rPrChange w:id="6239" w:author="Alexandre Miguel Kaizeler Guedes Da Silva Afonso" w:date="2026-07-27T16:55:00Z" w16du:dateUtc="2026-07-27T15:55:00Z">
            <w:rPr>
              <w:rFonts w:ascii="Arial" w:hAnsi="Arial" w:cs="Arial"/>
              <w:sz w:val="24"/>
              <w:szCs w:val="24"/>
            </w:rPr>
          </w:rPrChange>
        </w:rPr>
        <w:t>2</w:t>
      </w:r>
      <w:r w:rsidRPr="00B475D4">
        <w:rPr>
          <w:rFonts w:ascii="Arial" w:hAnsi="Arial" w:cs="Arial"/>
          <w:sz w:val="24"/>
          <w:szCs w:val="24"/>
          <w:lang w:val="en-GB"/>
          <w:rPrChange w:id="6240" w:author="Alexandre Miguel Kaizeler Guedes Da Silva Afonso" w:date="2026-07-27T16:55:00Z" w16du:dateUtc="2026-07-27T15:55:00Z">
            <w:rPr>
              <w:rFonts w:ascii="Arial" w:hAnsi="Arial" w:cs="Arial"/>
              <w:sz w:val="24"/>
              <w:szCs w:val="24"/>
            </w:rPr>
          </w:rPrChange>
        </w:rPr>
        <w:t>.</w:t>
      </w:r>
    </w:p>
    <w:p w14:paraId="4E12EC04" w14:textId="25E23AEF" w:rsidR="00E57FF5" w:rsidRPr="00B475D4" w:rsidRDefault="00E57FF5" w:rsidP="00533F41">
      <w:pPr>
        <w:jc w:val="both"/>
        <w:rPr>
          <w:rFonts w:ascii="Arial" w:hAnsi="Arial" w:cs="Arial"/>
          <w:sz w:val="24"/>
          <w:szCs w:val="24"/>
          <w:lang w:val="en-GB"/>
          <w:rPrChange w:id="624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242" w:author="Alexandre Miguel Kaizeler Guedes Da Silva Afonso" w:date="2026-07-27T16:55:00Z" w16du:dateUtc="2026-07-27T15:55:00Z">
            <w:rPr>
              <w:rFonts w:ascii="Arial" w:hAnsi="Arial" w:cs="Arial"/>
              <w:sz w:val="24"/>
              <w:szCs w:val="24"/>
            </w:rPr>
          </w:rPrChange>
        </w:rPr>
        <w:t>For RNA modification experiments</w:t>
      </w:r>
      <w:r w:rsidR="003A77C2" w:rsidRPr="00B475D4">
        <w:rPr>
          <w:rFonts w:ascii="Arial" w:hAnsi="Arial" w:cs="Arial"/>
          <w:sz w:val="24"/>
          <w:szCs w:val="24"/>
          <w:lang w:val="en-GB"/>
          <w:rPrChange w:id="6243"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6244" w:author="Alexandre Miguel Kaizeler Guedes Da Silva Afonso" w:date="2026-07-27T16:55:00Z" w16du:dateUtc="2026-07-27T15:55:00Z">
            <w:rPr>
              <w:rFonts w:ascii="Arial" w:hAnsi="Arial" w:cs="Arial"/>
              <w:sz w:val="24"/>
              <w:szCs w:val="24"/>
            </w:rPr>
          </w:rPrChange>
        </w:rPr>
        <w:t xml:space="preserve"> transcript </w:t>
      </w:r>
      <w:r w:rsidR="003A77C2" w:rsidRPr="00B475D4">
        <w:rPr>
          <w:rFonts w:ascii="Arial" w:hAnsi="Arial" w:cs="Arial"/>
          <w:sz w:val="24"/>
          <w:szCs w:val="24"/>
          <w:lang w:val="en-GB"/>
          <w:rPrChange w:id="6245" w:author="Alexandre Miguel Kaizeler Guedes Da Silva Afonso" w:date="2026-07-27T16:55:00Z" w16du:dateUtc="2026-07-27T15:55:00Z">
            <w:rPr>
              <w:rFonts w:ascii="Arial" w:hAnsi="Arial" w:cs="Arial"/>
              <w:sz w:val="24"/>
              <w:szCs w:val="24"/>
            </w:rPr>
          </w:rPrChange>
        </w:rPr>
        <w:t xml:space="preserve">MW </w:t>
      </w:r>
      <w:r w:rsidRPr="00B475D4">
        <w:rPr>
          <w:rFonts w:ascii="Arial" w:hAnsi="Arial" w:cs="Arial"/>
          <w:sz w:val="24"/>
          <w:szCs w:val="24"/>
          <w:lang w:val="en-GB"/>
          <w:rPrChange w:id="6246" w:author="Alexandre Miguel Kaizeler Guedes Da Silva Afonso" w:date="2026-07-27T16:55:00Z" w16du:dateUtc="2026-07-27T15:55:00Z">
            <w:rPr>
              <w:rFonts w:ascii="Arial" w:hAnsi="Arial" w:cs="Arial"/>
              <w:sz w:val="24"/>
              <w:szCs w:val="24"/>
            </w:rPr>
          </w:rPrChange>
        </w:rPr>
        <w:t>was adjusted</w:t>
      </w:r>
      <w:r w:rsidR="000E65FF" w:rsidRPr="00B475D4">
        <w:rPr>
          <w:rFonts w:ascii="Arial" w:hAnsi="Arial" w:cs="Arial"/>
          <w:sz w:val="24"/>
          <w:szCs w:val="24"/>
          <w:lang w:val="en-GB"/>
          <w:rPrChange w:id="6247" w:author="Alexandre Miguel Kaizeler Guedes Da Silva Afonso" w:date="2026-07-27T16:55:00Z" w16du:dateUtc="2026-07-27T15:55:00Z">
            <w:rPr>
              <w:rFonts w:ascii="Arial" w:hAnsi="Arial" w:cs="Arial"/>
              <w:sz w:val="24"/>
              <w:szCs w:val="24"/>
            </w:rPr>
          </w:rPrChange>
        </w:rPr>
        <w:t xml:space="preserve"> by</w:t>
      </w:r>
      <w:r w:rsidRPr="00B475D4">
        <w:rPr>
          <w:rFonts w:ascii="Arial" w:hAnsi="Arial" w:cs="Arial"/>
          <w:sz w:val="24"/>
          <w:szCs w:val="24"/>
          <w:lang w:val="en-GB"/>
          <w:rPrChange w:id="6248" w:author="Alexandre Miguel Kaizeler Guedes Da Silva Afonso" w:date="2026-07-27T16:55:00Z" w16du:dateUtc="2026-07-27T15:55:00Z">
            <w:rPr>
              <w:rFonts w:ascii="Arial" w:hAnsi="Arial" w:cs="Arial"/>
              <w:sz w:val="24"/>
              <w:szCs w:val="24"/>
            </w:rPr>
          </w:rPrChange>
        </w:rPr>
        <w:t xml:space="preserve"> +1</w:t>
      </w:r>
      <w:r w:rsidR="00CC2918" w:rsidRPr="00B475D4">
        <w:rPr>
          <w:rFonts w:ascii="Arial" w:hAnsi="Arial" w:cs="Arial"/>
          <w:sz w:val="24"/>
          <w:szCs w:val="24"/>
          <w:lang w:val="en-GB"/>
          <w:rPrChange w:id="6249" w:author="Alexandre Miguel Kaizeler Guedes Da Silva Afonso" w:date="2026-07-27T16:55:00Z" w16du:dateUtc="2026-07-27T15:55:00Z">
            <w:rPr>
              <w:rFonts w:ascii="Arial" w:hAnsi="Arial" w:cs="Arial"/>
              <w:sz w:val="24"/>
              <w:szCs w:val="24"/>
            </w:rPr>
          </w:rPrChange>
        </w:rPr>
        <w:t>4</w:t>
      </w:r>
      <w:r w:rsidRPr="00B475D4">
        <w:rPr>
          <w:rFonts w:ascii="Arial" w:hAnsi="Arial" w:cs="Arial"/>
          <w:sz w:val="24"/>
          <w:szCs w:val="24"/>
          <w:lang w:val="en-GB"/>
          <w:rPrChange w:id="6250" w:author="Alexandre Miguel Kaizeler Guedes Da Silva Afonso" w:date="2026-07-27T16:55:00Z" w16du:dateUtc="2026-07-27T15:55:00Z">
            <w:rPr>
              <w:rFonts w:ascii="Arial" w:hAnsi="Arial" w:cs="Arial"/>
              <w:sz w:val="24"/>
              <w:szCs w:val="24"/>
            </w:rPr>
          </w:rPrChange>
        </w:rPr>
        <w:t xml:space="preserve"> g/mol for each m6A site</w:t>
      </w:r>
      <w:r w:rsidR="00CC2918" w:rsidRPr="00B475D4">
        <w:rPr>
          <w:rFonts w:ascii="Arial" w:hAnsi="Arial" w:cs="Arial"/>
          <w:sz w:val="24"/>
          <w:szCs w:val="24"/>
          <w:lang w:val="en-GB"/>
          <w:rPrChange w:id="6251"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252" w:author="Alexandre Miguel Kaizeler Guedes Da Silva Afonso" w:date="2026-07-27T16:55:00Z" w16du:dateUtc="2026-07-27T15:55:00Z">
            <w:rPr>
              <w:rFonts w:ascii="Arial" w:hAnsi="Arial" w:cs="Arial"/>
              <w:sz w:val="24"/>
              <w:szCs w:val="24"/>
            </w:rPr>
          </w:rPrChange>
        </w:rPr>
        <w:instrText xml:space="preserve"> ADDIN ZOTERO_ITEM CSL_CITATION {"citationID":"jPg0C3nk","properties":{"formattedCitation":"\\super 133\\nosupersub{}","plainCitation":"133","noteIndex":0},"citationItems":[{"id":110,"uris":["http://zotero.org/users/local/q86rvdj2/items/7B7LM8TR"],"itemData":{"id":110,"type":"document","title":"PubChem Compound Summary for CID 102175, N6-Methyladenosine.","URL":"https://pubchem.ncbi.nlm.nih.gov/compound/N6-Methyladenosine","author":[{"literal":"National Center for Biotechnology Information"}],"issued":{"date-parts":[["2025"]]}}}],"schema":"https://github.com/citation-style-language/schema/raw/master/csl-citation.json"} </w:instrText>
      </w:r>
      <w:r w:rsidR="00CC2918" w:rsidRPr="00B475D4">
        <w:rPr>
          <w:rFonts w:ascii="Arial" w:hAnsi="Arial" w:cs="Arial"/>
          <w:sz w:val="24"/>
          <w:szCs w:val="24"/>
          <w:lang w:val="en-GB"/>
          <w:rPrChange w:id="6253"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254" w:author="Alexandre Miguel Kaizeler Guedes Da Silva Afonso" w:date="2026-07-27T16:55:00Z" w16du:dateUtc="2026-07-27T15:55:00Z">
            <w:rPr>
              <w:rFonts w:ascii="Arial" w:hAnsi="Arial" w:cs="Arial"/>
              <w:kern w:val="0"/>
              <w:sz w:val="24"/>
              <w:vertAlign w:val="superscript"/>
            </w:rPr>
          </w:rPrChange>
        </w:rPr>
        <w:t>133</w:t>
      </w:r>
      <w:r w:rsidR="00CC2918" w:rsidRPr="00B475D4">
        <w:rPr>
          <w:rFonts w:ascii="Arial" w:hAnsi="Arial" w:cs="Arial"/>
          <w:sz w:val="24"/>
          <w:szCs w:val="24"/>
          <w:lang w:val="en-GB"/>
          <w:rPrChange w:id="6255"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6256" w:author="Alexandre Miguel Kaizeler Guedes Da Silva Afonso" w:date="2026-07-27T16:55:00Z" w16du:dateUtc="2026-07-27T15:55:00Z">
            <w:rPr>
              <w:rFonts w:ascii="Arial" w:hAnsi="Arial" w:cs="Arial"/>
              <w:sz w:val="24"/>
              <w:szCs w:val="24"/>
            </w:rPr>
          </w:rPrChange>
        </w:rPr>
        <w:t xml:space="preserve"> and +42 g/mol for each ac4C site</w:t>
      </w:r>
      <w:r w:rsidR="00CC2918" w:rsidRPr="00B475D4">
        <w:rPr>
          <w:rFonts w:ascii="Arial" w:hAnsi="Arial" w:cs="Arial"/>
          <w:sz w:val="24"/>
          <w:szCs w:val="24"/>
          <w:lang w:val="en-GB"/>
          <w:rPrChange w:id="6257"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258" w:author="Alexandre Miguel Kaizeler Guedes Da Silva Afonso" w:date="2026-07-27T16:55:00Z" w16du:dateUtc="2026-07-27T15:55:00Z">
            <w:rPr>
              <w:rFonts w:ascii="Arial" w:hAnsi="Arial" w:cs="Arial"/>
              <w:sz w:val="24"/>
              <w:szCs w:val="24"/>
            </w:rPr>
          </w:rPrChange>
        </w:rPr>
        <w:instrText xml:space="preserve"> ADDIN ZOTERO_ITEM CSL_CITATION {"citationID":"RXDro1S0","properties":{"formattedCitation":"\\super 134\\nosupersub{}","plainCitation":"134","noteIndex":0},"citationItems":[{"id":"jCcWpdK2/ePWlecuG","uris":["http://zotero.org/users/local/q86rvdj2/items/8W6CN5XQ"],"itemData":{"id":111,"type":"document","title":"PubChem Compound Summary for CID 107461, N4-Acetylcytidine.","URL":"https://pubchem.ncbi.nlm.nih.gov/compound/N4-Acetylcytidine","author":[{"literal":"National Center for Biotechnology Information"}],"issued":{"date-parts":[["2025"]]}}}],"schema":"https://github.com/citation-style-language/schema/raw/master/csl-citation.json"} </w:instrText>
      </w:r>
      <w:r w:rsidR="00CC2918" w:rsidRPr="00B475D4">
        <w:rPr>
          <w:rFonts w:ascii="Arial" w:hAnsi="Arial" w:cs="Arial"/>
          <w:sz w:val="24"/>
          <w:szCs w:val="24"/>
          <w:lang w:val="en-GB"/>
          <w:rPrChange w:id="6259"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260" w:author="Alexandre Miguel Kaizeler Guedes Da Silva Afonso" w:date="2026-07-27T16:55:00Z" w16du:dateUtc="2026-07-27T15:55:00Z">
            <w:rPr>
              <w:rFonts w:ascii="Arial" w:hAnsi="Arial" w:cs="Arial"/>
              <w:kern w:val="0"/>
              <w:sz w:val="24"/>
              <w:vertAlign w:val="superscript"/>
            </w:rPr>
          </w:rPrChange>
        </w:rPr>
        <w:t>134</w:t>
      </w:r>
      <w:r w:rsidR="00CC2918" w:rsidRPr="00B475D4">
        <w:rPr>
          <w:rFonts w:ascii="Arial" w:hAnsi="Arial" w:cs="Arial"/>
          <w:sz w:val="24"/>
          <w:szCs w:val="24"/>
          <w:lang w:val="en-GB"/>
          <w:rPrChange w:id="6261"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6262" w:author="Alexandre Miguel Kaizeler Guedes Da Silva Afonso" w:date="2026-07-27T16:55:00Z" w16du:dateUtc="2026-07-27T15:55:00Z">
            <w:rPr>
              <w:rFonts w:ascii="Arial" w:hAnsi="Arial" w:cs="Arial"/>
              <w:sz w:val="24"/>
              <w:szCs w:val="24"/>
            </w:rPr>
          </w:rPrChange>
        </w:rPr>
        <w:t xml:space="preserve">. </w:t>
      </w:r>
    </w:p>
    <w:p w14:paraId="46F53F1A" w14:textId="3C4EACDE" w:rsidR="00E57FF5" w:rsidRPr="00B475D4" w:rsidRDefault="00664B07" w:rsidP="00533F41">
      <w:pPr>
        <w:jc w:val="both"/>
        <w:rPr>
          <w:rFonts w:ascii="Arial" w:hAnsi="Arial" w:cs="Arial"/>
          <w:sz w:val="24"/>
          <w:szCs w:val="24"/>
          <w:lang w:val="en-GB"/>
          <w:rPrChange w:id="626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264" w:author="Alexandre Miguel Kaizeler Guedes Da Silva Afonso" w:date="2026-07-27T16:55:00Z" w16du:dateUtc="2026-07-27T15:55:00Z">
            <w:rPr>
              <w:rFonts w:ascii="Arial" w:hAnsi="Arial" w:cs="Arial"/>
              <w:sz w:val="24"/>
              <w:szCs w:val="24"/>
            </w:rPr>
          </w:rPrChange>
        </w:rPr>
        <w:t xml:space="preserve">Additional simulations </w:t>
      </w:r>
      <w:r w:rsidR="00E57FF5" w:rsidRPr="00B475D4">
        <w:rPr>
          <w:rFonts w:ascii="Arial" w:hAnsi="Arial" w:cs="Arial"/>
          <w:sz w:val="24"/>
          <w:szCs w:val="24"/>
          <w:lang w:val="en-GB"/>
          <w:rPrChange w:id="6265" w:author="Alexandre Miguel Kaizeler Guedes Da Silva Afonso" w:date="2026-07-27T16:55:00Z" w16du:dateUtc="2026-07-27T15:55:00Z">
            <w:rPr>
              <w:rFonts w:ascii="Arial" w:hAnsi="Arial" w:cs="Arial"/>
              <w:sz w:val="24"/>
              <w:szCs w:val="24"/>
            </w:rPr>
          </w:rPrChange>
        </w:rPr>
        <w:t>used empirical data from Glauninger 2024</w:t>
      </w:r>
      <w:r w:rsidR="00E57FF5" w:rsidRPr="00B475D4">
        <w:rPr>
          <w:rFonts w:ascii="Arial" w:hAnsi="Arial" w:cs="Arial"/>
          <w:sz w:val="24"/>
          <w:szCs w:val="24"/>
          <w:lang w:val="en-GB"/>
          <w:rPrChange w:id="6266"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6267" w:author="Alexandre Miguel Kaizeler Guedes Da Silva Afonso" w:date="2026-07-27T16:55:00Z" w16du:dateUtc="2026-07-27T15:55:00Z">
            <w:rPr>
              <w:rFonts w:ascii="Arial" w:hAnsi="Arial" w:cs="Arial"/>
              <w:sz w:val="24"/>
              <w:szCs w:val="24"/>
            </w:rPr>
          </w:rPrChange>
        </w:rPr>
        <w:instrText xml:space="preserve"> ADDIN ZOTERO_ITEM CSL_CITATION {"citationID":"ylbfCAaw","properties":{"formattedCitation":"\\super 33\\nosupersub{}","plainCitation":"33","noteIndex":0},"citationItems":[{"id":"jCcWpdK2/tDDQG7ww","uris":["http://zotero.org/users/local/1p9EH8ax/items/76HJKWHJ"],"itemData":{"id":"5k6DwBAq/CTn7LjQF","type":"article","abstract":"Abstract\n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00E57FF5" w:rsidRPr="00B475D4">
        <w:rPr>
          <w:rFonts w:ascii="Arial" w:hAnsi="Arial" w:cs="Arial"/>
          <w:sz w:val="24"/>
          <w:szCs w:val="24"/>
          <w:lang w:val="en-GB"/>
          <w:rPrChange w:id="6268" w:author="Alexandre Miguel Kaizeler Guedes Da Silva Afonso" w:date="2026-07-27T16:55:00Z" w16du:dateUtc="2026-07-27T15:55:00Z">
            <w:rPr>
              <w:rFonts w:ascii="Arial" w:hAnsi="Arial" w:cs="Arial"/>
              <w:sz w:val="24"/>
              <w:szCs w:val="24"/>
            </w:rPr>
          </w:rPrChange>
        </w:rPr>
        <w:fldChar w:fldCharType="separate"/>
      </w:r>
      <w:r w:rsidR="00B723AF" w:rsidRPr="00B475D4">
        <w:rPr>
          <w:rFonts w:ascii="Arial" w:hAnsi="Arial" w:cs="Arial"/>
          <w:kern w:val="0"/>
          <w:sz w:val="24"/>
          <w:vertAlign w:val="superscript"/>
          <w:lang w:val="en-GB"/>
          <w:rPrChange w:id="6269" w:author="Alexandre Miguel Kaizeler Guedes Da Silva Afonso" w:date="2026-07-27T16:55:00Z" w16du:dateUtc="2026-07-27T15:55:00Z">
            <w:rPr>
              <w:rFonts w:ascii="Arial" w:hAnsi="Arial" w:cs="Arial"/>
              <w:kern w:val="0"/>
              <w:sz w:val="24"/>
              <w:vertAlign w:val="superscript"/>
            </w:rPr>
          </w:rPrChange>
        </w:rPr>
        <w:t>33</w:t>
      </w:r>
      <w:r w:rsidR="00E57FF5" w:rsidRPr="00B475D4">
        <w:rPr>
          <w:rFonts w:ascii="Arial" w:hAnsi="Arial" w:cs="Arial"/>
          <w:sz w:val="24"/>
          <w:szCs w:val="24"/>
          <w:lang w:val="en-GB"/>
          <w:rPrChange w:id="6270" w:author="Alexandre Miguel Kaizeler Guedes Da Silva Afonso" w:date="2026-07-27T16:55:00Z" w16du:dateUtc="2026-07-27T15:55:00Z">
            <w:rPr>
              <w:rFonts w:ascii="Arial" w:hAnsi="Arial" w:cs="Arial"/>
              <w:sz w:val="24"/>
              <w:szCs w:val="24"/>
            </w:rPr>
          </w:rPrChange>
        </w:rPr>
        <w:fldChar w:fldCharType="end"/>
      </w:r>
      <w:r w:rsidR="00E57FF5" w:rsidRPr="00B475D4">
        <w:rPr>
          <w:rFonts w:ascii="Arial" w:hAnsi="Arial" w:cs="Arial"/>
          <w:sz w:val="24"/>
          <w:szCs w:val="24"/>
          <w:lang w:val="en-GB"/>
          <w:rPrChange w:id="6271" w:author="Alexandre Miguel Kaizeler Guedes Da Silva Afonso" w:date="2026-07-27T16:55:00Z" w16du:dateUtc="2026-07-27T15:55:00Z">
            <w:rPr>
              <w:rFonts w:ascii="Arial" w:hAnsi="Arial" w:cs="Arial"/>
              <w:sz w:val="24"/>
              <w:szCs w:val="24"/>
            </w:rPr>
          </w:rPrChange>
        </w:rPr>
        <w:t xml:space="preserve">, which measured RNA sedimentation </w:t>
      </w:r>
      <w:r w:rsidR="00981E34" w:rsidRPr="00B475D4">
        <w:rPr>
          <w:rFonts w:ascii="Arial" w:hAnsi="Arial" w:cs="Arial"/>
          <w:sz w:val="24"/>
          <w:szCs w:val="24"/>
          <w:lang w:val="en-GB"/>
          <w:rPrChange w:id="6272" w:author="Alexandre Miguel Kaizeler Guedes Da Silva Afonso" w:date="2026-07-27T16:55:00Z" w16du:dateUtc="2026-07-27T15:55:00Z">
            <w:rPr>
              <w:rFonts w:ascii="Arial" w:hAnsi="Arial" w:cs="Arial"/>
              <w:sz w:val="24"/>
              <w:szCs w:val="24"/>
            </w:rPr>
          </w:rPrChange>
        </w:rPr>
        <w:t xml:space="preserve">in </w:t>
      </w:r>
      <w:r w:rsidR="00E57FF5" w:rsidRPr="00B475D4">
        <w:rPr>
          <w:rFonts w:ascii="Arial" w:hAnsi="Arial" w:cs="Arial"/>
          <w:sz w:val="24"/>
          <w:szCs w:val="24"/>
          <w:lang w:val="en-GB"/>
          <w:rPrChange w:id="6273" w:author="Alexandre Miguel Kaizeler Guedes Da Silva Afonso" w:date="2026-07-27T16:55:00Z" w16du:dateUtc="2026-07-27T15:55:00Z">
            <w:rPr>
              <w:rFonts w:ascii="Arial" w:hAnsi="Arial" w:cs="Arial"/>
              <w:sz w:val="24"/>
              <w:szCs w:val="24"/>
            </w:rPr>
          </w:rPrChange>
        </w:rPr>
        <w:t>centrifuged yeast samples. From these dataset’s azide stressed samples</w:t>
      </w:r>
      <w:r w:rsidR="000F52A9" w:rsidRPr="00B475D4">
        <w:rPr>
          <w:rFonts w:ascii="Arial" w:hAnsi="Arial" w:cs="Arial"/>
          <w:sz w:val="24"/>
          <w:szCs w:val="24"/>
          <w:lang w:val="en-GB"/>
          <w:rPrChange w:id="6274" w:author="Alexandre Miguel Kaizeler Guedes Da Silva Afonso" w:date="2026-07-27T16:55:00Z" w16du:dateUtc="2026-07-27T15:55:00Z">
            <w:rPr>
              <w:rFonts w:ascii="Arial" w:hAnsi="Arial" w:cs="Arial"/>
              <w:sz w:val="24"/>
              <w:szCs w:val="24"/>
            </w:rPr>
          </w:rPrChange>
        </w:rPr>
        <w:t>, which we considered was the most similar to the commonly used arsenite (Figure 1B)</w:t>
      </w:r>
      <w:r w:rsidR="00591438" w:rsidRPr="00B475D4">
        <w:rPr>
          <w:rFonts w:ascii="Arial" w:hAnsi="Arial" w:cs="Arial"/>
          <w:sz w:val="24"/>
          <w:szCs w:val="24"/>
          <w:lang w:val="en-GB"/>
          <w:rPrChange w:id="6275" w:author="Alexandre Miguel Kaizeler Guedes Da Silva Afonso" w:date="2026-07-27T16:55:00Z" w16du:dateUtc="2026-07-27T15:55:00Z">
            <w:rPr>
              <w:rFonts w:ascii="Arial" w:hAnsi="Arial" w:cs="Arial"/>
              <w:sz w:val="24"/>
              <w:szCs w:val="24"/>
            </w:rPr>
          </w:rPrChange>
        </w:rPr>
        <w:t xml:space="preserve"> as they both cause oxidative stress</w:t>
      </w:r>
      <w:r w:rsidR="00591438" w:rsidRPr="00B475D4">
        <w:rPr>
          <w:rFonts w:ascii="Arial" w:hAnsi="Arial" w:cs="Arial"/>
          <w:sz w:val="24"/>
          <w:szCs w:val="24"/>
          <w:lang w:val="en-GB"/>
          <w:rPrChange w:id="6276"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277" w:author="Alexandre Miguel Kaizeler Guedes Da Silva Afonso" w:date="2026-07-27T16:55:00Z" w16du:dateUtc="2026-07-27T15:55:00Z">
            <w:rPr>
              <w:rFonts w:ascii="Arial" w:hAnsi="Arial" w:cs="Arial"/>
              <w:sz w:val="24"/>
              <w:szCs w:val="24"/>
            </w:rPr>
          </w:rPrChange>
        </w:rPr>
        <w:instrText xml:space="preserve"> ADDIN ZOTERO_ITEM CSL_CITATION {"citationID":"8I5cOIjc","properties":{"formattedCitation":"\\super 135\\nosupersub{}","plainCitation":"135","noteIndex":0},"citationItems":[{"id":171,"uris":["http://zotero.org/users/local/q86rvdj2/items/TFBU9PGL"],"itemData":{"id":171,"type":"article-journal","abstract":"Sodium azide is a commonly used cytochrome oxidase inhibitor that leads to translation repression and RNA granule assembly. The global changes in mRNA abundance in response to this stressor are unknown. RGG-motif proteins Scd6 and Sbp1 are translation-repressors and decapping-activators that localize to and affect the assembly of RNA granules in response to sodium azide stress. Transcriptome-wide effects of these proteins remain unknown. To address this, we have sequenced transcriptome of the: a) wild type strain under unstressed and sodium azide stress, b) Δscd6 and Δsbp1 strains under unstressed and sodium azide stress. Transcriptome analysis identified altered abundance of many transcripts belonging to stress-responsive pathways which were further validated by qRT-PCR results. Abundance of several transcripts was altered in Δscd6/Δsbp1 under normal conditions and upon stress. Overall, this study provides critical insights into transcriptome changes in response to sodium azide stress and the role of RGG-motif proteins in these changes.","container-title":"Genomics","DOI":"10.1016/j.ygeno.2020.05.001","ISSN":"1089-8646","issue":"5","journalAbbreviation":"Genomics","language":"eng","page":"2978-2989","PMID":"32437849","PMCID":"PMC7116212","source":"PubMed","title":"Elucidation of the RNA-granule inducing sodium azide stress response through transcriptome analysis","volume":"112","author":[{"family":"Garg","given":"Mani"},{"family":"Poornima","given":"Gopalakrishna"},{"family":"Rajyaguru","given":"Purusharth I."}],"issued":{"date-parts":[["2020",9]]}}}],"schema":"https://github.com/citation-style-language/schema/raw/master/csl-citation.json"} </w:instrText>
      </w:r>
      <w:r w:rsidR="00591438" w:rsidRPr="00B475D4">
        <w:rPr>
          <w:rFonts w:ascii="Arial" w:hAnsi="Arial" w:cs="Arial"/>
          <w:sz w:val="24"/>
          <w:szCs w:val="24"/>
          <w:lang w:val="en-GB"/>
          <w:rPrChange w:id="6278"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279" w:author="Alexandre Miguel Kaizeler Guedes Da Silva Afonso" w:date="2026-07-27T16:55:00Z" w16du:dateUtc="2026-07-27T15:55:00Z">
            <w:rPr>
              <w:rFonts w:ascii="Arial" w:hAnsi="Arial" w:cs="Arial"/>
              <w:kern w:val="0"/>
              <w:sz w:val="24"/>
              <w:vertAlign w:val="superscript"/>
            </w:rPr>
          </w:rPrChange>
        </w:rPr>
        <w:t>135</w:t>
      </w:r>
      <w:r w:rsidR="00591438" w:rsidRPr="00B475D4">
        <w:rPr>
          <w:rFonts w:ascii="Arial" w:hAnsi="Arial" w:cs="Arial"/>
          <w:sz w:val="24"/>
          <w:szCs w:val="24"/>
          <w:lang w:val="en-GB"/>
          <w:rPrChange w:id="6280" w:author="Alexandre Miguel Kaizeler Guedes Da Silva Afonso" w:date="2026-07-27T16:55:00Z" w16du:dateUtc="2026-07-27T15:55:00Z">
            <w:rPr>
              <w:rFonts w:ascii="Arial" w:hAnsi="Arial" w:cs="Arial"/>
              <w:sz w:val="24"/>
              <w:szCs w:val="24"/>
            </w:rPr>
          </w:rPrChange>
        </w:rPr>
        <w:fldChar w:fldCharType="end"/>
      </w:r>
      <w:r w:rsidR="00591438" w:rsidRPr="00B475D4">
        <w:rPr>
          <w:rFonts w:ascii="Arial" w:hAnsi="Arial" w:cs="Arial"/>
          <w:sz w:val="24"/>
          <w:szCs w:val="24"/>
          <w:lang w:val="en-GB"/>
          <w:rPrChange w:id="6281" w:author="Alexandre Miguel Kaizeler Guedes Da Silva Afonso" w:date="2026-07-27T16:55:00Z" w16du:dateUtc="2026-07-27T15:55:00Z">
            <w:rPr>
              <w:rFonts w:ascii="Arial" w:hAnsi="Arial" w:cs="Arial"/>
              <w:sz w:val="24"/>
              <w:szCs w:val="24"/>
            </w:rPr>
          </w:rPrChange>
        </w:rPr>
        <w:t>,</w:t>
      </w:r>
      <w:r w:rsidR="00E57FF5" w:rsidRPr="00B475D4">
        <w:rPr>
          <w:rFonts w:ascii="Arial" w:hAnsi="Arial" w:cs="Arial"/>
          <w:sz w:val="24"/>
          <w:szCs w:val="24"/>
          <w:lang w:val="en-GB"/>
          <w:rPrChange w:id="6282" w:author="Alexandre Miguel Kaizeler Guedes Da Silva Afonso" w:date="2026-07-27T16:55:00Z" w16du:dateUtc="2026-07-27T15:55:00Z">
            <w:rPr>
              <w:rFonts w:ascii="Arial" w:hAnsi="Arial" w:cs="Arial"/>
              <w:sz w:val="24"/>
              <w:szCs w:val="24"/>
            </w:rPr>
          </w:rPrChange>
        </w:rPr>
        <w:t xml:space="preserve"> we derived a linear model relating RNA length to sedimentation coefficient, which showed slightly stronger correlation than </w:t>
      </w:r>
      <w:r w:rsidR="00F754A5" w:rsidRPr="00B475D4">
        <w:rPr>
          <w:rFonts w:ascii="Arial" w:hAnsi="Arial" w:cs="Arial"/>
          <w:sz w:val="24"/>
          <w:szCs w:val="24"/>
          <w:lang w:val="en-GB"/>
          <w:rPrChange w:id="6283" w:author="Alexandre Miguel Kaizeler Guedes Da Silva Afonso" w:date="2026-07-27T16:55:00Z" w16du:dateUtc="2026-07-27T15:55:00Z">
            <w:rPr>
              <w:rFonts w:ascii="Arial" w:hAnsi="Arial" w:cs="Arial"/>
              <w:sz w:val="24"/>
              <w:szCs w:val="24"/>
            </w:rPr>
          </w:rPrChange>
        </w:rPr>
        <w:t>MW</w:t>
      </w:r>
      <w:r w:rsidR="00E57FF5" w:rsidRPr="00B475D4">
        <w:rPr>
          <w:rFonts w:ascii="Arial" w:hAnsi="Arial" w:cs="Arial"/>
          <w:sz w:val="24"/>
          <w:szCs w:val="24"/>
          <w:lang w:val="en-GB"/>
          <w:rPrChange w:id="6284" w:author="Alexandre Miguel Kaizeler Guedes Da Silva Afonso" w:date="2026-07-27T16:55:00Z" w16du:dateUtc="2026-07-27T15:55:00Z">
            <w:rPr>
              <w:rFonts w:ascii="Arial" w:hAnsi="Arial" w:cs="Arial"/>
              <w:sz w:val="24"/>
              <w:szCs w:val="24"/>
            </w:rPr>
          </w:rPrChange>
        </w:rPr>
        <w:t xml:space="preserve">. After testing different models, we used the cube root of RNA length to fit the </w:t>
      </w:r>
      <w:r w:rsidR="00895C52" w:rsidRPr="00B475D4">
        <w:rPr>
          <w:rFonts w:ascii="Arial" w:hAnsi="Arial" w:cs="Arial"/>
          <w:sz w:val="24"/>
          <w:szCs w:val="24"/>
          <w:lang w:val="en-GB"/>
          <w:rPrChange w:id="6285" w:author="Alexandre Miguel Kaizeler Guedes Da Silva Afonso" w:date="2026-07-27T16:55:00Z" w16du:dateUtc="2026-07-27T15:55:00Z">
            <w:rPr>
              <w:rFonts w:ascii="Arial" w:hAnsi="Arial" w:cs="Arial"/>
              <w:sz w:val="24"/>
              <w:szCs w:val="24"/>
            </w:rPr>
          </w:rPrChange>
        </w:rPr>
        <w:t xml:space="preserve">final </w:t>
      </w:r>
      <w:r w:rsidR="00E57FF5" w:rsidRPr="00B475D4">
        <w:rPr>
          <w:rFonts w:ascii="Arial" w:hAnsi="Arial" w:cs="Arial"/>
          <w:sz w:val="24"/>
          <w:szCs w:val="24"/>
          <w:lang w:val="en-GB"/>
          <w:rPrChange w:id="6286" w:author="Alexandre Miguel Kaizeler Guedes Da Silva Afonso" w:date="2026-07-27T16:55:00Z" w16du:dateUtc="2026-07-27T15:55:00Z">
            <w:rPr>
              <w:rFonts w:ascii="Arial" w:hAnsi="Arial" w:cs="Arial"/>
              <w:sz w:val="24"/>
              <w:szCs w:val="24"/>
            </w:rPr>
          </w:rPrChange>
        </w:rPr>
        <w:t>model:</w:t>
      </w:r>
    </w:p>
    <w:p w14:paraId="4982A6A1" w14:textId="4E86F2D3" w:rsidR="00E57FF5" w:rsidRPr="00B475D4" w:rsidRDefault="00E57FF5" w:rsidP="009A3A3C">
      <w:pPr>
        <w:jc w:val="center"/>
        <w:rPr>
          <w:rFonts w:ascii="Arial" w:hAnsi="Arial" w:cs="Arial"/>
          <w:sz w:val="24"/>
          <w:szCs w:val="24"/>
          <w:lang w:val="en-GB"/>
          <w:rPrChange w:id="6287"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288" w:author="Alexandre Miguel Kaizeler Guedes Da Silva Afonso" w:date="2026-07-27T16:55:00Z" w16du:dateUtc="2026-07-27T15:55:00Z">
            <w:rPr>
              <w:rFonts w:ascii="Arial" w:hAnsi="Arial" w:cs="Arial"/>
              <w:sz w:val="24"/>
              <w:szCs w:val="24"/>
            </w:rPr>
          </w:rPrChange>
        </w:rPr>
        <w:t xml:space="preserve">Sedimentation Coefficient = </w:t>
      </w:r>
      <w:r w:rsidRPr="00B475D4">
        <w:rPr>
          <w:rFonts w:ascii="Cambria Math" w:hAnsi="Cambria Math" w:cs="Cambria Math"/>
          <w:sz w:val="24"/>
          <w:szCs w:val="24"/>
          <w:lang w:val="en-GB"/>
          <w:rPrChange w:id="6289" w:author="Alexandre Miguel Kaizeler Guedes Da Silva Afonso" w:date="2026-07-27T16:55:00Z" w16du:dateUtc="2026-07-27T15:55:00Z">
            <w:rPr>
              <w:rFonts w:ascii="Cambria Math" w:hAnsi="Cambria Math" w:cs="Cambria Math"/>
              <w:sz w:val="24"/>
              <w:szCs w:val="24"/>
            </w:rPr>
          </w:rPrChange>
        </w:rPr>
        <w:t>∛</w:t>
      </w:r>
      <w:r w:rsidRPr="00B475D4">
        <w:rPr>
          <w:rFonts w:ascii="Arial" w:hAnsi="Arial" w:cs="Arial"/>
          <w:sz w:val="24"/>
          <w:szCs w:val="24"/>
          <w:lang w:val="en-GB"/>
          <w:rPrChange w:id="6290" w:author="Alexandre Miguel Kaizeler Guedes Da Silva Afonso" w:date="2026-07-27T16:55:00Z" w16du:dateUtc="2026-07-27T15:55:00Z">
            <w:rPr>
              <w:rFonts w:ascii="Arial" w:hAnsi="Arial" w:cs="Arial"/>
              <w:sz w:val="24"/>
              <w:szCs w:val="24"/>
            </w:rPr>
          </w:rPrChange>
        </w:rPr>
        <w:t>(RNA Length) × 6.09 × 10</w:t>
      </w:r>
      <w:r w:rsidRPr="00B475D4">
        <w:rPr>
          <w:rFonts w:ascii="Cambria Math" w:hAnsi="Cambria Math" w:cs="Cambria Math"/>
          <w:sz w:val="24"/>
          <w:szCs w:val="24"/>
          <w:lang w:val="en-GB"/>
          <w:rPrChange w:id="6291" w:author="Alexandre Miguel Kaizeler Guedes Da Silva Afonso" w:date="2026-07-27T16:55:00Z" w16du:dateUtc="2026-07-27T15:55:00Z">
            <w:rPr>
              <w:rFonts w:ascii="Cambria Math" w:hAnsi="Cambria Math" w:cs="Cambria Math"/>
              <w:sz w:val="24"/>
              <w:szCs w:val="24"/>
            </w:rPr>
          </w:rPrChange>
        </w:rPr>
        <w:t>⁻</w:t>
      </w:r>
      <w:r w:rsidRPr="00B475D4">
        <w:rPr>
          <w:rFonts w:ascii="Arial" w:hAnsi="Arial" w:cs="Arial"/>
          <w:sz w:val="24"/>
          <w:szCs w:val="24"/>
          <w:lang w:val="en-GB"/>
          <w:rPrChange w:id="6292" w:author="Alexandre Miguel Kaizeler Guedes Da Silva Afonso" w:date="2026-07-27T16:55:00Z" w16du:dateUtc="2026-07-27T15:55:00Z">
            <w:rPr>
              <w:rFonts w:ascii="Arial" w:hAnsi="Arial" w:cs="Arial"/>
              <w:sz w:val="24"/>
              <w:szCs w:val="24"/>
            </w:rPr>
          </w:rPrChange>
        </w:rPr>
        <w:t>¹¹ + 3.88 × 10</w:t>
      </w:r>
      <w:r w:rsidRPr="00B475D4">
        <w:rPr>
          <w:rFonts w:ascii="Cambria Math" w:hAnsi="Cambria Math" w:cs="Cambria Math"/>
          <w:sz w:val="24"/>
          <w:szCs w:val="24"/>
          <w:lang w:val="en-GB"/>
          <w:rPrChange w:id="6293" w:author="Alexandre Miguel Kaizeler Guedes Da Silva Afonso" w:date="2026-07-27T16:55:00Z" w16du:dateUtc="2026-07-27T15:55:00Z">
            <w:rPr>
              <w:rFonts w:ascii="Cambria Math" w:hAnsi="Cambria Math" w:cs="Cambria Math"/>
              <w:sz w:val="24"/>
              <w:szCs w:val="24"/>
            </w:rPr>
          </w:rPrChange>
        </w:rPr>
        <w:t>⁻</w:t>
      </w:r>
      <w:r w:rsidRPr="00B475D4">
        <w:rPr>
          <w:rFonts w:ascii="Arial" w:hAnsi="Arial" w:cs="Arial"/>
          <w:sz w:val="24"/>
          <w:szCs w:val="24"/>
          <w:lang w:val="en-GB"/>
          <w:rPrChange w:id="6294" w:author="Alexandre Miguel Kaizeler Guedes Da Silva Afonso" w:date="2026-07-27T16:55:00Z" w16du:dateUtc="2026-07-27T15:55:00Z">
            <w:rPr>
              <w:rFonts w:ascii="Arial" w:hAnsi="Arial" w:cs="Arial"/>
              <w:sz w:val="24"/>
              <w:szCs w:val="24"/>
            </w:rPr>
          </w:rPrChange>
        </w:rPr>
        <w:t>¹⁰</w:t>
      </w:r>
      <w:r w:rsidR="00591438" w:rsidRPr="00B475D4">
        <w:rPr>
          <w:rFonts w:ascii="Arial" w:hAnsi="Arial" w:cs="Arial"/>
          <w:sz w:val="24"/>
          <w:szCs w:val="24"/>
          <w:lang w:val="en-GB"/>
          <w:rPrChange w:id="6295" w:author="Alexandre Miguel Kaizeler Guedes Da Silva Afonso" w:date="2026-07-27T16:55:00Z" w16du:dateUtc="2026-07-27T15:55:00Z">
            <w:rPr>
              <w:rFonts w:ascii="Arial" w:hAnsi="Arial" w:cs="Arial"/>
              <w:sz w:val="24"/>
              <w:szCs w:val="24"/>
            </w:rPr>
          </w:rPrChange>
        </w:rPr>
        <w:t xml:space="preserve"> </w:t>
      </w:r>
      <w:r w:rsidR="00591438" w:rsidRPr="00B475D4">
        <w:rPr>
          <w:rFonts w:ascii="Arial" w:hAnsi="Arial" w:cs="Arial"/>
          <w:i/>
          <w:iCs/>
          <w:sz w:val="24"/>
          <w:szCs w:val="24"/>
          <w:lang w:val="en-GB"/>
          <w:rPrChange w:id="6296" w:author="Alexandre Miguel Kaizeler Guedes Da Silva Afonso" w:date="2026-07-27T16:55:00Z" w16du:dateUtc="2026-07-27T15:55:00Z">
            <w:rPr>
              <w:rFonts w:ascii="Arial" w:hAnsi="Arial" w:cs="Arial"/>
              <w:i/>
              <w:iCs/>
              <w:sz w:val="24"/>
              <w:szCs w:val="24"/>
            </w:rPr>
          </w:rPrChange>
        </w:rPr>
        <w:t>(5)</w:t>
      </w:r>
    </w:p>
    <w:p w14:paraId="343F54B1" w14:textId="08A19AE8" w:rsidR="00E57FF5" w:rsidRPr="00B475D4" w:rsidRDefault="001F0120" w:rsidP="00533F41">
      <w:pPr>
        <w:jc w:val="both"/>
        <w:rPr>
          <w:rFonts w:ascii="Arial" w:hAnsi="Arial" w:cs="Arial"/>
          <w:sz w:val="24"/>
          <w:szCs w:val="24"/>
          <w:lang w:val="en-GB"/>
          <w:rPrChange w:id="6297"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298" w:author="Alexandre Miguel Kaizeler Guedes Da Silva Afonso" w:date="2026-07-27T16:55:00Z" w16du:dateUtc="2026-07-27T15:55:00Z">
            <w:rPr>
              <w:rFonts w:ascii="Arial" w:hAnsi="Arial" w:cs="Arial"/>
              <w:sz w:val="24"/>
              <w:szCs w:val="24"/>
            </w:rPr>
          </w:rPrChange>
        </w:rPr>
        <w:t>M</w:t>
      </w:r>
      <w:r w:rsidR="00E57FF5" w:rsidRPr="00B475D4">
        <w:rPr>
          <w:rFonts w:ascii="Arial" w:hAnsi="Arial" w:cs="Arial"/>
          <w:sz w:val="24"/>
          <w:szCs w:val="24"/>
          <w:lang w:val="en-GB"/>
          <w:rPrChange w:id="6299" w:author="Alexandre Miguel Kaizeler Guedes Da Silva Afonso" w:date="2026-07-27T16:55:00Z" w16du:dateUtc="2026-07-27T15:55:00Z">
            <w:rPr>
              <w:rFonts w:ascii="Arial" w:hAnsi="Arial" w:cs="Arial"/>
              <w:sz w:val="24"/>
              <w:szCs w:val="24"/>
            </w:rPr>
          </w:rPrChange>
        </w:rPr>
        <w:t>itochondrial RNAs exhibited disproportionately high sedimentation relative to size, so we derived a separate equation for them</w:t>
      </w:r>
      <w:r w:rsidR="00CC2918" w:rsidRPr="00B475D4">
        <w:rPr>
          <w:rFonts w:ascii="Arial" w:hAnsi="Arial" w:cs="Arial"/>
          <w:sz w:val="24"/>
          <w:szCs w:val="24"/>
          <w:lang w:val="en-GB"/>
          <w:rPrChange w:id="6300" w:author="Alexandre Miguel Kaizeler Guedes Da Silva Afonso" w:date="2026-07-27T16:55:00Z" w16du:dateUtc="2026-07-27T15:55:00Z">
            <w:rPr>
              <w:rFonts w:ascii="Arial" w:hAnsi="Arial" w:cs="Arial"/>
              <w:sz w:val="24"/>
              <w:szCs w:val="24"/>
            </w:rPr>
          </w:rPrChange>
        </w:rPr>
        <w:t xml:space="preserve"> </w:t>
      </w:r>
      <w:r w:rsidR="00CD10ED" w:rsidRPr="00B475D4">
        <w:rPr>
          <w:rFonts w:ascii="Arial" w:hAnsi="Arial" w:cs="Arial"/>
          <w:sz w:val="24"/>
          <w:szCs w:val="24"/>
          <w:lang w:val="en-GB"/>
          <w:rPrChange w:id="6301" w:author="Alexandre Miguel Kaizeler Guedes Da Silva Afonso" w:date="2026-07-27T16:55:00Z" w16du:dateUtc="2026-07-27T15:55:00Z">
            <w:rPr>
              <w:rFonts w:ascii="Arial" w:hAnsi="Arial" w:cs="Arial"/>
              <w:sz w:val="24"/>
              <w:szCs w:val="24"/>
            </w:rPr>
          </w:rPrChange>
        </w:rPr>
        <w:t>using</w:t>
      </w:r>
      <w:r w:rsidR="00CC2918" w:rsidRPr="00B475D4">
        <w:rPr>
          <w:rFonts w:ascii="Arial" w:hAnsi="Arial" w:cs="Arial"/>
          <w:sz w:val="24"/>
          <w:szCs w:val="24"/>
          <w:lang w:val="en-GB"/>
          <w:rPrChange w:id="6302" w:author="Alexandre Miguel Kaizeler Guedes Da Silva Afonso" w:date="2026-07-27T16:55:00Z" w16du:dateUtc="2026-07-27T15:55:00Z">
            <w:rPr>
              <w:rFonts w:ascii="Arial" w:hAnsi="Arial" w:cs="Arial"/>
              <w:sz w:val="24"/>
              <w:szCs w:val="24"/>
            </w:rPr>
          </w:rPrChange>
        </w:rPr>
        <w:t xml:space="preserve"> a linear model relating RNA length to sedimentation coefficient, </w:t>
      </w:r>
      <w:r w:rsidR="00603902" w:rsidRPr="00B475D4">
        <w:rPr>
          <w:rFonts w:ascii="Arial" w:hAnsi="Arial" w:cs="Arial"/>
          <w:sz w:val="24"/>
          <w:szCs w:val="24"/>
          <w:lang w:val="en-GB"/>
          <w:rPrChange w:id="6303" w:author="Alexandre Miguel Kaizeler Guedes Da Silva Afonso" w:date="2026-07-27T16:55:00Z" w16du:dateUtc="2026-07-27T15:55:00Z">
            <w:rPr>
              <w:rFonts w:ascii="Arial" w:hAnsi="Arial" w:cs="Arial"/>
              <w:sz w:val="24"/>
              <w:szCs w:val="24"/>
            </w:rPr>
          </w:rPrChange>
        </w:rPr>
        <w:t xml:space="preserve">considering </w:t>
      </w:r>
      <w:r w:rsidR="00CC2918" w:rsidRPr="00B475D4">
        <w:rPr>
          <w:rFonts w:ascii="Arial" w:hAnsi="Arial" w:cs="Arial"/>
          <w:sz w:val="24"/>
          <w:szCs w:val="24"/>
          <w:lang w:val="en-GB"/>
          <w:rPrChange w:id="6304" w:author="Alexandre Miguel Kaizeler Guedes Da Silva Afonso" w:date="2026-07-27T16:55:00Z" w16du:dateUtc="2026-07-27T15:55:00Z">
            <w:rPr>
              <w:rFonts w:ascii="Arial" w:hAnsi="Arial" w:cs="Arial"/>
              <w:sz w:val="24"/>
              <w:szCs w:val="24"/>
            </w:rPr>
          </w:rPrChange>
        </w:rPr>
        <w:t>only mitoc</w:t>
      </w:r>
      <w:r w:rsidR="009A10AF" w:rsidRPr="00B475D4">
        <w:rPr>
          <w:rFonts w:ascii="Arial" w:hAnsi="Arial" w:cs="Arial"/>
          <w:sz w:val="24"/>
          <w:szCs w:val="24"/>
          <w:lang w:val="en-GB"/>
          <w:rPrChange w:id="6305" w:author="Alexandre Miguel Kaizeler Guedes Da Silva Afonso" w:date="2026-07-27T16:55:00Z" w16du:dateUtc="2026-07-27T15:55:00Z">
            <w:rPr>
              <w:rFonts w:ascii="Arial" w:hAnsi="Arial" w:cs="Arial"/>
              <w:sz w:val="24"/>
              <w:szCs w:val="24"/>
            </w:rPr>
          </w:rPrChange>
        </w:rPr>
        <w:t xml:space="preserve">hondrial </w:t>
      </w:r>
      <w:r w:rsidR="00591438" w:rsidRPr="00B475D4">
        <w:rPr>
          <w:rFonts w:ascii="Arial" w:hAnsi="Arial" w:cs="Arial"/>
          <w:sz w:val="24"/>
          <w:szCs w:val="24"/>
          <w:lang w:val="en-GB"/>
          <w:rPrChange w:id="6306" w:author="Alexandre Miguel Kaizeler Guedes Da Silva Afonso" w:date="2026-07-27T16:55:00Z" w16du:dateUtc="2026-07-27T15:55:00Z">
            <w:rPr>
              <w:rFonts w:ascii="Arial" w:hAnsi="Arial" w:cs="Arial"/>
              <w:sz w:val="24"/>
              <w:szCs w:val="24"/>
            </w:rPr>
          </w:rPrChange>
        </w:rPr>
        <w:t xml:space="preserve">encoded </w:t>
      </w:r>
      <w:r w:rsidR="009A10AF" w:rsidRPr="00B475D4">
        <w:rPr>
          <w:rFonts w:ascii="Arial" w:hAnsi="Arial" w:cs="Arial"/>
          <w:sz w:val="24"/>
          <w:szCs w:val="24"/>
          <w:lang w:val="en-GB"/>
          <w:rPrChange w:id="6307" w:author="Alexandre Miguel Kaizeler Guedes Da Silva Afonso" w:date="2026-07-27T16:55:00Z" w16du:dateUtc="2026-07-27T15:55:00Z">
            <w:rPr>
              <w:rFonts w:ascii="Arial" w:hAnsi="Arial" w:cs="Arial"/>
              <w:sz w:val="24"/>
              <w:szCs w:val="24"/>
            </w:rPr>
          </w:rPrChange>
        </w:rPr>
        <w:t>RNAs</w:t>
      </w:r>
      <w:r w:rsidR="00E57FF5" w:rsidRPr="00B475D4">
        <w:rPr>
          <w:rFonts w:ascii="Arial" w:hAnsi="Arial" w:cs="Arial"/>
          <w:sz w:val="24"/>
          <w:szCs w:val="24"/>
          <w:lang w:val="en-GB"/>
          <w:rPrChange w:id="6308" w:author="Alexandre Miguel Kaizeler Guedes Da Silva Afonso" w:date="2026-07-27T16:55:00Z" w16du:dateUtc="2026-07-27T15:55:00Z">
            <w:rPr>
              <w:rFonts w:ascii="Arial" w:hAnsi="Arial" w:cs="Arial"/>
              <w:sz w:val="24"/>
              <w:szCs w:val="24"/>
            </w:rPr>
          </w:rPrChange>
        </w:rPr>
        <w:t>:</w:t>
      </w:r>
    </w:p>
    <w:p w14:paraId="7CA0DAD8" w14:textId="7A11F891" w:rsidR="00E57FF5" w:rsidRPr="00B475D4" w:rsidRDefault="00E57FF5" w:rsidP="009A3A3C">
      <w:pPr>
        <w:jc w:val="center"/>
        <w:rPr>
          <w:rFonts w:ascii="Arial" w:hAnsi="Arial" w:cs="Arial"/>
          <w:sz w:val="24"/>
          <w:szCs w:val="24"/>
          <w:lang w:val="en-GB"/>
          <w:rPrChange w:id="630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310" w:author="Alexandre Miguel Kaizeler Guedes Da Silva Afonso" w:date="2026-07-27T16:55:00Z" w16du:dateUtc="2026-07-27T15:55:00Z">
            <w:rPr>
              <w:rFonts w:ascii="Arial" w:hAnsi="Arial" w:cs="Arial"/>
              <w:sz w:val="24"/>
              <w:szCs w:val="24"/>
            </w:rPr>
          </w:rPrChange>
        </w:rPr>
        <w:t xml:space="preserve">MT Sedimentation Coefficient = </w:t>
      </w:r>
      <w:r w:rsidRPr="00B475D4">
        <w:rPr>
          <w:rFonts w:ascii="Cambria Math" w:hAnsi="Cambria Math" w:cs="Cambria Math"/>
          <w:sz w:val="24"/>
          <w:szCs w:val="24"/>
          <w:lang w:val="en-GB"/>
          <w:rPrChange w:id="6311" w:author="Alexandre Miguel Kaizeler Guedes Da Silva Afonso" w:date="2026-07-27T16:55:00Z" w16du:dateUtc="2026-07-27T15:55:00Z">
            <w:rPr>
              <w:rFonts w:ascii="Cambria Math" w:hAnsi="Cambria Math" w:cs="Cambria Math"/>
              <w:sz w:val="24"/>
              <w:szCs w:val="24"/>
            </w:rPr>
          </w:rPrChange>
        </w:rPr>
        <w:t>∛</w:t>
      </w:r>
      <w:r w:rsidRPr="00B475D4">
        <w:rPr>
          <w:rFonts w:ascii="Arial" w:hAnsi="Arial" w:cs="Arial"/>
          <w:sz w:val="24"/>
          <w:szCs w:val="24"/>
          <w:lang w:val="en-GB"/>
          <w:rPrChange w:id="6312" w:author="Alexandre Miguel Kaizeler Guedes Da Silva Afonso" w:date="2026-07-27T16:55:00Z" w16du:dateUtc="2026-07-27T15:55:00Z">
            <w:rPr>
              <w:rFonts w:ascii="Arial" w:hAnsi="Arial" w:cs="Arial"/>
              <w:sz w:val="24"/>
              <w:szCs w:val="24"/>
            </w:rPr>
          </w:rPrChange>
        </w:rPr>
        <w:t>(RNA Length) × 3.23 × 10</w:t>
      </w:r>
      <w:r w:rsidRPr="00B475D4">
        <w:rPr>
          <w:rFonts w:ascii="Cambria Math" w:hAnsi="Cambria Math" w:cs="Cambria Math"/>
          <w:sz w:val="24"/>
          <w:szCs w:val="24"/>
          <w:lang w:val="en-GB"/>
          <w:rPrChange w:id="6313" w:author="Alexandre Miguel Kaizeler Guedes Da Silva Afonso" w:date="2026-07-27T16:55:00Z" w16du:dateUtc="2026-07-27T15:55:00Z">
            <w:rPr>
              <w:rFonts w:ascii="Cambria Math" w:hAnsi="Cambria Math" w:cs="Cambria Math"/>
              <w:sz w:val="24"/>
              <w:szCs w:val="24"/>
            </w:rPr>
          </w:rPrChange>
        </w:rPr>
        <w:t>⁻</w:t>
      </w:r>
      <w:r w:rsidRPr="00B475D4">
        <w:rPr>
          <w:rFonts w:ascii="Arial" w:hAnsi="Arial" w:cs="Arial"/>
          <w:sz w:val="24"/>
          <w:szCs w:val="24"/>
          <w:lang w:val="en-GB"/>
          <w:rPrChange w:id="6314" w:author="Alexandre Miguel Kaizeler Guedes Da Silva Afonso" w:date="2026-07-27T16:55:00Z" w16du:dateUtc="2026-07-27T15:55:00Z">
            <w:rPr>
              <w:rFonts w:ascii="Arial" w:hAnsi="Arial" w:cs="Arial"/>
              <w:sz w:val="24"/>
              <w:szCs w:val="24"/>
            </w:rPr>
          </w:rPrChange>
        </w:rPr>
        <w:t>¹¹ + 1.17 × 10</w:t>
      </w:r>
      <w:r w:rsidRPr="00B475D4">
        <w:rPr>
          <w:rFonts w:ascii="Cambria Math" w:hAnsi="Cambria Math" w:cs="Cambria Math"/>
          <w:sz w:val="24"/>
          <w:szCs w:val="24"/>
          <w:lang w:val="en-GB"/>
          <w:rPrChange w:id="6315" w:author="Alexandre Miguel Kaizeler Guedes Da Silva Afonso" w:date="2026-07-27T16:55:00Z" w16du:dateUtc="2026-07-27T15:55:00Z">
            <w:rPr>
              <w:rFonts w:ascii="Cambria Math" w:hAnsi="Cambria Math" w:cs="Cambria Math"/>
              <w:sz w:val="24"/>
              <w:szCs w:val="24"/>
            </w:rPr>
          </w:rPrChange>
        </w:rPr>
        <w:t>⁻</w:t>
      </w:r>
      <w:r w:rsidRPr="00B475D4">
        <w:rPr>
          <w:rFonts w:ascii="Arial" w:hAnsi="Arial" w:cs="Arial"/>
          <w:sz w:val="24"/>
          <w:szCs w:val="24"/>
          <w:lang w:val="en-GB"/>
          <w:rPrChange w:id="6316" w:author="Alexandre Miguel Kaizeler Guedes Da Silva Afonso" w:date="2026-07-27T16:55:00Z" w16du:dateUtc="2026-07-27T15:55:00Z">
            <w:rPr>
              <w:rFonts w:ascii="Arial" w:hAnsi="Arial" w:cs="Arial"/>
              <w:sz w:val="24"/>
              <w:szCs w:val="24"/>
            </w:rPr>
          </w:rPrChange>
        </w:rPr>
        <w:t>⁹</w:t>
      </w:r>
      <w:r w:rsidR="00591438" w:rsidRPr="00B475D4">
        <w:rPr>
          <w:rFonts w:ascii="Arial" w:hAnsi="Arial" w:cs="Arial"/>
          <w:sz w:val="24"/>
          <w:szCs w:val="24"/>
          <w:lang w:val="en-GB"/>
          <w:rPrChange w:id="6317" w:author="Alexandre Miguel Kaizeler Guedes Da Silva Afonso" w:date="2026-07-27T16:55:00Z" w16du:dateUtc="2026-07-27T15:55:00Z">
            <w:rPr>
              <w:rFonts w:ascii="Arial" w:hAnsi="Arial" w:cs="Arial"/>
              <w:sz w:val="24"/>
              <w:szCs w:val="24"/>
            </w:rPr>
          </w:rPrChange>
        </w:rPr>
        <w:t xml:space="preserve"> </w:t>
      </w:r>
      <w:r w:rsidR="00591438" w:rsidRPr="00B475D4">
        <w:rPr>
          <w:rFonts w:ascii="Arial" w:hAnsi="Arial" w:cs="Arial"/>
          <w:i/>
          <w:iCs/>
          <w:sz w:val="24"/>
          <w:szCs w:val="24"/>
          <w:lang w:val="en-GB"/>
          <w:rPrChange w:id="6318" w:author="Alexandre Miguel Kaizeler Guedes Da Silva Afonso" w:date="2026-07-27T16:55:00Z" w16du:dateUtc="2026-07-27T15:55:00Z">
            <w:rPr>
              <w:rFonts w:ascii="Arial" w:hAnsi="Arial" w:cs="Arial"/>
              <w:i/>
              <w:iCs/>
              <w:sz w:val="24"/>
              <w:szCs w:val="24"/>
            </w:rPr>
          </w:rPrChange>
        </w:rPr>
        <w:t>(6)</w:t>
      </w:r>
    </w:p>
    <w:p w14:paraId="3EEC694F" w14:textId="42853B60" w:rsidR="002F0F82" w:rsidRPr="00B475D4" w:rsidRDefault="002252C6" w:rsidP="00533F41">
      <w:pPr>
        <w:jc w:val="both"/>
        <w:rPr>
          <w:rFonts w:ascii="Arial" w:hAnsi="Arial" w:cs="Arial"/>
          <w:sz w:val="24"/>
          <w:szCs w:val="24"/>
          <w:lang w:val="en-GB"/>
          <w:rPrChange w:id="631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320" w:author="Alexandre Miguel Kaizeler Guedes Da Silva Afonso" w:date="2026-07-27T16:55:00Z" w16du:dateUtc="2026-07-27T15:55:00Z">
            <w:rPr>
              <w:rFonts w:ascii="Arial" w:hAnsi="Arial" w:cs="Arial"/>
              <w:sz w:val="24"/>
              <w:szCs w:val="24"/>
            </w:rPr>
          </w:rPrChange>
        </w:rPr>
        <w:t>A</w:t>
      </w:r>
      <w:r w:rsidR="00E57FF5" w:rsidRPr="00B475D4">
        <w:rPr>
          <w:rFonts w:ascii="Arial" w:hAnsi="Arial" w:cs="Arial"/>
          <w:sz w:val="24"/>
          <w:szCs w:val="24"/>
          <w:lang w:val="en-GB"/>
          <w:rPrChange w:id="6321" w:author="Alexandre Miguel Kaizeler Guedes Da Silva Afonso" w:date="2026-07-27T16:55:00Z" w16du:dateUtc="2026-07-27T15:55:00Z">
            <w:rPr>
              <w:rFonts w:ascii="Arial" w:hAnsi="Arial" w:cs="Arial"/>
              <w:sz w:val="24"/>
              <w:szCs w:val="24"/>
            </w:rPr>
          </w:rPrChange>
        </w:rPr>
        <w:t>s before, sedimented RNA abundances were converted back to read counts using</w:t>
      </w:r>
      <w:r w:rsidR="009A10AF" w:rsidRPr="00B475D4">
        <w:rPr>
          <w:rFonts w:ascii="Arial" w:hAnsi="Arial" w:cs="Arial"/>
          <w:sz w:val="24"/>
          <w:szCs w:val="24"/>
          <w:lang w:val="en-GB"/>
          <w:rPrChange w:id="6322" w:author="Alexandre Miguel Kaizeler Guedes Da Silva Afonso" w:date="2026-07-27T16:55:00Z" w16du:dateUtc="2026-07-27T15:55:00Z">
            <w:rPr>
              <w:rFonts w:ascii="Arial" w:hAnsi="Arial" w:cs="Arial"/>
              <w:sz w:val="24"/>
              <w:szCs w:val="24"/>
            </w:rPr>
          </w:rPrChange>
        </w:rPr>
        <w:t xml:space="preserve"> </w:t>
      </w:r>
      <w:r w:rsidR="00210459" w:rsidRPr="00B475D4">
        <w:rPr>
          <w:rFonts w:ascii="Arial" w:hAnsi="Arial" w:cs="Arial"/>
          <w:sz w:val="24"/>
          <w:szCs w:val="24"/>
          <w:lang w:val="en-GB"/>
          <w:rPrChange w:id="6323" w:author="Alexandre Miguel Kaizeler Guedes Da Silva Afonso" w:date="2026-07-27T16:55:00Z" w16du:dateUtc="2026-07-27T15:55:00Z">
            <w:rPr>
              <w:rFonts w:ascii="Arial" w:hAnsi="Arial" w:cs="Arial"/>
              <w:sz w:val="24"/>
              <w:szCs w:val="24"/>
            </w:rPr>
          </w:rPrChange>
        </w:rPr>
        <w:t xml:space="preserve">equation </w:t>
      </w:r>
      <w:r w:rsidR="00210459" w:rsidRPr="00B475D4">
        <w:rPr>
          <w:rFonts w:ascii="Arial" w:hAnsi="Arial" w:cs="Arial"/>
          <w:i/>
          <w:iCs/>
          <w:sz w:val="24"/>
          <w:szCs w:val="24"/>
          <w:lang w:val="en-GB"/>
          <w:rPrChange w:id="6324" w:author="Alexandre Miguel Kaizeler Guedes Da Silva Afonso" w:date="2026-07-27T16:55:00Z" w16du:dateUtc="2026-07-27T15:55:00Z">
            <w:rPr>
              <w:rFonts w:ascii="Arial" w:hAnsi="Arial" w:cs="Arial"/>
              <w:i/>
              <w:iCs/>
              <w:sz w:val="24"/>
              <w:szCs w:val="24"/>
            </w:rPr>
          </w:rPrChange>
        </w:rPr>
        <w:t>(4)</w:t>
      </w:r>
      <w:r w:rsidRPr="00B475D4">
        <w:rPr>
          <w:rFonts w:ascii="Arial" w:hAnsi="Arial" w:cs="Arial"/>
          <w:sz w:val="24"/>
          <w:szCs w:val="24"/>
          <w:lang w:val="en-GB"/>
          <w:rPrChange w:id="6325" w:author="Alexandre Miguel Kaizeler Guedes Da Silva Afonso" w:date="2026-07-27T16:55:00Z" w16du:dateUtc="2026-07-27T15:55:00Z">
            <w:rPr>
              <w:rFonts w:ascii="Arial" w:hAnsi="Arial" w:cs="Arial"/>
              <w:sz w:val="24"/>
              <w:szCs w:val="24"/>
            </w:rPr>
          </w:rPrChange>
        </w:rPr>
        <w:t xml:space="preserve">. </w:t>
      </w:r>
    </w:p>
    <w:p w14:paraId="26411C3B" w14:textId="11269E42" w:rsidR="00F23BB1" w:rsidRPr="00B475D4" w:rsidRDefault="00F23BB1" w:rsidP="00F23BB1">
      <w:pPr>
        <w:pStyle w:val="Ttulo2"/>
        <w:rPr>
          <w:lang w:val="en-GB"/>
          <w:rPrChange w:id="6326" w:author="Alexandre Miguel Kaizeler Guedes Da Silva Afonso" w:date="2026-07-27T16:55:00Z" w16du:dateUtc="2026-07-27T15:55:00Z">
            <w:rPr/>
          </w:rPrChange>
        </w:rPr>
      </w:pPr>
      <w:r w:rsidRPr="00B475D4">
        <w:rPr>
          <w:lang w:val="en-GB"/>
          <w:rPrChange w:id="6327" w:author="Alexandre Miguel Kaizeler Guedes Da Silva Afonso" w:date="2026-07-27T16:55:00Z" w16du:dateUtc="2026-07-27T15:55:00Z">
            <w:rPr/>
          </w:rPrChange>
        </w:rPr>
        <w:t xml:space="preserve">U-2 OS growth conditions </w:t>
      </w:r>
    </w:p>
    <w:p w14:paraId="2299B07A" w14:textId="77777777" w:rsidR="00CB6FF0" w:rsidRPr="00B475D4" w:rsidRDefault="00CB6FF0" w:rsidP="00CB6FF0">
      <w:pPr>
        <w:rPr>
          <w:rFonts w:ascii="Arial" w:hAnsi="Arial" w:cs="Arial"/>
          <w:sz w:val="24"/>
          <w:szCs w:val="24"/>
          <w:lang w:val="en-GB"/>
          <w:rPrChange w:id="632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329" w:author="Alexandre Miguel Kaizeler Guedes Da Silva Afonso" w:date="2026-07-27T16:55:00Z" w16du:dateUtc="2026-07-27T15:55:00Z">
            <w:rPr>
              <w:rFonts w:ascii="Arial" w:hAnsi="Arial" w:cs="Arial"/>
              <w:sz w:val="24"/>
              <w:szCs w:val="24"/>
            </w:rPr>
          </w:rPrChange>
        </w:rPr>
        <w:t>Human osteosarcoma U-2 OS cells were cultured in DMEM (high glucose) supplemented with 10% fetal bovine serum. Cells were plated on glass coverslips in 24-well plates and used for all experimental procedures.</w:t>
      </w:r>
    </w:p>
    <w:p w14:paraId="46DD4BD6" w14:textId="0A743CA2" w:rsidR="00A56AE7" w:rsidRPr="00B475D4" w:rsidRDefault="00A56AE7" w:rsidP="00CB6FF0">
      <w:pPr>
        <w:rPr>
          <w:rFonts w:ascii="Arial" w:hAnsi="Arial" w:cs="Arial"/>
          <w:sz w:val="24"/>
          <w:szCs w:val="24"/>
          <w:lang w:val="en-GB"/>
          <w:rPrChange w:id="633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331" w:author="Alexandre Miguel Kaizeler Guedes Da Silva Afonso" w:date="2026-07-27T16:55:00Z" w16du:dateUtc="2026-07-27T15:55:00Z">
            <w:rPr>
              <w:rFonts w:ascii="Arial" w:hAnsi="Arial" w:cs="Arial"/>
              <w:sz w:val="24"/>
              <w:szCs w:val="24"/>
            </w:rPr>
          </w:rPrChange>
        </w:rPr>
        <w:t>Reagents and material references are supplied in the Key Resources Table.</w:t>
      </w:r>
    </w:p>
    <w:p w14:paraId="467BEBC6" w14:textId="5CCC3EFF" w:rsidR="00F23BB1" w:rsidRPr="00B475D4" w:rsidRDefault="00F23BB1" w:rsidP="00F23BB1">
      <w:pPr>
        <w:pStyle w:val="Ttulo2"/>
        <w:rPr>
          <w:lang w:val="en-GB"/>
          <w:rPrChange w:id="6332" w:author="Alexandre Miguel Kaizeler Guedes Da Silva Afonso" w:date="2026-07-27T16:55:00Z" w16du:dateUtc="2026-07-27T15:55:00Z">
            <w:rPr/>
          </w:rPrChange>
        </w:rPr>
      </w:pPr>
      <w:r w:rsidRPr="00B475D4">
        <w:rPr>
          <w:lang w:val="en-GB"/>
          <w:rPrChange w:id="6333" w:author="Alexandre Miguel Kaizeler Guedes Da Silva Afonso" w:date="2026-07-27T16:55:00Z" w16du:dateUtc="2026-07-27T15:55:00Z">
            <w:rPr/>
          </w:rPrChange>
        </w:rPr>
        <w:t>Stress conditions</w:t>
      </w:r>
    </w:p>
    <w:p w14:paraId="7DED1D12" w14:textId="51390610" w:rsidR="00CB6FF0" w:rsidRPr="00B475D4" w:rsidRDefault="00CB6FF0" w:rsidP="00CB6FF0">
      <w:pPr>
        <w:rPr>
          <w:rFonts w:ascii="Arial" w:hAnsi="Arial" w:cs="Arial"/>
          <w:sz w:val="24"/>
          <w:szCs w:val="24"/>
          <w:lang w:val="en-GB"/>
          <w:rPrChange w:id="6334"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335" w:author="Alexandre Miguel Kaizeler Guedes Da Silva Afonso" w:date="2026-07-27T16:55:00Z" w16du:dateUtc="2026-07-27T15:55:00Z">
            <w:rPr>
              <w:rFonts w:ascii="Arial" w:hAnsi="Arial" w:cs="Arial"/>
              <w:sz w:val="24"/>
              <w:szCs w:val="24"/>
            </w:rPr>
          </w:rPrChange>
        </w:rPr>
        <w:t xml:space="preserve">To examine mRNA localization under stress, </w:t>
      </w:r>
      <w:r w:rsidR="00961101" w:rsidRPr="00B475D4">
        <w:rPr>
          <w:rFonts w:ascii="Arial" w:hAnsi="Arial" w:cs="Arial"/>
          <w:sz w:val="24"/>
          <w:szCs w:val="24"/>
          <w:lang w:val="en-GB"/>
          <w:rPrChange w:id="6336" w:author="Alexandre Miguel Kaizeler Guedes Da Silva Afonso" w:date="2026-07-27T16:55:00Z" w16du:dateUtc="2026-07-27T15:55:00Z">
            <w:rPr>
              <w:rFonts w:ascii="Arial" w:hAnsi="Arial" w:cs="Arial"/>
              <w:sz w:val="24"/>
              <w:szCs w:val="24"/>
            </w:rPr>
          </w:rPrChange>
        </w:rPr>
        <w:t xml:space="preserve">when 80% confluency was reached, </w:t>
      </w:r>
      <w:r w:rsidRPr="00B475D4">
        <w:rPr>
          <w:rFonts w:ascii="Arial" w:hAnsi="Arial" w:cs="Arial"/>
          <w:sz w:val="24"/>
          <w:szCs w:val="24"/>
          <w:lang w:val="en-GB"/>
          <w:rPrChange w:id="6337" w:author="Alexandre Miguel Kaizeler Guedes Da Silva Afonso" w:date="2026-07-27T16:55:00Z" w16du:dateUtc="2026-07-27T15:55:00Z">
            <w:rPr>
              <w:rFonts w:ascii="Arial" w:hAnsi="Arial" w:cs="Arial"/>
              <w:sz w:val="24"/>
              <w:szCs w:val="24"/>
            </w:rPr>
          </w:rPrChange>
        </w:rPr>
        <w:t>cells were exposed to 0.4 M sorbitol for 3 hours. To inhibit mitochondrial dsRNA leakage into the cytosol, 50 μM</w:t>
      </w:r>
      <w:r w:rsidR="00FB121D" w:rsidRPr="00B475D4">
        <w:rPr>
          <w:rFonts w:ascii="Cambria" w:hAnsi="Cambria"/>
          <w:color w:val="1B1B1B"/>
          <w:sz w:val="28"/>
          <w:szCs w:val="28"/>
          <w:shd w:val="clear" w:color="auto" w:fill="FFFFFF"/>
          <w:lang w:val="en-GB"/>
          <w:rPrChange w:id="6338" w:author="Alexandre Miguel Kaizeler Guedes Da Silva Afonso" w:date="2026-07-27T16:55:00Z" w16du:dateUtc="2026-07-27T15:55:00Z">
            <w:rPr>
              <w:rFonts w:ascii="Cambria" w:hAnsi="Cambria"/>
              <w:color w:val="1B1B1B"/>
              <w:sz w:val="28"/>
              <w:szCs w:val="28"/>
              <w:shd w:val="clear" w:color="auto" w:fill="FFFFFF"/>
            </w:rPr>
          </w:rPrChange>
        </w:rPr>
        <w:t xml:space="preserve"> </w:t>
      </w:r>
      <w:r w:rsidR="00FB121D" w:rsidRPr="00B475D4">
        <w:rPr>
          <w:rFonts w:ascii="Arial" w:hAnsi="Arial" w:cs="Arial" w:hint="eastAsia"/>
          <w:sz w:val="24"/>
          <w:szCs w:val="24"/>
          <w:lang w:val="en-GB"/>
          <w:rPrChange w:id="6339" w:author="Alexandre Miguel Kaizeler Guedes Da Silva Afonso" w:date="2026-07-27T16:55:00Z" w16du:dateUtc="2026-07-27T15:55:00Z">
            <w:rPr>
              <w:rFonts w:ascii="Arial" w:hAnsi="Arial" w:cs="Arial" w:hint="eastAsia"/>
              <w:sz w:val="24"/>
              <w:szCs w:val="24"/>
            </w:rPr>
          </w:rPrChange>
        </w:rPr>
        <w:t>4,4</w:t>
      </w:r>
      <w:r w:rsidR="00FB121D" w:rsidRPr="00B475D4">
        <w:rPr>
          <w:rFonts w:ascii="Arial" w:hAnsi="Arial" w:cs="Arial" w:hint="eastAsia"/>
          <w:sz w:val="24"/>
          <w:szCs w:val="24"/>
          <w:lang w:val="en-GB"/>
          <w:rPrChange w:id="6340" w:author="Alexandre Miguel Kaizeler Guedes Da Silva Afonso" w:date="2026-07-27T16:55:00Z" w16du:dateUtc="2026-07-27T15:55:00Z">
            <w:rPr>
              <w:rFonts w:ascii="Arial" w:hAnsi="Arial" w:cs="Arial" w:hint="eastAsia"/>
              <w:sz w:val="24"/>
              <w:szCs w:val="24"/>
            </w:rPr>
          </w:rPrChange>
        </w:rPr>
        <w:t>′</w:t>
      </w:r>
      <w:r w:rsidR="00FB121D" w:rsidRPr="00B475D4">
        <w:rPr>
          <w:rFonts w:ascii="Arial" w:hAnsi="Arial" w:cs="Arial" w:hint="eastAsia"/>
          <w:sz w:val="24"/>
          <w:szCs w:val="24"/>
          <w:lang w:val="en-GB"/>
          <w:rPrChange w:id="6341" w:author="Alexandre Miguel Kaizeler Guedes Da Silva Afonso" w:date="2026-07-27T16:55:00Z" w16du:dateUtc="2026-07-27T15:55:00Z">
            <w:rPr>
              <w:rFonts w:ascii="Arial" w:hAnsi="Arial" w:cs="Arial" w:hint="eastAsia"/>
              <w:sz w:val="24"/>
              <w:szCs w:val="24"/>
            </w:rPr>
          </w:rPrChange>
        </w:rPr>
        <w:t>-diisothiocyanatostilbene-2,2</w:t>
      </w:r>
      <w:r w:rsidR="00FB121D" w:rsidRPr="00B475D4">
        <w:rPr>
          <w:rFonts w:ascii="Arial" w:hAnsi="Arial" w:cs="Arial" w:hint="eastAsia"/>
          <w:sz w:val="24"/>
          <w:szCs w:val="24"/>
          <w:lang w:val="en-GB"/>
          <w:rPrChange w:id="6342" w:author="Alexandre Miguel Kaizeler Guedes Da Silva Afonso" w:date="2026-07-27T16:55:00Z" w16du:dateUtc="2026-07-27T15:55:00Z">
            <w:rPr>
              <w:rFonts w:ascii="Arial" w:hAnsi="Arial" w:cs="Arial" w:hint="eastAsia"/>
              <w:sz w:val="24"/>
              <w:szCs w:val="24"/>
            </w:rPr>
          </w:rPrChange>
        </w:rPr>
        <w:t>′</w:t>
      </w:r>
      <w:r w:rsidR="00FB121D" w:rsidRPr="00B475D4">
        <w:rPr>
          <w:rFonts w:ascii="Arial" w:hAnsi="Arial" w:cs="Arial" w:hint="eastAsia"/>
          <w:sz w:val="24"/>
          <w:szCs w:val="24"/>
          <w:lang w:val="en-GB"/>
          <w:rPrChange w:id="6343" w:author="Alexandre Miguel Kaizeler Guedes Da Silva Afonso" w:date="2026-07-27T16:55:00Z" w16du:dateUtc="2026-07-27T15:55:00Z">
            <w:rPr>
              <w:rFonts w:ascii="Arial" w:hAnsi="Arial" w:cs="Arial" w:hint="eastAsia"/>
              <w:sz w:val="24"/>
              <w:szCs w:val="24"/>
            </w:rPr>
          </w:rPrChange>
        </w:rPr>
        <w:t>-disulfonate (</w:t>
      </w:r>
      <w:r w:rsidRPr="00B475D4">
        <w:rPr>
          <w:rFonts w:ascii="Arial" w:hAnsi="Arial" w:cs="Arial"/>
          <w:sz w:val="24"/>
          <w:szCs w:val="24"/>
          <w:lang w:val="en-GB"/>
          <w:rPrChange w:id="6344" w:author="Alexandre Miguel Kaizeler Guedes Da Silva Afonso" w:date="2026-07-27T16:55:00Z" w16du:dateUtc="2026-07-27T15:55:00Z">
            <w:rPr>
              <w:rFonts w:ascii="Arial" w:hAnsi="Arial" w:cs="Arial"/>
              <w:sz w:val="24"/>
              <w:szCs w:val="24"/>
            </w:rPr>
          </w:rPrChange>
        </w:rPr>
        <w:t>DIDS</w:t>
      </w:r>
      <w:r w:rsidR="00FB121D" w:rsidRPr="00B475D4">
        <w:rPr>
          <w:rFonts w:ascii="Arial" w:hAnsi="Arial" w:cs="Arial"/>
          <w:sz w:val="24"/>
          <w:szCs w:val="24"/>
          <w:lang w:val="en-GB"/>
          <w:rPrChange w:id="6345"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6346" w:author="Alexandre Miguel Kaizeler Guedes Da Silva Afonso" w:date="2026-07-27T16:55:00Z" w16du:dateUtc="2026-07-27T15:55:00Z">
            <w:rPr>
              <w:rFonts w:ascii="Arial" w:hAnsi="Arial" w:cs="Arial"/>
              <w:sz w:val="24"/>
              <w:szCs w:val="24"/>
            </w:rPr>
          </w:rPrChange>
        </w:rPr>
        <w:t xml:space="preserve"> (as </w:t>
      </w:r>
      <w:r w:rsidRPr="00B475D4">
        <w:rPr>
          <w:rFonts w:ascii="Arial" w:hAnsi="Arial" w:cs="Arial"/>
          <w:sz w:val="24"/>
          <w:szCs w:val="24"/>
          <w:lang w:val="en-GB"/>
          <w:rPrChange w:id="6347" w:author="Alexandre Miguel Kaizeler Guedes Da Silva Afonso" w:date="2026-07-27T16:55:00Z" w16du:dateUtc="2026-07-27T15:55:00Z">
            <w:rPr>
              <w:rFonts w:ascii="Arial" w:hAnsi="Arial" w:cs="Arial"/>
              <w:sz w:val="24"/>
              <w:szCs w:val="24"/>
            </w:rPr>
          </w:rPrChange>
        </w:rPr>
        <w:lastRenderedPageBreak/>
        <w:t>previously described</w:t>
      </w:r>
      <w:r w:rsidRPr="00B475D4">
        <w:rPr>
          <w:rFonts w:ascii="Arial" w:hAnsi="Arial" w:cs="Arial"/>
          <w:sz w:val="24"/>
          <w:szCs w:val="24"/>
          <w:lang w:val="en-GB"/>
          <w:rPrChange w:id="6348"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349" w:author="Alexandre Miguel Kaizeler Guedes Da Silva Afonso" w:date="2026-07-27T16:55:00Z" w16du:dateUtc="2026-07-27T15:55:00Z">
            <w:rPr>
              <w:rFonts w:ascii="Arial" w:hAnsi="Arial" w:cs="Arial"/>
              <w:sz w:val="24"/>
              <w:szCs w:val="24"/>
            </w:rPr>
          </w:rPrChange>
        </w:rPr>
        <w:instrText xml:space="preserve"> ADDIN ZOTERO_ITEM CSL_CITATION {"citationID":"G6NUCJOi","properties":{"formattedCitation":"\\super 60\\nosupersub{}","plainCitation":"60","noteIndex":0},"citationItems":[{"id":134,"uris":["http://zotero.org/users/local/q86rvdj2/items/HRYLS8CR"],"itemData":{"id":134,"type":"article-journal","abstract":"In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B475D4">
        <w:rPr>
          <w:rFonts w:ascii="Arial" w:hAnsi="Arial" w:cs="Arial"/>
          <w:sz w:val="24"/>
          <w:szCs w:val="24"/>
          <w:lang w:val="en-GB"/>
          <w:rPrChange w:id="6350"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351" w:author="Alexandre Miguel Kaizeler Guedes Da Silva Afonso" w:date="2026-07-27T16:55:00Z" w16du:dateUtc="2026-07-27T15:55:00Z">
            <w:rPr>
              <w:rFonts w:ascii="Arial" w:hAnsi="Arial" w:cs="Arial"/>
              <w:kern w:val="0"/>
              <w:sz w:val="24"/>
              <w:vertAlign w:val="superscript"/>
            </w:rPr>
          </w:rPrChange>
        </w:rPr>
        <w:t>60</w:t>
      </w:r>
      <w:r w:rsidRPr="00B475D4">
        <w:rPr>
          <w:rFonts w:ascii="Arial" w:hAnsi="Arial" w:cs="Arial"/>
          <w:sz w:val="24"/>
          <w:szCs w:val="24"/>
          <w:lang w:val="en-GB"/>
          <w:rPrChange w:id="6352"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6353" w:author="Alexandre Miguel Kaizeler Guedes Da Silva Afonso" w:date="2026-07-27T16:55:00Z" w16du:dateUtc="2026-07-27T15:55:00Z">
            <w:rPr>
              <w:rFonts w:ascii="Arial" w:hAnsi="Arial" w:cs="Arial"/>
              <w:sz w:val="24"/>
              <w:szCs w:val="24"/>
            </w:rPr>
          </w:rPrChange>
        </w:rPr>
        <w:t>) was applied either in combination with sorbitol or alone (control) for the same duration.</w:t>
      </w:r>
    </w:p>
    <w:p w14:paraId="453B8DAE" w14:textId="689ABE32" w:rsidR="00A56AE7" w:rsidRPr="00B475D4" w:rsidRDefault="00A56AE7" w:rsidP="00CB6FF0">
      <w:pPr>
        <w:rPr>
          <w:rFonts w:ascii="Arial" w:hAnsi="Arial" w:cs="Arial"/>
          <w:sz w:val="24"/>
          <w:szCs w:val="24"/>
          <w:lang w:val="en-GB"/>
          <w:rPrChange w:id="6354"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355" w:author="Alexandre Miguel Kaizeler Guedes Da Silva Afonso" w:date="2026-07-27T16:55:00Z" w16du:dateUtc="2026-07-27T15:55:00Z">
            <w:rPr>
              <w:rFonts w:ascii="Arial" w:hAnsi="Arial" w:cs="Arial"/>
              <w:sz w:val="24"/>
              <w:szCs w:val="24"/>
            </w:rPr>
          </w:rPrChange>
        </w:rPr>
        <w:t>Reagents and material references are supplied in the Key Resources Table.</w:t>
      </w:r>
    </w:p>
    <w:p w14:paraId="5C5AF503" w14:textId="7EA8CA3D" w:rsidR="00FB121D" w:rsidRPr="00B475D4" w:rsidRDefault="00FB121D" w:rsidP="00F23BB1">
      <w:pPr>
        <w:pStyle w:val="Ttulo2"/>
        <w:rPr>
          <w:lang w:val="en-GB"/>
          <w:rPrChange w:id="6356" w:author="Alexandre Miguel Kaizeler Guedes Da Silva Afonso" w:date="2026-07-27T16:55:00Z" w16du:dateUtc="2026-07-27T15:55:00Z">
            <w:rPr/>
          </w:rPrChange>
        </w:rPr>
      </w:pPr>
      <w:r w:rsidRPr="00B475D4">
        <w:rPr>
          <w:lang w:val="en-GB"/>
          <w:rPrChange w:id="6357" w:author="Alexandre Miguel Kaizeler Guedes Da Silva Afonso" w:date="2026-07-27T16:55:00Z" w16du:dateUtc="2026-07-27T15:55:00Z">
            <w:rPr/>
          </w:rPrChange>
        </w:rPr>
        <w:t>Immunofluorescen</w:t>
      </w:r>
      <w:r w:rsidR="00D30691" w:rsidRPr="00B475D4">
        <w:rPr>
          <w:lang w:val="en-GB"/>
          <w:rPrChange w:id="6358" w:author="Alexandre Miguel Kaizeler Guedes Da Silva Afonso" w:date="2026-07-27T16:55:00Z" w16du:dateUtc="2026-07-27T15:55:00Z">
            <w:rPr/>
          </w:rPrChange>
        </w:rPr>
        <w:t>c</w:t>
      </w:r>
      <w:r w:rsidRPr="00B475D4">
        <w:rPr>
          <w:lang w:val="en-GB"/>
          <w:rPrChange w:id="6359" w:author="Alexandre Miguel Kaizeler Guedes Da Silva Afonso" w:date="2026-07-27T16:55:00Z" w16du:dateUtc="2026-07-27T15:55:00Z">
            <w:rPr/>
          </w:rPrChange>
        </w:rPr>
        <w:t>e</w:t>
      </w:r>
    </w:p>
    <w:p w14:paraId="1070E80C" w14:textId="3ADF76B1" w:rsidR="00D30691" w:rsidRPr="00B475D4" w:rsidRDefault="00D30691" w:rsidP="00D30691">
      <w:pPr>
        <w:rPr>
          <w:rFonts w:ascii="Arial" w:hAnsi="Arial" w:cs="Arial"/>
          <w:sz w:val="24"/>
          <w:szCs w:val="24"/>
          <w:lang w:val="en-GB"/>
          <w:rPrChange w:id="636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361" w:author="Alexandre Miguel Kaizeler Guedes Da Silva Afonso" w:date="2026-07-27T16:55:00Z" w16du:dateUtc="2026-07-27T15:55:00Z">
            <w:rPr>
              <w:rFonts w:ascii="Arial" w:hAnsi="Arial" w:cs="Arial"/>
              <w:sz w:val="24"/>
              <w:szCs w:val="24"/>
            </w:rPr>
          </w:rPrChange>
        </w:rPr>
        <w:t>Following stress treatments, cells were washed three times with PBS+/+. Fixation was performed with 4% formaldehyde in PBS+/+ (pH 7.4) for 20 min at room temperature, after which cells were washed three additional times with PBS+/+. Permeabilization was carried out using 0.1% Triton X-100 in PBS+/+ for 10 min at room temperature, followed by three washes in unsupplemented PBS.</w:t>
      </w:r>
    </w:p>
    <w:p w14:paraId="5682DCAA" w14:textId="77777777" w:rsidR="00D30691" w:rsidRPr="00B475D4" w:rsidRDefault="00D30691" w:rsidP="00D30691">
      <w:pPr>
        <w:rPr>
          <w:rFonts w:ascii="Arial" w:hAnsi="Arial" w:cs="Arial"/>
          <w:sz w:val="24"/>
          <w:szCs w:val="24"/>
          <w:lang w:val="en-GB"/>
          <w:rPrChange w:id="636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363" w:author="Alexandre Miguel Kaizeler Guedes Da Silva Afonso" w:date="2026-07-27T16:55:00Z" w16du:dateUtc="2026-07-27T15:55:00Z">
            <w:rPr>
              <w:rFonts w:ascii="Arial" w:hAnsi="Arial" w:cs="Arial"/>
              <w:sz w:val="24"/>
              <w:szCs w:val="24"/>
            </w:rPr>
          </w:rPrChange>
        </w:rPr>
        <w:t>Glass coverslips were then removed from the 24-well plates and transferred to a humid chamber prepared with 20 µL droplets of blocking buffer (5% goat serum in PBS). Coverslips were inverted onto the droplets (cell side facing down) and incubated for 60 min at room temperature. Primary antibodies against HSP60 (mitochondria), J2 (dsRNA), and G3BP1 or TIA1 (stress granules) were diluted 1:200 in blocking buffer and applied to coverslips using the drop technique (10 µL per coverslip). Incubation proceeded for 2 h at room temperature in the humid chamber. Afterward, coverslips were washed three times in unsupplemented PBS.</w:t>
      </w:r>
    </w:p>
    <w:p w14:paraId="75584A75" w14:textId="77777777" w:rsidR="00D30691" w:rsidRPr="00B475D4" w:rsidRDefault="00D30691" w:rsidP="00D30691">
      <w:pPr>
        <w:rPr>
          <w:rFonts w:ascii="Arial" w:hAnsi="Arial" w:cs="Arial"/>
          <w:sz w:val="24"/>
          <w:szCs w:val="24"/>
          <w:lang w:val="en-GB"/>
          <w:rPrChange w:id="6364"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365" w:author="Alexandre Miguel Kaizeler Guedes Da Silva Afonso" w:date="2026-07-27T16:55:00Z" w16du:dateUtc="2026-07-27T15:55:00Z">
            <w:rPr>
              <w:rFonts w:ascii="Arial" w:hAnsi="Arial" w:cs="Arial"/>
              <w:sz w:val="24"/>
              <w:szCs w:val="24"/>
            </w:rPr>
          </w:rPrChange>
        </w:rPr>
        <w:t>Secondary antibodies were diluted 1:500 in blocking buffer together with DAPI (1:1000) and applied to coverslips (10 µL per coverslip) for 1 h in the dark at room temperature. Coverslips were then washed three times in unsupplemented PBS with agitation (5 min each wash). For mounting, 2 µL of Vectashield was placed on each microscope slide, and two coverslips were carefully placed cell-side down onto the drops. Coverslips were sealed with nail polish prior to imaging.</w:t>
      </w:r>
    </w:p>
    <w:p w14:paraId="0DC7A195" w14:textId="77777777" w:rsidR="00A56AE7" w:rsidRPr="00B475D4" w:rsidRDefault="00A56AE7" w:rsidP="00A56AE7">
      <w:pPr>
        <w:rPr>
          <w:rFonts w:ascii="Arial" w:hAnsi="Arial" w:cs="Arial"/>
          <w:sz w:val="24"/>
          <w:szCs w:val="24"/>
          <w:lang w:val="en-GB"/>
          <w:rPrChange w:id="636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367" w:author="Alexandre Miguel Kaizeler Guedes Da Silva Afonso" w:date="2026-07-27T16:55:00Z" w16du:dateUtc="2026-07-27T15:55:00Z">
            <w:rPr>
              <w:rFonts w:ascii="Arial" w:hAnsi="Arial" w:cs="Arial"/>
              <w:sz w:val="24"/>
              <w:szCs w:val="24"/>
            </w:rPr>
          </w:rPrChange>
        </w:rPr>
        <w:t>Reagents and material references are supplied in the Key Resources Table.</w:t>
      </w:r>
    </w:p>
    <w:p w14:paraId="2F51635A" w14:textId="77777777" w:rsidR="006F6CB0" w:rsidRPr="00B475D4" w:rsidRDefault="006F6CB0" w:rsidP="006F6CB0">
      <w:pPr>
        <w:pStyle w:val="Ttulo2"/>
        <w:rPr>
          <w:lang w:val="en-GB"/>
          <w:rPrChange w:id="6368" w:author="Alexandre Miguel Kaizeler Guedes Da Silva Afonso" w:date="2026-07-27T16:55:00Z" w16du:dateUtc="2026-07-27T15:55:00Z">
            <w:rPr/>
          </w:rPrChange>
        </w:rPr>
      </w:pPr>
      <w:r w:rsidRPr="00B475D4">
        <w:rPr>
          <w:lang w:val="en-GB"/>
          <w:rPrChange w:id="6369" w:author="Alexandre Miguel Kaizeler Guedes Da Silva Afonso" w:date="2026-07-27T16:55:00Z" w16du:dateUtc="2026-07-27T15:55:00Z">
            <w:rPr/>
          </w:rPrChange>
        </w:rPr>
        <w:t>Microscopy and image analysis</w:t>
      </w:r>
    </w:p>
    <w:p w14:paraId="605D3F99" w14:textId="79952433" w:rsidR="006F6CB0" w:rsidRPr="00B475D4" w:rsidRDefault="006F6CB0" w:rsidP="006F6CB0">
      <w:pPr>
        <w:jc w:val="both"/>
        <w:rPr>
          <w:rFonts w:ascii="Arial" w:hAnsi="Arial" w:cs="Arial"/>
          <w:sz w:val="24"/>
          <w:szCs w:val="24"/>
          <w:lang w:val="en-GB"/>
          <w:rPrChange w:id="637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371" w:author="Alexandre Miguel Kaizeler Guedes Da Silva Afonso" w:date="2026-07-27T16:55:00Z" w16du:dateUtc="2026-07-27T15:55:00Z">
            <w:rPr>
              <w:rFonts w:ascii="Arial" w:hAnsi="Arial" w:cs="Arial"/>
              <w:sz w:val="24"/>
              <w:szCs w:val="24"/>
            </w:rPr>
          </w:rPrChange>
        </w:rPr>
        <w:t>For Supplementary Figure</w:t>
      </w:r>
      <w:r w:rsidR="000F6E2C" w:rsidRPr="00B475D4">
        <w:rPr>
          <w:rFonts w:ascii="Arial" w:hAnsi="Arial" w:cs="Arial"/>
          <w:sz w:val="24"/>
          <w:szCs w:val="24"/>
          <w:lang w:val="en-GB"/>
          <w:rPrChange w:id="6372" w:author="Alexandre Miguel Kaizeler Guedes Da Silva Afonso" w:date="2026-07-27T16:55:00Z" w16du:dateUtc="2026-07-27T15:55:00Z">
            <w:rPr>
              <w:rFonts w:ascii="Arial" w:hAnsi="Arial" w:cs="Arial"/>
              <w:sz w:val="24"/>
              <w:szCs w:val="24"/>
            </w:rPr>
          </w:rPrChange>
        </w:rPr>
        <w:t>s</w:t>
      </w:r>
      <w:r w:rsidRPr="00B475D4">
        <w:rPr>
          <w:rFonts w:ascii="Arial" w:hAnsi="Arial" w:cs="Arial"/>
          <w:sz w:val="24"/>
          <w:szCs w:val="24"/>
          <w:lang w:val="en-GB"/>
          <w:rPrChange w:id="6373" w:author="Alexandre Miguel Kaizeler Guedes Da Silva Afonso" w:date="2026-07-27T16:55:00Z" w16du:dateUtc="2026-07-27T15:55:00Z">
            <w:rPr>
              <w:rFonts w:ascii="Arial" w:hAnsi="Arial" w:cs="Arial"/>
              <w:sz w:val="24"/>
              <w:szCs w:val="24"/>
            </w:rPr>
          </w:rPrChange>
        </w:rPr>
        <w:t xml:space="preserve"> </w:t>
      </w:r>
      <w:r w:rsidR="00C54058" w:rsidRPr="00B475D4">
        <w:rPr>
          <w:rFonts w:ascii="Arial" w:hAnsi="Arial" w:cs="Arial"/>
          <w:sz w:val="24"/>
          <w:szCs w:val="24"/>
          <w:lang w:val="en-GB"/>
          <w:rPrChange w:id="6374" w:author="Alexandre Miguel Kaizeler Guedes Da Silva Afonso" w:date="2026-07-27T16:55:00Z" w16du:dateUtc="2026-07-27T15:55:00Z">
            <w:rPr>
              <w:rFonts w:ascii="Arial" w:hAnsi="Arial" w:cs="Arial"/>
              <w:sz w:val="24"/>
              <w:szCs w:val="24"/>
            </w:rPr>
          </w:rPrChange>
        </w:rPr>
        <w:t>10</w:t>
      </w:r>
      <w:r w:rsidR="000F6E2C" w:rsidRPr="00B475D4">
        <w:rPr>
          <w:rFonts w:ascii="Arial" w:hAnsi="Arial" w:cs="Arial"/>
          <w:sz w:val="24"/>
          <w:szCs w:val="24"/>
          <w:lang w:val="en-GB"/>
          <w:rPrChange w:id="6375" w:author="Alexandre Miguel Kaizeler Guedes Da Silva Afonso" w:date="2026-07-27T16:55:00Z" w16du:dateUtc="2026-07-27T15:55:00Z">
            <w:rPr>
              <w:rFonts w:ascii="Arial" w:hAnsi="Arial" w:cs="Arial"/>
              <w:sz w:val="24"/>
              <w:szCs w:val="24"/>
            </w:rPr>
          </w:rPrChange>
        </w:rPr>
        <w:t xml:space="preserve"> and 1</w:t>
      </w:r>
      <w:r w:rsidR="00C54058" w:rsidRPr="00B475D4">
        <w:rPr>
          <w:rFonts w:ascii="Arial" w:hAnsi="Arial" w:cs="Arial"/>
          <w:sz w:val="24"/>
          <w:szCs w:val="24"/>
          <w:lang w:val="en-GB"/>
          <w:rPrChange w:id="6376" w:author="Alexandre Miguel Kaizeler Guedes Da Silva Afonso" w:date="2026-07-27T16:55:00Z" w16du:dateUtc="2026-07-27T15:55:00Z">
            <w:rPr>
              <w:rFonts w:ascii="Arial" w:hAnsi="Arial" w:cs="Arial"/>
              <w:sz w:val="24"/>
              <w:szCs w:val="24"/>
            </w:rPr>
          </w:rPrChange>
        </w:rPr>
        <w:t>3</w:t>
      </w:r>
      <w:r w:rsidRPr="00B475D4">
        <w:rPr>
          <w:rFonts w:ascii="Arial" w:hAnsi="Arial" w:cs="Arial"/>
          <w:sz w:val="24"/>
          <w:szCs w:val="24"/>
          <w:lang w:val="en-GB"/>
          <w:rPrChange w:id="6377" w:author="Alexandre Miguel Kaizeler Guedes Da Silva Afonso" w:date="2026-07-27T16:55:00Z" w16du:dateUtc="2026-07-27T15:55:00Z">
            <w:rPr>
              <w:rFonts w:ascii="Arial" w:hAnsi="Arial" w:cs="Arial"/>
              <w:sz w:val="24"/>
              <w:szCs w:val="24"/>
            </w:rPr>
          </w:rPrChange>
        </w:rPr>
        <w:t>, after fixation, cells were imaged on a ZEISS LSM 880 confocal microscope, using a 63x/1.4 Plan-Apochromat DIC oil immersion objective. For each condition, a z-stack of a single field of view (1024x1024px, with a px size of 0.13 µm) was acquired, comprising 10–20 Z-planes, with a 0.48 µm step size, according to Nyquist, with a scan zoom of 1.0</w:t>
      </w:r>
      <w:r w:rsidRPr="00B475D4">
        <w:rPr>
          <w:lang w:val="en-GB"/>
          <w:rPrChange w:id="6378" w:author="Alexandre Miguel Kaizeler Guedes Da Silva Afonso" w:date="2026-07-27T16:55:00Z" w16du:dateUtc="2026-07-27T15:55:00Z">
            <w:rPr/>
          </w:rPrChange>
        </w:rPr>
        <w:t xml:space="preserve">. </w:t>
      </w:r>
      <w:r w:rsidRPr="00B475D4">
        <w:rPr>
          <w:rFonts w:ascii="Arial" w:hAnsi="Arial" w:cs="Arial"/>
          <w:sz w:val="24"/>
          <w:szCs w:val="24"/>
          <w:lang w:val="en-GB"/>
          <w:rPrChange w:id="6379" w:author="Alexandre Miguel Kaizeler Guedes Da Silva Afonso" w:date="2026-07-27T16:55:00Z" w16du:dateUtc="2026-07-27T15:55:00Z">
            <w:rPr>
              <w:rFonts w:ascii="Arial" w:hAnsi="Arial" w:cs="Arial"/>
              <w:sz w:val="24"/>
              <w:szCs w:val="24"/>
            </w:rPr>
          </w:rPrChange>
        </w:rPr>
        <w:t>G3BP1 and TIA1 were excited using a 633 nm laser, HSP60 with a 561 nm laser, dsRNA J2 with a 488 nm laser, and DAPI with a 405 nm laser. Images were observed in FIJI, with maximum intensity thresholds defined for each channel using sorbitol-stressed samples. These same parameters were then applied to all other conditions to ensure consistency across images.</w:t>
      </w:r>
    </w:p>
    <w:p w14:paraId="745DAA7E" w14:textId="6444DD44" w:rsidR="006F6CB0" w:rsidRPr="00B475D4" w:rsidRDefault="006F6CB0" w:rsidP="006F6CB0">
      <w:pPr>
        <w:jc w:val="both"/>
        <w:rPr>
          <w:rFonts w:ascii="Arial" w:hAnsi="Arial" w:cs="Arial"/>
          <w:sz w:val="24"/>
          <w:szCs w:val="24"/>
          <w:lang w:val="en-GB"/>
          <w:rPrChange w:id="638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381" w:author="Alexandre Miguel Kaizeler Guedes Da Silva Afonso" w:date="2026-07-27T16:55:00Z" w16du:dateUtc="2026-07-27T15:55:00Z">
            <w:rPr>
              <w:rFonts w:ascii="Arial" w:hAnsi="Arial" w:cs="Arial"/>
              <w:sz w:val="24"/>
              <w:szCs w:val="24"/>
            </w:rPr>
          </w:rPrChange>
        </w:rPr>
        <w:t xml:space="preserve">For Figure </w:t>
      </w:r>
      <w:r w:rsidR="000F6E2C" w:rsidRPr="00B475D4">
        <w:rPr>
          <w:rFonts w:ascii="Arial" w:hAnsi="Arial" w:cs="Arial"/>
          <w:sz w:val="24"/>
          <w:szCs w:val="24"/>
          <w:lang w:val="en-GB"/>
          <w:rPrChange w:id="6382" w:author="Alexandre Miguel Kaizeler Guedes Da Silva Afonso" w:date="2026-07-27T16:55:00Z" w16du:dateUtc="2026-07-27T15:55:00Z">
            <w:rPr>
              <w:rFonts w:ascii="Arial" w:hAnsi="Arial" w:cs="Arial"/>
              <w:sz w:val="24"/>
              <w:szCs w:val="24"/>
            </w:rPr>
          </w:rPrChange>
        </w:rPr>
        <w:t>6</w:t>
      </w:r>
      <w:r w:rsidRPr="00B475D4">
        <w:rPr>
          <w:rFonts w:ascii="Arial" w:hAnsi="Arial" w:cs="Arial"/>
          <w:sz w:val="24"/>
          <w:szCs w:val="24"/>
          <w:lang w:val="en-GB"/>
          <w:rPrChange w:id="6383" w:author="Alexandre Miguel Kaizeler Guedes Da Silva Afonso" w:date="2026-07-27T16:55:00Z" w16du:dateUtc="2026-07-27T15:55:00Z">
            <w:rPr>
              <w:rFonts w:ascii="Arial" w:hAnsi="Arial" w:cs="Arial"/>
              <w:sz w:val="24"/>
              <w:szCs w:val="24"/>
            </w:rPr>
          </w:rPrChange>
        </w:rPr>
        <w:t xml:space="preserve">, the same samples from </w:t>
      </w:r>
      <w:r w:rsidR="000F6E2C" w:rsidRPr="00B475D4">
        <w:rPr>
          <w:rFonts w:ascii="Arial" w:hAnsi="Arial" w:cs="Arial"/>
          <w:sz w:val="24"/>
          <w:szCs w:val="24"/>
          <w:lang w:val="en-GB"/>
          <w:rPrChange w:id="6384" w:author="Alexandre Miguel Kaizeler Guedes Da Silva Afonso" w:date="2026-07-27T16:55:00Z" w16du:dateUtc="2026-07-27T15:55:00Z">
            <w:rPr>
              <w:rFonts w:ascii="Arial" w:hAnsi="Arial" w:cs="Arial"/>
              <w:sz w:val="24"/>
              <w:szCs w:val="24"/>
            </w:rPr>
          </w:rPrChange>
        </w:rPr>
        <w:t xml:space="preserve">Supplementary </w:t>
      </w:r>
      <w:r w:rsidRPr="00B475D4">
        <w:rPr>
          <w:rFonts w:ascii="Arial" w:hAnsi="Arial" w:cs="Arial"/>
          <w:sz w:val="24"/>
          <w:szCs w:val="24"/>
          <w:lang w:val="en-GB"/>
          <w:rPrChange w:id="6385" w:author="Alexandre Miguel Kaizeler Guedes Da Silva Afonso" w:date="2026-07-27T16:55:00Z" w16du:dateUtc="2026-07-27T15:55:00Z">
            <w:rPr>
              <w:rFonts w:ascii="Arial" w:hAnsi="Arial" w:cs="Arial"/>
              <w:sz w:val="24"/>
              <w:szCs w:val="24"/>
            </w:rPr>
          </w:rPrChange>
        </w:rPr>
        <w:t xml:space="preserve">Figure </w:t>
      </w:r>
      <w:r w:rsidR="00C54058" w:rsidRPr="00B475D4">
        <w:rPr>
          <w:rFonts w:ascii="Arial" w:hAnsi="Arial" w:cs="Arial"/>
          <w:sz w:val="24"/>
          <w:szCs w:val="24"/>
          <w:lang w:val="en-GB"/>
          <w:rPrChange w:id="6386" w:author="Alexandre Miguel Kaizeler Guedes Da Silva Afonso" w:date="2026-07-27T16:55:00Z" w16du:dateUtc="2026-07-27T15:55:00Z">
            <w:rPr>
              <w:rFonts w:ascii="Arial" w:hAnsi="Arial" w:cs="Arial"/>
              <w:sz w:val="24"/>
              <w:szCs w:val="24"/>
            </w:rPr>
          </w:rPrChange>
        </w:rPr>
        <w:t xml:space="preserve">10 </w:t>
      </w:r>
      <w:r w:rsidRPr="00B475D4">
        <w:rPr>
          <w:rFonts w:ascii="Arial" w:hAnsi="Arial" w:cs="Arial"/>
          <w:sz w:val="24"/>
          <w:szCs w:val="24"/>
          <w:lang w:val="en-GB"/>
          <w:rPrChange w:id="6387" w:author="Alexandre Miguel Kaizeler Guedes Da Silva Afonso" w:date="2026-07-27T16:55:00Z" w16du:dateUtc="2026-07-27T15:55:00Z">
            <w:rPr>
              <w:rFonts w:ascii="Arial" w:hAnsi="Arial" w:cs="Arial"/>
              <w:sz w:val="24"/>
              <w:szCs w:val="24"/>
            </w:rPr>
          </w:rPrChange>
        </w:rPr>
        <w:t xml:space="preserve">were re-acquired using a ZEISS LSM 980 with Airyscan 2 confocal microscope, with a 63x/1.4 Plan-Apochromat DIC oil immersion objective, using the Airyscan 2 in Super Resolution mode (Airyscan SR). Three fields of view were acquired per condition (2245x2245px, with a px size of </w:t>
      </w:r>
      <w:r w:rsidRPr="00B475D4">
        <w:rPr>
          <w:rFonts w:ascii="Arial" w:hAnsi="Arial" w:cs="Arial"/>
          <w:sz w:val="24"/>
          <w:szCs w:val="24"/>
          <w:lang w:val="en-GB"/>
          <w:rPrChange w:id="6388" w:author="Alexandre Miguel Kaizeler Guedes Da Silva Afonso" w:date="2026-07-27T16:55:00Z" w16du:dateUtc="2026-07-27T15:55:00Z">
            <w:rPr>
              <w:rFonts w:ascii="Arial" w:hAnsi="Arial" w:cs="Arial"/>
              <w:sz w:val="24"/>
              <w:szCs w:val="24"/>
            </w:rPr>
          </w:rPrChange>
        </w:rPr>
        <w:lastRenderedPageBreak/>
        <w:t>0.035 µm), with each z-stack comprising 35–65 Z-planes with a 0.130 µm step size, according to Nyquist, with a scan zoom of 1.7. G3BP1 was excited using a 639 nm laser, HSP60 with a 561 nm laser, dsRNA J2 with a 488 nm laser, and DAPI with a 405 nm laser.  Raw Airyscan data were processed using Airyscan Joint Deconvolution to improve resolution (Sample structure "Dense" and 5 Maximum Iterations). Basal autofluorescence levels were determined from a control sample incubated with secondary antibodies only and used as a minimal threshold for normalizing fluorescence signals in experimental images.</w:t>
      </w:r>
    </w:p>
    <w:p w14:paraId="4862A2C7" w14:textId="77777777" w:rsidR="006F6CB0" w:rsidRPr="00B475D4" w:rsidRDefault="006F6CB0" w:rsidP="006F6CB0">
      <w:pPr>
        <w:jc w:val="both"/>
        <w:rPr>
          <w:rFonts w:ascii="Arial" w:hAnsi="Arial" w:cs="Arial"/>
          <w:sz w:val="24"/>
          <w:szCs w:val="24"/>
          <w:lang w:val="en-GB"/>
          <w:rPrChange w:id="638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390" w:author="Alexandre Miguel Kaizeler Guedes Da Silva Afonso" w:date="2026-07-27T16:55:00Z" w16du:dateUtc="2026-07-27T15:55:00Z">
            <w:rPr>
              <w:rFonts w:ascii="Arial" w:hAnsi="Arial" w:cs="Arial"/>
              <w:sz w:val="24"/>
              <w:szCs w:val="24"/>
            </w:rPr>
          </w:rPrChange>
        </w:rPr>
        <w:t xml:space="preserve">Colocalization analysis was performed in Imaris 10.2.0 CF, using the Coloc module, quantifying the percentage of overlapping voxels across different channels. Initially, colocalization between HSP60 (mitochondria) and J2 (dsRNA) was measured. Negative controls were used to define the minimum intensity threshold for colocalization of each channel. A new channel was subsequently generated, containing only the J2 signal that did not overlap with HSP60. This non-mitochondrial J2 signal was then analyzed for colocalization with G3BP1 (stress granules) under both unstressed and sorbitol-stressed conditions. All image processing and quantifications were performed on an image analysis and processing workstation with support from the Bioimaging Platform of the Gulbenkian Institute for Molecular Medicine Foundation. </w:t>
      </w:r>
    </w:p>
    <w:p w14:paraId="18AF1D58" w14:textId="7C73F53C" w:rsidR="00A56AE7" w:rsidRPr="00B475D4" w:rsidRDefault="00CC03B3">
      <w:pPr>
        <w:rPr>
          <w:rFonts w:ascii="Arial" w:hAnsi="Arial" w:cs="Arial"/>
          <w:sz w:val="24"/>
          <w:szCs w:val="24"/>
          <w:lang w:val="en-GB"/>
          <w:rPrChange w:id="6391" w:author="Alexandre Miguel Kaizeler Guedes Da Silva Afonso" w:date="2026-07-27T16:55:00Z" w16du:dateUtc="2026-07-27T15:55:00Z">
            <w:rPr>
              <w:rFonts w:ascii="Arial" w:hAnsi="Arial" w:cs="Arial"/>
              <w:sz w:val="24"/>
              <w:szCs w:val="24"/>
            </w:rPr>
          </w:rPrChange>
        </w:rPr>
        <w:pPrChange w:id="6392" w:author="Joana Jesus" w:date="2026-06-10T01:11:00Z" w16du:dateUtc="2026-06-10T00:11:00Z">
          <w:pPr>
            <w:jc w:val="both"/>
          </w:pPr>
        </w:pPrChange>
      </w:pPr>
      <w:r w:rsidRPr="00B475D4">
        <w:rPr>
          <w:rFonts w:ascii="Arial" w:hAnsi="Arial" w:cs="Arial"/>
          <w:sz w:val="24"/>
          <w:szCs w:val="24"/>
          <w:lang w:val="en-GB"/>
          <w:rPrChange w:id="6393" w:author="Alexandre Miguel Kaizeler Guedes Da Silva Afonso" w:date="2026-07-27T16:55:00Z" w16du:dateUtc="2026-07-27T15:55:00Z">
            <w:rPr>
              <w:rFonts w:ascii="Arial" w:hAnsi="Arial" w:cs="Arial"/>
              <w:sz w:val="24"/>
              <w:szCs w:val="24"/>
            </w:rPr>
          </w:rPrChange>
        </w:rPr>
        <w:t xml:space="preserve">Image analysis software </w:t>
      </w:r>
      <w:r w:rsidR="00A56AE7" w:rsidRPr="00B475D4">
        <w:rPr>
          <w:rFonts w:ascii="Arial" w:hAnsi="Arial" w:cs="Arial"/>
          <w:sz w:val="24"/>
          <w:szCs w:val="24"/>
          <w:lang w:val="en-GB"/>
          <w:rPrChange w:id="6394" w:author="Alexandre Miguel Kaizeler Guedes Da Silva Afonso" w:date="2026-07-27T16:55:00Z" w16du:dateUtc="2026-07-27T15:55:00Z">
            <w:rPr>
              <w:rFonts w:ascii="Arial" w:hAnsi="Arial" w:cs="Arial"/>
              <w:sz w:val="24"/>
              <w:szCs w:val="24"/>
            </w:rPr>
          </w:rPrChange>
        </w:rPr>
        <w:t>references are supplied in the Key Resources Table.</w:t>
      </w:r>
    </w:p>
    <w:p w14:paraId="0B0B81A4" w14:textId="6926FF42" w:rsidR="006F6CB0" w:rsidRPr="00B475D4" w:rsidRDefault="00CC03B3" w:rsidP="006F6CB0">
      <w:pPr>
        <w:jc w:val="both"/>
        <w:rPr>
          <w:rFonts w:ascii="Arial" w:hAnsi="Arial" w:cs="Arial"/>
          <w:sz w:val="24"/>
          <w:szCs w:val="24"/>
          <w:lang w:val="en-GB"/>
          <w:rPrChange w:id="639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396" w:author="Alexandre Miguel Kaizeler Guedes Da Silva Afonso" w:date="2026-07-27T16:55:00Z" w16du:dateUtc="2026-07-27T15:55:00Z">
            <w:rPr>
              <w:rFonts w:ascii="Arial" w:hAnsi="Arial" w:cs="Arial"/>
              <w:sz w:val="24"/>
              <w:szCs w:val="24"/>
            </w:rPr>
          </w:rPrChange>
        </w:rPr>
        <w:t>C</w:t>
      </w:r>
      <w:r w:rsidR="006F6CB0" w:rsidRPr="00B475D4">
        <w:rPr>
          <w:rFonts w:ascii="Arial" w:hAnsi="Arial" w:cs="Arial"/>
          <w:sz w:val="24"/>
          <w:szCs w:val="24"/>
          <w:lang w:val="en-GB"/>
          <w:rPrChange w:id="6397" w:author="Alexandre Miguel Kaizeler Guedes Da Silva Afonso" w:date="2026-07-27T16:55:00Z" w16du:dateUtc="2026-07-27T15:55:00Z">
            <w:rPr>
              <w:rFonts w:ascii="Arial" w:hAnsi="Arial" w:cs="Arial"/>
              <w:sz w:val="24"/>
              <w:szCs w:val="24"/>
            </w:rPr>
          </w:rPrChange>
        </w:rPr>
        <w:t xml:space="preserve">olocalization </w:t>
      </w:r>
      <w:r w:rsidR="00B2173E" w:rsidRPr="00B475D4">
        <w:rPr>
          <w:rFonts w:ascii="Arial" w:hAnsi="Arial" w:cs="Arial"/>
          <w:sz w:val="24"/>
          <w:szCs w:val="24"/>
          <w:lang w:val="en-GB"/>
          <w:rPrChange w:id="6398" w:author="Alexandre Miguel Kaizeler Guedes Da Silva Afonso" w:date="2026-07-27T16:55:00Z" w16du:dateUtc="2026-07-27T15:55:00Z">
            <w:rPr>
              <w:rFonts w:ascii="Arial" w:hAnsi="Arial" w:cs="Arial"/>
              <w:sz w:val="24"/>
              <w:szCs w:val="24"/>
            </w:rPr>
          </w:rPrChange>
        </w:rPr>
        <w:t xml:space="preserve">proportions </w:t>
      </w:r>
      <w:r w:rsidR="006F6CB0" w:rsidRPr="00B475D4">
        <w:rPr>
          <w:rFonts w:ascii="Arial" w:hAnsi="Arial" w:cs="Arial"/>
          <w:sz w:val="24"/>
          <w:szCs w:val="24"/>
          <w:lang w:val="en-GB"/>
          <w:rPrChange w:id="6399" w:author="Alexandre Miguel Kaizeler Guedes Da Silva Afonso" w:date="2026-07-27T16:55:00Z" w16du:dateUtc="2026-07-27T15:55:00Z">
            <w:rPr>
              <w:rFonts w:ascii="Arial" w:hAnsi="Arial" w:cs="Arial"/>
              <w:sz w:val="24"/>
              <w:szCs w:val="24"/>
            </w:rPr>
          </w:rPrChange>
        </w:rPr>
        <w:t xml:space="preserve">were compared between stressed and unstressed samples using Student’s </w:t>
      </w:r>
      <w:r w:rsidR="006F6CB0" w:rsidRPr="00B475D4">
        <w:rPr>
          <w:rFonts w:ascii="Arial" w:hAnsi="Arial" w:cs="Arial"/>
          <w:i/>
          <w:iCs/>
          <w:sz w:val="24"/>
          <w:szCs w:val="24"/>
          <w:lang w:val="en-GB"/>
          <w:rPrChange w:id="6400" w:author="Alexandre Miguel Kaizeler Guedes Da Silva Afonso" w:date="2026-07-27T16:55:00Z" w16du:dateUtc="2026-07-27T15:55:00Z">
            <w:rPr>
              <w:rFonts w:ascii="Arial" w:hAnsi="Arial" w:cs="Arial"/>
              <w:i/>
              <w:iCs/>
              <w:sz w:val="24"/>
              <w:szCs w:val="24"/>
            </w:rPr>
          </w:rPrChange>
        </w:rPr>
        <w:t>t</w:t>
      </w:r>
      <w:r w:rsidR="006F6CB0" w:rsidRPr="00B475D4">
        <w:rPr>
          <w:rFonts w:ascii="Arial" w:hAnsi="Arial" w:cs="Arial"/>
          <w:sz w:val="24"/>
          <w:szCs w:val="24"/>
          <w:lang w:val="en-GB"/>
          <w:rPrChange w:id="6401" w:author="Alexandre Miguel Kaizeler Guedes Da Silva Afonso" w:date="2026-07-27T16:55:00Z" w16du:dateUtc="2026-07-27T15:55:00Z">
            <w:rPr>
              <w:rFonts w:ascii="Arial" w:hAnsi="Arial" w:cs="Arial"/>
              <w:sz w:val="24"/>
              <w:szCs w:val="24"/>
            </w:rPr>
          </w:rPrChange>
        </w:rPr>
        <w:t xml:space="preserve">-tests. </w:t>
      </w:r>
      <w:r w:rsidR="00B2173E" w:rsidRPr="00B475D4">
        <w:rPr>
          <w:rFonts w:ascii="Arial" w:hAnsi="Arial" w:cs="Arial"/>
          <w:sz w:val="24"/>
          <w:szCs w:val="24"/>
          <w:lang w:val="en-GB"/>
          <w:rPrChange w:id="6402" w:author="Alexandre Miguel Kaizeler Guedes Da Silva Afonso" w:date="2026-07-27T16:55:00Z" w16du:dateUtc="2026-07-27T15:55:00Z">
            <w:rPr>
              <w:rFonts w:ascii="Arial" w:hAnsi="Arial" w:cs="Arial"/>
              <w:sz w:val="24"/>
              <w:szCs w:val="24"/>
            </w:rPr>
          </w:rPrChange>
        </w:rPr>
        <w:t>G</w:t>
      </w:r>
      <w:r w:rsidR="006F6CB0" w:rsidRPr="00B475D4">
        <w:rPr>
          <w:rFonts w:ascii="Arial" w:hAnsi="Arial" w:cs="Arial"/>
          <w:sz w:val="24"/>
          <w:szCs w:val="24"/>
          <w:lang w:val="en-GB"/>
          <w:rPrChange w:id="6403" w:author="Alexandre Miguel Kaizeler Guedes Da Silva Afonso" w:date="2026-07-27T16:55:00Z" w16du:dateUtc="2026-07-27T15:55:00Z">
            <w:rPr>
              <w:rFonts w:ascii="Arial" w:hAnsi="Arial" w:cs="Arial"/>
              <w:sz w:val="24"/>
              <w:szCs w:val="24"/>
            </w:rPr>
          </w:rPrChange>
        </w:rPr>
        <w:t xml:space="preserve">iven the limited sample size, beta distributions were </w:t>
      </w:r>
      <w:r w:rsidR="00B2173E" w:rsidRPr="00B475D4">
        <w:rPr>
          <w:rFonts w:ascii="Arial" w:hAnsi="Arial" w:cs="Arial"/>
          <w:sz w:val="24"/>
          <w:szCs w:val="24"/>
          <w:lang w:val="en-GB"/>
          <w:rPrChange w:id="6404" w:author="Alexandre Miguel Kaizeler Guedes Da Silva Afonso" w:date="2026-07-27T16:55:00Z" w16du:dateUtc="2026-07-27T15:55:00Z">
            <w:rPr>
              <w:rFonts w:ascii="Arial" w:hAnsi="Arial" w:cs="Arial"/>
              <w:sz w:val="24"/>
              <w:szCs w:val="24"/>
            </w:rPr>
          </w:rPrChange>
        </w:rPr>
        <w:t xml:space="preserve">also </w:t>
      </w:r>
      <w:r w:rsidR="006F6CB0" w:rsidRPr="00B475D4">
        <w:rPr>
          <w:rFonts w:ascii="Arial" w:hAnsi="Arial" w:cs="Arial"/>
          <w:sz w:val="24"/>
          <w:szCs w:val="24"/>
          <w:lang w:val="en-GB"/>
          <w:rPrChange w:id="6405" w:author="Alexandre Miguel Kaizeler Guedes Da Silva Afonso" w:date="2026-07-27T16:55:00Z" w16du:dateUtc="2026-07-27T15:55:00Z">
            <w:rPr>
              <w:rFonts w:ascii="Arial" w:hAnsi="Arial" w:cs="Arial"/>
              <w:sz w:val="24"/>
              <w:szCs w:val="24"/>
            </w:rPr>
          </w:rPrChange>
        </w:rPr>
        <w:t xml:space="preserve">fitted to the three replicates per condition. From these fitted distributions, 1000 random samples were drawn and compared across several statistical metrics, including Cohen’s </w:t>
      </w:r>
      <w:r w:rsidR="006F6CB0" w:rsidRPr="00B475D4">
        <w:rPr>
          <w:rFonts w:ascii="Arial" w:hAnsi="Arial" w:cs="Arial"/>
          <w:i/>
          <w:iCs/>
          <w:sz w:val="24"/>
          <w:szCs w:val="24"/>
          <w:lang w:val="en-GB"/>
          <w:rPrChange w:id="6406" w:author="Alexandre Miguel Kaizeler Guedes Da Silva Afonso" w:date="2026-07-27T16:55:00Z" w16du:dateUtc="2026-07-27T15:55:00Z">
            <w:rPr>
              <w:rFonts w:ascii="Arial" w:hAnsi="Arial" w:cs="Arial"/>
              <w:i/>
              <w:iCs/>
              <w:sz w:val="24"/>
              <w:szCs w:val="24"/>
            </w:rPr>
          </w:rPrChange>
        </w:rPr>
        <w:t>d</w:t>
      </w:r>
      <w:r w:rsidR="006F6CB0" w:rsidRPr="00B475D4">
        <w:rPr>
          <w:rFonts w:ascii="Arial" w:hAnsi="Arial" w:cs="Arial"/>
          <w:sz w:val="24"/>
          <w:szCs w:val="24"/>
          <w:lang w:val="en-GB"/>
          <w:rPrChange w:id="6407" w:author="Alexandre Miguel Kaizeler Guedes Da Silva Afonso" w:date="2026-07-27T16:55:00Z" w16du:dateUtc="2026-07-27T15:55:00Z">
            <w:rPr>
              <w:rFonts w:ascii="Arial" w:hAnsi="Arial" w:cs="Arial"/>
              <w:sz w:val="24"/>
              <w:szCs w:val="24"/>
            </w:rPr>
          </w:rPrChange>
        </w:rPr>
        <w:t xml:space="preserve"> </w:t>
      </w:r>
      <w:r w:rsidR="00B2173E" w:rsidRPr="00B475D4">
        <w:rPr>
          <w:rFonts w:ascii="Arial" w:hAnsi="Arial" w:cs="Arial"/>
          <w:sz w:val="24"/>
          <w:szCs w:val="24"/>
          <w:lang w:val="en-GB"/>
          <w:rPrChange w:id="6408" w:author="Alexandre Miguel Kaizeler Guedes Da Silva Afonso" w:date="2026-07-27T16:55:00Z" w16du:dateUtc="2026-07-27T15:55:00Z">
            <w:rPr>
              <w:rFonts w:ascii="Arial" w:hAnsi="Arial" w:cs="Arial"/>
              <w:sz w:val="24"/>
              <w:szCs w:val="24"/>
            </w:rPr>
          </w:rPrChange>
        </w:rPr>
        <w:t xml:space="preserve">and </w:t>
      </w:r>
      <w:r w:rsidR="006F6CB0" w:rsidRPr="00B475D4">
        <w:rPr>
          <w:rFonts w:ascii="Arial" w:hAnsi="Arial" w:cs="Arial"/>
          <w:sz w:val="24"/>
          <w:szCs w:val="24"/>
          <w:lang w:val="en-GB"/>
          <w:rPrChange w:id="6409" w:author="Alexandre Miguel Kaizeler Guedes Da Silva Afonso" w:date="2026-07-27T16:55:00Z" w16du:dateUtc="2026-07-27T15:55:00Z">
            <w:rPr>
              <w:rFonts w:ascii="Arial" w:hAnsi="Arial" w:cs="Arial"/>
              <w:sz w:val="24"/>
              <w:szCs w:val="24"/>
            </w:rPr>
          </w:rPrChange>
        </w:rPr>
        <w:t>Area Under the Curve (AUC)</w:t>
      </w:r>
      <w:ins w:id="6410" w:author="Joana Jesus" w:date="2026-06-12T09:36:00Z" w16du:dateUtc="2026-06-12T08:36:00Z">
        <w:r w:rsidR="000F6E2C" w:rsidRPr="00B475D4">
          <w:rPr>
            <w:rFonts w:ascii="Arial" w:hAnsi="Arial" w:cs="Arial"/>
            <w:sz w:val="24"/>
            <w:szCs w:val="24"/>
            <w:lang w:val="en-GB"/>
            <w:rPrChange w:id="6411" w:author="Alexandre Miguel Kaizeler Guedes Da Silva Afonso" w:date="2026-07-27T16:55:00Z" w16du:dateUtc="2026-07-27T15:55:00Z">
              <w:rPr>
                <w:rFonts w:ascii="Arial" w:hAnsi="Arial" w:cs="Arial"/>
                <w:sz w:val="24"/>
                <w:szCs w:val="24"/>
              </w:rPr>
            </w:rPrChange>
          </w:rPr>
          <w:t>.</w:t>
        </w:r>
      </w:ins>
      <w:del w:id="6412" w:author="Joana Jesus" w:date="2026-06-12T09:36:00Z" w16du:dateUtc="2026-06-12T08:36:00Z">
        <w:r w:rsidR="006F6CB0" w:rsidRPr="00B475D4" w:rsidDel="000F6E2C">
          <w:rPr>
            <w:rFonts w:ascii="Arial" w:hAnsi="Arial" w:cs="Arial"/>
            <w:sz w:val="24"/>
            <w:szCs w:val="24"/>
            <w:lang w:val="en-GB"/>
            <w:rPrChange w:id="6413" w:author="Alexandre Miguel Kaizeler Guedes Da Silva Afonso" w:date="2026-07-27T16:55:00Z" w16du:dateUtc="2026-07-27T15:55:00Z">
              <w:rPr>
                <w:rFonts w:ascii="Arial" w:hAnsi="Arial" w:cs="Arial"/>
                <w:sz w:val="24"/>
                <w:szCs w:val="24"/>
              </w:rPr>
            </w:rPrChange>
          </w:rPr>
          <w:delText>.</w:delText>
        </w:r>
      </w:del>
      <w:ins w:id="6414" w:author="Alexandre Miguel Kaizeler Guedes Da Silva Afonso" w:date="2026-07-07T17:56:00Z" w16du:dateUtc="2026-07-07T16:56:00Z">
        <w:r w:rsidR="00BD3950" w:rsidRPr="00B475D4">
          <w:rPr>
            <w:rFonts w:ascii="Arial" w:hAnsi="Arial" w:cs="Arial"/>
            <w:sz w:val="24"/>
            <w:szCs w:val="24"/>
            <w:lang w:val="en-GB"/>
            <w:rPrChange w:id="6415" w:author="Alexandre Miguel Kaizeler Guedes Da Silva Afonso" w:date="2026-07-27T16:55:00Z" w16du:dateUtc="2026-07-27T15:55:00Z">
              <w:rPr>
                <w:rFonts w:ascii="Arial" w:hAnsi="Arial" w:cs="Arial"/>
                <w:sz w:val="24"/>
                <w:szCs w:val="24"/>
              </w:rPr>
            </w:rPrChange>
          </w:rPr>
          <w:t xml:space="preserve"> Student’s test p-value was calculated using the 3 vs 3 original values.</w:t>
        </w:r>
      </w:ins>
    </w:p>
    <w:p w14:paraId="01598398" w14:textId="2856EC05" w:rsidR="002F0F82" w:rsidRPr="00B475D4" w:rsidRDefault="002F0F82" w:rsidP="00F23BB1">
      <w:pPr>
        <w:pStyle w:val="Ttulo2"/>
        <w:rPr>
          <w:lang w:val="en-GB"/>
          <w:rPrChange w:id="6416" w:author="Alexandre Miguel Kaizeler Guedes Da Silva Afonso" w:date="2026-07-27T16:55:00Z" w16du:dateUtc="2026-07-27T15:55:00Z">
            <w:rPr/>
          </w:rPrChange>
        </w:rPr>
      </w:pPr>
      <w:r w:rsidRPr="00B475D4">
        <w:rPr>
          <w:lang w:val="en-GB"/>
          <w:rPrChange w:id="6417" w:author="Alexandre Miguel Kaizeler Guedes Da Silva Afonso" w:date="2026-07-27T16:55:00Z" w16du:dateUtc="2026-07-27T15:55:00Z">
            <w:rPr/>
          </w:rPrChange>
        </w:rPr>
        <w:t xml:space="preserve">Alternative </w:t>
      </w:r>
      <w:r w:rsidR="002F7D8C" w:rsidRPr="00B475D4">
        <w:rPr>
          <w:lang w:val="en-GB"/>
          <w:rPrChange w:id="6418" w:author="Alexandre Miguel Kaizeler Guedes Da Silva Afonso" w:date="2026-07-27T16:55:00Z" w16du:dateUtc="2026-07-27T15:55:00Z">
            <w:rPr/>
          </w:rPrChange>
        </w:rPr>
        <w:t>h</w:t>
      </w:r>
      <w:r w:rsidRPr="00B475D4">
        <w:rPr>
          <w:lang w:val="en-GB"/>
          <w:rPrChange w:id="6419" w:author="Alexandre Miguel Kaizeler Guedes Da Silva Afonso" w:date="2026-07-27T16:55:00Z" w16du:dateUtc="2026-07-27T15:55:00Z">
            <w:rPr/>
          </w:rPrChange>
        </w:rPr>
        <w:t xml:space="preserve">ypothesis </w:t>
      </w:r>
      <w:r w:rsidR="002F7D8C" w:rsidRPr="00B475D4">
        <w:rPr>
          <w:lang w:val="en-GB"/>
          <w:rPrChange w:id="6420" w:author="Alexandre Miguel Kaizeler Guedes Da Silva Afonso" w:date="2026-07-27T16:55:00Z" w16du:dateUtc="2026-07-27T15:55:00Z">
            <w:rPr/>
          </w:rPrChange>
        </w:rPr>
        <w:t>t</w:t>
      </w:r>
      <w:r w:rsidRPr="00B475D4">
        <w:rPr>
          <w:lang w:val="en-GB"/>
          <w:rPrChange w:id="6421" w:author="Alexandre Miguel Kaizeler Guedes Da Silva Afonso" w:date="2026-07-27T16:55:00Z" w16du:dateUtc="2026-07-27T15:55:00Z">
            <w:rPr/>
          </w:rPrChange>
        </w:rPr>
        <w:t xml:space="preserve">esting for SGs </w:t>
      </w:r>
      <w:r w:rsidR="002F7D8C" w:rsidRPr="00B475D4">
        <w:rPr>
          <w:lang w:val="en-GB"/>
          <w:rPrChange w:id="6422" w:author="Alexandre Miguel Kaizeler Guedes Da Silva Afonso" w:date="2026-07-27T16:55:00Z" w16du:dateUtc="2026-07-27T15:55:00Z">
            <w:rPr/>
          </w:rPrChange>
        </w:rPr>
        <w:t>i</w:t>
      </w:r>
      <w:r w:rsidRPr="00B475D4">
        <w:rPr>
          <w:lang w:val="en-GB"/>
          <w:rPrChange w:id="6423" w:author="Alexandre Miguel Kaizeler Guedes Da Silva Afonso" w:date="2026-07-27T16:55:00Z" w16du:dateUtc="2026-07-27T15:55:00Z">
            <w:rPr/>
          </w:rPrChange>
        </w:rPr>
        <w:t xml:space="preserve">mplication in </w:t>
      </w:r>
      <w:r w:rsidR="002F7D8C" w:rsidRPr="00B475D4">
        <w:rPr>
          <w:lang w:val="en-GB"/>
          <w:rPrChange w:id="6424" w:author="Alexandre Miguel Kaizeler Guedes Da Silva Afonso" w:date="2026-07-27T16:55:00Z" w16du:dateUtc="2026-07-27T15:55:00Z">
            <w:rPr/>
          </w:rPrChange>
        </w:rPr>
        <w:t>c</w:t>
      </w:r>
      <w:r w:rsidRPr="00B475D4">
        <w:rPr>
          <w:lang w:val="en-GB"/>
          <w:rPrChange w:id="6425" w:author="Alexandre Miguel Kaizeler Guedes Da Silva Afonso" w:date="2026-07-27T16:55:00Z" w16du:dateUtc="2026-07-27T15:55:00Z">
            <w:rPr/>
          </w:rPrChange>
        </w:rPr>
        <w:t>ancer</w:t>
      </w:r>
    </w:p>
    <w:p w14:paraId="0E44B246" w14:textId="074741C6" w:rsidR="00E57FF5" w:rsidRPr="00B475D4" w:rsidRDefault="002F0F82" w:rsidP="0090418E">
      <w:pPr>
        <w:jc w:val="both"/>
        <w:rPr>
          <w:rFonts w:ascii="Arial" w:hAnsi="Arial" w:cs="Arial"/>
          <w:i/>
          <w:iCs/>
          <w:sz w:val="21"/>
          <w:szCs w:val="21"/>
          <w:lang w:val="en-GB"/>
          <w:rPrChange w:id="6426" w:author="Alexandre Miguel Kaizeler Guedes Da Silva Afonso" w:date="2026-07-27T16:55:00Z" w16du:dateUtc="2026-07-27T15:55:00Z">
            <w:rPr>
              <w:rFonts w:ascii="Arial" w:hAnsi="Arial" w:cs="Arial"/>
              <w:i/>
              <w:iCs/>
              <w:sz w:val="21"/>
              <w:szCs w:val="21"/>
            </w:rPr>
          </w:rPrChange>
        </w:rPr>
      </w:pPr>
      <w:r w:rsidRPr="00B475D4">
        <w:rPr>
          <w:rFonts w:ascii="Arial" w:hAnsi="Arial" w:cs="Arial"/>
          <w:sz w:val="24"/>
          <w:szCs w:val="24"/>
          <w:lang w:val="en-GB"/>
          <w:rPrChange w:id="6427" w:author="Alexandre Miguel Kaizeler Guedes Da Silva Afonso" w:date="2026-07-27T16:55:00Z" w16du:dateUtc="2026-07-27T15:55:00Z">
            <w:rPr>
              <w:rFonts w:ascii="Arial" w:hAnsi="Arial" w:cs="Arial"/>
              <w:sz w:val="24"/>
              <w:szCs w:val="24"/>
            </w:rPr>
          </w:rPrChange>
        </w:rPr>
        <w:t xml:space="preserve">To </w:t>
      </w:r>
      <w:r w:rsidR="00F37B67" w:rsidRPr="00B475D4">
        <w:rPr>
          <w:rFonts w:ascii="Arial" w:hAnsi="Arial" w:cs="Arial"/>
          <w:sz w:val="24"/>
          <w:szCs w:val="24"/>
          <w:lang w:val="en-GB"/>
          <w:rPrChange w:id="6428" w:author="Alexandre Miguel Kaizeler Guedes Da Silva Afonso" w:date="2026-07-27T16:55:00Z" w16du:dateUtc="2026-07-27T15:55:00Z">
            <w:rPr>
              <w:rFonts w:ascii="Arial" w:hAnsi="Arial" w:cs="Arial"/>
              <w:sz w:val="24"/>
              <w:szCs w:val="24"/>
            </w:rPr>
          </w:rPrChange>
        </w:rPr>
        <w:t>explore mechanisms beyond SG assembly that</w:t>
      </w:r>
      <w:r w:rsidRPr="00B475D4">
        <w:rPr>
          <w:rFonts w:ascii="Arial" w:hAnsi="Arial" w:cs="Arial"/>
          <w:sz w:val="24"/>
          <w:szCs w:val="24"/>
          <w:lang w:val="en-GB"/>
          <w:rPrChange w:id="6429" w:author="Alexandre Miguel Kaizeler Guedes Da Silva Afonso" w:date="2026-07-27T16:55:00Z" w16du:dateUtc="2026-07-27T15:55:00Z">
            <w:rPr>
              <w:rFonts w:ascii="Arial" w:hAnsi="Arial" w:cs="Arial"/>
              <w:sz w:val="24"/>
              <w:szCs w:val="24"/>
            </w:rPr>
          </w:rPrChange>
        </w:rPr>
        <w:t xml:space="preserve"> could </w:t>
      </w:r>
      <w:r w:rsidR="00F37B67" w:rsidRPr="00B475D4">
        <w:rPr>
          <w:rFonts w:ascii="Arial" w:hAnsi="Arial" w:cs="Arial"/>
          <w:sz w:val="24"/>
          <w:szCs w:val="24"/>
          <w:lang w:val="en-GB"/>
          <w:rPrChange w:id="6430" w:author="Alexandre Miguel Kaizeler Guedes Da Silva Afonso" w:date="2026-07-27T16:55:00Z" w16du:dateUtc="2026-07-27T15:55:00Z">
            <w:rPr>
              <w:rFonts w:ascii="Arial" w:hAnsi="Arial" w:cs="Arial"/>
              <w:sz w:val="24"/>
              <w:szCs w:val="24"/>
            </w:rPr>
          </w:rPrChange>
        </w:rPr>
        <w:t xml:space="preserve">account for </w:t>
      </w:r>
      <w:r w:rsidRPr="00B475D4">
        <w:rPr>
          <w:rFonts w:ascii="Arial" w:hAnsi="Arial" w:cs="Arial"/>
          <w:sz w:val="24"/>
          <w:szCs w:val="24"/>
          <w:lang w:val="en-GB"/>
          <w:rPrChange w:id="6431" w:author="Alexandre Miguel Kaizeler Guedes Da Silva Afonso" w:date="2026-07-27T16:55:00Z" w16du:dateUtc="2026-07-27T15:55:00Z">
            <w:rPr>
              <w:rFonts w:ascii="Arial" w:hAnsi="Arial" w:cs="Arial"/>
              <w:sz w:val="24"/>
              <w:szCs w:val="24"/>
            </w:rPr>
          </w:rPrChange>
        </w:rPr>
        <w:t>the phenotype</w:t>
      </w:r>
      <w:r w:rsidR="00F37B67" w:rsidRPr="00B475D4">
        <w:rPr>
          <w:rFonts w:ascii="Arial" w:hAnsi="Arial" w:cs="Arial"/>
          <w:sz w:val="24"/>
          <w:szCs w:val="24"/>
          <w:lang w:val="en-GB"/>
          <w:rPrChange w:id="6432" w:author="Alexandre Miguel Kaizeler Guedes Da Silva Afonso" w:date="2026-07-27T16:55:00Z" w16du:dateUtc="2026-07-27T15:55:00Z">
            <w:rPr>
              <w:rFonts w:ascii="Arial" w:hAnsi="Arial" w:cs="Arial"/>
              <w:sz w:val="24"/>
              <w:szCs w:val="24"/>
            </w:rPr>
          </w:rPrChange>
        </w:rPr>
        <w:t>s</w:t>
      </w:r>
      <w:r w:rsidRPr="00B475D4">
        <w:rPr>
          <w:rFonts w:ascii="Arial" w:hAnsi="Arial" w:cs="Arial"/>
          <w:sz w:val="24"/>
          <w:szCs w:val="24"/>
          <w:lang w:val="en-GB"/>
          <w:rPrChange w:id="6433" w:author="Alexandre Miguel Kaizeler Guedes Da Silva Afonso" w:date="2026-07-27T16:55:00Z" w16du:dateUtc="2026-07-27T15:55:00Z">
            <w:rPr>
              <w:rFonts w:ascii="Arial" w:hAnsi="Arial" w:cs="Arial"/>
              <w:sz w:val="24"/>
              <w:szCs w:val="24"/>
            </w:rPr>
          </w:rPrChange>
        </w:rPr>
        <w:t xml:space="preserve"> observed in </w:t>
      </w:r>
      <w:r w:rsidRPr="00B475D4">
        <w:rPr>
          <w:rFonts w:ascii="Arial" w:hAnsi="Arial" w:cs="Arial"/>
          <w:i/>
          <w:iCs/>
          <w:sz w:val="24"/>
          <w:szCs w:val="24"/>
          <w:lang w:val="en-GB"/>
          <w:rPrChange w:id="6434" w:author="Alexandre Miguel Kaizeler Guedes Da Silva Afonso" w:date="2026-07-27T16:55:00Z" w16du:dateUtc="2026-07-27T15:55:00Z">
            <w:rPr>
              <w:rFonts w:ascii="Arial" w:hAnsi="Arial" w:cs="Arial"/>
              <w:sz w:val="24"/>
              <w:szCs w:val="24"/>
            </w:rPr>
          </w:rPrChange>
        </w:rPr>
        <w:t>G3BP1</w:t>
      </w:r>
      <w:r w:rsidRPr="00B475D4">
        <w:rPr>
          <w:rFonts w:ascii="Arial" w:hAnsi="Arial" w:cs="Arial"/>
          <w:sz w:val="24"/>
          <w:szCs w:val="24"/>
          <w:lang w:val="en-GB"/>
          <w:rPrChange w:id="6435" w:author="Alexandre Miguel Kaizeler Guedes Da Silva Afonso" w:date="2026-07-27T16:55:00Z" w16du:dateUtc="2026-07-27T15:55:00Z">
            <w:rPr>
              <w:rFonts w:ascii="Arial" w:hAnsi="Arial" w:cs="Arial"/>
              <w:sz w:val="24"/>
              <w:szCs w:val="24"/>
            </w:rPr>
          </w:rPrChange>
        </w:rPr>
        <w:t xml:space="preserve"> and </w:t>
      </w:r>
      <w:r w:rsidRPr="00B475D4">
        <w:rPr>
          <w:rFonts w:ascii="Arial" w:hAnsi="Arial" w:cs="Arial"/>
          <w:i/>
          <w:iCs/>
          <w:sz w:val="24"/>
          <w:szCs w:val="24"/>
          <w:lang w:val="en-GB"/>
          <w:rPrChange w:id="6436" w:author="Alexandre Miguel Kaizeler Guedes Da Silva Afonso" w:date="2026-07-27T16:55:00Z" w16du:dateUtc="2026-07-27T15:55:00Z">
            <w:rPr>
              <w:rFonts w:ascii="Arial" w:hAnsi="Arial" w:cs="Arial"/>
              <w:sz w:val="24"/>
              <w:szCs w:val="24"/>
            </w:rPr>
          </w:rPrChange>
        </w:rPr>
        <w:t>PTGS2</w:t>
      </w:r>
      <w:r w:rsidRPr="00B475D4">
        <w:rPr>
          <w:rFonts w:ascii="Arial" w:hAnsi="Arial" w:cs="Arial"/>
          <w:sz w:val="24"/>
          <w:szCs w:val="24"/>
          <w:lang w:val="en-GB"/>
          <w:rPrChange w:id="6437" w:author="Alexandre Miguel Kaizeler Guedes Da Silva Afonso" w:date="2026-07-27T16:55:00Z" w16du:dateUtc="2026-07-27T15:55:00Z">
            <w:rPr>
              <w:rFonts w:ascii="Arial" w:hAnsi="Arial" w:cs="Arial"/>
              <w:sz w:val="24"/>
              <w:szCs w:val="24"/>
            </w:rPr>
          </w:rPrChange>
        </w:rPr>
        <w:t xml:space="preserve"> </w:t>
      </w:r>
      <w:r w:rsidR="00F37B67" w:rsidRPr="00B475D4">
        <w:rPr>
          <w:rFonts w:ascii="Arial" w:hAnsi="Arial" w:cs="Arial"/>
          <w:sz w:val="24"/>
          <w:szCs w:val="24"/>
          <w:lang w:val="en-GB"/>
          <w:rPrChange w:id="6438" w:author="Alexandre Miguel Kaizeler Guedes Da Silva Afonso" w:date="2026-07-27T16:55:00Z" w16du:dateUtc="2026-07-27T15:55:00Z">
            <w:rPr>
              <w:rFonts w:ascii="Arial" w:hAnsi="Arial" w:cs="Arial"/>
              <w:sz w:val="24"/>
              <w:szCs w:val="24"/>
            </w:rPr>
          </w:rPrChange>
        </w:rPr>
        <w:t xml:space="preserve">knockout </w:t>
      </w:r>
      <w:r w:rsidRPr="00B475D4">
        <w:rPr>
          <w:rFonts w:ascii="Arial" w:hAnsi="Arial" w:cs="Arial"/>
          <w:sz w:val="24"/>
          <w:szCs w:val="24"/>
          <w:lang w:val="en-GB"/>
          <w:rPrChange w:id="6439" w:author="Alexandre Miguel Kaizeler Guedes Da Silva Afonso" w:date="2026-07-27T16:55:00Z" w16du:dateUtc="2026-07-27T15:55:00Z">
            <w:rPr>
              <w:rFonts w:ascii="Arial" w:hAnsi="Arial" w:cs="Arial"/>
              <w:sz w:val="24"/>
              <w:szCs w:val="24"/>
            </w:rPr>
          </w:rPrChange>
        </w:rPr>
        <w:t>cells</w:t>
      </w:r>
      <w:r w:rsidR="00F37B67" w:rsidRPr="00B475D4">
        <w:rPr>
          <w:rFonts w:ascii="Arial" w:hAnsi="Arial" w:cs="Arial"/>
          <w:sz w:val="24"/>
          <w:szCs w:val="24"/>
          <w:lang w:val="en-GB"/>
          <w:rPrChange w:id="6440" w:author="Alexandre Miguel Kaizeler Guedes Da Silva Afonso" w:date="2026-07-27T16:55:00Z" w16du:dateUtc="2026-07-27T15:55:00Z">
            <w:rPr>
              <w:rFonts w:ascii="Arial" w:hAnsi="Arial" w:cs="Arial"/>
              <w:sz w:val="24"/>
              <w:szCs w:val="24"/>
            </w:rPr>
          </w:rPrChange>
        </w:rPr>
        <w:t>, specifically the effects on survival and drug sensitivit</w:t>
      </w:r>
      <w:r w:rsidR="00792B4C" w:rsidRPr="00B475D4">
        <w:rPr>
          <w:rFonts w:ascii="Arial" w:hAnsi="Arial" w:cs="Arial"/>
          <w:sz w:val="24"/>
          <w:szCs w:val="24"/>
          <w:lang w:val="en-GB"/>
          <w:rPrChange w:id="6441" w:author="Alexandre Miguel Kaizeler Guedes Da Silva Afonso" w:date="2026-07-27T16:55:00Z" w16du:dateUtc="2026-07-27T15:55:00Z">
            <w:rPr>
              <w:rFonts w:ascii="Arial" w:hAnsi="Arial" w:cs="Arial"/>
              <w:sz w:val="24"/>
              <w:szCs w:val="24"/>
            </w:rPr>
          </w:rPrChange>
        </w:rPr>
        <w:t>y</w:t>
      </w:r>
      <w:r w:rsidRPr="00B475D4">
        <w:rPr>
          <w:rFonts w:ascii="Arial" w:hAnsi="Arial" w:cs="Arial"/>
          <w:sz w:val="24"/>
          <w:szCs w:val="24"/>
          <w:lang w:val="en-GB"/>
          <w:rPrChange w:id="6442" w:author="Alexandre Miguel Kaizeler Guedes Da Silva Afonso" w:date="2026-07-27T16:55:00Z" w16du:dateUtc="2026-07-27T15:55:00Z">
            <w:rPr>
              <w:rFonts w:ascii="Arial" w:hAnsi="Arial" w:cs="Arial"/>
              <w:sz w:val="24"/>
              <w:szCs w:val="24"/>
            </w:rPr>
          </w:rPrChange>
        </w:rPr>
        <w:t xml:space="preserve">, </w:t>
      </w:r>
      <w:r w:rsidR="00792B4C" w:rsidRPr="00B475D4">
        <w:rPr>
          <w:rFonts w:ascii="Arial" w:hAnsi="Arial" w:cs="Arial"/>
          <w:sz w:val="24"/>
          <w:szCs w:val="24"/>
          <w:lang w:val="en-GB"/>
          <w:rPrChange w:id="6443" w:author="Alexandre Miguel Kaizeler Guedes Da Silva Afonso" w:date="2026-07-27T16:55:00Z" w16du:dateUtc="2026-07-27T15:55:00Z">
            <w:rPr>
              <w:rFonts w:ascii="Arial" w:hAnsi="Arial" w:cs="Arial"/>
              <w:sz w:val="24"/>
              <w:szCs w:val="24"/>
            </w:rPr>
          </w:rPrChange>
        </w:rPr>
        <w:t>we leveraged multiple computational resources.</w:t>
      </w:r>
      <w:r w:rsidR="004D4EF5" w:rsidRPr="00B475D4">
        <w:rPr>
          <w:rFonts w:ascii="Arial" w:hAnsi="Arial" w:cs="Arial"/>
          <w:sz w:val="24"/>
          <w:szCs w:val="24"/>
          <w:lang w:val="en-GB"/>
          <w:rPrChange w:id="6444" w:author="Alexandre Miguel Kaizeler Guedes Da Silva Afonso" w:date="2026-07-27T16:55:00Z" w16du:dateUtc="2026-07-27T15:55:00Z">
            <w:rPr>
              <w:rFonts w:ascii="Arial" w:hAnsi="Arial" w:cs="Arial"/>
              <w:sz w:val="24"/>
              <w:szCs w:val="24"/>
            </w:rPr>
          </w:rPrChange>
        </w:rPr>
        <w:t xml:space="preserve"> </w:t>
      </w:r>
      <w:r w:rsidR="004D4EF5" w:rsidRPr="00B475D4">
        <w:rPr>
          <w:rFonts w:ascii="Arial" w:hAnsi="Arial" w:cs="Arial"/>
          <w:i/>
          <w:iCs/>
          <w:sz w:val="24"/>
          <w:szCs w:val="24"/>
          <w:lang w:val="en-GB"/>
          <w:rPrChange w:id="6445" w:author="Alexandre Miguel Kaizeler Guedes Da Silva Afonso" w:date="2026-07-27T16:55:00Z" w16du:dateUtc="2026-07-27T15:55:00Z">
            <w:rPr>
              <w:rFonts w:ascii="Arial" w:hAnsi="Arial" w:cs="Arial"/>
              <w:i/>
              <w:iCs/>
              <w:sz w:val="24"/>
              <w:szCs w:val="24"/>
            </w:rPr>
          </w:rPrChange>
        </w:rPr>
        <w:t>PTGS2</w:t>
      </w:r>
      <w:r w:rsidR="004D4EF5" w:rsidRPr="00B475D4">
        <w:rPr>
          <w:rFonts w:ascii="Arial" w:hAnsi="Arial" w:cs="Arial"/>
          <w:sz w:val="24"/>
          <w:szCs w:val="24"/>
          <w:lang w:val="en-GB"/>
          <w:rPrChange w:id="6446" w:author="Alexandre Miguel Kaizeler Guedes Da Silva Afonso" w:date="2026-07-27T16:55:00Z" w16du:dateUtc="2026-07-27T15:55:00Z">
            <w:rPr>
              <w:rFonts w:ascii="Arial" w:hAnsi="Arial" w:cs="Arial"/>
              <w:sz w:val="24"/>
              <w:szCs w:val="24"/>
            </w:rPr>
          </w:rPrChange>
        </w:rPr>
        <w:t xml:space="preserve"> perturbagens were </w:t>
      </w:r>
      <w:r w:rsidR="00792B4C" w:rsidRPr="00B475D4">
        <w:rPr>
          <w:rFonts w:ascii="Arial" w:hAnsi="Arial" w:cs="Arial"/>
          <w:sz w:val="24"/>
          <w:szCs w:val="24"/>
          <w:lang w:val="en-GB"/>
          <w:rPrChange w:id="6447" w:author="Alexandre Miguel Kaizeler Guedes Da Silva Afonso" w:date="2026-07-27T16:55:00Z" w16du:dateUtc="2026-07-27T15:55:00Z">
            <w:rPr>
              <w:rFonts w:ascii="Arial" w:hAnsi="Arial" w:cs="Arial"/>
              <w:sz w:val="24"/>
              <w:szCs w:val="24"/>
            </w:rPr>
          </w:rPrChange>
        </w:rPr>
        <w:t xml:space="preserve"> </w:t>
      </w:r>
      <w:r w:rsidR="004D4EF5" w:rsidRPr="00B475D4">
        <w:rPr>
          <w:rFonts w:ascii="Arial" w:hAnsi="Arial" w:cs="Arial"/>
          <w:sz w:val="24"/>
          <w:szCs w:val="24"/>
          <w:lang w:val="en-GB"/>
          <w:rPrChange w:id="6448" w:author="Alexandre Miguel Kaizeler Guedes Da Silva Afonso" w:date="2026-07-27T16:55:00Z" w16du:dateUtc="2026-07-27T15:55:00Z">
            <w:rPr>
              <w:rFonts w:ascii="Arial" w:hAnsi="Arial" w:cs="Arial"/>
              <w:sz w:val="24"/>
              <w:szCs w:val="24"/>
            </w:rPr>
          </w:rPrChange>
        </w:rPr>
        <w:t>identified using the</w:t>
      </w:r>
      <w:r w:rsidRPr="00B475D4">
        <w:rPr>
          <w:rFonts w:ascii="Arial" w:hAnsi="Arial" w:cs="Arial"/>
          <w:sz w:val="24"/>
          <w:szCs w:val="24"/>
          <w:lang w:val="en-GB"/>
          <w:rPrChange w:id="6449" w:author="Alexandre Miguel Kaizeler Guedes Da Silva Afonso" w:date="2026-07-27T16:55:00Z" w16du:dateUtc="2026-07-27T15:55:00Z">
            <w:rPr>
              <w:rFonts w:ascii="Arial" w:hAnsi="Arial" w:cs="Arial"/>
              <w:sz w:val="24"/>
              <w:szCs w:val="24"/>
            </w:rPr>
          </w:rPrChange>
        </w:rPr>
        <w:t xml:space="preserve"> Connectivity Map</w:t>
      </w:r>
      <w:r w:rsidRPr="00B475D4">
        <w:rPr>
          <w:rFonts w:ascii="Arial" w:hAnsi="Arial" w:cs="Arial"/>
          <w:sz w:val="24"/>
          <w:szCs w:val="24"/>
          <w:lang w:val="en-GB"/>
          <w:rPrChange w:id="6450"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451" w:author="Alexandre Miguel Kaizeler Guedes Da Silva Afonso" w:date="2026-07-27T16:55:00Z" w16du:dateUtc="2026-07-27T15:55:00Z">
            <w:rPr>
              <w:rFonts w:ascii="Arial" w:hAnsi="Arial" w:cs="Arial"/>
              <w:sz w:val="24"/>
              <w:szCs w:val="24"/>
            </w:rPr>
          </w:rPrChange>
        </w:rPr>
        <w:instrText xml:space="preserve"> ADDIN ZOTERO_ITEM CSL_CITATION {"citationID":"jlIpmaQR","properties":{"formattedCitation":"\\super 136\\nosupersub{}","plainCitation":"136","noteIndex":0},"citationItems":[{"id":"jCcWpdK2/Mhi97Lhv","uris":["http://zotero.org/users/local/1p9EH8ax/items/TXLWYCH7"],"itemData":{"id":"5k6DwBAq/SEuQHlZm","type":"article-journal","container-title":"Cell","DOI":"10.1016/j.cell.2017.10.049","ISSN":"00928674","issue":"6","journalAbbreviation":"Cell","language":"en","page":"1437-1452.e17","source":"DOI.org (Crossref)","title":"A Next Generation Connectivity Map: L1000 Platform and the First 1,000,000 Profiles","title-short":"A Next Generation Connectivity Map","volume":"171","author":[{"family":"Subramanian","given":"Aravind"},{"family":"Narayan","given":"Rajiv"},{"family":"Corsello","given":"Steven M."},{"family":"Peck","given":"David D."},{"family":"Natoli","given":"Ted E."},{"family":"Lu","given":"Xiaodong"},{"family":"Gould","given":"Joshua"},{"family":"Davis","given":"John F."},{"family":"Tubelli","given":"Andrew A."},{"family":"Asiedu","given":"Jacob K."},{"family":"Lahr","given":"David L."},{"family":"Hirschman","given":"Jodi E."},{"family":"Liu","given":"Zihan"},{"family":"Donahue","given":"Melanie"},{"family":"Julian","given":"Bina"},{"family":"Khan","given":"Mariya"},{"family":"Wadden","given":"David"},{"family":"Smith","given":"Ian C."},{"family":"Lam","given":"Daniel"},{"family":"Liberzon","given":"Arthur"},{"family":"Toder","given":"Courtney"},{"family":"Bagul","given":"Mukta"},{"family":"Orzechowski","given":"Marek"},{"family":"Enache","given":"Oana M."},{"family":"Piccioni","given":"Federica"},{"family":"Johnson","given":"Sarah A."},{"family":"Lyons","given":"Nicholas J."},{"family":"Berger","given":"Alice H."},{"family":"Shamji","given":"Alykhan F."},{"family":"Brooks","given":"Angela N."},{"family":"Vrcic","given":"Anita"},{"family":"Flynn","given":"Corey"},{"family":"Rosains","given":"Jacqueline"},{"family":"Takeda","given":"David Y."},{"family":"Hu","given":"Roger"},{"family":"Davison","given":"Desiree"},{"family":"Lamb","given":"Justin"},{"family":"Ardlie","given":"Kristin"},{"family":"Hogstrom","given":"Larson"},{"family":"Greenside","given":"Peyton"},{"family":"Gray","given":"Nathanael S."},{"family":"Clemons","given":"Paul A."},{"family":"Silver","given":"Serena"},{"family":"Wu","given":"Xiaoyun"},{"family":"Zhao","given":"Wen-Ning"},{"family":"Read-Button","given":"Willis"},{"family":"Wu","given":"Xiaohua"},{"family":"Haggarty","given":"Stephen J."},{"family":"Ronco","given":"Lucienne V."},{"family":"Boehm","given":"Jesse S."},{"family":"Schreiber","given":"Stuart L."},{"family":"Doench","given":"John G."},{"family":"Bittker","given":"Joshua A."},{"family":"Root","given":"David E."},{"family":"Wong","given":"Bang"},{"family":"Golub","given":"Todd R."}],"issued":{"date-parts":[["2017",11]]}}}],"schema":"https://github.com/citation-style-language/schema/raw/master/csl-citation.json"} </w:instrText>
      </w:r>
      <w:r w:rsidRPr="00B475D4">
        <w:rPr>
          <w:rFonts w:ascii="Arial" w:hAnsi="Arial" w:cs="Arial"/>
          <w:sz w:val="24"/>
          <w:szCs w:val="24"/>
          <w:lang w:val="en-GB"/>
          <w:rPrChange w:id="6452"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453" w:author="Alexandre Miguel Kaizeler Guedes Da Silva Afonso" w:date="2026-07-27T16:55:00Z" w16du:dateUtc="2026-07-27T15:55:00Z">
            <w:rPr>
              <w:rFonts w:ascii="Arial" w:hAnsi="Arial" w:cs="Arial"/>
              <w:kern w:val="0"/>
              <w:sz w:val="24"/>
              <w:vertAlign w:val="superscript"/>
            </w:rPr>
          </w:rPrChange>
        </w:rPr>
        <w:t>136</w:t>
      </w:r>
      <w:r w:rsidRPr="00B475D4">
        <w:rPr>
          <w:rFonts w:ascii="Arial" w:hAnsi="Arial" w:cs="Arial"/>
          <w:sz w:val="24"/>
          <w:szCs w:val="24"/>
          <w:lang w:val="en-GB"/>
          <w:rPrChange w:id="6454" w:author="Alexandre Miguel Kaizeler Guedes Da Silva Afonso" w:date="2026-07-27T16:55:00Z" w16du:dateUtc="2026-07-27T15:55:00Z">
            <w:rPr>
              <w:rFonts w:ascii="Arial" w:hAnsi="Arial" w:cs="Arial"/>
              <w:sz w:val="24"/>
              <w:szCs w:val="24"/>
            </w:rPr>
          </w:rPrChange>
        </w:rPr>
        <w:fldChar w:fldCharType="end"/>
      </w:r>
      <w:r w:rsidR="0090418E" w:rsidRPr="00B475D4">
        <w:rPr>
          <w:rFonts w:ascii="Arial" w:hAnsi="Arial" w:cs="Arial"/>
          <w:sz w:val="24"/>
          <w:szCs w:val="24"/>
          <w:lang w:val="en-GB"/>
          <w:rPrChange w:id="6455" w:author="Alexandre Miguel Kaizeler Guedes Da Silva Afonso" w:date="2026-07-27T16:55:00Z" w16du:dateUtc="2026-07-27T15:55:00Z">
            <w:rPr>
              <w:rFonts w:ascii="Arial" w:hAnsi="Arial" w:cs="Arial"/>
              <w:sz w:val="24"/>
              <w:szCs w:val="24"/>
            </w:rPr>
          </w:rPrChange>
        </w:rPr>
        <w:t>. Drug sensitivity profiles were obtained from the Genomics of Drug Sensitivity in Cancer (</w:t>
      </w:r>
      <w:r w:rsidRPr="00B475D4">
        <w:rPr>
          <w:rFonts w:ascii="Arial" w:hAnsi="Arial" w:cs="Arial"/>
          <w:sz w:val="24"/>
          <w:szCs w:val="24"/>
          <w:lang w:val="en-GB"/>
          <w:rPrChange w:id="6456" w:author="Alexandre Miguel Kaizeler Guedes Da Silva Afonso" w:date="2026-07-27T16:55:00Z" w16du:dateUtc="2026-07-27T15:55:00Z">
            <w:rPr>
              <w:rFonts w:ascii="Arial" w:hAnsi="Arial" w:cs="Arial"/>
              <w:sz w:val="24"/>
              <w:szCs w:val="24"/>
            </w:rPr>
          </w:rPrChange>
        </w:rPr>
        <w:t>GDSC</w:t>
      </w:r>
      <w:r w:rsidRPr="00B475D4">
        <w:rPr>
          <w:rFonts w:ascii="Arial" w:hAnsi="Arial" w:cs="Arial"/>
          <w:sz w:val="24"/>
          <w:szCs w:val="24"/>
          <w:lang w:val="en-GB"/>
          <w:rPrChange w:id="6457"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458" w:author="Alexandre Miguel Kaizeler Guedes Da Silva Afonso" w:date="2026-07-27T16:55:00Z" w16du:dateUtc="2026-07-27T15:55:00Z">
            <w:rPr>
              <w:rFonts w:ascii="Arial" w:hAnsi="Arial" w:cs="Arial"/>
              <w:sz w:val="24"/>
              <w:szCs w:val="24"/>
            </w:rPr>
          </w:rPrChange>
        </w:rPr>
        <w:instrText xml:space="preserve"> ADDIN ZOTERO_ITEM CSL_CITATION {"citationID":"8UxHospA","properties":{"formattedCitation":"\\super 137\\nosupersub{}","plainCitation":"137","noteIndex":0},"citationItems":[{"id":"jCcWpdK2/4SsiHMEF","uris":["http://zotero.org/users/local/1p9EH8ax/items/DR392DLI"],"itemData":{"id":"5k6DwBAq/avlaUmYc","type":"article-journal","container-title":"Nucleic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J."}],"issued":{"date-parts":[["2012",11,22]]}}}],"schema":"https://github.com/citation-style-language/schema/raw/master/csl-citation.json"} </w:instrText>
      </w:r>
      <w:r w:rsidRPr="00B475D4">
        <w:rPr>
          <w:rFonts w:ascii="Arial" w:hAnsi="Arial" w:cs="Arial"/>
          <w:sz w:val="24"/>
          <w:szCs w:val="24"/>
          <w:lang w:val="en-GB"/>
          <w:rPrChange w:id="6459"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460" w:author="Alexandre Miguel Kaizeler Guedes Da Silva Afonso" w:date="2026-07-27T16:55:00Z" w16du:dateUtc="2026-07-27T15:55:00Z">
            <w:rPr>
              <w:rFonts w:ascii="Arial" w:hAnsi="Arial" w:cs="Arial"/>
              <w:kern w:val="0"/>
              <w:sz w:val="24"/>
              <w:vertAlign w:val="superscript"/>
            </w:rPr>
          </w:rPrChange>
        </w:rPr>
        <w:t>137</w:t>
      </w:r>
      <w:r w:rsidRPr="00B475D4">
        <w:rPr>
          <w:rFonts w:ascii="Arial" w:hAnsi="Arial" w:cs="Arial"/>
          <w:sz w:val="24"/>
          <w:szCs w:val="24"/>
          <w:lang w:val="en-GB"/>
          <w:rPrChange w:id="6461" w:author="Alexandre Miguel Kaizeler Guedes Da Silva Afonso" w:date="2026-07-27T16:55:00Z" w16du:dateUtc="2026-07-27T15:55:00Z">
            <w:rPr>
              <w:rFonts w:ascii="Arial" w:hAnsi="Arial" w:cs="Arial"/>
              <w:sz w:val="24"/>
              <w:szCs w:val="24"/>
            </w:rPr>
          </w:rPrChange>
        </w:rPr>
        <w:fldChar w:fldCharType="end"/>
      </w:r>
      <w:r w:rsidR="0090418E" w:rsidRPr="00B475D4">
        <w:rPr>
          <w:rFonts w:ascii="Arial" w:hAnsi="Arial" w:cs="Arial"/>
          <w:sz w:val="24"/>
          <w:szCs w:val="24"/>
          <w:lang w:val="en-GB"/>
          <w:rPrChange w:id="6462" w:author="Alexandre Miguel Kaizeler Guedes Da Silva Afonso" w:date="2026-07-27T16:55:00Z" w16du:dateUtc="2026-07-27T15:55:00Z">
            <w:rPr>
              <w:rFonts w:ascii="Arial" w:hAnsi="Arial" w:cs="Arial"/>
              <w:sz w:val="24"/>
              <w:szCs w:val="24"/>
            </w:rPr>
          </w:rPrChange>
        </w:rPr>
        <w:t xml:space="preserve">) database. </w:t>
      </w:r>
    </w:p>
    <w:p w14:paraId="11DEA87F" w14:textId="4542D18E" w:rsidR="002F0F82" w:rsidRPr="00B475D4" w:rsidRDefault="002F0F82" w:rsidP="00533F41">
      <w:pPr>
        <w:pStyle w:val="Ttulo2"/>
        <w:rPr>
          <w:lang w:val="en-GB"/>
          <w:rPrChange w:id="6463" w:author="Alexandre Miguel Kaizeler Guedes Da Silva Afonso" w:date="2026-07-27T16:55:00Z" w16du:dateUtc="2026-07-27T15:55:00Z">
            <w:rPr/>
          </w:rPrChange>
        </w:rPr>
      </w:pPr>
      <w:r w:rsidRPr="00B475D4">
        <w:rPr>
          <w:lang w:val="en-GB"/>
          <w:rPrChange w:id="6464" w:author="Alexandre Miguel Kaizeler Guedes Da Silva Afonso" w:date="2026-07-27T16:55:00Z" w16du:dateUtc="2026-07-27T15:55:00Z">
            <w:rPr/>
          </w:rPrChange>
        </w:rPr>
        <w:t xml:space="preserve">SG </w:t>
      </w:r>
      <w:r w:rsidR="002F7D8C" w:rsidRPr="00B475D4">
        <w:rPr>
          <w:lang w:val="en-GB"/>
          <w:rPrChange w:id="6465" w:author="Alexandre Miguel Kaizeler Guedes Da Silva Afonso" w:date="2026-07-27T16:55:00Z" w16du:dateUtc="2026-07-27T15:55:00Z">
            <w:rPr/>
          </w:rPrChange>
        </w:rPr>
        <w:t>s</w:t>
      </w:r>
      <w:r w:rsidRPr="00B475D4">
        <w:rPr>
          <w:lang w:val="en-GB"/>
          <w:rPrChange w:id="6466" w:author="Alexandre Miguel Kaizeler Guedes Da Silva Afonso" w:date="2026-07-27T16:55:00Z" w16du:dateUtc="2026-07-27T15:55:00Z">
            <w:rPr/>
          </w:rPrChange>
        </w:rPr>
        <w:t>ignatures</w:t>
      </w:r>
    </w:p>
    <w:p w14:paraId="0D42463A" w14:textId="2B96B372" w:rsidR="00EF3368" w:rsidRPr="00B475D4" w:rsidRDefault="002F0F82" w:rsidP="00C670DB">
      <w:pPr>
        <w:jc w:val="both"/>
        <w:rPr>
          <w:rFonts w:ascii="Arial" w:hAnsi="Arial" w:cs="Arial"/>
          <w:i/>
          <w:iCs/>
          <w:sz w:val="21"/>
          <w:szCs w:val="21"/>
          <w:lang w:val="en-GB"/>
          <w:rPrChange w:id="6467" w:author="Alexandre Miguel Kaizeler Guedes Da Silva Afonso" w:date="2026-07-27T16:55:00Z" w16du:dateUtc="2026-07-27T15:55:00Z">
            <w:rPr>
              <w:rFonts w:ascii="Arial" w:hAnsi="Arial" w:cs="Arial"/>
              <w:i/>
              <w:iCs/>
              <w:sz w:val="21"/>
              <w:szCs w:val="21"/>
            </w:rPr>
          </w:rPrChange>
        </w:rPr>
      </w:pPr>
      <w:r w:rsidRPr="00B475D4">
        <w:rPr>
          <w:rFonts w:ascii="Arial" w:hAnsi="Arial" w:cs="Arial"/>
          <w:sz w:val="24"/>
          <w:szCs w:val="24"/>
          <w:lang w:val="en-GB"/>
          <w:rPrChange w:id="6468" w:author="Alexandre Miguel Kaizeler Guedes Da Silva Afonso" w:date="2026-07-27T16:55:00Z" w16du:dateUtc="2026-07-27T15:55:00Z">
            <w:rPr>
              <w:rFonts w:ascii="Arial" w:hAnsi="Arial" w:cs="Arial"/>
              <w:sz w:val="24"/>
              <w:szCs w:val="24"/>
            </w:rPr>
          </w:rPrChange>
        </w:rPr>
        <w:t xml:space="preserve">To </w:t>
      </w:r>
      <w:r w:rsidR="00F75AAC" w:rsidRPr="00B475D4">
        <w:rPr>
          <w:rFonts w:ascii="Arial" w:hAnsi="Arial" w:cs="Arial"/>
          <w:sz w:val="24"/>
          <w:szCs w:val="24"/>
          <w:lang w:val="en-GB"/>
          <w:rPrChange w:id="6469" w:author="Alexandre Miguel Kaizeler Guedes Da Silva Afonso" w:date="2026-07-27T16:55:00Z" w16du:dateUtc="2026-07-27T15:55:00Z">
            <w:rPr>
              <w:rFonts w:ascii="Arial" w:hAnsi="Arial" w:cs="Arial"/>
              <w:sz w:val="24"/>
              <w:szCs w:val="24"/>
            </w:rPr>
          </w:rPrChange>
        </w:rPr>
        <w:t>define</w:t>
      </w:r>
      <w:r w:rsidR="00591438" w:rsidRPr="00B475D4">
        <w:rPr>
          <w:rFonts w:ascii="Arial" w:hAnsi="Arial" w:cs="Arial"/>
          <w:sz w:val="24"/>
          <w:szCs w:val="24"/>
          <w:lang w:val="en-GB"/>
          <w:rPrChange w:id="6470" w:author="Alexandre Miguel Kaizeler Guedes Da Silva Afonso" w:date="2026-07-27T16:55:00Z" w16du:dateUtc="2026-07-27T15:55:00Z">
            <w:rPr>
              <w:rFonts w:ascii="Arial" w:hAnsi="Arial" w:cs="Arial"/>
              <w:sz w:val="24"/>
              <w:szCs w:val="24"/>
            </w:rPr>
          </w:rPrChange>
        </w:rPr>
        <w:t xml:space="preserve"> an expression</w:t>
      </w:r>
      <w:r w:rsidR="00F75AAC" w:rsidRPr="00B475D4">
        <w:rPr>
          <w:rFonts w:ascii="Arial" w:hAnsi="Arial" w:cs="Arial"/>
          <w:sz w:val="24"/>
          <w:szCs w:val="24"/>
          <w:lang w:val="en-GB"/>
          <w:rPrChange w:id="6471" w:author="Alexandre Miguel Kaizeler Guedes Da Silva Afonso" w:date="2026-07-27T16:55:00Z" w16du:dateUtc="2026-07-27T15:55:00Z">
            <w:rPr>
              <w:rFonts w:ascii="Arial" w:hAnsi="Arial" w:cs="Arial"/>
              <w:sz w:val="24"/>
              <w:szCs w:val="24"/>
            </w:rPr>
          </w:rPrChange>
        </w:rPr>
        <w:t xml:space="preserve"> </w:t>
      </w:r>
      <w:r w:rsidR="00591438" w:rsidRPr="00B475D4">
        <w:rPr>
          <w:rFonts w:ascii="Arial" w:hAnsi="Arial" w:cs="Arial"/>
          <w:sz w:val="24"/>
          <w:szCs w:val="24"/>
          <w:lang w:val="en-GB"/>
          <w:rPrChange w:id="6472" w:author="Alexandre Miguel Kaizeler Guedes Da Silva Afonso" w:date="2026-07-27T16:55:00Z" w16du:dateUtc="2026-07-27T15:55:00Z">
            <w:rPr>
              <w:rFonts w:ascii="Arial" w:hAnsi="Arial" w:cs="Arial"/>
              <w:sz w:val="24"/>
              <w:szCs w:val="24"/>
            </w:rPr>
          </w:rPrChange>
        </w:rPr>
        <w:t>signature</w:t>
      </w:r>
      <w:r w:rsidR="00EF3368" w:rsidRPr="00B475D4">
        <w:rPr>
          <w:rFonts w:ascii="Arial" w:hAnsi="Arial" w:cs="Arial"/>
          <w:sz w:val="24"/>
          <w:szCs w:val="24"/>
          <w:lang w:val="en-GB"/>
          <w:rPrChange w:id="6473" w:author="Alexandre Miguel Kaizeler Guedes Da Silva Afonso" w:date="2026-07-27T16:55:00Z" w16du:dateUtc="2026-07-27T15:55:00Z">
            <w:rPr>
              <w:rFonts w:ascii="Arial" w:hAnsi="Arial" w:cs="Arial"/>
              <w:sz w:val="24"/>
              <w:szCs w:val="24"/>
            </w:rPr>
          </w:rPrChange>
        </w:rPr>
        <w:t xml:space="preserve"> indicative of</w:t>
      </w:r>
      <w:r w:rsidR="00F27D13" w:rsidRPr="00B475D4">
        <w:rPr>
          <w:rFonts w:ascii="Arial" w:hAnsi="Arial" w:cs="Arial"/>
          <w:sz w:val="24"/>
          <w:szCs w:val="24"/>
          <w:lang w:val="en-GB"/>
          <w:rPrChange w:id="6474" w:author="Alexandre Miguel Kaizeler Guedes Da Silva Afonso" w:date="2026-07-27T16:55:00Z" w16du:dateUtc="2026-07-27T15:55:00Z">
            <w:rPr>
              <w:rFonts w:ascii="Arial" w:hAnsi="Arial" w:cs="Arial"/>
              <w:sz w:val="24"/>
              <w:szCs w:val="24"/>
            </w:rPr>
          </w:rPrChange>
        </w:rPr>
        <w:t xml:space="preserve"> SG presence in a given sample</w:t>
      </w:r>
      <w:r w:rsidRPr="00B475D4">
        <w:rPr>
          <w:rFonts w:ascii="Arial" w:hAnsi="Arial" w:cs="Arial"/>
          <w:sz w:val="24"/>
          <w:szCs w:val="24"/>
          <w:lang w:val="en-GB"/>
          <w:rPrChange w:id="6475" w:author="Alexandre Miguel Kaizeler Guedes Da Silva Afonso" w:date="2026-07-27T16:55:00Z" w16du:dateUtc="2026-07-27T15:55:00Z">
            <w:rPr>
              <w:rFonts w:ascii="Arial" w:hAnsi="Arial" w:cs="Arial"/>
              <w:sz w:val="24"/>
              <w:szCs w:val="24"/>
            </w:rPr>
          </w:rPrChange>
        </w:rPr>
        <w:t xml:space="preserve">, we </w:t>
      </w:r>
      <w:r w:rsidR="00F27D13" w:rsidRPr="00B475D4">
        <w:rPr>
          <w:rFonts w:ascii="Arial" w:hAnsi="Arial" w:cs="Arial"/>
          <w:sz w:val="24"/>
          <w:szCs w:val="24"/>
          <w:lang w:val="en-GB"/>
          <w:rPrChange w:id="6476" w:author="Alexandre Miguel Kaizeler Guedes Da Silva Afonso" w:date="2026-07-27T16:55:00Z" w16du:dateUtc="2026-07-27T15:55:00Z">
            <w:rPr>
              <w:rFonts w:ascii="Arial" w:hAnsi="Arial" w:cs="Arial"/>
              <w:sz w:val="24"/>
              <w:szCs w:val="24"/>
            </w:rPr>
          </w:rPrChange>
        </w:rPr>
        <w:t xml:space="preserve">first created </w:t>
      </w:r>
      <w:r w:rsidRPr="00B475D4">
        <w:rPr>
          <w:rFonts w:ascii="Arial" w:hAnsi="Arial" w:cs="Arial"/>
          <w:sz w:val="24"/>
          <w:szCs w:val="24"/>
          <w:lang w:val="en-GB"/>
          <w:rPrChange w:id="6477" w:author="Alexandre Miguel Kaizeler Guedes Da Silva Afonso" w:date="2026-07-27T16:55:00Z" w16du:dateUtc="2026-07-27T15:55:00Z">
            <w:rPr>
              <w:rFonts w:ascii="Arial" w:hAnsi="Arial" w:cs="Arial"/>
              <w:sz w:val="24"/>
              <w:szCs w:val="24"/>
            </w:rPr>
          </w:rPrChange>
        </w:rPr>
        <w:t>a “discovery” dataset by integrating GSE138988</w:t>
      </w:r>
      <w:r w:rsidRPr="00B475D4">
        <w:rPr>
          <w:rFonts w:ascii="Arial" w:hAnsi="Arial" w:cs="Arial"/>
          <w:sz w:val="24"/>
          <w:szCs w:val="24"/>
          <w:lang w:val="en-GB"/>
          <w:rPrChange w:id="6478"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6479" w:author="Alexandre Miguel Kaizeler Guedes Da Silva Afonso" w:date="2026-07-27T16:55:00Z" w16du:dateUtc="2026-07-27T15:55:00Z">
            <w:rPr>
              <w:rFonts w:ascii="Arial" w:hAnsi="Arial" w:cs="Arial"/>
              <w:sz w:val="24"/>
              <w:szCs w:val="24"/>
            </w:rPr>
          </w:rPrChange>
        </w:rPr>
        <w:instrText xml:space="preserve"> ADDIN ZOTERO_ITEM CSL_CITATION {"citationID":"Ke1qhHDE","properties":{"formattedCitation":"\\super 40\\nosupersub{}","plainCitation":"40","noteIndex":0},"citationItems":[{"id":"jCcWpdK2/CSLUVvg2","uris":["http://zotero.org/users/local/1p9EH8ax/items/ARLW3CQN"],"itemData":{"id":"5k6DwBAq/7sapn4Je","type":"article-journal","container-title":"Molecular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B475D4">
        <w:rPr>
          <w:rFonts w:ascii="Arial" w:hAnsi="Arial" w:cs="Arial"/>
          <w:sz w:val="24"/>
          <w:szCs w:val="24"/>
          <w:lang w:val="en-GB"/>
          <w:rPrChange w:id="6480"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6481" w:author="Alexandre Miguel Kaizeler Guedes Da Silva Afonso" w:date="2026-07-27T16:55:00Z" w16du:dateUtc="2026-07-27T15:55:00Z">
            <w:rPr>
              <w:rFonts w:ascii="Arial" w:hAnsi="Arial" w:cs="Arial"/>
              <w:kern w:val="0"/>
              <w:sz w:val="24"/>
              <w:vertAlign w:val="superscript"/>
            </w:rPr>
          </w:rPrChange>
        </w:rPr>
        <w:t>40</w:t>
      </w:r>
      <w:r w:rsidRPr="00B475D4">
        <w:rPr>
          <w:rFonts w:ascii="Arial" w:hAnsi="Arial" w:cs="Arial"/>
          <w:sz w:val="24"/>
          <w:szCs w:val="24"/>
          <w:lang w:val="en-GB"/>
          <w:rPrChange w:id="6482"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6483" w:author="Alexandre Miguel Kaizeler Guedes Da Silva Afonso" w:date="2026-07-27T16:55:00Z" w16du:dateUtc="2026-07-27T15:55:00Z">
            <w:rPr>
              <w:rFonts w:ascii="Arial" w:hAnsi="Arial" w:cs="Arial"/>
              <w:sz w:val="24"/>
              <w:szCs w:val="24"/>
            </w:rPr>
          </w:rPrChange>
        </w:rPr>
        <w:t xml:space="preserve"> and GSE119977</w:t>
      </w:r>
      <w:r w:rsidRPr="00B475D4">
        <w:rPr>
          <w:rFonts w:ascii="Arial" w:hAnsi="Arial" w:cs="Arial"/>
          <w:sz w:val="24"/>
          <w:szCs w:val="24"/>
          <w:lang w:val="en-GB"/>
          <w:rPrChange w:id="648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6485" w:author="Alexandre Miguel Kaizeler Guedes Da Silva Afonso" w:date="2026-07-27T16:55:00Z" w16du:dateUtc="2026-07-27T15:55:00Z">
            <w:rPr>
              <w:rFonts w:ascii="Arial" w:hAnsi="Arial" w:cs="Arial"/>
              <w:sz w:val="24"/>
              <w:szCs w:val="24"/>
            </w:rPr>
          </w:rPrChange>
        </w:rPr>
        <w:instrText xml:space="preserve"> ADDIN ZOTERO_ITEM CSL_CITATION {"citationID":"9w8a4p1I","properties":{"formattedCitation":"\\super 49,50\\nosupersub{}","plainCitation":"49,50","noteIndex":0},"citationItems":[{"id":"jCcWpdK2/gtr3E7QR","uris":["http://zotero.org/users/local/1p9EH8ax/items/JRJEKK4Q"],"itemData":{"id":"5k6DwBAq/qUKWUeyM","type":"article-journal","abstract":"Stress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Pr="00B475D4">
        <w:rPr>
          <w:rFonts w:ascii="Arial" w:hAnsi="Arial" w:cs="Arial"/>
          <w:sz w:val="24"/>
          <w:szCs w:val="24"/>
          <w:lang w:val="en-GB"/>
          <w:rPrChange w:id="6486"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6487" w:author="Alexandre Miguel Kaizeler Guedes Da Silva Afonso" w:date="2026-07-27T16:55:00Z" w16du:dateUtc="2026-07-27T15:55:00Z">
            <w:rPr>
              <w:rFonts w:ascii="Arial" w:hAnsi="Arial" w:cs="Arial"/>
              <w:kern w:val="0"/>
              <w:sz w:val="24"/>
              <w:vertAlign w:val="superscript"/>
            </w:rPr>
          </w:rPrChange>
        </w:rPr>
        <w:t>49,50</w:t>
      </w:r>
      <w:r w:rsidRPr="00B475D4">
        <w:rPr>
          <w:rFonts w:ascii="Arial" w:hAnsi="Arial" w:cs="Arial"/>
          <w:sz w:val="24"/>
          <w:szCs w:val="24"/>
          <w:lang w:val="en-GB"/>
          <w:rPrChange w:id="6488"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6489" w:author="Alexandre Miguel Kaizeler Guedes Da Silva Afonso" w:date="2026-07-27T16:55:00Z" w16du:dateUtc="2026-07-27T15:55:00Z">
            <w:rPr>
              <w:rFonts w:ascii="Arial" w:hAnsi="Arial" w:cs="Arial"/>
              <w:sz w:val="24"/>
              <w:szCs w:val="24"/>
            </w:rPr>
          </w:rPrChange>
        </w:rPr>
        <w:t xml:space="preserve">. </w:t>
      </w:r>
      <w:r w:rsidR="00F27D13" w:rsidRPr="00B475D4">
        <w:rPr>
          <w:rFonts w:ascii="Arial" w:hAnsi="Arial" w:cs="Arial"/>
          <w:sz w:val="24"/>
          <w:szCs w:val="24"/>
          <w:lang w:val="en-GB"/>
          <w:rPrChange w:id="6490" w:author="Alexandre Miguel Kaizeler Guedes Da Silva Afonso" w:date="2026-07-27T16:55:00Z" w16du:dateUtc="2026-07-27T15:55:00Z">
            <w:rPr>
              <w:rFonts w:ascii="Arial" w:hAnsi="Arial" w:cs="Arial"/>
              <w:sz w:val="24"/>
              <w:szCs w:val="24"/>
            </w:rPr>
          </w:rPrChange>
        </w:rPr>
        <w:t>This integration allowed</w:t>
      </w:r>
      <w:r w:rsidRPr="00B475D4">
        <w:rPr>
          <w:rFonts w:ascii="Arial" w:hAnsi="Arial" w:cs="Arial"/>
          <w:sz w:val="24"/>
          <w:szCs w:val="24"/>
          <w:lang w:val="en-GB"/>
          <w:rPrChange w:id="6491" w:author="Alexandre Miguel Kaizeler Guedes Da Silva Afonso" w:date="2026-07-27T16:55:00Z" w16du:dateUtc="2026-07-27T15:55:00Z">
            <w:rPr>
              <w:rFonts w:ascii="Arial" w:hAnsi="Arial" w:cs="Arial"/>
              <w:sz w:val="24"/>
              <w:szCs w:val="24"/>
            </w:rPr>
          </w:rPrChange>
        </w:rPr>
        <w:t xml:space="preserve"> </w:t>
      </w:r>
      <w:r w:rsidR="00F27D13" w:rsidRPr="00B475D4">
        <w:rPr>
          <w:rFonts w:ascii="Arial" w:hAnsi="Arial" w:cs="Arial"/>
          <w:sz w:val="24"/>
          <w:szCs w:val="24"/>
          <w:lang w:val="en-GB"/>
          <w:rPrChange w:id="6492" w:author="Alexandre Miguel Kaizeler Guedes Da Silva Afonso" w:date="2026-07-27T16:55:00Z" w16du:dateUtc="2026-07-27T15:55:00Z">
            <w:rPr>
              <w:rFonts w:ascii="Arial" w:hAnsi="Arial" w:cs="Arial"/>
              <w:sz w:val="24"/>
              <w:szCs w:val="24"/>
            </w:rPr>
          </w:rPrChange>
        </w:rPr>
        <w:t>comparison of</w:t>
      </w:r>
      <w:r w:rsidRPr="00B475D4">
        <w:rPr>
          <w:rFonts w:ascii="Arial" w:hAnsi="Arial" w:cs="Arial"/>
          <w:sz w:val="24"/>
          <w:szCs w:val="24"/>
          <w:lang w:val="en-GB"/>
          <w:rPrChange w:id="6493" w:author="Alexandre Miguel Kaizeler Guedes Da Silva Afonso" w:date="2026-07-27T16:55:00Z" w16du:dateUtc="2026-07-27T15:55:00Z">
            <w:rPr>
              <w:rFonts w:ascii="Arial" w:hAnsi="Arial" w:cs="Arial"/>
              <w:sz w:val="24"/>
              <w:szCs w:val="24"/>
            </w:rPr>
          </w:rPrChange>
        </w:rPr>
        <w:t xml:space="preserve"> stressed cells with and without SGs</w:t>
      </w:r>
      <w:r w:rsidR="00CF77BA" w:rsidRPr="00B475D4">
        <w:rPr>
          <w:rFonts w:ascii="Arial" w:hAnsi="Arial" w:cs="Arial"/>
          <w:sz w:val="24"/>
          <w:szCs w:val="24"/>
          <w:lang w:val="en-GB"/>
          <w:rPrChange w:id="6494"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6495" w:author="Alexandre Miguel Kaizeler Guedes Da Silva Afonso" w:date="2026-07-27T16:55:00Z" w16du:dateUtc="2026-07-27T15:55:00Z">
            <w:rPr>
              <w:rFonts w:ascii="Arial" w:hAnsi="Arial" w:cs="Arial"/>
              <w:sz w:val="24"/>
              <w:szCs w:val="24"/>
            </w:rPr>
          </w:rPrChange>
        </w:rPr>
        <w:t>while controlling for confounding variables,</w:t>
      </w:r>
      <w:r w:rsidR="00E9355F" w:rsidRPr="00B475D4">
        <w:rPr>
          <w:rFonts w:ascii="Arial" w:hAnsi="Arial" w:cs="Arial"/>
          <w:sz w:val="24"/>
          <w:szCs w:val="24"/>
          <w:lang w:val="en-GB"/>
          <w:rPrChange w:id="6496" w:author="Alexandre Miguel Kaizeler Guedes Da Silva Afonso" w:date="2026-07-27T16:55:00Z" w16du:dateUtc="2026-07-27T15:55:00Z">
            <w:rPr>
              <w:rFonts w:ascii="Arial" w:hAnsi="Arial" w:cs="Arial"/>
              <w:sz w:val="24"/>
              <w:szCs w:val="24"/>
            </w:rPr>
          </w:rPrChange>
        </w:rPr>
        <w:t xml:space="preserve"> including</w:t>
      </w:r>
      <w:r w:rsidRPr="00B475D4">
        <w:rPr>
          <w:rFonts w:ascii="Arial" w:hAnsi="Arial" w:cs="Arial"/>
          <w:sz w:val="24"/>
          <w:szCs w:val="24"/>
          <w:lang w:val="en-GB"/>
          <w:rPrChange w:id="6497" w:author="Alexandre Miguel Kaizeler Guedes Da Silva Afonso" w:date="2026-07-27T16:55:00Z" w16du:dateUtc="2026-07-27T15:55:00Z">
            <w:rPr>
              <w:rFonts w:ascii="Arial" w:hAnsi="Arial" w:cs="Arial"/>
              <w:sz w:val="24"/>
              <w:szCs w:val="24"/>
            </w:rPr>
          </w:rPrChange>
        </w:rPr>
        <w:t xml:space="preserve"> cell type, </w:t>
      </w:r>
      <w:r w:rsidR="00DC3D57" w:rsidRPr="00B475D4">
        <w:rPr>
          <w:rFonts w:ascii="Arial" w:hAnsi="Arial" w:cs="Arial"/>
          <w:sz w:val="24"/>
          <w:szCs w:val="24"/>
          <w:lang w:val="en-GB"/>
          <w:rPrChange w:id="6498" w:author="Alexandre Miguel Kaizeler Guedes Da Silva Afonso" w:date="2026-07-27T16:55:00Z" w16du:dateUtc="2026-07-27T15:55:00Z">
            <w:rPr>
              <w:rFonts w:ascii="Arial" w:hAnsi="Arial" w:cs="Arial"/>
              <w:sz w:val="24"/>
              <w:szCs w:val="24"/>
            </w:rPr>
          </w:rPrChange>
        </w:rPr>
        <w:t xml:space="preserve">genotype, </w:t>
      </w:r>
      <w:r w:rsidRPr="00B475D4">
        <w:rPr>
          <w:rFonts w:ascii="Arial" w:hAnsi="Arial" w:cs="Arial"/>
          <w:sz w:val="24"/>
          <w:szCs w:val="24"/>
          <w:lang w:val="en-GB"/>
          <w:rPrChange w:id="6499" w:author="Alexandre Miguel Kaizeler Guedes Da Silva Afonso" w:date="2026-07-27T16:55:00Z" w16du:dateUtc="2026-07-27T15:55:00Z">
            <w:rPr>
              <w:rFonts w:ascii="Arial" w:hAnsi="Arial" w:cs="Arial"/>
              <w:sz w:val="24"/>
              <w:szCs w:val="24"/>
            </w:rPr>
          </w:rPrChange>
        </w:rPr>
        <w:t>stressor</w:t>
      </w:r>
      <w:r w:rsidR="006A5B28" w:rsidRPr="00B475D4">
        <w:rPr>
          <w:rFonts w:ascii="Arial" w:hAnsi="Arial" w:cs="Arial"/>
          <w:sz w:val="24"/>
          <w:szCs w:val="24"/>
          <w:lang w:val="en-GB"/>
          <w:rPrChange w:id="6500"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6501" w:author="Alexandre Miguel Kaizeler Guedes Da Silva Afonso" w:date="2026-07-27T16:55:00Z" w16du:dateUtc="2026-07-27T15:55:00Z">
            <w:rPr>
              <w:rFonts w:ascii="Arial" w:hAnsi="Arial" w:cs="Arial"/>
              <w:sz w:val="24"/>
              <w:szCs w:val="24"/>
            </w:rPr>
          </w:rPrChange>
        </w:rPr>
        <w:t xml:space="preserve"> and study </w:t>
      </w:r>
      <w:r w:rsidR="00E9355F" w:rsidRPr="00B475D4">
        <w:rPr>
          <w:rFonts w:ascii="Arial" w:hAnsi="Arial" w:cs="Arial"/>
          <w:sz w:val="24"/>
          <w:szCs w:val="24"/>
          <w:lang w:val="en-GB"/>
          <w:rPrChange w:id="6502" w:author="Alexandre Miguel Kaizeler Guedes Da Silva Afonso" w:date="2026-07-27T16:55:00Z" w16du:dateUtc="2026-07-27T15:55:00Z">
            <w:rPr>
              <w:rFonts w:ascii="Arial" w:hAnsi="Arial" w:cs="Arial"/>
              <w:sz w:val="24"/>
              <w:szCs w:val="24"/>
            </w:rPr>
          </w:rPrChange>
        </w:rPr>
        <w:t xml:space="preserve">of </w:t>
      </w:r>
      <w:r w:rsidRPr="00B475D4">
        <w:rPr>
          <w:rFonts w:ascii="Arial" w:hAnsi="Arial" w:cs="Arial"/>
          <w:sz w:val="24"/>
          <w:szCs w:val="24"/>
          <w:lang w:val="en-GB"/>
          <w:rPrChange w:id="6503" w:author="Alexandre Miguel Kaizeler Guedes Da Silva Afonso" w:date="2026-07-27T16:55:00Z" w16du:dateUtc="2026-07-27T15:55:00Z">
            <w:rPr>
              <w:rFonts w:ascii="Arial" w:hAnsi="Arial" w:cs="Arial"/>
              <w:sz w:val="24"/>
              <w:szCs w:val="24"/>
            </w:rPr>
          </w:rPrChange>
        </w:rPr>
        <w:t xml:space="preserve">origin. </w:t>
      </w:r>
      <w:r w:rsidR="00E9355F" w:rsidRPr="00B475D4">
        <w:rPr>
          <w:rFonts w:ascii="Arial" w:hAnsi="Arial" w:cs="Arial"/>
          <w:sz w:val="24"/>
          <w:szCs w:val="24"/>
          <w:lang w:val="en-GB"/>
          <w:rPrChange w:id="6504" w:author="Alexandre Miguel Kaizeler Guedes Da Silva Afonso" w:date="2026-07-27T16:55:00Z" w16du:dateUtc="2026-07-27T15:55:00Z">
            <w:rPr>
              <w:rFonts w:ascii="Arial" w:hAnsi="Arial" w:cs="Arial"/>
              <w:sz w:val="24"/>
              <w:szCs w:val="24"/>
            </w:rPr>
          </w:rPrChange>
        </w:rPr>
        <w:t xml:space="preserve">Batch effects arising from these variables </w:t>
      </w:r>
      <w:r w:rsidR="00C011A7" w:rsidRPr="00B475D4">
        <w:rPr>
          <w:rFonts w:ascii="Arial" w:hAnsi="Arial" w:cs="Arial"/>
          <w:sz w:val="24"/>
          <w:szCs w:val="24"/>
          <w:lang w:val="en-GB"/>
          <w:rPrChange w:id="6505" w:author="Alexandre Miguel Kaizeler Guedes Da Silva Afonso" w:date="2026-07-27T16:55:00Z" w16du:dateUtc="2026-07-27T15:55:00Z">
            <w:rPr>
              <w:rFonts w:ascii="Arial" w:hAnsi="Arial" w:cs="Arial"/>
              <w:sz w:val="24"/>
              <w:szCs w:val="24"/>
            </w:rPr>
          </w:rPrChange>
        </w:rPr>
        <w:t>were corrected pr</w:t>
      </w:r>
      <w:r w:rsidR="00C73B48" w:rsidRPr="00B475D4">
        <w:rPr>
          <w:rFonts w:ascii="Arial" w:hAnsi="Arial" w:cs="Arial"/>
          <w:sz w:val="24"/>
          <w:szCs w:val="24"/>
          <w:lang w:val="en-GB"/>
          <w:rPrChange w:id="6506" w:author="Alexandre Miguel Kaizeler Guedes Da Silva Afonso" w:date="2026-07-27T16:55:00Z" w16du:dateUtc="2026-07-27T15:55:00Z">
            <w:rPr>
              <w:rFonts w:ascii="Arial" w:hAnsi="Arial" w:cs="Arial"/>
              <w:sz w:val="24"/>
              <w:szCs w:val="24"/>
            </w:rPr>
          </w:rPrChange>
        </w:rPr>
        <w:t>ior</w:t>
      </w:r>
      <w:r w:rsidR="00C011A7" w:rsidRPr="00B475D4">
        <w:rPr>
          <w:rFonts w:ascii="Arial" w:hAnsi="Arial" w:cs="Arial"/>
          <w:sz w:val="24"/>
          <w:szCs w:val="24"/>
          <w:lang w:val="en-GB"/>
          <w:rPrChange w:id="6507" w:author="Alexandre Miguel Kaizeler Guedes Da Silva Afonso" w:date="2026-07-27T16:55:00Z" w16du:dateUtc="2026-07-27T15:55:00Z">
            <w:rPr>
              <w:rFonts w:ascii="Arial" w:hAnsi="Arial" w:cs="Arial"/>
              <w:sz w:val="24"/>
              <w:szCs w:val="24"/>
            </w:rPr>
          </w:rPrChange>
        </w:rPr>
        <w:t xml:space="preserve"> to analys</w:t>
      </w:r>
      <w:r w:rsidR="00DC3D57" w:rsidRPr="00B475D4">
        <w:rPr>
          <w:rFonts w:ascii="Arial" w:hAnsi="Arial" w:cs="Arial"/>
          <w:sz w:val="24"/>
          <w:szCs w:val="24"/>
          <w:lang w:val="en-GB"/>
          <w:rPrChange w:id="6508" w:author="Alexandre Miguel Kaizeler Guedes Da Silva Afonso" w:date="2026-07-27T16:55:00Z" w16du:dateUtc="2026-07-27T15:55:00Z">
            <w:rPr>
              <w:rFonts w:ascii="Arial" w:hAnsi="Arial" w:cs="Arial"/>
              <w:sz w:val="24"/>
              <w:szCs w:val="24"/>
            </w:rPr>
          </w:rPrChange>
        </w:rPr>
        <w:t>is</w:t>
      </w:r>
      <w:r w:rsidR="00591438" w:rsidRPr="00B475D4">
        <w:rPr>
          <w:rFonts w:ascii="Arial" w:hAnsi="Arial" w:cs="Arial"/>
          <w:sz w:val="24"/>
          <w:szCs w:val="24"/>
          <w:lang w:val="en-GB"/>
          <w:rPrChange w:id="6509" w:author="Alexandre Miguel Kaizeler Guedes Da Silva Afonso" w:date="2026-07-27T16:55:00Z" w16du:dateUtc="2026-07-27T15:55:00Z">
            <w:rPr>
              <w:rFonts w:ascii="Arial" w:hAnsi="Arial" w:cs="Arial"/>
              <w:sz w:val="24"/>
              <w:szCs w:val="24"/>
            </w:rPr>
          </w:rPrChange>
        </w:rPr>
        <w:t xml:space="preserve">, following </w:t>
      </w:r>
      <w:r w:rsidR="0012655B" w:rsidRPr="00B475D4">
        <w:rPr>
          <w:rFonts w:ascii="Arial" w:hAnsi="Arial" w:cs="Arial"/>
          <w:sz w:val="24"/>
          <w:szCs w:val="24"/>
          <w:lang w:val="en-GB"/>
          <w:rPrChange w:id="6510" w:author="Alexandre Miguel Kaizeler Guedes Da Silva Afonso" w:date="2026-07-27T16:55:00Z" w16du:dateUtc="2026-07-27T15:55:00Z">
            <w:rPr>
              <w:rFonts w:ascii="Arial" w:hAnsi="Arial" w:cs="Arial"/>
              <w:sz w:val="24"/>
              <w:szCs w:val="24"/>
            </w:rPr>
          </w:rPrChange>
        </w:rPr>
        <w:t xml:space="preserve">the methodology we had </w:t>
      </w:r>
      <w:r w:rsidR="00591438" w:rsidRPr="00B475D4">
        <w:rPr>
          <w:rFonts w:ascii="Arial" w:hAnsi="Arial" w:cs="Arial"/>
          <w:sz w:val="24"/>
          <w:szCs w:val="24"/>
          <w:lang w:val="en-GB"/>
          <w:rPrChange w:id="6511" w:author="Alexandre Miguel Kaizeler Guedes Da Silva Afonso" w:date="2026-07-27T16:55:00Z" w16du:dateUtc="2026-07-27T15:55:00Z">
            <w:rPr>
              <w:rFonts w:ascii="Arial" w:hAnsi="Arial" w:cs="Arial"/>
              <w:sz w:val="24"/>
              <w:szCs w:val="24"/>
            </w:rPr>
          </w:rPrChange>
        </w:rPr>
        <w:t xml:space="preserve">previously applied </w:t>
      </w:r>
      <w:r w:rsidR="0012655B" w:rsidRPr="00B475D4">
        <w:rPr>
          <w:rFonts w:ascii="Arial" w:hAnsi="Arial" w:cs="Arial"/>
          <w:sz w:val="24"/>
          <w:szCs w:val="24"/>
          <w:lang w:val="en-GB"/>
          <w:rPrChange w:id="6512" w:author="Alexandre Miguel Kaizeler Guedes Da Silva Afonso" w:date="2026-07-27T16:55:00Z" w16du:dateUtc="2026-07-27T15:55:00Z">
            <w:rPr>
              <w:rFonts w:ascii="Arial" w:hAnsi="Arial" w:cs="Arial"/>
              <w:sz w:val="24"/>
              <w:szCs w:val="24"/>
            </w:rPr>
          </w:rPrChange>
        </w:rPr>
        <w:t xml:space="preserve">to the </w:t>
      </w:r>
      <w:r w:rsidR="0012655B" w:rsidRPr="00B475D4">
        <w:rPr>
          <w:rFonts w:ascii="Arial" w:hAnsi="Arial" w:cs="Arial"/>
          <w:color w:val="000000" w:themeColor="text1"/>
          <w:sz w:val="24"/>
          <w:szCs w:val="24"/>
          <w:lang w:val="en-GB"/>
          <w:rPrChange w:id="6513" w:author="Alexandre Miguel Kaizeler Guedes Da Silva Afonso" w:date="2026-07-27T16:55:00Z" w16du:dateUtc="2026-07-27T15:55:00Z">
            <w:rPr>
              <w:rFonts w:ascii="Arial" w:hAnsi="Arial" w:cs="Arial"/>
              <w:color w:val="000000" w:themeColor="text1"/>
              <w:sz w:val="24"/>
              <w:szCs w:val="24"/>
            </w:rPr>
          </w:rPrChange>
        </w:rPr>
        <w:t>analysis of other large-scale transcriptomic datasets</w:t>
      </w:r>
      <w:r w:rsidR="00591438" w:rsidRPr="00B475D4">
        <w:rPr>
          <w:rFonts w:ascii="Arial" w:hAnsi="Arial" w:cs="Arial"/>
          <w:sz w:val="24"/>
          <w:szCs w:val="24"/>
          <w:lang w:val="en-GB"/>
          <w:rPrChange w:id="6514"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515" w:author="Alexandre Miguel Kaizeler Guedes Da Silva Afonso" w:date="2026-07-27T16:55:00Z" w16du:dateUtc="2026-07-27T15:55:00Z">
            <w:rPr>
              <w:rFonts w:ascii="Arial" w:hAnsi="Arial" w:cs="Arial"/>
              <w:sz w:val="24"/>
              <w:szCs w:val="24"/>
            </w:rPr>
          </w:rPrChange>
        </w:rPr>
        <w:instrText xml:space="preserve"> ADDIN ZOTERO_ITEM CSL_CITATION {"citationID":"w51ZsA6Z","properties":{"formattedCitation":"\\super 122\\nosupersub{}","plainCitation":"122","noteIndex":0},"citationItems":[{"id":"jCcWpdK2/j8GKXOXW","uris":["http://zotero.org/users/local/q86rvdj2/items/BTWDNJWJ"],"itemData":{"id":45,"type":"article-journal","abstract":"We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https://compbio.imm.medicina.ulisboa.pt/app/voyAGEr.","container-title":"eLife","DOI":"10.7554/eLife.88623","ISSN":"2050-084X","journalAbbreviation":"Elife","language":"eng","note":"PMID: 38546191\nPMCID: PMC10977969","page":"RP88623","source":"PubMed","title":"voyAGEr,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00591438" w:rsidRPr="00B475D4">
        <w:rPr>
          <w:rFonts w:ascii="Arial" w:hAnsi="Arial" w:cs="Arial"/>
          <w:sz w:val="24"/>
          <w:szCs w:val="24"/>
          <w:lang w:val="en-GB"/>
          <w:rPrChange w:id="6516"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517" w:author="Alexandre Miguel Kaizeler Guedes Da Silva Afonso" w:date="2026-07-27T16:55:00Z" w16du:dateUtc="2026-07-27T15:55:00Z">
            <w:rPr>
              <w:rFonts w:ascii="Arial" w:hAnsi="Arial" w:cs="Arial"/>
              <w:kern w:val="0"/>
              <w:sz w:val="24"/>
              <w:vertAlign w:val="superscript"/>
            </w:rPr>
          </w:rPrChange>
        </w:rPr>
        <w:t>122</w:t>
      </w:r>
      <w:r w:rsidR="00591438" w:rsidRPr="00B475D4">
        <w:rPr>
          <w:rFonts w:ascii="Arial" w:hAnsi="Arial" w:cs="Arial"/>
          <w:sz w:val="24"/>
          <w:szCs w:val="24"/>
          <w:lang w:val="en-GB"/>
          <w:rPrChange w:id="6518" w:author="Alexandre Miguel Kaizeler Guedes Da Silva Afonso" w:date="2026-07-27T16:55:00Z" w16du:dateUtc="2026-07-27T15:55:00Z">
            <w:rPr>
              <w:rFonts w:ascii="Arial" w:hAnsi="Arial" w:cs="Arial"/>
              <w:sz w:val="24"/>
              <w:szCs w:val="24"/>
            </w:rPr>
          </w:rPrChange>
        </w:rPr>
        <w:fldChar w:fldCharType="end"/>
      </w:r>
      <w:r w:rsidR="00DC3D57" w:rsidRPr="00B475D4">
        <w:rPr>
          <w:rFonts w:ascii="Arial" w:hAnsi="Arial" w:cs="Arial"/>
          <w:sz w:val="24"/>
          <w:szCs w:val="24"/>
          <w:lang w:val="en-GB"/>
          <w:rPrChange w:id="6519" w:author="Alexandre Miguel Kaizeler Guedes Da Silva Afonso" w:date="2026-07-27T16:55:00Z" w16du:dateUtc="2026-07-27T15:55:00Z">
            <w:rPr>
              <w:rFonts w:ascii="Arial" w:hAnsi="Arial" w:cs="Arial"/>
              <w:sz w:val="24"/>
              <w:szCs w:val="24"/>
            </w:rPr>
          </w:rPrChange>
        </w:rPr>
        <w:t>. We then</w:t>
      </w:r>
      <w:r w:rsidRPr="00B475D4">
        <w:rPr>
          <w:rFonts w:ascii="Arial" w:hAnsi="Arial" w:cs="Arial"/>
          <w:sz w:val="24"/>
          <w:szCs w:val="24"/>
          <w:lang w:val="en-GB"/>
          <w:rPrChange w:id="6520" w:author="Alexandre Miguel Kaizeler Guedes Da Silva Afonso" w:date="2026-07-27T16:55:00Z" w16du:dateUtc="2026-07-27T15:55:00Z">
            <w:rPr>
              <w:rFonts w:ascii="Arial" w:hAnsi="Arial" w:cs="Arial"/>
              <w:sz w:val="24"/>
              <w:szCs w:val="24"/>
            </w:rPr>
          </w:rPrChange>
        </w:rPr>
        <w:t xml:space="preserve"> employed an elastic net </w:t>
      </w:r>
      <w:r w:rsidR="00DC3D57" w:rsidRPr="00B475D4">
        <w:rPr>
          <w:rFonts w:ascii="Arial" w:hAnsi="Arial" w:cs="Arial"/>
          <w:sz w:val="24"/>
          <w:szCs w:val="24"/>
          <w:lang w:val="en-GB"/>
          <w:rPrChange w:id="6521" w:author="Alexandre Miguel Kaizeler Guedes Da Silva Afonso" w:date="2026-07-27T16:55:00Z" w16du:dateUtc="2026-07-27T15:55:00Z">
            <w:rPr>
              <w:rFonts w:ascii="Arial" w:hAnsi="Arial" w:cs="Arial"/>
              <w:sz w:val="24"/>
              <w:szCs w:val="24"/>
            </w:rPr>
          </w:rPrChange>
        </w:rPr>
        <w:t xml:space="preserve">regression </w:t>
      </w:r>
      <w:r w:rsidRPr="00B475D4">
        <w:rPr>
          <w:rFonts w:ascii="Arial" w:hAnsi="Arial" w:cs="Arial"/>
          <w:sz w:val="24"/>
          <w:szCs w:val="24"/>
          <w:lang w:val="en-GB"/>
          <w:rPrChange w:id="6522" w:author="Alexandre Miguel Kaizeler Guedes Da Silva Afonso" w:date="2026-07-27T16:55:00Z" w16du:dateUtc="2026-07-27T15:55:00Z">
            <w:rPr>
              <w:rFonts w:ascii="Arial" w:hAnsi="Arial" w:cs="Arial"/>
              <w:sz w:val="24"/>
              <w:szCs w:val="24"/>
            </w:rPr>
          </w:rPrChange>
        </w:rPr>
        <w:t xml:space="preserve">with </w:t>
      </w:r>
      <w:r w:rsidR="00DC3D57" w:rsidRPr="00B475D4">
        <w:rPr>
          <w:rFonts w:ascii="Arial" w:hAnsi="Arial" w:cs="Arial"/>
          <w:sz w:val="24"/>
          <w:szCs w:val="24"/>
          <w:lang w:val="en-GB"/>
          <w:rPrChange w:id="6523" w:author="Alexandre Miguel Kaizeler Guedes Da Silva Afonso" w:date="2026-07-27T16:55:00Z" w16du:dateUtc="2026-07-27T15:55:00Z">
            <w:rPr>
              <w:rFonts w:ascii="Arial" w:hAnsi="Arial" w:cs="Arial"/>
              <w:sz w:val="24"/>
              <w:szCs w:val="24"/>
            </w:rPr>
          </w:rPrChange>
        </w:rPr>
        <w:t xml:space="preserve">1000 </w:t>
      </w:r>
      <w:r w:rsidRPr="00B475D4">
        <w:rPr>
          <w:rFonts w:ascii="Arial" w:hAnsi="Arial" w:cs="Arial"/>
          <w:sz w:val="24"/>
          <w:szCs w:val="24"/>
          <w:lang w:val="en-GB"/>
          <w:rPrChange w:id="6524" w:author="Alexandre Miguel Kaizeler Guedes Da Silva Afonso" w:date="2026-07-27T16:55:00Z" w16du:dateUtc="2026-07-27T15:55:00Z">
            <w:rPr>
              <w:rFonts w:ascii="Arial" w:hAnsi="Arial" w:cs="Arial"/>
              <w:sz w:val="24"/>
              <w:szCs w:val="24"/>
            </w:rPr>
          </w:rPrChange>
        </w:rPr>
        <w:t xml:space="preserve">bootstrapping </w:t>
      </w:r>
      <w:r w:rsidRPr="00B475D4">
        <w:rPr>
          <w:rFonts w:ascii="Arial" w:hAnsi="Arial" w:cs="Arial"/>
          <w:sz w:val="24"/>
          <w:szCs w:val="24"/>
          <w:lang w:val="en-GB"/>
          <w:rPrChange w:id="6525" w:author="Alexandre Miguel Kaizeler Guedes Da Silva Afonso" w:date="2026-07-27T16:55:00Z" w16du:dateUtc="2026-07-27T15:55:00Z">
            <w:rPr>
              <w:rFonts w:ascii="Arial" w:hAnsi="Arial" w:cs="Arial"/>
              <w:sz w:val="24"/>
              <w:szCs w:val="24"/>
            </w:rPr>
          </w:rPrChange>
        </w:rPr>
        <w:lastRenderedPageBreak/>
        <w:t>iterations</w:t>
      </w:r>
      <w:r w:rsidR="00591438" w:rsidRPr="00B475D4">
        <w:rPr>
          <w:rFonts w:ascii="Arial" w:hAnsi="Arial" w:cs="Arial"/>
          <w:sz w:val="24"/>
          <w:szCs w:val="24"/>
          <w:lang w:val="en-GB"/>
          <w:rPrChange w:id="6526" w:author="Alexandre Miguel Kaizeler Guedes Da Silva Afonso" w:date="2026-07-27T16:55:00Z" w16du:dateUtc="2026-07-27T15:55:00Z">
            <w:rPr>
              <w:rFonts w:ascii="Arial" w:hAnsi="Arial" w:cs="Arial"/>
              <w:sz w:val="24"/>
              <w:szCs w:val="24"/>
            </w:rPr>
          </w:rPrChange>
        </w:rPr>
        <w:t xml:space="preserve"> with a</w:t>
      </w:r>
      <w:r w:rsidRPr="00B475D4">
        <w:rPr>
          <w:rFonts w:ascii="Arial" w:hAnsi="Arial" w:cs="Arial"/>
          <w:sz w:val="24"/>
          <w:szCs w:val="24"/>
          <w:lang w:val="en-GB"/>
          <w:rPrChange w:id="6527" w:author="Alexandre Miguel Kaizeler Guedes Da Silva Afonso" w:date="2026-07-27T16:55:00Z" w16du:dateUtc="2026-07-27T15:55:00Z">
            <w:rPr>
              <w:rFonts w:ascii="Arial" w:hAnsi="Arial" w:cs="Arial"/>
              <w:sz w:val="24"/>
              <w:szCs w:val="24"/>
            </w:rPr>
          </w:rPrChange>
        </w:rPr>
        <w:t xml:space="preserve"> mixing parameter (alpha) </w:t>
      </w:r>
      <w:r w:rsidR="00591438" w:rsidRPr="00B475D4">
        <w:rPr>
          <w:rFonts w:ascii="Arial" w:hAnsi="Arial" w:cs="Arial"/>
          <w:sz w:val="24"/>
          <w:szCs w:val="24"/>
          <w:lang w:val="en-GB"/>
          <w:rPrChange w:id="6528" w:author="Alexandre Miguel Kaizeler Guedes Da Silva Afonso" w:date="2026-07-27T16:55:00Z" w16du:dateUtc="2026-07-27T15:55:00Z">
            <w:rPr>
              <w:rFonts w:ascii="Arial" w:hAnsi="Arial" w:cs="Arial"/>
              <w:sz w:val="24"/>
              <w:szCs w:val="24"/>
            </w:rPr>
          </w:rPrChange>
        </w:rPr>
        <w:t>of</w:t>
      </w:r>
      <w:r w:rsidRPr="00B475D4">
        <w:rPr>
          <w:rFonts w:ascii="Arial" w:hAnsi="Arial" w:cs="Arial"/>
          <w:sz w:val="24"/>
          <w:szCs w:val="24"/>
          <w:lang w:val="en-GB"/>
          <w:rPrChange w:id="6529" w:author="Alexandre Miguel Kaizeler Guedes Da Silva Afonso" w:date="2026-07-27T16:55:00Z" w16du:dateUtc="2026-07-27T15:55:00Z">
            <w:rPr>
              <w:rFonts w:ascii="Arial" w:hAnsi="Arial" w:cs="Arial"/>
              <w:sz w:val="24"/>
              <w:szCs w:val="24"/>
            </w:rPr>
          </w:rPrChange>
        </w:rPr>
        <w:t xml:space="preserve"> 0.75</w:t>
      </w:r>
      <w:r w:rsidR="00E7737F" w:rsidRPr="00B475D4">
        <w:rPr>
          <w:rFonts w:ascii="Arial" w:hAnsi="Arial" w:cs="Arial"/>
          <w:sz w:val="24"/>
          <w:szCs w:val="24"/>
          <w:lang w:val="en-GB"/>
          <w:rPrChange w:id="6530" w:author="Alexandre Miguel Kaizeler Guedes Da Silva Afonso" w:date="2026-07-27T16:55:00Z" w16du:dateUtc="2026-07-27T15:55:00Z">
            <w:rPr>
              <w:rFonts w:ascii="Arial" w:hAnsi="Arial" w:cs="Arial"/>
              <w:sz w:val="24"/>
              <w:szCs w:val="24"/>
            </w:rPr>
          </w:rPrChange>
        </w:rPr>
        <w:t xml:space="preserve">, yielding a </w:t>
      </w:r>
      <w:r w:rsidR="00DE22D8" w:rsidRPr="00B475D4">
        <w:rPr>
          <w:rFonts w:ascii="Arial" w:hAnsi="Arial" w:cs="Arial"/>
          <w:sz w:val="24"/>
          <w:szCs w:val="24"/>
          <w:lang w:val="en-GB"/>
          <w:rPrChange w:id="6531" w:author="Alexandre Miguel Kaizeler Guedes Da Silva Afonso" w:date="2026-07-27T16:55:00Z" w16du:dateUtc="2026-07-27T15:55:00Z">
            <w:rPr>
              <w:rFonts w:ascii="Arial" w:hAnsi="Arial" w:cs="Arial"/>
              <w:sz w:val="24"/>
              <w:szCs w:val="24"/>
            </w:rPr>
          </w:rPrChange>
        </w:rPr>
        <w:t xml:space="preserve">relatively </w:t>
      </w:r>
      <w:r w:rsidR="00E7737F" w:rsidRPr="00B475D4">
        <w:rPr>
          <w:rFonts w:ascii="Arial" w:hAnsi="Arial" w:cs="Arial"/>
          <w:sz w:val="24"/>
          <w:szCs w:val="24"/>
          <w:lang w:val="en-GB"/>
          <w:rPrChange w:id="6532" w:author="Alexandre Miguel Kaizeler Guedes Da Silva Afonso" w:date="2026-07-27T16:55:00Z" w16du:dateUtc="2026-07-27T15:55:00Z">
            <w:rPr>
              <w:rFonts w:ascii="Arial" w:hAnsi="Arial" w:cs="Arial"/>
              <w:sz w:val="24"/>
              <w:szCs w:val="24"/>
            </w:rPr>
          </w:rPrChange>
        </w:rPr>
        <w:t>stringent signature</w:t>
      </w:r>
      <w:r w:rsidR="00591438" w:rsidRPr="00B475D4">
        <w:rPr>
          <w:rFonts w:ascii="Arial" w:hAnsi="Arial" w:cs="Arial"/>
          <w:sz w:val="24"/>
          <w:szCs w:val="24"/>
          <w:lang w:val="en-GB"/>
          <w:rPrChange w:id="6533" w:author="Alexandre Miguel Kaizeler Guedes Da Silva Afonso" w:date="2026-07-27T16:55:00Z" w16du:dateUtc="2026-07-27T15:55:00Z">
            <w:rPr>
              <w:rFonts w:ascii="Arial" w:hAnsi="Arial" w:cs="Arial"/>
              <w:sz w:val="24"/>
              <w:szCs w:val="24"/>
            </w:rPr>
          </w:rPrChange>
        </w:rPr>
        <w:t xml:space="preserve">. </w:t>
      </w:r>
      <w:r w:rsidR="00704D5E" w:rsidRPr="00B475D4">
        <w:rPr>
          <w:rFonts w:ascii="Arial" w:hAnsi="Arial" w:cs="Arial"/>
          <w:sz w:val="24"/>
          <w:szCs w:val="24"/>
          <w:lang w:val="en-GB"/>
          <w:rPrChange w:id="6534" w:author="Alexandre Miguel Kaizeler Guedes Da Silva Afonso" w:date="2026-07-27T16:55:00Z" w16du:dateUtc="2026-07-27T15:55:00Z">
            <w:rPr>
              <w:rFonts w:ascii="Arial" w:hAnsi="Arial" w:cs="Arial"/>
              <w:sz w:val="24"/>
              <w:szCs w:val="24"/>
            </w:rPr>
          </w:rPrChange>
        </w:rPr>
        <w:t>Genes consistently selected in at least 900 iterations</w:t>
      </w:r>
      <w:r w:rsidR="00365049" w:rsidRPr="00B475D4">
        <w:rPr>
          <w:rFonts w:ascii="Arial" w:hAnsi="Arial" w:cs="Arial"/>
          <w:sz w:val="24"/>
          <w:szCs w:val="24"/>
          <w:lang w:val="en-GB"/>
          <w:rPrChange w:id="6535" w:author="Alexandre Miguel Kaizeler Guedes Da Silva Afonso" w:date="2026-07-27T16:55:00Z" w16du:dateUtc="2026-07-27T15:55:00Z">
            <w:rPr>
              <w:rFonts w:ascii="Arial" w:hAnsi="Arial" w:cs="Arial"/>
              <w:sz w:val="24"/>
              <w:szCs w:val="24"/>
            </w:rPr>
          </w:rPrChange>
        </w:rPr>
        <w:t xml:space="preserve"> were retained. </w:t>
      </w:r>
      <w:r w:rsidR="00591438" w:rsidRPr="00B475D4">
        <w:rPr>
          <w:rFonts w:ascii="Arial" w:hAnsi="Arial" w:cs="Arial"/>
          <w:sz w:val="24"/>
          <w:szCs w:val="24"/>
          <w:lang w:val="en-GB"/>
          <w:rPrChange w:id="6536" w:author="Alexandre Miguel Kaizeler Guedes Da Silva Afonso" w:date="2026-07-27T16:55:00Z" w16du:dateUtc="2026-07-27T15:55:00Z">
            <w:rPr>
              <w:rFonts w:ascii="Arial" w:hAnsi="Arial" w:cs="Arial"/>
              <w:sz w:val="24"/>
              <w:szCs w:val="24"/>
            </w:rPr>
          </w:rPrChange>
        </w:rPr>
        <w:t>This signature</w:t>
      </w:r>
      <w:r w:rsidR="004F4501" w:rsidRPr="00B475D4">
        <w:rPr>
          <w:rFonts w:ascii="Arial" w:hAnsi="Arial" w:cs="Arial"/>
          <w:sz w:val="24"/>
          <w:szCs w:val="24"/>
          <w:lang w:val="en-GB"/>
          <w:rPrChange w:id="6537" w:author="Alexandre Miguel Kaizeler Guedes Da Silva Afonso" w:date="2026-07-27T16:55:00Z" w16du:dateUtc="2026-07-27T15:55:00Z">
            <w:rPr>
              <w:rFonts w:ascii="Arial" w:hAnsi="Arial" w:cs="Arial"/>
              <w:sz w:val="24"/>
              <w:szCs w:val="24"/>
            </w:rPr>
          </w:rPrChange>
        </w:rPr>
        <w:t xml:space="preserve"> </w:t>
      </w:r>
      <w:r w:rsidR="007C7B51" w:rsidRPr="00B475D4">
        <w:rPr>
          <w:rFonts w:ascii="Arial" w:hAnsi="Arial" w:cs="Arial"/>
          <w:sz w:val="24"/>
          <w:szCs w:val="24"/>
          <w:lang w:val="en-GB"/>
          <w:rPrChange w:id="6538" w:author="Alexandre Miguel Kaizeler Guedes Da Silva Afonso" w:date="2026-07-27T16:55:00Z" w16du:dateUtc="2026-07-27T15:55:00Z">
            <w:rPr>
              <w:rFonts w:ascii="Arial" w:hAnsi="Arial" w:cs="Arial"/>
              <w:sz w:val="24"/>
              <w:szCs w:val="24"/>
            </w:rPr>
          </w:rPrChange>
        </w:rPr>
        <w:t xml:space="preserve">included </w:t>
      </w:r>
      <w:r w:rsidRPr="00B475D4">
        <w:rPr>
          <w:rFonts w:ascii="Arial" w:hAnsi="Arial" w:cs="Arial"/>
          <w:sz w:val="24"/>
          <w:szCs w:val="24"/>
          <w:lang w:val="en-GB"/>
          <w:rPrChange w:id="6539" w:author="Alexandre Miguel Kaizeler Guedes Da Silva Afonso" w:date="2026-07-27T16:55:00Z" w16du:dateUtc="2026-07-27T15:55:00Z">
            <w:rPr>
              <w:rFonts w:ascii="Arial" w:hAnsi="Arial" w:cs="Arial"/>
              <w:sz w:val="24"/>
              <w:szCs w:val="24"/>
            </w:rPr>
          </w:rPrChange>
        </w:rPr>
        <w:t>genes</w:t>
      </w:r>
      <w:r w:rsidR="00E6414F" w:rsidRPr="00B475D4">
        <w:rPr>
          <w:rFonts w:ascii="Arial" w:hAnsi="Arial" w:cs="Arial"/>
          <w:sz w:val="24"/>
          <w:szCs w:val="24"/>
          <w:lang w:val="en-GB"/>
          <w:rPrChange w:id="6540" w:author="Alexandre Miguel Kaizeler Guedes Da Silva Afonso" w:date="2026-07-27T16:55:00Z" w16du:dateUtc="2026-07-27T15:55:00Z">
            <w:rPr>
              <w:rFonts w:ascii="Arial" w:hAnsi="Arial" w:cs="Arial"/>
              <w:sz w:val="24"/>
              <w:szCs w:val="24"/>
            </w:rPr>
          </w:rPrChange>
        </w:rPr>
        <w:t xml:space="preserve"> </w:t>
      </w:r>
      <w:r w:rsidR="00DE22D8" w:rsidRPr="00B475D4">
        <w:rPr>
          <w:rFonts w:ascii="Arial" w:hAnsi="Arial" w:cs="Arial"/>
          <w:sz w:val="24"/>
          <w:szCs w:val="24"/>
          <w:lang w:val="en-GB"/>
          <w:rPrChange w:id="6541" w:author="Alexandre Miguel Kaizeler Guedes Da Silva Afonso" w:date="2026-07-27T16:55:00Z" w16du:dateUtc="2026-07-27T15:55:00Z">
            <w:rPr>
              <w:rFonts w:ascii="Arial" w:hAnsi="Arial" w:cs="Arial"/>
              <w:sz w:val="24"/>
              <w:szCs w:val="24"/>
            </w:rPr>
          </w:rPrChange>
        </w:rPr>
        <w:t xml:space="preserve">both </w:t>
      </w:r>
      <w:r w:rsidRPr="00B475D4">
        <w:rPr>
          <w:rFonts w:ascii="Arial" w:hAnsi="Arial" w:cs="Arial"/>
          <w:sz w:val="24"/>
          <w:szCs w:val="24"/>
          <w:lang w:val="en-GB"/>
          <w:rPrChange w:id="6542" w:author="Alexandre Miguel Kaizeler Guedes Da Silva Afonso" w:date="2026-07-27T16:55:00Z" w16du:dateUtc="2026-07-27T15:55:00Z">
            <w:rPr>
              <w:rFonts w:ascii="Arial" w:hAnsi="Arial" w:cs="Arial"/>
              <w:sz w:val="24"/>
              <w:szCs w:val="24"/>
            </w:rPr>
          </w:rPrChange>
        </w:rPr>
        <w:t>up</w:t>
      </w:r>
      <w:r w:rsidR="00DE22D8" w:rsidRPr="00B475D4">
        <w:rPr>
          <w:rFonts w:ascii="Arial" w:hAnsi="Arial" w:cs="Arial"/>
          <w:sz w:val="24"/>
          <w:szCs w:val="24"/>
          <w:lang w:val="en-GB"/>
          <w:rPrChange w:id="6543" w:author="Alexandre Miguel Kaizeler Guedes Da Silva Afonso" w:date="2026-07-27T16:55:00Z" w16du:dateUtc="2026-07-27T15:55:00Z">
            <w:rPr>
              <w:rFonts w:ascii="Arial" w:hAnsi="Arial" w:cs="Arial"/>
              <w:sz w:val="24"/>
              <w:szCs w:val="24"/>
            </w:rPr>
          </w:rPrChange>
        </w:rPr>
        <w:t xml:space="preserve">- </w:t>
      </w:r>
      <w:r w:rsidR="007160E3" w:rsidRPr="00B475D4">
        <w:rPr>
          <w:rFonts w:ascii="Arial" w:hAnsi="Arial" w:cs="Arial"/>
          <w:sz w:val="24"/>
          <w:szCs w:val="24"/>
          <w:lang w:val="en-GB"/>
          <w:rPrChange w:id="6544" w:author="Alexandre Miguel Kaizeler Guedes Da Silva Afonso" w:date="2026-07-27T16:55:00Z" w16du:dateUtc="2026-07-27T15:55:00Z">
            <w:rPr>
              <w:rFonts w:ascii="Arial" w:hAnsi="Arial" w:cs="Arial"/>
              <w:sz w:val="24"/>
              <w:szCs w:val="24"/>
            </w:rPr>
          </w:rPrChange>
        </w:rPr>
        <w:t xml:space="preserve">(positive) </w:t>
      </w:r>
      <w:r w:rsidR="00DE22D8" w:rsidRPr="00B475D4">
        <w:rPr>
          <w:rFonts w:ascii="Arial" w:hAnsi="Arial" w:cs="Arial"/>
          <w:sz w:val="24"/>
          <w:szCs w:val="24"/>
          <w:lang w:val="en-GB"/>
          <w:rPrChange w:id="6545" w:author="Alexandre Miguel Kaizeler Guedes Da Silva Afonso" w:date="2026-07-27T16:55:00Z" w16du:dateUtc="2026-07-27T15:55:00Z">
            <w:rPr>
              <w:rFonts w:ascii="Arial" w:hAnsi="Arial" w:cs="Arial"/>
              <w:sz w:val="24"/>
              <w:szCs w:val="24"/>
            </w:rPr>
          </w:rPrChange>
        </w:rPr>
        <w:t>and down-</w:t>
      </w:r>
      <w:r w:rsidRPr="00B475D4">
        <w:rPr>
          <w:rFonts w:ascii="Arial" w:hAnsi="Arial" w:cs="Arial"/>
          <w:sz w:val="24"/>
          <w:szCs w:val="24"/>
          <w:lang w:val="en-GB"/>
          <w:rPrChange w:id="6546" w:author="Alexandre Miguel Kaizeler Guedes Da Silva Afonso" w:date="2026-07-27T16:55:00Z" w16du:dateUtc="2026-07-27T15:55:00Z">
            <w:rPr>
              <w:rFonts w:ascii="Arial" w:hAnsi="Arial" w:cs="Arial"/>
              <w:sz w:val="24"/>
              <w:szCs w:val="24"/>
            </w:rPr>
          </w:rPrChange>
        </w:rPr>
        <w:t xml:space="preserve">regulated </w:t>
      </w:r>
      <w:r w:rsidR="007160E3" w:rsidRPr="00B475D4">
        <w:rPr>
          <w:rFonts w:ascii="Arial" w:hAnsi="Arial" w:cs="Arial"/>
          <w:sz w:val="24"/>
          <w:szCs w:val="24"/>
          <w:lang w:val="en-GB"/>
          <w:rPrChange w:id="6547" w:author="Alexandre Miguel Kaizeler Guedes Da Silva Afonso" w:date="2026-07-27T16:55:00Z" w16du:dateUtc="2026-07-27T15:55:00Z">
            <w:rPr>
              <w:rFonts w:ascii="Arial" w:hAnsi="Arial" w:cs="Arial"/>
              <w:sz w:val="24"/>
              <w:szCs w:val="24"/>
            </w:rPr>
          </w:rPrChange>
        </w:rPr>
        <w:t xml:space="preserve">(negative) </w:t>
      </w:r>
      <w:r w:rsidRPr="00B475D4">
        <w:rPr>
          <w:rFonts w:ascii="Arial" w:hAnsi="Arial" w:cs="Arial"/>
          <w:sz w:val="24"/>
          <w:szCs w:val="24"/>
          <w:lang w:val="en-GB"/>
          <w:rPrChange w:id="6548" w:author="Alexandre Miguel Kaizeler Guedes Da Silva Afonso" w:date="2026-07-27T16:55:00Z" w16du:dateUtc="2026-07-27T15:55:00Z">
            <w:rPr>
              <w:rFonts w:ascii="Arial" w:hAnsi="Arial" w:cs="Arial"/>
              <w:sz w:val="24"/>
              <w:szCs w:val="24"/>
            </w:rPr>
          </w:rPrChange>
        </w:rPr>
        <w:t>in SG positive cells</w:t>
      </w:r>
      <w:r w:rsidR="00591438" w:rsidRPr="00B475D4">
        <w:rPr>
          <w:rFonts w:ascii="Arial" w:hAnsi="Arial" w:cs="Arial"/>
          <w:sz w:val="24"/>
          <w:szCs w:val="24"/>
          <w:lang w:val="en-GB"/>
          <w:rPrChange w:id="6549" w:author="Alexandre Miguel Kaizeler Guedes Da Silva Afonso" w:date="2026-07-27T16:55:00Z" w16du:dateUtc="2026-07-27T15:55:00Z">
            <w:rPr>
              <w:rFonts w:ascii="Arial" w:hAnsi="Arial" w:cs="Arial"/>
              <w:sz w:val="24"/>
              <w:szCs w:val="24"/>
            </w:rPr>
          </w:rPrChange>
        </w:rPr>
        <w:t>.</w:t>
      </w:r>
      <w:r w:rsidR="00C670DB" w:rsidRPr="00B475D4">
        <w:rPr>
          <w:rFonts w:ascii="Arial" w:hAnsi="Arial" w:cs="Arial"/>
          <w:sz w:val="24"/>
          <w:szCs w:val="24"/>
          <w:lang w:val="en-GB"/>
          <w:rPrChange w:id="6550" w:author="Alexandre Miguel Kaizeler Guedes Da Silva Afonso" w:date="2026-07-27T16:55:00Z" w16du:dateUtc="2026-07-27T15:55:00Z">
            <w:rPr>
              <w:rFonts w:ascii="Arial" w:hAnsi="Arial" w:cs="Arial"/>
              <w:sz w:val="24"/>
              <w:szCs w:val="24"/>
            </w:rPr>
          </w:rPrChange>
        </w:rPr>
        <w:t xml:space="preserve"> </w:t>
      </w:r>
    </w:p>
    <w:p w14:paraId="59D39358" w14:textId="246823B5" w:rsidR="002F0F82" w:rsidRPr="00B475D4" w:rsidRDefault="002F0F82" w:rsidP="00591438">
      <w:pPr>
        <w:jc w:val="both"/>
        <w:rPr>
          <w:rFonts w:ascii="Arial" w:hAnsi="Arial" w:cs="Arial"/>
          <w:sz w:val="24"/>
          <w:szCs w:val="24"/>
          <w:lang w:val="en-GB"/>
          <w:rPrChange w:id="655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552" w:author="Alexandre Miguel Kaizeler Guedes Da Silva Afonso" w:date="2026-07-27T16:55:00Z" w16du:dateUtc="2026-07-27T15:55:00Z">
            <w:rPr>
              <w:rFonts w:ascii="Arial" w:hAnsi="Arial" w:cs="Arial"/>
              <w:sz w:val="24"/>
              <w:szCs w:val="24"/>
            </w:rPr>
          </w:rPrChange>
        </w:rPr>
        <w:t xml:space="preserve">SG score </w:t>
      </w:r>
      <w:r w:rsidR="000D125A" w:rsidRPr="00B475D4">
        <w:rPr>
          <w:rFonts w:ascii="Arial" w:hAnsi="Arial" w:cs="Arial"/>
          <w:sz w:val="24"/>
          <w:szCs w:val="24"/>
          <w:lang w:val="en-GB"/>
          <w:rPrChange w:id="6553" w:author="Alexandre Miguel Kaizeler Guedes Da Silva Afonso" w:date="2026-07-27T16:55:00Z" w16du:dateUtc="2026-07-27T15:55:00Z">
            <w:rPr>
              <w:rFonts w:ascii="Arial" w:hAnsi="Arial" w:cs="Arial"/>
              <w:sz w:val="24"/>
              <w:szCs w:val="24"/>
            </w:rPr>
          </w:rPrChange>
        </w:rPr>
        <w:t>for individual samples w</w:t>
      </w:r>
      <w:r w:rsidR="003E5A35" w:rsidRPr="00B475D4">
        <w:rPr>
          <w:rFonts w:ascii="Arial" w:hAnsi="Arial" w:cs="Arial"/>
          <w:sz w:val="24"/>
          <w:szCs w:val="24"/>
          <w:lang w:val="en-GB"/>
          <w:rPrChange w:id="6554" w:author="Alexandre Miguel Kaizeler Guedes Da Silva Afonso" w:date="2026-07-27T16:55:00Z" w16du:dateUtc="2026-07-27T15:55:00Z">
            <w:rPr>
              <w:rFonts w:ascii="Arial" w:hAnsi="Arial" w:cs="Arial"/>
              <w:sz w:val="24"/>
              <w:szCs w:val="24"/>
            </w:rPr>
          </w:rPrChange>
        </w:rPr>
        <w:t>as</w:t>
      </w:r>
      <w:r w:rsidR="000D125A" w:rsidRPr="00B475D4">
        <w:rPr>
          <w:rFonts w:ascii="Arial" w:hAnsi="Arial" w:cs="Arial"/>
          <w:sz w:val="24"/>
          <w:szCs w:val="24"/>
          <w:lang w:val="en-GB"/>
          <w:rPrChange w:id="6555"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6556" w:author="Alexandre Miguel Kaizeler Guedes Da Silva Afonso" w:date="2026-07-27T16:55:00Z" w16du:dateUtc="2026-07-27T15:55:00Z">
            <w:rPr>
              <w:rFonts w:ascii="Arial" w:hAnsi="Arial" w:cs="Arial"/>
              <w:sz w:val="24"/>
              <w:szCs w:val="24"/>
            </w:rPr>
          </w:rPrChange>
        </w:rPr>
        <w:t xml:space="preserve">calculated using a </w:t>
      </w:r>
      <w:r w:rsidR="001B52B4" w:rsidRPr="00B475D4">
        <w:rPr>
          <w:rFonts w:ascii="Arial" w:hAnsi="Arial" w:cs="Arial"/>
          <w:sz w:val="24"/>
          <w:szCs w:val="24"/>
          <w:lang w:val="en-GB"/>
          <w:rPrChange w:id="6557" w:author="Alexandre Miguel Kaizeler Guedes Da Silva Afonso" w:date="2026-07-27T16:55:00Z" w16du:dateUtc="2026-07-27T15:55:00Z">
            <w:rPr>
              <w:rFonts w:ascii="Arial" w:hAnsi="Arial" w:cs="Arial"/>
              <w:sz w:val="24"/>
              <w:szCs w:val="24"/>
            </w:rPr>
          </w:rPrChange>
        </w:rPr>
        <w:t>non-parametric</w:t>
      </w:r>
      <w:r w:rsidR="002368E0" w:rsidRPr="00B475D4">
        <w:rPr>
          <w:rFonts w:ascii="Arial" w:hAnsi="Arial" w:cs="Arial"/>
          <w:sz w:val="24"/>
          <w:szCs w:val="24"/>
          <w:lang w:val="en-GB"/>
          <w:rPrChange w:id="6558"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6559" w:author="Alexandre Miguel Kaizeler Guedes Da Silva Afonso" w:date="2026-07-27T16:55:00Z" w16du:dateUtc="2026-07-27T15:55:00Z">
            <w:rPr>
              <w:rFonts w:ascii="Arial" w:hAnsi="Arial" w:cs="Arial"/>
              <w:sz w:val="24"/>
              <w:szCs w:val="24"/>
            </w:rPr>
          </w:rPrChange>
        </w:rPr>
        <w:t>gene</w:t>
      </w:r>
      <w:r w:rsidR="000D125A" w:rsidRPr="00B475D4">
        <w:rPr>
          <w:rFonts w:ascii="Arial" w:hAnsi="Arial" w:cs="Arial"/>
          <w:sz w:val="24"/>
          <w:szCs w:val="24"/>
          <w:lang w:val="en-GB"/>
          <w:rPrChange w:id="6560"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6561" w:author="Alexandre Miguel Kaizeler Guedes Da Silva Afonso" w:date="2026-07-27T16:55:00Z" w16du:dateUtc="2026-07-27T15:55:00Z">
            <w:rPr>
              <w:rFonts w:ascii="Arial" w:hAnsi="Arial" w:cs="Arial"/>
              <w:sz w:val="24"/>
              <w:szCs w:val="24"/>
            </w:rPr>
          </w:rPrChange>
        </w:rPr>
        <w:t xml:space="preserve">ranking </w:t>
      </w:r>
      <w:r w:rsidR="000D125A" w:rsidRPr="00B475D4">
        <w:rPr>
          <w:rFonts w:ascii="Arial" w:hAnsi="Arial" w:cs="Arial"/>
          <w:sz w:val="24"/>
          <w:szCs w:val="24"/>
          <w:lang w:val="en-GB"/>
          <w:rPrChange w:id="6562" w:author="Alexandre Miguel Kaizeler Guedes Da Silva Afonso" w:date="2026-07-27T16:55:00Z" w16du:dateUtc="2026-07-27T15:55:00Z">
            <w:rPr>
              <w:rFonts w:ascii="Arial" w:hAnsi="Arial" w:cs="Arial"/>
              <w:sz w:val="24"/>
              <w:szCs w:val="24"/>
            </w:rPr>
          </w:rPrChange>
        </w:rPr>
        <w:t>method</w:t>
      </w:r>
      <w:r w:rsidRPr="00B475D4">
        <w:rPr>
          <w:rFonts w:ascii="Arial" w:hAnsi="Arial" w:cs="Arial"/>
          <w:sz w:val="24"/>
          <w:szCs w:val="24"/>
          <w:lang w:val="en-GB"/>
          <w:rPrChange w:id="6563" w:author="Alexandre Miguel Kaizeler Guedes Da Silva Afonso" w:date="2026-07-27T16:55:00Z" w16du:dateUtc="2026-07-27T15:55:00Z">
            <w:rPr>
              <w:rFonts w:ascii="Arial" w:hAnsi="Arial" w:cs="Arial"/>
              <w:sz w:val="24"/>
              <w:szCs w:val="24"/>
            </w:rPr>
          </w:rPrChange>
        </w:rPr>
        <w:t>.</w:t>
      </w:r>
      <w:r w:rsidR="000D125A" w:rsidRPr="00B475D4">
        <w:rPr>
          <w:rFonts w:ascii="Arial" w:hAnsi="Arial" w:cs="Arial"/>
          <w:sz w:val="24"/>
          <w:szCs w:val="24"/>
          <w:lang w:val="en-GB"/>
          <w:rPrChange w:id="6564" w:author="Alexandre Miguel Kaizeler Guedes Da Silva Afonso" w:date="2026-07-27T16:55:00Z" w16du:dateUtc="2026-07-27T15:55:00Z">
            <w:rPr>
              <w:rFonts w:ascii="Arial" w:hAnsi="Arial" w:cs="Arial"/>
              <w:sz w:val="24"/>
              <w:szCs w:val="24"/>
            </w:rPr>
          </w:rPrChange>
        </w:rPr>
        <w:t xml:space="preserve"> </w:t>
      </w:r>
      <w:r w:rsidR="00C670DB" w:rsidRPr="00B475D4">
        <w:rPr>
          <w:rFonts w:ascii="Arial" w:hAnsi="Arial" w:cs="Arial"/>
          <w:sz w:val="24"/>
          <w:szCs w:val="24"/>
          <w:lang w:val="en-GB"/>
          <w:rPrChange w:id="6565" w:author="Alexandre Miguel Kaizeler Guedes Da Silva Afonso" w:date="2026-07-27T16:55:00Z" w16du:dateUtc="2026-07-27T15:55:00Z">
            <w:rPr>
              <w:rFonts w:ascii="Arial" w:hAnsi="Arial" w:cs="Arial"/>
              <w:sz w:val="24"/>
              <w:szCs w:val="24"/>
            </w:rPr>
          </w:rPrChange>
        </w:rPr>
        <w:t>Within each sample, all genes were ranked by expression. The SG score for a given sample was computed as the sum of the ranks of the genes in the signature, weighted by</w:t>
      </w:r>
      <w:r w:rsidR="00591438" w:rsidRPr="00B475D4">
        <w:rPr>
          <w:rFonts w:ascii="Arial" w:hAnsi="Arial" w:cs="Arial"/>
          <w:sz w:val="24"/>
          <w:szCs w:val="24"/>
          <w:lang w:val="en-GB"/>
          <w:rPrChange w:id="6566" w:author="Alexandre Miguel Kaizeler Guedes Da Silva Afonso" w:date="2026-07-27T16:55:00Z" w16du:dateUtc="2026-07-27T15:55:00Z">
            <w:rPr>
              <w:rFonts w:ascii="Arial" w:hAnsi="Arial" w:cs="Arial"/>
              <w:sz w:val="24"/>
              <w:szCs w:val="24"/>
            </w:rPr>
          </w:rPrChange>
        </w:rPr>
        <w:t xml:space="preserve"> (</w:t>
      </w:r>
      <w:r w:rsidR="00591438" w:rsidRPr="00B475D4">
        <w:rPr>
          <w:rFonts w:ascii="Arial" w:hAnsi="Arial" w:cs="Arial"/>
          <w:i/>
          <w:iCs/>
          <w:sz w:val="24"/>
          <w:szCs w:val="24"/>
          <w:lang w:val="en-GB"/>
          <w:rPrChange w:id="6567" w:author="Alexandre Miguel Kaizeler Guedes Da Silva Afonso" w:date="2026-07-27T16:55:00Z" w16du:dateUtc="2026-07-27T15:55:00Z">
            <w:rPr>
              <w:rFonts w:ascii="Arial" w:hAnsi="Arial" w:cs="Arial"/>
              <w:i/>
              <w:iCs/>
              <w:sz w:val="24"/>
              <w:szCs w:val="24"/>
            </w:rPr>
          </w:rPrChange>
        </w:rPr>
        <w:t>i.e.</w:t>
      </w:r>
      <w:r w:rsidR="00591438" w:rsidRPr="00B475D4">
        <w:rPr>
          <w:rFonts w:ascii="Arial" w:hAnsi="Arial" w:cs="Arial"/>
          <w:sz w:val="24"/>
          <w:szCs w:val="24"/>
          <w:lang w:val="en-GB"/>
          <w:rPrChange w:id="6568" w:author="Alexandre Miguel Kaizeler Guedes Da Silva Afonso" w:date="2026-07-27T16:55:00Z" w16du:dateUtc="2026-07-27T15:55:00Z">
            <w:rPr>
              <w:rFonts w:ascii="Arial" w:hAnsi="Arial" w:cs="Arial"/>
              <w:sz w:val="24"/>
              <w:szCs w:val="24"/>
            </w:rPr>
          </w:rPrChange>
        </w:rPr>
        <w:t xml:space="preserve"> multiplied by)</w:t>
      </w:r>
      <w:r w:rsidR="00C670DB" w:rsidRPr="00B475D4">
        <w:rPr>
          <w:rFonts w:ascii="Arial" w:hAnsi="Arial" w:cs="Arial"/>
          <w:sz w:val="24"/>
          <w:szCs w:val="24"/>
          <w:lang w:val="en-GB"/>
          <w:rPrChange w:id="6569" w:author="Alexandre Miguel Kaizeler Guedes Da Silva Afonso" w:date="2026-07-27T16:55:00Z" w16du:dateUtc="2026-07-27T15:55:00Z">
            <w:rPr>
              <w:rFonts w:ascii="Arial" w:hAnsi="Arial" w:cs="Arial"/>
              <w:sz w:val="24"/>
              <w:szCs w:val="24"/>
            </w:rPr>
          </w:rPrChange>
        </w:rPr>
        <w:t xml:space="preserve"> +1 for positive or -1 for negative genes, and normali</w:t>
      </w:r>
      <w:r w:rsidR="00B02348" w:rsidRPr="00B475D4">
        <w:rPr>
          <w:rFonts w:ascii="Arial" w:hAnsi="Arial" w:cs="Arial"/>
          <w:sz w:val="24"/>
          <w:szCs w:val="24"/>
          <w:lang w:val="en-GB"/>
          <w:rPrChange w:id="6570" w:author="Alexandre Miguel Kaizeler Guedes Da Silva Afonso" w:date="2026-07-27T16:55:00Z" w16du:dateUtc="2026-07-27T15:55:00Z">
            <w:rPr>
              <w:rFonts w:ascii="Arial" w:hAnsi="Arial" w:cs="Arial"/>
              <w:sz w:val="24"/>
              <w:szCs w:val="24"/>
            </w:rPr>
          </w:rPrChange>
        </w:rPr>
        <w:t>z</w:t>
      </w:r>
      <w:r w:rsidR="00C670DB" w:rsidRPr="00B475D4">
        <w:rPr>
          <w:rFonts w:ascii="Arial" w:hAnsi="Arial" w:cs="Arial"/>
          <w:sz w:val="24"/>
          <w:szCs w:val="24"/>
          <w:lang w:val="en-GB"/>
          <w:rPrChange w:id="6571" w:author="Alexandre Miguel Kaizeler Guedes Da Silva Afonso" w:date="2026-07-27T16:55:00Z" w16du:dateUtc="2026-07-27T15:55:00Z">
            <w:rPr>
              <w:rFonts w:ascii="Arial" w:hAnsi="Arial" w:cs="Arial"/>
              <w:sz w:val="24"/>
              <w:szCs w:val="24"/>
            </w:rPr>
          </w:rPrChange>
        </w:rPr>
        <w:t xml:space="preserve">ed by the number of genes in the set. </w:t>
      </w:r>
      <w:r w:rsidR="00591438" w:rsidRPr="00B475D4">
        <w:rPr>
          <w:rFonts w:ascii="Arial" w:hAnsi="Arial" w:cs="Arial"/>
          <w:sz w:val="24"/>
          <w:szCs w:val="24"/>
          <w:lang w:val="en-GB"/>
          <w:rPrChange w:id="6572" w:author="Alexandre Miguel Kaizeler Guedes Da Silva Afonso" w:date="2026-07-27T16:55:00Z" w16du:dateUtc="2026-07-27T15:55:00Z">
            <w:rPr>
              <w:rFonts w:ascii="Arial" w:hAnsi="Arial" w:cs="Arial"/>
              <w:sz w:val="24"/>
              <w:szCs w:val="24"/>
            </w:rPr>
          </w:rPrChange>
        </w:rPr>
        <w:t>This signature was</w:t>
      </w:r>
      <w:r w:rsidR="000D125A" w:rsidRPr="00B475D4">
        <w:rPr>
          <w:rFonts w:ascii="Arial" w:hAnsi="Arial" w:cs="Arial"/>
          <w:sz w:val="24"/>
          <w:szCs w:val="24"/>
          <w:lang w:val="en-GB"/>
          <w:rPrChange w:id="6573" w:author="Alexandre Miguel Kaizeler Guedes Da Silva Afonso" w:date="2026-07-27T16:55:00Z" w16du:dateUtc="2026-07-27T15:55:00Z">
            <w:rPr>
              <w:rFonts w:ascii="Arial" w:hAnsi="Arial" w:cs="Arial"/>
              <w:sz w:val="24"/>
              <w:szCs w:val="24"/>
            </w:rPr>
          </w:rPrChange>
        </w:rPr>
        <w:t xml:space="preserve"> validated on an independent dataset, GSE173953</w:t>
      </w:r>
      <w:r w:rsidR="000D125A" w:rsidRPr="00B475D4">
        <w:rPr>
          <w:rFonts w:ascii="Arial" w:hAnsi="Arial" w:cs="Arial"/>
          <w:sz w:val="24"/>
          <w:szCs w:val="24"/>
          <w:lang w:val="en-GB"/>
          <w:rPrChange w:id="6574"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6575" w:author="Alexandre Miguel Kaizeler Guedes Da Silva Afonso" w:date="2026-07-27T16:55:00Z" w16du:dateUtc="2026-07-27T15:55:00Z">
            <w:rPr>
              <w:rFonts w:ascii="Arial" w:hAnsi="Arial" w:cs="Arial"/>
              <w:sz w:val="24"/>
              <w:szCs w:val="24"/>
            </w:rPr>
          </w:rPrChange>
        </w:rPr>
        <w:instrText xml:space="preserve"> ADDIN ZOTERO_ITEM CSL_CITATION {"citationID":"aYayWxXM","properties":{"formattedCitation":"\\super 7\\nosupersub{}","plainCitation":"7","noteIndex":0},"citationItems":[{"id":"jCcWpdK2/HrDB2KSB","uris":["http://zotero.org/users/local/1p9EH8ax/items/BR3BXXDM"],"itemData":{"id":"5k6DwBAq/UU737JJ6","type":"article-journal","container-title":"Molecular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0D125A" w:rsidRPr="00B475D4">
        <w:rPr>
          <w:rFonts w:ascii="Arial" w:hAnsi="Arial" w:cs="Arial"/>
          <w:sz w:val="24"/>
          <w:szCs w:val="24"/>
          <w:lang w:val="en-GB"/>
          <w:rPrChange w:id="6576" w:author="Alexandre Miguel Kaizeler Guedes Da Silva Afonso" w:date="2026-07-27T16:55:00Z" w16du:dateUtc="2026-07-27T15:55:00Z">
            <w:rPr>
              <w:rFonts w:ascii="Arial" w:hAnsi="Arial" w:cs="Arial"/>
              <w:sz w:val="24"/>
              <w:szCs w:val="24"/>
            </w:rPr>
          </w:rPrChange>
        </w:rPr>
        <w:fldChar w:fldCharType="separate"/>
      </w:r>
      <w:r w:rsidR="000D125A" w:rsidRPr="00B475D4">
        <w:rPr>
          <w:rFonts w:ascii="Arial" w:hAnsi="Arial" w:cs="Arial"/>
          <w:kern w:val="0"/>
          <w:sz w:val="24"/>
          <w:szCs w:val="24"/>
          <w:vertAlign w:val="superscript"/>
          <w:lang w:val="en-GB"/>
          <w:rPrChange w:id="6577" w:author="Alexandre Miguel Kaizeler Guedes Da Silva Afonso" w:date="2026-07-27T16:55:00Z" w16du:dateUtc="2026-07-27T15:55:00Z">
            <w:rPr>
              <w:rFonts w:ascii="Arial" w:hAnsi="Arial" w:cs="Arial"/>
              <w:kern w:val="0"/>
              <w:sz w:val="24"/>
              <w:szCs w:val="24"/>
              <w:vertAlign w:val="superscript"/>
            </w:rPr>
          </w:rPrChange>
        </w:rPr>
        <w:t>7</w:t>
      </w:r>
      <w:r w:rsidR="000D125A" w:rsidRPr="00B475D4">
        <w:rPr>
          <w:rFonts w:ascii="Arial" w:hAnsi="Arial" w:cs="Arial"/>
          <w:sz w:val="24"/>
          <w:szCs w:val="24"/>
          <w:lang w:val="en-GB"/>
          <w:rPrChange w:id="6578" w:author="Alexandre Miguel Kaizeler Guedes Da Silva Afonso" w:date="2026-07-27T16:55:00Z" w16du:dateUtc="2026-07-27T15:55:00Z">
            <w:rPr>
              <w:rFonts w:ascii="Arial" w:hAnsi="Arial" w:cs="Arial"/>
              <w:sz w:val="24"/>
              <w:szCs w:val="24"/>
            </w:rPr>
          </w:rPrChange>
        </w:rPr>
        <w:fldChar w:fldCharType="end"/>
      </w:r>
      <w:r w:rsidR="000D125A" w:rsidRPr="00B475D4">
        <w:rPr>
          <w:rFonts w:ascii="Arial" w:hAnsi="Arial" w:cs="Arial"/>
          <w:sz w:val="24"/>
          <w:szCs w:val="24"/>
          <w:lang w:val="en-GB"/>
          <w:rPrChange w:id="6579" w:author="Alexandre Miguel Kaizeler Guedes Da Silva Afonso" w:date="2026-07-27T16:55:00Z" w16du:dateUtc="2026-07-27T15:55:00Z">
            <w:rPr>
              <w:rFonts w:ascii="Arial" w:hAnsi="Arial" w:cs="Arial"/>
              <w:sz w:val="24"/>
              <w:szCs w:val="24"/>
            </w:rPr>
          </w:rPrChange>
        </w:rPr>
        <w:t>, with the same batch effect</w:t>
      </w:r>
      <w:r w:rsidR="00C73B48" w:rsidRPr="00B475D4">
        <w:rPr>
          <w:rFonts w:ascii="Arial" w:hAnsi="Arial" w:cs="Arial"/>
          <w:sz w:val="24"/>
          <w:szCs w:val="24"/>
          <w:lang w:val="en-GB"/>
          <w:rPrChange w:id="6580" w:author="Alexandre Miguel Kaizeler Guedes Da Silva Afonso" w:date="2026-07-27T16:55:00Z" w16du:dateUtc="2026-07-27T15:55:00Z">
            <w:rPr>
              <w:rFonts w:ascii="Arial" w:hAnsi="Arial" w:cs="Arial"/>
              <w:sz w:val="24"/>
              <w:szCs w:val="24"/>
            </w:rPr>
          </w:rPrChange>
        </w:rPr>
        <w:t xml:space="preserve"> correction as mentioned above</w:t>
      </w:r>
      <w:r w:rsidR="00591438" w:rsidRPr="00B475D4">
        <w:rPr>
          <w:rFonts w:ascii="Arial" w:hAnsi="Arial" w:cs="Arial"/>
          <w:sz w:val="24"/>
          <w:szCs w:val="24"/>
          <w:lang w:val="en-GB"/>
          <w:rPrChange w:id="6581"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582" w:author="Alexandre Miguel Kaizeler Guedes Da Silva Afonso" w:date="2026-07-27T16:55:00Z" w16du:dateUtc="2026-07-27T15:55:00Z">
            <w:rPr>
              <w:rFonts w:ascii="Arial" w:hAnsi="Arial" w:cs="Arial"/>
              <w:sz w:val="24"/>
              <w:szCs w:val="24"/>
            </w:rPr>
          </w:rPrChange>
        </w:rPr>
        <w:instrText xml:space="preserve"> ADDIN ZOTERO_ITEM CSL_CITATION {"citationID":"p3ONnFSw","properties":{"formattedCitation":"\\super 122\\nosupersub{}","plainCitation":"122","noteIndex":0},"citationItems":[{"id":"jCcWpdK2/j8GKXOXW","uris":["http://zotero.org/users/local/q86rvdj2/items/BTWDNJWJ"],"itemData":{"id":45,"type":"article-journal","abstract":"We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https://compbio.imm.medicina.ulisboa.pt/app/voyAGEr.","container-title":"eLife","DOI":"10.7554/eLife.88623","ISSN":"2050-084X","journalAbbreviation":"Elife","language":"eng","note":"PMID: 38546191\nPMCID: PMC10977969","page":"RP88623","source":"PubMed","title":"voyAGEr,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00591438" w:rsidRPr="00B475D4">
        <w:rPr>
          <w:rFonts w:ascii="Arial" w:hAnsi="Arial" w:cs="Arial"/>
          <w:sz w:val="24"/>
          <w:szCs w:val="24"/>
          <w:lang w:val="en-GB"/>
          <w:rPrChange w:id="6583"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584" w:author="Alexandre Miguel Kaizeler Guedes Da Silva Afonso" w:date="2026-07-27T16:55:00Z" w16du:dateUtc="2026-07-27T15:55:00Z">
            <w:rPr>
              <w:rFonts w:ascii="Arial" w:hAnsi="Arial" w:cs="Arial"/>
              <w:kern w:val="0"/>
              <w:sz w:val="24"/>
              <w:vertAlign w:val="superscript"/>
            </w:rPr>
          </w:rPrChange>
        </w:rPr>
        <w:t>122</w:t>
      </w:r>
      <w:r w:rsidR="00591438" w:rsidRPr="00B475D4">
        <w:rPr>
          <w:rFonts w:ascii="Arial" w:hAnsi="Arial" w:cs="Arial"/>
          <w:sz w:val="24"/>
          <w:szCs w:val="24"/>
          <w:lang w:val="en-GB"/>
          <w:rPrChange w:id="6585" w:author="Alexandre Miguel Kaizeler Guedes Da Silva Afonso" w:date="2026-07-27T16:55:00Z" w16du:dateUtc="2026-07-27T15:55:00Z">
            <w:rPr>
              <w:rFonts w:ascii="Arial" w:hAnsi="Arial" w:cs="Arial"/>
              <w:sz w:val="24"/>
              <w:szCs w:val="24"/>
            </w:rPr>
          </w:rPrChange>
        </w:rPr>
        <w:fldChar w:fldCharType="end"/>
      </w:r>
      <w:r w:rsidR="000D125A" w:rsidRPr="00B475D4">
        <w:rPr>
          <w:rFonts w:ascii="Arial" w:hAnsi="Arial" w:cs="Arial"/>
          <w:sz w:val="24"/>
          <w:szCs w:val="24"/>
          <w:lang w:val="en-GB"/>
          <w:rPrChange w:id="6586" w:author="Alexandre Miguel Kaizeler Guedes Da Silva Afonso" w:date="2026-07-27T16:55:00Z" w16du:dateUtc="2026-07-27T15:55:00Z">
            <w:rPr>
              <w:rFonts w:ascii="Arial" w:hAnsi="Arial" w:cs="Arial"/>
              <w:sz w:val="24"/>
              <w:szCs w:val="24"/>
            </w:rPr>
          </w:rPrChange>
        </w:rPr>
        <w:t>.</w:t>
      </w:r>
      <w:r w:rsidR="00A20EEF" w:rsidRPr="00B475D4">
        <w:rPr>
          <w:rFonts w:ascii="Arial" w:hAnsi="Arial" w:cs="Arial"/>
          <w:sz w:val="24"/>
          <w:szCs w:val="24"/>
          <w:lang w:val="en-GB"/>
          <w:rPrChange w:id="6587" w:author="Alexandre Miguel Kaizeler Guedes Da Silva Afonso" w:date="2026-07-27T16:55:00Z" w16du:dateUtc="2026-07-27T15:55:00Z">
            <w:rPr>
              <w:rFonts w:ascii="Arial" w:hAnsi="Arial" w:cs="Arial"/>
              <w:sz w:val="24"/>
              <w:szCs w:val="24"/>
            </w:rPr>
          </w:rPrChange>
        </w:rPr>
        <w:t xml:space="preserve"> </w:t>
      </w:r>
    </w:p>
    <w:p w14:paraId="4EBA4C5D" w14:textId="71F348A6" w:rsidR="00F81E2A" w:rsidRPr="00B475D4" w:rsidRDefault="00F81E2A" w:rsidP="00591438">
      <w:pPr>
        <w:jc w:val="both"/>
        <w:rPr>
          <w:rFonts w:ascii="Arial" w:hAnsi="Arial" w:cs="Arial"/>
          <w:sz w:val="24"/>
          <w:szCs w:val="24"/>
          <w:lang w:val="en-GB"/>
          <w:rPrChange w:id="658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589" w:author="Alexandre Miguel Kaizeler Guedes Da Silva Afonso" w:date="2026-07-27T16:55:00Z" w16du:dateUtc="2026-07-27T15:55:00Z">
            <w:rPr>
              <w:rFonts w:ascii="Arial" w:hAnsi="Arial" w:cs="Arial"/>
              <w:sz w:val="24"/>
              <w:szCs w:val="24"/>
            </w:rPr>
          </w:rPrChange>
        </w:rPr>
        <w:t xml:space="preserve">For </w:t>
      </w:r>
      <w:r w:rsidR="007160E3" w:rsidRPr="00B475D4">
        <w:rPr>
          <w:rFonts w:ascii="Arial" w:hAnsi="Arial" w:cs="Arial"/>
          <w:sz w:val="24"/>
          <w:szCs w:val="24"/>
          <w:lang w:val="en-GB"/>
          <w:rPrChange w:id="6590" w:author="Alexandre Miguel Kaizeler Guedes Da Silva Afonso" w:date="2026-07-27T16:55:00Z" w16du:dateUtc="2026-07-27T15:55:00Z">
            <w:rPr>
              <w:rFonts w:ascii="Arial" w:hAnsi="Arial" w:cs="Arial"/>
              <w:sz w:val="24"/>
              <w:szCs w:val="24"/>
            </w:rPr>
          </w:rPrChange>
        </w:rPr>
        <w:t xml:space="preserve">the </w:t>
      </w:r>
      <w:r w:rsidRPr="00B475D4">
        <w:rPr>
          <w:rFonts w:ascii="Arial" w:hAnsi="Arial" w:cs="Arial"/>
          <w:sz w:val="24"/>
          <w:szCs w:val="24"/>
          <w:lang w:val="en-GB"/>
          <w:rPrChange w:id="6591" w:author="Alexandre Miguel Kaizeler Guedes Da Silva Afonso" w:date="2026-07-27T16:55:00Z" w16du:dateUtc="2026-07-27T15:55:00Z">
            <w:rPr>
              <w:rFonts w:ascii="Arial" w:hAnsi="Arial" w:cs="Arial"/>
              <w:sz w:val="24"/>
              <w:szCs w:val="24"/>
            </w:rPr>
          </w:rPrChange>
        </w:rPr>
        <w:t xml:space="preserve">tumor vs normal tissue comparison, resulting Welch’s t-test p-values were corrected </w:t>
      </w:r>
      <w:r w:rsidR="00390003" w:rsidRPr="00B475D4">
        <w:rPr>
          <w:rFonts w:ascii="Arial" w:hAnsi="Arial" w:cs="Arial"/>
          <w:sz w:val="24"/>
          <w:szCs w:val="24"/>
          <w:lang w:val="en-GB"/>
          <w:rPrChange w:id="6592" w:author="Alexandre Miguel Kaizeler Guedes Da Silva Afonso" w:date="2026-07-27T16:55:00Z" w16du:dateUtc="2026-07-27T15:55:00Z">
            <w:rPr>
              <w:rFonts w:ascii="Arial" w:hAnsi="Arial" w:cs="Arial"/>
              <w:sz w:val="24"/>
              <w:szCs w:val="24"/>
            </w:rPr>
          </w:rPrChange>
        </w:rPr>
        <w:t xml:space="preserve">for the number of tissues tested </w:t>
      </w:r>
      <w:r w:rsidRPr="00B475D4">
        <w:rPr>
          <w:rFonts w:ascii="Arial" w:hAnsi="Arial" w:cs="Arial"/>
          <w:sz w:val="24"/>
          <w:szCs w:val="24"/>
          <w:lang w:val="en-GB"/>
          <w:rPrChange w:id="6593" w:author="Alexandre Miguel Kaizeler Guedes Da Silva Afonso" w:date="2026-07-27T16:55:00Z" w16du:dateUtc="2026-07-27T15:55:00Z">
            <w:rPr>
              <w:rFonts w:ascii="Arial" w:hAnsi="Arial" w:cs="Arial"/>
              <w:sz w:val="24"/>
              <w:szCs w:val="24"/>
            </w:rPr>
          </w:rPrChange>
        </w:rPr>
        <w:t>through the Benjamini-Hochberg (BH) procedure.</w:t>
      </w:r>
    </w:p>
    <w:p w14:paraId="13EC9649" w14:textId="2AC99F47" w:rsidR="00EF0FF9" w:rsidRPr="00B475D4" w:rsidRDefault="002F0F82" w:rsidP="00F42E75">
      <w:pPr>
        <w:jc w:val="both"/>
        <w:rPr>
          <w:rFonts w:ascii="Arial" w:hAnsi="Arial" w:cs="Arial"/>
          <w:i/>
          <w:iCs/>
          <w:lang w:val="en-GB"/>
          <w:rPrChange w:id="6594" w:author="Alexandre Miguel Kaizeler Guedes Da Silva Afonso" w:date="2026-07-27T16:55:00Z" w16du:dateUtc="2026-07-27T15:55:00Z">
            <w:rPr>
              <w:rFonts w:ascii="Arial" w:hAnsi="Arial" w:cs="Arial"/>
              <w:i/>
              <w:iCs/>
            </w:rPr>
          </w:rPrChange>
        </w:rPr>
      </w:pPr>
      <w:r w:rsidRPr="00B475D4">
        <w:rPr>
          <w:rFonts w:ascii="Arial" w:hAnsi="Arial" w:cs="Arial"/>
          <w:color w:val="000000" w:themeColor="text1"/>
          <w:sz w:val="24"/>
          <w:szCs w:val="24"/>
          <w:lang w:val="en-GB"/>
          <w:rPrChange w:id="6595" w:author="Alexandre Miguel Kaizeler Guedes Da Silva Afonso" w:date="2026-07-27T16:55:00Z" w16du:dateUtc="2026-07-27T15:55:00Z">
            <w:rPr>
              <w:rFonts w:ascii="Arial" w:hAnsi="Arial" w:cs="Arial"/>
              <w:color w:val="000000" w:themeColor="text1"/>
              <w:sz w:val="24"/>
              <w:szCs w:val="24"/>
            </w:rPr>
          </w:rPrChange>
        </w:rPr>
        <w:t xml:space="preserve">For survival analysis, </w:t>
      </w:r>
      <w:r w:rsidR="00591438" w:rsidRPr="00B475D4">
        <w:rPr>
          <w:rFonts w:ascii="Arial" w:hAnsi="Arial" w:cs="Arial"/>
          <w:color w:val="000000" w:themeColor="text1"/>
          <w:sz w:val="24"/>
          <w:szCs w:val="24"/>
          <w:lang w:val="en-GB"/>
          <w:rPrChange w:id="6596" w:author="Alexandre Miguel Kaizeler Guedes Da Silva Afonso" w:date="2026-07-27T16:55:00Z" w16du:dateUtc="2026-07-27T15:55:00Z">
            <w:rPr>
              <w:rFonts w:ascii="Arial" w:hAnsi="Arial" w:cs="Arial"/>
              <w:color w:val="000000" w:themeColor="text1"/>
              <w:sz w:val="24"/>
              <w:szCs w:val="24"/>
            </w:rPr>
          </w:rPrChange>
        </w:rPr>
        <w:t>GDC-</w:t>
      </w:r>
      <w:r w:rsidRPr="00B475D4">
        <w:rPr>
          <w:rFonts w:ascii="Arial" w:hAnsi="Arial" w:cs="Arial"/>
          <w:color w:val="000000" w:themeColor="text1"/>
          <w:sz w:val="24"/>
          <w:szCs w:val="24"/>
          <w:lang w:val="en-GB"/>
          <w:rPrChange w:id="6597" w:author="Alexandre Miguel Kaizeler Guedes Da Silva Afonso" w:date="2026-07-27T16:55:00Z" w16du:dateUtc="2026-07-27T15:55:00Z">
            <w:rPr>
              <w:rFonts w:ascii="Arial" w:hAnsi="Arial" w:cs="Arial"/>
              <w:color w:val="000000" w:themeColor="text1"/>
              <w:sz w:val="24"/>
              <w:szCs w:val="24"/>
            </w:rPr>
          </w:rPrChange>
        </w:rPr>
        <w:t>TCGA samples</w:t>
      </w:r>
      <w:r w:rsidRPr="00B475D4">
        <w:rPr>
          <w:rFonts w:ascii="Arial" w:hAnsi="Arial" w:cs="Arial"/>
          <w:color w:val="000000" w:themeColor="text1"/>
          <w:sz w:val="24"/>
          <w:szCs w:val="24"/>
          <w:lang w:val="en-GB"/>
          <w:rPrChange w:id="6598" w:author="Alexandre Miguel Kaizeler Guedes Da Silva Afonso" w:date="2026-07-27T16:55:00Z" w16du:dateUtc="2026-07-27T15:55:00Z">
            <w:rPr>
              <w:rFonts w:ascii="Arial" w:hAnsi="Arial" w:cs="Arial"/>
              <w:color w:val="000000" w:themeColor="text1"/>
              <w:sz w:val="24"/>
              <w:szCs w:val="24"/>
            </w:rPr>
          </w:rPrChange>
        </w:rPr>
        <w:fldChar w:fldCharType="begin"/>
      </w:r>
      <w:r w:rsidR="0017139D" w:rsidRPr="00B475D4">
        <w:rPr>
          <w:rFonts w:ascii="Arial" w:hAnsi="Arial" w:cs="Arial"/>
          <w:color w:val="000000" w:themeColor="text1"/>
          <w:sz w:val="24"/>
          <w:szCs w:val="24"/>
          <w:lang w:val="en-GB"/>
          <w:rPrChange w:id="6599" w:author="Alexandre Miguel Kaizeler Guedes Da Silva Afonso" w:date="2026-07-27T16:55:00Z" w16du:dateUtc="2026-07-27T15:55:00Z">
            <w:rPr>
              <w:rFonts w:ascii="Arial" w:hAnsi="Arial" w:cs="Arial"/>
              <w:color w:val="000000" w:themeColor="text1"/>
              <w:sz w:val="24"/>
              <w:szCs w:val="24"/>
            </w:rPr>
          </w:rPrChange>
        </w:rPr>
        <w:instrText xml:space="preserve"> ADDIN ZOTERO_ITEM CSL_CITATION {"citationID":"QGplwCkG","properties":{"formattedCitation":"\\super 94,95\\nosupersub{}","plainCitation":"94,95","noteIndex":0},"citationItems":[{"id":101,"uris":["http://zotero.org/users/local/q86rvdj2/items/ZUGCCPWX"],"itemData":{"id":101,"type":"dataset","publisher":"https://www.cancer.gov/tcga","title":"The Cancer Genome Atlas","URL":"https://www.cancer.gov/tcga","author":[{"family":"TCGA Research Network","given":""}]}},{"id":"jCcWpdK2/wqv3LyZD","uris":["http://zotero.org/users/local/q86rvdj2/items/PP5PUI3M"],"itemData":{"id":150,"type":"article-journal","container-title":"Nature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B475D4">
        <w:rPr>
          <w:rFonts w:ascii="Arial" w:hAnsi="Arial" w:cs="Arial"/>
          <w:color w:val="000000" w:themeColor="text1"/>
          <w:sz w:val="24"/>
          <w:szCs w:val="24"/>
          <w:lang w:val="en-GB"/>
          <w:rPrChange w:id="6600" w:author="Alexandre Miguel Kaizeler Guedes Da Silva Afonso" w:date="2026-07-27T16:55:00Z" w16du:dateUtc="2026-07-27T15:55:00Z">
            <w:rPr>
              <w:rFonts w:ascii="Arial" w:hAnsi="Arial" w:cs="Arial"/>
              <w:color w:val="000000" w:themeColor="text1"/>
              <w:sz w:val="24"/>
              <w:szCs w:val="24"/>
            </w:rPr>
          </w:rPrChange>
        </w:rPr>
        <w:fldChar w:fldCharType="separate"/>
      </w:r>
      <w:r w:rsidR="0017139D" w:rsidRPr="00B475D4">
        <w:rPr>
          <w:rFonts w:ascii="Arial" w:hAnsi="Arial" w:cs="Arial"/>
          <w:kern w:val="0"/>
          <w:sz w:val="24"/>
          <w:vertAlign w:val="superscript"/>
          <w:lang w:val="en-GB"/>
          <w:rPrChange w:id="6601" w:author="Alexandre Miguel Kaizeler Guedes Da Silva Afonso" w:date="2026-07-27T16:55:00Z" w16du:dateUtc="2026-07-27T15:55:00Z">
            <w:rPr>
              <w:rFonts w:ascii="Arial" w:hAnsi="Arial" w:cs="Arial"/>
              <w:kern w:val="0"/>
              <w:sz w:val="24"/>
              <w:vertAlign w:val="superscript"/>
            </w:rPr>
          </w:rPrChange>
        </w:rPr>
        <w:t>94,95</w:t>
      </w:r>
      <w:r w:rsidRPr="00B475D4">
        <w:rPr>
          <w:rFonts w:ascii="Arial" w:hAnsi="Arial" w:cs="Arial"/>
          <w:color w:val="000000" w:themeColor="text1"/>
          <w:sz w:val="24"/>
          <w:szCs w:val="24"/>
          <w:lang w:val="en-GB"/>
          <w:rPrChange w:id="6602" w:author="Alexandre Miguel Kaizeler Guedes Da Silva Afonso" w:date="2026-07-27T16:55:00Z" w16du:dateUtc="2026-07-27T15:55:00Z">
            <w:rPr>
              <w:rFonts w:ascii="Arial" w:hAnsi="Arial" w:cs="Arial"/>
              <w:color w:val="000000" w:themeColor="text1"/>
              <w:sz w:val="24"/>
              <w:szCs w:val="24"/>
            </w:rPr>
          </w:rPrChange>
        </w:rPr>
        <w:fldChar w:fldCharType="end"/>
      </w:r>
      <w:r w:rsidRPr="00B475D4">
        <w:rPr>
          <w:rFonts w:ascii="Arial" w:hAnsi="Arial" w:cs="Arial"/>
          <w:color w:val="000000" w:themeColor="text1"/>
          <w:sz w:val="24"/>
          <w:szCs w:val="24"/>
          <w:lang w:val="en-GB"/>
          <w:rPrChange w:id="6603" w:author="Alexandre Miguel Kaizeler Guedes Da Silva Afonso" w:date="2026-07-27T16:55:00Z" w16du:dateUtc="2026-07-27T15:55:00Z">
            <w:rPr>
              <w:rFonts w:ascii="Arial" w:hAnsi="Arial" w:cs="Arial"/>
              <w:color w:val="000000" w:themeColor="text1"/>
              <w:sz w:val="24"/>
              <w:szCs w:val="24"/>
            </w:rPr>
          </w:rPrChange>
        </w:rPr>
        <w:t xml:space="preserve"> were stratified into top and bottom quartiles based on SG scores</w:t>
      </w:r>
      <w:r w:rsidR="001C692E" w:rsidRPr="00B475D4">
        <w:rPr>
          <w:rFonts w:ascii="Arial" w:hAnsi="Arial" w:cs="Arial"/>
          <w:color w:val="000000" w:themeColor="text1"/>
          <w:sz w:val="24"/>
          <w:szCs w:val="24"/>
          <w:lang w:val="en-GB"/>
          <w:rPrChange w:id="6604" w:author="Alexandre Miguel Kaizeler Guedes Da Silva Afonso" w:date="2026-07-27T16:55:00Z" w16du:dateUtc="2026-07-27T15:55:00Z">
            <w:rPr>
              <w:rFonts w:ascii="Arial" w:hAnsi="Arial" w:cs="Arial"/>
              <w:color w:val="000000" w:themeColor="text1"/>
              <w:sz w:val="24"/>
              <w:szCs w:val="24"/>
            </w:rPr>
          </w:rPrChange>
        </w:rPr>
        <w:t xml:space="preserve"> (or expression</w:t>
      </w:r>
      <w:r w:rsidR="00893DD5" w:rsidRPr="00B475D4">
        <w:rPr>
          <w:rFonts w:ascii="Arial" w:hAnsi="Arial" w:cs="Arial"/>
          <w:color w:val="000000" w:themeColor="text1"/>
          <w:sz w:val="24"/>
          <w:szCs w:val="24"/>
          <w:lang w:val="en-GB"/>
          <w:rPrChange w:id="6605" w:author="Alexandre Miguel Kaizeler Guedes Da Silva Afonso" w:date="2026-07-27T16:55:00Z" w16du:dateUtc="2026-07-27T15:55:00Z">
            <w:rPr>
              <w:rFonts w:ascii="Arial" w:hAnsi="Arial" w:cs="Arial"/>
              <w:color w:val="000000" w:themeColor="text1"/>
              <w:sz w:val="24"/>
              <w:szCs w:val="24"/>
            </w:rPr>
          </w:rPrChange>
        </w:rPr>
        <w:t xml:space="preserve"> of a specific gene</w:t>
      </w:r>
      <w:r w:rsidR="001C692E" w:rsidRPr="00B475D4">
        <w:rPr>
          <w:rFonts w:ascii="Arial" w:hAnsi="Arial" w:cs="Arial"/>
          <w:color w:val="000000" w:themeColor="text1"/>
          <w:sz w:val="24"/>
          <w:szCs w:val="24"/>
          <w:lang w:val="en-GB"/>
          <w:rPrChange w:id="6606" w:author="Alexandre Miguel Kaizeler Guedes Da Silva Afonso" w:date="2026-07-27T16:55:00Z" w16du:dateUtc="2026-07-27T15:55:00Z">
            <w:rPr>
              <w:rFonts w:ascii="Arial" w:hAnsi="Arial" w:cs="Arial"/>
              <w:color w:val="000000" w:themeColor="text1"/>
              <w:sz w:val="24"/>
              <w:szCs w:val="24"/>
            </w:rPr>
          </w:rPrChange>
        </w:rPr>
        <w:t>, in Supplementary Figure 1</w:t>
      </w:r>
      <w:r w:rsidR="00893DD5" w:rsidRPr="00B475D4">
        <w:rPr>
          <w:rFonts w:ascii="Arial" w:hAnsi="Arial" w:cs="Arial"/>
          <w:color w:val="000000" w:themeColor="text1"/>
          <w:sz w:val="24"/>
          <w:szCs w:val="24"/>
          <w:lang w:val="en-GB"/>
          <w:rPrChange w:id="6607" w:author="Alexandre Miguel Kaizeler Guedes Da Silva Afonso" w:date="2026-07-27T16:55:00Z" w16du:dateUtc="2026-07-27T15:55:00Z">
            <w:rPr>
              <w:rFonts w:ascii="Arial" w:hAnsi="Arial" w:cs="Arial"/>
              <w:color w:val="000000" w:themeColor="text1"/>
              <w:sz w:val="24"/>
              <w:szCs w:val="24"/>
            </w:rPr>
          </w:rPrChange>
        </w:rPr>
        <w:t>4</w:t>
      </w:r>
      <w:r w:rsidR="001C692E" w:rsidRPr="00B475D4">
        <w:rPr>
          <w:rFonts w:ascii="Arial" w:hAnsi="Arial" w:cs="Arial"/>
          <w:color w:val="000000" w:themeColor="text1"/>
          <w:sz w:val="24"/>
          <w:szCs w:val="24"/>
          <w:lang w:val="en-GB"/>
          <w:rPrChange w:id="6608" w:author="Alexandre Miguel Kaizeler Guedes Da Silva Afonso" w:date="2026-07-27T16:55:00Z" w16du:dateUtc="2026-07-27T15:55:00Z">
            <w:rPr>
              <w:rFonts w:ascii="Arial" w:hAnsi="Arial" w:cs="Arial"/>
              <w:color w:val="000000" w:themeColor="text1"/>
              <w:sz w:val="24"/>
              <w:szCs w:val="24"/>
            </w:rPr>
          </w:rPrChange>
        </w:rPr>
        <w:t>)</w:t>
      </w:r>
      <w:r w:rsidRPr="00B475D4">
        <w:rPr>
          <w:rFonts w:ascii="Arial" w:hAnsi="Arial" w:cs="Arial"/>
          <w:color w:val="000000" w:themeColor="text1"/>
          <w:sz w:val="24"/>
          <w:szCs w:val="24"/>
          <w:lang w:val="en-GB"/>
          <w:rPrChange w:id="6609" w:author="Alexandre Miguel Kaizeler Guedes Da Silva Afonso" w:date="2026-07-27T16:55:00Z" w16du:dateUtc="2026-07-27T15:55:00Z">
            <w:rPr>
              <w:rFonts w:ascii="Arial" w:hAnsi="Arial" w:cs="Arial"/>
              <w:color w:val="000000" w:themeColor="text1"/>
              <w:sz w:val="24"/>
              <w:szCs w:val="24"/>
            </w:rPr>
          </w:rPrChange>
        </w:rPr>
        <w:t xml:space="preserve">. Kaplan-Meier survival curves were generated and statistical significance was assessed using the log-rank test. To evaluate the significance of observed survival associations, 100 random signatures </w:t>
      </w:r>
      <w:r w:rsidR="005E5151" w:rsidRPr="00B475D4">
        <w:rPr>
          <w:rFonts w:ascii="Arial" w:hAnsi="Arial" w:cs="Arial"/>
          <w:color w:val="000000" w:themeColor="text1"/>
          <w:sz w:val="24"/>
          <w:szCs w:val="24"/>
          <w:lang w:val="en-GB"/>
          <w:rPrChange w:id="6610" w:author="Alexandre Miguel Kaizeler Guedes Da Silva Afonso" w:date="2026-07-27T16:55:00Z" w16du:dateUtc="2026-07-27T15:55:00Z">
            <w:rPr>
              <w:rFonts w:ascii="Arial" w:hAnsi="Arial" w:cs="Arial"/>
              <w:color w:val="000000" w:themeColor="text1"/>
              <w:sz w:val="24"/>
              <w:szCs w:val="24"/>
            </w:rPr>
          </w:rPrChange>
        </w:rPr>
        <w:t xml:space="preserve">matching the </w:t>
      </w:r>
      <w:r w:rsidR="00204979" w:rsidRPr="00B475D4">
        <w:rPr>
          <w:rFonts w:ascii="Arial" w:hAnsi="Arial" w:cs="Arial"/>
          <w:color w:val="000000" w:themeColor="text1"/>
          <w:sz w:val="24"/>
          <w:szCs w:val="24"/>
          <w:lang w:val="en-GB"/>
          <w:rPrChange w:id="6611" w:author="Alexandre Miguel Kaizeler Guedes Da Silva Afonso" w:date="2026-07-27T16:55:00Z" w16du:dateUtc="2026-07-27T15:55:00Z">
            <w:rPr>
              <w:rFonts w:ascii="Arial" w:hAnsi="Arial" w:cs="Arial"/>
              <w:color w:val="000000" w:themeColor="text1"/>
              <w:sz w:val="24"/>
              <w:szCs w:val="24"/>
            </w:rPr>
          </w:rPrChange>
        </w:rPr>
        <w:t xml:space="preserve">original SG </w:t>
      </w:r>
      <w:r w:rsidR="00591438" w:rsidRPr="00B475D4">
        <w:rPr>
          <w:rFonts w:ascii="Arial" w:hAnsi="Arial" w:cs="Arial"/>
          <w:color w:val="000000" w:themeColor="text1"/>
          <w:sz w:val="24"/>
          <w:szCs w:val="24"/>
          <w:lang w:val="en-GB"/>
          <w:rPrChange w:id="6612" w:author="Alexandre Miguel Kaizeler Guedes Da Silva Afonso" w:date="2026-07-27T16:55:00Z" w16du:dateUtc="2026-07-27T15:55:00Z">
            <w:rPr>
              <w:rFonts w:ascii="Arial" w:hAnsi="Arial" w:cs="Arial"/>
              <w:color w:val="000000" w:themeColor="text1"/>
              <w:sz w:val="24"/>
              <w:szCs w:val="24"/>
            </w:rPr>
          </w:rPrChange>
        </w:rPr>
        <w:t>score signature</w:t>
      </w:r>
      <w:r w:rsidR="00204979" w:rsidRPr="00B475D4">
        <w:rPr>
          <w:rFonts w:ascii="Arial" w:hAnsi="Arial" w:cs="Arial"/>
          <w:color w:val="000000" w:themeColor="text1"/>
          <w:sz w:val="24"/>
          <w:szCs w:val="24"/>
          <w:lang w:val="en-GB"/>
          <w:rPrChange w:id="6613" w:author="Alexandre Miguel Kaizeler Guedes Da Silva Afonso" w:date="2026-07-27T16:55:00Z" w16du:dateUtc="2026-07-27T15:55:00Z">
            <w:rPr>
              <w:rFonts w:ascii="Arial" w:hAnsi="Arial" w:cs="Arial"/>
              <w:color w:val="000000" w:themeColor="text1"/>
              <w:sz w:val="24"/>
              <w:szCs w:val="24"/>
            </w:rPr>
          </w:rPrChange>
        </w:rPr>
        <w:t xml:space="preserve"> in size and gene directionality (positive/negative weight) </w:t>
      </w:r>
      <w:r w:rsidR="003827DD" w:rsidRPr="00B475D4">
        <w:rPr>
          <w:rFonts w:ascii="Arial" w:hAnsi="Arial" w:cs="Arial"/>
          <w:color w:val="000000" w:themeColor="text1"/>
          <w:sz w:val="24"/>
          <w:szCs w:val="24"/>
          <w:lang w:val="en-GB"/>
          <w:rPrChange w:id="6614" w:author="Alexandre Miguel Kaizeler Guedes Da Silva Afonso" w:date="2026-07-27T16:55:00Z" w16du:dateUtc="2026-07-27T15:55:00Z">
            <w:rPr>
              <w:rFonts w:ascii="Arial" w:hAnsi="Arial" w:cs="Arial"/>
              <w:color w:val="000000" w:themeColor="text1"/>
              <w:sz w:val="24"/>
              <w:szCs w:val="24"/>
            </w:rPr>
          </w:rPrChange>
        </w:rPr>
        <w:t xml:space="preserve">were generated </w:t>
      </w:r>
      <w:r w:rsidRPr="00B475D4">
        <w:rPr>
          <w:rFonts w:ascii="Arial" w:hAnsi="Arial" w:cs="Arial"/>
          <w:color w:val="000000" w:themeColor="text1"/>
          <w:sz w:val="24"/>
          <w:szCs w:val="24"/>
          <w:lang w:val="en-GB"/>
          <w:rPrChange w:id="6615" w:author="Alexandre Miguel Kaizeler Guedes Da Silva Afonso" w:date="2026-07-27T16:55:00Z" w16du:dateUtc="2026-07-27T15:55:00Z">
            <w:rPr>
              <w:rFonts w:ascii="Arial" w:hAnsi="Arial" w:cs="Arial"/>
              <w:color w:val="000000" w:themeColor="text1"/>
              <w:sz w:val="24"/>
              <w:szCs w:val="24"/>
            </w:rPr>
          </w:rPrChange>
        </w:rPr>
        <w:t>by sampling gene names from the TCGA LAML dataset</w:t>
      </w:r>
      <w:r w:rsidRPr="00B475D4">
        <w:rPr>
          <w:rFonts w:ascii="Arial" w:hAnsi="Arial" w:cs="Arial"/>
          <w:color w:val="000000" w:themeColor="text1"/>
          <w:sz w:val="24"/>
          <w:szCs w:val="24"/>
          <w:lang w:val="en-GB"/>
          <w:rPrChange w:id="6616" w:author="Alexandre Miguel Kaizeler Guedes Da Silva Afonso" w:date="2026-07-27T16:55:00Z" w16du:dateUtc="2026-07-27T15:55:00Z">
            <w:rPr>
              <w:rFonts w:ascii="Arial" w:hAnsi="Arial" w:cs="Arial"/>
              <w:color w:val="000000" w:themeColor="text1"/>
              <w:sz w:val="24"/>
              <w:szCs w:val="24"/>
            </w:rPr>
          </w:rPrChange>
        </w:rPr>
        <w:fldChar w:fldCharType="begin"/>
      </w:r>
      <w:r w:rsidR="0017139D" w:rsidRPr="00B475D4">
        <w:rPr>
          <w:rFonts w:ascii="Arial" w:hAnsi="Arial" w:cs="Arial"/>
          <w:color w:val="000000" w:themeColor="text1"/>
          <w:sz w:val="24"/>
          <w:szCs w:val="24"/>
          <w:lang w:val="en-GB"/>
          <w:rPrChange w:id="6617" w:author="Alexandre Miguel Kaizeler Guedes Da Silva Afonso" w:date="2026-07-27T16:55:00Z" w16du:dateUtc="2026-07-27T15:55:00Z">
            <w:rPr>
              <w:rFonts w:ascii="Arial" w:hAnsi="Arial" w:cs="Arial"/>
              <w:color w:val="000000" w:themeColor="text1"/>
              <w:sz w:val="24"/>
              <w:szCs w:val="24"/>
            </w:rPr>
          </w:rPrChange>
        </w:rPr>
        <w:instrText xml:space="preserve"> ADDIN ZOTERO_ITEM CSL_CITATION {"citationID":"JDxhDNuG","properties":{"formattedCitation":"\\super 94,95\\nosupersub{}","plainCitation":"94,95","noteIndex":0},"citationItems":[{"id":101,"uris":["http://zotero.org/users/local/q86rvdj2/items/ZUGCCPWX"],"itemData":{"id":101,"type":"dataset","publisher":"https://www.cancer.gov/tcga","title":"The Cancer Genome Atlas","URL":"https://www.cancer.gov/tcga","author":[{"family":"TCGA Research Network","given":""}]}},{"id":"jCcWpdK2/wqv3LyZD","uris":["http://zotero.org/users/local/q86rvdj2/items/PP5PUI3M"],"itemData":{"id":150,"type":"article-journal","container-title":"Nature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Pr="00B475D4">
        <w:rPr>
          <w:rFonts w:ascii="Arial" w:hAnsi="Arial" w:cs="Arial"/>
          <w:color w:val="000000" w:themeColor="text1"/>
          <w:sz w:val="24"/>
          <w:szCs w:val="24"/>
          <w:lang w:val="en-GB"/>
          <w:rPrChange w:id="6618" w:author="Alexandre Miguel Kaizeler Guedes Da Silva Afonso" w:date="2026-07-27T16:55:00Z" w16du:dateUtc="2026-07-27T15:55:00Z">
            <w:rPr>
              <w:rFonts w:ascii="Arial" w:hAnsi="Arial" w:cs="Arial"/>
              <w:color w:val="000000" w:themeColor="text1"/>
              <w:sz w:val="24"/>
              <w:szCs w:val="24"/>
            </w:rPr>
          </w:rPrChange>
        </w:rPr>
        <w:fldChar w:fldCharType="separate"/>
      </w:r>
      <w:r w:rsidR="0017139D" w:rsidRPr="00B475D4">
        <w:rPr>
          <w:rFonts w:ascii="Arial" w:hAnsi="Arial" w:cs="Arial"/>
          <w:kern w:val="0"/>
          <w:sz w:val="24"/>
          <w:vertAlign w:val="superscript"/>
          <w:lang w:val="en-GB"/>
          <w:rPrChange w:id="6619" w:author="Alexandre Miguel Kaizeler Guedes Da Silva Afonso" w:date="2026-07-27T16:55:00Z" w16du:dateUtc="2026-07-27T15:55:00Z">
            <w:rPr>
              <w:rFonts w:ascii="Arial" w:hAnsi="Arial" w:cs="Arial"/>
              <w:kern w:val="0"/>
              <w:sz w:val="24"/>
              <w:vertAlign w:val="superscript"/>
            </w:rPr>
          </w:rPrChange>
        </w:rPr>
        <w:t>94,95</w:t>
      </w:r>
      <w:r w:rsidRPr="00B475D4">
        <w:rPr>
          <w:rFonts w:ascii="Arial" w:hAnsi="Arial" w:cs="Arial"/>
          <w:color w:val="000000" w:themeColor="text1"/>
          <w:sz w:val="24"/>
          <w:szCs w:val="24"/>
          <w:lang w:val="en-GB"/>
          <w:rPrChange w:id="6620" w:author="Alexandre Miguel Kaizeler Guedes Da Silva Afonso" w:date="2026-07-27T16:55:00Z" w16du:dateUtc="2026-07-27T15:55:00Z">
            <w:rPr>
              <w:rFonts w:ascii="Arial" w:hAnsi="Arial" w:cs="Arial"/>
              <w:color w:val="000000" w:themeColor="text1"/>
              <w:sz w:val="24"/>
              <w:szCs w:val="24"/>
            </w:rPr>
          </w:rPrChange>
        </w:rPr>
        <w:fldChar w:fldCharType="end"/>
      </w:r>
      <w:r w:rsidR="00BC7F3F" w:rsidRPr="00B475D4">
        <w:rPr>
          <w:rFonts w:ascii="Arial" w:hAnsi="Arial" w:cs="Arial"/>
          <w:color w:val="000000" w:themeColor="text1"/>
          <w:sz w:val="24"/>
          <w:szCs w:val="24"/>
          <w:lang w:val="en-GB"/>
          <w:rPrChange w:id="6621" w:author="Alexandre Miguel Kaizeler Guedes Da Silva Afonso" w:date="2026-07-27T16:55:00Z" w16du:dateUtc="2026-07-27T15:55:00Z">
            <w:rPr>
              <w:rFonts w:ascii="Arial" w:hAnsi="Arial" w:cs="Arial"/>
              <w:color w:val="000000" w:themeColor="text1"/>
              <w:sz w:val="24"/>
              <w:szCs w:val="24"/>
            </w:rPr>
          </w:rPrChange>
        </w:rPr>
        <w:t xml:space="preserve">. This dataset was </w:t>
      </w:r>
      <w:r w:rsidRPr="00B475D4">
        <w:rPr>
          <w:rFonts w:ascii="Arial" w:hAnsi="Arial" w:cs="Arial"/>
          <w:color w:val="000000" w:themeColor="text1"/>
          <w:sz w:val="24"/>
          <w:szCs w:val="24"/>
          <w:lang w:val="en-GB"/>
          <w:rPrChange w:id="6622" w:author="Alexandre Miguel Kaizeler Guedes Da Silva Afonso" w:date="2026-07-27T16:55:00Z" w16du:dateUtc="2026-07-27T15:55:00Z">
            <w:rPr>
              <w:rFonts w:ascii="Arial" w:hAnsi="Arial" w:cs="Arial"/>
              <w:color w:val="000000" w:themeColor="text1"/>
              <w:sz w:val="24"/>
              <w:szCs w:val="24"/>
            </w:rPr>
          </w:rPrChange>
        </w:rPr>
        <w:t>chosen for its large number of expressed genes after filtering</w:t>
      </w:r>
      <w:r w:rsidR="00D80E67" w:rsidRPr="00B475D4">
        <w:rPr>
          <w:rFonts w:ascii="Arial" w:hAnsi="Arial" w:cs="Arial"/>
          <w:color w:val="000000" w:themeColor="text1"/>
          <w:sz w:val="24"/>
          <w:szCs w:val="24"/>
          <w:lang w:val="en-GB"/>
          <w:rPrChange w:id="6623" w:author="Alexandre Miguel Kaizeler Guedes Da Silva Afonso" w:date="2026-07-27T16:55:00Z" w16du:dateUtc="2026-07-27T15:55:00Z">
            <w:rPr>
              <w:rFonts w:ascii="Arial" w:hAnsi="Arial" w:cs="Arial"/>
              <w:color w:val="000000" w:themeColor="text1"/>
              <w:sz w:val="24"/>
              <w:szCs w:val="24"/>
            </w:rPr>
          </w:rPrChange>
        </w:rPr>
        <w:t>.</w:t>
      </w:r>
      <w:r w:rsidRPr="00B475D4">
        <w:rPr>
          <w:rFonts w:ascii="Arial" w:hAnsi="Arial" w:cs="Arial"/>
          <w:color w:val="000000" w:themeColor="text1"/>
          <w:sz w:val="24"/>
          <w:szCs w:val="24"/>
          <w:lang w:val="en-GB"/>
          <w:rPrChange w:id="6624" w:author="Alexandre Miguel Kaizeler Guedes Da Silva Afonso" w:date="2026-07-27T16:55:00Z" w16du:dateUtc="2026-07-27T15:55:00Z">
            <w:rPr>
              <w:rFonts w:ascii="Arial" w:hAnsi="Arial" w:cs="Arial"/>
              <w:color w:val="000000" w:themeColor="text1"/>
              <w:sz w:val="24"/>
              <w:szCs w:val="24"/>
            </w:rPr>
          </w:rPrChange>
        </w:rPr>
        <w:t xml:space="preserve"> </w:t>
      </w:r>
      <w:r w:rsidR="00F81E2A" w:rsidRPr="00B475D4">
        <w:rPr>
          <w:rFonts w:ascii="Arial" w:hAnsi="Arial" w:cs="Arial"/>
          <w:color w:val="000000" w:themeColor="text1"/>
          <w:sz w:val="24"/>
          <w:szCs w:val="24"/>
          <w:lang w:val="en-GB"/>
          <w:rPrChange w:id="6625" w:author="Alexandre Miguel Kaizeler Guedes Da Silva Afonso" w:date="2026-07-27T16:55:00Z" w16du:dateUtc="2026-07-27T15:55:00Z">
            <w:rPr>
              <w:rFonts w:ascii="Arial" w:hAnsi="Arial" w:cs="Arial"/>
              <w:color w:val="000000" w:themeColor="text1"/>
              <w:sz w:val="24"/>
              <w:szCs w:val="24"/>
            </w:rPr>
          </w:rPrChange>
        </w:rPr>
        <w:t xml:space="preserve">Log-rank p-values were corrected </w:t>
      </w:r>
      <w:r w:rsidR="00390003" w:rsidRPr="00B475D4">
        <w:rPr>
          <w:rFonts w:ascii="Arial" w:hAnsi="Arial" w:cs="Arial"/>
          <w:color w:val="000000" w:themeColor="text1"/>
          <w:sz w:val="24"/>
          <w:szCs w:val="24"/>
          <w:lang w:val="en-GB"/>
          <w:rPrChange w:id="6626" w:author="Alexandre Miguel Kaizeler Guedes Da Silva Afonso" w:date="2026-07-27T16:55:00Z" w16du:dateUtc="2026-07-27T15:55:00Z">
            <w:rPr>
              <w:rFonts w:ascii="Arial" w:hAnsi="Arial" w:cs="Arial"/>
              <w:color w:val="000000" w:themeColor="text1"/>
              <w:sz w:val="24"/>
              <w:szCs w:val="24"/>
            </w:rPr>
          </w:rPrChange>
        </w:rPr>
        <w:t xml:space="preserve">for the number of tissues tested </w:t>
      </w:r>
      <w:r w:rsidR="00F81E2A" w:rsidRPr="00B475D4">
        <w:rPr>
          <w:rFonts w:ascii="Arial" w:hAnsi="Arial" w:cs="Arial"/>
          <w:color w:val="000000" w:themeColor="text1"/>
          <w:sz w:val="24"/>
          <w:szCs w:val="24"/>
          <w:lang w:val="en-GB"/>
          <w:rPrChange w:id="6627" w:author="Alexandre Miguel Kaizeler Guedes Da Silva Afonso" w:date="2026-07-27T16:55:00Z" w16du:dateUtc="2026-07-27T15:55:00Z">
            <w:rPr>
              <w:rFonts w:ascii="Arial" w:hAnsi="Arial" w:cs="Arial"/>
              <w:color w:val="000000" w:themeColor="text1"/>
              <w:sz w:val="24"/>
              <w:szCs w:val="24"/>
            </w:rPr>
          </w:rPrChange>
        </w:rPr>
        <w:t xml:space="preserve">through the BH procedure. </w:t>
      </w:r>
      <w:r w:rsidRPr="00B475D4">
        <w:rPr>
          <w:rFonts w:ascii="Arial" w:hAnsi="Arial" w:cs="Arial"/>
          <w:color w:val="000000" w:themeColor="text1"/>
          <w:sz w:val="24"/>
          <w:szCs w:val="24"/>
          <w:lang w:val="en-GB"/>
          <w:rPrChange w:id="6628" w:author="Alexandre Miguel Kaizeler Guedes Da Silva Afonso" w:date="2026-07-27T16:55:00Z" w16du:dateUtc="2026-07-27T15:55:00Z">
            <w:rPr>
              <w:rFonts w:ascii="Arial" w:hAnsi="Arial" w:cs="Arial"/>
              <w:color w:val="000000" w:themeColor="text1"/>
              <w:sz w:val="24"/>
              <w:szCs w:val="24"/>
            </w:rPr>
          </w:rPrChange>
        </w:rPr>
        <w:t>Survival analyses were repeated for each random signature</w:t>
      </w:r>
      <w:r w:rsidR="00BC7F3F" w:rsidRPr="00B475D4">
        <w:rPr>
          <w:rFonts w:ascii="Arial" w:hAnsi="Arial" w:cs="Arial"/>
          <w:color w:val="000000" w:themeColor="text1"/>
          <w:sz w:val="24"/>
          <w:szCs w:val="24"/>
          <w:lang w:val="en-GB"/>
          <w:rPrChange w:id="6629" w:author="Alexandre Miguel Kaizeler Guedes Da Silva Afonso" w:date="2026-07-27T16:55:00Z" w16du:dateUtc="2026-07-27T15:55:00Z">
            <w:rPr>
              <w:rFonts w:ascii="Arial" w:hAnsi="Arial" w:cs="Arial"/>
              <w:color w:val="000000" w:themeColor="text1"/>
              <w:sz w:val="24"/>
              <w:szCs w:val="24"/>
            </w:rPr>
          </w:rPrChange>
        </w:rPr>
        <w:t>, and f</w:t>
      </w:r>
      <w:r w:rsidRPr="00B475D4">
        <w:rPr>
          <w:rFonts w:ascii="Arial" w:hAnsi="Arial" w:cs="Arial"/>
          <w:color w:val="000000" w:themeColor="text1"/>
          <w:sz w:val="24"/>
          <w:szCs w:val="24"/>
          <w:lang w:val="en-GB"/>
          <w:rPrChange w:id="6630" w:author="Alexandre Miguel Kaizeler Guedes Da Silva Afonso" w:date="2026-07-27T16:55:00Z" w16du:dateUtc="2026-07-27T15:55:00Z">
            <w:rPr>
              <w:rFonts w:ascii="Arial" w:hAnsi="Arial" w:cs="Arial"/>
              <w:color w:val="000000" w:themeColor="text1"/>
              <w:sz w:val="24"/>
              <w:szCs w:val="24"/>
            </w:rPr>
          </w:rPrChange>
        </w:rPr>
        <w:t xml:space="preserve">alse discovery rates were calculated as the proportion of random signatures with log-rank p-values lower than those obtained from the </w:t>
      </w:r>
      <w:r w:rsidR="00BC7F3F" w:rsidRPr="00B475D4">
        <w:rPr>
          <w:rFonts w:ascii="Arial" w:hAnsi="Arial" w:cs="Arial"/>
          <w:color w:val="000000" w:themeColor="text1"/>
          <w:sz w:val="24"/>
          <w:szCs w:val="24"/>
          <w:lang w:val="en-GB"/>
          <w:rPrChange w:id="6631" w:author="Alexandre Miguel Kaizeler Guedes Da Silva Afonso" w:date="2026-07-27T16:55:00Z" w16du:dateUtc="2026-07-27T15:55:00Z">
            <w:rPr>
              <w:rFonts w:ascii="Arial" w:hAnsi="Arial" w:cs="Arial"/>
              <w:color w:val="000000" w:themeColor="text1"/>
              <w:sz w:val="24"/>
              <w:szCs w:val="24"/>
            </w:rPr>
          </w:rPrChange>
        </w:rPr>
        <w:t xml:space="preserve">original </w:t>
      </w:r>
      <w:r w:rsidRPr="00B475D4">
        <w:rPr>
          <w:rFonts w:ascii="Arial" w:hAnsi="Arial" w:cs="Arial"/>
          <w:color w:val="000000" w:themeColor="text1"/>
          <w:sz w:val="24"/>
          <w:szCs w:val="24"/>
          <w:lang w:val="en-GB"/>
          <w:rPrChange w:id="6632" w:author="Alexandre Miguel Kaizeler Guedes Da Silva Afonso" w:date="2026-07-27T16:55:00Z" w16du:dateUtc="2026-07-27T15:55:00Z">
            <w:rPr>
              <w:rFonts w:ascii="Arial" w:hAnsi="Arial" w:cs="Arial"/>
              <w:color w:val="000000" w:themeColor="text1"/>
              <w:sz w:val="24"/>
              <w:szCs w:val="24"/>
            </w:rPr>
          </w:rPrChange>
        </w:rPr>
        <w:t>SG signatures</w:t>
      </w:r>
      <w:r w:rsidR="00C229D5" w:rsidRPr="00B475D4">
        <w:rPr>
          <w:rFonts w:ascii="Arial" w:hAnsi="Arial" w:cs="Arial"/>
          <w:color w:val="000000" w:themeColor="text1"/>
          <w:sz w:val="24"/>
          <w:szCs w:val="24"/>
          <w:lang w:val="en-GB"/>
          <w:rPrChange w:id="6633" w:author="Alexandre Miguel Kaizeler Guedes Da Silva Afonso" w:date="2026-07-27T16:55:00Z" w16du:dateUtc="2026-07-27T15:55:00Z">
            <w:rPr>
              <w:rFonts w:ascii="Arial" w:hAnsi="Arial" w:cs="Arial"/>
              <w:color w:val="000000" w:themeColor="text1"/>
              <w:sz w:val="24"/>
              <w:szCs w:val="24"/>
            </w:rPr>
          </w:rPrChange>
        </w:rPr>
        <w:t xml:space="preserve">. </w:t>
      </w:r>
    </w:p>
    <w:p w14:paraId="6493B972" w14:textId="4C341F66" w:rsidR="002A1CC5" w:rsidRPr="00B475D4" w:rsidRDefault="002A1CC5" w:rsidP="00533F41">
      <w:pPr>
        <w:pStyle w:val="Ttulo2"/>
        <w:rPr>
          <w:lang w:val="en-GB"/>
          <w:rPrChange w:id="6634" w:author="Alexandre Miguel Kaizeler Guedes Da Silva Afonso" w:date="2026-07-27T16:55:00Z" w16du:dateUtc="2026-07-27T15:55:00Z">
            <w:rPr/>
          </w:rPrChange>
        </w:rPr>
      </w:pPr>
      <w:r w:rsidRPr="00B475D4">
        <w:rPr>
          <w:lang w:val="en-GB"/>
          <w:rPrChange w:id="6635" w:author="Alexandre Miguel Kaizeler Guedes Da Silva Afonso" w:date="2026-07-27T16:55:00Z" w16du:dateUtc="2026-07-27T15:55:00Z">
            <w:rPr/>
          </w:rPrChange>
        </w:rPr>
        <w:t xml:space="preserve">Differential </w:t>
      </w:r>
      <w:r w:rsidR="002F7D8C" w:rsidRPr="00B475D4">
        <w:rPr>
          <w:lang w:val="en-GB"/>
          <w:rPrChange w:id="6636" w:author="Alexandre Miguel Kaizeler Guedes Da Silva Afonso" w:date="2026-07-27T16:55:00Z" w16du:dateUtc="2026-07-27T15:55:00Z">
            <w:rPr/>
          </w:rPrChange>
        </w:rPr>
        <w:t>s</w:t>
      </w:r>
      <w:r w:rsidRPr="00B475D4">
        <w:rPr>
          <w:lang w:val="en-GB"/>
          <w:rPrChange w:id="6637" w:author="Alexandre Miguel Kaizeler Guedes Da Silva Afonso" w:date="2026-07-27T16:55:00Z" w16du:dateUtc="2026-07-27T15:55:00Z">
            <w:rPr/>
          </w:rPrChange>
        </w:rPr>
        <w:t xml:space="preserve">plicing </w:t>
      </w:r>
      <w:r w:rsidR="002F7D8C" w:rsidRPr="00B475D4">
        <w:rPr>
          <w:lang w:val="en-GB"/>
          <w:rPrChange w:id="6638" w:author="Alexandre Miguel Kaizeler Guedes Da Silva Afonso" w:date="2026-07-27T16:55:00Z" w16du:dateUtc="2026-07-27T15:55:00Z">
            <w:rPr/>
          </w:rPrChange>
        </w:rPr>
        <w:t>a</w:t>
      </w:r>
      <w:r w:rsidRPr="00B475D4">
        <w:rPr>
          <w:lang w:val="en-GB"/>
          <w:rPrChange w:id="6639" w:author="Alexandre Miguel Kaizeler Guedes Da Silva Afonso" w:date="2026-07-27T16:55:00Z" w16du:dateUtc="2026-07-27T15:55:00Z">
            <w:rPr/>
          </w:rPrChange>
        </w:rPr>
        <w:t>nalysis</w:t>
      </w:r>
    </w:p>
    <w:p w14:paraId="35F45E5A" w14:textId="422808F6" w:rsidR="00A92DEC" w:rsidRPr="00B475D4" w:rsidRDefault="00993E1C" w:rsidP="00177C97">
      <w:pPr>
        <w:jc w:val="both"/>
        <w:rPr>
          <w:rFonts w:ascii="Arial" w:hAnsi="Arial" w:cs="Arial"/>
          <w:sz w:val="24"/>
          <w:szCs w:val="24"/>
          <w:lang w:val="en-GB"/>
          <w:rPrChange w:id="6640"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641" w:author="Alexandre Miguel Kaizeler Guedes Da Silva Afonso" w:date="2026-07-27T16:55:00Z" w16du:dateUtc="2026-07-27T15:55:00Z">
            <w:rPr>
              <w:rFonts w:ascii="Arial" w:hAnsi="Arial" w:cs="Arial"/>
              <w:sz w:val="24"/>
              <w:szCs w:val="24"/>
            </w:rPr>
          </w:rPrChange>
        </w:rPr>
        <w:t>W</w:t>
      </w:r>
      <w:r w:rsidR="00B2017F" w:rsidRPr="00B475D4">
        <w:rPr>
          <w:rFonts w:ascii="Arial" w:hAnsi="Arial" w:cs="Arial"/>
          <w:sz w:val="24"/>
          <w:szCs w:val="24"/>
          <w:lang w:val="en-GB"/>
          <w:rPrChange w:id="6642" w:author="Alexandre Miguel Kaizeler Guedes Da Silva Afonso" w:date="2026-07-27T16:55:00Z" w16du:dateUtc="2026-07-27T15:55:00Z">
            <w:rPr>
              <w:rFonts w:ascii="Arial" w:hAnsi="Arial" w:cs="Arial"/>
              <w:sz w:val="24"/>
              <w:szCs w:val="24"/>
            </w:rPr>
          </w:rPrChange>
        </w:rPr>
        <w:t>e used GEO dataset GSE173953</w:t>
      </w:r>
      <w:r w:rsidR="00B2017F" w:rsidRPr="00B475D4">
        <w:rPr>
          <w:rFonts w:ascii="Arial" w:hAnsi="Arial" w:cs="Arial"/>
          <w:sz w:val="24"/>
          <w:szCs w:val="24"/>
          <w:lang w:val="en-GB"/>
          <w:rPrChange w:id="6643"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6644" w:author="Alexandre Miguel Kaizeler Guedes Da Silva Afonso" w:date="2026-07-27T16:55:00Z" w16du:dateUtc="2026-07-27T15:55:00Z">
            <w:rPr>
              <w:rFonts w:ascii="Arial" w:hAnsi="Arial" w:cs="Arial"/>
              <w:sz w:val="24"/>
              <w:szCs w:val="24"/>
            </w:rPr>
          </w:rPrChange>
        </w:rPr>
        <w:instrText xml:space="preserve"> ADDIN ZOTERO_ITEM CSL_CITATION {"citationID":"Dy9E9e5A","properties":{"formattedCitation":"\\super 7\\nosupersub{}","plainCitation":"7","noteIndex":0},"citationItems":[{"id":"jCcWpdK2/HrDB2KSB","uris":["http://zotero.org/users/local/1p9EH8ax/items/BR3BXXDM"],"itemData":{"id":"f9pzkrjY/mvzP1yfb","type":"article-journal","container-title":"Molecular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B2017F" w:rsidRPr="00B475D4">
        <w:rPr>
          <w:rFonts w:ascii="Arial" w:hAnsi="Arial" w:cs="Arial"/>
          <w:sz w:val="24"/>
          <w:szCs w:val="24"/>
          <w:lang w:val="en-GB"/>
          <w:rPrChange w:id="6645" w:author="Alexandre Miguel Kaizeler Guedes Da Silva Afonso" w:date="2026-07-27T16:55:00Z" w16du:dateUtc="2026-07-27T15:55:00Z">
            <w:rPr>
              <w:rFonts w:ascii="Arial" w:hAnsi="Arial" w:cs="Arial"/>
              <w:sz w:val="24"/>
              <w:szCs w:val="24"/>
            </w:rPr>
          </w:rPrChange>
        </w:rPr>
        <w:fldChar w:fldCharType="separate"/>
      </w:r>
      <w:r w:rsidR="00B2017F" w:rsidRPr="00B475D4">
        <w:rPr>
          <w:rFonts w:ascii="Arial" w:hAnsi="Arial" w:cs="Arial"/>
          <w:kern w:val="0"/>
          <w:sz w:val="24"/>
          <w:vertAlign w:val="superscript"/>
          <w:lang w:val="en-GB"/>
          <w:rPrChange w:id="6646" w:author="Alexandre Miguel Kaizeler Guedes Da Silva Afonso" w:date="2026-07-27T16:55:00Z" w16du:dateUtc="2026-07-27T15:55:00Z">
            <w:rPr>
              <w:rFonts w:ascii="Arial" w:hAnsi="Arial" w:cs="Arial"/>
              <w:kern w:val="0"/>
              <w:sz w:val="24"/>
              <w:vertAlign w:val="superscript"/>
            </w:rPr>
          </w:rPrChange>
        </w:rPr>
        <w:t>7</w:t>
      </w:r>
      <w:r w:rsidR="00B2017F" w:rsidRPr="00B475D4">
        <w:rPr>
          <w:rFonts w:ascii="Arial" w:hAnsi="Arial" w:cs="Arial"/>
          <w:sz w:val="24"/>
          <w:szCs w:val="24"/>
          <w:lang w:val="en-GB"/>
          <w:rPrChange w:id="6647" w:author="Alexandre Miguel Kaizeler Guedes Da Silva Afonso" w:date="2026-07-27T16:55:00Z" w16du:dateUtc="2026-07-27T15:55:00Z">
            <w:rPr>
              <w:rFonts w:ascii="Arial" w:hAnsi="Arial" w:cs="Arial"/>
              <w:sz w:val="24"/>
              <w:szCs w:val="24"/>
            </w:rPr>
          </w:rPrChange>
        </w:rPr>
        <w:fldChar w:fldCharType="end"/>
      </w:r>
      <w:r w:rsidR="00B2017F" w:rsidRPr="00B475D4">
        <w:rPr>
          <w:rFonts w:ascii="Arial" w:hAnsi="Arial" w:cs="Arial"/>
          <w:sz w:val="24"/>
          <w:szCs w:val="24"/>
          <w:lang w:val="en-GB"/>
          <w:rPrChange w:id="6648" w:author="Alexandre Miguel Kaizeler Guedes Da Silva Afonso" w:date="2026-07-27T16:55:00Z" w16du:dateUtc="2026-07-27T15:55:00Z">
            <w:rPr>
              <w:rFonts w:ascii="Arial" w:hAnsi="Arial" w:cs="Arial"/>
              <w:sz w:val="24"/>
              <w:szCs w:val="24"/>
            </w:rPr>
          </w:rPrChange>
        </w:rPr>
        <w:t>, which profiles U2-OS and A549 cells stressed with dsRNA, both with and without SG formation</w:t>
      </w:r>
      <w:r w:rsidRPr="00B475D4">
        <w:rPr>
          <w:rFonts w:ascii="Arial" w:hAnsi="Arial" w:cs="Arial"/>
          <w:sz w:val="24"/>
          <w:szCs w:val="24"/>
          <w:lang w:val="en-GB"/>
          <w:rPrChange w:id="6649" w:author="Alexandre Miguel Kaizeler Guedes Da Silva Afonso" w:date="2026-07-27T16:55:00Z" w16du:dateUtc="2026-07-27T15:55:00Z">
            <w:rPr>
              <w:rFonts w:ascii="Arial" w:hAnsi="Arial" w:cs="Arial"/>
              <w:sz w:val="24"/>
              <w:szCs w:val="24"/>
            </w:rPr>
          </w:rPrChange>
        </w:rPr>
        <w:t>,</w:t>
      </w:r>
      <w:r w:rsidR="00B2017F" w:rsidRPr="00B475D4">
        <w:rPr>
          <w:rFonts w:ascii="Arial" w:hAnsi="Arial" w:cs="Arial"/>
          <w:sz w:val="24"/>
          <w:szCs w:val="24"/>
          <w:lang w:val="en-GB"/>
          <w:rPrChange w:id="6650" w:author="Alexandre Miguel Kaizeler Guedes Da Silva Afonso" w:date="2026-07-27T16:55:00Z" w16du:dateUtc="2026-07-27T15:55:00Z">
            <w:rPr>
              <w:rFonts w:ascii="Arial" w:hAnsi="Arial" w:cs="Arial"/>
              <w:sz w:val="24"/>
              <w:szCs w:val="24"/>
            </w:rPr>
          </w:rPrChange>
        </w:rPr>
        <w:t xml:space="preserve"> because its sequencing depth was substantially higher than that of our alternative option (the “Discovery Dataset”</w:t>
      </w:r>
      <w:r w:rsidR="00B2017F" w:rsidRPr="00B475D4">
        <w:rPr>
          <w:rFonts w:ascii="Arial" w:hAnsi="Arial" w:cs="Arial"/>
          <w:sz w:val="24"/>
          <w:szCs w:val="24"/>
          <w:lang w:val="en-GB"/>
          <w:rPrChange w:id="6651"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6652" w:author="Alexandre Miguel Kaizeler Guedes Da Silva Afonso" w:date="2026-07-27T16:55:00Z" w16du:dateUtc="2026-07-27T15:55:00Z">
            <w:rPr>
              <w:rFonts w:ascii="Arial" w:hAnsi="Arial" w:cs="Arial"/>
              <w:sz w:val="24"/>
              <w:szCs w:val="24"/>
            </w:rPr>
          </w:rPrChange>
        </w:rPr>
        <w:instrText xml:space="preserve"> ADDIN ZOTERO_ITEM CSL_CITATION {"citationID":"Yfz2lwVR","properties":{"formattedCitation":"\\super 40,49,50\\nosupersub{}","plainCitation":"40,49,50","noteIndex":0},"citationItems":[{"id":"jCcWpdK2/CSLUVvg2","uris":["http://zotero.org/users/local/1p9EH8ax/items/ARLW3CQN"],"itemData":{"id":"f9pzkrjY/Xjn9zKxE","type":"article-journal","container-title":"Molecular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S."},{"family":"Parker","given":"Roy"}],"issued":{"date-parts":[["2019",12,1]]}}},{"id":"jCcWpdK2/gtr3E7QR","uris":["http://zotero.org/users/local/1p9EH8ax/items/JRJEKK4Q"],"itemData":{"id":"f9pzkrjY/Jss72M7B","type":"article-journal","abstract":"Stress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B2017F" w:rsidRPr="00B475D4">
        <w:rPr>
          <w:rFonts w:ascii="Arial" w:hAnsi="Arial" w:cs="Arial"/>
          <w:sz w:val="24"/>
          <w:szCs w:val="24"/>
          <w:lang w:val="en-GB"/>
          <w:rPrChange w:id="6653" w:author="Alexandre Miguel Kaizeler Guedes Da Silva Afonso" w:date="2026-07-27T16:55:00Z" w16du:dateUtc="2026-07-27T15:55:00Z">
            <w:rPr>
              <w:rFonts w:ascii="Arial" w:hAnsi="Arial" w:cs="Arial"/>
              <w:sz w:val="24"/>
              <w:szCs w:val="24"/>
            </w:rPr>
          </w:rPrChange>
        </w:rPr>
        <w:fldChar w:fldCharType="separate"/>
      </w:r>
      <w:r w:rsidR="005647F6" w:rsidRPr="00B475D4">
        <w:rPr>
          <w:rFonts w:ascii="Arial" w:hAnsi="Arial" w:cs="Arial"/>
          <w:kern w:val="0"/>
          <w:sz w:val="24"/>
          <w:vertAlign w:val="superscript"/>
          <w:lang w:val="en-GB"/>
          <w:rPrChange w:id="6654" w:author="Alexandre Miguel Kaizeler Guedes Da Silva Afonso" w:date="2026-07-27T16:55:00Z" w16du:dateUtc="2026-07-27T15:55:00Z">
            <w:rPr>
              <w:rFonts w:ascii="Arial" w:hAnsi="Arial" w:cs="Arial"/>
              <w:kern w:val="0"/>
              <w:sz w:val="24"/>
              <w:vertAlign w:val="superscript"/>
            </w:rPr>
          </w:rPrChange>
        </w:rPr>
        <w:t>40,49,50</w:t>
      </w:r>
      <w:r w:rsidR="00B2017F" w:rsidRPr="00B475D4">
        <w:rPr>
          <w:rFonts w:ascii="Arial" w:hAnsi="Arial" w:cs="Arial"/>
          <w:sz w:val="24"/>
          <w:szCs w:val="24"/>
          <w:lang w:val="en-GB"/>
          <w:rPrChange w:id="6655" w:author="Alexandre Miguel Kaizeler Guedes Da Silva Afonso" w:date="2026-07-27T16:55:00Z" w16du:dateUtc="2026-07-27T15:55:00Z">
            <w:rPr>
              <w:rFonts w:ascii="Arial" w:hAnsi="Arial" w:cs="Arial"/>
              <w:sz w:val="24"/>
              <w:szCs w:val="24"/>
            </w:rPr>
          </w:rPrChange>
        </w:rPr>
        <w:fldChar w:fldCharType="end"/>
      </w:r>
      <w:r w:rsidR="00B2017F" w:rsidRPr="00B475D4">
        <w:rPr>
          <w:rFonts w:ascii="Arial" w:hAnsi="Arial" w:cs="Arial"/>
          <w:sz w:val="24"/>
          <w:szCs w:val="24"/>
          <w:lang w:val="en-GB"/>
          <w:rPrChange w:id="6656" w:author="Alexandre Miguel Kaizeler Guedes Da Silva Afonso" w:date="2026-07-27T16:55:00Z" w16du:dateUtc="2026-07-27T15:55:00Z">
            <w:rPr>
              <w:rFonts w:ascii="Arial" w:hAnsi="Arial" w:cs="Arial"/>
              <w:sz w:val="24"/>
              <w:szCs w:val="24"/>
            </w:rPr>
          </w:rPrChange>
        </w:rPr>
        <w:t>). High read depth is particularly critical for splicing analyses, as exon</w:t>
      </w:r>
      <w:r w:rsidRPr="00B475D4">
        <w:rPr>
          <w:rFonts w:ascii="Arial" w:hAnsi="Arial" w:cs="Arial"/>
          <w:sz w:val="24"/>
          <w:szCs w:val="24"/>
          <w:lang w:val="en-GB"/>
          <w:rPrChange w:id="6657" w:author="Alexandre Miguel Kaizeler Guedes Da Silva Afonso" w:date="2026-07-27T16:55:00Z" w16du:dateUtc="2026-07-27T15:55:00Z">
            <w:rPr>
              <w:rFonts w:ascii="Arial" w:hAnsi="Arial" w:cs="Arial"/>
              <w:sz w:val="24"/>
              <w:szCs w:val="24"/>
            </w:rPr>
          </w:rPrChange>
        </w:rPr>
        <w:t>-</w:t>
      </w:r>
      <w:r w:rsidR="00B2017F" w:rsidRPr="00B475D4">
        <w:rPr>
          <w:rFonts w:ascii="Arial" w:hAnsi="Arial" w:cs="Arial"/>
          <w:sz w:val="24"/>
          <w:szCs w:val="24"/>
          <w:lang w:val="en-GB"/>
          <w:rPrChange w:id="6658" w:author="Alexandre Miguel Kaizeler Guedes Da Silva Afonso" w:date="2026-07-27T16:55:00Z" w16du:dateUtc="2026-07-27T15:55:00Z">
            <w:rPr>
              <w:rFonts w:ascii="Arial" w:hAnsi="Arial" w:cs="Arial"/>
              <w:sz w:val="24"/>
              <w:szCs w:val="24"/>
            </w:rPr>
          </w:rPrChange>
        </w:rPr>
        <w:t xml:space="preserve">exon junction reads and low-abundance isoforms are often underrepresented, making shallow sequencing insufficient to reliably capture alternative splicing events. </w:t>
      </w:r>
      <w:r w:rsidR="00293553" w:rsidRPr="00B475D4">
        <w:rPr>
          <w:rFonts w:ascii="Arial" w:hAnsi="Arial" w:cs="Arial"/>
          <w:sz w:val="24"/>
          <w:szCs w:val="24"/>
          <w:lang w:val="en-GB"/>
          <w:rPrChange w:id="6659" w:author="Alexandre Miguel Kaizeler Guedes Da Silva Afonso" w:date="2026-07-27T16:55:00Z" w16du:dateUtc="2026-07-27T15:55:00Z">
            <w:rPr>
              <w:rFonts w:ascii="Arial" w:hAnsi="Arial" w:cs="Arial"/>
              <w:sz w:val="24"/>
              <w:szCs w:val="24"/>
            </w:rPr>
          </w:rPrChange>
        </w:rPr>
        <w:t>R</w:t>
      </w:r>
      <w:r w:rsidR="00A92DEC" w:rsidRPr="00B475D4">
        <w:rPr>
          <w:rFonts w:ascii="Arial" w:hAnsi="Arial" w:cs="Arial"/>
          <w:sz w:val="24"/>
          <w:szCs w:val="24"/>
          <w:lang w:val="en-GB"/>
          <w:rPrChange w:id="6660" w:author="Alexandre Miguel Kaizeler Guedes Da Silva Afonso" w:date="2026-07-27T16:55:00Z" w16du:dateUtc="2026-07-27T15:55:00Z">
            <w:rPr>
              <w:rFonts w:ascii="Arial" w:hAnsi="Arial" w:cs="Arial"/>
              <w:sz w:val="24"/>
              <w:szCs w:val="24"/>
            </w:rPr>
          </w:rPrChange>
        </w:rPr>
        <w:t>aw reads (</w:t>
      </w:r>
      <w:r w:rsidR="00293553" w:rsidRPr="00B475D4">
        <w:rPr>
          <w:rFonts w:ascii="Arial" w:hAnsi="Arial" w:cs="Arial"/>
          <w:sz w:val="24"/>
          <w:szCs w:val="24"/>
          <w:lang w:val="en-GB"/>
          <w:rPrChange w:id="6661" w:author="Alexandre Miguel Kaizeler Guedes Da Silva Afonso" w:date="2026-07-27T16:55:00Z" w16du:dateUtc="2026-07-27T15:55:00Z">
            <w:rPr>
              <w:rFonts w:ascii="Arial" w:hAnsi="Arial" w:cs="Arial"/>
              <w:sz w:val="24"/>
              <w:szCs w:val="24"/>
            </w:rPr>
          </w:rPrChange>
        </w:rPr>
        <w:t>FASTQ</w:t>
      </w:r>
      <w:r w:rsidR="00A92DEC" w:rsidRPr="00B475D4">
        <w:rPr>
          <w:rFonts w:ascii="Arial" w:hAnsi="Arial" w:cs="Arial"/>
          <w:sz w:val="24"/>
          <w:szCs w:val="24"/>
          <w:lang w:val="en-GB"/>
          <w:rPrChange w:id="6662" w:author="Alexandre Miguel Kaizeler Guedes Da Silva Afonso" w:date="2026-07-27T16:55:00Z" w16du:dateUtc="2026-07-27T15:55:00Z">
            <w:rPr>
              <w:rFonts w:ascii="Arial" w:hAnsi="Arial" w:cs="Arial"/>
              <w:sz w:val="24"/>
              <w:szCs w:val="24"/>
            </w:rPr>
          </w:rPrChange>
        </w:rPr>
        <w:t xml:space="preserve"> format) were</w:t>
      </w:r>
      <w:r w:rsidR="00B2017F" w:rsidRPr="00B475D4">
        <w:rPr>
          <w:rFonts w:ascii="Arial" w:hAnsi="Arial" w:cs="Arial"/>
          <w:sz w:val="24"/>
          <w:szCs w:val="24"/>
          <w:lang w:val="en-GB"/>
          <w:rPrChange w:id="6663" w:author="Alexandre Miguel Kaizeler Guedes Da Silva Afonso" w:date="2026-07-27T16:55:00Z" w16du:dateUtc="2026-07-27T15:55:00Z">
            <w:rPr>
              <w:rFonts w:ascii="Arial" w:hAnsi="Arial" w:cs="Arial"/>
              <w:sz w:val="24"/>
              <w:szCs w:val="24"/>
            </w:rPr>
          </w:rPrChange>
        </w:rPr>
        <w:t xml:space="preserve"> first trimmed using Trimmommatic (v0.3.9)</w:t>
      </w:r>
      <w:r w:rsidR="00B2017F" w:rsidRPr="00B475D4">
        <w:rPr>
          <w:rFonts w:ascii="Arial" w:hAnsi="Arial" w:cs="Arial"/>
          <w:sz w:val="24"/>
          <w:szCs w:val="24"/>
          <w:lang w:val="en-GB"/>
          <w:rPrChange w:id="6664"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665" w:author="Alexandre Miguel Kaizeler Guedes Da Silva Afonso" w:date="2026-07-27T16:55:00Z" w16du:dateUtc="2026-07-27T15:55:00Z">
            <w:rPr>
              <w:rFonts w:ascii="Arial" w:hAnsi="Arial" w:cs="Arial"/>
              <w:sz w:val="24"/>
              <w:szCs w:val="24"/>
            </w:rPr>
          </w:rPrChange>
        </w:rPr>
        <w:instrText xml:space="preserve"> ADDIN ZOTERO_ITEM CSL_CITATION {"citationID":"ZyHBDS4a","properties":{"formattedCitation":"\\super 109\\nosupersub{}","plainCitation":"109","noteIndex":0},"citationItems":[{"id":"jCcWpdK2/BKkhIJnp","uris":["http://zotero.org/users/local/q86rvdj2/items/6LR3ZDZC"],"itemData":{"id":60,"type":"article-journal","abstract":"MOTIVATION: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data.\nRESULTS: The value of NGS read preprocessing is demonstrated for both reference-based and reference-free tasks. Trimmomatic is shown to produce output that is at least competitive with, and in many cases superior to, that produced by other tools, in all scenarios tested.\nAVAILABILITY AND IMPLEMENTATION: Trimmomatic is licensed under GPL V3. It is cross-platform (Java 1.5+ required) and available at http://www.usadellab.org/cms/index.php?page=trimmomatic\nCONTACT: usadel@bio1.rwth-aachen.de\nSUPPLEMENTARY INFORMATION: Supplementary data are available at Bioinformatics online.","container-title":"Bioinformatics (Oxford, England)","DOI":"10.1093/bioinformatics/btu170","ISSN":"1367-4811","issue":"15","journalAbbreviation":"Bioinformatics","language":"eng","note":"PMID: 24695404\nPMCID: PMC4103590","page":"2114-2120","source":"PubMed","title":"Trimmomatic: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00B2017F" w:rsidRPr="00B475D4">
        <w:rPr>
          <w:rFonts w:ascii="Arial" w:hAnsi="Arial" w:cs="Arial"/>
          <w:sz w:val="24"/>
          <w:szCs w:val="24"/>
          <w:lang w:val="en-GB"/>
          <w:rPrChange w:id="6666"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667" w:author="Alexandre Miguel Kaizeler Guedes Da Silva Afonso" w:date="2026-07-27T16:55:00Z" w16du:dateUtc="2026-07-27T15:55:00Z">
            <w:rPr>
              <w:rFonts w:ascii="Arial" w:hAnsi="Arial" w:cs="Arial"/>
              <w:kern w:val="0"/>
              <w:sz w:val="24"/>
              <w:vertAlign w:val="superscript"/>
            </w:rPr>
          </w:rPrChange>
        </w:rPr>
        <w:t>109</w:t>
      </w:r>
      <w:r w:rsidR="00B2017F" w:rsidRPr="00B475D4">
        <w:rPr>
          <w:rFonts w:ascii="Arial" w:hAnsi="Arial" w:cs="Arial"/>
          <w:sz w:val="24"/>
          <w:szCs w:val="24"/>
          <w:lang w:val="en-GB"/>
          <w:rPrChange w:id="6668" w:author="Alexandre Miguel Kaizeler Guedes Da Silva Afonso" w:date="2026-07-27T16:55:00Z" w16du:dateUtc="2026-07-27T15:55:00Z">
            <w:rPr>
              <w:rFonts w:ascii="Arial" w:hAnsi="Arial" w:cs="Arial"/>
              <w:sz w:val="24"/>
              <w:szCs w:val="24"/>
            </w:rPr>
          </w:rPrChange>
        </w:rPr>
        <w:fldChar w:fldCharType="end"/>
      </w:r>
      <w:r w:rsidR="00B2017F" w:rsidRPr="00B475D4">
        <w:rPr>
          <w:rFonts w:ascii="Arial" w:hAnsi="Arial" w:cs="Arial"/>
          <w:sz w:val="24"/>
          <w:szCs w:val="24"/>
          <w:lang w:val="en-GB"/>
          <w:rPrChange w:id="6669" w:author="Alexandre Miguel Kaizeler Guedes Da Silva Afonso" w:date="2026-07-27T16:55:00Z" w16du:dateUtc="2026-07-27T15:55:00Z">
            <w:rPr>
              <w:rFonts w:ascii="Arial" w:hAnsi="Arial" w:cs="Arial"/>
              <w:sz w:val="24"/>
              <w:szCs w:val="24"/>
            </w:rPr>
          </w:rPrChange>
        </w:rPr>
        <w:t xml:space="preserve"> </w:t>
      </w:r>
      <w:r w:rsidR="00F81E2A" w:rsidRPr="00B475D4">
        <w:rPr>
          <w:rFonts w:ascii="Arial" w:hAnsi="Arial" w:cs="Arial"/>
          <w:sz w:val="24"/>
          <w:szCs w:val="24"/>
          <w:lang w:val="en-GB"/>
          <w:rPrChange w:id="6670" w:author="Alexandre Miguel Kaizeler Guedes Da Silva Afonso" w:date="2026-07-27T16:55:00Z" w16du:dateUtc="2026-07-27T15:55:00Z">
            <w:rPr>
              <w:rFonts w:ascii="Arial" w:hAnsi="Arial" w:cs="Arial"/>
              <w:sz w:val="24"/>
              <w:szCs w:val="24"/>
            </w:rPr>
          </w:rPrChange>
        </w:rPr>
        <w:t>in PE mode. Alternative splicing was quantified with VAST-TOOLS</w:t>
      </w:r>
      <w:r w:rsidR="0072537C" w:rsidRPr="00B475D4">
        <w:rPr>
          <w:rFonts w:ascii="Arial" w:hAnsi="Arial" w:cs="Arial"/>
          <w:sz w:val="24"/>
          <w:szCs w:val="24"/>
          <w:lang w:val="en-GB"/>
          <w:rPrChange w:id="6671" w:author="Alexandre Miguel Kaizeler Guedes Da Silva Afonso" w:date="2026-07-27T16:55:00Z" w16du:dateUtc="2026-07-27T15:55:00Z">
            <w:rPr>
              <w:rFonts w:ascii="Arial" w:hAnsi="Arial" w:cs="Arial"/>
              <w:sz w:val="24"/>
              <w:szCs w:val="24"/>
            </w:rPr>
          </w:rPrChange>
        </w:rPr>
        <w:t xml:space="preserve"> (v. 2.5.1)</w:t>
      </w:r>
      <w:r w:rsidR="00F81E2A" w:rsidRPr="00B475D4">
        <w:rPr>
          <w:rFonts w:ascii="Arial" w:hAnsi="Arial" w:cs="Arial"/>
          <w:sz w:val="24"/>
          <w:szCs w:val="24"/>
          <w:lang w:val="en-GB"/>
          <w:rPrChange w:id="6672" w:author="Alexandre Miguel Kaizeler Guedes Da Silva Afonso" w:date="2026-07-27T16:55:00Z" w16du:dateUtc="2026-07-27T15:55:00Z">
            <w:rPr>
              <w:rFonts w:ascii="Arial" w:hAnsi="Arial" w:cs="Arial"/>
              <w:sz w:val="24"/>
              <w:szCs w:val="24"/>
            </w:rPr>
          </w:rPrChange>
        </w:rPr>
        <w:t>, following the align (against human reference genome hg38) and combine steps</w:t>
      </w:r>
      <w:r w:rsidR="00A92DEC" w:rsidRPr="00B475D4">
        <w:rPr>
          <w:rFonts w:ascii="Arial" w:hAnsi="Arial" w:cs="Arial"/>
          <w:sz w:val="24"/>
          <w:szCs w:val="24"/>
          <w:lang w:val="en-GB"/>
          <w:rPrChange w:id="6673"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674" w:author="Alexandre Miguel Kaizeler Guedes Da Silva Afonso" w:date="2026-07-27T16:55:00Z" w16du:dateUtc="2026-07-27T15:55:00Z">
            <w:rPr>
              <w:rFonts w:ascii="Arial" w:hAnsi="Arial" w:cs="Arial"/>
              <w:sz w:val="24"/>
              <w:szCs w:val="24"/>
            </w:rPr>
          </w:rPrChange>
        </w:rPr>
        <w:instrText xml:space="preserve"> ADDIN ZOTERO_ITEM CSL_CITATION {"citationID":"7wpISDxI","properties":{"formattedCitation":"\\super 111\\nosupersub{}","plainCitation":"111","noteIndex":0},"citationItems":[{"id":"jCcWpdK2/vXmbhqnL","uris":["http://zotero.org/users/local/1p9EH8ax/items/YBUMEV7L"],"itemData":{"id":150,"type":"article-journal","abstract":"Alternative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A92DEC" w:rsidRPr="00B475D4">
        <w:rPr>
          <w:rFonts w:ascii="Arial" w:hAnsi="Arial" w:cs="Arial"/>
          <w:sz w:val="24"/>
          <w:szCs w:val="24"/>
          <w:lang w:val="en-GB"/>
          <w:rPrChange w:id="6675"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676" w:author="Alexandre Miguel Kaizeler Guedes Da Silva Afonso" w:date="2026-07-27T16:55:00Z" w16du:dateUtc="2026-07-27T15:55:00Z">
            <w:rPr>
              <w:rFonts w:ascii="Arial" w:hAnsi="Arial" w:cs="Arial"/>
              <w:kern w:val="0"/>
              <w:sz w:val="24"/>
              <w:vertAlign w:val="superscript"/>
            </w:rPr>
          </w:rPrChange>
        </w:rPr>
        <w:t>111</w:t>
      </w:r>
      <w:r w:rsidR="00A92DEC" w:rsidRPr="00B475D4">
        <w:rPr>
          <w:rFonts w:ascii="Arial" w:hAnsi="Arial" w:cs="Arial"/>
          <w:sz w:val="24"/>
          <w:szCs w:val="24"/>
          <w:lang w:val="en-GB"/>
          <w:rPrChange w:id="6677" w:author="Alexandre Miguel Kaizeler Guedes Da Silva Afonso" w:date="2026-07-27T16:55:00Z" w16du:dateUtc="2026-07-27T15:55:00Z">
            <w:rPr>
              <w:rFonts w:ascii="Arial" w:hAnsi="Arial" w:cs="Arial"/>
              <w:sz w:val="24"/>
              <w:szCs w:val="24"/>
            </w:rPr>
          </w:rPrChange>
        </w:rPr>
        <w:fldChar w:fldCharType="end"/>
      </w:r>
      <w:r w:rsidR="00A92DEC" w:rsidRPr="00B475D4">
        <w:rPr>
          <w:rFonts w:ascii="Arial" w:hAnsi="Arial" w:cs="Arial"/>
          <w:sz w:val="24"/>
          <w:szCs w:val="24"/>
          <w:lang w:val="en-GB"/>
          <w:rPrChange w:id="6678" w:author="Alexandre Miguel Kaizeler Guedes Da Silva Afonso" w:date="2026-07-27T16:55:00Z" w16du:dateUtc="2026-07-27T15:55:00Z">
            <w:rPr>
              <w:rFonts w:ascii="Arial" w:hAnsi="Arial" w:cs="Arial"/>
              <w:sz w:val="24"/>
              <w:szCs w:val="24"/>
            </w:rPr>
          </w:rPrChange>
        </w:rPr>
        <w:t xml:space="preserve">. </w:t>
      </w:r>
    </w:p>
    <w:p w14:paraId="3A92C13F" w14:textId="2C279931" w:rsidR="0072537C" w:rsidRPr="00B475D4" w:rsidRDefault="0072537C" w:rsidP="00A2518B">
      <w:pPr>
        <w:jc w:val="both"/>
        <w:rPr>
          <w:rFonts w:ascii="Arial" w:hAnsi="Arial" w:cs="Arial"/>
          <w:sz w:val="24"/>
          <w:szCs w:val="24"/>
          <w:lang w:val="en-GB"/>
          <w:rPrChange w:id="667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680" w:author="Alexandre Miguel Kaizeler Guedes Da Silva Afonso" w:date="2026-07-27T16:55:00Z" w16du:dateUtc="2026-07-27T15:55:00Z">
            <w:rPr>
              <w:rFonts w:ascii="Arial" w:hAnsi="Arial" w:cs="Arial"/>
              <w:sz w:val="24"/>
              <w:szCs w:val="24"/>
            </w:rPr>
          </w:rPrChange>
        </w:rPr>
        <w:t>D</w:t>
      </w:r>
      <w:r w:rsidR="002A1CC5" w:rsidRPr="00B475D4">
        <w:rPr>
          <w:rFonts w:ascii="Arial" w:hAnsi="Arial" w:cs="Arial"/>
          <w:sz w:val="24"/>
          <w:szCs w:val="24"/>
          <w:lang w:val="en-GB"/>
          <w:rPrChange w:id="6681" w:author="Alexandre Miguel Kaizeler Guedes Da Silva Afonso" w:date="2026-07-27T16:55:00Z" w16du:dateUtc="2026-07-27T15:55:00Z">
            <w:rPr>
              <w:rFonts w:ascii="Arial" w:hAnsi="Arial" w:cs="Arial"/>
              <w:sz w:val="24"/>
              <w:szCs w:val="24"/>
            </w:rPr>
          </w:rPrChange>
        </w:rPr>
        <w:t>ifferential splicing analysis was</w:t>
      </w:r>
      <w:r w:rsidRPr="00B475D4">
        <w:rPr>
          <w:rFonts w:ascii="Arial" w:hAnsi="Arial" w:cs="Arial"/>
          <w:sz w:val="24"/>
          <w:szCs w:val="24"/>
          <w:lang w:val="en-GB"/>
          <w:rPrChange w:id="6682" w:author="Alexandre Miguel Kaizeler Guedes Da Silva Afonso" w:date="2026-07-27T16:55:00Z" w16du:dateUtc="2026-07-27T15:55:00Z">
            <w:rPr>
              <w:rFonts w:ascii="Arial" w:hAnsi="Arial" w:cs="Arial"/>
              <w:sz w:val="24"/>
              <w:szCs w:val="24"/>
            </w:rPr>
          </w:rPrChange>
        </w:rPr>
        <w:t xml:space="preserve"> then conducted</w:t>
      </w:r>
      <w:r w:rsidR="002A1CC5" w:rsidRPr="00B475D4">
        <w:rPr>
          <w:rFonts w:ascii="Arial" w:hAnsi="Arial" w:cs="Arial"/>
          <w:sz w:val="24"/>
          <w:szCs w:val="24"/>
          <w:lang w:val="en-GB"/>
          <w:rPrChange w:id="6683" w:author="Alexandre Miguel Kaizeler Guedes Da Silva Afonso" w:date="2026-07-27T16:55:00Z" w16du:dateUtc="2026-07-27T15:55:00Z">
            <w:rPr>
              <w:rFonts w:ascii="Arial" w:hAnsi="Arial" w:cs="Arial"/>
              <w:sz w:val="24"/>
              <w:szCs w:val="24"/>
            </w:rPr>
          </w:rPrChange>
        </w:rPr>
        <w:t xml:space="preserve"> using the </w:t>
      </w:r>
      <w:r w:rsidR="002A1CC5" w:rsidRPr="00B475D4">
        <w:rPr>
          <w:rFonts w:ascii="Cascadia Code" w:hAnsi="Cascadia Code" w:cs="Arial"/>
          <w:sz w:val="24"/>
          <w:szCs w:val="24"/>
          <w:lang w:val="en-GB"/>
          <w:rPrChange w:id="6684" w:author="Alexandre Miguel Kaizeler Guedes Da Silva Afonso" w:date="2026-07-27T16:55:00Z" w16du:dateUtc="2026-07-27T15:55:00Z">
            <w:rPr>
              <w:rFonts w:ascii="Cascadia Code" w:hAnsi="Cascadia Code" w:cs="Arial"/>
              <w:sz w:val="24"/>
              <w:szCs w:val="24"/>
            </w:rPr>
          </w:rPrChange>
        </w:rPr>
        <w:t>betAS</w:t>
      </w:r>
      <w:r w:rsidR="00B2017F" w:rsidRPr="00B475D4">
        <w:rPr>
          <w:rFonts w:ascii="Cascadia Code" w:hAnsi="Cascadia Code" w:cs="Arial"/>
          <w:sz w:val="24"/>
          <w:szCs w:val="24"/>
          <w:lang w:val="en-GB"/>
          <w:rPrChange w:id="6685" w:author="Alexandre Miguel Kaizeler Guedes Da Silva Afonso" w:date="2026-07-27T16:55:00Z" w16du:dateUtc="2026-07-27T15:55:00Z">
            <w:rPr>
              <w:rFonts w:ascii="Cascadia Code" w:hAnsi="Cascadia Code" w:cs="Arial"/>
              <w:sz w:val="24"/>
              <w:szCs w:val="24"/>
            </w:rPr>
          </w:rPrChange>
        </w:rPr>
        <w:t xml:space="preserve"> (v1.2.1)</w:t>
      </w:r>
      <w:r w:rsidR="003E5807" w:rsidRPr="00B475D4">
        <w:rPr>
          <w:rFonts w:ascii="Arial" w:hAnsi="Arial" w:cs="Arial"/>
          <w:sz w:val="24"/>
          <w:szCs w:val="24"/>
          <w:lang w:val="en-GB"/>
          <w:rPrChange w:id="6686"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687" w:author="Alexandre Miguel Kaizeler Guedes Da Silva Afonso" w:date="2026-07-27T16:55:00Z" w16du:dateUtc="2026-07-27T15:55:00Z">
            <w:rPr>
              <w:rFonts w:ascii="Arial" w:hAnsi="Arial" w:cs="Arial"/>
              <w:sz w:val="24"/>
              <w:szCs w:val="24"/>
            </w:rPr>
          </w:rPrChange>
        </w:rPr>
        <w:instrText xml:space="preserve"> ADDIN ZOTERO_ITEM CSL_CITATION {"citationID":"69Yr9jpD","properties":{"formattedCitation":"\\super 138\\nosupersub{}","plainCitation":"138","noteIndex":0},"citationItems":[{"id":"jCcWpdK2/VQ5woaLQ","uris":["http://zotero.org/users/local/1p9EH8ax/items/LDNW3WUX"],"itemData":{"id":160,"type":"article-journal","abstract":"Next-generation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003E5807" w:rsidRPr="00B475D4">
        <w:rPr>
          <w:rFonts w:ascii="Arial" w:hAnsi="Arial" w:cs="Arial"/>
          <w:sz w:val="24"/>
          <w:szCs w:val="24"/>
          <w:lang w:val="en-GB"/>
          <w:rPrChange w:id="6688"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689" w:author="Alexandre Miguel Kaizeler Guedes Da Silva Afonso" w:date="2026-07-27T16:55:00Z" w16du:dateUtc="2026-07-27T15:55:00Z">
            <w:rPr>
              <w:rFonts w:ascii="Arial" w:hAnsi="Arial" w:cs="Arial"/>
              <w:kern w:val="0"/>
              <w:sz w:val="24"/>
              <w:vertAlign w:val="superscript"/>
            </w:rPr>
          </w:rPrChange>
        </w:rPr>
        <w:t>138</w:t>
      </w:r>
      <w:r w:rsidR="003E5807" w:rsidRPr="00B475D4">
        <w:rPr>
          <w:rFonts w:ascii="Arial" w:hAnsi="Arial" w:cs="Arial"/>
          <w:sz w:val="24"/>
          <w:szCs w:val="24"/>
          <w:lang w:val="en-GB"/>
          <w:rPrChange w:id="6690" w:author="Alexandre Miguel Kaizeler Guedes Da Silva Afonso" w:date="2026-07-27T16:55:00Z" w16du:dateUtc="2026-07-27T15:55:00Z">
            <w:rPr>
              <w:rFonts w:ascii="Arial" w:hAnsi="Arial" w:cs="Arial"/>
              <w:sz w:val="24"/>
              <w:szCs w:val="24"/>
            </w:rPr>
          </w:rPrChange>
        </w:rPr>
        <w:fldChar w:fldCharType="end"/>
      </w:r>
      <w:r w:rsidR="002A1CC5" w:rsidRPr="00B475D4">
        <w:rPr>
          <w:rFonts w:ascii="Arial" w:hAnsi="Arial" w:cs="Arial"/>
          <w:sz w:val="24"/>
          <w:szCs w:val="24"/>
          <w:lang w:val="en-GB"/>
          <w:rPrChange w:id="6691" w:author="Alexandre Miguel Kaizeler Guedes Da Silva Afonso" w:date="2026-07-27T16:55:00Z" w16du:dateUtc="2026-07-27T15:55:00Z">
            <w:rPr>
              <w:rFonts w:ascii="Arial" w:hAnsi="Arial" w:cs="Arial"/>
              <w:sz w:val="24"/>
              <w:szCs w:val="24"/>
            </w:rPr>
          </w:rPrChange>
        </w:rPr>
        <w:t xml:space="preserve"> R package, with </w:t>
      </w:r>
      <w:r w:rsidR="00DB6B19" w:rsidRPr="00B475D4">
        <w:rPr>
          <w:rFonts w:ascii="Arial" w:hAnsi="Arial" w:cs="Arial"/>
          <w:sz w:val="24"/>
          <w:szCs w:val="24"/>
          <w:lang w:val="en-GB"/>
          <w:rPrChange w:id="6692" w:author="Alexandre Miguel Kaizeler Guedes Da Silva Afonso" w:date="2026-07-27T16:55:00Z" w16du:dateUtc="2026-07-27T15:55:00Z">
            <w:rPr>
              <w:rFonts w:ascii="Arial" w:hAnsi="Arial" w:cs="Arial"/>
              <w:sz w:val="24"/>
              <w:szCs w:val="24"/>
            </w:rPr>
          </w:rPrChange>
        </w:rPr>
        <w:t>modifications to the default filtering procedure</w:t>
      </w:r>
      <w:r w:rsidR="002A1CC5" w:rsidRPr="00B475D4">
        <w:rPr>
          <w:rFonts w:ascii="Arial" w:hAnsi="Arial" w:cs="Arial"/>
          <w:sz w:val="24"/>
          <w:szCs w:val="24"/>
          <w:lang w:val="en-GB"/>
          <w:rPrChange w:id="6693" w:author="Alexandre Miguel Kaizeler Guedes Da Silva Afonso" w:date="2026-07-27T16:55:00Z" w16du:dateUtc="2026-07-27T15:55:00Z">
            <w:rPr>
              <w:rFonts w:ascii="Arial" w:hAnsi="Arial" w:cs="Arial"/>
              <w:sz w:val="24"/>
              <w:szCs w:val="24"/>
            </w:rPr>
          </w:rPrChange>
        </w:rPr>
        <w:t xml:space="preserve">. </w:t>
      </w:r>
      <w:r w:rsidR="00DB6B19" w:rsidRPr="00B475D4">
        <w:rPr>
          <w:rFonts w:ascii="Arial" w:hAnsi="Arial" w:cs="Arial"/>
          <w:sz w:val="24"/>
          <w:szCs w:val="24"/>
          <w:lang w:val="en-GB"/>
          <w:rPrChange w:id="6694" w:author="Alexandre Miguel Kaizeler Guedes Da Silva Afonso" w:date="2026-07-27T16:55:00Z" w16du:dateUtc="2026-07-27T15:55:00Z">
            <w:rPr>
              <w:rFonts w:ascii="Arial" w:hAnsi="Arial" w:cs="Arial"/>
              <w:sz w:val="24"/>
              <w:szCs w:val="24"/>
            </w:rPr>
          </w:rPrChange>
        </w:rPr>
        <w:t xml:space="preserve">By default, the </w:t>
      </w:r>
      <w:r w:rsidR="00DB6B19" w:rsidRPr="00B475D4">
        <w:rPr>
          <w:rFonts w:ascii="Cascadia Code" w:hAnsi="Cascadia Code"/>
          <w:sz w:val="24"/>
          <w:szCs w:val="24"/>
          <w:lang w:val="en-GB"/>
          <w:rPrChange w:id="6695" w:author="Alexandre Miguel Kaizeler Guedes Da Silva Afonso" w:date="2026-07-27T16:55:00Z" w16du:dateUtc="2026-07-27T15:55:00Z">
            <w:rPr>
              <w:rFonts w:ascii="Cascadia Code" w:hAnsi="Cascadia Code"/>
              <w:sz w:val="24"/>
              <w:szCs w:val="24"/>
            </w:rPr>
          </w:rPrChange>
        </w:rPr>
        <w:t>al</w:t>
      </w:r>
      <w:r w:rsidR="002A1CC5" w:rsidRPr="00B475D4">
        <w:rPr>
          <w:rFonts w:ascii="Cascadia Code" w:hAnsi="Cascadia Code"/>
          <w:sz w:val="24"/>
          <w:szCs w:val="24"/>
          <w:lang w:val="en-GB"/>
          <w:rPrChange w:id="6696" w:author="Alexandre Miguel Kaizeler Guedes Da Silva Afonso" w:date="2026-07-27T16:55:00Z" w16du:dateUtc="2026-07-27T15:55:00Z">
            <w:rPr>
              <w:rFonts w:ascii="Cascadia Code" w:hAnsi="Cascadia Code"/>
              <w:sz w:val="24"/>
              <w:szCs w:val="24"/>
            </w:rPr>
          </w:rPrChange>
        </w:rPr>
        <w:t>ternativeEvents</w:t>
      </w:r>
      <w:r w:rsidR="002A1CC5" w:rsidRPr="00B475D4">
        <w:rPr>
          <w:rFonts w:ascii="Arial" w:hAnsi="Arial" w:cs="Arial"/>
          <w:sz w:val="24"/>
          <w:szCs w:val="24"/>
          <w:lang w:val="en-GB"/>
          <w:rPrChange w:id="6697" w:author="Alexandre Miguel Kaizeler Guedes Da Silva Afonso" w:date="2026-07-27T16:55:00Z" w16du:dateUtc="2026-07-27T15:55:00Z">
            <w:rPr>
              <w:rFonts w:ascii="Arial" w:hAnsi="Arial" w:cs="Arial"/>
              <w:sz w:val="24"/>
              <w:szCs w:val="24"/>
            </w:rPr>
          </w:rPrChange>
        </w:rPr>
        <w:t xml:space="preserve"> function </w:t>
      </w:r>
      <w:r w:rsidRPr="00B475D4">
        <w:rPr>
          <w:rFonts w:ascii="Arial" w:hAnsi="Arial" w:cs="Arial"/>
          <w:sz w:val="24"/>
          <w:szCs w:val="24"/>
          <w:lang w:val="en-GB"/>
          <w:rPrChange w:id="6698" w:author="Alexandre Miguel Kaizeler Guedes Da Silva Afonso" w:date="2026-07-27T16:55:00Z" w16du:dateUtc="2026-07-27T15:55:00Z">
            <w:rPr>
              <w:rFonts w:ascii="Arial" w:hAnsi="Arial" w:cs="Arial"/>
              <w:sz w:val="24"/>
              <w:szCs w:val="24"/>
            </w:rPr>
          </w:rPrChange>
        </w:rPr>
        <w:t xml:space="preserve">excludes </w:t>
      </w:r>
      <w:r w:rsidR="003C524E" w:rsidRPr="00B475D4">
        <w:rPr>
          <w:rFonts w:ascii="Arial" w:hAnsi="Arial" w:cs="Arial"/>
          <w:sz w:val="24"/>
          <w:szCs w:val="24"/>
          <w:lang w:val="en-GB"/>
          <w:rPrChange w:id="6699" w:author="Alexandre Miguel Kaizeler Guedes Da Silva Afonso" w:date="2026-07-27T16:55:00Z" w16du:dateUtc="2026-07-27T15:55:00Z">
            <w:rPr>
              <w:rFonts w:ascii="Arial" w:hAnsi="Arial" w:cs="Arial"/>
              <w:sz w:val="24"/>
              <w:szCs w:val="24"/>
            </w:rPr>
          </w:rPrChange>
        </w:rPr>
        <w:t xml:space="preserve">events in which at least one sample </w:t>
      </w:r>
      <w:r w:rsidRPr="00B475D4">
        <w:rPr>
          <w:rFonts w:ascii="Arial" w:hAnsi="Arial" w:cs="Arial"/>
          <w:sz w:val="24"/>
          <w:szCs w:val="24"/>
          <w:lang w:val="en-GB"/>
          <w:rPrChange w:id="6700" w:author="Alexandre Miguel Kaizeler Guedes Da Silva Afonso" w:date="2026-07-27T16:55:00Z" w16du:dateUtc="2026-07-27T15:55:00Z">
            <w:rPr>
              <w:rFonts w:ascii="Arial" w:hAnsi="Arial" w:cs="Arial"/>
              <w:sz w:val="24"/>
              <w:szCs w:val="24"/>
            </w:rPr>
          </w:rPrChange>
        </w:rPr>
        <w:t xml:space="preserve">does not meet </w:t>
      </w:r>
      <w:r w:rsidR="003C524E" w:rsidRPr="00B475D4">
        <w:rPr>
          <w:rFonts w:ascii="Arial" w:hAnsi="Arial" w:cs="Arial"/>
          <w:sz w:val="24"/>
          <w:szCs w:val="24"/>
          <w:lang w:val="en-GB"/>
          <w:rPrChange w:id="6701" w:author="Alexandre Miguel Kaizeler Guedes Da Silva Afonso" w:date="2026-07-27T16:55:00Z" w16du:dateUtc="2026-07-27T15:55:00Z">
            <w:rPr>
              <w:rFonts w:ascii="Arial" w:hAnsi="Arial" w:cs="Arial"/>
              <w:sz w:val="24"/>
              <w:szCs w:val="24"/>
            </w:rPr>
          </w:rPrChange>
        </w:rPr>
        <w:t>the percent spliced-in (PSI) thresholds (1&lt;=PSI&lt;=99)</w:t>
      </w:r>
      <w:r w:rsidR="00A2518B" w:rsidRPr="00B475D4">
        <w:rPr>
          <w:rFonts w:ascii="Arial" w:hAnsi="Arial" w:cs="Arial"/>
          <w:sz w:val="24"/>
          <w:szCs w:val="24"/>
          <w:lang w:val="en-GB"/>
          <w:rPrChange w:id="6702"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703" w:author="Alexandre Miguel Kaizeler Guedes Da Silva Afonso" w:date="2026-07-27T16:55:00Z" w16du:dateUtc="2026-07-27T15:55:00Z">
            <w:rPr>
              <w:rFonts w:ascii="Arial" w:hAnsi="Arial" w:cs="Arial"/>
              <w:sz w:val="24"/>
              <w:szCs w:val="24"/>
            </w:rPr>
          </w:rPrChange>
        </w:rPr>
        <w:instrText xml:space="preserve"> ADDIN ZOTERO_ITEM CSL_CITATION {"citationID":"R7FjiEVt","properties":{"formattedCitation":"\\super 138\\nosupersub{}","plainCitation":"138","noteIndex":0},"citationItems":[{"id":"jCcWpdK2/VQ5woaLQ","uris":["http://zotero.org/users/local/1p9EH8ax/items/LDNW3WUX"],"itemData":{"id":"f9pzkrjY/K6VKfs85","type":"article-journal","abstract":"Next-generation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00A2518B" w:rsidRPr="00B475D4">
        <w:rPr>
          <w:rFonts w:ascii="Arial" w:hAnsi="Arial" w:cs="Arial"/>
          <w:sz w:val="24"/>
          <w:szCs w:val="24"/>
          <w:lang w:val="en-GB"/>
          <w:rPrChange w:id="6704"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705" w:author="Alexandre Miguel Kaizeler Guedes Da Silva Afonso" w:date="2026-07-27T16:55:00Z" w16du:dateUtc="2026-07-27T15:55:00Z">
            <w:rPr>
              <w:rFonts w:ascii="Arial" w:hAnsi="Arial" w:cs="Arial"/>
              <w:kern w:val="0"/>
              <w:sz w:val="24"/>
              <w:vertAlign w:val="superscript"/>
            </w:rPr>
          </w:rPrChange>
        </w:rPr>
        <w:t>138</w:t>
      </w:r>
      <w:r w:rsidR="00A2518B" w:rsidRPr="00B475D4">
        <w:rPr>
          <w:rFonts w:ascii="Arial" w:hAnsi="Arial" w:cs="Arial"/>
          <w:sz w:val="24"/>
          <w:szCs w:val="24"/>
          <w:lang w:val="en-GB"/>
          <w:rPrChange w:id="6706" w:author="Alexandre Miguel Kaizeler Guedes Da Silva Afonso" w:date="2026-07-27T16:55:00Z" w16du:dateUtc="2026-07-27T15:55:00Z">
            <w:rPr>
              <w:rFonts w:ascii="Arial" w:hAnsi="Arial" w:cs="Arial"/>
              <w:sz w:val="24"/>
              <w:szCs w:val="24"/>
            </w:rPr>
          </w:rPrChange>
        </w:rPr>
        <w:fldChar w:fldCharType="end"/>
      </w:r>
      <w:r w:rsidR="003C524E" w:rsidRPr="00B475D4">
        <w:rPr>
          <w:rFonts w:ascii="Arial" w:hAnsi="Arial" w:cs="Arial"/>
          <w:sz w:val="24"/>
          <w:szCs w:val="24"/>
          <w:lang w:val="en-GB"/>
          <w:rPrChange w:id="6707" w:author="Alexandre Miguel Kaizeler Guedes Da Silva Afonso" w:date="2026-07-27T16:55:00Z" w16du:dateUtc="2026-07-27T15:55:00Z">
            <w:rPr>
              <w:rFonts w:ascii="Arial" w:hAnsi="Arial" w:cs="Arial"/>
              <w:sz w:val="24"/>
              <w:szCs w:val="24"/>
            </w:rPr>
          </w:rPrChange>
        </w:rPr>
        <w:t xml:space="preserve">. </w:t>
      </w:r>
      <w:r w:rsidR="00EE03AB" w:rsidRPr="00B475D4">
        <w:rPr>
          <w:rFonts w:ascii="Arial" w:hAnsi="Arial" w:cs="Arial"/>
          <w:sz w:val="24"/>
          <w:szCs w:val="24"/>
          <w:lang w:val="en-GB"/>
          <w:rPrChange w:id="6708" w:author="Alexandre Miguel Kaizeler Guedes Da Silva Afonso" w:date="2026-07-27T16:55:00Z" w16du:dateUtc="2026-07-27T15:55:00Z">
            <w:rPr>
              <w:rFonts w:ascii="Arial" w:hAnsi="Arial" w:cs="Arial"/>
              <w:sz w:val="24"/>
              <w:szCs w:val="24"/>
            </w:rPr>
          </w:rPrChange>
        </w:rPr>
        <w:t>However,</w:t>
      </w:r>
      <w:r w:rsidRPr="00B475D4">
        <w:rPr>
          <w:rFonts w:ascii="Arial" w:hAnsi="Arial" w:cs="Arial"/>
          <w:sz w:val="24"/>
          <w:szCs w:val="24"/>
          <w:lang w:val="en-GB"/>
          <w:rPrChange w:id="6709" w:author="Alexandre Miguel Kaizeler Guedes Da Silva Afonso" w:date="2026-07-27T16:55:00Z" w16du:dateUtc="2026-07-27T15:55:00Z">
            <w:rPr>
              <w:rFonts w:ascii="Arial" w:hAnsi="Arial" w:cs="Arial"/>
              <w:sz w:val="24"/>
              <w:szCs w:val="24"/>
            </w:rPr>
          </w:rPrChange>
        </w:rPr>
        <w:t xml:space="preserve"> applying these thresholds resulted in the inclusion </w:t>
      </w:r>
      <w:r w:rsidR="00EE03AB" w:rsidRPr="00B475D4">
        <w:rPr>
          <w:rFonts w:ascii="Arial" w:hAnsi="Arial" w:cs="Arial"/>
          <w:sz w:val="24"/>
          <w:szCs w:val="24"/>
          <w:lang w:val="en-GB"/>
          <w:rPrChange w:id="6710" w:author="Alexandre Miguel Kaizeler Guedes Da Silva Afonso" w:date="2026-07-27T16:55:00Z" w16du:dateUtc="2026-07-27T15:55:00Z">
            <w:rPr>
              <w:rFonts w:ascii="Arial" w:hAnsi="Arial" w:cs="Arial"/>
              <w:sz w:val="24"/>
              <w:szCs w:val="24"/>
            </w:rPr>
          </w:rPrChange>
        </w:rPr>
        <w:t xml:space="preserve">a large </w:t>
      </w:r>
      <w:r w:rsidR="00655387" w:rsidRPr="00B475D4">
        <w:rPr>
          <w:rFonts w:ascii="Arial" w:hAnsi="Arial" w:cs="Arial"/>
          <w:sz w:val="24"/>
          <w:szCs w:val="24"/>
          <w:lang w:val="en-GB"/>
          <w:rPrChange w:id="6711" w:author="Alexandre Miguel Kaizeler Guedes Da Silva Afonso" w:date="2026-07-27T16:55:00Z" w16du:dateUtc="2026-07-27T15:55:00Z">
            <w:rPr>
              <w:rFonts w:ascii="Arial" w:hAnsi="Arial" w:cs="Arial"/>
              <w:sz w:val="24"/>
              <w:szCs w:val="24"/>
            </w:rPr>
          </w:rPrChange>
        </w:rPr>
        <w:t xml:space="preserve">number of </w:t>
      </w:r>
      <w:r w:rsidR="00FA25F8" w:rsidRPr="00B475D4">
        <w:rPr>
          <w:rFonts w:ascii="Arial" w:hAnsi="Arial" w:cs="Arial"/>
          <w:sz w:val="24"/>
          <w:szCs w:val="24"/>
          <w:lang w:val="en-GB"/>
          <w:rPrChange w:id="6712" w:author="Alexandre Miguel Kaizeler Guedes Da Silva Afonso" w:date="2026-07-27T16:55:00Z" w16du:dateUtc="2026-07-27T15:55:00Z">
            <w:rPr>
              <w:rFonts w:ascii="Arial" w:hAnsi="Arial" w:cs="Arial"/>
              <w:sz w:val="24"/>
              <w:szCs w:val="24"/>
            </w:rPr>
          </w:rPrChange>
        </w:rPr>
        <w:t>events</w:t>
      </w:r>
      <w:r w:rsidR="00AD4EFB" w:rsidRPr="00B475D4">
        <w:rPr>
          <w:rFonts w:ascii="Arial" w:hAnsi="Arial" w:cs="Arial"/>
          <w:sz w:val="24"/>
          <w:szCs w:val="24"/>
          <w:lang w:val="en-GB"/>
          <w:rPrChange w:id="6713" w:author="Alexandre Miguel Kaizeler Guedes Da Silva Afonso" w:date="2026-07-27T16:55:00Z" w16du:dateUtc="2026-07-27T15:55:00Z">
            <w:rPr>
              <w:rFonts w:ascii="Arial" w:hAnsi="Arial" w:cs="Arial"/>
              <w:sz w:val="24"/>
              <w:szCs w:val="24"/>
            </w:rPr>
          </w:rPrChange>
        </w:rPr>
        <w:t xml:space="preserve"> </w:t>
      </w:r>
      <w:r w:rsidR="00BC66DB" w:rsidRPr="00B475D4">
        <w:rPr>
          <w:rFonts w:ascii="Arial" w:hAnsi="Arial" w:cs="Arial"/>
          <w:sz w:val="24"/>
          <w:szCs w:val="24"/>
          <w:lang w:val="en-GB"/>
          <w:rPrChange w:id="6714" w:author="Alexandre Miguel Kaizeler Guedes Da Silva Afonso" w:date="2026-07-27T16:55:00Z" w16du:dateUtc="2026-07-27T15:55:00Z">
            <w:rPr>
              <w:rFonts w:ascii="Arial" w:hAnsi="Arial" w:cs="Arial"/>
              <w:sz w:val="24"/>
              <w:szCs w:val="24"/>
            </w:rPr>
          </w:rPrChange>
        </w:rPr>
        <w:t xml:space="preserve">that appeared </w:t>
      </w:r>
      <w:r w:rsidR="00FA25F8" w:rsidRPr="00B475D4">
        <w:rPr>
          <w:rFonts w:ascii="Arial" w:hAnsi="Arial" w:cs="Arial"/>
          <w:sz w:val="24"/>
          <w:szCs w:val="24"/>
          <w:lang w:val="en-GB"/>
          <w:rPrChange w:id="6715" w:author="Alexandre Miguel Kaizeler Guedes Da Silva Afonso" w:date="2026-07-27T16:55:00Z" w16du:dateUtc="2026-07-27T15:55:00Z">
            <w:rPr>
              <w:rFonts w:ascii="Arial" w:hAnsi="Arial" w:cs="Arial"/>
              <w:sz w:val="24"/>
              <w:szCs w:val="24"/>
            </w:rPr>
          </w:rPrChange>
        </w:rPr>
        <w:t>constitutive</w:t>
      </w:r>
      <w:r w:rsidRPr="00B475D4">
        <w:rPr>
          <w:rFonts w:ascii="Arial" w:hAnsi="Arial" w:cs="Arial"/>
          <w:sz w:val="24"/>
          <w:szCs w:val="24"/>
          <w:lang w:val="en-GB"/>
          <w:rPrChange w:id="6716" w:author="Alexandre Miguel Kaizeler Guedes Da Silva Afonso" w:date="2026-07-27T16:55:00Z" w16du:dateUtc="2026-07-27T15:55:00Z">
            <w:rPr>
              <w:rFonts w:ascii="Arial" w:hAnsi="Arial" w:cs="Arial"/>
              <w:sz w:val="24"/>
              <w:szCs w:val="24"/>
            </w:rPr>
          </w:rPrChange>
        </w:rPr>
        <w:t>, showing minimal variation rather than true alternative</w:t>
      </w:r>
      <w:r w:rsidR="003E7E02" w:rsidRPr="00B475D4">
        <w:rPr>
          <w:rFonts w:ascii="Arial" w:hAnsi="Arial" w:cs="Arial"/>
          <w:sz w:val="24"/>
          <w:szCs w:val="24"/>
          <w:lang w:val="en-GB"/>
          <w:rPrChange w:id="6717" w:author="Alexandre Miguel Kaizeler Guedes Da Silva Afonso" w:date="2026-07-27T16:55:00Z" w16du:dateUtc="2026-07-27T15:55:00Z">
            <w:rPr>
              <w:rFonts w:ascii="Arial" w:hAnsi="Arial" w:cs="Arial"/>
              <w:sz w:val="24"/>
              <w:szCs w:val="24"/>
            </w:rPr>
          </w:rPrChange>
        </w:rPr>
        <w:t>.</w:t>
      </w:r>
      <w:r w:rsidR="00B46AF5" w:rsidRPr="00B475D4">
        <w:rPr>
          <w:rFonts w:ascii="Arial" w:hAnsi="Arial" w:cs="Arial"/>
          <w:sz w:val="24"/>
          <w:szCs w:val="24"/>
          <w:lang w:val="en-GB"/>
          <w:rPrChange w:id="6718" w:author="Alexandre Miguel Kaizeler Guedes Da Silva Afonso" w:date="2026-07-27T16:55:00Z" w16du:dateUtc="2026-07-27T15:55:00Z">
            <w:rPr>
              <w:rFonts w:ascii="Arial" w:hAnsi="Arial" w:cs="Arial"/>
              <w:sz w:val="24"/>
              <w:szCs w:val="24"/>
            </w:rPr>
          </w:rPrChange>
        </w:rPr>
        <w:t xml:space="preserve"> </w:t>
      </w:r>
    </w:p>
    <w:p w14:paraId="123E4680" w14:textId="03290CA6" w:rsidR="002A1CC5" w:rsidRPr="00B475D4" w:rsidRDefault="0072537C" w:rsidP="00A2518B">
      <w:pPr>
        <w:jc w:val="both"/>
        <w:rPr>
          <w:sz w:val="24"/>
          <w:szCs w:val="24"/>
          <w:lang w:val="en-GB"/>
          <w:rPrChange w:id="6719" w:author="Alexandre Miguel Kaizeler Guedes Da Silva Afonso" w:date="2026-07-27T16:55:00Z" w16du:dateUtc="2026-07-27T15:55:00Z">
            <w:rPr>
              <w:sz w:val="24"/>
              <w:szCs w:val="24"/>
            </w:rPr>
          </w:rPrChange>
        </w:rPr>
      </w:pPr>
      <w:r w:rsidRPr="00B475D4">
        <w:rPr>
          <w:rFonts w:ascii="Arial" w:hAnsi="Arial" w:cs="Arial"/>
          <w:sz w:val="24"/>
          <w:szCs w:val="24"/>
          <w:lang w:val="en-GB"/>
          <w:rPrChange w:id="6720" w:author="Alexandre Miguel Kaizeler Guedes Da Silva Afonso" w:date="2026-07-27T16:55:00Z" w16du:dateUtc="2026-07-27T15:55:00Z">
            <w:rPr>
              <w:rFonts w:ascii="Arial" w:hAnsi="Arial" w:cs="Arial"/>
              <w:sz w:val="24"/>
              <w:szCs w:val="24"/>
            </w:rPr>
          </w:rPrChange>
        </w:rPr>
        <w:lastRenderedPageBreak/>
        <w:t xml:space="preserve">To improve specificity for alternative splicing, we incorporated prior information from the  </w:t>
      </w:r>
      <w:r w:rsidR="00FA25F8" w:rsidRPr="00B475D4">
        <w:rPr>
          <w:rFonts w:ascii="Cascadia Code" w:hAnsi="Cascadia Code"/>
          <w:sz w:val="24"/>
          <w:szCs w:val="24"/>
          <w:lang w:val="en-GB"/>
          <w:rPrChange w:id="6721" w:author="Alexandre Miguel Kaizeler Guedes Da Silva Afonso" w:date="2026-07-27T16:55:00Z" w16du:dateUtc="2026-07-27T15:55:00Z">
            <w:rPr>
              <w:rFonts w:ascii="Cascadia Code" w:hAnsi="Cascadia Code"/>
              <w:sz w:val="24"/>
              <w:szCs w:val="24"/>
            </w:rPr>
          </w:rPrChange>
        </w:rPr>
        <w:t>MAIN PSI TABLE</w:t>
      </w:r>
      <w:r w:rsidR="00FA25F8" w:rsidRPr="00B475D4">
        <w:rPr>
          <w:sz w:val="24"/>
          <w:szCs w:val="24"/>
          <w:lang w:val="en-GB"/>
          <w:rPrChange w:id="6722" w:author="Alexandre Miguel Kaizeler Guedes Da Silva Afonso" w:date="2026-07-27T16:55:00Z" w16du:dateUtc="2026-07-27T15:55:00Z">
            <w:rPr>
              <w:sz w:val="24"/>
              <w:szCs w:val="24"/>
            </w:rPr>
          </w:rPrChange>
        </w:rPr>
        <w:t xml:space="preserve"> </w:t>
      </w:r>
      <w:r w:rsidR="00FA25F8" w:rsidRPr="00B475D4">
        <w:rPr>
          <w:rFonts w:ascii="Arial" w:hAnsi="Arial" w:cs="Arial"/>
          <w:sz w:val="24"/>
          <w:szCs w:val="24"/>
          <w:lang w:val="en-GB"/>
          <w:rPrChange w:id="6723" w:author="Alexandre Miguel Kaizeler Guedes Da Silva Afonso" w:date="2026-07-27T16:55:00Z" w16du:dateUtc="2026-07-27T15:55:00Z">
            <w:rPr>
              <w:rFonts w:ascii="Arial" w:hAnsi="Arial" w:cs="Arial"/>
              <w:sz w:val="24"/>
              <w:szCs w:val="24"/>
            </w:rPr>
          </w:rPrChange>
        </w:rPr>
        <w:t xml:space="preserve">from </w:t>
      </w:r>
      <w:r w:rsidR="00B46AF5" w:rsidRPr="00B475D4">
        <w:rPr>
          <w:rFonts w:ascii="Arial" w:hAnsi="Arial" w:cs="Arial"/>
          <w:sz w:val="24"/>
          <w:szCs w:val="24"/>
          <w:lang w:val="en-GB"/>
          <w:rPrChange w:id="6724" w:author="Alexandre Miguel Kaizeler Guedes Da Silva Afonso" w:date="2026-07-27T16:55:00Z" w16du:dateUtc="2026-07-27T15:55:00Z">
            <w:rPr>
              <w:rFonts w:ascii="Arial" w:hAnsi="Arial" w:cs="Arial"/>
              <w:sz w:val="24"/>
              <w:szCs w:val="24"/>
            </w:rPr>
          </w:rPrChange>
        </w:rPr>
        <w:t xml:space="preserve">VASTDB </w:t>
      </w:r>
      <w:r w:rsidR="00FA25F8" w:rsidRPr="00B475D4">
        <w:rPr>
          <w:rFonts w:ascii="Arial" w:hAnsi="Arial" w:cs="Arial"/>
          <w:sz w:val="24"/>
          <w:szCs w:val="24"/>
          <w:lang w:val="en-GB"/>
          <w:rPrChange w:id="6725" w:author="Alexandre Miguel Kaizeler Guedes Da Silva Afonso" w:date="2026-07-27T16:55:00Z" w16du:dateUtc="2026-07-27T15:55:00Z">
            <w:rPr>
              <w:rFonts w:ascii="Arial" w:hAnsi="Arial" w:cs="Arial"/>
              <w:sz w:val="24"/>
              <w:szCs w:val="24"/>
            </w:rPr>
          </w:rPrChange>
        </w:rPr>
        <w:t>(</w:t>
      </w:r>
      <w:r w:rsidR="00FA25F8" w:rsidRPr="00B475D4">
        <w:rPr>
          <w:lang w:val="en-GB"/>
          <w:rPrChange w:id="6726" w:author="Alexandre Miguel Kaizeler Guedes Da Silva Afonso" w:date="2026-07-27T16:55:00Z" w16du:dateUtc="2026-07-27T15:55:00Z">
            <w:rPr/>
          </w:rPrChange>
        </w:rPr>
        <w:fldChar w:fldCharType="begin"/>
      </w:r>
      <w:r w:rsidR="00FA25F8" w:rsidRPr="00B475D4">
        <w:rPr>
          <w:lang w:val="en-GB"/>
          <w:rPrChange w:id="6727" w:author="Alexandre Miguel Kaizeler Guedes Da Silva Afonso" w:date="2026-07-27T16:55:00Z" w16du:dateUtc="2026-07-27T15:55:00Z">
            <w:rPr/>
          </w:rPrChange>
        </w:rPr>
        <w:instrText>HYPERLINK "https://vastdb.crg.eu/wiki/Downloads"</w:instrText>
      </w:r>
      <w:r w:rsidR="00FA25F8" w:rsidRPr="004839F3">
        <w:rPr>
          <w:lang w:val="en-GB"/>
        </w:rPr>
      </w:r>
      <w:r w:rsidR="00FA25F8" w:rsidRPr="00B475D4">
        <w:rPr>
          <w:lang w:val="en-GB"/>
          <w:rPrChange w:id="6728" w:author="Alexandre Miguel Kaizeler Guedes Da Silva Afonso" w:date="2026-07-27T16:55:00Z" w16du:dateUtc="2026-07-27T15:55:00Z">
            <w:rPr/>
          </w:rPrChange>
        </w:rPr>
        <w:fldChar w:fldCharType="separate"/>
      </w:r>
      <w:r w:rsidR="00FA25F8" w:rsidRPr="00B475D4">
        <w:rPr>
          <w:rStyle w:val="Hiperligao"/>
          <w:rFonts w:ascii="Arial" w:hAnsi="Arial" w:cs="Arial"/>
          <w:sz w:val="24"/>
          <w:szCs w:val="24"/>
          <w:lang w:val="en-GB"/>
          <w:rPrChange w:id="6729" w:author="Alexandre Miguel Kaizeler Guedes Da Silva Afonso" w:date="2026-07-27T16:55:00Z" w16du:dateUtc="2026-07-27T15:55:00Z">
            <w:rPr>
              <w:rStyle w:val="Hiperligao"/>
              <w:rFonts w:ascii="Arial" w:hAnsi="Arial" w:cs="Arial"/>
              <w:sz w:val="24"/>
              <w:szCs w:val="24"/>
            </w:rPr>
          </w:rPrChange>
        </w:rPr>
        <w:t>https://vastdb.crg.eu/wiki/Downloads</w:t>
      </w:r>
      <w:r w:rsidR="00FA25F8" w:rsidRPr="00B475D4">
        <w:rPr>
          <w:lang w:val="en-GB"/>
          <w:rPrChange w:id="6730" w:author="Alexandre Miguel Kaizeler Guedes Da Silva Afonso" w:date="2026-07-27T16:55:00Z" w16du:dateUtc="2026-07-27T15:55:00Z">
            <w:rPr/>
          </w:rPrChange>
        </w:rPr>
        <w:fldChar w:fldCharType="end"/>
      </w:r>
      <w:r w:rsidR="00FA25F8" w:rsidRPr="00B475D4">
        <w:rPr>
          <w:rFonts w:ascii="Arial" w:hAnsi="Arial" w:cs="Arial"/>
          <w:sz w:val="24"/>
          <w:szCs w:val="24"/>
          <w:lang w:val="en-GB"/>
          <w:rPrChange w:id="6731" w:author="Alexandre Miguel Kaizeler Guedes Da Silva Afonso" w:date="2026-07-27T16:55:00Z" w16du:dateUtc="2026-07-27T15:55:00Z">
            <w:rPr>
              <w:rFonts w:ascii="Arial" w:hAnsi="Arial" w:cs="Arial"/>
              <w:sz w:val="24"/>
              <w:szCs w:val="24"/>
            </w:rPr>
          </w:rPrChange>
        </w:rPr>
        <w:t>)</w:t>
      </w:r>
      <w:r w:rsidR="00A2518B" w:rsidRPr="00B475D4">
        <w:rPr>
          <w:rFonts w:ascii="Arial" w:hAnsi="Arial" w:cs="Arial"/>
          <w:sz w:val="24"/>
          <w:szCs w:val="24"/>
          <w:lang w:val="en-GB"/>
          <w:rPrChange w:id="6732"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733" w:author="Alexandre Miguel Kaizeler Guedes Da Silva Afonso" w:date="2026-07-27T16:55:00Z" w16du:dateUtc="2026-07-27T15:55:00Z">
            <w:rPr>
              <w:rFonts w:ascii="Arial" w:hAnsi="Arial" w:cs="Arial"/>
              <w:sz w:val="24"/>
              <w:szCs w:val="24"/>
            </w:rPr>
          </w:rPrChange>
        </w:rPr>
        <w:instrText xml:space="preserve"> ADDIN ZOTERO_ITEM CSL_CITATION {"citationID":"Jf3NOMfw","properties":{"formattedCitation":"\\super 111\\nosupersub{}","plainCitation":"111","noteIndex":0},"citationItems":[{"id":"jCcWpdK2/vXmbhqnL","uris":["http://zotero.org/users/local/1p9EH8ax/items/YBUMEV7L"],"itemData":{"id":"f9pzkrjY/pnZTItu9","type":"article-journal","abstract":"Alternative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A2518B" w:rsidRPr="00B475D4">
        <w:rPr>
          <w:rFonts w:ascii="Arial" w:hAnsi="Arial" w:cs="Arial"/>
          <w:sz w:val="24"/>
          <w:szCs w:val="24"/>
          <w:lang w:val="en-GB"/>
          <w:rPrChange w:id="6734"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735" w:author="Alexandre Miguel Kaizeler Guedes Da Silva Afonso" w:date="2026-07-27T16:55:00Z" w16du:dateUtc="2026-07-27T15:55:00Z">
            <w:rPr>
              <w:rFonts w:ascii="Arial" w:hAnsi="Arial" w:cs="Arial"/>
              <w:kern w:val="0"/>
              <w:sz w:val="24"/>
              <w:vertAlign w:val="superscript"/>
            </w:rPr>
          </w:rPrChange>
        </w:rPr>
        <w:t>111</w:t>
      </w:r>
      <w:r w:rsidR="00A2518B" w:rsidRPr="00B475D4">
        <w:rPr>
          <w:rFonts w:ascii="Arial" w:hAnsi="Arial" w:cs="Arial"/>
          <w:sz w:val="24"/>
          <w:szCs w:val="24"/>
          <w:lang w:val="en-GB"/>
          <w:rPrChange w:id="6736" w:author="Alexandre Miguel Kaizeler Guedes Da Silva Afonso" w:date="2026-07-27T16:55:00Z" w16du:dateUtc="2026-07-27T15:55:00Z">
            <w:rPr>
              <w:rFonts w:ascii="Arial" w:hAnsi="Arial" w:cs="Arial"/>
              <w:sz w:val="24"/>
              <w:szCs w:val="24"/>
            </w:rPr>
          </w:rPrChange>
        </w:rPr>
        <w:fldChar w:fldCharType="end"/>
      </w:r>
      <w:r w:rsidR="00B46AF5" w:rsidRPr="00B475D4">
        <w:rPr>
          <w:rFonts w:ascii="Arial" w:hAnsi="Arial" w:cs="Arial"/>
          <w:sz w:val="24"/>
          <w:szCs w:val="24"/>
          <w:lang w:val="en-GB"/>
          <w:rPrChange w:id="6737"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6738" w:author="Alexandre Miguel Kaizeler Guedes Da Silva Afonso" w:date="2026-07-27T16:55:00Z" w16du:dateUtc="2026-07-27T15:55:00Z">
            <w:rPr>
              <w:rFonts w:ascii="Arial" w:hAnsi="Arial" w:cs="Arial"/>
              <w:sz w:val="24"/>
              <w:szCs w:val="24"/>
            </w:rPr>
          </w:rPrChange>
        </w:rPr>
        <w:t xml:space="preserve"> For exon-skipping events, we computed t</w:t>
      </w:r>
      <w:r w:rsidR="00B46AF5" w:rsidRPr="00B475D4">
        <w:rPr>
          <w:rFonts w:ascii="Arial" w:hAnsi="Arial" w:cs="Arial"/>
          <w:sz w:val="24"/>
          <w:szCs w:val="24"/>
          <w:lang w:val="en-GB"/>
          <w:rPrChange w:id="6739" w:author="Alexandre Miguel Kaizeler Guedes Da Silva Afonso" w:date="2026-07-27T16:55:00Z" w16du:dateUtc="2026-07-27T15:55:00Z">
            <w:rPr>
              <w:rFonts w:ascii="Arial" w:hAnsi="Arial" w:cs="Arial"/>
              <w:sz w:val="24"/>
              <w:szCs w:val="24"/>
            </w:rPr>
          </w:rPrChange>
        </w:rPr>
        <w:t xml:space="preserve">he </w:t>
      </w:r>
      <w:r w:rsidR="00FA25F8" w:rsidRPr="00B475D4">
        <w:rPr>
          <w:rFonts w:ascii="Arial" w:hAnsi="Arial" w:cs="Arial"/>
          <w:sz w:val="24"/>
          <w:szCs w:val="24"/>
          <w:lang w:val="en-GB"/>
          <w:rPrChange w:id="6740" w:author="Alexandre Miguel Kaizeler Guedes Da Silva Afonso" w:date="2026-07-27T16:55:00Z" w16du:dateUtc="2026-07-27T15:55:00Z">
            <w:rPr>
              <w:rFonts w:ascii="Arial" w:hAnsi="Arial" w:cs="Arial"/>
              <w:sz w:val="24"/>
              <w:szCs w:val="24"/>
            </w:rPr>
          </w:rPrChange>
        </w:rPr>
        <w:t xml:space="preserve">average PSI and variance </w:t>
      </w:r>
      <w:r w:rsidR="00B46AF5" w:rsidRPr="00B475D4">
        <w:rPr>
          <w:rFonts w:ascii="Arial" w:hAnsi="Arial" w:cs="Arial"/>
          <w:sz w:val="24"/>
          <w:szCs w:val="24"/>
          <w:lang w:val="en-GB"/>
          <w:rPrChange w:id="6741" w:author="Alexandre Miguel Kaizeler Guedes Da Silva Afonso" w:date="2026-07-27T16:55:00Z" w16du:dateUtc="2026-07-27T15:55:00Z">
            <w:rPr>
              <w:rFonts w:ascii="Arial" w:hAnsi="Arial" w:cs="Arial"/>
              <w:sz w:val="24"/>
              <w:szCs w:val="24"/>
            </w:rPr>
          </w:rPrChange>
        </w:rPr>
        <w:t xml:space="preserve">across tissues and cell types. </w:t>
      </w:r>
      <w:r w:rsidR="00C25D28" w:rsidRPr="00B475D4">
        <w:rPr>
          <w:rFonts w:ascii="Arial" w:hAnsi="Arial" w:cs="Arial"/>
          <w:sz w:val="24"/>
          <w:szCs w:val="24"/>
          <w:lang w:val="en-GB"/>
          <w:rPrChange w:id="6742" w:author="Alexandre Miguel Kaizeler Guedes Da Silva Afonso" w:date="2026-07-27T16:55:00Z" w16du:dateUtc="2026-07-27T15:55:00Z">
            <w:rPr>
              <w:rFonts w:ascii="Arial" w:hAnsi="Arial" w:cs="Arial"/>
              <w:sz w:val="24"/>
              <w:szCs w:val="24"/>
            </w:rPr>
          </w:rPrChange>
        </w:rPr>
        <w:t xml:space="preserve">Events were classified as alternative if they </w:t>
      </w:r>
      <w:r w:rsidRPr="00B475D4">
        <w:rPr>
          <w:rFonts w:ascii="Arial" w:hAnsi="Arial" w:cs="Arial"/>
          <w:sz w:val="24"/>
          <w:szCs w:val="24"/>
          <w:lang w:val="en-GB"/>
          <w:rPrChange w:id="6743" w:author="Alexandre Miguel Kaizeler Guedes Da Silva Afonso" w:date="2026-07-27T16:55:00Z" w16du:dateUtc="2026-07-27T15:55:00Z">
            <w:rPr>
              <w:rFonts w:ascii="Arial" w:hAnsi="Arial" w:cs="Arial"/>
              <w:sz w:val="24"/>
              <w:szCs w:val="24"/>
            </w:rPr>
          </w:rPrChange>
        </w:rPr>
        <w:t xml:space="preserve">satisfied at least one of </w:t>
      </w:r>
      <w:r w:rsidR="00C25D28" w:rsidRPr="00B475D4">
        <w:rPr>
          <w:rFonts w:ascii="Arial" w:hAnsi="Arial" w:cs="Arial"/>
          <w:sz w:val="24"/>
          <w:szCs w:val="24"/>
          <w:lang w:val="en-GB"/>
          <w:rPrChange w:id="6744" w:author="Alexandre Miguel Kaizeler Guedes Da Silva Afonso" w:date="2026-07-27T16:55:00Z" w16du:dateUtc="2026-07-27T15:55:00Z">
            <w:rPr>
              <w:rFonts w:ascii="Arial" w:hAnsi="Arial" w:cs="Arial"/>
              <w:sz w:val="24"/>
              <w:szCs w:val="24"/>
            </w:rPr>
          </w:rPrChange>
        </w:rPr>
        <w:t xml:space="preserve">the following </w:t>
      </w:r>
      <w:r w:rsidR="00FA25F8" w:rsidRPr="00B475D4">
        <w:rPr>
          <w:rFonts w:ascii="Arial" w:hAnsi="Arial" w:cs="Arial"/>
          <w:sz w:val="24"/>
          <w:szCs w:val="24"/>
          <w:lang w:val="en-GB"/>
          <w:rPrChange w:id="6745" w:author="Alexandre Miguel Kaizeler Guedes Da Silva Afonso" w:date="2026-07-27T16:55:00Z" w16du:dateUtc="2026-07-27T15:55:00Z">
            <w:rPr>
              <w:rFonts w:ascii="Arial" w:hAnsi="Arial" w:cs="Arial"/>
              <w:sz w:val="24"/>
              <w:szCs w:val="24"/>
            </w:rPr>
          </w:rPrChange>
        </w:rPr>
        <w:t xml:space="preserve">empirical </w:t>
      </w:r>
      <w:r w:rsidRPr="00B475D4">
        <w:rPr>
          <w:rFonts w:ascii="Arial" w:hAnsi="Arial" w:cs="Arial"/>
          <w:sz w:val="24"/>
          <w:szCs w:val="24"/>
          <w:lang w:val="en-GB"/>
          <w:rPrChange w:id="6746" w:author="Alexandre Miguel Kaizeler Guedes Da Silva Afonso" w:date="2026-07-27T16:55:00Z" w16du:dateUtc="2026-07-27T15:55:00Z">
            <w:rPr>
              <w:rFonts w:ascii="Arial" w:hAnsi="Arial" w:cs="Arial"/>
              <w:sz w:val="24"/>
              <w:szCs w:val="24"/>
            </w:rPr>
          </w:rPrChange>
        </w:rPr>
        <w:t>criteria</w:t>
      </w:r>
      <w:r w:rsidR="00C25D28" w:rsidRPr="00B475D4">
        <w:rPr>
          <w:rFonts w:ascii="Arial" w:hAnsi="Arial" w:cs="Arial"/>
          <w:sz w:val="24"/>
          <w:szCs w:val="24"/>
          <w:lang w:val="en-GB"/>
          <w:rPrChange w:id="6747" w:author="Alexandre Miguel Kaizeler Guedes Da Silva Afonso" w:date="2026-07-27T16:55:00Z" w16du:dateUtc="2026-07-27T15:55:00Z">
            <w:rPr>
              <w:rFonts w:ascii="Arial" w:hAnsi="Arial" w:cs="Arial"/>
              <w:sz w:val="24"/>
              <w:szCs w:val="24"/>
            </w:rPr>
          </w:rPrChange>
        </w:rPr>
        <w:t>:</w:t>
      </w:r>
      <w:r w:rsidR="00FA25F8" w:rsidRPr="00B475D4">
        <w:rPr>
          <w:rFonts w:ascii="Arial" w:hAnsi="Arial" w:cs="Arial"/>
          <w:sz w:val="24"/>
          <w:szCs w:val="24"/>
          <w:lang w:val="en-GB"/>
          <w:rPrChange w:id="6748" w:author="Alexandre Miguel Kaizeler Guedes Da Silva Afonso" w:date="2026-07-27T16:55:00Z" w16du:dateUtc="2026-07-27T15:55:00Z">
            <w:rPr>
              <w:rFonts w:ascii="Arial" w:hAnsi="Arial" w:cs="Arial"/>
              <w:sz w:val="24"/>
              <w:szCs w:val="24"/>
            </w:rPr>
          </w:rPrChange>
        </w:rPr>
        <w:t xml:space="preserve"> </w:t>
      </w:r>
      <w:r w:rsidR="00416FD7" w:rsidRPr="00B475D4">
        <w:rPr>
          <w:rFonts w:ascii="Arial" w:hAnsi="Arial" w:cs="Arial"/>
          <w:sz w:val="24"/>
          <w:szCs w:val="24"/>
          <w:lang w:val="en-GB"/>
          <w:rPrChange w:id="6749" w:author="Alexandre Miguel Kaizeler Guedes Da Silva Afonso" w:date="2026-07-27T16:55:00Z" w16du:dateUtc="2026-07-27T15:55:00Z">
            <w:rPr>
              <w:rFonts w:ascii="Arial" w:hAnsi="Arial" w:cs="Arial"/>
              <w:sz w:val="24"/>
              <w:szCs w:val="24"/>
            </w:rPr>
          </w:rPrChange>
        </w:rPr>
        <w:t>v</w:t>
      </w:r>
      <w:r w:rsidR="00FA25F8" w:rsidRPr="00B475D4">
        <w:rPr>
          <w:rFonts w:ascii="Arial" w:hAnsi="Arial" w:cs="Arial"/>
          <w:sz w:val="24"/>
          <w:szCs w:val="24"/>
          <w:lang w:val="en-GB"/>
          <w:rPrChange w:id="6750" w:author="Alexandre Miguel Kaizeler Guedes Da Silva Afonso" w:date="2026-07-27T16:55:00Z" w16du:dateUtc="2026-07-27T15:55:00Z">
            <w:rPr>
              <w:rFonts w:ascii="Arial" w:hAnsi="Arial" w:cs="Arial"/>
              <w:sz w:val="24"/>
              <w:szCs w:val="24"/>
            </w:rPr>
          </w:rPrChange>
        </w:rPr>
        <w:t xml:space="preserve">ariance &gt;= 750 or </w:t>
      </w:r>
      <w:r w:rsidR="00A92DEC" w:rsidRPr="00B475D4">
        <w:rPr>
          <w:rFonts w:ascii="Arial" w:hAnsi="Arial" w:cs="Arial"/>
          <w:sz w:val="24"/>
          <w:szCs w:val="24"/>
          <w:lang w:val="en-GB"/>
          <w:rPrChange w:id="6751" w:author="Alexandre Miguel Kaizeler Guedes Da Silva Afonso" w:date="2026-07-27T16:55:00Z" w16du:dateUtc="2026-07-27T15:55:00Z">
            <w:rPr>
              <w:rFonts w:ascii="Arial" w:hAnsi="Arial" w:cs="Arial"/>
              <w:sz w:val="24"/>
              <w:szCs w:val="24"/>
            </w:rPr>
          </w:rPrChange>
        </w:rPr>
        <w:t>12.5</w:t>
      </w:r>
      <w:r w:rsidR="00AD4EFB" w:rsidRPr="00B475D4">
        <w:rPr>
          <w:rFonts w:ascii="Arial" w:hAnsi="Arial" w:cs="Arial"/>
          <w:sz w:val="24"/>
          <w:szCs w:val="24"/>
          <w:lang w:val="en-GB"/>
          <w:rPrChange w:id="6752" w:author="Alexandre Miguel Kaizeler Guedes Da Silva Afonso" w:date="2026-07-27T16:55:00Z" w16du:dateUtc="2026-07-27T15:55:00Z">
            <w:rPr>
              <w:rFonts w:ascii="Arial" w:hAnsi="Arial" w:cs="Arial"/>
              <w:sz w:val="24"/>
              <w:szCs w:val="24"/>
            </w:rPr>
          </w:rPrChange>
        </w:rPr>
        <w:t xml:space="preserve"> </w:t>
      </w:r>
      <w:r w:rsidR="00A92DEC" w:rsidRPr="00B475D4">
        <w:rPr>
          <w:rFonts w:ascii="Arial" w:hAnsi="Arial" w:cs="Arial"/>
          <w:sz w:val="24"/>
          <w:szCs w:val="24"/>
          <w:lang w:val="en-GB"/>
          <w:rPrChange w:id="6753" w:author="Alexandre Miguel Kaizeler Guedes Da Silva Afonso" w:date="2026-07-27T16:55:00Z" w16du:dateUtc="2026-07-27T15:55:00Z">
            <w:rPr>
              <w:rFonts w:ascii="Arial" w:hAnsi="Arial" w:cs="Arial"/>
              <w:sz w:val="24"/>
              <w:szCs w:val="24"/>
            </w:rPr>
          </w:rPrChange>
        </w:rPr>
        <w:t>&lt;=</w:t>
      </w:r>
      <w:r w:rsidR="00AD4EFB" w:rsidRPr="00B475D4">
        <w:rPr>
          <w:rFonts w:ascii="Arial" w:hAnsi="Arial" w:cs="Arial"/>
          <w:sz w:val="24"/>
          <w:szCs w:val="24"/>
          <w:lang w:val="en-GB"/>
          <w:rPrChange w:id="6754" w:author="Alexandre Miguel Kaizeler Guedes Da Silva Afonso" w:date="2026-07-27T16:55:00Z" w16du:dateUtc="2026-07-27T15:55:00Z">
            <w:rPr>
              <w:rFonts w:ascii="Arial" w:hAnsi="Arial" w:cs="Arial"/>
              <w:sz w:val="24"/>
              <w:szCs w:val="24"/>
            </w:rPr>
          </w:rPrChange>
        </w:rPr>
        <w:t xml:space="preserve"> </w:t>
      </w:r>
      <w:r w:rsidR="00FA25F8" w:rsidRPr="00B475D4">
        <w:rPr>
          <w:rFonts w:ascii="Arial" w:hAnsi="Arial" w:cs="Arial"/>
          <w:sz w:val="24"/>
          <w:szCs w:val="24"/>
          <w:lang w:val="en-GB"/>
          <w:rPrChange w:id="6755" w:author="Alexandre Miguel Kaizeler Guedes Da Silva Afonso" w:date="2026-07-27T16:55:00Z" w16du:dateUtc="2026-07-27T15:55:00Z">
            <w:rPr>
              <w:rFonts w:ascii="Arial" w:hAnsi="Arial" w:cs="Arial"/>
              <w:sz w:val="24"/>
              <w:szCs w:val="24"/>
            </w:rPr>
          </w:rPrChange>
        </w:rPr>
        <w:t>PSI average</w:t>
      </w:r>
      <w:r w:rsidR="00AD4EFB" w:rsidRPr="00B475D4">
        <w:rPr>
          <w:rFonts w:ascii="Arial" w:hAnsi="Arial" w:cs="Arial"/>
          <w:sz w:val="24"/>
          <w:szCs w:val="24"/>
          <w:lang w:val="en-GB"/>
          <w:rPrChange w:id="6756" w:author="Alexandre Miguel Kaizeler Guedes Da Silva Afonso" w:date="2026-07-27T16:55:00Z" w16du:dateUtc="2026-07-27T15:55:00Z">
            <w:rPr>
              <w:rFonts w:ascii="Arial" w:hAnsi="Arial" w:cs="Arial"/>
              <w:sz w:val="24"/>
              <w:szCs w:val="24"/>
            </w:rPr>
          </w:rPrChange>
        </w:rPr>
        <w:t xml:space="preserve"> </w:t>
      </w:r>
      <w:r w:rsidR="00FA25F8" w:rsidRPr="00B475D4">
        <w:rPr>
          <w:rFonts w:ascii="Arial" w:hAnsi="Arial" w:cs="Arial"/>
          <w:sz w:val="24"/>
          <w:szCs w:val="24"/>
          <w:lang w:val="en-GB"/>
          <w:rPrChange w:id="6757" w:author="Alexandre Miguel Kaizeler Guedes Da Silva Afonso" w:date="2026-07-27T16:55:00Z" w16du:dateUtc="2026-07-27T15:55:00Z">
            <w:rPr>
              <w:rFonts w:ascii="Arial" w:hAnsi="Arial" w:cs="Arial"/>
              <w:sz w:val="24"/>
              <w:szCs w:val="24"/>
            </w:rPr>
          </w:rPrChange>
        </w:rPr>
        <w:t>&lt;= 87.5.</w:t>
      </w:r>
      <w:r w:rsidR="00A92DEC" w:rsidRPr="00B475D4">
        <w:rPr>
          <w:rFonts w:ascii="Arial" w:hAnsi="Arial" w:cs="Arial"/>
          <w:sz w:val="24"/>
          <w:szCs w:val="24"/>
          <w:lang w:val="en-GB"/>
          <w:rPrChange w:id="6758"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6759" w:author="Alexandre Miguel Kaizeler Guedes Da Silva Afonso" w:date="2026-07-27T16:55:00Z" w16du:dateUtc="2026-07-27T15:55:00Z">
            <w:rPr>
              <w:rFonts w:ascii="Arial" w:hAnsi="Arial" w:cs="Arial"/>
              <w:sz w:val="24"/>
              <w:szCs w:val="24"/>
            </w:rPr>
          </w:rPrChange>
        </w:rPr>
        <w:t>Only events meeting these criteria were retained for downstream filtering of the VAST-TOOLS output.</w:t>
      </w:r>
      <w:r w:rsidR="00EF3DE8" w:rsidRPr="00B475D4">
        <w:rPr>
          <w:rFonts w:ascii="Arial" w:hAnsi="Arial" w:cs="Arial"/>
          <w:sz w:val="24"/>
          <w:szCs w:val="24"/>
          <w:lang w:val="en-GB"/>
          <w:rPrChange w:id="6760" w:author="Alexandre Miguel Kaizeler Guedes Da Silva Afonso" w:date="2026-07-27T16:55:00Z" w16du:dateUtc="2026-07-27T15:55:00Z">
            <w:rPr>
              <w:rFonts w:ascii="Arial" w:hAnsi="Arial" w:cs="Arial"/>
              <w:sz w:val="24"/>
              <w:szCs w:val="24"/>
            </w:rPr>
          </w:rPrChange>
        </w:rPr>
        <w:t xml:space="preserve"> </w:t>
      </w:r>
    </w:p>
    <w:p w14:paraId="2A530383" w14:textId="320E1005" w:rsidR="00A2518B" w:rsidRPr="00B475D4" w:rsidRDefault="002A1CC5" w:rsidP="00976A81">
      <w:pPr>
        <w:jc w:val="both"/>
        <w:rPr>
          <w:rFonts w:ascii="Arial" w:hAnsi="Arial" w:cs="Arial"/>
          <w:sz w:val="24"/>
          <w:szCs w:val="24"/>
          <w:lang w:val="en-GB"/>
          <w:rPrChange w:id="676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762" w:author="Alexandre Miguel Kaizeler Guedes Da Silva Afonso" w:date="2026-07-27T16:55:00Z" w16du:dateUtc="2026-07-27T15:55:00Z">
            <w:rPr>
              <w:rFonts w:ascii="Arial" w:hAnsi="Arial" w:cs="Arial"/>
              <w:sz w:val="24"/>
              <w:szCs w:val="24"/>
            </w:rPr>
          </w:rPrChange>
        </w:rPr>
        <w:t>For shRNA experiments, data from ENCODE project</w:t>
      </w:r>
      <w:r w:rsidR="00A2518B" w:rsidRPr="00B475D4">
        <w:rPr>
          <w:rFonts w:ascii="Arial" w:hAnsi="Arial" w:cs="Arial"/>
          <w:sz w:val="24"/>
          <w:szCs w:val="24"/>
          <w:lang w:val="en-GB"/>
          <w:rPrChange w:id="6763"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764" w:author="Alexandre Miguel Kaizeler Guedes Da Silva Afonso" w:date="2026-07-27T16:55:00Z" w16du:dateUtc="2026-07-27T15:55:00Z">
            <w:rPr>
              <w:rFonts w:ascii="Arial" w:hAnsi="Arial" w:cs="Arial"/>
              <w:sz w:val="24"/>
              <w:szCs w:val="24"/>
            </w:rPr>
          </w:rPrChange>
        </w:rPr>
        <w:instrText xml:space="preserve"> ADDIN ZOTERO_ITEM CSL_CITATION {"citationID":"BMwReGM5","properties":{"formattedCitation":"\\super 70,71\\nosupersub{}","plainCitation":"70,71","noteIndex":0},"citationItems":[{"id":"jCcWpdK2/NsNXVhc7","uris":["http://zotero.org/users/local/1p9EH8ax/items/FMNNJD3N"],"itemData":{"id":"f9pzkrjY/8HjMp56i","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Consortium"}],"issued":{"date-parts":[["2012",9]]}}},{"id":"jCcWpdK2/TGAzYdxK","uris":["http://zotero.org/users/local/1p9EH8ax/items/FNGV5UVZ"],"itemData":{"id":"f9pzkrjY/xFxT8SNg","type":"article-journal","abstract":"Abstract\n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A2518B" w:rsidRPr="00B475D4">
        <w:rPr>
          <w:rFonts w:ascii="Arial" w:hAnsi="Arial" w:cs="Arial"/>
          <w:sz w:val="24"/>
          <w:szCs w:val="24"/>
          <w:lang w:val="en-GB"/>
          <w:rPrChange w:id="6765"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766" w:author="Alexandre Miguel Kaizeler Guedes Da Silva Afonso" w:date="2026-07-27T16:55:00Z" w16du:dateUtc="2026-07-27T15:55:00Z">
            <w:rPr>
              <w:rFonts w:ascii="Arial" w:hAnsi="Arial" w:cs="Arial"/>
              <w:kern w:val="0"/>
              <w:sz w:val="24"/>
              <w:vertAlign w:val="superscript"/>
            </w:rPr>
          </w:rPrChange>
        </w:rPr>
        <w:t>70,71</w:t>
      </w:r>
      <w:r w:rsidR="00A2518B" w:rsidRPr="00B475D4">
        <w:rPr>
          <w:rFonts w:ascii="Arial" w:hAnsi="Arial" w:cs="Arial"/>
          <w:sz w:val="24"/>
          <w:szCs w:val="24"/>
          <w:lang w:val="en-GB"/>
          <w:rPrChange w:id="6767" w:author="Alexandre Miguel Kaizeler Guedes Da Silva Afonso" w:date="2026-07-27T16:55:00Z" w16du:dateUtc="2026-07-27T15:55:00Z">
            <w:rPr>
              <w:rFonts w:ascii="Arial" w:hAnsi="Arial" w:cs="Arial"/>
              <w:sz w:val="24"/>
              <w:szCs w:val="24"/>
            </w:rPr>
          </w:rPrChange>
        </w:rPr>
        <w:fldChar w:fldCharType="end"/>
      </w:r>
      <w:r w:rsidR="008059B4" w:rsidRPr="00B475D4">
        <w:rPr>
          <w:rFonts w:ascii="Arial" w:hAnsi="Arial" w:cs="Arial"/>
          <w:sz w:val="24"/>
          <w:szCs w:val="24"/>
          <w:lang w:val="en-GB"/>
          <w:rPrChange w:id="6768"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6769" w:author="Alexandre Miguel Kaizeler Guedes Da Silva Afonso" w:date="2026-07-27T16:55:00Z" w16du:dateUtc="2026-07-27T15:55:00Z">
            <w:rPr>
              <w:rFonts w:ascii="Arial" w:hAnsi="Arial" w:cs="Arial"/>
              <w:sz w:val="24"/>
              <w:szCs w:val="24"/>
            </w:rPr>
          </w:rPrChange>
        </w:rPr>
        <w:t>HepG2 and K562 treated with scrambled shRNAs controls</w:t>
      </w:r>
      <w:r w:rsidR="008059B4" w:rsidRPr="00B475D4">
        <w:rPr>
          <w:rFonts w:ascii="Arial" w:hAnsi="Arial" w:cs="Arial"/>
          <w:sz w:val="24"/>
          <w:szCs w:val="24"/>
          <w:lang w:val="en-GB"/>
          <w:rPrChange w:id="6770"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6771" w:author="Alexandre Miguel Kaizeler Guedes Da Silva Afonso" w:date="2026-07-27T16:55:00Z" w16du:dateUtc="2026-07-27T15:55:00Z">
            <w:rPr>
              <w:rFonts w:ascii="Arial" w:hAnsi="Arial" w:cs="Arial"/>
              <w:sz w:val="24"/>
              <w:szCs w:val="24"/>
            </w:rPr>
          </w:rPrChange>
        </w:rPr>
        <w:t xml:space="preserve"> </w:t>
      </w:r>
      <w:r w:rsidR="00742255" w:rsidRPr="00B475D4">
        <w:rPr>
          <w:rFonts w:ascii="Arial" w:hAnsi="Arial" w:cs="Arial"/>
          <w:sz w:val="24"/>
          <w:szCs w:val="24"/>
          <w:lang w:val="en-GB"/>
          <w:rPrChange w:id="6772" w:author="Alexandre Miguel Kaizeler Guedes Da Silva Afonso" w:date="2026-07-27T16:55:00Z" w16du:dateUtc="2026-07-27T15:55:00Z">
            <w:rPr>
              <w:rFonts w:ascii="Arial" w:hAnsi="Arial" w:cs="Arial"/>
              <w:sz w:val="24"/>
              <w:szCs w:val="24"/>
            </w:rPr>
          </w:rPrChange>
        </w:rPr>
        <w:t xml:space="preserve">were </w:t>
      </w:r>
      <w:r w:rsidR="00BE3BDA" w:rsidRPr="00B475D4">
        <w:rPr>
          <w:rFonts w:ascii="Arial" w:hAnsi="Arial" w:cs="Arial"/>
          <w:sz w:val="24"/>
          <w:szCs w:val="24"/>
          <w:lang w:val="en-GB"/>
          <w:rPrChange w:id="6773" w:author="Alexandre Miguel Kaizeler Guedes Da Silva Afonso" w:date="2026-07-27T16:55:00Z" w16du:dateUtc="2026-07-27T15:55:00Z">
            <w:rPr>
              <w:rFonts w:ascii="Arial" w:hAnsi="Arial" w:cs="Arial"/>
              <w:sz w:val="24"/>
              <w:szCs w:val="24"/>
            </w:rPr>
          </w:rPrChange>
        </w:rPr>
        <w:t xml:space="preserve">processed jointly using </w:t>
      </w:r>
      <w:r w:rsidR="00A2518B" w:rsidRPr="00B475D4">
        <w:rPr>
          <w:rFonts w:ascii="Arial" w:hAnsi="Arial" w:cs="Arial"/>
          <w:sz w:val="24"/>
          <w:szCs w:val="24"/>
          <w:lang w:val="en-GB"/>
          <w:rPrChange w:id="6774" w:author="Alexandre Miguel Kaizeler Guedes Da Silva Afonso" w:date="2026-07-27T16:55:00Z" w16du:dateUtc="2026-07-27T15:55:00Z">
            <w:rPr>
              <w:rFonts w:ascii="Arial" w:hAnsi="Arial" w:cs="Arial"/>
              <w:sz w:val="24"/>
              <w:szCs w:val="24"/>
            </w:rPr>
          </w:rPrChange>
        </w:rPr>
        <w:t>our modified</w:t>
      </w:r>
      <w:r w:rsidR="009A08FE" w:rsidRPr="00B475D4">
        <w:rPr>
          <w:rFonts w:ascii="Arial" w:hAnsi="Arial" w:cs="Arial"/>
          <w:sz w:val="24"/>
          <w:szCs w:val="24"/>
          <w:lang w:val="en-GB"/>
          <w:rPrChange w:id="6775" w:author="Alexandre Miguel Kaizeler Guedes Da Silva Afonso" w:date="2026-07-27T16:55:00Z" w16du:dateUtc="2026-07-27T15:55:00Z">
            <w:rPr>
              <w:rFonts w:ascii="Arial" w:hAnsi="Arial" w:cs="Arial"/>
              <w:sz w:val="24"/>
              <w:szCs w:val="24"/>
            </w:rPr>
          </w:rPrChange>
        </w:rPr>
        <w:t xml:space="preserve"> </w:t>
      </w:r>
      <w:r w:rsidR="009A08FE" w:rsidRPr="00B475D4">
        <w:rPr>
          <w:rFonts w:ascii="Cascadia Code" w:hAnsi="Cascadia Code"/>
          <w:sz w:val="24"/>
          <w:szCs w:val="24"/>
          <w:lang w:val="en-GB"/>
          <w:rPrChange w:id="6776" w:author="Alexandre Miguel Kaizeler Guedes Da Silva Afonso" w:date="2026-07-27T16:55:00Z" w16du:dateUtc="2026-07-27T15:55:00Z">
            <w:rPr>
              <w:rFonts w:ascii="Cascadia Code" w:hAnsi="Cascadia Code"/>
              <w:sz w:val="24"/>
              <w:szCs w:val="24"/>
            </w:rPr>
          </w:rPrChange>
        </w:rPr>
        <w:t>b</w:t>
      </w:r>
      <w:r w:rsidR="00976A81" w:rsidRPr="00B475D4">
        <w:rPr>
          <w:rFonts w:ascii="Cascadia Code" w:hAnsi="Cascadia Code"/>
          <w:sz w:val="24"/>
          <w:szCs w:val="24"/>
          <w:lang w:val="en-GB"/>
          <w:rPrChange w:id="6777" w:author="Alexandre Miguel Kaizeler Guedes Da Silva Afonso" w:date="2026-07-27T16:55:00Z" w16du:dateUtc="2026-07-27T15:55:00Z">
            <w:rPr>
              <w:rFonts w:ascii="Cascadia Code" w:hAnsi="Cascadia Code"/>
              <w:sz w:val="24"/>
              <w:szCs w:val="24"/>
            </w:rPr>
          </w:rPrChange>
        </w:rPr>
        <w:t>e</w:t>
      </w:r>
      <w:r w:rsidR="009A08FE" w:rsidRPr="00B475D4">
        <w:rPr>
          <w:rFonts w:ascii="Cascadia Code" w:hAnsi="Cascadia Code"/>
          <w:sz w:val="24"/>
          <w:szCs w:val="24"/>
          <w:lang w:val="en-GB"/>
          <w:rPrChange w:id="6778" w:author="Alexandre Miguel Kaizeler Guedes Da Silva Afonso" w:date="2026-07-27T16:55:00Z" w16du:dateUtc="2026-07-27T15:55:00Z">
            <w:rPr>
              <w:rFonts w:ascii="Cascadia Code" w:hAnsi="Cascadia Code"/>
              <w:sz w:val="24"/>
              <w:szCs w:val="24"/>
            </w:rPr>
          </w:rPrChange>
        </w:rPr>
        <w:t>tAS</w:t>
      </w:r>
      <w:r w:rsidR="00BE3BDA" w:rsidRPr="00B475D4">
        <w:rPr>
          <w:rFonts w:ascii="Arial" w:hAnsi="Arial" w:cs="Arial"/>
          <w:sz w:val="24"/>
          <w:szCs w:val="24"/>
          <w:lang w:val="en-GB"/>
          <w:rPrChange w:id="6779"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6780" w:author="Alexandre Miguel Kaizeler Guedes Da Silva Afonso" w:date="2026-07-27T16:55:00Z" w16du:dateUtc="2026-07-27T15:55:00Z">
            <w:rPr>
              <w:rFonts w:ascii="Arial" w:hAnsi="Arial" w:cs="Arial"/>
              <w:sz w:val="24"/>
              <w:szCs w:val="24"/>
            </w:rPr>
          </w:rPrChange>
        </w:rPr>
        <w:t xml:space="preserve">splicing </w:t>
      </w:r>
      <w:r w:rsidR="00BE3BDA" w:rsidRPr="00B475D4">
        <w:rPr>
          <w:rFonts w:ascii="Arial" w:hAnsi="Arial" w:cs="Arial"/>
          <w:sz w:val="24"/>
          <w:szCs w:val="24"/>
          <w:lang w:val="en-GB"/>
          <w:rPrChange w:id="6781" w:author="Alexandre Miguel Kaizeler Guedes Da Silva Afonso" w:date="2026-07-27T16:55:00Z" w16du:dateUtc="2026-07-27T15:55:00Z">
            <w:rPr>
              <w:rFonts w:ascii="Arial" w:hAnsi="Arial" w:cs="Arial"/>
              <w:sz w:val="24"/>
              <w:szCs w:val="24"/>
            </w:rPr>
          </w:rPrChange>
        </w:rPr>
        <w:t>pipeline</w:t>
      </w:r>
      <w:r w:rsidR="00A2518B" w:rsidRPr="00B475D4">
        <w:rPr>
          <w:rFonts w:ascii="Arial" w:hAnsi="Arial" w:cs="Arial"/>
          <w:sz w:val="24"/>
          <w:szCs w:val="24"/>
          <w:lang w:val="en-GB"/>
          <w:rPrChange w:id="6782"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783" w:author="Alexandre Miguel Kaizeler Guedes Da Silva Afonso" w:date="2026-07-27T16:55:00Z" w16du:dateUtc="2026-07-27T15:55:00Z">
            <w:rPr>
              <w:rFonts w:ascii="Arial" w:hAnsi="Arial" w:cs="Arial"/>
              <w:sz w:val="24"/>
              <w:szCs w:val="24"/>
            </w:rPr>
          </w:rPrChange>
        </w:rPr>
        <w:instrText xml:space="preserve"> ADDIN ZOTERO_ITEM CSL_CITATION {"citationID":"bw6ovxau","properties":{"formattedCitation":"\\super 138\\nosupersub{}","plainCitation":"138","noteIndex":0},"citationItems":[{"id":"jCcWpdK2/VQ5woaLQ","uris":["http://zotero.org/users/local/1p9EH8ax/items/LDNW3WUX"],"itemData":{"id":"f9pzkrjY/K6VKfs85","type":"article-journal","abstract":"Next-generation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00A2518B" w:rsidRPr="00B475D4">
        <w:rPr>
          <w:rFonts w:ascii="Arial" w:hAnsi="Arial" w:cs="Arial"/>
          <w:sz w:val="24"/>
          <w:szCs w:val="24"/>
          <w:lang w:val="en-GB"/>
          <w:rPrChange w:id="6784"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785" w:author="Alexandre Miguel Kaizeler Guedes Da Silva Afonso" w:date="2026-07-27T16:55:00Z" w16du:dateUtc="2026-07-27T15:55:00Z">
            <w:rPr>
              <w:rFonts w:ascii="Arial" w:hAnsi="Arial" w:cs="Arial"/>
              <w:kern w:val="0"/>
              <w:sz w:val="24"/>
              <w:vertAlign w:val="superscript"/>
            </w:rPr>
          </w:rPrChange>
        </w:rPr>
        <w:t>138</w:t>
      </w:r>
      <w:r w:rsidR="00A2518B" w:rsidRPr="00B475D4">
        <w:rPr>
          <w:rFonts w:ascii="Arial" w:hAnsi="Arial" w:cs="Arial"/>
          <w:sz w:val="24"/>
          <w:szCs w:val="24"/>
          <w:lang w:val="en-GB"/>
          <w:rPrChange w:id="6786" w:author="Alexandre Miguel Kaizeler Guedes Da Silva Afonso" w:date="2026-07-27T16:55:00Z" w16du:dateUtc="2026-07-27T15:55:00Z">
            <w:rPr>
              <w:rFonts w:ascii="Arial" w:hAnsi="Arial" w:cs="Arial"/>
              <w:sz w:val="24"/>
              <w:szCs w:val="24"/>
            </w:rPr>
          </w:rPrChange>
        </w:rPr>
        <w:fldChar w:fldCharType="end"/>
      </w:r>
      <w:r w:rsidR="00BE3BDA" w:rsidRPr="00B475D4">
        <w:rPr>
          <w:rFonts w:ascii="Arial" w:hAnsi="Arial" w:cs="Arial"/>
          <w:sz w:val="24"/>
          <w:szCs w:val="24"/>
          <w:lang w:val="en-GB"/>
          <w:rPrChange w:id="6787" w:author="Alexandre Miguel Kaizeler Guedes Da Silva Afonso" w:date="2026-07-27T16:55:00Z" w16du:dateUtc="2026-07-27T15:55:00Z">
            <w:rPr>
              <w:rFonts w:ascii="Arial" w:hAnsi="Arial" w:cs="Arial"/>
              <w:sz w:val="24"/>
              <w:szCs w:val="24"/>
            </w:rPr>
          </w:rPrChange>
        </w:rPr>
        <w:t xml:space="preserve">. </w:t>
      </w:r>
      <w:r w:rsidR="00A2518B" w:rsidRPr="00B475D4">
        <w:rPr>
          <w:rFonts w:ascii="Arial" w:hAnsi="Arial" w:cs="Arial"/>
          <w:sz w:val="24"/>
          <w:szCs w:val="24"/>
          <w:lang w:val="en-GB"/>
          <w:rPrChange w:id="6788" w:author="Alexandre Miguel Kaizeler Guedes Da Silva Afonso" w:date="2026-07-27T16:55:00Z" w16du:dateUtc="2026-07-27T15:55:00Z">
            <w:rPr>
              <w:rFonts w:ascii="Arial" w:hAnsi="Arial" w:cs="Arial"/>
              <w:sz w:val="24"/>
              <w:szCs w:val="24"/>
            </w:rPr>
          </w:rPrChange>
        </w:rPr>
        <w:t>The same process was applied to the samples from</w:t>
      </w:r>
      <w:r w:rsidR="00976A81" w:rsidRPr="00B475D4">
        <w:rPr>
          <w:rFonts w:ascii="Arial" w:hAnsi="Arial" w:cs="Arial"/>
          <w:sz w:val="24"/>
          <w:szCs w:val="24"/>
          <w:lang w:val="en-GB"/>
          <w:rPrChange w:id="6789" w:author="Alexandre Miguel Kaizeler Guedes Da Silva Afonso" w:date="2026-07-27T16:55:00Z" w16du:dateUtc="2026-07-27T15:55:00Z">
            <w:rPr>
              <w:rFonts w:ascii="Arial" w:hAnsi="Arial" w:cs="Arial"/>
              <w:sz w:val="24"/>
              <w:szCs w:val="24"/>
            </w:rPr>
          </w:rPrChange>
        </w:rPr>
        <w:t xml:space="preserve"> </w:t>
      </w:r>
      <w:r w:rsidR="00A2518B" w:rsidRPr="00B475D4">
        <w:rPr>
          <w:rFonts w:ascii="Arial" w:hAnsi="Arial" w:cs="Arial"/>
          <w:sz w:val="24"/>
          <w:szCs w:val="24"/>
          <w:lang w:val="en-GB"/>
          <w:rPrChange w:id="6790" w:author="Alexandre Miguel Kaizeler Guedes Da Silva Afonso" w:date="2026-07-27T16:55:00Z" w16du:dateUtc="2026-07-27T15:55:00Z">
            <w:rPr>
              <w:rFonts w:ascii="Arial" w:hAnsi="Arial" w:cs="Arial"/>
              <w:sz w:val="24"/>
              <w:szCs w:val="24"/>
            </w:rPr>
          </w:rPrChange>
        </w:rPr>
        <w:t>GSE173953</w:t>
      </w:r>
      <w:r w:rsidR="00A2518B" w:rsidRPr="00B475D4">
        <w:rPr>
          <w:rFonts w:ascii="Arial" w:hAnsi="Arial" w:cs="Arial"/>
          <w:sz w:val="24"/>
          <w:szCs w:val="24"/>
          <w:lang w:val="en-GB"/>
          <w:rPrChange w:id="6791" w:author="Alexandre Miguel Kaizeler Guedes Da Silva Afonso" w:date="2026-07-27T16:55:00Z" w16du:dateUtc="2026-07-27T15:55:00Z">
            <w:rPr>
              <w:rFonts w:ascii="Arial" w:hAnsi="Arial" w:cs="Arial"/>
              <w:sz w:val="24"/>
              <w:szCs w:val="24"/>
            </w:rPr>
          </w:rPrChange>
        </w:rPr>
        <w:fldChar w:fldCharType="begin"/>
      </w:r>
      <w:r w:rsidR="00C37375" w:rsidRPr="00B475D4">
        <w:rPr>
          <w:rFonts w:ascii="Arial" w:hAnsi="Arial" w:cs="Arial"/>
          <w:sz w:val="24"/>
          <w:szCs w:val="24"/>
          <w:lang w:val="en-GB"/>
          <w:rPrChange w:id="6792" w:author="Alexandre Miguel Kaizeler Guedes Da Silva Afonso" w:date="2026-07-27T16:55:00Z" w16du:dateUtc="2026-07-27T15:55:00Z">
            <w:rPr>
              <w:rFonts w:ascii="Arial" w:hAnsi="Arial" w:cs="Arial"/>
              <w:sz w:val="24"/>
              <w:szCs w:val="24"/>
            </w:rPr>
          </w:rPrChange>
        </w:rPr>
        <w:instrText xml:space="preserve"> ADDIN ZOTERO_ITEM CSL_CITATION {"citationID":"yxhdP4nz","properties":{"formattedCitation":"\\super 7\\nosupersub{}","plainCitation":"7","noteIndex":0},"citationItems":[{"id":"jCcWpdK2/HrDB2KSB","uris":["http://zotero.org/users/local/1p9EH8ax/items/BR3BXXDM"],"itemData":{"id":"f9pzkrjY/mvzP1yfb","type":"article-journal","container-title":"Molecular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A2518B" w:rsidRPr="00B475D4">
        <w:rPr>
          <w:rFonts w:ascii="Arial" w:hAnsi="Arial" w:cs="Arial"/>
          <w:sz w:val="24"/>
          <w:szCs w:val="24"/>
          <w:lang w:val="en-GB"/>
          <w:rPrChange w:id="6793" w:author="Alexandre Miguel Kaizeler Guedes Da Silva Afonso" w:date="2026-07-27T16:55:00Z" w16du:dateUtc="2026-07-27T15:55:00Z">
            <w:rPr>
              <w:rFonts w:ascii="Arial" w:hAnsi="Arial" w:cs="Arial"/>
              <w:sz w:val="24"/>
              <w:szCs w:val="24"/>
            </w:rPr>
          </w:rPrChange>
        </w:rPr>
        <w:fldChar w:fldCharType="separate"/>
      </w:r>
      <w:r w:rsidR="00A2518B" w:rsidRPr="00B475D4">
        <w:rPr>
          <w:rFonts w:ascii="Arial" w:hAnsi="Arial" w:cs="Arial"/>
          <w:kern w:val="0"/>
          <w:sz w:val="24"/>
          <w:vertAlign w:val="superscript"/>
          <w:lang w:val="en-GB"/>
          <w:rPrChange w:id="6794" w:author="Alexandre Miguel Kaizeler Guedes Da Silva Afonso" w:date="2026-07-27T16:55:00Z" w16du:dateUtc="2026-07-27T15:55:00Z">
            <w:rPr>
              <w:rFonts w:ascii="Arial" w:hAnsi="Arial" w:cs="Arial"/>
              <w:kern w:val="0"/>
              <w:sz w:val="24"/>
              <w:vertAlign w:val="superscript"/>
            </w:rPr>
          </w:rPrChange>
        </w:rPr>
        <w:t>7</w:t>
      </w:r>
      <w:r w:rsidR="00A2518B" w:rsidRPr="00B475D4">
        <w:rPr>
          <w:rFonts w:ascii="Arial" w:hAnsi="Arial" w:cs="Arial"/>
          <w:sz w:val="24"/>
          <w:szCs w:val="24"/>
          <w:lang w:val="en-GB"/>
          <w:rPrChange w:id="6795" w:author="Alexandre Miguel Kaizeler Guedes Da Silva Afonso" w:date="2026-07-27T16:55:00Z" w16du:dateUtc="2026-07-27T15:55:00Z">
            <w:rPr>
              <w:rFonts w:ascii="Arial" w:hAnsi="Arial" w:cs="Arial"/>
              <w:sz w:val="24"/>
              <w:szCs w:val="24"/>
            </w:rPr>
          </w:rPrChange>
        </w:rPr>
        <w:fldChar w:fldCharType="end"/>
      </w:r>
      <w:r w:rsidR="00A2518B" w:rsidRPr="00B475D4">
        <w:rPr>
          <w:rFonts w:ascii="Arial" w:hAnsi="Arial" w:cs="Arial"/>
          <w:sz w:val="24"/>
          <w:szCs w:val="24"/>
          <w:lang w:val="en-GB"/>
          <w:rPrChange w:id="6796" w:author="Alexandre Miguel Kaizeler Guedes Da Silva Afonso" w:date="2026-07-27T16:55:00Z" w16du:dateUtc="2026-07-27T15:55:00Z">
            <w:rPr>
              <w:rFonts w:ascii="Arial" w:hAnsi="Arial" w:cs="Arial"/>
              <w:sz w:val="24"/>
              <w:szCs w:val="24"/>
            </w:rPr>
          </w:rPrChange>
        </w:rPr>
        <w:t>, with U2-OS and A549 jointly processed. Although this approach yielded fewer differentially spliced events overall, the events identified are likely to represent more robust and reproducible changes.</w:t>
      </w:r>
    </w:p>
    <w:p w14:paraId="174C3CB7" w14:textId="4C24C66C" w:rsidR="00A2518B" w:rsidRPr="00B475D4" w:rsidRDefault="00A2518B" w:rsidP="00A2518B">
      <w:pPr>
        <w:pStyle w:val="Ttulo2"/>
        <w:rPr>
          <w:lang w:val="en-GB"/>
          <w:rPrChange w:id="6797" w:author="Alexandre Miguel Kaizeler Guedes Da Silva Afonso" w:date="2026-07-27T16:55:00Z" w16du:dateUtc="2026-07-27T15:55:00Z">
            <w:rPr/>
          </w:rPrChange>
        </w:rPr>
      </w:pPr>
      <w:r w:rsidRPr="00B475D4">
        <w:rPr>
          <w:lang w:val="en-GB"/>
          <w:rPrChange w:id="6798" w:author="Alexandre Miguel Kaizeler Guedes Da Silva Afonso" w:date="2026-07-27T16:55:00Z" w16du:dateUtc="2026-07-27T15:55:00Z">
            <w:rPr/>
          </w:rPrChange>
        </w:rPr>
        <w:t>RBP binding analyses pipeline (eCLIPSE)</w:t>
      </w:r>
    </w:p>
    <w:p w14:paraId="447B9770" w14:textId="743E1D38" w:rsidR="0072537C" w:rsidRPr="00B475D4" w:rsidRDefault="00581A86" w:rsidP="00177C97">
      <w:pPr>
        <w:jc w:val="both"/>
        <w:rPr>
          <w:rFonts w:ascii="Arial" w:hAnsi="Arial" w:cs="Arial"/>
          <w:sz w:val="24"/>
          <w:szCs w:val="24"/>
          <w:lang w:val="en-GB"/>
          <w:rPrChange w:id="679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800" w:author="Alexandre Miguel Kaizeler Guedes Da Silva Afonso" w:date="2026-07-27T16:55:00Z" w16du:dateUtc="2026-07-27T15:55:00Z">
            <w:rPr>
              <w:rFonts w:ascii="Arial" w:hAnsi="Arial" w:cs="Arial"/>
              <w:sz w:val="24"/>
              <w:szCs w:val="24"/>
            </w:rPr>
          </w:rPrChange>
        </w:rPr>
        <w:t xml:space="preserve">eCLIPSE </w:t>
      </w:r>
      <w:r w:rsidR="008B5B89" w:rsidRPr="00B475D4">
        <w:rPr>
          <w:rFonts w:ascii="Arial" w:hAnsi="Arial" w:cs="Arial"/>
          <w:sz w:val="24"/>
          <w:szCs w:val="24"/>
          <w:lang w:val="en-GB"/>
          <w:rPrChange w:id="6801" w:author="Alexandre Miguel Kaizeler Guedes Da Silva Afonso" w:date="2026-07-27T16:55:00Z" w16du:dateUtc="2026-07-27T15:55:00Z">
            <w:rPr>
              <w:rFonts w:ascii="Arial" w:hAnsi="Arial" w:cs="Arial"/>
              <w:sz w:val="24"/>
              <w:szCs w:val="24"/>
            </w:rPr>
          </w:rPrChange>
        </w:rPr>
        <w:t xml:space="preserve">(eCLIP for Splicing Evaluation) </w:t>
      </w:r>
      <w:r w:rsidRPr="00B475D4">
        <w:rPr>
          <w:rFonts w:ascii="Arial" w:hAnsi="Arial" w:cs="Arial"/>
          <w:sz w:val="24"/>
          <w:szCs w:val="24"/>
          <w:lang w:val="en-GB"/>
          <w:rPrChange w:id="6802" w:author="Alexandre Miguel Kaizeler Guedes Da Silva Afonso" w:date="2026-07-27T16:55:00Z" w16du:dateUtc="2026-07-27T15:55:00Z">
            <w:rPr>
              <w:rFonts w:ascii="Arial" w:hAnsi="Arial" w:cs="Arial"/>
              <w:sz w:val="24"/>
              <w:szCs w:val="24"/>
            </w:rPr>
          </w:rPrChange>
        </w:rPr>
        <w:t>is a</w:t>
      </w:r>
      <w:r w:rsidR="00552E38" w:rsidRPr="00B475D4">
        <w:rPr>
          <w:rFonts w:ascii="Arial" w:hAnsi="Arial" w:cs="Arial"/>
          <w:sz w:val="24"/>
          <w:szCs w:val="24"/>
          <w:lang w:val="en-GB"/>
          <w:rPrChange w:id="6803" w:author="Alexandre Miguel Kaizeler Guedes Da Silva Afonso" w:date="2026-07-27T16:55:00Z" w16du:dateUtc="2026-07-27T15:55:00Z">
            <w:rPr>
              <w:rFonts w:ascii="Arial" w:hAnsi="Arial" w:cs="Arial"/>
              <w:sz w:val="24"/>
              <w:szCs w:val="24"/>
            </w:rPr>
          </w:rPrChange>
        </w:rPr>
        <w:t xml:space="preserve"> </w:t>
      </w:r>
      <w:r w:rsidR="003D785D" w:rsidRPr="00B475D4">
        <w:rPr>
          <w:rFonts w:ascii="Arial" w:hAnsi="Arial" w:cs="Arial"/>
          <w:sz w:val="24"/>
          <w:szCs w:val="24"/>
          <w:lang w:val="en-GB"/>
          <w:rPrChange w:id="6804" w:author="Alexandre Miguel Kaizeler Guedes Da Silva Afonso" w:date="2026-07-27T16:55:00Z" w16du:dateUtc="2026-07-27T15:55:00Z">
            <w:rPr>
              <w:rFonts w:ascii="Arial" w:hAnsi="Arial" w:cs="Arial"/>
              <w:sz w:val="24"/>
              <w:szCs w:val="24"/>
            </w:rPr>
          </w:rPrChange>
        </w:rPr>
        <w:t>(</w:t>
      </w:r>
      <w:r w:rsidR="00A2518B" w:rsidRPr="00B475D4">
        <w:rPr>
          <w:rFonts w:ascii="Arial" w:hAnsi="Arial" w:cs="Arial"/>
          <w:sz w:val="24"/>
          <w:szCs w:val="24"/>
          <w:lang w:val="en-GB"/>
          <w:rPrChange w:id="6805" w:author="Alexandre Miguel Kaizeler Guedes Da Silva Afonso" w:date="2026-07-27T16:55:00Z" w16du:dateUtc="2026-07-27T15:55:00Z">
            <w:rPr>
              <w:rFonts w:ascii="Arial" w:hAnsi="Arial" w:cs="Arial"/>
              <w:sz w:val="24"/>
              <w:szCs w:val="24"/>
            </w:rPr>
          </w:rPrChange>
        </w:rPr>
        <w:t xml:space="preserve">as of yet </w:t>
      </w:r>
      <w:r w:rsidR="003D785D" w:rsidRPr="00B475D4">
        <w:rPr>
          <w:rFonts w:ascii="Arial" w:hAnsi="Arial" w:cs="Arial"/>
          <w:sz w:val="24"/>
          <w:szCs w:val="24"/>
          <w:lang w:val="en-GB"/>
          <w:rPrChange w:id="6806" w:author="Alexandre Miguel Kaizeler Guedes Da Silva Afonso" w:date="2026-07-27T16:55:00Z" w16du:dateUtc="2026-07-27T15:55:00Z">
            <w:rPr>
              <w:rFonts w:ascii="Arial" w:hAnsi="Arial" w:cs="Arial"/>
              <w:sz w:val="24"/>
              <w:szCs w:val="24"/>
            </w:rPr>
          </w:rPrChange>
        </w:rPr>
        <w:t xml:space="preserve">unpublished) </w:t>
      </w:r>
      <w:r w:rsidRPr="00B475D4">
        <w:rPr>
          <w:rFonts w:ascii="Arial" w:hAnsi="Arial" w:cs="Arial"/>
          <w:sz w:val="24"/>
          <w:szCs w:val="24"/>
          <w:lang w:val="en-GB"/>
          <w:rPrChange w:id="6807" w:author="Alexandre Miguel Kaizeler Guedes Da Silva Afonso" w:date="2026-07-27T16:55:00Z" w16du:dateUtc="2026-07-27T15:55:00Z">
            <w:rPr>
              <w:rFonts w:ascii="Arial" w:hAnsi="Arial" w:cs="Arial"/>
              <w:sz w:val="24"/>
              <w:szCs w:val="24"/>
            </w:rPr>
          </w:rPrChange>
        </w:rPr>
        <w:t>computational pipeline developed to integrate eCLIP data from the ENCODE project with splicing annotations from VastDB</w:t>
      </w:r>
      <w:r w:rsidR="0072537C" w:rsidRPr="00B475D4">
        <w:rPr>
          <w:rFonts w:ascii="Arial" w:hAnsi="Arial" w:cs="Arial"/>
          <w:sz w:val="24"/>
          <w:szCs w:val="24"/>
          <w:lang w:val="en-GB"/>
          <w:rPrChange w:id="6808"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809" w:author="Alexandre Miguel Kaizeler Guedes Da Silva Afonso" w:date="2026-07-27T16:55:00Z" w16du:dateUtc="2026-07-27T15:55:00Z">
            <w:rPr>
              <w:rFonts w:ascii="Arial" w:hAnsi="Arial" w:cs="Arial"/>
              <w:sz w:val="24"/>
              <w:szCs w:val="24"/>
            </w:rPr>
          </w:rPrChange>
        </w:rPr>
        <w:instrText xml:space="preserve"> ADDIN ZOTERO_ITEM CSL_CITATION {"citationID":"9t7URkWr","properties":{"unsorted":false,"formattedCitation":"\\super 111\\nosupersub{}","plainCitation":"111","noteIndex":0},"citationItems":[{"id":"jCcWpdK2/vXmbhqnL","uris":["http://zotero.org/users/local/1p9EH8ax/items/YBUMEV7L"],"itemData":{"id":"Vt4aYKIl/xeHejpNh","type":"article-journal","abstract":"Alternative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&gt;18%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Res.","language":"en","page":"1759-1768","source":"DOI.org (Crossref)","title":"An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72537C" w:rsidRPr="00B475D4">
        <w:rPr>
          <w:rFonts w:ascii="Arial" w:hAnsi="Arial" w:cs="Arial"/>
          <w:sz w:val="24"/>
          <w:szCs w:val="24"/>
          <w:lang w:val="en-GB"/>
          <w:rPrChange w:id="6810"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811" w:author="Alexandre Miguel Kaizeler Guedes Da Silva Afonso" w:date="2026-07-27T16:55:00Z" w16du:dateUtc="2026-07-27T15:55:00Z">
            <w:rPr>
              <w:rFonts w:ascii="Arial" w:hAnsi="Arial" w:cs="Arial"/>
              <w:kern w:val="0"/>
              <w:sz w:val="24"/>
              <w:vertAlign w:val="superscript"/>
            </w:rPr>
          </w:rPrChange>
        </w:rPr>
        <w:t>111</w:t>
      </w:r>
      <w:r w:rsidR="0072537C" w:rsidRPr="00B475D4">
        <w:rPr>
          <w:rFonts w:ascii="Arial" w:hAnsi="Arial" w:cs="Arial"/>
          <w:sz w:val="24"/>
          <w:szCs w:val="24"/>
          <w:lang w:val="en-GB"/>
          <w:rPrChange w:id="6812" w:author="Alexandre Miguel Kaizeler Guedes Da Silva Afonso" w:date="2026-07-27T16:55:00Z" w16du:dateUtc="2026-07-27T15:55:00Z">
            <w:rPr>
              <w:rFonts w:ascii="Arial" w:hAnsi="Arial" w:cs="Arial"/>
              <w:sz w:val="24"/>
              <w:szCs w:val="24"/>
            </w:rPr>
          </w:rPrChange>
        </w:rPr>
        <w:fldChar w:fldCharType="end"/>
      </w:r>
      <w:r w:rsidRPr="00B475D4">
        <w:rPr>
          <w:rFonts w:ascii="Arial" w:hAnsi="Arial" w:cs="Arial"/>
          <w:sz w:val="24"/>
          <w:szCs w:val="24"/>
          <w:lang w:val="en-GB"/>
          <w:rPrChange w:id="6813" w:author="Alexandre Miguel Kaizeler Guedes Da Silva Afonso" w:date="2026-07-27T16:55:00Z" w16du:dateUtc="2026-07-27T15:55:00Z">
            <w:rPr>
              <w:rFonts w:ascii="Arial" w:hAnsi="Arial" w:cs="Arial"/>
              <w:sz w:val="24"/>
              <w:szCs w:val="24"/>
            </w:rPr>
          </w:rPrChange>
        </w:rPr>
        <w:t xml:space="preserve">, generating RNA splicing maps. By aligning </w:t>
      </w:r>
      <w:r w:rsidR="00340B32" w:rsidRPr="00B475D4">
        <w:rPr>
          <w:rFonts w:ascii="Arial" w:hAnsi="Arial" w:cs="Arial"/>
          <w:sz w:val="24"/>
          <w:szCs w:val="24"/>
          <w:lang w:val="en-GB"/>
          <w:rPrChange w:id="6814" w:author="Alexandre Miguel Kaizeler Guedes Da Silva Afonso" w:date="2026-07-27T16:55:00Z" w16du:dateUtc="2026-07-27T15:55:00Z">
            <w:rPr>
              <w:rFonts w:ascii="Arial" w:hAnsi="Arial" w:cs="Arial"/>
              <w:sz w:val="24"/>
              <w:szCs w:val="24"/>
            </w:rPr>
          </w:rPrChange>
        </w:rPr>
        <w:t xml:space="preserve">eCLIP-derived </w:t>
      </w:r>
      <w:r w:rsidRPr="00B475D4">
        <w:rPr>
          <w:rFonts w:ascii="Arial" w:hAnsi="Arial" w:cs="Arial"/>
          <w:sz w:val="24"/>
          <w:szCs w:val="24"/>
          <w:lang w:val="en-GB"/>
          <w:rPrChange w:id="6815" w:author="Alexandre Miguel Kaizeler Guedes Da Silva Afonso" w:date="2026-07-27T16:55:00Z" w16du:dateUtc="2026-07-27T15:55:00Z">
            <w:rPr>
              <w:rFonts w:ascii="Arial" w:hAnsi="Arial" w:cs="Arial"/>
              <w:sz w:val="24"/>
              <w:szCs w:val="24"/>
            </w:rPr>
          </w:rPrChange>
        </w:rPr>
        <w:t>RBP binding profiles to the genomic coordinates of annotated splicing events, eCLIPSE enables the systematic assessment of how individual RBPs regulate alternative splicing</w:t>
      </w:r>
      <w:r w:rsidR="00F237B8" w:rsidRPr="00B475D4">
        <w:rPr>
          <w:rFonts w:ascii="Arial" w:hAnsi="Arial" w:cs="Arial"/>
          <w:sz w:val="24"/>
          <w:szCs w:val="24"/>
          <w:lang w:val="en-GB"/>
          <w:rPrChange w:id="6816"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6817" w:author="Alexandre Miguel Kaizeler Guedes Da Silva Afonso" w:date="2026-07-27T16:55:00Z" w16du:dateUtc="2026-07-27T15:55:00Z">
            <w:rPr>
              <w:rFonts w:ascii="Arial" w:hAnsi="Arial" w:cs="Arial"/>
              <w:sz w:val="24"/>
              <w:szCs w:val="24"/>
            </w:rPr>
          </w:rPrChange>
        </w:rPr>
        <w:t xml:space="preserve">either directly (via their own binding) or indirectly (through downstream effects on other RBPs). </w:t>
      </w:r>
      <w:r w:rsidR="0072537C" w:rsidRPr="00B475D4">
        <w:rPr>
          <w:rFonts w:ascii="Arial" w:hAnsi="Arial" w:cs="Arial"/>
          <w:sz w:val="24"/>
          <w:szCs w:val="24"/>
          <w:lang w:val="en-GB"/>
          <w:rPrChange w:id="6818" w:author="Alexandre Miguel Kaizeler Guedes Da Silva Afonso" w:date="2026-07-27T16:55:00Z" w16du:dateUtc="2026-07-27T15:55:00Z">
            <w:rPr>
              <w:rFonts w:ascii="Arial" w:hAnsi="Arial" w:cs="Arial"/>
              <w:sz w:val="24"/>
              <w:szCs w:val="24"/>
            </w:rPr>
          </w:rPrChange>
        </w:rPr>
        <w:t xml:space="preserve">All components required to reproduce this pipeline are available on GitHub (at </w:t>
      </w:r>
      <w:r w:rsidR="0072537C" w:rsidRPr="00B475D4">
        <w:rPr>
          <w:lang w:val="en-GB"/>
          <w:rPrChange w:id="6819" w:author="Alexandre Miguel Kaizeler Guedes Da Silva Afonso" w:date="2026-07-27T16:55:00Z" w16du:dateUtc="2026-07-27T15:55:00Z">
            <w:rPr/>
          </w:rPrChange>
        </w:rPr>
        <w:fldChar w:fldCharType="begin"/>
      </w:r>
      <w:r w:rsidR="0072537C" w:rsidRPr="00B475D4">
        <w:rPr>
          <w:lang w:val="en-GB"/>
          <w:rPrChange w:id="6820" w:author="Alexandre Miguel Kaizeler Guedes Da Silva Afonso" w:date="2026-07-27T16:55:00Z" w16du:dateUtc="2026-07-27T15:55:00Z">
            <w:rPr/>
          </w:rPrChange>
        </w:rPr>
        <w:instrText>HYPERLINK "https://github.com/DiseaseTranscriptomicsLab/CHARM"</w:instrText>
      </w:r>
      <w:r w:rsidR="0072537C" w:rsidRPr="004839F3">
        <w:rPr>
          <w:lang w:val="en-GB"/>
        </w:rPr>
      </w:r>
      <w:r w:rsidR="0072537C" w:rsidRPr="00B475D4">
        <w:rPr>
          <w:lang w:val="en-GB"/>
          <w:rPrChange w:id="6821" w:author="Alexandre Miguel Kaizeler Guedes Da Silva Afonso" w:date="2026-07-27T16:55:00Z" w16du:dateUtc="2026-07-27T15:55:00Z">
            <w:rPr/>
          </w:rPrChange>
        </w:rPr>
        <w:fldChar w:fldCharType="separate"/>
      </w:r>
      <w:r w:rsidR="0072537C" w:rsidRPr="00B475D4">
        <w:rPr>
          <w:rStyle w:val="Hiperligao"/>
          <w:rFonts w:ascii="Arial" w:hAnsi="Arial" w:cs="Arial"/>
          <w:sz w:val="24"/>
          <w:szCs w:val="24"/>
          <w:lang w:val="en-GB"/>
          <w:rPrChange w:id="6822" w:author="Alexandre Miguel Kaizeler Guedes Da Silva Afonso" w:date="2026-07-27T16:55:00Z" w16du:dateUtc="2026-07-27T15:55:00Z">
            <w:rPr>
              <w:rStyle w:val="Hiperligao"/>
              <w:rFonts w:ascii="Arial" w:hAnsi="Arial" w:cs="Arial"/>
              <w:sz w:val="24"/>
              <w:szCs w:val="24"/>
            </w:rPr>
          </w:rPrChange>
        </w:rPr>
        <w:t>https://github.com/DiseaseTranscriptomicsLab/CHARM</w:t>
      </w:r>
      <w:r w:rsidR="0072537C" w:rsidRPr="00B475D4">
        <w:rPr>
          <w:lang w:val="en-GB"/>
          <w:rPrChange w:id="6823" w:author="Alexandre Miguel Kaizeler Guedes Da Silva Afonso" w:date="2026-07-27T16:55:00Z" w16du:dateUtc="2026-07-27T15:55:00Z">
            <w:rPr/>
          </w:rPrChange>
        </w:rPr>
        <w:fldChar w:fldCharType="end"/>
      </w:r>
      <w:r w:rsidR="0072537C" w:rsidRPr="00B475D4">
        <w:rPr>
          <w:rFonts w:ascii="Arial" w:hAnsi="Arial" w:cs="Arial"/>
          <w:sz w:val="24"/>
          <w:szCs w:val="24"/>
          <w:lang w:val="en-GB"/>
          <w:rPrChange w:id="6824" w:author="Alexandre Miguel Kaizeler Guedes Da Silva Afonso" w:date="2026-07-27T16:55:00Z" w16du:dateUtc="2026-07-27T15:55:00Z">
            <w:rPr>
              <w:rFonts w:ascii="Arial" w:hAnsi="Arial" w:cs="Arial"/>
              <w:sz w:val="24"/>
              <w:szCs w:val="24"/>
            </w:rPr>
          </w:rPrChange>
        </w:rPr>
        <w:t>).</w:t>
      </w:r>
    </w:p>
    <w:p w14:paraId="2E328481" w14:textId="238F1DEB" w:rsidR="00581A86" w:rsidRPr="00B475D4" w:rsidRDefault="00F42E9C" w:rsidP="00177C97">
      <w:pPr>
        <w:jc w:val="both"/>
        <w:rPr>
          <w:rFonts w:ascii="Arial" w:hAnsi="Arial" w:cs="Arial"/>
          <w:sz w:val="24"/>
          <w:szCs w:val="24"/>
          <w:lang w:val="en-GB"/>
          <w:rPrChange w:id="682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826" w:author="Alexandre Miguel Kaizeler Guedes Da Silva Afonso" w:date="2026-07-27T16:55:00Z" w16du:dateUtc="2026-07-27T15:55:00Z">
            <w:rPr>
              <w:rFonts w:ascii="Arial" w:hAnsi="Arial" w:cs="Arial"/>
              <w:sz w:val="24"/>
              <w:szCs w:val="24"/>
            </w:rPr>
          </w:rPrChange>
        </w:rPr>
        <w:t>A brief description of each relevant step is shared on the sections below.</w:t>
      </w:r>
    </w:p>
    <w:p w14:paraId="1B6C4624" w14:textId="71AFC816" w:rsidR="002A1CC5" w:rsidRPr="00B475D4" w:rsidRDefault="002A1CC5" w:rsidP="00533F41">
      <w:pPr>
        <w:pStyle w:val="Ttulo3"/>
        <w:rPr>
          <w:lang w:val="en-GB"/>
          <w:rPrChange w:id="6827" w:author="Alexandre Miguel Kaizeler Guedes Da Silva Afonso" w:date="2026-07-27T16:55:00Z" w16du:dateUtc="2026-07-27T15:55:00Z">
            <w:rPr/>
          </w:rPrChange>
        </w:rPr>
      </w:pPr>
      <w:r w:rsidRPr="00B475D4">
        <w:rPr>
          <w:lang w:val="en-GB"/>
          <w:rPrChange w:id="6828" w:author="Alexandre Miguel Kaizeler Guedes Da Silva Afonso" w:date="2026-07-27T16:55:00Z" w16du:dateUtc="2026-07-27T15:55:00Z">
            <w:rPr/>
          </w:rPrChange>
        </w:rPr>
        <w:t>Splicing-</w:t>
      </w:r>
      <w:r w:rsidR="002F7D8C" w:rsidRPr="00B475D4">
        <w:rPr>
          <w:lang w:val="en-GB"/>
          <w:rPrChange w:id="6829" w:author="Alexandre Miguel Kaizeler Guedes Da Silva Afonso" w:date="2026-07-27T16:55:00Z" w16du:dateUtc="2026-07-27T15:55:00Z">
            <w:rPr/>
          </w:rPrChange>
        </w:rPr>
        <w:t>g</w:t>
      </w:r>
      <w:r w:rsidRPr="00B475D4">
        <w:rPr>
          <w:lang w:val="en-GB"/>
          <w:rPrChange w:id="6830" w:author="Alexandre Miguel Kaizeler Guedes Da Silva Afonso" w:date="2026-07-27T16:55:00Z" w16du:dateUtc="2026-07-27T15:55:00Z">
            <w:rPr/>
          </w:rPrChange>
        </w:rPr>
        <w:t xml:space="preserve">enome </w:t>
      </w:r>
      <w:r w:rsidR="00D64493" w:rsidRPr="00B475D4">
        <w:rPr>
          <w:lang w:val="en-GB"/>
          <w:rPrChange w:id="6831" w:author="Alexandre Miguel Kaizeler Guedes Da Silva Afonso" w:date="2026-07-27T16:55:00Z" w16du:dateUtc="2026-07-27T15:55:00Z">
            <w:rPr/>
          </w:rPrChange>
        </w:rPr>
        <w:t>c</w:t>
      </w:r>
      <w:r w:rsidRPr="00B475D4">
        <w:rPr>
          <w:lang w:val="en-GB"/>
          <w:rPrChange w:id="6832" w:author="Alexandre Miguel Kaizeler Guedes Da Silva Afonso" w:date="2026-07-27T16:55:00Z" w16du:dateUtc="2026-07-27T15:55:00Z">
            <w:rPr/>
          </w:rPrChange>
        </w:rPr>
        <w:t>reation</w:t>
      </w:r>
    </w:p>
    <w:p w14:paraId="3EA0FFD8" w14:textId="4A6B48C9" w:rsidR="00131436" w:rsidRPr="00B475D4" w:rsidRDefault="005B0818" w:rsidP="009A3A3C">
      <w:pPr>
        <w:spacing w:after="0"/>
        <w:jc w:val="both"/>
        <w:rPr>
          <w:rFonts w:ascii="Times New Roman" w:eastAsia="Times New Roman" w:hAnsi="Times New Roman" w:cs="Times New Roman"/>
          <w:kern w:val="0"/>
          <w:sz w:val="24"/>
          <w:szCs w:val="24"/>
          <w:lang w:val="en-GB" w:eastAsia="en-GB"/>
          <w14:ligatures w14:val="none"/>
          <w:rPrChange w:id="6833" w:author="Alexandre Miguel Kaizeler Guedes Da Silva Afonso" w:date="2026-07-27T16:55:00Z" w16du:dateUtc="2026-07-27T15:55:00Z">
            <w:rPr>
              <w:rFonts w:ascii="Times New Roman" w:eastAsia="Times New Roman" w:hAnsi="Times New Roman" w:cs="Times New Roman"/>
              <w:kern w:val="0"/>
              <w:sz w:val="24"/>
              <w:szCs w:val="24"/>
              <w:lang w:eastAsia="en-GB"/>
              <w14:ligatures w14:val="none"/>
            </w:rPr>
          </w:rPrChange>
        </w:rPr>
      </w:pPr>
      <w:r w:rsidRPr="00B475D4">
        <w:rPr>
          <w:rFonts w:ascii="Arial" w:hAnsi="Arial" w:cs="Arial"/>
          <w:sz w:val="24"/>
          <w:szCs w:val="24"/>
          <w:lang w:val="en-GB"/>
          <w:rPrChange w:id="6834" w:author="Alexandre Miguel Kaizeler Guedes Da Silva Afonso" w:date="2026-07-27T16:55:00Z" w16du:dateUtc="2026-07-27T15:55:00Z">
            <w:rPr>
              <w:rFonts w:ascii="Arial" w:hAnsi="Arial" w:cs="Arial"/>
              <w:sz w:val="24"/>
              <w:szCs w:val="24"/>
            </w:rPr>
          </w:rPrChange>
        </w:rPr>
        <w:t>A reference</w:t>
      </w:r>
      <w:r w:rsidR="002A1CC5" w:rsidRPr="00B475D4">
        <w:rPr>
          <w:rFonts w:ascii="Arial" w:hAnsi="Arial" w:cs="Arial"/>
          <w:sz w:val="24"/>
          <w:szCs w:val="24"/>
          <w:lang w:val="en-GB"/>
          <w:rPrChange w:id="6835" w:author="Alexandre Miguel Kaizeler Guedes Da Silva Afonso" w:date="2026-07-27T16:55:00Z" w16du:dateUtc="2026-07-27T15:55:00Z">
            <w:rPr>
              <w:rFonts w:ascii="Arial" w:hAnsi="Arial" w:cs="Arial"/>
              <w:sz w:val="24"/>
              <w:szCs w:val="24"/>
            </w:rPr>
          </w:rPrChange>
        </w:rPr>
        <w:t xml:space="preserve"> “splicing-genome” was </w:t>
      </w:r>
      <w:r w:rsidRPr="00B475D4">
        <w:rPr>
          <w:rFonts w:ascii="Arial" w:hAnsi="Arial" w:cs="Arial"/>
          <w:sz w:val="24"/>
          <w:szCs w:val="24"/>
          <w:lang w:val="en-GB"/>
          <w:rPrChange w:id="6836" w:author="Alexandre Miguel Kaizeler Guedes Da Silva Afonso" w:date="2026-07-27T16:55:00Z" w16du:dateUtc="2026-07-27T15:55:00Z">
            <w:rPr>
              <w:rFonts w:ascii="Arial" w:hAnsi="Arial" w:cs="Arial"/>
              <w:sz w:val="24"/>
              <w:szCs w:val="24"/>
            </w:rPr>
          </w:rPrChange>
        </w:rPr>
        <w:t xml:space="preserve">first </w:t>
      </w:r>
      <w:r w:rsidR="002A1CC5" w:rsidRPr="00B475D4">
        <w:rPr>
          <w:rFonts w:ascii="Arial" w:hAnsi="Arial" w:cs="Arial"/>
          <w:sz w:val="24"/>
          <w:szCs w:val="24"/>
          <w:lang w:val="en-GB"/>
          <w:rPrChange w:id="6837" w:author="Alexandre Miguel Kaizeler Guedes Da Silva Afonso" w:date="2026-07-27T16:55:00Z" w16du:dateUtc="2026-07-27T15:55:00Z">
            <w:rPr>
              <w:rFonts w:ascii="Arial" w:hAnsi="Arial" w:cs="Arial"/>
              <w:sz w:val="24"/>
              <w:szCs w:val="24"/>
            </w:rPr>
          </w:rPrChange>
        </w:rPr>
        <w:t xml:space="preserve">created from </w:t>
      </w:r>
      <w:r w:rsidR="0072537C" w:rsidRPr="00B475D4">
        <w:rPr>
          <w:rFonts w:ascii="Arial" w:hAnsi="Arial" w:cs="Arial"/>
          <w:sz w:val="24"/>
          <w:szCs w:val="24"/>
          <w:lang w:val="en-GB"/>
          <w:rPrChange w:id="6838" w:author="Alexandre Miguel Kaizeler Guedes Da Silva Afonso" w:date="2026-07-27T16:55:00Z" w16du:dateUtc="2026-07-27T15:55:00Z">
            <w:rPr>
              <w:rFonts w:ascii="Arial" w:hAnsi="Arial" w:cs="Arial"/>
              <w:sz w:val="24"/>
              <w:szCs w:val="24"/>
            </w:rPr>
          </w:rPrChange>
        </w:rPr>
        <w:t>VastDB</w:t>
      </w:r>
      <w:r w:rsidR="002A1CC5" w:rsidRPr="00B475D4">
        <w:rPr>
          <w:rFonts w:ascii="Arial" w:hAnsi="Arial" w:cs="Arial"/>
          <w:sz w:val="24"/>
          <w:szCs w:val="24"/>
          <w:lang w:val="en-GB"/>
          <w:rPrChange w:id="6839" w:author="Alexandre Miguel Kaizeler Guedes Da Silva Afonso" w:date="2026-07-27T16:55:00Z" w16du:dateUtc="2026-07-27T15:55:00Z">
            <w:rPr>
              <w:rFonts w:ascii="Arial" w:hAnsi="Arial" w:cs="Arial"/>
              <w:sz w:val="24"/>
              <w:szCs w:val="24"/>
            </w:rPr>
          </w:rPrChange>
        </w:rPr>
        <w:t xml:space="preserve"> annotation</w:t>
      </w:r>
      <w:r w:rsidRPr="00B475D4">
        <w:rPr>
          <w:rFonts w:ascii="Arial" w:hAnsi="Arial" w:cs="Arial"/>
          <w:sz w:val="24"/>
          <w:szCs w:val="24"/>
          <w:lang w:val="en-GB"/>
          <w:rPrChange w:id="6840" w:author="Alexandre Miguel Kaizeler Guedes Da Silva Afonso" w:date="2026-07-27T16:55:00Z" w16du:dateUtc="2026-07-27T15:55:00Z">
            <w:rPr>
              <w:rFonts w:ascii="Arial" w:hAnsi="Arial" w:cs="Arial"/>
              <w:sz w:val="24"/>
              <w:szCs w:val="24"/>
            </w:rPr>
          </w:rPrChange>
        </w:rPr>
        <w:t>s.</w:t>
      </w:r>
      <w:r w:rsidR="0072537C" w:rsidRPr="00B475D4">
        <w:rPr>
          <w:rFonts w:ascii="Arial" w:hAnsi="Arial" w:cs="Arial"/>
          <w:sz w:val="24"/>
          <w:szCs w:val="24"/>
          <w:lang w:val="en-GB"/>
          <w:rPrChange w:id="6841" w:author="Alexandre Miguel Kaizeler Guedes Da Silva Afonso" w:date="2026-07-27T16:55:00Z" w16du:dateUtc="2026-07-27T15:55:00Z">
            <w:rPr>
              <w:rFonts w:ascii="Arial" w:hAnsi="Arial" w:cs="Arial"/>
              <w:sz w:val="24"/>
              <w:szCs w:val="24"/>
            </w:rPr>
          </w:rPrChange>
        </w:rPr>
        <w:t xml:space="preserve"> Alternative</w:t>
      </w:r>
      <w:r w:rsidR="00FC34A9" w:rsidRPr="00B475D4">
        <w:rPr>
          <w:rFonts w:ascii="Arial" w:hAnsi="Arial" w:cs="Arial"/>
          <w:sz w:val="24"/>
          <w:szCs w:val="24"/>
          <w:lang w:val="en-GB"/>
          <w:rPrChange w:id="6842" w:author="Alexandre Miguel Kaizeler Guedes Da Silva Afonso" w:date="2026-07-27T16:55:00Z" w16du:dateUtc="2026-07-27T15:55:00Z">
            <w:rPr>
              <w:rFonts w:ascii="Arial" w:hAnsi="Arial" w:cs="Arial"/>
              <w:sz w:val="24"/>
              <w:szCs w:val="24"/>
            </w:rPr>
          </w:rPrChange>
        </w:rPr>
        <w:t xml:space="preserve"> </w:t>
      </w:r>
      <w:r w:rsidR="0072537C" w:rsidRPr="00B475D4">
        <w:rPr>
          <w:rFonts w:ascii="Arial" w:hAnsi="Arial" w:cs="Arial"/>
          <w:sz w:val="24"/>
          <w:szCs w:val="24"/>
          <w:lang w:val="en-GB"/>
          <w:rPrChange w:id="6843" w:author="Alexandre Miguel Kaizeler Guedes Da Silva Afonso" w:date="2026-07-27T16:55:00Z" w16du:dateUtc="2026-07-27T15:55:00Z">
            <w:rPr>
              <w:rFonts w:ascii="Arial" w:hAnsi="Arial" w:cs="Arial"/>
              <w:sz w:val="24"/>
              <w:szCs w:val="24"/>
            </w:rPr>
          </w:rPrChange>
        </w:rPr>
        <w:t>e</w:t>
      </w:r>
      <w:r w:rsidR="002A1CC5" w:rsidRPr="00B475D4">
        <w:rPr>
          <w:rFonts w:ascii="Arial" w:hAnsi="Arial" w:cs="Arial"/>
          <w:sz w:val="24"/>
          <w:szCs w:val="24"/>
          <w:lang w:val="en-GB"/>
          <w:rPrChange w:id="6844" w:author="Alexandre Miguel Kaizeler Guedes Da Silva Afonso" w:date="2026-07-27T16:55:00Z" w16du:dateUtc="2026-07-27T15:55:00Z">
            <w:rPr>
              <w:rFonts w:ascii="Arial" w:hAnsi="Arial" w:cs="Arial"/>
              <w:sz w:val="24"/>
              <w:szCs w:val="24"/>
            </w:rPr>
          </w:rPrChange>
        </w:rPr>
        <w:t>xon</w:t>
      </w:r>
      <w:r w:rsidR="0072537C" w:rsidRPr="00B475D4">
        <w:rPr>
          <w:rFonts w:ascii="Arial" w:hAnsi="Arial" w:cs="Arial"/>
          <w:sz w:val="24"/>
          <w:szCs w:val="24"/>
          <w:lang w:val="en-GB"/>
          <w:rPrChange w:id="6845" w:author="Alexandre Miguel Kaizeler Guedes Da Silva Afonso" w:date="2026-07-27T16:55:00Z" w16du:dateUtc="2026-07-27T15:55:00Z">
            <w:rPr>
              <w:rFonts w:ascii="Arial" w:hAnsi="Arial" w:cs="Arial"/>
              <w:sz w:val="24"/>
              <w:szCs w:val="24"/>
            </w:rPr>
          </w:rPrChange>
        </w:rPr>
        <w:t xml:space="preserve">s shorter than 10 bp were excluded. </w:t>
      </w:r>
      <w:r w:rsidR="00A378A9" w:rsidRPr="00B475D4">
        <w:rPr>
          <w:rFonts w:ascii="Arial" w:hAnsi="Arial" w:cs="Arial"/>
          <w:sz w:val="24"/>
          <w:szCs w:val="24"/>
          <w:lang w:val="en-GB"/>
          <w:rPrChange w:id="6846" w:author="Alexandre Miguel Kaizeler Guedes Da Silva Afonso" w:date="2026-07-27T16:55:00Z" w16du:dateUtc="2026-07-27T15:55:00Z">
            <w:rPr>
              <w:rFonts w:ascii="Arial" w:hAnsi="Arial" w:cs="Arial"/>
              <w:sz w:val="24"/>
              <w:szCs w:val="24"/>
            </w:rPr>
          </w:rPrChange>
        </w:rPr>
        <w:t xml:space="preserve">For each </w:t>
      </w:r>
      <w:r w:rsidR="00FC51E4" w:rsidRPr="00B475D4">
        <w:rPr>
          <w:rFonts w:ascii="Arial" w:hAnsi="Arial" w:cs="Arial"/>
          <w:sz w:val="24"/>
          <w:szCs w:val="24"/>
          <w:lang w:val="en-GB"/>
          <w:rPrChange w:id="6847" w:author="Alexandre Miguel Kaizeler Guedes Da Silva Afonso" w:date="2026-07-27T16:55:00Z" w16du:dateUtc="2026-07-27T15:55:00Z">
            <w:rPr>
              <w:rFonts w:ascii="Arial" w:hAnsi="Arial" w:cs="Arial"/>
              <w:sz w:val="24"/>
              <w:szCs w:val="24"/>
            </w:rPr>
          </w:rPrChange>
        </w:rPr>
        <w:t xml:space="preserve">exon skipping </w:t>
      </w:r>
      <w:r w:rsidR="00A378A9" w:rsidRPr="00B475D4">
        <w:rPr>
          <w:rFonts w:ascii="Arial" w:hAnsi="Arial" w:cs="Arial"/>
          <w:sz w:val="24"/>
          <w:szCs w:val="24"/>
          <w:lang w:val="en-GB"/>
          <w:rPrChange w:id="6848" w:author="Alexandre Miguel Kaizeler Guedes Da Silva Afonso" w:date="2026-07-27T16:55:00Z" w16du:dateUtc="2026-07-27T15:55:00Z">
            <w:rPr>
              <w:rFonts w:ascii="Arial" w:hAnsi="Arial" w:cs="Arial"/>
              <w:sz w:val="24"/>
              <w:szCs w:val="24"/>
            </w:rPr>
          </w:rPrChange>
        </w:rPr>
        <w:t>event</w:t>
      </w:r>
      <w:r w:rsidR="00FC51E4" w:rsidRPr="00B475D4">
        <w:rPr>
          <w:rFonts w:ascii="Arial" w:hAnsi="Arial" w:cs="Arial"/>
          <w:sz w:val="24"/>
          <w:szCs w:val="24"/>
          <w:lang w:val="en-GB"/>
          <w:rPrChange w:id="6849" w:author="Alexandre Miguel Kaizeler Guedes Da Silva Afonso" w:date="2026-07-27T16:55:00Z" w16du:dateUtc="2026-07-27T15:55:00Z">
            <w:rPr>
              <w:rFonts w:ascii="Arial" w:hAnsi="Arial" w:cs="Arial"/>
              <w:sz w:val="24"/>
              <w:szCs w:val="24"/>
            </w:rPr>
          </w:rPrChange>
        </w:rPr>
        <w:t xml:space="preserve">, </w:t>
      </w:r>
      <w:r w:rsidR="00A378A9" w:rsidRPr="00B475D4">
        <w:rPr>
          <w:rFonts w:ascii="Arial" w:hAnsi="Arial" w:cs="Arial"/>
          <w:sz w:val="24"/>
          <w:szCs w:val="24"/>
          <w:lang w:val="en-GB"/>
          <w:rPrChange w:id="6850" w:author="Alexandre Miguel Kaizeler Guedes Da Silva Afonso" w:date="2026-07-27T16:55:00Z" w16du:dateUtc="2026-07-27T15:55:00Z">
            <w:rPr>
              <w:rFonts w:ascii="Arial" w:hAnsi="Arial" w:cs="Arial"/>
              <w:sz w:val="24"/>
              <w:szCs w:val="24"/>
            </w:rPr>
          </w:rPrChange>
        </w:rPr>
        <w:t>specific regions of interest</w:t>
      </w:r>
      <w:r w:rsidR="00A2518B" w:rsidRPr="00B475D4">
        <w:rPr>
          <w:rFonts w:ascii="Arial" w:hAnsi="Arial" w:cs="Arial"/>
          <w:sz w:val="24"/>
          <w:szCs w:val="24"/>
          <w:lang w:val="en-GB"/>
          <w:rPrChange w:id="6851" w:author="Alexandre Miguel Kaizeler Guedes Da Silva Afonso" w:date="2026-07-27T16:55:00Z" w16du:dateUtc="2026-07-27T15:55:00Z">
            <w:rPr>
              <w:rFonts w:ascii="Arial" w:hAnsi="Arial" w:cs="Arial"/>
              <w:sz w:val="24"/>
              <w:szCs w:val="24"/>
            </w:rPr>
          </w:rPrChange>
        </w:rPr>
        <w:t xml:space="preserve"> (as exemplified on Supplementary Figure </w:t>
      </w:r>
      <w:r w:rsidR="0072537C" w:rsidRPr="00B475D4">
        <w:rPr>
          <w:rFonts w:ascii="Arial" w:hAnsi="Arial" w:cs="Arial"/>
          <w:sz w:val="24"/>
          <w:szCs w:val="24"/>
          <w:lang w:val="en-GB"/>
          <w:rPrChange w:id="6852" w:author="Alexandre Miguel Kaizeler Guedes Da Silva Afonso" w:date="2026-07-27T16:55:00Z" w16du:dateUtc="2026-07-27T15:55:00Z">
            <w:rPr>
              <w:rFonts w:ascii="Arial" w:hAnsi="Arial" w:cs="Arial"/>
              <w:sz w:val="24"/>
              <w:szCs w:val="24"/>
            </w:rPr>
          </w:rPrChange>
        </w:rPr>
        <w:t>10</w:t>
      </w:r>
      <w:r w:rsidR="00A2518B" w:rsidRPr="00B475D4">
        <w:rPr>
          <w:rFonts w:ascii="Arial" w:hAnsi="Arial" w:cs="Arial"/>
          <w:sz w:val="24"/>
          <w:szCs w:val="24"/>
          <w:lang w:val="en-GB"/>
          <w:rPrChange w:id="6853" w:author="Alexandre Miguel Kaizeler Guedes Da Silva Afonso" w:date="2026-07-27T16:55:00Z" w16du:dateUtc="2026-07-27T15:55:00Z">
            <w:rPr>
              <w:rFonts w:ascii="Arial" w:hAnsi="Arial" w:cs="Arial"/>
              <w:sz w:val="24"/>
              <w:szCs w:val="24"/>
            </w:rPr>
          </w:rPrChange>
        </w:rPr>
        <w:t xml:space="preserve">) </w:t>
      </w:r>
      <w:r w:rsidR="00A378A9" w:rsidRPr="00B475D4">
        <w:rPr>
          <w:rFonts w:ascii="Arial" w:hAnsi="Arial" w:cs="Arial"/>
          <w:sz w:val="24"/>
          <w:szCs w:val="24"/>
          <w:lang w:val="en-GB"/>
          <w:rPrChange w:id="6854" w:author="Alexandre Miguel Kaizeler Guedes Da Silva Afonso" w:date="2026-07-27T16:55:00Z" w16du:dateUtc="2026-07-27T15:55:00Z">
            <w:rPr>
              <w:rFonts w:ascii="Arial" w:hAnsi="Arial" w:cs="Arial"/>
              <w:sz w:val="24"/>
              <w:szCs w:val="24"/>
            </w:rPr>
          </w:rPrChange>
        </w:rPr>
        <w:t xml:space="preserve"> were defined</w:t>
      </w:r>
      <w:r w:rsidR="00F42738" w:rsidRPr="00B475D4">
        <w:rPr>
          <w:rFonts w:ascii="Arial" w:hAnsi="Arial" w:cs="Arial"/>
          <w:sz w:val="24"/>
          <w:szCs w:val="24"/>
          <w:lang w:val="en-GB"/>
          <w:rPrChange w:id="6855" w:author="Alexandre Miguel Kaizeler Guedes Da Silva Afonso" w:date="2026-07-27T16:55:00Z" w16du:dateUtc="2026-07-27T15:55:00Z">
            <w:rPr>
              <w:rFonts w:ascii="Arial" w:hAnsi="Arial" w:cs="Arial"/>
              <w:sz w:val="24"/>
              <w:szCs w:val="24"/>
            </w:rPr>
          </w:rPrChange>
        </w:rPr>
        <w:t xml:space="preserve"> as follows</w:t>
      </w:r>
      <w:r w:rsidR="00B72241" w:rsidRPr="00B475D4">
        <w:rPr>
          <w:rFonts w:ascii="Arial" w:hAnsi="Arial" w:cs="Arial"/>
          <w:sz w:val="24"/>
          <w:szCs w:val="24"/>
          <w:lang w:val="en-GB"/>
          <w:rPrChange w:id="6856" w:author="Alexandre Miguel Kaizeler Guedes Da Silva Afonso" w:date="2026-07-27T16:55:00Z" w16du:dateUtc="2026-07-27T15:55:00Z">
            <w:rPr>
              <w:rFonts w:ascii="Arial" w:hAnsi="Arial" w:cs="Arial"/>
              <w:sz w:val="24"/>
              <w:szCs w:val="24"/>
            </w:rPr>
          </w:rPrChange>
        </w:rPr>
        <w:t>:</w:t>
      </w:r>
      <w:r w:rsidR="00A378A9" w:rsidRPr="00B475D4">
        <w:rPr>
          <w:rFonts w:ascii="Arial" w:hAnsi="Arial" w:cs="Arial"/>
          <w:sz w:val="24"/>
          <w:szCs w:val="24"/>
          <w:lang w:val="en-GB"/>
          <w:rPrChange w:id="6857" w:author="Alexandre Miguel Kaizeler Guedes Da Silva Afonso" w:date="2026-07-27T16:55:00Z" w16du:dateUtc="2026-07-27T15:55:00Z">
            <w:rPr>
              <w:rFonts w:ascii="Arial" w:hAnsi="Arial" w:cs="Arial"/>
              <w:sz w:val="24"/>
              <w:szCs w:val="24"/>
            </w:rPr>
          </w:rPrChange>
        </w:rPr>
        <w:t xml:space="preserve"> </w:t>
      </w:r>
      <w:r w:rsidR="00B72241" w:rsidRPr="00B475D4">
        <w:rPr>
          <w:rFonts w:ascii="Arial" w:hAnsi="Arial" w:cs="Arial"/>
          <w:sz w:val="24"/>
          <w:szCs w:val="24"/>
          <w:lang w:val="en-GB"/>
          <w:rPrChange w:id="6858" w:author="Alexandre Miguel Kaizeler Guedes Da Silva Afonso" w:date="2026-07-27T16:55:00Z" w16du:dateUtc="2026-07-27T15:55:00Z">
            <w:rPr>
              <w:rFonts w:ascii="Arial" w:hAnsi="Arial" w:cs="Arial"/>
              <w:sz w:val="24"/>
              <w:szCs w:val="24"/>
            </w:rPr>
          </w:rPrChange>
        </w:rPr>
        <w:t xml:space="preserve"> </w:t>
      </w:r>
    </w:p>
    <w:p w14:paraId="17B1B8D5" w14:textId="3610ABDF" w:rsidR="00F42738" w:rsidRPr="00B475D4" w:rsidRDefault="00F42738" w:rsidP="009A3A3C">
      <w:pPr>
        <w:pStyle w:val="PargrafodaLista"/>
        <w:numPr>
          <w:ilvl w:val="0"/>
          <w:numId w:val="9"/>
        </w:numPr>
        <w:spacing w:before="120" w:after="100" w:afterAutospacing="1" w:line="240" w:lineRule="auto"/>
        <w:rPr>
          <w:rFonts w:ascii="Arial" w:hAnsi="Arial" w:cs="Arial"/>
          <w:sz w:val="24"/>
          <w:szCs w:val="24"/>
          <w:lang w:val="en-GB"/>
          <w:rPrChange w:id="685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860" w:author="Alexandre Miguel Kaizeler Guedes Da Silva Afonso" w:date="2026-07-27T16:55:00Z" w16du:dateUtc="2026-07-27T15:55:00Z">
            <w:rPr>
              <w:rFonts w:ascii="Arial" w:hAnsi="Arial" w:cs="Arial"/>
              <w:sz w:val="24"/>
              <w:szCs w:val="24"/>
            </w:rPr>
          </w:rPrChange>
        </w:rPr>
        <w:t>Upstream exon end: −50 bp to the exon boundary</w:t>
      </w:r>
    </w:p>
    <w:p w14:paraId="180C85EB" w14:textId="2323FAA7" w:rsidR="00F42738" w:rsidRPr="00B475D4" w:rsidRDefault="00F42738" w:rsidP="009A3A3C">
      <w:pPr>
        <w:pStyle w:val="PargrafodaLista"/>
        <w:numPr>
          <w:ilvl w:val="0"/>
          <w:numId w:val="9"/>
        </w:numPr>
        <w:spacing w:before="100" w:beforeAutospacing="1" w:after="100" w:afterAutospacing="1" w:line="240" w:lineRule="auto"/>
        <w:rPr>
          <w:rFonts w:ascii="Arial" w:hAnsi="Arial" w:cs="Arial"/>
          <w:sz w:val="24"/>
          <w:szCs w:val="24"/>
          <w:lang w:val="en-GB"/>
          <w:rPrChange w:id="686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862" w:author="Alexandre Miguel Kaizeler Guedes Da Silva Afonso" w:date="2026-07-27T16:55:00Z" w16du:dateUtc="2026-07-27T15:55:00Z">
            <w:rPr>
              <w:rFonts w:ascii="Arial" w:hAnsi="Arial" w:cs="Arial"/>
              <w:sz w:val="24"/>
              <w:szCs w:val="24"/>
            </w:rPr>
          </w:rPrChange>
        </w:rPr>
        <w:t>Upstream intron start: intron boundary to +200 bp</w:t>
      </w:r>
    </w:p>
    <w:p w14:paraId="337A473D" w14:textId="19E4A71C" w:rsidR="00F42738" w:rsidRPr="00B475D4" w:rsidRDefault="00F42738" w:rsidP="009A3A3C">
      <w:pPr>
        <w:pStyle w:val="PargrafodaLista"/>
        <w:numPr>
          <w:ilvl w:val="0"/>
          <w:numId w:val="9"/>
        </w:numPr>
        <w:spacing w:before="100" w:beforeAutospacing="1" w:after="100" w:afterAutospacing="1" w:line="240" w:lineRule="auto"/>
        <w:rPr>
          <w:rFonts w:ascii="Arial" w:hAnsi="Arial" w:cs="Arial"/>
          <w:sz w:val="24"/>
          <w:szCs w:val="24"/>
          <w:lang w:val="en-GB"/>
          <w:rPrChange w:id="686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864" w:author="Alexandre Miguel Kaizeler Guedes Da Silva Afonso" w:date="2026-07-27T16:55:00Z" w16du:dateUtc="2026-07-27T15:55:00Z">
            <w:rPr>
              <w:rFonts w:ascii="Arial" w:hAnsi="Arial" w:cs="Arial"/>
              <w:sz w:val="24"/>
              <w:szCs w:val="24"/>
            </w:rPr>
          </w:rPrChange>
        </w:rPr>
        <w:t>Upstream intron end: −200 bp to the intron boundary</w:t>
      </w:r>
    </w:p>
    <w:p w14:paraId="750BB1D8" w14:textId="63CEB902" w:rsidR="00F42738" w:rsidRPr="00B475D4" w:rsidRDefault="00F42738" w:rsidP="009A3A3C">
      <w:pPr>
        <w:pStyle w:val="PargrafodaLista"/>
        <w:numPr>
          <w:ilvl w:val="0"/>
          <w:numId w:val="9"/>
        </w:numPr>
        <w:spacing w:before="100" w:beforeAutospacing="1" w:after="100" w:afterAutospacing="1" w:line="240" w:lineRule="auto"/>
        <w:rPr>
          <w:rFonts w:ascii="Arial" w:hAnsi="Arial" w:cs="Arial"/>
          <w:sz w:val="24"/>
          <w:szCs w:val="24"/>
          <w:lang w:val="en-GB"/>
          <w:rPrChange w:id="686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866" w:author="Alexandre Miguel Kaizeler Guedes Da Silva Afonso" w:date="2026-07-27T16:55:00Z" w16du:dateUtc="2026-07-27T15:55:00Z">
            <w:rPr>
              <w:rFonts w:ascii="Arial" w:hAnsi="Arial" w:cs="Arial"/>
              <w:sz w:val="24"/>
              <w:szCs w:val="24"/>
            </w:rPr>
          </w:rPrChange>
        </w:rPr>
        <w:t>Alternative exon start: exon boundary to +50 bp</w:t>
      </w:r>
    </w:p>
    <w:p w14:paraId="5CB29EA2" w14:textId="7A756A13" w:rsidR="00F42738" w:rsidRPr="00B475D4" w:rsidRDefault="00F42738" w:rsidP="009A3A3C">
      <w:pPr>
        <w:pStyle w:val="PargrafodaLista"/>
        <w:numPr>
          <w:ilvl w:val="0"/>
          <w:numId w:val="9"/>
        </w:numPr>
        <w:spacing w:before="100" w:beforeAutospacing="1" w:after="100" w:afterAutospacing="1" w:line="240" w:lineRule="auto"/>
        <w:rPr>
          <w:rFonts w:ascii="Arial" w:hAnsi="Arial" w:cs="Arial"/>
          <w:sz w:val="24"/>
          <w:szCs w:val="24"/>
          <w:lang w:val="en-GB"/>
          <w:rPrChange w:id="6867"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868" w:author="Alexandre Miguel Kaizeler Guedes Da Silva Afonso" w:date="2026-07-27T16:55:00Z" w16du:dateUtc="2026-07-27T15:55:00Z">
            <w:rPr>
              <w:rFonts w:ascii="Arial" w:hAnsi="Arial" w:cs="Arial"/>
              <w:sz w:val="24"/>
              <w:szCs w:val="24"/>
            </w:rPr>
          </w:rPrChange>
        </w:rPr>
        <w:t>Alternative exon end: −50 bp to the exon boundary</w:t>
      </w:r>
    </w:p>
    <w:p w14:paraId="4B7C8DBC" w14:textId="36FE0CE2" w:rsidR="00F42738" w:rsidRPr="00B475D4" w:rsidRDefault="00F42738" w:rsidP="009A3A3C">
      <w:pPr>
        <w:pStyle w:val="PargrafodaLista"/>
        <w:numPr>
          <w:ilvl w:val="0"/>
          <w:numId w:val="9"/>
        </w:numPr>
        <w:spacing w:before="100" w:beforeAutospacing="1" w:after="100" w:afterAutospacing="1" w:line="240" w:lineRule="auto"/>
        <w:rPr>
          <w:rFonts w:ascii="Arial" w:hAnsi="Arial" w:cs="Arial"/>
          <w:sz w:val="24"/>
          <w:szCs w:val="24"/>
          <w:lang w:val="en-GB"/>
          <w:rPrChange w:id="686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870" w:author="Alexandre Miguel Kaizeler Guedes Da Silva Afonso" w:date="2026-07-27T16:55:00Z" w16du:dateUtc="2026-07-27T15:55:00Z">
            <w:rPr>
              <w:rFonts w:ascii="Arial" w:hAnsi="Arial" w:cs="Arial"/>
              <w:sz w:val="24"/>
              <w:szCs w:val="24"/>
            </w:rPr>
          </w:rPrChange>
        </w:rPr>
        <w:t>Downstream intron start: intron boundary to +200 bp</w:t>
      </w:r>
    </w:p>
    <w:p w14:paraId="045639D2" w14:textId="59227024" w:rsidR="00F42738" w:rsidRPr="00B475D4" w:rsidRDefault="00F42738" w:rsidP="009A3A3C">
      <w:pPr>
        <w:pStyle w:val="PargrafodaLista"/>
        <w:numPr>
          <w:ilvl w:val="0"/>
          <w:numId w:val="9"/>
        </w:numPr>
        <w:spacing w:before="100" w:beforeAutospacing="1" w:after="100" w:afterAutospacing="1" w:line="240" w:lineRule="auto"/>
        <w:rPr>
          <w:rFonts w:ascii="Arial" w:hAnsi="Arial" w:cs="Arial"/>
          <w:sz w:val="24"/>
          <w:szCs w:val="24"/>
          <w:lang w:val="en-GB"/>
          <w:rPrChange w:id="687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872" w:author="Alexandre Miguel Kaizeler Guedes Da Silva Afonso" w:date="2026-07-27T16:55:00Z" w16du:dateUtc="2026-07-27T15:55:00Z">
            <w:rPr>
              <w:rFonts w:ascii="Arial" w:hAnsi="Arial" w:cs="Arial"/>
              <w:sz w:val="24"/>
              <w:szCs w:val="24"/>
            </w:rPr>
          </w:rPrChange>
        </w:rPr>
        <w:t>Downstream intron end: −200 bp to the intron boundary</w:t>
      </w:r>
    </w:p>
    <w:p w14:paraId="10916346" w14:textId="5CD808E6" w:rsidR="00AE4101" w:rsidRPr="00B475D4" w:rsidRDefault="00F42738" w:rsidP="009A3A3C">
      <w:pPr>
        <w:pStyle w:val="PargrafodaLista"/>
        <w:numPr>
          <w:ilvl w:val="0"/>
          <w:numId w:val="9"/>
        </w:numPr>
        <w:spacing w:after="120" w:line="240" w:lineRule="auto"/>
        <w:rPr>
          <w:rFonts w:ascii="Arial" w:hAnsi="Arial" w:cs="Arial"/>
          <w:sz w:val="24"/>
          <w:szCs w:val="24"/>
          <w:lang w:val="en-GB"/>
          <w:rPrChange w:id="687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874" w:author="Alexandre Miguel Kaizeler Guedes Da Silva Afonso" w:date="2026-07-27T16:55:00Z" w16du:dateUtc="2026-07-27T15:55:00Z">
            <w:rPr>
              <w:rFonts w:ascii="Arial" w:hAnsi="Arial" w:cs="Arial"/>
              <w:sz w:val="24"/>
              <w:szCs w:val="24"/>
            </w:rPr>
          </w:rPrChange>
        </w:rPr>
        <w:t>Downstream exon start: exon boundary to +50 bp</w:t>
      </w:r>
    </w:p>
    <w:p w14:paraId="11BD8E41" w14:textId="22AEBCE2" w:rsidR="002A1CC5" w:rsidRPr="00B475D4" w:rsidRDefault="00AE4101" w:rsidP="00F06EFE">
      <w:pPr>
        <w:jc w:val="both"/>
        <w:rPr>
          <w:rFonts w:ascii="Arial" w:hAnsi="Arial" w:cs="Arial"/>
          <w:sz w:val="24"/>
          <w:szCs w:val="24"/>
          <w:lang w:val="en-GB"/>
          <w:rPrChange w:id="687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876" w:author="Alexandre Miguel Kaizeler Guedes Da Silva Afonso" w:date="2026-07-27T16:55:00Z" w16du:dateUtc="2026-07-27T15:55:00Z">
            <w:rPr>
              <w:rFonts w:ascii="Arial" w:hAnsi="Arial" w:cs="Arial"/>
              <w:sz w:val="24"/>
              <w:szCs w:val="24"/>
            </w:rPr>
          </w:rPrChange>
        </w:rPr>
        <w:t>A</w:t>
      </w:r>
      <w:r w:rsidR="00A378A9" w:rsidRPr="00B475D4">
        <w:rPr>
          <w:rFonts w:ascii="Arial" w:hAnsi="Arial" w:cs="Arial"/>
          <w:sz w:val="24"/>
          <w:szCs w:val="24"/>
          <w:lang w:val="en-GB"/>
          <w:rPrChange w:id="6877" w:author="Alexandre Miguel Kaizeler Guedes Da Silva Afonso" w:date="2026-07-27T16:55:00Z" w16du:dateUtc="2026-07-27T15:55:00Z">
            <w:rPr>
              <w:rFonts w:ascii="Arial" w:hAnsi="Arial" w:cs="Arial"/>
              <w:sz w:val="24"/>
              <w:szCs w:val="24"/>
            </w:rPr>
          </w:rPrChange>
        </w:rPr>
        <w:t>dditional rules for handling short exons or introns (&lt;100 bp or &lt;400 bp, respectively)</w:t>
      </w:r>
      <w:r w:rsidRPr="00B475D4">
        <w:rPr>
          <w:rFonts w:ascii="Arial" w:hAnsi="Arial" w:cs="Arial"/>
          <w:sz w:val="24"/>
          <w:szCs w:val="24"/>
          <w:lang w:val="en-GB"/>
          <w:rPrChange w:id="6878" w:author="Alexandre Miguel Kaizeler Guedes Da Silva Afonso" w:date="2026-07-27T16:55:00Z" w16du:dateUtc="2026-07-27T15:55:00Z">
            <w:rPr>
              <w:rFonts w:ascii="Arial" w:hAnsi="Arial" w:cs="Arial"/>
              <w:sz w:val="24"/>
              <w:szCs w:val="24"/>
            </w:rPr>
          </w:rPrChange>
        </w:rPr>
        <w:t xml:space="preserve"> were defined</w:t>
      </w:r>
      <w:r w:rsidR="00A378A9" w:rsidRPr="00B475D4">
        <w:rPr>
          <w:rFonts w:ascii="Arial" w:hAnsi="Arial" w:cs="Arial"/>
          <w:sz w:val="24"/>
          <w:szCs w:val="24"/>
          <w:lang w:val="en-GB"/>
          <w:rPrChange w:id="6879" w:author="Alexandre Miguel Kaizeler Guedes Da Silva Afonso" w:date="2026-07-27T16:55:00Z" w16du:dateUtc="2026-07-27T15:55:00Z">
            <w:rPr>
              <w:rFonts w:ascii="Arial" w:hAnsi="Arial" w:cs="Arial"/>
              <w:sz w:val="24"/>
              <w:szCs w:val="24"/>
            </w:rPr>
          </w:rPrChange>
        </w:rPr>
        <w:t xml:space="preserve">. </w:t>
      </w:r>
      <w:r w:rsidR="00120E81" w:rsidRPr="00B475D4">
        <w:rPr>
          <w:rFonts w:ascii="Arial" w:hAnsi="Arial" w:cs="Arial"/>
          <w:sz w:val="24"/>
          <w:szCs w:val="24"/>
          <w:lang w:val="en-GB"/>
          <w:rPrChange w:id="6880" w:author="Alexandre Miguel Kaizeler Guedes Da Silva Afonso" w:date="2026-07-27T16:55:00Z" w16du:dateUtc="2026-07-27T15:55:00Z">
            <w:rPr>
              <w:rFonts w:ascii="Arial" w:hAnsi="Arial" w:cs="Arial"/>
              <w:sz w:val="24"/>
              <w:szCs w:val="24"/>
            </w:rPr>
          </w:rPrChange>
        </w:rPr>
        <w:t xml:space="preserve"> When upstream</w:t>
      </w:r>
      <w:r w:rsidR="00E65528" w:rsidRPr="00B475D4">
        <w:rPr>
          <w:rFonts w:ascii="Arial" w:hAnsi="Arial" w:cs="Arial"/>
          <w:sz w:val="24"/>
          <w:szCs w:val="24"/>
          <w:lang w:val="en-GB"/>
          <w:rPrChange w:id="6881" w:author="Alexandre Miguel Kaizeler Guedes Da Silva Afonso" w:date="2026-07-27T16:55:00Z" w16du:dateUtc="2026-07-27T15:55:00Z">
            <w:rPr>
              <w:rFonts w:ascii="Arial" w:hAnsi="Arial" w:cs="Arial"/>
              <w:sz w:val="24"/>
              <w:szCs w:val="24"/>
            </w:rPr>
          </w:rPrChange>
        </w:rPr>
        <w:t xml:space="preserve"> or </w:t>
      </w:r>
      <w:r w:rsidR="00120E81" w:rsidRPr="00B475D4">
        <w:rPr>
          <w:rFonts w:ascii="Arial" w:hAnsi="Arial" w:cs="Arial"/>
          <w:sz w:val="24"/>
          <w:szCs w:val="24"/>
          <w:lang w:val="en-GB"/>
          <w:rPrChange w:id="6882" w:author="Alexandre Miguel Kaizeler Guedes Da Silva Afonso" w:date="2026-07-27T16:55:00Z" w16du:dateUtc="2026-07-27T15:55:00Z">
            <w:rPr>
              <w:rFonts w:ascii="Arial" w:hAnsi="Arial" w:cs="Arial"/>
              <w:sz w:val="24"/>
              <w:szCs w:val="24"/>
            </w:rPr>
          </w:rPrChange>
        </w:rPr>
        <w:t>downstream intron</w:t>
      </w:r>
      <w:r w:rsidR="00E65528" w:rsidRPr="00B475D4">
        <w:rPr>
          <w:rFonts w:ascii="Arial" w:hAnsi="Arial" w:cs="Arial"/>
          <w:sz w:val="24"/>
          <w:szCs w:val="24"/>
          <w:lang w:val="en-GB"/>
          <w:rPrChange w:id="6883" w:author="Alexandre Miguel Kaizeler Guedes Da Silva Afonso" w:date="2026-07-27T16:55:00Z" w16du:dateUtc="2026-07-27T15:55:00Z">
            <w:rPr>
              <w:rFonts w:ascii="Arial" w:hAnsi="Arial" w:cs="Arial"/>
              <w:sz w:val="24"/>
              <w:szCs w:val="24"/>
            </w:rPr>
          </w:rPrChange>
        </w:rPr>
        <w:t>s</w:t>
      </w:r>
      <w:r w:rsidR="00120E81" w:rsidRPr="00B475D4">
        <w:rPr>
          <w:rFonts w:ascii="Arial" w:hAnsi="Arial" w:cs="Arial"/>
          <w:sz w:val="24"/>
          <w:szCs w:val="24"/>
          <w:lang w:val="en-GB"/>
          <w:rPrChange w:id="6884" w:author="Alexandre Miguel Kaizeler Guedes Da Silva Afonso" w:date="2026-07-27T16:55:00Z" w16du:dateUtc="2026-07-27T15:55:00Z">
            <w:rPr>
              <w:rFonts w:ascii="Arial" w:hAnsi="Arial" w:cs="Arial"/>
              <w:sz w:val="24"/>
              <w:szCs w:val="24"/>
            </w:rPr>
          </w:rPrChange>
        </w:rPr>
        <w:t xml:space="preserve"> </w:t>
      </w:r>
      <w:r w:rsidR="00E65528" w:rsidRPr="00B475D4">
        <w:rPr>
          <w:rFonts w:ascii="Arial" w:hAnsi="Arial" w:cs="Arial"/>
          <w:sz w:val="24"/>
          <w:szCs w:val="24"/>
          <w:lang w:val="en-GB"/>
          <w:rPrChange w:id="6885" w:author="Alexandre Miguel Kaizeler Guedes Da Silva Afonso" w:date="2026-07-27T16:55:00Z" w16du:dateUtc="2026-07-27T15:55:00Z">
            <w:rPr>
              <w:rFonts w:ascii="Arial" w:hAnsi="Arial" w:cs="Arial"/>
              <w:sz w:val="24"/>
              <w:szCs w:val="24"/>
            </w:rPr>
          </w:rPrChange>
        </w:rPr>
        <w:t>were</w:t>
      </w:r>
      <w:r w:rsidR="00120E81" w:rsidRPr="00B475D4">
        <w:rPr>
          <w:rFonts w:ascii="Arial" w:hAnsi="Arial" w:cs="Arial"/>
          <w:sz w:val="24"/>
          <w:szCs w:val="24"/>
          <w:lang w:val="en-GB"/>
          <w:rPrChange w:id="6886" w:author="Alexandre Miguel Kaizeler Guedes Da Silva Afonso" w:date="2026-07-27T16:55:00Z" w16du:dateUtc="2026-07-27T15:55:00Z">
            <w:rPr>
              <w:rFonts w:ascii="Arial" w:hAnsi="Arial" w:cs="Arial"/>
              <w:sz w:val="24"/>
              <w:szCs w:val="24"/>
            </w:rPr>
          </w:rPrChange>
        </w:rPr>
        <w:t xml:space="preserve"> </w:t>
      </w:r>
      <w:r w:rsidR="00E65528" w:rsidRPr="00B475D4">
        <w:rPr>
          <w:rFonts w:ascii="Arial" w:hAnsi="Arial" w:cs="Arial"/>
          <w:sz w:val="24"/>
          <w:szCs w:val="24"/>
          <w:lang w:val="en-GB"/>
          <w:rPrChange w:id="6887" w:author="Alexandre Miguel Kaizeler Guedes Da Silva Afonso" w:date="2026-07-27T16:55:00Z" w16du:dateUtc="2026-07-27T15:55:00Z">
            <w:rPr>
              <w:rFonts w:ascii="Arial" w:hAnsi="Arial" w:cs="Arial"/>
              <w:sz w:val="24"/>
              <w:szCs w:val="24"/>
            </w:rPr>
          </w:rPrChange>
        </w:rPr>
        <w:t>shorter</w:t>
      </w:r>
      <w:r w:rsidR="00120E81" w:rsidRPr="00B475D4">
        <w:rPr>
          <w:rFonts w:ascii="Arial" w:hAnsi="Arial" w:cs="Arial"/>
          <w:sz w:val="24"/>
          <w:szCs w:val="24"/>
          <w:lang w:val="en-GB"/>
          <w:rPrChange w:id="6888" w:author="Alexandre Miguel Kaizeler Guedes Da Silva Afonso" w:date="2026-07-27T16:55:00Z" w16du:dateUtc="2026-07-27T15:55:00Z">
            <w:rPr>
              <w:rFonts w:ascii="Arial" w:hAnsi="Arial" w:cs="Arial"/>
              <w:sz w:val="24"/>
              <w:szCs w:val="24"/>
            </w:rPr>
          </w:rPrChange>
        </w:rPr>
        <w:t xml:space="preserve"> than 400 bp, </w:t>
      </w:r>
      <w:r w:rsidR="00E65528" w:rsidRPr="00B475D4">
        <w:rPr>
          <w:rFonts w:ascii="Arial" w:hAnsi="Arial" w:cs="Arial"/>
          <w:sz w:val="24"/>
          <w:szCs w:val="24"/>
          <w:lang w:val="en-GB"/>
          <w:rPrChange w:id="6889" w:author="Alexandre Miguel Kaizeler Guedes Da Silva Afonso" w:date="2026-07-27T16:55:00Z" w16du:dateUtc="2026-07-27T15:55:00Z">
            <w:rPr>
              <w:rFonts w:ascii="Arial" w:hAnsi="Arial" w:cs="Arial"/>
              <w:sz w:val="24"/>
              <w:szCs w:val="24"/>
            </w:rPr>
          </w:rPrChange>
        </w:rPr>
        <w:t>they were divided</w:t>
      </w:r>
      <w:r w:rsidR="00120E81" w:rsidRPr="00B475D4">
        <w:rPr>
          <w:rFonts w:ascii="Arial" w:hAnsi="Arial" w:cs="Arial"/>
          <w:sz w:val="24"/>
          <w:szCs w:val="24"/>
          <w:lang w:val="en-GB"/>
          <w:rPrChange w:id="6890" w:author="Alexandre Miguel Kaizeler Guedes Da Silva Afonso" w:date="2026-07-27T16:55:00Z" w16du:dateUtc="2026-07-27T15:55:00Z">
            <w:rPr>
              <w:rFonts w:ascii="Arial" w:hAnsi="Arial" w:cs="Arial"/>
              <w:sz w:val="24"/>
              <w:szCs w:val="24"/>
            </w:rPr>
          </w:rPrChange>
        </w:rPr>
        <w:t xml:space="preserve"> between the start and end regions</w:t>
      </w:r>
      <w:r w:rsidR="00A2518B" w:rsidRPr="00B475D4">
        <w:rPr>
          <w:rFonts w:ascii="Arial" w:hAnsi="Arial" w:cs="Arial"/>
          <w:sz w:val="24"/>
          <w:szCs w:val="24"/>
          <w:lang w:val="en-GB"/>
          <w:rPrChange w:id="6891" w:author="Alexandre Miguel Kaizeler Guedes Da Silva Afonso" w:date="2026-07-27T16:55:00Z" w16du:dateUtc="2026-07-27T15:55:00Z">
            <w:rPr>
              <w:rFonts w:ascii="Arial" w:hAnsi="Arial" w:cs="Arial"/>
              <w:sz w:val="24"/>
              <w:szCs w:val="24"/>
            </w:rPr>
          </w:rPrChange>
        </w:rPr>
        <w:t>,</w:t>
      </w:r>
      <w:r w:rsidR="00F06EFE" w:rsidRPr="00B475D4">
        <w:rPr>
          <w:rFonts w:ascii="Arial" w:hAnsi="Arial" w:cs="Arial"/>
          <w:sz w:val="24"/>
          <w:szCs w:val="24"/>
          <w:lang w:val="en-GB"/>
          <w:rPrChange w:id="6892" w:author="Alexandre Miguel Kaizeler Guedes Da Silva Afonso" w:date="2026-07-27T16:55:00Z" w16du:dateUtc="2026-07-27T15:55:00Z">
            <w:rPr>
              <w:rFonts w:ascii="Arial" w:hAnsi="Arial" w:cs="Arial"/>
              <w:sz w:val="24"/>
              <w:szCs w:val="24"/>
            </w:rPr>
          </w:rPrChange>
        </w:rPr>
        <w:t xml:space="preserve"> to ensure we maintained comparable regions of interest </w:t>
      </w:r>
      <w:r w:rsidR="0072537C" w:rsidRPr="00B475D4">
        <w:rPr>
          <w:rFonts w:ascii="Arial" w:hAnsi="Arial" w:cs="Arial"/>
          <w:sz w:val="24"/>
          <w:szCs w:val="24"/>
          <w:lang w:val="en-GB"/>
          <w:rPrChange w:id="6893" w:author="Alexandre Miguel Kaizeler Guedes Da Silva Afonso" w:date="2026-07-27T16:55:00Z" w16du:dateUtc="2026-07-27T15:55:00Z">
            <w:rPr>
              <w:rFonts w:ascii="Arial" w:hAnsi="Arial" w:cs="Arial"/>
              <w:sz w:val="24"/>
              <w:szCs w:val="24"/>
            </w:rPr>
          </w:rPrChange>
        </w:rPr>
        <w:t>(</w:t>
      </w:r>
      <w:r w:rsidR="0072537C" w:rsidRPr="00B475D4">
        <w:rPr>
          <w:rFonts w:ascii="Arial" w:hAnsi="Arial" w:cs="Arial"/>
          <w:i/>
          <w:iCs/>
          <w:sz w:val="24"/>
          <w:szCs w:val="24"/>
          <w:lang w:val="en-GB"/>
          <w:rPrChange w:id="6894" w:author="Alexandre Miguel Kaizeler Guedes Da Silva Afonso" w:date="2026-07-27T16:55:00Z" w16du:dateUtc="2026-07-27T15:55:00Z">
            <w:rPr>
              <w:rFonts w:ascii="Arial" w:hAnsi="Arial" w:cs="Arial"/>
              <w:i/>
              <w:iCs/>
              <w:sz w:val="24"/>
              <w:szCs w:val="24"/>
            </w:rPr>
          </w:rPrChange>
        </w:rPr>
        <w:t>i.e.</w:t>
      </w:r>
      <w:r w:rsidR="0072537C" w:rsidRPr="00B475D4">
        <w:rPr>
          <w:rFonts w:ascii="Arial" w:hAnsi="Arial" w:cs="Arial"/>
          <w:sz w:val="24"/>
          <w:szCs w:val="24"/>
          <w:lang w:val="en-GB"/>
          <w:rPrChange w:id="6895" w:author="Alexandre Miguel Kaizeler Guedes Da Silva Afonso" w:date="2026-07-27T16:55:00Z" w16du:dateUtc="2026-07-27T15:55:00Z">
            <w:rPr>
              <w:rFonts w:ascii="Arial" w:hAnsi="Arial" w:cs="Arial"/>
              <w:sz w:val="24"/>
              <w:szCs w:val="24"/>
            </w:rPr>
          </w:rPrChange>
        </w:rPr>
        <w:t xml:space="preserve">, near the splice sites) </w:t>
      </w:r>
      <w:r w:rsidR="00F06EFE" w:rsidRPr="00B475D4">
        <w:rPr>
          <w:rFonts w:ascii="Arial" w:hAnsi="Arial" w:cs="Arial"/>
          <w:sz w:val="24"/>
          <w:szCs w:val="24"/>
          <w:lang w:val="en-GB"/>
          <w:rPrChange w:id="6896" w:author="Alexandre Miguel Kaizeler Guedes Da Silva Afonso" w:date="2026-07-27T16:55:00Z" w16du:dateUtc="2026-07-27T15:55:00Z">
            <w:rPr>
              <w:rFonts w:ascii="Arial" w:hAnsi="Arial" w:cs="Arial"/>
              <w:sz w:val="24"/>
              <w:szCs w:val="24"/>
            </w:rPr>
          </w:rPrChange>
        </w:rPr>
        <w:t>for these events</w:t>
      </w:r>
      <w:r w:rsidR="00236616" w:rsidRPr="00B475D4">
        <w:rPr>
          <w:rFonts w:ascii="Arial" w:hAnsi="Arial" w:cs="Arial"/>
          <w:sz w:val="24"/>
          <w:szCs w:val="24"/>
          <w:lang w:val="en-GB"/>
          <w:rPrChange w:id="6897" w:author="Alexandre Miguel Kaizeler Guedes Da Silva Afonso" w:date="2026-07-27T16:55:00Z" w16du:dateUtc="2026-07-27T15:55:00Z">
            <w:rPr>
              <w:rFonts w:ascii="Arial" w:hAnsi="Arial" w:cs="Arial"/>
              <w:sz w:val="24"/>
              <w:szCs w:val="24"/>
            </w:rPr>
          </w:rPrChange>
        </w:rPr>
        <w:t>. For even-length introns, the split was equal; for odd-length</w:t>
      </w:r>
      <w:r w:rsidR="006C5B50" w:rsidRPr="00B475D4">
        <w:rPr>
          <w:rFonts w:ascii="Arial" w:hAnsi="Arial" w:cs="Arial"/>
          <w:sz w:val="24"/>
          <w:szCs w:val="24"/>
          <w:lang w:val="en-GB"/>
          <w:rPrChange w:id="6898" w:author="Alexandre Miguel Kaizeler Guedes Da Silva Afonso" w:date="2026-07-27T16:55:00Z" w16du:dateUtc="2026-07-27T15:55:00Z">
            <w:rPr>
              <w:rFonts w:ascii="Arial" w:hAnsi="Arial" w:cs="Arial"/>
              <w:sz w:val="24"/>
              <w:szCs w:val="24"/>
            </w:rPr>
          </w:rPrChange>
        </w:rPr>
        <w:t xml:space="preserve"> introns, the extra base was assigned to the end.</w:t>
      </w:r>
      <w:r w:rsidR="00120E81" w:rsidRPr="00B475D4">
        <w:rPr>
          <w:rFonts w:ascii="Arial" w:hAnsi="Arial" w:cs="Arial"/>
          <w:sz w:val="24"/>
          <w:szCs w:val="24"/>
          <w:lang w:val="en-GB"/>
          <w:rPrChange w:id="6899" w:author="Alexandre Miguel Kaizeler Guedes Da Silva Afonso" w:date="2026-07-27T16:55:00Z" w16du:dateUtc="2026-07-27T15:55:00Z">
            <w:rPr>
              <w:rFonts w:ascii="Arial" w:hAnsi="Arial" w:cs="Arial"/>
              <w:sz w:val="24"/>
              <w:szCs w:val="24"/>
            </w:rPr>
          </w:rPrChange>
        </w:rPr>
        <w:t xml:space="preserve"> For </w:t>
      </w:r>
      <w:r w:rsidR="00120E81" w:rsidRPr="00B475D4">
        <w:rPr>
          <w:rFonts w:ascii="Arial" w:hAnsi="Arial" w:cs="Arial"/>
          <w:sz w:val="24"/>
          <w:szCs w:val="24"/>
          <w:lang w:val="en-GB"/>
          <w:rPrChange w:id="6900" w:author="Alexandre Miguel Kaizeler Guedes Da Silva Afonso" w:date="2026-07-27T16:55:00Z" w16du:dateUtc="2026-07-27T15:55:00Z">
            <w:rPr>
              <w:rFonts w:ascii="Arial" w:hAnsi="Arial" w:cs="Arial"/>
              <w:sz w:val="24"/>
              <w:szCs w:val="24"/>
            </w:rPr>
          </w:rPrChange>
        </w:rPr>
        <w:lastRenderedPageBreak/>
        <w:t xml:space="preserve">alternative exons </w:t>
      </w:r>
      <w:r w:rsidR="006C5B50" w:rsidRPr="00B475D4">
        <w:rPr>
          <w:rFonts w:ascii="Arial" w:hAnsi="Arial" w:cs="Arial"/>
          <w:sz w:val="24"/>
          <w:szCs w:val="24"/>
          <w:lang w:val="en-GB"/>
          <w:rPrChange w:id="6901" w:author="Alexandre Miguel Kaizeler Guedes Da Silva Afonso" w:date="2026-07-27T16:55:00Z" w16du:dateUtc="2026-07-27T15:55:00Z">
            <w:rPr>
              <w:rFonts w:ascii="Arial" w:hAnsi="Arial" w:cs="Arial"/>
              <w:sz w:val="24"/>
              <w:szCs w:val="24"/>
            </w:rPr>
          </w:rPrChange>
        </w:rPr>
        <w:t>shorter</w:t>
      </w:r>
      <w:r w:rsidR="00120E81" w:rsidRPr="00B475D4">
        <w:rPr>
          <w:rFonts w:ascii="Arial" w:hAnsi="Arial" w:cs="Arial"/>
          <w:sz w:val="24"/>
          <w:szCs w:val="24"/>
          <w:lang w:val="en-GB"/>
          <w:rPrChange w:id="6902" w:author="Alexandre Miguel Kaizeler Guedes Da Silva Afonso" w:date="2026-07-27T16:55:00Z" w16du:dateUtc="2026-07-27T15:55:00Z">
            <w:rPr>
              <w:rFonts w:ascii="Arial" w:hAnsi="Arial" w:cs="Arial"/>
              <w:sz w:val="24"/>
              <w:szCs w:val="24"/>
            </w:rPr>
          </w:rPrChange>
        </w:rPr>
        <w:t xml:space="preserve"> than 100 bp, the </w:t>
      </w:r>
      <w:r w:rsidR="006C5B50" w:rsidRPr="00B475D4">
        <w:rPr>
          <w:rFonts w:ascii="Arial" w:hAnsi="Arial" w:cs="Arial"/>
          <w:sz w:val="24"/>
          <w:szCs w:val="24"/>
          <w:lang w:val="en-GB"/>
          <w:rPrChange w:id="6903" w:author="Alexandre Miguel Kaizeler Guedes Da Silva Afonso" w:date="2026-07-27T16:55:00Z" w16du:dateUtc="2026-07-27T15:55:00Z">
            <w:rPr>
              <w:rFonts w:ascii="Arial" w:hAnsi="Arial" w:cs="Arial"/>
              <w:sz w:val="24"/>
              <w:szCs w:val="24"/>
            </w:rPr>
          </w:rPrChange>
        </w:rPr>
        <w:t xml:space="preserve">same rule was applied. </w:t>
      </w:r>
      <w:r w:rsidR="00120E81" w:rsidRPr="00B475D4">
        <w:rPr>
          <w:rFonts w:ascii="Arial" w:hAnsi="Arial" w:cs="Arial"/>
          <w:sz w:val="24"/>
          <w:szCs w:val="24"/>
          <w:lang w:val="en-GB"/>
          <w:rPrChange w:id="6904" w:author="Alexandre Miguel Kaizeler Guedes Da Silva Afonso" w:date="2026-07-27T16:55:00Z" w16du:dateUtc="2026-07-27T15:55:00Z">
            <w:rPr>
              <w:rFonts w:ascii="Arial" w:hAnsi="Arial" w:cs="Arial"/>
              <w:sz w:val="24"/>
              <w:szCs w:val="24"/>
            </w:rPr>
          </w:rPrChange>
        </w:rPr>
        <w:t>For alternative exons with alternative start sites, the start site that maximi</w:t>
      </w:r>
      <w:r w:rsidR="00B02348" w:rsidRPr="00B475D4">
        <w:rPr>
          <w:rFonts w:ascii="Arial" w:hAnsi="Arial" w:cs="Arial"/>
          <w:sz w:val="24"/>
          <w:szCs w:val="24"/>
          <w:lang w:val="en-GB"/>
          <w:rPrChange w:id="6905" w:author="Alexandre Miguel Kaizeler Guedes Da Silva Afonso" w:date="2026-07-27T16:55:00Z" w16du:dateUtc="2026-07-27T15:55:00Z">
            <w:rPr>
              <w:rFonts w:ascii="Arial" w:hAnsi="Arial" w:cs="Arial"/>
              <w:sz w:val="24"/>
              <w:szCs w:val="24"/>
            </w:rPr>
          </w:rPrChange>
        </w:rPr>
        <w:t>z</w:t>
      </w:r>
      <w:r w:rsidR="00120E81" w:rsidRPr="00B475D4">
        <w:rPr>
          <w:rFonts w:ascii="Arial" w:hAnsi="Arial" w:cs="Arial"/>
          <w:sz w:val="24"/>
          <w:szCs w:val="24"/>
          <w:lang w:val="en-GB"/>
          <w:rPrChange w:id="6906" w:author="Alexandre Miguel Kaizeler Guedes Da Silva Afonso" w:date="2026-07-27T16:55:00Z" w16du:dateUtc="2026-07-27T15:55:00Z">
            <w:rPr>
              <w:rFonts w:ascii="Arial" w:hAnsi="Arial" w:cs="Arial"/>
              <w:sz w:val="24"/>
              <w:szCs w:val="24"/>
            </w:rPr>
          </w:rPrChange>
        </w:rPr>
        <w:t xml:space="preserve">ed exon length was chosen. </w:t>
      </w:r>
    </w:p>
    <w:p w14:paraId="0E197CF3" w14:textId="0883F2FA" w:rsidR="002A1CC5" w:rsidRPr="00B475D4" w:rsidRDefault="002A1CC5" w:rsidP="00325432">
      <w:pPr>
        <w:pStyle w:val="Ttulo3"/>
        <w:rPr>
          <w:lang w:val="en-GB"/>
          <w:rPrChange w:id="6907" w:author="Alexandre Miguel Kaizeler Guedes Da Silva Afonso" w:date="2026-07-27T16:55:00Z" w16du:dateUtc="2026-07-27T15:55:00Z">
            <w:rPr/>
          </w:rPrChange>
        </w:rPr>
      </w:pPr>
      <w:r w:rsidRPr="00B475D4">
        <w:rPr>
          <w:lang w:val="en-GB"/>
          <w:rPrChange w:id="6908" w:author="Alexandre Miguel Kaizeler Guedes Da Silva Afonso" w:date="2026-07-27T16:55:00Z" w16du:dateUtc="2026-07-27T15:55:00Z">
            <w:rPr/>
          </w:rPrChange>
        </w:rPr>
        <w:t xml:space="preserve">eCLIP </w:t>
      </w:r>
      <w:r w:rsidR="00D64493" w:rsidRPr="00B475D4">
        <w:rPr>
          <w:lang w:val="en-GB"/>
          <w:rPrChange w:id="6909" w:author="Alexandre Miguel Kaizeler Guedes Da Silva Afonso" w:date="2026-07-27T16:55:00Z" w16du:dateUtc="2026-07-27T15:55:00Z">
            <w:rPr/>
          </w:rPrChange>
        </w:rPr>
        <w:t>s</w:t>
      </w:r>
      <w:r w:rsidRPr="00B475D4">
        <w:rPr>
          <w:lang w:val="en-GB"/>
          <w:rPrChange w:id="6910" w:author="Alexandre Miguel Kaizeler Guedes Da Silva Afonso" w:date="2026-07-27T16:55:00Z" w16du:dateUtc="2026-07-27T15:55:00Z">
            <w:rPr/>
          </w:rPrChange>
        </w:rPr>
        <w:t>amples</w:t>
      </w:r>
    </w:p>
    <w:p w14:paraId="3A7736DC" w14:textId="71DC5295" w:rsidR="00325432" w:rsidRPr="00B475D4" w:rsidRDefault="007F03ED" w:rsidP="0028595F">
      <w:pPr>
        <w:jc w:val="both"/>
        <w:rPr>
          <w:rFonts w:ascii="Arial" w:hAnsi="Arial" w:cs="Arial"/>
          <w:sz w:val="24"/>
          <w:szCs w:val="24"/>
          <w:lang w:val="en-GB"/>
          <w:rPrChange w:id="691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912" w:author="Alexandre Miguel Kaizeler Guedes Da Silva Afonso" w:date="2026-07-27T16:55:00Z" w16du:dateUtc="2026-07-27T15:55:00Z">
            <w:rPr>
              <w:rFonts w:ascii="Arial" w:hAnsi="Arial" w:cs="Arial"/>
              <w:sz w:val="24"/>
              <w:szCs w:val="24"/>
            </w:rPr>
          </w:rPrChange>
        </w:rPr>
        <w:t xml:space="preserve">One </w:t>
      </w:r>
      <w:r w:rsidR="002A1CC5" w:rsidRPr="00B475D4">
        <w:rPr>
          <w:rFonts w:ascii="Arial" w:hAnsi="Arial" w:cs="Arial"/>
          <w:sz w:val="24"/>
          <w:szCs w:val="24"/>
          <w:lang w:val="en-GB"/>
          <w:rPrChange w:id="6913" w:author="Alexandre Miguel Kaizeler Guedes Da Silva Afonso" w:date="2026-07-27T16:55:00Z" w16du:dateUtc="2026-07-27T15:55:00Z">
            <w:rPr>
              <w:rFonts w:ascii="Arial" w:hAnsi="Arial" w:cs="Arial"/>
              <w:sz w:val="24"/>
              <w:szCs w:val="24"/>
            </w:rPr>
          </w:rPrChange>
        </w:rPr>
        <w:t>eCLIP</w:t>
      </w:r>
      <w:r w:rsidRPr="00B475D4">
        <w:rPr>
          <w:rFonts w:ascii="Arial" w:hAnsi="Arial" w:cs="Arial"/>
          <w:sz w:val="24"/>
          <w:szCs w:val="24"/>
          <w:lang w:val="en-GB"/>
          <w:rPrChange w:id="6914" w:author="Alexandre Miguel Kaizeler Guedes Da Silva Afonso" w:date="2026-07-27T16:55:00Z" w16du:dateUtc="2026-07-27T15:55:00Z">
            <w:rPr>
              <w:rFonts w:ascii="Arial" w:hAnsi="Arial" w:cs="Arial"/>
              <w:sz w:val="24"/>
              <w:szCs w:val="24"/>
            </w:rPr>
          </w:rPrChange>
        </w:rPr>
        <w:t xml:space="preserve"> file per cell line for each available RBP fr</w:t>
      </w:r>
      <w:r w:rsidR="002A1CC5" w:rsidRPr="00B475D4">
        <w:rPr>
          <w:rFonts w:ascii="Arial" w:hAnsi="Arial" w:cs="Arial"/>
          <w:sz w:val="24"/>
          <w:szCs w:val="24"/>
          <w:lang w:val="en-GB"/>
          <w:rPrChange w:id="6915" w:author="Alexandre Miguel Kaizeler Guedes Da Silva Afonso" w:date="2026-07-27T16:55:00Z" w16du:dateUtc="2026-07-27T15:55:00Z">
            <w:rPr>
              <w:rFonts w:ascii="Arial" w:hAnsi="Arial" w:cs="Arial"/>
              <w:sz w:val="24"/>
              <w:szCs w:val="24"/>
            </w:rPr>
          </w:rPrChange>
        </w:rPr>
        <w:t xml:space="preserve">om the </w:t>
      </w:r>
      <w:r w:rsidR="00243206" w:rsidRPr="00B475D4">
        <w:rPr>
          <w:rFonts w:ascii="Arial" w:hAnsi="Arial" w:cs="Arial"/>
          <w:sz w:val="24"/>
          <w:szCs w:val="24"/>
          <w:lang w:val="en-GB"/>
          <w:rPrChange w:id="6916" w:author="Alexandre Miguel Kaizeler Guedes Da Silva Afonso" w:date="2026-07-27T16:55:00Z" w16du:dateUtc="2026-07-27T15:55:00Z">
            <w:rPr>
              <w:rFonts w:ascii="Arial" w:hAnsi="Arial" w:cs="Arial"/>
              <w:sz w:val="24"/>
              <w:szCs w:val="24"/>
            </w:rPr>
          </w:rPrChange>
        </w:rPr>
        <w:t>ENCODE project</w:t>
      </w:r>
      <w:r w:rsidR="00243206" w:rsidRPr="00B475D4">
        <w:rPr>
          <w:rFonts w:ascii="Arial" w:hAnsi="Arial" w:cs="Arial"/>
          <w:sz w:val="24"/>
          <w:szCs w:val="24"/>
          <w:lang w:val="en-GB"/>
          <w:rPrChange w:id="6917"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6918" w:author="Alexandre Miguel Kaizeler Guedes Da Silva Afonso" w:date="2026-07-27T16:55:00Z" w16du:dateUtc="2026-07-27T15:55:00Z">
            <w:rPr>
              <w:rFonts w:ascii="Arial" w:hAnsi="Arial" w:cs="Arial"/>
              <w:sz w:val="24"/>
              <w:szCs w:val="24"/>
            </w:rPr>
          </w:rPrChange>
        </w:rPr>
        <w:instrText xml:space="preserve"> ADDIN ZOTERO_ITEM CSL_CITATION {"citationID":"5rD15ksl","properties":{"formattedCitation":"\\super 70,71\\nosupersub{}","plainCitation":"70,71","noteIndex":0},"citationItems":[{"id":"jCcWpdK2/NsNXVhc7","uris":["http://zotero.org/users/local/1p9EH8ax/items/FMNNJD3N"],"itemData":{"id":146,"type":"article-journal","container-title":"Nature","DOI":"10.1038/nature11247","ISSN":"0028-0836, 1476-4687","issue":"7414","journalAbbreviation":"Nature","language":"en","license":"https://creativecommons.org/licenses/by-nc-sa/3.0/","page":"57-74","source":"DOI.org (Crossref)","title":"An integrated encyclopedia of DNA elements in the human genome","volume":"489","author":[{"literal":"The ENCODE Project Consortium"}],"issued":{"date-parts":[["2012",9]]}}},{"id":"jCcWpdK2/TGAzYdxK","uris":["http://zotero.org/users/local/1p9EH8ax/items/FNGV5UVZ"],"itemData":{"id":148,"type":"article-journal","abstract":"Abstract\n            The Encyclopedia of DNA Elements (ENCODE) is an ongoing collaborative research project aimed at identifying all the functional elements in the human and mouse genomes. Data generated by the ENCODE consortium are freely accessible at the ENCODE portal (https://www.encodeproject.org/), which is developed and maintained by the ENCODE Data Coordinating Center (DCC). Since the initial portal release in 2013, the ENCODE DCC has updated the portal to make ENCODE data more findable, accessible, interoperable and reusable. Here, we report on recent updates, including new ENCODE data and assays, ENCODE uniform data processing pipelines, new visualization tools, a dataset cart feature, unrestricted public access to ENCODE data on the cloud (Amazon Web Services open data registry, https://registry.opendata.aws/encode-project/) and more comprehensive tutorials and documentation.","container-title":"Nucleic Acids Research","DOI":"10.1093/nar/gkz1062","ISSN":"0305-1048, 1362-4962","issue":"D1","language":"en","license":"http://creativecommons.org/licenses/by/4.0/","page":"D882-D889","source":"DOI.org (Crossref)","title":"New developments on the Encyclopedia of DNA Elements (ENCODE) data portal","volume":"48","author":[{"family":"Luo","given":"Yunhai"},{"family":"Hitz","given":"Benjamin C"},{"family":"Gabdank","given":"Idan"},{"family":"Hilton","given":"Jason A"},{"family":"Kagda","given":"Meenakshi S"},{"family":"Lam","given":"Bonita"},{"family":"Myers","given":"Zachary"},{"family":"Sud","given":"Paul"},{"family":"Jou","given":"Jennifer"},{"family":"Lin","given":"Khine"},{"family":"Baymuradov","given":"Ulugbek K"},{"family":"Graham","given":"Keenan"},{"family":"Litton","given":"Casey"},{"family":"Miyasato","given":"Stuart R"},{"family":"Strattan","given":"J Seth"},{"family":"Jolanki","given":"Otto"},{"family":"Lee","given":"Jin-Wook"},{"family":"Tanaka","given":"Forrest Y"},{"family":"Adenekan","given":"Philip"},{"family":"O’Neill","given":"Emma"},{"family":"Cherry","given":"J Michael"}],"issued":{"date-parts":[["2020",1,8]]}}}],"schema":"https://github.com/citation-style-language/schema/raw/master/csl-citation.json"} </w:instrText>
      </w:r>
      <w:r w:rsidR="00243206" w:rsidRPr="00B475D4">
        <w:rPr>
          <w:rFonts w:ascii="Arial" w:hAnsi="Arial" w:cs="Arial"/>
          <w:sz w:val="24"/>
          <w:szCs w:val="24"/>
          <w:lang w:val="en-GB"/>
          <w:rPrChange w:id="6919"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6920" w:author="Alexandre Miguel Kaizeler Guedes Da Silva Afonso" w:date="2026-07-27T16:55:00Z" w16du:dateUtc="2026-07-27T15:55:00Z">
            <w:rPr>
              <w:rFonts w:ascii="Arial" w:hAnsi="Arial" w:cs="Arial"/>
              <w:kern w:val="0"/>
              <w:sz w:val="24"/>
              <w:vertAlign w:val="superscript"/>
            </w:rPr>
          </w:rPrChange>
        </w:rPr>
        <w:t>70,71</w:t>
      </w:r>
      <w:r w:rsidR="00243206" w:rsidRPr="00B475D4">
        <w:rPr>
          <w:rFonts w:ascii="Arial" w:hAnsi="Arial" w:cs="Arial"/>
          <w:sz w:val="24"/>
          <w:szCs w:val="24"/>
          <w:lang w:val="en-GB"/>
          <w:rPrChange w:id="6921" w:author="Alexandre Miguel Kaizeler Guedes Da Silva Afonso" w:date="2026-07-27T16:55:00Z" w16du:dateUtc="2026-07-27T15:55:00Z">
            <w:rPr>
              <w:rFonts w:ascii="Arial" w:hAnsi="Arial" w:cs="Arial"/>
              <w:sz w:val="24"/>
              <w:szCs w:val="24"/>
            </w:rPr>
          </w:rPrChange>
        </w:rPr>
        <w:fldChar w:fldCharType="end"/>
      </w:r>
      <w:r w:rsidR="00243206" w:rsidRPr="00B475D4">
        <w:rPr>
          <w:rFonts w:ascii="Arial" w:hAnsi="Arial" w:cs="Arial"/>
          <w:sz w:val="24"/>
          <w:szCs w:val="24"/>
          <w:lang w:val="en-GB"/>
          <w:rPrChange w:id="6922" w:author="Alexandre Miguel Kaizeler Guedes Da Silva Afonso" w:date="2026-07-27T16:55:00Z" w16du:dateUtc="2026-07-27T15:55:00Z">
            <w:rPr>
              <w:rFonts w:ascii="Arial" w:hAnsi="Arial" w:cs="Arial"/>
              <w:sz w:val="24"/>
              <w:szCs w:val="24"/>
            </w:rPr>
          </w:rPrChange>
        </w:rPr>
        <w:t xml:space="preserve"> </w:t>
      </w:r>
      <w:r w:rsidR="00C96B4E" w:rsidRPr="00B475D4">
        <w:rPr>
          <w:rFonts w:ascii="Arial" w:hAnsi="Arial" w:cs="Arial"/>
          <w:sz w:val="24"/>
          <w:szCs w:val="24"/>
          <w:lang w:val="en-GB"/>
          <w:rPrChange w:id="6923" w:author="Alexandre Miguel Kaizeler Guedes Da Silva Afonso" w:date="2026-07-27T16:55:00Z" w16du:dateUtc="2026-07-27T15:55:00Z">
            <w:rPr>
              <w:rFonts w:ascii="Arial" w:hAnsi="Arial" w:cs="Arial"/>
              <w:sz w:val="24"/>
              <w:szCs w:val="24"/>
            </w:rPr>
          </w:rPrChange>
        </w:rPr>
        <w:t>(252 RBP</w:t>
      </w:r>
      <w:r w:rsidR="00F06EFE" w:rsidRPr="00B475D4">
        <w:rPr>
          <w:rFonts w:ascii="Arial" w:hAnsi="Arial" w:cs="Arial"/>
          <w:sz w:val="24"/>
          <w:szCs w:val="24"/>
          <w:lang w:val="en-GB"/>
          <w:rPrChange w:id="6924" w:author="Alexandre Miguel Kaizeler Guedes Da Silva Afonso" w:date="2026-07-27T16:55:00Z" w16du:dateUtc="2026-07-27T15:55:00Z">
            <w:rPr>
              <w:rFonts w:ascii="Arial" w:hAnsi="Arial" w:cs="Arial"/>
              <w:sz w:val="24"/>
              <w:szCs w:val="24"/>
            </w:rPr>
          </w:rPrChange>
        </w:rPr>
        <w:t xml:space="preserve"> files</w:t>
      </w:r>
      <w:r w:rsidR="00C96B4E" w:rsidRPr="00B475D4">
        <w:rPr>
          <w:rFonts w:ascii="Arial" w:hAnsi="Arial" w:cs="Arial"/>
          <w:sz w:val="24"/>
          <w:szCs w:val="24"/>
          <w:lang w:val="en-GB"/>
          <w:rPrChange w:id="6925"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6926" w:author="Alexandre Miguel Kaizeler Guedes Da Silva Afonso" w:date="2026-07-27T16:55:00Z" w16du:dateUtc="2026-07-27T15:55:00Z">
            <w:rPr>
              <w:rFonts w:ascii="Arial" w:hAnsi="Arial" w:cs="Arial"/>
              <w:sz w:val="24"/>
              <w:szCs w:val="24"/>
            </w:rPr>
          </w:rPrChange>
        </w:rPr>
        <w:t xml:space="preserve">was </w:t>
      </w:r>
      <w:r w:rsidR="002A1CC5" w:rsidRPr="00B475D4">
        <w:rPr>
          <w:rFonts w:ascii="Arial" w:hAnsi="Arial" w:cs="Arial"/>
          <w:sz w:val="24"/>
          <w:szCs w:val="24"/>
          <w:lang w:val="en-GB"/>
          <w:rPrChange w:id="6927" w:author="Alexandre Miguel Kaizeler Guedes Da Silva Afonso" w:date="2026-07-27T16:55:00Z" w16du:dateUtc="2026-07-27T15:55:00Z">
            <w:rPr>
              <w:rFonts w:ascii="Arial" w:hAnsi="Arial" w:cs="Arial"/>
              <w:sz w:val="24"/>
              <w:szCs w:val="24"/>
            </w:rPr>
          </w:rPrChange>
        </w:rPr>
        <w:t>considered</w:t>
      </w:r>
      <w:r w:rsidR="0043783E" w:rsidRPr="00B475D4">
        <w:rPr>
          <w:rFonts w:ascii="Arial" w:hAnsi="Arial" w:cs="Arial"/>
          <w:sz w:val="24"/>
          <w:szCs w:val="24"/>
          <w:lang w:val="en-GB"/>
          <w:rPrChange w:id="6928" w:author="Alexandre Miguel Kaizeler Guedes Da Silva Afonso" w:date="2026-07-27T16:55:00Z" w16du:dateUtc="2026-07-27T15:55:00Z">
            <w:rPr>
              <w:rFonts w:ascii="Arial" w:hAnsi="Arial" w:cs="Arial"/>
              <w:sz w:val="24"/>
              <w:szCs w:val="24"/>
            </w:rPr>
          </w:rPrChange>
        </w:rPr>
        <w:t xml:space="preserve">. </w:t>
      </w:r>
      <w:r w:rsidR="002A1CC5" w:rsidRPr="00B475D4">
        <w:rPr>
          <w:rFonts w:ascii="Arial" w:hAnsi="Arial" w:cs="Arial"/>
          <w:sz w:val="24"/>
          <w:szCs w:val="24"/>
          <w:lang w:val="en-GB"/>
          <w:rPrChange w:id="6929" w:author="Alexandre Miguel Kaizeler Guedes Da Silva Afonso" w:date="2026-07-27T16:55:00Z" w16du:dateUtc="2026-07-27T15:55:00Z">
            <w:rPr>
              <w:rFonts w:ascii="Arial" w:hAnsi="Arial" w:cs="Arial"/>
              <w:sz w:val="24"/>
              <w:szCs w:val="24"/>
            </w:rPr>
          </w:rPrChange>
        </w:rPr>
        <w:t xml:space="preserve">Processed GRCh38 </w:t>
      </w:r>
      <w:r w:rsidR="002A1CC5" w:rsidRPr="00B475D4">
        <w:rPr>
          <w:rFonts w:ascii="Cascadia Code" w:hAnsi="Cascadia Code" w:cs="Arial"/>
          <w:sz w:val="24"/>
          <w:szCs w:val="24"/>
          <w:lang w:val="en-GB"/>
          <w:rPrChange w:id="6930" w:author="Alexandre Miguel Kaizeler Guedes Da Silva Afonso" w:date="2026-07-27T16:55:00Z" w16du:dateUtc="2026-07-27T15:55:00Z">
            <w:rPr>
              <w:rFonts w:ascii="Cascadia Code" w:hAnsi="Cascadia Code" w:cs="Arial"/>
              <w:sz w:val="24"/>
              <w:szCs w:val="24"/>
            </w:rPr>
          </w:rPrChange>
        </w:rPr>
        <w:t>bed narrowPeak</w:t>
      </w:r>
      <w:r w:rsidR="002A1CC5" w:rsidRPr="00B475D4">
        <w:rPr>
          <w:rFonts w:ascii="Arial" w:hAnsi="Arial" w:cs="Arial"/>
          <w:sz w:val="24"/>
          <w:szCs w:val="24"/>
          <w:lang w:val="en-GB"/>
          <w:rPrChange w:id="6931" w:author="Alexandre Miguel Kaizeler Guedes Da Silva Afonso" w:date="2026-07-27T16:55:00Z" w16du:dateUtc="2026-07-27T15:55:00Z">
            <w:rPr>
              <w:rFonts w:ascii="Arial" w:hAnsi="Arial" w:cs="Arial"/>
              <w:sz w:val="24"/>
              <w:szCs w:val="24"/>
            </w:rPr>
          </w:rPrChange>
        </w:rPr>
        <w:t xml:space="preserve"> files from each RBP</w:t>
      </w:r>
      <w:r w:rsidRPr="00B475D4">
        <w:rPr>
          <w:rFonts w:ascii="Arial" w:hAnsi="Arial" w:cs="Arial"/>
          <w:sz w:val="24"/>
          <w:szCs w:val="24"/>
          <w:lang w:val="en-GB"/>
          <w:rPrChange w:id="6932" w:author="Alexandre Miguel Kaizeler Guedes Da Silva Afonso" w:date="2026-07-27T16:55:00Z" w16du:dateUtc="2026-07-27T15:55:00Z">
            <w:rPr>
              <w:rFonts w:ascii="Arial" w:hAnsi="Arial" w:cs="Arial"/>
              <w:sz w:val="24"/>
              <w:szCs w:val="24"/>
            </w:rPr>
          </w:rPrChange>
        </w:rPr>
        <w:t>, labelled as “default”</w:t>
      </w:r>
      <w:r w:rsidR="002A1CC5" w:rsidRPr="00B475D4">
        <w:rPr>
          <w:rFonts w:ascii="Arial" w:hAnsi="Arial" w:cs="Arial"/>
          <w:sz w:val="24"/>
          <w:szCs w:val="24"/>
          <w:lang w:val="en-GB"/>
          <w:rPrChange w:id="6933" w:author="Alexandre Miguel Kaizeler Guedes Da Silva Afonso" w:date="2026-07-27T16:55:00Z" w16du:dateUtc="2026-07-27T15:55:00Z">
            <w:rPr>
              <w:rFonts w:ascii="Arial" w:hAnsi="Arial" w:cs="Arial"/>
              <w:sz w:val="24"/>
              <w:szCs w:val="24"/>
            </w:rPr>
          </w:rPrChange>
        </w:rPr>
        <w:t xml:space="preserve"> were downloaded</w:t>
      </w:r>
      <w:r w:rsidR="0028595F" w:rsidRPr="00B475D4">
        <w:rPr>
          <w:rFonts w:ascii="Arial" w:hAnsi="Arial" w:cs="Arial"/>
          <w:sz w:val="24"/>
          <w:szCs w:val="24"/>
          <w:lang w:val="en-GB"/>
          <w:rPrChange w:id="6934" w:author="Alexandre Miguel Kaizeler Guedes Da Silva Afonso" w:date="2026-07-27T16:55:00Z" w16du:dateUtc="2026-07-27T15:55:00Z">
            <w:rPr>
              <w:rFonts w:ascii="Arial" w:hAnsi="Arial" w:cs="Arial"/>
              <w:sz w:val="24"/>
              <w:szCs w:val="24"/>
            </w:rPr>
          </w:rPrChange>
        </w:rPr>
        <w:t>, and</w:t>
      </w:r>
      <w:r w:rsidR="002A1CC5" w:rsidRPr="00B475D4">
        <w:rPr>
          <w:rFonts w:ascii="Arial" w:hAnsi="Arial" w:cs="Arial"/>
          <w:sz w:val="24"/>
          <w:szCs w:val="24"/>
          <w:lang w:val="en-GB"/>
          <w:rPrChange w:id="6935" w:author="Alexandre Miguel Kaizeler Guedes Da Silva Afonso" w:date="2026-07-27T16:55:00Z" w16du:dateUtc="2026-07-27T15:55:00Z">
            <w:rPr>
              <w:rFonts w:ascii="Arial" w:hAnsi="Arial" w:cs="Arial"/>
              <w:sz w:val="24"/>
              <w:szCs w:val="24"/>
            </w:rPr>
          </w:rPrChange>
        </w:rPr>
        <w:t xml:space="preserve"> binding events with “Signal” </w:t>
      </w:r>
      <w:r w:rsidR="005A370B" w:rsidRPr="00B475D4">
        <w:rPr>
          <w:rFonts w:ascii="Arial" w:hAnsi="Arial" w:cs="Arial"/>
          <w:sz w:val="24"/>
          <w:szCs w:val="24"/>
          <w:lang w:val="en-GB"/>
          <w:rPrChange w:id="6936" w:author="Alexandre Miguel Kaizeler Guedes Da Silva Afonso" w:date="2026-07-27T16:55:00Z" w16du:dateUtc="2026-07-27T15:55:00Z">
            <w:rPr>
              <w:rFonts w:ascii="Arial" w:hAnsi="Arial" w:cs="Arial"/>
              <w:sz w:val="24"/>
              <w:szCs w:val="24"/>
            </w:rPr>
          </w:rPrChange>
        </w:rPr>
        <w:t>greater than</w:t>
      </w:r>
      <w:r w:rsidR="002A1CC5" w:rsidRPr="00B475D4">
        <w:rPr>
          <w:rFonts w:ascii="Arial" w:hAnsi="Arial" w:cs="Arial"/>
          <w:sz w:val="24"/>
          <w:szCs w:val="24"/>
          <w:lang w:val="en-GB"/>
          <w:rPrChange w:id="6937" w:author="Alexandre Miguel Kaizeler Guedes Da Silva Afonso" w:date="2026-07-27T16:55:00Z" w16du:dateUtc="2026-07-27T15:55:00Z">
            <w:rPr>
              <w:rFonts w:ascii="Arial" w:hAnsi="Arial" w:cs="Arial"/>
              <w:sz w:val="24"/>
              <w:szCs w:val="24"/>
            </w:rPr>
          </w:rPrChange>
        </w:rPr>
        <w:t xml:space="preserve"> 3 were </w:t>
      </w:r>
      <w:r w:rsidR="0028595F" w:rsidRPr="00B475D4">
        <w:rPr>
          <w:rFonts w:ascii="Arial" w:hAnsi="Arial" w:cs="Arial"/>
          <w:sz w:val="24"/>
          <w:szCs w:val="24"/>
          <w:lang w:val="en-GB"/>
          <w:rPrChange w:id="6938" w:author="Alexandre Miguel Kaizeler Guedes Da Silva Afonso" w:date="2026-07-27T16:55:00Z" w16du:dateUtc="2026-07-27T15:55:00Z">
            <w:rPr>
              <w:rFonts w:ascii="Arial" w:hAnsi="Arial" w:cs="Arial"/>
              <w:sz w:val="24"/>
              <w:szCs w:val="24"/>
            </w:rPr>
          </w:rPrChange>
        </w:rPr>
        <w:t>retained</w:t>
      </w:r>
      <w:r w:rsidR="002A1CC5" w:rsidRPr="00B475D4">
        <w:rPr>
          <w:rFonts w:ascii="Arial" w:hAnsi="Arial" w:cs="Arial"/>
          <w:sz w:val="24"/>
          <w:szCs w:val="24"/>
          <w:lang w:val="en-GB"/>
          <w:rPrChange w:id="6939" w:author="Alexandre Miguel Kaizeler Guedes Da Silva Afonso" w:date="2026-07-27T16:55:00Z" w16du:dateUtc="2026-07-27T15:55:00Z">
            <w:rPr>
              <w:rFonts w:ascii="Arial" w:hAnsi="Arial" w:cs="Arial"/>
              <w:sz w:val="24"/>
              <w:szCs w:val="24"/>
            </w:rPr>
          </w:rPrChange>
        </w:rPr>
        <w:t xml:space="preserve">.  </w:t>
      </w:r>
    </w:p>
    <w:p w14:paraId="06CAD242" w14:textId="399BCE81" w:rsidR="007F03ED" w:rsidRPr="00B475D4" w:rsidDel="007F03ED" w:rsidRDefault="007F03ED" w:rsidP="0028595F">
      <w:pPr>
        <w:jc w:val="both"/>
        <w:rPr>
          <w:del w:id="6940" w:author="Joana Jesus" w:date="2026-06-11T13:02:00Z" w16du:dateUtc="2026-06-11T12:02:00Z"/>
          <w:rFonts w:ascii="Arial" w:hAnsi="Arial" w:cs="Arial"/>
          <w:sz w:val="24"/>
          <w:szCs w:val="24"/>
          <w:lang w:val="en-GB"/>
          <w:rPrChange w:id="6941" w:author="Alexandre Miguel Kaizeler Guedes Da Silva Afonso" w:date="2026-07-27T16:55:00Z" w16du:dateUtc="2026-07-27T15:55:00Z">
            <w:rPr>
              <w:del w:id="6942" w:author="Joana Jesus" w:date="2026-06-11T13:02:00Z" w16du:dateUtc="2026-06-11T12:02:00Z"/>
              <w:rFonts w:ascii="Arial" w:hAnsi="Arial" w:cs="Arial"/>
              <w:sz w:val="24"/>
              <w:szCs w:val="24"/>
            </w:rPr>
          </w:rPrChange>
        </w:rPr>
      </w:pPr>
    </w:p>
    <w:p w14:paraId="2E33C3E2" w14:textId="5A3D14A1" w:rsidR="00F06EFE" w:rsidRPr="00B475D4" w:rsidRDefault="00F23BB1" w:rsidP="009A3A3C">
      <w:pPr>
        <w:pStyle w:val="Ttulo3"/>
        <w:rPr>
          <w:lang w:val="en-GB"/>
          <w:rPrChange w:id="6943" w:author="Alexandre Miguel Kaizeler Guedes Da Silva Afonso" w:date="2026-07-27T16:55:00Z" w16du:dateUtc="2026-07-27T15:55:00Z">
            <w:rPr/>
          </w:rPrChange>
        </w:rPr>
      </w:pPr>
      <w:r w:rsidRPr="00B475D4">
        <w:rPr>
          <w:lang w:val="en-GB"/>
          <w:rPrChange w:id="6944" w:author="Alexandre Miguel Kaizeler Guedes Da Silva Afonso" w:date="2026-07-27T16:55:00Z" w16du:dateUtc="2026-07-27T15:55:00Z">
            <w:rPr/>
          </w:rPrChange>
        </w:rPr>
        <w:t>Binding Metagenome Assembly</w:t>
      </w:r>
    </w:p>
    <w:p w14:paraId="1EAD149F" w14:textId="79780D8A" w:rsidR="002938FA" w:rsidRPr="00B475D4" w:rsidRDefault="004B4359" w:rsidP="000B700A">
      <w:pPr>
        <w:jc w:val="both"/>
        <w:rPr>
          <w:rFonts w:ascii="Arial" w:hAnsi="Arial" w:cs="Arial"/>
          <w:sz w:val="24"/>
          <w:szCs w:val="24"/>
          <w:lang w:val="en-GB"/>
          <w:rPrChange w:id="694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6946" w:author="Alexandre Miguel Kaizeler Guedes Da Silva Afonso" w:date="2026-07-27T16:55:00Z" w16du:dateUtc="2026-07-27T15:55:00Z">
            <w:rPr>
              <w:rFonts w:ascii="Arial" w:hAnsi="Arial" w:cs="Arial"/>
              <w:sz w:val="24"/>
              <w:szCs w:val="24"/>
            </w:rPr>
          </w:rPrChange>
        </w:rPr>
        <w:t xml:space="preserve">RBP binding peaks were intersected with the predefined splicing regions to extract the binding signal in hg38 coordinates. </w:t>
      </w:r>
      <w:r w:rsidR="007F03ED" w:rsidRPr="00B475D4">
        <w:rPr>
          <w:rFonts w:ascii="Arial" w:hAnsi="Arial" w:cs="Arial"/>
          <w:sz w:val="24"/>
          <w:szCs w:val="24"/>
          <w:lang w:val="en-GB"/>
          <w:rPrChange w:id="6947" w:author="Alexandre Miguel Kaizeler Guedes Da Silva Afonso" w:date="2026-07-27T16:55:00Z" w16du:dateUtc="2026-07-27T15:55:00Z">
            <w:rPr>
              <w:rFonts w:ascii="Arial" w:hAnsi="Arial" w:cs="Arial"/>
              <w:sz w:val="24"/>
              <w:szCs w:val="24"/>
            </w:rPr>
          </w:rPrChange>
        </w:rPr>
        <w:t>For each RBP, e</w:t>
      </w:r>
      <w:r w:rsidRPr="00B475D4">
        <w:rPr>
          <w:rFonts w:ascii="Arial" w:hAnsi="Arial" w:cs="Arial"/>
          <w:sz w:val="24"/>
          <w:szCs w:val="24"/>
          <w:lang w:val="en-GB"/>
          <w:rPrChange w:id="6948" w:author="Alexandre Miguel Kaizeler Guedes Da Silva Afonso" w:date="2026-07-27T16:55:00Z" w16du:dateUtc="2026-07-27T15:55:00Z">
            <w:rPr>
              <w:rFonts w:ascii="Arial" w:hAnsi="Arial" w:cs="Arial"/>
              <w:sz w:val="24"/>
              <w:szCs w:val="24"/>
            </w:rPr>
          </w:rPrChange>
        </w:rPr>
        <w:t xml:space="preserve">ach </w:t>
      </w:r>
      <w:r w:rsidR="007F03ED" w:rsidRPr="00B475D4">
        <w:rPr>
          <w:rFonts w:ascii="Arial" w:hAnsi="Arial" w:cs="Arial"/>
          <w:sz w:val="24"/>
          <w:szCs w:val="24"/>
          <w:lang w:val="en-GB"/>
          <w:rPrChange w:id="6949" w:author="Alexandre Miguel Kaizeler Guedes Da Silva Afonso" w:date="2026-07-27T16:55:00Z" w16du:dateUtc="2026-07-27T15:55:00Z">
            <w:rPr>
              <w:rFonts w:ascii="Arial" w:hAnsi="Arial" w:cs="Arial"/>
              <w:sz w:val="24"/>
              <w:szCs w:val="24"/>
            </w:rPr>
          </w:rPrChange>
        </w:rPr>
        <w:t xml:space="preserve">base </w:t>
      </w:r>
      <w:r w:rsidRPr="00B475D4">
        <w:rPr>
          <w:rFonts w:ascii="Arial" w:hAnsi="Arial" w:cs="Arial"/>
          <w:sz w:val="24"/>
          <w:szCs w:val="24"/>
          <w:lang w:val="en-GB"/>
          <w:rPrChange w:id="6950" w:author="Alexandre Miguel Kaizeler Guedes Da Silva Afonso" w:date="2026-07-27T16:55:00Z" w16du:dateUtc="2026-07-27T15:55:00Z">
            <w:rPr>
              <w:rFonts w:ascii="Arial" w:hAnsi="Arial" w:cs="Arial"/>
              <w:sz w:val="24"/>
              <w:szCs w:val="24"/>
            </w:rPr>
          </w:rPrChange>
        </w:rPr>
        <w:t>in the original genome was coded as 0 (no binding) or 1 (binding present).</w:t>
      </w:r>
      <w:r w:rsidR="00325432" w:rsidRPr="00B475D4">
        <w:rPr>
          <w:rFonts w:ascii="Arial" w:hAnsi="Arial" w:cs="Arial"/>
          <w:sz w:val="24"/>
          <w:szCs w:val="24"/>
          <w:lang w:val="en-GB"/>
          <w:rPrChange w:id="6951"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6952" w:author="Alexandre Miguel Kaizeler Guedes Da Silva Afonso" w:date="2026-07-27T16:55:00Z" w16du:dateUtc="2026-07-27T15:55:00Z">
            <w:rPr>
              <w:rFonts w:ascii="Arial" w:hAnsi="Arial" w:cs="Arial"/>
              <w:sz w:val="24"/>
              <w:szCs w:val="24"/>
            </w:rPr>
          </w:rPrChange>
        </w:rPr>
        <w:t>To enable comparison across events of different lengths, each event was mapped to a standardi</w:t>
      </w:r>
      <w:r w:rsidR="00F06EFE" w:rsidRPr="00B475D4">
        <w:rPr>
          <w:rFonts w:ascii="Arial" w:hAnsi="Arial" w:cs="Arial"/>
          <w:sz w:val="24"/>
          <w:szCs w:val="24"/>
          <w:lang w:val="en-GB"/>
          <w:rPrChange w:id="6953" w:author="Alexandre Miguel Kaizeler Guedes Da Silva Afonso" w:date="2026-07-27T16:55:00Z" w16du:dateUtc="2026-07-27T15:55:00Z">
            <w:rPr>
              <w:rFonts w:ascii="Arial" w:hAnsi="Arial" w:cs="Arial"/>
              <w:sz w:val="24"/>
              <w:szCs w:val="24"/>
            </w:rPr>
          </w:rPrChange>
        </w:rPr>
        <w:t>z</w:t>
      </w:r>
      <w:r w:rsidRPr="00B475D4">
        <w:rPr>
          <w:rFonts w:ascii="Arial" w:hAnsi="Arial" w:cs="Arial"/>
          <w:sz w:val="24"/>
          <w:szCs w:val="24"/>
          <w:lang w:val="en-GB"/>
          <w:rPrChange w:id="6954" w:author="Alexandre Miguel Kaizeler Guedes Da Silva Afonso" w:date="2026-07-27T16:55:00Z" w16du:dateUtc="2026-07-27T15:55:00Z">
            <w:rPr>
              <w:rFonts w:ascii="Arial" w:hAnsi="Arial" w:cs="Arial"/>
              <w:sz w:val="24"/>
              <w:szCs w:val="24"/>
            </w:rPr>
          </w:rPrChange>
        </w:rPr>
        <w:t xml:space="preserve">ed </w:t>
      </w:r>
      <w:commentRangeStart w:id="6955"/>
      <w:commentRangeStart w:id="6956"/>
      <w:r w:rsidRPr="00B475D4">
        <w:rPr>
          <w:rFonts w:ascii="Arial" w:hAnsi="Arial" w:cs="Arial"/>
          <w:sz w:val="24"/>
          <w:szCs w:val="24"/>
          <w:lang w:val="en-GB"/>
          <w:rPrChange w:id="6957" w:author="Alexandre Miguel Kaizeler Guedes Da Silva Afonso" w:date="2026-07-27T16:55:00Z" w16du:dateUtc="2026-07-27T15:55:00Z">
            <w:rPr>
              <w:rFonts w:ascii="Arial" w:hAnsi="Arial" w:cs="Arial"/>
              <w:sz w:val="24"/>
              <w:szCs w:val="24"/>
            </w:rPr>
          </w:rPrChange>
        </w:rPr>
        <w:t>“</w:t>
      </w:r>
      <w:del w:id="6958" w:author="Alexandre Miguel Kaizeler Guedes Da Silva Afonso" w:date="2026-07-07T18:00:00Z" w16du:dateUtc="2026-07-07T17:00:00Z">
        <w:r w:rsidRPr="00B475D4" w:rsidDel="00E43120">
          <w:rPr>
            <w:rFonts w:ascii="Arial" w:hAnsi="Arial" w:cs="Arial"/>
            <w:sz w:val="24"/>
            <w:szCs w:val="24"/>
            <w:lang w:val="en-GB"/>
            <w:rPrChange w:id="6959" w:author="Alexandre Miguel Kaizeler Guedes Da Silva Afonso" w:date="2026-07-27T16:55:00Z" w16du:dateUtc="2026-07-27T15:55:00Z">
              <w:rPr>
                <w:rFonts w:ascii="Arial" w:hAnsi="Arial" w:cs="Arial"/>
                <w:sz w:val="24"/>
                <w:szCs w:val="24"/>
              </w:rPr>
            </w:rPrChange>
          </w:rPr>
          <w:delText>metagenome</w:delText>
        </w:r>
      </w:del>
      <w:ins w:id="6960" w:author="Alexandre Miguel Kaizeler Guedes Da Silva Afonso" w:date="2026-07-07T18:00:00Z" w16du:dateUtc="2026-07-07T17:00:00Z">
        <w:r w:rsidR="00E43120" w:rsidRPr="00B475D4">
          <w:rPr>
            <w:rFonts w:ascii="Arial" w:hAnsi="Arial" w:cs="Arial"/>
            <w:sz w:val="24"/>
            <w:szCs w:val="24"/>
            <w:lang w:val="en-GB"/>
            <w:rPrChange w:id="6961" w:author="Alexandre Miguel Kaizeler Guedes Da Silva Afonso" w:date="2026-07-27T16:55:00Z" w16du:dateUtc="2026-07-27T15:55:00Z">
              <w:rPr>
                <w:rFonts w:ascii="Arial" w:hAnsi="Arial" w:cs="Arial"/>
                <w:sz w:val="24"/>
                <w:szCs w:val="24"/>
              </w:rPr>
            </w:rPrChange>
          </w:rPr>
          <w:t>splicing genome</w:t>
        </w:r>
      </w:ins>
      <w:r w:rsidRPr="00B475D4">
        <w:rPr>
          <w:rFonts w:ascii="Arial" w:hAnsi="Arial" w:cs="Arial"/>
          <w:sz w:val="24"/>
          <w:szCs w:val="24"/>
          <w:lang w:val="en-GB"/>
          <w:rPrChange w:id="6962" w:author="Alexandre Miguel Kaizeler Guedes Da Silva Afonso" w:date="2026-07-27T16:55:00Z" w16du:dateUtc="2026-07-27T15:55:00Z">
            <w:rPr>
              <w:rFonts w:ascii="Arial" w:hAnsi="Arial" w:cs="Arial"/>
              <w:sz w:val="24"/>
              <w:szCs w:val="24"/>
            </w:rPr>
          </w:rPrChange>
        </w:rPr>
        <w:t>”</w:t>
      </w:r>
      <w:commentRangeEnd w:id="6955"/>
      <w:r w:rsidR="005A370B" w:rsidRPr="00B475D4">
        <w:rPr>
          <w:rStyle w:val="Refdecomentrio"/>
          <w:rFonts w:ascii="Arial" w:hAnsi="Arial" w:cs="Arial"/>
          <w:sz w:val="24"/>
          <w:szCs w:val="24"/>
          <w:lang w:val="en-GB"/>
          <w:rPrChange w:id="6963" w:author="Alexandre Miguel Kaizeler Guedes Da Silva Afonso" w:date="2026-07-27T16:55:00Z" w16du:dateUtc="2026-07-27T15:55:00Z">
            <w:rPr>
              <w:rStyle w:val="Refdecomentrio"/>
              <w:rFonts w:ascii="Arial" w:hAnsi="Arial" w:cs="Arial"/>
              <w:sz w:val="24"/>
              <w:szCs w:val="24"/>
            </w:rPr>
          </w:rPrChange>
        </w:rPr>
        <w:commentReference w:id="6955"/>
      </w:r>
      <w:commentRangeEnd w:id="6956"/>
      <w:r w:rsidR="00E43120" w:rsidRPr="00B475D4">
        <w:rPr>
          <w:rStyle w:val="Refdecomentrio"/>
          <w:rFonts w:ascii="Arial" w:hAnsi="Arial" w:cs="Arial"/>
          <w:sz w:val="24"/>
          <w:szCs w:val="24"/>
          <w:lang w:val="en-GB"/>
          <w:rPrChange w:id="6964" w:author="Alexandre Miguel Kaizeler Guedes Da Silva Afonso" w:date="2026-07-27T16:55:00Z" w16du:dateUtc="2026-07-27T15:55:00Z">
            <w:rPr>
              <w:rStyle w:val="Refdecomentrio"/>
              <w:rFonts w:ascii="Arial" w:hAnsi="Arial" w:cs="Arial"/>
              <w:sz w:val="24"/>
              <w:szCs w:val="24"/>
            </w:rPr>
          </w:rPrChange>
        </w:rPr>
        <w:commentReference w:id="6956"/>
      </w:r>
      <w:r w:rsidRPr="00B475D4">
        <w:rPr>
          <w:rFonts w:ascii="Arial" w:hAnsi="Arial" w:cs="Arial"/>
          <w:sz w:val="24"/>
          <w:szCs w:val="24"/>
          <w:lang w:val="en-GB"/>
          <w:rPrChange w:id="6965" w:author="Alexandre Miguel Kaizeler Guedes Da Silva Afonso" w:date="2026-07-27T16:55:00Z" w16du:dateUtc="2026-07-27T15:55:00Z">
            <w:rPr>
              <w:rFonts w:ascii="Arial" w:hAnsi="Arial" w:cs="Arial"/>
              <w:sz w:val="24"/>
              <w:szCs w:val="24"/>
            </w:rPr>
          </w:rPrChange>
        </w:rPr>
        <w:t xml:space="preserve"> coordinate system corresponding to the regions of interest (</w:t>
      </w:r>
      <w:r w:rsidRPr="00B475D4">
        <w:rPr>
          <w:rFonts w:ascii="Arial" w:hAnsi="Arial" w:cs="Arial"/>
          <w:i/>
          <w:iCs/>
          <w:sz w:val="24"/>
          <w:szCs w:val="24"/>
          <w:lang w:val="en-GB"/>
          <w:rPrChange w:id="6966" w:author="Alexandre Miguel Kaizeler Guedes Da Silva Afonso" w:date="2026-07-27T16:55:00Z" w16du:dateUtc="2026-07-27T15:55:00Z">
            <w:rPr>
              <w:rFonts w:ascii="Arial" w:hAnsi="Arial" w:cs="Arial"/>
              <w:i/>
              <w:iCs/>
              <w:sz w:val="24"/>
              <w:szCs w:val="24"/>
            </w:rPr>
          </w:rPrChange>
        </w:rPr>
        <w:t>e.g.</w:t>
      </w:r>
      <w:r w:rsidRPr="00B475D4">
        <w:rPr>
          <w:rFonts w:ascii="Arial" w:hAnsi="Arial" w:cs="Arial"/>
          <w:sz w:val="24"/>
          <w:szCs w:val="24"/>
          <w:lang w:val="en-GB"/>
          <w:rPrChange w:id="6967" w:author="Alexandre Miguel Kaizeler Guedes Da Silva Afonso" w:date="2026-07-27T16:55:00Z" w16du:dateUtc="2026-07-27T15:55:00Z">
            <w:rPr>
              <w:rFonts w:ascii="Arial" w:hAnsi="Arial" w:cs="Arial"/>
              <w:sz w:val="24"/>
              <w:szCs w:val="24"/>
            </w:rPr>
          </w:rPrChange>
        </w:rPr>
        <w:t xml:space="preserve">, upstream exon, upstream intron, alternative exon, downstream intron, downstream exon). Each </w:t>
      </w:r>
      <w:r w:rsidR="003D3ADB" w:rsidRPr="00B475D4">
        <w:rPr>
          <w:rFonts w:ascii="Arial" w:hAnsi="Arial" w:cs="Arial"/>
          <w:sz w:val="24"/>
          <w:szCs w:val="24"/>
          <w:lang w:val="en-GB"/>
          <w:rPrChange w:id="6968" w:author="Alexandre Miguel Kaizeler Guedes Da Silva Afonso" w:date="2026-07-27T16:55:00Z" w16du:dateUtc="2026-07-27T15:55:00Z">
            <w:rPr>
              <w:rFonts w:ascii="Arial" w:hAnsi="Arial" w:cs="Arial"/>
              <w:sz w:val="24"/>
              <w:szCs w:val="24"/>
            </w:rPr>
          </w:rPrChange>
        </w:rPr>
        <w:t xml:space="preserve">splicing </w:t>
      </w:r>
      <w:r w:rsidRPr="00B475D4">
        <w:rPr>
          <w:rFonts w:ascii="Arial" w:hAnsi="Arial" w:cs="Arial"/>
          <w:sz w:val="24"/>
          <w:szCs w:val="24"/>
          <w:lang w:val="en-GB"/>
          <w:rPrChange w:id="6969" w:author="Alexandre Miguel Kaizeler Guedes Da Silva Afonso" w:date="2026-07-27T16:55:00Z" w16du:dateUtc="2026-07-27T15:55:00Z">
            <w:rPr>
              <w:rFonts w:ascii="Arial" w:hAnsi="Arial" w:cs="Arial"/>
              <w:sz w:val="24"/>
              <w:szCs w:val="24"/>
            </w:rPr>
          </w:rPrChange>
        </w:rPr>
        <w:t xml:space="preserve">event was </w:t>
      </w:r>
      <w:r w:rsidR="003D3ADB" w:rsidRPr="00B475D4">
        <w:rPr>
          <w:rFonts w:ascii="Arial" w:hAnsi="Arial" w:cs="Arial"/>
          <w:sz w:val="24"/>
          <w:szCs w:val="24"/>
          <w:lang w:val="en-GB"/>
          <w:rPrChange w:id="6970" w:author="Alexandre Miguel Kaizeler Guedes Da Silva Afonso" w:date="2026-07-27T16:55:00Z" w16du:dateUtc="2026-07-27T15:55:00Z">
            <w:rPr>
              <w:rFonts w:ascii="Arial" w:hAnsi="Arial" w:cs="Arial"/>
              <w:sz w:val="24"/>
              <w:szCs w:val="24"/>
            </w:rPr>
          </w:rPrChange>
        </w:rPr>
        <w:t xml:space="preserve">subsetted and </w:t>
      </w:r>
      <w:r w:rsidRPr="00B475D4">
        <w:rPr>
          <w:rFonts w:ascii="Arial" w:hAnsi="Arial" w:cs="Arial"/>
          <w:sz w:val="24"/>
          <w:szCs w:val="24"/>
          <w:lang w:val="en-GB"/>
          <w:rPrChange w:id="6971" w:author="Alexandre Miguel Kaizeler Guedes Da Silva Afonso" w:date="2026-07-27T16:55:00Z" w16du:dateUtc="2026-07-27T15:55:00Z">
            <w:rPr>
              <w:rFonts w:ascii="Arial" w:hAnsi="Arial" w:cs="Arial"/>
              <w:sz w:val="24"/>
              <w:szCs w:val="24"/>
            </w:rPr>
          </w:rPrChange>
        </w:rPr>
        <w:t xml:space="preserve">rescaled to fixed </w:t>
      </w:r>
      <w:del w:id="6972" w:author="Alexandre Miguel Kaizeler Guedes Da Silva Afonso" w:date="2026-07-07T18:00:00Z" w16du:dateUtc="2026-07-07T17:00:00Z">
        <w:r w:rsidRPr="00B475D4" w:rsidDel="00E43120">
          <w:rPr>
            <w:rFonts w:ascii="Arial" w:hAnsi="Arial" w:cs="Arial"/>
            <w:sz w:val="24"/>
            <w:szCs w:val="24"/>
            <w:lang w:val="en-GB"/>
            <w:rPrChange w:id="6973" w:author="Alexandre Miguel Kaizeler Guedes Da Silva Afonso" w:date="2026-07-27T16:55:00Z" w16du:dateUtc="2026-07-27T15:55:00Z">
              <w:rPr>
                <w:rFonts w:ascii="Arial" w:hAnsi="Arial" w:cs="Arial"/>
                <w:sz w:val="24"/>
                <w:szCs w:val="24"/>
              </w:rPr>
            </w:rPrChange>
          </w:rPr>
          <w:delText xml:space="preserve">metagenome </w:delText>
        </w:r>
      </w:del>
      <w:ins w:id="6974" w:author="Alexandre Miguel Kaizeler Guedes Da Silva Afonso" w:date="2026-07-07T18:00:00Z" w16du:dateUtc="2026-07-07T17:00:00Z">
        <w:r w:rsidR="00E43120" w:rsidRPr="00B475D4">
          <w:rPr>
            <w:rFonts w:ascii="Arial" w:hAnsi="Arial" w:cs="Arial"/>
            <w:sz w:val="24"/>
            <w:szCs w:val="24"/>
            <w:lang w:val="en-GB"/>
            <w:rPrChange w:id="6975" w:author="Alexandre Miguel Kaizeler Guedes Da Silva Afonso" w:date="2026-07-27T16:55:00Z" w16du:dateUtc="2026-07-27T15:55:00Z">
              <w:rPr>
                <w:rFonts w:ascii="Arial" w:hAnsi="Arial" w:cs="Arial"/>
                <w:sz w:val="24"/>
                <w:szCs w:val="24"/>
              </w:rPr>
            </w:rPrChange>
          </w:rPr>
          <w:t xml:space="preserve">splicing genome </w:t>
        </w:r>
      </w:ins>
      <w:r w:rsidRPr="00B475D4">
        <w:rPr>
          <w:rFonts w:ascii="Arial" w:hAnsi="Arial" w:cs="Arial"/>
          <w:sz w:val="24"/>
          <w:szCs w:val="24"/>
          <w:lang w:val="en-GB"/>
          <w:rPrChange w:id="6976" w:author="Alexandre Miguel Kaizeler Guedes Da Silva Afonso" w:date="2026-07-27T16:55:00Z" w16du:dateUtc="2026-07-27T15:55:00Z">
            <w:rPr>
              <w:rFonts w:ascii="Arial" w:hAnsi="Arial" w:cs="Arial"/>
              <w:sz w:val="24"/>
              <w:szCs w:val="24"/>
            </w:rPr>
          </w:rPrChange>
        </w:rPr>
        <w:t xml:space="preserve">coordinates </w:t>
      </w:r>
      <w:commentRangeStart w:id="6977"/>
      <w:r w:rsidRPr="00B475D4">
        <w:rPr>
          <w:rFonts w:ascii="Arial" w:hAnsi="Arial" w:cs="Arial"/>
          <w:sz w:val="24"/>
          <w:szCs w:val="24"/>
          <w:lang w:val="en-GB"/>
          <w:rPrChange w:id="6978" w:author="Alexandre Miguel Kaizeler Guedes Da Silva Afonso" w:date="2026-07-27T16:55:00Z" w16du:dateUtc="2026-07-27T15:55:00Z">
            <w:rPr>
              <w:rFonts w:ascii="Arial" w:hAnsi="Arial" w:cs="Arial"/>
              <w:sz w:val="24"/>
              <w:szCs w:val="24"/>
            </w:rPr>
          </w:rPrChange>
        </w:rPr>
        <w:t>(</w:t>
      </w:r>
      <w:r w:rsidRPr="00B475D4">
        <w:rPr>
          <w:rFonts w:ascii="Arial" w:hAnsi="Arial" w:cs="Arial"/>
          <w:i/>
          <w:iCs/>
          <w:sz w:val="24"/>
          <w:szCs w:val="24"/>
          <w:lang w:val="en-GB"/>
          <w:rPrChange w:id="6979" w:author="Alexandre Miguel Kaizeler Guedes Da Silva Afonso" w:date="2026-07-27T16:55:00Z" w16du:dateUtc="2026-07-27T15:55:00Z">
            <w:rPr>
              <w:rFonts w:ascii="Arial" w:hAnsi="Arial" w:cs="Arial"/>
              <w:i/>
              <w:iCs/>
              <w:sz w:val="24"/>
              <w:szCs w:val="24"/>
            </w:rPr>
          </w:rPrChange>
        </w:rPr>
        <w:t>e.g.</w:t>
      </w:r>
      <w:r w:rsidRPr="00B475D4">
        <w:rPr>
          <w:rFonts w:ascii="Arial" w:hAnsi="Arial" w:cs="Arial"/>
          <w:sz w:val="24"/>
          <w:szCs w:val="24"/>
          <w:lang w:val="en-GB"/>
          <w:rPrChange w:id="6980" w:author="Alexandre Miguel Kaizeler Guedes Da Silva Afonso" w:date="2026-07-27T16:55:00Z" w16du:dateUtc="2026-07-27T15:55:00Z">
            <w:rPr>
              <w:rFonts w:ascii="Arial" w:hAnsi="Arial" w:cs="Arial"/>
              <w:sz w:val="24"/>
              <w:szCs w:val="24"/>
            </w:rPr>
          </w:rPrChange>
        </w:rPr>
        <w:t>, 1–50 corresponding to −50 bp to upstream exon end in hg38, 51–250 corresponding to upstream intron start to +200 bp, …)</w:t>
      </w:r>
      <w:commentRangeEnd w:id="6977"/>
      <w:r w:rsidR="00655ECF" w:rsidRPr="00B475D4">
        <w:rPr>
          <w:rStyle w:val="Refdecomentrio"/>
          <w:rFonts w:ascii="Arial" w:hAnsi="Arial" w:cs="Arial"/>
          <w:sz w:val="24"/>
          <w:szCs w:val="24"/>
          <w:lang w:val="en-GB"/>
          <w:rPrChange w:id="6981" w:author="Alexandre Miguel Kaizeler Guedes Da Silva Afonso" w:date="2026-07-27T16:55:00Z" w16du:dateUtc="2026-07-27T15:55:00Z">
            <w:rPr>
              <w:rStyle w:val="Refdecomentrio"/>
              <w:rFonts w:ascii="Arial" w:hAnsi="Arial" w:cs="Arial"/>
              <w:sz w:val="24"/>
              <w:szCs w:val="24"/>
            </w:rPr>
          </w:rPrChange>
        </w:rPr>
        <w:commentReference w:id="6977"/>
      </w:r>
      <w:r w:rsidRPr="00B475D4">
        <w:rPr>
          <w:rFonts w:ascii="Arial" w:hAnsi="Arial" w:cs="Arial"/>
          <w:sz w:val="24"/>
          <w:szCs w:val="24"/>
          <w:lang w:val="en-GB"/>
          <w:rPrChange w:id="6982" w:author="Alexandre Miguel Kaizeler Guedes Da Silva Afonso" w:date="2026-07-27T16:55:00Z" w16du:dateUtc="2026-07-27T15:55:00Z">
            <w:rPr>
              <w:rFonts w:ascii="Arial" w:hAnsi="Arial" w:cs="Arial"/>
              <w:sz w:val="24"/>
              <w:szCs w:val="24"/>
            </w:rPr>
          </w:rPrChange>
        </w:rPr>
        <w:t xml:space="preserve">, preserving the relative position of binding within the region. </w:t>
      </w:r>
      <w:r w:rsidR="008254A2" w:rsidRPr="00B475D4">
        <w:rPr>
          <w:rFonts w:ascii="Arial" w:hAnsi="Arial" w:cs="Arial"/>
          <w:sz w:val="24"/>
          <w:szCs w:val="24"/>
          <w:lang w:val="en-GB"/>
          <w:rPrChange w:id="6983" w:author="Alexandre Miguel Kaizeler Guedes Da Silva Afonso" w:date="2026-07-27T16:55:00Z" w16du:dateUtc="2026-07-27T15:55:00Z">
            <w:rPr>
              <w:rFonts w:ascii="Arial" w:hAnsi="Arial" w:cs="Arial"/>
              <w:sz w:val="24"/>
              <w:szCs w:val="24"/>
            </w:rPr>
          </w:rPrChange>
        </w:rPr>
        <w:t>As stated above, because individual exons or introns can be shorter than the full reference ROI (</w:t>
      </w:r>
      <w:r w:rsidR="008254A2" w:rsidRPr="00B475D4">
        <w:rPr>
          <w:rFonts w:ascii="Arial" w:hAnsi="Arial" w:cs="Arial"/>
          <w:i/>
          <w:iCs/>
          <w:sz w:val="24"/>
          <w:szCs w:val="24"/>
          <w:lang w:val="en-GB"/>
          <w:rPrChange w:id="6984" w:author="Alexandre Miguel Kaizeler Guedes Da Silva Afonso" w:date="2026-07-27T16:55:00Z" w16du:dateUtc="2026-07-27T15:55:00Z">
            <w:rPr>
              <w:rFonts w:ascii="Arial" w:hAnsi="Arial" w:cs="Arial"/>
              <w:i/>
              <w:iCs/>
              <w:sz w:val="24"/>
              <w:szCs w:val="24"/>
            </w:rPr>
          </w:rPrChange>
        </w:rPr>
        <w:t>i.e.</w:t>
      </w:r>
      <w:r w:rsidR="0070786B" w:rsidRPr="00B475D4">
        <w:rPr>
          <w:rFonts w:ascii="Arial" w:hAnsi="Arial" w:cs="Arial"/>
          <w:sz w:val="24"/>
          <w:szCs w:val="24"/>
          <w:lang w:val="en-GB"/>
          <w:rPrChange w:id="6985" w:author="Alexandre Miguel Kaizeler Guedes Da Silva Afonso" w:date="2026-07-27T16:55:00Z" w16du:dateUtc="2026-07-27T15:55:00Z">
            <w:rPr>
              <w:rFonts w:ascii="Arial" w:hAnsi="Arial" w:cs="Arial"/>
              <w:sz w:val="24"/>
              <w:szCs w:val="24"/>
            </w:rPr>
          </w:rPrChange>
        </w:rPr>
        <w:t>,</w:t>
      </w:r>
      <w:r w:rsidR="008254A2" w:rsidRPr="00B475D4">
        <w:rPr>
          <w:rFonts w:ascii="Arial" w:hAnsi="Arial" w:cs="Arial"/>
          <w:sz w:val="24"/>
          <w:szCs w:val="24"/>
          <w:lang w:val="en-GB"/>
          <w:rPrChange w:id="6986" w:author="Alexandre Miguel Kaizeler Guedes Da Silva Afonso" w:date="2026-07-27T16:55:00Z" w16du:dateUtc="2026-07-27T15:55:00Z">
            <w:rPr>
              <w:rFonts w:ascii="Arial" w:hAnsi="Arial" w:cs="Arial"/>
              <w:sz w:val="24"/>
              <w:szCs w:val="24"/>
            </w:rPr>
          </w:rPrChange>
        </w:rPr>
        <w:t xml:space="preserve"> exons &lt;100 bp or introns &lt;400 bp), some positions in the </w:t>
      </w:r>
      <w:del w:id="6987" w:author="Alexandre Miguel Kaizeler Guedes Da Silva Afonso" w:date="2026-07-07T18:00:00Z" w16du:dateUtc="2026-07-07T17:00:00Z">
        <w:r w:rsidR="008254A2" w:rsidRPr="00B475D4" w:rsidDel="00E43120">
          <w:rPr>
            <w:rFonts w:ascii="Arial" w:hAnsi="Arial" w:cs="Arial"/>
            <w:sz w:val="24"/>
            <w:szCs w:val="24"/>
            <w:lang w:val="en-GB"/>
            <w:rPrChange w:id="6988" w:author="Alexandre Miguel Kaizeler Guedes Da Silva Afonso" w:date="2026-07-27T16:55:00Z" w16du:dateUtc="2026-07-27T15:55:00Z">
              <w:rPr>
                <w:rFonts w:ascii="Arial" w:hAnsi="Arial" w:cs="Arial"/>
                <w:sz w:val="24"/>
                <w:szCs w:val="24"/>
              </w:rPr>
            </w:rPrChange>
          </w:rPr>
          <w:delText xml:space="preserve">metagenome </w:delText>
        </w:r>
      </w:del>
      <w:ins w:id="6989" w:author="Alexandre Miguel Kaizeler Guedes Da Silva Afonso" w:date="2026-07-07T18:00:00Z" w16du:dateUtc="2026-07-07T17:00:00Z">
        <w:r w:rsidR="00E43120" w:rsidRPr="00B475D4">
          <w:rPr>
            <w:rFonts w:ascii="Arial" w:hAnsi="Arial" w:cs="Arial"/>
            <w:sz w:val="24"/>
            <w:szCs w:val="24"/>
            <w:lang w:val="en-GB"/>
            <w:rPrChange w:id="6990" w:author="Alexandre Miguel Kaizeler Guedes Da Silva Afonso" w:date="2026-07-27T16:55:00Z" w16du:dateUtc="2026-07-27T15:55:00Z">
              <w:rPr>
                <w:rFonts w:ascii="Arial" w:hAnsi="Arial" w:cs="Arial"/>
                <w:sz w:val="24"/>
                <w:szCs w:val="24"/>
              </w:rPr>
            </w:rPrChange>
          </w:rPr>
          <w:t xml:space="preserve">splicing genome </w:t>
        </w:r>
      </w:ins>
      <w:r w:rsidR="008254A2" w:rsidRPr="00B475D4">
        <w:rPr>
          <w:rFonts w:ascii="Arial" w:hAnsi="Arial" w:cs="Arial"/>
          <w:sz w:val="24"/>
          <w:szCs w:val="24"/>
          <w:lang w:val="en-GB"/>
          <w:rPrChange w:id="6991" w:author="Alexandre Miguel Kaizeler Guedes Da Silva Afonso" w:date="2026-07-27T16:55:00Z" w16du:dateUtc="2026-07-27T15:55:00Z">
            <w:rPr>
              <w:rFonts w:ascii="Arial" w:hAnsi="Arial" w:cs="Arial"/>
              <w:sz w:val="24"/>
              <w:szCs w:val="24"/>
            </w:rPr>
          </w:rPrChange>
        </w:rPr>
        <w:t>may not have corresponding hg38 coordinates with binding information. These positions are assigned NA to indicate missing binding data.</w:t>
      </w:r>
      <w:r w:rsidR="003D3ADB" w:rsidRPr="00B475D4">
        <w:rPr>
          <w:rFonts w:ascii="Arial" w:hAnsi="Arial" w:cs="Arial"/>
          <w:sz w:val="24"/>
          <w:szCs w:val="24"/>
          <w:lang w:val="en-GB"/>
          <w:rPrChange w:id="6992" w:author="Alexandre Miguel Kaizeler Guedes Da Silva Afonso" w:date="2026-07-27T16:55:00Z" w16du:dateUtc="2026-07-27T15:55:00Z">
            <w:rPr>
              <w:rFonts w:ascii="Arial" w:hAnsi="Arial" w:cs="Arial"/>
              <w:sz w:val="24"/>
              <w:szCs w:val="24"/>
            </w:rPr>
          </w:rPrChange>
        </w:rPr>
        <w:t xml:space="preserve"> Binding information in </w:t>
      </w:r>
      <w:del w:id="6993" w:author="Alexandre Miguel Kaizeler Guedes Da Silva Afonso" w:date="2026-07-07T18:00:00Z" w16du:dateUtc="2026-07-07T17:00:00Z">
        <w:r w:rsidR="000B700A" w:rsidRPr="00B475D4" w:rsidDel="00E43120">
          <w:rPr>
            <w:rFonts w:ascii="Arial" w:hAnsi="Arial" w:cs="Arial"/>
            <w:sz w:val="24"/>
            <w:szCs w:val="24"/>
            <w:lang w:val="en-GB"/>
            <w:rPrChange w:id="6994" w:author="Alexandre Miguel Kaizeler Guedes Da Silva Afonso" w:date="2026-07-27T16:55:00Z" w16du:dateUtc="2026-07-27T15:55:00Z">
              <w:rPr>
                <w:rFonts w:ascii="Arial" w:hAnsi="Arial" w:cs="Arial"/>
                <w:sz w:val="24"/>
                <w:szCs w:val="24"/>
              </w:rPr>
            </w:rPrChange>
          </w:rPr>
          <w:delText>m</w:delText>
        </w:r>
        <w:r w:rsidRPr="00B475D4" w:rsidDel="00E43120">
          <w:rPr>
            <w:rFonts w:ascii="Arial" w:hAnsi="Arial" w:cs="Arial"/>
            <w:sz w:val="24"/>
            <w:szCs w:val="24"/>
            <w:lang w:val="en-GB"/>
            <w:rPrChange w:id="6995" w:author="Alexandre Miguel Kaizeler Guedes Da Silva Afonso" w:date="2026-07-27T16:55:00Z" w16du:dateUtc="2026-07-27T15:55:00Z">
              <w:rPr>
                <w:rFonts w:ascii="Arial" w:hAnsi="Arial" w:cs="Arial"/>
                <w:sz w:val="24"/>
                <w:szCs w:val="24"/>
              </w:rPr>
            </w:rPrChange>
          </w:rPr>
          <w:delText xml:space="preserve">etagenome </w:delText>
        </w:r>
      </w:del>
      <w:ins w:id="6996" w:author="Alexandre Miguel Kaizeler Guedes Da Silva Afonso" w:date="2026-07-07T18:00:00Z" w16du:dateUtc="2026-07-07T17:00:00Z">
        <w:r w:rsidR="00E43120" w:rsidRPr="00B475D4">
          <w:rPr>
            <w:rFonts w:ascii="Arial" w:hAnsi="Arial" w:cs="Arial"/>
            <w:sz w:val="24"/>
            <w:szCs w:val="24"/>
            <w:lang w:val="en-GB"/>
            <w:rPrChange w:id="6997" w:author="Alexandre Miguel Kaizeler Guedes Da Silva Afonso" w:date="2026-07-27T16:55:00Z" w16du:dateUtc="2026-07-27T15:55:00Z">
              <w:rPr>
                <w:rFonts w:ascii="Arial" w:hAnsi="Arial" w:cs="Arial"/>
                <w:sz w:val="24"/>
                <w:szCs w:val="24"/>
              </w:rPr>
            </w:rPrChange>
          </w:rPr>
          <w:t>splicing g</w:t>
        </w:r>
      </w:ins>
      <w:ins w:id="6998" w:author="Alexandre Miguel Kaizeler Guedes Da Silva Afonso" w:date="2026-07-07T18:01:00Z" w16du:dateUtc="2026-07-07T17:01:00Z">
        <w:r w:rsidR="00E43120" w:rsidRPr="00B475D4">
          <w:rPr>
            <w:rFonts w:ascii="Arial" w:hAnsi="Arial" w:cs="Arial"/>
            <w:sz w:val="24"/>
            <w:szCs w:val="24"/>
            <w:lang w:val="en-GB"/>
            <w:rPrChange w:id="6999" w:author="Alexandre Miguel Kaizeler Guedes Da Silva Afonso" w:date="2026-07-27T16:55:00Z" w16du:dateUtc="2026-07-27T15:55:00Z">
              <w:rPr>
                <w:rFonts w:ascii="Arial" w:hAnsi="Arial" w:cs="Arial"/>
                <w:sz w:val="24"/>
                <w:szCs w:val="24"/>
              </w:rPr>
            </w:rPrChange>
          </w:rPr>
          <w:t>enome</w:t>
        </w:r>
      </w:ins>
      <w:ins w:id="7000" w:author="Alexandre Miguel Kaizeler Guedes Da Silva Afonso" w:date="2026-07-07T18:00:00Z" w16du:dateUtc="2026-07-07T17:00:00Z">
        <w:r w:rsidR="00E43120" w:rsidRPr="00B475D4">
          <w:rPr>
            <w:rFonts w:ascii="Arial" w:hAnsi="Arial" w:cs="Arial"/>
            <w:sz w:val="24"/>
            <w:szCs w:val="24"/>
            <w:lang w:val="en-GB"/>
            <w:rPrChange w:id="7001" w:author="Alexandre Miguel Kaizeler Guedes Da Silva Afonso" w:date="2026-07-27T16:55:00Z" w16du:dateUtc="2026-07-27T15:55:00Z">
              <w:rPr>
                <w:rFonts w:ascii="Arial" w:hAnsi="Arial" w:cs="Arial"/>
                <w:sz w:val="24"/>
                <w:szCs w:val="24"/>
              </w:rPr>
            </w:rPrChange>
          </w:rPr>
          <w:t xml:space="preserve"> </w:t>
        </w:r>
      </w:ins>
      <w:r w:rsidRPr="00B475D4">
        <w:rPr>
          <w:rFonts w:ascii="Arial" w:hAnsi="Arial" w:cs="Arial"/>
          <w:sz w:val="24"/>
          <w:szCs w:val="24"/>
          <w:lang w:val="en-GB"/>
          <w:rPrChange w:id="7002" w:author="Alexandre Miguel Kaizeler Guedes Da Silva Afonso" w:date="2026-07-27T16:55:00Z" w16du:dateUtc="2026-07-27T15:55:00Z">
            <w:rPr>
              <w:rFonts w:ascii="Arial" w:hAnsi="Arial" w:cs="Arial"/>
              <w:sz w:val="24"/>
              <w:szCs w:val="24"/>
            </w:rPr>
          </w:rPrChange>
        </w:rPr>
        <w:t>coordinates were strand-specific</w:t>
      </w:r>
      <w:r w:rsidR="00F06EFE" w:rsidRPr="00B475D4">
        <w:rPr>
          <w:rFonts w:ascii="Arial" w:hAnsi="Arial" w:cs="Arial"/>
          <w:sz w:val="24"/>
          <w:szCs w:val="24"/>
          <w:lang w:val="en-GB"/>
          <w:rPrChange w:id="7003" w:author="Alexandre Miguel Kaizeler Guedes Da Silva Afonso" w:date="2026-07-27T16:55:00Z" w16du:dateUtc="2026-07-27T15:55:00Z">
            <w:rPr>
              <w:rFonts w:ascii="Arial" w:hAnsi="Arial" w:cs="Arial"/>
              <w:sz w:val="24"/>
              <w:szCs w:val="24"/>
            </w:rPr>
          </w:rPrChange>
        </w:rPr>
        <w:t xml:space="preserve">. </w:t>
      </w:r>
      <w:r w:rsidR="002A1CC5" w:rsidRPr="00B475D4">
        <w:rPr>
          <w:rFonts w:ascii="Arial" w:hAnsi="Arial" w:cs="Arial"/>
          <w:sz w:val="24"/>
          <w:szCs w:val="24"/>
          <w:lang w:val="en-GB"/>
          <w:rPrChange w:id="7004" w:author="Alexandre Miguel Kaizeler Guedes Da Silva Afonso" w:date="2026-07-27T16:55:00Z" w16du:dateUtc="2026-07-27T15:55:00Z">
            <w:rPr>
              <w:rFonts w:ascii="Arial" w:hAnsi="Arial" w:cs="Arial"/>
              <w:sz w:val="24"/>
              <w:szCs w:val="24"/>
            </w:rPr>
          </w:rPrChange>
        </w:rPr>
        <w:t xml:space="preserve">All conversions were </w:t>
      </w:r>
      <w:r w:rsidR="00E0600D" w:rsidRPr="00B475D4">
        <w:rPr>
          <w:rFonts w:ascii="Arial" w:hAnsi="Arial" w:cs="Arial"/>
          <w:sz w:val="24"/>
          <w:szCs w:val="24"/>
          <w:lang w:val="en-GB"/>
          <w:rPrChange w:id="7005" w:author="Alexandre Miguel Kaizeler Guedes Da Silva Afonso" w:date="2026-07-27T16:55:00Z" w16du:dateUtc="2026-07-27T15:55:00Z">
            <w:rPr>
              <w:rFonts w:ascii="Arial" w:hAnsi="Arial" w:cs="Arial"/>
              <w:sz w:val="24"/>
              <w:szCs w:val="24"/>
            </w:rPr>
          </w:rPrChange>
        </w:rPr>
        <w:t xml:space="preserve">implemented in </w:t>
      </w:r>
      <w:r w:rsidR="007B09B3" w:rsidRPr="00B475D4">
        <w:rPr>
          <w:rFonts w:ascii="Cascadia Code" w:hAnsi="Cascadia Code" w:cs="Arial"/>
          <w:sz w:val="24"/>
          <w:szCs w:val="24"/>
          <w:lang w:val="en-GB"/>
          <w:rPrChange w:id="7006" w:author="Alexandre Miguel Kaizeler Guedes Da Silva Afonso" w:date="2026-07-27T16:55:00Z" w16du:dateUtc="2026-07-27T15:55:00Z">
            <w:rPr>
              <w:rFonts w:ascii="Cascadia Code" w:hAnsi="Cascadia Code" w:cs="Arial"/>
              <w:sz w:val="24"/>
              <w:szCs w:val="24"/>
            </w:rPr>
          </w:rPrChange>
        </w:rPr>
        <w:t>Py</w:t>
      </w:r>
      <w:r w:rsidR="002A1CC5" w:rsidRPr="00B475D4">
        <w:rPr>
          <w:rFonts w:ascii="Cascadia Code" w:hAnsi="Cascadia Code" w:cs="Arial"/>
          <w:sz w:val="24"/>
          <w:szCs w:val="24"/>
          <w:lang w:val="en-GB"/>
          <w:rPrChange w:id="7007" w:author="Alexandre Miguel Kaizeler Guedes Da Silva Afonso" w:date="2026-07-27T16:55:00Z" w16du:dateUtc="2026-07-27T15:55:00Z">
            <w:rPr>
              <w:rFonts w:ascii="Cascadia Code" w:hAnsi="Cascadia Code" w:cs="Arial"/>
              <w:sz w:val="24"/>
              <w:szCs w:val="24"/>
            </w:rPr>
          </w:rPrChange>
        </w:rPr>
        <w:t xml:space="preserve">thon3 </w:t>
      </w:r>
      <w:r w:rsidR="002A1CC5" w:rsidRPr="00B475D4">
        <w:rPr>
          <w:rFonts w:ascii="Arial" w:hAnsi="Arial" w:cs="Arial"/>
          <w:sz w:val="24"/>
          <w:szCs w:val="24"/>
          <w:lang w:val="en-GB"/>
          <w:rPrChange w:id="7008" w:author="Alexandre Miguel Kaizeler Guedes Da Silva Afonso" w:date="2026-07-27T16:55:00Z" w16du:dateUtc="2026-07-27T15:55:00Z">
            <w:rPr>
              <w:rFonts w:ascii="Arial" w:hAnsi="Arial" w:cs="Arial"/>
              <w:sz w:val="24"/>
              <w:szCs w:val="24"/>
            </w:rPr>
          </w:rPrChange>
        </w:rPr>
        <w:t>(v3.10.11).</w:t>
      </w:r>
      <w:r w:rsidR="007F03ED" w:rsidRPr="00B475D4">
        <w:rPr>
          <w:rFonts w:ascii="Arial" w:hAnsi="Arial" w:cs="Arial"/>
          <w:sz w:val="24"/>
          <w:szCs w:val="24"/>
          <w:lang w:val="en-GB"/>
          <w:rPrChange w:id="7009" w:author="Alexandre Miguel Kaizeler Guedes Da Silva Afonso" w:date="2026-07-27T16:55:00Z" w16du:dateUtc="2026-07-27T15:55:00Z">
            <w:rPr>
              <w:rFonts w:ascii="Arial" w:hAnsi="Arial" w:cs="Arial"/>
              <w:sz w:val="24"/>
              <w:szCs w:val="24"/>
            </w:rPr>
          </w:rPrChange>
        </w:rPr>
        <w:t xml:space="preserve"> Since Python indexing starts at 0, a +1 was added to Python defined coordinates, to ensure consistency with R defined coordinates, whose indexing starts at 1.</w:t>
      </w:r>
    </w:p>
    <w:p w14:paraId="50C2D348" w14:textId="66DEEB05" w:rsidR="002A1CC5" w:rsidRPr="00B475D4" w:rsidRDefault="002A1CC5" w:rsidP="00325432">
      <w:pPr>
        <w:pStyle w:val="Ttulo3"/>
        <w:rPr>
          <w:lang w:val="en-GB"/>
          <w:rPrChange w:id="7010" w:author="Alexandre Miguel Kaizeler Guedes Da Silva Afonso" w:date="2026-07-27T16:55:00Z" w16du:dateUtc="2026-07-27T15:55:00Z">
            <w:rPr/>
          </w:rPrChange>
        </w:rPr>
      </w:pPr>
      <w:r w:rsidRPr="00B475D4">
        <w:rPr>
          <w:lang w:val="en-GB"/>
          <w:rPrChange w:id="7011" w:author="Alexandre Miguel Kaizeler Guedes Da Silva Afonso" w:date="2026-07-27T16:55:00Z" w16du:dateUtc="2026-07-27T15:55:00Z">
            <w:rPr/>
          </w:rPrChange>
        </w:rPr>
        <w:t>RNA-</w:t>
      </w:r>
      <w:r w:rsidR="00DF76AE" w:rsidRPr="00B475D4">
        <w:rPr>
          <w:lang w:val="en-GB"/>
          <w:rPrChange w:id="7012" w:author="Alexandre Miguel Kaizeler Guedes Da Silva Afonso" w:date="2026-07-27T16:55:00Z" w16du:dateUtc="2026-07-27T15:55:00Z">
            <w:rPr/>
          </w:rPrChange>
        </w:rPr>
        <w:t>b</w:t>
      </w:r>
      <w:r w:rsidRPr="00B475D4">
        <w:rPr>
          <w:lang w:val="en-GB"/>
          <w:rPrChange w:id="7013" w:author="Alexandre Miguel Kaizeler Guedes Da Silva Afonso" w:date="2026-07-27T16:55:00Z" w16du:dateUtc="2026-07-27T15:55:00Z">
            <w:rPr/>
          </w:rPrChange>
        </w:rPr>
        <w:t xml:space="preserve">inding </w:t>
      </w:r>
      <w:r w:rsidR="001B3E82" w:rsidRPr="00B475D4">
        <w:rPr>
          <w:lang w:val="en-GB"/>
          <w:rPrChange w:id="7014" w:author="Alexandre Miguel Kaizeler Guedes Da Silva Afonso" w:date="2026-07-27T16:55:00Z" w16du:dateUtc="2026-07-27T15:55:00Z">
            <w:rPr/>
          </w:rPrChange>
        </w:rPr>
        <w:t>m</w:t>
      </w:r>
      <w:r w:rsidRPr="00B475D4">
        <w:rPr>
          <w:lang w:val="en-GB"/>
          <w:rPrChange w:id="7015" w:author="Alexandre Miguel Kaizeler Guedes Da Silva Afonso" w:date="2026-07-27T16:55:00Z" w16du:dateUtc="2026-07-27T15:55:00Z">
            <w:rPr/>
          </w:rPrChange>
        </w:rPr>
        <w:t>aps</w:t>
      </w:r>
    </w:p>
    <w:p w14:paraId="0369A788" w14:textId="526C5560" w:rsidR="007F03ED" w:rsidRPr="00B475D4" w:rsidRDefault="00F06EFE" w:rsidP="00177C97">
      <w:pPr>
        <w:jc w:val="both"/>
        <w:rPr>
          <w:rFonts w:ascii="Arial" w:hAnsi="Arial" w:cs="Arial"/>
          <w:sz w:val="24"/>
          <w:szCs w:val="24"/>
          <w:lang w:val="en-GB"/>
          <w:rPrChange w:id="7016" w:author="Alexandre Miguel Kaizeler Guedes Da Silva Afonso" w:date="2026-07-27T16:55:00Z" w16du:dateUtc="2026-07-27T15:55:00Z">
            <w:rPr>
              <w:rFonts w:ascii="Arial" w:hAnsi="Arial" w:cs="Arial"/>
              <w:sz w:val="24"/>
              <w:szCs w:val="24"/>
            </w:rPr>
          </w:rPrChange>
        </w:rPr>
      </w:pPr>
      <w:r w:rsidRPr="00B475D4">
        <w:rPr>
          <w:rFonts w:ascii="Cascadia Code" w:hAnsi="Cascadia Code" w:cs="Arial"/>
          <w:sz w:val="24"/>
          <w:szCs w:val="24"/>
          <w:lang w:val="en-GB"/>
          <w:rPrChange w:id="7017" w:author="Alexandre Miguel Kaizeler Guedes Da Silva Afonso" w:date="2026-07-27T16:55:00Z" w16du:dateUtc="2026-07-27T15:55:00Z">
            <w:rPr>
              <w:rFonts w:ascii="Cascadia Code" w:hAnsi="Cascadia Code" w:cs="Arial"/>
              <w:sz w:val="24"/>
              <w:szCs w:val="24"/>
            </w:rPr>
          </w:rPrChange>
        </w:rPr>
        <w:t>betAS</w:t>
      </w:r>
      <w:r w:rsidR="007F03ED" w:rsidRPr="00B475D4">
        <w:rPr>
          <w:rFonts w:ascii="Arial" w:hAnsi="Arial" w:cs="Arial"/>
          <w:sz w:val="24"/>
          <w:szCs w:val="24"/>
          <w:lang w:val="en-GB"/>
          <w:rPrChange w:id="7018" w:author="Alexandre Miguel Kaizeler Guedes Da Silva Afonso" w:date="2026-07-27T16:55:00Z" w16du:dateUtc="2026-07-27T15:55:00Z">
            <w:rPr>
              <w:rFonts w:ascii="Arial" w:hAnsi="Arial" w:cs="Arial"/>
              <w:sz w:val="24"/>
              <w:szCs w:val="24"/>
            </w:rPr>
          </w:rPrChange>
        </w:rPr>
        <w:t>-derived</w:t>
      </w:r>
      <w:r w:rsidRPr="00B475D4">
        <w:rPr>
          <w:rFonts w:ascii="Arial" w:hAnsi="Arial" w:cs="Arial"/>
          <w:sz w:val="24"/>
          <w:szCs w:val="24"/>
          <w:lang w:val="en-GB"/>
          <w:rPrChange w:id="7019" w:author="Alexandre Miguel Kaizeler Guedes Da Silva Afonso" w:date="2026-07-27T16:55:00Z" w16du:dateUtc="2026-07-27T15:55:00Z">
            <w:rPr>
              <w:rFonts w:ascii="Arial" w:hAnsi="Arial" w:cs="Arial"/>
              <w:sz w:val="24"/>
              <w:szCs w:val="24"/>
            </w:rPr>
          </w:rPrChange>
        </w:rPr>
        <w:fldChar w:fldCharType="begin"/>
      </w:r>
      <w:r w:rsidR="0017139D" w:rsidRPr="00B475D4">
        <w:rPr>
          <w:rFonts w:ascii="Arial" w:hAnsi="Arial" w:cs="Arial"/>
          <w:sz w:val="24"/>
          <w:szCs w:val="24"/>
          <w:lang w:val="en-GB"/>
          <w:rPrChange w:id="7020" w:author="Alexandre Miguel Kaizeler Guedes Da Silva Afonso" w:date="2026-07-27T16:55:00Z" w16du:dateUtc="2026-07-27T15:55:00Z">
            <w:rPr>
              <w:rFonts w:ascii="Arial" w:hAnsi="Arial" w:cs="Arial"/>
              <w:sz w:val="24"/>
              <w:szCs w:val="24"/>
            </w:rPr>
          </w:rPrChange>
        </w:rPr>
        <w:instrText xml:space="preserve"> ADDIN ZOTERO_ITEM CSL_CITATION {"citationID":"PAkxUTXo","properties":{"formattedCitation":"\\super 138\\nosupersub{}","plainCitation":"138","noteIndex":0},"citationItems":[{"id":"jCcWpdK2/VQ5woaLQ","uris":["http://zotero.org/users/local/1p9EH8ax/items/LDNW3WUX"],"itemData":{"id":160,"type":"article-journal","abstract":"Next-generation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data.","container-title":"RNA","DOI":"10.1261/rna.079764.123","ISSN":"1355-8382, 1469-9001","issue":"4","journalAbbreviation":"RNA","language":"en","page":"337-353","source":"DOI.org (Crossref)","title":"betAS: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L."}],"issued":{"date-parts":[["2024",4]]}}}],"schema":"https://github.com/citation-style-language/schema/raw/master/csl-citation.json"} </w:instrText>
      </w:r>
      <w:r w:rsidRPr="00B475D4">
        <w:rPr>
          <w:rFonts w:ascii="Arial" w:hAnsi="Arial" w:cs="Arial"/>
          <w:sz w:val="24"/>
          <w:szCs w:val="24"/>
          <w:lang w:val="en-GB"/>
          <w:rPrChange w:id="7021" w:author="Alexandre Miguel Kaizeler Guedes Da Silva Afonso" w:date="2026-07-27T16:55:00Z" w16du:dateUtc="2026-07-27T15:55:00Z">
            <w:rPr>
              <w:rFonts w:ascii="Arial" w:hAnsi="Arial" w:cs="Arial"/>
              <w:sz w:val="24"/>
              <w:szCs w:val="24"/>
            </w:rPr>
          </w:rPrChange>
        </w:rPr>
        <w:fldChar w:fldCharType="separate"/>
      </w:r>
      <w:r w:rsidR="0017139D" w:rsidRPr="00B475D4">
        <w:rPr>
          <w:rFonts w:ascii="Arial" w:hAnsi="Arial" w:cs="Arial"/>
          <w:kern w:val="0"/>
          <w:sz w:val="24"/>
          <w:vertAlign w:val="superscript"/>
          <w:lang w:val="en-GB"/>
          <w:rPrChange w:id="7022" w:author="Alexandre Miguel Kaizeler Guedes Da Silva Afonso" w:date="2026-07-27T16:55:00Z" w16du:dateUtc="2026-07-27T15:55:00Z">
            <w:rPr>
              <w:rFonts w:ascii="Arial" w:hAnsi="Arial" w:cs="Arial"/>
              <w:kern w:val="0"/>
              <w:sz w:val="24"/>
              <w:vertAlign w:val="superscript"/>
            </w:rPr>
          </w:rPrChange>
        </w:rPr>
        <w:t>138</w:t>
      </w:r>
      <w:r w:rsidRPr="00B475D4">
        <w:rPr>
          <w:rFonts w:ascii="Arial" w:hAnsi="Arial" w:cs="Arial"/>
          <w:sz w:val="24"/>
          <w:szCs w:val="24"/>
          <w:lang w:val="en-GB"/>
          <w:rPrChange w:id="7023" w:author="Alexandre Miguel Kaizeler Guedes Da Silva Afonso" w:date="2026-07-27T16:55:00Z" w16du:dateUtc="2026-07-27T15:55:00Z">
            <w:rPr>
              <w:rFonts w:ascii="Arial" w:hAnsi="Arial" w:cs="Arial"/>
              <w:sz w:val="24"/>
              <w:szCs w:val="24"/>
            </w:rPr>
          </w:rPrChange>
        </w:rPr>
        <w:fldChar w:fldCharType="end"/>
      </w:r>
      <w:r w:rsidR="007F03ED" w:rsidRPr="00B475D4">
        <w:rPr>
          <w:rFonts w:ascii="Arial" w:hAnsi="Arial" w:cs="Arial"/>
          <w:sz w:val="24"/>
          <w:szCs w:val="24"/>
          <w:lang w:val="en-GB"/>
          <w:rPrChange w:id="7024" w:author="Alexandre Miguel Kaizeler Guedes Da Silva Afonso" w:date="2026-07-27T16:55:00Z" w16du:dateUtc="2026-07-27T15:55:00Z">
            <w:rPr>
              <w:rFonts w:ascii="Arial" w:hAnsi="Arial" w:cs="Arial"/>
              <w:sz w:val="24"/>
              <w:szCs w:val="24"/>
            </w:rPr>
          </w:rPrChange>
        </w:rPr>
        <w:t xml:space="preserve"> differential splicing events</w:t>
      </w:r>
      <w:r w:rsidR="006C6A6E" w:rsidRPr="00B475D4">
        <w:rPr>
          <w:rFonts w:ascii="Arial" w:hAnsi="Arial" w:cs="Arial"/>
          <w:sz w:val="24"/>
          <w:szCs w:val="24"/>
          <w:lang w:val="en-GB"/>
          <w:rPrChange w:id="7025"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7026" w:author="Alexandre Miguel Kaizeler Guedes Da Silva Afonso" w:date="2026-07-27T16:55:00Z" w16du:dateUtc="2026-07-27T15:55:00Z">
            <w:rPr>
              <w:rFonts w:ascii="Arial" w:hAnsi="Arial" w:cs="Arial"/>
              <w:sz w:val="24"/>
              <w:szCs w:val="24"/>
            </w:rPr>
          </w:rPrChange>
        </w:rPr>
        <w:t>were</w:t>
      </w:r>
      <w:r w:rsidR="002A1CC5" w:rsidRPr="00B475D4">
        <w:rPr>
          <w:rFonts w:ascii="Arial" w:hAnsi="Arial" w:cs="Arial"/>
          <w:sz w:val="24"/>
          <w:szCs w:val="24"/>
          <w:lang w:val="en-GB"/>
          <w:rPrChange w:id="7027" w:author="Alexandre Miguel Kaizeler Guedes Da Silva Afonso" w:date="2026-07-27T16:55:00Z" w16du:dateUtc="2026-07-27T15:55:00Z">
            <w:rPr>
              <w:rFonts w:ascii="Arial" w:hAnsi="Arial" w:cs="Arial"/>
              <w:sz w:val="24"/>
              <w:szCs w:val="24"/>
            </w:rPr>
          </w:rPrChange>
        </w:rPr>
        <w:t xml:space="preserve"> </w:t>
      </w:r>
      <w:r w:rsidR="007F03ED" w:rsidRPr="00B475D4">
        <w:rPr>
          <w:rFonts w:ascii="Arial" w:hAnsi="Arial" w:cs="Arial"/>
          <w:sz w:val="24"/>
          <w:szCs w:val="24"/>
          <w:lang w:val="en-GB"/>
          <w:rPrChange w:id="7028" w:author="Alexandre Miguel Kaizeler Guedes Da Silva Afonso" w:date="2026-07-27T16:55:00Z" w16du:dateUtc="2026-07-27T15:55:00Z">
            <w:rPr>
              <w:rFonts w:ascii="Arial" w:hAnsi="Arial" w:cs="Arial"/>
              <w:sz w:val="24"/>
              <w:szCs w:val="24"/>
            </w:rPr>
          </w:rPrChange>
        </w:rPr>
        <w:t xml:space="preserve">divided into categories </w:t>
      </w:r>
      <w:r w:rsidR="002A1CC5" w:rsidRPr="00B475D4">
        <w:rPr>
          <w:rFonts w:ascii="Arial" w:hAnsi="Arial" w:cs="Arial"/>
          <w:sz w:val="24"/>
          <w:szCs w:val="24"/>
          <w:lang w:val="en-GB"/>
          <w:rPrChange w:id="7029" w:author="Alexandre Miguel Kaizeler Guedes Da Silva Afonso" w:date="2026-07-27T16:55:00Z" w16du:dateUtc="2026-07-27T15:55:00Z">
            <w:rPr>
              <w:rFonts w:ascii="Arial" w:hAnsi="Arial" w:cs="Arial"/>
              <w:sz w:val="24"/>
              <w:szCs w:val="24"/>
            </w:rPr>
          </w:rPrChange>
        </w:rPr>
        <w:t xml:space="preserve">as maintained, increased, or decreased, </w:t>
      </w:r>
      <w:r w:rsidR="00195A15" w:rsidRPr="00B475D4">
        <w:rPr>
          <w:rFonts w:ascii="Arial" w:hAnsi="Arial" w:cs="Arial"/>
          <w:sz w:val="24"/>
          <w:szCs w:val="24"/>
          <w:lang w:val="en-GB"/>
          <w:rPrChange w:id="7030" w:author="Alexandre Miguel Kaizeler Guedes Da Silva Afonso" w:date="2026-07-27T16:55:00Z" w16du:dateUtc="2026-07-27T15:55:00Z">
            <w:rPr>
              <w:rFonts w:ascii="Arial" w:hAnsi="Arial" w:cs="Arial"/>
              <w:sz w:val="24"/>
              <w:szCs w:val="24"/>
            </w:rPr>
          </w:rPrChange>
        </w:rPr>
        <w:t xml:space="preserve">based on a chosen </w:t>
      </w:r>
      <w:r w:rsidR="007F03ED" w:rsidRPr="00B475D4">
        <w:rPr>
          <w:rFonts w:ascii="Arial" w:hAnsi="Arial" w:cs="Arial"/>
          <w:sz w:val="24"/>
          <w:szCs w:val="24"/>
          <w:lang w:val="en-GB"/>
          <w:rPrChange w:id="7031" w:author="Alexandre Miguel Kaizeler Guedes Da Silva Afonso" w:date="2026-07-27T16:55:00Z" w16du:dateUtc="2026-07-27T15:55:00Z">
            <w:rPr>
              <w:rFonts w:ascii="Arial" w:hAnsi="Arial" w:cs="Arial"/>
              <w:sz w:val="24"/>
              <w:szCs w:val="24"/>
            </w:rPr>
          </w:rPrChange>
        </w:rPr>
        <w:t>d</w:t>
      </w:r>
      <w:r w:rsidR="00864386" w:rsidRPr="00B475D4">
        <w:rPr>
          <w:rFonts w:ascii="Arial" w:hAnsi="Arial" w:cs="Arial"/>
          <w:sz w:val="24"/>
          <w:szCs w:val="24"/>
          <w:lang w:val="en-GB"/>
          <w:rPrChange w:id="7032" w:author="Alexandre Miguel Kaizeler Guedes Da Silva Afonso" w:date="2026-07-27T16:55:00Z" w16du:dateUtc="2026-07-27T15:55:00Z">
            <w:rPr>
              <w:rFonts w:ascii="Arial" w:hAnsi="Arial" w:cs="Arial"/>
              <w:sz w:val="24"/>
              <w:szCs w:val="24"/>
            </w:rPr>
          </w:rPrChange>
        </w:rPr>
        <w:t>ifference in PSI (d</w:t>
      </w:r>
      <w:r w:rsidR="002A1CC5" w:rsidRPr="00B475D4">
        <w:rPr>
          <w:rFonts w:ascii="Arial" w:hAnsi="Arial" w:cs="Arial"/>
          <w:sz w:val="24"/>
          <w:szCs w:val="24"/>
          <w:lang w:val="en-GB"/>
          <w:rPrChange w:id="7033" w:author="Alexandre Miguel Kaizeler Guedes Da Silva Afonso" w:date="2026-07-27T16:55:00Z" w16du:dateUtc="2026-07-27T15:55:00Z">
            <w:rPr>
              <w:rFonts w:ascii="Arial" w:hAnsi="Arial" w:cs="Arial"/>
              <w:sz w:val="24"/>
              <w:szCs w:val="24"/>
            </w:rPr>
          </w:rPrChange>
        </w:rPr>
        <w:t>PSI</w:t>
      </w:r>
      <w:r w:rsidR="00864386" w:rsidRPr="00B475D4">
        <w:rPr>
          <w:rFonts w:ascii="Arial" w:hAnsi="Arial" w:cs="Arial"/>
          <w:sz w:val="24"/>
          <w:szCs w:val="24"/>
          <w:lang w:val="en-GB"/>
          <w:rPrChange w:id="7034" w:author="Alexandre Miguel Kaizeler Guedes Da Silva Afonso" w:date="2026-07-27T16:55:00Z" w16du:dateUtc="2026-07-27T15:55:00Z">
            <w:rPr>
              <w:rFonts w:ascii="Arial" w:hAnsi="Arial" w:cs="Arial"/>
              <w:sz w:val="24"/>
              <w:szCs w:val="24"/>
            </w:rPr>
          </w:rPrChange>
        </w:rPr>
        <w:t>)</w:t>
      </w:r>
      <w:r w:rsidR="002A1CC5" w:rsidRPr="00B475D4">
        <w:rPr>
          <w:rFonts w:ascii="Arial" w:hAnsi="Arial" w:cs="Arial"/>
          <w:sz w:val="24"/>
          <w:szCs w:val="24"/>
          <w:lang w:val="en-GB"/>
          <w:rPrChange w:id="7035" w:author="Alexandre Miguel Kaizeler Guedes Da Silva Afonso" w:date="2026-07-27T16:55:00Z" w16du:dateUtc="2026-07-27T15:55:00Z">
            <w:rPr>
              <w:rFonts w:ascii="Arial" w:hAnsi="Arial" w:cs="Arial"/>
              <w:sz w:val="24"/>
              <w:szCs w:val="24"/>
            </w:rPr>
          </w:rPrChange>
        </w:rPr>
        <w:t xml:space="preserve"> threshold</w:t>
      </w:r>
      <w:r w:rsidR="00195A15" w:rsidRPr="00B475D4">
        <w:rPr>
          <w:rFonts w:ascii="Arial" w:hAnsi="Arial" w:cs="Arial"/>
          <w:sz w:val="24"/>
          <w:szCs w:val="24"/>
          <w:lang w:val="en-GB"/>
          <w:rPrChange w:id="7036" w:author="Alexandre Miguel Kaizeler Guedes Da Silva Afonso" w:date="2026-07-27T16:55:00Z" w16du:dateUtc="2026-07-27T15:55:00Z">
            <w:rPr>
              <w:rFonts w:ascii="Arial" w:hAnsi="Arial" w:cs="Arial"/>
              <w:sz w:val="24"/>
              <w:szCs w:val="24"/>
            </w:rPr>
          </w:rPrChange>
        </w:rPr>
        <w:t xml:space="preserve"> </w:t>
      </w:r>
      <w:commentRangeStart w:id="7037"/>
      <w:commentRangeStart w:id="7038"/>
      <w:r w:rsidR="00195A15" w:rsidRPr="00B475D4">
        <w:rPr>
          <w:rFonts w:ascii="Arial" w:hAnsi="Arial" w:cs="Arial"/>
          <w:sz w:val="24"/>
          <w:szCs w:val="24"/>
          <w:lang w:val="en-GB"/>
          <w:rPrChange w:id="7039"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7040" w:author="Alexandre Miguel Kaizeler Guedes Da Silva Afonso" w:date="2026-07-27T16:55:00Z" w16du:dateUtc="2026-07-27T15:55:00Z">
            <w:rPr>
              <w:rFonts w:ascii="Arial" w:hAnsi="Arial" w:cs="Arial"/>
              <w:sz w:val="24"/>
              <w:szCs w:val="24"/>
            </w:rPr>
          </w:rPrChange>
        </w:rPr>
        <w:t>|</w:t>
      </w:r>
      <w:r w:rsidR="00655ECF" w:rsidRPr="00B475D4">
        <w:rPr>
          <w:rFonts w:ascii="Arial" w:hAnsi="Arial" w:cs="Arial"/>
          <w:sz w:val="24"/>
          <w:szCs w:val="24"/>
          <w:lang w:val="en-GB"/>
          <w:rPrChange w:id="7041" w:author="Alexandre Miguel Kaizeler Guedes Da Silva Afonso" w:date="2026-07-27T16:55:00Z" w16du:dateUtc="2026-07-27T15:55:00Z">
            <w:rPr>
              <w:rFonts w:ascii="Arial" w:hAnsi="Arial" w:cs="Arial"/>
              <w:sz w:val="24"/>
              <w:szCs w:val="24"/>
            </w:rPr>
          </w:rPrChange>
        </w:rPr>
        <w:t>10</w:t>
      </w:r>
      <w:r w:rsidRPr="00B475D4">
        <w:rPr>
          <w:rFonts w:ascii="Arial" w:hAnsi="Arial" w:cs="Arial"/>
          <w:sz w:val="24"/>
          <w:szCs w:val="24"/>
          <w:lang w:val="en-GB"/>
          <w:rPrChange w:id="7042" w:author="Alexandre Miguel Kaizeler Guedes Da Silva Afonso" w:date="2026-07-27T16:55:00Z" w16du:dateUtc="2026-07-27T15:55:00Z">
            <w:rPr>
              <w:rFonts w:ascii="Arial" w:hAnsi="Arial" w:cs="Arial"/>
              <w:sz w:val="24"/>
              <w:szCs w:val="24"/>
            </w:rPr>
          </w:rPrChange>
        </w:rPr>
        <w:t>|</w:t>
      </w:r>
      <w:r w:rsidR="00195A15" w:rsidRPr="00B475D4">
        <w:rPr>
          <w:rFonts w:ascii="Arial" w:hAnsi="Arial" w:cs="Arial"/>
          <w:sz w:val="24"/>
          <w:szCs w:val="24"/>
          <w:lang w:val="en-GB"/>
          <w:rPrChange w:id="7043" w:author="Alexandre Miguel Kaizeler Guedes Da Silva Afonso" w:date="2026-07-27T16:55:00Z" w16du:dateUtc="2026-07-27T15:55:00Z">
            <w:rPr>
              <w:rFonts w:ascii="Arial" w:hAnsi="Arial" w:cs="Arial"/>
              <w:sz w:val="24"/>
              <w:szCs w:val="24"/>
            </w:rPr>
          </w:rPrChange>
        </w:rPr>
        <w:t xml:space="preserve"> </w:t>
      </w:r>
      <w:commentRangeEnd w:id="7037"/>
      <w:r w:rsidR="00B74058" w:rsidRPr="00B475D4">
        <w:rPr>
          <w:rStyle w:val="Refdecomentrio"/>
          <w:rFonts w:ascii="Arial" w:hAnsi="Arial" w:cs="Arial"/>
          <w:sz w:val="24"/>
          <w:szCs w:val="24"/>
          <w:lang w:val="en-GB"/>
          <w:rPrChange w:id="7044" w:author="Alexandre Miguel Kaizeler Guedes Da Silva Afonso" w:date="2026-07-27T16:55:00Z" w16du:dateUtc="2026-07-27T15:55:00Z">
            <w:rPr>
              <w:rStyle w:val="Refdecomentrio"/>
              <w:rFonts w:ascii="Arial" w:hAnsi="Arial" w:cs="Arial"/>
              <w:sz w:val="24"/>
              <w:szCs w:val="24"/>
            </w:rPr>
          </w:rPrChange>
        </w:rPr>
        <w:commentReference w:id="7037"/>
      </w:r>
      <w:commentRangeEnd w:id="7038"/>
      <w:r w:rsidR="00E43120" w:rsidRPr="00B475D4">
        <w:rPr>
          <w:rStyle w:val="Refdecomentrio"/>
          <w:rFonts w:ascii="Arial" w:hAnsi="Arial" w:cs="Arial"/>
          <w:sz w:val="24"/>
          <w:szCs w:val="24"/>
          <w:lang w:val="en-GB"/>
          <w:rPrChange w:id="7045" w:author="Alexandre Miguel Kaizeler Guedes Da Silva Afonso" w:date="2026-07-27T16:55:00Z" w16du:dateUtc="2026-07-27T15:55:00Z">
            <w:rPr>
              <w:rStyle w:val="Refdecomentrio"/>
              <w:rFonts w:ascii="Arial" w:hAnsi="Arial" w:cs="Arial"/>
              <w:sz w:val="24"/>
              <w:szCs w:val="24"/>
            </w:rPr>
          </w:rPrChange>
        </w:rPr>
        <w:commentReference w:id="7038"/>
      </w:r>
      <w:r w:rsidR="00195A15" w:rsidRPr="00B475D4">
        <w:rPr>
          <w:rFonts w:ascii="Arial" w:hAnsi="Arial" w:cs="Arial"/>
          <w:sz w:val="24"/>
          <w:szCs w:val="24"/>
          <w:lang w:val="en-GB"/>
          <w:rPrChange w:id="7046" w:author="Alexandre Miguel Kaizeler Guedes Da Silva Afonso" w:date="2026-07-27T16:55:00Z" w16du:dateUtc="2026-07-27T15:55:00Z">
            <w:rPr>
              <w:rFonts w:ascii="Arial" w:hAnsi="Arial" w:cs="Arial"/>
              <w:sz w:val="24"/>
              <w:szCs w:val="24"/>
            </w:rPr>
          </w:rPrChange>
        </w:rPr>
        <w:t>in this analysis)</w:t>
      </w:r>
      <w:r w:rsidR="00B93C1D" w:rsidRPr="00B475D4">
        <w:rPr>
          <w:rFonts w:ascii="Arial" w:hAnsi="Arial" w:cs="Arial"/>
          <w:sz w:val="24"/>
          <w:szCs w:val="24"/>
          <w:lang w:val="en-GB"/>
          <w:rPrChange w:id="7047" w:author="Alexandre Miguel Kaizeler Guedes Da Silva Afonso" w:date="2026-07-27T16:55:00Z" w16du:dateUtc="2026-07-27T15:55:00Z">
            <w:rPr>
              <w:rFonts w:ascii="Arial" w:hAnsi="Arial" w:cs="Arial"/>
              <w:sz w:val="24"/>
              <w:szCs w:val="24"/>
            </w:rPr>
          </w:rPrChange>
        </w:rPr>
        <w:t>.</w:t>
      </w:r>
      <w:r w:rsidR="007F03ED" w:rsidRPr="00B475D4">
        <w:rPr>
          <w:rFonts w:ascii="Arial" w:hAnsi="Arial" w:cs="Arial"/>
          <w:sz w:val="24"/>
          <w:szCs w:val="24"/>
          <w:lang w:val="en-GB"/>
          <w:rPrChange w:id="7048" w:author="Alexandre Miguel Kaizeler Guedes Da Silva Afonso" w:date="2026-07-27T16:55:00Z" w16du:dateUtc="2026-07-27T15:55:00Z">
            <w:rPr>
              <w:rFonts w:ascii="Arial" w:hAnsi="Arial" w:cs="Arial"/>
              <w:sz w:val="24"/>
              <w:szCs w:val="24"/>
            </w:rPr>
          </w:rPrChange>
        </w:rPr>
        <w:t xml:space="preserve"> For each of these categories, and per RBP, normalized binding profiles were computed across the metagenome coordinates for the corresponding events. Specifically, for each nucleotide position in the metagenome, the binding signal was calculated to ensure a per-position signal that accounts for missing values due to shorter regions in individual events, which would otherwise be overrepresented:</w:t>
      </w:r>
    </w:p>
    <w:p w14:paraId="7B54E3C5" w14:textId="3E3D14CB" w:rsidR="007F03ED" w:rsidRPr="00B475D4" w:rsidRDefault="007F03ED">
      <w:pPr>
        <w:jc w:val="center"/>
        <w:rPr>
          <w:rFonts w:ascii="Arial" w:hAnsi="Arial" w:cs="Arial"/>
          <w:sz w:val="24"/>
          <w:szCs w:val="24"/>
          <w:lang w:val="en-GB"/>
          <w:rPrChange w:id="7049" w:author="Alexandre Miguel Kaizeler Guedes Da Silva Afonso" w:date="2026-07-27T16:55:00Z" w16du:dateUtc="2026-07-27T15:55:00Z">
            <w:rPr>
              <w:rFonts w:ascii="Arial" w:hAnsi="Arial" w:cs="Arial"/>
              <w:sz w:val="24"/>
              <w:szCs w:val="24"/>
            </w:rPr>
          </w:rPrChange>
        </w:rPr>
        <w:pPrChange w:id="7050" w:author="Joana Jesus" w:date="2026-06-11T13:06:00Z" w16du:dateUtc="2026-06-11T12:06:00Z">
          <w:pPr>
            <w:jc w:val="both"/>
          </w:pPr>
        </w:pPrChange>
      </w:pPr>
      <m:oMath>
        <m:r>
          <m:rPr>
            <m:nor/>
          </m:rPr>
          <w:rPr>
            <w:rFonts w:ascii="Cambria Math" w:hAnsi="Cambria Math" w:cs="Arial"/>
            <w:sz w:val="24"/>
            <w:szCs w:val="24"/>
            <w:lang w:val="en-GB"/>
            <w:rPrChange w:id="7051" w:author="Alexandre Miguel Kaizeler Guedes Da Silva Afonso" w:date="2026-07-27T16:55:00Z" w16du:dateUtc="2026-07-27T15:55:00Z">
              <w:rPr>
                <w:rFonts w:ascii="Cambria Math" w:hAnsi="Cambria Math" w:cs="Arial"/>
                <w:sz w:val="24"/>
                <w:szCs w:val="24"/>
              </w:rPr>
            </w:rPrChange>
          </w:rPr>
          <m:t>Normalized binding</m:t>
        </m:r>
        <m:r>
          <w:rPr>
            <w:rFonts w:ascii="Cambria Math" w:hAnsi="Cambria Math" w:cs="Arial"/>
            <w:sz w:val="24"/>
            <w:szCs w:val="24"/>
            <w:lang w:val="en-GB"/>
            <w:rPrChange w:id="7052" w:author="Alexandre Miguel Kaizeler Guedes Da Silva Afonso" w:date="2026-07-27T16:55:00Z" w16du:dateUtc="2026-07-27T15:55:00Z">
              <w:rPr>
                <w:rFonts w:ascii="Cambria Math" w:hAnsi="Cambria Math" w:cs="Arial"/>
                <w:sz w:val="24"/>
                <w:szCs w:val="24"/>
              </w:rPr>
            </w:rPrChange>
          </w:rPr>
          <m:t>=</m:t>
        </m:r>
        <m:f>
          <m:fPr>
            <m:ctrlPr>
              <w:rPr>
                <w:rFonts w:ascii="Cambria Math" w:hAnsi="Cambria Math" w:cs="Arial"/>
                <w:sz w:val="24"/>
                <w:szCs w:val="24"/>
                <w:lang w:val="en-GB"/>
              </w:rPr>
            </m:ctrlPr>
          </m:fPr>
          <m:num>
            <m:r>
              <m:rPr>
                <m:nor/>
              </m:rPr>
              <w:rPr>
                <w:rFonts w:ascii="Cambria Math" w:hAnsi="Cambria Math" w:cs="Arial"/>
                <w:sz w:val="24"/>
                <w:szCs w:val="24"/>
                <w:lang w:val="en-GB"/>
                <w:rPrChange w:id="7053" w:author="Alexandre Miguel Kaizeler Guedes Da Silva Afonso" w:date="2026-07-27T16:55:00Z" w16du:dateUtc="2026-07-27T15:55:00Z">
                  <w:rPr>
                    <w:rFonts w:ascii="Cambria Math" w:hAnsi="Cambria Math" w:cs="Arial"/>
                    <w:sz w:val="24"/>
                    <w:szCs w:val="24"/>
                  </w:rPr>
                </w:rPrChange>
              </w:rPr>
              <m:t># of events with binding</m:t>
            </m:r>
            <m:ctrlPr>
              <w:rPr>
                <w:rFonts w:ascii="Cambria Math" w:hAnsi="Cambria Math" w:cs="Arial"/>
                <w:i/>
                <w:sz w:val="24"/>
                <w:szCs w:val="24"/>
                <w:lang w:val="en-GB"/>
              </w:rPr>
            </m:ctrlPr>
          </m:num>
          <m:den>
            <m:r>
              <m:rPr>
                <m:nor/>
              </m:rPr>
              <w:rPr>
                <w:rFonts w:ascii="Cambria Math" w:hAnsi="Cambria Math" w:cs="Arial"/>
                <w:sz w:val="24"/>
                <w:szCs w:val="24"/>
                <w:lang w:val="en-GB"/>
                <w:rPrChange w:id="7054" w:author="Alexandre Miguel Kaizeler Guedes Da Silva Afonso" w:date="2026-07-27T16:55:00Z" w16du:dateUtc="2026-07-27T15:55:00Z">
                  <w:rPr>
                    <w:rFonts w:ascii="Cambria Math" w:hAnsi="Cambria Math" w:cs="Arial"/>
                    <w:sz w:val="24"/>
                    <w:szCs w:val="24"/>
                  </w:rPr>
                </w:rPrChange>
              </w:rPr>
              <m:t>Total # of events</m:t>
            </m:r>
            <m:r>
              <w:rPr>
                <w:rFonts w:ascii="Cambria Math" w:hAnsi="Cambria Math" w:cs="Arial"/>
                <w:sz w:val="24"/>
                <w:szCs w:val="24"/>
                <w:lang w:val="en-GB"/>
                <w:rPrChange w:id="7055" w:author="Alexandre Miguel Kaizeler Guedes Da Silva Afonso" w:date="2026-07-27T16:55:00Z" w16du:dateUtc="2026-07-27T15:55:00Z">
                  <w:rPr>
                    <w:rFonts w:ascii="Cambria Math" w:hAnsi="Cambria Math" w:cs="Arial"/>
                    <w:sz w:val="24"/>
                    <w:szCs w:val="24"/>
                  </w:rPr>
                </w:rPrChange>
              </w:rPr>
              <m:t>-</m:t>
            </m:r>
            <m:r>
              <m:rPr>
                <m:nor/>
              </m:rPr>
              <w:rPr>
                <w:rFonts w:ascii="Cambria Math" w:hAnsi="Cambria Math" w:cs="Arial"/>
                <w:sz w:val="24"/>
                <w:szCs w:val="24"/>
                <w:lang w:val="en-GB"/>
                <w:rPrChange w:id="7056" w:author="Alexandre Miguel Kaizeler Guedes Da Silva Afonso" w:date="2026-07-27T16:55:00Z" w16du:dateUtc="2026-07-27T15:55:00Z">
                  <w:rPr>
                    <w:rFonts w:ascii="Cambria Math" w:hAnsi="Cambria Math" w:cs="Arial"/>
                    <w:sz w:val="24"/>
                    <w:szCs w:val="24"/>
                  </w:rPr>
                </w:rPrChange>
              </w:rPr>
              <m:t xml:space="preserve"> # of NAs</m:t>
            </m:r>
            <m:ctrlPr>
              <w:rPr>
                <w:rFonts w:ascii="Cambria Math" w:hAnsi="Cambria Math" w:cs="Arial"/>
                <w:i/>
                <w:sz w:val="24"/>
                <w:szCs w:val="24"/>
                <w:lang w:val="en-GB"/>
              </w:rPr>
            </m:ctrlPr>
          </m:den>
        </m:f>
      </m:oMath>
      <w:r w:rsidRPr="00B475D4">
        <w:rPr>
          <w:rFonts w:ascii="Arial" w:hAnsi="Arial" w:cs="Arial"/>
          <w:sz w:val="24"/>
          <w:szCs w:val="24"/>
          <w:lang w:val="en-GB"/>
          <w:rPrChange w:id="7057"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i/>
          <w:iCs/>
          <w:sz w:val="24"/>
          <w:szCs w:val="24"/>
          <w:lang w:val="en-GB"/>
          <w:rPrChange w:id="7058" w:author="Alexandre Miguel Kaizeler Guedes Da Silva Afonso" w:date="2026-07-27T16:55:00Z" w16du:dateUtc="2026-07-27T15:55:00Z">
            <w:rPr>
              <w:rFonts w:ascii="Arial" w:hAnsi="Arial" w:cs="Arial"/>
              <w:i/>
              <w:iCs/>
              <w:sz w:val="24"/>
              <w:szCs w:val="24"/>
            </w:rPr>
          </w:rPrChange>
        </w:rPr>
        <w:t>(7)</w:t>
      </w:r>
    </w:p>
    <w:p w14:paraId="5D30594E" w14:textId="5246A5D6" w:rsidR="002A1CC5" w:rsidRPr="00B475D4" w:rsidRDefault="005710F0" w:rsidP="00177C97">
      <w:pPr>
        <w:jc w:val="both"/>
        <w:rPr>
          <w:rFonts w:ascii="Arial" w:hAnsi="Arial" w:cs="Arial"/>
          <w:sz w:val="24"/>
          <w:szCs w:val="24"/>
          <w:lang w:val="en-GB"/>
          <w:rPrChange w:id="705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7060" w:author="Alexandre Miguel Kaizeler Guedes Da Silva Afonso" w:date="2026-07-27T16:55:00Z" w16du:dateUtc="2026-07-27T15:55:00Z">
            <w:rPr>
              <w:rFonts w:ascii="Arial" w:hAnsi="Arial" w:cs="Arial"/>
              <w:sz w:val="24"/>
              <w:szCs w:val="24"/>
            </w:rPr>
          </w:rPrChange>
        </w:rPr>
        <w:t xml:space="preserve">For assessment of </w:t>
      </w:r>
      <w:r w:rsidR="002A1CC5" w:rsidRPr="00B475D4">
        <w:rPr>
          <w:rFonts w:ascii="Arial" w:hAnsi="Arial" w:cs="Arial"/>
          <w:sz w:val="24"/>
          <w:szCs w:val="24"/>
          <w:lang w:val="en-GB"/>
          <w:rPrChange w:id="7061" w:author="Alexandre Miguel Kaizeler Guedes Da Silva Afonso" w:date="2026-07-27T16:55:00Z" w16du:dateUtc="2026-07-27T15:55:00Z">
            <w:rPr>
              <w:rFonts w:ascii="Arial" w:hAnsi="Arial" w:cs="Arial"/>
              <w:sz w:val="24"/>
              <w:szCs w:val="24"/>
            </w:rPr>
          </w:rPrChange>
        </w:rPr>
        <w:t xml:space="preserve">differential binding, </w:t>
      </w:r>
      <w:r w:rsidRPr="00B475D4">
        <w:rPr>
          <w:rFonts w:ascii="Arial" w:hAnsi="Arial" w:cs="Arial"/>
          <w:sz w:val="24"/>
          <w:szCs w:val="24"/>
          <w:lang w:val="en-GB"/>
          <w:rPrChange w:id="7062" w:author="Alexandre Miguel Kaizeler Guedes Da Silva Afonso" w:date="2026-07-27T16:55:00Z" w16du:dateUtc="2026-07-27T15:55:00Z">
            <w:rPr>
              <w:rFonts w:ascii="Arial" w:hAnsi="Arial" w:cs="Arial"/>
              <w:sz w:val="24"/>
              <w:szCs w:val="24"/>
            </w:rPr>
          </w:rPrChange>
        </w:rPr>
        <w:t xml:space="preserve">a </w:t>
      </w:r>
      <w:r w:rsidR="00F05D12" w:rsidRPr="00B475D4">
        <w:rPr>
          <w:rFonts w:ascii="Arial" w:hAnsi="Arial" w:cs="Arial"/>
          <w:sz w:val="24"/>
          <w:szCs w:val="24"/>
          <w:lang w:val="en-GB"/>
          <w:rPrChange w:id="7063" w:author="Alexandre Miguel Kaizeler Guedes Da Silva Afonso" w:date="2026-07-27T16:55:00Z" w16du:dateUtc="2026-07-27T15:55:00Z">
            <w:rPr>
              <w:rFonts w:ascii="Arial" w:hAnsi="Arial" w:cs="Arial"/>
              <w:sz w:val="24"/>
              <w:szCs w:val="24"/>
            </w:rPr>
          </w:rPrChange>
        </w:rPr>
        <w:t>Chi-Squared Test</w:t>
      </w:r>
      <w:r w:rsidR="002A1CC5" w:rsidRPr="00B475D4">
        <w:rPr>
          <w:rFonts w:ascii="Arial" w:hAnsi="Arial" w:cs="Arial"/>
          <w:sz w:val="24"/>
          <w:szCs w:val="24"/>
          <w:lang w:val="en-GB"/>
          <w:rPrChange w:id="7064" w:author="Alexandre Miguel Kaizeler Guedes Da Silva Afonso" w:date="2026-07-27T16:55:00Z" w16du:dateUtc="2026-07-27T15:55:00Z">
            <w:rPr>
              <w:rFonts w:ascii="Arial" w:hAnsi="Arial" w:cs="Arial"/>
              <w:sz w:val="24"/>
              <w:szCs w:val="24"/>
            </w:rPr>
          </w:rPrChange>
        </w:rPr>
        <w:t xml:space="preserve"> was </w:t>
      </w:r>
      <w:r w:rsidRPr="00B475D4">
        <w:rPr>
          <w:rFonts w:ascii="Arial" w:hAnsi="Arial" w:cs="Arial"/>
          <w:sz w:val="24"/>
          <w:szCs w:val="24"/>
          <w:lang w:val="en-GB"/>
          <w:rPrChange w:id="7065" w:author="Alexandre Miguel Kaizeler Guedes Da Silva Afonso" w:date="2026-07-27T16:55:00Z" w16du:dateUtc="2026-07-27T15:55:00Z">
            <w:rPr>
              <w:rFonts w:ascii="Arial" w:hAnsi="Arial" w:cs="Arial"/>
              <w:sz w:val="24"/>
              <w:szCs w:val="24"/>
            </w:rPr>
          </w:rPrChange>
        </w:rPr>
        <w:t xml:space="preserve">applied to each position using the following contingency matrix: </w:t>
      </w:r>
    </w:p>
    <w:tbl>
      <w:tblPr>
        <w:tblStyle w:val="TabelacomGrelha"/>
        <w:tblW w:w="0" w:type="auto"/>
        <w:tblLook w:val="04A0" w:firstRow="1" w:lastRow="0" w:firstColumn="1" w:lastColumn="0" w:noHBand="0" w:noVBand="1"/>
      </w:tblPr>
      <w:tblGrid>
        <w:gridCol w:w="4675"/>
        <w:gridCol w:w="4675"/>
      </w:tblGrid>
      <w:tr w:rsidR="002A1CC5" w:rsidRPr="00B475D4" w14:paraId="1CD2C150" w14:textId="77777777" w:rsidTr="00E135C5">
        <w:tc>
          <w:tcPr>
            <w:tcW w:w="4675" w:type="dxa"/>
          </w:tcPr>
          <w:p w14:paraId="22DEF19C" w14:textId="77777777" w:rsidR="002A1CC5" w:rsidRPr="00B475D4" w:rsidRDefault="002A1CC5" w:rsidP="00533F41">
            <w:pPr>
              <w:jc w:val="both"/>
              <w:rPr>
                <w:rFonts w:ascii="Arial" w:hAnsi="Arial" w:cs="Arial"/>
                <w:sz w:val="24"/>
                <w:szCs w:val="24"/>
                <w:lang w:val="en-GB"/>
                <w:rPrChange w:id="706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7067" w:author="Alexandre Miguel Kaizeler Guedes Da Silva Afonso" w:date="2026-07-27T16:55:00Z" w16du:dateUtc="2026-07-27T15:55:00Z">
                  <w:rPr>
                    <w:rFonts w:ascii="Arial" w:hAnsi="Arial" w:cs="Arial"/>
                    <w:sz w:val="24"/>
                    <w:szCs w:val="24"/>
                  </w:rPr>
                </w:rPrChange>
              </w:rPr>
              <w:lastRenderedPageBreak/>
              <w:t>Number of Increased/Decreased Events</w:t>
            </w:r>
          </w:p>
        </w:tc>
        <w:tc>
          <w:tcPr>
            <w:tcW w:w="4675" w:type="dxa"/>
          </w:tcPr>
          <w:p w14:paraId="5DE7B334" w14:textId="0E54891B" w:rsidR="002A1CC5" w:rsidRPr="00B475D4" w:rsidRDefault="002A1CC5" w:rsidP="00533F41">
            <w:pPr>
              <w:jc w:val="both"/>
              <w:rPr>
                <w:rFonts w:ascii="Arial" w:hAnsi="Arial" w:cs="Arial"/>
                <w:sz w:val="24"/>
                <w:szCs w:val="24"/>
                <w:lang w:val="en-GB"/>
                <w:rPrChange w:id="706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7069" w:author="Alexandre Miguel Kaizeler Guedes Da Silva Afonso" w:date="2026-07-27T16:55:00Z" w16du:dateUtc="2026-07-27T15:55:00Z">
                  <w:rPr>
                    <w:rFonts w:ascii="Arial" w:hAnsi="Arial" w:cs="Arial"/>
                    <w:sz w:val="24"/>
                    <w:szCs w:val="24"/>
                  </w:rPr>
                </w:rPrChange>
              </w:rPr>
              <w:t xml:space="preserve">Number of </w:t>
            </w:r>
            <w:r w:rsidR="000D70F4" w:rsidRPr="00B475D4">
              <w:rPr>
                <w:rFonts w:ascii="Arial" w:hAnsi="Arial" w:cs="Arial"/>
                <w:sz w:val="24"/>
                <w:szCs w:val="24"/>
                <w:lang w:val="en-GB"/>
                <w:rPrChange w:id="7070" w:author="Alexandre Miguel Kaizeler Guedes Da Silva Afonso" w:date="2026-07-27T16:55:00Z" w16du:dateUtc="2026-07-27T15:55:00Z">
                  <w:rPr>
                    <w:rFonts w:ascii="Arial" w:hAnsi="Arial" w:cs="Arial"/>
                    <w:sz w:val="24"/>
                    <w:szCs w:val="24"/>
                  </w:rPr>
                </w:rPrChange>
              </w:rPr>
              <w:t>Maintained</w:t>
            </w:r>
            <w:r w:rsidRPr="00B475D4">
              <w:rPr>
                <w:rFonts w:ascii="Arial" w:hAnsi="Arial" w:cs="Arial"/>
                <w:sz w:val="24"/>
                <w:szCs w:val="24"/>
                <w:lang w:val="en-GB"/>
                <w:rPrChange w:id="7071" w:author="Alexandre Miguel Kaizeler Guedes Da Silva Afonso" w:date="2026-07-27T16:55:00Z" w16du:dateUtc="2026-07-27T15:55:00Z">
                  <w:rPr>
                    <w:rFonts w:ascii="Arial" w:hAnsi="Arial" w:cs="Arial"/>
                    <w:sz w:val="24"/>
                    <w:szCs w:val="24"/>
                  </w:rPr>
                </w:rPrChange>
              </w:rPr>
              <w:t xml:space="preserve"> Events</w:t>
            </w:r>
          </w:p>
        </w:tc>
      </w:tr>
      <w:tr w:rsidR="002A1CC5" w:rsidRPr="00B475D4" w14:paraId="016FE8A7" w14:textId="77777777" w:rsidTr="00E135C5">
        <w:tc>
          <w:tcPr>
            <w:tcW w:w="4675" w:type="dxa"/>
          </w:tcPr>
          <w:p w14:paraId="5C4ED15C" w14:textId="6D7CB639" w:rsidR="002A1CC5" w:rsidRPr="00B475D4" w:rsidRDefault="002A1CC5" w:rsidP="00533F41">
            <w:pPr>
              <w:jc w:val="both"/>
              <w:rPr>
                <w:rFonts w:ascii="Arial" w:hAnsi="Arial" w:cs="Arial"/>
                <w:sz w:val="24"/>
                <w:szCs w:val="24"/>
                <w:lang w:val="en-GB"/>
                <w:rPrChange w:id="707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7073" w:author="Alexandre Miguel Kaizeler Guedes Da Silva Afonso" w:date="2026-07-27T16:55:00Z" w16du:dateUtc="2026-07-27T15:55:00Z">
                  <w:rPr>
                    <w:rFonts w:ascii="Arial" w:hAnsi="Arial" w:cs="Arial"/>
                    <w:sz w:val="24"/>
                    <w:szCs w:val="24"/>
                  </w:rPr>
                </w:rPrChange>
              </w:rPr>
              <w:t>Number of Increased/Decreased Events after Normali</w:t>
            </w:r>
            <w:r w:rsidR="00B02348" w:rsidRPr="00B475D4">
              <w:rPr>
                <w:rFonts w:ascii="Arial" w:hAnsi="Arial" w:cs="Arial"/>
                <w:sz w:val="24"/>
                <w:szCs w:val="24"/>
                <w:lang w:val="en-GB"/>
                <w:rPrChange w:id="7074" w:author="Alexandre Miguel Kaizeler Guedes Da Silva Afonso" w:date="2026-07-27T16:55:00Z" w16du:dateUtc="2026-07-27T15:55:00Z">
                  <w:rPr>
                    <w:rFonts w:ascii="Arial" w:hAnsi="Arial" w:cs="Arial"/>
                    <w:sz w:val="24"/>
                    <w:szCs w:val="24"/>
                  </w:rPr>
                </w:rPrChange>
              </w:rPr>
              <w:t>z</w:t>
            </w:r>
            <w:r w:rsidRPr="00B475D4">
              <w:rPr>
                <w:rFonts w:ascii="Arial" w:hAnsi="Arial" w:cs="Arial"/>
                <w:sz w:val="24"/>
                <w:szCs w:val="24"/>
                <w:lang w:val="en-GB"/>
                <w:rPrChange w:id="7075" w:author="Alexandre Miguel Kaizeler Guedes Da Silva Afonso" w:date="2026-07-27T16:55:00Z" w16du:dateUtc="2026-07-27T15:55:00Z">
                  <w:rPr>
                    <w:rFonts w:ascii="Arial" w:hAnsi="Arial" w:cs="Arial"/>
                    <w:sz w:val="24"/>
                    <w:szCs w:val="24"/>
                  </w:rPr>
                </w:rPrChange>
              </w:rPr>
              <w:t>ed Binding</w:t>
            </w:r>
          </w:p>
        </w:tc>
        <w:tc>
          <w:tcPr>
            <w:tcW w:w="4675" w:type="dxa"/>
          </w:tcPr>
          <w:p w14:paraId="56C29235" w14:textId="6CA48133" w:rsidR="002A1CC5" w:rsidRPr="00B475D4" w:rsidRDefault="002A1CC5" w:rsidP="00533F41">
            <w:pPr>
              <w:jc w:val="both"/>
              <w:rPr>
                <w:rFonts w:ascii="Arial" w:hAnsi="Arial" w:cs="Arial"/>
                <w:sz w:val="24"/>
                <w:szCs w:val="24"/>
                <w:lang w:val="en-GB"/>
                <w:rPrChange w:id="7076"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7077" w:author="Alexandre Miguel Kaizeler Guedes Da Silva Afonso" w:date="2026-07-27T16:55:00Z" w16du:dateUtc="2026-07-27T15:55:00Z">
                  <w:rPr>
                    <w:rFonts w:ascii="Arial" w:hAnsi="Arial" w:cs="Arial"/>
                    <w:sz w:val="24"/>
                    <w:szCs w:val="24"/>
                  </w:rPr>
                </w:rPrChange>
              </w:rPr>
              <w:t xml:space="preserve">Number of </w:t>
            </w:r>
            <w:r w:rsidR="000D70F4" w:rsidRPr="00B475D4">
              <w:rPr>
                <w:rFonts w:ascii="Arial" w:hAnsi="Arial" w:cs="Arial"/>
                <w:sz w:val="24"/>
                <w:szCs w:val="24"/>
                <w:lang w:val="en-GB"/>
                <w:rPrChange w:id="7078" w:author="Alexandre Miguel Kaizeler Guedes Da Silva Afonso" w:date="2026-07-27T16:55:00Z" w16du:dateUtc="2026-07-27T15:55:00Z">
                  <w:rPr>
                    <w:rFonts w:ascii="Arial" w:hAnsi="Arial" w:cs="Arial"/>
                    <w:sz w:val="24"/>
                    <w:szCs w:val="24"/>
                  </w:rPr>
                </w:rPrChange>
              </w:rPr>
              <w:t>Maintained</w:t>
            </w:r>
            <w:r w:rsidRPr="00B475D4">
              <w:rPr>
                <w:rFonts w:ascii="Arial" w:hAnsi="Arial" w:cs="Arial"/>
                <w:sz w:val="24"/>
                <w:szCs w:val="24"/>
                <w:lang w:val="en-GB"/>
                <w:rPrChange w:id="7079" w:author="Alexandre Miguel Kaizeler Guedes Da Silva Afonso" w:date="2026-07-27T16:55:00Z" w16du:dateUtc="2026-07-27T15:55:00Z">
                  <w:rPr>
                    <w:rFonts w:ascii="Arial" w:hAnsi="Arial" w:cs="Arial"/>
                    <w:sz w:val="24"/>
                    <w:szCs w:val="24"/>
                  </w:rPr>
                </w:rPrChange>
              </w:rPr>
              <w:t xml:space="preserve"> Events after Normali</w:t>
            </w:r>
            <w:r w:rsidR="00B02348" w:rsidRPr="00B475D4">
              <w:rPr>
                <w:rFonts w:ascii="Arial" w:hAnsi="Arial" w:cs="Arial"/>
                <w:sz w:val="24"/>
                <w:szCs w:val="24"/>
                <w:lang w:val="en-GB"/>
                <w:rPrChange w:id="7080" w:author="Alexandre Miguel Kaizeler Guedes Da Silva Afonso" w:date="2026-07-27T16:55:00Z" w16du:dateUtc="2026-07-27T15:55:00Z">
                  <w:rPr>
                    <w:rFonts w:ascii="Arial" w:hAnsi="Arial" w:cs="Arial"/>
                    <w:sz w:val="24"/>
                    <w:szCs w:val="24"/>
                  </w:rPr>
                </w:rPrChange>
              </w:rPr>
              <w:t>z</w:t>
            </w:r>
            <w:r w:rsidRPr="00B475D4">
              <w:rPr>
                <w:rFonts w:ascii="Arial" w:hAnsi="Arial" w:cs="Arial"/>
                <w:sz w:val="24"/>
                <w:szCs w:val="24"/>
                <w:lang w:val="en-GB"/>
                <w:rPrChange w:id="7081" w:author="Alexandre Miguel Kaizeler Guedes Da Silva Afonso" w:date="2026-07-27T16:55:00Z" w16du:dateUtc="2026-07-27T15:55:00Z">
                  <w:rPr>
                    <w:rFonts w:ascii="Arial" w:hAnsi="Arial" w:cs="Arial"/>
                    <w:sz w:val="24"/>
                    <w:szCs w:val="24"/>
                  </w:rPr>
                </w:rPrChange>
              </w:rPr>
              <w:t>ed Binding</w:t>
            </w:r>
          </w:p>
        </w:tc>
      </w:tr>
    </w:tbl>
    <w:p w14:paraId="3D3D09A3" w14:textId="77777777" w:rsidR="002A1CC5" w:rsidRPr="00B475D4" w:rsidRDefault="002A1CC5" w:rsidP="00177C97">
      <w:pPr>
        <w:jc w:val="both"/>
        <w:rPr>
          <w:rFonts w:ascii="Arial" w:hAnsi="Arial" w:cs="Arial"/>
          <w:sz w:val="24"/>
          <w:szCs w:val="24"/>
          <w:lang w:val="en-GB"/>
          <w:rPrChange w:id="7082" w:author="Alexandre Miguel Kaizeler Guedes Da Silva Afonso" w:date="2026-07-27T16:55:00Z" w16du:dateUtc="2026-07-27T15:55:00Z">
            <w:rPr>
              <w:rFonts w:ascii="Arial" w:hAnsi="Arial" w:cs="Arial"/>
              <w:sz w:val="24"/>
              <w:szCs w:val="24"/>
            </w:rPr>
          </w:rPrChange>
        </w:rPr>
      </w:pPr>
    </w:p>
    <w:p w14:paraId="69A78A2E" w14:textId="373B9373" w:rsidR="002A1CC5" w:rsidRPr="00B475D4" w:rsidRDefault="00EB1280" w:rsidP="00177C97">
      <w:pPr>
        <w:jc w:val="both"/>
        <w:rPr>
          <w:rFonts w:ascii="Arial" w:hAnsi="Arial" w:cs="Arial"/>
          <w:sz w:val="24"/>
          <w:szCs w:val="24"/>
          <w:lang w:val="en-GB"/>
          <w:rPrChange w:id="708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7084" w:author="Alexandre Miguel Kaizeler Guedes Da Silva Afonso" w:date="2026-07-27T16:55:00Z" w16du:dateUtc="2026-07-27T15:55:00Z">
            <w:rPr>
              <w:rFonts w:ascii="Arial" w:hAnsi="Arial" w:cs="Arial"/>
              <w:sz w:val="24"/>
              <w:szCs w:val="24"/>
            </w:rPr>
          </w:rPrChange>
        </w:rPr>
        <w:t>The r</w:t>
      </w:r>
      <w:r w:rsidR="002A1CC5" w:rsidRPr="00B475D4">
        <w:rPr>
          <w:rFonts w:ascii="Arial" w:hAnsi="Arial" w:cs="Arial"/>
          <w:sz w:val="24"/>
          <w:szCs w:val="24"/>
          <w:lang w:val="en-GB"/>
          <w:rPrChange w:id="7085" w:author="Alexandre Miguel Kaizeler Guedes Da Silva Afonso" w:date="2026-07-27T16:55:00Z" w16du:dateUtc="2026-07-27T15:55:00Z">
            <w:rPr>
              <w:rFonts w:ascii="Arial" w:hAnsi="Arial" w:cs="Arial"/>
              <w:sz w:val="24"/>
              <w:szCs w:val="24"/>
            </w:rPr>
          </w:rPrChange>
        </w:rPr>
        <w:t xml:space="preserve">esulting </w:t>
      </w:r>
      <w:r w:rsidR="007F03ED" w:rsidRPr="00B475D4">
        <w:rPr>
          <w:rFonts w:ascii="Arial" w:hAnsi="Arial" w:cs="Arial"/>
          <w:sz w:val="24"/>
          <w:szCs w:val="24"/>
          <w:lang w:val="en-GB"/>
          <w:rPrChange w:id="7086" w:author="Alexandre Miguel Kaizeler Guedes Da Silva Afonso" w:date="2026-07-27T16:55:00Z" w16du:dateUtc="2026-07-27T15:55:00Z">
            <w:rPr>
              <w:rFonts w:ascii="Arial" w:hAnsi="Arial" w:cs="Arial"/>
              <w:sz w:val="24"/>
              <w:szCs w:val="24"/>
            </w:rPr>
          </w:rPrChange>
        </w:rPr>
        <w:t xml:space="preserve">Chi-Squared statistic </w:t>
      </w:r>
      <w:r w:rsidR="002A1CC5" w:rsidRPr="00B475D4">
        <w:rPr>
          <w:rFonts w:ascii="Arial" w:hAnsi="Arial" w:cs="Arial"/>
          <w:sz w:val="24"/>
          <w:szCs w:val="24"/>
          <w:lang w:val="en-GB"/>
          <w:rPrChange w:id="7087" w:author="Alexandre Miguel Kaizeler Guedes Da Silva Afonso" w:date="2026-07-27T16:55:00Z" w16du:dateUtc="2026-07-27T15:55:00Z">
            <w:rPr>
              <w:rFonts w:ascii="Arial" w:hAnsi="Arial" w:cs="Arial"/>
              <w:sz w:val="24"/>
              <w:szCs w:val="24"/>
            </w:rPr>
          </w:rPrChange>
        </w:rPr>
        <w:t xml:space="preserve">values from the test are then </w:t>
      </w:r>
      <w:r w:rsidR="007F03ED" w:rsidRPr="00B475D4">
        <w:rPr>
          <w:rFonts w:ascii="Arial" w:hAnsi="Arial" w:cs="Arial"/>
          <w:sz w:val="24"/>
          <w:szCs w:val="24"/>
          <w:lang w:val="en-GB"/>
          <w:rPrChange w:id="7088" w:author="Alexandre Miguel Kaizeler Guedes Da Silva Afonso" w:date="2026-07-27T16:55:00Z" w16du:dateUtc="2026-07-27T15:55:00Z">
            <w:rPr>
              <w:rFonts w:ascii="Arial" w:hAnsi="Arial" w:cs="Arial"/>
              <w:sz w:val="24"/>
              <w:szCs w:val="24"/>
            </w:rPr>
          </w:rPrChange>
        </w:rPr>
        <w:t>multiplied by -1 for positions with decreased binding.</w:t>
      </w:r>
      <w:r w:rsidR="002A1CC5" w:rsidRPr="00B475D4">
        <w:rPr>
          <w:rFonts w:ascii="Arial" w:hAnsi="Arial" w:cs="Arial"/>
          <w:sz w:val="24"/>
          <w:szCs w:val="24"/>
          <w:lang w:val="en-GB"/>
          <w:rPrChange w:id="7089" w:author="Alexandre Miguel Kaizeler Guedes Da Silva Afonso" w:date="2026-07-27T16:55:00Z" w16du:dateUtc="2026-07-27T15:55:00Z">
            <w:rPr>
              <w:rFonts w:ascii="Arial" w:hAnsi="Arial" w:cs="Arial"/>
              <w:sz w:val="24"/>
              <w:szCs w:val="24"/>
            </w:rPr>
          </w:rPrChange>
        </w:rPr>
        <w:t xml:space="preserve"> </w:t>
      </w:r>
    </w:p>
    <w:p w14:paraId="6904CD98" w14:textId="2FF8A2E0" w:rsidR="00E43120" w:rsidRPr="00B475D4" w:rsidRDefault="004934CD" w:rsidP="00177C97">
      <w:pPr>
        <w:jc w:val="both"/>
        <w:rPr>
          <w:ins w:id="7090" w:author="Alexandre Miguel Kaizeler Guedes Da Silva Afonso" w:date="2026-07-07T18:04:00Z" w16du:dateUtc="2026-07-07T17:04:00Z"/>
          <w:rFonts w:ascii="Arial" w:hAnsi="Arial" w:cs="Arial"/>
          <w:sz w:val="24"/>
          <w:szCs w:val="24"/>
          <w:lang w:val="en-GB"/>
          <w:rPrChange w:id="7091" w:author="Alexandre Miguel Kaizeler Guedes Da Silva Afonso" w:date="2026-07-27T16:55:00Z" w16du:dateUtc="2026-07-27T15:55:00Z">
            <w:rPr>
              <w:ins w:id="7092" w:author="Alexandre Miguel Kaizeler Guedes Da Silva Afonso" w:date="2026-07-07T18:04:00Z" w16du:dateUtc="2026-07-07T17:04:00Z"/>
              <w:rFonts w:ascii="Arial" w:hAnsi="Arial" w:cs="Arial"/>
              <w:sz w:val="24"/>
              <w:szCs w:val="24"/>
            </w:rPr>
          </w:rPrChange>
        </w:rPr>
      </w:pPr>
      <w:commentRangeStart w:id="7093"/>
      <w:r w:rsidRPr="00B475D4">
        <w:rPr>
          <w:rFonts w:ascii="Arial" w:hAnsi="Arial" w:cs="Arial"/>
          <w:sz w:val="24"/>
          <w:szCs w:val="24"/>
          <w:lang w:val="en-GB"/>
          <w:rPrChange w:id="7094" w:author="Alexandre Miguel Kaizeler Guedes Da Silva Afonso" w:date="2026-07-27T16:55:00Z" w16du:dateUtc="2026-07-27T15:55:00Z">
            <w:rPr>
              <w:rFonts w:ascii="Arial" w:hAnsi="Arial" w:cs="Arial"/>
              <w:sz w:val="24"/>
              <w:szCs w:val="24"/>
            </w:rPr>
          </w:rPrChange>
        </w:rPr>
        <w:t>Finally, position-wise n</w:t>
      </w:r>
      <w:r w:rsidR="002A1CC5" w:rsidRPr="00B475D4">
        <w:rPr>
          <w:rFonts w:ascii="Arial" w:hAnsi="Arial" w:cs="Arial"/>
          <w:sz w:val="24"/>
          <w:szCs w:val="24"/>
          <w:lang w:val="en-GB"/>
          <w:rPrChange w:id="7095" w:author="Alexandre Miguel Kaizeler Guedes Da Silva Afonso" w:date="2026-07-27T16:55:00Z" w16du:dateUtc="2026-07-27T15:55:00Z">
            <w:rPr>
              <w:rFonts w:ascii="Arial" w:hAnsi="Arial" w:cs="Arial"/>
              <w:sz w:val="24"/>
              <w:szCs w:val="24"/>
            </w:rPr>
          </w:rPrChange>
        </w:rPr>
        <w:t>ormali</w:t>
      </w:r>
      <w:r w:rsidR="00F06EFE" w:rsidRPr="00B475D4">
        <w:rPr>
          <w:rFonts w:ascii="Arial" w:hAnsi="Arial" w:cs="Arial"/>
          <w:sz w:val="24"/>
          <w:szCs w:val="24"/>
          <w:lang w:val="en-GB"/>
          <w:rPrChange w:id="7096" w:author="Alexandre Miguel Kaizeler Guedes Da Silva Afonso" w:date="2026-07-27T16:55:00Z" w16du:dateUtc="2026-07-27T15:55:00Z">
            <w:rPr>
              <w:rFonts w:ascii="Arial" w:hAnsi="Arial" w:cs="Arial"/>
              <w:sz w:val="24"/>
              <w:szCs w:val="24"/>
            </w:rPr>
          </w:rPrChange>
        </w:rPr>
        <w:t>z</w:t>
      </w:r>
      <w:r w:rsidR="002A1CC5" w:rsidRPr="00B475D4">
        <w:rPr>
          <w:rFonts w:ascii="Arial" w:hAnsi="Arial" w:cs="Arial"/>
          <w:sz w:val="24"/>
          <w:szCs w:val="24"/>
          <w:lang w:val="en-GB"/>
          <w:rPrChange w:id="7097" w:author="Alexandre Miguel Kaizeler Guedes Da Silva Afonso" w:date="2026-07-27T16:55:00Z" w16du:dateUtc="2026-07-27T15:55:00Z">
            <w:rPr>
              <w:rFonts w:ascii="Arial" w:hAnsi="Arial" w:cs="Arial"/>
              <w:sz w:val="24"/>
              <w:szCs w:val="24"/>
            </w:rPr>
          </w:rPrChange>
        </w:rPr>
        <w:t xml:space="preserve">ed </w:t>
      </w:r>
      <w:r w:rsidR="00416FD7" w:rsidRPr="00B475D4">
        <w:rPr>
          <w:rFonts w:ascii="Arial" w:hAnsi="Arial" w:cs="Arial"/>
          <w:sz w:val="24"/>
          <w:szCs w:val="24"/>
          <w:lang w:val="en-GB"/>
          <w:rPrChange w:id="7098" w:author="Alexandre Miguel Kaizeler Guedes Da Silva Afonso" w:date="2026-07-27T16:55:00Z" w16du:dateUtc="2026-07-27T15:55:00Z">
            <w:rPr>
              <w:rFonts w:ascii="Arial" w:hAnsi="Arial" w:cs="Arial"/>
              <w:sz w:val="24"/>
              <w:szCs w:val="24"/>
            </w:rPr>
          </w:rPrChange>
        </w:rPr>
        <w:t>b</w:t>
      </w:r>
      <w:r w:rsidR="002A1CC5" w:rsidRPr="00B475D4">
        <w:rPr>
          <w:rFonts w:ascii="Arial" w:hAnsi="Arial" w:cs="Arial"/>
          <w:sz w:val="24"/>
          <w:szCs w:val="24"/>
          <w:lang w:val="en-GB"/>
          <w:rPrChange w:id="7099" w:author="Alexandre Miguel Kaizeler Guedes Da Silva Afonso" w:date="2026-07-27T16:55:00Z" w16du:dateUtc="2026-07-27T15:55:00Z">
            <w:rPr>
              <w:rFonts w:ascii="Arial" w:hAnsi="Arial" w:cs="Arial"/>
              <w:sz w:val="24"/>
              <w:szCs w:val="24"/>
            </w:rPr>
          </w:rPrChange>
        </w:rPr>
        <w:t xml:space="preserve">inding </w:t>
      </w:r>
      <w:r w:rsidRPr="00B475D4">
        <w:rPr>
          <w:rFonts w:ascii="Arial" w:hAnsi="Arial" w:cs="Arial"/>
          <w:sz w:val="24"/>
          <w:szCs w:val="24"/>
          <w:lang w:val="en-GB"/>
          <w:rPrChange w:id="7100" w:author="Alexandre Miguel Kaizeler Guedes Da Silva Afonso" w:date="2026-07-27T16:55:00Z" w16du:dateUtc="2026-07-27T15:55:00Z">
            <w:rPr>
              <w:rFonts w:ascii="Arial" w:hAnsi="Arial" w:cs="Arial"/>
              <w:sz w:val="24"/>
              <w:szCs w:val="24"/>
            </w:rPr>
          </w:rPrChange>
        </w:rPr>
        <w:t>profiles were</w:t>
      </w:r>
      <w:r w:rsidR="002A1CC5" w:rsidRPr="00B475D4">
        <w:rPr>
          <w:rFonts w:ascii="Arial" w:hAnsi="Arial" w:cs="Arial"/>
          <w:sz w:val="24"/>
          <w:szCs w:val="24"/>
          <w:lang w:val="en-GB"/>
          <w:rPrChange w:id="7101" w:author="Alexandre Miguel Kaizeler Guedes Da Silva Afonso" w:date="2026-07-27T16:55:00Z" w16du:dateUtc="2026-07-27T15:55:00Z">
            <w:rPr>
              <w:rFonts w:ascii="Arial" w:hAnsi="Arial" w:cs="Arial"/>
              <w:sz w:val="24"/>
              <w:szCs w:val="24"/>
            </w:rPr>
          </w:rPrChange>
        </w:rPr>
        <w:t xml:space="preserve"> plotted </w:t>
      </w:r>
      <w:r w:rsidRPr="00B475D4">
        <w:rPr>
          <w:rFonts w:ascii="Arial" w:hAnsi="Arial" w:cs="Arial"/>
          <w:sz w:val="24"/>
          <w:szCs w:val="24"/>
          <w:lang w:val="en-GB"/>
          <w:rPrChange w:id="7102" w:author="Alexandre Miguel Kaizeler Guedes Da Silva Afonso" w:date="2026-07-27T16:55:00Z" w16du:dateUtc="2026-07-27T15:55:00Z">
            <w:rPr>
              <w:rFonts w:ascii="Arial" w:hAnsi="Arial" w:cs="Arial"/>
              <w:sz w:val="24"/>
              <w:szCs w:val="24"/>
            </w:rPr>
          </w:rPrChange>
        </w:rPr>
        <w:t xml:space="preserve">along the metagenome coordinates for each category, </w:t>
      </w:r>
      <w:r w:rsidR="002A1CC5" w:rsidRPr="00B475D4">
        <w:rPr>
          <w:rFonts w:ascii="Arial" w:hAnsi="Arial" w:cs="Arial"/>
          <w:sz w:val="24"/>
          <w:szCs w:val="24"/>
          <w:lang w:val="en-GB"/>
          <w:rPrChange w:id="7103" w:author="Alexandre Miguel Kaizeler Guedes Da Silva Afonso" w:date="2026-07-27T16:55:00Z" w16du:dateUtc="2026-07-27T15:55:00Z">
            <w:rPr>
              <w:rFonts w:ascii="Arial" w:hAnsi="Arial" w:cs="Arial"/>
              <w:sz w:val="24"/>
              <w:szCs w:val="24"/>
            </w:rPr>
          </w:rPrChange>
        </w:rPr>
        <w:t xml:space="preserve">with the corresponding </w:t>
      </w:r>
      <w:r w:rsidR="007F03ED" w:rsidRPr="00B475D4">
        <w:rPr>
          <w:rFonts w:ascii="Arial" w:hAnsi="Arial" w:cs="Arial"/>
          <w:sz w:val="24"/>
          <w:szCs w:val="24"/>
          <w:lang w:val="en-GB"/>
          <w:rPrChange w:id="7104" w:author="Alexandre Miguel Kaizeler Guedes Da Silva Afonso" w:date="2026-07-27T16:55:00Z" w16du:dateUtc="2026-07-27T15:55:00Z">
            <w:rPr>
              <w:rFonts w:ascii="Arial" w:hAnsi="Arial" w:cs="Arial"/>
              <w:sz w:val="24"/>
              <w:szCs w:val="24"/>
            </w:rPr>
          </w:rPrChange>
        </w:rPr>
        <w:t>Chi-Squared statistic</w:t>
      </w:r>
      <w:r w:rsidRPr="00B475D4">
        <w:rPr>
          <w:rFonts w:ascii="Arial" w:hAnsi="Arial" w:cs="Arial"/>
          <w:sz w:val="24"/>
          <w:szCs w:val="24"/>
          <w:lang w:val="en-GB"/>
          <w:rPrChange w:id="7105" w:author="Alexandre Miguel Kaizeler Guedes Da Silva Afonso" w:date="2026-07-27T16:55:00Z" w16du:dateUtc="2026-07-27T15:55:00Z">
            <w:rPr>
              <w:rFonts w:ascii="Arial" w:hAnsi="Arial" w:cs="Arial"/>
              <w:sz w:val="24"/>
              <w:szCs w:val="24"/>
            </w:rPr>
          </w:rPrChange>
        </w:rPr>
        <w:t xml:space="preserve"> shown in the </w:t>
      </w:r>
      <w:r w:rsidR="00C37F75" w:rsidRPr="00B475D4">
        <w:rPr>
          <w:rFonts w:ascii="Arial" w:hAnsi="Arial" w:cs="Arial"/>
          <w:sz w:val="24"/>
          <w:szCs w:val="24"/>
          <w:lang w:val="en-GB"/>
          <w:rPrChange w:id="7106" w:author="Alexandre Miguel Kaizeler Guedes Da Silva Afonso" w:date="2026-07-27T16:55:00Z" w16du:dateUtc="2026-07-27T15:55:00Z">
            <w:rPr>
              <w:rFonts w:ascii="Arial" w:hAnsi="Arial" w:cs="Arial"/>
              <w:sz w:val="24"/>
              <w:szCs w:val="24"/>
            </w:rPr>
          </w:rPrChange>
        </w:rPr>
        <w:t>bottom half of the plot</w:t>
      </w:r>
      <w:r w:rsidR="002A1CC5" w:rsidRPr="00B475D4">
        <w:rPr>
          <w:rFonts w:ascii="Arial" w:hAnsi="Arial" w:cs="Arial"/>
          <w:sz w:val="24"/>
          <w:szCs w:val="24"/>
          <w:lang w:val="en-GB"/>
          <w:rPrChange w:id="7107" w:author="Alexandre Miguel Kaizeler Guedes Da Silva Afonso" w:date="2026-07-27T16:55:00Z" w16du:dateUtc="2026-07-27T15:55:00Z">
            <w:rPr>
              <w:rFonts w:ascii="Arial" w:hAnsi="Arial" w:cs="Arial"/>
              <w:sz w:val="24"/>
              <w:szCs w:val="24"/>
            </w:rPr>
          </w:rPrChange>
        </w:rPr>
        <w:t>.</w:t>
      </w:r>
      <w:commentRangeEnd w:id="7093"/>
      <w:r w:rsidR="00655ECF" w:rsidRPr="00B475D4">
        <w:rPr>
          <w:rStyle w:val="Refdecomentrio"/>
          <w:rFonts w:ascii="Arial" w:hAnsi="Arial" w:cs="Arial"/>
          <w:sz w:val="24"/>
          <w:szCs w:val="24"/>
          <w:lang w:val="en-GB"/>
          <w:rPrChange w:id="7108" w:author="Alexandre Miguel Kaizeler Guedes Da Silva Afonso" w:date="2026-07-27T16:55:00Z" w16du:dateUtc="2026-07-27T15:55:00Z">
            <w:rPr>
              <w:rStyle w:val="Refdecomentrio"/>
              <w:rFonts w:ascii="Arial" w:hAnsi="Arial" w:cs="Arial"/>
              <w:sz w:val="24"/>
              <w:szCs w:val="24"/>
            </w:rPr>
          </w:rPrChange>
        </w:rPr>
        <w:commentReference w:id="7093"/>
      </w:r>
      <w:r w:rsidR="009F5C05" w:rsidRPr="00B475D4">
        <w:rPr>
          <w:rFonts w:ascii="Arial" w:hAnsi="Arial" w:cs="Arial"/>
          <w:sz w:val="24"/>
          <w:szCs w:val="24"/>
          <w:lang w:val="en-GB"/>
          <w:rPrChange w:id="7109" w:author="Alexandre Miguel Kaizeler Guedes Da Silva Afonso" w:date="2026-07-27T16:55:00Z" w16du:dateUtc="2026-07-27T15:55:00Z">
            <w:rPr>
              <w:rFonts w:ascii="Arial" w:hAnsi="Arial" w:cs="Arial"/>
              <w:sz w:val="24"/>
              <w:szCs w:val="24"/>
            </w:rPr>
          </w:rPrChange>
        </w:rPr>
        <w:t xml:space="preserve"> </w:t>
      </w:r>
      <w:ins w:id="7110" w:author="Alexandre Miguel Kaizeler Guedes Da Silva Afonso" w:date="2026-07-07T18:04:00Z" w16du:dateUtc="2026-07-07T17:04:00Z">
        <w:r w:rsidR="00E43120" w:rsidRPr="00B475D4">
          <w:rPr>
            <w:rFonts w:ascii="Arial" w:hAnsi="Arial" w:cs="Arial"/>
            <w:sz w:val="24"/>
            <w:szCs w:val="24"/>
            <w:lang w:val="en-GB"/>
            <w:rPrChange w:id="7111" w:author="Alexandre Miguel Kaizeler Guedes Da Silva Afonso" w:date="2026-07-27T16:55:00Z" w16du:dateUtc="2026-07-27T15:55:00Z">
              <w:rPr>
                <w:rFonts w:ascii="Arial" w:hAnsi="Arial" w:cs="Arial"/>
                <w:sz w:val="24"/>
                <w:szCs w:val="24"/>
              </w:rPr>
            </w:rPrChange>
          </w:rPr>
          <w:t>An example of this analysis and respective plots is given as Supplementary Fig</w:t>
        </w:r>
      </w:ins>
      <w:ins w:id="7112" w:author="Alexandre Miguel Kaizeler Guedes Da Silva Afonso" w:date="2026-07-07T18:05:00Z" w16du:dateUtc="2026-07-07T17:05:00Z">
        <w:r w:rsidR="00E43120" w:rsidRPr="00B475D4">
          <w:rPr>
            <w:rFonts w:ascii="Arial" w:hAnsi="Arial" w:cs="Arial"/>
            <w:sz w:val="24"/>
            <w:szCs w:val="24"/>
            <w:lang w:val="en-GB"/>
            <w:rPrChange w:id="7113" w:author="Alexandre Miguel Kaizeler Guedes Da Silva Afonso" w:date="2026-07-27T16:55:00Z" w16du:dateUtc="2026-07-27T15:55:00Z">
              <w:rPr>
                <w:rFonts w:ascii="Arial" w:hAnsi="Arial" w:cs="Arial"/>
                <w:sz w:val="24"/>
                <w:szCs w:val="24"/>
              </w:rPr>
            </w:rPrChange>
          </w:rPr>
          <w:t>ure 11, using RBFOX2 as a case-study,</w:t>
        </w:r>
      </w:ins>
    </w:p>
    <w:p w14:paraId="3F9D11F2" w14:textId="41554A12" w:rsidR="00EB1280" w:rsidRPr="00B475D4" w:rsidRDefault="009F5C05" w:rsidP="00177C97">
      <w:pPr>
        <w:jc w:val="both"/>
        <w:rPr>
          <w:rFonts w:ascii="Arial" w:hAnsi="Arial" w:cs="Arial"/>
          <w:sz w:val="24"/>
          <w:szCs w:val="24"/>
          <w:lang w:val="en-GB"/>
          <w:rPrChange w:id="7114"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7115" w:author="Alexandre Miguel Kaizeler Guedes Da Silva Afonso" w:date="2026-07-27T16:55:00Z" w16du:dateUtc="2026-07-27T15:55:00Z">
            <w:rPr>
              <w:rFonts w:ascii="Arial" w:hAnsi="Arial" w:cs="Arial"/>
              <w:sz w:val="24"/>
              <w:szCs w:val="24"/>
            </w:rPr>
          </w:rPrChange>
        </w:rPr>
        <w:t>Taken together, these steps generate statistically assessed RBP binding maps for maintained, increased, and decreased exon</w:t>
      </w:r>
      <w:r w:rsidR="00655ECF" w:rsidRPr="00B475D4">
        <w:rPr>
          <w:rFonts w:ascii="Arial" w:hAnsi="Arial" w:cs="Arial"/>
          <w:sz w:val="24"/>
          <w:szCs w:val="24"/>
          <w:lang w:val="en-GB"/>
          <w:rPrChange w:id="7116" w:author="Alexandre Miguel Kaizeler Guedes Da Silva Afonso" w:date="2026-07-27T16:55:00Z" w16du:dateUtc="2026-07-27T15:55:00Z">
            <w:rPr>
              <w:rFonts w:ascii="Arial" w:hAnsi="Arial" w:cs="Arial"/>
              <w:sz w:val="24"/>
              <w:szCs w:val="24"/>
            </w:rPr>
          </w:rPrChange>
        </w:rPr>
        <w:t xml:space="preserve"> inclusion</w:t>
      </w:r>
      <w:r w:rsidRPr="00B475D4">
        <w:rPr>
          <w:rFonts w:ascii="Arial" w:hAnsi="Arial" w:cs="Arial"/>
          <w:sz w:val="24"/>
          <w:szCs w:val="24"/>
          <w:lang w:val="en-GB"/>
          <w:rPrChange w:id="7117" w:author="Alexandre Miguel Kaizeler Guedes Da Silva Afonso" w:date="2026-07-27T16:55:00Z" w16du:dateUtc="2026-07-27T15:55:00Z">
            <w:rPr>
              <w:rFonts w:ascii="Arial" w:hAnsi="Arial" w:cs="Arial"/>
              <w:sz w:val="24"/>
              <w:szCs w:val="24"/>
            </w:rPr>
          </w:rPrChange>
        </w:rPr>
        <w:t xml:space="preserve"> events.</w:t>
      </w:r>
      <w:r w:rsidR="009F4A73" w:rsidRPr="00B475D4">
        <w:rPr>
          <w:rFonts w:ascii="Arial" w:hAnsi="Arial" w:cs="Arial"/>
          <w:sz w:val="24"/>
          <w:szCs w:val="24"/>
          <w:lang w:val="en-GB"/>
          <w:rPrChange w:id="7118" w:author="Alexandre Miguel Kaizeler Guedes Da Silva Afonso" w:date="2026-07-27T16:55:00Z" w16du:dateUtc="2026-07-27T15:55:00Z">
            <w:rPr>
              <w:rFonts w:ascii="Arial" w:hAnsi="Arial" w:cs="Arial"/>
              <w:sz w:val="24"/>
              <w:szCs w:val="24"/>
            </w:rPr>
          </w:rPrChange>
        </w:rPr>
        <w:t xml:space="preserve"> This process was performed in </w:t>
      </w:r>
      <w:r w:rsidR="009F4A73" w:rsidRPr="00B475D4">
        <w:rPr>
          <w:rFonts w:ascii="Cascadia Code" w:hAnsi="Cascadia Code" w:cs="Arial"/>
          <w:sz w:val="24"/>
          <w:szCs w:val="24"/>
          <w:lang w:val="en-GB"/>
          <w:rPrChange w:id="7119" w:author="Alexandre Miguel Kaizeler Guedes Da Silva Afonso" w:date="2026-07-27T16:55:00Z" w16du:dateUtc="2026-07-27T15:55:00Z">
            <w:rPr>
              <w:rFonts w:ascii="Cascadia Code" w:hAnsi="Cascadia Code" w:cs="Arial"/>
              <w:sz w:val="24"/>
              <w:szCs w:val="24"/>
            </w:rPr>
          </w:rPrChange>
        </w:rPr>
        <w:t>R</w:t>
      </w:r>
      <w:r w:rsidR="009F4A73" w:rsidRPr="00B475D4">
        <w:rPr>
          <w:rFonts w:ascii="Arial" w:hAnsi="Arial" w:cs="Arial"/>
          <w:sz w:val="24"/>
          <w:szCs w:val="24"/>
          <w:lang w:val="en-GB"/>
          <w:rPrChange w:id="7120" w:author="Alexandre Miguel Kaizeler Guedes Da Silva Afonso" w:date="2026-07-27T16:55:00Z" w16du:dateUtc="2026-07-27T15:55:00Z">
            <w:rPr>
              <w:rFonts w:ascii="Arial" w:hAnsi="Arial" w:cs="Arial"/>
              <w:sz w:val="24"/>
              <w:szCs w:val="24"/>
            </w:rPr>
          </w:rPrChange>
        </w:rPr>
        <w:t xml:space="preserve"> (v. 4.1.2).</w:t>
      </w:r>
    </w:p>
    <w:p w14:paraId="3D6CB8AF" w14:textId="4CE8EBF6" w:rsidR="000E22FE" w:rsidRPr="00B475D4" w:rsidRDefault="000E22FE" w:rsidP="00533F41">
      <w:pPr>
        <w:pStyle w:val="Ttulo1"/>
        <w:rPr>
          <w:lang w:val="en-GB"/>
          <w:rPrChange w:id="7121" w:author="Alexandre Miguel Kaizeler Guedes Da Silva Afonso" w:date="2026-07-27T16:55:00Z" w16du:dateUtc="2026-07-27T15:55:00Z">
            <w:rPr/>
          </w:rPrChange>
        </w:rPr>
      </w:pPr>
      <w:r w:rsidRPr="00B475D4">
        <w:rPr>
          <w:lang w:val="en-GB"/>
          <w:rPrChange w:id="7122" w:author="Alexandre Miguel Kaizeler Guedes Da Silva Afonso" w:date="2026-07-27T16:55:00Z" w16du:dateUtc="2026-07-27T15:55:00Z">
            <w:rPr/>
          </w:rPrChange>
        </w:rPr>
        <w:t>Resource Availability</w:t>
      </w:r>
    </w:p>
    <w:p w14:paraId="60EF00C9" w14:textId="3640DC51" w:rsidR="000E22FE" w:rsidRPr="00B475D4" w:rsidRDefault="000E22FE" w:rsidP="000E22FE">
      <w:pPr>
        <w:rPr>
          <w:rFonts w:ascii="Arial" w:hAnsi="Arial" w:cs="Arial"/>
          <w:sz w:val="24"/>
          <w:szCs w:val="24"/>
          <w:lang w:val="en-GB"/>
          <w:rPrChange w:id="712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7124" w:author="Alexandre Miguel Kaizeler Guedes Da Silva Afonso" w:date="2026-07-27T16:55:00Z" w16du:dateUtc="2026-07-27T15:55:00Z">
            <w:rPr>
              <w:rFonts w:ascii="Arial" w:hAnsi="Arial" w:cs="Arial"/>
              <w:sz w:val="24"/>
              <w:szCs w:val="24"/>
            </w:rPr>
          </w:rPrChange>
        </w:rPr>
        <w:t>Further information and requests for resources, data, and/or code should be directed to, and will be fulfilled by the lead corresponding author, Alexandre Kaizeler (alexandre.afonso@gimm.pt).</w:t>
      </w:r>
    </w:p>
    <w:p w14:paraId="7E114ECF" w14:textId="6DC86F8F" w:rsidR="002A1CC5" w:rsidRPr="00B475D4" w:rsidRDefault="002A1CC5" w:rsidP="000E22FE">
      <w:pPr>
        <w:pStyle w:val="Ttulo2"/>
        <w:rPr>
          <w:lang w:val="en-GB"/>
          <w:rPrChange w:id="7125" w:author="Alexandre Miguel Kaizeler Guedes Da Silva Afonso" w:date="2026-07-27T16:55:00Z" w16du:dateUtc="2026-07-27T15:55:00Z">
            <w:rPr/>
          </w:rPrChange>
        </w:rPr>
      </w:pPr>
      <w:r w:rsidRPr="00B475D4">
        <w:rPr>
          <w:lang w:val="en-GB"/>
          <w:rPrChange w:id="7126" w:author="Alexandre Miguel Kaizeler Guedes Da Silva Afonso" w:date="2026-07-27T16:55:00Z" w16du:dateUtc="2026-07-27T15:55:00Z">
            <w:rPr/>
          </w:rPrChange>
        </w:rPr>
        <w:t>Data and code availability</w:t>
      </w:r>
    </w:p>
    <w:p w14:paraId="56B59978" w14:textId="6361B5F2" w:rsidR="00155A94" w:rsidRPr="00B475D4" w:rsidRDefault="00155A94" w:rsidP="00155A94">
      <w:pPr>
        <w:jc w:val="both"/>
        <w:rPr>
          <w:rFonts w:ascii="Arial" w:hAnsi="Arial" w:cs="Arial"/>
          <w:sz w:val="24"/>
          <w:szCs w:val="24"/>
          <w:lang w:val="en-GB"/>
          <w:rPrChange w:id="7127"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7128" w:author="Alexandre Miguel Kaizeler Guedes Da Silva Afonso" w:date="2026-07-27T16:55:00Z" w16du:dateUtc="2026-07-27T15:55:00Z">
            <w:rPr>
              <w:rFonts w:ascii="Arial" w:hAnsi="Arial" w:cs="Arial"/>
              <w:sz w:val="24"/>
              <w:szCs w:val="24"/>
            </w:rPr>
          </w:rPrChange>
        </w:rPr>
        <w:t>All analysis code is available in a public GitHub repository (</w:t>
      </w:r>
      <w:r w:rsidRPr="00B475D4">
        <w:rPr>
          <w:lang w:val="en-GB"/>
          <w:rPrChange w:id="7129" w:author="Alexandre Miguel Kaizeler Guedes Da Silva Afonso" w:date="2026-07-27T16:55:00Z" w16du:dateUtc="2026-07-27T15:55:00Z">
            <w:rPr/>
          </w:rPrChange>
        </w:rPr>
        <w:fldChar w:fldCharType="begin"/>
      </w:r>
      <w:r w:rsidRPr="00B475D4">
        <w:rPr>
          <w:lang w:val="en-GB"/>
          <w:rPrChange w:id="7130" w:author="Alexandre Miguel Kaizeler Guedes Da Silva Afonso" w:date="2026-07-27T16:55:00Z" w16du:dateUtc="2026-07-27T15:55:00Z">
            <w:rPr/>
          </w:rPrChange>
        </w:rPr>
        <w:instrText>HYPERLINK "https://github.com/DiseaseTranscriptomicsLab/StressGranules" \t "_new"</w:instrText>
      </w:r>
      <w:r w:rsidRPr="004839F3">
        <w:rPr>
          <w:lang w:val="en-GB"/>
        </w:rPr>
      </w:r>
      <w:r w:rsidRPr="00B475D4">
        <w:rPr>
          <w:lang w:val="en-GB"/>
          <w:rPrChange w:id="7131" w:author="Alexandre Miguel Kaizeler Guedes Da Silva Afonso" w:date="2026-07-27T16:55:00Z" w16du:dateUtc="2026-07-27T15:55:00Z">
            <w:rPr/>
          </w:rPrChange>
        </w:rPr>
        <w:fldChar w:fldCharType="separate"/>
      </w:r>
      <w:r w:rsidRPr="00B475D4">
        <w:rPr>
          <w:rStyle w:val="Hiperligao"/>
          <w:rFonts w:ascii="Arial" w:hAnsi="Arial" w:cs="Arial"/>
          <w:sz w:val="24"/>
          <w:szCs w:val="24"/>
          <w:lang w:val="en-GB"/>
          <w:rPrChange w:id="7132" w:author="Alexandre Miguel Kaizeler Guedes Da Silva Afonso" w:date="2026-07-27T16:55:00Z" w16du:dateUtc="2026-07-27T15:55:00Z">
            <w:rPr>
              <w:rStyle w:val="Hiperligao"/>
              <w:rFonts w:ascii="Arial" w:hAnsi="Arial" w:cs="Arial"/>
              <w:sz w:val="24"/>
              <w:szCs w:val="24"/>
            </w:rPr>
          </w:rPrChange>
        </w:rPr>
        <w:t>https://github.com/DiseaseTranscriptomicsLab/StressGranules</w:t>
      </w:r>
      <w:r w:rsidRPr="00B475D4">
        <w:rPr>
          <w:lang w:val="en-GB"/>
          <w:rPrChange w:id="7133" w:author="Alexandre Miguel Kaizeler Guedes Da Silva Afonso" w:date="2026-07-27T16:55:00Z" w16du:dateUtc="2026-07-27T15:55:00Z">
            <w:rPr/>
          </w:rPrChange>
        </w:rPr>
        <w:fldChar w:fldCharType="end"/>
      </w:r>
      <w:r w:rsidRPr="00B475D4">
        <w:rPr>
          <w:rFonts w:ascii="Arial" w:hAnsi="Arial" w:cs="Arial"/>
          <w:sz w:val="24"/>
          <w:szCs w:val="24"/>
          <w:lang w:val="en-GB"/>
          <w:rPrChange w:id="7134" w:author="Alexandre Miguel Kaizeler Guedes Da Silva Afonso" w:date="2026-07-27T16:55:00Z" w16du:dateUtc="2026-07-27T15:55:00Z">
            <w:rPr>
              <w:rFonts w:ascii="Arial" w:hAnsi="Arial" w:cs="Arial"/>
              <w:sz w:val="24"/>
              <w:szCs w:val="24"/>
            </w:rPr>
          </w:rPrChange>
        </w:rPr>
        <w:t xml:space="preserve">), organized into: </w:t>
      </w:r>
      <w:r w:rsidRPr="00B475D4">
        <w:rPr>
          <w:rFonts w:ascii="Arial" w:hAnsi="Arial" w:cs="Arial"/>
          <w:i/>
          <w:iCs/>
          <w:sz w:val="24"/>
          <w:szCs w:val="24"/>
          <w:lang w:val="en-GB"/>
          <w:rPrChange w:id="7135" w:author="Alexandre Miguel Kaizeler Guedes Da Silva Afonso" w:date="2026-07-27T16:55:00Z" w16du:dateUtc="2026-07-27T15:55:00Z">
            <w:rPr>
              <w:rFonts w:ascii="Arial" w:hAnsi="Arial" w:cs="Arial"/>
              <w:i/>
              <w:iCs/>
              <w:sz w:val="24"/>
              <w:szCs w:val="24"/>
            </w:rPr>
          </w:rPrChange>
        </w:rPr>
        <w:t>Datasets</w:t>
      </w:r>
      <w:r w:rsidRPr="00B475D4">
        <w:rPr>
          <w:rFonts w:ascii="Arial" w:hAnsi="Arial" w:cs="Arial"/>
          <w:sz w:val="24"/>
          <w:szCs w:val="24"/>
          <w:lang w:val="en-GB"/>
          <w:rPrChange w:id="7136" w:author="Alexandre Miguel Kaizeler Guedes Da Silva Afonso" w:date="2026-07-27T16:55:00Z" w16du:dateUtc="2026-07-27T15:55:00Z">
            <w:rPr>
              <w:rFonts w:ascii="Arial" w:hAnsi="Arial" w:cs="Arial"/>
              <w:sz w:val="24"/>
              <w:szCs w:val="24"/>
            </w:rPr>
          </w:rPrChange>
        </w:rPr>
        <w:t xml:space="preserve"> (analysis of each dataset referenced under “Datasets used”), </w:t>
      </w:r>
      <w:r w:rsidRPr="00B475D4">
        <w:rPr>
          <w:rFonts w:ascii="Arial" w:hAnsi="Arial" w:cs="Arial"/>
          <w:i/>
          <w:iCs/>
          <w:sz w:val="24"/>
          <w:szCs w:val="24"/>
          <w:lang w:val="en-GB"/>
          <w:rPrChange w:id="7137" w:author="Alexandre Miguel Kaizeler Guedes Da Silva Afonso" w:date="2026-07-27T16:55:00Z" w16du:dateUtc="2026-07-27T15:55:00Z">
            <w:rPr>
              <w:rFonts w:ascii="Arial" w:hAnsi="Arial" w:cs="Arial"/>
              <w:i/>
              <w:iCs/>
              <w:sz w:val="24"/>
              <w:szCs w:val="24"/>
            </w:rPr>
          </w:rPrChange>
        </w:rPr>
        <w:t>Files</w:t>
      </w:r>
      <w:r w:rsidRPr="00B475D4">
        <w:rPr>
          <w:rFonts w:ascii="Arial" w:hAnsi="Arial" w:cs="Arial"/>
          <w:sz w:val="24"/>
          <w:szCs w:val="24"/>
          <w:lang w:val="en-GB"/>
          <w:rPrChange w:id="7138" w:author="Alexandre Miguel Kaizeler Guedes Da Silva Afonso" w:date="2026-07-27T16:55:00Z" w16du:dateUtc="2026-07-27T15:55:00Z">
            <w:rPr>
              <w:rFonts w:ascii="Arial" w:hAnsi="Arial" w:cs="Arial"/>
              <w:sz w:val="24"/>
              <w:szCs w:val="24"/>
            </w:rPr>
          </w:rPrChange>
        </w:rPr>
        <w:t xml:space="preserve"> (including the SG Score signature and the WC and SG meta-analyzed profiles), </w:t>
      </w:r>
      <w:r w:rsidRPr="00B475D4">
        <w:rPr>
          <w:rFonts w:ascii="Arial" w:hAnsi="Arial" w:cs="Arial"/>
          <w:i/>
          <w:iCs/>
          <w:sz w:val="24"/>
          <w:szCs w:val="24"/>
          <w:lang w:val="en-GB"/>
          <w:rPrChange w:id="7139" w:author="Alexandre Miguel Kaizeler Guedes Da Silva Afonso" w:date="2026-07-27T16:55:00Z" w16du:dateUtc="2026-07-27T15:55:00Z">
            <w:rPr>
              <w:rFonts w:ascii="Arial" w:hAnsi="Arial" w:cs="Arial"/>
              <w:i/>
              <w:iCs/>
              <w:sz w:val="24"/>
              <w:szCs w:val="24"/>
            </w:rPr>
          </w:rPrChange>
        </w:rPr>
        <w:t>Scripts</w:t>
      </w:r>
      <w:r w:rsidRPr="00B475D4">
        <w:rPr>
          <w:rFonts w:ascii="Arial" w:hAnsi="Arial" w:cs="Arial"/>
          <w:sz w:val="24"/>
          <w:szCs w:val="24"/>
          <w:lang w:val="en-GB"/>
          <w:rPrChange w:id="7140" w:author="Alexandre Miguel Kaizeler Guedes Da Silva Afonso" w:date="2026-07-27T16:55:00Z" w16du:dateUtc="2026-07-27T15:55:00Z">
            <w:rPr>
              <w:rFonts w:ascii="Arial" w:hAnsi="Arial" w:cs="Arial"/>
              <w:sz w:val="24"/>
              <w:szCs w:val="24"/>
            </w:rPr>
          </w:rPrChange>
        </w:rPr>
        <w:t xml:space="preserve"> (bash scripts for preprocessing and analysis), and </w:t>
      </w:r>
      <w:r w:rsidRPr="00B475D4">
        <w:rPr>
          <w:rFonts w:ascii="Arial" w:hAnsi="Arial" w:cs="Arial"/>
          <w:i/>
          <w:iCs/>
          <w:sz w:val="24"/>
          <w:szCs w:val="24"/>
          <w:lang w:val="en-GB"/>
          <w:rPrChange w:id="7141" w:author="Alexandre Miguel Kaizeler Guedes Da Silva Afonso" w:date="2026-07-27T16:55:00Z" w16du:dateUtc="2026-07-27T15:55:00Z">
            <w:rPr>
              <w:rFonts w:ascii="Arial" w:hAnsi="Arial" w:cs="Arial"/>
              <w:i/>
              <w:iCs/>
              <w:sz w:val="24"/>
              <w:szCs w:val="24"/>
            </w:rPr>
          </w:rPrChange>
        </w:rPr>
        <w:t>Simulations</w:t>
      </w:r>
      <w:r w:rsidRPr="00B475D4">
        <w:rPr>
          <w:rFonts w:ascii="Arial" w:hAnsi="Arial" w:cs="Arial"/>
          <w:sz w:val="24"/>
          <w:szCs w:val="24"/>
          <w:lang w:val="en-GB"/>
          <w:rPrChange w:id="7142" w:author="Alexandre Miguel Kaizeler Guedes Da Silva Afonso" w:date="2026-07-27T16:55:00Z" w16du:dateUtc="2026-07-27T15:55:00Z">
            <w:rPr>
              <w:rFonts w:ascii="Arial" w:hAnsi="Arial" w:cs="Arial"/>
              <w:sz w:val="24"/>
              <w:szCs w:val="24"/>
            </w:rPr>
          </w:rPrChange>
        </w:rPr>
        <w:t xml:space="preserve"> (files and scripts for reproducing Mimi-Seq and Spin-Sim simulations).</w:t>
      </w:r>
    </w:p>
    <w:p w14:paraId="0FCD7DEB" w14:textId="77777777" w:rsidR="00155A94" w:rsidRPr="00B475D4" w:rsidRDefault="00155A94" w:rsidP="00155A94">
      <w:pPr>
        <w:jc w:val="both"/>
        <w:rPr>
          <w:rFonts w:ascii="Arial" w:hAnsi="Arial" w:cs="Arial"/>
          <w:sz w:val="24"/>
          <w:szCs w:val="24"/>
          <w:lang w:val="en-GB"/>
          <w:rPrChange w:id="714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7144" w:author="Alexandre Miguel Kaizeler Guedes Da Silva Afonso" w:date="2026-07-27T16:55:00Z" w16du:dateUtc="2026-07-27T15:55:00Z">
            <w:rPr>
              <w:rFonts w:ascii="Arial" w:hAnsi="Arial" w:cs="Arial"/>
              <w:sz w:val="24"/>
              <w:szCs w:val="24"/>
            </w:rPr>
          </w:rPrChange>
        </w:rPr>
        <w:t>The eCLIPSE pipeline is still under active development and not yet fully public. However, preliminary components and related work are available in a separate repository (</w:t>
      </w:r>
      <w:r w:rsidRPr="00B475D4">
        <w:rPr>
          <w:lang w:val="en-GB"/>
          <w:rPrChange w:id="7145" w:author="Alexandre Miguel Kaizeler Guedes Da Silva Afonso" w:date="2026-07-27T16:55:00Z" w16du:dateUtc="2026-07-27T15:55:00Z">
            <w:rPr/>
          </w:rPrChange>
        </w:rPr>
        <w:fldChar w:fldCharType="begin"/>
      </w:r>
      <w:r w:rsidRPr="00B475D4">
        <w:rPr>
          <w:lang w:val="en-GB"/>
          <w:rPrChange w:id="7146" w:author="Alexandre Miguel Kaizeler Guedes Da Silva Afonso" w:date="2026-07-27T16:55:00Z" w16du:dateUtc="2026-07-27T15:55:00Z">
            <w:rPr/>
          </w:rPrChange>
        </w:rPr>
        <w:instrText>HYPERLINK "https://github.com/DiseaseTranscriptomicsLab/CHARM" \t "_new"</w:instrText>
      </w:r>
      <w:r w:rsidRPr="004839F3">
        <w:rPr>
          <w:lang w:val="en-GB"/>
        </w:rPr>
      </w:r>
      <w:r w:rsidRPr="00B475D4">
        <w:rPr>
          <w:lang w:val="en-GB"/>
          <w:rPrChange w:id="7147" w:author="Alexandre Miguel Kaizeler Guedes Da Silva Afonso" w:date="2026-07-27T16:55:00Z" w16du:dateUtc="2026-07-27T15:55:00Z">
            <w:rPr/>
          </w:rPrChange>
        </w:rPr>
        <w:fldChar w:fldCharType="separate"/>
      </w:r>
      <w:r w:rsidRPr="00B475D4">
        <w:rPr>
          <w:rStyle w:val="Hiperligao"/>
          <w:rFonts w:ascii="Arial" w:hAnsi="Arial" w:cs="Arial"/>
          <w:sz w:val="24"/>
          <w:szCs w:val="24"/>
          <w:lang w:val="en-GB"/>
          <w:rPrChange w:id="7148" w:author="Alexandre Miguel Kaizeler Guedes Da Silva Afonso" w:date="2026-07-27T16:55:00Z" w16du:dateUtc="2026-07-27T15:55:00Z">
            <w:rPr>
              <w:rStyle w:val="Hiperligao"/>
              <w:rFonts w:ascii="Arial" w:hAnsi="Arial" w:cs="Arial"/>
              <w:sz w:val="24"/>
              <w:szCs w:val="24"/>
            </w:rPr>
          </w:rPrChange>
        </w:rPr>
        <w:t>https://github.com/DiseaseTranscriptomicsLab/CHARM</w:t>
      </w:r>
      <w:r w:rsidRPr="00B475D4">
        <w:rPr>
          <w:lang w:val="en-GB"/>
          <w:rPrChange w:id="7149" w:author="Alexandre Miguel Kaizeler Guedes Da Silva Afonso" w:date="2026-07-27T16:55:00Z" w16du:dateUtc="2026-07-27T15:55:00Z">
            <w:rPr/>
          </w:rPrChange>
        </w:rPr>
        <w:fldChar w:fldCharType="end"/>
      </w:r>
      <w:r w:rsidRPr="00B475D4">
        <w:rPr>
          <w:rFonts w:ascii="Arial" w:hAnsi="Arial" w:cs="Arial"/>
          <w:sz w:val="24"/>
          <w:szCs w:val="24"/>
          <w:lang w:val="en-GB"/>
          <w:rPrChange w:id="7150" w:author="Alexandre Miguel Kaizeler Guedes Da Silva Afonso" w:date="2026-07-27T16:55:00Z" w16du:dateUtc="2026-07-27T15:55:00Z">
            <w:rPr>
              <w:rFonts w:ascii="Arial" w:hAnsi="Arial" w:cs="Arial"/>
              <w:sz w:val="24"/>
              <w:szCs w:val="24"/>
            </w:rPr>
          </w:rPrChange>
        </w:rPr>
        <w:t>: Comprehensive Hub for Alternative Regulatory Mapping), and the full pipeline will be provided upon request.</w:t>
      </w:r>
    </w:p>
    <w:p w14:paraId="03E46B29" w14:textId="40B9B349" w:rsidR="00AC4133" w:rsidRPr="00B475D4" w:rsidRDefault="00AC4133" w:rsidP="000E22FE">
      <w:pPr>
        <w:pStyle w:val="Ttulo1"/>
        <w:rPr>
          <w:rFonts w:ascii="Arial" w:eastAsiaTheme="minorEastAsia" w:hAnsi="Arial" w:cs="Arial"/>
          <w:color w:val="auto"/>
          <w:sz w:val="24"/>
          <w:szCs w:val="24"/>
          <w:lang w:val="en-GB"/>
          <w:rPrChange w:id="7151" w:author="Alexandre Miguel Kaizeler Guedes Da Silva Afonso" w:date="2026-07-27T16:55:00Z" w16du:dateUtc="2026-07-27T15:55:00Z">
            <w:rPr>
              <w:rFonts w:ascii="Arial" w:eastAsiaTheme="minorEastAsia" w:hAnsi="Arial" w:cs="Arial"/>
              <w:color w:val="auto"/>
              <w:sz w:val="24"/>
              <w:szCs w:val="24"/>
            </w:rPr>
          </w:rPrChange>
        </w:rPr>
      </w:pPr>
      <w:r w:rsidRPr="00B475D4">
        <w:rPr>
          <w:lang w:val="en-GB"/>
          <w:rPrChange w:id="7152" w:author="Alexandre Miguel Kaizeler Guedes Da Silva Afonso" w:date="2026-07-27T16:55:00Z" w16du:dateUtc="2026-07-27T15:55:00Z">
            <w:rPr/>
          </w:rPrChange>
        </w:rPr>
        <w:lastRenderedPageBreak/>
        <w:t xml:space="preserve">Declaration of generative AI and AI-assisted technologies </w:t>
      </w:r>
      <w:r w:rsidRPr="00B475D4">
        <w:rPr>
          <w:rFonts w:ascii="Arial" w:eastAsiaTheme="minorEastAsia" w:hAnsi="Arial" w:cs="Arial"/>
          <w:color w:val="auto"/>
          <w:sz w:val="24"/>
          <w:szCs w:val="24"/>
          <w:lang w:val="en-GB"/>
          <w:rPrChange w:id="7153" w:author="Alexandre Miguel Kaizeler Guedes Da Silva Afonso" w:date="2026-07-27T16:55:00Z" w16du:dateUtc="2026-07-27T15:55:00Z">
            <w:rPr>
              <w:rFonts w:ascii="Arial" w:eastAsiaTheme="minorEastAsia" w:hAnsi="Arial" w:cs="Arial"/>
              <w:color w:val="auto"/>
              <w:sz w:val="24"/>
              <w:szCs w:val="24"/>
            </w:rPr>
          </w:rPrChange>
        </w:rPr>
        <w:t xml:space="preserve">This work includes the use of generative artificial intelligence tools, specifically ChatGPT (OpenAI, GPT-4 and GPT 5.5) and Claude (Anthropic, Sonnet 4.6), to assist with language editing, text refinement, and code troubleshooting. These tools were used under the </w:t>
      </w:r>
      <w:r w:rsidR="00655ECF" w:rsidRPr="00B475D4">
        <w:rPr>
          <w:rFonts w:ascii="Arial" w:eastAsiaTheme="minorEastAsia" w:hAnsi="Arial" w:cs="Arial"/>
          <w:color w:val="auto"/>
          <w:sz w:val="24"/>
          <w:szCs w:val="24"/>
          <w:lang w:val="en-GB"/>
          <w:rPrChange w:id="7154" w:author="Alexandre Miguel Kaizeler Guedes Da Silva Afonso" w:date="2026-07-27T16:55:00Z" w16du:dateUtc="2026-07-27T15:55:00Z">
            <w:rPr>
              <w:rFonts w:ascii="Arial" w:eastAsiaTheme="minorEastAsia" w:hAnsi="Arial" w:cs="Arial"/>
              <w:color w:val="auto"/>
              <w:sz w:val="24"/>
              <w:szCs w:val="24"/>
            </w:rPr>
          </w:rPrChange>
        </w:rPr>
        <w:t xml:space="preserve">lead </w:t>
      </w:r>
      <w:r w:rsidRPr="00B475D4">
        <w:rPr>
          <w:rFonts w:ascii="Arial" w:eastAsiaTheme="minorEastAsia" w:hAnsi="Arial" w:cs="Arial"/>
          <w:color w:val="auto"/>
          <w:sz w:val="24"/>
          <w:szCs w:val="24"/>
          <w:lang w:val="en-GB"/>
          <w:rPrChange w:id="7155" w:author="Alexandre Miguel Kaizeler Guedes Da Silva Afonso" w:date="2026-07-27T16:55:00Z" w16du:dateUtc="2026-07-27T15:55:00Z">
            <w:rPr>
              <w:rFonts w:ascii="Arial" w:eastAsiaTheme="minorEastAsia" w:hAnsi="Arial" w:cs="Arial"/>
              <w:color w:val="auto"/>
              <w:sz w:val="24"/>
              <w:szCs w:val="24"/>
            </w:rPr>
          </w:rPrChange>
        </w:rPr>
        <w:t>author’s supervision, and all generated content was critically reviewed and verified for accuracy and appropriateness. We confirm that the intellectual content, interpretation, and conclusions presented in this work are our own, with AI used solely as a supporting tool, and we take full responsibility for the content of the published article.</w:t>
      </w:r>
    </w:p>
    <w:p w14:paraId="0C3EE9D7" w14:textId="075285D2" w:rsidR="000E22FE" w:rsidRPr="00B475D4" w:rsidRDefault="000E22FE" w:rsidP="000E22FE">
      <w:pPr>
        <w:pStyle w:val="Ttulo1"/>
        <w:rPr>
          <w:lang w:val="en-GB"/>
          <w:rPrChange w:id="7156" w:author="Alexandre Miguel Kaizeler Guedes Da Silva Afonso" w:date="2026-07-27T16:55:00Z" w16du:dateUtc="2026-07-27T15:55:00Z">
            <w:rPr/>
          </w:rPrChange>
        </w:rPr>
      </w:pPr>
      <w:r w:rsidRPr="00B475D4">
        <w:rPr>
          <w:lang w:val="en-GB"/>
          <w:rPrChange w:id="7157" w:author="Alexandre Miguel Kaizeler Guedes Da Silva Afonso" w:date="2026-07-27T16:55:00Z" w16du:dateUtc="2026-07-27T15:55:00Z">
            <w:rPr/>
          </w:rPrChange>
        </w:rPr>
        <w:t>Acknowledgments</w:t>
      </w:r>
    </w:p>
    <w:p w14:paraId="24631FAC" w14:textId="660E80C5" w:rsidR="000E22FE" w:rsidRPr="00B475D4" w:rsidRDefault="000E22FE" w:rsidP="00155A94">
      <w:pPr>
        <w:jc w:val="both"/>
        <w:rPr>
          <w:rFonts w:ascii="Arial" w:hAnsi="Arial" w:cs="Arial"/>
          <w:sz w:val="24"/>
          <w:szCs w:val="24"/>
          <w:lang w:val="en-GB"/>
          <w:rPrChange w:id="7158"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7159" w:author="Alexandre Miguel Kaizeler Guedes Da Silva Afonso" w:date="2026-07-27T16:55:00Z" w16du:dateUtc="2026-07-27T15:55:00Z">
            <w:rPr>
              <w:rFonts w:ascii="Arial" w:hAnsi="Arial" w:cs="Arial"/>
              <w:sz w:val="24"/>
              <w:szCs w:val="24"/>
            </w:rPr>
          </w:rPrChange>
        </w:rPr>
        <w:t>We thank all members from the Disease Transcriptomics Lab</w:t>
      </w:r>
      <w:r w:rsidR="00142252" w:rsidRPr="00B475D4">
        <w:rPr>
          <w:rFonts w:ascii="Arial" w:hAnsi="Arial" w:cs="Arial"/>
          <w:sz w:val="24"/>
          <w:szCs w:val="24"/>
          <w:lang w:val="en-GB"/>
          <w:rPrChange w:id="7160" w:author="Alexandre Miguel Kaizeler Guedes Da Silva Afonso" w:date="2026-07-27T16:55:00Z" w16du:dateUtc="2026-07-27T15:55:00Z">
            <w:rPr>
              <w:rFonts w:ascii="Arial" w:hAnsi="Arial" w:cs="Arial"/>
              <w:sz w:val="24"/>
              <w:szCs w:val="24"/>
            </w:rPr>
          </w:rPrChange>
        </w:rPr>
        <w:t xml:space="preserve"> </w:t>
      </w:r>
      <w:r w:rsidRPr="00B475D4">
        <w:rPr>
          <w:rFonts w:ascii="Arial" w:hAnsi="Arial" w:cs="Arial"/>
          <w:sz w:val="24"/>
          <w:szCs w:val="24"/>
          <w:lang w:val="en-GB"/>
          <w:rPrChange w:id="7161" w:author="Alexandre Miguel Kaizeler Guedes Da Silva Afonso" w:date="2026-07-27T16:55:00Z" w16du:dateUtc="2026-07-27T15:55:00Z">
            <w:rPr>
              <w:rFonts w:ascii="Arial" w:hAnsi="Arial" w:cs="Arial"/>
              <w:sz w:val="24"/>
              <w:szCs w:val="24"/>
            </w:rPr>
          </w:rPrChange>
        </w:rPr>
        <w:t>for providing valuable feedback on the manuscript</w:t>
      </w:r>
      <w:r w:rsidR="00142252" w:rsidRPr="00B475D4">
        <w:rPr>
          <w:rFonts w:ascii="Arial" w:hAnsi="Arial" w:cs="Arial"/>
          <w:sz w:val="24"/>
          <w:szCs w:val="24"/>
          <w:lang w:val="en-GB"/>
          <w:rPrChange w:id="7162" w:author="Alexandre Miguel Kaizeler Guedes Da Silva Afonso" w:date="2026-07-27T16:55:00Z" w16du:dateUtc="2026-07-27T15:55:00Z">
            <w:rPr>
              <w:rFonts w:ascii="Arial" w:hAnsi="Arial" w:cs="Arial"/>
              <w:sz w:val="24"/>
              <w:szCs w:val="24"/>
            </w:rPr>
          </w:rPrChange>
        </w:rPr>
        <w:t>, in particular Rita Martins-Silva and Francisca Xara-Brasil</w:t>
      </w:r>
      <w:r w:rsidRPr="00B475D4">
        <w:rPr>
          <w:rFonts w:ascii="Arial" w:hAnsi="Arial" w:cs="Arial"/>
          <w:sz w:val="24"/>
          <w:szCs w:val="24"/>
          <w:lang w:val="en-GB"/>
          <w:rPrChange w:id="7163" w:author="Alexandre Miguel Kaizeler Guedes Da Silva Afonso" w:date="2026-07-27T16:55:00Z" w16du:dateUtc="2026-07-27T15:55:00Z">
            <w:rPr>
              <w:rFonts w:ascii="Arial" w:hAnsi="Arial" w:cs="Arial"/>
              <w:sz w:val="24"/>
              <w:szCs w:val="24"/>
            </w:rPr>
          </w:rPrChange>
        </w:rPr>
        <w:t>.</w:t>
      </w:r>
      <w:r w:rsidR="00142252" w:rsidRPr="00B475D4">
        <w:rPr>
          <w:rFonts w:ascii="Arial" w:hAnsi="Arial" w:cs="Arial"/>
          <w:sz w:val="24"/>
          <w:szCs w:val="24"/>
          <w:lang w:val="en-GB"/>
          <w:rPrChange w:id="7164" w:author="Alexandre Miguel Kaizeler Guedes Da Silva Afonso" w:date="2026-07-27T16:55:00Z" w16du:dateUtc="2026-07-27T15:55:00Z">
            <w:rPr>
              <w:rFonts w:ascii="Arial" w:hAnsi="Arial" w:cs="Arial"/>
              <w:sz w:val="24"/>
              <w:szCs w:val="24"/>
            </w:rPr>
          </w:rPrChange>
        </w:rPr>
        <w:t xml:space="preserve"> We thank all members from the Mitochondria Biology &amp; Neurodegeneration lab for support during laboratorial experiments.</w:t>
      </w:r>
      <w:r w:rsidRPr="00B475D4">
        <w:rPr>
          <w:rFonts w:ascii="Arial" w:hAnsi="Arial" w:cs="Arial"/>
          <w:sz w:val="24"/>
          <w:szCs w:val="24"/>
          <w:lang w:val="en-GB"/>
          <w:rPrChange w:id="7165" w:author="Alexandre Miguel Kaizeler Guedes Da Silva Afonso" w:date="2026-07-27T16:55:00Z" w16du:dateUtc="2026-07-27T15:55:00Z">
            <w:rPr>
              <w:rFonts w:ascii="Arial" w:hAnsi="Arial" w:cs="Arial"/>
              <w:sz w:val="24"/>
              <w:szCs w:val="24"/>
            </w:rPr>
          </w:rPrChange>
        </w:rPr>
        <w:t xml:space="preserve"> This work </w:t>
      </w:r>
      <w:r w:rsidR="0079214B" w:rsidRPr="00B475D4">
        <w:rPr>
          <w:rFonts w:ascii="Arial" w:hAnsi="Arial" w:cs="Arial"/>
          <w:sz w:val="24"/>
          <w:szCs w:val="24"/>
          <w:lang w:val="en-GB"/>
          <w:rPrChange w:id="7166" w:author="Alexandre Miguel Kaizeler Guedes Da Silva Afonso" w:date="2026-07-27T16:55:00Z" w16du:dateUtc="2026-07-27T15:55:00Z">
            <w:rPr>
              <w:rFonts w:ascii="Arial" w:hAnsi="Arial" w:cs="Arial"/>
              <w:sz w:val="24"/>
              <w:szCs w:val="24"/>
            </w:rPr>
          </w:rPrChange>
        </w:rPr>
        <w:t>is funded</w:t>
      </w:r>
      <w:r w:rsidRPr="00B475D4">
        <w:rPr>
          <w:rFonts w:ascii="Arial" w:hAnsi="Arial" w:cs="Arial"/>
          <w:sz w:val="24"/>
          <w:szCs w:val="24"/>
          <w:lang w:val="en-GB"/>
          <w:rPrChange w:id="7167" w:author="Alexandre Miguel Kaizeler Guedes Da Silva Afonso" w:date="2026-07-27T16:55:00Z" w16du:dateUtc="2026-07-27T15:55:00Z">
            <w:rPr>
              <w:rFonts w:ascii="Arial" w:hAnsi="Arial" w:cs="Arial"/>
              <w:sz w:val="24"/>
              <w:szCs w:val="24"/>
            </w:rPr>
          </w:rPrChange>
        </w:rPr>
        <w:t xml:space="preserve"> </w:t>
      </w:r>
      <w:r w:rsidR="0079214B" w:rsidRPr="00B475D4">
        <w:rPr>
          <w:rFonts w:ascii="Arial" w:hAnsi="Arial" w:cs="Arial"/>
          <w:sz w:val="24"/>
          <w:szCs w:val="24"/>
          <w:lang w:val="en-GB"/>
          <w:rPrChange w:id="7168" w:author="Alexandre Miguel Kaizeler Guedes Da Silva Afonso" w:date="2026-07-27T16:55:00Z" w16du:dateUtc="2026-07-27T15:55:00Z">
            <w:rPr>
              <w:rFonts w:ascii="Arial" w:hAnsi="Arial" w:cs="Arial"/>
              <w:sz w:val="24"/>
              <w:szCs w:val="24"/>
            </w:rPr>
          </w:rPrChange>
        </w:rPr>
        <w:t xml:space="preserve">by national funds through </w:t>
      </w:r>
      <w:r w:rsidR="00857D4A" w:rsidRPr="00B475D4">
        <w:rPr>
          <w:rFonts w:ascii="Arial" w:hAnsi="Arial" w:cs="Arial"/>
          <w:sz w:val="24"/>
          <w:szCs w:val="24"/>
          <w:lang w:val="en-GB"/>
        </w:rPr>
        <w:t xml:space="preserve">Fundação para a Ciência e a Tecnologia, I.P. </w:t>
      </w:r>
      <w:r w:rsidR="0079214B" w:rsidRPr="00B475D4">
        <w:rPr>
          <w:rFonts w:ascii="Arial" w:hAnsi="Arial" w:cs="Arial"/>
          <w:sz w:val="24"/>
          <w:szCs w:val="24"/>
          <w:lang w:val="en-GB"/>
        </w:rPr>
        <w:t>(</w:t>
      </w:r>
      <w:r w:rsidRPr="00B475D4">
        <w:rPr>
          <w:rFonts w:ascii="Arial" w:hAnsi="Arial" w:cs="Arial"/>
          <w:sz w:val="24"/>
          <w:szCs w:val="24"/>
          <w:lang w:val="en-GB"/>
          <w:rPrChange w:id="7169" w:author="Alexandre Miguel Kaizeler Guedes Da Silva Afonso" w:date="2026-07-27T16:55:00Z" w16du:dateUtc="2026-07-27T15:55:00Z">
            <w:rPr>
              <w:rFonts w:ascii="Arial" w:hAnsi="Arial" w:cs="Arial"/>
              <w:sz w:val="24"/>
              <w:szCs w:val="24"/>
            </w:rPr>
          </w:rPrChange>
        </w:rPr>
        <w:t>PhD Studentship UI/BD/153363/2022</w:t>
      </w:r>
      <w:r w:rsidR="00F06D14" w:rsidRPr="00B475D4">
        <w:rPr>
          <w:rFonts w:ascii="Arial" w:hAnsi="Arial" w:cs="Arial"/>
          <w:sz w:val="24"/>
          <w:szCs w:val="24"/>
          <w:lang w:val="en-GB"/>
          <w:rPrChange w:id="7170" w:author="Alexandre Miguel Kaizeler Guedes Da Silva Afonso" w:date="2026-07-27T16:55:00Z" w16du:dateUtc="2026-07-27T15:55:00Z">
            <w:rPr>
              <w:rFonts w:ascii="Arial" w:hAnsi="Arial" w:cs="Arial"/>
              <w:sz w:val="24"/>
              <w:szCs w:val="24"/>
            </w:rPr>
          </w:rPrChange>
        </w:rPr>
        <w:t xml:space="preserve"> to A.K. and contract </w:t>
      </w:r>
      <w:r w:rsidR="00F06D14" w:rsidRPr="00B475D4">
        <w:rPr>
          <w:rFonts w:ascii="Arial" w:hAnsi="Arial" w:cs="Arial"/>
          <w:sz w:val="24"/>
          <w:szCs w:val="24"/>
          <w:lang w:val="en-GB"/>
        </w:rPr>
        <w:t>CEECIND/00436/2018 to N.L.B.-M.</w:t>
      </w:r>
      <w:r w:rsidR="0079214B" w:rsidRPr="00B475D4">
        <w:rPr>
          <w:rFonts w:ascii="Arial" w:hAnsi="Arial" w:cs="Arial"/>
          <w:sz w:val="24"/>
          <w:szCs w:val="24"/>
          <w:lang w:val="en-GB"/>
        </w:rPr>
        <w:t>) and by European Union’s Horizon Europe Widening Participation and Spreading Excellence Programme under Grant Agreement No. 101159926 (Fostering Excellent Research, Training and Innovation in Biomedical Data Science)</w:t>
      </w:r>
      <w:r w:rsidRPr="00B475D4">
        <w:rPr>
          <w:rFonts w:ascii="Arial" w:hAnsi="Arial" w:cs="Arial"/>
          <w:sz w:val="24"/>
          <w:szCs w:val="24"/>
          <w:lang w:val="en-GB"/>
          <w:rPrChange w:id="7171" w:author="Alexandre Miguel Kaizeler Guedes Da Silva Afonso" w:date="2026-07-27T16:55:00Z" w16du:dateUtc="2026-07-27T15:55:00Z">
            <w:rPr>
              <w:rFonts w:ascii="Arial" w:hAnsi="Arial" w:cs="Arial"/>
              <w:sz w:val="24"/>
              <w:szCs w:val="24"/>
            </w:rPr>
          </w:rPrChange>
        </w:rPr>
        <w:t xml:space="preserve">. We thank the technical support of the Bioimaging Platform of the Gulbenkian Institute for Molecular Medicine, funded by PPBI-POCI-01-0145-FEDER-022122. </w:t>
      </w:r>
      <w:r w:rsidR="00731F8B" w:rsidRPr="00B475D4">
        <w:rPr>
          <w:rFonts w:ascii="Arial" w:hAnsi="Arial" w:cs="Arial"/>
          <w:sz w:val="24"/>
          <w:szCs w:val="24"/>
          <w:lang w:val="en-GB"/>
          <w:rPrChange w:id="7172" w:author="Alexandre Miguel Kaizeler Guedes Da Silva Afonso" w:date="2026-07-27T16:55:00Z" w16du:dateUtc="2026-07-27T15:55:00Z">
            <w:rPr>
              <w:rFonts w:ascii="Arial" w:hAnsi="Arial" w:cs="Arial"/>
              <w:sz w:val="24"/>
              <w:szCs w:val="24"/>
            </w:rPr>
          </w:rPrChange>
        </w:rPr>
        <w:t xml:space="preserve">We are also grateful to the Maria Carmo-Fonseca Lab for providing U2-OS cells and to the Leonor Saúde Lab for providing Sorbitol, as detailed in the Key Resources Table. </w:t>
      </w:r>
    </w:p>
    <w:p w14:paraId="230454EA" w14:textId="77777777" w:rsidR="00731F8B" w:rsidRPr="00B475D4" w:rsidRDefault="00731F8B" w:rsidP="00731F8B">
      <w:pPr>
        <w:pStyle w:val="Ttulo1"/>
        <w:rPr>
          <w:lang w:val="en-GB"/>
          <w:rPrChange w:id="7173" w:author="Alexandre Miguel Kaizeler Guedes Da Silva Afonso" w:date="2026-07-27T16:55:00Z" w16du:dateUtc="2026-07-27T15:55:00Z">
            <w:rPr/>
          </w:rPrChange>
        </w:rPr>
      </w:pPr>
      <w:r w:rsidRPr="00B475D4">
        <w:rPr>
          <w:lang w:val="en-GB"/>
          <w:rPrChange w:id="7174" w:author="Alexandre Miguel Kaizeler Guedes Da Silva Afonso" w:date="2026-07-27T16:55:00Z" w16du:dateUtc="2026-07-27T15:55:00Z">
            <w:rPr/>
          </w:rPrChange>
        </w:rPr>
        <w:t>Author contributions</w:t>
      </w:r>
    </w:p>
    <w:p w14:paraId="783A487B" w14:textId="2EA3C013" w:rsidR="00731F8B" w:rsidRPr="00B475D4" w:rsidRDefault="00731F8B" w:rsidP="00731F8B">
      <w:pPr>
        <w:jc w:val="both"/>
        <w:rPr>
          <w:rFonts w:ascii="Arial" w:hAnsi="Arial" w:cs="Arial"/>
          <w:sz w:val="24"/>
          <w:szCs w:val="24"/>
          <w:lang w:val="en-GB"/>
          <w:rPrChange w:id="717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7176" w:author="Alexandre Miguel Kaizeler Guedes Da Silva Afonso" w:date="2026-07-27T16:55:00Z" w16du:dateUtc="2026-07-27T15:55:00Z">
            <w:rPr>
              <w:rFonts w:ascii="Arial" w:hAnsi="Arial" w:cs="Arial"/>
              <w:sz w:val="24"/>
              <w:szCs w:val="24"/>
            </w:rPr>
          </w:rPrChange>
        </w:rPr>
        <w:t xml:space="preserve">A.K. conceived the </w:t>
      </w:r>
      <w:r w:rsidR="00434B47" w:rsidRPr="00B475D4">
        <w:rPr>
          <w:rFonts w:ascii="Arial" w:hAnsi="Arial" w:cs="Arial"/>
          <w:sz w:val="24"/>
          <w:szCs w:val="24"/>
          <w:lang w:val="en-GB"/>
          <w:rPrChange w:id="7177" w:author="Alexandre Miguel Kaizeler Guedes Da Silva Afonso" w:date="2026-07-27T16:55:00Z" w16du:dateUtc="2026-07-27T15:55:00Z">
            <w:rPr>
              <w:rFonts w:ascii="Arial" w:hAnsi="Arial" w:cs="Arial"/>
              <w:sz w:val="24"/>
              <w:szCs w:val="24"/>
            </w:rPr>
          </w:rPrChange>
        </w:rPr>
        <w:t>project</w:t>
      </w:r>
      <w:r w:rsidR="00F23BB1" w:rsidRPr="00B475D4">
        <w:rPr>
          <w:rFonts w:ascii="Arial" w:hAnsi="Arial" w:cs="Arial"/>
          <w:sz w:val="24"/>
          <w:szCs w:val="24"/>
          <w:lang w:val="en-GB"/>
          <w:rPrChange w:id="7178"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7179" w:author="Alexandre Miguel Kaizeler Guedes Da Silva Afonso" w:date="2026-07-27T16:55:00Z" w16du:dateUtc="2026-07-27T15:55:00Z">
            <w:rPr>
              <w:rFonts w:ascii="Arial" w:hAnsi="Arial" w:cs="Arial"/>
              <w:sz w:val="24"/>
              <w:szCs w:val="24"/>
            </w:rPr>
          </w:rPrChange>
        </w:rPr>
        <w:t xml:space="preserve"> A.K</w:t>
      </w:r>
      <w:r w:rsidR="00857D4A" w:rsidRPr="00B475D4">
        <w:rPr>
          <w:rFonts w:ascii="Arial" w:hAnsi="Arial" w:cs="Arial"/>
          <w:sz w:val="24"/>
          <w:szCs w:val="24"/>
          <w:lang w:val="en-GB"/>
          <w:rPrChange w:id="7180"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7181" w:author="Alexandre Miguel Kaizeler Guedes Da Silva Afonso" w:date="2026-07-27T16:55:00Z" w16du:dateUtc="2026-07-27T15:55:00Z">
            <w:rPr>
              <w:rFonts w:ascii="Arial" w:hAnsi="Arial" w:cs="Arial"/>
              <w:sz w:val="24"/>
              <w:szCs w:val="24"/>
            </w:rPr>
          </w:rPrChange>
        </w:rPr>
        <w:t>, V.A.M</w:t>
      </w:r>
      <w:r w:rsidR="00857D4A" w:rsidRPr="00B475D4">
        <w:rPr>
          <w:rFonts w:ascii="Arial" w:hAnsi="Arial" w:cs="Arial"/>
          <w:sz w:val="24"/>
          <w:szCs w:val="24"/>
          <w:lang w:val="en-GB"/>
          <w:rPrChange w:id="7182"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7183" w:author="Alexandre Miguel Kaizeler Guedes Da Silva Afonso" w:date="2026-07-27T16:55:00Z" w16du:dateUtc="2026-07-27T15:55:00Z">
            <w:rPr>
              <w:rFonts w:ascii="Arial" w:hAnsi="Arial" w:cs="Arial"/>
              <w:sz w:val="24"/>
              <w:szCs w:val="24"/>
            </w:rPr>
          </w:rPrChange>
        </w:rPr>
        <w:t>, and N.</w:t>
      </w:r>
      <w:r w:rsidR="00857D4A" w:rsidRPr="00B475D4">
        <w:rPr>
          <w:rFonts w:ascii="Arial" w:hAnsi="Arial" w:cs="Arial"/>
          <w:sz w:val="24"/>
          <w:szCs w:val="24"/>
          <w:lang w:val="en-GB"/>
          <w:rPrChange w:id="7184" w:author="Alexandre Miguel Kaizeler Guedes Da Silva Afonso" w:date="2026-07-27T16:55:00Z" w16du:dateUtc="2026-07-27T15:55:00Z">
            <w:rPr>
              <w:rFonts w:ascii="Arial" w:hAnsi="Arial" w:cs="Arial"/>
              <w:sz w:val="24"/>
              <w:szCs w:val="24"/>
            </w:rPr>
          </w:rPrChange>
        </w:rPr>
        <w:t>L.</w:t>
      </w:r>
      <w:r w:rsidRPr="00B475D4">
        <w:rPr>
          <w:rFonts w:ascii="Arial" w:hAnsi="Arial" w:cs="Arial"/>
          <w:sz w:val="24"/>
          <w:szCs w:val="24"/>
          <w:lang w:val="en-GB"/>
          <w:rPrChange w:id="7185" w:author="Alexandre Miguel Kaizeler Guedes Da Silva Afonso" w:date="2026-07-27T16:55:00Z" w16du:dateUtc="2026-07-27T15:55:00Z">
            <w:rPr>
              <w:rFonts w:ascii="Arial" w:hAnsi="Arial" w:cs="Arial"/>
              <w:sz w:val="24"/>
              <w:szCs w:val="24"/>
            </w:rPr>
          </w:rPrChange>
        </w:rPr>
        <w:t>B.</w:t>
      </w:r>
      <w:r w:rsidR="00857D4A" w:rsidRPr="00B475D4">
        <w:rPr>
          <w:rFonts w:ascii="Arial" w:hAnsi="Arial" w:cs="Arial"/>
          <w:sz w:val="24"/>
          <w:szCs w:val="24"/>
          <w:lang w:val="en-GB"/>
          <w:rPrChange w:id="7186"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7187" w:author="Alexandre Miguel Kaizeler Guedes Da Silva Afonso" w:date="2026-07-27T16:55:00Z" w16du:dateUtc="2026-07-27T15:55:00Z">
            <w:rPr>
              <w:rFonts w:ascii="Arial" w:hAnsi="Arial" w:cs="Arial"/>
              <w:sz w:val="24"/>
              <w:szCs w:val="24"/>
            </w:rPr>
          </w:rPrChange>
        </w:rPr>
        <w:t>M</w:t>
      </w:r>
      <w:r w:rsidR="00857D4A" w:rsidRPr="00B475D4">
        <w:rPr>
          <w:rFonts w:ascii="Arial" w:hAnsi="Arial" w:cs="Arial"/>
          <w:sz w:val="24"/>
          <w:szCs w:val="24"/>
          <w:lang w:val="en-GB"/>
          <w:rPrChange w:id="7188" w:author="Alexandre Miguel Kaizeler Guedes Da Silva Afonso" w:date="2026-07-27T16:55:00Z" w16du:dateUtc="2026-07-27T15:55:00Z">
            <w:rPr>
              <w:rFonts w:ascii="Arial" w:hAnsi="Arial" w:cs="Arial"/>
              <w:sz w:val="24"/>
              <w:szCs w:val="24"/>
            </w:rPr>
          </w:rPrChange>
        </w:rPr>
        <w:t>.</w:t>
      </w:r>
      <w:r w:rsidRPr="00B475D4">
        <w:rPr>
          <w:rFonts w:ascii="Arial" w:hAnsi="Arial" w:cs="Arial"/>
          <w:sz w:val="24"/>
          <w:szCs w:val="24"/>
          <w:lang w:val="en-GB"/>
          <w:rPrChange w:id="7189" w:author="Alexandre Miguel Kaizeler Guedes Da Silva Afonso" w:date="2026-07-27T16:55:00Z" w16du:dateUtc="2026-07-27T15:55:00Z">
            <w:rPr>
              <w:rFonts w:ascii="Arial" w:hAnsi="Arial" w:cs="Arial"/>
              <w:sz w:val="24"/>
              <w:szCs w:val="24"/>
            </w:rPr>
          </w:rPrChange>
        </w:rPr>
        <w:t xml:space="preserve"> designed the experiments; A.K. wrote the manuscript</w:t>
      </w:r>
      <w:r w:rsidR="00434B47" w:rsidRPr="00B475D4">
        <w:rPr>
          <w:rFonts w:ascii="Arial" w:hAnsi="Arial" w:cs="Arial"/>
          <w:sz w:val="24"/>
          <w:szCs w:val="24"/>
          <w:lang w:val="en-GB"/>
          <w:rPrChange w:id="7190" w:author="Alexandre Miguel Kaizeler Guedes Da Silva Afonso" w:date="2026-07-27T16:55:00Z" w16du:dateUtc="2026-07-27T15:55:00Z">
            <w:rPr>
              <w:rFonts w:ascii="Arial" w:hAnsi="Arial" w:cs="Arial"/>
              <w:sz w:val="24"/>
              <w:szCs w:val="24"/>
            </w:rPr>
          </w:rPrChange>
        </w:rPr>
        <w:t>, with contributions from all the other authors</w:t>
      </w:r>
      <w:r w:rsidRPr="00B475D4">
        <w:rPr>
          <w:rFonts w:ascii="Arial" w:hAnsi="Arial" w:cs="Arial"/>
          <w:sz w:val="24"/>
          <w:szCs w:val="24"/>
          <w:lang w:val="en-GB"/>
          <w:rPrChange w:id="7191" w:author="Alexandre Miguel Kaizeler Guedes Da Silva Afonso" w:date="2026-07-27T16:55:00Z" w16du:dateUtc="2026-07-27T15:55:00Z">
            <w:rPr>
              <w:rFonts w:ascii="Arial" w:hAnsi="Arial" w:cs="Arial"/>
              <w:sz w:val="24"/>
              <w:szCs w:val="24"/>
            </w:rPr>
          </w:rPrChange>
        </w:rPr>
        <w:t>; A.K. performed</w:t>
      </w:r>
      <w:r w:rsidR="00F23BB1" w:rsidRPr="00B475D4">
        <w:rPr>
          <w:rFonts w:ascii="Arial" w:hAnsi="Arial" w:cs="Arial"/>
          <w:sz w:val="24"/>
          <w:szCs w:val="24"/>
          <w:lang w:val="en-GB"/>
          <w:rPrChange w:id="7192" w:author="Alexandre Miguel Kaizeler Guedes Da Silva Afonso" w:date="2026-07-27T16:55:00Z" w16du:dateUtc="2026-07-27T15:55:00Z">
            <w:rPr>
              <w:rFonts w:ascii="Arial" w:hAnsi="Arial" w:cs="Arial"/>
              <w:sz w:val="24"/>
              <w:szCs w:val="24"/>
            </w:rPr>
          </w:rPrChange>
        </w:rPr>
        <w:t xml:space="preserve"> all experimental work</w:t>
      </w:r>
      <w:r w:rsidRPr="00B475D4">
        <w:rPr>
          <w:rFonts w:ascii="Arial" w:hAnsi="Arial" w:cs="Arial"/>
          <w:sz w:val="24"/>
          <w:szCs w:val="24"/>
          <w:lang w:val="en-GB"/>
          <w:rPrChange w:id="7193" w:author="Alexandre Miguel Kaizeler Guedes Da Silva Afonso" w:date="2026-07-27T16:55:00Z" w16du:dateUtc="2026-07-27T15:55:00Z">
            <w:rPr>
              <w:rFonts w:ascii="Arial" w:hAnsi="Arial" w:cs="Arial"/>
              <w:sz w:val="24"/>
              <w:szCs w:val="24"/>
            </w:rPr>
          </w:rPrChange>
        </w:rPr>
        <w:t>; A.K</w:t>
      </w:r>
      <w:r w:rsidR="00A56AE7" w:rsidRPr="00B475D4">
        <w:rPr>
          <w:rFonts w:ascii="Arial" w:hAnsi="Arial" w:cs="Arial"/>
          <w:sz w:val="24"/>
          <w:szCs w:val="24"/>
          <w:lang w:val="en-GB"/>
          <w:rPrChange w:id="7194" w:author="Alexandre Miguel Kaizeler Guedes Da Silva Afonso" w:date="2026-07-27T16:55:00Z" w16du:dateUtc="2026-07-27T15:55:00Z">
            <w:rPr>
              <w:rFonts w:ascii="Arial" w:hAnsi="Arial" w:cs="Arial"/>
              <w:sz w:val="24"/>
              <w:szCs w:val="24"/>
            </w:rPr>
          </w:rPrChange>
        </w:rPr>
        <w:t xml:space="preserve">, D.C and </w:t>
      </w:r>
      <w:r w:rsidRPr="00B475D4">
        <w:rPr>
          <w:rFonts w:ascii="Arial" w:hAnsi="Arial" w:cs="Arial"/>
          <w:sz w:val="24"/>
          <w:szCs w:val="24"/>
          <w:lang w:val="en-GB"/>
          <w:rPrChange w:id="7195" w:author="Alexandre Miguel Kaizeler Guedes Da Silva Afonso" w:date="2026-07-27T16:55:00Z" w16du:dateUtc="2026-07-27T15:55:00Z">
            <w:rPr>
              <w:rFonts w:ascii="Arial" w:hAnsi="Arial" w:cs="Arial"/>
              <w:sz w:val="24"/>
              <w:szCs w:val="24"/>
            </w:rPr>
          </w:rPrChange>
        </w:rPr>
        <w:t xml:space="preserve">D.V.V performed image acquisition, under support of the Bioimaging Platform of the Gulbenkian Institute for Molecular Medicine; </w:t>
      </w:r>
      <w:r w:rsidR="00A56AE7" w:rsidRPr="00B475D4">
        <w:rPr>
          <w:rFonts w:ascii="Arial" w:hAnsi="Arial" w:cs="Arial"/>
          <w:sz w:val="24"/>
          <w:szCs w:val="24"/>
          <w:lang w:val="en-GB"/>
          <w:rPrChange w:id="7196" w:author="Alexandre Miguel Kaizeler Guedes Da Silva Afonso" w:date="2026-07-27T16:55:00Z" w16du:dateUtc="2026-07-27T15:55:00Z">
            <w:rPr>
              <w:rFonts w:ascii="Arial" w:hAnsi="Arial" w:cs="Arial"/>
              <w:sz w:val="24"/>
              <w:szCs w:val="24"/>
            </w:rPr>
          </w:rPrChange>
        </w:rPr>
        <w:t xml:space="preserve">D.C performed image analysis; </w:t>
      </w:r>
      <w:r w:rsidRPr="00B475D4">
        <w:rPr>
          <w:rFonts w:ascii="Arial" w:hAnsi="Arial" w:cs="Arial"/>
          <w:sz w:val="24"/>
          <w:szCs w:val="24"/>
          <w:lang w:val="en-GB"/>
          <w:rPrChange w:id="7197" w:author="Alexandre Miguel Kaizeler Guedes Da Silva Afonso" w:date="2026-07-27T16:55:00Z" w16du:dateUtc="2026-07-27T15:55:00Z">
            <w:rPr>
              <w:rFonts w:ascii="Arial" w:hAnsi="Arial" w:cs="Arial"/>
              <w:sz w:val="24"/>
              <w:szCs w:val="24"/>
            </w:rPr>
          </w:rPrChange>
        </w:rPr>
        <w:t xml:space="preserve">A.K. performed all </w:t>
      </w:r>
      <w:r w:rsidR="00A56AE7" w:rsidRPr="00B475D4">
        <w:rPr>
          <w:rFonts w:ascii="Arial" w:hAnsi="Arial" w:cs="Arial"/>
          <w:sz w:val="24"/>
          <w:szCs w:val="24"/>
          <w:lang w:val="en-GB"/>
          <w:rPrChange w:id="7198" w:author="Alexandre Miguel Kaizeler Guedes Da Silva Afonso" w:date="2026-07-27T16:55:00Z" w16du:dateUtc="2026-07-27T15:55:00Z">
            <w:rPr>
              <w:rFonts w:ascii="Arial" w:hAnsi="Arial" w:cs="Arial"/>
              <w:sz w:val="24"/>
              <w:szCs w:val="24"/>
            </w:rPr>
          </w:rPrChange>
        </w:rPr>
        <w:t xml:space="preserve">other </w:t>
      </w:r>
      <w:r w:rsidRPr="00B475D4">
        <w:rPr>
          <w:rFonts w:ascii="Arial" w:hAnsi="Arial" w:cs="Arial"/>
          <w:sz w:val="24"/>
          <w:szCs w:val="24"/>
          <w:lang w:val="en-GB"/>
          <w:rPrChange w:id="7199" w:author="Alexandre Miguel Kaizeler Guedes Da Silva Afonso" w:date="2026-07-27T16:55:00Z" w16du:dateUtc="2026-07-27T15:55:00Z">
            <w:rPr>
              <w:rFonts w:ascii="Arial" w:hAnsi="Arial" w:cs="Arial"/>
              <w:sz w:val="24"/>
              <w:szCs w:val="24"/>
            </w:rPr>
          </w:rPrChange>
        </w:rPr>
        <w:t xml:space="preserve">data analyses. </w:t>
      </w:r>
    </w:p>
    <w:p w14:paraId="6EFB8EB7" w14:textId="77777777" w:rsidR="00731F8B" w:rsidRPr="00B475D4" w:rsidRDefault="00731F8B" w:rsidP="00731F8B">
      <w:pPr>
        <w:pStyle w:val="Ttulo1"/>
        <w:rPr>
          <w:lang w:val="en-GB"/>
          <w:rPrChange w:id="7200" w:author="Alexandre Miguel Kaizeler Guedes Da Silva Afonso" w:date="2026-07-27T16:55:00Z" w16du:dateUtc="2026-07-27T15:55:00Z">
            <w:rPr/>
          </w:rPrChange>
        </w:rPr>
      </w:pPr>
      <w:r w:rsidRPr="00B475D4">
        <w:rPr>
          <w:lang w:val="en-GB"/>
          <w:rPrChange w:id="7201" w:author="Alexandre Miguel Kaizeler Guedes Da Silva Afonso" w:date="2026-07-27T16:55:00Z" w16du:dateUtc="2026-07-27T15:55:00Z">
            <w:rPr/>
          </w:rPrChange>
        </w:rPr>
        <w:t>Declaration of interests</w:t>
      </w:r>
    </w:p>
    <w:p w14:paraId="439F0262" w14:textId="6777FA86" w:rsidR="00731F8B" w:rsidRPr="00B475D4" w:rsidRDefault="00731F8B" w:rsidP="00731F8B">
      <w:pPr>
        <w:jc w:val="both"/>
        <w:rPr>
          <w:rFonts w:ascii="Arial" w:hAnsi="Arial" w:cs="Arial"/>
          <w:sz w:val="24"/>
          <w:szCs w:val="24"/>
          <w:lang w:val="en-GB"/>
          <w:rPrChange w:id="7202"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7203" w:author="Alexandre Miguel Kaizeler Guedes Da Silva Afonso" w:date="2026-07-27T16:55:00Z" w16du:dateUtc="2026-07-27T15:55:00Z">
            <w:rPr>
              <w:rFonts w:ascii="Arial" w:hAnsi="Arial" w:cs="Arial"/>
              <w:sz w:val="24"/>
              <w:szCs w:val="24"/>
            </w:rPr>
          </w:rPrChange>
        </w:rPr>
        <w:t>No author declares any competing interests.</w:t>
      </w:r>
    </w:p>
    <w:p w14:paraId="222DDACC" w14:textId="604BBBB8" w:rsidR="00ED5844" w:rsidRPr="00B475D4" w:rsidRDefault="00ED5844" w:rsidP="00533F41">
      <w:pPr>
        <w:jc w:val="both"/>
        <w:rPr>
          <w:rFonts w:ascii="Arial" w:hAnsi="Arial" w:cs="Arial"/>
          <w:sz w:val="24"/>
          <w:szCs w:val="24"/>
          <w:lang w:val="en-GB"/>
          <w:rPrChange w:id="7204" w:author="Alexandre Miguel Kaizeler Guedes Da Silva Afonso" w:date="2026-07-27T16:55:00Z" w16du:dateUtc="2026-07-27T15:55:00Z">
            <w:rPr>
              <w:rFonts w:ascii="Arial" w:hAnsi="Arial" w:cs="Arial"/>
              <w:sz w:val="24"/>
              <w:szCs w:val="24"/>
            </w:rPr>
          </w:rPrChange>
        </w:rPr>
      </w:pPr>
    </w:p>
    <w:p w14:paraId="35EFBC2C" w14:textId="77777777" w:rsidR="0017139D" w:rsidRPr="00B475D4" w:rsidRDefault="004E5A07" w:rsidP="0017139D">
      <w:pPr>
        <w:pStyle w:val="Bibliografia"/>
        <w:rPr>
          <w:lang w:val="en-GB"/>
          <w:rPrChange w:id="7205" w:author="Alexandre Miguel Kaizeler Guedes Da Silva Afonso" w:date="2026-07-27T16:55:00Z" w16du:dateUtc="2026-07-27T15:55:00Z">
            <w:rPr/>
          </w:rPrChange>
        </w:rPr>
      </w:pPr>
      <w:r w:rsidRPr="00B475D4">
        <w:rPr>
          <w:rFonts w:ascii="Arial" w:hAnsi="Arial" w:cs="Arial"/>
          <w:color w:val="00B0F0"/>
          <w:lang w:val="en-GB"/>
          <w:rPrChange w:id="7206" w:author="Alexandre Miguel Kaizeler Guedes Da Silva Afonso" w:date="2026-07-27T16:55:00Z" w16du:dateUtc="2026-07-27T15:55:00Z">
            <w:rPr>
              <w:rFonts w:ascii="Arial" w:hAnsi="Arial" w:cs="Arial"/>
              <w:color w:val="00B0F0"/>
            </w:rPr>
          </w:rPrChange>
        </w:rPr>
        <w:fldChar w:fldCharType="begin"/>
      </w:r>
      <w:r w:rsidR="0017139D" w:rsidRPr="00B475D4">
        <w:rPr>
          <w:rFonts w:ascii="Arial" w:hAnsi="Arial" w:cs="Arial"/>
          <w:color w:val="00B0F0"/>
          <w:lang w:val="en-GB"/>
          <w:rPrChange w:id="7207" w:author="Alexandre Miguel Kaizeler Guedes Da Silva Afonso" w:date="2026-07-27T16:55:00Z" w16du:dateUtc="2026-07-27T15:55:00Z">
            <w:rPr>
              <w:rFonts w:ascii="Arial" w:hAnsi="Arial" w:cs="Arial"/>
              <w:color w:val="00B0F0"/>
            </w:rPr>
          </w:rPrChange>
        </w:rPr>
        <w:instrText xml:space="preserve"> ADDIN ZOTERO_BIBL {"uncited":[],"omitted":[],"custom":[]} CSL_BIBLIOGRAPHY </w:instrText>
      </w:r>
      <w:r w:rsidRPr="00B475D4">
        <w:rPr>
          <w:rFonts w:ascii="Arial" w:hAnsi="Arial" w:cs="Arial"/>
          <w:color w:val="00B0F0"/>
          <w:lang w:val="en-GB"/>
          <w:rPrChange w:id="7208" w:author="Alexandre Miguel Kaizeler Guedes Da Silva Afonso" w:date="2026-07-27T16:55:00Z" w16du:dateUtc="2026-07-27T15:55:00Z">
            <w:rPr>
              <w:rFonts w:ascii="Arial" w:hAnsi="Arial" w:cs="Arial"/>
              <w:color w:val="00B0F0"/>
              <w:sz w:val="24"/>
              <w:szCs w:val="24"/>
            </w:rPr>
          </w:rPrChange>
        </w:rPr>
        <w:fldChar w:fldCharType="separate"/>
      </w:r>
      <w:r w:rsidR="0017139D" w:rsidRPr="00B475D4">
        <w:rPr>
          <w:lang w:val="en-GB"/>
          <w:rPrChange w:id="7209" w:author="Alexandre Miguel Kaizeler Guedes Da Silva Afonso" w:date="2026-07-27T16:55:00Z" w16du:dateUtc="2026-07-27T15:55:00Z">
            <w:rPr/>
          </w:rPrChange>
        </w:rPr>
        <w:t>1.</w:t>
      </w:r>
      <w:r w:rsidR="0017139D" w:rsidRPr="00B475D4">
        <w:rPr>
          <w:lang w:val="en-GB"/>
          <w:rPrChange w:id="7210" w:author="Alexandre Miguel Kaizeler Guedes Da Silva Afonso" w:date="2026-07-27T16:55:00Z" w16du:dateUtc="2026-07-27T15:55:00Z">
            <w:rPr/>
          </w:rPrChange>
        </w:rPr>
        <w:tab/>
        <w:t xml:space="preserve">Shin, Y. &amp; Brangwynne, C. P. Liquid phase condensation in cell physiology and disease. </w:t>
      </w:r>
      <w:r w:rsidR="0017139D" w:rsidRPr="00B475D4">
        <w:rPr>
          <w:i/>
          <w:iCs/>
          <w:lang w:val="en-GB"/>
          <w:rPrChange w:id="7211" w:author="Alexandre Miguel Kaizeler Guedes Da Silva Afonso" w:date="2026-07-27T16:55:00Z" w16du:dateUtc="2026-07-27T15:55:00Z">
            <w:rPr>
              <w:i/>
              <w:iCs/>
            </w:rPr>
          </w:rPrChange>
        </w:rPr>
        <w:t>Science</w:t>
      </w:r>
      <w:r w:rsidR="0017139D" w:rsidRPr="00B475D4">
        <w:rPr>
          <w:lang w:val="en-GB"/>
          <w:rPrChange w:id="7212" w:author="Alexandre Miguel Kaizeler Guedes Da Silva Afonso" w:date="2026-07-27T16:55:00Z" w16du:dateUtc="2026-07-27T15:55:00Z">
            <w:rPr/>
          </w:rPrChange>
        </w:rPr>
        <w:t xml:space="preserve"> </w:t>
      </w:r>
      <w:r w:rsidR="0017139D" w:rsidRPr="00B475D4">
        <w:rPr>
          <w:b/>
          <w:bCs/>
          <w:lang w:val="en-GB"/>
          <w:rPrChange w:id="7213" w:author="Alexandre Miguel Kaizeler Guedes Da Silva Afonso" w:date="2026-07-27T16:55:00Z" w16du:dateUtc="2026-07-27T15:55:00Z">
            <w:rPr>
              <w:b/>
              <w:bCs/>
            </w:rPr>
          </w:rPrChange>
        </w:rPr>
        <w:t>357</w:t>
      </w:r>
      <w:r w:rsidR="0017139D" w:rsidRPr="00B475D4">
        <w:rPr>
          <w:lang w:val="en-GB"/>
          <w:rPrChange w:id="7214" w:author="Alexandre Miguel Kaizeler Guedes Da Silva Afonso" w:date="2026-07-27T16:55:00Z" w16du:dateUtc="2026-07-27T15:55:00Z">
            <w:rPr/>
          </w:rPrChange>
        </w:rPr>
        <w:t>, eaaf4382 (2017).</w:t>
      </w:r>
    </w:p>
    <w:p w14:paraId="4912B030" w14:textId="77777777" w:rsidR="0017139D" w:rsidRPr="00B475D4" w:rsidRDefault="0017139D" w:rsidP="0017139D">
      <w:pPr>
        <w:pStyle w:val="Bibliografia"/>
        <w:rPr>
          <w:lang w:val="en-GB"/>
          <w:rPrChange w:id="7215" w:author="Alexandre Miguel Kaizeler Guedes Da Silva Afonso" w:date="2026-07-27T16:55:00Z" w16du:dateUtc="2026-07-27T15:55:00Z">
            <w:rPr/>
          </w:rPrChange>
        </w:rPr>
      </w:pPr>
      <w:r w:rsidRPr="00B475D4">
        <w:rPr>
          <w:lang w:val="en-GB"/>
          <w:rPrChange w:id="7216" w:author="Alexandre Miguel Kaizeler Guedes Da Silva Afonso" w:date="2026-07-27T16:55:00Z" w16du:dateUtc="2026-07-27T15:55:00Z">
            <w:rPr/>
          </w:rPrChange>
        </w:rPr>
        <w:lastRenderedPageBreak/>
        <w:t>2.</w:t>
      </w:r>
      <w:r w:rsidRPr="00B475D4">
        <w:rPr>
          <w:lang w:val="en-GB"/>
          <w:rPrChange w:id="7217" w:author="Alexandre Miguel Kaizeler Guedes Da Silva Afonso" w:date="2026-07-27T16:55:00Z" w16du:dateUtc="2026-07-27T15:55:00Z">
            <w:rPr/>
          </w:rPrChange>
        </w:rPr>
        <w:tab/>
        <w:t xml:space="preserve">Anderson, P., Kedersha, N. &amp; Ivanov, P. Stress granules, P-bodies and cancer. </w:t>
      </w:r>
      <w:r w:rsidRPr="00B475D4">
        <w:rPr>
          <w:i/>
          <w:iCs/>
          <w:lang w:val="en-GB"/>
          <w:rPrChange w:id="7218" w:author="Alexandre Miguel Kaizeler Guedes Da Silva Afonso" w:date="2026-07-27T16:55:00Z" w16du:dateUtc="2026-07-27T15:55:00Z">
            <w:rPr>
              <w:i/>
              <w:iCs/>
            </w:rPr>
          </w:rPrChange>
        </w:rPr>
        <w:t>Biochim. Biophys. Acta BBA - Gene Regul. Mech.</w:t>
      </w:r>
      <w:r w:rsidRPr="00B475D4">
        <w:rPr>
          <w:lang w:val="en-GB"/>
          <w:rPrChange w:id="7219" w:author="Alexandre Miguel Kaizeler Guedes Da Silva Afonso" w:date="2026-07-27T16:55:00Z" w16du:dateUtc="2026-07-27T15:55:00Z">
            <w:rPr/>
          </w:rPrChange>
        </w:rPr>
        <w:t xml:space="preserve"> </w:t>
      </w:r>
      <w:r w:rsidRPr="00B475D4">
        <w:rPr>
          <w:b/>
          <w:bCs/>
          <w:lang w:val="en-GB"/>
          <w:rPrChange w:id="7220" w:author="Alexandre Miguel Kaizeler Guedes Da Silva Afonso" w:date="2026-07-27T16:55:00Z" w16du:dateUtc="2026-07-27T15:55:00Z">
            <w:rPr>
              <w:b/>
              <w:bCs/>
            </w:rPr>
          </w:rPrChange>
        </w:rPr>
        <w:t>1849</w:t>
      </w:r>
      <w:r w:rsidRPr="00B475D4">
        <w:rPr>
          <w:lang w:val="en-GB"/>
          <w:rPrChange w:id="7221" w:author="Alexandre Miguel Kaizeler Guedes Da Silva Afonso" w:date="2026-07-27T16:55:00Z" w16du:dateUtc="2026-07-27T15:55:00Z">
            <w:rPr/>
          </w:rPrChange>
        </w:rPr>
        <w:t>, 861–870 (2015).</w:t>
      </w:r>
    </w:p>
    <w:p w14:paraId="6CFDF0DC" w14:textId="77777777" w:rsidR="0017139D" w:rsidRPr="00B475D4" w:rsidRDefault="0017139D" w:rsidP="0017139D">
      <w:pPr>
        <w:pStyle w:val="Bibliografia"/>
        <w:rPr>
          <w:lang w:val="en-GB"/>
          <w:rPrChange w:id="7222" w:author="Alexandre Miguel Kaizeler Guedes Da Silva Afonso" w:date="2026-07-27T16:55:00Z" w16du:dateUtc="2026-07-27T15:55:00Z">
            <w:rPr/>
          </w:rPrChange>
        </w:rPr>
      </w:pPr>
      <w:r w:rsidRPr="00B475D4">
        <w:rPr>
          <w:lang w:val="en-GB"/>
          <w:rPrChange w:id="7223" w:author="Alexandre Miguel Kaizeler Guedes Da Silva Afonso" w:date="2026-07-27T16:55:00Z" w16du:dateUtc="2026-07-27T15:55:00Z">
            <w:rPr/>
          </w:rPrChange>
        </w:rPr>
        <w:t>3.</w:t>
      </w:r>
      <w:r w:rsidRPr="00B475D4">
        <w:rPr>
          <w:lang w:val="en-GB"/>
          <w:rPrChange w:id="7224" w:author="Alexandre Miguel Kaizeler Guedes Da Silva Afonso" w:date="2026-07-27T16:55:00Z" w16du:dateUtc="2026-07-27T15:55:00Z">
            <w:rPr/>
          </w:rPrChange>
        </w:rPr>
        <w:tab/>
        <w:t xml:space="preserve">Anderson, P. &amp; Kedersha, N. Stress granules. </w:t>
      </w:r>
      <w:r w:rsidRPr="00B475D4">
        <w:rPr>
          <w:i/>
          <w:iCs/>
          <w:lang w:val="en-GB"/>
          <w:rPrChange w:id="7225" w:author="Alexandre Miguel Kaizeler Guedes Da Silva Afonso" w:date="2026-07-27T16:55:00Z" w16du:dateUtc="2026-07-27T15:55:00Z">
            <w:rPr>
              <w:i/>
              <w:iCs/>
            </w:rPr>
          </w:rPrChange>
        </w:rPr>
        <w:t>Curr. Biol.</w:t>
      </w:r>
      <w:r w:rsidRPr="00B475D4">
        <w:rPr>
          <w:lang w:val="en-GB"/>
          <w:rPrChange w:id="7226" w:author="Alexandre Miguel Kaizeler Guedes Da Silva Afonso" w:date="2026-07-27T16:55:00Z" w16du:dateUtc="2026-07-27T15:55:00Z">
            <w:rPr/>
          </w:rPrChange>
        </w:rPr>
        <w:t xml:space="preserve"> </w:t>
      </w:r>
      <w:r w:rsidRPr="00B475D4">
        <w:rPr>
          <w:b/>
          <w:bCs/>
          <w:lang w:val="en-GB"/>
          <w:rPrChange w:id="7227" w:author="Alexandre Miguel Kaizeler Guedes Da Silva Afonso" w:date="2026-07-27T16:55:00Z" w16du:dateUtc="2026-07-27T15:55:00Z">
            <w:rPr>
              <w:b/>
              <w:bCs/>
            </w:rPr>
          </w:rPrChange>
        </w:rPr>
        <w:t>19</w:t>
      </w:r>
      <w:r w:rsidRPr="00B475D4">
        <w:rPr>
          <w:lang w:val="en-GB"/>
          <w:rPrChange w:id="7228" w:author="Alexandre Miguel Kaizeler Guedes Da Silva Afonso" w:date="2026-07-27T16:55:00Z" w16du:dateUtc="2026-07-27T15:55:00Z">
            <w:rPr/>
          </w:rPrChange>
        </w:rPr>
        <w:t>, R397–R398 (2009).</w:t>
      </w:r>
    </w:p>
    <w:p w14:paraId="650E1670" w14:textId="77777777" w:rsidR="0017139D" w:rsidRPr="00B475D4" w:rsidRDefault="0017139D" w:rsidP="0017139D">
      <w:pPr>
        <w:pStyle w:val="Bibliografia"/>
        <w:rPr>
          <w:lang w:val="en-GB"/>
          <w:rPrChange w:id="7229" w:author="Alexandre Miguel Kaizeler Guedes Da Silva Afonso" w:date="2026-07-27T16:55:00Z" w16du:dateUtc="2026-07-27T15:55:00Z">
            <w:rPr/>
          </w:rPrChange>
        </w:rPr>
      </w:pPr>
      <w:r w:rsidRPr="00B475D4">
        <w:rPr>
          <w:lang w:val="en-GB"/>
          <w:rPrChange w:id="7230" w:author="Alexandre Miguel Kaizeler Guedes Da Silva Afonso" w:date="2026-07-27T16:55:00Z" w16du:dateUtc="2026-07-27T15:55:00Z">
            <w:rPr/>
          </w:rPrChange>
        </w:rPr>
        <w:t>4.</w:t>
      </w:r>
      <w:r w:rsidRPr="00B475D4">
        <w:rPr>
          <w:lang w:val="en-GB"/>
          <w:rPrChange w:id="7231" w:author="Alexandre Miguel Kaizeler Guedes Da Silva Afonso" w:date="2026-07-27T16:55:00Z" w16du:dateUtc="2026-07-27T15:55:00Z">
            <w:rPr/>
          </w:rPrChange>
        </w:rPr>
        <w:tab/>
        <w:t xml:space="preserve">McCormick, C. &amp; Khaperskyy, D. A. Translation inhibition and stress granules in the antiviral immune response. </w:t>
      </w:r>
      <w:r w:rsidRPr="00B475D4">
        <w:rPr>
          <w:i/>
          <w:iCs/>
          <w:lang w:val="en-GB"/>
          <w:rPrChange w:id="7232" w:author="Alexandre Miguel Kaizeler Guedes Da Silva Afonso" w:date="2026-07-27T16:55:00Z" w16du:dateUtc="2026-07-27T15:55:00Z">
            <w:rPr>
              <w:i/>
              <w:iCs/>
            </w:rPr>
          </w:rPrChange>
        </w:rPr>
        <w:t>Nat. Rev. Immunol.</w:t>
      </w:r>
      <w:r w:rsidRPr="00B475D4">
        <w:rPr>
          <w:lang w:val="en-GB"/>
          <w:rPrChange w:id="7233" w:author="Alexandre Miguel Kaizeler Guedes Da Silva Afonso" w:date="2026-07-27T16:55:00Z" w16du:dateUtc="2026-07-27T15:55:00Z">
            <w:rPr/>
          </w:rPrChange>
        </w:rPr>
        <w:t xml:space="preserve"> </w:t>
      </w:r>
      <w:r w:rsidRPr="00B475D4">
        <w:rPr>
          <w:b/>
          <w:bCs/>
          <w:lang w:val="en-GB"/>
          <w:rPrChange w:id="7234" w:author="Alexandre Miguel Kaizeler Guedes Da Silva Afonso" w:date="2026-07-27T16:55:00Z" w16du:dateUtc="2026-07-27T15:55:00Z">
            <w:rPr>
              <w:b/>
              <w:bCs/>
            </w:rPr>
          </w:rPrChange>
        </w:rPr>
        <w:t>17</w:t>
      </w:r>
      <w:r w:rsidRPr="00B475D4">
        <w:rPr>
          <w:lang w:val="en-GB"/>
          <w:rPrChange w:id="7235" w:author="Alexandre Miguel Kaizeler Guedes Da Silva Afonso" w:date="2026-07-27T16:55:00Z" w16du:dateUtc="2026-07-27T15:55:00Z">
            <w:rPr/>
          </w:rPrChange>
        </w:rPr>
        <w:t>, 647–660 (2017).</w:t>
      </w:r>
    </w:p>
    <w:p w14:paraId="687FC3E4" w14:textId="77777777" w:rsidR="0017139D" w:rsidRPr="00B475D4" w:rsidRDefault="0017139D" w:rsidP="0017139D">
      <w:pPr>
        <w:pStyle w:val="Bibliografia"/>
        <w:rPr>
          <w:lang w:val="en-GB"/>
          <w:rPrChange w:id="7236" w:author="Alexandre Miguel Kaizeler Guedes Da Silva Afonso" w:date="2026-07-27T16:55:00Z" w16du:dateUtc="2026-07-27T15:55:00Z">
            <w:rPr/>
          </w:rPrChange>
        </w:rPr>
      </w:pPr>
      <w:r w:rsidRPr="00B475D4">
        <w:rPr>
          <w:lang w:val="en-GB"/>
          <w:rPrChange w:id="7237" w:author="Alexandre Miguel Kaizeler Guedes Da Silva Afonso" w:date="2026-07-27T16:55:00Z" w16du:dateUtc="2026-07-27T15:55:00Z">
            <w:rPr/>
          </w:rPrChange>
        </w:rPr>
        <w:t>5.</w:t>
      </w:r>
      <w:r w:rsidRPr="00B475D4">
        <w:rPr>
          <w:lang w:val="en-GB"/>
          <w:rPrChange w:id="7238" w:author="Alexandre Miguel Kaizeler Guedes Da Silva Afonso" w:date="2026-07-27T16:55:00Z" w16du:dateUtc="2026-07-27T15:55:00Z">
            <w:rPr/>
          </w:rPrChange>
        </w:rPr>
        <w:tab/>
        <w:t xml:space="preserve">Wallace, E. W. J. </w:t>
      </w:r>
      <w:r w:rsidRPr="00B475D4">
        <w:rPr>
          <w:i/>
          <w:iCs/>
          <w:lang w:val="en-GB"/>
          <w:rPrChange w:id="7239" w:author="Alexandre Miguel Kaizeler Guedes Da Silva Afonso" w:date="2026-07-27T16:55:00Z" w16du:dateUtc="2026-07-27T15:55:00Z">
            <w:rPr>
              <w:i/>
              <w:iCs/>
            </w:rPr>
          </w:rPrChange>
        </w:rPr>
        <w:t>et al.</w:t>
      </w:r>
      <w:r w:rsidRPr="00B475D4">
        <w:rPr>
          <w:lang w:val="en-GB"/>
          <w:rPrChange w:id="7240" w:author="Alexandre Miguel Kaizeler Guedes Da Silva Afonso" w:date="2026-07-27T16:55:00Z" w16du:dateUtc="2026-07-27T15:55:00Z">
            <w:rPr/>
          </w:rPrChange>
        </w:rPr>
        <w:t xml:space="preserve"> Reversible, Specific, Active Aggregates of Endogenous Proteins Assemble upon Heat Stress. </w:t>
      </w:r>
      <w:r w:rsidRPr="00B475D4">
        <w:rPr>
          <w:i/>
          <w:iCs/>
          <w:lang w:val="en-GB"/>
          <w:rPrChange w:id="7241" w:author="Alexandre Miguel Kaizeler Guedes Da Silva Afonso" w:date="2026-07-27T16:55:00Z" w16du:dateUtc="2026-07-27T15:55:00Z">
            <w:rPr>
              <w:i/>
              <w:iCs/>
            </w:rPr>
          </w:rPrChange>
        </w:rPr>
        <w:t>Cell</w:t>
      </w:r>
      <w:r w:rsidRPr="00B475D4">
        <w:rPr>
          <w:lang w:val="en-GB"/>
          <w:rPrChange w:id="7242" w:author="Alexandre Miguel Kaizeler Guedes Da Silva Afonso" w:date="2026-07-27T16:55:00Z" w16du:dateUtc="2026-07-27T15:55:00Z">
            <w:rPr/>
          </w:rPrChange>
        </w:rPr>
        <w:t xml:space="preserve"> </w:t>
      </w:r>
      <w:r w:rsidRPr="00B475D4">
        <w:rPr>
          <w:b/>
          <w:bCs/>
          <w:lang w:val="en-GB"/>
          <w:rPrChange w:id="7243" w:author="Alexandre Miguel Kaizeler Guedes Da Silva Afonso" w:date="2026-07-27T16:55:00Z" w16du:dateUtc="2026-07-27T15:55:00Z">
            <w:rPr>
              <w:b/>
              <w:bCs/>
            </w:rPr>
          </w:rPrChange>
        </w:rPr>
        <w:t>162</w:t>
      </w:r>
      <w:r w:rsidRPr="00B475D4">
        <w:rPr>
          <w:lang w:val="en-GB"/>
          <w:rPrChange w:id="7244" w:author="Alexandre Miguel Kaizeler Guedes Da Silva Afonso" w:date="2026-07-27T16:55:00Z" w16du:dateUtc="2026-07-27T15:55:00Z">
            <w:rPr/>
          </w:rPrChange>
        </w:rPr>
        <w:t>, 1286–1298 (2015).</w:t>
      </w:r>
    </w:p>
    <w:p w14:paraId="088AEFAD" w14:textId="77777777" w:rsidR="0017139D" w:rsidRPr="00B475D4" w:rsidRDefault="0017139D" w:rsidP="0017139D">
      <w:pPr>
        <w:pStyle w:val="Bibliografia"/>
        <w:rPr>
          <w:lang w:val="en-GB"/>
          <w:rPrChange w:id="7245" w:author="Alexandre Miguel Kaizeler Guedes Da Silva Afonso" w:date="2026-07-27T16:55:00Z" w16du:dateUtc="2026-07-27T15:55:00Z">
            <w:rPr/>
          </w:rPrChange>
        </w:rPr>
      </w:pPr>
      <w:r w:rsidRPr="00B475D4">
        <w:rPr>
          <w:lang w:val="en-GB"/>
          <w:rPrChange w:id="7246" w:author="Alexandre Miguel Kaizeler Guedes Da Silva Afonso" w:date="2026-07-27T16:55:00Z" w16du:dateUtc="2026-07-27T15:55:00Z">
            <w:rPr/>
          </w:rPrChange>
        </w:rPr>
        <w:t>6.</w:t>
      </w:r>
      <w:r w:rsidRPr="00B475D4">
        <w:rPr>
          <w:lang w:val="en-GB"/>
          <w:rPrChange w:id="7247" w:author="Alexandre Miguel Kaizeler Guedes Da Silva Afonso" w:date="2026-07-27T16:55:00Z" w16du:dateUtc="2026-07-27T15:55:00Z">
            <w:rPr/>
          </w:rPrChange>
        </w:rPr>
        <w:tab/>
        <w:t xml:space="preserve">Curdy, N. </w:t>
      </w:r>
      <w:r w:rsidRPr="00B475D4">
        <w:rPr>
          <w:i/>
          <w:iCs/>
          <w:lang w:val="en-GB"/>
          <w:rPrChange w:id="7248" w:author="Alexandre Miguel Kaizeler Guedes Da Silva Afonso" w:date="2026-07-27T16:55:00Z" w16du:dateUtc="2026-07-27T15:55:00Z">
            <w:rPr>
              <w:i/>
              <w:iCs/>
            </w:rPr>
          </w:rPrChange>
        </w:rPr>
        <w:t>et al.</w:t>
      </w:r>
      <w:r w:rsidRPr="00B475D4">
        <w:rPr>
          <w:lang w:val="en-GB"/>
          <w:rPrChange w:id="7249" w:author="Alexandre Miguel Kaizeler Guedes Da Silva Afonso" w:date="2026-07-27T16:55:00Z" w16du:dateUtc="2026-07-27T15:55:00Z">
            <w:rPr/>
          </w:rPrChange>
        </w:rPr>
        <w:t xml:space="preserve"> The proteome and transcriptome of stress granules and P bodies during human T lymphocyte activation. </w:t>
      </w:r>
      <w:r w:rsidRPr="00B475D4">
        <w:rPr>
          <w:i/>
          <w:iCs/>
          <w:lang w:val="en-GB"/>
          <w:rPrChange w:id="7250" w:author="Alexandre Miguel Kaizeler Guedes Da Silva Afonso" w:date="2026-07-27T16:55:00Z" w16du:dateUtc="2026-07-27T15:55:00Z">
            <w:rPr>
              <w:i/>
              <w:iCs/>
            </w:rPr>
          </w:rPrChange>
        </w:rPr>
        <w:t>Cell Rep.</w:t>
      </w:r>
      <w:r w:rsidRPr="00B475D4">
        <w:rPr>
          <w:lang w:val="en-GB"/>
          <w:rPrChange w:id="7251" w:author="Alexandre Miguel Kaizeler Guedes Da Silva Afonso" w:date="2026-07-27T16:55:00Z" w16du:dateUtc="2026-07-27T15:55:00Z">
            <w:rPr/>
          </w:rPrChange>
        </w:rPr>
        <w:t xml:space="preserve"> </w:t>
      </w:r>
      <w:r w:rsidRPr="00B475D4">
        <w:rPr>
          <w:b/>
          <w:bCs/>
          <w:lang w:val="en-GB"/>
          <w:rPrChange w:id="7252" w:author="Alexandre Miguel Kaizeler Guedes Da Silva Afonso" w:date="2026-07-27T16:55:00Z" w16du:dateUtc="2026-07-27T15:55:00Z">
            <w:rPr>
              <w:b/>
              <w:bCs/>
            </w:rPr>
          </w:rPrChange>
        </w:rPr>
        <w:t>42</w:t>
      </w:r>
      <w:r w:rsidRPr="00B475D4">
        <w:rPr>
          <w:lang w:val="en-GB"/>
          <w:rPrChange w:id="7253" w:author="Alexandre Miguel Kaizeler Guedes Da Silva Afonso" w:date="2026-07-27T16:55:00Z" w16du:dateUtc="2026-07-27T15:55:00Z">
            <w:rPr/>
          </w:rPrChange>
        </w:rPr>
        <w:t>, 112211 (2023).</w:t>
      </w:r>
    </w:p>
    <w:p w14:paraId="55197E43" w14:textId="77777777" w:rsidR="0017139D" w:rsidRPr="00B475D4" w:rsidRDefault="0017139D" w:rsidP="0017139D">
      <w:pPr>
        <w:pStyle w:val="Bibliografia"/>
        <w:rPr>
          <w:lang w:val="en-GB"/>
          <w:rPrChange w:id="7254" w:author="Alexandre Miguel Kaizeler Guedes Da Silva Afonso" w:date="2026-07-27T16:55:00Z" w16du:dateUtc="2026-07-27T15:55:00Z">
            <w:rPr/>
          </w:rPrChange>
        </w:rPr>
      </w:pPr>
      <w:r w:rsidRPr="00B475D4">
        <w:rPr>
          <w:lang w:val="en-GB"/>
          <w:rPrChange w:id="7255" w:author="Alexandre Miguel Kaizeler Guedes Da Silva Afonso" w:date="2026-07-27T16:55:00Z" w16du:dateUtc="2026-07-27T15:55:00Z">
            <w:rPr/>
          </w:rPrChange>
        </w:rPr>
        <w:t>7.</w:t>
      </w:r>
      <w:r w:rsidRPr="00B475D4">
        <w:rPr>
          <w:lang w:val="en-GB"/>
          <w:rPrChange w:id="7256" w:author="Alexandre Miguel Kaizeler Guedes Da Silva Afonso" w:date="2026-07-27T16:55:00Z" w16du:dateUtc="2026-07-27T15:55:00Z">
            <w:rPr/>
          </w:rPrChange>
        </w:rPr>
        <w:tab/>
        <w:t xml:space="preserve">Paget, M. </w:t>
      </w:r>
      <w:r w:rsidRPr="00B475D4">
        <w:rPr>
          <w:i/>
          <w:iCs/>
          <w:lang w:val="en-GB"/>
          <w:rPrChange w:id="7257" w:author="Alexandre Miguel Kaizeler Guedes Da Silva Afonso" w:date="2026-07-27T16:55:00Z" w16du:dateUtc="2026-07-27T15:55:00Z">
            <w:rPr>
              <w:i/>
              <w:iCs/>
            </w:rPr>
          </w:rPrChange>
        </w:rPr>
        <w:t>et al.</w:t>
      </w:r>
      <w:r w:rsidRPr="00B475D4">
        <w:rPr>
          <w:lang w:val="en-GB"/>
          <w:rPrChange w:id="7258" w:author="Alexandre Miguel Kaizeler Guedes Da Silva Afonso" w:date="2026-07-27T16:55:00Z" w16du:dateUtc="2026-07-27T15:55:00Z">
            <w:rPr/>
          </w:rPrChange>
        </w:rPr>
        <w:t xml:space="preserve"> Stress granules are shock absorbers that prevent excessive innate immune responses to dsRNA. </w:t>
      </w:r>
      <w:r w:rsidRPr="00B475D4">
        <w:rPr>
          <w:i/>
          <w:iCs/>
          <w:lang w:val="en-GB"/>
          <w:rPrChange w:id="7259" w:author="Alexandre Miguel Kaizeler Guedes Da Silva Afonso" w:date="2026-07-27T16:55:00Z" w16du:dateUtc="2026-07-27T15:55:00Z">
            <w:rPr>
              <w:i/>
              <w:iCs/>
            </w:rPr>
          </w:rPrChange>
        </w:rPr>
        <w:t>Mol. Cell</w:t>
      </w:r>
      <w:r w:rsidRPr="00B475D4">
        <w:rPr>
          <w:lang w:val="en-GB"/>
          <w:rPrChange w:id="7260" w:author="Alexandre Miguel Kaizeler Guedes Da Silva Afonso" w:date="2026-07-27T16:55:00Z" w16du:dateUtc="2026-07-27T15:55:00Z">
            <w:rPr/>
          </w:rPrChange>
        </w:rPr>
        <w:t xml:space="preserve"> </w:t>
      </w:r>
      <w:r w:rsidRPr="00B475D4">
        <w:rPr>
          <w:b/>
          <w:bCs/>
          <w:lang w:val="en-GB"/>
          <w:rPrChange w:id="7261" w:author="Alexandre Miguel Kaizeler Guedes Da Silva Afonso" w:date="2026-07-27T16:55:00Z" w16du:dateUtc="2026-07-27T15:55:00Z">
            <w:rPr>
              <w:b/>
              <w:bCs/>
            </w:rPr>
          </w:rPrChange>
        </w:rPr>
        <w:t>83</w:t>
      </w:r>
      <w:r w:rsidRPr="00B475D4">
        <w:rPr>
          <w:lang w:val="en-GB"/>
          <w:rPrChange w:id="7262" w:author="Alexandre Miguel Kaizeler Guedes Da Silva Afonso" w:date="2026-07-27T16:55:00Z" w16du:dateUtc="2026-07-27T15:55:00Z">
            <w:rPr/>
          </w:rPrChange>
        </w:rPr>
        <w:t>, 1180-1196.e8 (2023).</w:t>
      </w:r>
    </w:p>
    <w:p w14:paraId="4E0DB5F1" w14:textId="77777777" w:rsidR="0017139D" w:rsidRPr="00B475D4" w:rsidRDefault="0017139D" w:rsidP="0017139D">
      <w:pPr>
        <w:pStyle w:val="Bibliografia"/>
        <w:rPr>
          <w:lang w:val="en-GB"/>
          <w:rPrChange w:id="7263" w:author="Alexandre Miguel Kaizeler Guedes Da Silva Afonso" w:date="2026-07-27T16:55:00Z" w16du:dateUtc="2026-07-27T15:55:00Z">
            <w:rPr/>
          </w:rPrChange>
        </w:rPr>
      </w:pPr>
      <w:r w:rsidRPr="00B475D4">
        <w:rPr>
          <w:lang w:val="en-GB"/>
          <w:rPrChange w:id="7264" w:author="Alexandre Miguel Kaizeler Guedes Da Silva Afonso" w:date="2026-07-27T16:55:00Z" w16du:dateUtc="2026-07-27T15:55:00Z">
            <w:rPr/>
          </w:rPrChange>
        </w:rPr>
        <w:t>8.</w:t>
      </w:r>
      <w:r w:rsidRPr="00B475D4">
        <w:rPr>
          <w:lang w:val="en-GB"/>
          <w:rPrChange w:id="7265" w:author="Alexandre Miguel Kaizeler Guedes Da Silva Afonso" w:date="2026-07-27T16:55:00Z" w16du:dateUtc="2026-07-27T15:55:00Z">
            <w:rPr/>
          </w:rPrChange>
        </w:rPr>
        <w:tab/>
        <w:t xml:space="preserve">Nunes, C. </w:t>
      </w:r>
      <w:r w:rsidRPr="00B475D4">
        <w:rPr>
          <w:i/>
          <w:iCs/>
          <w:lang w:val="en-GB"/>
          <w:rPrChange w:id="7266" w:author="Alexandre Miguel Kaizeler Guedes Da Silva Afonso" w:date="2026-07-27T16:55:00Z" w16du:dateUtc="2026-07-27T15:55:00Z">
            <w:rPr>
              <w:i/>
              <w:iCs/>
            </w:rPr>
          </w:rPrChange>
        </w:rPr>
        <w:t>et al.</w:t>
      </w:r>
      <w:r w:rsidRPr="00B475D4">
        <w:rPr>
          <w:lang w:val="en-GB"/>
          <w:rPrChange w:id="7267" w:author="Alexandre Miguel Kaizeler Guedes Da Silva Afonso" w:date="2026-07-27T16:55:00Z" w16du:dateUtc="2026-07-27T15:55:00Z">
            <w:rPr/>
          </w:rPrChange>
        </w:rPr>
        <w:t xml:space="preserve"> MSGP: the first database of the protein components of the mammalian stress granules. </w:t>
      </w:r>
      <w:r w:rsidRPr="00B475D4">
        <w:rPr>
          <w:i/>
          <w:iCs/>
          <w:lang w:val="en-GB"/>
          <w:rPrChange w:id="7268" w:author="Alexandre Miguel Kaizeler Guedes Da Silva Afonso" w:date="2026-07-27T16:55:00Z" w16du:dateUtc="2026-07-27T15:55:00Z">
            <w:rPr>
              <w:i/>
              <w:iCs/>
            </w:rPr>
          </w:rPrChange>
        </w:rPr>
        <w:t>Database</w:t>
      </w:r>
      <w:r w:rsidRPr="00B475D4">
        <w:rPr>
          <w:lang w:val="en-GB"/>
          <w:rPrChange w:id="7269" w:author="Alexandre Miguel Kaizeler Guedes Da Silva Afonso" w:date="2026-07-27T16:55:00Z" w16du:dateUtc="2026-07-27T15:55:00Z">
            <w:rPr/>
          </w:rPrChange>
        </w:rPr>
        <w:t xml:space="preserve"> </w:t>
      </w:r>
      <w:r w:rsidRPr="00B475D4">
        <w:rPr>
          <w:b/>
          <w:bCs/>
          <w:lang w:val="en-GB"/>
          <w:rPrChange w:id="7270" w:author="Alexandre Miguel Kaizeler Guedes Da Silva Afonso" w:date="2026-07-27T16:55:00Z" w16du:dateUtc="2026-07-27T15:55:00Z">
            <w:rPr>
              <w:b/>
              <w:bCs/>
            </w:rPr>
          </w:rPrChange>
        </w:rPr>
        <w:t>2019</w:t>
      </w:r>
      <w:r w:rsidRPr="00B475D4">
        <w:rPr>
          <w:lang w:val="en-GB"/>
          <w:rPrChange w:id="7271" w:author="Alexandre Miguel Kaizeler Guedes Da Silva Afonso" w:date="2026-07-27T16:55:00Z" w16du:dateUtc="2026-07-27T15:55:00Z">
            <w:rPr/>
          </w:rPrChange>
        </w:rPr>
        <w:t>, (2019).</w:t>
      </w:r>
    </w:p>
    <w:p w14:paraId="7F09C413" w14:textId="77777777" w:rsidR="0017139D" w:rsidRPr="00B475D4" w:rsidRDefault="0017139D" w:rsidP="0017139D">
      <w:pPr>
        <w:pStyle w:val="Bibliografia"/>
        <w:rPr>
          <w:lang w:val="en-GB"/>
          <w:rPrChange w:id="7272" w:author="Alexandre Miguel Kaizeler Guedes Da Silva Afonso" w:date="2026-07-27T16:55:00Z" w16du:dateUtc="2026-07-27T15:55:00Z">
            <w:rPr/>
          </w:rPrChange>
        </w:rPr>
      </w:pPr>
      <w:r w:rsidRPr="00B475D4">
        <w:rPr>
          <w:lang w:val="en-GB"/>
          <w:rPrChange w:id="7273" w:author="Alexandre Miguel Kaizeler Guedes Da Silva Afonso" w:date="2026-07-27T16:55:00Z" w16du:dateUtc="2026-07-27T15:55:00Z">
            <w:rPr/>
          </w:rPrChange>
        </w:rPr>
        <w:t>9.</w:t>
      </w:r>
      <w:r w:rsidRPr="00B475D4">
        <w:rPr>
          <w:lang w:val="en-GB"/>
          <w:rPrChange w:id="7274" w:author="Alexandre Miguel Kaizeler Guedes Da Silva Afonso" w:date="2026-07-27T16:55:00Z" w16du:dateUtc="2026-07-27T15:55:00Z">
            <w:rPr/>
          </w:rPrChange>
        </w:rPr>
        <w:tab/>
        <w:t xml:space="preserve">Hofmann, S., Cherkasova, V., Bankhead, P., Bukau, B. &amp; Stoecklin, G. Translation suppression promotes stress granule formation and cell survival in response to cold shock. </w:t>
      </w:r>
      <w:r w:rsidRPr="00B475D4">
        <w:rPr>
          <w:i/>
          <w:iCs/>
          <w:lang w:val="en-GB"/>
          <w:rPrChange w:id="7275" w:author="Alexandre Miguel Kaizeler Guedes Da Silva Afonso" w:date="2026-07-27T16:55:00Z" w16du:dateUtc="2026-07-27T15:55:00Z">
            <w:rPr>
              <w:i/>
              <w:iCs/>
            </w:rPr>
          </w:rPrChange>
        </w:rPr>
        <w:t>Mol. Biol. Cell</w:t>
      </w:r>
      <w:r w:rsidRPr="00B475D4">
        <w:rPr>
          <w:lang w:val="en-GB"/>
          <w:rPrChange w:id="7276" w:author="Alexandre Miguel Kaizeler Guedes Da Silva Afonso" w:date="2026-07-27T16:55:00Z" w16du:dateUtc="2026-07-27T15:55:00Z">
            <w:rPr/>
          </w:rPrChange>
        </w:rPr>
        <w:t xml:space="preserve"> </w:t>
      </w:r>
      <w:r w:rsidRPr="00B475D4">
        <w:rPr>
          <w:b/>
          <w:bCs/>
          <w:lang w:val="en-GB"/>
          <w:rPrChange w:id="7277" w:author="Alexandre Miguel Kaizeler Guedes Da Silva Afonso" w:date="2026-07-27T16:55:00Z" w16du:dateUtc="2026-07-27T15:55:00Z">
            <w:rPr>
              <w:b/>
              <w:bCs/>
            </w:rPr>
          </w:rPrChange>
        </w:rPr>
        <w:t>23</w:t>
      </w:r>
      <w:r w:rsidRPr="00B475D4">
        <w:rPr>
          <w:lang w:val="en-GB"/>
          <w:rPrChange w:id="7278" w:author="Alexandre Miguel Kaizeler Guedes Da Silva Afonso" w:date="2026-07-27T16:55:00Z" w16du:dateUtc="2026-07-27T15:55:00Z">
            <w:rPr/>
          </w:rPrChange>
        </w:rPr>
        <w:t>, 3786–3800 (2012).</w:t>
      </w:r>
    </w:p>
    <w:p w14:paraId="34B411D3" w14:textId="77777777" w:rsidR="0017139D" w:rsidRPr="00B475D4" w:rsidRDefault="0017139D" w:rsidP="0017139D">
      <w:pPr>
        <w:pStyle w:val="Bibliografia"/>
        <w:rPr>
          <w:lang w:val="en-GB"/>
          <w:rPrChange w:id="7279" w:author="Alexandre Miguel Kaizeler Guedes Da Silva Afonso" w:date="2026-07-27T16:55:00Z" w16du:dateUtc="2026-07-27T15:55:00Z">
            <w:rPr/>
          </w:rPrChange>
        </w:rPr>
      </w:pPr>
      <w:r w:rsidRPr="00B475D4">
        <w:rPr>
          <w:lang w:val="en-GB"/>
          <w:rPrChange w:id="7280" w:author="Alexandre Miguel Kaizeler Guedes Da Silva Afonso" w:date="2026-07-27T16:55:00Z" w16du:dateUtc="2026-07-27T15:55:00Z">
            <w:rPr/>
          </w:rPrChange>
        </w:rPr>
        <w:t>10.</w:t>
      </w:r>
      <w:r w:rsidRPr="00B475D4">
        <w:rPr>
          <w:lang w:val="en-GB"/>
          <w:rPrChange w:id="7281" w:author="Alexandre Miguel Kaizeler Guedes Da Silva Afonso" w:date="2026-07-27T16:55:00Z" w16du:dateUtc="2026-07-27T15:55:00Z">
            <w:rPr/>
          </w:rPrChange>
        </w:rPr>
        <w:tab/>
        <w:t xml:space="preserve">Ivanov, P., Kedersha, N. &amp; Anderson, P. Stress Granules and Processing Bodies in Translational Control. </w:t>
      </w:r>
      <w:r w:rsidRPr="00B475D4">
        <w:rPr>
          <w:i/>
          <w:iCs/>
          <w:lang w:val="en-GB"/>
          <w:rPrChange w:id="7282" w:author="Alexandre Miguel Kaizeler Guedes Da Silva Afonso" w:date="2026-07-27T16:55:00Z" w16du:dateUtc="2026-07-27T15:55:00Z">
            <w:rPr>
              <w:i/>
              <w:iCs/>
            </w:rPr>
          </w:rPrChange>
        </w:rPr>
        <w:t>Cold Spring Harb. Perspect. Biol.</w:t>
      </w:r>
      <w:r w:rsidRPr="00B475D4">
        <w:rPr>
          <w:lang w:val="en-GB"/>
          <w:rPrChange w:id="7283" w:author="Alexandre Miguel Kaizeler Guedes Da Silva Afonso" w:date="2026-07-27T16:55:00Z" w16du:dateUtc="2026-07-27T15:55:00Z">
            <w:rPr/>
          </w:rPrChange>
        </w:rPr>
        <w:t xml:space="preserve"> </w:t>
      </w:r>
      <w:r w:rsidRPr="00B475D4">
        <w:rPr>
          <w:b/>
          <w:bCs/>
          <w:lang w:val="en-GB"/>
          <w:rPrChange w:id="7284" w:author="Alexandre Miguel Kaizeler Guedes Da Silva Afonso" w:date="2026-07-27T16:55:00Z" w16du:dateUtc="2026-07-27T15:55:00Z">
            <w:rPr>
              <w:b/>
              <w:bCs/>
            </w:rPr>
          </w:rPrChange>
        </w:rPr>
        <w:t>11</w:t>
      </w:r>
      <w:r w:rsidRPr="00B475D4">
        <w:rPr>
          <w:lang w:val="en-GB"/>
          <w:rPrChange w:id="7285" w:author="Alexandre Miguel Kaizeler Guedes Da Silva Afonso" w:date="2026-07-27T16:55:00Z" w16du:dateUtc="2026-07-27T15:55:00Z">
            <w:rPr/>
          </w:rPrChange>
        </w:rPr>
        <w:t>, a032813 (2019).</w:t>
      </w:r>
    </w:p>
    <w:p w14:paraId="7B1CAE7B" w14:textId="77777777" w:rsidR="0017139D" w:rsidRPr="00B475D4" w:rsidRDefault="0017139D" w:rsidP="0017139D">
      <w:pPr>
        <w:pStyle w:val="Bibliografia"/>
        <w:rPr>
          <w:lang w:val="en-GB"/>
          <w:rPrChange w:id="7286" w:author="Alexandre Miguel Kaizeler Guedes Da Silva Afonso" w:date="2026-07-27T16:55:00Z" w16du:dateUtc="2026-07-27T15:55:00Z">
            <w:rPr/>
          </w:rPrChange>
        </w:rPr>
      </w:pPr>
      <w:r w:rsidRPr="00B475D4">
        <w:rPr>
          <w:lang w:val="en-GB"/>
          <w:rPrChange w:id="7287" w:author="Alexandre Miguel Kaizeler Guedes Da Silva Afonso" w:date="2026-07-27T16:55:00Z" w16du:dateUtc="2026-07-27T15:55:00Z">
            <w:rPr/>
          </w:rPrChange>
        </w:rPr>
        <w:t>11.</w:t>
      </w:r>
      <w:r w:rsidRPr="00B475D4">
        <w:rPr>
          <w:lang w:val="en-GB"/>
          <w:rPrChange w:id="7288" w:author="Alexandre Miguel Kaizeler Guedes Da Silva Afonso" w:date="2026-07-27T16:55:00Z" w16du:dateUtc="2026-07-27T15:55:00Z">
            <w:rPr/>
          </w:rPrChange>
        </w:rPr>
        <w:tab/>
        <w:t xml:space="preserve">Kedersha, N. </w:t>
      </w:r>
      <w:r w:rsidRPr="00B475D4">
        <w:rPr>
          <w:i/>
          <w:iCs/>
          <w:lang w:val="en-GB"/>
          <w:rPrChange w:id="7289" w:author="Alexandre Miguel Kaizeler Guedes Da Silva Afonso" w:date="2026-07-27T16:55:00Z" w16du:dateUtc="2026-07-27T15:55:00Z">
            <w:rPr>
              <w:i/>
              <w:iCs/>
            </w:rPr>
          </w:rPrChange>
        </w:rPr>
        <w:t>et al.</w:t>
      </w:r>
      <w:r w:rsidRPr="00B475D4">
        <w:rPr>
          <w:lang w:val="en-GB"/>
          <w:rPrChange w:id="7290" w:author="Alexandre Miguel Kaizeler Guedes Da Silva Afonso" w:date="2026-07-27T16:55:00Z" w16du:dateUtc="2026-07-27T15:55:00Z">
            <w:rPr/>
          </w:rPrChange>
        </w:rPr>
        <w:t xml:space="preserve"> G3BP–Caprin1–USP10 complexes mediate stress granule condensation and associate with 40S subunits. </w:t>
      </w:r>
      <w:r w:rsidRPr="00B475D4">
        <w:rPr>
          <w:i/>
          <w:iCs/>
          <w:lang w:val="en-GB"/>
          <w:rPrChange w:id="7291" w:author="Alexandre Miguel Kaizeler Guedes Da Silva Afonso" w:date="2026-07-27T16:55:00Z" w16du:dateUtc="2026-07-27T15:55:00Z">
            <w:rPr>
              <w:i/>
              <w:iCs/>
            </w:rPr>
          </w:rPrChange>
        </w:rPr>
        <w:t>J. Cell Biol.</w:t>
      </w:r>
      <w:r w:rsidRPr="00B475D4">
        <w:rPr>
          <w:lang w:val="en-GB"/>
          <w:rPrChange w:id="7292" w:author="Alexandre Miguel Kaizeler Guedes Da Silva Afonso" w:date="2026-07-27T16:55:00Z" w16du:dateUtc="2026-07-27T15:55:00Z">
            <w:rPr/>
          </w:rPrChange>
        </w:rPr>
        <w:t xml:space="preserve"> </w:t>
      </w:r>
      <w:r w:rsidRPr="00B475D4">
        <w:rPr>
          <w:b/>
          <w:bCs/>
          <w:lang w:val="en-GB"/>
          <w:rPrChange w:id="7293" w:author="Alexandre Miguel Kaizeler Guedes Da Silva Afonso" w:date="2026-07-27T16:55:00Z" w16du:dateUtc="2026-07-27T15:55:00Z">
            <w:rPr>
              <w:b/>
              <w:bCs/>
            </w:rPr>
          </w:rPrChange>
        </w:rPr>
        <w:t>212</w:t>
      </w:r>
      <w:r w:rsidRPr="00B475D4">
        <w:rPr>
          <w:lang w:val="en-GB"/>
          <w:rPrChange w:id="7294" w:author="Alexandre Miguel Kaizeler Guedes Da Silva Afonso" w:date="2026-07-27T16:55:00Z" w16du:dateUtc="2026-07-27T15:55:00Z">
            <w:rPr/>
          </w:rPrChange>
        </w:rPr>
        <w:t>, e201508028 (2016).</w:t>
      </w:r>
    </w:p>
    <w:p w14:paraId="165E94EE" w14:textId="77777777" w:rsidR="0017139D" w:rsidRPr="00B475D4" w:rsidRDefault="0017139D" w:rsidP="0017139D">
      <w:pPr>
        <w:pStyle w:val="Bibliografia"/>
        <w:rPr>
          <w:lang w:val="en-GB"/>
          <w:rPrChange w:id="7295" w:author="Alexandre Miguel Kaizeler Guedes Da Silva Afonso" w:date="2026-07-27T16:55:00Z" w16du:dateUtc="2026-07-27T15:55:00Z">
            <w:rPr/>
          </w:rPrChange>
        </w:rPr>
      </w:pPr>
      <w:r w:rsidRPr="00B475D4">
        <w:rPr>
          <w:lang w:val="en-GB"/>
          <w:rPrChange w:id="7296" w:author="Alexandre Miguel Kaizeler Guedes Da Silva Afonso" w:date="2026-07-27T16:55:00Z" w16du:dateUtc="2026-07-27T15:55:00Z">
            <w:rPr/>
          </w:rPrChange>
        </w:rPr>
        <w:t>12.</w:t>
      </w:r>
      <w:r w:rsidRPr="00B475D4">
        <w:rPr>
          <w:lang w:val="en-GB"/>
          <w:rPrChange w:id="7297" w:author="Alexandre Miguel Kaizeler Guedes Da Silva Afonso" w:date="2026-07-27T16:55:00Z" w16du:dateUtc="2026-07-27T15:55:00Z">
            <w:rPr/>
          </w:rPrChange>
        </w:rPr>
        <w:tab/>
        <w:t xml:space="preserve">Fujikawa, D. </w:t>
      </w:r>
      <w:r w:rsidRPr="00B475D4">
        <w:rPr>
          <w:i/>
          <w:iCs/>
          <w:lang w:val="en-GB"/>
          <w:rPrChange w:id="7298" w:author="Alexandre Miguel Kaizeler Guedes Da Silva Afonso" w:date="2026-07-27T16:55:00Z" w16du:dateUtc="2026-07-27T15:55:00Z">
            <w:rPr>
              <w:i/>
              <w:iCs/>
            </w:rPr>
          </w:rPrChange>
        </w:rPr>
        <w:t>et al.</w:t>
      </w:r>
      <w:r w:rsidRPr="00B475D4">
        <w:rPr>
          <w:lang w:val="en-GB"/>
          <w:rPrChange w:id="7299" w:author="Alexandre Miguel Kaizeler Guedes Da Silva Afonso" w:date="2026-07-27T16:55:00Z" w16du:dateUtc="2026-07-27T15:55:00Z">
            <w:rPr/>
          </w:rPrChange>
        </w:rPr>
        <w:t xml:space="preserve"> Stress granule formation inhibits stress-induced apoptosis by selectively sequestering executioner caspases. </w:t>
      </w:r>
      <w:r w:rsidRPr="00B475D4">
        <w:rPr>
          <w:i/>
          <w:iCs/>
          <w:lang w:val="en-GB"/>
          <w:rPrChange w:id="7300" w:author="Alexandre Miguel Kaizeler Guedes Da Silva Afonso" w:date="2026-07-27T16:55:00Z" w16du:dateUtc="2026-07-27T15:55:00Z">
            <w:rPr>
              <w:i/>
              <w:iCs/>
            </w:rPr>
          </w:rPrChange>
        </w:rPr>
        <w:t>Curr. Biol.</w:t>
      </w:r>
      <w:r w:rsidRPr="00B475D4">
        <w:rPr>
          <w:lang w:val="en-GB"/>
          <w:rPrChange w:id="7301" w:author="Alexandre Miguel Kaizeler Guedes Da Silva Afonso" w:date="2026-07-27T16:55:00Z" w16du:dateUtc="2026-07-27T15:55:00Z">
            <w:rPr/>
          </w:rPrChange>
        </w:rPr>
        <w:t xml:space="preserve"> </w:t>
      </w:r>
      <w:r w:rsidRPr="00B475D4">
        <w:rPr>
          <w:b/>
          <w:bCs/>
          <w:lang w:val="en-GB"/>
          <w:rPrChange w:id="7302" w:author="Alexandre Miguel Kaizeler Guedes Da Silva Afonso" w:date="2026-07-27T16:55:00Z" w16du:dateUtc="2026-07-27T15:55:00Z">
            <w:rPr>
              <w:b/>
              <w:bCs/>
            </w:rPr>
          </w:rPrChange>
        </w:rPr>
        <w:t>33</w:t>
      </w:r>
      <w:r w:rsidRPr="00B475D4">
        <w:rPr>
          <w:lang w:val="en-GB"/>
          <w:rPrChange w:id="7303" w:author="Alexandre Miguel Kaizeler Guedes Da Silva Afonso" w:date="2026-07-27T16:55:00Z" w16du:dateUtc="2026-07-27T15:55:00Z">
            <w:rPr/>
          </w:rPrChange>
        </w:rPr>
        <w:t>, 1967-1981.e8 (2023).</w:t>
      </w:r>
    </w:p>
    <w:p w14:paraId="458425D5" w14:textId="77777777" w:rsidR="0017139D" w:rsidRPr="00B475D4" w:rsidRDefault="0017139D" w:rsidP="0017139D">
      <w:pPr>
        <w:pStyle w:val="Bibliografia"/>
        <w:rPr>
          <w:lang w:val="en-GB"/>
          <w:rPrChange w:id="7304" w:author="Alexandre Miguel Kaizeler Guedes Da Silva Afonso" w:date="2026-07-27T16:55:00Z" w16du:dateUtc="2026-07-27T15:55:00Z">
            <w:rPr/>
          </w:rPrChange>
        </w:rPr>
      </w:pPr>
      <w:r w:rsidRPr="00B475D4">
        <w:rPr>
          <w:lang w:val="en-GB"/>
          <w:rPrChange w:id="7305" w:author="Alexandre Miguel Kaizeler Guedes Da Silva Afonso" w:date="2026-07-27T16:55:00Z" w16du:dateUtc="2026-07-27T15:55:00Z">
            <w:rPr/>
          </w:rPrChange>
        </w:rPr>
        <w:t>13.</w:t>
      </w:r>
      <w:r w:rsidRPr="00B475D4">
        <w:rPr>
          <w:lang w:val="en-GB"/>
          <w:rPrChange w:id="7306" w:author="Alexandre Miguel Kaizeler Guedes Da Silva Afonso" w:date="2026-07-27T16:55:00Z" w16du:dateUtc="2026-07-27T15:55:00Z">
            <w:rPr/>
          </w:rPrChange>
        </w:rPr>
        <w:tab/>
        <w:t xml:space="preserve">Samir, P. </w:t>
      </w:r>
      <w:r w:rsidRPr="00B475D4">
        <w:rPr>
          <w:i/>
          <w:iCs/>
          <w:lang w:val="en-GB"/>
          <w:rPrChange w:id="7307" w:author="Alexandre Miguel Kaizeler Guedes Da Silva Afonso" w:date="2026-07-27T16:55:00Z" w16du:dateUtc="2026-07-27T15:55:00Z">
            <w:rPr>
              <w:i/>
              <w:iCs/>
            </w:rPr>
          </w:rPrChange>
        </w:rPr>
        <w:t>et al.</w:t>
      </w:r>
      <w:r w:rsidRPr="00B475D4">
        <w:rPr>
          <w:lang w:val="en-GB"/>
          <w:rPrChange w:id="7308" w:author="Alexandre Miguel Kaizeler Guedes Da Silva Afonso" w:date="2026-07-27T16:55:00Z" w16du:dateUtc="2026-07-27T15:55:00Z">
            <w:rPr/>
          </w:rPrChange>
        </w:rPr>
        <w:t xml:space="preserve"> DDX3X acts as a live-or-die checkpoint in stressed cells by regulating NLRP3 inflammasome. </w:t>
      </w:r>
      <w:r w:rsidRPr="00B475D4">
        <w:rPr>
          <w:i/>
          <w:iCs/>
          <w:lang w:val="en-GB"/>
          <w:rPrChange w:id="7309" w:author="Alexandre Miguel Kaizeler Guedes Da Silva Afonso" w:date="2026-07-27T16:55:00Z" w16du:dateUtc="2026-07-27T15:55:00Z">
            <w:rPr>
              <w:i/>
              <w:iCs/>
            </w:rPr>
          </w:rPrChange>
        </w:rPr>
        <w:t>Nature</w:t>
      </w:r>
      <w:r w:rsidRPr="00B475D4">
        <w:rPr>
          <w:lang w:val="en-GB"/>
          <w:rPrChange w:id="7310" w:author="Alexandre Miguel Kaizeler Guedes Da Silva Afonso" w:date="2026-07-27T16:55:00Z" w16du:dateUtc="2026-07-27T15:55:00Z">
            <w:rPr/>
          </w:rPrChange>
        </w:rPr>
        <w:t xml:space="preserve"> </w:t>
      </w:r>
      <w:r w:rsidRPr="00B475D4">
        <w:rPr>
          <w:b/>
          <w:bCs/>
          <w:lang w:val="en-GB"/>
          <w:rPrChange w:id="7311" w:author="Alexandre Miguel Kaizeler Guedes Da Silva Afonso" w:date="2026-07-27T16:55:00Z" w16du:dateUtc="2026-07-27T15:55:00Z">
            <w:rPr>
              <w:b/>
              <w:bCs/>
            </w:rPr>
          </w:rPrChange>
        </w:rPr>
        <w:t>573</w:t>
      </w:r>
      <w:r w:rsidRPr="00B475D4">
        <w:rPr>
          <w:lang w:val="en-GB"/>
          <w:rPrChange w:id="7312" w:author="Alexandre Miguel Kaizeler Guedes Da Silva Afonso" w:date="2026-07-27T16:55:00Z" w16du:dateUtc="2026-07-27T15:55:00Z">
            <w:rPr/>
          </w:rPrChange>
        </w:rPr>
        <w:t>, 590–594 (2019).</w:t>
      </w:r>
    </w:p>
    <w:p w14:paraId="79AC3F22" w14:textId="77777777" w:rsidR="0017139D" w:rsidRPr="00B475D4" w:rsidRDefault="0017139D" w:rsidP="0017139D">
      <w:pPr>
        <w:pStyle w:val="Bibliografia"/>
        <w:rPr>
          <w:lang w:val="en-GB"/>
          <w:rPrChange w:id="7313" w:author="Alexandre Miguel Kaizeler Guedes Da Silva Afonso" w:date="2026-07-27T16:55:00Z" w16du:dateUtc="2026-07-27T15:55:00Z">
            <w:rPr/>
          </w:rPrChange>
        </w:rPr>
      </w:pPr>
      <w:r w:rsidRPr="00B475D4">
        <w:rPr>
          <w:lang w:val="en-GB"/>
          <w:rPrChange w:id="7314" w:author="Alexandre Miguel Kaizeler Guedes Da Silva Afonso" w:date="2026-07-27T16:55:00Z" w16du:dateUtc="2026-07-27T15:55:00Z">
            <w:rPr/>
          </w:rPrChange>
        </w:rPr>
        <w:lastRenderedPageBreak/>
        <w:t>14.</w:t>
      </w:r>
      <w:r w:rsidRPr="00B475D4">
        <w:rPr>
          <w:lang w:val="en-GB"/>
          <w:rPrChange w:id="7315" w:author="Alexandre Miguel Kaizeler Guedes Da Silva Afonso" w:date="2026-07-27T16:55:00Z" w16du:dateUtc="2026-07-27T15:55:00Z">
            <w:rPr/>
          </w:rPrChange>
        </w:rPr>
        <w:tab/>
        <w:t xml:space="preserve">Park, C. </w:t>
      </w:r>
      <w:r w:rsidRPr="00B475D4">
        <w:rPr>
          <w:i/>
          <w:iCs/>
          <w:lang w:val="en-GB"/>
          <w:rPrChange w:id="7316" w:author="Alexandre Miguel Kaizeler Guedes Da Silva Afonso" w:date="2026-07-27T16:55:00Z" w16du:dateUtc="2026-07-27T15:55:00Z">
            <w:rPr>
              <w:i/>
              <w:iCs/>
            </w:rPr>
          </w:rPrChange>
        </w:rPr>
        <w:t>et al.</w:t>
      </w:r>
      <w:r w:rsidRPr="00B475D4">
        <w:rPr>
          <w:lang w:val="en-GB"/>
          <w:rPrChange w:id="7317" w:author="Alexandre Miguel Kaizeler Guedes Da Silva Afonso" w:date="2026-07-27T16:55:00Z" w16du:dateUtc="2026-07-27T15:55:00Z">
            <w:rPr/>
          </w:rPrChange>
        </w:rPr>
        <w:t xml:space="preserve"> Stress Granules Contain Rbfox2 with Cell Cycle-related mRNAs. </w:t>
      </w:r>
      <w:r w:rsidRPr="00B475D4">
        <w:rPr>
          <w:i/>
          <w:iCs/>
          <w:lang w:val="en-GB"/>
          <w:rPrChange w:id="7318" w:author="Alexandre Miguel Kaizeler Guedes Da Silva Afonso" w:date="2026-07-27T16:55:00Z" w16du:dateUtc="2026-07-27T15:55:00Z">
            <w:rPr>
              <w:i/>
              <w:iCs/>
            </w:rPr>
          </w:rPrChange>
        </w:rPr>
        <w:t>Sci. Rep.</w:t>
      </w:r>
      <w:r w:rsidRPr="00B475D4">
        <w:rPr>
          <w:lang w:val="en-GB"/>
          <w:rPrChange w:id="7319" w:author="Alexandre Miguel Kaizeler Guedes Da Silva Afonso" w:date="2026-07-27T16:55:00Z" w16du:dateUtc="2026-07-27T15:55:00Z">
            <w:rPr/>
          </w:rPrChange>
        </w:rPr>
        <w:t xml:space="preserve"> </w:t>
      </w:r>
      <w:r w:rsidRPr="00B475D4">
        <w:rPr>
          <w:b/>
          <w:bCs/>
          <w:lang w:val="en-GB"/>
          <w:rPrChange w:id="7320" w:author="Alexandre Miguel Kaizeler Guedes Da Silva Afonso" w:date="2026-07-27T16:55:00Z" w16du:dateUtc="2026-07-27T15:55:00Z">
            <w:rPr>
              <w:b/>
              <w:bCs/>
            </w:rPr>
          </w:rPrChange>
        </w:rPr>
        <w:t>7</w:t>
      </w:r>
      <w:r w:rsidRPr="00B475D4">
        <w:rPr>
          <w:lang w:val="en-GB"/>
          <w:rPrChange w:id="7321" w:author="Alexandre Miguel Kaizeler Guedes Da Silva Afonso" w:date="2026-07-27T16:55:00Z" w16du:dateUtc="2026-07-27T15:55:00Z">
            <w:rPr/>
          </w:rPrChange>
        </w:rPr>
        <w:t>, 11211 (2017).</w:t>
      </w:r>
    </w:p>
    <w:p w14:paraId="5FFEE4A0" w14:textId="77777777" w:rsidR="0017139D" w:rsidRPr="00B475D4" w:rsidRDefault="0017139D" w:rsidP="0017139D">
      <w:pPr>
        <w:pStyle w:val="Bibliografia"/>
        <w:rPr>
          <w:lang w:val="en-GB"/>
          <w:rPrChange w:id="7322" w:author="Alexandre Miguel Kaizeler Guedes Da Silva Afonso" w:date="2026-07-27T16:55:00Z" w16du:dateUtc="2026-07-27T15:55:00Z">
            <w:rPr/>
          </w:rPrChange>
        </w:rPr>
      </w:pPr>
      <w:r w:rsidRPr="00B475D4">
        <w:rPr>
          <w:lang w:val="en-GB"/>
          <w:rPrChange w:id="7323" w:author="Alexandre Miguel Kaizeler Guedes Da Silva Afonso" w:date="2026-07-27T16:55:00Z" w16du:dateUtc="2026-07-27T15:55:00Z">
            <w:rPr/>
          </w:rPrChange>
        </w:rPr>
        <w:t>15.</w:t>
      </w:r>
      <w:r w:rsidRPr="00B475D4">
        <w:rPr>
          <w:lang w:val="en-GB"/>
          <w:rPrChange w:id="7324" w:author="Alexandre Miguel Kaizeler Guedes Da Silva Afonso" w:date="2026-07-27T16:55:00Z" w16du:dateUtc="2026-07-27T15:55:00Z">
            <w:rPr/>
          </w:rPrChange>
        </w:rPr>
        <w:tab/>
        <w:t xml:space="preserve">Omer, A. </w:t>
      </w:r>
      <w:r w:rsidRPr="00B475D4">
        <w:rPr>
          <w:i/>
          <w:iCs/>
          <w:lang w:val="en-GB"/>
          <w:rPrChange w:id="7325" w:author="Alexandre Miguel Kaizeler Guedes Da Silva Afonso" w:date="2026-07-27T16:55:00Z" w16du:dateUtc="2026-07-27T15:55:00Z">
            <w:rPr>
              <w:i/>
              <w:iCs/>
            </w:rPr>
          </w:rPrChange>
        </w:rPr>
        <w:t>et al.</w:t>
      </w:r>
      <w:r w:rsidRPr="00B475D4">
        <w:rPr>
          <w:lang w:val="en-GB"/>
          <w:rPrChange w:id="7326" w:author="Alexandre Miguel Kaizeler Guedes Da Silva Afonso" w:date="2026-07-27T16:55:00Z" w16du:dateUtc="2026-07-27T15:55:00Z">
            <w:rPr/>
          </w:rPrChange>
        </w:rPr>
        <w:t xml:space="preserve"> Stress granules counteract senescence by sequestration of PAI</w:t>
      </w:r>
      <w:r w:rsidRPr="00B475D4">
        <w:rPr>
          <w:rFonts w:ascii="Cambria Math" w:hAnsi="Cambria Math" w:cs="Cambria Math" w:hint="eastAsia"/>
          <w:lang w:val="en-GB"/>
          <w:rPrChange w:id="7327" w:author="Alexandre Miguel Kaizeler Guedes Da Silva Afonso" w:date="2026-07-27T16:55:00Z" w16du:dateUtc="2026-07-27T15:55:00Z">
            <w:rPr>
              <w:rFonts w:ascii="Cambria Math" w:hAnsi="Cambria Math" w:cs="Cambria Math" w:hint="eastAsia"/>
            </w:rPr>
          </w:rPrChange>
        </w:rPr>
        <w:t>‐</w:t>
      </w:r>
      <w:r w:rsidRPr="00B475D4">
        <w:rPr>
          <w:lang w:val="en-GB"/>
          <w:rPrChange w:id="7328" w:author="Alexandre Miguel Kaizeler Guedes Da Silva Afonso" w:date="2026-07-27T16:55:00Z" w16du:dateUtc="2026-07-27T15:55:00Z">
            <w:rPr/>
          </w:rPrChange>
        </w:rPr>
        <w:t xml:space="preserve">1. </w:t>
      </w:r>
      <w:r w:rsidRPr="00B475D4">
        <w:rPr>
          <w:i/>
          <w:iCs/>
          <w:lang w:val="en-GB"/>
          <w:rPrChange w:id="7329" w:author="Alexandre Miguel Kaizeler Guedes Da Silva Afonso" w:date="2026-07-27T16:55:00Z" w16du:dateUtc="2026-07-27T15:55:00Z">
            <w:rPr>
              <w:i/>
              <w:iCs/>
            </w:rPr>
          </w:rPrChange>
        </w:rPr>
        <w:t>EMBO Rep.</w:t>
      </w:r>
      <w:r w:rsidRPr="00B475D4">
        <w:rPr>
          <w:lang w:val="en-GB"/>
          <w:rPrChange w:id="7330" w:author="Alexandre Miguel Kaizeler Guedes Da Silva Afonso" w:date="2026-07-27T16:55:00Z" w16du:dateUtc="2026-07-27T15:55:00Z">
            <w:rPr/>
          </w:rPrChange>
        </w:rPr>
        <w:t xml:space="preserve"> </w:t>
      </w:r>
      <w:r w:rsidRPr="00B475D4">
        <w:rPr>
          <w:b/>
          <w:bCs/>
          <w:lang w:val="en-GB"/>
          <w:rPrChange w:id="7331" w:author="Alexandre Miguel Kaizeler Guedes Da Silva Afonso" w:date="2026-07-27T16:55:00Z" w16du:dateUtc="2026-07-27T15:55:00Z">
            <w:rPr>
              <w:b/>
              <w:bCs/>
            </w:rPr>
          </w:rPrChange>
        </w:rPr>
        <w:t>19</w:t>
      </w:r>
      <w:r w:rsidRPr="00B475D4">
        <w:rPr>
          <w:lang w:val="en-GB"/>
          <w:rPrChange w:id="7332" w:author="Alexandre Miguel Kaizeler Guedes Da Silva Afonso" w:date="2026-07-27T16:55:00Z" w16du:dateUtc="2026-07-27T15:55:00Z">
            <w:rPr/>
          </w:rPrChange>
        </w:rPr>
        <w:t>, e44722 (2018).</w:t>
      </w:r>
    </w:p>
    <w:p w14:paraId="5095AFE8" w14:textId="77777777" w:rsidR="0017139D" w:rsidRPr="00B475D4" w:rsidRDefault="0017139D" w:rsidP="0017139D">
      <w:pPr>
        <w:pStyle w:val="Bibliografia"/>
        <w:rPr>
          <w:lang w:val="en-GB"/>
          <w:rPrChange w:id="7333" w:author="Alexandre Miguel Kaizeler Guedes Da Silva Afonso" w:date="2026-07-27T16:55:00Z" w16du:dateUtc="2026-07-27T15:55:00Z">
            <w:rPr/>
          </w:rPrChange>
        </w:rPr>
      </w:pPr>
      <w:r w:rsidRPr="00B475D4">
        <w:rPr>
          <w:lang w:val="en-GB"/>
          <w:rPrChange w:id="7334" w:author="Alexandre Miguel Kaizeler Guedes Da Silva Afonso" w:date="2026-07-27T16:55:00Z" w16du:dateUtc="2026-07-27T15:55:00Z">
            <w:rPr/>
          </w:rPrChange>
        </w:rPr>
        <w:t>16.</w:t>
      </w:r>
      <w:r w:rsidRPr="00B475D4">
        <w:rPr>
          <w:lang w:val="en-GB"/>
          <w:rPrChange w:id="7335" w:author="Alexandre Miguel Kaizeler Guedes Da Silva Afonso" w:date="2026-07-27T16:55:00Z" w16du:dateUtc="2026-07-27T15:55:00Z">
            <w:rPr/>
          </w:rPrChange>
        </w:rPr>
        <w:tab/>
        <w:t xml:space="preserve">Omer, A. </w:t>
      </w:r>
      <w:r w:rsidRPr="00B475D4">
        <w:rPr>
          <w:i/>
          <w:iCs/>
          <w:lang w:val="en-GB"/>
          <w:rPrChange w:id="7336" w:author="Alexandre Miguel Kaizeler Guedes Da Silva Afonso" w:date="2026-07-27T16:55:00Z" w16du:dateUtc="2026-07-27T15:55:00Z">
            <w:rPr>
              <w:i/>
              <w:iCs/>
            </w:rPr>
          </w:rPrChange>
        </w:rPr>
        <w:t>et al.</w:t>
      </w:r>
      <w:r w:rsidRPr="00B475D4">
        <w:rPr>
          <w:lang w:val="en-GB"/>
          <w:rPrChange w:id="7337" w:author="Alexandre Miguel Kaizeler Guedes Da Silva Afonso" w:date="2026-07-27T16:55:00Z" w16du:dateUtc="2026-07-27T15:55:00Z">
            <w:rPr/>
          </w:rPrChange>
        </w:rPr>
        <w:t xml:space="preserve"> G3BP1 controls the senescence-associated secretome and its impact on cancer progression. </w:t>
      </w:r>
      <w:r w:rsidRPr="00B475D4">
        <w:rPr>
          <w:i/>
          <w:iCs/>
          <w:lang w:val="en-GB"/>
          <w:rPrChange w:id="7338" w:author="Alexandre Miguel Kaizeler Guedes Da Silva Afonso" w:date="2026-07-27T16:55:00Z" w16du:dateUtc="2026-07-27T15:55:00Z">
            <w:rPr>
              <w:i/>
              <w:iCs/>
            </w:rPr>
          </w:rPrChange>
        </w:rPr>
        <w:t>Nat. Commun.</w:t>
      </w:r>
      <w:r w:rsidRPr="00B475D4">
        <w:rPr>
          <w:lang w:val="en-GB"/>
          <w:rPrChange w:id="7339" w:author="Alexandre Miguel Kaizeler Guedes Da Silva Afonso" w:date="2026-07-27T16:55:00Z" w16du:dateUtc="2026-07-27T15:55:00Z">
            <w:rPr/>
          </w:rPrChange>
        </w:rPr>
        <w:t xml:space="preserve"> </w:t>
      </w:r>
      <w:r w:rsidRPr="00B475D4">
        <w:rPr>
          <w:b/>
          <w:bCs/>
          <w:lang w:val="en-GB"/>
          <w:rPrChange w:id="7340" w:author="Alexandre Miguel Kaizeler Guedes Da Silva Afonso" w:date="2026-07-27T16:55:00Z" w16du:dateUtc="2026-07-27T15:55:00Z">
            <w:rPr>
              <w:b/>
              <w:bCs/>
            </w:rPr>
          </w:rPrChange>
        </w:rPr>
        <w:t>11</w:t>
      </w:r>
      <w:r w:rsidRPr="00B475D4">
        <w:rPr>
          <w:lang w:val="en-GB"/>
          <w:rPrChange w:id="7341" w:author="Alexandre Miguel Kaizeler Guedes Da Silva Afonso" w:date="2026-07-27T16:55:00Z" w16du:dateUtc="2026-07-27T15:55:00Z">
            <w:rPr/>
          </w:rPrChange>
        </w:rPr>
        <w:t>, 4979 (2020).</w:t>
      </w:r>
    </w:p>
    <w:p w14:paraId="198A32B2" w14:textId="77777777" w:rsidR="0017139D" w:rsidRPr="00B475D4" w:rsidRDefault="0017139D" w:rsidP="0017139D">
      <w:pPr>
        <w:pStyle w:val="Bibliografia"/>
        <w:rPr>
          <w:lang w:val="en-GB"/>
          <w:rPrChange w:id="7342" w:author="Alexandre Miguel Kaizeler Guedes Da Silva Afonso" w:date="2026-07-27T16:55:00Z" w16du:dateUtc="2026-07-27T15:55:00Z">
            <w:rPr/>
          </w:rPrChange>
        </w:rPr>
      </w:pPr>
      <w:r w:rsidRPr="00B475D4">
        <w:rPr>
          <w:lang w:val="en-GB"/>
          <w:rPrChange w:id="7343" w:author="Alexandre Miguel Kaizeler Guedes Da Silva Afonso" w:date="2026-07-27T16:55:00Z" w16du:dateUtc="2026-07-27T15:55:00Z">
            <w:rPr/>
          </w:rPrChange>
        </w:rPr>
        <w:t>17.</w:t>
      </w:r>
      <w:r w:rsidRPr="00B475D4">
        <w:rPr>
          <w:lang w:val="en-GB"/>
          <w:rPrChange w:id="7344" w:author="Alexandre Miguel Kaizeler Guedes Da Silva Afonso" w:date="2026-07-27T16:55:00Z" w16du:dateUtc="2026-07-27T15:55:00Z">
            <w:rPr/>
          </w:rPrChange>
        </w:rPr>
        <w:tab/>
        <w:t xml:space="preserve">Moujaber, O. </w:t>
      </w:r>
      <w:r w:rsidRPr="00B475D4">
        <w:rPr>
          <w:i/>
          <w:iCs/>
          <w:lang w:val="en-GB"/>
          <w:rPrChange w:id="7345" w:author="Alexandre Miguel Kaizeler Guedes Da Silva Afonso" w:date="2026-07-27T16:55:00Z" w16du:dateUtc="2026-07-27T15:55:00Z">
            <w:rPr>
              <w:i/>
              <w:iCs/>
            </w:rPr>
          </w:rPrChange>
        </w:rPr>
        <w:t>et al.</w:t>
      </w:r>
      <w:r w:rsidRPr="00B475D4">
        <w:rPr>
          <w:lang w:val="en-GB"/>
          <w:rPrChange w:id="7346" w:author="Alexandre Miguel Kaizeler Guedes Da Silva Afonso" w:date="2026-07-27T16:55:00Z" w16du:dateUtc="2026-07-27T15:55:00Z">
            <w:rPr/>
          </w:rPrChange>
        </w:rPr>
        <w:t xml:space="preserve"> Dissecting the molecular mechanisms that impair stress granule formation in aging cells. </w:t>
      </w:r>
      <w:r w:rsidRPr="00B475D4">
        <w:rPr>
          <w:i/>
          <w:iCs/>
          <w:lang w:val="en-GB"/>
          <w:rPrChange w:id="7347" w:author="Alexandre Miguel Kaizeler Guedes Da Silva Afonso" w:date="2026-07-27T16:55:00Z" w16du:dateUtc="2026-07-27T15:55:00Z">
            <w:rPr>
              <w:i/>
              <w:iCs/>
            </w:rPr>
          </w:rPrChange>
        </w:rPr>
        <w:t>Biochim. Biophys. Acta BBA - Mol. Cell Res.</w:t>
      </w:r>
      <w:r w:rsidRPr="00B475D4">
        <w:rPr>
          <w:lang w:val="en-GB"/>
          <w:rPrChange w:id="7348" w:author="Alexandre Miguel Kaizeler Guedes Da Silva Afonso" w:date="2026-07-27T16:55:00Z" w16du:dateUtc="2026-07-27T15:55:00Z">
            <w:rPr/>
          </w:rPrChange>
        </w:rPr>
        <w:t xml:space="preserve"> </w:t>
      </w:r>
      <w:r w:rsidRPr="00B475D4">
        <w:rPr>
          <w:b/>
          <w:bCs/>
          <w:lang w:val="en-GB"/>
          <w:rPrChange w:id="7349" w:author="Alexandre Miguel Kaizeler Guedes Da Silva Afonso" w:date="2026-07-27T16:55:00Z" w16du:dateUtc="2026-07-27T15:55:00Z">
            <w:rPr>
              <w:b/>
              <w:bCs/>
            </w:rPr>
          </w:rPrChange>
        </w:rPr>
        <w:t>1864</w:t>
      </w:r>
      <w:r w:rsidRPr="00B475D4">
        <w:rPr>
          <w:lang w:val="en-GB"/>
          <w:rPrChange w:id="7350" w:author="Alexandre Miguel Kaizeler Guedes Da Silva Afonso" w:date="2026-07-27T16:55:00Z" w16du:dateUtc="2026-07-27T15:55:00Z">
            <w:rPr/>
          </w:rPrChange>
        </w:rPr>
        <w:t>, 475–486 (2017).</w:t>
      </w:r>
    </w:p>
    <w:p w14:paraId="65C7A137" w14:textId="77777777" w:rsidR="0017139D" w:rsidRPr="00B475D4" w:rsidRDefault="0017139D" w:rsidP="0017139D">
      <w:pPr>
        <w:pStyle w:val="Bibliografia"/>
        <w:rPr>
          <w:lang w:val="en-GB"/>
          <w:rPrChange w:id="7351" w:author="Alexandre Miguel Kaizeler Guedes Da Silva Afonso" w:date="2026-07-27T16:55:00Z" w16du:dateUtc="2026-07-27T15:55:00Z">
            <w:rPr/>
          </w:rPrChange>
        </w:rPr>
      </w:pPr>
      <w:r w:rsidRPr="00B475D4">
        <w:rPr>
          <w:lang w:val="en-GB"/>
          <w:rPrChange w:id="7352" w:author="Alexandre Miguel Kaizeler Guedes Da Silva Afonso" w:date="2026-07-27T16:55:00Z" w16du:dateUtc="2026-07-27T15:55:00Z">
            <w:rPr/>
          </w:rPrChange>
        </w:rPr>
        <w:t>18.</w:t>
      </w:r>
      <w:r w:rsidRPr="00B475D4">
        <w:rPr>
          <w:lang w:val="en-GB"/>
          <w:rPrChange w:id="7353" w:author="Alexandre Miguel Kaizeler Guedes Da Silva Afonso" w:date="2026-07-27T16:55:00Z" w16du:dateUtc="2026-07-27T15:55:00Z">
            <w:rPr/>
          </w:rPrChange>
        </w:rPr>
        <w:tab/>
        <w:t xml:space="preserve">Mateju, D. </w:t>
      </w:r>
      <w:r w:rsidRPr="00B475D4">
        <w:rPr>
          <w:i/>
          <w:iCs/>
          <w:lang w:val="en-GB"/>
          <w:rPrChange w:id="7354" w:author="Alexandre Miguel Kaizeler Guedes Da Silva Afonso" w:date="2026-07-27T16:55:00Z" w16du:dateUtc="2026-07-27T15:55:00Z">
            <w:rPr>
              <w:i/>
              <w:iCs/>
            </w:rPr>
          </w:rPrChange>
        </w:rPr>
        <w:t>et al.</w:t>
      </w:r>
      <w:r w:rsidRPr="00B475D4">
        <w:rPr>
          <w:lang w:val="en-GB"/>
          <w:rPrChange w:id="7355" w:author="Alexandre Miguel Kaizeler Guedes Da Silva Afonso" w:date="2026-07-27T16:55:00Z" w16du:dateUtc="2026-07-27T15:55:00Z">
            <w:rPr/>
          </w:rPrChange>
        </w:rPr>
        <w:t xml:space="preserve"> Single-Molecule Imaging Reveals Translation of mRNAs Localized to Stress Granules. </w:t>
      </w:r>
      <w:r w:rsidRPr="00B475D4">
        <w:rPr>
          <w:i/>
          <w:iCs/>
          <w:lang w:val="en-GB"/>
          <w:rPrChange w:id="7356" w:author="Alexandre Miguel Kaizeler Guedes Da Silva Afonso" w:date="2026-07-27T16:55:00Z" w16du:dateUtc="2026-07-27T15:55:00Z">
            <w:rPr>
              <w:i/>
              <w:iCs/>
            </w:rPr>
          </w:rPrChange>
        </w:rPr>
        <w:t>Cell</w:t>
      </w:r>
      <w:r w:rsidRPr="00B475D4">
        <w:rPr>
          <w:lang w:val="en-GB"/>
          <w:rPrChange w:id="7357" w:author="Alexandre Miguel Kaizeler Guedes Da Silva Afonso" w:date="2026-07-27T16:55:00Z" w16du:dateUtc="2026-07-27T15:55:00Z">
            <w:rPr/>
          </w:rPrChange>
        </w:rPr>
        <w:t xml:space="preserve"> </w:t>
      </w:r>
      <w:r w:rsidRPr="00B475D4">
        <w:rPr>
          <w:b/>
          <w:bCs/>
          <w:lang w:val="en-GB"/>
          <w:rPrChange w:id="7358" w:author="Alexandre Miguel Kaizeler Guedes Da Silva Afonso" w:date="2026-07-27T16:55:00Z" w16du:dateUtc="2026-07-27T15:55:00Z">
            <w:rPr>
              <w:b/>
              <w:bCs/>
            </w:rPr>
          </w:rPrChange>
        </w:rPr>
        <w:t>183</w:t>
      </w:r>
      <w:r w:rsidRPr="00B475D4">
        <w:rPr>
          <w:lang w:val="en-GB"/>
          <w:rPrChange w:id="7359" w:author="Alexandre Miguel Kaizeler Guedes Da Silva Afonso" w:date="2026-07-27T16:55:00Z" w16du:dateUtc="2026-07-27T15:55:00Z">
            <w:rPr/>
          </w:rPrChange>
        </w:rPr>
        <w:t>, 1801-1812.e13 (2020).</w:t>
      </w:r>
    </w:p>
    <w:p w14:paraId="3680B0EB" w14:textId="77777777" w:rsidR="0017139D" w:rsidRPr="00B475D4" w:rsidRDefault="0017139D" w:rsidP="0017139D">
      <w:pPr>
        <w:pStyle w:val="Bibliografia"/>
        <w:rPr>
          <w:lang w:val="en-GB"/>
          <w:rPrChange w:id="7360" w:author="Alexandre Miguel Kaizeler Guedes Da Silva Afonso" w:date="2026-07-27T16:55:00Z" w16du:dateUtc="2026-07-27T15:55:00Z">
            <w:rPr/>
          </w:rPrChange>
        </w:rPr>
      </w:pPr>
      <w:r w:rsidRPr="00B475D4">
        <w:rPr>
          <w:lang w:val="en-GB"/>
          <w:rPrChange w:id="7361" w:author="Alexandre Miguel Kaizeler Guedes Da Silva Afonso" w:date="2026-07-27T16:55:00Z" w16du:dateUtc="2026-07-27T15:55:00Z">
            <w:rPr/>
          </w:rPrChange>
        </w:rPr>
        <w:t>19.</w:t>
      </w:r>
      <w:r w:rsidRPr="00B475D4">
        <w:rPr>
          <w:lang w:val="en-GB"/>
          <w:rPrChange w:id="7362" w:author="Alexandre Miguel Kaizeler Guedes Da Silva Afonso" w:date="2026-07-27T16:55:00Z" w16du:dateUtc="2026-07-27T15:55:00Z">
            <w:rPr/>
          </w:rPrChange>
        </w:rPr>
        <w:tab/>
        <w:t xml:space="preserve">Mackenzie, I. R. </w:t>
      </w:r>
      <w:r w:rsidRPr="00B475D4">
        <w:rPr>
          <w:i/>
          <w:iCs/>
          <w:lang w:val="en-GB"/>
          <w:rPrChange w:id="7363" w:author="Alexandre Miguel Kaizeler Guedes Da Silva Afonso" w:date="2026-07-27T16:55:00Z" w16du:dateUtc="2026-07-27T15:55:00Z">
            <w:rPr>
              <w:i/>
              <w:iCs/>
            </w:rPr>
          </w:rPrChange>
        </w:rPr>
        <w:t>et al.</w:t>
      </w:r>
      <w:r w:rsidRPr="00B475D4">
        <w:rPr>
          <w:lang w:val="en-GB"/>
          <w:rPrChange w:id="7364" w:author="Alexandre Miguel Kaizeler Guedes Da Silva Afonso" w:date="2026-07-27T16:55:00Z" w16du:dateUtc="2026-07-27T15:55:00Z">
            <w:rPr/>
          </w:rPrChange>
        </w:rPr>
        <w:t xml:space="preserve"> TIA1 Mutations in Amyotrophic Lateral Sclerosis and Frontotemporal Dementia Promote Phase Separation and Alter Stress Granule Dynamics. </w:t>
      </w:r>
      <w:r w:rsidRPr="00B475D4">
        <w:rPr>
          <w:i/>
          <w:iCs/>
          <w:lang w:val="en-GB"/>
          <w:rPrChange w:id="7365" w:author="Alexandre Miguel Kaizeler Guedes Da Silva Afonso" w:date="2026-07-27T16:55:00Z" w16du:dateUtc="2026-07-27T15:55:00Z">
            <w:rPr>
              <w:i/>
              <w:iCs/>
            </w:rPr>
          </w:rPrChange>
        </w:rPr>
        <w:t>Neuron</w:t>
      </w:r>
      <w:r w:rsidRPr="00B475D4">
        <w:rPr>
          <w:lang w:val="en-GB"/>
          <w:rPrChange w:id="7366" w:author="Alexandre Miguel Kaizeler Guedes Da Silva Afonso" w:date="2026-07-27T16:55:00Z" w16du:dateUtc="2026-07-27T15:55:00Z">
            <w:rPr/>
          </w:rPrChange>
        </w:rPr>
        <w:t xml:space="preserve"> </w:t>
      </w:r>
      <w:r w:rsidRPr="00B475D4">
        <w:rPr>
          <w:b/>
          <w:bCs/>
          <w:lang w:val="en-GB"/>
          <w:rPrChange w:id="7367" w:author="Alexandre Miguel Kaizeler Guedes Da Silva Afonso" w:date="2026-07-27T16:55:00Z" w16du:dateUtc="2026-07-27T15:55:00Z">
            <w:rPr>
              <w:b/>
              <w:bCs/>
            </w:rPr>
          </w:rPrChange>
        </w:rPr>
        <w:t>95</w:t>
      </w:r>
      <w:r w:rsidRPr="00B475D4">
        <w:rPr>
          <w:lang w:val="en-GB"/>
          <w:rPrChange w:id="7368" w:author="Alexandre Miguel Kaizeler Guedes Da Silva Afonso" w:date="2026-07-27T16:55:00Z" w16du:dateUtc="2026-07-27T15:55:00Z">
            <w:rPr/>
          </w:rPrChange>
        </w:rPr>
        <w:t>, 808-816.e9 (2017).</w:t>
      </w:r>
    </w:p>
    <w:p w14:paraId="020FFD78" w14:textId="77777777" w:rsidR="0017139D" w:rsidRPr="00B475D4" w:rsidRDefault="0017139D" w:rsidP="0017139D">
      <w:pPr>
        <w:pStyle w:val="Bibliografia"/>
        <w:rPr>
          <w:lang w:val="en-GB"/>
          <w:rPrChange w:id="7369" w:author="Alexandre Miguel Kaizeler Guedes Da Silva Afonso" w:date="2026-07-27T16:55:00Z" w16du:dateUtc="2026-07-27T15:55:00Z">
            <w:rPr/>
          </w:rPrChange>
        </w:rPr>
      </w:pPr>
      <w:r w:rsidRPr="00B475D4">
        <w:rPr>
          <w:lang w:val="en-GB"/>
          <w:rPrChange w:id="7370" w:author="Alexandre Miguel Kaizeler Guedes Da Silva Afonso" w:date="2026-07-27T16:55:00Z" w16du:dateUtc="2026-07-27T15:55:00Z">
            <w:rPr/>
          </w:rPrChange>
        </w:rPr>
        <w:t>20.</w:t>
      </w:r>
      <w:r w:rsidRPr="00B475D4">
        <w:rPr>
          <w:lang w:val="en-GB"/>
          <w:rPrChange w:id="7371" w:author="Alexandre Miguel Kaizeler Guedes Da Silva Afonso" w:date="2026-07-27T16:55:00Z" w16du:dateUtc="2026-07-27T15:55:00Z">
            <w:rPr/>
          </w:rPrChange>
        </w:rPr>
        <w:tab/>
        <w:t xml:space="preserve">Arai, T. </w:t>
      </w:r>
      <w:r w:rsidRPr="00B475D4">
        <w:rPr>
          <w:i/>
          <w:iCs/>
          <w:lang w:val="en-GB"/>
          <w:rPrChange w:id="7372" w:author="Alexandre Miguel Kaizeler Guedes Da Silva Afonso" w:date="2026-07-27T16:55:00Z" w16du:dateUtc="2026-07-27T15:55:00Z">
            <w:rPr>
              <w:i/>
              <w:iCs/>
            </w:rPr>
          </w:rPrChange>
        </w:rPr>
        <w:t>et al.</w:t>
      </w:r>
      <w:r w:rsidRPr="00B475D4">
        <w:rPr>
          <w:lang w:val="en-GB"/>
          <w:rPrChange w:id="7373" w:author="Alexandre Miguel Kaizeler Guedes Da Silva Afonso" w:date="2026-07-27T16:55:00Z" w16du:dateUtc="2026-07-27T15:55:00Z">
            <w:rPr/>
          </w:rPrChange>
        </w:rPr>
        <w:t xml:space="preserve"> TDP-43 is a component of ubiquitin-positive tau-negative inclusions in frontotemporal lobar degeneration and amyotrophic lateral sclerosis. </w:t>
      </w:r>
      <w:r w:rsidRPr="00B475D4">
        <w:rPr>
          <w:i/>
          <w:iCs/>
          <w:lang w:val="en-GB"/>
          <w:rPrChange w:id="7374" w:author="Alexandre Miguel Kaizeler Guedes Da Silva Afonso" w:date="2026-07-27T16:55:00Z" w16du:dateUtc="2026-07-27T15:55:00Z">
            <w:rPr>
              <w:i/>
              <w:iCs/>
            </w:rPr>
          </w:rPrChange>
        </w:rPr>
        <w:t>Biochem. Biophys. Res. Commun.</w:t>
      </w:r>
      <w:r w:rsidRPr="00B475D4">
        <w:rPr>
          <w:lang w:val="en-GB"/>
          <w:rPrChange w:id="7375" w:author="Alexandre Miguel Kaizeler Guedes Da Silva Afonso" w:date="2026-07-27T16:55:00Z" w16du:dateUtc="2026-07-27T15:55:00Z">
            <w:rPr/>
          </w:rPrChange>
        </w:rPr>
        <w:t xml:space="preserve"> </w:t>
      </w:r>
      <w:r w:rsidRPr="00B475D4">
        <w:rPr>
          <w:b/>
          <w:bCs/>
          <w:lang w:val="en-GB"/>
          <w:rPrChange w:id="7376" w:author="Alexandre Miguel Kaizeler Guedes Da Silva Afonso" w:date="2026-07-27T16:55:00Z" w16du:dateUtc="2026-07-27T15:55:00Z">
            <w:rPr>
              <w:b/>
              <w:bCs/>
            </w:rPr>
          </w:rPrChange>
        </w:rPr>
        <w:t>351</w:t>
      </w:r>
      <w:r w:rsidRPr="00B475D4">
        <w:rPr>
          <w:lang w:val="en-GB"/>
          <w:rPrChange w:id="7377" w:author="Alexandre Miguel Kaizeler Guedes Da Silva Afonso" w:date="2026-07-27T16:55:00Z" w16du:dateUtc="2026-07-27T15:55:00Z">
            <w:rPr/>
          </w:rPrChange>
        </w:rPr>
        <w:t>, 602–611 (2006).</w:t>
      </w:r>
    </w:p>
    <w:p w14:paraId="3A7B8CC2" w14:textId="77777777" w:rsidR="0017139D" w:rsidRPr="00B475D4" w:rsidRDefault="0017139D" w:rsidP="0017139D">
      <w:pPr>
        <w:pStyle w:val="Bibliografia"/>
        <w:rPr>
          <w:lang w:val="en-GB"/>
          <w:rPrChange w:id="7378" w:author="Alexandre Miguel Kaizeler Guedes Da Silva Afonso" w:date="2026-07-27T16:55:00Z" w16du:dateUtc="2026-07-27T15:55:00Z">
            <w:rPr/>
          </w:rPrChange>
        </w:rPr>
      </w:pPr>
      <w:r w:rsidRPr="00B475D4">
        <w:rPr>
          <w:lang w:val="en-GB"/>
          <w:rPrChange w:id="7379" w:author="Alexandre Miguel Kaizeler Guedes Da Silva Afonso" w:date="2026-07-27T16:55:00Z" w16du:dateUtc="2026-07-27T15:55:00Z">
            <w:rPr/>
          </w:rPrChange>
        </w:rPr>
        <w:t>21.</w:t>
      </w:r>
      <w:r w:rsidRPr="00B475D4">
        <w:rPr>
          <w:lang w:val="en-GB"/>
          <w:rPrChange w:id="7380" w:author="Alexandre Miguel Kaizeler Guedes Da Silva Afonso" w:date="2026-07-27T16:55:00Z" w16du:dateUtc="2026-07-27T15:55:00Z">
            <w:rPr/>
          </w:rPrChange>
        </w:rPr>
        <w:tab/>
        <w:t xml:space="preserve">Elden, A. C. </w:t>
      </w:r>
      <w:r w:rsidRPr="00B475D4">
        <w:rPr>
          <w:i/>
          <w:iCs/>
          <w:lang w:val="en-GB"/>
          <w:rPrChange w:id="7381" w:author="Alexandre Miguel Kaizeler Guedes Da Silva Afonso" w:date="2026-07-27T16:55:00Z" w16du:dateUtc="2026-07-27T15:55:00Z">
            <w:rPr>
              <w:i/>
              <w:iCs/>
            </w:rPr>
          </w:rPrChange>
        </w:rPr>
        <w:t>et al.</w:t>
      </w:r>
      <w:r w:rsidRPr="00B475D4">
        <w:rPr>
          <w:lang w:val="en-GB"/>
          <w:rPrChange w:id="7382" w:author="Alexandre Miguel Kaizeler Guedes Da Silva Afonso" w:date="2026-07-27T16:55:00Z" w16du:dateUtc="2026-07-27T15:55:00Z">
            <w:rPr/>
          </w:rPrChange>
        </w:rPr>
        <w:t xml:space="preserve"> Ataxin-2 intermediate-length polyglutamine expansions are associated with increased risk for ALS. </w:t>
      </w:r>
      <w:r w:rsidRPr="00B475D4">
        <w:rPr>
          <w:i/>
          <w:iCs/>
          <w:lang w:val="en-GB"/>
          <w:rPrChange w:id="7383" w:author="Alexandre Miguel Kaizeler Guedes Da Silva Afonso" w:date="2026-07-27T16:55:00Z" w16du:dateUtc="2026-07-27T15:55:00Z">
            <w:rPr>
              <w:i/>
              <w:iCs/>
            </w:rPr>
          </w:rPrChange>
        </w:rPr>
        <w:t>Nature</w:t>
      </w:r>
      <w:r w:rsidRPr="00B475D4">
        <w:rPr>
          <w:lang w:val="en-GB"/>
          <w:rPrChange w:id="7384" w:author="Alexandre Miguel Kaizeler Guedes Da Silva Afonso" w:date="2026-07-27T16:55:00Z" w16du:dateUtc="2026-07-27T15:55:00Z">
            <w:rPr/>
          </w:rPrChange>
        </w:rPr>
        <w:t xml:space="preserve"> </w:t>
      </w:r>
      <w:r w:rsidRPr="00B475D4">
        <w:rPr>
          <w:b/>
          <w:bCs/>
          <w:lang w:val="en-GB"/>
          <w:rPrChange w:id="7385" w:author="Alexandre Miguel Kaizeler Guedes Da Silva Afonso" w:date="2026-07-27T16:55:00Z" w16du:dateUtc="2026-07-27T15:55:00Z">
            <w:rPr>
              <w:b/>
              <w:bCs/>
            </w:rPr>
          </w:rPrChange>
        </w:rPr>
        <w:t>466</w:t>
      </w:r>
      <w:r w:rsidRPr="00B475D4">
        <w:rPr>
          <w:lang w:val="en-GB"/>
          <w:rPrChange w:id="7386" w:author="Alexandre Miguel Kaizeler Guedes Da Silva Afonso" w:date="2026-07-27T16:55:00Z" w16du:dateUtc="2026-07-27T15:55:00Z">
            <w:rPr/>
          </w:rPrChange>
        </w:rPr>
        <w:t>, 1069–1075 (2010).</w:t>
      </w:r>
    </w:p>
    <w:p w14:paraId="30D3AFBE" w14:textId="77777777" w:rsidR="0017139D" w:rsidRPr="00B475D4" w:rsidRDefault="0017139D" w:rsidP="0017139D">
      <w:pPr>
        <w:pStyle w:val="Bibliografia"/>
        <w:rPr>
          <w:lang w:val="en-GB"/>
          <w:rPrChange w:id="7387" w:author="Alexandre Miguel Kaizeler Guedes Da Silva Afonso" w:date="2026-07-27T16:55:00Z" w16du:dateUtc="2026-07-27T15:55:00Z">
            <w:rPr/>
          </w:rPrChange>
        </w:rPr>
      </w:pPr>
      <w:r w:rsidRPr="00B475D4">
        <w:rPr>
          <w:lang w:val="en-GB"/>
          <w:rPrChange w:id="7388" w:author="Alexandre Miguel Kaizeler Guedes Da Silva Afonso" w:date="2026-07-27T16:55:00Z" w16du:dateUtc="2026-07-27T15:55:00Z">
            <w:rPr/>
          </w:rPrChange>
        </w:rPr>
        <w:t>22.</w:t>
      </w:r>
      <w:r w:rsidRPr="00B475D4">
        <w:rPr>
          <w:lang w:val="en-GB"/>
          <w:rPrChange w:id="7389" w:author="Alexandre Miguel Kaizeler Guedes Da Silva Afonso" w:date="2026-07-27T16:55:00Z" w16du:dateUtc="2026-07-27T15:55:00Z">
            <w:rPr/>
          </w:rPrChange>
        </w:rPr>
        <w:tab/>
        <w:t xml:space="preserve">Lennox, A. L. </w:t>
      </w:r>
      <w:r w:rsidRPr="00B475D4">
        <w:rPr>
          <w:i/>
          <w:iCs/>
          <w:lang w:val="en-GB"/>
          <w:rPrChange w:id="7390" w:author="Alexandre Miguel Kaizeler Guedes Da Silva Afonso" w:date="2026-07-27T16:55:00Z" w16du:dateUtc="2026-07-27T15:55:00Z">
            <w:rPr>
              <w:i/>
              <w:iCs/>
            </w:rPr>
          </w:rPrChange>
        </w:rPr>
        <w:t>et al.</w:t>
      </w:r>
      <w:r w:rsidRPr="00B475D4">
        <w:rPr>
          <w:lang w:val="en-GB"/>
          <w:rPrChange w:id="7391" w:author="Alexandre Miguel Kaizeler Guedes Da Silva Afonso" w:date="2026-07-27T16:55:00Z" w16du:dateUtc="2026-07-27T15:55:00Z">
            <w:rPr/>
          </w:rPrChange>
        </w:rPr>
        <w:t xml:space="preserve"> Pathogenic DDX3X Mutations Impair RNA Metabolism and Neurogenesis during Fetal Cortical Development. </w:t>
      </w:r>
      <w:r w:rsidRPr="00B475D4">
        <w:rPr>
          <w:i/>
          <w:iCs/>
          <w:lang w:val="en-GB"/>
          <w:rPrChange w:id="7392" w:author="Alexandre Miguel Kaizeler Guedes Da Silva Afonso" w:date="2026-07-27T16:55:00Z" w16du:dateUtc="2026-07-27T15:55:00Z">
            <w:rPr>
              <w:i/>
              <w:iCs/>
            </w:rPr>
          </w:rPrChange>
        </w:rPr>
        <w:t>Neuron</w:t>
      </w:r>
      <w:r w:rsidRPr="00B475D4">
        <w:rPr>
          <w:lang w:val="en-GB"/>
          <w:rPrChange w:id="7393" w:author="Alexandre Miguel Kaizeler Guedes Da Silva Afonso" w:date="2026-07-27T16:55:00Z" w16du:dateUtc="2026-07-27T15:55:00Z">
            <w:rPr/>
          </w:rPrChange>
        </w:rPr>
        <w:t xml:space="preserve"> </w:t>
      </w:r>
      <w:r w:rsidRPr="00B475D4">
        <w:rPr>
          <w:b/>
          <w:bCs/>
          <w:lang w:val="en-GB"/>
          <w:rPrChange w:id="7394" w:author="Alexandre Miguel Kaizeler Guedes Da Silva Afonso" w:date="2026-07-27T16:55:00Z" w16du:dateUtc="2026-07-27T15:55:00Z">
            <w:rPr>
              <w:b/>
              <w:bCs/>
            </w:rPr>
          </w:rPrChange>
        </w:rPr>
        <w:t>106</w:t>
      </w:r>
      <w:r w:rsidRPr="00B475D4">
        <w:rPr>
          <w:lang w:val="en-GB"/>
          <w:rPrChange w:id="7395" w:author="Alexandre Miguel Kaizeler Guedes Da Silva Afonso" w:date="2026-07-27T16:55:00Z" w16du:dateUtc="2026-07-27T15:55:00Z">
            <w:rPr/>
          </w:rPrChange>
        </w:rPr>
        <w:t>, 404-420.e8 (2020).</w:t>
      </w:r>
    </w:p>
    <w:p w14:paraId="4409DE85" w14:textId="77777777" w:rsidR="0017139D" w:rsidRPr="00B475D4" w:rsidRDefault="0017139D" w:rsidP="0017139D">
      <w:pPr>
        <w:pStyle w:val="Bibliografia"/>
        <w:rPr>
          <w:lang w:val="en-GB"/>
          <w:rPrChange w:id="7396" w:author="Alexandre Miguel Kaizeler Guedes Da Silva Afonso" w:date="2026-07-27T16:55:00Z" w16du:dateUtc="2026-07-27T15:55:00Z">
            <w:rPr/>
          </w:rPrChange>
        </w:rPr>
      </w:pPr>
      <w:r w:rsidRPr="00B475D4">
        <w:rPr>
          <w:lang w:val="en-GB"/>
          <w:rPrChange w:id="7397" w:author="Alexandre Miguel Kaizeler Guedes Da Silva Afonso" w:date="2026-07-27T16:55:00Z" w16du:dateUtc="2026-07-27T15:55:00Z">
            <w:rPr/>
          </w:rPrChange>
        </w:rPr>
        <w:t>23.</w:t>
      </w:r>
      <w:r w:rsidRPr="00B475D4">
        <w:rPr>
          <w:lang w:val="en-GB"/>
          <w:rPrChange w:id="7398" w:author="Alexandre Miguel Kaizeler Guedes Da Silva Afonso" w:date="2026-07-27T16:55:00Z" w16du:dateUtc="2026-07-27T15:55:00Z">
            <w:rPr/>
          </w:rPrChange>
        </w:rPr>
        <w:tab/>
        <w:t xml:space="preserve">Yi, Z. </w:t>
      </w:r>
      <w:r w:rsidRPr="00B475D4">
        <w:rPr>
          <w:i/>
          <w:iCs/>
          <w:lang w:val="en-GB"/>
          <w:rPrChange w:id="7399" w:author="Alexandre Miguel Kaizeler Guedes Da Silva Afonso" w:date="2026-07-27T16:55:00Z" w16du:dateUtc="2026-07-27T15:55:00Z">
            <w:rPr>
              <w:i/>
              <w:iCs/>
            </w:rPr>
          </w:rPrChange>
        </w:rPr>
        <w:t>et al.</w:t>
      </w:r>
      <w:r w:rsidRPr="00B475D4">
        <w:rPr>
          <w:lang w:val="en-GB"/>
          <w:rPrChange w:id="7400" w:author="Alexandre Miguel Kaizeler Guedes Da Silva Afonso" w:date="2026-07-27T16:55:00Z" w16du:dateUtc="2026-07-27T15:55:00Z">
            <w:rPr/>
          </w:rPrChange>
        </w:rPr>
        <w:t xml:space="preserve"> Hepatitis C Virus Co-Opts Ras-GTPase-Activating Protein-Binding Protein 1 for Its Genome Replication. </w:t>
      </w:r>
      <w:r w:rsidRPr="00B475D4">
        <w:rPr>
          <w:i/>
          <w:iCs/>
          <w:lang w:val="en-GB"/>
          <w:rPrChange w:id="7401" w:author="Alexandre Miguel Kaizeler Guedes Da Silva Afonso" w:date="2026-07-27T16:55:00Z" w16du:dateUtc="2026-07-27T15:55:00Z">
            <w:rPr>
              <w:i/>
              <w:iCs/>
            </w:rPr>
          </w:rPrChange>
        </w:rPr>
        <w:t>J. Virol.</w:t>
      </w:r>
      <w:r w:rsidRPr="00B475D4">
        <w:rPr>
          <w:lang w:val="en-GB"/>
          <w:rPrChange w:id="7402" w:author="Alexandre Miguel Kaizeler Guedes Da Silva Afonso" w:date="2026-07-27T16:55:00Z" w16du:dateUtc="2026-07-27T15:55:00Z">
            <w:rPr/>
          </w:rPrChange>
        </w:rPr>
        <w:t xml:space="preserve"> </w:t>
      </w:r>
      <w:r w:rsidRPr="00B475D4">
        <w:rPr>
          <w:b/>
          <w:bCs/>
          <w:lang w:val="en-GB"/>
          <w:rPrChange w:id="7403" w:author="Alexandre Miguel Kaizeler Guedes Da Silva Afonso" w:date="2026-07-27T16:55:00Z" w16du:dateUtc="2026-07-27T15:55:00Z">
            <w:rPr>
              <w:b/>
              <w:bCs/>
            </w:rPr>
          </w:rPrChange>
        </w:rPr>
        <w:t>85</w:t>
      </w:r>
      <w:r w:rsidRPr="00B475D4">
        <w:rPr>
          <w:lang w:val="en-GB"/>
          <w:rPrChange w:id="7404" w:author="Alexandre Miguel Kaizeler Guedes Da Silva Afonso" w:date="2026-07-27T16:55:00Z" w16du:dateUtc="2026-07-27T15:55:00Z">
            <w:rPr/>
          </w:rPrChange>
        </w:rPr>
        <w:t>, 6996–7004 (2011).</w:t>
      </w:r>
    </w:p>
    <w:p w14:paraId="49AA6DA1" w14:textId="77777777" w:rsidR="0017139D" w:rsidRPr="00B475D4" w:rsidRDefault="0017139D" w:rsidP="0017139D">
      <w:pPr>
        <w:pStyle w:val="Bibliografia"/>
        <w:rPr>
          <w:lang w:val="en-GB"/>
          <w:rPrChange w:id="7405" w:author="Alexandre Miguel Kaizeler Guedes Da Silva Afonso" w:date="2026-07-27T16:55:00Z" w16du:dateUtc="2026-07-27T15:55:00Z">
            <w:rPr/>
          </w:rPrChange>
        </w:rPr>
      </w:pPr>
      <w:r w:rsidRPr="00B475D4">
        <w:rPr>
          <w:lang w:val="en-GB"/>
          <w:rPrChange w:id="7406" w:author="Alexandre Miguel Kaizeler Guedes Da Silva Afonso" w:date="2026-07-27T16:55:00Z" w16du:dateUtc="2026-07-27T15:55:00Z">
            <w:rPr/>
          </w:rPrChange>
        </w:rPr>
        <w:t>24.</w:t>
      </w:r>
      <w:r w:rsidRPr="00B475D4">
        <w:rPr>
          <w:lang w:val="en-GB"/>
          <w:rPrChange w:id="7407" w:author="Alexandre Miguel Kaizeler Guedes Da Silva Afonso" w:date="2026-07-27T16:55:00Z" w16du:dateUtc="2026-07-27T15:55:00Z">
            <w:rPr/>
          </w:rPrChange>
        </w:rPr>
        <w:tab/>
        <w:t xml:space="preserve">Zheng, Z.-Q., Wang, S.-Y., Xu, Z.-S., Fu, Y.-Z. &amp; Wang, Y.-Y. SARS-CoV-2 nucleocapsid protein impairs stress granule formation to promote viral replication. </w:t>
      </w:r>
      <w:r w:rsidRPr="00B475D4">
        <w:rPr>
          <w:i/>
          <w:iCs/>
          <w:lang w:val="en-GB"/>
          <w:rPrChange w:id="7408" w:author="Alexandre Miguel Kaizeler Guedes Da Silva Afonso" w:date="2026-07-27T16:55:00Z" w16du:dateUtc="2026-07-27T15:55:00Z">
            <w:rPr>
              <w:i/>
              <w:iCs/>
            </w:rPr>
          </w:rPrChange>
        </w:rPr>
        <w:t>Cell Discov.</w:t>
      </w:r>
      <w:r w:rsidRPr="00B475D4">
        <w:rPr>
          <w:lang w:val="en-GB"/>
          <w:rPrChange w:id="7409" w:author="Alexandre Miguel Kaizeler Guedes Da Silva Afonso" w:date="2026-07-27T16:55:00Z" w16du:dateUtc="2026-07-27T15:55:00Z">
            <w:rPr/>
          </w:rPrChange>
        </w:rPr>
        <w:t xml:space="preserve"> </w:t>
      </w:r>
      <w:r w:rsidRPr="00B475D4">
        <w:rPr>
          <w:b/>
          <w:bCs/>
          <w:lang w:val="en-GB"/>
          <w:rPrChange w:id="7410" w:author="Alexandre Miguel Kaizeler Guedes Da Silva Afonso" w:date="2026-07-27T16:55:00Z" w16du:dateUtc="2026-07-27T15:55:00Z">
            <w:rPr>
              <w:b/>
              <w:bCs/>
            </w:rPr>
          </w:rPrChange>
        </w:rPr>
        <w:t>7</w:t>
      </w:r>
      <w:r w:rsidRPr="00B475D4">
        <w:rPr>
          <w:lang w:val="en-GB"/>
          <w:rPrChange w:id="7411" w:author="Alexandre Miguel Kaizeler Guedes Da Silva Afonso" w:date="2026-07-27T16:55:00Z" w16du:dateUtc="2026-07-27T15:55:00Z">
            <w:rPr/>
          </w:rPrChange>
        </w:rPr>
        <w:t>, 38 (2021).</w:t>
      </w:r>
    </w:p>
    <w:p w14:paraId="2A3CA71C" w14:textId="77777777" w:rsidR="0017139D" w:rsidRPr="00B475D4" w:rsidRDefault="0017139D" w:rsidP="0017139D">
      <w:pPr>
        <w:pStyle w:val="Bibliografia"/>
        <w:rPr>
          <w:lang w:val="en-GB"/>
          <w:rPrChange w:id="7412" w:author="Alexandre Miguel Kaizeler Guedes Da Silva Afonso" w:date="2026-07-27T16:55:00Z" w16du:dateUtc="2026-07-27T15:55:00Z">
            <w:rPr/>
          </w:rPrChange>
        </w:rPr>
      </w:pPr>
      <w:r w:rsidRPr="00B475D4">
        <w:rPr>
          <w:lang w:val="en-GB"/>
          <w:rPrChange w:id="7413" w:author="Alexandre Miguel Kaizeler Guedes Da Silva Afonso" w:date="2026-07-27T16:55:00Z" w16du:dateUtc="2026-07-27T15:55:00Z">
            <w:rPr/>
          </w:rPrChange>
        </w:rPr>
        <w:lastRenderedPageBreak/>
        <w:t>25.</w:t>
      </w:r>
      <w:r w:rsidRPr="00B475D4">
        <w:rPr>
          <w:lang w:val="en-GB"/>
          <w:rPrChange w:id="7414" w:author="Alexandre Miguel Kaizeler Guedes Da Silva Afonso" w:date="2026-07-27T16:55:00Z" w16du:dateUtc="2026-07-27T15:55:00Z">
            <w:rPr/>
          </w:rPrChange>
        </w:rPr>
        <w:tab/>
        <w:t xml:space="preserve">Szaflarski, W. </w:t>
      </w:r>
      <w:r w:rsidRPr="00B475D4">
        <w:rPr>
          <w:i/>
          <w:iCs/>
          <w:lang w:val="en-GB"/>
          <w:rPrChange w:id="7415" w:author="Alexandre Miguel Kaizeler Guedes Da Silva Afonso" w:date="2026-07-27T16:55:00Z" w16du:dateUtc="2026-07-27T15:55:00Z">
            <w:rPr>
              <w:i/>
              <w:iCs/>
            </w:rPr>
          </w:rPrChange>
        </w:rPr>
        <w:t>et al.</w:t>
      </w:r>
      <w:r w:rsidRPr="00B475D4">
        <w:rPr>
          <w:lang w:val="en-GB"/>
          <w:rPrChange w:id="7416" w:author="Alexandre Miguel Kaizeler Guedes Da Silva Afonso" w:date="2026-07-27T16:55:00Z" w16du:dateUtc="2026-07-27T15:55:00Z">
            <w:rPr/>
          </w:rPrChange>
        </w:rPr>
        <w:t xml:space="preserve"> Vinca alkaloid drugs promote stress-induced translational repression and stress granule formation. </w:t>
      </w:r>
      <w:r w:rsidRPr="00B475D4">
        <w:rPr>
          <w:i/>
          <w:iCs/>
          <w:lang w:val="en-GB"/>
          <w:rPrChange w:id="7417" w:author="Alexandre Miguel Kaizeler Guedes Da Silva Afonso" w:date="2026-07-27T16:55:00Z" w16du:dateUtc="2026-07-27T15:55:00Z">
            <w:rPr>
              <w:i/>
              <w:iCs/>
            </w:rPr>
          </w:rPrChange>
        </w:rPr>
        <w:t>Oncotarget</w:t>
      </w:r>
      <w:r w:rsidRPr="00B475D4">
        <w:rPr>
          <w:lang w:val="en-GB"/>
          <w:rPrChange w:id="7418" w:author="Alexandre Miguel Kaizeler Guedes Da Silva Afonso" w:date="2026-07-27T16:55:00Z" w16du:dateUtc="2026-07-27T15:55:00Z">
            <w:rPr/>
          </w:rPrChange>
        </w:rPr>
        <w:t xml:space="preserve"> </w:t>
      </w:r>
      <w:r w:rsidRPr="00B475D4">
        <w:rPr>
          <w:b/>
          <w:bCs/>
          <w:lang w:val="en-GB"/>
          <w:rPrChange w:id="7419" w:author="Alexandre Miguel Kaizeler Guedes Da Silva Afonso" w:date="2026-07-27T16:55:00Z" w16du:dateUtc="2026-07-27T15:55:00Z">
            <w:rPr>
              <w:b/>
              <w:bCs/>
            </w:rPr>
          </w:rPrChange>
        </w:rPr>
        <w:t>7</w:t>
      </w:r>
      <w:r w:rsidRPr="00B475D4">
        <w:rPr>
          <w:lang w:val="en-GB"/>
          <w:rPrChange w:id="7420" w:author="Alexandre Miguel Kaizeler Guedes Da Silva Afonso" w:date="2026-07-27T16:55:00Z" w16du:dateUtc="2026-07-27T15:55:00Z">
            <w:rPr/>
          </w:rPrChange>
        </w:rPr>
        <w:t>, 30307–30322 (2016).</w:t>
      </w:r>
    </w:p>
    <w:p w14:paraId="73E3AD0B" w14:textId="77777777" w:rsidR="0017139D" w:rsidRPr="00B475D4" w:rsidRDefault="0017139D" w:rsidP="0017139D">
      <w:pPr>
        <w:pStyle w:val="Bibliografia"/>
        <w:rPr>
          <w:lang w:val="en-GB"/>
          <w:rPrChange w:id="7421" w:author="Alexandre Miguel Kaizeler Guedes Da Silva Afonso" w:date="2026-07-27T16:55:00Z" w16du:dateUtc="2026-07-27T15:55:00Z">
            <w:rPr/>
          </w:rPrChange>
        </w:rPr>
      </w:pPr>
      <w:r w:rsidRPr="00B475D4">
        <w:rPr>
          <w:lang w:val="en-GB"/>
          <w:rPrChange w:id="7422" w:author="Alexandre Miguel Kaizeler Guedes Da Silva Afonso" w:date="2026-07-27T16:55:00Z" w16du:dateUtc="2026-07-27T15:55:00Z">
            <w:rPr/>
          </w:rPrChange>
        </w:rPr>
        <w:t>26.</w:t>
      </w:r>
      <w:r w:rsidRPr="00B475D4">
        <w:rPr>
          <w:lang w:val="en-GB"/>
          <w:rPrChange w:id="7423" w:author="Alexandre Miguel Kaizeler Guedes Da Silva Afonso" w:date="2026-07-27T16:55:00Z" w16du:dateUtc="2026-07-27T15:55:00Z">
            <w:rPr/>
          </w:rPrChange>
        </w:rPr>
        <w:tab/>
        <w:t xml:space="preserve">Moeller, B. J., Cao, Y., Li, C. Y. &amp; Dewhirst, M. W. Radiation activates HIF-1 to regulate vascular radiosensitivity in tumors. </w:t>
      </w:r>
      <w:r w:rsidRPr="00B475D4">
        <w:rPr>
          <w:i/>
          <w:iCs/>
          <w:lang w:val="en-GB"/>
          <w:rPrChange w:id="7424" w:author="Alexandre Miguel Kaizeler Guedes Da Silva Afonso" w:date="2026-07-27T16:55:00Z" w16du:dateUtc="2026-07-27T15:55:00Z">
            <w:rPr>
              <w:i/>
              <w:iCs/>
            </w:rPr>
          </w:rPrChange>
        </w:rPr>
        <w:t>Cancer Cell</w:t>
      </w:r>
      <w:r w:rsidRPr="00B475D4">
        <w:rPr>
          <w:lang w:val="en-GB"/>
          <w:rPrChange w:id="7425" w:author="Alexandre Miguel Kaizeler Guedes Da Silva Afonso" w:date="2026-07-27T16:55:00Z" w16du:dateUtc="2026-07-27T15:55:00Z">
            <w:rPr/>
          </w:rPrChange>
        </w:rPr>
        <w:t xml:space="preserve"> </w:t>
      </w:r>
      <w:r w:rsidRPr="00B475D4">
        <w:rPr>
          <w:b/>
          <w:bCs/>
          <w:lang w:val="en-GB"/>
          <w:rPrChange w:id="7426" w:author="Alexandre Miguel Kaizeler Guedes Da Silva Afonso" w:date="2026-07-27T16:55:00Z" w16du:dateUtc="2026-07-27T15:55:00Z">
            <w:rPr>
              <w:b/>
              <w:bCs/>
            </w:rPr>
          </w:rPrChange>
        </w:rPr>
        <w:t>5</w:t>
      </w:r>
      <w:r w:rsidRPr="00B475D4">
        <w:rPr>
          <w:lang w:val="en-GB"/>
          <w:rPrChange w:id="7427" w:author="Alexandre Miguel Kaizeler Guedes Da Silva Afonso" w:date="2026-07-27T16:55:00Z" w16du:dateUtc="2026-07-27T15:55:00Z">
            <w:rPr/>
          </w:rPrChange>
        </w:rPr>
        <w:t>, 429–441 (2004).</w:t>
      </w:r>
    </w:p>
    <w:p w14:paraId="007270F7" w14:textId="77777777" w:rsidR="0017139D" w:rsidRPr="00B475D4" w:rsidRDefault="0017139D" w:rsidP="0017139D">
      <w:pPr>
        <w:pStyle w:val="Bibliografia"/>
        <w:rPr>
          <w:lang w:val="en-GB"/>
          <w:rPrChange w:id="7428" w:author="Alexandre Miguel Kaizeler Guedes Da Silva Afonso" w:date="2026-07-27T16:55:00Z" w16du:dateUtc="2026-07-27T15:55:00Z">
            <w:rPr/>
          </w:rPrChange>
        </w:rPr>
      </w:pPr>
      <w:r w:rsidRPr="00B475D4">
        <w:rPr>
          <w:lang w:val="en-GB"/>
          <w:rPrChange w:id="7429" w:author="Alexandre Miguel Kaizeler Guedes Da Silva Afonso" w:date="2026-07-27T16:55:00Z" w16du:dateUtc="2026-07-27T15:55:00Z">
            <w:rPr/>
          </w:rPrChange>
        </w:rPr>
        <w:t>27.</w:t>
      </w:r>
      <w:r w:rsidRPr="00B475D4">
        <w:rPr>
          <w:lang w:val="en-GB"/>
          <w:rPrChange w:id="7430" w:author="Alexandre Miguel Kaizeler Guedes Da Silva Afonso" w:date="2026-07-27T16:55:00Z" w16du:dateUtc="2026-07-27T15:55:00Z">
            <w:rPr/>
          </w:rPrChange>
        </w:rPr>
        <w:tab/>
        <w:t xml:space="preserve">Somasekharan, S. P. </w:t>
      </w:r>
      <w:r w:rsidRPr="00B475D4">
        <w:rPr>
          <w:i/>
          <w:iCs/>
          <w:lang w:val="en-GB"/>
          <w:rPrChange w:id="7431" w:author="Alexandre Miguel Kaizeler Guedes Da Silva Afonso" w:date="2026-07-27T16:55:00Z" w16du:dateUtc="2026-07-27T15:55:00Z">
            <w:rPr>
              <w:i/>
              <w:iCs/>
            </w:rPr>
          </w:rPrChange>
        </w:rPr>
        <w:t>et al.</w:t>
      </w:r>
      <w:r w:rsidRPr="00B475D4">
        <w:rPr>
          <w:lang w:val="en-GB"/>
          <w:rPrChange w:id="7432" w:author="Alexandre Miguel Kaizeler Guedes Da Silva Afonso" w:date="2026-07-27T16:55:00Z" w16du:dateUtc="2026-07-27T15:55:00Z">
            <w:rPr/>
          </w:rPrChange>
        </w:rPr>
        <w:t xml:space="preserve"> YB-1 regulates stress granule formation and tumor progression by translationally activating G3BP1. </w:t>
      </w:r>
      <w:r w:rsidRPr="00B475D4">
        <w:rPr>
          <w:i/>
          <w:iCs/>
          <w:lang w:val="en-GB"/>
          <w:rPrChange w:id="7433" w:author="Alexandre Miguel Kaizeler Guedes Da Silva Afonso" w:date="2026-07-27T16:55:00Z" w16du:dateUtc="2026-07-27T15:55:00Z">
            <w:rPr>
              <w:i/>
              <w:iCs/>
            </w:rPr>
          </w:rPrChange>
        </w:rPr>
        <w:t>J. Cell Biol.</w:t>
      </w:r>
      <w:r w:rsidRPr="00B475D4">
        <w:rPr>
          <w:lang w:val="en-GB"/>
          <w:rPrChange w:id="7434" w:author="Alexandre Miguel Kaizeler Guedes Da Silva Afonso" w:date="2026-07-27T16:55:00Z" w16du:dateUtc="2026-07-27T15:55:00Z">
            <w:rPr/>
          </w:rPrChange>
        </w:rPr>
        <w:t xml:space="preserve"> </w:t>
      </w:r>
      <w:r w:rsidRPr="00B475D4">
        <w:rPr>
          <w:b/>
          <w:bCs/>
          <w:lang w:val="en-GB"/>
          <w:rPrChange w:id="7435" w:author="Alexandre Miguel Kaizeler Guedes Da Silva Afonso" w:date="2026-07-27T16:55:00Z" w16du:dateUtc="2026-07-27T15:55:00Z">
            <w:rPr>
              <w:b/>
              <w:bCs/>
            </w:rPr>
          </w:rPrChange>
        </w:rPr>
        <w:t>208</w:t>
      </w:r>
      <w:r w:rsidRPr="00B475D4">
        <w:rPr>
          <w:lang w:val="en-GB"/>
          <w:rPrChange w:id="7436" w:author="Alexandre Miguel Kaizeler Guedes Da Silva Afonso" w:date="2026-07-27T16:55:00Z" w16du:dateUtc="2026-07-27T15:55:00Z">
            <w:rPr/>
          </w:rPrChange>
        </w:rPr>
        <w:t>, 913–929 (2015).</w:t>
      </w:r>
    </w:p>
    <w:p w14:paraId="416471D9" w14:textId="77777777" w:rsidR="0017139D" w:rsidRPr="00B475D4" w:rsidRDefault="0017139D" w:rsidP="0017139D">
      <w:pPr>
        <w:pStyle w:val="Bibliografia"/>
        <w:rPr>
          <w:lang w:val="en-GB"/>
          <w:rPrChange w:id="7437" w:author="Alexandre Miguel Kaizeler Guedes Da Silva Afonso" w:date="2026-07-27T16:55:00Z" w16du:dateUtc="2026-07-27T15:55:00Z">
            <w:rPr/>
          </w:rPrChange>
        </w:rPr>
      </w:pPr>
      <w:r w:rsidRPr="00B475D4">
        <w:rPr>
          <w:lang w:val="en-GB"/>
          <w:rPrChange w:id="7438" w:author="Alexandre Miguel Kaizeler Guedes Da Silva Afonso" w:date="2026-07-27T16:55:00Z" w16du:dateUtc="2026-07-27T15:55:00Z">
            <w:rPr/>
          </w:rPrChange>
        </w:rPr>
        <w:t>28.</w:t>
      </w:r>
      <w:r w:rsidRPr="00B475D4">
        <w:rPr>
          <w:lang w:val="en-GB"/>
          <w:rPrChange w:id="7439" w:author="Alexandre Miguel Kaizeler Guedes Da Silva Afonso" w:date="2026-07-27T16:55:00Z" w16du:dateUtc="2026-07-27T15:55:00Z">
            <w:rPr/>
          </w:rPrChange>
        </w:rPr>
        <w:tab/>
        <w:t xml:space="preserve">Grabocka, E. &amp; Bar-Sagi, D. Mutant KRAS Enhances Tumor Cell Fitness by Upregulating Stress Granules. </w:t>
      </w:r>
      <w:r w:rsidRPr="00B475D4">
        <w:rPr>
          <w:i/>
          <w:iCs/>
          <w:lang w:val="en-GB"/>
          <w:rPrChange w:id="7440" w:author="Alexandre Miguel Kaizeler Guedes Da Silva Afonso" w:date="2026-07-27T16:55:00Z" w16du:dateUtc="2026-07-27T15:55:00Z">
            <w:rPr>
              <w:i/>
              <w:iCs/>
            </w:rPr>
          </w:rPrChange>
        </w:rPr>
        <w:t>Cell</w:t>
      </w:r>
      <w:r w:rsidRPr="00B475D4">
        <w:rPr>
          <w:lang w:val="en-GB"/>
          <w:rPrChange w:id="7441" w:author="Alexandre Miguel Kaizeler Guedes Da Silva Afonso" w:date="2026-07-27T16:55:00Z" w16du:dateUtc="2026-07-27T15:55:00Z">
            <w:rPr/>
          </w:rPrChange>
        </w:rPr>
        <w:t xml:space="preserve"> </w:t>
      </w:r>
      <w:r w:rsidRPr="00B475D4">
        <w:rPr>
          <w:b/>
          <w:bCs/>
          <w:lang w:val="en-GB"/>
          <w:rPrChange w:id="7442" w:author="Alexandre Miguel Kaizeler Guedes Da Silva Afonso" w:date="2026-07-27T16:55:00Z" w16du:dateUtc="2026-07-27T15:55:00Z">
            <w:rPr>
              <w:b/>
              <w:bCs/>
            </w:rPr>
          </w:rPrChange>
        </w:rPr>
        <w:t>167</w:t>
      </w:r>
      <w:r w:rsidRPr="00B475D4">
        <w:rPr>
          <w:lang w:val="en-GB"/>
          <w:rPrChange w:id="7443" w:author="Alexandre Miguel Kaizeler Guedes Da Silva Afonso" w:date="2026-07-27T16:55:00Z" w16du:dateUtc="2026-07-27T15:55:00Z">
            <w:rPr/>
          </w:rPrChange>
        </w:rPr>
        <w:t>, 1803-1813.e12 (2016).</w:t>
      </w:r>
    </w:p>
    <w:p w14:paraId="45705B90" w14:textId="77777777" w:rsidR="0017139D" w:rsidRPr="00B475D4" w:rsidRDefault="0017139D" w:rsidP="0017139D">
      <w:pPr>
        <w:pStyle w:val="Bibliografia"/>
        <w:rPr>
          <w:lang w:val="en-GB"/>
          <w:rPrChange w:id="7444" w:author="Alexandre Miguel Kaizeler Guedes Da Silva Afonso" w:date="2026-07-27T16:55:00Z" w16du:dateUtc="2026-07-27T15:55:00Z">
            <w:rPr/>
          </w:rPrChange>
        </w:rPr>
      </w:pPr>
      <w:r w:rsidRPr="00B475D4">
        <w:rPr>
          <w:lang w:val="en-GB"/>
          <w:rPrChange w:id="7445" w:author="Alexandre Miguel Kaizeler Guedes Da Silva Afonso" w:date="2026-07-27T16:55:00Z" w16du:dateUtc="2026-07-27T15:55:00Z">
            <w:rPr/>
          </w:rPrChange>
        </w:rPr>
        <w:t>29.</w:t>
      </w:r>
      <w:r w:rsidRPr="00B475D4">
        <w:rPr>
          <w:lang w:val="en-GB"/>
          <w:rPrChange w:id="7446" w:author="Alexandre Miguel Kaizeler Guedes Da Silva Afonso" w:date="2026-07-27T16:55:00Z" w16du:dateUtc="2026-07-27T15:55:00Z">
            <w:rPr/>
          </w:rPrChange>
        </w:rPr>
        <w:tab/>
        <w:t xml:space="preserve">Somasekharan, S. P. </w:t>
      </w:r>
      <w:r w:rsidRPr="00B475D4">
        <w:rPr>
          <w:i/>
          <w:iCs/>
          <w:lang w:val="en-GB"/>
          <w:rPrChange w:id="7447" w:author="Alexandre Miguel Kaizeler Guedes Da Silva Afonso" w:date="2026-07-27T16:55:00Z" w16du:dateUtc="2026-07-27T15:55:00Z">
            <w:rPr>
              <w:i/>
              <w:iCs/>
            </w:rPr>
          </w:rPrChange>
        </w:rPr>
        <w:t>et al.</w:t>
      </w:r>
      <w:r w:rsidRPr="00B475D4">
        <w:rPr>
          <w:lang w:val="en-GB"/>
          <w:rPrChange w:id="7448" w:author="Alexandre Miguel Kaizeler Guedes Da Silva Afonso" w:date="2026-07-27T16:55:00Z" w16du:dateUtc="2026-07-27T15:55:00Z">
            <w:rPr/>
          </w:rPrChange>
        </w:rPr>
        <w:t xml:space="preserve"> G3BP1-linked mRNA partitioning supports selective protein synthesis in response to oxidative stress. </w:t>
      </w:r>
      <w:r w:rsidRPr="00B475D4">
        <w:rPr>
          <w:i/>
          <w:iCs/>
          <w:lang w:val="en-GB"/>
          <w:rPrChange w:id="7449" w:author="Alexandre Miguel Kaizeler Guedes Da Silva Afonso" w:date="2026-07-27T16:55:00Z" w16du:dateUtc="2026-07-27T15:55:00Z">
            <w:rPr>
              <w:i/>
              <w:iCs/>
            </w:rPr>
          </w:rPrChange>
        </w:rPr>
        <w:t>Nucleic Acids Res.</w:t>
      </w:r>
      <w:r w:rsidRPr="00B475D4">
        <w:rPr>
          <w:lang w:val="en-GB"/>
          <w:rPrChange w:id="7450" w:author="Alexandre Miguel Kaizeler Guedes Da Silva Afonso" w:date="2026-07-27T16:55:00Z" w16du:dateUtc="2026-07-27T15:55:00Z">
            <w:rPr/>
          </w:rPrChange>
        </w:rPr>
        <w:t xml:space="preserve"> </w:t>
      </w:r>
      <w:r w:rsidRPr="00B475D4">
        <w:rPr>
          <w:b/>
          <w:bCs/>
          <w:lang w:val="en-GB"/>
          <w:rPrChange w:id="7451" w:author="Alexandre Miguel Kaizeler Guedes Da Silva Afonso" w:date="2026-07-27T16:55:00Z" w16du:dateUtc="2026-07-27T15:55:00Z">
            <w:rPr>
              <w:b/>
              <w:bCs/>
            </w:rPr>
          </w:rPrChange>
        </w:rPr>
        <w:t>48</w:t>
      </w:r>
      <w:r w:rsidRPr="00B475D4">
        <w:rPr>
          <w:lang w:val="en-GB"/>
          <w:rPrChange w:id="7452" w:author="Alexandre Miguel Kaizeler Guedes Da Silva Afonso" w:date="2026-07-27T16:55:00Z" w16du:dateUtc="2026-07-27T15:55:00Z">
            <w:rPr/>
          </w:rPrChange>
        </w:rPr>
        <w:t>, 6855–6873 (2020).</w:t>
      </w:r>
    </w:p>
    <w:p w14:paraId="02757E6E" w14:textId="77777777" w:rsidR="0017139D" w:rsidRPr="00B475D4" w:rsidRDefault="0017139D" w:rsidP="0017139D">
      <w:pPr>
        <w:pStyle w:val="Bibliografia"/>
        <w:rPr>
          <w:lang w:val="en-GB"/>
          <w:rPrChange w:id="7453" w:author="Alexandre Miguel Kaizeler Guedes Da Silva Afonso" w:date="2026-07-27T16:55:00Z" w16du:dateUtc="2026-07-27T15:55:00Z">
            <w:rPr/>
          </w:rPrChange>
        </w:rPr>
      </w:pPr>
      <w:r w:rsidRPr="00B475D4">
        <w:rPr>
          <w:lang w:val="en-GB"/>
          <w:rPrChange w:id="7454" w:author="Alexandre Miguel Kaizeler Guedes Da Silva Afonso" w:date="2026-07-27T16:55:00Z" w16du:dateUtc="2026-07-27T15:55:00Z">
            <w:rPr/>
          </w:rPrChange>
        </w:rPr>
        <w:t>30.</w:t>
      </w:r>
      <w:r w:rsidRPr="00B475D4">
        <w:rPr>
          <w:lang w:val="en-GB"/>
          <w:rPrChange w:id="7455" w:author="Alexandre Miguel Kaizeler Guedes Da Silva Afonso" w:date="2026-07-27T16:55:00Z" w16du:dateUtc="2026-07-27T15:55:00Z">
            <w:rPr/>
          </w:rPrChange>
        </w:rPr>
        <w:tab/>
        <w:t xml:space="preserve">Youn, J.-Y. </w:t>
      </w:r>
      <w:r w:rsidRPr="00B475D4">
        <w:rPr>
          <w:i/>
          <w:iCs/>
          <w:lang w:val="en-GB"/>
          <w:rPrChange w:id="7456" w:author="Alexandre Miguel Kaizeler Guedes Da Silva Afonso" w:date="2026-07-27T16:55:00Z" w16du:dateUtc="2026-07-27T15:55:00Z">
            <w:rPr>
              <w:i/>
              <w:iCs/>
            </w:rPr>
          </w:rPrChange>
        </w:rPr>
        <w:t>et al.</w:t>
      </w:r>
      <w:r w:rsidRPr="00B475D4">
        <w:rPr>
          <w:lang w:val="en-GB"/>
          <w:rPrChange w:id="7457" w:author="Alexandre Miguel Kaizeler Guedes Da Silva Afonso" w:date="2026-07-27T16:55:00Z" w16du:dateUtc="2026-07-27T15:55:00Z">
            <w:rPr/>
          </w:rPrChange>
        </w:rPr>
        <w:t xml:space="preserve"> Properties of Stress Granule and P-Body Proteomes. </w:t>
      </w:r>
      <w:r w:rsidRPr="00B475D4">
        <w:rPr>
          <w:i/>
          <w:iCs/>
          <w:lang w:val="en-GB"/>
          <w:rPrChange w:id="7458" w:author="Alexandre Miguel Kaizeler Guedes Da Silva Afonso" w:date="2026-07-27T16:55:00Z" w16du:dateUtc="2026-07-27T15:55:00Z">
            <w:rPr>
              <w:i/>
              <w:iCs/>
            </w:rPr>
          </w:rPrChange>
        </w:rPr>
        <w:t>Mol. Cell</w:t>
      </w:r>
      <w:r w:rsidRPr="00B475D4">
        <w:rPr>
          <w:lang w:val="en-GB"/>
          <w:rPrChange w:id="7459" w:author="Alexandre Miguel Kaizeler Guedes Da Silva Afonso" w:date="2026-07-27T16:55:00Z" w16du:dateUtc="2026-07-27T15:55:00Z">
            <w:rPr/>
          </w:rPrChange>
        </w:rPr>
        <w:t xml:space="preserve"> </w:t>
      </w:r>
      <w:r w:rsidRPr="00B475D4">
        <w:rPr>
          <w:b/>
          <w:bCs/>
          <w:lang w:val="en-GB"/>
          <w:rPrChange w:id="7460" w:author="Alexandre Miguel Kaizeler Guedes Da Silva Afonso" w:date="2026-07-27T16:55:00Z" w16du:dateUtc="2026-07-27T15:55:00Z">
            <w:rPr>
              <w:b/>
              <w:bCs/>
            </w:rPr>
          </w:rPrChange>
        </w:rPr>
        <w:t>76</w:t>
      </w:r>
      <w:r w:rsidRPr="00B475D4">
        <w:rPr>
          <w:lang w:val="en-GB"/>
          <w:rPrChange w:id="7461" w:author="Alexandre Miguel Kaizeler Guedes Da Silva Afonso" w:date="2026-07-27T16:55:00Z" w16du:dateUtc="2026-07-27T15:55:00Z">
            <w:rPr/>
          </w:rPrChange>
        </w:rPr>
        <w:t>, 286–294 (2019).</w:t>
      </w:r>
    </w:p>
    <w:p w14:paraId="707FF0A3" w14:textId="77777777" w:rsidR="0017139D" w:rsidRPr="00B475D4" w:rsidRDefault="0017139D" w:rsidP="0017139D">
      <w:pPr>
        <w:pStyle w:val="Bibliografia"/>
        <w:rPr>
          <w:lang w:val="en-GB"/>
          <w:rPrChange w:id="7462" w:author="Alexandre Miguel Kaizeler Guedes Da Silva Afonso" w:date="2026-07-27T16:55:00Z" w16du:dateUtc="2026-07-27T15:55:00Z">
            <w:rPr/>
          </w:rPrChange>
        </w:rPr>
      </w:pPr>
      <w:r w:rsidRPr="00B475D4">
        <w:rPr>
          <w:lang w:val="en-GB"/>
          <w:rPrChange w:id="7463" w:author="Alexandre Miguel Kaizeler Guedes Da Silva Afonso" w:date="2026-07-27T16:55:00Z" w16du:dateUtc="2026-07-27T15:55:00Z">
            <w:rPr/>
          </w:rPrChange>
        </w:rPr>
        <w:t>31.</w:t>
      </w:r>
      <w:r w:rsidRPr="00B475D4">
        <w:rPr>
          <w:lang w:val="en-GB"/>
          <w:rPrChange w:id="7464" w:author="Alexandre Miguel Kaizeler Guedes Da Silva Afonso" w:date="2026-07-27T16:55:00Z" w16du:dateUtc="2026-07-27T15:55:00Z">
            <w:rPr/>
          </w:rPrChange>
        </w:rPr>
        <w:tab/>
        <w:t xml:space="preserve">Khong, A. </w:t>
      </w:r>
      <w:r w:rsidRPr="00B475D4">
        <w:rPr>
          <w:i/>
          <w:iCs/>
          <w:lang w:val="en-GB"/>
          <w:rPrChange w:id="7465" w:author="Alexandre Miguel Kaizeler Guedes Da Silva Afonso" w:date="2026-07-27T16:55:00Z" w16du:dateUtc="2026-07-27T15:55:00Z">
            <w:rPr>
              <w:i/>
              <w:iCs/>
            </w:rPr>
          </w:rPrChange>
        </w:rPr>
        <w:t>et al.</w:t>
      </w:r>
      <w:r w:rsidRPr="00B475D4">
        <w:rPr>
          <w:lang w:val="en-GB"/>
          <w:rPrChange w:id="7466" w:author="Alexandre Miguel Kaizeler Guedes Da Silva Afonso" w:date="2026-07-27T16:55:00Z" w16du:dateUtc="2026-07-27T15:55:00Z">
            <w:rPr/>
          </w:rPrChange>
        </w:rPr>
        <w:t xml:space="preserve"> The Stress Granule Transcriptome Reveals Principles of mRNA Accumulation in Stress Granules. </w:t>
      </w:r>
      <w:r w:rsidRPr="00B475D4">
        <w:rPr>
          <w:i/>
          <w:iCs/>
          <w:lang w:val="en-GB"/>
          <w:rPrChange w:id="7467" w:author="Alexandre Miguel Kaizeler Guedes Da Silva Afonso" w:date="2026-07-27T16:55:00Z" w16du:dateUtc="2026-07-27T15:55:00Z">
            <w:rPr>
              <w:i/>
              <w:iCs/>
            </w:rPr>
          </w:rPrChange>
        </w:rPr>
        <w:t>Mol. Cell</w:t>
      </w:r>
      <w:r w:rsidRPr="00B475D4">
        <w:rPr>
          <w:lang w:val="en-GB"/>
          <w:rPrChange w:id="7468" w:author="Alexandre Miguel Kaizeler Guedes Da Silva Afonso" w:date="2026-07-27T16:55:00Z" w16du:dateUtc="2026-07-27T15:55:00Z">
            <w:rPr/>
          </w:rPrChange>
        </w:rPr>
        <w:t xml:space="preserve"> </w:t>
      </w:r>
      <w:r w:rsidRPr="00B475D4">
        <w:rPr>
          <w:b/>
          <w:bCs/>
          <w:lang w:val="en-GB"/>
          <w:rPrChange w:id="7469" w:author="Alexandre Miguel Kaizeler Guedes Da Silva Afonso" w:date="2026-07-27T16:55:00Z" w16du:dateUtc="2026-07-27T15:55:00Z">
            <w:rPr>
              <w:b/>
              <w:bCs/>
            </w:rPr>
          </w:rPrChange>
        </w:rPr>
        <w:t>68</w:t>
      </w:r>
      <w:r w:rsidRPr="00B475D4">
        <w:rPr>
          <w:lang w:val="en-GB"/>
          <w:rPrChange w:id="7470" w:author="Alexandre Miguel Kaizeler Guedes Da Silva Afonso" w:date="2026-07-27T16:55:00Z" w16du:dateUtc="2026-07-27T15:55:00Z">
            <w:rPr/>
          </w:rPrChange>
        </w:rPr>
        <w:t>, 808-820.e5 (2017).</w:t>
      </w:r>
    </w:p>
    <w:p w14:paraId="773FA3A3" w14:textId="77777777" w:rsidR="0017139D" w:rsidRPr="00B475D4" w:rsidRDefault="0017139D" w:rsidP="0017139D">
      <w:pPr>
        <w:pStyle w:val="Bibliografia"/>
        <w:rPr>
          <w:lang w:val="en-GB"/>
          <w:rPrChange w:id="7471" w:author="Alexandre Miguel Kaizeler Guedes Da Silva Afonso" w:date="2026-07-27T16:55:00Z" w16du:dateUtc="2026-07-27T15:55:00Z">
            <w:rPr/>
          </w:rPrChange>
        </w:rPr>
      </w:pPr>
      <w:r w:rsidRPr="00B475D4">
        <w:rPr>
          <w:lang w:val="en-GB"/>
          <w:rPrChange w:id="7472" w:author="Alexandre Miguel Kaizeler Guedes Da Silva Afonso" w:date="2026-07-27T16:55:00Z" w16du:dateUtc="2026-07-27T15:55:00Z">
            <w:rPr/>
          </w:rPrChange>
        </w:rPr>
        <w:t>32.</w:t>
      </w:r>
      <w:r w:rsidRPr="00B475D4">
        <w:rPr>
          <w:lang w:val="en-GB"/>
          <w:rPrChange w:id="7473" w:author="Alexandre Miguel Kaizeler Guedes Da Silva Afonso" w:date="2026-07-27T16:55:00Z" w16du:dateUtc="2026-07-27T15:55:00Z">
            <w:rPr/>
          </w:rPrChange>
        </w:rPr>
        <w:tab/>
        <w:t xml:space="preserve">Glauninger, H., Wong Hickernell, C. J., Bard, J. A. M. &amp; Drummond, D. A. Stressful steps: Progress and challenges in understanding stress-induced mRNA condensation and accumulation in stress granules. </w:t>
      </w:r>
      <w:r w:rsidRPr="00B475D4">
        <w:rPr>
          <w:i/>
          <w:iCs/>
          <w:lang w:val="en-GB"/>
          <w:rPrChange w:id="7474" w:author="Alexandre Miguel Kaizeler Guedes Da Silva Afonso" w:date="2026-07-27T16:55:00Z" w16du:dateUtc="2026-07-27T15:55:00Z">
            <w:rPr>
              <w:i/>
              <w:iCs/>
            </w:rPr>
          </w:rPrChange>
        </w:rPr>
        <w:t>Mol. Cell</w:t>
      </w:r>
      <w:r w:rsidRPr="00B475D4">
        <w:rPr>
          <w:lang w:val="en-GB"/>
          <w:rPrChange w:id="7475" w:author="Alexandre Miguel Kaizeler Guedes Da Silva Afonso" w:date="2026-07-27T16:55:00Z" w16du:dateUtc="2026-07-27T15:55:00Z">
            <w:rPr/>
          </w:rPrChange>
        </w:rPr>
        <w:t xml:space="preserve"> </w:t>
      </w:r>
      <w:r w:rsidRPr="00B475D4">
        <w:rPr>
          <w:b/>
          <w:bCs/>
          <w:lang w:val="en-GB"/>
          <w:rPrChange w:id="7476" w:author="Alexandre Miguel Kaizeler Guedes Da Silva Afonso" w:date="2026-07-27T16:55:00Z" w16du:dateUtc="2026-07-27T15:55:00Z">
            <w:rPr>
              <w:b/>
              <w:bCs/>
            </w:rPr>
          </w:rPrChange>
        </w:rPr>
        <w:t>82</w:t>
      </w:r>
      <w:r w:rsidRPr="00B475D4">
        <w:rPr>
          <w:lang w:val="en-GB"/>
          <w:rPrChange w:id="7477" w:author="Alexandre Miguel Kaizeler Guedes Da Silva Afonso" w:date="2026-07-27T16:55:00Z" w16du:dateUtc="2026-07-27T15:55:00Z">
            <w:rPr/>
          </w:rPrChange>
        </w:rPr>
        <w:t>, 2544–2556 (2022).</w:t>
      </w:r>
    </w:p>
    <w:p w14:paraId="5F758FE3" w14:textId="77777777" w:rsidR="0017139D" w:rsidRPr="00B475D4" w:rsidRDefault="0017139D" w:rsidP="0017139D">
      <w:pPr>
        <w:pStyle w:val="Bibliografia"/>
        <w:rPr>
          <w:lang w:val="en-GB"/>
          <w:rPrChange w:id="7478" w:author="Alexandre Miguel Kaizeler Guedes Da Silva Afonso" w:date="2026-07-27T16:55:00Z" w16du:dateUtc="2026-07-27T15:55:00Z">
            <w:rPr/>
          </w:rPrChange>
        </w:rPr>
      </w:pPr>
      <w:r w:rsidRPr="00B475D4">
        <w:rPr>
          <w:lang w:val="en-GB"/>
          <w:rPrChange w:id="7479" w:author="Alexandre Miguel Kaizeler Guedes Da Silva Afonso" w:date="2026-07-27T16:55:00Z" w16du:dateUtc="2026-07-27T15:55:00Z">
            <w:rPr/>
          </w:rPrChange>
        </w:rPr>
        <w:t>33.</w:t>
      </w:r>
      <w:r w:rsidRPr="00B475D4">
        <w:rPr>
          <w:lang w:val="en-GB"/>
          <w:rPrChange w:id="7480" w:author="Alexandre Miguel Kaizeler Guedes Da Silva Afonso" w:date="2026-07-27T16:55:00Z" w16du:dateUtc="2026-07-27T15:55:00Z">
            <w:rPr/>
          </w:rPrChange>
        </w:rPr>
        <w:tab/>
        <w:t xml:space="preserve">Glauninger, H. </w:t>
      </w:r>
      <w:r w:rsidRPr="00B475D4">
        <w:rPr>
          <w:i/>
          <w:iCs/>
          <w:lang w:val="en-GB"/>
          <w:rPrChange w:id="7481" w:author="Alexandre Miguel Kaizeler Guedes Da Silva Afonso" w:date="2026-07-27T16:55:00Z" w16du:dateUtc="2026-07-27T15:55:00Z">
            <w:rPr>
              <w:i/>
              <w:iCs/>
            </w:rPr>
          </w:rPrChange>
        </w:rPr>
        <w:t>et al.</w:t>
      </w:r>
      <w:r w:rsidRPr="00B475D4">
        <w:rPr>
          <w:lang w:val="en-GB"/>
          <w:rPrChange w:id="7482" w:author="Alexandre Miguel Kaizeler Guedes Da Silva Afonso" w:date="2026-07-27T16:55:00Z" w16du:dateUtc="2026-07-27T15:55:00Z">
            <w:rPr/>
          </w:rPrChange>
        </w:rPr>
        <w:t xml:space="preserve"> Transcriptome-wide mRNA condensation precedes stress granule formation and excludes stress-induced transcripts. Preprint at https://doi.org/10.1101/2024.04.15.589678 (2024).</w:t>
      </w:r>
    </w:p>
    <w:p w14:paraId="3C1DD20E" w14:textId="77777777" w:rsidR="0017139D" w:rsidRPr="00B475D4" w:rsidRDefault="0017139D" w:rsidP="0017139D">
      <w:pPr>
        <w:pStyle w:val="Bibliografia"/>
        <w:rPr>
          <w:lang w:val="en-GB"/>
          <w:rPrChange w:id="7483" w:author="Alexandre Miguel Kaizeler Guedes Da Silva Afonso" w:date="2026-07-27T16:55:00Z" w16du:dateUtc="2026-07-27T15:55:00Z">
            <w:rPr/>
          </w:rPrChange>
        </w:rPr>
      </w:pPr>
      <w:r w:rsidRPr="00B475D4">
        <w:rPr>
          <w:lang w:val="en-GB"/>
          <w:rPrChange w:id="7484" w:author="Alexandre Miguel Kaizeler Guedes Da Silva Afonso" w:date="2026-07-27T16:55:00Z" w16du:dateUtc="2026-07-27T15:55:00Z">
            <w:rPr/>
          </w:rPrChange>
        </w:rPr>
        <w:t>34.</w:t>
      </w:r>
      <w:r w:rsidRPr="00B475D4">
        <w:rPr>
          <w:lang w:val="en-GB"/>
          <w:rPrChange w:id="7485" w:author="Alexandre Miguel Kaizeler Guedes Da Silva Afonso" w:date="2026-07-27T16:55:00Z" w16du:dateUtc="2026-07-27T15:55:00Z">
            <w:rPr/>
          </w:rPrChange>
        </w:rPr>
        <w:tab/>
        <w:t xml:space="preserve">Subramanian, A. </w:t>
      </w:r>
      <w:r w:rsidRPr="00B475D4">
        <w:rPr>
          <w:i/>
          <w:iCs/>
          <w:lang w:val="en-GB"/>
          <w:rPrChange w:id="7486" w:author="Alexandre Miguel Kaizeler Guedes Da Silva Afonso" w:date="2026-07-27T16:55:00Z" w16du:dateUtc="2026-07-27T15:55:00Z">
            <w:rPr>
              <w:i/>
              <w:iCs/>
            </w:rPr>
          </w:rPrChange>
        </w:rPr>
        <w:t>et al.</w:t>
      </w:r>
      <w:r w:rsidRPr="00B475D4">
        <w:rPr>
          <w:lang w:val="en-GB"/>
          <w:rPrChange w:id="7487" w:author="Alexandre Miguel Kaizeler Guedes Da Silva Afonso" w:date="2026-07-27T16:55:00Z" w16du:dateUtc="2026-07-27T15:55:00Z">
            <w:rPr/>
          </w:rPrChange>
        </w:rPr>
        <w:t xml:space="preserve"> Gene set enrichment analysis: a knowledge-based approach for interpreting genome-wide expression profiles. </w:t>
      </w:r>
      <w:r w:rsidRPr="00B475D4">
        <w:rPr>
          <w:i/>
          <w:iCs/>
          <w:lang w:val="en-GB"/>
          <w:rPrChange w:id="7488" w:author="Alexandre Miguel Kaizeler Guedes Da Silva Afonso" w:date="2026-07-27T16:55:00Z" w16du:dateUtc="2026-07-27T15:55:00Z">
            <w:rPr>
              <w:i/>
              <w:iCs/>
            </w:rPr>
          </w:rPrChange>
        </w:rPr>
        <w:t>Proc. Natl. Acad. Sci. U. S. A.</w:t>
      </w:r>
      <w:r w:rsidRPr="00B475D4">
        <w:rPr>
          <w:lang w:val="en-GB"/>
          <w:rPrChange w:id="7489" w:author="Alexandre Miguel Kaizeler Guedes Da Silva Afonso" w:date="2026-07-27T16:55:00Z" w16du:dateUtc="2026-07-27T15:55:00Z">
            <w:rPr/>
          </w:rPrChange>
        </w:rPr>
        <w:t xml:space="preserve"> </w:t>
      </w:r>
      <w:r w:rsidRPr="00B475D4">
        <w:rPr>
          <w:b/>
          <w:bCs/>
          <w:lang w:val="en-GB"/>
          <w:rPrChange w:id="7490" w:author="Alexandre Miguel Kaizeler Guedes Da Silva Afonso" w:date="2026-07-27T16:55:00Z" w16du:dateUtc="2026-07-27T15:55:00Z">
            <w:rPr>
              <w:b/>
              <w:bCs/>
            </w:rPr>
          </w:rPrChange>
        </w:rPr>
        <w:t>102</w:t>
      </w:r>
      <w:r w:rsidRPr="00B475D4">
        <w:rPr>
          <w:lang w:val="en-GB"/>
          <w:rPrChange w:id="7491" w:author="Alexandre Miguel Kaizeler Guedes Da Silva Afonso" w:date="2026-07-27T16:55:00Z" w16du:dateUtc="2026-07-27T15:55:00Z">
            <w:rPr/>
          </w:rPrChange>
        </w:rPr>
        <w:t>, 15545–15550 (2005).</w:t>
      </w:r>
    </w:p>
    <w:p w14:paraId="5F102DB7" w14:textId="77777777" w:rsidR="0017139D" w:rsidRPr="00B475D4" w:rsidRDefault="0017139D" w:rsidP="0017139D">
      <w:pPr>
        <w:pStyle w:val="Bibliografia"/>
        <w:rPr>
          <w:lang w:val="en-GB"/>
          <w:rPrChange w:id="7492" w:author="Alexandre Miguel Kaizeler Guedes Da Silva Afonso" w:date="2026-07-27T16:55:00Z" w16du:dateUtc="2026-07-27T15:55:00Z">
            <w:rPr/>
          </w:rPrChange>
        </w:rPr>
      </w:pPr>
      <w:r w:rsidRPr="00B475D4">
        <w:rPr>
          <w:lang w:val="en-GB"/>
          <w:rPrChange w:id="7493" w:author="Alexandre Miguel Kaizeler Guedes Da Silva Afonso" w:date="2026-07-27T16:55:00Z" w16du:dateUtc="2026-07-27T15:55:00Z">
            <w:rPr/>
          </w:rPrChange>
        </w:rPr>
        <w:lastRenderedPageBreak/>
        <w:t>35.</w:t>
      </w:r>
      <w:r w:rsidRPr="00B475D4">
        <w:rPr>
          <w:lang w:val="en-GB"/>
          <w:rPrChange w:id="7494" w:author="Alexandre Miguel Kaizeler Guedes Da Silva Afonso" w:date="2026-07-27T16:55:00Z" w16du:dateUtc="2026-07-27T15:55:00Z">
            <w:rPr/>
          </w:rPrChange>
        </w:rPr>
        <w:tab/>
        <w:t xml:space="preserve">Liberzon, A. </w:t>
      </w:r>
      <w:r w:rsidRPr="00B475D4">
        <w:rPr>
          <w:i/>
          <w:iCs/>
          <w:lang w:val="en-GB"/>
          <w:rPrChange w:id="7495" w:author="Alexandre Miguel Kaizeler Guedes Da Silva Afonso" w:date="2026-07-27T16:55:00Z" w16du:dateUtc="2026-07-27T15:55:00Z">
            <w:rPr>
              <w:i/>
              <w:iCs/>
            </w:rPr>
          </w:rPrChange>
        </w:rPr>
        <w:t>et al.</w:t>
      </w:r>
      <w:r w:rsidRPr="00B475D4">
        <w:rPr>
          <w:lang w:val="en-GB"/>
          <w:rPrChange w:id="7496" w:author="Alexandre Miguel Kaizeler Guedes Da Silva Afonso" w:date="2026-07-27T16:55:00Z" w16du:dateUtc="2026-07-27T15:55:00Z">
            <w:rPr/>
          </w:rPrChange>
        </w:rPr>
        <w:t xml:space="preserve"> The Molecular Signatures Database Hallmark Gene Set Collection. </w:t>
      </w:r>
      <w:r w:rsidRPr="00B475D4">
        <w:rPr>
          <w:i/>
          <w:iCs/>
          <w:lang w:val="en-GB"/>
          <w:rPrChange w:id="7497" w:author="Alexandre Miguel Kaizeler Guedes Da Silva Afonso" w:date="2026-07-27T16:55:00Z" w16du:dateUtc="2026-07-27T15:55:00Z">
            <w:rPr>
              <w:i/>
              <w:iCs/>
            </w:rPr>
          </w:rPrChange>
        </w:rPr>
        <w:t>Cell Syst.</w:t>
      </w:r>
      <w:r w:rsidRPr="00B475D4">
        <w:rPr>
          <w:lang w:val="en-GB"/>
          <w:rPrChange w:id="7498" w:author="Alexandre Miguel Kaizeler Guedes Da Silva Afonso" w:date="2026-07-27T16:55:00Z" w16du:dateUtc="2026-07-27T15:55:00Z">
            <w:rPr/>
          </w:rPrChange>
        </w:rPr>
        <w:t xml:space="preserve"> </w:t>
      </w:r>
      <w:r w:rsidRPr="00B475D4">
        <w:rPr>
          <w:b/>
          <w:bCs/>
          <w:lang w:val="en-GB"/>
          <w:rPrChange w:id="7499" w:author="Alexandre Miguel Kaizeler Guedes Da Silva Afonso" w:date="2026-07-27T16:55:00Z" w16du:dateUtc="2026-07-27T15:55:00Z">
            <w:rPr>
              <w:b/>
              <w:bCs/>
            </w:rPr>
          </w:rPrChange>
        </w:rPr>
        <w:t>1</w:t>
      </w:r>
      <w:r w:rsidRPr="00B475D4">
        <w:rPr>
          <w:lang w:val="en-GB"/>
          <w:rPrChange w:id="7500" w:author="Alexandre Miguel Kaizeler Guedes Da Silva Afonso" w:date="2026-07-27T16:55:00Z" w16du:dateUtc="2026-07-27T15:55:00Z">
            <w:rPr/>
          </w:rPrChange>
        </w:rPr>
        <w:t>, 417–425 (2015).</w:t>
      </w:r>
    </w:p>
    <w:p w14:paraId="0AB69C07" w14:textId="77777777" w:rsidR="0017139D" w:rsidRPr="00B475D4" w:rsidRDefault="0017139D" w:rsidP="0017139D">
      <w:pPr>
        <w:pStyle w:val="Bibliografia"/>
        <w:rPr>
          <w:lang w:val="en-GB"/>
          <w:rPrChange w:id="7501" w:author="Alexandre Miguel Kaizeler Guedes Da Silva Afonso" w:date="2026-07-27T16:55:00Z" w16du:dateUtc="2026-07-27T15:55:00Z">
            <w:rPr/>
          </w:rPrChange>
        </w:rPr>
      </w:pPr>
      <w:r w:rsidRPr="00B475D4">
        <w:rPr>
          <w:lang w:val="en-GB"/>
          <w:rPrChange w:id="7502" w:author="Alexandre Miguel Kaizeler Guedes Da Silva Afonso" w:date="2026-07-27T16:55:00Z" w16du:dateUtc="2026-07-27T15:55:00Z">
            <w:rPr/>
          </w:rPrChange>
        </w:rPr>
        <w:t>36.</w:t>
      </w:r>
      <w:r w:rsidRPr="00B475D4">
        <w:rPr>
          <w:lang w:val="en-GB"/>
          <w:rPrChange w:id="7503" w:author="Alexandre Miguel Kaizeler Guedes Da Silva Afonso" w:date="2026-07-27T16:55:00Z" w16du:dateUtc="2026-07-27T15:55:00Z">
            <w:rPr/>
          </w:rPrChange>
        </w:rPr>
        <w:tab/>
        <w:t xml:space="preserve">Mandelboum, S., Manber, Z., Elroy-Stein, O. &amp; Elkon, R. Recurrent functional misinterpretation of RNA-seq data caused by sample-specific gene length bias. </w:t>
      </w:r>
      <w:r w:rsidRPr="00B475D4">
        <w:rPr>
          <w:i/>
          <w:iCs/>
          <w:lang w:val="en-GB"/>
          <w:rPrChange w:id="7504" w:author="Alexandre Miguel Kaizeler Guedes Da Silva Afonso" w:date="2026-07-27T16:55:00Z" w16du:dateUtc="2026-07-27T15:55:00Z">
            <w:rPr>
              <w:i/>
              <w:iCs/>
            </w:rPr>
          </w:rPrChange>
        </w:rPr>
        <w:t>PLOS Biol.</w:t>
      </w:r>
      <w:r w:rsidRPr="00B475D4">
        <w:rPr>
          <w:lang w:val="en-GB"/>
          <w:rPrChange w:id="7505" w:author="Alexandre Miguel Kaizeler Guedes Da Silva Afonso" w:date="2026-07-27T16:55:00Z" w16du:dateUtc="2026-07-27T15:55:00Z">
            <w:rPr/>
          </w:rPrChange>
        </w:rPr>
        <w:t xml:space="preserve"> </w:t>
      </w:r>
      <w:r w:rsidRPr="00B475D4">
        <w:rPr>
          <w:b/>
          <w:bCs/>
          <w:lang w:val="en-GB"/>
          <w:rPrChange w:id="7506" w:author="Alexandre Miguel Kaizeler Guedes Da Silva Afonso" w:date="2026-07-27T16:55:00Z" w16du:dateUtc="2026-07-27T15:55:00Z">
            <w:rPr>
              <w:b/>
              <w:bCs/>
            </w:rPr>
          </w:rPrChange>
        </w:rPr>
        <w:t>17</w:t>
      </w:r>
      <w:r w:rsidRPr="00B475D4">
        <w:rPr>
          <w:lang w:val="en-GB"/>
          <w:rPrChange w:id="7507" w:author="Alexandre Miguel Kaizeler Guedes Da Silva Afonso" w:date="2026-07-27T16:55:00Z" w16du:dateUtc="2026-07-27T15:55:00Z">
            <w:rPr/>
          </w:rPrChange>
        </w:rPr>
        <w:t>, e3000481 (2019).</w:t>
      </w:r>
    </w:p>
    <w:p w14:paraId="1A8C6427" w14:textId="77777777" w:rsidR="0017139D" w:rsidRPr="00B475D4" w:rsidRDefault="0017139D" w:rsidP="0017139D">
      <w:pPr>
        <w:pStyle w:val="Bibliografia"/>
        <w:rPr>
          <w:lang w:val="en-GB"/>
          <w:rPrChange w:id="7508" w:author="Alexandre Miguel Kaizeler Guedes Da Silva Afonso" w:date="2026-07-27T16:55:00Z" w16du:dateUtc="2026-07-27T15:55:00Z">
            <w:rPr/>
          </w:rPrChange>
        </w:rPr>
      </w:pPr>
      <w:r w:rsidRPr="00B475D4">
        <w:rPr>
          <w:lang w:val="en-GB"/>
          <w:rPrChange w:id="7509" w:author="Alexandre Miguel Kaizeler Guedes Da Silva Afonso" w:date="2026-07-27T16:55:00Z" w16du:dateUtc="2026-07-27T15:55:00Z">
            <w:rPr/>
          </w:rPrChange>
        </w:rPr>
        <w:t>37.</w:t>
      </w:r>
      <w:r w:rsidRPr="00B475D4">
        <w:rPr>
          <w:lang w:val="en-GB"/>
          <w:rPrChange w:id="7510" w:author="Alexandre Miguel Kaizeler Guedes Da Silva Afonso" w:date="2026-07-27T16:55:00Z" w16du:dateUtc="2026-07-27T15:55:00Z">
            <w:rPr/>
          </w:rPrChange>
        </w:rPr>
        <w:tab/>
        <w:t xml:space="preserve">Ruttkay-Nedecky, B. </w:t>
      </w:r>
      <w:r w:rsidRPr="00B475D4">
        <w:rPr>
          <w:i/>
          <w:iCs/>
          <w:lang w:val="en-GB"/>
          <w:rPrChange w:id="7511" w:author="Alexandre Miguel Kaizeler Guedes Da Silva Afonso" w:date="2026-07-27T16:55:00Z" w16du:dateUtc="2026-07-27T15:55:00Z">
            <w:rPr>
              <w:i/>
              <w:iCs/>
            </w:rPr>
          </w:rPrChange>
        </w:rPr>
        <w:t>et al.</w:t>
      </w:r>
      <w:r w:rsidRPr="00B475D4">
        <w:rPr>
          <w:lang w:val="en-GB"/>
          <w:rPrChange w:id="7512" w:author="Alexandre Miguel Kaizeler Guedes Da Silva Afonso" w:date="2026-07-27T16:55:00Z" w16du:dateUtc="2026-07-27T15:55:00Z">
            <w:rPr/>
          </w:rPrChange>
        </w:rPr>
        <w:t xml:space="preserve"> The Role of Metallothionein in Oxidative Stress. </w:t>
      </w:r>
      <w:r w:rsidRPr="00B475D4">
        <w:rPr>
          <w:i/>
          <w:iCs/>
          <w:lang w:val="en-GB"/>
          <w:rPrChange w:id="7513" w:author="Alexandre Miguel Kaizeler Guedes Da Silva Afonso" w:date="2026-07-27T16:55:00Z" w16du:dateUtc="2026-07-27T15:55:00Z">
            <w:rPr>
              <w:i/>
              <w:iCs/>
            </w:rPr>
          </w:rPrChange>
        </w:rPr>
        <w:t>Int. J. Mol. Sci.</w:t>
      </w:r>
      <w:r w:rsidRPr="00B475D4">
        <w:rPr>
          <w:lang w:val="en-GB"/>
          <w:rPrChange w:id="7514" w:author="Alexandre Miguel Kaizeler Guedes Da Silva Afonso" w:date="2026-07-27T16:55:00Z" w16du:dateUtc="2026-07-27T15:55:00Z">
            <w:rPr/>
          </w:rPrChange>
        </w:rPr>
        <w:t xml:space="preserve"> </w:t>
      </w:r>
      <w:r w:rsidRPr="00B475D4">
        <w:rPr>
          <w:b/>
          <w:bCs/>
          <w:lang w:val="en-GB"/>
          <w:rPrChange w:id="7515" w:author="Alexandre Miguel Kaizeler Guedes Da Silva Afonso" w:date="2026-07-27T16:55:00Z" w16du:dateUtc="2026-07-27T15:55:00Z">
            <w:rPr>
              <w:b/>
              <w:bCs/>
            </w:rPr>
          </w:rPrChange>
        </w:rPr>
        <w:t>14</w:t>
      </w:r>
      <w:r w:rsidRPr="00B475D4">
        <w:rPr>
          <w:lang w:val="en-GB"/>
          <w:rPrChange w:id="7516" w:author="Alexandre Miguel Kaizeler Guedes Da Silva Afonso" w:date="2026-07-27T16:55:00Z" w16du:dateUtc="2026-07-27T15:55:00Z">
            <w:rPr/>
          </w:rPrChange>
        </w:rPr>
        <w:t>, 6044–6066 (2013).</w:t>
      </w:r>
    </w:p>
    <w:p w14:paraId="16EAFB12" w14:textId="77777777" w:rsidR="0017139D" w:rsidRPr="00B475D4" w:rsidRDefault="0017139D" w:rsidP="0017139D">
      <w:pPr>
        <w:pStyle w:val="Bibliografia"/>
        <w:rPr>
          <w:lang w:val="en-GB"/>
          <w:rPrChange w:id="7517" w:author="Alexandre Miguel Kaizeler Guedes Da Silva Afonso" w:date="2026-07-27T16:55:00Z" w16du:dateUtc="2026-07-27T15:55:00Z">
            <w:rPr/>
          </w:rPrChange>
        </w:rPr>
      </w:pPr>
      <w:r w:rsidRPr="00B475D4">
        <w:rPr>
          <w:lang w:val="en-GB"/>
          <w:rPrChange w:id="7518" w:author="Alexandre Miguel Kaizeler Guedes Da Silva Afonso" w:date="2026-07-27T16:55:00Z" w16du:dateUtc="2026-07-27T15:55:00Z">
            <w:rPr/>
          </w:rPrChange>
        </w:rPr>
        <w:t>38.</w:t>
      </w:r>
      <w:r w:rsidRPr="00B475D4">
        <w:rPr>
          <w:lang w:val="en-GB"/>
          <w:rPrChange w:id="7519" w:author="Alexandre Miguel Kaizeler Guedes Da Silva Afonso" w:date="2026-07-27T16:55:00Z" w16du:dateUtc="2026-07-27T15:55:00Z">
            <w:rPr/>
          </w:rPrChange>
        </w:rPr>
        <w:tab/>
        <w:t xml:space="preserve">Liu, Y.-X. </w:t>
      </w:r>
      <w:r w:rsidRPr="00B475D4">
        <w:rPr>
          <w:i/>
          <w:iCs/>
          <w:lang w:val="en-GB"/>
          <w:rPrChange w:id="7520" w:author="Alexandre Miguel Kaizeler Guedes Da Silva Afonso" w:date="2026-07-27T16:55:00Z" w16du:dateUtc="2026-07-27T15:55:00Z">
            <w:rPr>
              <w:i/>
              <w:iCs/>
            </w:rPr>
          </w:rPrChange>
        </w:rPr>
        <w:t>et al.</w:t>
      </w:r>
      <w:r w:rsidRPr="00B475D4">
        <w:rPr>
          <w:lang w:val="en-GB"/>
          <w:rPrChange w:id="7521" w:author="Alexandre Miguel Kaizeler Guedes Da Silva Afonso" w:date="2026-07-27T16:55:00Z" w16du:dateUtc="2026-07-27T15:55:00Z">
            <w:rPr/>
          </w:rPrChange>
        </w:rPr>
        <w:t xml:space="preserve"> </w:t>
      </w:r>
      <w:r w:rsidRPr="00B475D4">
        <w:rPr>
          <w:i/>
          <w:iCs/>
          <w:lang w:val="en-GB"/>
          <w:rPrChange w:id="7522" w:author="Alexandre Miguel Kaizeler Guedes Da Silva Afonso" w:date="2026-07-27T16:55:00Z" w16du:dateUtc="2026-07-27T15:55:00Z">
            <w:rPr>
              <w:i/>
              <w:iCs/>
            </w:rPr>
          </w:rPrChange>
        </w:rPr>
        <w:t>DUSP1</w:t>
      </w:r>
      <w:r w:rsidRPr="00B475D4">
        <w:rPr>
          <w:lang w:val="en-GB"/>
          <w:rPrChange w:id="7523" w:author="Alexandre Miguel Kaizeler Guedes Da Silva Afonso" w:date="2026-07-27T16:55:00Z" w16du:dateUtc="2026-07-27T15:55:00Z">
            <w:rPr/>
          </w:rPrChange>
        </w:rPr>
        <w:t xml:space="preserve"> Is Controlled by p53 during the Cellular Response to Oxidative Stress. </w:t>
      </w:r>
      <w:r w:rsidRPr="00B475D4">
        <w:rPr>
          <w:i/>
          <w:iCs/>
          <w:lang w:val="en-GB"/>
          <w:rPrChange w:id="7524" w:author="Alexandre Miguel Kaizeler Guedes Da Silva Afonso" w:date="2026-07-27T16:55:00Z" w16du:dateUtc="2026-07-27T15:55:00Z">
            <w:rPr>
              <w:i/>
              <w:iCs/>
            </w:rPr>
          </w:rPrChange>
        </w:rPr>
        <w:t>Mol. Cancer Res.</w:t>
      </w:r>
      <w:r w:rsidRPr="00B475D4">
        <w:rPr>
          <w:lang w:val="en-GB"/>
          <w:rPrChange w:id="7525" w:author="Alexandre Miguel Kaizeler Guedes Da Silva Afonso" w:date="2026-07-27T16:55:00Z" w16du:dateUtc="2026-07-27T15:55:00Z">
            <w:rPr/>
          </w:rPrChange>
        </w:rPr>
        <w:t xml:space="preserve"> </w:t>
      </w:r>
      <w:r w:rsidRPr="00B475D4">
        <w:rPr>
          <w:b/>
          <w:bCs/>
          <w:lang w:val="en-GB"/>
          <w:rPrChange w:id="7526" w:author="Alexandre Miguel Kaizeler Guedes Da Silva Afonso" w:date="2026-07-27T16:55:00Z" w16du:dateUtc="2026-07-27T15:55:00Z">
            <w:rPr>
              <w:b/>
              <w:bCs/>
            </w:rPr>
          </w:rPrChange>
        </w:rPr>
        <w:t>6</w:t>
      </w:r>
      <w:r w:rsidRPr="00B475D4">
        <w:rPr>
          <w:lang w:val="en-GB"/>
          <w:rPrChange w:id="7527" w:author="Alexandre Miguel Kaizeler Guedes Da Silva Afonso" w:date="2026-07-27T16:55:00Z" w16du:dateUtc="2026-07-27T15:55:00Z">
            <w:rPr/>
          </w:rPrChange>
        </w:rPr>
        <w:t>, 624–633 (2008).</w:t>
      </w:r>
    </w:p>
    <w:p w14:paraId="4FAE9F48" w14:textId="77777777" w:rsidR="0017139D" w:rsidRPr="00B475D4" w:rsidRDefault="0017139D" w:rsidP="0017139D">
      <w:pPr>
        <w:pStyle w:val="Bibliografia"/>
        <w:rPr>
          <w:lang w:val="en-GB"/>
          <w:rPrChange w:id="7528" w:author="Alexandre Miguel Kaizeler Guedes Da Silva Afonso" w:date="2026-07-27T16:55:00Z" w16du:dateUtc="2026-07-27T15:55:00Z">
            <w:rPr/>
          </w:rPrChange>
        </w:rPr>
      </w:pPr>
      <w:r w:rsidRPr="00B475D4">
        <w:rPr>
          <w:lang w:val="en-GB"/>
          <w:rPrChange w:id="7529" w:author="Alexandre Miguel Kaizeler Guedes Da Silva Afonso" w:date="2026-07-27T16:55:00Z" w16du:dateUtc="2026-07-27T15:55:00Z">
            <w:rPr/>
          </w:rPrChange>
        </w:rPr>
        <w:t>39.</w:t>
      </w:r>
      <w:r w:rsidRPr="00B475D4">
        <w:rPr>
          <w:lang w:val="en-GB"/>
          <w:rPrChange w:id="7530" w:author="Alexandre Miguel Kaizeler Guedes Da Silva Afonso" w:date="2026-07-27T16:55:00Z" w16du:dateUtc="2026-07-27T15:55:00Z">
            <w:rPr/>
          </w:rPrChange>
        </w:rPr>
        <w:tab/>
        <w:t>Kim, S.-A., Chang, S., Yoon, J.-H. &amp; Ahn, S.-G. TAT</w:t>
      </w:r>
      <w:r w:rsidRPr="00B475D4">
        <w:rPr>
          <w:rFonts w:ascii="Cambria Math" w:hAnsi="Cambria Math" w:cs="Cambria Math" w:hint="eastAsia"/>
          <w:lang w:val="en-GB"/>
          <w:rPrChange w:id="7531" w:author="Alexandre Miguel Kaizeler Guedes Da Silva Afonso" w:date="2026-07-27T16:55:00Z" w16du:dateUtc="2026-07-27T15:55:00Z">
            <w:rPr>
              <w:rFonts w:ascii="Cambria Math" w:hAnsi="Cambria Math" w:cs="Cambria Math" w:hint="eastAsia"/>
            </w:rPr>
          </w:rPrChange>
        </w:rPr>
        <w:t>‐</w:t>
      </w:r>
      <w:r w:rsidRPr="00B475D4">
        <w:rPr>
          <w:lang w:val="en-GB"/>
          <w:rPrChange w:id="7532" w:author="Alexandre Miguel Kaizeler Guedes Da Silva Afonso" w:date="2026-07-27T16:55:00Z" w16du:dateUtc="2026-07-27T15:55:00Z">
            <w:rPr/>
          </w:rPrChange>
        </w:rPr>
        <w:t>Hsp40 inhibits oxidative stress</w:t>
      </w:r>
      <w:r w:rsidRPr="00B475D4">
        <w:rPr>
          <w:rFonts w:ascii="Cambria Math" w:hAnsi="Cambria Math" w:cs="Cambria Math" w:hint="eastAsia"/>
          <w:lang w:val="en-GB"/>
          <w:rPrChange w:id="7533" w:author="Alexandre Miguel Kaizeler Guedes Da Silva Afonso" w:date="2026-07-27T16:55:00Z" w16du:dateUtc="2026-07-27T15:55:00Z">
            <w:rPr>
              <w:rFonts w:ascii="Cambria Math" w:hAnsi="Cambria Math" w:cs="Cambria Math" w:hint="eastAsia"/>
            </w:rPr>
          </w:rPrChange>
        </w:rPr>
        <w:t>‐</w:t>
      </w:r>
      <w:r w:rsidRPr="00B475D4">
        <w:rPr>
          <w:lang w:val="en-GB"/>
          <w:rPrChange w:id="7534" w:author="Alexandre Miguel Kaizeler Guedes Da Silva Afonso" w:date="2026-07-27T16:55:00Z" w16du:dateUtc="2026-07-27T15:55:00Z">
            <w:rPr/>
          </w:rPrChange>
        </w:rPr>
        <w:t xml:space="preserve">mediated cytotoxicity via the inhibition of Hsp70 ubiquitination. </w:t>
      </w:r>
      <w:r w:rsidRPr="00B475D4">
        <w:rPr>
          <w:i/>
          <w:iCs/>
          <w:lang w:val="en-GB"/>
          <w:rPrChange w:id="7535" w:author="Alexandre Miguel Kaizeler Guedes Da Silva Afonso" w:date="2026-07-27T16:55:00Z" w16du:dateUtc="2026-07-27T15:55:00Z">
            <w:rPr>
              <w:i/>
              <w:iCs/>
            </w:rPr>
          </w:rPrChange>
        </w:rPr>
        <w:t>FEBS Lett.</w:t>
      </w:r>
      <w:r w:rsidRPr="00B475D4">
        <w:rPr>
          <w:lang w:val="en-GB"/>
          <w:rPrChange w:id="7536" w:author="Alexandre Miguel Kaizeler Guedes Da Silva Afonso" w:date="2026-07-27T16:55:00Z" w16du:dateUtc="2026-07-27T15:55:00Z">
            <w:rPr/>
          </w:rPrChange>
        </w:rPr>
        <w:t xml:space="preserve"> </w:t>
      </w:r>
      <w:r w:rsidRPr="00B475D4">
        <w:rPr>
          <w:b/>
          <w:bCs/>
          <w:lang w:val="en-GB"/>
          <w:rPrChange w:id="7537" w:author="Alexandre Miguel Kaizeler Guedes Da Silva Afonso" w:date="2026-07-27T16:55:00Z" w16du:dateUtc="2026-07-27T15:55:00Z">
            <w:rPr>
              <w:b/>
              <w:bCs/>
            </w:rPr>
          </w:rPrChange>
        </w:rPr>
        <w:t>582</w:t>
      </w:r>
      <w:r w:rsidRPr="00B475D4">
        <w:rPr>
          <w:lang w:val="en-GB"/>
          <w:rPrChange w:id="7538" w:author="Alexandre Miguel Kaizeler Guedes Da Silva Afonso" w:date="2026-07-27T16:55:00Z" w16du:dateUtc="2026-07-27T15:55:00Z">
            <w:rPr/>
          </w:rPrChange>
        </w:rPr>
        <w:t>, 734–740 (2008).</w:t>
      </w:r>
    </w:p>
    <w:p w14:paraId="79215A67" w14:textId="77777777" w:rsidR="0017139D" w:rsidRPr="00B475D4" w:rsidRDefault="0017139D" w:rsidP="0017139D">
      <w:pPr>
        <w:pStyle w:val="Bibliografia"/>
        <w:rPr>
          <w:lang w:val="en-GB"/>
          <w:rPrChange w:id="7539" w:author="Alexandre Miguel Kaizeler Guedes Da Silva Afonso" w:date="2026-07-27T16:55:00Z" w16du:dateUtc="2026-07-27T15:55:00Z">
            <w:rPr/>
          </w:rPrChange>
        </w:rPr>
      </w:pPr>
      <w:r w:rsidRPr="00B475D4">
        <w:rPr>
          <w:lang w:val="en-GB"/>
          <w:rPrChange w:id="7540" w:author="Alexandre Miguel Kaizeler Guedes Da Silva Afonso" w:date="2026-07-27T16:55:00Z" w16du:dateUtc="2026-07-27T15:55:00Z">
            <w:rPr/>
          </w:rPrChange>
        </w:rPr>
        <w:t>40.</w:t>
      </w:r>
      <w:r w:rsidRPr="00B475D4">
        <w:rPr>
          <w:lang w:val="en-GB"/>
          <w:rPrChange w:id="7541" w:author="Alexandre Miguel Kaizeler Guedes Da Silva Afonso" w:date="2026-07-27T16:55:00Z" w16du:dateUtc="2026-07-27T15:55:00Z">
            <w:rPr/>
          </w:rPrChange>
        </w:rPr>
        <w:tab/>
        <w:t xml:space="preserve">Matheny, T., Rao, B. S. &amp; Parker, R. Transcriptome-Wide Comparison of Stress Granules and P-Bodies Reveals that Translation Plays a Major Role in RNA Partitioning. </w:t>
      </w:r>
      <w:r w:rsidRPr="00B475D4">
        <w:rPr>
          <w:i/>
          <w:iCs/>
          <w:lang w:val="en-GB"/>
          <w:rPrChange w:id="7542" w:author="Alexandre Miguel Kaizeler Guedes Da Silva Afonso" w:date="2026-07-27T16:55:00Z" w16du:dateUtc="2026-07-27T15:55:00Z">
            <w:rPr>
              <w:i/>
              <w:iCs/>
            </w:rPr>
          </w:rPrChange>
        </w:rPr>
        <w:t>Mol. Cell. Biol.</w:t>
      </w:r>
      <w:r w:rsidRPr="00B475D4">
        <w:rPr>
          <w:lang w:val="en-GB"/>
          <w:rPrChange w:id="7543" w:author="Alexandre Miguel Kaizeler Guedes Da Silva Afonso" w:date="2026-07-27T16:55:00Z" w16du:dateUtc="2026-07-27T15:55:00Z">
            <w:rPr/>
          </w:rPrChange>
        </w:rPr>
        <w:t xml:space="preserve"> </w:t>
      </w:r>
      <w:r w:rsidRPr="00B475D4">
        <w:rPr>
          <w:b/>
          <w:bCs/>
          <w:lang w:val="en-GB"/>
          <w:rPrChange w:id="7544" w:author="Alexandre Miguel Kaizeler Guedes Da Silva Afonso" w:date="2026-07-27T16:55:00Z" w16du:dateUtc="2026-07-27T15:55:00Z">
            <w:rPr>
              <w:b/>
              <w:bCs/>
            </w:rPr>
          </w:rPrChange>
        </w:rPr>
        <w:t>39</w:t>
      </w:r>
      <w:r w:rsidRPr="00B475D4">
        <w:rPr>
          <w:lang w:val="en-GB"/>
          <w:rPrChange w:id="7545" w:author="Alexandre Miguel Kaizeler Guedes Da Silva Afonso" w:date="2026-07-27T16:55:00Z" w16du:dateUtc="2026-07-27T15:55:00Z">
            <w:rPr/>
          </w:rPrChange>
        </w:rPr>
        <w:t>, e00313-19 (2019).</w:t>
      </w:r>
    </w:p>
    <w:p w14:paraId="0F962C0A" w14:textId="77777777" w:rsidR="0017139D" w:rsidRPr="00B475D4" w:rsidRDefault="0017139D" w:rsidP="0017139D">
      <w:pPr>
        <w:pStyle w:val="Bibliografia"/>
        <w:rPr>
          <w:lang w:val="en-GB"/>
          <w:rPrChange w:id="7546" w:author="Alexandre Miguel Kaizeler Guedes Da Silva Afonso" w:date="2026-07-27T16:55:00Z" w16du:dateUtc="2026-07-27T15:55:00Z">
            <w:rPr/>
          </w:rPrChange>
        </w:rPr>
      </w:pPr>
      <w:r w:rsidRPr="00B475D4">
        <w:rPr>
          <w:lang w:val="en-GB"/>
          <w:rPrChange w:id="7547" w:author="Alexandre Miguel Kaizeler Guedes Da Silva Afonso" w:date="2026-07-27T16:55:00Z" w16du:dateUtc="2026-07-27T15:55:00Z">
            <w:rPr/>
          </w:rPrChange>
        </w:rPr>
        <w:t>41.</w:t>
      </w:r>
      <w:r w:rsidRPr="00B475D4">
        <w:rPr>
          <w:lang w:val="en-GB"/>
          <w:rPrChange w:id="7548" w:author="Alexandre Miguel Kaizeler Guedes Da Silva Afonso" w:date="2026-07-27T16:55:00Z" w16du:dateUtc="2026-07-27T15:55:00Z">
            <w:rPr/>
          </w:rPrChange>
        </w:rPr>
        <w:tab/>
        <w:t xml:space="preserve">Fu, Y. &amp; Zhuang, X. m6A-binding YTHDF proteins promote stress granule formation. </w:t>
      </w:r>
      <w:r w:rsidRPr="00B475D4">
        <w:rPr>
          <w:i/>
          <w:iCs/>
          <w:lang w:val="en-GB"/>
          <w:rPrChange w:id="7549" w:author="Alexandre Miguel Kaizeler Guedes Da Silva Afonso" w:date="2026-07-27T16:55:00Z" w16du:dateUtc="2026-07-27T15:55:00Z">
            <w:rPr>
              <w:i/>
              <w:iCs/>
            </w:rPr>
          </w:rPrChange>
        </w:rPr>
        <w:t>Nat. Chem. Biol.</w:t>
      </w:r>
      <w:r w:rsidRPr="00B475D4">
        <w:rPr>
          <w:lang w:val="en-GB"/>
          <w:rPrChange w:id="7550" w:author="Alexandre Miguel Kaizeler Guedes Da Silva Afonso" w:date="2026-07-27T16:55:00Z" w16du:dateUtc="2026-07-27T15:55:00Z">
            <w:rPr/>
          </w:rPrChange>
        </w:rPr>
        <w:t xml:space="preserve"> </w:t>
      </w:r>
      <w:r w:rsidRPr="00B475D4">
        <w:rPr>
          <w:b/>
          <w:bCs/>
          <w:lang w:val="en-GB"/>
          <w:rPrChange w:id="7551" w:author="Alexandre Miguel Kaizeler Guedes Da Silva Afonso" w:date="2026-07-27T16:55:00Z" w16du:dateUtc="2026-07-27T15:55:00Z">
            <w:rPr>
              <w:b/>
              <w:bCs/>
            </w:rPr>
          </w:rPrChange>
        </w:rPr>
        <w:t>16</w:t>
      </w:r>
      <w:r w:rsidRPr="00B475D4">
        <w:rPr>
          <w:lang w:val="en-GB"/>
          <w:rPrChange w:id="7552" w:author="Alexandre Miguel Kaizeler Guedes Da Silva Afonso" w:date="2026-07-27T16:55:00Z" w16du:dateUtc="2026-07-27T15:55:00Z">
            <w:rPr/>
          </w:rPrChange>
        </w:rPr>
        <w:t>, 955–963 (2020).</w:t>
      </w:r>
    </w:p>
    <w:p w14:paraId="0F24309C" w14:textId="77777777" w:rsidR="0017139D" w:rsidRPr="00B475D4" w:rsidRDefault="0017139D" w:rsidP="0017139D">
      <w:pPr>
        <w:pStyle w:val="Bibliografia"/>
        <w:rPr>
          <w:lang w:val="en-GB"/>
          <w:rPrChange w:id="7553" w:author="Alexandre Miguel Kaizeler Guedes Da Silva Afonso" w:date="2026-07-27T16:55:00Z" w16du:dateUtc="2026-07-27T15:55:00Z">
            <w:rPr/>
          </w:rPrChange>
        </w:rPr>
      </w:pPr>
      <w:r w:rsidRPr="00B475D4">
        <w:rPr>
          <w:lang w:val="en-GB"/>
          <w:rPrChange w:id="7554" w:author="Alexandre Miguel Kaizeler Guedes Da Silva Afonso" w:date="2026-07-27T16:55:00Z" w16du:dateUtc="2026-07-27T15:55:00Z">
            <w:rPr/>
          </w:rPrChange>
        </w:rPr>
        <w:t>42.</w:t>
      </w:r>
      <w:r w:rsidRPr="00B475D4">
        <w:rPr>
          <w:lang w:val="en-GB"/>
          <w:rPrChange w:id="7555" w:author="Alexandre Miguel Kaizeler Guedes Da Silva Afonso" w:date="2026-07-27T16:55:00Z" w16du:dateUtc="2026-07-27T15:55:00Z">
            <w:rPr/>
          </w:rPrChange>
        </w:rPr>
        <w:tab/>
        <w:t xml:space="preserve">Ries, R. J., Pickering, B. F., Poh, H. X., Namkoong, S. &amp; Jaffrey, S. R. m6A governs length-dependent enrichment of mRNAs in stress granules. </w:t>
      </w:r>
      <w:r w:rsidRPr="00B475D4">
        <w:rPr>
          <w:i/>
          <w:iCs/>
          <w:lang w:val="en-GB"/>
          <w:rPrChange w:id="7556" w:author="Alexandre Miguel Kaizeler Guedes Da Silva Afonso" w:date="2026-07-27T16:55:00Z" w16du:dateUtc="2026-07-27T15:55:00Z">
            <w:rPr>
              <w:i/>
              <w:iCs/>
            </w:rPr>
          </w:rPrChange>
        </w:rPr>
        <w:t>Nat. Struct. Mol. Biol.</w:t>
      </w:r>
      <w:r w:rsidRPr="00B475D4">
        <w:rPr>
          <w:lang w:val="en-GB"/>
          <w:rPrChange w:id="7557" w:author="Alexandre Miguel Kaizeler Guedes Da Silva Afonso" w:date="2026-07-27T16:55:00Z" w16du:dateUtc="2026-07-27T15:55:00Z">
            <w:rPr/>
          </w:rPrChange>
        </w:rPr>
        <w:t xml:space="preserve"> </w:t>
      </w:r>
      <w:r w:rsidRPr="00B475D4">
        <w:rPr>
          <w:b/>
          <w:bCs/>
          <w:lang w:val="en-GB"/>
          <w:rPrChange w:id="7558" w:author="Alexandre Miguel Kaizeler Guedes Da Silva Afonso" w:date="2026-07-27T16:55:00Z" w16du:dateUtc="2026-07-27T15:55:00Z">
            <w:rPr>
              <w:b/>
              <w:bCs/>
            </w:rPr>
          </w:rPrChange>
        </w:rPr>
        <w:t>30</w:t>
      </w:r>
      <w:r w:rsidRPr="00B475D4">
        <w:rPr>
          <w:lang w:val="en-GB"/>
          <w:rPrChange w:id="7559" w:author="Alexandre Miguel Kaizeler Guedes Da Silva Afonso" w:date="2026-07-27T16:55:00Z" w16du:dateUtc="2026-07-27T15:55:00Z">
            <w:rPr/>
          </w:rPrChange>
        </w:rPr>
        <w:t>, 1525–1535 (2023).</w:t>
      </w:r>
    </w:p>
    <w:p w14:paraId="7A699441" w14:textId="77777777" w:rsidR="0017139D" w:rsidRPr="00B475D4" w:rsidRDefault="0017139D" w:rsidP="0017139D">
      <w:pPr>
        <w:pStyle w:val="Bibliografia"/>
        <w:rPr>
          <w:lang w:val="en-GB"/>
          <w:rPrChange w:id="7560" w:author="Alexandre Miguel Kaizeler Guedes Da Silva Afonso" w:date="2026-07-27T16:55:00Z" w16du:dateUtc="2026-07-27T15:55:00Z">
            <w:rPr/>
          </w:rPrChange>
        </w:rPr>
      </w:pPr>
      <w:r w:rsidRPr="00B475D4">
        <w:rPr>
          <w:lang w:val="en-GB"/>
          <w:rPrChange w:id="7561" w:author="Alexandre Miguel Kaizeler Guedes Da Silva Afonso" w:date="2026-07-27T16:55:00Z" w16du:dateUtc="2026-07-27T15:55:00Z">
            <w:rPr/>
          </w:rPrChange>
        </w:rPr>
        <w:t>43.</w:t>
      </w:r>
      <w:r w:rsidRPr="00B475D4">
        <w:rPr>
          <w:lang w:val="en-GB"/>
          <w:rPrChange w:id="7562" w:author="Alexandre Miguel Kaizeler Guedes Da Silva Afonso" w:date="2026-07-27T16:55:00Z" w16du:dateUtc="2026-07-27T15:55:00Z">
            <w:rPr/>
          </w:rPrChange>
        </w:rPr>
        <w:tab/>
        <w:t xml:space="preserve">Di Timoteo, G. </w:t>
      </w:r>
      <w:r w:rsidRPr="00B475D4">
        <w:rPr>
          <w:i/>
          <w:iCs/>
          <w:lang w:val="en-GB"/>
          <w:rPrChange w:id="7563" w:author="Alexandre Miguel Kaizeler Guedes Da Silva Afonso" w:date="2026-07-27T16:55:00Z" w16du:dateUtc="2026-07-27T15:55:00Z">
            <w:rPr>
              <w:i/>
              <w:iCs/>
            </w:rPr>
          </w:rPrChange>
        </w:rPr>
        <w:t>et al.</w:t>
      </w:r>
      <w:r w:rsidRPr="00B475D4">
        <w:rPr>
          <w:lang w:val="en-GB"/>
          <w:rPrChange w:id="7564" w:author="Alexandre Miguel Kaizeler Guedes Da Silva Afonso" w:date="2026-07-27T16:55:00Z" w16du:dateUtc="2026-07-27T15:55:00Z">
            <w:rPr/>
          </w:rPrChange>
        </w:rPr>
        <w:t xml:space="preserve"> M6A reduction relieves FUS-associated ALS granules. </w:t>
      </w:r>
      <w:r w:rsidRPr="00B475D4">
        <w:rPr>
          <w:i/>
          <w:iCs/>
          <w:lang w:val="en-GB"/>
          <w:rPrChange w:id="7565" w:author="Alexandre Miguel Kaizeler Guedes Da Silva Afonso" w:date="2026-07-27T16:55:00Z" w16du:dateUtc="2026-07-27T15:55:00Z">
            <w:rPr>
              <w:i/>
              <w:iCs/>
            </w:rPr>
          </w:rPrChange>
        </w:rPr>
        <w:t>Nat. Commun.</w:t>
      </w:r>
      <w:r w:rsidRPr="00B475D4">
        <w:rPr>
          <w:lang w:val="en-GB"/>
          <w:rPrChange w:id="7566" w:author="Alexandre Miguel Kaizeler Guedes Da Silva Afonso" w:date="2026-07-27T16:55:00Z" w16du:dateUtc="2026-07-27T15:55:00Z">
            <w:rPr/>
          </w:rPrChange>
        </w:rPr>
        <w:t xml:space="preserve"> </w:t>
      </w:r>
      <w:r w:rsidRPr="00B475D4">
        <w:rPr>
          <w:b/>
          <w:bCs/>
          <w:lang w:val="en-GB"/>
          <w:rPrChange w:id="7567" w:author="Alexandre Miguel Kaizeler Guedes Da Silva Afonso" w:date="2026-07-27T16:55:00Z" w16du:dateUtc="2026-07-27T15:55:00Z">
            <w:rPr>
              <w:b/>
              <w:bCs/>
            </w:rPr>
          </w:rPrChange>
        </w:rPr>
        <w:t>15</w:t>
      </w:r>
      <w:r w:rsidRPr="00B475D4">
        <w:rPr>
          <w:lang w:val="en-GB"/>
          <w:rPrChange w:id="7568" w:author="Alexandre Miguel Kaizeler Guedes Da Silva Afonso" w:date="2026-07-27T16:55:00Z" w16du:dateUtc="2026-07-27T15:55:00Z">
            <w:rPr/>
          </w:rPrChange>
        </w:rPr>
        <w:t>, 5033 (2024).</w:t>
      </w:r>
    </w:p>
    <w:p w14:paraId="3F697BAC" w14:textId="77777777" w:rsidR="0017139D" w:rsidRPr="00B475D4" w:rsidRDefault="0017139D" w:rsidP="0017139D">
      <w:pPr>
        <w:pStyle w:val="Bibliografia"/>
        <w:rPr>
          <w:lang w:val="en-GB"/>
          <w:rPrChange w:id="7569" w:author="Alexandre Miguel Kaizeler Guedes Da Silva Afonso" w:date="2026-07-27T16:55:00Z" w16du:dateUtc="2026-07-27T15:55:00Z">
            <w:rPr/>
          </w:rPrChange>
        </w:rPr>
      </w:pPr>
      <w:r w:rsidRPr="00B475D4">
        <w:rPr>
          <w:lang w:val="en-GB"/>
          <w:rPrChange w:id="7570" w:author="Alexandre Miguel Kaizeler Guedes Da Silva Afonso" w:date="2026-07-27T16:55:00Z" w16du:dateUtc="2026-07-27T15:55:00Z">
            <w:rPr/>
          </w:rPrChange>
        </w:rPr>
        <w:t>44.</w:t>
      </w:r>
      <w:r w:rsidRPr="00B475D4">
        <w:rPr>
          <w:lang w:val="en-GB"/>
          <w:rPrChange w:id="7571" w:author="Alexandre Miguel Kaizeler Guedes Da Silva Afonso" w:date="2026-07-27T16:55:00Z" w16du:dateUtc="2026-07-27T15:55:00Z">
            <w:rPr/>
          </w:rPrChange>
        </w:rPr>
        <w:tab/>
        <w:t xml:space="preserve">Kudrin, P., Singh, A., Meierhofer, D., Kuśnierczyk, A. &amp; Ørom, U. A. V. N4-acetylcytidine (ac4C) promotes mRNA localization to stress granules. </w:t>
      </w:r>
      <w:r w:rsidRPr="00B475D4">
        <w:rPr>
          <w:i/>
          <w:iCs/>
          <w:lang w:val="en-GB"/>
          <w:rPrChange w:id="7572" w:author="Alexandre Miguel Kaizeler Guedes Da Silva Afonso" w:date="2026-07-27T16:55:00Z" w16du:dateUtc="2026-07-27T15:55:00Z">
            <w:rPr>
              <w:i/>
              <w:iCs/>
            </w:rPr>
          </w:rPrChange>
        </w:rPr>
        <w:t>EMBO Rep.</w:t>
      </w:r>
      <w:r w:rsidRPr="00B475D4">
        <w:rPr>
          <w:lang w:val="en-GB"/>
          <w:rPrChange w:id="7573" w:author="Alexandre Miguel Kaizeler Guedes Da Silva Afonso" w:date="2026-07-27T16:55:00Z" w16du:dateUtc="2026-07-27T15:55:00Z">
            <w:rPr/>
          </w:rPrChange>
        </w:rPr>
        <w:t xml:space="preserve"> </w:t>
      </w:r>
      <w:r w:rsidRPr="00B475D4">
        <w:rPr>
          <w:b/>
          <w:bCs/>
          <w:lang w:val="en-GB"/>
          <w:rPrChange w:id="7574" w:author="Alexandre Miguel Kaizeler Guedes Da Silva Afonso" w:date="2026-07-27T16:55:00Z" w16du:dateUtc="2026-07-27T15:55:00Z">
            <w:rPr>
              <w:b/>
              <w:bCs/>
            </w:rPr>
          </w:rPrChange>
        </w:rPr>
        <w:t>25</w:t>
      </w:r>
      <w:r w:rsidRPr="00B475D4">
        <w:rPr>
          <w:lang w:val="en-GB"/>
          <w:rPrChange w:id="7575" w:author="Alexandre Miguel Kaizeler Guedes Da Silva Afonso" w:date="2026-07-27T16:55:00Z" w16du:dateUtc="2026-07-27T15:55:00Z">
            <w:rPr/>
          </w:rPrChange>
        </w:rPr>
        <w:t>, 1814–1834 (2024).</w:t>
      </w:r>
    </w:p>
    <w:p w14:paraId="4CBA4B47" w14:textId="77777777" w:rsidR="0017139D" w:rsidRPr="00B475D4" w:rsidRDefault="0017139D" w:rsidP="0017139D">
      <w:pPr>
        <w:pStyle w:val="Bibliografia"/>
        <w:rPr>
          <w:lang w:val="en-GB"/>
          <w:rPrChange w:id="7576" w:author="Alexandre Miguel Kaizeler Guedes Da Silva Afonso" w:date="2026-07-27T16:55:00Z" w16du:dateUtc="2026-07-27T15:55:00Z">
            <w:rPr/>
          </w:rPrChange>
        </w:rPr>
      </w:pPr>
      <w:r w:rsidRPr="00B475D4">
        <w:rPr>
          <w:lang w:val="en-GB"/>
          <w:rPrChange w:id="7577" w:author="Alexandre Miguel Kaizeler Guedes Da Silva Afonso" w:date="2026-07-27T16:55:00Z" w16du:dateUtc="2026-07-27T15:55:00Z">
            <w:rPr/>
          </w:rPrChange>
        </w:rPr>
        <w:t>45.</w:t>
      </w:r>
      <w:r w:rsidRPr="00B475D4">
        <w:rPr>
          <w:lang w:val="en-GB"/>
          <w:rPrChange w:id="7578" w:author="Alexandre Miguel Kaizeler Guedes Da Silva Afonso" w:date="2026-07-27T16:55:00Z" w16du:dateUtc="2026-07-27T15:55:00Z">
            <w:rPr/>
          </w:rPrChange>
        </w:rPr>
        <w:tab/>
        <w:t xml:space="preserve">Hubstenberger, A. </w:t>
      </w:r>
      <w:r w:rsidRPr="00B475D4">
        <w:rPr>
          <w:i/>
          <w:iCs/>
          <w:lang w:val="en-GB"/>
          <w:rPrChange w:id="7579" w:author="Alexandre Miguel Kaizeler Guedes Da Silva Afonso" w:date="2026-07-27T16:55:00Z" w16du:dateUtc="2026-07-27T15:55:00Z">
            <w:rPr>
              <w:i/>
              <w:iCs/>
            </w:rPr>
          </w:rPrChange>
        </w:rPr>
        <w:t>et al.</w:t>
      </w:r>
      <w:r w:rsidRPr="00B475D4">
        <w:rPr>
          <w:lang w:val="en-GB"/>
          <w:rPrChange w:id="7580" w:author="Alexandre Miguel Kaizeler Guedes Da Silva Afonso" w:date="2026-07-27T16:55:00Z" w16du:dateUtc="2026-07-27T15:55:00Z">
            <w:rPr/>
          </w:rPrChange>
        </w:rPr>
        <w:t xml:space="preserve"> P-Body Purification Reveals the Condensation of Repressed mRNA Regulons. </w:t>
      </w:r>
      <w:r w:rsidRPr="00B475D4">
        <w:rPr>
          <w:i/>
          <w:iCs/>
          <w:lang w:val="en-GB"/>
          <w:rPrChange w:id="7581" w:author="Alexandre Miguel Kaizeler Guedes Da Silva Afonso" w:date="2026-07-27T16:55:00Z" w16du:dateUtc="2026-07-27T15:55:00Z">
            <w:rPr>
              <w:i/>
              <w:iCs/>
            </w:rPr>
          </w:rPrChange>
        </w:rPr>
        <w:t>Mol. Cell</w:t>
      </w:r>
      <w:r w:rsidRPr="00B475D4">
        <w:rPr>
          <w:lang w:val="en-GB"/>
          <w:rPrChange w:id="7582" w:author="Alexandre Miguel Kaizeler Guedes Da Silva Afonso" w:date="2026-07-27T16:55:00Z" w16du:dateUtc="2026-07-27T15:55:00Z">
            <w:rPr/>
          </w:rPrChange>
        </w:rPr>
        <w:t xml:space="preserve"> </w:t>
      </w:r>
      <w:r w:rsidRPr="00B475D4">
        <w:rPr>
          <w:b/>
          <w:bCs/>
          <w:lang w:val="en-GB"/>
          <w:rPrChange w:id="7583" w:author="Alexandre Miguel Kaizeler Guedes Da Silva Afonso" w:date="2026-07-27T16:55:00Z" w16du:dateUtc="2026-07-27T15:55:00Z">
            <w:rPr>
              <w:b/>
              <w:bCs/>
            </w:rPr>
          </w:rPrChange>
        </w:rPr>
        <w:t>68</w:t>
      </w:r>
      <w:r w:rsidRPr="00B475D4">
        <w:rPr>
          <w:lang w:val="en-GB"/>
          <w:rPrChange w:id="7584" w:author="Alexandre Miguel Kaizeler Guedes Da Silva Afonso" w:date="2026-07-27T16:55:00Z" w16du:dateUtc="2026-07-27T15:55:00Z">
            <w:rPr/>
          </w:rPrChange>
        </w:rPr>
        <w:t>, 144-157.e5 (2017).</w:t>
      </w:r>
    </w:p>
    <w:p w14:paraId="21E6BBCF" w14:textId="77777777" w:rsidR="0017139D" w:rsidRPr="00B475D4" w:rsidRDefault="0017139D" w:rsidP="0017139D">
      <w:pPr>
        <w:pStyle w:val="Bibliografia"/>
        <w:rPr>
          <w:lang w:val="en-GB"/>
          <w:rPrChange w:id="7585" w:author="Alexandre Miguel Kaizeler Guedes Da Silva Afonso" w:date="2026-07-27T16:55:00Z" w16du:dateUtc="2026-07-27T15:55:00Z">
            <w:rPr/>
          </w:rPrChange>
        </w:rPr>
      </w:pPr>
      <w:r w:rsidRPr="00B475D4">
        <w:rPr>
          <w:lang w:val="en-GB"/>
          <w:rPrChange w:id="7586" w:author="Alexandre Miguel Kaizeler Guedes Da Silva Afonso" w:date="2026-07-27T16:55:00Z" w16du:dateUtc="2026-07-27T15:55:00Z">
            <w:rPr/>
          </w:rPrChange>
        </w:rPr>
        <w:lastRenderedPageBreak/>
        <w:t>46.</w:t>
      </w:r>
      <w:r w:rsidRPr="00B475D4">
        <w:rPr>
          <w:lang w:val="en-GB"/>
          <w:rPrChange w:id="7587" w:author="Alexandre Miguel Kaizeler Guedes Da Silva Afonso" w:date="2026-07-27T16:55:00Z" w16du:dateUtc="2026-07-27T15:55:00Z">
            <w:rPr/>
          </w:rPrChange>
        </w:rPr>
        <w:tab/>
        <w:t xml:space="preserve">Kodali, S. </w:t>
      </w:r>
      <w:r w:rsidRPr="00B475D4">
        <w:rPr>
          <w:i/>
          <w:iCs/>
          <w:lang w:val="en-GB"/>
          <w:rPrChange w:id="7588" w:author="Alexandre Miguel Kaizeler Guedes Da Silva Afonso" w:date="2026-07-27T16:55:00Z" w16du:dateUtc="2026-07-27T15:55:00Z">
            <w:rPr>
              <w:i/>
              <w:iCs/>
            </w:rPr>
          </w:rPrChange>
        </w:rPr>
        <w:t>et al.</w:t>
      </w:r>
      <w:r w:rsidRPr="00B475D4">
        <w:rPr>
          <w:lang w:val="en-GB"/>
          <w:rPrChange w:id="7589" w:author="Alexandre Miguel Kaizeler Guedes Da Silva Afonso" w:date="2026-07-27T16:55:00Z" w16du:dateUtc="2026-07-27T15:55:00Z">
            <w:rPr/>
          </w:rPrChange>
        </w:rPr>
        <w:t xml:space="preserve"> RNA sequestration in P-bodies sustains myeloid leukaemia. </w:t>
      </w:r>
      <w:r w:rsidRPr="00B475D4">
        <w:rPr>
          <w:i/>
          <w:iCs/>
          <w:lang w:val="en-GB"/>
          <w:rPrChange w:id="7590" w:author="Alexandre Miguel Kaizeler Guedes Da Silva Afonso" w:date="2026-07-27T16:55:00Z" w16du:dateUtc="2026-07-27T15:55:00Z">
            <w:rPr>
              <w:i/>
              <w:iCs/>
            </w:rPr>
          </w:rPrChange>
        </w:rPr>
        <w:t>Nat. Cell Biol.</w:t>
      </w:r>
      <w:r w:rsidRPr="00B475D4">
        <w:rPr>
          <w:lang w:val="en-GB"/>
          <w:rPrChange w:id="7591" w:author="Alexandre Miguel Kaizeler Guedes Da Silva Afonso" w:date="2026-07-27T16:55:00Z" w16du:dateUtc="2026-07-27T15:55:00Z">
            <w:rPr/>
          </w:rPrChange>
        </w:rPr>
        <w:t xml:space="preserve"> </w:t>
      </w:r>
      <w:r w:rsidRPr="00B475D4">
        <w:rPr>
          <w:b/>
          <w:bCs/>
          <w:lang w:val="en-GB"/>
          <w:rPrChange w:id="7592" w:author="Alexandre Miguel Kaizeler Guedes Da Silva Afonso" w:date="2026-07-27T16:55:00Z" w16du:dateUtc="2026-07-27T15:55:00Z">
            <w:rPr>
              <w:b/>
              <w:bCs/>
            </w:rPr>
          </w:rPrChange>
        </w:rPr>
        <w:t>26</w:t>
      </w:r>
      <w:r w:rsidRPr="00B475D4">
        <w:rPr>
          <w:lang w:val="en-GB"/>
          <w:rPrChange w:id="7593" w:author="Alexandre Miguel Kaizeler Guedes Da Silva Afonso" w:date="2026-07-27T16:55:00Z" w16du:dateUtc="2026-07-27T15:55:00Z">
            <w:rPr/>
          </w:rPrChange>
        </w:rPr>
        <w:t>, 1745–1758 (2024).</w:t>
      </w:r>
    </w:p>
    <w:p w14:paraId="2BBFC5F3" w14:textId="77777777" w:rsidR="0017139D" w:rsidRPr="00B475D4" w:rsidRDefault="0017139D" w:rsidP="0017139D">
      <w:pPr>
        <w:pStyle w:val="Bibliografia"/>
        <w:rPr>
          <w:lang w:val="en-GB"/>
          <w:rPrChange w:id="7594" w:author="Alexandre Miguel Kaizeler Guedes Da Silva Afonso" w:date="2026-07-27T16:55:00Z" w16du:dateUtc="2026-07-27T15:55:00Z">
            <w:rPr/>
          </w:rPrChange>
        </w:rPr>
      </w:pPr>
      <w:r w:rsidRPr="00B475D4">
        <w:rPr>
          <w:lang w:val="en-GB"/>
          <w:rPrChange w:id="7595" w:author="Alexandre Miguel Kaizeler Guedes Da Silva Afonso" w:date="2026-07-27T16:55:00Z" w16du:dateUtc="2026-07-27T15:55:00Z">
            <w:rPr/>
          </w:rPrChange>
        </w:rPr>
        <w:t>47.</w:t>
      </w:r>
      <w:r w:rsidRPr="00B475D4">
        <w:rPr>
          <w:lang w:val="en-GB"/>
          <w:rPrChange w:id="7596" w:author="Alexandre Miguel Kaizeler Guedes Da Silva Afonso" w:date="2026-07-27T16:55:00Z" w16du:dateUtc="2026-07-27T15:55:00Z">
            <w:rPr/>
          </w:rPrChange>
        </w:rPr>
        <w:tab/>
        <w:t xml:space="preserve">Zhou, Y. </w:t>
      </w:r>
      <w:r w:rsidRPr="00B475D4">
        <w:rPr>
          <w:i/>
          <w:iCs/>
          <w:lang w:val="en-GB"/>
          <w:rPrChange w:id="7597" w:author="Alexandre Miguel Kaizeler Guedes Da Silva Afonso" w:date="2026-07-27T16:55:00Z" w16du:dateUtc="2026-07-27T15:55:00Z">
            <w:rPr>
              <w:i/>
              <w:iCs/>
            </w:rPr>
          </w:rPrChange>
        </w:rPr>
        <w:t>et al.</w:t>
      </w:r>
      <w:r w:rsidRPr="00B475D4">
        <w:rPr>
          <w:lang w:val="en-GB"/>
          <w:rPrChange w:id="7598" w:author="Alexandre Miguel Kaizeler Guedes Da Silva Afonso" w:date="2026-07-27T16:55:00Z" w16du:dateUtc="2026-07-27T15:55:00Z">
            <w:rPr/>
          </w:rPrChange>
        </w:rPr>
        <w:t xml:space="preserve"> RNA damage compartmentalization by DHX9 stress granules. </w:t>
      </w:r>
      <w:r w:rsidRPr="00B475D4">
        <w:rPr>
          <w:i/>
          <w:iCs/>
          <w:lang w:val="en-GB"/>
          <w:rPrChange w:id="7599" w:author="Alexandre Miguel Kaizeler Guedes Da Silva Afonso" w:date="2026-07-27T16:55:00Z" w16du:dateUtc="2026-07-27T15:55:00Z">
            <w:rPr>
              <w:i/>
              <w:iCs/>
            </w:rPr>
          </w:rPrChange>
        </w:rPr>
        <w:t>Cell</w:t>
      </w:r>
      <w:r w:rsidRPr="00B475D4">
        <w:rPr>
          <w:lang w:val="en-GB"/>
          <w:rPrChange w:id="7600" w:author="Alexandre Miguel Kaizeler Guedes Da Silva Afonso" w:date="2026-07-27T16:55:00Z" w16du:dateUtc="2026-07-27T15:55:00Z">
            <w:rPr/>
          </w:rPrChange>
        </w:rPr>
        <w:t xml:space="preserve"> </w:t>
      </w:r>
      <w:r w:rsidRPr="00B475D4">
        <w:rPr>
          <w:b/>
          <w:bCs/>
          <w:lang w:val="en-GB"/>
          <w:rPrChange w:id="7601" w:author="Alexandre Miguel Kaizeler Guedes Da Silva Afonso" w:date="2026-07-27T16:55:00Z" w16du:dateUtc="2026-07-27T15:55:00Z">
            <w:rPr>
              <w:b/>
              <w:bCs/>
            </w:rPr>
          </w:rPrChange>
        </w:rPr>
        <w:t>187</w:t>
      </w:r>
      <w:r w:rsidRPr="00B475D4">
        <w:rPr>
          <w:lang w:val="en-GB"/>
          <w:rPrChange w:id="7602" w:author="Alexandre Miguel Kaizeler Guedes Da Silva Afonso" w:date="2026-07-27T16:55:00Z" w16du:dateUtc="2026-07-27T15:55:00Z">
            <w:rPr/>
          </w:rPrChange>
        </w:rPr>
        <w:t>, 1701-1718.e28 (2024).</w:t>
      </w:r>
    </w:p>
    <w:p w14:paraId="7719B545" w14:textId="77777777" w:rsidR="0017139D" w:rsidRPr="00B475D4" w:rsidRDefault="0017139D" w:rsidP="0017139D">
      <w:pPr>
        <w:pStyle w:val="Bibliografia"/>
        <w:rPr>
          <w:lang w:val="en-GB"/>
          <w:rPrChange w:id="7603" w:author="Alexandre Miguel Kaizeler Guedes Da Silva Afonso" w:date="2026-07-27T16:55:00Z" w16du:dateUtc="2026-07-27T15:55:00Z">
            <w:rPr/>
          </w:rPrChange>
        </w:rPr>
      </w:pPr>
      <w:r w:rsidRPr="00B475D4">
        <w:rPr>
          <w:lang w:val="en-GB"/>
          <w:rPrChange w:id="7604" w:author="Alexandre Miguel Kaizeler Guedes Da Silva Afonso" w:date="2026-07-27T16:55:00Z" w16du:dateUtc="2026-07-27T15:55:00Z">
            <w:rPr/>
          </w:rPrChange>
        </w:rPr>
        <w:t>48.</w:t>
      </w:r>
      <w:r w:rsidRPr="00B475D4">
        <w:rPr>
          <w:lang w:val="en-GB"/>
          <w:rPrChange w:id="7605" w:author="Alexandre Miguel Kaizeler Guedes Da Silva Afonso" w:date="2026-07-27T16:55:00Z" w16du:dateUtc="2026-07-27T15:55:00Z">
            <w:rPr/>
          </w:rPrChange>
        </w:rPr>
        <w:tab/>
        <w:t xml:space="preserve">Mercer, T. R. </w:t>
      </w:r>
      <w:r w:rsidRPr="00B475D4">
        <w:rPr>
          <w:i/>
          <w:iCs/>
          <w:lang w:val="en-GB"/>
          <w:rPrChange w:id="7606" w:author="Alexandre Miguel Kaizeler Guedes Da Silva Afonso" w:date="2026-07-27T16:55:00Z" w16du:dateUtc="2026-07-27T15:55:00Z">
            <w:rPr>
              <w:i/>
              <w:iCs/>
            </w:rPr>
          </w:rPrChange>
        </w:rPr>
        <w:t>et al.</w:t>
      </w:r>
      <w:r w:rsidRPr="00B475D4">
        <w:rPr>
          <w:lang w:val="en-GB"/>
          <w:rPrChange w:id="7607" w:author="Alexandre Miguel Kaizeler Guedes Da Silva Afonso" w:date="2026-07-27T16:55:00Z" w16du:dateUtc="2026-07-27T15:55:00Z">
            <w:rPr/>
          </w:rPrChange>
        </w:rPr>
        <w:t xml:space="preserve"> The human mitochondrial transcriptome. </w:t>
      </w:r>
      <w:r w:rsidRPr="00B475D4">
        <w:rPr>
          <w:i/>
          <w:iCs/>
          <w:lang w:val="en-GB"/>
          <w:rPrChange w:id="7608" w:author="Alexandre Miguel Kaizeler Guedes Da Silva Afonso" w:date="2026-07-27T16:55:00Z" w16du:dateUtc="2026-07-27T15:55:00Z">
            <w:rPr>
              <w:i/>
              <w:iCs/>
            </w:rPr>
          </w:rPrChange>
        </w:rPr>
        <w:t>Cell</w:t>
      </w:r>
      <w:r w:rsidRPr="00B475D4">
        <w:rPr>
          <w:lang w:val="en-GB"/>
          <w:rPrChange w:id="7609" w:author="Alexandre Miguel Kaizeler Guedes Da Silva Afonso" w:date="2026-07-27T16:55:00Z" w16du:dateUtc="2026-07-27T15:55:00Z">
            <w:rPr/>
          </w:rPrChange>
        </w:rPr>
        <w:t xml:space="preserve"> </w:t>
      </w:r>
      <w:r w:rsidRPr="00B475D4">
        <w:rPr>
          <w:b/>
          <w:bCs/>
          <w:lang w:val="en-GB"/>
          <w:rPrChange w:id="7610" w:author="Alexandre Miguel Kaizeler Guedes Da Silva Afonso" w:date="2026-07-27T16:55:00Z" w16du:dateUtc="2026-07-27T15:55:00Z">
            <w:rPr>
              <w:b/>
              <w:bCs/>
            </w:rPr>
          </w:rPrChange>
        </w:rPr>
        <w:t>146</w:t>
      </w:r>
      <w:r w:rsidRPr="00B475D4">
        <w:rPr>
          <w:lang w:val="en-GB"/>
          <w:rPrChange w:id="7611" w:author="Alexandre Miguel Kaizeler Guedes Da Silva Afonso" w:date="2026-07-27T16:55:00Z" w16du:dateUtc="2026-07-27T15:55:00Z">
            <w:rPr/>
          </w:rPrChange>
        </w:rPr>
        <w:t>, 645–658 (2011).</w:t>
      </w:r>
    </w:p>
    <w:p w14:paraId="304C0889" w14:textId="77777777" w:rsidR="0017139D" w:rsidRPr="00B475D4" w:rsidRDefault="0017139D" w:rsidP="0017139D">
      <w:pPr>
        <w:pStyle w:val="Bibliografia"/>
        <w:rPr>
          <w:lang w:val="en-GB"/>
          <w:rPrChange w:id="7612" w:author="Alexandre Miguel Kaizeler Guedes Da Silva Afonso" w:date="2026-07-27T16:55:00Z" w16du:dateUtc="2026-07-27T15:55:00Z">
            <w:rPr/>
          </w:rPrChange>
        </w:rPr>
      </w:pPr>
      <w:r w:rsidRPr="00B475D4">
        <w:rPr>
          <w:lang w:val="en-GB"/>
          <w:rPrChange w:id="7613" w:author="Alexandre Miguel Kaizeler Guedes Da Silva Afonso" w:date="2026-07-27T16:55:00Z" w16du:dateUtc="2026-07-27T15:55:00Z">
            <w:rPr/>
          </w:rPrChange>
        </w:rPr>
        <w:t>49.</w:t>
      </w:r>
      <w:r w:rsidRPr="00B475D4">
        <w:rPr>
          <w:lang w:val="en-GB"/>
          <w:rPrChange w:id="7614" w:author="Alexandre Miguel Kaizeler Guedes Da Silva Afonso" w:date="2026-07-27T16:55:00Z" w16du:dateUtc="2026-07-27T15:55:00Z">
            <w:rPr/>
          </w:rPrChange>
        </w:rPr>
        <w:tab/>
        <w:t xml:space="preserve">Matheny, T., Van Treeck, B., Huynh, T. N. &amp; Parker, R. RNA partitioning into stress granules is based on the summation of multiple interactions. </w:t>
      </w:r>
      <w:r w:rsidRPr="00B475D4">
        <w:rPr>
          <w:i/>
          <w:iCs/>
          <w:lang w:val="en-GB"/>
          <w:rPrChange w:id="7615" w:author="Alexandre Miguel Kaizeler Guedes Da Silva Afonso" w:date="2026-07-27T16:55:00Z" w16du:dateUtc="2026-07-27T15:55:00Z">
            <w:rPr>
              <w:i/>
              <w:iCs/>
            </w:rPr>
          </w:rPrChange>
        </w:rPr>
        <w:t>RNA</w:t>
      </w:r>
      <w:r w:rsidRPr="00B475D4">
        <w:rPr>
          <w:lang w:val="en-GB"/>
          <w:rPrChange w:id="7616" w:author="Alexandre Miguel Kaizeler Guedes Da Silva Afonso" w:date="2026-07-27T16:55:00Z" w16du:dateUtc="2026-07-27T15:55:00Z">
            <w:rPr/>
          </w:rPrChange>
        </w:rPr>
        <w:t xml:space="preserve"> </w:t>
      </w:r>
      <w:r w:rsidRPr="00B475D4">
        <w:rPr>
          <w:b/>
          <w:bCs/>
          <w:lang w:val="en-GB"/>
          <w:rPrChange w:id="7617" w:author="Alexandre Miguel Kaizeler Guedes Da Silva Afonso" w:date="2026-07-27T16:55:00Z" w16du:dateUtc="2026-07-27T15:55:00Z">
            <w:rPr>
              <w:b/>
              <w:bCs/>
            </w:rPr>
          </w:rPrChange>
        </w:rPr>
        <w:t>27</w:t>
      </w:r>
      <w:r w:rsidRPr="00B475D4">
        <w:rPr>
          <w:lang w:val="en-GB"/>
          <w:rPrChange w:id="7618" w:author="Alexandre Miguel Kaizeler Guedes Da Silva Afonso" w:date="2026-07-27T16:55:00Z" w16du:dateUtc="2026-07-27T15:55:00Z">
            <w:rPr/>
          </w:rPrChange>
        </w:rPr>
        <w:t>, 174–189 (2021).</w:t>
      </w:r>
    </w:p>
    <w:p w14:paraId="6FF03BF8" w14:textId="77777777" w:rsidR="0017139D" w:rsidRPr="00B475D4" w:rsidRDefault="0017139D" w:rsidP="0017139D">
      <w:pPr>
        <w:pStyle w:val="Bibliografia"/>
        <w:rPr>
          <w:lang w:val="en-GB"/>
          <w:rPrChange w:id="7619" w:author="Alexandre Miguel Kaizeler Guedes Da Silva Afonso" w:date="2026-07-27T16:55:00Z" w16du:dateUtc="2026-07-27T15:55:00Z">
            <w:rPr/>
          </w:rPrChange>
        </w:rPr>
      </w:pPr>
      <w:r w:rsidRPr="00B475D4">
        <w:rPr>
          <w:lang w:val="en-GB"/>
          <w:rPrChange w:id="7620" w:author="Alexandre Miguel Kaizeler Guedes Da Silva Afonso" w:date="2026-07-27T16:55:00Z" w16du:dateUtc="2026-07-27T15:55:00Z">
            <w:rPr/>
          </w:rPrChange>
        </w:rPr>
        <w:t>50.</w:t>
      </w:r>
      <w:r w:rsidRPr="00B475D4">
        <w:rPr>
          <w:lang w:val="en-GB"/>
          <w:rPrChange w:id="7621" w:author="Alexandre Miguel Kaizeler Guedes Da Silva Afonso" w:date="2026-07-27T16:55:00Z" w16du:dateUtc="2026-07-27T15:55:00Z">
            <w:rPr/>
          </w:rPrChange>
        </w:rPr>
        <w:tab/>
        <w:t xml:space="preserve">Matheny, T., Van Treeck, B., Huynh, T. N. &amp; Parker, R. Corrigendum: RNA partitioning into stress granules is based on the summation of multiple interactions. </w:t>
      </w:r>
      <w:r w:rsidRPr="00B475D4">
        <w:rPr>
          <w:i/>
          <w:iCs/>
          <w:lang w:val="en-GB"/>
          <w:rPrChange w:id="7622" w:author="Alexandre Miguel Kaizeler Guedes Da Silva Afonso" w:date="2026-07-27T16:55:00Z" w16du:dateUtc="2026-07-27T15:55:00Z">
            <w:rPr>
              <w:i/>
              <w:iCs/>
            </w:rPr>
          </w:rPrChange>
        </w:rPr>
        <w:t>RNA</w:t>
      </w:r>
      <w:r w:rsidRPr="00B475D4">
        <w:rPr>
          <w:lang w:val="en-GB"/>
          <w:rPrChange w:id="7623" w:author="Alexandre Miguel Kaizeler Guedes Da Silva Afonso" w:date="2026-07-27T16:55:00Z" w16du:dateUtc="2026-07-27T15:55:00Z">
            <w:rPr/>
          </w:rPrChange>
        </w:rPr>
        <w:t xml:space="preserve"> </w:t>
      </w:r>
      <w:r w:rsidRPr="00B475D4">
        <w:rPr>
          <w:b/>
          <w:bCs/>
          <w:lang w:val="en-GB"/>
          <w:rPrChange w:id="7624" w:author="Alexandre Miguel Kaizeler Guedes Da Silva Afonso" w:date="2026-07-27T16:55:00Z" w16du:dateUtc="2026-07-27T15:55:00Z">
            <w:rPr>
              <w:b/>
              <w:bCs/>
            </w:rPr>
          </w:rPrChange>
        </w:rPr>
        <w:t>29</w:t>
      </w:r>
      <w:r w:rsidRPr="00B475D4">
        <w:rPr>
          <w:lang w:val="en-GB"/>
          <w:rPrChange w:id="7625" w:author="Alexandre Miguel Kaizeler Guedes Da Silva Afonso" w:date="2026-07-27T16:55:00Z" w16du:dateUtc="2026-07-27T15:55:00Z">
            <w:rPr/>
          </w:rPrChange>
        </w:rPr>
        <w:t>, 1837–1837 (2023).</w:t>
      </w:r>
    </w:p>
    <w:p w14:paraId="6E398EE1" w14:textId="77777777" w:rsidR="0017139D" w:rsidRPr="00B475D4" w:rsidRDefault="0017139D" w:rsidP="0017139D">
      <w:pPr>
        <w:pStyle w:val="Bibliografia"/>
        <w:rPr>
          <w:lang w:val="en-GB"/>
          <w:rPrChange w:id="7626" w:author="Alexandre Miguel Kaizeler Guedes Da Silva Afonso" w:date="2026-07-27T16:55:00Z" w16du:dateUtc="2026-07-27T15:55:00Z">
            <w:rPr/>
          </w:rPrChange>
        </w:rPr>
      </w:pPr>
      <w:r w:rsidRPr="00B475D4">
        <w:rPr>
          <w:lang w:val="en-GB"/>
          <w:rPrChange w:id="7627" w:author="Alexandre Miguel Kaizeler Guedes Da Silva Afonso" w:date="2026-07-27T16:55:00Z" w16du:dateUtc="2026-07-27T15:55:00Z">
            <w:rPr/>
          </w:rPrChange>
        </w:rPr>
        <w:t>51.</w:t>
      </w:r>
      <w:r w:rsidRPr="00B475D4">
        <w:rPr>
          <w:lang w:val="en-GB"/>
          <w:rPrChange w:id="7628" w:author="Alexandre Miguel Kaizeler Guedes Da Silva Afonso" w:date="2026-07-27T16:55:00Z" w16du:dateUtc="2026-07-27T15:55:00Z">
            <w:rPr/>
          </w:rPrChange>
        </w:rPr>
        <w:tab/>
        <w:t xml:space="preserve">Ren, Z., Tang, W., Peng, L. &amp; Zou, P. Profiling stress-triggered RNA condensation with photocatalytic proximity labeling. </w:t>
      </w:r>
      <w:r w:rsidRPr="00B475D4">
        <w:rPr>
          <w:i/>
          <w:iCs/>
          <w:lang w:val="en-GB"/>
          <w:rPrChange w:id="7629" w:author="Alexandre Miguel Kaizeler Guedes Da Silva Afonso" w:date="2026-07-27T16:55:00Z" w16du:dateUtc="2026-07-27T15:55:00Z">
            <w:rPr>
              <w:i/>
              <w:iCs/>
            </w:rPr>
          </w:rPrChange>
        </w:rPr>
        <w:t>Nat. Commun.</w:t>
      </w:r>
      <w:r w:rsidRPr="00B475D4">
        <w:rPr>
          <w:lang w:val="en-GB"/>
          <w:rPrChange w:id="7630" w:author="Alexandre Miguel Kaizeler Guedes Da Silva Afonso" w:date="2026-07-27T16:55:00Z" w16du:dateUtc="2026-07-27T15:55:00Z">
            <w:rPr/>
          </w:rPrChange>
        </w:rPr>
        <w:t xml:space="preserve"> </w:t>
      </w:r>
      <w:r w:rsidRPr="00B475D4">
        <w:rPr>
          <w:b/>
          <w:bCs/>
          <w:lang w:val="en-GB"/>
          <w:rPrChange w:id="7631" w:author="Alexandre Miguel Kaizeler Guedes Da Silva Afonso" w:date="2026-07-27T16:55:00Z" w16du:dateUtc="2026-07-27T15:55:00Z">
            <w:rPr>
              <w:b/>
              <w:bCs/>
            </w:rPr>
          </w:rPrChange>
        </w:rPr>
        <w:t>14</w:t>
      </w:r>
      <w:r w:rsidRPr="00B475D4">
        <w:rPr>
          <w:lang w:val="en-GB"/>
          <w:rPrChange w:id="7632" w:author="Alexandre Miguel Kaizeler Guedes Da Silva Afonso" w:date="2026-07-27T16:55:00Z" w16du:dateUtc="2026-07-27T15:55:00Z">
            <w:rPr/>
          </w:rPrChange>
        </w:rPr>
        <w:t>, 7390 (2023).</w:t>
      </w:r>
    </w:p>
    <w:p w14:paraId="312B3C42" w14:textId="77777777" w:rsidR="0017139D" w:rsidRPr="00B475D4" w:rsidRDefault="0017139D" w:rsidP="0017139D">
      <w:pPr>
        <w:pStyle w:val="Bibliografia"/>
        <w:rPr>
          <w:lang w:val="en-GB"/>
          <w:rPrChange w:id="7633" w:author="Alexandre Miguel Kaizeler Guedes Da Silva Afonso" w:date="2026-07-27T16:55:00Z" w16du:dateUtc="2026-07-27T15:55:00Z">
            <w:rPr/>
          </w:rPrChange>
        </w:rPr>
      </w:pPr>
      <w:r w:rsidRPr="00B475D4">
        <w:rPr>
          <w:lang w:val="en-GB"/>
          <w:rPrChange w:id="7634" w:author="Alexandre Miguel Kaizeler Guedes Da Silva Afonso" w:date="2026-07-27T16:55:00Z" w16du:dateUtc="2026-07-27T15:55:00Z">
            <w:rPr/>
          </w:rPrChange>
        </w:rPr>
        <w:t>52.</w:t>
      </w:r>
      <w:r w:rsidRPr="00B475D4">
        <w:rPr>
          <w:lang w:val="en-GB"/>
          <w:rPrChange w:id="7635" w:author="Alexandre Miguel Kaizeler Guedes Da Silva Afonso" w:date="2026-07-27T16:55:00Z" w16du:dateUtc="2026-07-27T15:55:00Z">
            <w:rPr/>
          </w:rPrChange>
        </w:rPr>
        <w:tab/>
        <w:t xml:space="preserve">Rajachandran, S. </w:t>
      </w:r>
      <w:r w:rsidRPr="00B475D4">
        <w:rPr>
          <w:i/>
          <w:iCs/>
          <w:lang w:val="en-GB"/>
          <w:rPrChange w:id="7636" w:author="Alexandre Miguel Kaizeler Guedes Da Silva Afonso" w:date="2026-07-27T16:55:00Z" w16du:dateUtc="2026-07-27T15:55:00Z">
            <w:rPr>
              <w:i/>
              <w:iCs/>
            </w:rPr>
          </w:rPrChange>
        </w:rPr>
        <w:t>et al.</w:t>
      </w:r>
      <w:r w:rsidRPr="00B475D4">
        <w:rPr>
          <w:lang w:val="en-GB"/>
          <w:rPrChange w:id="7637" w:author="Alexandre Miguel Kaizeler Guedes Da Silva Afonso" w:date="2026-07-27T16:55:00Z" w16du:dateUtc="2026-07-27T15:55:00Z">
            <w:rPr/>
          </w:rPrChange>
        </w:rPr>
        <w:t xml:space="preserve"> Subcellular level spatial transcriptomics with PHOTON. </w:t>
      </w:r>
      <w:r w:rsidRPr="00B475D4">
        <w:rPr>
          <w:i/>
          <w:iCs/>
          <w:lang w:val="en-GB"/>
          <w:rPrChange w:id="7638" w:author="Alexandre Miguel Kaizeler Guedes Da Silva Afonso" w:date="2026-07-27T16:55:00Z" w16du:dateUtc="2026-07-27T15:55:00Z">
            <w:rPr>
              <w:i/>
              <w:iCs/>
            </w:rPr>
          </w:rPrChange>
        </w:rPr>
        <w:t>Nat. Commun.</w:t>
      </w:r>
      <w:r w:rsidRPr="00B475D4">
        <w:rPr>
          <w:lang w:val="en-GB"/>
          <w:rPrChange w:id="7639" w:author="Alexandre Miguel Kaizeler Guedes Da Silva Afonso" w:date="2026-07-27T16:55:00Z" w16du:dateUtc="2026-07-27T15:55:00Z">
            <w:rPr/>
          </w:rPrChange>
        </w:rPr>
        <w:t xml:space="preserve"> </w:t>
      </w:r>
      <w:r w:rsidRPr="00B475D4">
        <w:rPr>
          <w:b/>
          <w:bCs/>
          <w:lang w:val="en-GB"/>
          <w:rPrChange w:id="7640" w:author="Alexandre Miguel Kaizeler Guedes Da Silva Afonso" w:date="2026-07-27T16:55:00Z" w16du:dateUtc="2026-07-27T15:55:00Z">
            <w:rPr>
              <w:b/>
              <w:bCs/>
            </w:rPr>
          </w:rPrChange>
        </w:rPr>
        <w:t>16</w:t>
      </w:r>
      <w:r w:rsidRPr="00B475D4">
        <w:rPr>
          <w:lang w:val="en-GB"/>
          <w:rPrChange w:id="7641" w:author="Alexandre Miguel Kaizeler Guedes Da Silva Afonso" w:date="2026-07-27T16:55:00Z" w16du:dateUtc="2026-07-27T15:55:00Z">
            <w:rPr/>
          </w:rPrChange>
        </w:rPr>
        <w:t>, 4457 (2025).</w:t>
      </w:r>
    </w:p>
    <w:p w14:paraId="62B386D1" w14:textId="77777777" w:rsidR="0017139D" w:rsidRPr="00B475D4" w:rsidRDefault="0017139D" w:rsidP="0017139D">
      <w:pPr>
        <w:pStyle w:val="Bibliografia"/>
        <w:rPr>
          <w:lang w:val="en-GB"/>
          <w:rPrChange w:id="7642" w:author="Alexandre Miguel Kaizeler Guedes Da Silva Afonso" w:date="2026-07-27T16:55:00Z" w16du:dateUtc="2026-07-27T15:55:00Z">
            <w:rPr/>
          </w:rPrChange>
        </w:rPr>
      </w:pPr>
      <w:r w:rsidRPr="00B475D4">
        <w:rPr>
          <w:lang w:val="en-GB"/>
          <w:rPrChange w:id="7643" w:author="Alexandre Miguel Kaizeler Guedes Da Silva Afonso" w:date="2026-07-27T16:55:00Z" w16du:dateUtc="2026-07-27T15:55:00Z">
            <w:rPr/>
          </w:rPrChange>
        </w:rPr>
        <w:t>53.</w:t>
      </w:r>
      <w:r w:rsidRPr="00B475D4">
        <w:rPr>
          <w:lang w:val="en-GB"/>
          <w:rPrChange w:id="7644" w:author="Alexandre Miguel Kaizeler Guedes Da Silva Afonso" w:date="2026-07-27T16:55:00Z" w16du:dateUtc="2026-07-27T15:55:00Z">
            <w:rPr/>
          </w:rPrChange>
        </w:rPr>
        <w:tab/>
        <w:t xml:space="preserve">Zhou, H. </w:t>
      </w:r>
      <w:r w:rsidRPr="00B475D4">
        <w:rPr>
          <w:i/>
          <w:iCs/>
          <w:lang w:val="en-GB"/>
          <w:rPrChange w:id="7645" w:author="Alexandre Miguel Kaizeler Guedes Da Silva Afonso" w:date="2026-07-27T16:55:00Z" w16du:dateUtc="2026-07-27T15:55:00Z">
            <w:rPr>
              <w:i/>
              <w:iCs/>
            </w:rPr>
          </w:rPrChange>
        </w:rPr>
        <w:t>et al.</w:t>
      </w:r>
      <w:r w:rsidRPr="00B475D4">
        <w:rPr>
          <w:lang w:val="en-GB"/>
          <w:rPrChange w:id="7646" w:author="Alexandre Miguel Kaizeler Guedes Da Silva Afonso" w:date="2026-07-27T16:55:00Z" w16du:dateUtc="2026-07-27T15:55:00Z">
            <w:rPr/>
          </w:rPrChange>
        </w:rPr>
        <w:t xml:space="preserve"> Role of c</w:t>
      </w:r>
      <w:r w:rsidRPr="00B475D4">
        <w:rPr>
          <w:rFonts w:ascii="Cambria Math" w:hAnsi="Cambria Math" w:cs="Cambria Math" w:hint="eastAsia"/>
          <w:lang w:val="en-GB"/>
          <w:rPrChange w:id="7647" w:author="Alexandre Miguel Kaizeler Guedes Da Silva Afonso" w:date="2026-07-27T16:55:00Z" w16du:dateUtc="2026-07-27T15:55:00Z">
            <w:rPr>
              <w:rFonts w:ascii="Cambria Math" w:hAnsi="Cambria Math" w:cs="Cambria Math" w:hint="eastAsia"/>
            </w:rPr>
          </w:rPrChange>
        </w:rPr>
        <w:t>‐</w:t>
      </w:r>
      <w:r w:rsidRPr="00B475D4">
        <w:rPr>
          <w:lang w:val="en-GB"/>
          <w:rPrChange w:id="7648" w:author="Alexandre Miguel Kaizeler Guedes Da Silva Afonso" w:date="2026-07-27T16:55:00Z" w16du:dateUtc="2026-07-27T15:55:00Z">
            <w:rPr/>
          </w:rPrChange>
        </w:rPr>
        <w:t>Fos/JunD in protecting stress</w:t>
      </w:r>
      <w:r w:rsidRPr="00B475D4">
        <w:rPr>
          <w:rFonts w:ascii="Cambria Math" w:hAnsi="Cambria Math" w:cs="Cambria Math" w:hint="eastAsia"/>
          <w:lang w:val="en-GB"/>
          <w:rPrChange w:id="7649" w:author="Alexandre Miguel Kaizeler Guedes Da Silva Afonso" w:date="2026-07-27T16:55:00Z" w16du:dateUtc="2026-07-27T15:55:00Z">
            <w:rPr>
              <w:rFonts w:ascii="Cambria Math" w:hAnsi="Cambria Math" w:cs="Cambria Math" w:hint="eastAsia"/>
            </w:rPr>
          </w:rPrChange>
        </w:rPr>
        <w:t>‐</w:t>
      </w:r>
      <w:r w:rsidRPr="00B475D4">
        <w:rPr>
          <w:lang w:val="en-GB"/>
          <w:rPrChange w:id="7650" w:author="Alexandre Miguel Kaizeler Guedes Da Silva Afonso" w:date="2026-07-27T16:55:00Z" w16du:dateUtc="2026-07-27T15:55:00Z">
            <w:rPr/>
          </w:rPrChange>
        </w:rPr>
        <w:t xml:space="preserve">induced cell death. </w:t>
      </w:r>
      <w:r w:rsidRPr="00B475D4">
        <w:rPr>
          <w:i/>
          <w:iCs/>
          <w:lang w:val="en-GB"/>
          <w:rPrChange w:id="7651" w:author="Alexandre Miguel Kaizeler Guedes Da Silva Afonso" w:date="2026-07-27T16:55:00Z" w16du:dateUtc="2026-07-27T15:55:00Z">
            <w:rPr>
              <w:i/>
              <w:iCs/>
            </w:rPr>
          </w:rPrChange>
        </w:rPr>
        <w:t>Cell Prolif.</w:t>
      </w:r>
      <w:r w:rsidRPr="00B475D4">
        <w:rPr>
          <w:lang w:val="en-GB"/>
          <w:rPrChange w:id="7652" w:author="Alexandre Miguel Kaizeler Guedes Da Silva Afonso" w:date="2026-07-27T16:55:00Z" w16du:dateUtc="2026-07-27T15:55:00Z">
            <w:rPr/>
          </w:rPrChange>
        </w:rPr>
        <w:t xml:space="preserve"> </w:t>
      </w:r>
      <w:r w:rsidRPr="00B475D4">
        <w:rPr>
          <w:b/>
          <w:bCs/>
          <w:lang w:val="en-GB"/>
          <w:rPrChange w:id="7653" w:author="Alexandre Miguel Kaizeler Guedes Da Silva Afonso" w:date="2026-07-27T16:55:00Z" w16du:dateUtc="2026-07-27T15:55:00Z">
            <w:rPr>
              <w:b/>
              <w:bCs/>
            </w:rPr>
          </w:rPrChange>
        </w:rPr>
        <w:t>40</w:t>
      </w:r>
      <w:r w:rsidRPr="00B475D4">
        <w:rPr>
          <w:lang w:val="en-GB"/>
          <w:rPrChange w:id="7654" w:author="Alexandre Miguel Kaizeler Guedes Da Silva Afonso" w:date="2026-07-27T16:55:00Z" w16du:dateUtc="2026-07-27T15:55:00Z">
            <w:rPr/>
          </w:rPrChange>
        </w:rPr>
        <w:t>, 431–444 (2007).</w:t>
      </w:r>
    </w:p>
    <w:p w14:paraId="1C47EDC6" w14:textId="77777777" w:rsidR="0017139D" w:rsidRPr="00B475D4" w:rsidRDefault="0017139D" w:rsidP="0017139D">
      <w:pPr>
        <w:pStyle w:val="Bibliografia"/>
        <w:rPr>
          <w:lang w:val="en-GB"/>
          <w:rPrChange w:id="7655" w:author="Alexandre Miguel Kaizeler Guedes Da Silva Afonso" w:date="2026-07-27T16:55:00Z" w16du:dateUtc="2026-07-27T15:55:00Z">
            <w:rPr/>
          </w:rPrChange>
        </w:rPr>
      </w:pPr>
      <w:r w:rsidRPr="00B475D4">
        <w:rPr>
          <w:lang w:val="en-GB"/>
          <w:rPrChange w:id="7656" w:author="Alexandre Miguel Kaizeler Guedes Da Silva Afonso" w:date="2026-07-27T16:55:00Z" w16du:dateUtc="2026-07-27T15:55:00Z">
            <w:rPr/>
          </w:rPrChange>
        </w:rPr>
        <w:t>54.</w:t>
      </w:r>
      <w:r w:rsidRPr="00B475D4">
        <w:rPr>
          <w:lang w:val="en-GB"/>
          <w:rPrChange w:id="7657" w:author="Alexandre Miguel Kaizeler Guedes Da Silva Afonso" w:date="2026-07-27T16:55:00Z" w16du:dateUtc="2026-07-27T15:55:00Z">
            <w:rPr/>
          </w:rPrChange>
        </w:rPr>
        <w:tab/>
        <w:t xml:space="preserve">Cunningham, F. </w:t>
      </w:r>
      <w:r w:rsidRPr="00B475D4">
        <w:rPr>
          <w:i/>
          <w:iCs/>
          <w:lang w:val="en-GB"/>
          <w:rPrChange w:id="7658" w:author="Alexandre Miguel Kaizeler Guedes Da Silva Afonso" w:date="2026-07-27T16:55:00Z" w16du:dateUtc="2026-07-27T15:55:00Z">
            <w:rPr>
              <w:i/>
              <w:iCs/>
            </w:rPr>
          </w:rPrChange>
        </w:rPr>
        <w:t>et al.</w:t>
      </w:r>
      <w:r w:rsidRPr="00B475D4">
        <w:rPr>
          <w:lang w:val="en-GB"/>
          <w:rPrChange w:id="7659" w:author="Alexandre Miguel Kaizeler Guedes Da Silva Afonso" w:date="2026-07-27T16:55:00Z" w16du:dateUtc="2026-07-27T15:55:00Z">
            <w:rPr/>
          </w:rPrChange>
        </w:rPr>
        <w:t xml:space="preserve"> Ensembl 2022. </w:t>
      </w:r>
      <w:r w:rsidRPr="00B475D4">
        <w:rPr>
          <w:i/>
          <w:iCs/>
          <w:lang w:val="en-GB"/>
          <w:rPrChange w:id="7660" w:author="Alexandre Miguel Kaizeler Guedes Da Silva Afonso" w:date="2026-07-27T16:55:00Z" w16du:dateUtc="2026-07-27T15:55:00Z">
            <w:rPr>
              <w:i/>
              <w:iCs/>
            </w:rPr>
          </w:rPrChange>
        </w:rPr>
        <w:t>Nucleic Acids Res.</w:t>
      </w:r>
      <w:r w:rsidRPr="00B475D4">
        <w:rPr>
          <w:lang w:val="en-GB"/>
          <w:rPrChange w:id="7661" w:author="Alexandre Miguel Kaizeler Guedes Da Silva Afonso" w:date="2026-07-27T16:55:00Z" w16du:dateUtc="2026-07-27T15:55:00Z">
            <w:rPr/>
          </w:rPrChange>
        </w:rPr>
        <w:t xml:space="preserve"> </w:t>
      </w:r>
      <w:r w:rsidRPr="00B475D4">
        <w:rPr>
          <w:b/>
          <w:bCs/>
          <w:lang w:val="en-GB"/>
          <w:rPrChange w:id="7662" w:author="Alexandre Miguel Kaizeler Guedes Da Silva Afonso" w:date="2026-07-27T16:55:00Z" w16du:dateUtc="2026-07-27T15:55:00Z">
            <w:rPr>
              <w:b/>
              <w:bCs/>
            </w:rPr>
          </w:rPrChange>
        </w:rPr>
        <w:t>50</w:t>
      </w:r>
      <w:r w:rsidRPr="00B475D4">
        <w:rPr>
          <w:lang w:val="en-GB"/>
          <w:rPrChange w:id="7663" w:author="Alexandre Miguel Kaizeler Guedes Da Silva Afonso" w:date="2026-07-27T16:55:00Z" w16du:dateUtc="2026-07-27T15:55:00Z">
            <w:rPr/>
          </w:rPrChange>
        </w:rPr>
        <w:t>, D988–D995 (2022).</w:t>
      </w:r>
    </w:p>
    <w:p w14:paraId="0E798359" w14:textId="77777777" w:rsidR="0017139D" w:rsidRPr="00B475D4" w:rsidRDefault="0017139D" w:rsidP="0017139D">
      <w:pPr>
        <w:pStyle w:val="Bibliografia"/>
        <w:rPr>
          <w:lang w:val="en-GB"/>
          <w:rPrChange w:id="7664" w:author="Alexandre Miguel Kaizeler Guedes Da Silva Afonso" w:date="2026-07-27T16:55:00Z" w16du:dateUtc="2026-07-27T15:55:00Z">
            <w:rPr/>
          </w:rPrChange>
        </w:rPr>
      </w:pPr>
      <w:r w:rsidRPr="00B475D4">
        <w:rPr>
          <w:lang w:val="en-GB"/>
          <w:rPrChange w:id="7665" w:author="Alexandre Miguel Kaizeler Guedes Da Silva Afonso" w:date="2026-07-27T16:55:00Z" w16du:dateUtc="2026-07-27T15:55:00Z">
            <w:rPr/>
          </w:rPrChange>
        </w:rPr>
        <w:t>55.</w:t>
      </w:r>
      <w:r w:rsidRPr="00B475D4">
        <w:rPr>
          <w:lang w:val="en-GB"/>
          <w:rPrChange w:id="7666" w:author="Alexandre Miguel Kaizeler Guedes Da Silva Afonso" w:date="2026-07-27T16:55:00Z" w16du:dateUtc="2026-07-27T15:55:00Z">
            <w:rPr/>
          </w:rPrChange>
        </w:rPr>
        <w:tab/>
        <w:t xml:space="preserve">Wu, L. </w:t>
      </w:r>
      <w:r w:rsidRPr="00B475D4">
        <w:rPr>
          <w:i/>
          <w:iCs/>
          <w:lang w:val="en-GB"/>
          <w:rPrChange w:id="7667" w:author="Alexandre Miguel Kaizeler Guedes Da Silva Afonso" w:date="2026-07-27T16:55:00Z" w16du:dateUtc="2026-07-27T15:55:00Z">
            <w:rPr>
              <w:i/>
              <w:iCs/>
            </w:rPr>
          </w:rPrChange>
        </w:rPr>
        <w:t>et al.</w:t>
      </w:r>
      <w:r w:rsidRPr="00B475D4">
        <w:rPr>
          <w:lang w:val="en-GB"/>
          <w:rPrChange w:id="7668" w:author="Alexandre Miguel Kaizeler Guedes Da Silva Afonso" w:date="2026-07-27T16:55:00Z" w16du:dateUtc="2026-07-27T15:55:00Z">
            <w:rPr/>
          </w:rPrChange>
        </w:rPr>
        <w:t xml:space="preserve"> RNALocate v3.0: Advancing the Repository of RNA Subcellular Localization with Dynamic Analysis and Prediction. </w:t>
      </w:r>
      <w:r w:rsidRPr="00B475D4">
        <w:rPr>
          <w:i/>
          <w:iCs/>
          <w:lang w:val="en-GB"/>
          <w:rPrChange w:id="7669" w:author="Alexandre Miguel Kaizeler Guedes Da Silva Afonso" w:date="2026-07-27T16:55:00Z" w16du:dateUtc="2026-07-27T15:55:00Z">
            <w:rPr>
              <w:i/>
              <w:iCs/>
            </w:rPr>
          </w:rPrChange>
        </w:rPr>
        <w:t>Nucleic Acids Res.</w:t>
      </w:r>
      <w:r w:rsidRPr="00B475D4">
        <w:rPr>
          <w:lang w:val="en-GB"/>
          <w:rPrChange w:id="7670" w:author="Alexandre Miguel Kaizeler Guedes Da Silva Afonso" w:date="2026-07-27T16:55:00Z" w16du:dateUtc="2026-07-27T15:55:00Z">
            <w:rPr/>
          </w:rPrChange>
        </w:rPr>
        <w:t xml:space="preserve"> </w:t>
      </w:r>
      <w:r w:rsidRPr="00B475D4">
        <w:rPr>
          <w:b/>
          <w:bCs/>
          <w:lang w:val="en-GB"/>
          <w:rPrChange w:id="7671" w:author="Alexandre Miguel Kaizeler Guedes Da Silva Afonso" w:date="2026-07-27T16:55:00Z" w16du:dateUtc="2026-07-27T15:55:00Z">
            <w:rPr>
              <w:b/>
              <w:bCs/>
            </w:rPr>
          </w:rPrChange>
        </w:rPr>
        <w:t>53</w:t>
      </w:r>
      <w:r w:rsidRPr="00B475D4">
        <w:rPr>
          <w:lang w:val="en-GB"/>
          <w:rPrChange w:id="7672" w:author="Alexandre Miguel Kaizeler Guedes Da Silva Afonso" w:date="2026-07-27T16:55:00Z" w16du:dateUtc="2026-07-27T15:55:00Z">
            <w:rPr/>
          </w:rPrChange>
        </w:rPr>
        <w:t>, D284–D292 (2025).</w:t>
      </w:r>
    </w:p>
    <w:p w14:paraId="66B0AC92" w14:textId="77777777" w:rsidR="0017139D" w:rsidRPr="00B475D4" w:rsidRDefault="0017139D" w:rsidP="0017139D">
      <w:pPr>
        <w:pStyle w:val="Bibliografia"/>
        <w:rPr>
          <w:lang w:val="en-GB"/>
          <w:rPrChange w:id="7673" w:author="Alexandre Miguel Kaizeler Guedes Da Silva Afonso" w:date="2026-07-27T16:55:00Z" w16du:dateUtc="2026-07-27T15:55:00Z">
            <w:rPr/>
          </w:rPrChange>
        </w:rPr>
      </w:pPr>
      <w:r w:rsidRPr="00B475D4">
        <w:rPr>
          <w:lang w:val="en-GB"/>
          <w:rPrChange w:id="7674" w:author="Alexandre Miguel Kaizeler Guedes Da Silva Afonso" w:date="2026-07-27T16:55:00Z" w16du:dateUtc="2026-07-27T15:55:00Z">
            <w:rPr/>
          </w:rPrChange>
        </w:rPr>
        <w:t>56.</w:t>
      </w:r>
      <w:r w:rsidRPr="00B475D4">
        <w:rPr>
          <w:lang w:val="en-GB"/>
          <w:rPrChange w:id="7675" w:author="Alexandre Miguel Kaizeler Guedes Da Silva Afonso" w:date="2026-07-27T16:55:00Z" w16du:dateUtc="2026-07-27T15:55:00Z">
            <w:rPr/>
          </w:rPrChange>
        </w:rPr>
        <w:tab/>
        <w:t xml:space="preserve">Paget, M. </w:t>
      </w:r>
      <w:r w:rsidRPr="00B475D4">
        <w:rPr>
          <w:i/>
          <w:iCs/>
          <w:lang w:val="en-GB"/>
          <w:rPrChange w:id="7676" w:author="Alexandre Miguel Kaizeler Guedes Da Silva Afonso" w:date="2026-07-27T16:55:00Z" w16du:dateUtc="2026-07-27T15:55:00Z">
            <w:rPr>
              <w:i/>
              <w:iCs/>
            </w:rPr>
          </w:rPrChange>
        </w:rPr>
        <w:t>et al.</w:t>
      </w:r>
      <w:r w:rsidRPr="00B475D4">
        <w:rPr>
          <w:lang w:val="en-GB"/>
          <w:rPrChange w:id="7677" w:author="Alexandre Miguel Kaizeler Guedes Da Silva Afonso" w:date="2026-07-27T16:55:00Z" w16du:dateUtc="2026-07-27T15:55:00Z">
            <w:rPr/>
          </w:rPrChange>
        </w:rPr>
        <w:t xml:space="preserve"> Stress granules are shock absorbers that prevent excessive innate immune responses to dsRNA. </w:t>
      </w:r>
      <w:r w:rsidRPr="00B475D4">
        <w:rPr>
          <w:i/>
          <w:iCs/>
          <w:lang w:val="en-GB"/>
          <w:rPrChange w:id="7678" w:author="Alexandre Miguel Kaizeler Guedes Da Silva Afonso" w:date="2026-07-27T16:55:00Z" w16du:dateUtc="2026-07-27T15:55:00Z">
            <w:rPr>
              <w:i/>
              <w:iCs/>
            </w:rPr>
          </w:rPrChange>
        </w:rPr>
        <w:t>Mol. Cell</w:t>
      </w:r>
      <w:r w:rsidRPr="00B475D4">
        <w:rPr>
          <w:lang w:val="en-GB"/>
          <w:rPrChange w:id="7679" w:author="Alexandre Miguel Kaizeler Guedes Da Silva Afonso" w:date="2026-07-27T16:55:00Z" w16du:dateUtc="2026-07-27T15:55:00Z">
            <w:rPr/>
          </w:rPrChange>
        </w:rPr>
        <w:t xml:space="preserve"> </w:t>
      </w:r>
      <w:r w:rsidRPr="00B475D4">
        <w:rPr>
          <w:b/>
          <w:bCs/>
          <w:lang w:val="en-GB"/>
          <w:rPrChange w:id="7680" w:author="Alexandre Miguel Kaizeler Guedes Da Silva Afonso" w:date="2026-07-27T16:55:00Z" w16du:dateUtc="2026-07-27T15:55:00Z">
            <w:rPr>
              <w:b/>
              <w:bCs/>
            </w:rPr>
          </w:rPrChange>
        </w:rPr>
        <w:t>83</w:t>
      </w:r>
      <w:r w:rsidRPr="00B475D4">
        <w:rPr>
          <w:lang w:val="en-GB"/>
          <w:rPrChange w:id="7681" w:author="Alexandre Miguel Kaizeler Guedes Da Silva Afonso" w:date="2026-07-27T16:55:00Z" w16du:dateUtc="2026-07-27T15:55:00Z">
            <w:rPr/>
          </w:rPrChange>
        </w:rPr>
        <w:t>, 1180-1196.e8 (2023).</w:t>
      </w:r>
    </w:p>
    <w:p w14:paraId="22D94292" w14:textId="77777777" w:rsidR="0017139D" w:rsidRPr="00B475D4" w:rsidRDefault="0017139D" w:rsidP="0017139D">
      <w:pPr>
        <w:pStyle w:val="Bibliografia"/>
        <w:rPr>
          <w:lang w:val="en-GB"/>
          <w:rPrChange w:id="7682" w:author="Alexandre Miguel Kaizeler Guedes Da Silva Afonso" w:date="2026-07-27T16:55:00Z" w16du:dateUtc="2026-07-27T15:55:00Z">
            <w:rPr/>
          </w:rPrChange>
        </w:rPr>
      </w:pPr>
      <w:r w:rsidRPr="00B475D4">
        <w:rPr>
          <w:lang w:val="en-GB"/>
          <w:rPrChange w:id="7683" w:author="Alexandre Miguel Kaizeler Guedes Da Silva Afonso" w:date="2026-07-27T16:55:00Z" w16du:dateUtc="2026-07-27T15:55:00Z">
            <w:rPr/>
          </w:rPrChange>
        </w:rPr>
        <w:t>57.</w:t>
      </w:r>
      <w:r w:rsidRPr="00B475D4">
        <w:rPr>
          <w:lang w:val="en-GB"/>
          <w:rPrChange w:id="7684" w:author="Alexandre Miguel Kaizeler Guedes Da Silva Afonso" w:date="2026-07-27T16:55:00Z" w16du:dateUtc="2026-07-27T15:55:00Z">
            <w:rPr/>
          </w:rPrChange>
        </w:rPr>
        <w:tab/>
        <w:t xml:space="preserve">López-Polo, V. </w:t>
      </w:r>
      <w:r w:rsidRPr="00B475D4">
        <w:rPr>
          <w:i/>
          <w:iCs/>
          <w:lang w:val="en-GB"/>
          <w:rPrChange w:id="7685" w:author="Alexandre Miguel Kaizeler Guedes Da Silva Afonso" w:date="2026-07-27T16:55:00Z" w16du:dateUtc="2026-07-27T15:55:00Z">
            <w:rPr>
              <w:i/>
              <w:iCs/>
            </w:rPr>
          </w:rPrChange>
        </w:rPr>
        <w:t>et al.</w:t>
      </w:r>
      <w:r w:rsidRPr="00B475D4">
        <w:rPr>
          <w:lang w:val="en-GB"/>
          <w:rPrChange w:id="7686" w:author="Alexandre Miguel Kaizeler Guedes Da Silva Afonso" w:date="2026-07-27T16:55:00Z" w16du:dateUtc="2026-07-27T15:55:00Z">
            <w:rPr/>
          </w:rPrChange>
        </w:rPr>
        <w:t xml:space="preserve"> Release of mitochondrial dsRNA into the cytosol is a key driver of the inflammatory phenotype of senescent cells. </w:t>
      </w:r>
      <w:r w:rsidRPr="00B475D4">
        <w:rPr>
          <w:i/>
          <w:iCs/>
          <w:lang w:val="en-GB"/>
          <w:rPrChange w:id="7687" w:author="Alexandre Miguel Kaizeler Guedes Da Silva Afonso" w:date="2026-07-27T16:55:00Z" w16du:dateUtc="2026-07-27T15:55:00Z">
            <w:rPr>
              <w:i/>
              <w:iCs/>
            </w:rPr>
          </w:rPrChange>
        </w:rPr>
        <w:t>Nat. Commun.</w:t>
      </w:r>
      <w:r w:rsidRPr="00B475D4">
        <w:rPr>
          <w:lang w:val="en-GB"/>
          <w:rPrChange w:id="7688" w:author="Alexandre Miguel Kaizeler Guedes Da Silva Afonso" w:date="2026-07-27T16:55:00Z" w16du:dateUtc="2026-07-27T15:55:00Z">
            <w:rPr/>
          </w:rPrChange>
        </w:rPr>
        <w:t xml:space="preserve"> </w:t>
      </w:r>
      <w:r w:rsidRPr="00B475D4">
        <w:rPr>
          <w:b/>
          <w:bCs/>
          <w:lang w:val="en-GB"/>
          <w:rPrChange w:id="7689" w:author="Alexandre Miguel Kaizeler Guedes Da Silva Afonso" w:date="2026-07-27T16:55:00Z" w16du:dateUtc="2026-07-27T15:55:00Z">
            <w:rPr>
              <w:b/>
              <w:bCs/>
            </w:rPr>
          </w:rPrChange>
        </w:rPr>
        <w:t>15</w:t>
      </w:r>
      <w:r w:rsidRPr="00B475D4">
        <w:rPr>
          <w:lang w:val="en-GB"/>
          <w:rPrChange w:id="7690" w:author="Alexandre Miguel Kaizeler Guedes Da Silva Afonso" w:date="2026-07-27T16:55:00Z" w16du:dateUtc="2026-07-27T15:55:00Z">
            <w:rPr/>
          </w:rPrChange>
        </w:rPr>
        <w:t>, 7378 (2024).</w:t>
      </w:r>
    </w:p>
    <w:p w14:paraId="03DB933D" w14:textId="77777777" w:rsidR="0017139D" w:rsidRPr="00B475D4" w:rsidRDefault="0017139D" w:rsidP="0017139D">
      <w:pPr>
        <w:pStyle w:val="Bibliografia"/>
        <w:rPr>
          <w:lang w:val="en-GB"/>
          <w:rPrChange w:id="7691" w:author="Alexandre Miguel Kaizeler Guedes Da Silva Afonso" w:date="2026-07-27T16:55:00Z" w16du:dateUtc="2026-07-27T15:55:00Z">
            <w:rPr/>
          </w:rPrChange>
        </w:rPr>
      </w:pPr>
      <w:r w:rsidRPr="00B475D4">
        <w:rPr>
          <w:lang w:val="en-GB"/>
          <w:rPrChange w:id="7692" w:author="Alexandre Miguel Kaizeler Guedes Da Silva Afonso" w:date="2026-07-27T16:55:00Z" w16du:dateUtc="2026-07-27T15:55:00Z">
            <w:rPr/>
          </w:rPrChange>
        </w:rPr>
        <w:t>58.</w:t>
      </w:r>
      <w:r w:rsidRPr="00B475D4">
        <w:rPr>
          <w:lang w:val="en-GB"/>
          <w:rPrChange w:id="7693" w:author="Alexandre Miguel Kaizeler Guedes Da Silva Afonso" w:date="2026-07-27T16:55:00Z" w16du:dateUtc="2026-07-27T15:55:00Z">
            <w:rPr/>
          </w:rPrChange>
        </w:rPr>
        <w:tab/>
        <w:t xml:space="preserve">Dhir, A. </w:t>
      </w:r>
      <w:r w:rsidRPr="00B475D4">
        <w:rPr>
          <w:i/>
          <w:iCs/>
          <w:lang w:val="en-GB"/>
          <w:rPrChange w:id="7694" w:author="Alexandre Miguel Kaizeler Guedes Da Silva Afonso" w:date="2026-07-27T16:55:00Z" w16du:dateUtc="2026-07-27T15:55:00Z">
            <w:rPr>
              <w:i/>
              <w:iCs/>
            </w:rPr>
          </w:rPrChange>
        </w:rPr>
        <w:t>et al.</w:t>
      </w:r>
      <w:r w:rsidRPr="00B475D4">
        <w:rPr>
          <w:lang w:val="en-GB"/>
          <w:rPrChange w:id="7695" w:author="Alexandre Miguel Kaizeler Guedes Da Silva Afonso" w:date="2026-07-27T16:55:00Z" w16du:dateUtc="2026-07-27T15:55:00Z">
            <w:rPr/>
          </w:rPrChange>
        </w:rPr>
        <w:t xml:space="preserve"> Mitochondrial double-stranded RNA triggers antiviral signalling in humans. </w:t>
      </w:r>
      <w:r w:rsidRPr="00B475D4">
        <w:rPr>
          <w:i/>
          <w:iCs/>
          <w:lang w:val="en-GB"/>
          <w:rPrChange w:id="7696" w:author="Alexandre Miguel Kaizeler Guedes Da Silva Afonso" w:date="2026-07-27T16:55:00Z" w16du:dateUtc="2026-07-27T15:55:00Z">
            <w:rPr>
              <w:i/>
              <w:iCs/>
            </w:rPr>
          </w:rPrChange>
        </w:rPr>
        <w:t>Nature</w:t>
      </w:r>
      <w:r w:rsidRPr="00B475D4">
        <w:rPr>
          <w:lang w:val="en-GB"/>
          <w:rPrChange w:id="7697" w:author="Alexandre Miguel Kaizeler Guedes Da Silva Afonso" w:date="2026-07-27T16:55:00Z" w16du:dateUtc="2026-07-27T15:55:00Z">
            <w:rPr/>
          </w:rPrChange>
        </w:rPr>
        <w:t xml:space="preserve"> </w:t>
      </w:r>
      <w:r w:rsidRPr="00B475D4">
        <w:rPr>
          <w:b/>
          <w:bCs/>
          <w:lang w:val="en-GB"/>
          <w:rPrChange w:id="7698" w:author="Alexandre Miguel Kaizeler Guedes Da Silva Afonso" w:date="2026-07-27T16:55:00Z" w16du:dateUtc="2026-07-27T15:55:00Z">
            <w:rPr>
              <w:b/>
              <w:bCs/>
            </w:rPr>
          </w:rPrChange>
        </w:rPr>
        <w:t>560</w:t>
      </w:r>
      <w:r w:rsidRPr="00B475D4">
        <w:rPr>
          <w:lang w:val="en-GB"/>
          <w:rPrChange w:id="7699" w:author="Alexandre Miguel Kaizeler Guedes Da Silva Afonso" w:date="2026-07-27T16:55:00Z" w16du:dateUtc="2026-07-27T15:55:00Z">
            <w:rPr/>
          </w:rPrChange>
        </w:rPr>
        <w:t>, 238–242 (2018).</w:t>
      </w:r>
    </w:p>
    <w:p w14:paraId="19AC477B" w14:textId="77777777" w:rsidR="0017139D" w:rsidRPr="00B475D4" w:rsidRDefault="0017139D" w:rsidP="0017139D">
      <w:pPr>
        <w:pStyle w:val="Bibliografia"/>
        <w:rPr>
          <w:lang w:val="en-GB"/>
          <w:rPrChange w:id="7700" w:author="Alexandre Miguel Kaizeler Guedes Da Silva Afonso" w:date="2026-07-27T16:55:00Z" w16du:dateUtc="2026-07-27T15:55:00Z">
            <w:rPr/>
          </w:rPrChange>
        </w:rPr>
      </w:pPr>
      <w:r w:rsidRPr="00B475D4">
        <w:rPr>
          <w:lang w:val="en-GB"/>
          <w:rPrChange w:id="7701" w:author="Alexandre Miguel Kaizeler Guedes Da Silva Afonso" w:date="2026-07-27T16:55:00Z" w16du:dateUtc="2026-07-27T15:55:00Z">
            <w:rPr/>
          </w:rPrChange>
        </w:rPr>
        <w:lastRenderedPageBreak/>
        <w:t>59.</w:t>
      </w:r>
      <w:r w:rsidRPr="00B475D4">
        <w:rPr>
          <w:lang w:val="en-GB"/>
          <w:rPrChange w:id="7702" w:author="Alexandre Miguel Kaizeler Guedes Da Silva Afonso" w:date="2026-07-27T16:55:00Z" w16du:dateUtc="2026-07-27T15:55:00Z">
            <w:rPr/>
          </w:rPrChange>
        </w:rPr>
        <w:tab/>
        <w:t xml:space="preserve">Amen, T. &amp; Kaganovich, D. Stress granules inhibit fatty acid oxidation by modulating mitochondrial permeability. </w:t>
      </w:r>
      <w:r w:rsidRPr="00B475D4">
        <w:rPr>
          <w:i/>
          <w:iCs/>
          <w:lang w:val="en-GB"/>
          <w:rPrChange w:id="7703" w:author="Alexandre Miguel Kaizeler Guedes Da Silva Afonso" w:date="2026-07-27T16:55:00Z" w16du:dateUtc="2026-07-27T15:55:00Z">
            <w:rPr>
              <w:i/>
              <w:iCs/>
            </w:rPr>
          </w:rPrChange>
        </w:rPr>
        <w:t>Cell Rep.</w:t>
      </w:r>
      <w:r w:rsidRPr="00B475D4">
        <w:rPr>
          <w:lang w:val="en-GB"/>
          <w:rPrChange w:id="7704" w:author="Alexandre Miguel Kaizeler Guedes Da Silva Afonso" w:date="2026-07-27T16:55:00Z" w16du:dateUtc="2026-07-27T15:55:00Z">
            <w:rPr/>
          </w:rPrChange>
        </w:rPr>
        <w:t xml:space="preserve"> </w:t>
      </w:r>
      <w:r w:rsidRPr="00B475D4">
        <w:rPr>
          <w:b/>
          <w:bCs/>
          <w:lang w:val="en-GB"/>
          <w:rPrChange w:id="7705" w:author="Alexandre Miguel Kaizeler Guedes Da Silva Afonso" w:date="2026-07-27T16:55:00Z" w16du:dateUtc="2026-07-27T15:55:00Z">
            <w:rPr>
              <w:b/>
              <w:bCs/>
            </w:rPr>
          </w:rPrChange>
        </w:rPr>
        <w:t>35</w:t>
      </w:r>
      <w:r w:rsidRPr="00B475D4">
        <w:rPr>
          <w:lang w:val="en-GB"/>
          <w:rPrChange w:id="7706" w:author="Alexandre Miguel Kaizeler Guedes Da Silva Afonso" w:date="2026-07-27T16:55:00Z" w16du:dateUtc="2026-07-27T15:55:00Z">
            <w:rPr/>
          </w:rPrChange>
        </w:rPr>
        <w:t>, 109237 (2021).</w:t>
      </w:r>
    </w:p>
    <w:p w14:paraId="013EF5A1" w14:textId="77777777" w:rsidR="0017139D" w:rsidRPr="00B475D4" w:rsidRDefault="0017139D" w:rsidP="0017139D">
      <w:pPr>
        <w:pStyle w:val="Bibliografia"/>
        <w:rPr>
          <w:lang w:val="en-GB"/>
          <w:rPrChange w:id="7707" w:author="Alexandre Miguel Kaizeler Guedes Da Silva Afonso" w:date="2026-07-27T16:55:00Z" w16du:dateUtc="2026-07-27T15:55:00Z">
            <w:rPr/>
          </w:rPrChange>
        </w:rPr>
      </w:pPr>
      <w:r w:rsidRPr="00B475D4">
        <w:rPr>
          <w:lang w:val="en-GB"/>
          <w:rPrChange w:id="7708" w:author="Alexandre Miguel Kaizeler Guedes Da Silva Afonso" w:date="2026-07-27T16:55:00Z" w16du:dateUtc="2026-07-27T15:55:00Z">
            <w:rPr/>
          </w:rPrChange>
        </w:rPr>
        <w:t>60.</w:t>
      </w:r>
      <w:r w:rsidRPr="00B475D4">
        <w:rPr>
          <w:lang w:val="en-GB"/>
          <w:rPrChange w:id="7709" w:author="Alexandre Miguel Kaizeler Guedes Da Silva Afonso" w:date="2026-07-27T16:55:00Z" w16du:dateUtc="2026-07-27T15:55:00Z">
            <w:rPr/>
          </w:rPrChange>
        </w:rPr>
        <w:tab/>
        <w:t xml:space="preserve">Krieger, M. R. </w:t>
      </w:r>
      <w:r w:rsidRPr="00B475D4">
        <w:rPr>
          <w:i/>
          <w:iCs/>
          <w:lang w:val="en-GB"/>
          <w:rPrChange w:id="7710" w:author="Alexandre Miguel Kaizeler Guedes Da Silva Afonso" w:date="2026-07-27T16:55:00Z" w16du:dateUtc="2026-07-27T15:55:00Z">
            <w:rPr>
              <w:i/>
              <w:iCs/>
            </w:rPr>
          </w:rPrChange>
        </w:rPr>
        <w:t>et al.</w:t>
      </w:r>
      <w:r w:rsidRPr="00B475D4">
        <w:rPr>
          <w:lang w:val="en-GB"/>
          <w:rPrChange w:id="7711" w:author="Alexandre Miguel Kaizeler Guedes Da Silva Afonso" w:date="2026-07-27T16:55:00Z" w16du:dateUtc="2026-07-27T15:55:00Z">
            <w:rPr/>
          </w:rPrChange>
        </w:rPr>
        <w:t xml:space="preserve"> Trafficking of mitochondrial double-stranded RNA from mitochondria to the cytosol. </w:t>
      </w:r>
      <w:r w:rsidRPr="00B475D4">
        <w:rPr>
          <w:i/>
          <w:iCs/>
          <w:lang w:val="en-GB"/>
          <w:rPrChange w:id="7712" w:author="Alexandre Miguel Kaizeler Guedes Da Silva Afonso" w:date="2026-07-27T16:55:00Z" w16du:dateUtc="2026-07-27T15:55:00Z">
            <w:rPr>
              <w:i/>
              <w:iCs/>
            </w:rPr>
          </w:rPrChange>
        </w:rPr>
        <w:t>Life Sci. Alliance</w:t>
      </w:r>
      <w:r w:rsidRPr="00B475D4">
        <w:rPr>
          <w:lang w:val="en-GB"/>
          <w:rPrChange w:id="7713" w:author="Alexandre Miguel Kaizeler Guedes Da Silva Afonso" w:date="2026-07-27T16:55:00Z" w16du:dateUtc="2026-07-27T15:55:00Z">
            <w:rPr/>
          </w:rPrChange>
        </w:rPr>
        <w:t xml:space="preserve"> </w:t>
      </w:r>
      <w:r w:rsidRPr="00B475D4">
        <w:rPr>
          <w:b/>
          <w:bCs/>
          <w:lang w:val="en-GB"/>
          <w:rPrChange w:id="7714" w:author="Alexandre Miguel Kaizeler Guedes Da Silva Afonso" w:date="2026-07-27T16:55:00Z" w16du:dateUtc="2026-07-27T15:55:00Z">
            <w:rPr>
              <w:b/>
              <w:bCs/>
            </w:rPr>
          </w:rPrChange>
        </w:rPr>
        <w:t>7</w:t>
      </w:r>
      <w:r w:rsidRPr="00B475D4">
        <w:rPr>
          <w:lang w:val="en-GB"/>
          <w:rPrChange w:id="7715" w:author="Alexandre Miguel Kaizeler Guedes Da Silva Afonso" w:date="2026-07-27T16:55:00Z" w16du:dateUtc="2026-07-27T15:55:00Z">
            <w:rPr/>
          </w:rPrChange>
        </w:rPr>
        <w:t>, e202302396 (2024).</w:t>
      </w:r>
    </w:p>
    <w:p w14:paraId="6761E0F3" w14:textId="77777777" w:rsidR="0017139D" w:rsidRPr="00B475D4" w:rsidRDefault="0017139D" w:rsidP="0017139D">
      <w:pPr>
        <w:pStyle w:val="Bibliografia"/>
        <w:rPr>
          <w:lang w:val="en-GB"/>
          <w:rPrChange w:id="7716" w:author="Alexandre Miguel Kaizeler Guedes Da Silva Afonso" w:date="2026-07-27T16:55:00Z" w16du:dateUtc="2026-07-27T15:55:00Z">
            <w:rPr/>
          </w:rPrChange>
        </w:rPr>
      </w:pPr>
      <w:r w:rsidRPr="00B475D4">
        <w:rPr>
          <w:lang w:val="en-GB"/>
          <w:rPrChange w:id="7717" w:author="Alexandre Miguel Kaizeler Guedes Da Silva Afonso" w:date="2026-07-27T16:55:00Z" w16du:dateUtc="2026-07-27T15:55:00Z">
            <w:rPr/>
          </w:rPrChange>
        </w:rPr>
        <w:t>61.</w:t>
      </w:r>
      <w:r w:rsidRPr="00B475D4">
        <w:rPr>
          <w:lang w:val="en-GB"/>
          <w:rPrChange w:id="7718" w:author="Alexandre Miguel Kaizeler Guedes Da Silva Afonso" w:date="2026-07-27T16:55:00Z" w16du:dateUtc="2026-07-27T15:55:00Z">
            <w:rPr/>
          </w:rPrChange>
        </w:rPr>
        <w:tab/>
        <w:t xml:space="preserve">Travers, J. </w:t>
      </w:r>
      <w:r w:rsidRPr="00B475D4">
        <w:rPr>
          <w:i/>
          <w:iCs/>
          <w:lang w:val="en-GB"/>
          <w:rPrChange w:id="7719" w:author="Alexandre Miguel Kaizeler Guedes Da Silva Afonso" w:date="2026-07-27T16:55:00Z" w16du:dateUtc="2026-07-27T15:55:00Z">
            <w:rPr>
              <w:i/>
              <w:iCs/>
            </w:rPr>
          </w:rPrChange>
        </w:rPr>
        <w:t>et al.</w:t>
      </w:r>
      <w:r w:rsidRPr="00B475D4">
        <w:rPr>
          <w:lang w:val="en-GB"/>
          <w:rPrChange w:id="7720" w:author="Alexandre Miguel Kaizeler Guedes Da Silva Afonso" w:date="2026-07-27T16:55:00Z" w16du:dateUtc="2026-07-27T15:55:00Z">
            <w:rPr/>
          </w:rPrChange>
        </w:rPr>
        <w:t xml:space="preserve"> Mitochondria-derived dsRNA-induced stress granules promote IRF3-mediated fibrotic responses. Preprint at https://doi.org/10.1101/2025.05.14.654103 (2025).</w:t>
      </w:r>
    </w:p>
    <w:p w14:paraId="30FFC4B6" w14:textId="77777777" w:rsidR="0017139D" w:rsidRPr="00B475D4" w:rsidRDefault="0017139D" w:rsidP="0017139D">
      <w:pPr>
        <w:pStyle w:val="Bibliografia"/>
        <w:rPr>
          <w:lang w:val="en-GB"/>
          <w:rPrChange w:id="7721" w:author="Alexandre Miguel Kaizeler Guedes Da Silva Afonso" w:date="2026-07-27T16:55:00Z" w16du:dateUtc="2026-07-27T15:55:00Z">
            <w:rPr/>
          </w:rPrChange>
        </w:rPr>
      </w:pPr>
      <w:r w:rsidRPr="00B475D4">
        <w:rPr>
          <w:lang w:val="en-GB"/>
          <w:rPrChange w:id="7722" w:author="Alexandre Miguel Kaizeler Guedes Da Silva Afonso" w:date="2026-07-27T16:55:00Z" w16du:dateUtc="2026-07-27T15:55:00Z">
            <w:rPr/>
          </w:rPrChange>
        </w:rPr>
        <w:t>62.</w:t>
      </w:r>
      <w:r w:rsidRPr="00B475D4">
        <w:rPr>
          <w:lang w:val="en-GB"/>
          <w:rPrChange w:id="7723" w:author="Alexandre Miguel Kaizeler Guedes Da Silva Afonso" w:date="2026-07-27T16:55:00Z" w16du:dateUtc="2026-07-27T15:55:00Z">
            <w:rPr/>
          </w:rPrChange>
        </w:rPr>
        <w:tab/>
        <w:t xml:space="preserve">Rhine, K. </w:t>
      </w:r>
      <w:r w:rsidRPr="00B475D4">
        <w:rPr>
          <w:i/>
          <w:iCs/>
          <w:lang w:val="en-GB"/>
          <w:rPrChange w:id="7724" w:author="Alexandre Miguel Kaizeler Guedes Da Silva Afonso" w:date="2026-07-27T16:55:00Z" w16du:dateUtc="2026-07-27T15:55:00Z">
            <w:rPr>
              <w:i/>
              <w:iCs/>
            </w:rPr>
          </w:rPrChange>
        </w:rPr>
        <w:t>et al.</w:t>
      </w:r>
      <w:r w:rsidRPr="00B475D4">
        <w:rPr>
          <w:lang w:val="en-GB"/>
          <w:rPrChange w:id="7725" w:author="Alexandre Miguel Kaizeler Guedes Da Silva Afonso" w:date="2026-07-27T16:55:00Z" w16du:dateUtc="2026-07-27T15:55:00Z">
            <w:rPr/>
          </w:rPrChange>
        </w:rPr>
        <w:t xml:space="preserve"> RNA triggers chronic stress during neuronal aging. Preprint at https://doi.org/10.1101/2025.08.04.668575 (2025).</w:t>
      </w:r>
    </w:p>
    <w:p w14:paraId="5F2A57C7" w14:textId="77777777" w:rsidR="0017139D" w:rsidRPr="00B475D4" w:rsidRDefault="0017139D" w:rsidP="0017139D">
      <w:pPr>
        <w:pStyle w:val="Bibliografia"/>
        <w:rPr>
          <w:lang w:val="en-GB"/>
          <w:rPrChange w:id="7726" w:author="Alexandre Miguel Kaizeler Guedes Da Silva Afonso" w:date="2026-07-27T16:55:00Z" w16du:dateUtc="2026-07-27T15:55:00Z">
            <w:rPr/>
          </w:rPrChange>
        </w:rPr>
      </w:pPr>
      <w:r w:rsidRPr="00B475D4">
        <w:rPr>
          <w:lang w:val="en-GB"/>
          <w:rPrChange w:id="7727" w:author="Alexandre Miguel Kaizeler Guedes Da Silva Afonso" w:date="2026-07-27T16:55:00Z" w16du:dateUtc="2026-07-27T15:55:00Z">
            <w:rPr/>
          </w:rPrChange>
        </w:rPr>
        <w:t>63.</w:t>
      </w:r>
      <w:r w:rsidRPr="00B475D4">
        <w:rPr>
          <w:lang w:val="en-GB"/>
          <w:rPrChange w:id="7728" w:author="Alexandre Miguel Kaizeler Guedes Da Silva Afonso" w:date="2026-07-27T16:55:00Z" w16du:dateUtc="2026-07-27T15:55:00Z">
            <w:rPr/>
          </w:rPrChange>
        </w:rPr>
        <w:tab/>
        <w:t xml:space="preserve">Antar, S. A., Ashour, N. A., Marawan, M. E. &amp; Al-Karmalawy, A. A. Fibrosis: Types, Effects, Markers, Mechanisms for Disease Progression, and Its Relation with Oxidative Stress, Immunity, and Inflammation. </w:t>
      </w:r>
      <w:r w:rsidRPr="00B475D4">
        <w:rPr>
          <w:i/>
          <w:iCs/>
          <w:lang w:val="en-GB"/>
          <w:rPrChange w:id="7729" w:author="Alexandre Miguel Kaizeler Guedes Da Silva Afonso" w:date="2026-07-27T16:55:00Z" w16du:dateUtc="2026-07-27T15:55:00Z">
            <w:rPr>
              <w:i/>
              <w:iCs/>
            </w:rPr>
          </w:rPrChange>
        </w:rPr>
        <w:t>Int. J. Mol. Sci.</w:t>
      </w:r>
      <w:r w:rsidRPr="00B475D4">
        <w:rPr>
          <w:lang w:val="en-GB"/>
          <w:rPrChange w:id="7730" w:author="Alexandre Miguel Kaizeler Guedes Da Silva Afonso" w:date="2026-07-27T16:55:00Z" w16du:dateUtc="2026-07-27T15:55:00Z">
            <w:rPr/>
          </w:rPrChange>
        </w:rPr>
        <w:t xml:space="preserve"> </w:t>
      </w:r>
      <w:r w:rsidRPr="00B475D4">
        <w:rPr>
          <w:b/>
          <w:bCs/>
          <w:lang w:val="en-GB"/>
          <w:rPrChange w:id="7731" w:author="Alexandre Miguel Kaizeler Guedes Da Silva Afonso" w:date="2026-07-27T16:55:00Z" w16du:dateUtc="2026-07-27T15:55:00Z">
            <w:rPr>
              <w:b/>
              <w:bCs/>
            </w:rPr>
          </w:rPrChange>
        </w:rPr>
        <w:t>24</w:t>
      </w:r>
      <w:r w:rsidRPr="00B475D4">
        <w:rPr>
          <w:lang w:val="en-GB"/>
          <w:rPrChange w:id="7732" w:author="Alexandre Miguel Kaizeler Guedes Da Silva Afonso" w:date="2026-07-27T16:55:00Z" w16du:dateUtc="2026-07-27T15:55:00Z">
            <w:rPr/>
          </w:rPrChange>
        </w:rPr>
        <w:t>, 4004 (2023).</w:t>
      </w:r>
    </w:p>
    <w:p w14:paraId="76764914" w14:textId="77777777" w:rsidR="0017139D" w:rsidRPr="00B475D4" w:rsidRDefault="0017139D" w:rsidP="0017139D">
      <w:pPr>
        <w:pStyle w:val="Bibliografia"/>
        <w:rPr>
          <w:lang w:val="en-GB"/>
          <w:rPrChange w:id="7733" w:author="Alexandre Miguel Kaizeler Guedes Da Silva Afonso" w:date="2026-07-27T16:55:00Z" w16du:dateUtc="2026-07-27T15:55:00Z">
            <w:rPr/>
          </w:rPrChange>
        </w:rPr>
      </w:pPr>
      <w:r w:rsidRPr="00B475D4">
        <w:rPr>
          <w:lang w:val="en-GB"/>
          <w:rPrChange w:id="7734" w:author="Alexandre Miguel Kaizeler Guedes Da Silva Afonso" w:date="2026-07-27T16:55:00Z" w16du:dateUtc="2026-07-27T15:55:00Z">
            <w:rPr/>
          </w:rPrChange>
        </w:rPr>
        <w:t>64.</w:t>
      </w:r>
      <w:r w:rsidRPr="00B475D4">
        <w:rPr>
          <w:lang w:val="en-GB"/>
          <w:rPrChange w:id="7735" w:author="Alexandre Miguel Kaizeler Guedes Da Silva Afonso" w:date="2026-07-27T16:55:00Z" w16du:dateUtc="2026-07-27T15:55:00Z">
            <w:rPr/>
          </w:rPrChange>
        </w:rPr>
        <w:tab/>
        <w:t xml:space="preserve">Liguori, I. </w:t>
      </w:r>
      <w:r w:rsidRPr="00B475D4">
        <w:rPr>
          <w:i/>
          <w:iCs/>
          <w:lang w:val="en-GB"/>
          <w:rPrChange w:id="7736" w:author="Alexandre Miguel Kaizeler Guedes Da Silva Afonso" w:date="2026-07-27T16:55:00Z" w16du:dateUtc="2026-07-27T15:55:00Z">
            <w:rPr>
              <w:i/>
              <w:iCs/>
            </w:rPr>
          </w:rPrChange>
        </w:rPr>
        <w:t>et al.</w:t>
      </w:r>
      <w:r w:rsidRPr="00B475D4">
        <w:rPr>
          <w:lang w:val="en-GB"/>
          <w:rPrChange w:id="7737" w:author="Alexandre Miguel Kaizeler Guedes Da Silva Afonso" w:date="2026-07-27T16:55:00Z" w16du:dateUtc="2026-07-27T15:55:00Z">
            <w:rPr/>
          </w:rPrChange>
        </w:rPr>
        <w:t xml:space="preserve"> Oxidative stress, aging, and diseases. </w:t>
      </w:r>
      <w:r w:rsidRPr="00B475D4">
        <w:rPr>
          <w:i/>
          <w:iCs/>
          <w:lang w:val="en-GB"/>
          <w:rPrChange w:id="7738" w:author="Alexandre Miguel Kaizeler Guedes Da Silva Afonso" w:date="2026-07-27T16:55:00Z" w16du:dateUtc="2026-07-27T15:55:00Z">
            <w:rPr>
              <w:i/>
              <w:iCs/>
            </w:rPr>
          </w:rPrChange>
        </w:rPr>
        <w:t>Clin. Interv. Aging</w:t>
      </w:r>
      <w:r w:rsidRPr="00B475D4">
        <w:rPr>
          <w:lang w:val="en-GB"/>
          <w:rPrChange w:id="7739" w:author="Alexandre Miguel Kaizeler Guedes Da Silva Afonso" w:date="2026-07-27T16:55:00Z" w16du:dateUtc="2026-07-27T15:55:00Z">
            <w:rPr/>
          </w:rPrChange>
        </w:rPr>
        <w:t xml:space="preserve"> </w:t>
      </w:r>
      <w:r w:rsidRPr="00B475D4">
        <w:rPr>
          <w:b/>
          <w:bCs/>
          <w:lang w:val="en-GB"/>
          <w:rPrChange w:id="7740" w:author="Alexandre Miguel Kaizeler Guedes Da Silva Afonso" w:date="2026-07-27T16:55:00Z" w16du:dateUtc="2026-07-27T15:55:00Z">
            <w:rPr>
              <w:b/>
              <w:bCs/>
            </w:rPr>
          </w:rPrChange>
        </w:rPr>
        <w:t>13</w:t>
      </w:r>
      <w:r w:rsidRPr="00B475D4">
        <w:rPr>
          <w:lang w:val="en-GB"/>
          <w:rPrChange w:id="7741" w:author="Alexandre Miguel Kaizeler Guedes Da Silva Afonso" w:date="2026-07-27T16:55:00Z" w16du:dateUtc="2026-07-27T15:55:00Z">
            <w:rPr/>
          </w:rPrChange>
        </w:rPr>
        <w:t>, 757–772 (2018).</w:t>
      </w:r>
    </w:p>
    <w:p w14:paraId="32DE71A9" w14:textId="77777777" w:rsidR="0017139D" w:rsidRPr="00B475D4" w:rsidRDefault="0017139D" w:rsidP="0017139D">
      <w:pPr>
        <w:pStyle w:val="Bibliografia"/>
        <w:rPr>
          <w:lang w:val="en-GB"/>
          <w:rPrChange w:id="7742" w:author="Alexandre Miguel Kaizeler Guedes Da Silva Afonso" w:date="2026-07-27T16:55:00Z" w16du:dateUtc="2026-07-27T15:55:00Z">
            <w:rPr/>
          </w:rPrChange>
        </w:rPr>
      </w:pPr>
      <w:r w:rsidRPr="00B475D4">
        <w:rPr>
          <w:lang w:val="en-GB"/>
          <w:rPrChange w:id="7743" w:author="Alexandre Miguel Kaizeler Guedes Da Silva Afonso" w:date="2026-07-27T16:55:00Z" w16du:dateUtc="2026-07-27T15:55:00Z">
            <w:rPr/>
          </w:rPrChange>
        </w:rPr>
        <w:t>65.</w:t>
      </w:r>
      <w:r w:rsidRPr="00B475D4">
        <w:rPr>
          <w:lang w:val="en-GB"/>
          <w:rPrChange w:id="7744" w:author="Alexandre Miguel Kaizeler Guedes Da Silva Afonso" w:date="2026-07-27T16:55:00Z" w16du:dateUtc="2026-07-27T15:55:00Z">
            <w:rPr/>
          </w:rPrChange>
        </w:rPr>
        <w:tab/>
        <w:t xml:space="preserve">Xu, X., Pang, Y. &amp; Fan, X. Mitochondria in oxidative stress, inflammation and aging: from mechanisms to therapeutic advances. </w:t>
      </w:r>
      <w:r w:rsidRPr="00B475D4">
        <w:rPr>
          <w:i/>
          <w:iCs/>
          <w:lang w:val="en-GB"/>
          <w:rPrChange w:id="7745" w:author="Alexandre Miguel Kaizeler Guedes Da Silva Afonso" w:date="2026-07-27T16:55:00Z" w16du:dateUtc="2026-07-27T15:55:00Z">
            <w:rPr>
              <w:i/>
              <w:iCs/>
            </w:rPr>
          </w:rPrChange>
        </w:rPr>
        <w:t>Signal Transduct. Target. Ther.</w:t>
      </w:r>
      <w:r w:rsidRPr="00B475D4">
        <w:rPr>
          <w:lang w:val="en-GB"/>
          <w:rPrChange w:id="7746" w:author="Alexandre Miguel Kaizeler Guedes Da Silva Afonso" w:date="2026-07-27T16:55:00Z" w16du:dateUtc="2026-07-27T15:55:00Z">
            <w:rPr/>
          </w:rPrChange>
        </w:rPr>
        <w:t xml:space="preserve"> </w:t>
      </w:r>
      <w:r w:rsidRPr="00B475D4">
        <w:rPr>
          <w:b/>
          <w:bCs/>
          <w:lang w:val="en-GB"/>
          <w:rPrChange w:id="7747" w:author="Alexandre Miguel Kaizeler Guedes Da Silva Afonso" w:date="2026-07-27T16:55:00Z" w16du:dateUtc="2026-07-27T15:55:00Z">
            <w:rPr>
              <w:b/>
              <w:bCs/>
            </w:rPr>
          </w:rPrChange>
        </w:rPr>
        <w:t>10</w:t>
      </w:r>
      <w:r w:rsidRPr="00B475D4">
        <w:rPr>
          <w:lang w:val="en-GB"/>
          <w:rPrChange w:id="7748" w:author="Alexandre Miguel Kaizeler Guedes Da Silva Afonso" w:date="2026-07-27T16:55:00Z" w16du:dateUtc="2026-07-27T15:55:00Z">
            <w:rPr/>
          </w:rPrChange>
        </w:rPr>
        <w:t>, 190 (2025).</w:t>
      </w:r>
    </w:p>
    <w:p w14:paraId="1ABB41BB" w14:textId="77777777" w:rsidR="0017139D" w:rsidRPr="00B475D4" w:rsidRDefault="0017139D" w:rsidP="0017139D">
      <w:pPr>
        <w:pStyle w:val="Bibliografia"/>
        <w:rPr>
          <w:lang w:val="en-GB"/>
          <w:rPrChange w:id="7749" w:author="Alexandre Miguel Kaizeler Guedes Da Silva Afonso" w:date="2026-07-27T16:55:00Z" w16du:dateUtc="2026-07-27T15:55:00Z">
            <w:rPr/>
          </w:rPrChange>
        </w:rPr>
      </w:pPr>
      <w:r w:rsidRPr="00B475D4">
        <w:rPr>
          <w:lang w:val="en-GB"/>
          <w:rPrChange w:id="7750" w:author="Alexandre Miguel Kaizeler Guedes Da Silva Afonso" w:date="2026-07-27T16:55:00Z" w16du:dateUtc="2026-07-27T15:55:00Z">
            <w:rPr/>
          </w:rPrChange>
        </w:rPr>
        <w:t>66.</w:t>
      </w:r>
      <w:r w:rsidRPr="00B475D4">
        <w:rPr>
          <w:lang w:val="en-GB"/>
          <w:rPrChange w:id="7751" w:author="Alexandre Miguel Kaizeler Guedes Da Silva Afonso" w:date="2026-07-27T16:55:00Z" w16du:dateUtc="2026-07-27T15:55:00Z">
            <w:rPr/>
          </w:rPrChange>
        </w:rPr>
        <w:tab/>
        <w:t xml:space="preserve">Ikizawa, T. </w:t>
      </w:r>
      <w:r w:rsidRPr="00B475D4">
        <w:rPr>
          <w:i/>
          <w:iCs/>
          <w:lang w:val="en-GB"/>
          <w:rPrChange w:id="7752" w:author="Alexandre Miguel Kaizeler Guedes Da Silva Afonso" w:date="2026-07-27T16:55:00Z" w16du:dateUtc="2026-07-27T15:55:00Z">
            <w:rPr>
              <w:i/>
              <w:iCs/>
            </w:rPr>
          </w:rPrChange>
        </w:rPr>
        <w:t>et al.</w:t>
      </w:r>
      <w:r w:rsidRPr="00B475D4">
        <w:rPr>
          <w:lang w:val="en-GB"/>
          <w:rPrChange w:id="7753" w:author="Alexandre Miguel Kaizeler Guedes Da Silva Afonso" w:date="2026-07-27T16:55:00Z" w16du:dateUtc="2026-07-27T15:55:00Z">
            <w:rPr/>
          </w:rPrChange>
        </w:rPr>
        <w:t xml:space="preserve"> Mitochondria directly sense osmotic stress to trigger rapid metabolic remodeling via regulation of pyruvate dehydrogenase phosphorylation. </w:t>
      </w:r>
      <w:r w:rsidRPr="00B475D4">
        <w:rPr>
          <w:i/>
          <w:iCs/>
          <w:lang w:val="en-GB"/>
          <w:rPrChange w:id="7754" w:author="Alexandre Miguel Kaizeler Guedes Da Silva Afonso" w:date="2026-07-27T16:55:00Z" w16du:dateUtc="2026-07-27T15:55:00Z">
            <w:rPr>
              <w:i/>
              <w:iCs/>
            </w:rPr>
          </w:rPrChange>
        </w:rPr>
        <w:t>J. Biol. Chem.</w:t>
      </w:r>
      <w:r w:rsidRPr="00B475D4">
        <w:rPr>
          <w:lang w:val="en-GB"/>
          <w:rPrChange w:id="7755" w:author="Alexandre Miguel Kaizeler Guedes Da Silva Afonso" w:date="2026-07-27T16:55:00Z" w16du:dateUtc="2026-07-27T15:55:00Z">
            <w:rPr/>
          </w:rPrChange>
        </w:rPr>
        <w:t xml:space="preserve"> </w:t>
      </w:r>
      <w:r w:rsidRPr="00B475D4">
        <w:rPr>
          <w:b/>
          <w:bCs/>
          <w:lang w:val="en-GB"/>
          <w:rPrChange w:id="7756" w:author="Alexandre Miguel Kaizeler Guedes Da Silva Afonso" w:date="2026-07-27T16:55:00Z" w16du:dateUtc="2026-07-27T15:55:00Z">
            <w:rPr>
              <w:b/>
              <w:bCs/>
            </w:rPr>
          </w:rPrChange>
        </w:rPr>
        <w:t>299</w:t>
      </w:r>
      <w:r w:rsidRPr="00B475D4">
        <w:rPr>
          <w:lang w:val="en-GB"/>
          <w:rPrChange w:id="7757" w:author="Alexandre Miguel Kaizeler Guedes Da Silva Afonso" w:date="2026-07-27T16:55:00Z" w16du:dateUtc="2026-07-27T15:55:00Z">
            <w:rPr/>
          </w:rPrChange>
        </w:rPr>
        <w:t>, 102837 (2023).</w:t>
      </w:r>
    </w:p>
    <w:p w14:paraId="1CD5548A" w14:textId="77777777" w:rsidR="0017139D" w:rsidRPr="00B475D4" w:rsidRDefault="0017139D" w:rsidP="0017139D">
      <w:pPr>
        <w:pStyle w:val="Bibliografia"/>
        <w:rPr>
          <w:lang w:val="en-GB"/>
          <w:rPrChange w:id="7758" w:author="Alexandre Miguel Kaizeler Guedes Da Silva Afonso" w:date="2026-07-27T16:55:00Z" w16du:dateUtc="2026-07-27T15:55:00Z">
            <w:rPr/>
          </w:rPrChange>
        </w:rPr>
      </w:pPr>
      <w:r w:rsidRPr="00B475D4">
        <w:rPr>
          <w:lang w:val="en-GB"/>
          <w:rPrChange w:id="7759" w:author="Alexandre Miguel Kaizeler Guedes Da Silva Afonso" w:date="2026-07-27T16:55:00Z" w16du:dateUtc="2026-07-27T15:55:00Z">
            <w:rPr/>
          </w:rPrChange>
        </w:rPr>
        <w:t>67.</w:t>
      </w:r>
      <w:r w:rsidRPr="00B475D4">
        <w:rPr>
          <w:lang w:val="en-GB"/>
          <w:rPrChange w:id="7760" w:author="Alexandre Miguel Kaizeler Guedes Da Silva Afonso" w:date="2026-07-27T16:55:00Z" w16du:dateUtc="2026-07-27T15:55:00Z">
            <w:rPr/>
          </w:rPrChange>
        </w:rPr>
        <w:tab/>
        <w:t xml:space="preserve">El Manaa, W. </w:t>
      </w:r>
      <w:r w:rsidRPr="00B475D4">
        <w:rPr>
          <w:i/>
          <w:iCs/>
          <w:lang w:val="en-GB"/>
          <w:rPrChange w:id="7761" w:author="Alexandre Miguel Kaizeler Guedes Da Silva Afonso" w:date="2026-07-27T16:55:00Z" w16du:dateUtc="2026-07-27T15:55:00Z">
            <w:rPr>
              <w:i/>
              <w:iCs/>
            </w:rPr>
          </w:rPrChange>
        </w:rPr>
        <w:t>et al.</w:t>
      </w:r>
      <w:r w:rsidRPr="00B475D4">
        <w:rPr>
          <w:lang w:val="en-GB"/>
          <w:rPrChange w:id="7762" w:author="Alexandre Miguel Kaizeler Guedes Da Silva Afonso" w:date="2026-07-27T16:55:00Z" w16du:dateUtc="2026-07-27T15:55:00Z">
            <w:rPr/>
          </w:rPrChange>
        </w:rPr>
        <w:t xml:space="preserve"> Transcription- and phosphorylation-dependent control of a functional interplay between XBP1s and PINK1 governs mitophagy and potentially impacts Parkinson disease pathophysiology. </w:t>
      </w:r>
      <w:r w:rsidRPr="00B475D4">
        <w:rPr>
          <w:i/>
          <w:iCs/>
          <w:lang w:val="en-GB"/>
          <w:rPrChange w:id="7763" w:author="Alexandre Miguel Kaizeler Guedes Da Silva Afonso" w:date="2026-07-27T16:55:00Z" w16du:dateUtc="2026-07-27T15:55:00Z">
            <w:rPr>
              <w:i/>
              <w:iCs/>
            </w:rPr>
          </w:rPrChange>
        </w:rPr>
        <w:t>Autophagy</w:t>
      </w:r>
      <w:r w:rsidRPr="00B475D4">
        <w:rPr>
          <w:lang w:val="en-GB"/>
          <w:rPrChange w:id="7764" w:author="Alexandre Miguel Kaizeler Guedes Da Silva Afonso" w:date="2026-07-27T16:55:00Z" w16du:dateUtc="2026-07-27T15:55:00Z">
            <w:rPr/>
          </w:rPrChange>
        </w:rPr>
        <w:t xml:space="preserve"> </w:t>
      </w:r>
      <w:r w:rsidRPr="00B475D4">
        <w:rPr>
          <w:b/>
          <w:bCs/>
          <w:lang w:val="en-GB"/>
          <w:rPrChange w:id="7765" w:author="Alexandre Miguel Kaizeler Guedes Da Silva Afonso" w:date="2026-07-27T16:55:00Z" w16du:dateUtc="2026-07-27T15:55:00Z">
            <w:rPr>
              <w:b/>
              <w:bCs/>
            </w:rPr>
          </w:rPrChange>
        </w:rPr>
        <w:t>17</w:t>
      </w:r>
      <w:r w:rsidRPr="00B475D4">
        <w:rPr>
          <w:lang w:val="en-GB"/>
          <w:rPrChange w:id="7766" w:author="Alexandre Miguel Kaizeler Guedes Da Silva Afonso" w:date="2026-07-27T16:55:00Z" w16du:dateUtc="2026-07-27T15:55:00Z">
            <w:rPr/>
          </w:rPrChange>
        </w:rPr>
        <w:t>, 4363–4385 (2021).</w:t>
      </w:r>
    </w:p>
    <w:p w14:paraId="3F18EF0D" w14:textId="77777777" w:rsidR="0017139D" w:rsidRPr="00B475D4" w:rsidRDefault="0017139D" w:rsidP="0017139D">
      <w:pPr>
        <w:pStyle w:val="Bibliografia"/>
        <w:rPr>
          <w:lang w:val="en-GB"/>
          <w:rPrChange w:id="7767" w:author="Alexandre Miguel Kaizeler Guedes Da Silva Afonso" w:date="2026-07-27T16:55:00Z" w16du:dateUtc="2026-07-27T15:55:00Z">
            <w:rPr/>
          </w:rPrChange>
        </w:rPr>
      </w:pPr>
      <w:r w:rsidRPr="00B475D4">
        <w:rPr>
          <w:lang w:val="en-GB"/>
          <w:rPrChange w:id="7768" w:author="Alexandre Miguel Kaizeler Guedes Da Silva Afonso" w:date="2026-07-27T16:55:00Z" w16du:dateUtc="2026-07-27T15:55:00Z">
            <w:rPr/>
          </w:rPrChange>
        </w:rPr>
        <w:t>68.</w:t>
      </w:r>
      <w:r w:rsidRPr="00B475D4">
        <w:rPr>
          <w:lang w:val="en-GB"/>
          <w:rPrChange w:id="7769" w:author="Alexandre Miguel Kaizeler Guedes Da Silva Afonso" w:date="2026-07-27T16:55:00Z" w16du:dateUtc="2026-07-27T15:55:00Z">
            <w:rPr/>
          </w:rPrChange>
        </w:rPr>
        <w:tab/>
        <w:t xml:space="preserve">Lin, M., Liu, N., Qin, Z. &amp; Wang, Y. Mitochondrial-derived damage-associated molecular patterns amplify neuroinflammation in neurodegenerative diseases. </w:t>
      </w:r>
      <w:r w:rsidRPr="00B475D4">
        <w:rPr>
          <w:i/>
          <w:iCs/>
          <w:lang w:val="en-GB"/>
          <w:rPrChange w:id="7770" w:author="Alexandre Miguel Kaizeler Guedes Da Silva Afonso" w:date="2026-07-27T16:55:00Z" w16du:dateUtc="2026-07-27T15:55:00Z">
            <w:rPr>
              <w:i/>
              <w:iCs/>
            </w:rPr>
          </w:rPrChange>
        </w:rPr>
        <w:t>Acta Pharmacol. Sin.</w:t>
      </w:r>
      <w:r w:rsidRPr="00B475D4">
        <w:rPr>
          <w:lang w:val="en-GB"/>
          <w:rPrChange w:id="7771" w:author="Alexandre Miguel Kaizeler Guedes Da Silva Afonso" w:date="2026-07-27T16:55:00Z" w16du:dateUtc="2026-07-27T15:55:00Z">
            <w:rPr/>
          </w:rPrChange>
        </w:rPr>
        <w:t xml:space="preserve"> </w:t>
      </w:r>
      <w:r w:rsidRPr="00B475D4">
        <w:rPr>
          <w:b/>
          <w:bCs/>
          <w:lang w:val="en-GB"/>
          <w:rPrChange w:id="7772" w:author="Alexandre Miguel Kaizeler Guedes Da Silva Afonso" w:date="2026-07-27T16:55:00Z" w16du:dateUtc="2026-07-27T15:55:00Z">
            <w:rPr>
              <w:b/>
              <w:bCs/>
            </w:rPr>
          </w:rPrChange>
        </w:rPr>
        <w:t>43</w:t>
      </w:r>
      <w:r w:rsidRPr="00B475D4">
        <w:rPr>
          <w:lang w:val="en-GB"/>
          <w:rPrChange w:id="7773" w:author="Alexandre Miguel Kaizeler Guedes Da Silva Afonso" w:date="2026-07-27T16:55:00Z" w16du:dateUtc="2026-07-27T15:55:00Z">
            <w:rPr/>
          </w:rPrChange>
        </w:rPr>
        <w:t>, 2439–2447 (2022).</w:t>
      </w:r>
    </w:p>
    <w:p w14:paraId="3A97930D" w14:textId="77777777" w:rsidR="0017139D" w:rsidRPr="00B475D4" w:rsidRDefault="0017139D" w:rsidP="0017139D">
      <w:pPr>
        <w:pStyle w:val="Bibliografia"/>
        <w:rPr>
          <w:lang w:val="en-GB"/>
          <w:rPrChange w:id="7774" w:author="Alexandre Miguel Kaizeler Guedes Da Silva Afonso" w:date="2026-07-27T16:55:00Z" w16du:dateUtc="2026-07-27T15:55:00Z">
            <w:rPr/>
          </w:rPrChange>
        </w:rPr>
      </w:pPr>
      <w:r w:rsidRPr="00B475D4">
        <w:rPr>
          <w:lang w:val="en-GB"/>
          <w:rPrChange w:id="7775" w:author="Alexandre Miguel Kaizeler Guedes Da Silva Afonso" w:date="2026-07-27T16:55:00Z" w16du:dateUtc="2026-07-27T15:55:00Z">
            <w:rPr/>
          </w:rPrChange>
        </w:rPr>
        <w:lastRenderedPageBreak/>
        <w:t>69.</w:t>
      </w:r>
      <w:r w:rsidRPr="00B475D4">
        <w:rPr>
          <w:lang w:val="en-GB"/>
          <w:rPrChange w:id="7776" w:author="Alexandre Miguel Kaizeler Guedes Da Silva Afonso" w:date="2026-07-27T16:55:00Z" w16du:dateUtc="2026-07-27T15:55:00Z">
            <w:rPr/>
          </w:rPrChange>
        </w:rPr>
        <w:tab/>
        <w:t xml:space="preserve">Mallick, A. </w:t>
      </w:r>
      <w:r w:rsidRPr="00B475D4">
        <w:rPr>
          <w:i/>
          <w:iCs/>
          <w:lang w:val="en-GB"/>
          <w:rPrChange w:id="7777" w:author="Alexandre Miguel Kaizeler Guedes Da Silva Afonso" w:date="2026-07-27T16:55:00Z" w16du:dateUtc="2026-07-27T15:55:00Z">
            <w:rPr>
              <w:i/>
              <w:iCs/>
            </w:rPr>
          </w:rPrChange>
        </w:rPr>
        <w:t>et al.</w:t>
      </w:r>
      <w:r w:rsidRPr="00B475D4">
        <w:rPr>
          <w:lang w:val="en-GB"/>
          <w:rPrChange w:id="7778" w:author="Alexandre Miguel Kaizeler Guedes Da Silva Afonso" w:date="2026-07-27T16:55:00Z" w16du:dateUtc="2026-07-27T15:55:00Z">
            <w:rPr/>
          </w:rPrChange>
        </w:rPr>
        <w:t xml:space="preserve"> AMP accumulation during mitochondrial stress induces transcription of cytosolic and mitochondrial protein synthesis components via NHR-180. Preprint at https://doi.org/10.1101/2025.01.22.634344 (2025).</w:t>
      </w:r>
    </w:p>
    <w:p w14:paraId="63F11E94" w14:textId="77777777" w:rsidR="0017139D" w:rsidRPr="00B475D4" w:rsidRDefault="0017139D" w:rsidP="0017139D">
      <w:pPr>
        <w:pStyle w:val="Bibliografia"/>
        <w:rPr>
          <w:lang w:val="en-GB"/>
          <w:rPrChange w:id="7779" w:author="Alexandre Miguel Kaizeler Guedes Da Silva Afonso" w:date="2026-07-27T16:55:00Z" w16du:dateUtc="2026-07-27T15:55:00Z">
            <w:rPr/>
          </w:rPrChange>
        </w:rPr>
      </w:pPr>
      <w:r w:rsidRPr="00B475D4">
        <w:rPr>
          <w:lang w:val="en-GB"/>
          <w:rPrChange w:id="7780" w:author="Alexandre Miguel Kaizeler Guedes Da Silva Afonso" w:date="2026-07-27T16:55:00Z" w16du:dateUtc="2026-07-27T15:55:00Z">
            <w:rPr/>
          </w:rPrChange>
        </w:rPr>
        <w:t>70.</w:t>
      </w:r>
      <w:r w:rsidRPr="00B475D4">
        <w:rPr>
          <w:lang w:val="en-GB"/>
          <w:rPrChange w:id="7781" w:author="Alexandre Miguel Kaizeler Guedes Da Silva Afonso" w:date="2026-07-27T16:55:00Z" w16du:dateUtc="2026-07-27T15:55:00Z">
            <w:rPr/>
          </w:rPrChange>
        </w:rPr>
        <w:tab/>
        <w:t xml:space="preserve">The ENCODE Project Consortium. An integrated encyclopedia of DNA elements in the human genome. </w:t>
      </w:r>
      <w:r w:rsidRPr="00B475D4">
        <w:rPr>
          <w:i/>
          <w:iCs/>
          <w:lang w:val="en-GB"/>
          <w:rPrChange w:id="7782" w:author="Alexandre Miguel Kaizeler Guedes Da Silva Afonso" w:date="2026-07-27T16:55:00Z" w16du:dateUtc="2026-07-27T15:55:00Z">
            <w:rPr>
              <w:i/>
              <w:iCs/>
            </w:rPr>
          </w:rPrChange>
        </w:rPr>
        <w:t>Nature</w:t>
      </w:r>
      <w:r w:rsidRPr="00B475D4">
        <w:rPr>
          <w:lang w:val="en-GB"/>
          <w:rPrChange w:id="7783" w:author="Alexandre Miguel Kaizeler Guedes Da Silva Afonso" w:date="2026-07-27T16:55:00Z" w16du:dateUtc="2026-07-27T15:55:00Z">
            <w:rPr/>
          </w:rPrChange>
        </w:rPr>
        <w:t xml:space="preserve"> </w:t>
      </w:r>
      <w:r w:rsidRPr="00B475D4">
        <w:rPr>
          <w:b/>
          <w:bCs/>
          <w:lang w:val="en-GB"/>
          <w:rPrChange w:id="7784" w:author="Alexandre Miguel Kaizeler Guedes Da Silva Afonso" w:date="2026-07-27T16:55:00Z" w16du:dateUtc="2026-07-27T15:55:00Z">
            <w:rPr>
              <w:b/>
              <w:bCs/>
            </w:rPr>
          </w:rPrChange>
        </w:rPr>
        <w:t>489</w:t>
      </w:r>
      <w:r w:rsidRPr="00B475D4">
        <w:rPr>
          <w:lang w:val="en-GB"/>
          <w:rPrChange w:id="7785" w:author="Alexandre Miguel Kaizeler Guedes Da Silva Afonso" w:date="2026-07-27T16:55:00Z" w16du:dateUtc="2026-07-27T15:55:00Z">
            <w:rPr/>
          </w:rPrChange>
        </w:rPr>
        <w:t>, 57–74 (2012).</w:t>
      </w:r>
    </w:p>
    <w:p w14:paraId="342F1132" w14:textId="77777777" w:rsidR="0017139D" w:rsidRPr="00B475D4" w:rsidRDefault="0017139D" w:rsidP="0017139D">
      <w:pPr>
        <w:pStyle w:val="Bibliografia"/>
        <w:rPr>
          <w:lang w:val="en-GB"/>
          <w:rPrChange w:id="7786" w:author="Alexandre Miguel Kaizeler Guedes Da Silva Afonso" w:date="2026-07-27T16:55:00Z" w16du:dateUtc="2026-07-27T15:55:00Z">
            <w:rPr/>
          </w:rPrChange>
        </w:rPr>
      </w:pPr>
      <w:r w:rsidRPr="00B475D4">
        <w:rPr>
          <w:lang w:val="en-GB"/>
          <w:rPrChange w:id="7787" w:author="Alexandre Miguel Kaizeler Guedes Da Silva Afonso" w:date="2026-07-27T16:55:00Z" w16du:dateUtc="2026-07-27T15:55:00Z">
            <w:rPr/>
          </w:rPrChange>
        </w:rPr>
        <w:t>71.</w:t>
      </w:r>
      <w:r w:rsidRPr="00B475D4">
        <w:rPr>
          <w:lang w:val="en-GB"/>
          <w:rPrChange w:id="7788" w:author="Alexandre Miguel Kaizeler Guedes Da Silva Afonso" w:date="2026-07-27T16:55:00Z" w16du:dateUtc="2026-07-27T15:55:00Z">
            <w:rPr/>
          </w:rPrChange>
        </w:rPr>
        <w:tab/>
        <w:t xml:space="preserve">Luo, Y. </w:t>
      </w:r>
      <w:r w:rsidRPr="00B475D4">
        <w:rPr>
          <w:i/>
          <w:iCs/>
          <w:lang w:val="en-GB"/>
          <w:rPrChange w:id="7789" w:author="Alexandre Miguel Kaizeler Guedes Da Silva Afonso" w:date="2026-07-27T16:55:00Z" w16du:dateUtc="2026-07-27T15:55:00Z">
            <w:rPr>
              <w:i/>
              <w:iCs/>
            </w:rPr>
          </w:rPrChange>
        </w:rPr>
        <w:t>et al.</w:t>
      </w:r>
      <w:r w:rsidRPr="00B475D4">
        <w:rPr>
          <w:lang w:val="en-GB"/>
          <w:rPrChange w:id="7790" w:author="Alexandre Miguel Kaizeler Guedes Da Silva Afonso" w:date="2026-07-27T16:55:00Z" w16du:dateUtc="2026-07-27T15:55:00Z">
            <w:rPr/>
          </w:rPrChange>
        </w:rPr>
        <w:t xml:space="preserve"> New developments on the Encyclopedia of DNA Elements (ENCODE) data portal. </w:t>
      </w:r>
      <w:r w:rsidRPr="00B475D4">
        <w:rPr>
          <w:i/>
          <w:iCs/>
          <w:lang w:val="en-GB"/>
          <w:rPrChange w:id="7791" w:author="Alexandre Miguel Kaizeler Guedes Da Silva Afonso" w:date="2026-07-27T16:55:00Z" w16du:dateUtc="2026-07-27T15:55:00Z">
            <w:rPr>
              <w:i/>
              <w:iCs/>
            </w:rPr>
          </w:rPrChange>
        </w:rPr>
        <w:t>Nucleic Acids Res.</w:t>
      </w:r>
      <w:r w:rsidRPr="00B475D4">
        <w:rPr>
          <w:lang w:val="en-GB"/>
          <w:rPrChange w:id="7792" w:author="Alexandre Miguel Kaizeler Guedes Da Silva Afonso" w:date="2026-07-27T16:55:00Z" w16du:dateUtc="2026-07-27T15:55:00Z">
            <w:rPr/>
          </w:rPrChange>
        </w:rPr>
        <w:t xml:space="preserve"> </w:t>
      </w:r>
      <w:r w:rsidRPr="00B475D4">
        <w:rPr>
          <w:b/>
          <w:bCs/>
          <w:lang w:val="en-GB"/>
          <w:rPrChange w:id="7793" w:author="Alexandre Miguel Kaizeler Guedes Da Silva Afonso" w:date="2026-07-27T16:55:00Z" w16du:dateUtc="2026-07-27T15:55:00Z">
            <w:rPr>
              <w:b/>
              <w:bCs/>
            </w:rPr>
          </w:rPrChange>
        </w:rPr>
        <w:t>48</w:t>
      </w:r>
      <w:r w:rsidRPr="00B475D4">
        <w:rPr>
          <w:lang w:val="en-GB"/>
          <w:rPrChange w:id="7794" w:author="Alexandre Miguel Kaizeler Guedes Da Silva Afonso" w:date="2026-07-27T16:55:00Z" w16du:dateUtc="2026-07-27T15:55:00Z">
            <w:rPr/>
          </w:rPrChange>
        </w:rPr>
        <w:t>, D882–D889 (2020).</w:t>
      </w:r>
    </w:p>
    <w:p w14:paraId="0CB3878E" w14:textId="77777777" w:rsidR="0017139D" w:rsidRPr="00B475D4" w:rsidRDefault="0017139D" w:rsidP="0017139D">
      <w:pPr>
        <w:pStyle w:val="Bibliografia"/>
        <w:rPr>
          <w:lang w:val="en-GB"/>
          <w:rPrChange w:id="7795" w:author="Alexandre Miguel Kaizeler Guedes Da Silva Afonso" w:date="2026-07-27T16:55:00Z" w16du:dateUtc="2026-07-27T15:55:00Z">
            <w:rPr/>
          </w:rPrChange>
        </w:rPr>
      </w:pPr>
      <w:r w:rsidRPr="00B475D4">
        <w:rPr>
          <w:lang w:val="en-GB"/>
          <w:rPrChange w:id="7796" w:author="Alexandre Miguel Kaizeler Guedes Da Silva Afonso" w:date="2026-07-27T16:55:00Z" w16du:dateUtc="2026-07-27T15:55:00Z">
            <w:rPr/>
          </w:rPrChange>
        </w:rPr>
        <w:t>72.</w:t>
      </w:r>
      <w:r w:rsidRPr="00B475D4">
        <w:rPr>
          <w:lang w:val="en-GB"/>
          <w:rPrChange w:id="7797" w:author="Alexandre Miguel Kaizeler Guedes Da Silva Afonso" w:date="2026-07-27T16:55:00Z" w16du:dateUtc="2026-07-27T15:55:00Z">
            <w:rPr/>
          </w:rPrChange>
        </w:rPr>
        <w:tab/>
        <w:t>The Human Protein Atlas.</w:t>
      </w:r>
    </w:p>
    <w:p w14:paraId="5E6404A3" w14:textId="77777777" w:rsidR="0017139D" w:rsidRPr="00B475D4" w:rsidRDefault="0017139D" w:rsidP="0017139D">
      <w:pPr>
        <w:pStyle w:val="Bibliografia"/>
        <w:rPr>
          <w:lang w:val="en-GB"/>
          <w:rPrChange w:id="7798" w:author="Alexandre Miguel Kaizeler Guedes Da Silva Afonso" w:date="2026-07-27T16:55:00Z" w16du:dateUtc="2026-07-27T15:55:00Z">
            <w:rPr/>
          </w:rPrChange>
        </w:rPr>
      </w:pPr>
      <w:r w:rsidRPr="00B475D4">
        <w:rPr>
          <w:lang w:val="en-GB"/>
          <w:rPrChange w:id="7799" w:author="Alexandre Miguel Kaizeler Guedes Da Silva Afonso" w:date="2026-07-27T16:55:00Z" w16du:dateUtc="2026-07-27T15:55:00Z">
            <w:rPr/>
          </w:rPrChange>
        </w:rPr>
        <w:t>73.</w:t>
      </w:r>
      <w:r w:rsidRPr="00B475D4">
        <w:rPr>
          <w:lang w:val="en-GB"/>
          <w:rPrChange w:id="7800" w:author="Alexandre Miguel Kaizeler Guedes Da Silva Afonso" w:date="2026-07-27T16:55:00Z" w16du:dateUtc="2026-07-27T15:55:00Z">
            <w:rPr/>
          </w:rPrChange>
        </w:rPr>
        <w:tab/>
        <w:t xml:space="preserve">Thul, P. J. </w:t>
      </w:r>
      <w:r w:rsidRPr="00B475D4">
        <w:rPr>
          <w:i/>
          <w:iCs/>
          <w:lang w:val="en-GB"/>
          <w:rPrChange w:id="7801" w:author="Alexandre Miguel Kaizeler Guedes Da Silva Afonso" w:date="2026-07-27T16:55:00Z" w16du:dateUtc="2026-07-27T15:55:00Z">
            <w:rPr>
              <w:i/>
              <w:iCs/>
            </w:rPr>
          </w:rPrChange>
        </w:rPr>
        <w:t>et al.</w:t>
      </w:r>
      <w:r w:rsidRPr="00B475D4">
        <w:rPr>
          <w:lang w:val="en-GB"/>
          <w:rPrChange w:id="7802" w:author="Alexandre Miguel Kaizeler Guedes Da Silva Afonso" w:date="2026-07-27T16:55:00Z" w16du:dateUtc="2026-07-27T15:55:00Z">
            <w:rPr/>
          </w:rPrChange>
        </w:rPr>
        <w:t xml:space="preserve"> A subcellular map of the human proteome. </w:t>
      </w:r>
      <w:r w:rsidRPr="00B475D4">
        <w:rPr>
          <w:i/>
          <w:iCs/>
          <w:lang w:val="en-GB"/>
          <w:rPrChange w:id="7803" w:author="Alexandre Miguel Kaizeler Guedes Da Silva Afonso" w:date="2026-07-27T16:55:00Z" w16du:dateUtc="2026-07-27T15:55:00Z">
            <w:rPr>
              <w:i/>
              <w:iCs/>
            </w:rPr>
          </w:rPrChange>
        </w:rPr>
        <w:t>Science</w:t>
      </w:r>
      <w:r w:rsidRPr="00B475D4">
        <w:rPr>
          <w:lang w:val="en-GB"/>
          <w:rPrChange w:id="7804" w:author="Alexandre Miguel Kaizeler Guedes Da Silva Afonso" w:date="2026-07-27T16:55:00Z" w16du:dateUtc="2026-07-27T15:55:00Z">
            <w:rPr/>
          </w:rPrChange>
        </w:rPr>
        <w:t xml:space="preserve"> </w:t>
      </w:r>
      <w:r w:rsidRPr="00B475D4">
        <w:rPr>
          <w:b/>
          <w:bCs/>
          <w:lang w:val="en-GB"/>
          <w:rPrChange w:id="7805" w:author="Alexandre Miguel Kaizeler Guedes Da Silva Afonso" w:date="2026-07-27T16:55:00Z" w16du:dateUtc="2026-07-27T15:55:00Z">
            <w:rPr>
              <w:b/>
              <w:bCs/>
            </w:rPr>
          </w:rPrChange>
        </w:rPr>
        <w:t>356</w:t>
      </w:r>
      <w:r w:rsidRPr="00B475D4">
        <w:rPr>
          <w:lang w:val="en-GB"/>
          <w:rPrChange w:id="7806" w:author="Alexandre Miguel Kaizeler Guedes Da Silva Afonso" w:date="2026-07-27T16:55:00Z" w16du:dateUtc="2026-07-27T15:55:00Z">
            <w:rPr/>
          </w:rPrChange>
        </w:rPr>
        <w:t>, eaal3321 (2017).</w:t>
      </w:r>
    </w:p>
    <w:p w14:paraId="3E12C7F1" w14:textId="77777777" w:rsidR="0017139D" w:rsidRPr="00B475D4" w:rsidRDefault="0017139D" w:rsidP="0017139D">
      <w:pPr>
        <w:pStyle w:val="Bibliografia"/>
        <w:rPr>
          <w:lang w:val="en-GB"/>
          <w:rPrChange w:id="7807" w:author="Alexandre Miguel Kaizeler Guedes Da Silva Afonso" w:date="2026-07-27T16:55:00Z" w16du:dateUtc="2026-07-27T15:55:00Z">
            <w:rPr/>
          </w:rPrChange>
        </w:rPr>
      </w:pPr>
      <w:r w:rsidRPr="00B475D4">
        <w:rPr>
          <w:lang w:val="en-GB"/>
          <w:rPrChange w:id="7808" w:author="Alexandre Miguel Kaizeler Guedes Da Silva Afonso" w:date="2026-07-27T16:55:00Z" w16du:dateUtc="2026-07-27T15:55:00Z">
            <w:rPr/>
          </w:rPrChange>
        </w:rPr>
        <w:t>74.</w:t>
      </w:r>
      <w:r w:rsidRPr="00B475D4">
        <w:rPr>
          <w:lang w:val="en-GB"/>
          <w:rPrChange w:id="7809" w:author="Alexandre Miguel Kaizeler Guedes Da Silva Afonso" w:date="2026-07-27T16:55:00Z" w16du:dateUtc="2026-07-27T15:55:00Z">
            <w:rPr/>
          </w:rPrChange>
        </w:rPr>
        <w:tab/>
        <w:t xml:space="preserve">Gilks, N. </w:t>
      </w:r>
      <w:r w:rsidRPr="00B475D4">
        <w:rPr>
          <w:i/>
          <w:iCs/>
          <w:lang w:val="en-GB"/>
          <w:rPrChange w:id="7810" w:author="Alexandre Miguel Kaizeler Guedes Da Silva Afonso" w:date="2026-07-27T16:55:00Z" w16du:dateUtc="2026-07-27T15:55:00Z">
            <w:rPr>
              <w:i/>
              <w:iCs/>
            </w:rPr>
          </w:rPrChange>
        </w:rPr>
        <w:t>et al.</w:t>
      </w:r>
      <w:r w:rsidRPr="00B475D4">
        <w:rPr>
          <w:lang w:val="en-GB"/>
          <w:rPrChange w:id="7811" w:author="Alexandre Miguel Kaizeler Guedes Da Silva Afonso" w:date="2026-07-27T16:55:00Z" w16du:dateUtc="2026-07-27T15:55:00Z">
            <w:rPr/>
          </w:rPrChange>
        </w:rPr>
        <w:t xml:space="preserve"> Stress granule assembly is mediated by prion-like aggregation of TIA-1. </w:t>
      </w:r>
      <w:r w:rsidRPr="00B475D4">
        <w:rPr>
          <w:i/>
          <w:iCs/>
          <w:lang w:val="en-GB"/>
          <w:rPrChange w:id="7812" w:author="Alexandre Miguel Kaizeler Guedes Da Silva Afonso" w:date="2026-07-27T16:55:00Z" w16du:dateUtc="2026-07-27T15:55:00Z">
            <w:rPr>
              <w:i/>
              <w:iCs/>
            </w:rPr>
          </w:rPrChange>
        </w:rPr>
        <w:t>Mol. Biol. Cell</w:t>
      </w:r>
      <w:r w:rsidRPr="00B475D4">
        <w:rPr>
          <w:lang w:val="en-GB"/>
          <w:rPrChange w:id="7813" w:author="Alexandre Miguel Kaizeler Guedes Da Silva Afonso" w:date="2026-07-27T16:55:00Z" w16du:dateUtc="2026-07-27T15:55:00Z">
            <w:rPr/>
          </w:rPrChange>
        </w:rPr>
        <w:t xml:space="preserve"> </w:t>
      </w:r>
      <w:r w:rsidRPr="00B475D4">
        <w:rPr>
          <w:b/>
          <w:bCs/>
          <w:lang w:val="en-GB"/>
          <w:rPrChange w:id="7814" w:author="Alexandre Miguel Kaizeler Guedes Da Silva Afonso" w:date="2026-07-27T16:55:00Z" w16du:dateUtc="2026-07-27T15:55:00Z">
            <w:rPr>
              <w:b/>
              <w:bCs/>
            </w:rPr>
          </w:rPrChange>
        </w:rPr>
        <w:t>15</w:t>
      </w:r>
      <w:r w:rsidRPr="00B475D4">
        <w:rPr>
          <w:lang w:val="en-GB"/>
          <w:rPrChange w:id="7815" w:author="Alexandre Miguel Kaizeler Guedes Da Silva Afonso" w:date="2026-07-27T16:55:00Z" w16du:dateUtc="2026-07-27T15:55:00Z">
            <w:rPr/>
          </w:rPrChange>
        </w:rPr>
        <w:t>, 5383–5398 (2004).</w:t>
      </w:r>
    </w:p>
    <w:p w14:paraId="718D4383" w14:textId="77777777" w:rsidR="0017139D" w:rsidRPr="00B475D4" w:rsidRDefault="0017139D" w:rsidP="0017139D">
      <w:pPr>
        <w:pStyle w:val="Bibliografia"/>
        <w:rPr>
          <w:lang w:val="en-GB"/>
          <w:rPrChange w:id="7816" w:author="Alexandre Miguel Kaizeler Guedes Da Silva Afonso" w:date="2026-07-27T16:55:00Z" w16du:dateUtc="2026-07-27T15:55:00Z">
            <w:rPr/>
          </w:rPrChange>
        </w:rPr>
      </w:pPr>
      <w:r w:rsidRPr="00B475D4">
        <w:rPr>
          <w:lang w:val="en-GB"/>
          <w:rPrChange w:id="7817" w:author="Alexandre Miguel Kaizeler Guedes Da Silva Afonso" w:date="2026-07-27T16:55:00Z" w16du:dateUtc="2026-07-27T15:55:00Z">
            <w:rPr/>
          </w:rPrChange>
        </w:rPr>
        <w:t>75.</w:t>
      </w:r>
      <w:r w:rsidRPr="00B475D4">
        <w:rPr>
          <w:lang w:val="en-GB"/>
          <w:rPrChange w:id="7818" w:author="Alexandre Miguel Kaizeler Guedes Da Silva Afonso" w:date="2026-07-27T16:55:00Z" w16du:dateUtc="2026-07-27T15:55:00Z">
            <w:rPr/>
          </w:rPrChange>
        </w:rPr>
        <w:tab/>
        <w:t xml:space="preserve">Del Gatto-Konczak, F. </w:t>
      </w:r>
      <w:r w:rsidRPr="00B475D4">
        <w:rPr>
          <w:i/>
          <w:iCs/>
          <w:lang w:val="en-GB"/>
          <w:rPrChange w:id="7819" w:author="Alexandre Miguel Kaizeler Guedes Da Silva Afonso" w:date="2026-07-27T16:55:00Z" w16du:dateUtc="2026-07-27T15:55:00Z">
            <w:rPr>
              <w:i/>
              <w:iCs/>
            </w:rPr>
          </w:rPrChange>
        </w:rPr>
        <w:t>et al.</w:t>
      </w:r>
      <w:r w:rsidRPr="00B475D4">
        <w:rPr>
          <w:lang w:val="en-GB"/>
          <w:rPrChange w:id="7820" w:author="Alexandre Miguel Kaizeler Guedes Da Silva Afonso" w:date="2026-07-27T16:55:00Z" w16du:dateUtc="2026-07-27T15:55:00Z">
            <w:rPr/>
          </w:rPrChange>
        </w:rPr>
        <w:t xml:space="preserve"> The RNA-binding protein TIA-1 is a novel mammalian splicing regulator acting through intron sequences adjacent to a 5’ splice site. </w:t>
      </w:r>
      <w:r w:rsidRPr="00B475D4">
        <w:rPr>
          <w:i/>
          <w:iCs/>
          <w:lang w:val="en-GB"/>
          <w:rPrChange w:id="7821" w:author="Alexandre Miguel Kaizeler Guedes Da Silva Afonso" w:date="2026-07-27T16:55:00Z" w16du:dateUtc="2026-07-27T15:55:00Z">
            <w:rPr>
              <w:i/>
              <w:iCs/>
            </w:rPr>
          </w:rPrChange>
        </w:rPr>
        <w:t>Mol. Cell. Biol.</w:t>
      </w:r>
      <w:r w:rsidRPr="00B475D4">
        <w:rPr>
          <w:lang w:val="en-GB"/>
          <w:rPrChange w:id="7822" w:author="Alexandre Miguel Kaizeler Guedes Da Silva Afonso" w:date="2026-07-27T16:55:00Z" w16du:dateUtc="2026-07-27T15:55:00Z">
            <w:rPr/>
          </w:rPrChange>
        </w:rPr>
        <w:t xml:space="preserve"> </w:t>
      </w:r>
      <w:r w:rsidRPr="00B475D4">
        <w:rPr>
          <w:b/>
          <w:bCs/>
          <w:lang w:val="en-GB"/>
          <w:rPrChange w:id="7823" w:author="Alexandre Miguel Kaizeler Guedes Da Silva Afonso" w:date="2026-07-27T16:55:00Z" w16du:dateUtc="2026-07-27T15:55:00Z">
            <w:rPr>
              <w:b/>
              <w:bCs/>
            </w:rPr>
          </w:rPrChange>
        </w:rPr>
        <w:t>20</w:t>
      </w:r>
      <w:r w:rsidRPr="00B475D4">
        <w:rPr>
          <w:lang w:val="en-GB"/>
          <w:rPrChange w:id="7824" w:author="Alexandre Miguel Kaizeler Guedes Da Silva Afonso" w:date="2026-07-27T16:55:00Z" w16du:dateUtc="2026-07-27T15:55:00Z">
            <w:rPr/>
          </w:rPrChange>
        </w:rPr>
        <w:t>, 6287–6299 (2000).</w:t>
      </w:r>
    </w:p>
    <w:p w14:paraId="5363E60F" w14:textId="77777777" w:rsidR="0017139D" w:rsidRPr="00B475D4" w:rsidRDefault="0017139D" w:rsidP="0017139D">
      <w:pPr>
        <w:pStyle w:val="Bibliografia"/>
        <w:rPr>
          <w:lang w:val="en-GB"/>
          <w:rPrChange w:id="7825" w:author="Alexandre Miguel Kaizeler Guedes Da Silva Afonso" w:date="2026-07-27T16:55:00Z" w16du:dateUtc="2026-07-27T15:55:00Z">
            <w:rPr/>
          </w:rPrChange>
        </w:rPr>
      </w:pPr>
      <w:r w:rsidRPr="00B475D4">
        <w:rPr>
          <w:lang w:val="en-GB"/>
          <w:rPrChange w:id="7826" w:author="Alexandre Miguel Kaizeler Guedes Da Silva Afonso" w:date="2026-07-27T16:55:00Z" w16du:dateUtc="2026-07-27T15:55:00Z">
            <w:rPr/>
          </w:rPrChange>
        </w:rPr>
        <w:t>76.</w:t>
      </w:r>
      <w:r w:rsidRPr="00B475D4">
        <w:rPr>
          <w:lang w:val="en-GB"/>
          <w:rPrChange w:id="7827" w:author="Alexandre Miguel Kaizeler Guedes Da Silva Afonso" w:date="2026-07-27T16:55:00Z" w16du:dateUtc="2026-07-27T15:55:00Z">
            <w:rPr/>
          </w:rPrChange>
        </w:rPr>
        <w:tab/>
        <w:t xml:space="preserve">Mackenzie, I. R. </w:t>
      </w:r>
      <w:r w:rsidRPr="00B475D4">
        <w:rPr>
          <w:i/>
          <w:iCs/>
          <w:lang w:val="en-GB"/>
          <w:rPrChange w:id="7828" w:author="Alexandre Miguel Kaizeler Guedes Da Silva Afonso" w:date="2026-07-27T16:55:00Z" w16du:dateUtc="2026-07-27T15:55:00Z">
            <w:rPr>
              <w:i/>
              <w:iCs/>
            </w:rPr>
          </w:rPrChange>
        </w:rPr>
        <w:t>et al.</w:t>
      </w:r>
      <w:r w:rsidRPr="00B475D4">
        <w:rPr>
          <w:lang w:val="en-GB"/>
          <w:rPrChange w:id="7829" w:author="Alexandre Miguel Kaizeler Guedes Da Silva Afonso" w:date="2026-07-27T16:55:00Z" w16du:dateUtc="2026-07-27T15:55:00Z">
            <w:rPr/>
          </w:rPrChange>
        </w:rPr>
        <w:t xml:space="preserve"> TIA1 Mutations in Amyotrophic Lateral Sclerosis and Frontotemporal Dementia Promote Phase Separation and Alter Stress Granule Dynamics. </w:t>
      </w:r>
      <w:r w:rsidRPr="00B475D4">
        <w:rPr>
          <w:i/>
          <w:iCs/>
          <w:lang w:val="en-GB"/>
          <w:rPrChange w:id="7830" w:author="Alexandre Miguel Kaizeler Guedes Da Silva Afonso" w:date="2026-07-27T16:55:00Z" w16du:dateUtc="2026-07-27T15:55:00Z">
            <w:rPr>
              <w:i/>
              <w:iCs/>
            </w:rPr>
          </w:rPrChange>
        </w:rPr>
        <w:t>Neuron</w:t>
      </w:r>
      <w:r w:rsidRPr="00B475D4">
        <w:rPr>
          <w:lang w:val="en-GB"/>
          <w:rPrChange w:id="7831" w:author="Alexandre Miguel Kaizeler Guedes Da Silva Afonso" w:date="2026-07-27T16:55:00Z" w16du:dateUtc="2026-07-27T15:55:00Z">
            <w:rPr/>
          </w:rPrChange>
        </w:rPr>
        <w:t xml:space="preserve"> </w:t>
      </w:r>
      <w:r w:rsidRPr="00B475D4">
        <w:rPr>
          <w:b/>
          <w:bCs/>
          <w:lang w:val="en-GB"/>
          <w:rPrChange w:id="7832" w:author="Alexandre Miguel Kaizeler Guedes Da Silva Afonso" w:date="2026-07-27T16:55:00Z" w16du:dateUtc="2026-07-27T15:55:00Z">
            <w:rPr>
              <w:b/>
              <w:bCs/>
            </w:rPr>
          </w:rPrChange>
        </w:rPr>
        <w:t>95</w:t>
      </w:r>
      <w:r w:rsidRPr="00B475D4">
        <w:rPr>
          <w:lang w:val="en-GB"/>
          <w:rPrChange w:id="7833" w:author="Alexandre Miguel Kaizeler Guedes Da Silva Afonso" w:date="2026-07-27T16:55:00Z" w16du:dateUtc="2026-07-27T15:55:00Z">
            <w:rPr/>
          </w:rPrChange>
        </w:rPr>
        <w:t>, 808-816.e9 (2017).</w:t>
      </w:r>
    </w:p>
    <w:p w14:paraId="3A7DB5D3" w14:textId="77777777" w:rsidR="0017139D" w:rsidRPr="00B475D4" w:rsidRDefault="0017139D" w:rsidP="0017139D">
      <w:pPr>
        <w:pStyle w:val="Bibliografia"/>
        <w:rPr>
          <w:lang w:val="en-GB"/>
          <w:rPrChange w:id="7834" w:author="Alexandre Miguel Kaizeler Guedes Da Silva Afonso" w:date="2026-07-27T16:55:00Z" w16du:dateUtc="2026-07-27T15:55:00Z">
            <w:rPr/>
          </w:rPrChange>
        </w:rPr>
      </w:pPr>
      <w:r w:rsidRPr="00B475D4">
        <w:rPr>
          <w:lang w:val="en-GB"/>
          <w:rPrChange w:id="7835" w:author="Alexandre Miguel Kaizeler Guedes Da Silva Afonso" w:date="2026-07-27T16:55:00Z" w16du:dateUtc="2026-07-27T15:55:00Z">
            <w:rPr/>
          </w:rPrChange>
        </w:rPr>
        <w:t>77.</w:t>
      </w:r>
      <w:r w:rsidRPr="00B475D4">
        <w:rPr>
          <w:lang w:val="en-GB"/>
          <w:rPrChange w:id="7836" w:author="Alexandre Miguel Kaizeler Guedes Da Silva Afonso" w:date="2026-07-27T16:55:00Z" w16du:dateUtc="2026-07-27T15:55:00Z">
            <w:rPr/>
          </w:rPrChange>
        </w:rPr>
        <w:tab/>
        <w:t xml:space="preserve">Emara, M. M. &amp; Brinton, M. A. Interaction of TIA-1/TIAR with West Nile and dengue virus products in infected cells interferes with stress granule formation and processing body assembly. </w:t>
      </w:r>
      <w:r w:rsidRPr="00B475D4">
        <w:rPr>
          <w:i/>
          <w:iCs/>
          <w:lang w:val="en-GB"/>
          <w:rPrChange w:id="7837" w:author="Alexandre Miguel Kaizeler Guedes Da Silva Afonso" w:date="2026-07-27T16:55:00Z" w16du:dateUtc="2026-07-27T15:55:00Z">
            <w:rPr>
              <w:i/>
              <w:iCs/>
            </w:rPr>
          </w:rPrChange>
        </w:rPr>
        <w:t>Proc. Natl. Acad. Sci. U. S. A.</w:t>
      </w:r>
      <w:r w:rsidRPr="00B475D4">
        <w:rPr>
          <w:lang w:val="en-GB"/>
          <w:rPrChange w:id="7838" w:author="Alexandre Miguel Kaizeler Guedes Da Silva Afonso" w:date="2026-07-27T16:55:00Z" w16du:dateUtc="2026-07-27T15:55:00Z">
            <w:rPr/>
          </w:rPrChange>
        </w:rPr>
        <w:t xml:space="preserve"> </w:t>
      </w:r>
      <w:r w:rsidRPr="00B475D4">
        <w:rPr>
          <w:b/>
          <w:bCs/>
          <w:lang w:val="en-GB"/>
          <w:rPrChange w:id="7839" w:author="Alexandre Miguel Kaizeler Guedes Da Silva Afonso" w:date="2026-07-27T16:55:00Z" w16du:dateUtc="2026-07-27T15:55:00Z">
            <w:rPr>
              <w:b/>
              <w:bCs/>
            </w:rPr>
          </w:rPrChange>
        </w:rPr>
        <w:t>104</w:t>
      </w:r>
      <w:r w:rsidRPr="00B475D4">
        <w:rPr>
          <w:lang w:val="en-GB"/>
          <w:rPrChange w:id="7840" w:author="Alexandre Miguel Kaizeler Guedes Da Silva Afonso" w:date="2026-07-27T16:55:00Z" w16du:dateUtc="2026-07-27T15:55:00Z">
            <w:rPr/>
          </w:rPrChange>
        </w:rPr>
        <w:t>, 9041–9046 (2007).</w:t>
      </w:r>
    </w:p>
    <w:p w14:paraId="03B53A78" w14:textId="77777777" w:rsidR="0017139D" w:rsidRPr="00B475D4" w:rsidRDefault="0017139D" w:rsidP="0017139D">
      <w:pPr>
        <w:pStyle w:val="Bibliografia"/>
        <w:rPr>
          <w:lang w:val="en-GB"/>
          <w:rPrChange w:id="7841" w:author="Alexandre Miguel Kaizeler Guedes Da Silva Afonso" w:date="2026-07-27T16:55:00Z" w16du:dateUtc="2026-07-27T15:55:00Z">
            <w:rPr/>
          </w:rPrChange>
        </w:rPr>
      </w:pPr>
      <w:r w:rsidRPr="00B475D4">
        <w:rPr>
          <w:lang w:val="en-GB"/>
          <w:rPrChange w:id="7842" w:author="Alexandre Miguel Kaizeler Guedes Da Silva Afonso" w:date="2026-07-27T16:55:00Z" w16du:dateUtc="2026-07-27T15:55:00Z">
            <w:rPr/>
          </w:rPrChange>
        </w:rPr>
        <w:t>78.</w:t>
      </w:r>
      <w:r w:rsidRPr="00B475D4">
        <w:rPr>
          <w:lang w:val="en-GB"/>
          <w:rPrChange w:id="7843" w:author="Alexandre Miguel Kaizeler Guedes Da Silva Afonso" w:date="2026-07-27T16:55:00Z" w16du:dateUtc="2026-07-27T15:55:00Z">
            <w:rPr/>
          </w:rPrChange>
        </w:rPr>
        <w:tab/>
        <w:t xml:space="preserve">Zhao, H. </w:t>
      </w:r>
      <w:r w:rsidRPr="00B475D4">
        <w:rPr>
          <w:i/>
          <w:iCs/>
          <w:lang w:val="en-GB"/>
          <w:rPrChange w:id="7844" w:author="Alexandre Miguel Kaizeler Guedes Da Silva Afonso" w:date="2026-07-27T16:55:00Z" w16du:dateUtc="2026-07-27T15:55:00Z">
            <w:rPr>
              <w:i/>
              <w:iCs/>
            </w:rPr>
          </w:rPrChange>
        </w:rPr>
        <w:t>et al.</w:t>
      </w:r>
      <w:r w:rsidRPr="00B475D4">
        <w:rPr>
          <w:lang w:val="en-GB"/>
          <w:rPrChange w:id="7845" w:author="Alexandre Miguel Kaizeler Guedes Da Silva Afonso" w:date="2026-07-27T16:55:00Z" w16du:dateUtc="2026-07-27T15:55:00Z">
            <w:rPr/>
          </w:rPrChange>
        </w:rPr>
        <w:t xml:space="preserve"> Inflammation and tumor progression: signaling pathways and targeted intervention. </w:t>
      </w:r>
      <w:r w:rsidRPr="00B475D4">
        <w:rPr>
          <w:i/>
          <w:iCs/>
          <w:lang w:val="en-GB"/>
          <w:rPrChange w:id="7846" w:author="Alexandre Miguel Kaizeler Guedes Da Silva Afonso" w:date="2026-07-27T16:55:00Z" w16du:dateUtc="2026-07-27T15:55:00Z">
            <w:rPr>
              <w:i/>
              <w:iCs/>
            </w:rPr>
          </w:rPrChange>
        </w:rPr>
        <w:t>Signal Transduct. Target. Ther.</w:t>
      </w:r>
      <w:r w:rsidRPr="00B475D4">
        <w:rPr>
          <w:lang w:val="en-GB"/>
          <w:rPrChange w:id="7847" w:author="Alexandre Miguel Kaizeler Guedes Da Silva Afonso" w:date="2026-07-27T16:55:00Z" w16du:dateUtc="2026-07-27T15:55:00Z">
            <w:rPr/>
          </w:rPrChange>
        </w:rPr>
        <w:t xml:space="preserve"> </w:t>
      </w:r>
      <w:r w:rsidRPr="00B475D4">
        <w:rPr>
          <w:b/>
          <w:bCs/>
          <w:lang w:val="en-GB"/>
          <w:rPrChange w:id="7848" w:author="Alexandre Miguel Kaizeler Guedes Da Silva Afonso" w:date="2026-07-27T16:55:00Z" w16du:dateUtc="2026-07-27T15:55:00Z">
            <w:rPr>
              <w:b/>
              <w:bCs/>
            </w:rPr>
          </w:rPrChange>
        </w:rPr>
        <w:t>6</w:t>
      </w:r>
      <w:r w:rsidRPr="00B475D4">
        <w:rPr>
          <w:lang w:val="en-GB"/>
          <w:rPrChange w:id="7849" w:author="Alexandre Miguel Kaizeler Guedes Da Silva Afonso" w:date="2026-07-27T16:55:00Z" w16du:dateUtc="2026-07-27T15:55:00Z">
            <w:rPr/>
          </w:rPrChange>
        </w:rPr>
        <w:t>, 263 (2021).</w:t>
      </w:r>
    </w:p>
    <w:p w14:paraId="5A90C6C3" w14:textId="77777777" w:rsidR="0017139D" w:rsidRPr="00B475D4" w:rsidRDefault="0017139D" w:rsidP="0017139D">
      <w:pPr>
        <w:pStyle w:val="Bibliografia"/>
        <w:rPr>
          <w:lang w:val="en-GB"/>
          <w:rPrChange w:id="7850" w:author="Alexandre Miguel Kaizeler Guedes Da Silva Afonso" w:date="2026-07-27T16:55:00Z" w16du:dateUtc="2026-07-27T15:55:00Z">
            <w:rPr/>
          </w:rPrChange>
        </w:rPr>
      </w:pPr>
      <w:r w:rsidRPr="00B475D4">
        <w:rPr>
          <w:lang w:val="en-GB"/>
          <w:rPrChange w:id="7851" w:author="Alexandre Miguel Kaizeler Guedes Da Silva Afonso" w:date="2026-07-27T16:55:00Z" w16du:dateUtc="2026-07-27T15:55:00Z">
            <w:rPr/>
          </w:rPrChange>
        </w:rPr>
        <w:t>79.</w:t>
      </w:r>
      <w:r w:rsidRPr="00B475D4">
        <w:rPr>
          <w:lang w:val="en-GB"/>
          <w:rPrChange w:id="7852" w:author="Alexandre Miguel Kaizeler Guedes Da Silva Afonso" w:date="2026-07-27T16:55:00Z" w16du:dateUtc="2026-07-27T15:55:00Z">
            <w:rPr/>
          </w:rPrChange>
        </w:rPr>
        <w:tab/>
        <w:t xml:space="preserve">Fonteneau, G. </w:t>
      </w:r>
      <w:r w:rsidRPr="00B475D4">
        <w:rPr>
          <w:i/>
          <w:iCs/>
          <w:lang w:val="en-GB"/>
          <w:rPrChange w:id="7853" w:author="Alexandre Miguel Kaizeler Guedes Da Silva Afonso" w:date="2026-07-27T16:55:00Z" w16du:dateUtc="2026-07-27T15:55:00Z">
            <w:rPr>
              <w:i/>
              <w:iCs/>
            </w:rPr>
          </w:rPrChange>
        </w:rPr>
        <w:t>et al.</w:t>
      </w:r>
      <w:r w:rsidRPr="00B475D4">
        <w:rPr>
          <w:lang w:val="en-GB"/>
          <w:rPrChange w:id="7854" w:author="Alexandre Miguel Kaizeler Guedes Da Silva Afonso" w:date="2026-07-27T16:55:00Z" w16du:dateUtc="2026-07-27T15:55:00Z">
            <w:rPr/>
          </w:rPrChange>
        </w:rPr>
        <w:t xml:space="preserve"> Stress Granules Determine the Development of Obesity-Associated Pancreatic Cancer. </w:t>
      </w:r>
      <w:r w:rsidRPr="00B475D4">
        <w:rPr>
          <w:i/>
          <w:iCs/>
          <w:lang w:val="en-GB"/>
          <w:rPrChange w:id="7855" w:author="Alexandre Miguel Kaizeler Guedes Da Silva Afonso" w:date="2026-07-27T16:55:00Z" w16du:dateUtc="2026-07-27T15:55:00Z">
            <w:rPr>
              <w:i/>
              <w:iCs/>
            </w:rPr>
          </w:rPrChange>
        </w:rPr>
        <w:t>Cancer Discov.</w:t>
      </w:r>
      <w:r w:rsidRPr="00B475D4">
        <w:rPr>
          <w:lang w:val="en-GB"/>
          <w:rPrChange w:id="7856" w:author="Alexandre Miguel Kaizeler Guedes Da Silva Afonso" w:date="2026-07-27T16:55:00Z" w16du:dateUtc="2026-07-27T15:55:00Z">
            <w:rPr/>
          </w:rPrChange>
        </w:rPr>
        <w:t xml:space="preserve"> </w:t>
      </w:r>
      <w:r w:rsidRPr="00B475D4">
        <w:rPr>
          <w:b/>
          <w:bCs/>
          <w:lang w:val="en-GB"/>
          <w:rPrChange w:id="7857" w:author="Alexandre Miguel Kaizeler Guedes Da Silva Afonso" w:date="2026-07-27T16:55:00Z" w16du:dateUtc="2026-07-27T15:55:00Z">
            <w:rPr>
              <w:b/>
              <w:bCs/>
            </w:rPr>
          </w:rPrChange>
        </w:rPr>
        <w:t>12</w:t>
      </w:r>
      <w:r w:rsidRPr="00B475D4">
        <w:rPr>
          <w:lang w:val="en-GB"/>
          <w:rPrChange w:id="7858" w:author="Alexandre Miguel Kaizeler Guedes Da Silva Afonso" w:date="2026-07-27T16:55:00Z" w16du:dateUtc="2026-07-27T15:55:00Z">
            <w:rPr/>
          </w:rPrChange>
        </w:rPr>
        <w:t>, 1984–2005 (2022).</w:t>
      </w:r>
    </w:p>
    <w:p w14:paraId="7F261761" w14:textId="77777777" w:rsidR="0017139D" w:rsidRPr="00B475D4" w:rsidRDefault="0017139D" w:rsidP="0017139D">
      <w:pPr>
        <w:pStyle w:val="Bibliografia"/>
        <w:rPr>
          <w:lang w:val="en-GB"/>
          <w:rPrChange w:id="7859" w:author="Alexandre Miguel Kaizeler Guedes Da Silva Afonso" w:date="2026-07-27T16:55:00Z" w16du:dateUtc="2026-07-27T15:55:00Z">
            <w:rPr/>
          </w:rPrChange>
        </w:rPr>
      </w:pPr>
      <w:r w:rsidRPr="00B475D4">
        <w:rPr>
          <w:lang w:val="en-GB"/>
          <w:rPrChange w:id="7860" w:author="Alexandre Miguel Kaizeler Guedes Da Silva Afonso" w:date="2026-07-27T16:55:00Z" w16du:dateUtc="2026-07-27T15:55:00Z">
            <w:rPr/>
          </w:rPrChange>
        </w:rPr>
        <w:lastRenderedPageBreak/>
        <w:t>80.</w:t>
      </w:r>
      <w:r w:rsidRPr="00B475D4">
        <w:rPr>
          <w:lang w:val="en-GB"/>
          <w:rPrChange w:id="7861" w:author="Alexandre Miguel Kaizeler Guedes Da Silva Afonso" w:date="2026-07-27T16:55:00Z" w16du:dateUtc="2026-07-27T15:55:00Z">
            <w:rPr/>
          </w:rPrChange>
        </w:rPr>
        <w:tab/>
        <w:t xml:space="preserve">Tourrière, H. </w:t>
      </w:r>
      <w:r w:rsidRPr="00B475D4">
        <w:rPr>
          <w:i/>
          <w:iCs/>
          <w:lang w:val="en-GB"/>
          <w:rPrChange w:id="7862" w:author="Alexandre Miguel Kaizeler Guedes Da Silva Afonso" w:date="2026-07-27T16:55:00Z" w16du:dateUtc="2026-07-27T15:55:00Z">
            <w:rPr>
              <w:i/>
              <w:iCs/>
            </w:rPr>
          </w:rPrChange>
        </w:rPr>
        <w:t>et al.</w:t>
      </w:r>
      <w:r w:rsidRPr="00B475D4">
        <w:rPr>
          <w:lang w:val="en-GB"/>
          <w:rPrChange w:id="7863" w:author="Alexandre Miguel Kaizeler Guedes Da Silva Afonso" w:date="2026-07-27T16:55:00Z" w16du:dateUtc="2026-07-27T15:55:00Z">
            <w:rPr/>
          </w:rPrChange>
        </w:rPr>
        <w:t xml:space="preserve"> The RasGAP-associated endoribonuclease G3BP mediates stress granule assembly. </w:t>
      </w:r>
      <w:r w:rsidRPr="00B475D4">
        <w:rPr>
          <w:i/>
          <w:iCs/>
          <w:lang w:val="en-GB"/>
          <w:rPrChange w:id="7864" w:author="Alexandre Miguel Kaizeler Guedes Da Silva Afonso" w:date="2026-07-27T16:55:00Z" w16du:dateUtc="2026-07-27T15:55:00Z">
            <w:rPr>
              <w:i/>
              <w:iCs/>
            </w:rPr>
          </w:rPrChange>
        </w:rPr>
        <w:t>J. Cell Biol.</w:t>
      </w:r>
      <w:r w:rsidRPr="00B475D4">
        <w:rPr>
          <w:lang w:val="en-GB"/>
          <w:rPrChange w:id="7865" w:author="Alexandre Miguel Kaizeler Guedes Da Silva Afonso" w:date="2026-07-27T16:55:00Z" w16du:dateUtc="2026-07-27T15:55:00Z">
            <w:rPr/>
          </w:rPrChange>
        </w:rPr>
        <w:t xml:space="preserve"> </w:t>
      </w:r>
      <w:r w:rsidRPr="00B475D4">
        <w:rPr>
          <w:b/>
          <w:bCs/>
          <w:lang w:val="en-GB"/>
          <w:rPrChange w:id="7866" w:author="Alexandre Miguel Kaizeler Guedes Da Silva Afonso" w:date="2026-07-27T16:55:00Z" w16du:dateUtc="2026-07-27T15:55:00Z">
            <w:rPr>
              <w:b/>
              <w:bCs/>
            </w:rPr>
          </w:rPrChange>
        </w:rPr>
        <w:t>222</w:t>
      </w:r>
      <w:r w:rsidRPr="00B475D4">
        <w:rPr>
          <w:lang w:val="en-GB"/>
          <w:rPrChange w:id="7867" w:author="Alexandre Miguel Kaizeler Guedes Da Silva Afonso" w:date="2026-07-27T16:55:00Z" w16du:dateUtc="2026-07-27T15:55:00Z">
            <w:rPr/>
          </w:rPrChange>
        </w:rPr>
        <w:t>, e200212128072023new (2023).</w:t>
      </w:r>
    </w:p>
    <w:p w14:paraId="735BDDB2" w14:textId="77777777" w:rsidR="0017139D" w:rsidRPr="00B475D4" w:rsidRDefault="0017139D" w:rsidP="0017139D">
      <w:pPr>
        <w:pStyle w:val="Bibliografia"/>
        <w:rPr>
          <w:lang w:val="en-GB"/>
          <w:rPrChange w:id="7868" w:author="Alexandre Miguel Kaizeler Guedes Da Silva Afonso" w:date="2026-07-27T16:55:00Z" w16du:dateUtc="2026-07-27T15:55:00Z">
            <w:rPr/>
          </w:rPrChange>
        </w:rPr>
      </w:pPr>
      <w:r w:rsidRPr="00B475D4">
        <w:rPr>
          <w:lang w:val="en-GB"/>
          <w:rPrChange w:id="7869" w:author="Alexandre Miguel Kaizeler Guedes Da Silva Afonso" w:date="2026-07-27T16:55:00Z" w16du:dateUtc="2026-07-27T15:55:00Z">
            <w:rPr/>
          </w:rPrChange>
        </w:rPr>
        <w:t>81.</w:t>
      </w:r>
      <w:r w:rsidRPr="00B475D4">
        <w:rPr>
          <w:lang w:val="en-GB"/>
          <w:rPrChange w:id="7870" w:author="Alexandre Miguel Kaizeler Guedes Da Silva Afonso" w:date="2026-07-27T16:55:00Z" w16du:dateUtc="2026-07-27T15:55:00Z">
            <w:rPr/>
          </w:rPrChange>
        </w:rPr>
        <w:tab/>
        <w:t xml:space="preserve">Leung, A. K. L., Calabrese, J. M. &amp; Sharp, P. A. Quantitative analysis of Argonaute protein reveals microRNA-dependent localization to stress granules. </w:t>
      </w:r>
      <w:r w:rsidRPr="00B475D4">
        <w:rPr>
          <w:i/>
          <w:iCs/>
          <w:lang w:val="en-GB"/>
          <w:rPrChange w:id="7871" w:author="Alexandre Miguel Kaizeler Guedes Da Silva Afonso" w:date="2026-07-27T16:55:00Z" w16du:dateUtc="2026-07-27T15:55:00Z">
            <w:rPr>
              <w:i/>
              <w:iCs/>
            </w:rPr>
          </w:rPrChange>
        </w:rPr>
        <w:t>Proc. Natl. Acad. Sci.</w:t>
      </w:r>
      <w:r w:rsidRPr="00B475D4">
        <w:rPr>
          <w:lang w:val="en-GB"/>
          <w:rPrChange w:id="7872" w:author="Alexandre Miguel Kaizeler Guedes Da Silva Afonso" w:date="2026-07-27T16:55:00Z" w16du:dateUtc="2026-07-27T15:55:00Z">
            <w:rPr/>
          </w:rPrChange>
        </w:rPr>
        <w:t xml:space="preserve"> </w:t>
      </w:r>
      <w:r w:rsidRPr="00B475D4">
        <w:rPr>
          <w:b/>
          <w:bCs/>
          <w:lang w:val="en-GB"/>
          <w:rPrChange w:id="7873" w:author="Alexandre Miguel Kaizeler Guedes Da Silva Afonso" w:date="2026-07-27T16:55:00Z" w16du:dateUtc="2026-07-27T15:55:00Z">
            <w:rPr>
              <w:b/>
              <w:bCs/>
            </w:rPr>
          </w:rPrChange>
        </w:rPr>
        <w:t>103</w:t>
      </w:r>
      <w:r w:rsidRPr="00B475D4">
        <w:rPr>
          <w:lang w:val="en-GB"/>
          <w:rPrChange w:id="7874" w:author="Alexandre Miguel Kaizeler Guedes Da Silva Afonso" w:date="2026-07-27T16:55:00Z" w16du:dateUtc="2026-07-27T15:55:00Z">
            <w:rPr/>
          </w:rPrChange>
        </w:rPr>
        <w:t>, 18125–18130 (2006).</w:t>
      </w:r>
    </w:p>
    <w:p w14:paraId="2654E070" w14:textId="77777777" w:rsidR="0017139D" w:rsidRPr="00B475D4" w:rsidRDefault="0017139D" w:rsidP="0017139D">
      <w:pPr>
        <w:pStyle w:val="Bibliografia"/>
        <w:rPr>
          <w:lang w:val="en-GB"/>
          <w:rPrChange w:id="7875" w:author="Alexandre Miguel Kaizeler Guedes Da Silva Afonso" w:date="2026-07-27T16:55:00Z" w16du:dateUtc="2026-07-27T15:55:00Z">
            <w:rPr/>
          </w:rPrChange>
        </w:rPr>
      </w:pPr>
      <w:r w:rsidRPr="00B475D4">
        <w:rPr>
          <w:lang w:val="en-GB"/>
          <w:rPrChange w:id="7876" w:author="Alexandre Miguel Kaizeler Guedes Da Silva Afonso" w:date="2026-07-27T16:55:00Z" w16du:dateUtc="2026-07-27T15:55:00Z">
            <w:rPr/>
          </w:rPrChange>
        </w:rPr>
        <w:t>82.</w:t>
      </w:r>
      <w:r w:rsidRPr="00B475D4">
        <w:rPr>
          <w:lang w:val="en-GB"/>
          <w:rPrChange w:id="7877" w:author="Alexandre Miguel Kaizeler Guedes Da Silva Afonso" w:date="2026-07-27T16:55:00Z" w16du:dateUtc="2026-07-27T15:55:00Z">
            <w:rPr/>
          </w:rPrChange>
        </w:rPr>
        <w:tab/>
        <w:t xml:space="preserve">Stoecklin, G. </w:t>
      </w:r>
      <w:r w:rsidRPr="00B475D4">
        <w:rPr>
          <w:i/>
          <w:iCs/>
          <w:lang w:val="en-GB"/>
          <w:rPrChange w:id="7878" w:author="Alexandre Miguel Kaizeler Guedes Da Silva Afonso" w:date="2026-07-27T16:55:00Z" w16du:dateUtc="2026-07-27T15:55:00Z">
            <w:rPr>
              <w:i/>
              <w:iCs/>
            </w:rPr>
          </w:rPrChange>
        </w:rPr>
        <w:t>et al.</w:t>
      </w:r>
      <w:r w:rsidRPr="00B475D4">
        <w:rPr>
          <w:lang w:val="en-GB"/>
          <w:rPrChange w:id="7879" w:author="Alexandre Miguel Kaizeler Guedes Da Silva Afonso" w:date="2026-07-27T16:55:00Z" w16du:dateUtc="2026-07-27T15:55:00Z">
            <w:rPr/>
          </w:rPrChange>
        </w:rPr>
        <w:t xml:space="preserve"> MK2-induced tristetraprolin:14-3-3 complexes prevent stress granule association and ARE-mRNA decay. </w:t>
      </w:r>
      <w:r w:rsidRPr="00B475D4">
        <w:rPr>
          <w:i/>
          <w:iCs/>
          <w:lang w:val="en-GB"/>
          <w:rPrChange w:id="7880" w:author="Alexandre Miguel Kaizeler Guedes Da Silva Afonso" w:date="2026-07-27T16:55:00Z" w16du:dateUtc="2026-07-27T15:55:00Z">
            <w:rPr>
              <w:i/>
              <w:iCs/>
            </w:rPr>
          </w:rPrChange>
        </w:rPr>
        <w:t>EMBO J.</w:t>
      </w:r>
      <w:r w:rsidRPr="00B475D4">
        <w:rPr>
          <w:lang w:val="en-GB"/>
          <w:rPrChange w:id="7881" w:author="Alexandre Miguel Kaizeler Guedes Da Silva Afonso" w:date="2026-07-27T16:55:00Z" w16du:dateUtc="2026-07-27T15:55:00Z">
            <w:rPr/>
          </w:rPrChange>
        </w:rPr>
        <w:t xml:space="preserve"> </w:t>
      </w:r>
      <w:r w:rsidRPr="00B475D4">
        <w:rPr>
          <w:b/>
          <w:bCs/>
          <w:lang w:val="en-GB"/>
          <w:rPrChange w:id="7882" w:author="Alexandre Miguel Kaizeler Guedes Da Silva Afonso" w:date="2026-07-27T16:55:00Z" w16du:dateUtc="2026-07-27T15:55:00Z">
            <w:rPr>
              <w:b/>
              <w:bCs/>
            </w:rPr>
          </w:rPrChange>
        </w:rPr>
        <w:t>23</w:t>
      </w:r>
      <w:r w:rsidRPr="00B475D4">
        <w:rPr>
          <w:lang w:val="en-GB"/>
          <w:rPrChange w:id="7883" w:author="Alexandre Miguel Kaizeler Guedes Da Silva Afonso" w:date="2026-07-27T16:55:00Z" w16du:dateUtc="2026-07-27T15:55:00Z">
            <w:rPr/>
          </w:rPrChange>
        </w:rPr>
        <w:t>, 1313–1324 (2004).</w:t>
      </w:r>
    </w:p>
    <w:p w14:paraId="2132FC62" w14:textId="77777777" w:rsidR="0017139D" w:rsidRPr="00B475D4" w:rsidRDefault="0017139D" w:rsidP="0017139D">
      <w:pPr>
        <w:pStyle w:val="Bibliografia"/>
        <w:rPr>
          <w:lang w:val="en-GB"/>
          <w:rPrChange w:id="7884" w:author="Alexandre Miguel Kaizeler Guedes Da Silva Afonso" w:date="2026-07-27T16:55:00Z" w16du:dateUtc="2026-07-27T15:55:00Z">
            <w:rPr/>
          </w:rPrChange>
        </w:rPr>
      </w:pPr>
      <w:r w:rsidRPr="00B475D4">
        <w:rPr>
          <w:lang w:val="en-GB"/>
          <w:rPrChange w:id="7885" w:author="Alexandre Miguel Kaizeler Guedes Da Silva Afonso" w:date="2026-07-27T16:55:00Z" w16du:dateUtc="2026-07-27T15:55:00Z">
            <w:rPr/>
          </w:rPrChange>
        </w:rPr>
        <w:t>83.</w:t>
      </w:r>
      <w:r w:rsidRPr="00B475D4">
        <w:rPr>
          <w:lang w:val="en-GB"/>
          <w:rPrChange w:id="7886" w:author="Alexandre Miguel Kaizeler Guedes Da Silva Afonso" w:date="2026-07-27T16:55:00Z" w16du:dateUtc="2026-07-27T15:55:00Z">
            <w:rPr/>
          </w:rPrChange>
        </w:rPr>
        <w:tab/>
        <w:t xml:space="preserve">Solomon, S. </w:t>
      </w:r>
      <w:r w:rsidRPr="00B475D4">
        <w:rPr>
          <w:i/>
          <w:iCs/>
          <w:lang w:val="en-GB"/>
          <w:rPrChange w:id="7887" w:author="Alexandre Miguel Kaizeler Guedes Da Silva Afonso" w:date="2026-07-27T16:55:00Z" w16du:dateUtc="2026-07-27T15:55:00Z">
            <w:rPr>
              <w:i/>
              <w:iCs/>
            </w:rPr>
          </w:rPrChange>
        </w:rPr>
        <w:t>et al.</w:t>
      </w:r>
      <w:r w:rsidRPr="00B475D4">
        <w:rPr>
          <w:lang w:val="en-GB"/>
          <w:rPrChange w:id="7888" w:author="Alexandre Miguel Kaizeler Guedes Da Silva Afonso" w:date="2026-07-27T16:55:00Z" w16du:dateUtc="2026-07-27T15:55:00Z">
            <w:rPr/>
          </w:rPrChange>
        </w:rPr>
        <w:t xml:space="preserve"> Distinct Structural Features ofCaprin-1 Mediate Its Interaction with G3BP-1 and Its Induction of Phosphorylation of Eukaryotic Translation InitiationFactor 2 </w:t>
      </w:r>
      <w:r w:rsidRPr="00B475D4">
        <w:rPr>
          <w:i/>
          <w:iCs/>
          <w:lang w:val="en-GB"/>
          <w:rPrChange w:id="7889" w:author="Alexandre Miguel Kaizeler Guedes Da Silva Afonso" w:date="2026-07-27T16:55:00Z" w16du:dateUtc="2026-07-27T15:55:00Z">
            <w:rPr>
              <w:i/>
              <w:iCs/>
            </w:rPr>
          </w:rPrChange>
        </w:rPr>
        <w:t>α</w:t>
      </w:r>
      <w:r w:rsidRPr="00B475D4">
        <w:rPr>
          <w:lang w:val="en-GB"/>
          <w:rPrChange w:id="7890" w:author="Alexandre Miguel Kaizeler Guedes Da Silva Afonso" w:date="2026-07-27T16:55:00Z" w16du:dateUtc="2026-07-27T15:55:00Z">
            <w:rPr/>
          </w:rPrChange>
        </w:rPr>
        <w:t xml:space="preserve"> , Entry to Cytoplasmic Stress Granules, and Selective Interaction with a Subset of mRNAs. </w:t>
      </w:r>
      <w:r w:rsidRPr="00B475D4">
        <w:rPr>
          <w:i/>
          <w:iCs/>
          <w:lang w:val="en-GB"/>
          <w:rPrChange w:id="7891" w:author="Alexandre Miguel Kaizeler Guedes Da Silva Afonso" w:date="2026-07-27T16:55:00Z" w16du:dateUtc="2026-07-27T15:55:00Z">
            <w:rPr>
              <w:i/>
              <w:iCs/>
            </w:rPr>
          </w:rPrChange>
        </w:rPr>
        <w:t>Mol. Cell. Biol.</w:t>
      </w:r>
      <w:r w:rsidRPr="00B475D4">
        <w:rPr>
          <w:lang w:val="en-GB"/>
          <w:rPrChange w:id="7892" w:author="Alexandre Miguel Kaizeler Guedes Da Silva Afonso" w:date="2026-07-27T16:55:00Z" w16du:dateUtc="2026-07-27T15:55:00Z">
            <w:rPr/>
          </w:rPrChange>
        </w:rPr>
        <w:t xml:space="preserve"> </w:t>
      </w:r>
      <w:r w:rsidRPr="00B475D4">
        <w:rPr>
          <w:b/>
          <w:bCs/>
          <w:lang w:val="en-GB"/>
          <w:rPrChange w:id="7893" w:author="Alexandre Miguel Kaizeler Guedes Da Silva Afonso" w:date="2026-07-27T16:55:00Z" w16du:dateUtc="2026-07-27T15:55:00Z">
            <w:rPr>
              <w:b/>
              <w:bCs/>
            </w:rPr>
          </w:rPrChange>
        </w:rPr>
        <w:t>27</w:t>
      </w:r>
      <w:r w:rsidRPr="00B475D4">
        <w:rPr>
          <w:lang w:val="en-GB"/>
          <w:rPrChange w:id="7894" w:author="Alexandre Miguel Kaizeler Guedes Da Silva Afonso" w:date="2026-07-27T16:55:00Z" w16du:dateUtc="2026-07-27T15:55:00Z">
            <w:rPr/>
          </w:rPrChange>
        </w:rPr>
        <w:t>, 2324–2342 (2007).</w:t>
      </w:r>
    </w:p>
    <w:p w14:paraId="3C091152" w14:textId="77777777" w:rsidR="0017139D" w:rsidRPr="00B475D4" w:rsidRDefault="0017139D" w:rsidP="0017139D">
      <w:pPr>
        <w:pStyle w:val="Bibliografia"/>
        <w:rPr>
          <w:lang w:val="en-GB"/>
          <w:rPrChange w:id="7895" w:author="Alexandre Miguel Kaizeler Guedes Da Silva Afonso" w:date="2026-07-27T16:55:00Z" w16du:dateUtc="2026-07-27T15:55:00Z">
            <w:rPr/>
          </w:rPrChange>
        </w:rPr>
      </w:pPr>
      <w:r w:rsidRPr="00B475D4">
        <w:rPr>
          <w:lang w:val="en-GB"/>
          <w:rPrChange w:id="7896" w:author="Alexandre Miguel Kaizeler Guedes Da Silva Afonso" w:date="2026-07-27T16:55:00Z" w16du:dateUtc="2026-07-27T15:55:00Z">
            <w:rPr/>
          </w:rPrChange>
        </w:rPr>
        <w:t>84.</w:t>
      </w:r>
      <w:r w:rsidRPr="00B475D4">
        <w:rPr>
          <w:lang w:val="en-GB"/>
          <w:rPrChange w:id="7897" w:author="Alexandre Miguel Kaizeler Guedes Da Silva Afonso" w:date="2026-07-27T16:55:00Z" w16du:dateUtc="2026-07-27T15:55:00Z">
            <w:rPr/>
          </w:rPrChange>
        </w:rPr>
        <w:tab/>
        <w:t xml:space="preserve">Wilczynska, A., Aigueperse, C., Kress, M., Dautry, F. &amp; Weil, D. The translational regulator CPEB1 provides a link between dcp1 bodies and stress granules. </w:t>
      </w:r>
      <w:r w:rsidRPr="00B475D4">
        <w:rPr>
          <w:i/>
          <w:iCs/>
          <w:lang w:val="en-GB"/>
          <w:rPrChange w:id="7898" w:author="Alexandre Miguel Kaizeler Guedes Da Silva Afonso" w:date="2026-07-27T16:55:00Z" w16du:dateUtc="2026-07-27T15:55:00Z">
            <w:rPr>
              <w:i/>
              <w:iCs/>
            </w:rPr>
          </w:rPrChange>
        </w:rPr>
        <w:t>J. Cell Sci.</w:t>
      </w:r>
      <w:r w:rsidRPr="00B475D4">
        <w:rPr>
          <w:lang w:val="en-GB"/>
          <w:rPrChange w:id="7899" w:author="Alexandre Miguel Kaizeler Guedes Da Silva Afonso" w:date="2026-07-27T16:55:00Z" w16du:dateUtc="2026-07-27T15:55:00Z">
            <w:rPr/>
          </w:rPrChange>
        </w:rPr>
        <w:t xml:space="preserve"> </w:t>
      </w:r>
      <w:r w:rsidRPr="00B475D4">
        <w:rPr>
          <w:b/>
          <w:bCs/>
          <w:lang w:val="en-GB"/>
          <w:rPrChange w:id="7900" w:author="Alexandre Miguel Kaizeler Guedes Da Silva Afonso" w:date="2026-07-27T16:55:00Z" w16du:dateUtc="2026-07-27T15:55:00Z">
            <w:rPr>
              <w:b/>
              <w:bCs/>
            </w:rPr>
          </w:rPrChange>
        </w:rPr>
        <w:t>118</w:t>
      </w:r>
      <w:r w:rsidRPr="00B475D4">
        <w:rPr>
          <w:lang w:val="en-GB"/>
          <w:rPrChange w:id="7901" w:author="Alexandre Miguel Kaizeler Guedes Da Silva Afonso" w:date="2026-07-27T16:55:00Z" w16du:dateUtc="2026-07-27T15:55:00Z">
            <w:rPr/>
          </w:rPrChange>
        </w:rPr>
        <w:t>, 981–992 (2005).</w:t>
      </w:r>
    </w:p>
    <w:p w14:paraId="42EA48D6" w14:textId="77777777" w:rsidR="0017139D" w:rsidRPr="00B475D4" w:rsidRDefault="0017139D" w:rsidP="0017139D">
      <w:pPr>
        <w:pStyle w:val="Bibliografia"/>
        <w:rPr>
          <w:lang w:val="en-GB"/>
          <w:rPrChange w:id="7902" w:author="Alexandre Miguel Kaizeler Guedes Da Silva Afonso" w:date="2026-07-27T16:55:00Z" w16du:dateUtc="2026-07-27T15:55:00Z">
            <w:rPr/>
          </w:rPrChange>
        </w:rPr>
      </w:pPr>
      <w:r w:rsidRPr="00B475D4">
        <w:rPr>
          <w:lang w:val="en-GB"/>
          <w:rPrChange w:id="7903" w:author="Alexandre Miguel Kaizeler Guedes Da Silva Afonso" w:date="2026-07-27T16:55:00Z" w16du:dateUtc="2026-07-27T15:55:00Z">
            <w:rPr/>
          </w:rPrChange>
        </w:rPr>
        <w:t>85.</w:t>
      </w:r>
      <w:r w:rsidRPr="00B475D4">
        <w:rPr>
          <w:lang w:val="en-GB"/>
          <w:rPrChange w:id="7904" w:author="Alexandre Miguel Kaizeler Guedes Da Silva Afonso" w:date="2026-07-27T16:55:00Z" w16du:dateUtc="2026-07-27T15:55:00Z">
            <w:rPr/>
          </w:rPrChange>
        </w:rPr>
        <w:tab/>
        <w:t xml:space="preserve">Ogawa, F., Kasai, M. &amp; Akiyama, T. A functional link between Disrupted-In-Schizophrenia 1 and the eukaryotic translation initiation factor 3. </w:t>
      </w:r>
      <w:r w:rsidRPr="00B475D4">
        <w:rPr>
          <w:i/>
          <w:iCs/>
          <w:lang w:val="en-GB"/>
          <w:rPrChange w:id="7905" w:author="Alexandre Miguel Kaizeler Guedes Da Silva Afonso" w:date="2026-07-27T16:55:00Z" w16du:dateUtc="2026-07-27T15:55:00Z">
            <w:rPr>
              <w:i/>
              <w:iCs/>
            </w:rPr>
          </w:rPrChange>
        </w:rPr>
        <w:t>Biochem. Biophys. Res. Commun.</w:t>
      </w:r>
      <w:r w:rsidRPr="00B475D4">
        <w:rPr>
          <w:lang w:val="en-GB"/>
          <w:rPrChange w:id="7906" w:author="Alexandre Miguel Kaizeler Guedes Da Silva Afonso" w:date="2026-07-27T16:55:00Z" w16du:dateUtc="2026-07-27T15:55:00Z">
            <w:rPr/>
          </w:rPrChange>
        </w:rPr>
        <w:t xml:space="preserve"> </w:t>
      </w:r>
      <w:r w:rsidRPr="00B475D4">
        <w:rPr>
          <w:b/>
          <w:bCs/>
          <w:lang w:val="en-GB"/>
          <w:rPrChange w:id="7907" w:author="Alexandre Miguel Kaizeler Guedes Da Silva Afonso" w:date="2026-07-27T16:55:00Z" w16du:dateUtc="2026-07-27T15:55:00Z">
            <w:rPr>
              <w:b/>
              <w:bCs/>
            </w:rPr>
          </w:rPrChange>
        </w:rPr>
        <w:t>338</w:t>
      </w:r>
      <w:r w:rsidRPr="00B475D4">
        <w:rPr>
          <w:lang w:val="en-GB"/>
          <w:rPrChange w:id="7908" w:author="Alexandre Miguel Kaizeler Guedes Da Silva Afonso" w:date="2026-07-27T16:55:00Z" w16du:dateUtc="2026-07-27T15:55:00Z">
            <w:rPr/>
          </w:rPrChange>
        </w:rPr>
        <w:t>, 771–776 (2005).</w:t>
      </w:r>
    </w:p>
    <w:p w14:paraId="30F90F9C" w14:textId="77777777" w:rsidR="0017139D" w:rsidRPr="00B475D4" w:rsidRDefault="0017139D" w:rsidP="0017139D">
      <w:pPr>
        <w:pStyle w:val="Bibliografia"/>
        <w:rPr>
          <w:lang w:val="en-GB"/>
          <w:rPrChange w:id="7909" w:author="Alexandre Miguel Kaizeler Guedes Da Silva Afonso" w:date="2026-07-27T16:55:00Z" w16du:dateUtc="2026-07-27T15:55:00Z">
            <w:rPr/>
          </w:rPrChange>
        </w:rPr>
      </w:pPr>
      <w:r w:rsidRPr="00B475D4">
        <w:rPr>
          <w:lang w:val="en-GB"/>
          <w:rPrChange w:id="7910" w:author="Alexandre Miguel Kaizeler Guedes Da Silva Afonso" w:date="2026-07-27T16:55:00Z" w16du:dateUtc="2026-07-27T15:55:00Z">
            <w:rPr/>
          </w:rPrChange>
        </w:rPr>
        <w:t>86.</w:t>
      </w:r>
      <w:r w:rsidRPr="00B475D4">
        <w:rPr>
          <w:lang w:val="en-GB"/>
          <w:rPrChange w:id="7911" w:author="Alexandre Miguel Kaizeler Guedes Da Silva Afonso" w:date="2026-07-27T16:55:00Z" w16du:dateUtc="2026-07-27T15:55:00Z">
            <w:rPr/>
          </w:rPrChange>
        </w:rPr>
        <w:tab/>
        <w:t xml:space="preserve">Kedersha, N. L., Gupta, M., Li, W., Miller, I. &amp; Anderson, P. RNA-Binding Proteins Tia-1 and Tiar Link the Phosphorylation of Eif-2α to the Assembly of Mammalian Stress Granules. </w:t>
      </w:r>
      <w:r w:rsidRPr="00B475D4">
        <w:rPr>
          <w:i/>
          <w:iCs/>
          <w:lang w:val="en-GB"/>
          <w:rPrChange w:id="7912" w:author="Alexandre Miguel Kaizeler Guedes Da Silva Afonso" w:date="2026-07-27T16:55:00Z" w16du:dateUtc="2026-07-27T15:55:00Z">
            <w:rPr>
              <w:i/>
              <w:iCs/>
            </w:rPr>
          </w:rPrChange>
        </w:rPr>
        <w:t>J. Cell Biol.</w:t>
      </w:r>
      <w:r w:rsidRPr="00B475D4">
        <w:rPr>
          <w:lang w:val="en-GB"/>
          <w:rPrChange w:id="7913" w:author="Alexandre Miguel Kaizeler Guedes Da Silva Afonso" w:date="2026-07-27T16:55:00Z" w16du:dateUtc="2026-07-27T15:55:00Z">
            <w:rPr/>
          </w:rPrChange>
        </w:rPr>
        <w:t xml:space="preserve"> </w:t>
      </w:r>
      <w:r w:rsidRPr="00B475D4">
        <w:rPr>
          <w:b/>
          <w:bCs/>
          <w:lang w:val="en-GB"/>
          <w:rPrChange w:id="7914" w:author="Alexandre Miguel Kaizeler Guedes Da Silva Afonso" w:date="2026-07-27T16:55:00Z" w16du:dateUtc="2026-07-27T15:55:00Z">
            <w:rPr>
              <w:b/>
              <w:bCs/>
            </w:rPr>
          </w:rPrChange>
        </w:rPr>
        <w:t>147</w:t>
      </w:r>
      <w:r w:rsidRPr="00B475D4">
        <w:rPr>
          <w:lang w:val="en-GB"/>
          <w:rPrChange w:id="7915" w:author="Alexandre Miguel Kaizeler Guedes Da Silva Afonso" w:date="2026-07-27T16:55:00Z" w16du:dateUtc="2026-07-27T15:55:00Z">
            <w:rPr/>
          </w:rPrChange>
        </w:rPr>
        <w:t>, 1431–1442 (1999).</w:t>
      </w:r>
    </w:p>
    <w:p w14:paraId="5DD8B3A7" w14:textId="77777777" w:rsidR="0017139D" w:rsidRPr="00B475D4" w:rsidRDefault="0017139D" w:rsidP="0017139D">
      <w:pPr>
        <w:pStyle w:val="Bibliografia"/>
        <w:rPr>
          <w:lang w:val="en-GB"/>
          <w:rPrChange w:id="7916" w:author="Alexandre Miguel Kaizeler Guedes Da Silva Afonso" w:date="2026-07-27T16:55:00Z" w16du:dateUtc="2026-07-27T15:55:00Z">
            <w:rPr/>
          </w:rPrChange>
        </w:rPr>
      </w:pPr>
      <w:r w:rsidRPr="00B475D4">
        <w:rPr>
          <w:lang w:val="en-GB"/>
          <w:rPrChange w:id="7917" w:author="Alexandre Miguel Kaizeler Guedes Da Silva Afonso" w:date="2026-07-27T16:55:00Z" w16du:dateUtc="2026-07-27T15:55:00Z">
            <w:rPr/>
          </w:rPrChange>
        </w:rPr>
        <w:t>87.</w:t>
      </w:r>
      <w:r w:rsidRPr="00B475D4">
        <w:rPr>
          <w:lang w:val="en-GB"/>
          <w:rPrChange w:id="7918" w:author="Alexandre Miguel Kaizeler Guedes Da Silva Afonso" w:date="2026-07-27T16:55:00Z" w16du:dateUtc="2026-07-27T15:55:00Z">
            <w:rPr/>
          </w:rPrChange>
        </w:rPr>
        <w:tab/>
        <w:t xml:space="preserve">Kedersha, N. </w:t>
      </w:r>
      <w:r w:rsidRPr="00B475D4">
        <w:rPr>
          <w:i/>
          <w:iCs/>
          <w:lang w:val="en-GB"/>
          <w:rPrChange w:id="7919" w:author="Alexandre Miguel Kaizeler Guedes Da Silva Afonso" w:date="2026-07-27T16:55:00Z" w16du:dateUtc="2026-07-27T15:55:00Z">
            <w:rPr>
              <w:i/>
              <w:iCs/>
            </w:rPr>
          </w:rPrChange>
        </w:rPr>
        <w:t>et al.</w:t>
      </w:r>
      <w:r w:rsidRPr="00B475D4">
        <w:rPr>
          <w:lang w:val="en-GB"/>
          <w:rPrChange w:id="7920" w:author="Alexandre Miguel Kaizeler Guedes Da Silva Afonso" w:date="2026-07-27T16:55:00Z" w16du:dateUtc="2026-07-27T15:55:00Z">
            <w:rPr/>
          </w:rPrChange>
        </w:rPr>
        <w:t xml:space="preserve"> Stress granules and processing bodies are dynamically linked sites of mRNP remodeling. </w:t>
      </w:r>
      <w:r w:rsidRPr="00B475D4">
        <w:rPr>
          <w:i/>
          <w:iCs/>
          <w:lang w:val="en-GB"/>
          <w:rPrChange w:id="7921" w:author="Alexandre Miguel Kaizeler Guedes Da Silva Afonso" w:date="2026-07-27T16:55:00Z" w16du:dateUtc="2026-07-27T15:55:00Z">
            <w:rPr>
              <w:i/>
              <w:iCs/>
            </w:rPr>
          </w:rPrChange>
        </w:rPr>
        <w:t>J. Cell Biol.</w:t>
      </w:r>
      <w:r w:rsidRPr="00B475D4">
        <w:rPr>
          <w:lang w:val="en-GB"/>
          <w:rPrChange w:id="7922" w:author="Alexandre Miguel Kaizeler Guedes Da Silva Afonso" w:date="2026-07-27T16:55:00Z" w16du:dateUtc="2026-07-27T15:55:00Z">
            <w:rPr/>
          </w:rPrChange>
        </w:rPr>
        <w:t xml:space="preserve"> </w:t>
      </w:r>
      <w:r w:rsidRPr="00B475D4">
        <w:rPr>
          <w:b/>
          <w:bCs/>
          <w:lang w:val="en-GB"/>
          <w:rPrChange w:id="7923" w:author="Alexandre Miguel Kaizeler Guedes Da Silva Afonso" w:date="2026-07-27T16:55:00Z" w16du:dateUtc="2026-07-27T15:55:00Z">
            <w:rPr>
              <w:b/>
              <w:bCs/>
            </w:rPr>
          </w:rPrChange>
        </w:rPr>
        <w:t>169</w:t>
      </w:r>
      <w:r w:rsidRPr="00B475D4">
        <w:rPr>
          <w:lang w:val="en-GB"/>
          <w:rPrChange w:id="7924" w:author="Alexandre Miguel Kaizeler Guedes Da Silva Afonso" w:date="2026-07-27T16:55:00Z" w16du:dateUtc="2026-07-27T15:55:00Z">
            <w:rPr/>
          </w:rPrChange>
        </w:rPr>
        <w:t>, 871–884 (2005).</w:t>
      </w:r>
    </w:p>
    <w:p w14:paraId="5D7101A8" w14:textId="77777777" w:rsidR="0017139D" w:rsidRPr="00B475D4" w:rsidRDefault="0017139D" w:rsidP="0017139D">
      <w:pPr>
        <w:pStyle w:val="Bibliografia"/>
        <w:rPr>
          <w:lang w:val="en-GB"/>
          <w:rPrChange w:id="7925" w:author="Alexandre Miguel Kaizeler Guedes Da Silva Afonso" w:date="2026-07-27T16:55:00Z" w16du:dateUtc="2026-07-27T15:55:00Z">
            <w:rPr/>
          </w:rPrChange>
        </w:rPr>
      </w:pPr>
      <w:r w:rsidRPr="00B475D4">
        <w:rPr>
          <w:lang w:val="en-GB"/>
          <w:rPrChange w:id="7926" w:author="Alexandre Miguel Kaizeler Guedes Da Silva Afonso" w:date="2026-07-27T16:55:00Z" w16du:dateUtc="2026-07-27T15:55:00Z">
            <w:rPr/>
          </w:rPrChange>
        </w:rPr>
        <w:t>88.</w:t>
      </w:r>
      <w:r w:rsidRPr="00B475D4">
        <w:rPr>
          <w:lang w:val="en-GB"/>
          <w:rPrChange w:id="7927" w:author="Alexandre Miguel Kaizeler Guedes Da Silva Afonso" w:date="2026-07-27T16:55:00Z" w16du:dateUtc="2026-07-27T15:55:00Z">
            <w:rPr/>
          </w:rPrChange>
        </w:rPr>
        <w:tab/>
        <w:t xml:space="preserve">Mazroui, R. Trapping of messenger RNA by Fragile X Mental Retardation protein into cytoplasmic granules induces translation repression. </w:t>
      </w:r>
      <w:r w:rsidRPr="00B475D4">
        <w:rPr>
          <w:i/>
          <w:iCs/>
          <w:lang w:val="en-GB"/>
          <w:rPrChange w:id="7928" w:author="Alexandre Miguel Kaizeler Guedes Da Silva Afonso" w:date="2026-07-27T16:55:00Z" w16du:dateUtc="2026-07-27T15:55:00Z">
            <w:rPr>
              <w:i/>
              <w:iCs/>
            </w:rPr>
          </w:rPrChange>
        </w:rPr>
        <w:t>Hum. Mol. Genet.</w:t>
      </w:r>
      <w:r w:rsidRPr="00B475D4">
        <w:rPr>
          <w:lang w:val="en-GB"/>
          <w:rPrChange w:id="7929" w:author="Alexandre Miguel Kaizeler Guedes Da Silva Afonso" w:date="2026-07-27T16:55:00Z" w16du:dateUtc="2026-07-27T15:55:00Z">
            <w:rPr/>
          </w:rPrChange>
        </w:rPr>
        <w:t xml:space="preserve"> </w:t>
      </w:r>
      <w:r w:rsidRPr="00B475D4">
        <w:rPr>
          <w:b/>
          <w:bCs/>
          <w:lang w:val="en-GB"/>
          <w:rPrChange w:id="7930" w:author="Alexandre Miguel Kaizeler Guedes Da Silva Afonso" w:date="2026-07-27T16:55:00Z" w16du:dateUtc="2026-07-27T15:55:00Z">
            <w:rPr>
              <w:b/>
              <w:bCs/>
            </w:rPr>
          </w:rPrChange>
        </w:rPr>
        <w:t>11</w:t>
      </w:r>
      <w:r w:rsidRPr="00B475D4">
        <w:rPr>
          <w:lang w:val="en-GB"/>
          <w:rPrChange w:id="7931" w:author="Alexandre Miguel Kaizeler Guedes Da Silva Afonso" w:date="2026-07-27T16:55:00Z" w16du:dateUtc="2026-07-27T15:55:00Z">
            <w:rPr/>
          </w:rPrChange>
        </w:rPr>
        <w:t>, 3007–3017 (2002).</w:t>
      </w:r>
    </w:p>
    <w:p w14:paraId="53596AC3" w14:textId="77777777" w:rsidR="0017139D" w:rsidRPr="00B475D4" w:rsidRDefault="0017139D" w:rsidP="0017139D">
      <w:pPr>
        <w:pStyle w:val="Bibliografia"/>
        <w:rPr>
          <w:lang w:val="en-GB"/>
          <w:rPrChange w:id="7932" w:author="Alexandre Miguel Kaizeler Guedes Da Silva Afonso" w:date="2026-07-27T16:55:00Z" w16du:dateUtc="2026-07-27T15:55:00Z">
            <w:rPr/>
          </w:rPrChange>
        </w:rPr>
      </w:pPr>
      <w:r w:rsidRPr="00B475D4">
        <w:rPr>
          <w:lang w:val="en-GB"/>
          <w:rPrChange w:id="7933" w:author="Alexandre Miguel Kaizeler Guedes Da Silva Afonso" w:date="2026-07-27T16:55:00Z" w16du:dateUtc="2026-07-27T15:55:00Z">
            <w:rPr/>
          </w:rPrChange>
        </w:rPr>
        <w:lastRenderedPageBreak/>
        <w:t>89.</w:t>
      </w:r>
      <w:r w:rsidRPr="00B475D4">
        <w:rPr>
          <w:lang w:val="en-GB"/>
          <w:rPrChange w:id="7934" w:author="Alexandre Miguel Kaizeler Guedes Da Silva Afonso" w:date="2026-07-27T16:55:00Z" w16du:dateUtc="2026-07-27T15:55:00Z">
            <w:rPr/>
          </w:rPrChange>
        </w:rPr>
        <w:tab/>
        <w:t xml:space="preserve">Goodier, J. L., Zhang, L., Vetter, M. R. &amp; Kazazian, H. H. LINE-1 ORF1 Protein Localizes in Stress Granules with Other RNA-Binding Proteins, Including Components of RNA Interference RNA-Induced Silencing Complex. </w:t>
      </w:r>
      <w:r w:rsidRPr="00B475D4">
        <w:rPr>
          <w:i/>
          <w:iCs/>
          <w:lang w:val="en-GB"/>
          <w:rPrChange w:id="7935" w:author="Alexandre Miguel Kaizeler Guedes Da Silva Afonso" w:date="2026-07-27T16:55:00Z" w16du:dateUtc="2026-07-27T15:55:00Z">
            <w:rPr>
              <w:i/>
              <w:iCs/>
            </w:rPr>
          </w:rPrChange>
        </w:rPr>
        <w:t>Mol. Cell. Biol.</w:t>
      </w:r>
      <w:r w:rsidRPr="00B475D4">
        <w:rPr>
          <w:lang w:val="en-GB"/>
          <w:rPrChange w:id="7936" w:author="Alexandre Miguel Kaizeler Guedes Da Silva Afonso" w:date="2026-07-27T16:55:00Z" w16du:dateUtc="2026-07-27T15:55:00Z">
            <w:rPr/>
          </w:rPrChange>
        </w:rPr>
        <w:t xml:space="preserve"> </w:t>
      </w:r>
      <w:r w:rsidRPr="00B475D4">
        <w:rPr>
          <w:b/>
          <w:bCs/>
          <w:lang w:val="en-GB"/>
          <w:rPrChange w:id="7937" w:author="Alexandre Miguel Kaizeler Guedes Da Silva Afonso" w:date="2026-07-27T16:55:00Z" w16du:dateUtc="2026-07-27T15:55:00Z">
            <w:rPr>
              <w:b/>
              <w:bCs/>
            </w:rPr>
          </w:rPrChange>
        </w:rPr>
        <w:t>27</w:t>
      </w:r>
      <w:r w:rsidRPr="00B475D4">
        <w:rPr>
          <w:lang w:val="en-GB"/>
          <w:rPrChange w:id="7938" w:author="Alexandre Miguel Kaizeler Guedes Da Silva Afonso" w:date="2026-07-27T16:55:00Z" w16du:dateUtc="2026-07-27T15:55:00Z">
            <w:rPr/>
          </w:rPrChange>
        </w:rPr>
        <w:t>, 6469–6483 (2007).</w:t>
      </w:r>
    </w:p>
    <w:p w14:paraId="2861A7CA" w14:textId="77777777" w:rsidR="0017139D" w:rsidRPr="00B475D4" w:rsidRDefault="0017139D" w:rsidP="0017139D">
      <w:pPr>
        <w:pStyle w:val="Bibliografia"/>
        <w:rPr>
          <w:lang w:val="en-GB"/>
          <w:rPrChange w:id="7939" w:author="Alexandre Miguel Kaizeler Guedes Da Silva Afonso" w:date="2026-07-27T16:55:00Z" w16du:dateUtc="2026-07-27T15:55:00Z">
            <w:rPr/>
          </w:rPrChange>
        </w:rPr>
      </w:pPr>
      <w:r w:rsidRPr="00B475D4">
        <w:rPr>
          <w:lang w:val="en-GB"/>
          <w:rPrChange w:id="7940" w:author="Alexandre Miguel Kaizeler Guedes Da Silva Afonso" w:date="2026-07-27T16:55:00Z" w16du:dateUtc="2026-07-27T15:55:00Z">
            <w:rPr/>
          </w:rPrChange>
        </w:rPr>
        <w:t>90.</w:t>
      </w:r>
      <w:r w:rsidRPr="00B475D4">
        <w:rPr>
          <w:lang w:val="en-GB"/>
          <w:rPrChange w:id="7941" w:author="Alexandre Miguel Kaizeler Guedes Da Silva Afonso" w:date="2026-07-27T16:55:00Z" w16du:dateUtc="2026-07-27T15:55:00Z">
            <w:rPr/>
          </w:rPrChange>
        </w:rPr>
        <w:tab/>
        <w:t xml:space="preserve">Baez, M. V. &amp; Boccaccio, G. L. Mammalian Smaug Is a Translational Repressor That Forms Cytoplasmic Foci Similar to Stress Granules. </w:t>
      </w:r>
      <w:r w:rsidRPr="00B475D4">
        <w:rPr>
          <w:i/>
          <w:iCs/>
          <w:lang w:val="en-GB"/>
          <w:rPrChange w:id="7942" w:author="Alexandre Miguel Kaizeler Guedes Da Silva Afonso" w:date="2026-07-27T16:55:00Z" w16du:dateUtc="2026-07-27T15:55:00Z">
            <w:rPr>
              <w:i/>
              <w:iCs/>
            </w:rPr>
          </w:rPrChange>
        </w:rPr>
        <w:t>J. Biol. Chem.</w:t>
      </w:r>
      <w:r w:rsidRPr="00B475D4">
        <w:rPr>
          <w:lang w:val="en-GB"/>
          <w:rPrChange w:id="7943" w:author="Alexandre Miguel Kaizeler Guedes Da Silva Afonso" w:date="2026-07-27T16:55:00Z" w16du:dateUtc="2026-07-27T15:55:00Z">
            <w:rPr/>
          </w:rPrChange>
        </w:rPr>
        <w:t xml:space="preserve"> </w:t>
      </w:r>
      <w:r w:rsidRPr="00B475D4">
        <w:rPr>
          <w:b/>
          <w:bCs/>
          <w:lang w:val="en-GB"/>
          <w:rPrChange w:id="7944" w:author="Alexandre Miguel Kaizeler Guedes Da Silva Afonso" w:date="2026-07-27T16:55:00Z" w16du:dateUtc="2026-07-27T15:55:00Z">
            <w:rPr>
              <w:b/>
              <w:bCs/>
            </w:rPr>
          </w:rPrChange>
        </w:rPr>
        <w:t>280</w:t>
      </w:r>
      <w:r w:rsidRPr="00B475D4">
        <w:rPr>
          <w:lang w:val="en-GB"/>
          <w:rPrChange w:id="7945" w:author="Alexandre Miguel Kaizeler Guedes Da Silva Afonso" w:date="2026-07-27T16:55:00Z" w16du:dateUtc="2026-07-27T15:55:00Z">
            <w:rPr/>
          </w:rPrChange>
        </w:rPr>
        <w:t>, 43131–43140 (2005).</w:t>
      </w:r>
    </w:p>
    <w:p w14:paraId="456EA7E8" w14:textId="77777777" w:rsidR="0017139D" w:rsidRPr="00B475D4" w:rsidRDefault="0017139D" w:rsidP="0017139D">
      <w:pPr>
        <w:pStyle w:val="Bibliografia"/>
        <w:rPr>
          <w:lang w:val="en-GB"/>
          <w:rPrChange w:id="7946" w:author="Alexandre Miguel Kaizeler Guedes Da Silva Afonso" w:date="2026-07-27T16:55:00Z" w16du:dateUtc="2026-07-27T15:55:00Z">
            <w:rPr/>
          </w:rPrChange>
        </w:rPr>
      </w:pPr>
      <w:r w:rsidRPr="00B475D4">
        <w:rPr>
          <w:lang w:val="en-GB"/>
          <w:rPrChange w:id="7947" w:author="Alexandre Miguel Kaizeler Guedes Da Silva Afonso" w:date="2026-07-27T16:55:00Z" w16du:dateUtc="2026-07-27T15:55:00Z">
            <w:rPr/>
          </w:rPrChange>
        </w:rPr>
        <w:t>91.</w:t>
      </w:r>
      <w:r w:rsidRPr="00B475D4">
        <w:rPr>
          <w:lang w:val="en-GB"/>
          <w:rPrChange w:id="7948" w:author="Alexandre Miguel Kaizeler Guedes Da Silva Afonso" w:date="2026-07-27T16:55:00Z" w16du:dateUtc="2026-07-27T15:55:00Z">
            <w:rPr/>
          </w:rPrChange>
        </w:rPr>
        <w:tab/>
        <w:t xml:space="preserve">Hua, Y. &amp; Zhou, J. Survival motor neuron protein facilitates assembly of stress granules. </w:t>
      </w:r>
      <w:r w:rsidRPr="00B475D4">
        <w:rPr>
          <w:i/>
          <w:iCs/>
          <w:lang w:val="en-GB"/>
          <w:rPrChange w:id="7949" w:author="Alexandre Miguel Kaizeler Guedes Da Silva Afonso" w:date="2026-07-27T16:55:00Z" w16du:dateUtc="2026-07-27T15:55:00Z">
            <w:rPr>
              <w:i/>
              <w:iCs/>
            </w:rPr>
          </w:rPrChange>
        </w:rPr>
        <w:t>FEBS Lett.</w:t>
      </w:r>
      <w:r w:rsidRPr="00B475D4">
        <w:rPr>
          <w:lang w:val="en-GB"/>
          <w:rPrChange w:id="7950" w:author="Alexandre Miguel Kaizeler Guedes Da Silva Afonso" w:date="2026-07-27T16:55:00Z" w16du:dateUtc="2026-07-27T15:55:00Z">
            <w:rPr/>
          </w:rPrChange>
        </w:rPr>
        <w:t xml:space="preserve"> </w:t>
      </w:r>
      <w:r w:rsidRPr="00B475D4">
        <w:rPr>
          <w:b/>
          <w:bCs/>
          <w:lang w:val="en-GB"/>
          <w:rPrChange w:id="7951" w:author="Alexandre Miguel Kaizeler Guedes Da Silva Afonso" w:date="2026-07-27T16:55:00Z" w16du:dateUtc="2026-07-27T15:55:00Z">
            <w:rPr>
              <w:b/>
              <w:bCs/>
            </w:rPr>
          </w:rPrChange>
        </w:rPr>
        <w:t>572</w:t>
      </w:r>
      <w:r w:rsidRPr="00B475D4">
        <w:rPr>
          <w:lang w:val="en-GB"/>
          <w:rPrChange w:id="7952" w:author="Alexandre Miguel Kaizeler Guedes Da Silva Afonso" w:date="2026-07-27T16:55:00Z" w16du:dateUtc="2026-07-27T15:55:00Z">
            <w:rPr/>
          </w:rPrChange>
        </w:rPr>
        <w:t>, 69–74 (2004).</w:t>
      </w:r>
    </w:p>
    <w:p w14:paraId="412C399C" w14:textId="77777777" w:rsidR="0017139D" w:rsidRPr="00B475D4" w:rsidRDefault="0017139D" w:rsidP="0017139D">
      <w:pPr>
        <w:pStyle w:val="Bibliografia"/>
        <w:rPr>
          <w:lang w:val="en-GB"/>
          <w:rPrChange w:id="7953" w:author="Alexandre Miguel Kaizeler Guedes Da Silva Afonso" w:date="2026-07-27T16:55:00Z" w16du:dateUtc="2026-07-27T15:55:00Z">
            <w:rPr/>
          </w:rPrChange>
        </w:rPr>
      </w:pPr>
      <w:r w:rsidRPr="00B475D4">
        <w:rPr>
          <w:lang w:val="en-GB"/>
          <w:rPrChange w:id="7954" w:author="Alexandre Miguel Kaizeler Guedes Da Silva Afonso" w:date="2026-07-27T16:55:00Z" w16du:dateUtc="2026-07-27T15:55:00Z">
            <w:rPr/>
          </w:rPrChange>
        </w:rPr>
        <w:t>92.</w:t>
      </w:r>
      <w:r w:rsidRPr="00B475D4">
        <w:rPr>
          <w:lang w:val="en-GB"/>
          <w:rPrChange w:id="7955" w:author="Alexandre Miguel Kaizeler Guedes Da Silva Afonso" w:date="2026-07-27T16:55:00Z" w16du:dateUtc="2026-07-27T15:55:00Z">
            <w:rPr/>
          </w:rPrChange>
        </w:rPr>
        <w:tab/>
        <w:t xml:space="preserve">Gilks, N. </w:t>
      </w:r>
      <w:r w:rsidRPr="00B475D4">
        <w:rPr>
          <w:i/>
          <w:iCs/>
          <w:lang w:val="en-GB"/>
          <w:rPrChange w:id="7956" w:author="Alexandre Miguel Kaizeler Guedes Da Silva Afonso" w:date="2026-07-27T16:55:00Z" w16du:dateUtc="2026-07-27T15:55:00Z">
            <w:rPr>
              <w:i/>
              <w:iCs/>
            </w:rPr>
          </w:rPrChange>
        </w:rPr>
        <w:t>et al.</w:t>
      </w:r>
      <w:r w:rsidRPr="00B475D4">
        <w:rPr>
          <w:lang w:val="en-GB"/>
          <w:rPrChange w:id="7957" w:author="Alexandre Miguel Kaizeler Guedes Da Silva Afonso" w:date="2026-07-27T16:55:00Z" w16du:dateUtc="2026-07-27T15:55:00Z">
            <w:rPr/>
          </w:rPrChange>
        </w:rPr>
        <w:t xml:space="preserve"> </w:t>
      </w:r>
      <w:r w:rsidRPr="00B475D4">
        <w:rPr>
          <w:b/>
          <w:bCs/>
          <w:lang w:val="en-GB"/>
          <w:rPrChange w:id="7958" w:author="Alexandre Miguel Kaizeler Guedes Da Silva Afonso" w:date="2026-07-27T16:55:00Z" w16du:dateUtc="2026-07-27T15:55:00Z">
            <w:rPr>
              <w:b/>
              <w:bCs/>
            </w:rPr>
          </w:rPrChange>
        </w:rPr>
        <w:t>Stress Granule Assembly Is Mediated by Prion-like Aggregation of TIA-1</w:t>
      </w:r>
      <w:r w:rsidRPr="00B475D4">
        <w:rPr>
          <w:lang w:val="en-GB"/>
          <w:rPrChange w:id="7959" w:author="Alexandre Miguel Kaizeler Guedes Da Silva Afonso" w:date="2026-07-27T16:55:00Z" w16du:dateUtc="2026-07-27T15:55:00Z">
            <w:rPr/>
          </w:rPrChange>
        </w:rPr>
        <w:t xml:space="preserve">. </w:t>
      </w:r>
      <w:r w:rsidRPr="00B475D4">
        <w:rPr>
          <w:i/>
          <w:iCs/>
          <w:lang w:val="en-GB"/>
          <w:rPrChange w:id="7960" w:author="Alexandre Miguel Kaizeler Guedes Da Silva Afonso" w:date="2026-07-27T16:55:00Z" w16du:dateUtc="2026-07-27T15:55:00Z">
            <w:rPr>
              <w:i/>
              <w:iCs/>
            </w:rPr>
          </w:rPrChange>
        </w:rPr>
        <w:t>Mol. Biol. Cell</w:t>
      </w:r>
      <w:r w:rsidRPr="00B475D4">
        <w:rPr>
          <w:lang w:val="en-GB"/>
          <w:rPrChange w:id="7961" w:author="Alexandre Miguel Kaizeler Guedes Da Silva Afonso" w:date="2026-07-27T16:55:00Z" w16du:dateUtc="2026-07-27T15:55:00Z">
            <w:rPr/>
          </w:rPrChange>
        </w:rPr>
        <w:t xml:space="preserve"> </w:t>
      </w:r>
      <w:r w:rsidRPr="00B475D4">
        <w:rPr>
          <w:b/>
          <w:bCs/>
          <w:lang w:val="en-GB"/>
          <w:rPrChange w:id="7962" w:author="Alexandre Miguel Kaizeler Guedes Da Silva Afonso" w:date="2026-07-27T16:55:00Z" w16du:dateUtc="2026-07-27T15:55:00Z">
            <w:rPr>
              <w:b/>
              <w:bCs/>
            </w:rPr>
          </w:rPrChange>
        </w:rPr>
        <w:t>15</w:t>
      </w:r>
      <w:r w:rsidRPr="00B475D4">
        <w:rPr>
          <w:lang w:val="en-GB"/>
          <w:rPrChange w:id="7963" w:author="Alexandre Miguel Kaizeler Guedes Da Silva Afonso" w:date="2026-07-27T16:55:00Z" w16du:dateUtc="2026-07-27T15:55:00Z">
            <w:rPr/>
          </w:rPrChange>
        </w:rPr>
        <w:t>, 5383–5398 (2004).</w:t>
      </w:r>
    </w:p>
    <w:p w14:paraId="58AAF6B4" w14:textId="77777777" w:rsidR="0017139D" w:rsidRPr="00B475D4" w:rsidRDefault="0017139D" w:rsidP="0017139D">
      <w:pPr>
        <w:pStyle w:val="Bibliografia"/>
        <w:rPr>
          <w:lang w:val="en-GB"/>
          <w:rPrChange w:id="7964" w:author="Alexandre Miguel Kaizeler Guedes Da Silva Afonso" w:date="2026-07-27T16:55:00Z" w16du:dateUtc="2026-07-27T15:55:00Z">
            <w:rPr/>
          </w:rPrChange>
        </w:rPr>
      </w:pPr>
      <w:r w:rsidRPr="00B475D4">
        <w:rPr>
          <w:lang w:val="en-GB"/>
          <w:rPrChange w:id="7965" w:author="Alexandre Miguel Kaizeler Guedes Da Silva Afonso" w:date="2026-07-27T16:55:00Z" w16du:dateUtc="2026-07-27T15:55:00Z">
            <w:rPr/>
          </w:rPrChange>
        </w:rPr>
        <w:t>93.</w:t>
      </w:r>
      <w:r w:rsidRPr="00B475D4">
        <w:rPr>
          <w:lang w:val="en-GB"/>
          <w:rPrChange w:id="7966" w:author="Alexandre Miguel Kaizeler Guedes Da Silva Afonso" w:date="2026-07-27T16:55:00Z" w16du:dateUtc="2026-07-27T15:55:00Z">
            <w:rPr/>
          </w:rPrChange>
        </w:rPr>
        <w:tab/>
        <w:t xml:space="preserve">Anderson, P. &amp; Kedersha, N. Stress granules: the Tao of RNA triage. </w:t>
      </w:r>
      <w:r w:rsidRPr="00B475D4">
        <w:rPr>
          <w:i/>
          <w:iCs/>
          <w:lang w:val="en-GB"/>
          <w:rPrChange w:id="7967" w:author="Alexandre Miguel Kaizeler Guedes Da Silva Afonso" w:date="2026-07-27T16:55:00Z" w16du:dateUtc="2026-07-27T15:55:00Z">
            <w:rPr>
              <w:i/>
              <w:iCs/>
            </w:rPr>
          </w:rPrChange>
        </w:rPr>
        <w:t>Trends Biochem. Sci.</w:t>
      </w:r>
      <w:r w:rsidRPr="00B475D4">
        <w:rPr>
          <w:lang w:val="en-GB"/>
          <w:rPrChange w:id="7968" w:author="Alexandre Miguel Kaizeler Guedes Da Silva Afonso" w:date="2026-07-27T16:55:00Z" w16du:dateUtc="2026-07-27T15:55:00Z">
            <w:rPr/>
          </w:rPrChange>
        </w:rPr>
        <w:t xml:space="preserve"> </w:t>
      </w:r>
      <w:r w:rsidRPr="00B475D4">
        <w:rPr>
          <w:b/>
          <w:bCs/>
          <w:lang w:val="en-GB"/>
          <w:rPrChange w:id="7969" w:author="Alexandre Miguel Kaizeler Guedes Da Silva Afonso" w:date="2026-07-27T16:55:00Z" w16du:dateUtc="2026-07-27T15:55:00Z">
            <w:rPr>
              <w:b/>
              <w:bCs/>
            </w:rPr>
          </w:rPrChange>
        </w:rPr>
        <w:t>33</w:t>
      </w:r>
      <w:r w:rsidRPr="00B475D4">
        <w:rPr>
          <w:lang w:val="en-GB"/>
          <w:rPrChange w:id="7970" w:author="Alexandre Miguel Kaizeler Guedes Da Silva Afonso" w:date="2026-07-27T16:55:00Z" w16du:dateUtc="2026-07-27T15:55:00Z">
            <w:rPr/>
          </w:rPrChange>
        </w:rPr>
        <w:t>, 141–150 (2008).</w:t>
      </w:r>
    </w:p>
    <w:p w14:paraId="31C739D9" w14:textId="77777777" w:rsidR="0017139D" w:rsidRPr="00B475D4" w:rsidRDefault="0017139D" w:rsidP="0017139D">
      <w:pPr>
        <w:pStyle w:val="Bibliografia"/>
        <w:rPr>
          <w:lang w:val="en-GB"/>
          <w:rPrChange w:id="7971" w:author="Alexandre Miguel Kaizeler Guedes Da Silva Afonso" w:date="2026-07-27T16:55:00Z" w16du:dateUtc="2026-07-27T15:55:00Z">
            <w:rPr/>
          </w:rPrChange>
        </w:rPr>
      </w:pPr>
      <w:r w:rsidRPr="00B475D4">
        <w:rPr>
          <w:lang w:val="en-GB"/>
          <w:rPrChange w:id="7972" w:author="Alexandre Miguel Kaizeler Guedes Da Silva Afonso" w:date="2026-07-27T16:55:00Z" w16du:dateUtc="2026-07-27T15:55:00Z">
            <w:rPr/>
          </w:rPrChange>
        </w:rPr>
        <w:t>94.</w:t>
      </w:r>
      <w:r w:rsidRPr="00B475D4">
        <w:rPr>
          <w:lang w:val="en-GB"/>
          <w:rPrChange w:id="7973" w:author="Alexandre Miguel Kaizeler Guedes Da Silva Afonso" w:date="2026-07-27T16:55:00Z" w16du:dateUtc="2026-07-27T15:55:00Z">
            <w:rPr/>
          </w:rPrChange>
        </w:rPr>
        <w:tab/>
        <w:t>TCGA Research Network. The Cancer Genome Atlas. https://www.cancer.gov/tcga.</w:t>
      </w:r>
    </w:p>
    <w:p w14:paraId="4303073C" w14:textId="77777777" w:rsidR="0017139D" w:rsidRPr="00B475D4" w:rsidRDefault="0017139D" w:rsidP="0017139D">
      <w:pPr>
        <w:pStyle w:val="Bibliografia"/>
        <w:rPr>
          <w:lang w:val="en-GB"/>
          <w:rPrChange w:id="7974" w:author="Alexandre Miguel Kaizeler Guedes Da Silva Afonso" w:date="2026-07-27T16:55:00Z" w16du:dateUtc="2026-07-27T15:55:00Z">
            <w:rPr/>
          </w:rPrChange>
        </w:rPr>
      </w:pPr>
      <w:r w:rsidRPr="00B475D4">
        <w:rPr>
          <w:lang w:val="en-GB"/>
          <w:rPrChange w:id="7975" w:author="Alexandre Miguel Kaizeler Guedes Da Silva Afonso" w:date="2026-07-27T16:55:00Z" w16du:dateUtc="2026-07-27T15:55:00Z">
            <w:rPr/>
          </w:rPrChange>
        </w:rPr>
        <w:t>95.</w:t>
      </w:r>
      <w:r w:rsidRPr="00B475D4">
        <w:rPr>
          <w:lang w:val="en-GB"/>
          <w:rPrChange w:id="7976" w:author="Alexandre Miguel Kaizeler Guedes Da Silva Afonso" w:date="2026-07-27T16:55:00Z" w16du:dateUtc="2026-07-27T15:55:00Z">
            <w:rPr/>
          </w:rPrChange>
        </w:rPr>
        <w:tab/>
        <w:t xml:space="preserve">Heath, A. P. </w:t>
      </w:r>
      <w:r w:rsidRPr="00B475D4">
        <w:rPr>
          <w:i/>
          <w:iCs/>
          <w:lang w:val="en-GB"/>
          <w:rPrChange w:id="7977" w:author="Alexandre Miguel Kaizeler Guedes Da Silva Afonso" w:date="2026-07-27T16:55:00Z" w16du:dateUtc="2026-07-27T15:55:00Z">
            <w:rPr>
              <w:i/>
              <w:iCs/>
            </w:rPr>
          </w:rPrChange>
        </w:rPr>
        <w:t>et al.</w:t>
      </w:r>
      <w:r w:rsidRPr="00B475D4">
        <w:rPr>
          <w:lang w:val="en-GB"/>
          <w:rPrChange w:id="7978" w:author="Alexandre Miguel Kaizeler Guedes Da Silva Afonso" w:date="2026-07-27T16:55:00Z" w16du:dateUtc="2026-07-27T15:55:00Z">
            <w:rPr/>
          </w:rPrChange>
        </w:rPr>
        <w:t xml:space="preserve"> The NCI Genomic Data Commons. </w:t>
      </w:r>
      <w:r w:rsidRPr="00B475D4">
        <w:rPr>
          <w:i/>
          <w:iCs/>
          <w:lang w:val="en-GB"/>
          <w:rPrChange w:id="7979" w:author="Alexandre Miguel Kaizeler Guedes Da Silva Afonso" w:date="2026-07-27T16:55:00Z" w16du:dateUtc="2026-07-27T15:55:00Z">
            <w:rPr>
              <w:i/>
              <w:iCs/>
            </w:rPr>
          </w:rPrChange>
        </w:rPr>
        <w:t>Nat. Genet.</w:t>
      </w:r>
      <w:r w:rsidRPr="00B475D4">
        <w:rPr>
          <w:lang w:val="en-GB"/>
          <w:rPrChange w:id="7980" w:author="Alexandre Miguel Kaizeler Guedes Da Silva Afonso" w:date="2026-07-27T16:55:00Z" w16du:dateUtc="2026-07-27T15:55:00Z">
            <w:rPr/>
          </w:rPrChange>
        </w:rPr>
        <w:t xml:space="preserve"> </w:t>
      </w:r>
      <w:r w:rsidRPr="00B475D4">
        <w:rPr>
          <w:b/>
          <w:bCs/>
          <w:lang w:val="en-GB"/>
          <w:rPrChange w:id="7981" w:author="Alexandre Miguel Kaizeler Guedes Da Silva Afonso" w:date="2026-07-27T16:55:00Z" w16du:dateUtc="2026-07-27T15:55:00Z">
            <w:rPr>
              <w:b/>
              <w:bCs/>
            </w:rPr>
          </w:rPrChange>
        </w:rPr>
        <w:t>53</w:t>
      </w:r>
      <w:r w:rsidRPr="00B475D4">
        <w:rPr>
          <w:lang w:val="en-GB"/>
          <w:rPrChange w:id="7982" w:author="Alexandre Miguel Kaizeler Guedes Da Silva Afonso" w:date="2026-07-27T16:55:00Z" w16du:dateUtc="2026-07-27T15:55:00Z">
            <w:rPr/>
          </w:rPrChange>
        </w:rPr>
        <w:t>, 257–262 (2021).</w:t>
      </w:r>
    </w:p>
    <w:p w14:paraId="6639549F" w14:textId="77777777" w:rsidR="0017139D" w:rsidRPr="00B475D4" w:rsidRDefault="0017139D" w:rsidP="0017139D">
      <w:pPr>
        <w:pStyle w:val="Bibliografia"/>
        <w:rPr>
          <w:lang w:val="en-GB"/>
          <w:rPrChange w:id="7983" w:author="Alexandre Miguel Kaizeler Guedes Da Silva Afonso" w:date="2026-07-27T16:55:00Z" w16du:dateUtc="2026-07-27T15:55:00Z">
            <w:rPr/>
          </w:rPrChange>
        </w:rPr>
      </w:pPr>
      <w:r w:rsidRPr="00B475D4">
        <w:rPr>
          <w:lang w:val="en-GB"/>
          <w:rPrChange w:id="7984" w:author="Alexandre Miguel Kaizeler Guedes Da Silva Afonso" w:date="2026-07-27T16:55:00Z" w16du:dateUtc="2026-07-27T15:55:00Z">
            <w:rPr/>
          </w:rPrChange>
        </w:rPr>
        <w:t>96.</w:t>
      </w:r>
      <w:r w:rsidRPr="00B475D4">
        <w:rPr>
          <w:lang w:val="en-GB"/>
          <w:rPrChange w:id="7985" w:author="Alexandre Miguel Kaizeler Guedes Da Silva Afonso" w:date="2026-07-27T16:55:00Z" w16du:dateUtc="2026-07-27T15:55:00Z">
            <w:rPr/>
          </w:rPrChange>
        </w:rPr>
        <w:tab/>
        <w:t xml:space="preserve">Iwakawa, H. &amp; Tomari, Y. Life of RISC: Formation, action, and degradation of RNA-induced silencing complex. </w:t>
      </w:r>
      <w:r w:rsidRPr="00B475D4">
        <w:rPr>
          <w:i/>
          <w:iCs/>
          <w:lang w:val="en-GB"/>
          <w:rPrChange w:id="7986" w:author="Alexandre Miguel Kaizeler Guedes Da Silva Afonso" w:date="2026-07-27T16:55:00Z" w16du:dateUtc="2026-07-27T15:55:00Z">
            <w:rPr>
              <w:i/>
              <w:iCs/>
            </w:rPr>
          </w:rPrChange>
        </w:rPr>
        <w:t>Mol. Cell</w:t>
      </w:r>
      <w:r w:rsidRPr="00B475D4">
        <w:rPr>
          <w:lang w:val="en-GB"/>
          <w:rPrChange w:id="7987" w:author="Alexandre Miguel Kaizeler Guedes Da Silva Afonso" w:date="2026-07-27T16:55:00Z" w16du:dateUtc="2026-07-27T15:55:00Z">
            <w:rPr/>
          </w:rPrChange>
        </w:rPr>
        <w:t xml:space="preserve"> </w:t>
      </w:r>
      <w:r w:rsidRPr="00B475D4">
        <w:rPr>
          <w:b/>
          <w:bCs/>
          <w:lang w:val="en-GB"/>
          <w:rPrChange w:id="7988" w:author="Alexandre Miguel Kaizeler Guedes Da Silva Afonso" w:date="2026-07-27T16:55:00Z" w16du:dateUtc="2026-07-27T15:55:00Z">
            <w:rPr>
              <w:b/>
              <w:bCs/>
            </w:rPr>
          </w:rPrChange>
        </w:rPr>
        <w:t>82</w:t>
      </w:r>
      <w:r w:rsidRPr="00B475D4">
        <w:rPr>
          <w:lang w:val="en-GB"/>
          <w:rPrChange w:id="7989" w:author="Alexandre Miguel Kaizeler Guedes Da Silva Afonso" w:date="2026-07-27T16:55:00Z" w16du:dateUtc="2026-07-27T15:55:00Z">
            <w:rPr/>
          </w:rPrChange>
        </w:rPr>
        <w:t>, 30–43 (2022).</w:t>
      </w:r>
    </w:p>
    <w:p w14:paraId="40705112" w14:textId="77777777" w:rsidR="0017139D" w:rsidRPr="00B475D4" w:rsidRDefault="0017139D" w:rsidP="0017139D">
      <w:pPr>
        <w:pStyle w:val="Bibliografia"/>
        <w:rPr>
          <w:lang w:val="en-GB"/>
          <w:rPrChange w:id="7990" w:author="Alexandre Miguel Kaizeler Guedes Da Silva Afonso" w:date="2026-07-27T16:55:00Z" w16du:dateUtc="2026-07-27T15:55:00Z">
            <w:rPr/>
          </w:rPrChange>
        </w:rPr>
      </w:pPr>
      <w:r w:rsidRPr="00B475D4">
        <w:rPr>
          <w:lang w:val="en-GB"/>
          <w:rPrChange w:id="7991" w:author="Alexandre Miguel Kaizeler Guedes Da Silva Afonso" w:date="2026-07-27T16:55:00Z" w16du:dateUtc="2026-07-27T15:55:00Z">
            <w:rPr/>
          </w:rPrChange>
        </w:rPr>
        <w:t>97.</w:t>
      </w:r>
      <w:r w:rsidRPr="00B475D4">
        <w:rPr>
          <w:lang w:val="en-GB"/>
          <w:rPrChange w:id="7992" w:author="Alexandre Miguel Kaizeler Guedes Da Silva Afonso" w:date="2026-07-27T16:55:00Z" w16du:dateUtc="2026-07-27T15:55:00Z">
            <w:rPr/>
          </w:rPrChange>
        </w:rPr>
        <w:tab/>
        <w:t xml:space="preserve">Huang, L., Guo, Z., Wang, F. &amp; Fu, L. KRAS mutation: from undruggable to druggable in cancer. </w:t>
      </w:r>
      <w:r w:rsidRPr="00B475D4">
        <w:rPr>
          <w:i/>
          <w:iCs/>
          <w:lang w:val="en-GB"/>
          <w:rPrChange w:id="7993" w:author="Alexandre Miguel Kaizeler Guedes Da Silva Afonso" w:date="2026-07-27T16:55:00Z" w16du:dateUtc="2026-07-27T15:55:00Z">
            <w:rPr>
              <w:i/>
              <w:iCs/>
            </w:rPr>
          </w:rPrChange>
        </w:rPr>
        <w:t>Signal Transduct. Target. Ther.</w:t>
      </w:r>
      <w:r w:rsidRPr="00B475D4">
        <w:rPr>
          <w:lang w:val="en-GB"/>
          <w:rPrChange w:id="7994" w:author="Alexandre Miguel Kaizeler Guedes Da Silva Afonso" w:date="2026-07-27T16:55:00Z" w16du:dateUtc="2026-07-27T15:55:00Z">
            <w:rPr/>
          </w:rPrChange>
        </w:rPr>
        <w:t xml:space="preserve"> </w:t>
      </w:r>
      <w:r w:rsidRPr="00B475D4">
        <w:rPr>
          <w:b/>
          <w:bCs/>
          <w:lang w:val="en-GB"/>
          <w:rPrChange w:id="7995" w:author="Alexandre Miguel Kaizeler Guedes Da Silva Afonso" w:date="2026-07-27T16:55:00Z" w16du:dateUtc="2026-07-27T15:55:00Z">
            <w:rPr>
              <w:b/>
              <w:bCs/>
            </w:rPr>
          </w:rPrChange>
        </w:rPr>
        <w:t>6</w:t>
      </w:r>
      <w:r w:rsidRPr="00B475D4">
        <w:rPr>
          <w:lang w:val="en-GB"/>
          <w:rPrChange w:id="7996" w:author="Alexandre Miguel Kaizeler Guedes Da Silva Afonso" w:date="2026-07-27T16:55:00Z" w16du:dateUtc="2026-07-27T15:55:00Z">
            <w:rPr/>
          </w:rPrChange>
        </w:rPr>
        <w:t>, 386 (2021).</w:t>
      </w:r>
    </w:p>
    <w:p w14:paraId="2FE2FC4D" w14:textId="77777777" w:rsidR="0017139D" w:rsidRPr="00B475D4" w:rsidRDefault="0017139D" w:rsidP="0017139D">
      <w:pPr>
        <w:pStyle w:val="Bibliografia"/>
        <w:rPr>
          <w:lang w:val="en-GB"/>
          <w:rPrChange w:id="7997" w:author="Alexandre Miguel Kaizeler Guedes Da Silva Afonso" w:date="2026-07-27T16:55:00Z" w16du:dateUtc="2026-07-27T15:55:00Z">
            <w:rPr/>
          </w:rPrChange>
        </w:rPr>
      </w:pPr>
      <w:r w:rsidRPr="00B475D4">
        <w:rPr>
          <w:lang w:val="en-GB"/>
          <w:rPrChange w:id="7998" w:author="Alexandre Miguel Kaizeler Guedes Da Silva Afonso" w:date="2026-07-27T16:55:00Z" w16du:dateUtc="2026-07-27T15:55:00Z">
            <w:rPr/>
          </w:rPrChange>
        </w:rPr>
        <w:t>98.</w:t>
      </w:r>
      <w:r w:rsidRPr="00B475D4">
        <w:rPr>
          <w:lang w:val="en-GB"/>
          <w:rPrChange w:id="7999" w:author="Alexandre Miguel Kaizeler Guedes Da Silva Afonso" w:date="2026-07-27T16:55:00Z" w16du:dateUtc="2026-07-27T15:55:00Z">
            <w:rPr/>
          </w:rPrChange>
        </w:rPr>
        <w:tab/>
        <w:t xml:space="preserve">Hondo, N. </w:t>
      </w:r>
      <w:r w:rsidRPr="00B475D4">
        <w:rPr>
          <w:i/>
          <w:iCs/>
          <w:lang w:val="en-GB"/>
          <w:rPrChange w:id="8000" w:author="Alexandre Miguel Kaizeler Guedes Da Silva Afonso" w:date="2026-07-27T16:55:00Z" w16du:dateUtc="2026-07-27T15:55:00Z">
            <w:rPr>
              <w:i/>
              <w:iCs/>
            </w:rPr>
          </w:rPrChange>
        </w:rPr>
        <w:t>et al.</w:t>
      </w:r>
      <w:r w:rsidRPr="00B475D4">
        <w:rPr>
          <w:lang w:val="en-GB"/>
          <w:rPrChange w:id="8001" w:author="Alexandre Miguel Kaizeler Guedes Da Silva Afonso" w:date="2026-07-27T16:55:00Z" w16du:dateUtc="2026-07-27T15:55:00Z">
            <w:rPr/>
          </w:rPrChange>
        </w:rPr>
        <w:t xml:space="preserve"> MEK inhibitor and anti-EGFR antibody overcome sotorasib resistance signals and enhance its antitumor effect in colorectal cancer cells. </w:t>
      </w:r>
      <w:r w:rsidRPr="00B475D4">
        <w:rPr>
          <w:i/>
          <w:iCs/>
          <w:lang w:val="en-GB"/>
          <w:rPrChange w:id="8002" w:author="Alexandre Miguel Kaizeler Guedes Da Silva Afonso" w:date="2026-07-27T16:55:00Z" w16du:dateUtc="2026-07-27T15:55:00Z">
            <w:rPr>
              <w:i/>
              <w:iCs/>
            </w:rPr>
          </w:rPrChange>
        </w:rPr>
        <w:t>Cancer Lett.</w:t>
      </w:r>
      <w:r w:rsidRPr="00B475D4">
        <w:rPr>
          <w:lang w:val="en-GB"/>
          <w:rPrChange w:id="8003" w:author="Alexandre Miguel Kaizeler Guedes Da Silva Afonso" w:date="2026-07-27T16:55:00Z" w16du:dateUtc="2026-07-27T15:55:00Z">
            <w:rPr/>
          </w:rPrChange>
        </w:rPr>
        <w:t xml:space="preserve"> </w:t>
      </w:r>
      <w:r w:rsidRPr="00B475D4">
        <w:rPr>
          <w:b/>
          <w:bCs/>
          <w:lang w:val="en-GB"/>
          <w:rPrChange w:id="8004" w:author="Alexandre Miguel Kaizeler Guedes Da Silva Afonso" w:date="2026-07-27T16:55:00Z" w16du:dateUtc="2026-07-27T15:55:00Z">
            <w:rPr>
              <w:b/>
              <w:bCs/>
            </w:rPr>
          </w:rPrChange>
        </w:rPr>
        <w:t>567</w:t>
      </w:r>
      <w:r w:rsidRPr="00B475D4">
        <w:rPr>
          <w:lang w:val="en-GB"/>
          <w:rPrChange w:id="8005" w:author="Alexandre Miguel Kaizeler Guedes Da Silva Afonso" w:date="2026-07-27T16:55:00Z" w16du:dateUtc="2026-07-27T15:55:00Z">
            <w:rPr/>
          </w:rPrChange>
        </w:rPr>
        <w:t>, 216264 (2023).</w:t>
      </w:r>
    </w:p>
    <w:p w14:paraId="31F5EADE" w14:textId="77777777" w:rsidR="0017139D" w:rsidRPr="00B475D4" w:rsidRDefault="0017139D" w:rsidP="0017139D">
      <w:pPr>
        <w:pStyle w:val="Bibliografia"/>
        <w:rPr>
          <w:lang w:val="en-GB"/>
          <w:rPrChange w:id="8006" w:author="Alexandre Miguel Kaizeler Guedes Da Silva Afonso" w:date="2026-07-27T16:55:00Z" w16du:dateUtc="2026-07-27T15:55:00Z">
            <w:rPr/>
          </w:rPrChange>
        </w:rPr>
      </w:pPr>
      <w:r w:rsidRPr="00B475D4">
        <w:rPr>
          <w:lang w:val="en-GB"/>
          <w:rPrChange w:id="8007" w:author="Alexandre Miguel Kaizeler Guedes Da Silva Afonso" w:date="2026-07-27T16:55:00Z" w16du:dateUtc="2026-07-27T15:55:00Z">
            <w:rPr/>
          </w:rPrChange>
        </w:rPr>
        <w:t>99.</w:t>
      </w:r>
      <w:r w:rsidRPr="00B475D4">
        <w:rPr>
          <w:lang w:val="en-GB"/>
          <w:rPrChange w:id="8008" w:author="Alexandre Miguel Kaizeler Guedes Da Silva Afonso" w:date="2026-07-27T16:55:00Z" w16du:dateUtc="2026-07-27T15:55:00Z">
            <w:rPr/>
          </w:rPrChange>
        </w:rPr>
        <w:tab/>
        <w:t xml:space="preserve">Wang, D., Xia, D. &amp; DuBois, R. N. The Crosstalk of PTGS2 and EGF Signaling Pathways in Colorectal Cancer. </w:t>
      </w:r>
      <w:r w:rsidRPr="00B475D4">
        <w:rPr>
          <w:i/>
          <w:iCs/>
          <w:lang w:val="en-GB"/>
          <w:rPrChange w:id="8009" w:author="Alexandre Miguel Kaizeler Guedes Da Silva Afonso" w:date="2026-07-27T16:55:00Z" w16du:dateUtc="2026-07-27T15:55:00Z">
            <w:rPr>
              <w:i/>
              <w:iCs/>
            </w:rPr>
          </w:rPrChange>
        </w:rPr>
        <w:t>Cancers</w:t>
      </w:r>
      <w:r w:rsidRPr="00B475D4">
        <w:rPr>
          <w:lang w:val="en-GB"/>
          <w:rPrChange w:id="8010" w:author="Alexandre Miguel Kaizeler Guedes Da Silva Afonso" w:date="2026-07-27T16:55:00Z" w16du:dateUtc="2026-07-27T15:55:00Z">
            <w:rPr/>
          </w:rPrChange>
        </w:rPr>
        <w:t xml:space="preserve"> </w:t>
      </w:r>
      <w:r w:rsidRPr="00B475D4">
        <w:rPr>
          <w:b/>
          <w:bCs/>
          <w:lang w:val="en-GB"/>
          <w:rPrChange w:id="8011" w:author="Alexandre Miguel Kaizeler Guedes Da Silva Afonso" w:date="2026-07-27T16:55:00Z" w16du:dateUtc="2026-07-27T15:55:00Z">
            <w:rPr>
              <w:b/>
              <w:bCs/>
            </w:rPr>
          </w:rPrChange>
        </w:rPr>
        <w:t>3</w:t>
      </w:r>
      <w:r w:rsidRPr="00B475D4">
        <w:rPr>
          <w:lang w:val="en-GB"/>
          <w:rPrChange w:id="8012" w:author="Alexandre Miguel Kaizeler Guedes Da Silva Afonso" w:date="2026-07-27T16:55:00Z" w16du:dateUtc="2026-07-27T15:55:00Z">
            <w:rPr/>
          </w:rPrChange>
        </w:rPr>
        <w:t>, 3894–3908 (2011).</w:t>
      </w:r>
    </w:p>
    <w:p w14:paraId="424018C5" w14:textId="77777777" w:rsidR="0017139D" w:rsidRPr="00B475D4" w:rsidRDefault="0017139D" w:rsidP="0017139D">
      <w:pPr>
        <w:pStyle w:val="Bibliografia"/>
        <w:rPr>
          <w:lang w:val="en-GB"/>
          <w:rPrChange w:id="8013" w:author="Alexandre Miguel Kaizeler Guedes Da Silva Afonso" w:date="2026-07-27T16:55:00Z" w16du:dateUtc="2026-07-27T15:55:00Z">
            <w:rPr/>
          </w:rPrChange>
        </w:rPr>
      </w:pPr>
      <w:r w:rsidRPr="00B475D4">
        <w:rPr>
          <w:lang w:val="en-GB"/>
          <w:rPrChange w:id="8014" w:author="Alexandre Miguel Kaizeler Guedes Da Silva Afonso" w:date="2026-07-27T16:55:00Z" w16du:dateUtc="2026-07-27T15:55:00Z">
            <w:rPr/>
          </w:rPrChange>
        </w:rPr>
        <w:t>100.</w:t>
      </w:r>
      <w:r w:rsidRPr="00B475D4">
        <w:rPr>
          <w:lang w:val="en-GB"/>
          <w:rPrChange w:id="8015" w:author="Alexandre Miguel Kaizeler Guedes Da Silva Afonso" w:date="2026-07-27T16:55:00Z" w16du:dateUtc="2026-07-27T15:55:00Z">
            <w:rPr/>
          </w:rPrChange>
        </w:rPr>
        <w:tab/>
        <w:t xml:space="preserve">Venet, D., Dumont, J. E. &amp; Detours, V. Most Random Gene Expression Signatures Are Significantly Associated with Breast Cancer Outcome. </w:t>
      </w:r>
      <w:r w:rsidRPr="00B475D4">
        <w:rPr>
          <w:i/>
          <w:iCs/>
          <w:lang w:val="en-GB"/>
          <w:rPrChange w:id="8016" w:author="Alexandre Miguel Kaizeler Guedes Da Silva Afonso" w:date="2026-07-27T16:55:00Z" w16du:dateUtc="2026-07-27T15:55:00Z">
            <w:rPr>
              <w:i/>
              <w:iCs/>
            </w:rPr>
          </w:rPrChange>
        </w:rPr>
        <w:t>PLoS Comput. Biol.</w:t>
      </w:r>
      <w:r w:rsidRPr="00B475D4">
        <w:rPr>
          <w:lang w:val="en-GB"/>
          <w:rPrChange w:id="8017" w:author="Alexandre Miguel Kaizeler Guedes Da Silva Afonso" w:date="2026-07-27T16:55:00Z" w16du:dateUtc="2026-07-27T15:55:00Z">
            <w:rPr/>
          </w:rPrChange>
        </w:rPr>
        <w:t xml:space="preserve"> </w:t>
      </w:r>
      <w:r w:rsidRPr="00B475D4">
        <w:rPr>
          <w:b/>
          <w:bCs/>
          <w:lang w:val="en-GB"/>
          <w:rPrChange w:id="8018" w:author="Alexandre Miguel Kaizeler Guedes Da Silva Afonso" w:date="2026-07-27T16:55:00Z" w16du:dateUtc="2026-07-27T15:55:00Z">
            <w:rPr>
              <w:b/>
              <w:bCs/>
            </w:rPr>
          </w:rPrChange>
        </w:rPr>
        <w:t>7</w:t>
      </w:r>
      <w:r w:rsidRPr="00B475D4">
        <w:rPr>
          <w:lang w:val="en-GB"/>
          <w:rPrChange w:id="8019" w:author="Alexandre Miguel Kaizeler Guedes Da Silva Afonso" w:date="2026-07-27T16:55:00Z" w16du:dateUtc="2026-07-27T15:55:00Z">
            <w:rPr/>
          </w:rPrChange>
        </w:rPr>
        <w:t>, e1002240 (2011).</w:t>
      </w:r>
    </w:p>
    <w:p w14:paraId="30031A67" w14:textId="77777777" w:rsidR="0017139D" w:rsidRPr="00B475D4" w:rsidRDefault="0017139D" w:rsidP="0017139D">
      <w:pPr>
        <w:pStyle w:val="Bibliografia"/>
        <w:rPr>
          <w:lang w:val="en-GB"/>
          <w:rPrChange w:id="8020" w:author="Alexandre Miguel Kaizeler Guedes Da Silva Afonso" w:date="2026-07-27T16:55:00Z" w16du:dateUtc="2026-07-27T15:55:00Z">
            <w:rPr/>
          </w:rPrChange>
        </w:rPr>
      </w:pPr>
      <w:r w:rsidRPr="00B475D4">
        <w:rPr>
          <w:lang w:val="en-GB"/>
          <w:rPrChange w:id="8021" w:author="Alexandre Miguel Kaizeler Guedes Da Silva Afonso" w:date="2026-07-27T16:55:00Z" w16du:dateUtc="2026-07-27T15:55:00Z">
            <w:rPr/>
          </w:rPrChange>
        </w:rPr>
        <w:lastRenderedPageBreak/>
        <w:t>101.</w:t>
      </w:r>
      <w:r w:rsidRPr="00B475D4">
        <w:rPr>
          <w:lang w:val="en-GB"/>
          <w:rPrChange w:id="8022" w:author="Alexandre Miguel Kaizeler Guedes Da Silva Afonso" w:date="2026-07-27T16:55:00Z" w16du:dateUtc="2026-07-27T15:55:00Z">
            <w:rPr/>
          </w:rPrChange>
        </w:rPr>
        <w:tab/>
        <w:t xml:space="preserve">Shimoni, Y. Association between expression of random gene sets and survival is evident in multiple cancer types and may be explained by sub-classification. </w:t>
      </w:r>
      <w:r w:rsidRPr="00B475D4">
        <w:rPr>
          <w:i/>
          <w:iCs/>
          <w:lang w:val="en-GB"/>
          <w:rPrChange w:id="8023" w:author="Alexandre Miguel Kaizeler Guedes Da Silva Afonso" w:date="2026-07-27T16:55:00Z" w16du:dateUtc="2026-07-27T15:55:00Z">
            <w:rPr>
              <w:i/>
              <w:iCs/>
            </w:rPr>
          </w:rPrChange>
        </w:rPr>
        <w:t>PLOS Comput. Biol.</w:t>
      </w:r>
      <w:r w:rsidRPr="00B475D4">
        <w:rPr>
          <w:lang w:val="en-GB"/>
          <w:rPrChange w:id="8024" w:author="Alexandre Miguel Kaizeler Guedes Da Silva Afonso" w:date="2026-07-27T16:55:00Z" w16du:dateUtc="2026-07-27T15:55:00Z">
            <w:rPr/>
          </w:rPrChange>
        </w:rPr>
        <w:t xml:space="preserve"> </w:t>
      </w:r>
      <w:r w:rsidRPr="00B475D4">
        <w:rPr>
          <w:b/>
          <w:bCs/>
          <w:lang w:val="en-GB"/>
          <w:rPrChange w:id="8025" w:author="Alexandre Miguel Kaizeler Guedes Da Silva Afonso" w:date="2026-07-27T16:55:00Z" w16du:dateUtc="2026-07-27T15:55:00Z">
            <w:rPr>
              <w:b/>
              <w:bCs/>
            </w:rPr>
          </w:rPrChange>
        </w:rPr>
        <w:t>14</w:t>
      </w:r>
      <w:r w:rsidRPr="00B475D4">
        <w:rPr>
          <w:lang w:val="en-GB"/>
          <w:rPrChange w:id="8026" w:author="Alexandre Miguel Kaizeler Guedes Da Silva Afonso" w:date="2026-07-27T16:55:00Z" w16du:dateUtc="2026-07-27T15:55:00Z">
            <w:rPr/>
          </w:rPrChange>
        </w:rPr>
        <w:t>, e1006026 (2018).</w:t>
      </w:r>
    </w:p>
    <w:p w14:paraId="0218BD49" w14:textId="77777777" w:rsidR="0017139D" w:rsidRPr="00B475D4" w:rsidRDefault="0017139D" w:rsidP="0017139D">
      <w:pPr>
        <w:pStyle w:val="Bibliografia"/>
        <w:rPr>
          <w:lang w:val="en-GB"/>
          <w:rPrChange w:id="8027" w:author="Alexandre Miguel Kaizeler Guedes Da Silva Afonso" w:date="2026-07-27T16:55:00Z" w16du:dateUtc="2026-07-27T15:55:00Z">
            <w:rPr/>
          </w:rPrChange>
        </w:rPr>
      </w:pPr>
      <w:r w:rsidRPr="00B475D4">
        <w:rPr>
          <w:lang w:val="en-GB"/>
          <w:rPrChange w:id="8028" w:author="Alexandre Miguel Kaizeler Guedes Da Silva Afonso" w:date="2026-07-27T16:55:00Z" w16du:dateUtc="2026-07-27T15:55:00Z">
            <w:rPr/>
          </w:rPrChange>
        </w:rPr>
        <w:t>102.</w:t>
      </w:r>
      <w:r w:rsidRPr="00B475D4">
        <w:rPr>
          <w:lang w:val="en-GB"/>
          <w:rPrChange w:id="8029" w:author="Alexandre Miguel Kaizeler Guedes Da Silva Afonso" w:date="2026-07-27T16:55:00Z" w16du:dateUtc="2026-07-27T15:55:00Z">
            <w:rPr/>
          </w:rPrChange>
        </w:rPr>
        <w:tab/>
        <w:t xml:space="preserve">Creemers, E. E., Sutherland, L. B., Oh, J., Barbosa, A. C. &amp; Olson, E. N. Coactivation of MEF2 by the SAP Domain Proteins Myocardin and MASTR. </w:t>
      </w:r>
      <w:r w:rsidRPr="00B475D4">
        <w:rPr>
          <w:i/>
          <w:iCs/>
          <w:lang w:val="en-GB"/>
          <w:rPrChange w:id="8030" w:author="Alexandre Miguel Kaizeler Guedes Da Silva Afonso" w:date="2026-07-27T16:55:00Z" w16du:dateUtc="2026-07-27T15:55:00Z">
            <w:rPr>
              <w:i/>
              <w:iCs/>
            </w:rPr>
          </w:rPrChange>
        </w:rPr>
        <w:t>Mol. Cell</w:t>
      </w:r>
      <w:r w:rsidRPr="00B475D4">
        <w:rPr>
          <w:lang w:val="en-GB"/>
          <w:rPrChange w:id="8031" w:author="Alexandre Miguel Kaizeler Guedes Da Silva Afonso" w:date="2026-07-27T16:55:00Z" w16du:dateUtc="2026-07-27T15:55:00Z">
            <w:rPr/>
          </w:rPrChange>
        </w:rPr>
        <w:t xml:space="preserve"> </w:t>
      </w:r>
      <w:r w:rsidRPr="00B475D4">
        <w:rPr>
          <w:b/>
          <w:bCs/>
          <w:lang w:val="en-GB"/>
          <w:rPrChange w:id="8032" w:author="Alexandre Miguel Kaizeler Guedes Da Silva Afonso" w:date="2026-07-27T16:55:00Z" w16du:dateUtc="2026-07-27T15:55:00Z">
            <w:rPr>
              <w:b/>
              <w:bCs/>
            </w:rPr>
          </w:rPrChange>
        </w:rPr>
        <w:t>23</w:t>
      </w:r>
      <w:r w:rsidRPr="00B475D4">
        <w:rPr>
          <w:lang w:val="en-GB"/>
          <w:rPrChange w:id="8033" w:author="Alexandre Miguel Kaizeler Guedes Da Silva Afonso" w:date="2026-07-27T16:55:00Z" w16du:dateUtc="2026-07-27T15:55:00Z">
            <w:rPr/>
          </w:rPrChange>
        </w:rPr>
        <w:t>, 83–96 (2006).</w:t>
      </w:r>
    </w:p>
    <w:p w14:paraId="0A224129" w14:textId="77777777" w:rsidR="0017139D" w:rsidRPr="00B475D4" w:rsidRDefault="0017139D" w:rsidP="0017139D">
      <w:pPr>
        <w:pStyle w:val="Bibliografia"/>
        <w:rPr>
          <w:lang w:val="en-GB"/>
          <w:rPrChange w:id="8034" w:author="Alexandre Miguel Kaizeler Guedes Da Silva Afonso" w:date="2026-07-27T16:55:00Z" w16du:dateUtc="2026-07-27T15:55:00Z">
            <w:rPr/>
          </w:rPrChange>
        </w:rPr>
      </w:pPr>
      <w:r w:rsidRPr="00B475D4">
        <w:rPr>
          <w:lang w:val="en-GB"/>
          <w:rPrChange w:id="8035" w:author="Alexandre Miguel Kaizeler Guedes Da Silva Afonso" w:date="2026-07-27T16:55:00Z" w16du:dateUtc="2026-07-27T15:55:00Z">
            <w:rPr/>
          </w:rPrChange>
        </w:rPr>
        <w:t>103.</w:t>
      </w:r>
      <w:r w:rsidRPr="00B475D4">
        <w:rPr>
          <w:lang w:val="en-GB"/>
          <w:rPrChange w:id="8036" w:author="Alexandre Miguel Kaizeler Guedes Da Silva Afonso" w:date="2026-07-27T16:55:00Z" w16du:dateUtc="2026-07-27T15:55:00Z">
            <w:rPr/>
          </w:rPrChange>
        </w:rPr>
        <w:tab/>
        <w:t xml:space="preserve">Pon, J. R. &amp; Marra, M. A. MEF2 transcription factors: developmental regulators and emerging cancer genes. </w:t>
      </w:r>
      <w:r w:rsidRPr="00B475D4">
        <w:rPr>
          <w:i/>
          <w:iCs/>
          <w:lang w:val="en-GB"/>
          <w:rPrChange w:id="8037" w:author="Alexandre Miguel Kaizeler Guedes Da Silva Afonso" w:date="2026-07-27T16:55:00Z" w16du:dateUtc="2026-07-27T15:55:00Z">
            <w:rPr>
              <w:i/>
              <w:iCs/>
            </w:rPr>
          </w:rPrChange>
        </w:rPr>
        <w:t>Oncotarget</w:t>
      </w:r>
      <w:r w:rsidRPr="00B475D4">
        <w:rPr>
          <w:lang w:val="en-GB"/>
          <w:rPrChange w:id="8038" w:author="Alexandre Miguel Kaizeler Guedes Da Silva Afonso" w:date="2026-07-27T16:55:00Z" w16du:dateUtc="2026-07-27T15:55:00Z">
            <w:rPr/>
          </w:rPrChange>
        </w:rPr>
        <w:t xml:space="preserve"> </w:t>
      </w:r>
      <w:r w:rsidRPr="00B475D4">
        <w:rPr>
          <w:b/>
          <w:bCs/>
          <w:lang w:val="en-GB"/>
          <w:rPrChange w:id="8039" w:author="Alexandre Miguel Kaizeler Guedes Da Silva Afonso" w:date="2026-07-27T16:55:00Z" w16du:dateUtc="2026-07-27T15:55:00Z">
            <w:rPr>
              <w:b/>
              <w:bCs/>
            </w:rPr>
          </w:rPrChange>
        </w:rPr>
        <w:t>7</w:t>
      </w:r>
      <w:r w:rsidRPr="00B475D4">
        <w:rPr>
          <w:lang w:val="en-GB"/>
          <w:rPrChange w:id="8040" w:author="Alexandre Miguel Kaizeler Guedes Da Silva Afonso" w:date="2026-07-27T16:55:00Z" w16du:dateUtc="2026-07-27T15:55:00Z">
            <w:rPr/>
          </w:rPrChange>
        </w:rPr>
        <w:t>, 2297–2312 (2016).</w:t>
      </w:r>
    </w:p>
    <w:p w14:paraId="5F2A78BE" w14:textId="77777777" w:rsidR="0017139D" w:rsidRPr="00B475D4" w:rsidRDefault="0017139D" w:rsidP="0017139D">
      <w:pPr>
        <w:pStyle w:val="Bibliografia"/>
        <w:rPr>
          <w:lang w:val="en-GB"/>
          <w:rPrChange w:id="8041" w:author="Alexandre Miguel Kaizeler Guedes Da Silva Afonso" w:date="2026-07-27T16:55:00Z" w16du:dateUtc="2026-07-27T15:55:00Z">
            <w:rPr/>
          </w:rPrChange>
        </w:rPr>
      </w:pPr>
      <w:r w:rsidRPr="00B475D4">
        <w:rPr>
          <w:lang w:val="en-GB"/>
          <w:rPrChange w:id="8042" w:author="Alexandre Miguel Kaizeler Guedes Da Silva Afonso" w:date="2026-07-27T16:55:00Z" w16du:dateUtc="2026-07-27T15:55:00Z">
            <w:rPr/>
          </w:rPrChange>
        </w:rPr>
        <w:t>104.</w:t>
      </w:r>
      <w:r w:rsidRPr="00B475D4">
        <w:rPr>
          <w:lang w:val="en-GB"/>
          <w:rPrChange w:id="8043" w:author="Alexandre Miguel Kaizeler Guedes Da Silva Afonso" w:date="2026-07-27T16:55:00Z" w16du:dateUtc="2026-07-27T15:55:00Z">
            <w:rPr/>
          </w:rPrChange>
        </w:rPr>
        <w:tab/>
        <w:t xml:space="preserve">Nishida, A. &amp; Andoh, A. The Role of Inflammation in Cancer: Mechanisms of Tumor Initiation, Progression, and Metastasis. </w:t>
      </w:r>
      <w:r w:rsidRPr="00B475D4">
        <w:rPr>
          <w:i/>
          <w:iCs/>
          <w:lang w:val="en-GB"/>
          <w:rPrChange w:id="8044" w:author="Alexandre Miguel Kaizeler Guedes Da Silva Afonso" w:date="2026-07-27T16:55:00Z" w16du:dateUtc="2026-07-27T15:55:00Z">
            <w:rPr>
              <w:i/>
              <w:iCs/>
            </w:rPr>
          </w:rPrChange>
        </w:rPr>
        <w:t>Cells</w:t>
      </w:r>
      <w:r w:rsidRPr="00B475D4">
        <w:rPr>
          <w:lang w:val="en-GB"/>
          <w:rPrChange w:id="8045" w:author="Alexandre Miguel Kaizeler Guedes Da Silva Afonso" w:date="2026-07-27T16:55:00Z" w16du:dateUtc="2026-07-27T15:55:00Z">
            <w:rPr/>
          </w:rPrChange>
        </w:rPr>
        <w:t xml:space="preserve"> </w:t>
      </w:r>
      <w:r w:rsidRPr="00B475D4">
        <w:rPr>
          <w:b/>
          <w:bCs/>
          <w:lang w:val="en-GB"/>
          <w:rPrChange w:id="8046" w:author="Alexandre Miguel Kaizeler Guedes Da Silva Afonso" w:date="2026-07-27T16:55:00Z" w16du:dateUtc="2026-07-27T15:55:00Z">
            <w:rPr>
              <w:b/>
              <w:bCs/>
            </w:rPr>
          </w:rPrChange>
        </w:rPr>
        <w:t>14</w:t>
      </w:r>
      <w:r w:rsidRPr="00B475D4">
        <w:rPr>
          <w:lang w:val="en-GB"/>
          <w:rPrChange w:id="8047" w:author="Alexandre Miguel Kaizeler Guedes Da Silva Afonso" w:date="2026-07-27T16:55:00Z" w16du:dateUtc="2026-07-27T15:55:00Z">
            <w:rPr/>
          </w:rPrChange>
        </w:rPr>
        <w:t>, 488 (2025).</w:t>
      </w:r>
    </w:p>
    <w:p w14:paraId="7B67005B" w14:textId="77777777" w:rsidR="0017139D" w:rsidRPr="00B475D4" w:rsidRDefault="0017139D" w:rsidP="0017139D">
      <w:pPr>
        <w:pStyle w:val="Bibliografia"/>
        <w:rPr>
          <w:lang w:val="en-GB"/>
          <w:rPrChange w:id="8048" w:author="Alexandre Miguel Kaizeler Guedes Da Silva Afonso" w:date="2026-07-27T16:55:00Z" w16du:dateUtc="2026-07-27T15:55:00Z">
            <w:rPr/>
          </w:rPrChange>
        </w:rPr>
      </w:pPr>
      <w:r w:rsidRPr="00B475D4">
        <w:rPr>
          <w:lang w:val="en-GB"/>
          <w:rPrChange w:id="8049" w:author="Alexandre Miguel Kaizeler Guedes Da Silva Afonso" w:date="2026-07-27T16:55:00Z" w16du:dateUtc="2026-07-27T15:55:00Z">
            <w:rPr/>
          </w:rPrChange>
        </w:rPr>
        <w:t>105.</w:t>
      </w:r>
      <w:r w:rsidRPr="00B475D4">
        <w:rPr>
          <w:lang w:val="en-GB"/>
          <w:rPrChange w:id="8050" w:author="Alexandre Miguel Kaizeler Guedes Da Silva Afonso" w:date="2026-07-27T16:55:00Z" w16du:dateUtc="2026-07-27T15:55:00Z">
            <w:rPr/>
          </w:rPrChange>
        </w:rPr>
        <w:tab/>
        <w:t xml:space="preserve">Haloi, N. </w:t>
      </w:r>
      <w:r w:rsidRPr="00B475D4">
        <w:rPr>
          <w:i/>
          <w:iCs/>
          <w:lang w:val="en-GB"/>
          <w:rPrChange w:id="8051" w:author="Alexandre Miguel Kaizeler Guedes Da Silva Afonso" w:date="2026-07-27T16:55:00Z" w16du:dateUtc="2026-07-27T15:55:00Z">
            <w:rPr>
              <w:i/>
              <w:iCs/>
            </w:rPr>
          </w:rPrChange>
        </w:rPr>
        <w:t>et al.</w:t>
      </w:r>
      <w:r w:rsidRPr="00B475D4">
        <w:rPr>
          <w:lang w:val="en-GB"/>
          <w:rPrChange w:id="8052" w:author="Alexandre Miguel Kaizeler Guedes Da Silva Afonso" w:date="2026-07-27T16:55:00Z" w16du:dateUtc="2026-07-27T15:55:00Z">
            <w:rPr/>
          </w:rPrChange>
        </w:rPr>
        <w:t xml:space="preserve"> Structural basis of complex formation between mitochondrial anion channel VDAC1 and Hexokinase-II. </w:t>
      </w:r>
      <w:r w:rsidRPr="00B475D4">
        <w:rPr>
          <w:i/>
          <w:iCs/>
          <w:lang w:val="en-GB"/>
          <w:rPrChange w:id="8053" w:author="Alexandre Miguel Kaizeler Guedes Da Silva Afonso" w:date="2026-07-27T16:55:00Z" w16du:dateUtc="2026-07-27T15:55:00Z">
            <w:rPr>
              <w:i/>
              <w:iCs/>
            </w:rPr>
          </w:rPrChange>
        </w:rPr>
        <w:t>Commun. Biol.</w:t>
      </w:r>
      <w:r w:rsidRPr="00B475D4">
        <w:rPr>
          <w:lang w:val="en-GB"/>
          <w:rPrChange w:id="8054" w:author="Alexandre Miguel Kaizeler Guedes Da Silva Afonso" w:date="2026-07-27T16:55:00Z" w16du:dateUtc="2026-07-27T15:55:00Z">
            <w:rPr/>
          </w:rPrChange>
        </w:rPr>
        <w:t xml:space="preserve"> </w:t>
      </w:r>
      <w:r w:rsidRPr="00B475D4">
        <w:rPr>
          <w:b/>
          <w:bCs/>
          <w:lang w:val="en-GB"/>
          <w:rPrChange w:id="8055" w:author="Alexandre Miguel Kaizeler Guedes Da Silva Afonso" w:date="2026-07-27T16:55:00Z" w16du:dateUtc="2026-07-27T15:55:00Z">
            <w:rPr>
              <w:b/>
              <w:bCs/>
            </w:rPr>
          </w:rPrChange>
        </w:rPr>
        <w:t>4</w:t>
      </w:r>
      <w:r w:rsidRPr="00B475D4">
        <w:rPr>
          <w:lang w:val="en-GB"/>
          <w:rPrChange w:id="8056" w:author="Alexandre Miguel Kaizeler Guedes Da Silva Afonso" w:date="2026-07-27T16:55:00Z" w16du:dateUtc="2026-07-27T15:55:00Z">
            <w:rPr/>
          </w:rPrChange>
        </w:rPr>
        <w:t>, 667 (2021).</w:t>
      </w:r>
    </w:p>
    <w:p w14:paraId="398590D4" w14:textId="77777777" w:rsidR="0017139D" w:rsidRPr="00B475D4" w:rsidRDefault="0017139D" w:rsidP="0017139D">
      <w:pPr>
        <w:pStyle w:val="Bibliografia"/>
        <w:rPr>
          <w:lang w:val="en-GB"/>
          <w:rPrChange w:id="8057" w:author="Alexandre Miguel Kaizeler Guedes Da Silva Afonso" w:date="2026-07-27T16:55:00Z" w16du:dateUtc="2026-07-27T15:55:00Z">
            <w:rPr/>
          </w:rPrChange>
        </w:rPr>
      </w:pPr>
      <w:r w:rsidRPr="00B475D4">
        <w:rPr>
          <w:lang w:val="en-GB"/>
          <w:rPrChange w:id="8058" w:author="Alexandre Miguel Kaizeler Guedes Da Silva Afonso" w:date="2026-07-27T16:55:00Z" w16du:dateUtc="2026-07-27T15:55:00Z">
            <w:rPr/>
          </w:rPrChange>
        </w:rPr>
        <w:t>106.</w:t>
      </w:r>
      <w:r w:rsidRPr="00B475D4">
        <w:rPr>
          <w:lang w:val="en-GB"/>
          <w:rPrChange w:id="8059" w:author="Alexandre Miguel Kaizeler Guedes Da Silva Afonso" w:date="2026-07-27T16:55:00Z" w16du:dateUtc="2026-07-27T15:55:00Z">
            <w:rPr/>
          </w:rPrChange>
        </w:rPr>
        <w:tab/>
        <w:t xml:space="preserve">Advani, V. M. &amp; Ivanov, P. Stress granule subtypes: an emerging link to neurodegeneration. </w:t>
      </w:r>
      <w:r w:rsidRPr="00B475D4">
        <w:rPr>
          <w:i/>
          <w:iCs/>
          <w:lang w:val="en-GB"/>
          <w:rPrChange w:id="8060" w:author="Alexandre Miguel Kaizeler Guedes Da Silva Afonso" w:date="2026-07-27T16:55:00Z" w16du:dateUtc="2026-07-27T15:55:00Z">
            <w:rPr>
              <w:i/>
              <w:iCs/>
            </w:rPr>
          </w:rPrChange>
        </w:rPr>
        <w:t>Cell. Mol. Life Sci. CMLS</w:t>
      </w:r>
      <w:r w:rsidRPr="00B475D4">
        <w:rPr>
          <w:lang w:val="en-GB"/>
          <w:rPrChange w:id="8061" w:author="Alexandre Miguel Kaizeler Guedes Da Silva Afonso" w:date="2026-07-27T16:55:00Z" w16du:dateUtc="2026-07-27T15:55:00Z">
            <w:rPr/>
          </w:rPrChange>
        </w:rPr>
        <w:t xml:space="preserve"> </w:t>
      </w:r>
      <w:r w:rsidRPr="00B475D4">
        <w:rPr>
          <w:b/>
          <w:bCs/>
          <w:lang w:val="en-GB"/>
          <w:rPrChange w:id="8062" w:author="Alexandre Miguel Kaizeler Guedes Da Silva Afonso" w:date="2026-07-27T16:55:00Z" w16du:dateUtc="2026-07-27T15:55:00Z">
            <w:rPr>
              <w:b/>
              <w:bCs/>
            </w:rPr>
          </w:rPrChange>
        </w:rPr>
        <w:t>77</w:t>
      </w:r>
      <w:r w:rsidRPr="00B475D4">
        <w:rPr>
          <w:lang w:val="en-GB"/>
          <w:rPrChange w:id="8063" w:author="Alexandre Miguel Kaizeler Guedes Da Silva Afonso" w:date="2026-07-27T16:55:00Z" w16du:dateUtc="2026-07-27T15:55:00Z">
            <w:rPr/>
          </w:rPrChange>
        </w:rPr>
        <w:t>, 4827–4845 (2020).</w:t>
      </w:r>
    </w:p>
    <w:p w14:paraId="5411F2E6" w14:textId="77777777" w:rsidR="0017139D" w:rsidRPr="00B475D4" w:rsidRDefault="0017139D" w:rsidP="0017139D">
      <w:pPr>
        <w:pStyle w:val="Bibliografia"/>
        <w:rPr>
          <w:lang w:val="en-GB"/>
          <w:rPrChange w:id="8064" w:author="Alexandre Miguel Kaizeler Guedes Da Silva Afonso" w:date="2026-07-27T16:55:00Z" w16du:dateUtc="2026-07-27T15:55:00Z">
            <w:rPr/>
          </w:rPrChange>
        </w:rPr>
      </w:pPr>
      <w:r w:rsidRPr="00B475D4">
        <w:rPr>
          <w:lang w:val="en-GB"/>
          <w:rPrChange w:id="8065" w:author="Alexandre Miguel Kaizeler Guedes Da Silva Afonso" w:date="2026-07-27T16:55:00Z" w16du:dateUtc="2026-07-27T15:55:00Z">
            <w:rPr/>
          </w:rPrChange>
        </w:rPr>
        <w:t>107.</w:t>
      </w:r>
      <w:r w:rsidRPr="00B475D4">
        <w:rPr>
          <w:lang w:val="en-GB"/>
          <w:rPrChange w:id="8066" w:author="Alexandre Miguel Kaizeler Guedes Da Silva Afonso" w:date="2026-07-27T16:55:00Z" w16du:dateUtc="2026-07-27T15:55:00Z">
            <w:rPr/>
          </w:rPrChange>
        </w:rPr>
        <w:tab/>
        <w:t xml:space="preserve">Langmead, B., Trapnell, C., Pop, M. &amp; Salzberg, S. L. Ultrafast and memory-efficient alignment of short DNA sequences to the human genome. </w:t>
      </w:r>
      <w:r w:rsidRPr="00B475D4">
        <w:rPr>
          <w:i/>
          <w:iCs/>
          <w:lang w:val="en-GB"/>
          <w:rPrChange w:id="8067" w:author="Alexandre Miguel Kaizeler Guedes Da Silva Afonso" w:date="2026-07-27T16:55:00Z" w16du:dateUtc="2026-07-27T15:55:00Z">
            <w:rPr>
              <w:i/>
              <w:iCs/>
            </w:rPr>
          </w:rPrChange>
        </w:rPr>
        <w:t>Genome Biol.</w:t>
      </w:r>
      <w:r w:rsidRPr="00B475D4">
        <w:rPr>
          <w:lang w:val="en-GB"/>
          <w:rPrChange w:id="8068" w:author="Alexandre Miguel Kaizeler Guedes Da Silva Afonso" w:date="2026-07-27T16:55:00Z" w16du:dateUtc="2026-07-27T15:55:00Z">
            <w:rPr/>
          </w:rPrChange>
        </w:rPr>
        <w:t xml:space="preserve"> </w:t>
      </w:r>
      <w:r w:rsidRPr="00B475D4">
        <w:rPr>
          <w:b/>
          <w:bCs/>
          <w:lang w:val="en-GB"/>
          <w:rPrChange w:id="8069" w:author="Alexandre Miguel Kaizeler Guedes Da Silva Afonso" w:date="2026-07-27T16:55:00Z" w16du:dateUtc="2026-07-27T15:55:00Z">
            <w:rPr>
              <w:b/>
              <w:bCs/>
            </w:rPr>
          </w:rPrChange>
        </w:rPr>
        <w:t>10</w:t>
      </w:r>
      <w:r w:rsidRPr="00B475D4">
        <w:rPr>
          <w:lang w:val="en-GB"/>
          <w:rPrChange w:id="8070" w:author="Alexandre Miguel Kaizeler Guedes Da Silva Afonso" w:date="2026-07-27T16:55:00Z" w16du:dateUtc="2026-07-27T15:55:00Z">
            <w:rPr/>
          </w:rPrChange>
        </w:rPr>
        <w:t>, R25 (2009).</w:t>
      </w:r>
    </w:p>
    <w:p w14:paraId="4FA0523F" w14:textId="77777777" w:rsidR="0017139D" w:rsidRPr="00B475D4" w:rsidRDefault="0017139D" w:rsidP="0017139D">
      <w:pPr>
        <w:pStyle w:val="Bibliografia"/>
        <w:rPr>
          <w:lang w:val="en-GB"/>
          <w:rPrChange w:id="8071" w:author="Alexandre Miguel Kaizeler Guedes Da Silva Afonso" w:date="2026-07-27T16:55:00Z" w16du:dateUtc="2026-07-27T15:55:00Z">
            <w:rPr/>
          </w:rPrChange>
        </w:rPr>
      </w:pPr>
      <w:r w:rsidRPr="00B475D4">
        <w:rPr>
          <w:lang w:val="en-GB"/>
          <w:rPrChange w:id="8072" w:author="Alexandre Miguel Kaizeler Guedes Da Silva Afonso" w:date="2026-07-27T16:55:00Z" w16du:dateUtc="2026-07-27T15:55:00Z">
            <w:rPr/>
          </w:rPrChange>
        </w:rPr>
        <w:t>108.</w:t>
      </w:r>
      <w:r w:rsidRPr="00B475D4">
        <w:rPr>
          <w:lang w:val="en-GB"/>
          <w:rPrChange w:id="8073" w:author="Alexandre Miguel Kaizeler Guedes Da Silva Afonso" w:date="2026-07-27T16:55:00Z" w16du:dateUtc="2026-07-27T15:55:00Z">
            <w:rPr/>
          </w:rPrChange>
        </w:rPr>
        <w:tab/>
        <w:t xml:space="preserve">Dobin, A. </w:t>
      </w:r>
      <w:r w:rsidRPr="00B475D4">
        <w:rPr>
          <w:i/>
          <w:iCs/>
          <w:lang w:val="en-GB"/>
          <w:rPrChange w:id="8074" w:author="Alexandre Miguel Kaizeler Guedes Da Silva Afonso" w:date="2026-07-27T16:55:00Z" w16du:dateUtc="2026-07-27T15:55:00Z">
            <w:rPr>
              <w:i/>
              <w:iCs/>
            </w:rPr>
          </w:rPrChange>
        </w:rPr>
        <w:t>et al.</w:t>
      </w:r>
      <w:r w:rsidRPr="00B475D4">
        <w:rPr>
          <w:lang w:val="en-GB"/>
          <w:rPrChange w:id="8075" w:author="Alexandre Miguel Kaizeler Guedes Da Silva Afonso" w:date="2026-07-27T16:55:00Z" w16du:dateUtc="2026-07-27T15:55:00Z">
            <w:rPr/>
          </w:rPrChange>
        </w:rPr>
        <w:t xml:space="preserve"> STAR: ultrafast universal RNA-seq aligner. </w:t>
      </w:r>
      <w:r w:rsidRPr="00B475D4">
        <w:rPr>
          <w:i/>
          <w:iCs/>
          <w:lang w:val="en-GB"/>
          <w:rPrChange w:id="8076" w:author="Alexandre Miguel Kaizeler Guedes Da Silva Afonso" w:date="2026-07-27T16:55:00Z" w16du:dateUtc="2026-07-27T15:55:00Z">
            <w:rPr>
              <w:i/>
              <w:iCs/>
            </w:rPr>
          </w:rPrChange>
        </w:rPr>
        <w:t>Bioinforma. Oxf. Engl.</w:t>
      </w:r>
      <w:r w:rsidRPr="00B475D4">
        <w:rPr>
          <w:lang w:val="en-GB"/>
          <w:rPrChange w:id="8077" w:author="Alexandre Miguel Kaizeler Guedes Da Silva Afonso" w:date="2026-07-27T16:55:00Z" w16du:dateUtc="2026-07-27T15:55:00Z">
            <w:rPr/>
          </w:rPrChange>
        </w:rPr>
        <w:t xml:space="preserve"> </w:t>
      </w:r>
      <w:r w:rsidRPr="00B475D4">
        <w:rPr>
          <w:b/>
          <w:bCs/>
          <w:lang w:val="en-GB"/>
          <w:rPrChange w:id="8078" w:author="Alexandre Miguel Kaizeler Guedes Da Silva Afonso" w:date="2026-07-27T16:55:00Z" w16du:dateUtc="2026-07-27T15:55:00Z">
            <w:rPr>
              <w:b/>
              <w:bCs/>
            </w:rPr>
          </w:rPrChange>
        </w:rPr>
        <w:t>29</w:t>
      </w:r>
      <w:r w:rsidRPr="00B475D4">
        <w:rPr>
          <w:lang w:val="en-GB"/>
          <w:rPrChange w:id="8079" w:author="Alexandre Miguel Kaizeler Guedes Da Silva Afonso" w:date="2026-07-27T16:55:00Z" w16du:dateUtc="2026-07-27T15:55:00Z">
            <w:rPr/>
          </w:rPrChange>
        </w:rPr>
        <w:t>, 15–21 (2013).</w:t>
      </w:r>
    </w:p>
    <w:p w14:paraId="54801BEB" w14:textId="77777777" w:rsidR="0017139D" w:rsidRPr="00B475D4" w:rsidRDefault="0017139D" w:rsidP="0017139D">
      <w:pPr>
        <w:pStyle w:val="Bibliografia"/>
        <w:rPr>
          <w:lang w:val="en-GB"/>
          <w:rPrChange w:id="8080" w:author="Alexandre Miguel Kaizeler Guedes Da Silva Afonso" w:date="2026-07-27T16:55:00Z" w16du:dateUtc="2026-07-27T15:55:00Z">
            <w:rPr/>
          </w:rPrChange>
        </w:rPr>
      </w:pPr>
      <w:r w:rsidRPr="00B475D4">
        <w:rPr>
          <w:lang w:val="en-GB"/>
          <w:rPrChange w:id="8081" w:author="Alexandre Miguel Kaizeler Guedes Da Silva Afonso" w:date="2026-07-27T16:55:00Z" w16du:dateUtc="2026-07-27T15:55:00Z">
            <w:rPr/>
          </w:rPrChange>
        </w:rPr>
        <w:t>109.</w:t>
      </w:r>
      <w:r w:rsidRPr="00B475D4">
        <w:rPr>
          <w:lang w:val="en-GB"/>
          <w:rPrChange w:id="8082" w:author="Alexandre Miguel Kaizeler Guedes Da Silva Afonso" w:date="2026-07-27T16:55:00Z" w16du:dateUtc="2026-07-27T15:55:00Z">
            <w:rPr/>
          </w:rPrChange>
        </w:rPr>
        <w:tab/>
        <w:t xml:space="preserve">Bolger, A. M., Lohse, M. &amp; Usadel, B. Trimmomatic: a flexible trimmer for Illumina sequence data. </w:t>
      </w:r>
      <w:r w:rsidRPr="00B475D4">
        <w:rPr>
          <w:i/>
          <w:iCs/>
          <w:lang w:val="en-GB"/>
          <w:rPrChange w:id="8083" w:author="Alexandre Miguel Kaizeler Guedes Da Silva Afonso" w:date="2026-07-27T16:55:00Z" w16du:dateUtc="2026-07-27T15:55:00Z">
            <w:rPr>
              <w:i/>
              <w:iCs/>
            </w:rPr>
          </w:rPrChange>
        </w:rPr>
        <w:t>Bioinforma. Oxf. Engl.</w:t>
      </w:r>
      <w:r w:rsidRPr="00B475D4">
        <w:rPr>
          <w:lang w:val="en-GB"/>
          <w:rPrChange w:id="8084" w:author="Alexandre Miguel Kaizeler Guedes Da Silva Afonso" w:date="2026-07-27T16:55:00Z" w16du:dateUtc="2026-07-27T15:55:00Z">
            <w:rPr/>
          </w:rPrChange>
        </w:rPr>
        <w:t xml:space="preserve"> </w:t>
      </w:r>
      <w:r w:rsidRPr="00B475D4">
        <w:rPr>
          <w:b/>
          <w:bCs/>
          <w:lang w:val="en-GB"/>
          <w:rPrChange w:id="8085" w:author="Alexandre Miguel Kaizeler Guedes Da Silva Afonso" w:date="2026-07-27T16:55:00Z" w16du:dateUtc="2026-07-27T15:55:00Z">
            <w:rPr>
              <w:b/>
              <w:bCs/>
            </w:rPr>
          </w:rPrChange>
        </w:rPr>
        <w:t>30</w:t>
      </w:r>
      <w:r w:rsidRPr="00B475D4">
        <w:rPr>
          <w:lang w:val="en-GB"/>
          <w:rPrChange w:id="8086" w:author="Alexandre Miguel Kaizeler Guedes Da Silva Afonso" w:date="2026-07-27T16:55:00Z" w16du:dateUtc="2026-07-27T15:55:00Z">
            <w:rPr/>
          </w:rPrChange>
        </w:rPr>
        <w:t>, 2114–2120 (2014).</w:t>
      </w:r>
    </w:p>
    <w:p w14:paraId="51BBE8D3" w14:textId="77777777" w:rsidR="0017139D" w:rsidRPr="00B475D4" w:rsidRDefault="0017139D" w:rsidP="0017139D">
      <w:pPr>
        <w:pStyle w:val="Bibliografia"/>
        <w:rPr>
          <w:lang w:val="en-GB"/>
          <w:rPrChange w:id="8087" w:author="Alexandre Miguel Kaizeler Guedes Da Silva Afonso" w:date="2026-07-27T16:55:00Z" w16du:dateUtc="2026-07-27T15:55:00Z">
            <w:rPr/>
          </w:rPrChange>
        </w:rPr>
      </w:pPr>
      <w:r w:rsidRPr="00B475D4">
        <w:rPr>
          <w:lang w:val="en-GB"/>
          <w:rPrChange w:id="8088" w:author="Alexandre Miguel Kaizeler Guedes Da Silva Afonso" w:date="2026-07-27T16:55:00Z" w16du:dateUtc="2026-07-27T15:55:00Z">
            <w:rPr/>
          </w:rPrChange>
        </w:rPr>
        <w:t>110.</w:t>
      </w:r>
      <w:r w:rsidRPr="00B475D4">
        <w:rPr>
          <w:lang w:val="en-GB"/>
          <w:rPrChange w:id="8089" w:author="Alexandre Miguel Kaizeler Guedes Da Silva Afonso" w:date="2026-07-27T16:55:00Z" w16du:dateUtc="2026-07-27T15:55:00Z">
            <w:rPr/>
          </w:rPrChange>
        </w:rPr>
        <w:tab/>
        <w:t xml:space="preserve">Liao, Y., Smyth, G. K. &amp; Shi, W. featureCounts: an efficient general purpose program for assigning sequence reads to genomic features. </w:t>
      </w:r>
      <w:r w:rsidRPr="00B475D4">
        <w:rPr>
          <w:i/>
          <w:iCs/>
          <w:lang w:val="en-GB"/>
          <w:rPrChange w:id="8090" w:author="Alexandre Miguel Kaizeler Guedes Da Silva Afonso" w:date="2026-07-27T16:55:00Z" w16du:dateUtc="2026-07-27T15:55:00Z">
            <w:rPr>
              <w:i/>
              <w:iCs/>
            </w:rPr>
          </w:rPrChange>
        </w:rPr>
        <w:t>Bioinformatics</w:t>
      </w:r>
      <w:r w:rsidRPr="00B475D4">
        <w:rPr>
          <w:lang w:val="en-GB"/>
          <w:rPrChange w:id="8091" w:author="Alexandre Miguel Kaizeler Guedes Da Silva Afonso" w:date="2026-07-27T16:55:00Z" w16du:dateUtc="2026-07-27T15:55:00Z">
            <w:rPr/>
          </w:rPrChange>
        </w:rPr>
        <w:t xml:space="preserve"> </w:t>
      </w:r>
      <w:r w:rsidRPr="00B475D4">
        <w:rPr>
          <w:b/>
          <w:bCs/>
          <w:lang w:val="en-GB"/>
          <w:rPrChange w:id="8092" w:author="Alexandre Miguel Kaizeler Guedes Da Silva Afonso" w:date="2026-07-27T16:55:00Z" w16du:dateUtc="2026-07-27T15:55:00Z">
            <w:rPr>
              <w:b/>
              <w:bCs/>
            </w:rPr>
          </w:rPrChange>
        </w:rPr>
        <w:t>30</w:t>
      </w:r>
      <w:r w:rsidRPr="00B475D4">
        <w:rPr>
          <w:lang w:val="en-GB"/>
          <w:rPrChange w:id="8093" w:author="Alexandre Miguel Kaizeler Guedes Da Silva Afonso" w:date="2026-07-27T16:55:00Z" w16du:dateUtc="2026-07-27T15:55:00Z">
            <w:rPr/>
          </w:rPrChange>
        </w:rPr>
        <w:t>, 923–930 (2014).</w:t>
      </w:r>
    </w:p>
    <w:p w14:paraId="30DFDA6B" w14:textId="77777777" w:rsidR="0017139D" w:rsidRPr="00B475D4" w:rsidRDefault="0017139D" w:rsidP="0017139D">
      <w:pPr>
        <w:pStyle w:val="Bibliografia"/>
        <w:rPr>
          <w:lang w:val="en-GB"/>
          <w:rPrChange w:id="8094" w:author="Alexandre Miguel Kaizeler Guedes Da Silva Afonso" w:date="2026-07-27T16:55:00Z" w16du:dateUtc="2026-07-27T15:55:00Z">
            <w:rPr/>
          </w:rPrChange>
        </w:rPr>
      </w:pPr>
      <w:r w:rsidRPr="00B475D4">
        <w:rPr>
          <w:lang w:val="en-GB"/>
          <w:rPrChange w:id="8095" w:author="Alexandre Miguel Kaizeler Guedes Da Silva Afonso" w:date="2026-07-27T16:55:00Z" w16du:dateUtc="2026-07-27T15:55:00Z">
            <w:rPr/>
          </w:rPrChange>
        </w:rPr>
        <w:t>111.</w:t>
      </w:r>
      <w:r w:rsidRPr="00B475D4">
        <w:rPr>
          <w:lang w:val="en-GB"/>
          <w:rPrChange w:id="8096" w:author="Alexandre Miguel Kaizeler Guedes Da Silva Afonso" w:date="2026-07-27T16:55:00Z" w16du:dateUtc="2026-07-27T15:55:00Z">
            <w:rPr/>
          </w:rPrChange>
        </w:rPr>
        <w:tab/>
        <w:t xml:space="preserve">Tapial, J. </w:t>
      </w:r>
      <w:r w:rsidRPr="00B475D4">
        <w:rPr>
          <w:i/>
          <w:iCs/>
          <w:lang w:val="en-GB"/>
          <w:rPrChange w:id="8097" w:author="Alexandre Miguel Kaizeler Guedes Da Silva Afonso" w:date="2026-07-27T16:55:00Z" w16du:dateUtc="2026-07-27T15:55:00Z">
            <w:rPr>
              <w:i/>
              <w:iCs/>
            </w:rPr>
          </w:rPrChange>
        </w:rPr>
        <w:t>et al.</w:t>
      </w:r>
      <w:r w:rsidRPr="00B475D4">
        <w:rPr>
          <w:lang w:val="en-GB"/>
          <w:rPrChange w:id="8098" w:author="Alexandre Miguel Kaizeler Guedes Da Silva Afonso" w:date="2026-07-27T16:55:00Z" w16du:dateUtc="2026-07-27T15:55:00Z">
            <w:rPr/>
          </w:rPrChange>
        </w:rPr>
        <w:t xml:space="preserve"> An atlas of alternative splicing profiles and functional associations reveals new regulatory programs and genes that simultaneously express multiple major isoforms. </w:t>
      </w:r>
      <w:r w:rsidRPr="00B475D4">
        <w:rPr>
          <w:i/>
          <w:iCs/>
          <w:lang w:val="en-GB"/>
          <w:rPrChange w:id="8099" w:author="Alexandre Miguel Kaizeler Guedes Da Silva Afonso" w:date="2026-07-27T16:55:00Z" w16du:dateUtc="2026-07-27T15:55:00Z">
            <w:rPr>
              <w:i/>
              <w:iCs/>
            </w:rPr>
          </w:rPrChange>
        </w:rPr>
        <w:t>Genome Res.</w:t>
      </w:r>
      <w:r w:rsidRPr="00B475D4">
        <w:rPr>
          <w:lang w:val="en-GB"/>
          <w:rPrChange w:id="8100" w:author="Alexandre Miguel Kaizeler Guedes Da Silva Afonso" w:date="2026-07-27T16:55:00Z" w16du:dateUtc="2026-07-27T15:55:00Z">
            <w:rPr/>
          </w:rPrChange>
        </w:rPr>
        <w:t xml:space="preserve"> </w:t>
      </w:r>
      <w:r w:rsidRPr="00B475D4">
        <w:rPr>
          <w:b/>
          <w:bCs/>
          <w:lang w:val="en-GB"/>
          <w:rPrChange w:id="8101" w:author="Alexandre Miguel Kaizeler Guedes Da Silva Afonso" w:date="2026-07-27T16:55:00Z" w16du:dateUtc="2026-07-27T15:55:00Z">
            <w:rPr>
              <w:b/>
              <w:bCs/>
            </w:rPr>
          </w:rPrChange>
        </w:rPr>
        <w:t>27</w:t>
      </w:r>
      <w:r w:rsidRPr="00B475D4">
        <w:rPr>
          <w:lang w:val="en-GB"/>
          <w:rPrChange w:id="8102" w:author="Alexandre Miguel Kaizeler Guedes Da Silva Afonso" w:date="2026-07-27T16:55:00Z" w16du:dateUtc="2026-07-27T15:55:00Z">
            <w:rPr/>
          </w:rPrChange>
        </w:rPr>
        <w:t>, 1759–1768 (2017).</w:t>
      </w:r>
    </w:p>
    <w:p w14:paraId="16CB06B4" w14:textId="77777777" w:rsidR="0017139D" w:rsidRPr="00B475D4" w:rsidRDefault="0017139D" w:rsidP="0017139D">
      <w:pPr>
        <w:pStyle w:val="Bibliografia"/>
        <w:rPr>
          <w:lang w:val="en-GB"/>
          <w:rPrChange w:id="8103" w:author="Alexandre Miguel Kaizeler Guedes Da Silva Afonso" w:date="2026-07-27T16:55:00Z" w16du:dateUtc="2026-07-27T15:55:00Z">
            <w:rPr/>
          </w:rPrChange>
        </w:rPr>
      </w:pPr>
      <w:r w:rsidRPr="00B475D4">
        <w:rPr>
          <w:lang w:val="en-GB"/>
          <w:rPrChange w:id="8104" w:author="Alexandre Miguel Kaizeler Guedes Da Silva Afonso" w:date="2026-07-27T16:55:00Z" w16du:dateUtc="2026-07-27T15:55:00Z">
            <w:rPr/>
          </w:rPrChange>
        </w:rPr>
        <w:lastRenderedPageBreak/>
        <w:t>112.</w:t>
      </w:r>
      <w:r w:rsidRPr="00B475D4">
        <w:rPr>
          <w:lang w:val="en-GB"/>
          <w:rPrChange w:id="8105" w:author="Alexandre Miguel Kaizeler Guedes Da Silva Afonso" w:date="2026-07-27T16:55:00Z" w16du:dateUtc="2026-07-27T15:55:00Z">
            <w:rPr/>
          </w:rPrChange>
        </w:rPr>
        <w:tab/>
        <w:t xml:space="preserve">Yi, S., Singh, S. S., Rozen-Gagnon, K. &amp; Luna, J. M. Mapping RNA-protein interactions with subcellular resolution using colocalization CLIP. </w:t>
      </w:r>
      <w:r w:rsidRPr="00B475D4">
        <w:rPr>
          <w:i/>
          <w:iCs/>
          <w:lang w:val="en-GB"/>
          <w:rPrChange w:id="8106" w:author="Alexandre Miguel Kaizeler Guedes Da Silva Afonso" w:date="2026-07-27T16:55:00Z" w16du:dateUtc="2026-07-27T15:55:00Z">
            <w:rPr>
              <w:i/>
              <w:iCs/>
            </w:rPr>
          </w:rPrChange>
        </w:rPr>
        <w:t>RNA N. Y. N</w:t>
      </w:r>
      <w:r w:rsidRPr="00B475D4">
        <w:rPr>
          <w:lang w:val="en-GB"/>
          <w:rPrChange w:id="8107" w:author="Alexandre Miguel Kaizeler Guedes Da Silva Afonso" w:date="2026-07-27T16:55:00Z" w16du:dateUtc="2026-07-27T15:55:00Z">
            <w:rPr/>
          </w:rPrChange>
        </w:rPr>
        <w:t xml:space="preserve"> </w:t>
      </w:r>
      <w:r w:rsidRPr="00B475D4">
        <w:rPr>
          <w:b/>
          <w:bCs/>
          <w:lang w:val="en-GB"/>
          <w:rPrChange w:id="8108" w:author="Alexandre Miguel Kaizeler Guedes Da Silva Afonso" w:date="2026-07-27T16:55:00Z" w16du:dateUtc="2026-07-27T15:55:00Z">
            <w:rPr>
              <w:b/>
              <w:bCs/>
            </w:rPr>
          </w:rPrChange>
        </w:rPr>
        <w:t>30</w:t>
      </w:r>
      <w:r w:rsidRPr="00B475D4">
        <w:rPr>
          <w:lang w:val="en-GB"/>
          <w:rPrChange w:id="8109" w:author="Alexandre Miguel Kaizeler Guedes Da Silva Afonso" w:date="2026-07-27T16:55:00Z" w16du:dateUtc="2026-07-27T15:55:00Z">
            <w:rPr/>
          </w:rPrChange>
        </w:rPr>
        <w:t>, 920–937 (2024).</w:t>
      </w:r>
    </w:p>
    <w:p w14:paraId="05CCD3FA" w14:textId="77777777" w:rsidR="0017139D" w:rsidRPr="00B475D4" w:rsidRDefault="0017139D" w:rsidP="0017139D">
      <w:pPr>
        <w:pStyle w:val="Bibliografia"/>
        <w:rPr>
          <w:lang w:val="en-GB"/>
          <w:rPrChange w:id="8110" w:author="Alexandre Miguel Kaizeler Guedes Da Silva Afonso" w:date="2026-07-27T16:55:00Z" w16du:dateUtc="2026-07-27T15:55:00Z">
            <w:rPr/>
          </w:rPrChange>
        </w:rPr>
      </w:pPr>
      <w:r w:rsidRPr="00B475D4">
        <w:rPr>
          <w:lang w:val="en-GB"/>
          <w:rPrChange w:id="8111" w:author="Alexandre Miguel Kaizeler Guedes Da Silva Afonso" w:date="2026-07-27T16:55:00Z" w16du:dateUtc="2026-07-27T15:55:00Z">
            <w:rPr/>
          </w:rPrChange>
        </w:rPr>
        <w:t>113.</w:t>
      </w:r>
      <w:r w:rsidRPr="00B475D4">
        <w:rPr>
          <w:lang w:val="en-GB"/>
          <w:rPrChange w:id="8112" w:author="Alexandre Miguel Kaizeler Guedes Da Silva Afonso" w:date="2026-07-27T16:55:00Z" w16du:dateUtc="2026-07-27T15:55:00Z">
            <w:rPr/>
          </w:rPrChange>
        </w:rPr>
        <w:tab/>
        <w:t xml:space="preserve">Sato, K., Takayama, K.-I. &amp; Inoue, S. Stress granules sequester Alzheimer’s disease-associated gene transcripts and regulate disease-related neuronal proteostasis. </w:t>
      </w:r>
      <w:r w:rsidRPr="00B475D4">
        <w:rPr>
          <w:i/>
          <w:iCs/>
          <w:lang w:val="en-GB"/>
          <w:rPrChange w:id="8113" w:author="Alexandre Miguel Kaizeler Guedes Da Silva Afonso" w:date="2026-07-27T16:55:00Z" w16du:dateUtc="2026-07-27T15:55:00Z">
            <w:rPr>
              <w:i/>
              <w:iCs/>
            </w:rPr>
          </w:rPrChange>
        </w:rPr>
        <w:t>Aging</w:t>
      </w:r>
      <w:r w:rsidRPr="00B475D4">
        <w:rPr>
          <w:lang w:val="en-GB"/>
          <w:rPrChange w:id="8114" w:author="Alexandre Miguel Kaizeler Guedes Da Silva Afonso" w:date="2026-07-27T16:55:00Z" w16du:dateUtc="2026-07-27T15:55:00Z">
            <w:rPr/>
          </w:rPrChange>
        </w:rPr>
        <w:t xml:space="preserve"> </w:t>
      </w:r>
      <w:r w:rsidRPr="00B475D4">
        <w:rPr>
          <w:b/>
          <w:bCs/>
          <w:lang w:val="en-GB"/>
          <w:rPrChange w:id="8115" w:author="Alexandre Miguel Kaizeler Guedes Da Silva Afonso" w:date="2026-07-27T16:55:00Z" w16du:dateUtc="2026-07-27T15:55:00Z">
            <w:rPr>
              <w:b/>
              <w:bCs/>
            </w:rPr>
          </w:rPrChange>
        </w:rPr>
        <w:t>15</w:t>
      </w:r>
      <w:r w:rsidRPr="00B475D4">
        <w:rPr>
          <w:lang w:val="en-GB"/>
          <w:rPrChange w:id="8116" w:author="Alexandre Miguel Kaizeler Guedes Da Silva Afonso" w:date="2026-07-27T16:55:00Z" w16du:dateUtc="2026-07-27T15:55:00Z">
            <w:rPr/>
          </w:rPrChange>
        </w:rPr>
        <w:t>, 3984–4011 (2023).</w:t>
      </w:r>
    </w:p>
    <w:p w14:paraId="1DECD438" w14:textId="77777777" w:rsidR="0017139D" w:rsidRPr="00B475D4" w:rsidRDefault="0017139D" w:rsidP="0017139D">
      <w:pPr>
        <w:pStyle w:val="Bibliografia"/>
        <w:rPr>
          <w:lang w:val="en-GB"/>
          <w:rPrChange w:id="8117" w:author="Alexandre Miguel Kaizeler Guedes Da Silva Afonso" w:date="2026-07-27T16:55:00Z" w16du:dateUtc="2026-07-27T15:55:00Z">
            <w:rPr/>
          </w:rPrChange>
        </w:rPr>
      </w:pPr>
      <w:r w:rsidRPr="00B475D4">
        <w:rPr>
          <w:lang w:val="en-GB"/>
          <w:rPrChange w:id="8118" w:author="Alexandre Miguel Kaizeler Guedes Da Silva Afonso" w:date="2026-07-27T16:55:00Z" w16du:dateUtc="2026-07-27T15:55:00Z">
            <w:rPr/>
          </w:rPrChange>
        </w:rPr>
        <w:t>114.</w:t>
      </w:r>
      <w:r w:rsidRPr="00B475D4">
        <w:rPr>
          <w:lang w:val="en-GB"/>
          <w:rPrChange w:id="8119" w:author="Alexandre Miguel Kaizeler Guedes Da Silva Afonso" w:date="2026-07-27T16:55:00Z" w16du:dateUtc="2026-07-27T15:55:00Z">
            <w:rPr/>
          </w:rPrChange>
        </w:rPr>
        <w:tab/>
        <w:t xml:space="preserve">Padrón, A., Iwasaki, S. &amp; Ingolia, N. T. Proximity RNA Labeling by APEX-Seq Reveals the Organization of Translation Initiation Complexes and Repressive RNA Granules. </w:t>
      </w:r>
      <w:r w:rsidRPr="00B475D4">
        <w:rPr>
          <w:i/>
          <w:iCs/>
          <w:lang w:val="en-GB"/>
          <w:rPrChange w:id="8120" w:author="Alexandre Miguel Kaizeler Guedes Da Silva Afonso" w:date="2026-07-27T16:55:00Z" w16du:dateUtc="2026-07-27T15:55:00Z">
            <w:rPr>
              <w:i/>
              <w:iCs/>
            </w:rPr>
          </w:rPrChange>
        </w:rPr>
        <w:t>Mol. Cell</w:t>
      </w:r>
      <w:r w:rsidRPr="00B475D4">
        <w:rPr>
          <w:lang w:val="en-GB"/>
          <w:rPrChange w:id="8121" w:author="Alexandre Miguel Kaizeler Guedes Da Silva Afonso" w:date="2026-07-27T16:55:00Z" w16du:dateUtc="2026-07-27T15:55:00Z">
            <w:rPr/>
          </w:rPrChange>
        </w:rPr>
        <w:t xml:space="preserve"> </w:t>
      </w:r>
      <w:r w:rsidRPr="00B475D4">
        <w:rPr>
          <w:b/>
          <w:bCs/>
          <w:lang w:val="en-GB"/>
          <w:rPrChange w:id="8122" w:author="Alexandre Miguel Kaizeler Guedes Da Silva Afonso" w:date="2026-07-27T16:55:00Z" w16du:dateUtc="2026-07-27T15:55:00Z">
            <w:rPr>
              <w:b/>
              <w:bCs/>
            </w:rPr>
          </w:rPrChange>
        </w:rPr>
        <w:t>75</w:t>
      </w:r>
      <w:r w:rsidRPr="00B475D4">
        <w:rPr>
          <w:lang w:val="en-GB"/>
          <w:rPrChange w:id="8123" w:author="Alexandre Miguel Kaizeler Guedes Da Silva Afonso" w:date="2026-07-27T16:55:00Z" w16du:dateUtc="2026-07-27T15:55:00Z">
            <w:rPr/>
          </w:rPrChange>
        </w:rPr>
        <w:t>, 875-887.e5 (2019).</w:t>
      </w:r>
    </w:p>
    <w:p w14:paraId="21963D3D" w14:textId="77777777" w:rsidR="0017139D" w:rsidRPr="00B475D4" w:rsidRDefault="0017139D" w:rsidP="0017139D">
      <w:pPr>
        <w:pStyle w:val="Bibliografia"/>
        <w:rPr>
          <w:lang w:val="en-GB"/>
          <w:rPrChange w:id="8124" w:author="Alexandre Miguel Kaizeler Guedes Da Silva Afonso" w:date="2026-07-27T16:55:00Z" w16du:dateUtc="2026-07-27T15:55:00Z">
            <w:rPr/>
          </w:rPrChange>
        </w:rPr>
      </w:pPr>
      <w:r w:rsidRPr="00B475D4">
        <w:rPr>
          <w:lang w:val="en-GB"/>
          <w:rPrChange w:id="8125" w:author="Alexandre Miguel Kaizeler Guedes Da Silva Afonso" w:date="2026-07-27T16:55:00Z" w16du:dateUtc="2026-07-27T15:55:00Z">
            <w:rPr/>
          </w:rPrChange>
        </w:rPr>
        <w:t>115.</w:t>
      </w:r>
      <w:r w:rsidRPr="00B475D4">
        <w:rPr>
          <w:lang w:val="en-GB"/>
          <w:rPrChange w:id="8126" w:author="Alexandre Miguel Kaizeler Guedes Da Silva Afonso" w:date="2026-07-27T16:55:00Z" w16du:dateUtc="2026-07-27T15:55:00Z">
            <w:rPr/>
          </w:rPrChange>
        </w:rPr>
        <w:tab/>
        <w:t xml:space="preserve">Honda, M. </w:t>
      </w:r>
      <w:r w:rsidRPr="00B475D4">
        <w:rPr>
          <w:i/>
          <w:iCs/>
          <w:lang w:val="en-GB"/>
          <w:rPrChange w:id="8127" w:author="Alexandre Miguel Kaizeler Guedes Da Silva Afonso" w:date="2026-07-27T16:55:00Z" w16du:dateUtc="2026-07-27T15:55:00Z">
            <w:rPr>
              <w:i/>
              <w:iCs/>
            </w:rPr>
          </w:rPrChange>
        </w:rPr>
        <w:t>et al.</w:t>
      </w:r>
      <w:r w:rsidRPr="00B475D4">
        <w:rPr>
          <w:lang w:val="en-GB"/>
          <w:rPrChange w:id="8128" w:author="Alexandre Miguel Kaizeler Guedes Da Silva Afonso" w:date="2026-07-27T16:55:00Z" w16du:dateUtc="2026-07-27T15:55:00Z">
            <w:rPr/>
          </w:rPrChange>
        </w:rPr>
        <w:t xml:space="preserve"> High-depth spatial transcriptome analysis by photo-isolation chemistry. </w:t>
      </w:r>
      <w:r w:rsidRPr="00B475D4">
        <w:rPr>
          <w:i/>
          <w:iCs/>
          <w:lang w:val="en-GB"/>
          <w:rPrChange w:id="8129" w:author="Alexandre Miguel Kaizeler Guedes Da Silva Afonso" w:date="2026-07-27T16:55:00Z" w16du:dateUtc="2026-07-27T15:55:00Z">
            <w:rPr>
              <w:i/>
              <w:iCs/>
            </w:rPr>
          </w:rPrChange>
        </w:rPr>
        <w:t>Nat. Commun.</w:t>
      </w:r>
      <w:r w:rsidRPr="00B475D4">
        <w:rPr>
          <w:lang w:val="en-GB"/>
          <w:rPrChange w:id="8130" w:author="Alexandre Miguel Kaizeler Guedes Da Silva Afonso" w:date="2026-07-27T16:55:00Z" w16du:dateUtc="2026-07-27T15:55:00Z">
            <w:rPr/>
          </w:rPrChange>
        </w:rPr>
        <w:t xml:space="preserve"> </w:t>
      </w:r>
      <w:r w:rsidRPr="00B475D4">
        <w:rPr>
          <w:b/>
          <w:bCs/>
          <w:lang w:val="en-GB"/>
          <w:rPrChange w:id="8131" w:author="Alexandre Miguel Kaizeler Guedes Da Silva Afonso" w:date="2026-07-27T16:55:00Z" w16du:dateUtc="2026-07-27T15:55:00Z">
            <w:rPr>
              <w:b/>
              <w:bCs/>
            </w:rPr>
          </w:rPrChange>
        </w:rPr>
        <w:t>12</w:t>
      </w:r>
      <w:r w:rsidRPr="00B475D4">
        <w:rPr>
          <w:lang w:val="en-GB"/>
          <w:rPrChange w:id="8132" w:author="Alexandre Miguel Kaizeler Guedes Da Silva Afonso" w:date="2026-07-27T16:55:00Z" w16du:dateUtc="2026-07-27T15:55:00Z">
            <w:rPr/>
          </w:rPrChange>
        </w:rPr>
        <w:t>, 4416 (2021).</w:t>
      </w:r>
    </w:p>
    <w:p w14:paraId="1BB81F49" w14:textId="77777777" w:rsidR="0017139D" w:rsidRPr="00B475D4" w:rsidRDefault="0017139D" w:rsidP="0017139D">
      <w:pPr>
        <w:pStyle w:val="Bibliografia"/>
        <w:rPr>
          <w:lang w:val="en-GB"/>
          <w:rPrChange w:id="8133" w:author="Alexandre Miguel Kaizeler Guedes Da Silva Afonso" w:date="2026-07-27T16:55:00Z" w16du:dateUtc="2026-07-27T15:55:00Z">
            <w:rPr/>
          </w:rPrChange>
        </w:rPr>
      </w:pPr>
      <w:r w:rsidRPr="00B475D4">
        <w:rPr>
          <w:lang w:val="en-GB"/>
          <w:rPrChange w:id="8134" w:author="Alexandre Miguel Kaizeler Guedes Da Silva Afonso" w:date="2026-07-27T16:55:00Z" w16du:dateUtc="2026-07-27T15:55:00Z">
            <w:rPr/>
          </w:rPrChange>
        </w:rPr>
        <w:t>116.</w:t>
      </w:r>
      <w:r w:rsidRPr="00B475D4">
        <w:rPr>
          <w:lang w:val="en-GB"/>
          <w:rPrChange w:id="8135" w:author="Alexandre Miguel Kaizeler Guedes Da Silva Afonso" w:date="2026-07-27T16:55:00Z" w16du:dateUtc="2026-07-27T15:55:00Z">
            <w:rPr/>
          </w:rPrChange>
        </w:rPr>
        <w:tab/>
        <w:t xml:space="preserve">Shen, H. </w:t>
      </w:r>
      <w:r w:rsidRPr="00B475D4">
        <w:rPr>
          <w:i/>
          <w:iCs/>
          <w:lang w:val="en-GB"/>
          <w:rPrChange w:id="8136" w:author="Alexandre Miguel Kaizeler Guedes Da Silva Afonso" w:date="2026-07-27T16:55:00Z" w16du:dateUtc="2026-07-27T15:55:00Z">
            <w:rPr>
              <w:i/>
              <w:iCs/>
            </w:rPr>
          </w:rPrChange>
        </w:rPr>
        <w:t>et al.</w:t>
      </w:r>
      <w:r w:rsidRPr="00B475D4">
        <w:rPr>
          <w:lang w:val="en-GB"/>
          <w:rPrChange w:id="8137" w:author="Alexandre Miguel Kaizeler Guedes Da Silva Afonso" w:date="2026-07-27T16:55:00Z" w16du:dateUtc="2026-07-27T15:55:00Z">
            <w:rPr/>
          </w:rPrChange>
        </w:rPr>
        <w:t xml:space="preserve"> Sexually dimorphic RNA helicases DDX3X and DDX3Y differentially regulate RNA metabolism through phase separation. </w:t>
      </w:r>
      <w:r w:rsidRPr="00B475D4">
        <w:rPr>
          <w:i/>
          <w:iCs/>
          <w:lang w:val="en-GB"/>
          <w:rPrChange w:id="8138" w:author="Alexandre Miguel Kaizeler Guedes Da Silva Afonso" w:date="2026-07-27T16:55:00Z" w16du:dateUtc="2026-07-27T15:55:00Z">
            <w:rPr>
              <w:i/>
              <w:iCs/>
            </w:rPr>
          </w:rPrChange>
        </w:rPr>
        <w:t>Mol. Cell</w:t>
      </w:r>
      <w:r w:rsidRPr="00B475D4">
        <w:rPr>
          <w:lang w:val="en-GB"/>
          <w:rPrChange w:id="8139" w:author="Alexandre Miguel Kaizeler Guedes Da Silva Afonso" w:date="2026-07-27T16:55:00Z" w16du:dateUtc="2026-07-27T15:55:00Z">
            <w:rPr/>
          </w:rPrChange>
        </w:rPr>
        <w:t xml:space="preserve"> </w:t>
      </w:r>
      <w:r w:rsidRPr="00B475D4">
        <w:rPr>
          <w:b/>
          <w:bCs/>
          <w:lang w:val="en-GB"/>
          <w:rPrChange w:id="8140" w:author="Alexandre Miguel Kaizeler Guedes Da Silva Afonso" w:date="2026-07-27T16:55:00Z" w16du:dateUtc="2026-07-27T15:55:00Z">
            <w:rPr>
              <w:b/>
              <w:bCs/>
            </w:rPr>
          </w:rPrChange>
        </w:rPr>
        <w:t>82</w:t>
      </w:r>
      <w:r w:rsidRPr="00B475D4">
        <w:rPr>
          <w:lang w:val="en-GB"/>
          <w:rPrChange w:id="8141" w:author="Alexandre Miguel Kaizeler Guedes Da Silva Afonso" w:date="2026-07-27T16:55:00Z" w16du:dateUtc="2026-07-27T15:55:00Z">
            <w:rPr/>
          </w:rPrChange>
        </w:rPr>
        <w:t>, 2588-2603.e9 (2022).</w:t>
      </w:r>
    </w:p>
    <w:p w14:paraId="0194E9FF" w14:textId="77777777" w:rsidR="0017139D" w:rsidRPr="00B475D4" w:rsidRDefault="0017139D" w:rsidP="0017139D">
      <w:pPr>
        <w:pStyle w:val="Bibliografia"/>
        <w:rPr>
          <w:lang w:val="en-GB"/>
          <w:rPrChange w:id="8142" w:author="Alexandre Miguel Kaizeler Guedes Da Silva Afonso" w:date="2026-07-27T16:55:00Z" w16du:dateUtc="2026-07-27T15:55:00Z">
            <w:rPr/>
          </w:rPrChange>
        </w:rPr>
      </w:pPr>
      <w:r w:rsidRPr="00B475D4">
        <w:rPr>
          <w:lang w:val="en-GB"/>
          <w:rPrChange w:id="8143" w:author="Alexandre Miguel Kaizeler Guedes Da Silva Afonso" w:date="2026-07-27T16:55:00Z" w16du:dateUtc="2026-07-27T15:55:00Z">
            <w:rPr/>
          </w:rPrChange>
        </w:rPr>
        <w:t>117.</w:t>
      </w:r>
      <w:r w:rsidRPr="00B475D4">
        <w:rPr>
          <w:lang w:val="en-GB"/>
          <w:rPrChange w:id="8144" w:author="Alexandre Miguel Kaizeler Guedes Da Silva Afonso" w:date="2026-07-27T16:55:00Z" w16du:dateUtc="2026-07-27T15:55:00Z">
            <w:rPr/>
          </w:rPrChange>
        </w:rPr>
        <w:tab/>
        <w:t xml:space="preserve">Iadevaia, V. </w:t>
      </w:r>
      <w:r w:rsidRPr="00B475D4">
        <w:rPr>
          <w:i/>
          <w:iCs/>
          <w:lang w:val="en-GB"/>
          <w:rPrChange w:id="8145" w:author="Alexandre Miguel Kaizeler Guedes Da Silva Afonso" w:date="2026-07-27T16:55:00Z" w16du:dateUtc="2026-07-27T15:55:00Z">
            <w:rPr>
              <w:i/>
              <w:iCs/>
            </w:rPr>
          </w:rPrChange>
        </w:rPr>
        <w:t>et al.</w:t>
      </w:r>
      <w:r w:rsidRPr="00B475D4">
        <w:rPr>
          <w:lang w:val="en-GB"/>
          <w:rPrChange w:id="8146" w:author="Alexandre Miguel Kaizeler Guedes Da Silva Afonso" w:date="2026-07-27T16:55:00Z" w16du:dateUtc="2026-07-27T15:55:00Z">
            <w:rPr/>
          </w:rPrChange>
        </w:rPr>
        <w:t xml:space="preserve"> Novel stress granule-like structures are induced via a paracrine mechanism during viral infection. </w:t>
      </w:r>
      <w:r w:rsidRPr="00B475D4">
        <w:rPr>
          <w:i/>
          <w:iCs/>
          <w:lang w:val="en-GB"/>
          <w:rPrChange w:id="8147" w:author="Alexandre Miguel Kaizeler Guedes Da Silva Afonso" w:date="2026-07-27T16:55:00Z" w16du:dateUtc="2026-07-27T15:55:00Z">
            <w:rPr>
              <w:i/>
              <w:iCs/>
            </w:rPr>
          </w:rPrChange>
        </w:rPr>
        <w:t>J. Cell Sci.</w:t>
      </w:r>
      <w:r w:rsidRPr="00B475D4">
        <w:rPr>
          <w:lang w:val="en-GB"/>
          <w:rPrChange w:id="8148" w:author="Alexandre Miguel Kaizeler Guedes Da Silva Afonso" w:date="2026-07-27T16:55:00Z" w16du:dateUtc="2026-07-27T15:55:00Z">
            <w:rPr/>
          </w:rPrChange>
        </w:rPr>
        <w:t xml:space="preserve"> </w:t>
      </w:r>
      <w:r w:rsidRPr="00B475D4">
        <w:rPr>
          <w:b/>
          <w:bCs/>
          <w:lang w:val="en-GB"/>
          <w:rPrChange w:id="8149" w:author="Alexandre Miguel Kaizeler Guedes Da Silva Afonso" w:date="2026-07-27T16:55:00Z" w16du:dateUtc="2026-07-27T15:55:00Z">
            <w:rPr>
              <w:b/>
              <w:bCs/>
            </w:rPr>
          </w:rPrChange>
        </w:rPr>
        <w:t>135</w:t>
      </w:r>
      <w:r w:rsidRPr="00B475D4">
        <w:rPr>
          <w:lang w:val="en-GB"/>
          <w:rPrChange w:id="8150" w:author="Alexandre Miguel Kaizeler Guedes Da Silva Afonso" w:date="2026-07-27T16:55:00Z" w16du:dateUtc="2026-07-27T15:55:00Z">
            <w:rPr/>
          </w:rPrChange>
        </w:rPr>
        <w:t>, jcs259194 (2022).</w:t>
      </w:r>
    </w:p>
    <w:p w14:paraId="48E19123" w14:textId="77777777" w:rsidR="0017139D" w:rsidRPr="00B475D4" w:rsidRDefault="0017139D" w:rsidP="0017139D">
      <w:pPr>
        <w:pStyle w:val="Bibliografia"/>
        <w:rPr>
          <w:lang w:val="en-GB"/>
          <w:rPrChange w:id="8151" w:author="Alexandre Miguel Kaizeler Guedes Da Silva Afonso" w:date="2026-07-27T16:55:00Z" w16du:dateUtc="2026-07-27T15:55:00Z">
            <w:rPr/>
          </w:rPrChange>
        </w:rPr>
      </w:pPr>
      <w:r w:rsidRPr="00B475D4">
        <w:rPr>
          <w:lang w:val="en-GB"/>
          <w:rPrChange w:id="8152" w:author="Alexandre Miguel Kaizeler Guedes Da Silva Afonso" w:date="2026-07-27T16:55:00Z" w16du:dateUtc="2026-07-27T15:55:00Z">
            <w:rPr/>
          </w:rPrChange>
        </w:rPr>
        <w:t>118.</w:t>
      </w:r>
      <w:r w:rsidRPr="00B475D4">
        <w:rPr>
          <w:lang w:val="en-GB"/>
          <w:rPrChange w:id="8153" w:author="Alexandre Miguel Kaizeler Guedes Da Silva Afonso" w:date="2026-07-27T16:55:00Z" w16du:dateUtc="2026-07-27T15:55:00Z">
            <w:rPr/>
          </w:rPrChange>
        </w:rPr>
        <w:tab/>
        <w:t xml:space="preserve">Xiao, Y. </w:t>
      </w:r>
      <w:r w:rsidRPr="00B475D4">
        <w:rPr>
          <w:i/>
          <w:iCs/>
          <w:lang w:val="en-GB"/>
          <w:rPrChange w:id="8154" w:author="Alexandre Miguel Kaizeler Guedes Da Silva Afonso" w:date="2026-07-27T16:55:00Z" w16du:dateUtc="2026-07-27T15:55:00Z">
            <w:rPr>
              <w:i/>
              <w:iCs/>
            </w:rPr>
          </w:rPrChange>
        </w:rPr>
        <w:t>et al.</w:t>
      </w:r>
      <w:r w:rsidRPr="00B475D4">
        <w:rPr>
          <w:lang w:val="en-GB"/>
          <w:rPrChange w:id="8155" w:author="Alexandre Miguel Kaizeler Guedes Da Silva Afonso" w:date="2026-07-27T16:55:00Z" w16du:dateUtc="2026-07-27T15:55:00Z">
            <w:rPr/>
          </w:rPrChange>
        </w:rPr>
        <w:t xml:space="preserve"> Profiling of RNA-binding protein binding sites by in situ reverse transcription-based sequencing. </w:t>
      </w:r>
      <w:r w:rsidRPr="00B475D4">
        <w:rPr>
          <w:i/>
          <w:iCs/>
          <w:lang w:val="en-GB"/>
          <w:rPrChange w:id="8156" w:author="Alexandre Miguel Kaizeler Guedes Da Silva Afonso" w:date="2026-07-27T16:55:00Z" w16du:dateUtc="2026-07-27T15:55:00Z">
            <w:rPr>
              <w:i/>
              <w:iCs/>
            </w:rPr>
          </w:rPrChange>
        </w:rPr>
        <w:t>Nat. Methods</w:t>
      </w:r>
      <w:r w:rsidRPr="00B475D4">
        <w:rPr>
          <w:lang w:val="en-GB"/>
          <w:rPrChange w:id="8157" w:author="Alexandre Miguel Kaizeler Guedes Da Silva Afonso" w:date="2026-07-27T16:55:00Z" w16du:dateUtc="2026-07-27T15:55:00Z">
            <w:rPr/>
          </w:rPrChange>
        </w:rPr>
        <w:t xml:space="preserve"> </w:t>
      </w:r>
      <w:r w:rsidRPr="00B475D4">
        <w:rPr>
          <w:b/>
          <w:bCs/>
          <w:lang w:val="en-GB"/>
          <w:rPrChange w:id="8158" w:author="Alexandre Miguel Kaizeler Guedes Da Silva Afonso" w:date="2026-07-27T16:55:00Z" w16du:dateUtc="2026-07-27T15:55:00Z">
            <w:rPr>
              <w:b/>
              <w:bCs/>
            </w:rPr>
          </w:rPrChange>
        </w:rPr>
        <w:t>21</w:t>
      </w:r>
      <w:r w:rsidRPr="00B475D4">
        <w:rPr>
          <w:lang w:val="en-GB"/>
          <w:rPrChange w:id="8159" w:author="Alexandre Miguel Kaizeler Guedes Da Silva Afonso" w:date="2026-07-27T16:55:00Z" w16du:dateUtc="2026-07-27T15:55:00Z">
            <w:rPr/>
          </w:rPrChange>
        </w:rPr>
        <w:t>, 247–258 (2024).</w:t>
      </w:r>
    </w:p>
    <w:p w14:paraId="1089B9B8" w14:textId="77777777" w:rsidR="0017139D" w:rsidRPr="00B475D4" w:rsidRDefault="0017139D" w:rsidP="0017139D">
      <w:pPr>
        <w:pStyle w:val="Bibliografia"/>
        <w:rPr>
          <w:lang w:val="en-GB"/>
          <w:rPrChange w:id="8160" w:author="Alexandre Miguel Kaizeler Guedes Da Silva Afonso" w:date="2026-07-27T16:55:00Z" w16du:dateUtc="2026-07-27T15:55:00Z">
            <w:rPr/>
          </w:rPrChange>
        </w:rPr>
      </w:pPr>
      <w:r w:rsidRPr="00B475D4">
        <w:rPr>
          <w:lang w:val="en-GB"/>
          <w:rPrChange w:id="8161" w:author="Alexandre Miguel Kaizeler Guedes Da Silva Afonso" w:date="2026-07-27T16:55:00Z" w16du:dateUtc="2026-07-27T15:55:00Z">
            <w:rPr/>
          </w:rPrChange>
        </w:rPr>
        <w:t>119.</w:t>
      </w:r>
      <w:r w:rsidRPr="00B475D4">
        <w:rPr>
          <w:lang w:val="en-GB"/>
          <w:rPrChange w:id="8162" w:author="Alexandre Miguel Kaizeler Guedes Da Silva Afonso" w:date="2026-07-27T16:55:00Z" w16du:dateUtc="2026-07-27T15:55:00Z">
            <w:rPr/>
          </w:rPrChange>
        </w:rPr>
        <w:tab/>
        <w:t xml:space="preserve">Cunningham, F. </w:t>
      </w:r>
      <w:r w:rsidRPr="00B475D4">
        <w:rPr>
          <w:i/>
          <w:iCs/>
          <w:lang w:val="en-GB"/>
          <w:rPrChange w:id="8163" w:author="Alexandre Miguel Kaizeler Guedes Da Silva Afonso" w:date="2026-07-27T16:55:00Z" w16du:dateUtc="2026-07-27T15:55:00Z">
            <w:rPr>
              <w:i/>
              <w:iCs/>
            </w:rPr>
          </w:rPrChange>
        </w:rPr>
        <w:t>et al.</w:t>
      </w:r>
      <w:r w:rsidRPr="00B475D4">
        <w:rPr>
          <w:lang w:val="en-GB"/>
          <w:rPrChange w:id="8164" w:author="Alexandre Miguel Kaizeler Guedes Da Silva Afonso" w:date="2026-07-27T16:55:00Z" w16du:dateUtc="2026-07-27T15:55:00Z">
            <w:rPr/>
          </w:rPrChange>
        </w:rPr>
        <w:t xml:space="preserve"> Ensembl 2022. </w:t>
      </w:r>
      <w:r w:rsidRPr="00B475D4">
        <w:rPr>
          <w:i/>
          <w:iCs/>
          <w:lang w:val="en-GB"/>
          <w:rPrChange w:id="8165" w:author="Alexandre Miguel Kaizeler Guedes Da Silva Afonso" w:date="2026-07-27T16:55:00Z" w16du:dateUtc="2026-07-27T15:55:00Z">
            <w:rPr>
              <w:i/>
              <w:iCs/>
            </w:rPr>
          </w:rPrChange>
        </w:rPr>
        <w:t>Nucleic Acids Res.</w:t>
      </w:r>
      <w:r w:rsidRPr="00B475D4">
        <w:rPr>
          <w:lang w:val="en-GB"/>
          <w:rPrChange w:id="8166" w:author="Alexandre Miguel Kaizeler Guedes Da Silva Afonso" w:date="2026-07-27T16:55:00Z" w16du:dateUtc="2026-07-27T15:55:00Z">
            <w:rPr/>
          </w:rPrChange>
        </w:rPr>
        <w:t xml:space="preserve"> </w:t>
      </w:r>
      <w:r w:rsidRPr="00B475D4">
        <w:rPr>
          <w:b/>
          <w:bCs/>
          <w:lang w:val="en-GB"/>
          <w:rPrChange w:id="8167" w:author="Alexandre Miguel Kaizeler Guedes Da Silva Afonso" w:date="2026-07-27T16:55:00Z" w16du:dateUtc="2026-07-27T15:55:00Z">
            <w:rPr>
              <w:b/>
              <w:bCs/>
            </w:rPr>
          </w:rPrChange>
        </w:rPr>
        <w:t>50</w:t>
      </w:r>
      <w:r w:rsidRPr="00B475D4">
        <w:rPr>
          <w:lang w:val="en-GB"/>
          <w:rPrChange w:id="8168" w:author="Alexandre Miguel Kaizeler Guedes Da Silva Afonso" w:date="2026-07-27T16:55:00Z" w16du:dateUtc="2026-07-27T15:55:00Z">
            <w:rPr/>
          </w:rPrChange>
        </w:rPr>
        <w:t>, D988–D995 (2022).</w:t>
      </w:r>
    </w:p>
    <w:p w14:paraId="0EA68A29" w14:textId="77777777" w:rsidR="0017139D" w:rsidRPr="00B475D4" w:rsidRDefault="0017139D" w:rsidP="0017139D">
      <w:pPr>
        <w:pStyle w:val="Bibliografia"/>
        <w:rPr>
          <w:lang w:val="en-GB"/>
          <w:rPrChange w:id="8169" w:author="Alexandre Miguel Kaizeler Guedes Da Silva Afonso" w:date="2026-07-27T16:55:00Z" w16du:dateUtc="2026-07-27T15:55:00Z">
            <w:rPr/>
          </w:rPrChange>
        </w:rPr>
      </w:pPr>
      <w:r w:rsidRPr="00B475D4">
        <w:rPr>
          <w:lang w:val="en-GB"/>
          <w:rPrChange w:id="8170" w:author="Alexandre Miguel Kaizeler Guedes Da Silva Afonso" w:date="2026-07-27T16:55:00Z" w16du:dateUtc="2026-07-27T15:55:00Z">
            <w:rPr/>
          </w:rPrChange>
        </w:rPr>
        <w:t>120.</w:t>
      </w:r>
      <w:r w:rsidRPr="00B475D4">
        <w:rPr>
          <w:lang w:val="en-GB"/>
          <w:rPrChange w:id="8171" w:author="Alexandre Miguel Kaizeler Guedes Da Silva Afonso" w:date="2026-07-27T16:55:00Z" w16du:dateUtc="2026-07-27T15:55:00Z">
            <w:rPr/>
          </w:rPrChange>
        </w:rPr>
        <w:tab/>
        <w:t xml:space="preserve">Arango, D. </w:t>
      </w:r>
      <w:r w:rsidRPr="00B475D4">
        <w:rPr>
          <w:i/>
          <w:iCs/>
          <w:lang w:val="en-GB"/>
          <w:rPrChange w:id="8172" w:author="Alexandre Miguel Kaizeler Guedes Da Silva Afonso" w:date="2026-07-27T16:55:00Z" w16du:dateUtc="2026-07-27T15:55:00Z">
            <w:rPr>
              <w:i/>
              <w:iCs/>
            </w:rPr>
          </w:rPrChange>
        </w:rPr>
        <w:t>et al.</w:t>
      </w:r>
      <w:r w:rsidRPr="00B475D4">
        <w:rPr>
          <w:lang w:val="en-GB"/>
          <w:rPrChange w:id="8173" w:author="Alexandre Miguel Kaizeler Guedes Da Silva Afonso" w:date="2026-07-27T16:55:00Z" w16du:dateUtc="2026-07-27T15:55:00Z">
            <w:rPr/>
          </w:rPrChange>
        </w:rPr>
        <w:t xml:space="preserve"> Direct epitranscriptomic regulation of mammalian translation initiation through N4-acetylcytidine. </w:t>
      </w:r>
      <w:r w:rsidRPr="00B475D4">
        <w:rPr>
          <w:i/>
          <w:iCs/>
          <w:lang w:val="en-GB"/>
          <w:rPrChange w:id="8174" w:author="Alexandre Miguel Kaizeler Guedes Da Silva Afonso" w:date="2026-07-27T16:55:00Z" w16du:dateUtc="2026-07-27T15:55:00Z">
            <w:rPr>
              <w:i/>
              <w:iCs/>
            </w:rPr>
          </w:rPrChange>
        </w:rPr>
        <w:t>Mol. Cell</w:t>
      </w:r>
      <w:r w:rsidRPr="00B475D4">
        <w:rPr>
          <w:lang w:val="en-GB"/>
          <w:rPrChange w:id="8175" w:author="Alexandre Miguel Kaizeler Guedes Da Silva Afonso" w:date="2026-07-27T16:55:00Z" w16du:dateUtc="2026-07-27T15:55:00Z">
            <w:rPr/>
          </w:rPrChange>
        </w:rPr>
        <w:t xml:space="preserve"> </w:t>
      </w:r>
      <w:r w:rsidRPr="00B475D4">
        <w:rPr>
          <w:b/>
          <w:bCs/>
          <w:lang w:val="en-GB"/>
          <w:rPrChange w:id="8176" w:author="Alexandre Miguel Kaizeler Guedes Da Silva Afonso" w:date="2026-07-27T16:55:00Z" w16du:dateUtc="2026-07-27T15:55:00Z">
            <w:rPr>
              <w:b/>
              <w:bCs/>
            </w:rPr>
          </w:rPrChange>
        </w:rPr>
        <w:t>82</w:t>
      </w:r>
      <w:r w:rsidRPr="00B475D4">
        <w:rPr>
          <w:lang w:val="en-GB"/>
          <w:rPrChange w:id="8177" w:author="Alexandre Miguel Kaizeler Guedes Da Silva Afonso" w:date="2026-07-27T16:55:00Z" w16du:dateUtc="2026-07-27T15:55:00Z">
            <w:rPr/>
          </w:rPrChange>
        </w:rPr>
        <w:t>, 2797-2814.e11 (2022).</w:t>
      </w:r>
    </w:p>
    <w:p w14:paraId="260EF0DB" w14:textId="77777777" w:rsidR="0017139D" w:rsidRPr="00B475D4" w:rsidRDefault="0017139D" w:rsidP="0017139D">
      <w:pPr>
        <w:pStyle w:val="Bibliografia"/>
        <w:rPr>
          <w:lang w:val="en-GB"/>
          <w:rPrChange w:id="8178" w:author="Alexandre Miguel Kaizeler Guedes Da Silva Afonso" w:date="2026-07-27T16:55:00Z" w16du:dateUtc="2026-07-27T15:55:00Z">
            <w:rPr/>
          </w:rPrChange>
        </w:rPr>
      </w:pPr>
      <w:r w:rsidRPr="00B475D4">
        <w:rPr>
          <w:lang w:val="en-GB"/>
          <w:rPrChange w:id="8179" w:author="Alexandre Miguel Kaizeler Guedes Da Silva Afonso" w:date="2026-07-27T16:55:00Z" w16du:dateUtc="2026-07-27T15:55:00Z">
            <w:rPr/>
          </w:rPrChange>
        </w:rPr>
        <w:t>121.</w:t>
      </w:r>
      <w:r w:rsidRPr="00B475D4">
        <w:rPr>
          <w:lang w:val="en-GB"/>
          <w:rPrChange w:id="8180" w:author="Alexandre Miguel Kaizeler Guedes Da Silva Afonso" w:date="2026-07-27T16:55:00Z" w16du:dateUtc="2026-07-27T15:55:00Z">
            <w:rPr/>
          </w:rPrChange>
        </w:rPr>
        <w:tab/>
        <w:t xml:space="preserve">Khong, A., Matheny, T., Huynh, T. N., Babl, V. &amp; Parker, R. Limited effects of m6A modification on mRNA partitioning into stress granules. </w:t>
      </w:r>
      <w:r w:rsidRPr="00B475D4">
        <w:rPr>
          <w:i/>
          <w:iCs/>
          <w:lang w:val="en-GB"/>
          <w:rPrChange w:id="8181" w:author="Alexandre Miguel Kaizeler Guedes Da Silva Afonso" w:date="2026-07-27T16:55:00Z" w16du:dateUtc="2026-07-27T15:55:00Z">
            <w:rPr>
              <w:i/>
              <w:iCs/>
            </w:rPr>
          </w:rPrChange>
        </w:rPr>
        <w:t>Nat. Commun.</w:t>
      </w:r>
      <w:r w:rsidRPr="00B475D4">
        <w:rPr>
          <w:lang w:val="en-GB"/>
          <w:rPrChange w:id="8182" w:author="Alexandre Miguel Kaizeler Guedes Da Silva Afonso" w:date="2026-07-27T16:55:00Z" w16du:dateUtc="2026-07-27T15:55:00Z">
            <w:rPr/>
          </w:rPrChange>
        </w:rPr>
        <w:t xml:space="preserve"> </w:t>
      </w:r>
      <w:r w:rsidRPr="00B475D4">
        <w:rPr>
          <w:b/>
          <w:bCs/>
          <w:lang w:val="en-GB"/>
          <w:rPrChange w:id="8183" w:author="Alexandre Miguel Kaizeler Guedes Da Silva Afonso" w:date="2026-07-27T16:55:00Z" w16du:dateUtc="2026-07-27T15:55:00Z">
            <w:rPr>
              <w:b/>
              <w:bCs/>
            </w:rPr>
          </w:rPrChange>
        </w:rPr>
        <w:t>13</w:t>
      </w:r>
      <w:r w:rsidRPr="00B475D4">
        <w:rPr>
          <w:lang w:val="en-GB"/>
          <w:rPrChange w:id="8184" w:author="Alexandre Miguel Kaizeler Guedes Da Silva Afonso" w:date="2026-07-27T16:55:00Z" w16du:dateUtc="2026-07-27T15:55:00Z">
            <w:rPr/>
          </w:rPrChange>
        </w:rPr>
        <w:t>, 3735 (2022).</w:t>
      </w:r>
    </w:p>
    <w:p w14:paraId="263AD09C" w14:textId="77777777" w:rsidR="0017139D" w:rsidRPr="00B475D4" w:rsidRDefault="0017139D" w:rsidP="0017139D">
      <w:pPr>
        <w:pStyle w:val="Bibliografia"/>
        <w:rPr>
          <w:lang w:val="en-GB"/>
          <w:rPrChange w:id="8185" w:author="Alexandre Miguel Kaizeler Guedes Da Silva Afonso" w:date="2026-07-27T16:55:00Z" w16du:dateUtc="2026-07-27T15:55:00Z">
            <w:rPr/>
          </w:rPrChange>
        </w:rPr>
      </w:pPr>
      <w:r w:rsidRPr="00B475D4">
        <w:rPr>
          <w:lang w:val="en-GB"/>
          <w:rPrChange w:id="8186" w:author="Alexandre Miguel Kaizeler Guedes Da Silva Afonso" w:date="2026-07-27T16:55:00Z" w16du:dateUtc="2026-07-27T15:55:00Z">
            <w:rPr/>
          </w:rPrChange>
        </w:rPr>
        <w:t>122.</w:t>
      </w:r>
      <w:r w:rsidRPr="00B475D4">
        <w:rPr>
          <w:lang w:val="en-GB"/>
          <w:rPrChange w:id="8187" w:author="Alexandre Miguel Kaizeler Guedes Da Silva Afonso" w:date="2026-07-27T16:55:00Z" w16du:dateUtc="2026-07-27T15:55:00Z">
            <w:rPr/>
          </w:rPrChange>
        </w:rPr>
        <w:tab/>
        <w:t xml:space="preserve">Schneider, A. L., Martins-Silva, R., Kaizeler, A., Saraiva-Agostinho, N. &amp; Barbosa-Morais, N. L. voyAGEr, a free web interface for the analysis of age-related gene expression alterations in human tissues. </w:t>
      </w:r>
      <w:r w:rsidRPr="00B475D4">
        <w:rPr>
          <w:i/>
          <w:iCs/>
          <w:lang w:val="en-GB"/>
          <w:rPrChange w:id="8188" w:author="Alexandre Miguel Kaizeler Guedes Da Silva Afonso" w:date="2026-07-27T16:55:00Z" w16du:dateUtc="2026-07-27T15:55:00Z">
            <w:rPr>
              <w:i/>
              <w:iCs/>
            </w:rPr>
          </w:rPrChange>
        </w:rPr>
        <w:t>eLife</w:t>
      </w:r>
      <w:r w:rsidRPr="00B475D4">
        <w:rPr>
          <w:lang w:val="en-GB"/>
          <w:rPrChange w:id="8189" w:author="Alexandre Miguel Kaizeler Guedes Da Silva Afonso" w:date="2026-07-27T16:55:00Z" w16du:dateUtc="2026-07-27T15:55:00Z">
            <w:rPr/>
          </w:rPrChange>
        </w:rPr>
        <w:t xml:space="preserve"> </w:t>
      </w:r>
      <w:r w:rsidRPr="00B475D4">
        <w:rPr>
          <w:b/>
          <w:bCs/>
          <w:lang w:val="en-GB"/>
          <w:rPrChange w:id="8190" w:author="Alexandre Miguel Kaizeler Guedes Da Silva Afonso" w:date="2026-07-27T16:55:00Z" w16du:dateUtc="2026-07-27T15:55:00Z">
            <w:rPr>
              <w:b/>
              <w:bCs/>
            </w:rPr>
          </w:rPrChange>
        </w:rPr>
        <w:t>12</w:t>
      </w:r>
      <w:r w:rsidRPr="00B475D4">
        <w:rPr>
          <w:lang w:val="en-GB"/>
          <w:rPrChange w:id="8191" w:author="Alexandre Miguel Kaizeler Guedes Da Silva Afonso" w:date="2026-07-27T16:55:00Z" w16du:dateUtc="2026-07-27T15:55:00Z">
            <w:rPr/>
          </w:rPrChange>
        </w:rPr>
        <w:t>, RP88623 (2024).</w:t>
      </w:r>
    </w:p>
    <w:p w14:paraId="3961BC5A" w14:textId="77777777" w:rsidR="0017139D" w:rsidRPr="00B475D4" w:rsidRDefault="0017139D" w:rsidP="0017139D">
      <w:pPr>
        <w:pStyle w:val="Bibliografia"/>
        <w:rPr>
          <w:lang w:val="en-GB"/>
          <w:rPrChange w:id="8192" w:author="Alexandre Miguel Kaizeler Guedes Da Silva Afonso" w:date="2026-07-27T16:55:00Z" w16du:dateUtc="2026-07-27T15:55:00Z">
            <w:rPr/>
          </w:rPrChange>
        </w:rPr>
      </w:pPr>
      <w:r w:rsidRPr="00B475D4">
        <w:rPr>
          <w:lang w:val="en-GB"/>
          <w:rPrChange w:id="8193" w:author="Alexandre Miguel Kaizeler Guedes Da Silva Afonso" w:date="2026-07-27T16:55:00Z" w16du:dateUtc="2026-07-27T15:55:00Z">
            <w:rPr/>
          </w:rPrChange>
        </w:rPr>
        <w:lastRenderedPageBreak/>
        <w:t>123.</w:t>
      </w:r>
      <w:r w:rsidRPr="00B475D4">
        <w:rPr>
          <w:lang w:val="en-GB"/>
          <w:rPrChange w:id="8194" w:author="Alexandre Miguel Kaizeler Guedes Da Silva Afonso" w:date="2026-07-27T16:55:00Z" w16du:dateUtc="2026-07-27T15:55:00Z">
            <w:rPr/>
          </w:rPrChange>
        </w:rPr>
        <w:tab/>
        <w:t xml:space="preserve">Frankish, A. </w:t>
      </w:r>
      <w:r w:rsidRPr="00B475D4">
        <w:rPr>
          <w:i/>
          <w:iCs/>
          <w:lang w:val="en-GB"/>
          <w:rPrChange w:id="8195" w:author="Alexandre Miguel Kaizeler Guedes Da Silva Afonso" w:date="2026-07-27T16:55:00Z" w16du:dateUtc="2026-07-27T15:55:00Z">
            <w:rPr>
              <w:i/>
              <w:iCs/>
            </w:rPr>
          </w:rPrChange>
        </w:rPr>
        <w:t>et al.</w:t>
      </w:r>
      <w:r w:rsidRPr="00B475D4">
        <w:rPr>
          <w:lang w:val="en-GB"/>
          <w:rPrChange w:id="8196" w:author="Alexandre Miguel Kaizeler Guedes Da Silva Afonso" w:date="2026-07-27T16:55:00Z" w16du:dateUtc="2026-07-27T15:55:00Z">
            <w:rPr/>
          </w:rPrChange>
        </w:rPr>
        <w:t xml:space="preserve"> GENCODE 2021. </w:t>
      </w:r>
      <w:r w:rsidRPr="00B475D4">
        <w:rPr>
          <w:i/>
          <w:iCs/>
          <w:lang w:val="en-GB"/>
          <w:rPrChange w:id="8197" w:author="Alexandre Miguel Kaizeler Guedes Da Silva Afonso" w:date="2026-07-27T16:55:00Z" w16du:dateUtc="2026-07-27T15:55:00Z">
            <w:rPr>
              <w:i/>
              <w:iCs/>
            </w:rPr>
          </w:rPrChange>
        </w:rPr>
        <w:t>Nucleic Acids Res.</w:t>
      </w:r>
      <w:r w:rsidRPr="00B475D4">
        <w:rPr>
          <w:lang w:val="en-GB"/>
          <w:rPrChange w:id="8198" w:author="Alexandre Miguel Kaizeler Guedes Da Silva Afonso" w:date="2026-07-27T16:55:00Z" w16du:dateUtc="2026-07-27T15:55:00Z">
            <w:rPr/>
          </w:rPrChange>
        </w:rPr>
        <w:t xml:space="preserve"> </w:t>
      </w:r>
      <w:r w:rsidRPr="00B475D4">
        <w:rPr>
          <w:b/>
          <w:bCs/>
          <w:lang w:val="en-GB"/>
          <w:rPrChange w:id="8199" w:author="Alexandre Miguel Kaizeler Guedes Da Silva Afonso" w:date="2026-07-27T16:55:00Z" w16du:dateUtc="2026-07-27T15:55:00Z">
            <w:rPr>
              <w:b/>
              <w:bCs/>
            </w:rPr>
          </w:rPrChange>
        </w:rPr>
        <w:t>49</w:t>
      </w:r>
      <w:r w:rsidRPr="00B475D4">
        <w:rPr>
          <w:lang w:val="en-GB"/>
          <w:rPrChange w:id="8200" w:author="Alexandre Miguel Kaizeler Guedes Da Silva Afonso" w:date="2026-07-27T16:55:00Z" w16du:dateUtc="2026-07-27T15:55:00Z">
            <w:rPr/>
          </w:rPrChange>
        </w:rPr>
        <w:t>, D916–D923 (2021).</w:t>
      </w:r>
    </w:p>
    <w:p w14:paraId="75838DB4" w14:textId="77777777" w:rsidR="0017139D" w:rsidRPr="00B475D4" w:rsidRDefault="0017139D" w:rsidP="0017139D">
      <w:pPr>
        <w:pStyle w:val="Bibliografia"/>
        <w:rPr>
          <w:lang w:val="en-GB"/>
          <w:rPrChange w:id="8201" w:author="Alexandre Miguel Kaizeler Guedes Da Silva Afonso" w:date="2026-07-27T16:55:00Z" w16du:dateUtc="2026-07-27T15:55:00Z">
            <w:rPr/>
          </w:rPrChange>
        </w:rPr>
      </w:pPr>
      <w:r w:rsidRPr="00B475D4">
        <w:rPr>
          <w:lang w:val="en-GB"/>
          <w:rPrChange w:id="8202" w:author="Alexandre Miguel Kaizeler Guedes Da Silva Afonso" w:date="2026-07-27T16:55:00Z" w16du:dateUtc="2026-07-27T15:55:00Z">
            <w:rPr/>
          </w:rPrChange>
        </w:rPr>
        <w:t>124.</w:t>
      </w:r>
      <w:r w:rsidRPr="00B475D4">
        <w:rPr>
          <w:lang w:val="en-GB"/>
          <w:rPrChange w:id="8203" w:author="Alexandre Miguel Kaizeler Guedes Da Silva Afonso" w:date="2026-07-27T16:55:00Z" w16du:dateUtc="2026-07-27T15:55:00Z">
            <w:rPr/>
          </w:rPrChange>
        </w:rPr>
        <w:tab/>
        <w:t xml:space="preserve">Robinson, M. D. &amp; Oshlack, A. A scaling normalization method for differential expression analysis of RNA-seq data. </w:t>
      </w:r>
      <w:r w:rsidRPr="00B475D4">
        <w:rPr>
          <w:i/>
          <w:iCs/>
          <w:lang w:val="en-GB"/>
          <w:rPrChange w:id="8204" w:author="Alexandre Miguel Kaizeler Guedes Da Silva Afonso" w:date="2026-07-27T16:55:00Z" w16du:dateUtc="2026-07-27T15:55:00Z">
            <w:rPr>
              <w:i/>
              <w:iCs/>
            </w:rPr>
          </w:rPrChange>
        </w:rPr>
        <w:t>Genome Biol.</w:t>
      </w:r>
      <w:r w:rsidRPr="00B475D4">
        <w:rPr>
          <w:lang w:val="en-GB"/>
          <w:rPrChange w:id="8205" w:author="Alexandre Miguel Kaizeler Guedes Da Silva Afonso" w:date="2026-07-27T16:55:00Z" w16du:dateUtc="2026-07-27T15:55:00Z">
            <w:rPr/>
          </w:rPrChange>
        </w:rPr>
        <w:t xml:space="preserve"> </w:t>
      </w:r>
      <w:r w:rsidRPr="00B475D4">
        <w:rPr>
          <w:b/>
          <w:bCs/>
          <w:lang w:val="en-GB"/>
          <w:rPrChange w:id="8206" w:author="Alexandre Miguel Kaizeler Guedes Da Silva Afonso" w:date="2026-07-27T16:55:00Z" w16du:dateUtc="2026-07-27T15:55:00Z">
            <w:rPr>
              <w:b/>
              <w:bCs/>
            </w:rPr>
          </w:rPrChange>
        </w:rPr>
        <w:t>11</w:t>
      </w:r>
      <w:r w:rsidRPr="00B475D4">
        <w:rPr>
          <w:lang w:val="en-GB"/>
          <w:rPrChange w:id="8207" w:author="Alexandre Miguel Kaizeler Guedes Da Silva Afonso" w:date="2026-07-27T16:55:00Z" w16du:dateUtc="2026-07-27T15:55:00Z">
            <w:rPr/>
          </w:rPrChange>
        </w:rPr>
        <w:t>, R25 (2010).</w:t>
      </w:r>
    </w:p>
    <w:p w14:paraId="52E01765" w14:textId="77777777" w:rsidR="0017139D" w:rsidRPr="00B475D4" w:rsidRDefault="0017139D" w:rsidP="0017139D">
      <w:pPr>
        <w:pStyle w:val="Bibliografia"/>
        <w:rPr>
          <w:lang w:val="en-GB"/>
          <w:rPrChange w:id="8208" w:author="Alexandre Miguel Kaizeler Guedes Da Silva Afonso" w:date="2026-07-27T16:55:00Z" w16du:dateUtc="2026-07-27T15:55:00Z">
            <w:rPr/>
          </w:rPrChange>
        </w:rPr>
      </w:pPr>
      <w:r w:rsidRPr="00B475D4">
        <w:rPr>
          <w:lang w:val="en-GB"/>
          <w:rPrChange w:id="8209" w:author="Alexandre Miguel Kaizeler Guedes Da Silva Afonso" w:date="2026-07-27T16:55:00Z" w16du:dateUtc="2026-07-27T15:55:00Z">
            <w:rPr/>
          </w:rPrChange>
        </w:rPr>
        <w:t>125.</w:t>
      </w:r>
      <w:r w:rsidRPr="00B475D4">
        <w:rPr>
          <w:lang w:val="en-GB"/>
          <w:rPrChange w:id="8210" w:author="Alexandre Miguel Kaizeler Guedes Da Silva Afonso" w:date="2026-07-27T16:55:00Z" w16du:dateUtc="2026-07-27T15:55:00Z">
            <w:rPr/>
          </w:rPrChange>
        </w:rPr>
        <w:tab/>
        <w:t>Robinson, M. D., McCarthy, D. J. &amp; Smyth, G. K. edgeR</w:t>
      </w:r>
      <w:r w:rsidRPr="00B475D4">
        <w:rPr>
          <w:rFonts w:ascii="Arial" w:hAnsi="Arial" w:cs="Arial"/>
          <w:lang w:val="en-GB"/>
          <w:rPrChange w:id="8211" w:author="Alexandre Miguel Kaizeler Guedes Da Silva Afonso" w:date="2026-07-27T16:55:00Z" w16du:dateUtc="2026-07-27T15:55:00Z">
            <w:rPr>
              <w:rFonts w:ascii="Arial" w:hAnsi="Arial" w:cs="Arial"/>
            </w:rPr>
          </w:rPrChange>
        </w:rPr>
        <w:t> </w:t>
      </w:r>
      <w:r w:rsidRPr="00B475D4">
        <w:rPr>
          <w:lang w:val="en-GB"/>
          <w:rPrChange w:id="8212" w:author="Alexandre Miguel Kaizeler Guedes Da Silva Afonso" w:date="2026-07-27T16:55:00Z" w16du:dateUtc="2026-07-27T15:55:00Z">
            <w:rPr/>
          </w:rPrChange>
        </w:rPr>
        <w:t xml:space="preserve">: a Bioconductor package for differential expression analysis of digital gene expression data. </w:t>
      </w:r>
      <w:r w:rsidRPr="00B475D4">
        <w:rPr>
          <w:i/>
          <w:iCs/>
          <w:lang w:val="en-GB"/>
          <w:rPrChange w:id="8213" w:author="Alexandre Miguel Kaizeler Guedes Da Silva Afonso" w:date="2026-07-27T16:55:00Z" w16du:dateUtc="2026-07-27T15:55:00Z">
            <w:rPr>
              <w:i/>
              <w:iCs/>
            </w:rPr>
          </w:rPrChange>
        </w:rPr>
        <w:t>Bioinformatics</w:t>
      </w:r>
      <w:r w:rsidRPr="00B475D4">
        <w:rPr>
          <w:lang w:val="en-GB"/>
          <w:rPrChange w:id="8214" w:author="Alexandre Miguel Kaizeler Guedes Da Silva Afonso" w:date="2026-07-27T16:55:00Z" w16du:dateUtc="2026-07-27T15:55:00Z">
            <w:rPr/>
          </w:rPrChange>
        </w:rPr>
        <w:t xml:space="preserve"> </w:t>
      </w:r>
      <w:r w:rsidRPr="00B475D4">
        <w:rPr>
          <w:b/>
          <w:bCs/>
          <w:lang w:val="en-GB"/>
          <w:rPrChange w:id="8215" w:author="Alexandre Miguel Kaizeler Guedes Da Silva Afonso" w:date="2026-07-27T16:55:00Z" w16du:dateUtc="2026-07-27T15:55:00Z">
            <w:rPr>
              <w:b/>
              <w:bCs/>
            </w:rPr>
          </w:rPrChange>
        </w:rPr>
        <w:t>26</w:t>
      </w:r>
      <w:r w:rsidRPr="00B475D4">
        <w:rPr>
          <w:lang w:val="en-GB"/>
          <w:rPrChange w:id="8216" w:author="Alexandre Miguel Kaizeler Guedes Da Silva Afonso" w:date="2026-07-27T16:55:00Z" w16du:dateUtc="2026-07-27T15:55:00Z">
            <w:rPr/>
          </w:rPrChange>
        </w:rPr>
        <w:t>, 139–140 (2010).</w:t>
      </w:r>
    </w:p>
    <w:p w14:paraId="79EE51D5" w14:textId="77777777" w:rsidR="0017139D" w:rsidRPr="00B475D4" w:rsidRDefault="0017139D" w:rsidP="0017139D">
      <w:pPr>
        <w:pStyle w:val="Bibliografia"/>
        <w:rPr>
          <w:lang w:val="en-GB"/>
          <w:rPrChange w:id="8217" w:author="Alexandre Miguel Kaizeler Guedes Da Silva Afonso" w:date="2026-07-27T16:55:00Z" w16du:dateUtc="2026-07-27T15:55:00Z">
            <w:rPr/>
          </w:rPrChange>
        </w:rPr>
      </w:pPr>
      <w:r w:rsidRPr="00B475D4">
        <w:rPr>
          <w:lang w:val="en-GB"/>
          <w:rPrChange w:id="8218" w:author="Alexandre Miguel Kaizeler Guedes Da Silva Afonso" w:date="2026-07-27T16:55:00Z" w16du:dateUtc="2026-07-27T15:55:00Z">
            <w:rPr/>
          </w:rPrChange>
        </w:rPr>
        <w:t>126.</w:t>
      </w:r>
      <w:r w:rsidRPr="00B475D4">
        <w:rPr>
          <w:lang w:val="en-GB"/>
          <w:rPrChange w:id="8219" w:author="Alexandre Miguel Kaizeler Guedes Da Silva Afonso" w:date="2026-07-27T16:55:00Z" w16du:dateUtc="2026-07-27T15:55:00Z">
            <w:rPr/>
          </w:rPrChange>
        </w:rPr>
        <w:tab/>
        <w:t xml:space="preserve">Law, C. W., Chen, Y., Shi, W. &amp; Smyth, G. K. voom: precision weights unlock linear model analysis tools for RNA-seq read counts. </w:t>
      </w:r>
      <w:r w:rsidRPr="00B475D4">
        <w:rPr>
          <w:i/>
          <w:iCs/>
          <w:lang w:val="en-GB"/>
          <w:rPrChange w:id="8220" w:author="Alexandre Miguel Kaizeler Guedes Da Silva Afonso" w:date="2026-07-27T16:55:00Z" w16du:dateUtc="2026-07-27T15:55:00Z">
            <w:rPr>
              <w:i/>
              <w:iCs/>
            </w:rPr>
          </w:rPrChange>
        </w:rPr>
        <w:t>Genome Biol.</w:t>
      </w:r>
      <w:r w:rsidRPr="00B475D4">
        <w:rPr>
          <w:lang w:val="en-GB"/>
          <w:rPrChange w:id="8221" w:author="Alexandre Miguel Kaizeler Guedes Da Silva Afonso" w:date="2026-07-27T16:55:00Z" w16du:dateUtc="2026-07-27T15:55:00Z">
            <w:rPr/>
          </w:rPrChange>
        </w:rPr>
        <w:t xml:space="preserve"> </w:t>
      </w:r>
      <w:r w:rsidRPr="00B475D4">
        <w:rPr>
          <w:b/>
          <w:bCs/>
          <w:lang w:val="en-GB"/>
          <w:rPrChange w:id="8222" w:author="Alexandre Miguel Kaizeler Guedes Da Silva Afonso" w:date="2026-07-27T16:55:00Z" w16du:dateUtc="2026-07-27T15:55:00Z">
            <w:rPr>
              <w:b/>
              <w:bCs/>
            </w:rPr>
          </w:rPrChange>
        </w:rPr>
        <w:t>15</w:t>
      </w:r>
      <w:r w:rsidRPr="00B475D4">
        <w:rPr>
          <w:lang w:val="en-GB"/>
          <w:rPrChange w:id="8223" w:author="Alexandre Miguel Kaizeler Guedes Da Silva Afonso" w:date="2026-07-27T16:55:00Z" w16du:dateUtc="2026-07-27T15:55:00Z">
            <w:rPr/>
          </w:rPrChange>
        </w:rPr>
        <w:t>, R29 (2014).</w:t>
      </w:r>
    </w:p>
    <w:p w14:paraId="46C657E8" w14:textId="77777777" w:rsidR="0017139D" w:rsidRPr="00B475D4" w:rsidRDefault="0017139D" w:rsidP="0017139D">
      <w:pPr>
        <w:pStyle w:val="Bibliografia"/>
        <w:rPr>
          <w:lang w:val="en-GB"/>
          <w:rPrChange w:id="8224" w:author="Alexandre Miguel Kaizeler Guedes Da Silva Afonso" w:date="2026-07-27T16:55:00Z" w16du:dateUtc="2026-07-27T15:55:00Z">
            <w:rPr/>
          </w:rPrChange>
        </w:rPr>
      </w:pPr>
      <w:r w:rsidRPr="00B475D4">
        <w:rPr>
          <w:lang w:val="en-GB"/>
          <w:rPrChange w:id="8225" w:author="Alexandre Miguel Kaizeler Guedes Da Silva Afonso" w:date="2026-07-27T16:55:00Z" w16du:dateUtc="2026-07-27T15:55:00Z">
            <w:rPr/>
          </w:rPrChange>
        </w:rPr>
        <w:t>127.</w:t>
      </w:r>
      <w:r w:rsidRPr="00B475D4">
        <w:rPr>
          <w:lang w:val="en-GB"/>
          <w:rPrChange w:id="8226" w:author="Alexandre Miguel Kaizeler Guedes Da Silva Afonso" w:date="2026-07-27T16:55:00Z" w16du:dateUtc="2026-07-27T15:55:00Z">
            <w:rPr/>
          </w:rPrChange>
        </w:rPr>
        <w:tab/>
        <w:t xml:space="preserve">Ritchie, M. E. </w:t>
      </w:r>
      <w:r w:rsidRPr="00B475D4">
        <w:rPr>
          <w:i/>
          <w:iCs/>
          <w:lang w:val="en-GB"/>
          <w:rPrChange w:id="8227" w:author="Alexandre Miguel Kaizeler Guedes Da Silva Afonso" w:date="2026-07-27T16:55:00Z" w16du:dateUtc="2026-07-27T15:55:00Z">
            <w:rPr>
              <w:i/>
              <w:iCs/>
            </w:rPr>
          </w:rPrChange>
        </w:rPr>
        <w:t>et al.</w:t>
      </w:r>
      <w:r w:rsidRPr="00B475D4">
        <w:rPr>
          <w:lang w:val="en-GB"/>
          <w:rPrChange w:id="8228" w:author="Alexandre Miguel Kaizeler Guedes Da Silva Afonso" w:date="2026-07-27T16:55:00Z" w16du:dateUtc="2026-07-27T15:55:00Z">
            <w:rPr/>
          </w:rPrChange>
        </w:rPr>
        <w:t xml:space="preserve"> limma powers differential expression analyses for RNA-sequencing and microarray studies. </w:t>
      </w:r>
      <w:r w:rsidRPr="00B475D4">
        <w:rPr>
          <w:i/>
          <w:iCs/>
          <w:lang w:val="en-GB"/>
          <w:rPrChange w:id="8229" w:author="Alexandre Miguel Kaizeler Guedes Da Silva Afonso" w:date="2026-07-27T16:55:00Z" w16du:dateUtc="2026-07-27T15:55:00Z">
            <w:rPr>
              <w:i/>
              <w:iCs/>
            </w:rPr>
          </w:rPrChange>
        </w:rPr>
        <w:t>Nucleic Acids Res.</w:t>
      </w:r>
      <w:r w:rsidRPr="00B475D4">
        <w:rPr>
          <w:lang w:val="en-GB"/>
          <w:rPrChange w:id="8230" w:author="Alexandre Miguel Kaizeler Guedes Da Silva Afonso" w:date="2026-07-27T16:55:00Z" w16du:dateUtc="2026-07-27T15:55:00Z">
            <w:rPr/>
          </w:rPrChange>
        </w:rPr>
        <w:t xml:space="preserve"> </w:t>
      </w:r>
      <w:r w:rsidRPr="00B475D4">
        <w:rPr>
          <w:b/>
          <w:bCs/>
          <w:lang w:val="en-GB"/>
          <w:rPrChange w:id="8231" w:author="Alexandre Miguel Kaizeler Guedes Da Silva Afonso" w:date="2026-07-27T16:55:00Z" w16du:dateUtc="2026-07-27T15:55:00Z">
            <w:rPr>
              <w:b/>
              <w:bCs/>
            </w:rPr>
          </w:rPrChange>
        </w:rPr>
        <w:t>43</w:t>
      </w:r>
      <w:r w:rsidRPr="00B475D4">
        <w:rPr>
          <w:lang w:val="en-GB"/>
          <w:rPrChange w:id="8232" w:author="Alexandre Miguel Kaizeler Guedes Da Silva Afonso" w:date="2026-07-27T16:55:00Z" w16du:dateUtc="2026-07-27T15:55:00Z">
            <w:rPr/>
          </w:rPrChange>
        </w:rPr>
        <w:t>, e47–e47 (2015).</w:t>
      </w:r>
    </w:p>
    <w:p w14:paraId="42273F1D" w14:textId="77777777" w:rsidR="0017139D" w:rsidRPr="00B475D4" w:rsidRDefault="0017139D" w:rsidP="0017139D">
      <w:pPr>
        <w:pStyle w:val="Bibliografia"/>
        <w:rPr>
          <w:lang w:val="en-GB"/>
          <w:rPrChange w:id="8233" w:author="Alexandre Miguel Kaizeler Guedes Da Silva Afonso" w:date="2026-07-27T16:55:00Z" w16du:dateUtc="2026-07-27T15:55:00Z">
            <w:rPr/>
          </w:rPrChange>
        </w:rPr>
      </w:pPr>
      <w:r w:rsidRPr="00B475D4">
        <w:rPr>
          <w:lang w:val="en-GB"/>
          <w:rPrChange w:id="8234" w:author="Alexandre Miguel Kaizeler Guedes Da Silva Afonso" w:date="2026-07-27T16:55:00Z" w16du:dateUtc="2026-07-27T15:55:00Z">
            <w:rPr/>
          </w:rPrChange>
        </w:rPr>
        <w:t>128.</w:t>
      </w:r>
      <w:r w:rsidRPr="00B475D4">
        <w:rPr>
          <w:lang w:val="en-GB"/>
          <w:rPrChange w:id="8235" w:author="Alexandre Miguel Kaizeler Guedes Da Silva Afonso" w:date="2026-07-27T16:55:00Z" w16du:dateUtc="2026-07-27T15:55:00Z">
            <w:rPr/>
          </w:rPrChange>
        </w:rPr>
        <w:tab/>
        <w:t xml:space="preserve">Korotkevich, G. </w:t>
      </w:r>
      <w:r w:rsidRPr="00B475D4">
        <w:rPr>
          <w:i/>
          <w:iCs/>
          <w:lang w:val="en-GB"/>
          <w:rPrChange w:id="8236" w:author="Alexandre Miguel Kaizeler Guedes Da Silva Afonso" w:date="2026-07-27T16:55:00Z" w16du:dateUtc="2026-07-27T15:55:00Z">
            <w:rPr>
              <w:i/>
              <w:iCs/>
            </w:rPr>
          </w:rPrChange>
        </w:rPr>
        <w:t>et al.</w:t>
      </w:r>
      <w:r w:rsidRPr="00B475D4">
        <w:rPr>
          <w:lang w:val="en-GB"/>
          <w:rPrChange w:id="8237" w:author="Alexandre Miguel Kaizeler Guedes Da Silva Afonso" w:date="2026-07-27T16:55:00Z" w16du:dateUtc="2026-07-27T15:55:00Z">
            <w:rPr/>
          </w:rPrChange>
        </w:rPr>
        <w:t xml:space="preserve"> Fast gene set enrichment analysis. Preprint at https://doi.org/10.1101/060012 (2016).</w:t>
      </w:r>
    </w:p>
    <w:p w14:paraId="76AD2196" w14:textId="77777777" w:rsidR="0017139D" w:rsidRPr="00B475D4" w:rsidRDefault="0017139D" w:rsidP="0017139D">
      <w:pPr>
        <w:pStyle w:val="Bibliografia"/>
        <w:rPr>
          <w:lang w:val="en-GB"/>
          <w:rPrChange w:id="8238" w:author="Alexandre Miguel Kaizeler Guedes Da Silva Afonso" w:date="2026-07-27T16:55:00Z" w16du:dateUtc="2026-07-27T15:55:00Z">
            <w:rPr/>
          </w:rPrChange>
        </w:rPr>
      </w:pPr>
      <w:r w:rsidRPr="00B475D4">
        <w:rPr>
          <w:lang w:val="en-GB"/>
          <w:rPrChange w:id="8239" w:author="Alexandre Miguel Kaizeler Guedes Da Silva Afonso" w:date="2026-07-27T16:55:00Z" w16du:dateUtc="2026-07-27T15:55:00Z">
            <w:rPr/>
          </w:rPrChange>
        </w:rPr>
        <w:t>129.</w:t>
      </w:r>
      <w:r w:rsidRPr="00B475D4">
        <w:rPr>
          <w:lang w:val="en-GB"/>
          <w:rPrChange w:id="8240" w:author="Alexandre Miguel Kaizeler Guedes Da Silva Afonso" w:date="2026-07-27T16:55:00Z" w16du:dateUtc="2026-07-27T15:55:00Z">
            <w:rPr/>
          </w:rPrChange>
        </w:rPr>
        <w:tab/>
        <w:t xml:space="preserve">Liberzon, A. </w:t>
      </w:r>
      <w:r w:rsidRPr="00B475D4">
        <w:rPr>
          <w:i/>
          <w:iCs/>
          <w:lang w:val="en-GB"/>
          <w:rPrChange w:id="8241" w:author="Alexandre Miguel Kaizeler Guedes Da Silva Afonso" w:date="2026-07-27T16:55:00Z" w16du:dateUtc="2026-07-27T15:55:00Z">
            <w:rPr>
              <w:i/>
              <w:iCs/>
            </w:rPr>
          </w:rPrChange>
        </w:rPr>
        <w:t>et al.</w:t>
      </w:r>
      <w:r w:rsidRPr="00B475D4">
        <w:rPr>
          <w:lang w:val="en-GB"/>
          <w:rPrChange w:id="8242" w:author="Alexandre Miguel Kaizeler Guedes Da Silva Afonso" w:date="2026-07-27T16:55:00Z" w16du:dateUtc="2026-07-27T15:55:00Z">
            <w:rPr/>
          </w:rPrChange>
        </w:rPr>
        <w:t xml:space="preserve"> The Molecular Signatures Database (MSigDB) hallmark gene set collection. </w:t>
      </w:r>
      <w:r w:rsidRPr="00B475D4">
        <w:rPr>
          <w:i/>
          <w:iCs/>
          <w:lang w:val="en-GB"/>
          <w:rPrChange w:id="8243" w:author="Alexandre Miguel Kaizeler Guedes Da Silva Afonso" w:date="2026-07-27T16:55:00Z" w16du:dateUtc="2026-07-27T15:55:00Z">
            <w:rPr>
              <w:i/>
              <w:iCs/>
            </w:rPr>
          </w:rPrChange>
        </w:rPr>
        <w:t>Cell Syst.</w:t>
      </w:r>
      <w:r w:rsidRPr="00B475D4">
        <w:rPr>
          <w:lang w:val="en-GB"/>
          <w:rPrChange w:id="8244" w:author="Alexandre Miguel Kaizeler Guedes Da Silva Afonso" w:date="2026-07-27T16:55:00Z" w16du:dateUtc="2026-07-27T15:55:00Z">
            <w:rPr/>
          </w:rPrChange>
        </w:rPr>
        <w:t xml:space="preserve"> </w:t>
      </w:r>
      <w:r w:rsidRPr="00B475D4">
        <w:rPr>
          <w:b/>
          <w:bCs/>
          <w:lang w:val="en-GB"/>
          <w:rPrChange w:id="8245" w:author="Alexandre Miguel Kaizeler Guedes Da Silva Afonso" w:date="2026-07-27T16:55:00Z" w16du:dateUtc="2026-07-27T15:55:00Z">
            <w:rPr>
              <w:b/>
              <w:bCs/>
            </w:rPr>
          </w:rPrChange>
        </w:rPr>
        <w:t>1</w:t>
      </w:r>
      <w:r w:rsidRPr="00B475D4">
        <w:rPr>
          <w:lang w:val="en-GB"/>
          <w:rPrChange w:id="8246" w:author="Alexandre Miguel Kaizeler Guedes Da Silva Afonso" w:date="2026-07-27T16:55:00Z" w16du:dateUtc="2026-07-27T15:55:00Z">
            <w:rPr/>
          </w:rPrChange>
        </w:rPr>
        <w:t>, 417–425 (2015).</w:t>
      </w:r>
    </w:p>
    <w:p w14:paraId="6AEE6077" w14:textId="77777777" w:rsidR="0017139D" w:rsidRPr="00B475D4" w:rsidRDefault="0017139D" w:rsidP="0017139D">
      <w:pPr>
        <w:pStyle w:val="Bibliografia"/>
        <w:rPr>
          <w:lang w:val="en-GB"/>
          <w:rPrChange w:id="8247" w:author="Alexandre Miguel Kaizeler Guedes Da Silva Afonso" w:date="2026-07-27T16:55:00Z" w16du:dateUtc="2026-07-27T15:55:00Z">
            <w:rPr/>
          </w:rPrChange>
        </w:rPr>
      </w:pPr>
      <w:r w:rsidRPr="00B475D4">
        <w:rPr>
          <w:lang w:val="en-GB"/>
          <w:rPrChange w:id="8248" w:author="Alexandre Miguel Kaizeler Guedes Da Silva Afonso" w:date="2026-07-27T16:55:00Z" w16du:dateUtc="2026-07-27T15:55:00Z">
            <w:rPr/>
          </w:rPrChange>
        </w:rPr>
        <w:t>130.</w:t>
      </w:r>
      <w:r w:rsidRPr="00B475D4">
        <w:rPr>
          <w:lang w:val="en-GB"/>
          <w:rPrChange w:id="8249" w:author="Alexandre Miguel Kaizeler Guedes Da Silva Afonso" w:date="2026-07-27T16:55:00Z" w16du:dateUtc="2026-07-27T15:55:00Z">
            <w:rPr/>
          </w:rPrChange>
        </w:rPr>
        <w:tab/>
        <w:t>Thermo Fisher. DNA and RNA Molecular Weights and Conversions.</w:t>
      </w:r>
    </w:p>
    <w:p w14:paraId="55F7A180" w14:textId="77777777" w:rsidR="0017139D" w:rsidRPr="00B475D4" w:rsidRDefault="0017139D" w:rsidP="0017139D">
      <w:pPr>
        <w:pStyle w:val="Bibliografia"/>
        <w:rPr>
          <w:lang w:val="en-GB"/>
          <w:rPrChange w:id="8250" w:author="Alexandre Miguel Kaizeler Guedes Da Silva Afonso" w:date="2026-07-27T16:55:00Z" w16du:dateUtc="2026-07-27T15:55:00Z">
            <w:rPr/>
          </w:rPrChange>
        </w:rPr>
      </w:pPr>
      <w:r w:rsidRPr="00B475D4">
        <w:rPr>
          <w:lang w:val="en-GB"/>
          <w:rPrChange w:id="8251" w:author="Alexandre Miguel Kaizeler Guedes Da Silva Afonso" w:date="2026-07-27T16:55:00Z" w16du:dateUtc="2026-07-27T15:55:00Z">
            <w:rPr/>
          </w:rPrChange>
        </w:rPr>
        <w:t>131.</w:t>
      </w:r>
      <w:r w:rsidRPr="00B475D4">
        <w:rPr>
          <w:lang w:val="en-GB"/>
          <w:rPrChange w:id="8252" w:author="Alexandre Miguel Kaizeler Guedes Da Silva Afonso" w:date="2026-07-27T16:55:00Z" w16du:dateUtc="2026-07-27T15:55:00Z">
            <w:rPr/>
          </w:rPrChange>
        </w:rPr>
        <w:tab/>
        <w:t>Svedberg, T. &amp; Pedersen, K. O. The ultracentrifuge. (1940).</w:t>
      </w:r>
    </w:p>
    <w:p w14:paraId="17FB9779" w14:textId="77777777" w:rsidR="0017139D" w:rsidRPr="00B475D4" w:rsidRDefault="0017139D" w:rsidP="0017139D">
      <w:pPr>
        <w:pStyle w:val="Bibliografia"/>
        <w:rPr>
          <w:lang w:val="en-GB"/>
          <w:rPrChange w:id="8253" w:author="Alexandre Miguel Kaizeler Guedes Da Silva Afonso" w:date="2026-07-27T16:55:00Z" w16du:dateUtc="2026-07-27T15:55:00Z">
            <w:rPr/>
          </w:rPrChange>
        </w:rPr>
      </w:pPr>
      <w:r w:rsidRPr="00B475D4">
        <w:rPr>
          <w:lang w:val="en-GB"/>
          <w:rPrChange w:id="8254" w:author="Alexandre Miguel Kaizeler Guedes Da Silva Afonso" w:date="2026-07-27T16:55:00Z" w16du:dateUtc="2026-07-27T15:55:00Z">
            <w:rPr/>
          </w:rPrChange>
        </w:rPr>
        <w:t>132.</w:t>
      </w:r>
      <w:r w:rsidRPr="00B475D4">
        <w:rPr>
          <w:lang w:val="en-GB"/>
          <w:rPrChange w:id="8255" w:author="Alexandre Miguel Kaizeler Guedes Da Silva Afonso" w:date="2026-07-27T16:55:00Z" w16du:dateUtc="2026-07-27T15:55:00Z">
            <w:rPr/>
          </w:rPrChange>
        </w:rPr>
        <w:tab/>
        <w:t xml:space="preserve">Balch, J. &amp; Guéguen, C. Effects of molecular weight on the diffusion coefficient of aquatic dissolved organic matter and humic substances. </w:t>
      </w:r>
      <w:r w:rsidRPr="00B475D4">
        <w:rPr>
          <w:i/>
          <w:iCs/>
          <w:lang w:val="en-GB"/>
          <w:rPrChange w:id="8256" w:author="Alexandre Miguel Kaizeler Guedes Da Silva Afonso" w:date="2026-07-27T16:55:00Z" w16du:dateUtc="2026-07-27T15:55:00Z">
            <w:rPr>
              <w:i/>
              <w:iCs/>
            </w:rPr>
          </w:rPrChange>
        </w:rPr>
        <w:t>Chemosphere</w:t>
      </w:r>
      <w:r w:rsidRPr="00B475D4">
        <w:rPr>
          <w:lang w:val="en-GB"/>
          <w:rPrChange w:id="8257" w:author="Alexandre Miguel Kaizeler Guedes Da Silva Afonso" w:date="2026-07-27T16:55:00Z" w16du:dateUtc="2026-07-27T15:55:00Z">
            <w:rPr/>
          </w:rPrChange>
        </w:rPr>
        <w:t xml:space="preserve"> </w:t>
      </w:r>
      <w:r w:rsidRPr="00B475D4">
        <w:rPr>
          <w:b/>
          <w:bCs/>
          <w:lang w:val="en-GB"/>
          <w:rPrChange w:id="8258" w:author="Alexandre Miguel Kaizeler Guedes Da Silva Afonso" w:date="2026-07-27T16:55:00Z" w16du:dateUtc="2026-07-27T15:55:00Z">
            <w:rPr>
              <w:b/>
              <w:bCs/>
            </w:rPr>
          </w:rPrChange>
        </w:rPr>
        <w:t>119</w:t>
      </w:r>
      <w:r w:rsidRPr="00B475D4">
        <w:rPr>
          <w:lang w:val="en-GB"/>
          <w:rPrChange w:id="8259" w:author="Alexandre Miguel Kaizeler Guedes Da Silva Afonso" w:date="2026-07-27T16:55:00Z" w16du:dateUtc="2026-07-27T15:55:00Z">
            <w:rPr/>
          </w:rPrChange>
        </w:rPr>
        <w:t>, 498–503 (2015).</w:t>
      </w:r>
    </w:p>
    <w:p w14:paraId="29EECCFB" w14:textId="77777777" w:rsidR="0017139D" w:rsidRPr="00B475D4" w:rsidRDefault="0017139D" w:rsidP="0017139D">
      <w:pPr>
        <w:pStyle w:val="Bibliografia"/>
        <w:rPr>
          <w:lang w:val="en-GB"/>
          <w:rPrChange w:id="8260" w:author="Alexandre Miguel Kaizeler Guedes Da Silva Afonso" w:date="2026-07-27T16:55:00Z" w16du:dateUtc="2026-07-27T15:55:00Z">
            <w:rPr/>
          </w:rPrChange>
        </w:rPr>
      </w:pPr>
      <w:r w:rsidRPr="00B475D4">
        <w:rPr>
          <w:lang w:val="en-GB"/>
          <w:rPrChange w:id="8261" w:author="Alexandre Miguel Kaizeler Guedes Da Silva Afonso" w:date="2026-07-27T16:55:00Z" w16du:dateUtc="2026-07-27T15:55:00Z">
            <w:rPr/>
          </w:rPrChange>
        </w:rPr>
        <w:t>133.</w:t>
      </w:r>
      <w:r w:rsidRPr="00B475D4">
        <w:rPr>
          <w:lang w:val="en-GB"/>
          <w:rPrChange w:id="8262" w:author="Alexandre Miguel Kaizeler Guedes Da Silva Afonso" w:date="2026-07-27T16:55:00Z" w16du:dateUtc="2026-07-27T15:55:00Z">
            <w:rPr/>
          </w:rPrChange>
        </w:rPr>
        <w:tab/>
        <w:t>National Center for Biotechnology Information. PubChem Compound Summary for CID 102175, N6-Methyladenosine. (2025).</w:t>
      </w:r>
    </w:p>
    <w:p w14:paraId="493A92B9" w14:textId="77777777" w:rsidR="0017139D" w:rsidRPr="00B475D4" w:rsidRDefault="0017139D" w:rsidP="0017139D">
      <w:pPr>
        <w:pStyle w:val="Bibliografia"/>
        <w:rPr>
          <w:lang w:val="en-GB"/>
          <w:rPrChange w:id="8263" w:author="Alexandre Miguel Kaizeler Guedes Da Silva Afonso" w:date="2026-07-27T16:55:00Z" w16du:dateUtc="2026-07-27T15:55:00Z">
            <w:rPr/>
          </w:rPrChange>
        </w:rPr>
      </w:pPr>
      <w:r w:rsidRPr="00B475D4">
        <w:rPr>
          <w:lang w:val="en-GB"/>
          <w:rPrChange w:id="8264" w:author="Alexandre Miguel Kaizeler Guedes Da Silva Afonso" w:date="2026-07-27T16:55:00Z" w16du:dateUtc="2026-07-27T15:55:00Z">
            <w:rPr/>
          </w:rPrChange>
        </w:rPr>
        <w:t>134.</w:t>
      </w:r>
      <w:r w:rsidRPr="00B475D4">
        <w:rPr>
          <w:lang w:val="en-GB"/>
          <w:rPrChange w:id="8265" w:author="Alexandre Miguel Kaizeler Guedes Da Silva Afonso" w:date="2026-07-27T16:55:00Z" w16du:dateUtc="2026-07-27T15:55:00Z">
            <w:rPr/>
          </w:rPrChange>
        </w:rPr>
        <w:tab/>
        <w:t>National Center for Biotechnology Information. PubChem Compound Summary for CID 107461, N4-Acetylcytidine. (2025).</w:t>
      </w:r>
    </w:p>
    <w:p w14:paraId="671B9F5E" w14:textId="77777777" w:rsidR="0017139D" w:rsidRPr="00B475D4" w:rsidRDefault="0017139D" w:rsidP="0017139D">
      <w:pPr>
        <w:pStyle w:val="Bibliografia"/>
        <w:rPr>
          <w:lang w:val="en-GB"/>
          <w:rPrChange w:id="8266" w:author="Alexandre Miguel Kaizeler Guedes Da Silva Afonso" w:date="2026-07-27T16:55:00Z" w16du:dateUtc="2026-07-27T15:55:00Z">
            <w:rPr/>
          </w:rPrChange>
        </w:rPr>
      </w:pPr>
      <w:r w:rsidRPr="00B475D4">
        <w:rPr>
          <w:lang w:val="en-GB"/>
          <w:rPrChange w:id="8267" w:author="Alexandre Miguel Kaizeler Guedes Da Silva Afonso" w:date="2026-07-27T16:55:00Z" w16du:dateUtc="2026-07-27T15:55:00Z">
            <w:rPr/>
          </w:rPrChange>
        </w:rPr>
        <w:t>135.</w:t>
      </w:r>
      <w:r w:rsidRPr="00B475D4">
        <w:rPr>
          <w:lang w:val="en-GB"/>
          <w:rPrChange w:id="8268" w:author="Alexandre Miguel Kaizeler Guedes Da Silva Afonso" w:date="2026-07-27T16:55:00Z" w16du:dateUtc="2026-07-27T15:55:00Z">
            <w:rPr/>
          </w:rPrChange>
        </w:rPr>
        <w:tab/>
        <w:t xml:space="preserve">Garg, M., Poornima, G. &amp; Rajyaguru, P. I. Elucidation of the RNA-granule inducing sodium azide stress response through transcriptome analysis. </w:t>
      </w:r>
      <w:r w:rsidRPr="00B475D4">
        <w:rPr>
          <w:i/>
          <w:iCs/>
          <w:lang w:val="en-GB"/>
          <w:rPrChange w:id="8269" w:author="Alexandre Miguel Kaizeler Guedes Da Silva Afonso" w:date="2026-07-27T16:55:00Z" w16du:dateUtc="2026-07-27T15:55:00Z">
            <w:rPr>
              <w:i/>
              <w:iCs/>
            </w:rPr>
          </w:rPrChange>
        </w:rPr>
        <w:t>Genomics</w:t>
      </w:r>
      <w:r w:rsidRPr="00B475D4">
        <w:rPr>
          <w:lang w:val="en-GB"/>
          <w:rPrChange w:id="8270" w:author="Alexandre Miguel Kaizeler Guedes Da Silva Afonso" w:date="2026-07-27T16:55:00Z" w16du:dateUtc="2026-07-27T15:55:00Z">
            <w:rPr/>
          </w:rPrChange>
        </w:rPr>
        <w:t xml:space="preserve"> </w:t>
      </w:r>
      <w:r w:rsidRPr="00B475D4">
        <w:rPr>
          <w:b/>
          <w:bCs/>
          <w:lang w:val="en-GB"/>
          <w:rPrChange w:id="8271" w:author="Alexandre Miguel Kaizeler Guedes Da Silva Afonso" w:date="2026-07-27T16:55:00Z" w16du:dateUtc="2026-07-27T15:55:00Z">
            <w:rPr>
              <w:b/>
              <w:bCs/>
            </w:rPr>
          </w:rPrChange>
        </w:rPr>
        <w:t>112</w:t>
      </w:r>
      <w:r w:rsidRPr="00B475D4">
        <w:rPr>
          <w:lang w:val="en-GB"/>
          <w:rPrChange w:id="8272" w:author="Alexandre Miguel Kaizeler Guedes Da Silva Afonso" w:date="2026-07-27T16:55:00Z" w16du:dateUtc="2026-07-27T15:55:00Z">
            <w:rPr/>
          </w:rPrChange>
        </w:rPr>
        <w:t>, 2978–2989 (2020).</w:t>
      </w:r>
    </w:p>
    <w:p w14:paraId="29BDC306" w14:textId="77777777" w:rsidR="0017139D" w:rsidRPr="00B475D4" w:rsidRDefault="0017139D" w:rsidP="0017139D">
      <w:pPr>
        <w:pStyle w:val="Bibliografia"/>
        <w:rPr>
          <w:lang w:val="en-GB"/>
          <w:rPrChange w:id="8273" w:author="Alexandre Miguel Kaizeler Guedes Da Silva Afonso" w:date="2026-07-27T16:55:00Z" w16du:dateUtc="2026-07-27T15:55:00Z">
            <w:rPr/>
          </w:rPrChange>
        </w:rPr>
      </w:pPr>
      <w:r w:rsidRPr="00B475D4">
        <w:rPr>
          <w:lang w:val="en-GB"/>
          <w:rPrChange w:id="8274" w:author="Alexandre Miguel Kaizeler Guedes Da Silva Afonso" w:date="2026-07-27T16:55:00Z" w16du:dateUtc="2026-07-27T15:55:00Z">
            <w:rPr/>
          </w:rPrChange>
        </w:rPr>
        <w:lastRenderedPageBreak/>
        <w:t>136.</w:t>
      </w:r>
      <w:r w:rsidRPr="00B475D4">
        <w:rPr>
          <w:lang w:val="en-GB"/>
          <w:rPrChange w:id="8275" w:author="Alexandre Miguel Kaizeler Guedes Da Silva Afonso" w:date="2026-07-27T16:55:00Z" w16du:dateUtc="2026-07-27T15:55:00Z">
            <w:rPr/>
          </w:rPrChange>
        </w:rPr>
        <w:tab/>
        <w:t xml:space="preserve">Subramanian, A. </w:t>
      </w:r>
      <w:r w:rsidRPr="00B475D4">
        <w:rPr>
          <w:i/>
          <w:iCs/>
          <w:lang w:val="en-GB"/>
          <w:rPrChange w:id="8276" w:author="Alexandre Miguel Kaizeler Guedes Da Silva Afonso" w:date="2026-07-27T16:55:00Z" w16du:dateUtc="2026-07-27T15:55:00Z">
            <w:rPr>
              <w:i/>
              <w:iCs/>
            </w:rPr>
          </w:rPrChange>
        </w:rPr>
        <w:t>et al.</w:t>
      </w:r>
      <w:r w:rsidRPr="00B475D4">
        <w:rPr>
          <w:lang w:val="en-GB"/>
          <w:rPrChange w:id="8277" w:author="Alexandre Miguel Kaizeler Guedes Da Silva Afonso" w:date="2026-07-27T16:55:00Z" w16du:dateUtc="2026-07-27T15:55:00Z">
            <w:rPr/>
          </w:rPrChange>
        </w:rPr>
        <w:t xml:space="preserve"> A Next Generation Connectivity Map: L1000 Platform and the First 1,000,000 Profiles. </w:t>
      </w:r>
      <w:r w:rsidRPr="00B475D4">
        <w:rPr>
          <w:i/>
          <w:iCs/>
          <w:lang w:val="en-GB"/>
          <w:rPrChange w:id="8278" w:author="Alexandre Miguel Kaizeler Guedes Da Silva Afonso" w:date="2026-07-27T16:55:00Z" w16du:dateUtc="2026-07-27T15:55:00Z">
            <w:rPr>
              <w:i/>
              <w:iCs/>
            </w:rPr>
          </w:rPrChange>
        </w:rPr>
        <w:t>Cell</w:t>
      </w:r>
      <w:r w:rsidRPr="00B475D4">
        <w:rPr>
          <w:lang w:val="en-GB"/>
          <w:rPrChange w:id="8279" w:author="Alexandre Miguel Kaizeler Guedes Da Silva Afonso" w:date="2026-07-27T16:55:00Z" w16du:dateUtc="2026-07-27T15:55:00Z">
            <w:rPr/>
          </w:rPrChange>
        </w:rPr>
        <w:t xml:space="preserve"> </w:t>
      </w:r>
      <w:r w:rsidRPr="00B475D4">
        <w:rPr>
          <w:b/>
          <w:bCs/>
          <w:lang w:val="en-GB"/>
          <w:rPrChange w:id="8280" w:author="Alexandre Miguel Kaizeler Guedes Da Silva Afonso" w:date="2026-07-27T16:55:00Z" w16du:dateUtc="2026-07-27T15:55:00Z">
            <w:rPr>
              <w:b/>
              <w:bCs/>
            </w:rPr>
          </w:rPrChange>
        </w:rPr>
        <w:t>171</w:t>
      </w:r>
      <w:r w:rsidRPr="00B475D4">
        <w:rPr>
          <w:lang w:val="en-GB"/>
          <w:rPrChange w:id="8281" w:author="Alexandre Miguel Kaizeler Guedes Da Silva Afonso" w:date="2026-07-27T16:55:00Z" w16du:dateUtc="2026-07-27T15:55:00Z">
            <w:rPr/>
          </w:rPrChange>
        </w:rPr>
        <w:t>, 1437-1452.e17 (2017).</w:t>
      </w:r>
    </w:p>
    <w:p w14:paraId="6FEF89E7" w14:textId="77777777" w:rsidR="0017139D" w:rsidRPr="00B475D4" w:rsidRDefault="0017139D" w:rsidP="0017139D">
      <w:pPr>
        <w:pStyle w:val="Bibliografia"/>
        <w:rPr>
          <w:lang w:val="en-GB"/>
          <w:rPrChange w:id="8282" w:author="Alexandre Miguel Kaizeler Guedes Da Silva Afonso" w:date="2026-07-27T16:55:00Z" w16du:dateUtc="2026-07-27T15:55:00Z">
            <w:rPr/>
          </w:rPrChange>
        </w:rPr>
      </w:pPr>
      <w:r w:rsidRPr="00B475D4">
        <w:rPr>
          <w:lang w:val="en-GB"/>
          <w:rPrChange w:id="8283" w:author="Alexandre Miguel Kaizeler Guedes Da Silva Afonso" w:date="2026-07-27T16:55:00Z" w16du:dateUtc="2026-07-27T15:55:00Z">
            <w:rPr/>
          </w:rPrChange>
        </w:rPr>
        <w:t>137.</w:t>
      </w:r>
      <w:r w:rsidRPr="00B475D4">
        <w:rPr>
          <w:lang w:val="en-GB"/>
          <w:rPrChange w:id="8284" w:author="Alexandre Miguel Kaizeler Guedes Da Silva Afonso" w:date="2026-07-27T16:55:00Z" w16du:dateUtc="2026-07-27T15:55:00Z">
            <w:rPr/>
          </w:rPrChange>
        </w:rPr>
        <w:tab/>
        <w:t xml:space="preserve">Yang, W. </w:t>
      </w:r>
      <w:r w:rsidRPr="00B475D4">
        <w:rPr>
          <w:i/>
          <w:iCs/>
          <w:lang w:val="en-GB"/>
          <w:rPrChange w:id="8285" w:author="Alexandre Miguel Kaizeler Guedes Da Silva Afonso" w:date="2026-07-27T16:55:00Z" w16du:dateUtc="2026-07-27T15:55:00Z">
            <w:rPr>
              <w:i/>
              <w:iCs/>
            </w:rPr>
          </w:rPrChange>
        </w:rPr>
        <w:t>et al.</w:t>
      </w:r>
      <w:r w:rsidRPr="00B475D4">
        <w:rPr>
          <w:lang w:val="en-GB"/>
          <w:rPrChange w:id="8286" w:author="Alexandre Miguel Kaizeler Guedes Da Silva Afonso" w:date="2026-07-27T16:55:00Z" w16du:dateUtc="2026-07-27T15:55:00Z">
            <w:rPr/>
          </w:rPrChange>
        </w:rPr>
        <w:t xml:space="preserve"> Genomics of Drug Sensitivity in Cancer (GDSC): a resource for therapeutic biomarker discovery in cancer cells. </w:t>
      </w:r>
      <w:r w:rsidRPr="00B475D4">
        <w:rPr>
          <w:i/>
          <w:iCs/>
          <w:lang w:val="en-GB"/>
          <w:rPrChange w:id="8287" w:author="Alexandre Miguel Kaizeler Guedes Da Silva Afonso" w:date="2026-07-27T16:55:00Z" w16du:dateUtc="2026-07-27T15:55:00Z">
            <w:rPr>
              <w:i/>
              <w:iCs/>
            </w:rPr>
          </w:rPrChange>
        </w:rPr>
        <w:t>Nucleic Acids Res.</w:t>
      </w:r>
      <w:r w:rsidRPr="00B475D4">
        <w:rPr>
          <w:lang w:val="en-GB"/>
          <w:rPrChange w:id="8288" w:author="Alexandre Miguel Kaizeler Guedes Da Silva Afonso" w:date="2026-07-27T16:55:00Z" w16du:dateUtc="2026-07-27T15:55:00Z">
            <w:rPr/>
          </w:rPrChange>
        </w:rPr>
        <w:t xml:space="preserve"> </w:t>
      </w:r>
      <w:r w:rsidRPr="00B475D4">
        <w:rPr>
          <w:b/>
          <w:bCs/>
          <w:lang w:val="en-GB"/>
          <w:rPrChange w:id="8289" w:author="Alexandre Miguel Kaizeler Guedes Da Silva Afonso" w:date="2026-07-27T16:55:00Z" w16du:dateUtc="2026-07-27T15:55:00Z">
            <w:rPr>
              <w:b/>
              <w:bCs/>
            </w:rPr>
          </w:rPrChange>
        </w:rPr>
        <w:t>41</w:t>
      </w:r>
      <w:r w:rsidRPr="00B475D4">
        <w:rPr>
          <w:lang w:val="en-GB"/>
          <w:rPrChange w:id="8290" w:author="Alexandre Miguel Kaizeler Guedes Da Silva Afonso" w:date="2026-07-27T16:55:00Z" w16du:dateUtc="2026-07-27T15:55:00Z">
            <w:rPr/>
          </w:rPrChange>
        </w:rPr>
        <w:t>, D955–D961 (2012).</w:t>
      </w:r>
    </w:p>
    <w:p w14:paraId="538A631F" w14:textId="77777777" w:rsidR="0017139D" w:rsidRPr="00B475D4" w:rsidRDefault="0017139D" w:rsidP="0017139D">
      <w:pPr>
        <w:pStyle w:val="Bibliografia"/>
        <w:rPr>
          <w:lang w:val="en-GB"/>
          <w:rPrChange w:id="8291" w:author="Alexandre Miguel Kaizeler Guedes Da Silva Afonso" w:date="2026-07-27T16:55:00Z" w16du:dateUtc="2026-07-27T15:55:00Z">
            <w:rPr/>
          </w:rPrChange>
        </w:rPr>
      </w:pPr>
      <w:r w:rsidRPr="00B475D4">
        <w:rPr>
          <w:lang w:val="en-GB"/>
          <w:rPrChange w:id="8292" w:author="Alexandre Miguel Kaizeler Guedes Da Silva Afonso" w:date="2026-07-27T16:55:00Z" w16du:dateUtc="2026-07-27T15:55:00Z">
            <w:rPr/>
          </w:rPrChange>
        </w:rPr>
        <w:t>138.</w:t>
      </w:r>
      <w:r w:rsidRPr="00B475D4">
        <w:rPr>
          <w:lang w:val="en-GB"/>
          <w:rPrChange w:id="8293" w:author="Alexandre Miguel Kaizeler Guedes Da Silva Afonso" w:date="2026-07-27T16:55:00Z" w16du:dateUtc="2026-07-27T15:55:00Z">
            <w:rPr/>
          </w:rPrChange>
        </w:rPr>
        <w:tab/>
        <w:t xml:space="preserve">Ascensão-Ferreira, M., Martins-Silva, R., Saraiva-Agostinho, N. &amp; Barbosa-Morais, N. L. betAS: intuitive analysis and visualization of differential alternative splicing using beta distributions. </w:t>
      </w:r>
      <w:r w:rsidRPr="00B475D4">
        <w:rPr>
          <w:i/>
          <w:iCs/>
          <w:lang w:val="en-GB"/>
          <w:rPrChange w:id="8294" w:author="Alexandre Miguel Kaizeler Guedes Da Silva Afonso" w:date="2026-07-27T16:55:00Z" w16du:dateUtc="2026-07-27T15:55:00Z">
            <w:rPr>
              <w:i/>
              <w:iCs/>
            </w:rPr>
          </w:rPrChange>
        </w:rPr>
        <w:t>RNA</w:t>
      </w:r>
      <w:r w:rsidRPr="00B475D4">
        <w:rPr>
          <w:lang w:val="en-GB"/>
          <w:rPrChange w:id="8295" w:author="Alexandre Miguel Kaizeler Guedes Da Silva Afonso" w:date="2026-07-27T16:55:00Z" w16du:dateUtc="2026-07-27T15:55:00Z">
            <w:rPr/>
          </w:rPrChange>
        </w:rPr>
        <w:t xml:space="preserve"> </w:t>
      </w:r>
      <w:r w:rsidRPr="00B475D4">
        <w:rPr>
          <w:b/>
          <w:bCs/>
          <w:lang w:val="en-GB"/>
          <w:rPrChange w:id="8296" w:author="Alexandre Miguel Kaizeler Guedes Da Silva Afonso" w:date="2026-07-27T16:55:00Z" w16du:dateUtc="2026-07-27T15:55:00Z">
            <w:rPr>
              <w:b/>
              <w:bCs/>
            </w:rPr>
          </w:rPrChange>
        </w:rPr>
        <w:t>30</w:t>
      </w:r>
      <w:r w:rsidRPr="00B475D4">
        <w:rPr>
          <w:lang w:val="en-GB"/>
          <w:rPrChange w:id="8297" w:author="Alexandre Miguel Kaizeler Guedes Da Silva Afonso" w:date="2026-07-27T16:55:00Z" w16du:dateUtc="2026-07-27T15:55:00Z">
            <w:rPr/>
          </w:rPrChange>
        </w:rPr>
        <w:t>, 337–353 (2024).</w:t>
      </w:r>
    </w:p>
    <w:p w14:paraId="091F240C" w14:textId="2A24CD3F" w:rsidR="00D30691" w:rsidRPr="00B475D4" w:rsidRDefault="004E5A07" w:rsidP="00894559">
      <w:pPr>
        <w:pStyle w:val="Bibliografia"/>
        <w:rPr>
          <w:rFonts w:ascii="Arial" w:hAnsi="Arial" w:cs="Arial"/>
          <w:color w:val="00B0F0"/>
          <w:sz w:val="24"/>
          <w:szCs w:val="24"/>
          <w:lang w:val="en-GB"/>
          <w:rPrChange w:id="8298" w:author="Alexandre Miguel Kaizeler Guedes Da Silva Afonso" w:date="2026-07-27T16:55:00Z" w16du:dateUtc="2026-07-27T15:55:00Z">
            <w:rPr>
              <w:rFonts w:ascii="Arial" w:hAnsi="Arial" w:cs="Arial"/>
              <w:color w:val="00B0F0"/>
              <w:sz w:val="24"/>
              <w:szCs w:val="24"/>
            </w:rPr>
          </w:rPrChange>
        </w:rPr>
      </w:pPr>
      <w:r w:rsidRPr="00B475D4">
        <w:rPr>
          <w:rFonts w:ascii="Arial" w:hAnsi="Arial" w:cs="Arial"/>
          <w:color w:val="00B0F0"/>
          <w:sz w:val="24"/>
          <w:szCs w:val="24"/>
          <w:lang w:val="en-GB"/>
          <w:rPrChange w:id="8299" w:author="Alexandre Miguel Kaizeler Guedes Da Silva Afonso" w:date="2026-07-27T16:55:00Z" w16du:dateUtc="2026-07-27T15:55:00Z">
            <w:rPr>
              <w:rFonts w:ascii="Arial" w:hAnsi="Arial" w:cs="Arial"/>
              <w:color w:val="00B0F0"/>
              <w:sz w:val="24"/>
              <w:szCs w:val="24"/>
            </w:rPr>
          </w:rPrChange>
        </w:rPr>
        <w:fldChar w:fldCharType="end"/>
      </w:r>
    </w:p>
    <w:p w14:paraId="5A7C8FBD" w14:textId="250A519B" w:rsidR="00CE6E0D" w:rsidRPr="00B475D4" w:rsidRDefault="00AA3136" w:rsidP="00EF5FF2">
      <w:pPr>
        <w:pStyle w:val="Ttulo1"/>
        <w:rPr>
          <w:lang w:val="en-GB"/>
          <w:rPrChange w:id="8300" w:author="Alexandre Miguel Kaizeler Guedes Da Silva Afonso" w:date="2026-07-27T16:55:00Z" w16du:dateUtc="2026-07-27T15:55:00Z">
            <w:rPr/>
          </w:rPrChange>
        </w:rPr>
      </w:pPr>
      <w:r w:rsidRPr="00B475D4">
        <w:rPr>
          <w:lang w:val="en-GB"/>
          <w:rPrChange w:id="8301" w:author="Alexandre Miguel Kaizeler Guedes Da Silva Afonso" w:date="2026-07-27T16:55:00Z" w16du:dateUtc="2026-07-27T15:55:00Z">
            <w:rPr/>
          </w:rPrChange>
        </w:rPr>
        <w:t xml:space="preserve">Tables and </w:t>
      </w:r>
      <w:r w:rsidR="00CE6E0D" w:rsidRPr="00B475D4">
        <w:rPr>
          <w:lang w:val="en-GB"/>
          <w:rPrChange w:id="8302" w:author="Alexandre Miguel Kaizeler Guedes Da Silva Afonso" w:date="2026-07-27T16:55:00Z" w16du:dateUtc="2026-07-27T15:55:00Z">
            <w:rPr/>
          </w:rPrChange>
        </w:rPr>
        <w:t>Images</w:t>
      </w:r>
    </w:p>
    <w:p w14:paraId="6917E1BD" w14:textId="626F1281" w:rsidR="00721F5A" w:rsidRPr="00B475D4" w:rsidRDefault="00CE6E0D" w:rsidP="00CE6E0D">
      <w:pPr>
        <w:jc w:val="both"/>
        <w:rPr>
          <w:rFonts w:ascii="Arial" w:hAnsi="Arial" w:cs="Arial"/>
          <w:sz w:val="20"/>
          <w:szCs w:val="20"/>
          <w:lang w:val="en-GB"/>
          <w:rPrChange w:id="8303" w:author="Alexandre Miguel Kaizeler Guedes Da Silva Afonso" w:date="2026-07-27T16:55:00Z" w16du:dateUtc="2026-07-27T15:55:00Z">
            <w:rPr>
              <w:rFonts w:ascii="Arial" w:hAnsi="Arial" w:cs="Arial"/>
              <w:sz w:val="20"/>
              <w:szCs w:val="20"/>
            </w:rPr>
          </w:rPrChange>
        </w:rPr>
      </w:pPr>
      <w:r w:rsidRPr="00B475D4">
        <w:rPr>
          <w:rFonts w:ascii="Arial" w:hAnsi="Arial" w:cs="Arial"/>
          <w:b/>
          <w:bCs/>
          <w:sz w:val="20"/>
          <w:szCs w:val="20"/>
          <w:lang w:val="en-GB"/>
          <w:rPrChange w:id="8304" w:author="Alexandre Miguel Kaizeler Guedes Da Silva Afonso" w:date="2026-07-27T16:55:00Z" w16du:dateUtc="2026-07-27T15:55:00Z">
            <w:rPr>
              <w:rFonts w:ascii="Arial" w:hAnsi="Arial" w:cs="Arial"/>
              <w:b/>
              <w:bCs/>
              <w:sz w:val="20"/>
              <w:szCs w:val="20"/>
            </w:rPr>
          </w:rPrChange>
        </w:rPr>
        <w:t>Table 1</w:t>
      </w:r>
      <w:r w:rsidRPr="00B475D4">
        <w:rPr>
          <w:rFonts w:ascii="Arial" w:hAnsi="Arial" w:cs="Arial"/>
          <w:sz w:val="20"/>
          <w:szCs w:val="20"/>
          <w:lang w:val="en-GB"/>
          <w:rPrChange w:id="8305" w:author="Alexandre Miguel Kaizeler Guedes Da Silva Afonso" w:date="2026-07-27T16:55:00Z" w16du:dateUtc="2026-07-27T15:55:00Z">
            <w:rPr>
              <w:rFonts w:ascii="Arial" w:hAnsi="Arial" w:cs="Arial"/>
              <w:sz w:val="20"/>
              <w:szCs w:val="20"/>
            </w:rPr>
          </w:rPrChange>
        </w:rPr>
        <w:t xml:space="preserve">. </w:t>
      </w:r>
      <w:r w:rsidRPr="00B475D4">
        <w:rPr>
          <w:rFonts w:ascii="Arial" w:hAnsi="Arial" w:cs="Arial"/>
          <w:b/>
          <w:bCs/>
          <w:sz w:val="20"/>
          <w:szCs w:val="20"/>
          <w:lang w:val="en-GB"/>
          <w:rPrChange w:id="8306" w:author="Alexandre Miguel Kaizeler Guedes Da Silva Afonso" w:date="2026-07-27T16:55:00Z" w16du:dateUtc="2026-07-27T15:55:00Z">
            <w:rPr>
              <w:rFonts w:ascii="Arial" w:hAnsi="Arial" w:cs="Arial"/>
              <w:b/>
              <w:bCs/>
              <w:sz w:val="20"/>
              <w:szCs w:val="20"/>
            </w:rPr>
          </w:rPrChange>
        </w:rPr>
        <w:t xml:space="preserve">Gene Expression Omnibus (GEO) datasets used for </w:t>
      </w:r>
      <w:r w:rsidR="002F5740" w:rsidRPr="00B475D4">
        <w:rPr>
          <w:rFonts w:ascii="Arial" w:hAnsi="Arial" w:cs="Arial"/>
          <w:b/>
          <w:bCs/>
          <w:sz w:val="20"/>
          <w:szCs w:val="20"/>
          <w:lang w:val="en-GB"/>
          <w:rPrChange w:id="8307" w:author="Alexandre Miguel Kaizeler Guedes Da Silva Afonso" w:date="2026-07-27T16:55:00Z" w16du:dateUtc="2026-07-27T15:55:00Z">
            <w:rPr>
              <w:rFonts w:ascii="Arial" w:hAnsi="Arial" w:cs="Arial"/>
              <w:b/>
              <w:bCs/>
              <w:sz w:val="20"/>
              <w:szCs w:val="20"/>
            </w:rPr>
          </w:rPrChange>
        </w:rPr>
        <w:t xml:space="preserve">human </w:t>
      </w:r>
      <w:r w:rsidRPr="00B475D4">
        <w:rPr>
          <w:rFonts w:ascii="Arial" w:hAnsi="Arial" w:cs="Arial"/>
          <w:b/>
          <w:bCs/>
          <w:sz w:val="20"/>
          <w:szCs w:val="20"/>
          <w:lang w:val="en-GB"/>
          <w:rPrChange w:id="8308" w:author="Alexandre Miguel Kaizeler Guedes Da Silva Afonso" w:date="2026-07-27T16:55:00Z" w16du:dateUtc="2026-07-27T15:55:00Z">
            <w:rPr>
              <w:rFonts w:ascii="Arial" w:hAnsi="Arial" w:cs="Arial"/>
              <w:b/>
              <w:bCs/>
              <w:sz w:val="20"/>
              <w:szCs w:val="20"/>
            </w:rPr>
          </w:rPrChange>
        </w:rPr>
        <w:t>SG transcriptome analyses.</w:t>
      </w:r>
      <w:r w:rsidRPr="00B475D4">
        <w:rPr>
          <w:rFonts w:ascii="Arial" w:hAnsi="Arial" w:cs="Arial"/>
          <w:sz w:val="20"/>
          <w:szCs w:val="20"/>
          <w:lang w:val="en-GB"/>
          <w:rPrChange w:id="8309" w:author="Alexandre Miguel Kaizeler Guedes Da Silva Afonso" w:date="2026-07-27T16:55:00Z" w16du:dateUtc="2026-07-27T15:55:00Z">
            <w:rPr>
              <w:rFonts w:ascii="Arial" w:hAnsi="Arial" w:cs="Arial"/>
              <w:sz w:val="20"/>
              <w:szCs w:val="20"/>
            </w:rPr>
          </w:rPrChange>
        </w:rPr>
        <w:t xml:space="preserve"> For each </w:t>
      </w:r>
      <w:r w:rsidR="002F5740" w:rsidRPr="00B475D4">
        <w:rPr>
          <w:rFonts w:ascii="Arial" w:hAnsi="Arial" w:cs="Arial"/>
          <w:i/>
          <w:iCs/>
          <w:sz w:val="20"/>
          <w:szCs w:val="20"/>
          <w:lang w:val="en-GB"/>
          <w:rPrChange w:id="8310" w:author="Alexandre Miguel Kaizeler Guedes Da Silva Afonso" w:date="2026-07-27T16:55:00Z" w16du:dateUtc="2026-07-27T15:55:00Z">
            <w:rPr>
              <w:rFonts w:ascii="Arial" w:hAnsi="Arial" w:cs="Arial"/>
              <w:i/>
              <w:iCs/>
              <w:sz w:val="20"/>
              <w:szCs w:val="20"/>
            </w:rPr>
          </w:rPrChange>
        </w:rPr>
        <w:t>Study</w:t>
      </w:r>
      <w:r w:rsidRPr="00B475D4">
        <w:rPr>
          <w:rFonts w:ascii="Arial" w:hAnsi="Arial" w:cs="Arial"/>
          <w:sz w:val="20"/>
          <w:szCs w:val="20"/>
          <w:lang w:val="en-GB"/>
          <w:rPrChange w:id="8311" w:author="Alexandre Miguel Kaizeler Guedes Da Silva Afonso" w:date="2026-07-27T16:55:00Z" w16du:dateUtc="2026-07-27T15:55:00Z">
            <w:rPr>
              <w:rFonts w:ascii="Arial" w:hAnsi="Arial" w:cs="Arial"/>
              <w:sz w:val="20"/>
              <w:szCs w:val="20"/>
            </w:rPr>
          </w:rPrChange>
        </w:rPr>
        <w:t xml:space="preserve">, the table lists the SG isolation </w:t>
      </w:r>
      <w:r w:rsidR="002F5740" w:rsidRPr="00B475D4">
        <w:rPr>
          <w:rFonts w:ascii="Arial" w:hAnsi="Arial" w:cs="Arial"/>
          <w:i/>
          <w:iCs/>
          <w:sz w:val="20"/>
          <w:szCs w:val="20"/>
          <w:lang w:val="en-GB"/>
          <w:rPrChange w:id="8312" w:author="Alexandre Miguel Kaizeler Guedes Da Silva Afonso" w:date="2026-07-27T16:55:00Z" w16du:dateUtc="2026-07-27T15:55:00Z">
            <w:rPr>
              <w:rFonts w:ascii="Arial" w:hAnsi="Arial" w:cs="Arial"/>
              <w:i/>
              <w:iCs/>
              <w:sz w:val="20"/>
              <w:szCs w:val="20"/>
            </w:rPr>
          </w:rPrChange>
        </w:rPr>
        <w:t>Method</w:t>
      </w:r>
      <w:r w:rsidRPr="00B475D4">
        <w:rPr>
          <w:rFonts w:ascii="Arial" w:hAnsi="Arial" w:cs="Arial"/>
          <w:sz w:val="20"/>
          <w:szCs w:val="20"/>
          <w:lang w:val="en-GB"/>
          <w:rPrChange w:id="8313" w:author="Alexandre Miguel Kaizeler Guedes Da Silva Afonso" w:date="2026-07-27T16:55:00Z" w16du:dateUtc="2026-07-27T15:55:00Z">
            <w:rPr>
              <w:rFonts w:ascii="Arial" w:hAnsi="Arial" w:cs="Arial"/>
              <w:sz w:val="20"/>
              <w:szCs w:val="20"/>
            </w:rPr>
          </w:rPrChange>
        </w:rPr>
        <w:t xml:space="preserve">, </w:t>
      </w:r>
      <w:r w:rsidR="002F5740" w:rsidRPr="00B475D4">
        <w:rPr>
          <w:rFonts w:ascii="Arial" w:hAnsi="Arial" w:cs="Arial"/>
          <w:i/>
          <w:iCs/>
          <w:sz w:val="20"/>
          <w:szCs w:val="20"/>
          <w:lang w:val="en-GB"/>
          <w:rPrChange w:id="8314" w:author="Alexandre Miguel Kaizeler Guedes Da Silva Afonso" w:date="2026-07-27T16:55:00Z" w16du:dateUtc="2026-07-27T15:55:00Z">
            <w:rPr>
              <w:rFonts w:ascii="Arial" w:hAnsi="Arial" w:cs="Arial"/>
              <w:i/>
              <w:iCs/>
              <w:sz w:val="20"/>
              <w:szCs w:val="20"/>
            </w:rPr>
          </w:rPrChange>
        </w:rPr>
        <w:t>Stress</w:t>
      </w:r>
      <w:r w:rsidR="002F5740" w:rsidRPr="00B475D4">
        <w:rPr>
          <w:rFonts w:ascii="Arial" w:hAnsi="Arial" w:cs="Arial"/>
          <w:sz w:val="20"/>
          <w:szCs w:val="20"/>
          <w:lang w:val="en-GB"/>
          <w:rPrChange w:id="8315" w:author="Alexandre Miguel Kaizeler Guedes Da Silva Afonso" w:date="2026-07-27T16:55:00Z" w16du:dateUtc="2026-07-27T15:55:00Z">
            <w:rPr>
              <w:rFonts w:ascii="Arial" w:hAnsi="Arial" w:cs="Arial"/>
              <w:sz w:val="20"/>
              <w:szCs w:val="20"/>
            </w:rPr>
          </w:rPrChange>
        </w:rPr>
        <w:t xml:space="preserve"> </w:t>
      </w:r>
      <w:r w:rsidRPr="00B475D4">
        <w:rPr>
          <w:rFonts w:ascii="Arial" w:hAnsi="Arial" w:cs="Arial"/>
          <w:sz w:val="20"/>
          <w:szCs w:val="20"/>
          <w:lang w:val="en-GB"/>
          <w:rPrChange w:id="8316" w:author="Alexandre Miguel Kaizeler Guedes Da Silva Afonso" w:date="2026-07-27T16:55:00Z" w16du:dateUtc="2026-07-27T15:55:00Z">
            <w:rPr>
              <w:rFonts w:ascii="Arial" w:hAnsi="Arial" w:cs="Arial"/>
              <w:sz w:val="20"/>
              <w:szCs w:val="20"/>
            </w:rPr>
          </w:rPrChange>
        </w:rPr>
        <w:t xml:space="preserve">stimulus, </w:t>
      </w:r>
      <w:r w:rsidR="002F5740" w:rsidRPr="00B475D4">
        <w:rPr>
          <w:rFonts w:ascii="Arial" w:hAnsi="Arial" w:cs="Arial"/>
          <w:i/>
          <w:iCs/>
          <w:sz w:val="20"/>
          <w:szCs w:val="20"/>
          <w:lang w:val="en-GB"/>
          <w:rPrChange w:id="8317" w:author="Alexandre Miguel Kaizeler Guedes Da Silva Afonso" w:date="2026-07-27T16:55:00Z" w16du:dateUtc="2026-07-27T15:55:00Z">
            <w:rPr>
              <w:rFonts w:ascii="Arial" w:hAnsi="Arial" w:cs="Arial"/>
              <w:i/>
              <w:iCs/>
              <w:sz w:val="20"/>
              <w:szCs w:val="20"/>
            </w:rPr>
          </w:rPrChange>
        </w:rPr>
        <w:t>Target</w:t>
      </w:r>
      <w:r w:rsidR="002F5740" w:rsidRPr="00B475D4">
        <w:rPr>
          <w:rFonts w:ascii="Arial" w:hAnsi="Arial" w:cs="Arial"/>
          <w:sz w:val="20"/>
          <w:szCs w:val="20"/>
          <w:lang w:val="en-GB"/>
          <w:rPrChange w:id="8318" w:author="Alexandre Miguel Kaizeler Guedes Da Silva Afonso" w:date="2026-07-27T16:55:00Z" w16du:dateUtc="2026-07-27T15:55:00Z">
            <w:rPr>
              <w:rFonts w:ascii="Arial" w:hAnsi="Arial" w:cs="Arial"/>
              <w:sz w:val="20"/>
              <w:szCs w:val="20"/>
            </w:rPr>
          </w:rPrChange>
        </w:rPr>
        <w:t xml:space="preserve"> </w:t>
      </w:r>
      <w:r w:rsidRPr="00B475D4">
        <w:rPr>
          <w:rFonts w:ascii="Arial" w:hAnsi="Arial" w:cs="Arial"/>
          <w:sz w:val="20"/>
          <w:szCs w:val="20"/>
          <w:lang w:val="en-GB"/>
          <w:rPrChange w:id="8319" w:author="Alexandre Miguel Kaizeler Guedes Da Silva Afonso" w:date="2026-07-27T16:55:00Z" w16du:dateUtc="2026-07-27T15:55:00Z">
            <w:rPr>
              <w:rFonts w:ascii="Arial" w:hAnsi="Arial" w:cs="Arial"/>
              <w:sz w:val="20"/>
              <w:szCs w:val="20"/>
            </w:rPr>
          </w:rPrChange>
        </w:rPr>
        <w:t xml:space="preserve">used for SG isolation, </w:t>
      </w:r>
      <w:r w:rsidR="002F5740" w:rsidRPr="00B475D4">
        <w:rPr>
          <w:rFonts w:ascii="Arial" w:hAnsi="Arial" w:cs="Arial"/>
          <w:i/>
          <w:iCs/>
          <w:sz w:val="20"/>
          <w:szCs w:val="20"/>
          <w:lang w:val="en-GB"/>
          <w:rPrChange w:id="8320" w:author="Alexandre Miguel Kaizeler Guedes Da Silva Afonso" w:date="2026-07-27T16:55:00Z" w16du:dateUtc="2026-07-27T15:55:00Z">
            <w:rPr>
              <w:rFonts w:ascii="Arial" w:hAnsi="Arial" w:cs="Arial"/>
              <w:i/>
              <w:iCs/>
              <w:sz w:val="20"/>
              <w:szCs w:val="20"/>
            </w:rPr>
          </w:rPrChange>
        </w:rPr>
        <w:t>Cell</w:t>
      </w:r>
      <w:r w:rsidR="002F5740" w:rsidRPr="00B475D4">
        <w:rPr>
          <w:rFonts w:ascii="Arial" w:hAnsi="Arial" w:cs="Arial"/>
          <w:sz w:val="20"/>
          <w:szCs w:val="20"/>
          <w:lang w:val="en-GB"/>
          <w:rPrChange w:id="8321" w:author="Alexandre Miguel Kaizeler Guedes Da Silva Afonso" w:date="2026-07-27T16:55:00Z" w16du:dateUtc="2026-07-27T15:55:00Z">
            <w:rPr>
              <w:rFonts w:ascii="Arial" w:hAnsi="Arial" w:cs="Arial"/>
              <w:sz w:val="20"/>
              <w:szCs w:val="20"/>
            </w:rPr>
          </w:rPrChange>
        </w:rPr>
        <w:t xml:space="preserve"> </w:t>
      </w:r>
      <w:r w:rsidRPr="00B475D4">
        <w:rPr>
          <w:rFonts w:ascii="Arial" w:hAnsi="Arial" w:cs="Arial"/>
          <w:sz w:val="20"/>
          <w:szCs w:val="20"/>
          <w:lang w:val="en-GB"/>
          <w:rPrChange w:id="8322" w:author="Alexandre Miguel Kaizeler Guedes Da Silva Afonso" w:date="2026-07-27T16:55:00Z" w16du:dateUtc="2026-07-27T15:55:00Z">
            <w:rPr>
              <w:rFonts w:ascii="Arial" w:hAnsi="Arial" w:cs="Arial"/>
              <w:sz w:val="20"/>
              <w:szCs w:val="20"/>
            </w:rPr>
          </w:rPrChange>
        </w:rPr>
        <w:t xml:space="preserve">types involved, and associated </w:t>
      </w:r>
      <w:r w:rsidR="002F5740" w:rsidRPr="00B475D4">
        <w:rPr>
          <w:rFonts w:ascii="Arial" w:hAnsi="Arial" w:cs="Arial"/>
          <w:i/>
          <w:iCs/>
          <w:sz w:val="20"/>
          <w:szCs w:val="20"/>
          <w:lang w:val="en-GB"/>
          <w:rPrChange w:id="8323" w:author="Alexandre Miguel Kaizeler Guedes Da Silva Afonso" w:date="2026-07-27T16:55:00Z" w16du:dateUtc="2026-07-27T15:55:00Z">
            <w:rPr>
              <w:rFonts w:ascii="Arial" w:hAnsi="Arial" w:cs="Arial"/>
              <w:i/>
              <w:iCs/>
              <w:sz w:val="20"/>
              <w:szCs w:val="20"/>
            </w:rPr>
          </w:rPrChange>
        </w:rPr>
        <w:t>Transcriptome</w:t>
      </w:r>
      <w:r w:rsidR="002F5740" w:rsidRPr="00B475D4">
        <w:rPr>
          <w:rFonts w:ascii="Arial" w:hAnsi="Arial" w:cs="Arial"/>
          <w:sz w:val="20"/>
          <w:szCs w:val="20"/>
          <w:lang w:val="en-GB"/>
          <w:rPrChange w:id="8324" w:author="Alexandre Miguel Kaizeler Guedes Da Silva Afonso" w:date="2026-07-27T16:55:00Z" w16du:dateUtc="2026-07-27T15:55:00Z">
            <w:rPr>
              <w:rFonts w:ascii="Arial" w:hAnsi="Arial" w:cs="Arial"/>
              <w:sz w:val="20"/>
              <w:szCs w:val="20"/>
            </w:rPr>
          </w:rPrChange>
        </w:rPr>
        <w:t xml:space="preserve"> </w:t>
      </w:r>
      <w:r w:rsidRPr="00B475D4">
        <w:rPr>
          <w:rFonts w:ascii="Arial" w:hAnsi="Arial" w:cs="Arial"/>
          <w:sz w:val="20"/>
          <w:szCs w:val="20"/>
          <w:lang w:val="en-GB"/>
          <w:rPrChange w:id="8325" w:author="Alexandre Miguel Kaizeler Guedes Da Silva Afonso" w:date="2026-07-27T16:55:00Z" w16du:dateUtc="2026-07-27T15:55:00Z">
            <w:rPr>
              <w:rFonts w:ascii="Arial" w:hAnsi="Arial" w:cs="Arial"/>
              <w:sz w:val="20"/>
              <w:szCs w:val="20"/>
            </w:rPr>
          </w:rPrChange>
        </w:rPr>
        <w:t>alterations (including transient changes)</w:t>
      </w:r>
      <w:r w:rsidR="002F5740" w:rsidRPr="00B475D4">
        <w:rPr>
          <w:rFonts w:ascii="Arial" w:hAnsi="Arial" w:cs="Arial"/>
          <w:sz w:val="20"/>
          <w:szCs w:val="20"/>
          <w:lang w:val="en-GB"/>
          <w:rPrChange w:id="8326" w:author="Alexandre Miguel Kaizeler Guedes Da Silva Afonso" w:date="2026-07-27T16:55:00Z" w16du:dateUtc="2026-07-27T15:55:00Z">
            <w:rPr>
              <w:rFonts w:ascii="Arial" w:hAnsi="Arial" w:cs="Arial"/>
              <w:sz w:val="20"/>
              <w:szCs w:val="20"/>
            </w:rPr>
          </w:rPrChange>
        </w:rPr>
        <w:t>, and GEO accession number (</w:t>
      </w:r>
      <w:r w:rsidR="002F5740" w:rsidRPr="00B475D4">
        <w:rPr>
          <w:rFonts w:ascii="Arial" w:hAnsi="Arial" w:cs="Arial"/>
          <w:i/>
          <w:iCs/>
          <w:sz w:val="20"/>
          <w:szCs w:val="20"/>
          <w:lang w:val="en-GB"/>
          <w:rPrChange w:id="8327" w:author="Alexandre Miguel Kaizeler Guedes Da Silva Afonso" w:date="2026-07-27T16:55:00Z" w16du:dateUtc="2026-07-27T15:55:00Z">
            <w:rPr>
              <w:rFonts w:ascii="Arial" w:hAnsi="Arial" w:cs="Arial"/>
              <w:i/>
              <w:iCs/>
              <w:sz w:val="20"/>
              <w:szCs w:val="20"/>
            </w:rPr>
          </w:rPrChange>
        </w:rPr>
        <w:t>GSEID</w:t>
      </w:r>
      <w:r w:rsidR="002F5740" w:rsidRPr="00B475D4">
        <w:rPr>
          <w:rFonts w:ascii="Arial" w:hAnsi="Arial" w:cs="Arial"/>
          <w:sz w:val="20"/>
          <w:szCs w:val="20"/>
          <w:lang w:val="en-GB"/>
          <w:rPrChange w:id="8328" w:author="Alexandre Miguel Kaizeler Guedes Da Silva Afonso" w:date="2026-07-27T16:55:00Z" w16du:dateUtc="2026-07-27T15:55:00Z">
            <w:rPr>
              <w:rFonts w:ascii="Arial" w:hAnsi="Arial" w:cs="Arial"/>
              <w:sz w:val="20"/>
              <w:szCs w:val="20"/>
            </w:rPr>
          </w:rPrChange>
        </w:rPr>
        <w:t>)</w:t>
      </w:r>
      <w:r w:rsidRPr="00B475D4">
        <w:rPr>
          <w:rFonts w:ascii="Arial" w:hAnsi="Arial" w:cs="Arial"/>
          <w:sz w:val="20"/>
          <w:szCs w:val="20"/>
          <w:lang w:val="en-GB"/>
          <w:rPrChange w:id="8329" w:author="Alexandre Miguel Kaizeler Guedes Da Silva Afonso" w:date="2026-07-27T16:55:00Z" w16du:dateUtc="2026-07-27T15:55:00Z">
            <w:rPr>
              <w:rFonts w:ascii="Arial" w:hAnsi="Arial" w:cs="Arial"/>
              <w:sz w:val="20"/>
              <w:szCs w:val="20"/>
            </w:rPr>
          </w:rPrChange>
        </w:rPr>
        <w:t xml:space="preserve">. G3BP refers to G3BP1 alone or both G3BP1 and G3BP2. </w:t>
      </w:r>
      <w:r w:rsidR="002F5740" w:rsidRPr="00B475D4">
        <w:rPr>
          <w:rFonts w:ascii="Arial" w:hAnsi="Arial" w:cs="Arial"/>
          <w:sz w:val="20"/>
          <w:szCs w:val="20"/>
          <w:lang w:val="en-GB"/>
          <w:rPrChange w:id="8330" w:author="Alexandre Miguel Kaizeler Guedes Da Silva Afonso" w:date="2026-07-27T16:55:00Z" w16du:dateUtc="2026-07-27T15:55:00Z">
            <w:rPr>
              <w:rFonts w:ascii="Arial" w:hAnsi="Arial" w:cs="Arial"/>
              <w:sz w:val="20"/>
              <w:szCs w:val="20"/>
            </w:rPr>
          </w:rPrChange>
        </w:rPr>
        <w:t xml:space="preserve">For </w:t>
      </w:r>
      <w:r w:rsidRPr="00B475D4">
        <w:rPr>
          <w:rFonts w:ascii="Arial" w:hAnsi="Arial" w:cs="Arial"/>
          <w:sz w:val="20"/>
          <w:szCs w:val="20"/>
          <w:lang w:val="en-GB"/>
          <w:rPrChange w:id="8331" w:author="Alexandre Miguel Kaizeler Guedes Da Silva Afonso" w:date="2026-07-27T16:55:00Z" w16du:dateUtc="2026-07-27T15:55:00Z">
            <w:rPr>
              <w:rFonts w:ascii="Arial" w:hAnsi="Arial" w:cs="Arial"/>
              <w:sz w:val="20"/>
              <w:szCs w:val="20"/>
            </w:rPr>
          </w:rPrChange>
        </w:rPr>
        <w:t xml:space="preserve">the PIC, PHOTON, and FANCI methods, </w:t>
      </w:r>
      <w:r w:rsidR="002F5740" w:rsidRPr="00B475D4">
        <w:rPr>
          <w:rFonts w:ascii="Arial" w:hAnsi="Arial" w:cs="Arial"/>
          <w:i/>
          <w:iCs/>
          <w:sz w:val="20"/>
          <w:szCs w:val="20"/>
          <w:lang w:val="en-GB"/>
          <w:rPrChange w:id="8332" w:author="Alexandre Miguel Kaizeler Guedes Da Silva Afonso" w:date="2026-07-27T16:55:00Z" w16du:dateUtc="2026-07-27T15:55:00Z">
            <w:rPr>
              <w:rFonts w:ascii="Arial" w:hAnsi="Arial" w:cs="Arial"/>
              <w:i/>
              <w:iCs/>
              <w:sz w:val="20"/>
              <w:szCs w:val="20"/>
            </w:rPr>
          </w:rPrChange>
        </w:rPr>
        <w:t>Target</w:t>
      </w:r>
      <w:r w:rsidRPr="00B475D4">
        <w:rPr>
          <w:rFonts w:ascii="Arial" w:hAnsi="Arial" w:cs="Arial"/>
          <w:sz w:val="20"/>
          <w:szCs w:val="20"/>
          <w:lang w:val="en-GB"/>
          <w:rPrChange w:id="8333" w:author="Alexandre Miguel Kaizeler Guedes Da Silva Afonso" w:date="2026-07-27T16:55:00Z" w16du:dateUtc="2026-07-27T15:55:00Z">
            <w:rPr>
              <w:rFonts w:ascii="Arial" w:hAnsi="Arial" w:cs="Arial"/>
              <w:sz w:val="20"/>
              <w:szCs w:val="20"/>
            </w:rPr>
          </w:rPrChange>
        </w:rPr>
        <w:t xml:space="preserve"> refers to the antibody used to mark SGs via immunofluorescence, enabling photo-based or fluorescence-activated isolation. DC – Differential centrifugation; DC* – Differential centrifugation without immunoprecipitation; PL – Proximity </w:t>
      </w:r>
      <w:r w:rsidR="6F6D9909" w:rsidRPr="00B475D4">
        <w:rPr>
          <w:rFonts w:ascii="Arial" w:hAnsi="Arial" w:cs="Arial"/>
          <w:sz w:val="20"/>
          <w:szCs w:val="20"/>
          <w:lang w:val="en-GB"/>
          <w:rPrChange w:id="8334" w:author="Alexandre Miguel Kaizeler Guedes Da Silva Afonso" w:date="2026-07-27T16:55:00Z" w16du:dateUtc="2026-07-27T15:55:00Z">
            <w:rPr>
              <w:rFonts w:ascii="Arial" w:hAnsi="Arial" w:cs="Arial"/>
              <w:sz w:val="20"/>
              <w:szCs w:val="20"/>
            </w:rPr>
          </w:rPrChange>
        </w:rPr>
        <w:t>label</w:t>
      </w:r>
      <w:r w:rsidR="4FB50A8D" w:rsidRPr="00B475D4">
        <w:rPr>
          <w:rFonts w:ascii="Arial" w:hAnsi="Arial" w:cs="Arial"/>
          <w:sz w:val="20"/>
          <w:szCs w:val="20"/>
          <w:lang w:val="en-GB"/>
          <w:rPrChange w:id="8335" w:author="Alexandre Miguel Kaizeler Guedes Da Silva Afonso" w:date="2026-07-27T16:55:00Z" w16du:dateUtc="2026-07-27T15:55:00Z">
            <w:rPr>
              <w:rFonts w:ascii="Arial" w:hAnsi="Arial" w:cs="Arial"/>
              <w:sz w:val="20"/>
              <w:szCs w:val="20"/>
            </w:rPr>
          </w:rPrChange>
        </w:rPr>
        <w:t>l</w:t>
      </w:r>
      <w:r w:rsidR="6F6D9909" w:rsidRPr="00B475D4">
        <w:rPr>
          <w:rFonts w:ascii="Arial" w:hAnsi="Arial" w:cs="Arial"/>
          <w:sz w:val="20"/>
          <w:szCs w:val="20"/>
          <w:lang w:val="en-GB"/>
          <w:rPrChange w:id="8336" w:author="Alexandre Miguel Kaizeler Guedes Da Silva Afonso" w:date="2026-07-27T16:55:00Z" w16du:dateUtc="2026-07-27T15:55:00Z">
            <w:rPr>
              <w:rFonts w:ascii="Arial" w:hAnsi="Arial" w:cs="Arial"/>
              <w:sz w:val="20"/>
              <w:szCs w:val="20"/>
            </w:rPr>
          </w:rPrChange>
        </w:rPr>
        <w:t>ing</w:t>
      </w:r>
      <w:r w:rsidRPr="00B475D4">
        <w:rPr>
          <w:rFonts w:ascii="Arial" w:hAnsi="Arial" w:cs="Arial"/>
          <w:sz w:val="20"/>
          <w:szCs w:val="20"/>
          <w:lang w:val="en-GB"/>
          <w:rPrChange w:id="8337" w:author="Alexandre Miguel Kaizeler Guedes Da Silva Afonso" w:date="2026-07-27T16:55:00Z" w16du:dateUtc="2026-07-27T15:55:00Z">
            <w:rPr>
              <w:rFonts w:ascii="Arial" w:hAnsi="Arial" w:cs="Arial"/>
              <w:sz w:val="20"/>
              <w:szCs w:val="20"/>
            </w:rPr>
          </w:rPrChange>
        </w:rPr>
        <w:t xml:space="preserve">; PL** – Proximity </w:t>
      </w:r>
      <w:r w:rsidR="6F6D9909" w:rsidRPr="00B475D4">
        <w:rPr>
          <w:rFonts w:ascii="Arial" w:hAnsi="Arial" w:cs="Arial"/>
          <w:sz w:val="20"/>
          <w:szCs w:val="20"/>
          <w:lang w:val="en-GB"/>
          <w:rPrChange w:id="8338" w:author="Alexandre Miguel Kaizeler Guedes Da Silva Afonso" w:date="2026-07-27T16:55:00Z" w16du:dateUtc="2026-07-27T15:55:00Z">
            <w:rPr>
              <w:rFonts w:ascii="Arial" w:hAnsi="Arial" w:cs="Arial"/>
              <w:sz w:val="20"/>
              <w:szCs w:val="20"/>
            </w:rPr>
          </w:rPrChange>
        </w:rPr>
        <w:t>label</w:t>
      </w:r>
      <w:r w:rsidR="1A82B4E6" w:rsidRPr="00B475D4">
        <w:rPr>
          <w:rFonts w:ascii="Arial" w:hAnsi="Arial" w:cs="Arial"/>
          <w:sz w:val="20"/>
          <w:szCs w:val="20"/>
          <w:lang w:val="en-GB"/>
          <w:rPrChange w:id="8339" w:author="Alexandre Miguel Kaizeler Guedes Da Silva Afonso" w:date="2026-07-27T16:55:00Z" w16du:dateUtc="2026-07-27T15:55:00Z">
            <w:rPr>
              <w:rFonts w:ascii="Arial" w:hAnsi="Arial" w:cs="Arial"/>
              <w:sz w:val="20"/>
              <w:szCs w:val="20"/>
            </w:rPr>
          </w:rPrChange>
        </w:rPr>
        <w:t>l</w:t>
      </w:r>
      <w:r w:rsidR="6F6D9909" w:rsidRPr="00B475D4">
        <w:rPr>
          <w:rFonts w:ascii="Arial" w:hAnsi="Arial" w:cs="Arial"/>
          <w:sz w:val="20"/>
          <w:szCs w:val="20"/>
          <w:lang w:val="en-GB"/>
          <w:rPrChange w:id="8340" w:author="Alexandre Miguel Kaizeler Guedes Da Silva Afonso" w:date="2026-07-27T16:55:00Z" w16du:dateUtc="2026-07-27T15:55:00Z">
            <w:rPr>
              <w:rFonts w:ascii="Arial" w:hAnsi="Arial" w:cs="Arial"/>
              <w:sz w:val="20"/>
              <w:szCs w:val="20"/>
            </w:rPr>
          </w:rPrChange>
        </w:rPr>
        <w:t>ing</w:t>
      </w:r>
      <w:r w:rsidRPr="00B475D4">
        <w:rPr>
          <w:rFonts w:ascii="Arial" w:hAnsi="Arial" w:cs="Arial"/>
          <w:sz w:val="20"/>
          <w:szCs w:val="20"/>
          <w:lang w:val="en-GB"/>
          <w:rPrChange w:id="8341" w:author="Alexandre Miguel Kaizeler Guedes Da Silva Afonso" w:date="2026-07-27T16:55:00Z" w16du:dateUtc="2026-07-27T15:55:00Z">
            <w:rPr>
              <w:rFonts w:ascii="Arial" w:hAnsi="Arial" w:cs="Arial"/>
              <w:sz w:val="20"/>
              <w:szCs w:val="20"/>
            </w:rPr>
          </w:rPrChange>
        </w:rPr>
        <w:t xml:space="preserve">-derived technique; PIC – Photo-isolation chemistry; eCLIP-Seq – Enhanced cross-linking and immunoprecipitation sequencing; ARTR-Seq – Assay for reverse transcription-based RBP binding site sequencing; FANCI – Fluorescence-activated non-membrane condensate isolation; PHOTON – Photoselection of </w:t>
      </w:r>
      <w:r w:rsidR="7B75AE45" w:rsidRPr="00B475D4">
        <w:rPr>
          <w:rFonts w:ascii="Arial" w:hAnsi="Arial" w:cs="Arial"/>
          <w:sz w:val="20"/>
          <w:szCs w:val="20"/>
          <w:lang w:val="en-GB"/>
          <w:rPrChange w:id="8342" w:author="Alexandre Miguel Kaizeler Guedes Da Silva Afonso" w:date="2026-07-27T16:55:00Z" w16du:dateUtc="2026-07-27T15:55:00Z">
            <w:rPr>
              <w:rFonts w:ascii="Arial" w:hAnsi="Arial" w:cs="Arial"/>
              <w:sz w:val="20"/>
              <w:szCs w:val="20"/>
            </w:rPr>
          </w:rPrChange>
        </w:rPr>
        <w:t>t</w:t>
      </w:r>
      <w:r w:rsidRPr="00B475D4">
        <w:rPr>
          <w:rFonts w:ascii="Arial" w:hAnsi="Arial" w:cs="Arial"/>
          <w:sz w:val="20"/>
          <w:szCs w:val="20"/>
          <w:lang w:val="en-GB"/>
          <w:rPrChange w:id="8343" w:author="Alexandre Miguel Kaizeler Guedes Da Silva Afonso" w:date="2026-07-27T16:55:00Z" w16du:dateUtc="2026-07-27T15:55:00Z">
            <w:rPr>
              <w:rFonts w:ascii="Arial" w:hAnsi="Arial" w:cs="Arial"/>
              <w:sz w:val="20"/>
              <w:szCs w:val="20"/>
            </w:rPr>
          </w:rPrChange>
        </w:rPr>
        <w:t xml:space="preserve">ranscriptome over </w:t>
      </w:r>
      <w:r w:rsidR="17E34294" w:rsidRPr="00B475D4">
        <w:rPr>
          <w:rFonts w:ascii="Arial" w:hAnsi="Arial" w:cs="Arial"/>
          <w:sz w:val="20"/>
          <w:szCs w:val="20"/>
          <w:lang w:val="en-GB"/>
          <w:rPrChange w:id="8344" w:author="Alexandre Miguel Kaizeler Guedes Da Silva Afonso" w:date="2026-07-27T16:55:00Z" w16du:dateUtc="2026-07-27T15:55:00Z">
            <w:rPr>
              <w:rFonts w:ascii="Arial" w:hAnsi="Arial" w:cs="Arial"/>
              <w:sz w:val="20"/>
              <w:szCs w:val="20"/>
            </w:rPr>
          </w:rPrChange>
        </w:rPr>
        <w:t>n</w:t>
      </w:r>
      <w:r w:rsidRPr="00B475D4">
        <w:rPr>
          <w:rFonts w:ascii="Arial" w:hAnsi="Arial" w:cs="Arial"/>
          <w:sz w:val="20"/>
          <w:szCs w:val="20"/>
          <w:lang w:val="en-GB"/>
          <w:rPrChange w:id="8345" w:author="Alexandre Miguel Kaizeler Guedes Da Silva Afonso" w:date="2026-07-27T16:55:00Z" w16du:dateUtc="2026-07-27T15:55:00Z">
            <w:rPr>
              <w:rFonts w:ascii="Arial" w:hAnsi="Arial" w:cs="Arial"/>
              <w:sz w:val="20"/>
              <w:szCs w:val="20"/>
            </w:rPr>
          </w:rPrChange>
        </w:rPr>
        <w:t>anoscale.</w:t>
      </w:r>
    </w:p>
    <w:p w14:paraId="4D4526D9" w14:textId="77777777" w:rsidR="002805AD" w:rsidRPr="00B475D4" w:rsidRDefault="002805AD" w:rsidP="00CE6E0D">
      <w:pPr>
        <w:jc w:val="both"/>
        <w:rPr>
          <w:rFonts w:ascii="Arial" w:hAnsi="Arial" w:cs="Arial"/>
          <w:sz w:val="20"/>
          <w:szCs w:val="20"/>
          <w:lang w:val="en-GB"/>
          <w:rPrChange w:id="8346" w:author="Alexandre Miguel Kaizeler Guedes Da Silva Afonso" w:date="2026-07-27T16:55:00Z" w16du:dateUtc="2026-07-27T15:55:00Z">
            <w:rPr>
              <w:rFonts w:ascii="Arial" w:hAnsi="Arial" w:cs="Arial"/>
              <w:sz w:val="20"/>
              <w:szCs w:val="20"/>
            </w:rPr>
          </w:rPrChange>
        </w:rPr>
      </w:pPr>
    </w:p>
    <w:tbl>
      <w:tblPr>
        <w:tblStyle w:val="TabeladeGrelha6Colorida"/>
        <w:tblW w:w="9922" w:type="dxa"/>
        <w:tblInd w:w="-5" w:type="dxa"/>
        <w:tblLook w:val="04A0" w:firstRow="1" w:lastRow="0" w:firstColumn="1" w:lastColumn="0" w:noHBand="0" w:noVBand="1"/>
      </w:tblPr>
      <w:tblGrid>
        <w:gridCol w:w="1654"/>
        <w:gridCol w:w="1082"/>
        <w:gridCol w:w="1548"/>
        <w:gridCol w:w="1005"/>
        <w:gridCol w:w="1099"/>
        <w:gridCol w:w="1898"/>
        <w:gridCol w:w="1636"/>
      </w:tblGrid>
      <w:tr w:rsidR="002411EC" w:rsidRPr="00B475D4" w14:paraId="15D541EE" w14:textId="77777777" w:rsidTr="003A4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D3BDE2" w14:textId="49D5E125" w:rsidR="006C369D" w:rsidRPr="00B475D4" w:rsidRDefault="006C369D" w:rsidP="00F77D97">
            <w:pPr>
              <w:jc w:val="center"/>
              <w:rPr>
                <w:rFonts w:ascii="Arial" w:hAnsi="Arial" w:cs="Arial"/>
                <w:sz w:val="24"/>
                <w:szCs w:val="24"/>
                <w:lang w:val="en-GB"/>
                <w:rPrChange w:id="8347"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8348" w:author="Alexandre Miguel Kaizeler Guedes Da Silva Afonso" w:date="2026-07-27T16:55:00Z" w16du:dateUtc="2026-07-27T15:55:00Z">
                  <w:rPr>
                    <w:rFonts w:ascii="Arial" w:hAnsi="Arial" w:cs="Arial"/>
                    <w:sz w:val="24"/>
                    <w:szCs w:val="24"/>
                  </w:rPr>
                </w:rPrChange>
              </w:rPr>
              <w:t>Study</w:t>
            </w:r>
          </w:p>
        </w:tc>
        <w:tc>
          <w:tcPr>
            <w:tcW w:w="0" w:type="auto"/>
            <w:vAlign w:val="center"/>
          </w:tcPr>
          <w:p w14:paraId="76284EE1" w14:textId="4DAD0458" w:rsidR="006C369D" w:rsidRPr="00B475D4" w:rsidRDefault="006C369D" w:rsidP="00F77D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Change w:id="834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8350" w:author="Alexandre Miguel Kaizeler Guedes Da Silva Afonso" w:date="2026-07-27T16:55:00Z" w16du:dateUtc="2026-07-27T15:55:00Z">
                  <w:rPr>
                    <w:rFonts w:ascii="Arial" w:hAnsi="Arial" w:cs="Arial"/>
                    <w:sz w:val="24"/>
                    <w:szCs w:val="24"/>
                  </w:rPr>
                </w:rPrChange>
              </w:rPr>
              <w:t>Method</w:t>
            </w:r>
          </w:p>
        </w:tc>
        <w:tc>
          <w:tcPr>
            <w:tcW w:w="0" w:type="auto"/>
            <w:vAlign w:val="center"/>
          </w:tcPr>
          <w:p w14:paraId="03670E65" w14:textId="5FFB8687" w:rsidR="006C369D" w:rsidRPr="00B475D4" w:rsidRDefault="006C369D" w:rsidP="00F77D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Change w:id="8351"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8352" w:author="Alexandre Miguel Kaizeler Guedes Da Silva Afonso" w:date="2026-07-27T16:55:00Z" w16du:dateUtc="2026-07-27T15:55:00Z">
                  <w:rPr>
                    <w:rFonts w:ascii="Arial" w:hAnsi="Arial" w:cs="Arial"/>
                    <w:sz w:val="24"/>
                    <w:szCs w:val="24"/>
                  </w:rPr>
                </w:rPrChange>
              </w:rPr>
              <w:t>Stress</w:t>
            </w:r>
          </w:p>
        </w:tc>
        <w:tc>
          <w:tcPr>
            <w:tcW w:w="0" w:type="auto"/>
            <w:vAlign w:val="center"/>
          </w:tcPr>
          <w:p w14:paraId="239FE786" w14:textId="2811DC77" w:rsidR="006C369D" w:rsidRPr="00B475D4" w:rsidRDefault="006C369D" w:rsidP="00F77D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Change w:id="8353"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8354" w:author="Alexandre Miguel Kaizeler Guedes Da Silva Afonso" w:date="2026-07-27T16:55:00Z" w16du:dateUtc="2026-07-27T15:55:00Z">
                  <w:rPr>
                    <w:rFonts w:ascii="Arial" w:hAnsi="Arial" w:cs="Arial"/>
                    <w:sz w:val="24"/>
                    <w:szCs w:val="24"/>
                  </w:rPr>
                </w:rPrChange>
              </w:rPr>
              <w:t>Target</w:t>
            </w:r>
          </w:p>
        </w:tc>
        <w:tc>
          <w:tcPr>
            <w:tcW w:w="0" w:type="auto"/>
            <w:vAlign w:val="center"/>
          </w:tcPr>
          <w:p w14:paraId="4881C750" w14:textId="08E15E8D" w:rsidR="006C369D" w:rsidRPr="00B475D4" w:rsidRDefault="006C369D" w:rsidP="00F77D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Change w:id="8355"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8356" w:author="Alexandre Miguel Kaizeler Guedes Da Silva Afonso" w:date="2026-07-27T16:55:00Z" w16du:dateUtc="2026-07-27T15:55:00Z">
                  <w:rPr>
                    <w:rFonts w:ascii="Arial" w:hAnsi="Arial" w:cs="Arial"/>
                    <w:sz w:val="24"/>
                    <w:szCs w:val="24"/>
                  </w:rPr>
                </w:rPrChange>
              </w:rPr>
              <w:t>Cell</w:t>
            </w:r>
          </w:p>
        </w:tc>
        <w:tc>
          <w:tcPr>
            <w:tcW w:w="0" w:type="auto"/>
            <w:vAlign w:val="center"/>
          </w:tcPr>
          <w:p w14:paraId="35C8146A" w14:textId="33602A1D" w:rsidR="006C369D" w:rsidRPr="00B475D4" w:rsidRDefault="006C369D" w:rsidP="00F77D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Change w:id="8357"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8358" w:author="Alexandre Miguel Kaizeler Guedes Da Silva Afonso" w:date="2026-07-27T16:55:00Z" w16du:dateUtc="2026-07-27T15:55:00Z">
                  <w:rPr>
                    <w:rFonts w:ascii="Arial" w:hAnsi="Arial" w:cs="Arial"/>
                    <w:sz w:val="24"/>
                    <w:szCs w:val="24"/>
                  </w:rPr>
                </w:rPrChange>
              </w:rPr>
              <w:t>Transcriptome</w:t>
            </w:r>
          </w:p>
        </w:tc>
        <w:tc>
          <w:tcPr>
            <w:tcW w:w="0" w:type="auto"/>
            <w:vAlign w:val="center"/>
          </w:tcPr>
          <w:p w14:paraId="57C403DE" w14:textId="0F1D9BFF" w:rsidR="006C369D" w:rsidRPr="00B475D4" w:rsidRDefault="006C369D" w:rsidP="00F77D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GB"/>
                <w:rPrChange w:id="8359" w:author="Alexandre Miguel Kaizeler Guedes Da Silva Afonso" w:date="2026-07-27T16:55:00Z" w16du:dateUtc="2026-07-27T15:55:00Z">
                  <w:rPr>
                    <w:rFonts w:ascii="Arial" w:hAnsi="Arial" w:cs="Arial"/>
                    <w:sz w:val="24"/>
                    <w:szCs w:val="24"/>
                  </w:rPr>
                </w:rPrChange>
              </w:rPr>
            </w:pPr>
            <w:r w:rsidRPr="00B475D4">
              <w:rPr>
                <w:rFonts w:ascii="Arial" w:hAnsi="Arial" w:cs="Arial"/>
                <w:sz w:val="24"/>
                <w:szCs w:val="24"/>
                <w:lang w:val="en-GB"/>
                <w:rPrChange w:id="8360" w:author="Alexandre Miguel Kaizeler Guedes Da Silva Afonso" w:date="2026-07-27T16:55:00Z" w16du:dateUtc="2026-07-27T15:55:00Z">
                  <w:rPr>
                    <w:rFonts w:ascii="Arial" w:hAnsi="Arial" w:cs="Arial"/>
                    <w:sz w:val="24"/>
                    <w:szCs w:val="24"/>
                  </w:rPr>
                </w:rPrChange>
              </w:rPr>
              <w:t>GSEID</w:t>
            </w:r>
          </w:p>
        </w:tc>
      </w:tr>
      <w:tr w:rsidR="002411EC" w:rsidRPr="00B475D4" w14:paraId="15F4E27B" w14:textId="77777777" w:rsidTr="003A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14EF89D" w14:textId="0CC6EEBB" w:rsidR="006C369D" w:rsidRPr="00B475D4" w:rsidRDefault="006C369D" w:rsidP="00F77D97">
            <w:pPr>
              <w:jc w:val="center"/>
              <w:rPr>
                <w:rFonts w:ascii="Arial" w:hAnsi="Arial" w:cs="Arial"/>
                <w:sz w:val="20"/>
                <w:szCs w:val="20"/>
                <w:lang w:val="en-GB"/>
                <w:rPrChange w:id="8361"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362" w:author="Alexandre Miguel Kaizeler Guedes Da Silva Afonso" w:date="2026-07-27T16:55:00Z" w16du:dateUtc="2026-07-27T15:55:00Z">
                  <w:rPr>
                    <w:rFonts w:ascii="Arial" w:hAnsi="Arial" w:cs="Arial"/>
                    <w:sz w:val="20"/>
                    <w:szCs w:val="20"/>
                  </w:rPr>
                </w:rPrChange>
              </w:rPr>
              <w:t>A. Khong 2017</w:t>
            </w:r>
            <w:r w:rsidR="002411EC" w:rsidRPr="00B475D4">
              <w:rPr>
                <w:rFonts w:ascii="Arial" w:hAnsi="Arial" w:cs="Arial"/>
                <w:b w:val="0"/>
                <w:bCs w:val="0"/>
                <w:color w:val="auto"/>
                <w:sz w:val="20"/>
                <w:szCs w:val="20"/>
                <w:lang w:val="en-GB"/>
                <w:rPrChange w:id="8363" w:author="Alexandre Miguel Kaizeler Guedes Da Silva Afonso" w:date="2026-07-27T16:55:00Z" w16du:dateUtc="2026-07-27T15:55:00Z">
                  <w:rPr>
                    <w:rFonts w:ascii="Arial" w:hAnsi="Arial" w:cs="Arial"/>
                    <w:b w:val="0"/>
                    <w:bCs w:val="0"/>
                    <w:color w:val="auto"/>
                    <w:sz w:val="20"/>
                    <w:szCs w:val="20"/>
                  </w:rPr>
                </w:rPrChange>
              </w:rPr>
              <w:fldChar w:fldCharType="begin"/>
            </w:r>
            <w:r w:rsidR="00C37375" w:rsidRPr="00B475D4">
              <w:rPr>
                <w:rFonts w:ascii="Arial" w:hAnsi="Arial" w:cs="Arial"/>
                <w:sz w:val="20"/>
                <w:szCs w:val="20"/>
                <w:lang w:val="en-GB"/>
                <w:rPrChange w:id="8364" w:author="Alexandre Miguel Kaizeler Guedes Da Silva Afonso" w:date="2026-07-27T16:55:00Z" w16du:dateUtc="2026-07-27T15:55:00Z">
                  <w:rPr>
                    <w:rFonts w:ascii="Arial" w:hAnsi="Arial" w:cs="Arial"/>
                    <w:sz w:val="20"/>
                    <w:szCs w:val="20"/>
                  </w:rPr>
                </w:rPrChange>
              </w:rPr>
              <w:instrText xml:space="preserve"> ADDIN ZOTERO_ITEM CSL_CITATION {"citationID":"GXD62pYv","properties":{"formattedCitation":"\\super 31\\nosupersub{}","plainCitation":"31","noteIndex":0},"citationItems":[{"id":"jCcWpdK2/I8Gjq151","uris":["http://zotero.org/users/local/1p9EH8ax/items/WPA4SC2G"],"itemData":{"id":"ixGPuM3I/VImHyTyI","type":"article-journal","container-title":"Molecular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2411EC" w:rsidRPr="00B475D4">
              <w:rPr>
                <w:rFonts w:ascii="Arial" w:hAnsi="Arial" w:cs="Arial"/>
                <w:b w:val="0"/>
                <w:bCs w:val="0"/>
                <w:color w:val="auto"/>
                <w:sz w:val="20"/>
                <w:szCs w:val="20"/>
                <w:lang w:val="en-GB"/>
                <w:rPrChange w:id="8365" w:author="Alexandre Miguel Kaizeler Guedes Da Silva Afonso" w:date="2026-07-27T16:55:00Z" w16du:dateUtc="2026-07-27T15:55:00Z">
                  <w:rPr>
                    <w:rFonts w:ascii="Arial" w:hAnsi="Arial" w:cs="Arial"/>
                    <w:sz w:val="20"/>
                    <w:szCs w:val="20"/>
                  </w:rPr>
                </w:rPrChange>
              </w:rPr>
              <w:fldChar w:fldCharType="separate"/>
            </w:r>
            <w:r w:rsidR="00B723AF" w:rsidRPr="00B475D4">
              <w:rPr>
                <w:rFonts w:ascii="Arial" w:hAnsi="Arial" w:cs="Arial"/>
                <w:kern w:val="0"/>
                <w:sz w:val="20"/>
                <w:vertAlign w:val="superscript"/>
                <w:lang w:val="en-GB"/>
                <w:rPrChange w:id="8366" w:author="Alexandre Miguel Kaizeler Guedes Da Silva Afonso" w:date="2026-07-27T16:55:00Z" w16du:dateUtc="2026-07-27T15:55:00Z">
                  <w:rPr>
                    <w:rFonts w:ascii="Arial" w:hAnsi="Arial" w:cs="Arial"/>
                    <w:kern w:val="0"/>
                    <w:sz w:val="20"/>
                    <w:vertAlign w:val="superscript"/>
                  </w:rPr>
                </w:rPrChange>
              </w:rPr>
              <w:t>31</w:t>
            </w:r>
            <w:r w:rsidR="002411EC" w:rsidRPr="00B475D4">
              <w:rPr>
                <w:rFonts w:ascii="Arial" w:hAnsi="Arial" w:cs="Arial"/>
                <w:b w:val="0"/>
                <w:bCs w:val="0"/>
                <w:color w:val="auto"/>
                <w:sz w:val="20"/>
                <w:szCs w:val="20"/>
                <w:lang w:val="en-GB"/>
                <w:rPrChange w:id="8367" w:author="Alexandre Miguel Kaizeler Guedes Da Silva Afonso" w:date="2026-07-27T16:55:00Z" w16du:dateUtc="2026-07-27T15:55:00Z">
                  <w:rPr>
                    <w:rFonts w:ascii="Arial" w:hAnsi="Arial" w:cs="Arial"/>
                    <w:sz w:val="20"/>
                    <w:szCs w:val="20"/>
                  </w:rPr>
                </w:rPrChange>
              </w:rPr>
              <w:fldChar w:fldCharType="end"/>
            </w:r>
          </w:p>
        </w:tc>
        <w:tc>
          <w:tcPr>
            <w:tcW w:w="0" w:type="auto"/>
            <w:vAlign w:val="center"/>
          </w:tcPr>
          <w:p w14:paraId="3DA47EDE" w14:textId="520271AE"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368"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369" w:author="Alexandre Miguel Kaizeler Guedes Da Silva Afonso" w:date="2026-07-27T16:55:00Z" w16du:dateUtc="2026-07-27T15:55:00Z">
                  <w:rPr>
                    <w:rFonts w:ascii="Arial" w:hAnsi="Arial" w:cs="Arial"/>
                    <w:sz w:val="20"/>
                    <w:szCs w:val="20"/>
                  </w:rPr>
                </w:rPrChange>
              </w:rPr>
              <w:t>DC</w:t>
            </w:r>
          </w:p>
        </w:tc>
        <w:tc>
          <w:tcPr>
            <w:tcW w:w="0" w:type="auto"/>
            <w:vAlign w:val="center"/>
          </w:tcPr>
          <w:p w14:paraId="6AA3F0B3" w14:textId="4D065159"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370"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371" w:author="Alexandre Miguel Kaizeler Guedes Da Silva Afonso" w:date="2026-07-27T16:55:00Z" w16du:dateUtc="2026-07-27T15:55:00Z">
                  <w:rPr>
                    <w:rFonts w:ascii="Arial" w:hAnsi="Arial" w:cs="Arial"/>
                    <w:sz w:val="20"/>
                    <w:szCs w:val="20"/>
                  </w:rPr>
                </w:rPrChange>
              </w:rPr>
              <w:t>Oxidative</w:t>
            </w:r>
          </w:p>
        </w:tc>
        <w:tc>
          <w:tcPr>
            <w:tcW w:w="0" w:type="auto"/>
            <w:vAlign w:val="center"/>
          </w:tcPr>
          <w:p w14:paraId="2E55EC01" w14:textId="76F7913C"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372"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373" w:author="Alexandre Miguel Kaizeler Guedes Da Silva Afonso" w:date="2026-07-27T16:55:00Z" w16du:dateUtc="2026-07-27T15:55:00Z">
                  <w:rPr>
                    <w:rFonts w:ascii="Arial" w:hAnsi="Arial" w:cs="Arial"/>
                    <w:sz w:val="20"/>
                    <w:szCs w:val="20"/>
                  </w:rPr>
                </w:rPrChange>
              </w:rPr>
              <w:t>G3BP</w:t>
            </w:r>
          </w:p>
        </w:tc>
        <w:tc>
          <w:tcPr>
            <w:tcW w:w="0" w:type="auto"/>
            <w:vAlign w:val="center"/>
          </w:tcPr>
          <w:p w14:paraId="314BA833" w14:textId="3747BF24"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374"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375" w:author="Alexandre Miguel Kaizeler Guedes Da Silva Afonso" w:date="2026-07-27T16:55:00Z" w16du:dateUtc="2026-07-27T15:55:00Z">
                  <w:rPr>
                    <w:rFonts w:ascii="Arial" w:hAnsi="Arial" w:cs="Arial"/>
                    <w:sz w:val="20"/>
                    <w:szCs w:val="20"/>
                  </w:rPr>
                </w:rPrChange>
              </w:rPr>
              <w:t>U2-OS</w:t>
            </w:r>
          </w:p>
        </w:tc>
        <w:tc>
          <w:tcPr>
            <w:tcW w:w="0" w:type="auto"/>
            <w:vAlign w:val="center"/>
          </w:tcPr>
          <w:p w14:paraId="3E806B18" w14:textId="4FB74209"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376"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377" w:author="Alexandre Miguel Kaizeler Guedes Da Silva Afonso" w:date="2026-07-27T16:55:00Z" w16du:dateUtc="2026-07-27T15:55:00Z">
                  <w:rPr>
                    <w:rFonts w:ascii="Arial" w:hAnsi="Arial" w:cs="Arial"/>
                    <w:sz w:val="20"/>
                    <w:szCs w:val="20"/>
                  </w:rPr>
                </w:rPrChange>
              </w:rPr>
              <w:t>G3BP-GFP</w:t>
            </w:r>
          </w:p>
        </w:tc>
        <w:tc>
          <w:tcPr>
            <w:tcW w:w="0" w:type="auto"/>
            <w:vAlign w:val="center"/>
          </w:tcPr>
          <w:p w14:paraId="5F9944E5" w14:textId="536A66AD" w:rsidR="006C369D" w:rsidRPr="00B475D4"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378"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379" w:author="Alexandre Miguel Kaizeler Guedes Da Silva Afonso" w:date="2026-07-27T16:55:00Z" w16du:dateUtc="2026-07-27T15:55:00Z">
                  <w:rPr>
                    <w:rFonts w:ascii="Arial" w:hAnsi="Arial" w:cs="Arial"/>
                    <w:sz w:val="20"/>
                    <w:szCs w:val="20"/>
                  </w:rPr>
                </w:rPrChange>
              </w:rPr>
              <w:t>GSE99304</w:t>
            </w:r>
          </w:p>
        </w:tc>
      </w:tr>
      <w:tr w:rsidR="002411EC" w:rsidRPr="00B475D4" w14:paraId="04195611" w14:textId="77777777" w:rsidTr="003A487E">
        <w:tc>
          <w:tcPr>
            <w:cnfStyle w:val="001000000000" w:firstRow="0" w:lastRow="0" w:firstColumn="1" w:lastColumn="0" w:oddVBand="0" w:evenVBand="0" w:oddHBand="0" w:evenHBand="0" w:firstRowFirstColumn="0" w:firstRowLastColumn="0" w:lastRowFirstColumn="0" w:lastRowLastColumn="0"/>
            <w:tcW w:w="0" w:type="auto"/>
            <w:vAlign w:val="center"/>
          </w:tcPr>
          <w:p w14:paraId="6EA141A0" w14:textId="1E1B2530" w:rsidR="006C369D" w:rsidRPr="00B475D4" w:rsidRDefault="006C369D" w:rsidP="00F77D97">
            <w:pPr>
              <w:jc w:val="center"/>
              <w:rPr>
                <w:rFonts w:ascii="Arial" w:hAnsi="Arial" w:cs="Arial"/>
                <w:sz w:val="20"/>
                <w:szCs w:val="20"/>
                <w:lang w:val="en-GB"/>
                <w:rPrChange w:id="8380"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381" w:author="Alexandre Miguel Kaizeler Guedes Da Silva Afonso" w:date="2026-07-27T16:55:00Z" w16du:dateUtc="2026-07-27T15:55:00Z">
                  <w:rPr>
                    <w:rFonts w:ascii="Arial" w:hAnsi="Arial" w:cs="Arial"/>
                    <w:sz w:val="20"/>
                    <w:szCs w:val="20"/>
                  </w:rPr>
                </w:rPrChange>
              </w:rPr>
              <w:t>T. Matheny 2019</w:t>
            </w:r>
            <w:r w:rsidR="002411EC" w:rsidRPr="00B475D4">
              <w:rPr>
                <w:rFonts w:ascii="Arial" w:hAnsi="Arial" w:cs="Arial"/>
                <w:b w:val="0"/>
                <w:bCs w:val="0"/>
                <w:color w:val="auto"/>
                <w:sz w:val="20"/>
                <w:szCs w:val="20"/>
                <w:lang w:val="en-GB"/>
                <w:rPrChange w:id="8382" w:author="Alexandre Miguel Kaizeler Guedes Da Silva Afonso" w:date="2026-07-27T16:55:00Z" w16du:dateUtc="2026-07-27T15:55:00Z">
                  <w:rPr>
                    <w:rFonts w:ascii="Arial" w:hAnsi="Arial" w:cs="Arial"/>
                    <w:b w:val="0"/>
                    <w:bCs w:val="0"/>
                    <w:color w:val="auto"/>
                    <w:sz w:val="20"/>
                    <w:szCs w:val="20"/>
                  </w:rPr>
                </w:rPrChange>
              </w:rPr>
              <w:fldChar w:fldCharType="begin"/>
            </w:r>
            <w:r w:rsidR="00C37375" w:rsidRPr="00B475D4">
              <w:rPr>
                <w:rFonts w:ascii="Arial" w:hAnsi="Arial" w:cs="Arial"/>
                <w:sz w:val="20"/>
                <w:szCs w:val="20"/>
                <w:lang w:val="en-GB"/>
                <w:rPrChange w:id="8383" w:author="Alexandre Miguel Kaizeler Guedes Da Silva Afonso" w:date="2026-07-27T16:55:00Z" w16du:dateUtc="2026-07-27T15:55:00Z">
                  <w:rPr>
                    <w:rFonts w:ascii="Arial" w:hAnsi="Arial" w:cs="Arial"/>
                    <w:sz w:val="20"/>
                    <w:szCs w:val="20"/>
                  </w:rPr>
                </w:rPrChange>
              </w:rPr>
              <w:instrText xml:space="preserve"> ADDIN ZOTERO_ITEM CSL_CITATION {"citationID":"YI3Rm4BT","properties":{"formattedCitation":"\\super 40\\nosupersub{}","plainCitation":"40","noteIndex":0},"citationItems":[{"id":"jCcWpdK2/CSLUVvg2","uris":["http://zotero.org/users/local/1p9EH8ax/items/ARLW3CQN"],"itemData":{"id":"ixGPuM3I/q84Tlfzj","type":"article-journal","container-title":"Molecular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2411EC" w:rsidRPr="00B475D4">
              <w:rPr>
                <w:rFonts w:ascii="Arial" w:hAnsi="Arial" w:cs="Arial"/>
                <w:b w:val="0"/>
                <w:bCs w:val="0"/>
                <w:color w:val="auto"/>
                <w:sz w:val="20"/>
                <w:szCs w:val="20"/>
                <w:lang w:val="en-GB"/>
                <w:rPrChange w:id="8384" w:author="Alexandre Miguel Kaizeler Guedes Da Silva Afonso" w:date="2026-07-27T16:55:00Z" w16du:dateUtc="2026-07-27T15:55:00Z">
                  <w:rPr>
                    <w:rFonts w:ascii="Arial" w:hAnsi="Arial" w:cs="Arial"/>
                    <w:sz w:val="20"/>
                    <w:szCs w:val="20"/>
                  </w:rPr>
                </w:rPrChange>
              </w:rPr>
              <w:fldChar w:fldCharType="separate"/>
            </w:r>
            <w:r w:rsidR="005647F6" w:rsidRPr="00B475D4">
              <w:rPr>
                <w:rFonts w:ascii="Arial" w:hAnsi="Arial" w:cs="Arial"/>
                <w:kern w:val="0"/>
                <w:sz w:val="20"/>
                <w:vertAlign w:val="superscript"/>
                <w:lang w:val="en-GB"/>
                <w:rPrChange w:id="8385" w:author="Alexandre Miguel Kaizeler Guedes Da Silva Afonso" w:date="2026-07-27T16:55:00Z" w16du:dateUtc="2026-07-27T15:55:00Z">
                  <w:rPr>
                    <w:rFonts w:ascii="Arial" w:hAnsi="Arial" w:cs="Arial"/>
                    <w:kern w:val="0"/>
                    <w:sz w:val="20"/>
                    <w:vertAlign w:val="superscript"/>
                  </w:rPr>
                </w:rPrChange>
              </w:rPr>
              <w:t>40</w:t>
            </w:r>
            <w:r w:rsidR="002411EC" w:rsidRPr="00B475D4">
              <w:rPr>
                <w:rFonts w:ascii="Arial" w:hAnsi="Arial" w:cs="Arial"/>
                <w:b w:val="0"/>
                <w:bCs w:val="0"/>
                <w:color w:val="auto"/>
                <w:sz w:val="20"/>
                <w:szCs w:val="20"/>
                <w:lang w:val="en-GB"/>
                <w:rPrChange w:id="8386" w:author="Alexandre Miguel Kaizeler Guedes Da Silva Afonso" w:date="2026-07-27T16:55:00Z" w16du:dateUtc="2026-07-27T15:55:00Z">
                  <w:rPr>
                    <w:rFonts w:ascii="Arial" w:hAnsi="Arial" w:cs="Arial"/>
                    <w:sz w:val="20"/>
                    <w:szCs w:val="20"/>
                  </w:rPr>
                </w:rPrChange>
              </w:rPr>
              <w:fldChar w:fldCharType="end"/>
            </w:r>
          </w:p>
        </w:tc>
        <w:tc>
          <w:tcPr>
            <w:tcW w:w="0" w:type="auto"/>
            <w:vAlign w:val="center"/>
          </w:tcPr>
          <w:p w14:paraId="3B5F9920" w14:textId="2993985C"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387"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388" w:author="Alexandre Miguel Kaizeler Guedes Da Silva Afonso" w:date="2026-07-27T16:55:00Z" w16du:dateUtc="2026-07-27T15:55:00Z">
                  <w:rPr>
                    <w:rFonts w:ascii="Arial" w:hAnsi="Arial" w:cs="Arial"/>
                    <w:sz w:val="20"/>
                    <w:szCs w:val="20"/>
                  </w:rPr>
                </w:rPrChange>
              </w:rPr>
              <w:t>DC*</w:t>
            </w:r>
          </w:p>
        </w:tc>
        <w:tc>
          <w:tcPr>
            <w:tcW w:w="0" w:type="auto"/>
            <w:vAlign w:val="center"/>
          </w:tcPr>
          <w:p w14:paraId="5D824028" w14:textId="3DB34F5F"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389"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390" w:author="Alexandre Miguel Kaizeler Guedes Da Silva Afonso" w:date="2026-07-27T16:55:00Z" w16du:dateUtc="2026-07-27T15:55:00Z">
                  <w:rPr>
                    <w:rFonts w:ascii="Arial" w:hAnsi="Arial" w:cs="Arial"/>
                    <w:sz w:val="20"/>
                    <w:szCs w:val="20"/>
                  </w:rPr>
                </w:rPrChange>
              </w:rPr>
              <w:t>Oxidative</w:t>
            </w:r>
          </w:p>
        </w:tc>
        <w:tc>
          <w:tcPr>
            <w:tcW w:w="0" w:type="auto"/>
            <w:vAlign w:val="center"/>
          </w:tcPr>
          <w:p w14:paraId="68E42F12" w14:textId="40E3C56A"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391"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392" w:author="Alexandre Miguel Kaizeler Guedes Da Silva Afonso" w:date="2026-07-27T16:55:00Z" w16du:dateUtc="2026-07-27T15:55:00Z">
                  <w:rPr>
                    <w:rFonts w:ascii="Arial" w:hAnsi="Arial" w:cs="Arial"/>
                    <w:sz w:val="20"/>
                    <w:szCs w:val="20"/>
                  </w:rPr>
                </w:rPrChange>
              </w:rPr>
              <w:t>None</w:t>
            </w:r>
          </w:p>
        </w:tc>
        <w:tc>
          <w:tcPr>
            <w:tcW w:w="0" w:type="auto"/>
            <w:vAlign w:val="center"/>
          </w:tcPr>
          <w:p w14:paraId="14EEBF00" w14:textId="78048969"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393"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394" w:author="Alexandre Miguel Kaizeler Guedes Da Silva Afonso" w:date="2026-07-27T16:55:00Z" w16du:dateUtc="2026-07-27T15:55:00Z">
                  <w:rPr>
                    <w:rFonts w:ascii="Arial" w:hAnsi="Arial" w:cs="Arial"/>
                    <w:sz w:val="20"/>
                    <w:szCs w:val="20"/>
                  </w:rPr>
                </w:rPrChange>
              </w:rPr>
              <w:t>U2-OS</w:t>
            </w:r>
          </w:p>
        </w:tc>
        <w:tc>
          <w:tcPr>
            <w:tcW w:w="0" w:type="auto"/>
            <w:vAlign w:val="center"/>
          </w:tcPr>
          <w:p w14:paraId="26222756" w14:textId="2265D8DE"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395"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396" w:author="Alexandre Miguel Kaizeler Guedes Da Silva Afonso" w:date="2026-07-27T16:55:00Z" w16du:dateUtc="2026-07-27T15:55:00Z">
                  <w:rPr>
                    <w:rFonts w:ascii="Arial" w:hAnsi="Arial" w:cs="Arial"/>
                    <w:sz w:val="20"/>
                    <w:szCs w:val="20"/>
                  </w:rPr>
                </w:rPrChange>
              </w:rPr>
              <w:t>Wild-Type</w:t>
            </w:r>
          </w:p>
        </w:tc>
        <w:tc>
          <w:tcPr>
            <w:tcW w:w="0" w:type="auto"/>
            <w:vAlign w:val="center"/>
          </w:tcPr>
          <w:p w14:paraId="074BDAE6" w14:textId="046B679E" w:rsidR="006C369D" w:rsidRPr="00B475D4"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397"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398" w:author="Alexandre Miguel Kaizeler Guedes Da Silva Afonso" w:date="2026-07-27T16:55:00Z" w16du:dateUtc="2026-07-27T15:55:00Z">
                  <w:rPr>
                    <w:rFonts w:ascii="Arial" w:hAnsi="Arial" w:cs="Arial"/>
                    <w:sz w:val="20"/>
                    <w:szCs w:val="20"/>
                  </w:rPr>
                </w:rPrChange>
              </w:rPr>
              <w:t>GSE138988</w:t>
            </w:r>
          </w:p>
        </w:tc>
      </w:tr>
      <w:tr w:rsidR="002411EC" w:rsidRPr="00B475D4" w14:paraId="5E858B42" w14:textId="77777777" w:rsidTr="003A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07799B" w14:textId="5B41547C" w:rsidR="006C369D" w:rsidRPr="00B475D4" w:rsidRDefault="006C369D" w:rsidP="00F77D97">
            <w:pPr>
              <w:jc w:val="center"/>
              <w:rPr>
                <w:rFonts w:ascii="Arial" w:hAnsi="Arial" w:cs="Arial"/>
                <w:sz w:val="20"/>
                <w:szCs w:val="20"/>
                <w:lang w:val="en-GB"/>
                <w:rPrChange w:id="8399"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00" w:author="Alexandre Miguel Kaizeler Guedes Da Silva Afonso" w:date="2026-07-27T16:55:00Z" w16du:dateUtc="2026-07-27T15:55:00Z">
                  <w:rPr>
                    <w:rFonts w:ascii="Arial" w:hAnsi="Arial" w:cs="Arial"/>
                    <w:sz w:val="20"/>
                    <w:szCs w:val="20"/>
                  </w:rPr>
                </w:rPrChange>
              </w:rPr>
              <w:t>A. Padrón 2019</w:t>
            </w:r>
            <w:r w:rsidR="002411EC" w:rsidRPr="00B475D4">
              <w:rPr>
                <w:rFonts w:ascii="Arial" w:hAnsi="Arial" w:cs="Arial"/>
                <w:b w:val="0"/>
                <w:bCs w:val="0"/>
                <w:color w:val="auto"/>
                <w:sz w:val="20"/>
                <w:szCs w:val="20"/>
                <w:lang w:val="en-GB"/>
                <w:rPrChange w:id="8401" w:author="Alexandre Miguel Kaizeler Guedes Da Silva Afonso" w:date="2026-07-27T16:55:00Z" w16du:dateUtc="2026-07-27T15:55:00Z">
                  <w:rPr>
                    <w:rFonts w:ascii="Arial" w:hAnsi="Arial" w:cs="Arial"/>
                    <w:b w:val="0"/>
                    <w:bCs w:val="0"/>
                    <w:color w:val="auto"/>
                    <w:sz w:val="20"/>
                    <w:szCs w:val="20"/>
                  </w:rPr>
                </w:rPrChange>
              </w:rPr>
              <w:fldChar w:fldCharType="begin"/>
            </w:r>
            <w:r w:rsidR="0017139D" w:rsidRPr="00B475D4">
              <w:rPr>
                <w:rFonts w:ascii="Arial" w:hAnsi="Arial" w:cs="Arial"/>
                <w:sz w:val="20"/>
                <w:szCs w:val="20"/>
                <w:lang w:val="en-GB"/>
                <w:rPrChange w:id="8402" w:author="Alexandre Miguel Kaizeler Guedes Da Silva Afonso" w:date="2026-07-27T16:55:00Z" w16du:dateUtc="2026-07-27T15:55:00Z">
                  <w:rPr>
                    <w:rFonts w:ascii="Arial" w:hAnsi="Arial" w:cs="Arial"/>
                    <w:sz w:val="20"/>
                    <w:szCs w:val="20"/>
                  </w:rPr>
                </w:rPrChange>
              </w:rPr>
              <w:instrText xml:space="preserve"> ADDIN ZOTERO_ITEM CSL_CITATION {"citationID":"7CjIoYXS","properties":{"formattedCitation":"\\super 114\\nosupersub{}","plainCitation":"114","noteIndex":0},"citationItems":[{"id":"jCcWpdK2/gyEPgcXW","uris":["http://zotero.org/users/local/q86rvdj2/items/GSP7GE7Q"],"itemData":{"id":35,"type":"article-journal","abstract":"Diverse ribonucleoprotein complexes control mRNA processing, translation, and decay. Transcripts in these complexes localize to specific regions of the cell and can condense into non-membrane-bound structures such as stress granules. It has proven challenging to map the RNA composition of these large and dynamic structures, however. We therefore developed an RNA proximity labeling technique, APEX-seq, which uses the ascorbate peroxidase APEX2 to probe the spatial organization of the transcriptome. We show that APEX-seq can resolve the localization of RNAs within the cell and determine their enrichment or depletion near key RNA-binding proteins. Matching the spatial transcriptome, as revealed by APEX-seq, with the spatial proteome determined by APEX-mass spectrometry (APEX-MS), obtained precisely in parallel, provides new insights into the organization of translation initiation complexes on active mRNAs and unanticipated complexity in stress granule composition. Our novel technique allows a powerful and general approach to explore the spatial environment of macromolecules.","container-title":"Molecular Cell","DOI":"10.1016/j.molcel.2019.07.030","ISSN":"1097-4164","issue":"4","journalAbbreviation":"Mol Cell","language":"eng","note":"PMID: 31442426\nPMCID: PMC6834362","page":"875-887.e5","source":"PubMed","title":"Proximity RNA Labeling by APEX-Seq Reveals the Organization of Translation Initiation Complexes and Repressive RNA Granules","volume":"75","author":[{"family":"Padrón","given":"Alejandro"},{"family":"Iwasaki","given":"Shintaro"},{"family":"Ingolia","given":"Nicholas T."}],"issued":{"date-parts":[["2019",8,22]]}}}],"schema":"https://github.com/citation-style-language/schema/raw/master/csl-citation.json"} </w:instrText>
            </w:r>
            <w:r w:rsidR="002411EC" w:rsidRPr="00B475D4">
              <w:rPr>
                <w:rFonts w:ascii="Arial" w:hAnsi="Arial" w:cs="Arial"/>
                <w:b w:val="0"/>
                <w:bCs w:val="0"/>
                <w:color w:val="auto"/>
                <w:sz w:val="20"/>
                <w:szCs w:val="20"/>
                <w:lang w:val="en-GB"/>
                <w:rPrChange w:id="8403" w:author="Alexandre Miguel Kaizeler Guedes Da Silva Afonso" w:date="2026-07-27T16:55:00Z" w16du:dateUtc="2026-07-27T15:55:00Z">
                  <w:rPr>
                    <w:rFonts w:ascii="Arial" w:hAnsi="Arial" w:cs="Arial"/>
                    <w:sz w:val="20"/>
                    <w:szCs w:val="20"/>
                  </w:rPr>
                </w:rPrChange>
              </w:rPr>
              <w:fldChar w:fldCharType="separate"/>
            </w:r>
            <w:r w:rsidR="0017139D" w:rsidRPr="00B475D4">
              <w:rPr>
                <w:rFonts w:ascii="Arial" w:hAnsi="Arial" w:cs="Arial"/>
                <w:kern w:val="0"/>
                <w:sz w:val="20"/>
                <w:vertAlign w:val="superscript"/>
                <w:lang w:val="en-GB"/>
                <w:rPrChange w:id="8404" w:author="Alexandre Miguel Kaizeler Guedes Da Silva Afonso" w:date="2026-07-27T16:55:00Z" w16du:dateUtc="2026-07-27T15:55:00Z">
                  <w:rPr>
                    <w:rFonts w:ascii="Arial" w:hAnsi="Arial" w:cs="Arial"/>
                    <w:kern w:val="0"/>
                    <w:sz w:val="20"/>
                    <w:vertAlign w:val="superscript"/>
                  </w:rPr>
                </w:rPrChange>
              </w:rPr>
              <w:t>114</w:t>
            </w:r>
            <w:r w:rsidR="002411EC" w:rsidRPr="00B475D4">
              <w:rPr>
                <w:rFonts w:ascii="Arial" w:hAnsi="Arial" w:cs="Arial"/>
                <w:b w:val="0"/>
                <w:bCs w:val="0"/>
                <w:color w:val="auto"/>
                <w:sz w:val="20"/>
                <w:szCs w:val="20"/>
                <w:lang w:val="en-GB"/>
                <w:rPrChange w:id="8405" w:author="Alexandre Miguel Kaizeler Guedes Da Silva Afonso" w:date="2026-07-27T16:55:00Z" w16du:dateUtc="2026-07-27T15:55:00Z">
                  <w:rPr>
                    <w:rFonts w:ascii="Arial" w:hAnsi="Arial" w:cs="Arial"/>
                    <w:sz w:val="20"/>
                    <w:szCs w:val="20"/>
                  </w:rPr>
                </w:rPrChange>
              </w:rPr>
              <w:fldChar w:fldCharType="end"/>
            </w:r>
          </w:p>
        </w:tc>
        <w:tc>
          <w:tcPr>
            <w:tcW w:w="0" w:type="auto"/>
            <w:vAlign w:val="center"/>
          </w:tcPr>
          <w:p w14:paraId="48D10853" w14:textId="6ACB99A0"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406"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07" w:author="Alexandre Miguel Kaizeler Guedes Da Silva Afonso" w:date="2026-07-27T16:55:00Z" w16du:dateUtc="2026-07-27T15:55:00Z">
                  <w:rPr>
                    <w:rFonts w:ascii="Arial" w:hAnsi="Arial" w:cs="Arial"/>
                    <w:sz w:val="20"/>
                    <w:szCs w:val="20"/>
                  </w:rPr>
                </w:rPrChange>
              </w:rPr>
              <w:t>PL</w:t>
            </w:r>
          </w:p>
        </w:tc>
        <w:tc>
          <w:tcPr>
            <w:tcW w:w="0" w:type="auto"/>
            <w:vAlign w:val="center"/>
          </w:tcPr>
          <w:p w14:paraId="163929E7" w14:textId="73F8B0AE"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408"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09" w:author="Alexandre Miguel Kaizeler Guedes Da Silva Afonso" w:date="2026-07-27T16:55:00Z" w16du:dateUtc="2026-07-27T15:55:00Z">
                  <w:rPr>
                    <w:rFonts w:ascii="Arial" w:hAnsi="Arial" w:cs="Arial"/>
                    <w:sz w:val="20"/>
                    <w:szCs w:val="20"/>
                  </w:rPr>
                </w:rPrChange>
              </w:rPr>
              <w:t>Heat-shock and Hippuristanol</w:t>
            </w:r>
          </w:p>
        </w:tc>
        <w:tc>
          <w:tcPr>
            <w:tcW w:w="0" w:type="auto"/>
            <w:vAlign w:val="center"/>
          </w:tcPr>
          <w:p w14:paraId="2A093CEA" w14:textId="4C76E558"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410"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11" w:author="Alexandre Miguel Kaizeler Guedes Da Silva Afonso" w:date="2026-07-27T16:55:00Z" w16du:dateUtc="2026-07-27T15:55:00Z">
                  <w:rPr>
                    <w:rFonts w:ascii="Arial" w:hAnsi="Arial" w:cs="Arial"/>
                    <w:sz w:val="20"/>
                    <w:szCs w:val="20"/>
                  </w:rPr>
                </w:rPrChange>
              </w:rPr>
              <w:t>eIF4A</w:t>
            </w:r>
          </w:p>
        </w:tc>
        <w:tc>
          <w:tcPr>
            <w:tcW w:w="0" w:type="auto"/>
            <w:vAlign w:val="center"/>
          </w:tcPr>
          <w:p w14:paraId="3F72A71D" w14:textId="30584F97"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412"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13" w:author="Alexandre Miguel Kaizeler Guedes Da Silva Afonso" w:date="2026-07-27T16:55:00Z" w16du:dateUtc="2026-07-27T15:55:00Z">
                  <w:rPr>
                    <w:rFonts w:ascii="Arial" w:hAnsi="Arial" w:cs="Arial"/>
                    <w:sz w:val="20"/>
                    <w:szCs w:val="20"/>
                  </w:rPr>
                </w:rPrChange>
              </w:rPr>
              <w:t>HEK293T</w:t>
            </w:r>
          </w:p>
        </w:tc>
        <w:tc>
          <w:tcPr>
            <w:tcW w:w="0" w:type="auto"/>
            <w:vAlign w:val="center"/>
          </w:tcPr>
          <w:p w14:paraId="2C81CFAA" w14:textId="49293DF0"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414"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15" w:author="Alexandre Miguel Kaizeler Guedes Da Silva Afonso" w:date="2026-07-27T16:55:00Z" w16du:dateUtc="2026-07-27T15:55:00Z">
                  <w:rPr>
                    <w:rFonts w:ascii="Arial" w:hAnsi="Arial" w:cs="Arial"/>
                    <w:sz w:val="20"/>
                    <w:szCs w:val="20"/>
                  </w:rPr>
                </w:rPrChange>
              </w:rPr>
              <w:t>APEX2-eIF4A</w:t>
            </w:r>
          </w:p>
        </w:tc>
        <w:tc>
          <w:tcPr>
            <w:tcW w:w="0" w:type="auto"/>
            <w:vAlign w:val="center"/>
          </w:tcPr>
          <w:p w14:paraId="0B087538" w14:textId="2D1D271E" w:rsidR="006C369D" w:rsidRPr="00B475D4"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416"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17" w:author="Alexandre Miguel Kaizeler Guedes Da Silva Afonso" w:date="2026-07-27T16:55:00Z" w16du:dateUtc="2026-07-27T15:55:00Z">
                  <w:rPr>
                    <w:rFonts w:ascii="Arial" w:hAnsi="Arial" w:cs="Arial"/>
                    <w:sz w:val="20"/>
                    <w:szCs w:val="20"/>
                  </w:rPr>
                </w:rPrChange>
              </w:rPr>
              <w:t>GSE121575</w:t>
            </w:r>
          </w:p>
        </w:tc>
      </w:tr>
      <w:tr w:rsidR="002411EC" w:rsidRPr="00B475D4" w14:paraId="6E549716" w14:textId="77777777" w:rsidTr="003A487E">
        <w:tc>
          <w:tcPr>
            <w:cnfStyle w:val="001000000000" w:firstRow="0" w:lastRow="0" w:firstColumn="1" w:lastColumn="0" w:oddVBand="0" w:evenVBand="0" w:oddHBand="0" w:evenHBand="0" w:firstRowFirstColumn="0" w:firstRowLastColumn="0" w:lastRowFirstColumn="0" w:lastRowLastColumn="0"/>
            <w:tcW w:w="0" w:type="auto"/>
            <w:vAlign w:val="center"/>
          </w:tcPr>
          <w:p w14:paraId="443C395E" w14:textId="04ABDDA7" w:rsidR="006C369D" w:rsidRPr="00B475D4" w:rsidRDefault="006C369D" w:rsidP="00F77D97">
            <w:pPr>
              <w:jc w:val="center"/>
              <w:rPr>
                <w:rFonts w:ascii="Arial" w:hAnsi="Arial" w:cs="Arial"/>
                <w:sz w:val="20"/>
                <w:szCs w:val="20"/>
                <w:lang w:val="en-GB"/>
                <w:rPrChange w:id="8418"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19" w:author="Alexandre Miguel Kaizeler Guedes Da Silva Afonso" w:date="2026-07-27T16:55:00Z" w16du:dateUtc="2026-07-27T15:55:00Z">
                  <w:rPr>
                    <w:rFonts w:ascii="Arial" w:hAnsi="Arial" w:cs="Arial"/>
                    <w:sz w:val="20"/>
                    <w:szCs w:val="20"/>
                  </w:rPr>
                </w:rPrChange>
              </w:rPr>
              <w:t>SP. Somasekharan 2020</w:t>
            </w:r>
            <w:r w:rsidR="00F213D5" w:rsidRPr="00B475D4">
              <w:rPr>
                <w:rFonts w:ascii="Arial" w:hAnsi="Arial" w:cs="Arial"/>
                <w:b w:val="0"/>
                <w:bCs w:val="0"/>
                <w:color w:val="auto"/>
                <w:sz w:val="20"/>
                <w:szCs w:val="20"/>
                <w:lang w:val="en-GB"/>
                <w:rPrChange w:id="8420" w:author="Alexandre Miguel Kaizeler Guedes Da Silva Afonso" w:date="2026-07-27T16:55:00Z" w16du:dateUtc="2026-07-27T15:55:00Z">
                  <w:rPr>
                    <w:rFonts w:ascii="Arial" w:hAnsi="Arial" w:cs="Arial"/>
                    <w:b w:val="0"/>
                    <w:bCs w:val="0"/>
                    <w:color w:val="auto"/>
                    <w:sz w:val="20"/>
                    <w:szCs w:val="20"/>
                  </w:rPr>
                </w:rPrChange>
              </w:rPr>
              <w:fldChar w:fldCharType="begin"/>
            </w:r>
            <w:r w:rsidR="00C37375" w:rsidRPr="00B475D4">
              <w:rPr>
                <w:rFonts w:ascii="Arial" w:hAnsi="Arial" w:cs="Arial"/>
                <w:sz w:val="20"/>
                <w:szCs w:val="20"/>
                <w:lang w:val="en-GB"/>
                <w:rPrChange w:id="8421" w:author="Alexandre Miguel Kaizeler Guedes Da Silva Afonso" w:date="2026-07-27T16:55:00Z" w16du:dateUtc="2026-07-27T15:55:00Z">
                  <w:rPr>
                    <w:rFonts w:ascii="Arial" w:hAnsi="Arial" w:cs="Arial"/>
                    <w:sz w:val="20"/>
                    <w:szCs w:val="20"/>
                  </w:rPr>
                </w:rPrChange>
              </w:rPr>
              <w:instrText xml:space="preserve"> ADDIN ZOTERO_ITEM CSL_CITATION {"citationID":"DJW3zPRf","properties":{"formattedCitation":"\\super 29\\nosupersub{}","plainCitation":"29","noteIndex":0},"citationItems":[{"id":"jCcWpdK2/0qH0ns4Q","uris":["http://zotero.org/users/local/1p9EH8ax/items/4ULW7W7L"],"itemData":{"id":"ixGPuM3I/G2S2gCdd","type":"article-journal","abstract":"Abstract\n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F213D5" w:rsidRPr="00B475D4">
              <w:rPr>
                <w:rFonts w:ascii="Arial" w:hAnsi="Arial" w:cs="Arial"/>
                <w:b w:val="0"/>
                <w:bCs w:val="0"/>
                <w:color w:val="auto"/>
                <w:sz w:val="20"/>
                <w:szCs w:val="20"/>
                <w:lang w:val="en-GB"/>
                <w:rPrChange w:id="8422" w:author="Alexandre Miguel Kaizeler Guedes Da Silva Afonso" w:date="2026-07-27T16:55:00Z" w16du:dateUtc="2026-07-27T15:55:00Z">
                  <w:rPr>
                    <w:rFonts w:ascii="Arial" w:hAnsi="Arial" w:cs="Arial"/>
                    <w:sz w:val="20"/>
                    <w:szCs w:val="20"/>
                  </w:rPr>
                </w:rPrChange>
              </w:rPr>
              <w:fldChar w:fldCharType="separate"/>
            </w:r>
            <w:r w:rsidR="00B723AF" w:rsidRPr="00B475D4">
              <w:rPr>
                <w:rFonts w:ascii="Arial" w:hAnsi="Arial" w:cs="Arial"/>
                <w:kern w:val="0"/>
                <w:sz w:val="20"/>
                <w:vertAlign w:val="superscript"/>
                <w:lang w:val="en-GB"/>
                <w:rPrChange w:id="8423" w:author="Alexandre Miguel Kaizeler Guedes Da Silva Afonso" w:date="2026-07-27T16:55:00Z" w16du:dateUtc="2026-07-27T15:55:00Z">
                  <w:rPr>
                    <w:rFonts w:ascii="Arial" w:hAnsi="Arial" w:cs="Arial"/>
                    <w:kern w:val="0"/>
                    <w:sz w:val="20"/>
                    <w:vertAlign w:val="superscript"/>
                  </w:rPr>
                </w:rPrChange>
              </w:rPr>
              <w:t>29</w:t>
            </w:r>
            <w:r w:rsidR="00F213D5" w:rsidRPr="00B475D4">
              <w:rPr>
                <w:rFonts w:ascii="Arial" w:hAnsi="Arial" w:cs="Arial"/>
                <w:b w:val="0"/>
                <w:bCs w:val="0"/>
                <w:color w:val="auto"/>
                <w:sz w:val="20"/>
                <w:szCs w:val="20"/>
                <w:lang w:val="en-GB"/>
                <w:rPrChange w:id="8424" w:author="Alexandre Miguel Kaizeler Guedes Da Silva Afonso" w:date="2026-07-27T16:55:00Z" w16du:dateUtc="2026-07-27T15:55:00Z">
                  <w:rPr>
                    <w:rFonts w:ascii="Arial" w:hAnsi="Arial" w:cs="Arial"/>
                    <w:sz w:val="20"/>
                    <w:szCs w:val="20"/>
                  </w:rPr>
                </w:rPrChange>
              </w:rPr>
              <w:fldChar w:fldCharType="end"/>
            </w:r>
          </w:p>
        </w:tc>
        <w:tc>
          <w:tcPr>
            <w:tcW w:w="0" w:type="auto"/>
            <w:vAlign w:val="center"/>
          </w:tcPr>
          <w:p w14:paraId="5571B58C" w14:textId="406F74FF"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425"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26" w:author="Alexandre Miguel Kaizeler Guedes Da Silva Afonso" w:date="2026-07-27T16:55:00Z" w16du:dateUtc="2026-07-27T15:55:00Z">
                  <w:rPr>
                    <w:rFonts w:ascii="Arial" w:hAnsi="Arial" w:cs="Arial"/>
                    <w:sz w:val="20"/>
                    <w:szCs w:val="20"/>
                  </w:rPr>
                </w:rPrChange>
              </w:rPr>
              <w:t>PL</w:t>
            </w:r>
          </w:p>
        </w:tc>
        <w:tc>
          <w:tcPr>
            <w:tcW w:w="0" w:type="auto"/>
            <w:vAlign w:val="center"/>
          </w:tcPr>
          <w:p w14:paraId="064E9301" w14:textId="2F49ECA8"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427"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28" w:author="Alexandre Miguel Kaizeler Guedes Da Silva Afonso" w:date="2026-07-27T16:55:00Z" w16du:dateUtc="2026-07-27T15:55:00Z">
                  <w:rPr>
                    <w:rFonts w:ascii="Arial" w:hAnsi="Arial" w:cs="Arial"/>
                    <w:sz w:val="20"/>
                    <w:szCs w:val="20"/>
                  </w:rPr>
                </w:rPrChange>
              </w:rPr>
              <w:t>Oxidative</w:t>
            </w:r>
          </w:p>
        </w:tc>
        <w:tc>
          <w:tcPr>
            <w:tcW w:w="0" w:type="auto"/>
            <w:vAlign w:val="center"/>
          </w:tcPr>
          <w:p w14:paraId="0F6A4A5C" w14:textId="71DE75A8"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429"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30" w:author="Alexandre Miguel Kaizeler Guedes Da Silva Afonso" w:date="2026-07-27T16:55:00Z" w16du:dateUtc="2026-07-27T15:55:00Z">
                  <w:rPr>
                    <w:rFonts w:ascii="Arial" w:hAnsi="Arial" w:cs="Arial"/>
                    <w:sz w:val="20"/>
                    <w:szCs w:val="20"/>
                  </w:rPr>
                </w:rPrChange>
              </w:rPr>
              <w:t>G3BP</w:t>
            </w:r>
          </w:p>
        </w:tc>
        <w:tc>
          <w:tcPr>
            <w:tcW w:w="0" w:type="auto"/>
            <w:vAlign w:val="center"/>
          </w:tcPr>
          <w:p w14:paraId="7BB35959" w14:textId="7DCF1A4D"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431"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32" w:author="Alexandre Miguel Kaizeler Guedes Da Silva Afonso" w:date="2026-07-27T16:55:00Z" w16du:dateUtc="2026-07-27T15:55:00Z">
                  <w:rPr>
                    <w:rFonts w:ascii="Arial" w:hAnsi="Arial" w:cs="Arial"/>
                    <w:sz w:val="20"/>
                    <w:szCs w:val="20"/>
                  </w:rPr>
                </w:rPrChange>
              </w:rPr>
              <w:t>PC-3</w:t>
            </w:r>
          </w:p>
        </w:tc>
        <w:tc>
          <w:tcPr>
            <w:tcW w:w="0" w:type="auto"/>
            <w:vAlign w:val="center"/>
          </w:tcPr>
          <w:p w14:paraId="2A77B8CC" w14:textId="445A9410"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433"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34" w:author="Alexandre Miguel Kaizeler Guedes Da Silva Afonso" w:date="2026-07-27T16:55:00Z" w16du:dateUtc="2026-07-27T15:55:00Z">
                  <w:rPr>
                    <w:rFonts w:ascii="Arial" w:hAnsi="Arial" w:cs="Arial"/>
                    <w:sz w:val="20"/>
                    <w:szCs w:val="20"/>
                  </w:rPr>
                </w:rPrChange>
              </w:rPr>
              <w:t>APEX2-G3BP</w:t>
            </w:r>
          </w:p>
        </w:tc>
        <w:tc>
          <w:tcPr>
            <w:tcW w:w="0" w:type="auto"/>
            <w:vAlign w:val="center"/>
          </w:tcPr>
          <w:p w14:paraId="4DF9418D" w14:textId="38CF86FF" w:rsidR="006C369D" w:rsidRPr="00B475D4"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435"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36" w:author="Alexandre Miguel Kaizeler Guedes Da Silva Afonso" w:date="2026-07-27T16:55:00Z" w16du:dateUtc="2026-07-27T15:55:00Z">
                  <w:rPr>
                    <w:rFonts w:ascii="Arial" w:hAnsi="Arial" w:cs="Arial"/>
                    <w:sz w:val="20"/>
                    <w:szCs w:val="20"/>
                  </w:rPr>
                </w:rPrChange>
              </w:rPr>
              <w:t>GSE138058</w:t>
            </w:r>
          </w:p>
        </w:tc>
      </w:tr>
      <w:tr w:rsidR="002411EC" w:rsidRPr="00B475D4" w14:paraId="40C54B79" w14:textId="77777777" w:rsidTr="003A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35112B" w14:textId="5A7F2BE8" w:rsidR="006C369D" w:rsidRPr="00B475D4" w:rsidRDefault="006C369D" w:rsidP="00F77D97">
            <w:pPr>
              <w:jc w:val="center"/>
              <w:rPr>
                <w:rFonts w:ascii="Arial" w:hAnsi="Arial" w:cs="Arial"/>
                <w:sz w:val="20"/>
                <w:szCs w:val="20"/>
                <w:lang w:val="en-GB"/>
                <w:rPrChange w:id="8437"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38" w:author="Alexandre Miguel Kaizeler Guedes Da Silva Afonso" w:date="2026-07-27T16:55:00Z" w16du:dateUtc="2026-07-27T15:55:00Z">
                  <w:rPr>
                    <w:rFonts w:ascii="Arial" w:hAnsi="Arial" w:cs="Arial"/>
                    <w:sz w:val="20"/>
                    <w:szCs w:val="20"/>
                  </w:rPr>
                </w:rPrChange>
              </w:rPr>
              <w:t>T. Matheny 2021</w:t>
            </w:r>
            <w:r w:rsidR="00F213D5" w:rsidRPr="00B475D4">
              <w:rPr>
                <w:rFonts w:ascii="Arial" w:hAnsi="Arial" w:cs="Arial"/>
                <w:b w:val="0"/>
                <w:bCs w:val="0"/>
                <w:color w:val="auto"/>
                <w:sz w:val="20"/>
                <w:szCs w:val="20"/>
                <w:lang w:val="en-GB"/>
                <w:rPrChange w:id="8439" w:author="Alexandre Miguel Kaizeler Guedes Da Silva Afonso" w:date="2026-07-27T16:55:00Z" w16du:dateUtc="2026-07-27T15:55:00Z">
                  <w:rPr>
                    <w:rFonts w:ascii="Arial" w:hAnsi="Arial" w:cs="Arial"/>
                    <w:b w:val="0"/>
                    <w:bCs w:val="0"/>
                    <w:color w:val="auto"/>
                    <w:sz w:val="20"/>
                    <w:szCs w:val="20"/>
                  </w:rPr>
                </w:rPrChange>
              </w:rPr>
              <w:fldChar w:fldCharType="begin"/>
            </w:r>
            <w:r w:rsidR="00C37375" w:rsidRPr="00B475D4">
              <w:rPr>
                <w:rFonts w:ascii="Arial" w:hAnsi="Arial" w:cs="Arial"/>
                <w:sz w:val="20"/>
                <w:szCs w:val="20"/>
                <w:lang w:val="en-GB"/>
                <w:rPrChange w:id="8440" w:author="Alexandre Miguel Kaizeler Guedes Da Silva Afonso" w:date="2026-07-27T16:55:00Z" w16du:dateUtc="2026-07-27T15:55:00Z">
                  <w:rPr>
                    <w:rFonts w:ascii="Arial" w:hAnsi="Arial" w:cs="Arial"/>
                    <w:sz w:val="20"/>
                    <w:szCs w:val="20"/>
                  </w:rPr>
                </w:rPrChange>
              </w:rPr>
              <w:instrText xml:space="preserve"> ADDIN ZOTERO_ITEM CSL_CITATION {"citationID":"bswUvPNu","properties":{"formattedCitation":"\\super 49,50\\nosupersub{}","plainCitation":"49,50","noteIndex":0},"citationItems":[{"id":"jCcWpdK2/gtr3E7QR","uris":["http://zotero.org/users/local/1p9EH8ax/items/JRJEKK4Q"],"itemData":{"id":"ixGPuM3I/LfeLao1K","type":"article-journal","abstract":"Stress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Ngoc"},{"family":"Parker","given":"Roy"}],"issued":{"date-parts":[["2021",2]]}}},{"id":29,"uris":["http://zotero.org/users/local/q86rvdj2/items/2ZLXICP3"],"itemData":{"id":29,"type":"article-journal","container-title":"RNA","DOI":"10.1261/rna.079790.123","ISSN":"1355-8382, 1469-9001","issue":"11","journalAbbreviation":"RNA","language":"en","page":"1837-1837","source":"DOI.org (Crossref)","title":"Corrigendum: RNA partitioning into stress granules is based on the summation of multiple interactions","title-short":"Corrigendum","volume":"29","author":[{"family":"Matheny","given":"Tyler"},{"family":"Van Treeck","given":"Briana"},{"family":"Huynh","given":"Thao Ngoc"},{"family":"Parker","given":"Roy"}],"issued":{"date-parts":[["2023",11]]}}}],"schema":"https://github.com/citation-style-language/schema/raw/master/csl-citation.json"} </w:instrText>
            </w:r>
            <w:r w:rsidR="00F213D5" w:rsidRPr="00B475D4">
              <w:rPr>
                <w:rFonts w:ascii="Arial" w:hAnsi="Arial" w:cs="Arial"/>
                <w:b w:val="0"/>
                <w:bCs w:val="0"/>
                <w:color w:val="auto"/>
                <w:sz w:val="20"/>
                <w:szCs w:val="20"/>
                <w:lang w:val="en-GB"/>
                <w:rPrChange w:id="8441" w:author="Alexandre Miguel Kaizeler Guedes Da Silva Afonso" w:date="2026-07-27T16:55:00Z" w16du:dateUtc="2026-07-27T15:55:00Z">
                  <w:rPr>
                    <w:rFonts w:ascii="Arial" w:hAnsi="Arial" w:cs="Arial"/>
                    <w:sz w:val="20"/>
                    <w:szCs w:val="20"/>
                  </w:rPr>
                </w:rPrChange>
              </w:rPr>
              <w:fldChar w:fldCharType="separate"/>
            </w:r>
            <w:r w:rsidR="005647F6" w:rsidRPr="00B475D4">
              <w:rPr>
                <w:rFonts w:ascii="Arial" w:hAnsi="Arial" w:cs="Arial"/>
                <w:kern w:val="0"/>
                <w:sz w:val="20"/>
                <w:vertAlign w:val="superscript"/>
                <w:lang w:val="en-GB"/>
                <w:rPrChange w:id="8442" w:author="Alexandre Miguel Kaizeler Guedes Da Silva Afonso" w:date="2026-07-27T16:55:00Z" w16du:dateUtc="2026-07-27T15:55:00Z">
                  <w:rPr>
                    <w:rFonts w:ascii="Arial" w:hAnsi="Arial" w:cs="Arial"/>
                    <w:kern w:val="0"/>
                    <w:sz w:val="20"/>
                    <w:vertAlign w:val="superscript"/>
                  </w:rPr>
                </w:rPrChange>
              </w:rPr>
              <w:t>49,50</w:t>
            </w:r>
            <w:r w:rsidR="00F213D5" w:rsidRPr="00B475D4">
              <w:rPr>
                <w:rFonts w:ascii="Arial" w:hAnsi="Arial" w:cs="Arial"/>
                <w:b w:val="0"/>
                <w:bCs w:val="0"/>
                <w:color w:val="auto"/>
                <w:sz w:val="20"/>
                <w:szCs w:val="20"/>
                <w:lang w:val="en-GB"/>
                <w:rPrChange w:id="8443" w:author="Alexandre Miguel Kaizeler Guedes Da Silva Afonso" w:date="2026-07-27T16:55:00Z" w16du:dateUtc="2026-07-27T15:55:00Z">
                  <w:rPr>
                    <w:rFonts w:ascii="Arial" w:hAnsi="Arial" w:cs="Arial"/>
                    <w:sz w:val="20"/>
                    <w:szCs w:val="20"/>
                  </w:rPr>
                </w:rPrChange>
              </w:rPr>
              <w:fldChar w:fldCharType="end"/>
            </w:r>
          </w:p>
        </w:tc>
        <w:tc>
          <w:tcPr>
            <w:tcW w:w="0" w:type="auto"/>
            <w:vAlign w:val="center"/>
          </w:tcPr>
          <w:p w14:paraId="14E060F0" w14:textId="7D3A9D9A"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444"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45" w:author="Alexandre Miguel Kaizeler Guedes Da Silva Afonso" w:date="2026-07-27T16:55:00Z" w16du:dateUtc="2026-07-27T15:55:00Z">
                  <w:rPr>
                    <w:rFonts w:ascii="Arial" w:hAnsi="Arial" w:cs="Arial"/>
                    <w:sz w:val="20"/>
                    <w:szCs w:val="20"/>
                  </w:rPr>
                </w:rPrChange>
              </w:rPr>
              <w:t>DC</w:t>
            </w:r>
          </w:p>
        </w:tc>
        <w:tc>
          <w:tcPr>
            <w:tcW w:w="0" w:type="auto"/>
            <w:vAlign w:val="center"/>
          </w:tcPr>
          <w:p w14:paraId="7EF38125" w14:textId="6B366CC9"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446"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47" w:author="Alexandre Miguel Kaizeler Guedes Da Silva Afonso" w:date="2026-07-27T16:55:00Z" w16du:dateUtc="2026-07-27T15:55:00Z">
                  <w:rPr>
                    <w:rFonts w:ascii="Arial" w:hAnsi="Arial" w:cs="Arial"/>
                    <w:sz w:val="20"/>
                    <w:szCs w:val="20"/>
                  </w:rPr>
                </w:rPrChange>
              </w:rPr>
              <w:t>Oxidative and Hyperosmotic</w:t>
            </w:r>
          </w:p>
        </w:tc>
        <w:tc>
          <w:tcPr>
            <w:tcW w:w="0" w:type="auto"/>
            <w:vAlign w:val="center"/>
          </w:tcPr>
          <w:p w14:paraId="5EAE5DDA" w14:textId="4B73B6E8"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448"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49" w:author="Alexandre Miguel Kaizeler Guedes Da Silva Afonso" w:date="2026-07-27T16:55:00Z" w16du:dateUtc="2026-07-27T15:55:00Z">
                  <w:rPr>
                    <w:rFonts w:ascii="Arial" w:hAnsi="Arial" w:cs="Arial"/>
                    <w:sz w:val="20"/>
                    <w:szCs w:val="20"/>
                  </w:rPr>
                </w:rPrChange>
              </w:rPr>
              <w:t>PABPC1 and G3BP</w:t>
            </w:r>
          </w:p>
        </w:tc>
        <w:tc>
          <w:tcPr>
            <w:tcW w:w="0" w:type="auto"/>
            <w:vAlign w:val="center"/>
          </w:tcPr>
          <w:p w14:paraId="6253664F" w14:textId="16BB35AE"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450"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51" w:author="Alexandre Miguel Kaizeler Guedes Da Silva Afonso" w:date="2026-07-27T16:55:00Z" w16du:dateUtc="2026-07-27T15:55:00Z">
                  <w:rPr>
                    <w:rFonts w:ascii="Arial" w:hAnsi="Arial" w:cs="Arial"/>
                    <w:sz w:val="20"/>
                    <w:szCs w:val="20"/>
                  </w:rPr>
                </w:rPrChange>
              </w:rPr>
              <w:t>U2-OS</w:t>
            </w:r>
          </w:p>
        </w:tc>
        <w:tc>
          <w:tcPr>
            <w:tcW w:w="0" w:type="auto"/>
            <w:vAlign w:val="center"/>
          </w:tcPr>
          <w:p w14:paraId="3488D70A" w14:textId="2E76F1E7"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452"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53" w:author="Alexandre Miguel Kaizeler Guedes Da Silva Afonso" w:date="2026-07-27T16:55:00Z" w16du:dateUtc="2026-07-27T15:55:00Z">
                  <w:rPr>
                    <w:rFonts w:ascii="Arial" w:hAnsi="Arial" w:cs="Arial"/>
                    <w:sz w:val="20"/>
                    <w:szCs w:val="20"/>
                  </w:rPr>
                </w:rPrChange>
              </w:rPr>
              <w:t>Wild-Type, G3BP-GFP and G3BP KO</w:t>
            </w:r>
          </w:p>
        </w:tc>
        <w:tc>
          <w:tcPr>
            <w:tcW w:w="0" w:type="auto"/>
            <w:vAlign w:val="center"/>
          </w:tcPr>
          <w:p w14:paraId="00AE7B85" w14:textId="7D762B08" w:rsidR="006C369D" w:rsidRPr="00B475D4"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454"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55" w:author="Alexandre Miguel Kaizeler Guedes Da Silva Afonso" w:date="2026-07-27T16:55:00Z" w16du:dateUtc="2026-07-27T15:55:00Z">
                  <w:rPr>
                    <w:rFonts w:ascii="Arial" w:hAnsi="Arial" w:cs="Arial"/>
                    <w:sz w:val="20"/>
                    <w:szCs w:val="20"/>
                  </w:rPr>
                </w:rPrChange>
              </w:rPr>
              <w:t>GSE119977</w:t>
            </w:r>
          </w:p>
        </w:tc>
      </w:tr>
      <w:tr w:rsidR="002411EC" w:rsidRPr="00B475D4" w14:paraId="5CC95C48" w14:textId="77777777" w:rsidTr="003A487E">
        <w:tc>
          <w:tcPr>
            <w:cnfStyle w:val="001000000000" w:firstRow="0" w:lastRow="0" w:firstColumn="1" w:lastColumn="0" w:oddVBand="0" w:evenVBand="0" w:oddHBand="0" w:evenHBand="0" w:firstRowFirstColumn="0" w:firstRowLastColumn="0" w:lastRowFirstColumn="0" w:lastRowLastColumn="0"/>
            <w:tcW w:w="0" w:type="auto"/>
            <w:vAlign w:val="center"/>
          </w:tcPr>
          <w:p w14:paraId="6BED3699" w14:textId="6F9E3750" w:rsidR="006C369D" w:rsidRPr="00B475D4" w:rsidRDefault="006C369D" w:rsidP="00F77D97">
            <w:pPr>
              <w:jc w:val="center"/>
              <w:rPr>
                <w:rFonts w:ascii="Arial" w:hAnsi="Arial" w:cs="Arial"/>
                <w:sz w:val="20"/>
                <w:szCs w:val="20"/>
                <w:lang w:val="en-GB"/>
                <w:rPrChange w:id="8456"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57" w:author="Alexandre Miguel Kaizeler Guedes Da Silva Afonso" w:date="2026-07-27T16:55:00Z" w16du:dateUtc="2026-07-27T15:55:00Z">
                  <w:rPr>
                    <w:rFonts w:ascii="Arial" w:hAnsi="Arial" w:cs="Arial"/>
                    <w:sz w:val="20"/>
                    <w:szCs w:val="20"/>
                  </w:rPr>
                </w:rPrChange>
              </w:rPr>
              <w:t>M. Honda 2021</w:t>
            </w:r>
            <w:r w:rsidR="00F213D5" w:rsidRPr="00B475D4">
              <w:rPr>
                <w:rFonts w:ascii="Arial" w:hAnsi="Arial" w:cs="Arial"/>
                <w:b w:val="0"/>
                <w:bCs w:val="0"/>
                <w:color w:val="auto"/>
                <w:sz w:val="20"/>
                <w:szCs w:val="20"/>
                <w:lang w:val="en-GB"/>
                <w:rPrChange w:id="8458" w:author="Alexandre Miguel Kaizeler Guedes Da Silva Afonso" w:date="2026-07-27T16:55:00Z" w16du:dateUtc="2026-07-27T15:55:00Z">
                  <w:rPr>
                    <w:rFonts w:ascii="Arial" w:hAnsi="Arial" w:cs="Arial"/>
                    <w:b w:val="0"/>
                    <w:bCs w:val="0"/>
                    <w:color w:val="auto"/>
                    <w:sz w:val="20"/>
                    <w:szCs w:val="20"/>
                  </w:rPr>
                </w:rPrChange>
              </w:rPr>
              <w:fldChar w:fldCharType="begin"/>
            </w:r>
            <w:r w:rsidR="0017139D" w:rsidRPr="00B475D4">
              <w:rPr>
                <w:rFonts w:ascii="Arial" w:hAnsi="Arial" w:cs="Arial"/>
                <w:sz w:val="20"/>
                <w:szCs w:val="20"/>
                <w:lang w:val="en-GB"/>
                <w:rPrChange w:id="8459" w:author="Alexandre Miguel Kaizeler Guedes Da Silva Afonso" w:date="2026-07-27T16:55:00Z" w16du:dateUtc="2026-07-27T15:55:00Z">
                  <w:rPr>
                    <w:rFonts w:ascii="Arial" w:hAnsi="Arial" w:cs="Arial"/>
                    <w:sz w:val="20"/>
                    <w:szCs w:val="20"/>
                  </w:rPr>
                </w:rPrChange>
              </w:rPr>
              <w:instrText xml:space="preserve"> ADDIN ZOTERO_ITEM CSL_CITATION {"citationID":"4HHAAifP","properties":{"formattedCitation":"\\super 115\\nosupersub{}","plainCitation":"115","noteIndex":0},"citationItems":[{"id":"jCcWpdK2/fxp1hFUn","uris":["http://zotero.org/users/local/q86rvdj2/items/UEHNMUCB"],"itemData":{"id":33,"type":"article-journal","abstract":"Abstract\n            \n              In multicellular organisms, expression profiling in spatially defined regions is crucial to elucidate cell interactions and functions. Here, we establish a transcriptome profiling method coupled with photo-isolation chemistry (PIC) that allows the determination of expression profiles specifically from photo-irradiated regions of interest. PIC uses photo-caged oligodeoxynucleotides for in situ reverse transcription. PIC transcriptome analysis detects genes specifically expressed in small distinct areas of the mouse embryo. Photo-irradiation of single cells demonstrated that approximately 8,000 genes were detected with 7 × 10\n              4\n              unique read counts. Furthermore, PIC transcriptome analysis is applicable to the subcellular and subnuclear microstructures (stress granules and nuclear speckles, respectively), where hundreds of genes can be detected as being specifically localised. The spatial density of the read counts is higher than 100 per square micrometre. Thus, PIC enables high-depth transcriptome profiles to be determined from limited regions up to subcellular and subnuclear resolutions.","container-title":"Nature Communications","DOI":"10.1038/s41467-021-24691-8","ISSN":"2041-1723","issue":"1","journalAbbreviation":"Nat Commun","language":"en","page":"4416","source":"DOI.org (Crossref)","title":"High-depth spatial transcriptome analysis by photo-isolation chemistry","volume":"12","author":[{"family":"Honda","given":"Mizuki"},{"family":"Oki","given":"Shinya"},{"family":"Kimura","given":"Ryuichi"},{"family":"Harada","given":"Akihito"},{"family":"Maehara","given":"Kazumitsu"},{"family":"Tanaka","given":"Kaori"},{"family":"Meno","given":"Chikara"},{"family":"Ohkawa","given":"Yasuyuki"}],"issued":{"date-parts":[["2021",7,20]]}}}],"schema":"https://github.com/citation-style-language/schema/raw/master/csl-citation.json"} </w:instrText>
            </w:r>
            <w:r w:rsidR="00F213D5" w:rsidRPr="00B475D4">
              <w:rPr>
                <w:rFonts w:ascii="Arial" w:hAnsi="Arial" w:cs="Arial"/>
                <w:b w:val="0"/>
                <w:bCs w:val="0"/>
                <w:color w:val="auto"/>
                <w:sz w:val="20"/>
                <w:szCs w:val="20"/>
                <w:lang w:val="en-GB"/>
                <w:rPrChange w:id="8460" w:author="Alexandre Miguel Kaizeler Guedes Da Silva Afonso" w:date="2026-07-27T16:55:00Z" w16du:dateUtc="2026-07-27T15:55:00Z">
                  <w:rPr>
                    <w:rFonts w:ascii="Arial" w:hAnsi="Arial" w:cs="Arial"/>
                    <w:sz w:val="20"/>
                    <w:szCs w:val="20"/>
                  </w:rPr>
                </w:rPrChange>
              </w:rPr>
              <w:fldChar w:fldCharType="separate"/>
            </w:r>
            <w:r w:rsidR="0017139D" w:rsidRPr="00B475D4">
              <w:rPr>
                <w:rFonts w:ascii="Arial" w:hAnsi="Arial" w:cs="Arial"/>
                <w:kern w:val="0"/>
                <w:sz w:val="20"/>
                <w:vertAlign w:val="superscript"/>
                <w:lang w:val="en-GB"/>
                <w:rPrChange w:id="8461" w:author="Alexandre Miguel Kaizeler Guedes Da Silva Afonso" w:date="2026-07-27T16:55:00Z" w16du:dateUtc="2026-07-27T15:55:00Z">
                  <w:rPr>
                    <w:rFonts w:ascii="Arial" w:hAnsi="Arial" w:cs="Arial"/>
                    <w:kern w:val="0"/>
                    <w:sz w:val="20"/>
                    <w:vertAlign w:val="superscript"/>
                  </w:rPr>
                </w:rPrChange>
              </w:rPr>
              <w:t>115</w:t>
            </w:r>
            <w:r w:rsidR="00F213D5" w:rsidRPr="00B475D4">
              <w:rPr>
                <w:rFonts w:ascii="Arial" w:hAnsi="Arial" w:cs="Arial"/>
                <w:b w:val="0"/>
                <w:bCs w:val="0"/>
                <w:color w:val="auto"/>
                <w:sz w:val="20"/>
                <w:szCs w:val="20"/>
                <w:lang w:val="en-GB"/>
                <w:rPrChange w:id="8462" w:author="Alexandre Miguel Kaizeler Guedes Da Silva Afonso" w:date="2026-07-27T16:55:00Z" w16du:dateUtc="2026-07-27T15:55:00Z">
                  <w:rPr>
                    <w:rFonts w:ascii="Arial" w:hAnsi="Arial" w:cs="Arial"/>
                    <w:sz w:val="20"/>
                    <w:szCs w:val="20"/>
                  </w:rPr>
                </w:rPrChange>
              </w:rPr>
              <w:fldChar w:fldCharType="end"/>
            </w:r>
          </w:p>
        </w:tc>
        <w:tc>
          <w:tcPr>
            <w:tcW w:w="0" w:type="auto"/>
            <w:vAlign w:val="center"/>
          </w:tcPr>
          <w:p w14:paraId="0654887E" w14:textId="0926C269"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463"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64" w:author="Alexandre Miguel Kaizeler Guedes Da Silva Afonso" w:date="2026-07-27T16:55:00Z" w16du:dateUtc="2026-07-27T15:55:00Z">
                  <w:rPr>
                    <w:rFonts w:ascii="Arial" w:hAnsi="Arial" w:cs="Arial"/>
                    <w:sz w:val="20"/>
                    <w:szCs w:val="20"/>
                  </w:rPr>
                </w:rPrChange>
              </w:rPr>
              <w:t>PIC</w:t>
            </w:r>
          </w:p>
        </w:tc>
        <w:tc>
          <w:tcPr>
            <w:tcW w:w="0" w:type="auto"/>
            <w:vAlign w:val="center"/>
          </w:tcPr>
          <w:p w14:paraId="7404F574" w14:textId="0699669B"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465"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66" w:author="Alexandre Miguel Kaizeler Guedes Da Silva Afonso" w:date="2026-07-27T16:55:00Z" w16du:dateUtc="2026-07-27T15:55:00Z">
                  <w:rPr>
                    <w:rFonts w:ascii="Arial" w:hAnsi="Arial" w:cs="Arial"/>
                    <w:sz w:val="20"/>
                    <w:szCs w:val="20"/>
                  </w:rPr>
                </w:rPrChange>
              </w:rPr>
              <w:t>Oxidative</w:t>
            </w:r>
          </w:p>
        </w:tc>
        <w:tc>
          <w:tcPr>
            <w:tcW w:w="0" w:type="auto"/>
            <w:vAlign w:val="center"/>
          </w:tcPr>
          <w:p w14:paraId="7D495F5E" w14:textId="090F42C1"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467"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68" w:author="Alexandre Miguel Kaizeler Guedes Da Silva Afonso" w:date="2026-07-27T16:55:00Z" w16du:dateUtc="2026-07-27T15:55:00Z">
                  <w:rPr>
                    <w:rFonts w:ascii="Arial" w:hAnsi="Arial" w:cs="Arial"/>
                    <w:sz w:val="20"/>
                    <w:szCs w:val="20"/>
                  </w:rPr>
                </w:rPrChange>
              </w:rPr>
              <w:t>G3BP</w:t>
            </w:r>
          </w:p>
        </w:tc>
        <w:tc>
          <w:tcPr>
            <w:tcW w:w="0" w:type="auto"/>
            <w:vAlign w:val="center"/>
          </w:tcPr>
          <w:p w14:paraId="02DC9FA6" w14:textId="3263A14D"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469"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70" w:author="Alexandre Miguel Kaizeler Guedes Da Silva Afonso" w:date="2026-07-27T16:55:00Z" w16du:dateUtc="2026-07-27T15:55:00Z">
                  <w:rPr>
                    <w:rFonts w:ascii="Arial" w:hAnsi="Arial" w:cs="Arial"/>
                    <w:sz w:val="20"/>
                    <w:szCs w:val="20"/>
                  </w:rPr>
                </w:rPrChange>
              </w:rPr>
              <w:t>HeLa</w:t>
            </w:r>
          </w:p>
        </w:tc>
        <w:tc>
          <w:tcPr>
            <w:tcW w:w="0" w:type="auto"/>
            <w:vAlign w:val="center"/>
          </w:tcPr>
          <w:p w14:paraId="64E55894" w14:textId="48B5C398"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471"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72" w:author="Alexandre Miguel Kaizeler Guedes Da Silva Afonso" w:date="2026-07-27T16:55:00Z" w16du:dateUtc="2026-07-27T15:55:00Z">
                  <w:rPr>
                    <w:rFonts w:ascii="Arial" w:hAnsi="Arial" w:cs="Arial"/>
                    <w:sz w:val="20"/>
                    <w:szCs w:val="20"/>
                  </w:rPr>
                </w:rPrChange>
              </w:rPr>
              <w:t>Wild-Type</w:t>
            </w:r>
          </w:p>
        </w:tc>
        <w:tc>
          <w:tcPr>
            <w:tcW w:w="0" w:type="auto"/>
            <w:vAlign w:val="center"/>
          </w:tcPr>
          <w:p w14:paraId="4D84053A" w14:textId="7CA5CCD3" w:rsidR="006C369D" w:rsidRPr="00B475D4"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473"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74" w:author="Alexandre Miguel Kaizeler Guedes Da Silva Afonso" w:date="2026-07-27T16:55:00Z" w16du:dateUtc="2026-07-27T15:55:00Z">
                  <w:rPr>
                    <w:rFonts w:ascii="Arial" w:hAnsi="Arial" w:cs="Arial"/>
                    <w:sz w:val="20"/>
                    <w:szCs w:val="20"/>
                  </w:rPr>
                </w:rPrChange>
              </w:rPr>
              <w:t>GSE143413</w:t>
            </w:r>
          </w:p>
        </w:tc>
      </w:tr>
      <w:tr w:rsidR="002411EC" w:rsidRPr="00B475D4" w14:paraId="530BA6F3" w14:textId="77777777" w:rsidTr="003A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E62AAC" w14:textId="08A76198" w:rsidR="006C369D" w:rsidRPr="00B475D4" w:rsidRDefault="006C369D" w:rsidP="00F77D97">
            <w:pPr>
              <w:jc w:val="center"/>
              <w:rPr>
                <w:rFonts w:ascii="Arial" w:hAnsi="Arial" w:cs="Arial"/>
                <w:sz w:val="20"/>
                <w:szCs w:val="20"/>
                <w:lang w:val="en-GB"/>
                <w:rPrChange w:id="8475"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76" w:author="Alexandre Miguel Kaizeler Guedes Da Silva Afonso" w:date="2026-07-27T16:55:00Z" w16du:dateUtc="2026-07-27T15:55:00Z">
                  <w:rPr>
                    <w:rFonts w:ascii="Arial" w:hAnsi="Arial" w:cs="Arial"/>
                    <w:sz w:val="20"/>
                    <w:szCs w:val="20"/>
                  </w:rPr>
                </w:rPrChange>
              </w:rPr>
              <w:lastRenderedPageBreak/>
              <w:t>H. Shen 2022</w:t>
            </w:r>
            <w:r w:rsidR="00F213D5" w:rsidRPr="00B475D4">
              <w:rPr>
                <w:rFonts w:ascii="Arial" w:hAnsi="Arial" w:cs="Arial"/>
                <w:b w:val="0"/>
                <w:bCs w:val="0"/>
                <w:color w:val="auto"/>
                <w:sz w:val="20"/>
                <w:szCs w:val="20"/>
                <w:lang w:val="en-GB"/>
                <w:rPrChange w:id="8477" w:author="Alexandre Miguel Kaizeler Guedes Da Silva Afonso" w:date="2026-07-27T16:55:00Z" w16du:dateUtc="2026-07-27T15:55:00Z">
                  <w:rPr>
                    <w:rFonts w:ascii="Arial" w:hAnsi="Arial" w:cs="Arial"/>
                    <w:b w:val="0"/>
                    <w:bCs w:val="0"/>
                    <w:color w:val="auto"/>
                    <w:sz w:val="20"/>
                    <w:szCs w:val="20"/>
                  </w:rPr>
                </w:rPrChange>
              </w:rPr>
              <w:fldChar w:fldCharType="begin"/>
            </w:r>
            <w:r w:rsidR="0017139D" w:rsidRPr="00B475D4">
              <w:rPr>
                <w:rFonts w:ascii="Arial" w:hAnsi="Arial" w:cs="Arial"/>
                <w:sz w:val="20"/>
                <w:szCs w:val="20"/>
                <w:lang w:val="en-GB"/>
                <w:rPrChange w:id="8478" w:author="Alexandre Miguel Kaizeler Guedes Da Silva Afonso" w:date="2026-07-27T16:55:00Z" w16du:dateUtc="2026-07-27T15:55:00Z">
                  <w:rPr>
                    <w:rFonts w:ascii="Arial" w:hAnsi="Arial" w:cs="Arial"/>
                    <w:sz w:val="20"/>
                    <w:szCs w:val="20"/>
                  </w:rPr>
                </w:rPrChange>
              </w:rPr>
              <w:instrText xml:space="preserve"> ADDIN ZOTERO_ITEM CSL_CITATION {"citationID":"qQp5tVdz","properties":{"formattedCitation":"\\super 116\\nosupersub{}","plainCitation":"116","noteIndex":0},"citationItems":[{"id":38,"uris":["http://zotero.org/users/local/q86rvdj2/items/248G6XHW"],"itemData":{"id":38,"type":"article-journal","container-title":"Molecular Cell","DOI":"10.1016/j.molcel.2022.04.022","ISSN":"10972765","issue":"14","journalAbbreviation":"Molecular Cell","language":"en","page":"2588-2603.e9","source":"DOI.org (Crossref)","title":"Sexually dimorphic RNA helicases DDX3X and DDX3Y differentially regulate RNA metabolism through phase separation","volume":"82","author":[{"family":"Shen","given":"Hui"},{"family":"Yanas","given":"Amber"},{"family":"Owens","given":"Michael C."},{"family":"Zhang","given":"Celia"},{"family":"Fritsch","given":"Clark"},{"family":"Fare","given":"Charlotte M."},{"family":"Copley","given":"Katie E."},{"family":"Shorter","given":"James"},{"family":"Goldman","given":"Yale E."},{"family":"Liu","given":"Kathy Fange"}],"issued":{"date-parts":[["2022",7]]}}}],"schema":"https://github.com/citation-style-language/schema/raw/master/csl-citation.json"} </w:instrText>
            </w:r>
            <w:r w:rsidR="00F213D5" w:rsidRPr="00B475D4">
              <w:rPr>
                <w:rFonts w:ascii="Arial" w:hAnsi="Arial" w:cs="Arial"/>
                <w:b w:val="0"/>
                <w:bCs w:val="0"/>
                <w:color w:val="auto"/>
                <w:sz w:val="20"/>
                <w:szCs w:val="20"/>
                <w:lang w:val="en-GB"/>
                <w:rPrChange w:id="8479" w:author="Alexandre Miguel Kaizeler Guedes Da Silva Afonso" w:date="2026-07-27T16:55:00Z" w16du:dateUtc="2026-07-27T15:55:00Z">
                  <w:rPr>
                    <w:rFonts w:ascii="Arial" w:hAnsi="Arial" w:cs="Arial"/>
                    <w:sz w:val="20"/>
                    <w:szCs w:val="20"/>
                  </w:rPr>
                </w:rPrChange>
              </w:rPr>
              <w:fldChar w:fldCharType="separate"/>
            </w:r>
            <w:r w:rsidR="0017139D" w:rsidRPr="00B475D4">
              <w:rPr>
                <w:rFonts w:ascii="Arial" w:hAnsi="Arial" w:cs="Arial"/>
                <w:kern w:val="0"/>
                <w:sz w:val="20"/>
                <w:vertAlign w:val="superscript"/>
                <w:lang w:val="en-GB"/>
                <w:rPrChange w:id="8480" w:author="Alexandre Miguel Kaizeler Guedes Da Silva Afonso" w:date="2026-07-27T16:55:00Z" w16du:dateUtc="2026-07-27T15:55:00Z">
                  <w:rPr>
                    <w:rFonts w:ascii="Arial" w:hAnsi="Arial" w:cs="Arial"/>
                    <w:kern w:val="0"/>
                    <w:sz w:val="20"/>
                    <w:vertAlign w:val="superscript"/>
                  </w:rPr>
                </w:rPrChange>
              </w:rPr>
              <w:t>116</w:t>
            </w:r>
            <w:r w:rsidR="00F213D5" w:rsidRPr="00B475D4">
              <w:rPr>
                <w:rFonts w:ascii="Arial" w:hAnsi="Arial" w:cs="Arial"/>
                <w:b w:val="0"/>
                <w:bCs w:val="0"/>
                <w:color w:val="auto"/>
                <w:sz w:val="20"/>
                <w:szCs w:val="20"/>
                <w:lang w:val="en-GB"/>
                <w:rPrChange w:id="8481" w:author="Alexandre Miguel Kaizeler Guedes Da Silva Afonso" w:date="2026-07-27T16:55:00Z" w16du:dateUtc="2026-07-27T15:55:00Z">
                  <w:rPr>
                    <w:rFonts w:ascii="Arial" w:hAnsi="Arial" w:cs="Arial"/>
                    <w:sz w:val="20"/>
                    <w:szCs w:val="20"/>
                  </w:rPr>
                </w:rPrChange>
              </w:rPr>
              <w:fldChar w:fldCharType="end"/>
            </w:r>
          </w:p>
        </w:tc>
        <w:tc>
          <w:tcPr>
            <w:tcW w:w="0" w:type="auto"/>
            <w:vAlign w:val="center"/>
          </w:tcPr>
          <w:p w14:paraId="1FFFCD45" w14:textId="37C388A0"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482"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83" w:author="Alexandre Miguel Kaizeler Guedes Da Silva Afonso" w:date="2026-07-27T16:55:00Z" w16du:dateUtc="2026-07-27T15:55:00Z">
                  <w:rPr>
                    <w:rFonts w:ascii="Arial" w:hAnsi="Arial" w:cs="Arial"/>
                    <w:sz w:val="20"/>
                    <w:szCs w:val="20"/>
                  </w:rPr>
                </w:rPrChange>
              </w:rPr>
              <w:t>PL</w:t>
            </w:r>
          </w:p>
        </w:tc>
        <w:tc>
          <w:tcPr>
            <w:tcW w:w="0" w:type="auto"/>
            <w:vAlign w:val="center"/>
          </w:tcPr>
          <w:p w14:paraId="3372A02A" w14:textId="73D9730D"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484"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85" w:author="Alexandre Miguel Kaizeler Guedes Da Silva Afonso" w:date="2026-07-27T16:55:00Z" w16du:dateUtc="2026-07-27T15:55:00Z">
                  <w:rPr>
                    <w:rFonts w:ascii="Arial" w:hAnsi="Arial" w:cs="Arial"/>
                    <w:sz w:val="20"/>
                    <w:szCs w:val="20"/>
                  </w:rPr>
                </w:rPrChange>
              </w:rPr>
              <w:t>Oxidative</w:t>
            </w:r>
          </w:p>
        </w:tc>
        <w:tc>
          <w:tcPr>
            <w:tcW w:w="0" w:type="auto"/>
            <w:vAlign w:val="center"/>
          </w:tcPr>
          <w:p w14:paraId="4F774BC4" w14:textId="3DB024AD"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486"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87" w:author="Alexandre Miguel Kaizeler Guedes Da Silva Afonso" w:date="2026-07-27T16:55:00Z" w16du:dateUtc="2026-07-27T15:55:00Z">
                  <w:rPr>
                    <w:rFonts w:ascii="Arial" w:hAnsi="Arial" w:cs="Arial"/>
                    <w:sz w:val="20"/>
                    <w:szCs w:val="20"/>
                  </w:rPr>
                </w:rPrChange>
              </w:rPr>
              <w:t>DDX3X and DDX3Y</w:t>
            </w:r>
          </w:p>
        </w:tc>
        <w:tc>
          <w:tcPr>
            <w:tcW w:w="0" w:type="auto"/>
            <w:vAlign w:val="center"/>
          </w:tcPr>
          <w:p w14:paraId="2EA2763F" w14:textId="658EC9F0"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488"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89" w:author="Alexandre Miguel Kaizeler Guedes Da Silva Afonso" w:date="2026-07-27T16:55:00Z" w16du:dateUtc="2026-07-27T15:55:00Z">
                  <w:rPr>
                    <w:rFonts w:ascii="Arial" w:hAnsi="Arial" w:cs="Arial"/>
                    <w:sz w:val="20"/>
                    <w:szCs w:val="20"/>
                  </w:rPr>
                </w:rPrChange>
              </w:rPr>
              <w:t>HeLa</w:t>
            </w:r>
          </w:p>
        </w:tc>
        <w:tc>
          <w:tcPr>
            <w:tcW w:w="0" w:type="auto"/>
            <w:vAlign w:val="center"/>
          </w:tcPr>
          <w:p w14:paraId="299F12C6" w14:textId="0DF04A0D"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490"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91" w:author="Alexandre Miguel Kaizeler Guedes Da Silva Afonso" w:date="2026-07-27T16:55:00Z" w16du:dateUtc="2026-07-27T15:55:00Z">
                  <w:rPr>
                    <w:rFonts w:ascii="Arial" w:hAnsi="Arial" w:cs="Arial"/>
                    <w:sz w:val="20"/>
                    <w:szCs w:val="20"/>
                  </w:rPr>
                </w:rPrChange>
              </w:rPr>
              <w:t>APEX2-DDX3X and APEX2-DDX3Y</w:t>
            </w:r>
          </w:p>
        </w:tc>
        <w:tc>
          <w:tcPr>
            <w:tcW w:w="0" w:type="auto"/>
            <w:vAlign w:val="center"/>
          </w:tcPr>
          <w:p w14:paraId="569FFF22" w14:textId="2EE2448E" w:rsidR="006C369D" w:rsidRPr="00B475D4"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492"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93" w:author="Alexandre Miguel Kaizeler Guedes Da Silva Afonso" w:date="2026-07-27T16:55:00Z" w16du:dateUtc="2026-07-27T15:55:00Z">
                  <w:rPr>
                    <w:rFonts w:ascii="Arial" w:hAnsi="Arial" w:cs="Arial"/>
                    <w:sz w:val="20"/>
                    <w:szCs w:val="20"/>
                  </w:rPr>
                </w:rPrChange>
              </w:rPr>
              <w:t>GSE171792</w:t>
            </w:r>
          </w:p>
        </w:tc>
      </w:tr>
      <w:tr w:rsidR="002411EC" w:rsidRPr="00B475D4" w14:paraId="4CA11485" w14:textId="77777777" w:rsidTr="003A487E">
        <w:tc>
          <w:tcPr>
            <w:cnfStyle w:val="001000000000" w:firstRow="0" w:lastRow="0" w:firstColumn="1" w:lastColumn="0" w:oddVBand="0" w:evenVBand="0" w:oddHBand="0" w:evenHBand="0" w:firstRowFirstColumn="0" w:firstRowLastColumn="0" w:lastRowFirstColumn="0" w:lastRowLastColumn="0"/>
            <w:tcW w:w="0" w:type="auto"/>
            <w:vAlign w:val="center"/>
          </w:tcPr>
          <w:p w14:paraId="01108BD4" w14:textId="08D40A55" w:rsidR="006C369D" w:rsidRPr="00B475D4" w:rsidRDefault="006C369D" w:rsidP="00F77D97">
            <w:pPr>
              <w:jc w:val="center"/>
              <w:rPr>
                <w:rFonts w:ascii="Arial" w:hAnsi="Arial" w:cs="Arial"/>
                <w:sz w:val="20"/>
                <w:szCs w:val="20"/>
                <w:lang w:val="en-GB"/>
                <w:rPrChange w:id="8494"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495" w:author="Alexandre Miguel Kaizeler Guedes Da Silva Afonso" w:date="2026-07-27T16:55:00Z" w16du:dateUtc="2026-07-27T15:55:00Z">
                  <w:rPr>
                    <w:rFonts w:ascii="Arial" w:hAnsi="Arial" w:cs="Arial"/>
                    <w:sz w:val="20"/>
                    <w:szCs w:val="20"/>
                  </w:rPr>
                </w:rPrChange>
              </w:rPr>
              <w:t>V. Iadevaia 2022</w:t>
            </w:r>
            <w:r w:rsidR="00F213D5" w:rsidRPr="00B475D4">
              <w:rPr>
                <w:rFonts w:ascii="Arial" w:hAnsi="Arial" w:cs="Arial"/>
                <w:b w:val="0"/>
                <w:bCs w:val="0"/>
                <w:color w:val="auto"/>
                <w:sz w:val="20"/>
                <w:szCs w:val="20"/>
                <w:lang w:val="en-GB"/>
                <w:rPrChange w:id="8496" w:author="Alexandre Miguel Kaizeler Guedes Da Silva Afonso" w:date="2026-07-27T16:55:00Z" w16du:dateUtc="2026-07-27T15:55:00Z">
                  <w:rPr>
                    <w:rFonts w:ascii="Arial" w:hAnsi="Arial" w:cs="Arial"/>
                    <w:b w:val="0"/>
                    <w:bCs w:val="0"/>
                    <w:color w:val="auto"/>
                    <w:sz w:val="20"/>
                    <w:szCs w:val="20"/>
                  </w:rPr>
                </w:rPrChange>
              </w:rPr>
              <w:fldChar w:fldCharType="begin"/>
            </w:r>
            <w:r w:rsidR="0017139D" w:rsidRPr="00B475D4">
              <w:rPr>
                <w:rFonts w:ascii="Arial" w:hAnsi="Arial" w:cs="Arial"/>
                <w:sz w:val="20"/>
                <w:szCs w:val="20"/>
                <w:lang w:val="en-GB"/>
                <w:rPrChange w:id="8497" w:author="Alexandre Miguel Kaizeler Guedes Da Silva Afonso" w:date="2026-07-27T16:55:00Z" w16du:dateUtc="2026-07-27T15:55:00Z">
                  <w:rPr>
                    <w:rFonts w:ascii="Arial" w:hAnsi="Arial" w:cs="Arial"/>
                    <w:sz w:val="20"/>
                    <w:szCs w:val="20"/>
                  </w:rPr>
                </w:rPrChange>
              </w:rPr>
              <w:instrText xml:space="preserve"> ADDIN ZOTERO_ITEM CSL_CITATION {"citationID":"bPi1c8KJ","properties":{"formattedCitation":"\\super 117\\nosupersub{}","plainCitation":"117","noteIndex":0},"citationItems":[{"id":"jCcWpdK2/45x7fMW1","uris":["http://zotero.org/users/local/q86rvdj2/items/6RY56SSI"],"itemData":{"id":118,"type":"article-journal","abstract":"To rapidly adapt to stresses such as infections, cells have evolved several mechanisms, which include the activation of stress response pathways and the innate immune response. These stress responses result in the rapid inhibition of translation and condensation of stalled mRNAs with RNA-binding proteins and signalling components into cytoplasmic biocondensates called stress granules (SGs). Increasing evidence suggests that SGs contribute to antiviral defence, and thus viruses need to evade these responses to propagate. We previously showed that feline calicivirus (FCV) impairs SG assembly by cleaving the scaffolding protein G3BP1. We also observed that uninfected bystander cells assembled G3BP1-positive granules, suggesting a paracrine response triggered by infection. We now present evidence that virus-free supernatant generated from infected cells can induce the formation of SG-like foci, which we name paracrine granules. They are linked to antiviral activity and exhibit specific kinetics of assembly-disassembly, and protein and RNA composition that are different from canonical SGs. We propose that this paracrine induction reflects a novel cellular defence mechanism to limit viral propagation and promote stress responses in bystander cells.","container-title":"Journal of Cell Science","DOI":"10.1242/jcs.259194","ISSN":"1477-9137","issue":"4","journalAbbreviation":"J Cell Sci","language":"eng","note":"PMID: 35098996\nPMCID: PMC8976915","page":"jcs259194","source":"PubMed","title":"Novel stress granule-like structures are induced via a paracrine mechanism during viral infection","volume":"135","author":[{"family":"Iadevaia","given":"Valentina"},{"family":"Burke","given":"James M."},{"family":"Eke","given":"Lucy"},{"family":"Moller-Levet","given":"Carla"},{"family":"Parker","given":"Roy"},{"family":"Locker","given":"Nicolas"}],"issued":{"date-parts":[["2022",2,15]]}}}],"schema":"https://github.com/citation-style-language/schema/raw/master/csl-citation.json"} </w:instrText>
            </w:r>
            <w:r w:rsidR="00F213D5" w:rsidRPr="00B475D4">
              <w:rPr>
                <w:rFonts w:ascii="Arial" w:hAnsi="Arial" w:cs="Arial"/>
                <w:b w:val="0"/>
                <w:bCs w:val="0"/>
                <w:color w:val="auto"/>
                <w:sz w:val="20"/>
                <w:szCs w:val="20"/>
                <w:lang w:val="en-GB"/>
                <w:rPrChange w:id="8498" w:author="Alexandre Miguel Kaizeler Guedes Da Silva Afonso" w:date="2026-07-27T16:55:00Z" w16du:dateUtc="2026-07-27T15:55:00Z">
                  <w:rPr>
                    <w:rFonts w:ascii="Arial" w:hAnsi="Arial" w:cs="Arial"/>
                    <w:sz w:val="20"/>
                    <w:szCs w:val="20"/>
                  </w:rPr>
                </w:rPrChange>
              </w:rPr>
              <w:fldChar w:fldCharType="separate"/>
            </w:r>
            <w:r w:rsidR="0017139D" w:rsidRPr="00B475D4">
              <w:rPr>
                <w:rFonts w:ascii="Arial" w:hAnsi="Arial" w:cs="Arial"/>
                <w:kern w:val="0"/>
                <w:sz w:val="20"/>
                <w:vertAlign w:val="superscript"/>
                <w:lang w:val="en-GB"/>
                <w:rPrChange w:id="8499" w:author="Alexandre Miguel Kaizeler Guedes Da Silva Afonso" w:date="2026-07-27T16:55:00Z" w16du:dateUtc="2026-07-27T15:55:00Z">
                  <w:rPr>
                    <w:rFonts w:ascii="Arial" w:hAnsi="Arial" w:cs="Arial"/>
                    <w:kern w:val="0"/>
                    <w:sz w:val="20"/>
                    <w:vertAlign w:val="superscript"/>
                  </w:rPr>
                </w:rPrChange>
              </w:rPr>
              <w:t>117</w:t>
            </w:r>
            <w:r w:rsidR="00F213D5" w:rsidRPr="00B475D4">
              <w:rPr>
                <w:rFonts w:ascii="Arial" w:hAnsi="Arial" w:cs="Arial"/>
                <w:b w:val="0"/>
                <w:bCs w:val="0"/>
                <w:color w:val="auto"/>
                <w:sz w:val="20"/>
                <w:szCs w:val="20"/>
                <w:lang w:val="en-GB"/>
                <w:rPrChange w:id="8500" w:author="Alexandre Miguel Kaizeler Guedes Da Silva Afonso" w:date="2026-07-27T16:55:00Z" w16du:dateUtc="2026-07-27T15:55:00Z">
                  <w:rPr>
                    <w:rFonts w:ascii="Arial" w:hAnsi="Arial" w:cs="Arial"/>
                    <w:sz w:val="20"/>
                    <w:szCs w:val="20"/>
                  </w:rPr>
                </w:rPrChange>
              </w:rPr>
              <w:fldChar w:fldCharType="end"/>
            </w:r>
          </w:p>
        </w:tc>
        <w:tc>
          <w:tcPr>
            <w:tcW w:w="0" w:type="auto"/>
            <w:vAlign w:val="center"/>
          </w:tcPr>
          <w:p w14:paraId="72D0E56E" w14:textId="07DB668C"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501"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02" w:author="Alexandre Miguel Kaizeler Guedes Da Silva Afonso" w:date="2026-07-27T16:55:00Z" w16du:dateUtc="2026-07-27T15:55:00Z">
                  <w:rPr>
                    <w:rFonts w:ascii="Arial" w:hAnsi="Arial" w:cs="Arial"/>
                    <w:sz w:val="20"/>
                    <w:szCs w:val="20"/>
                  </w:rPr>
                </w:rPrChange>
              </w:rPr>
              <w:t>DC</w:t>
            </w:r>
          </w:p>
        </w:tc>
        <w:tc>
          <w:tcPr>
            <w:tcW w:w="0" w:type="auto"/>
            <w:vAlign w:val="center"/>
          </w:tcPr>
          <w:p w14:paraId="52FEAD9D" w14:textId="3E05175F"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503"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04" w:author="Alexandre Miguel Kaizeler Guedes Da Silva Afonso" w:date="2026-07-27T16:55:00Z" w16du:dateUtc="2026-07-27T15:55:00Z">
                  <w:rPr>
                    <w:rFonts w:ascii="Arial" w:hAnsi="Arial" w:cs="Arial"/>
                    <w:sz w:val="20"/>
                    <w:szCs w:val="20"/>
                  </w:rPr>
                </w:rPrChange>
              </w:rPr>
              <w:t>Viral Infection</w:t>
            </w:r>
          </w:p>
        </w:tc>
        <w:tc>
          <w:tcPr>
            <w:tcW w:w="0" w:type="auto"/>
            <w:vAlign w:val="center"/>
          </w:tcPr>
          <w:p w14:paraId="0F5740C5" w14:textId="2C4F960D"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505"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06" w:author="Alexandre Miguel Kaizeler Guedes Da Silva Afonso" w:date="2026-07-27T16:55:00Z" w16du:dateUtc="2026-07-27T15:55:00Z">
                  <w:rPr>
                    <w:rFonts w:ascii="Arial" w:hAnsi="Arial" w:cs="Arial"/>
                    <w:sz w:val="20"/>
                    <w:szCs w:val="20"/>
                  </w:rPr>
                </w:rPrChange>
              </w:rPr>
              <w:t>G3BP</w:t>
            </w:r>
          </w:p>
        </w:tc>
        <w:tc>
          <w:tcPr>
            <w:tcW w:w="0" w:type="auto"/>
            <w:vAlign w:val="center"/>
          </w:tcPr>
          <w:p w14:paraId="215C8C27" w14:textId="494C3985"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507"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08" w:author="Alexandre Miguel Kaizeler Guedes Da Silva Afonso" w:date="2026-07-27T16:55:00Z" w16du:dateUtc="2026-07-27T15:55:00Z">
                  <w:rPr>
                    <w:rFonts w:ascii="Arial" w:hAnsi="Arial" w:cs="Arial"/>
                    <w:sz w:val="20"/>
                    <w:szCs w:val="20"/>
                  </w:rPr>
                </w:rPrChange>
              </w:rPr>
              <w:t>U2-OS</w:t>
            </w:r>
          </w:p>
        </w:tc>
        <w:tc>
          <w:tcPr>
            <w:tcW w:w="0" w:type="auto"/>
            <w:vAlign w:val="center"/>
          </w:tcPr>
          <w:p w14:paraId="76796BB0" w14:textId="307486D9"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509"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10" w:author="Alexandre Miguel Kaizeler Guedes Da Silva Afonso" w:date="2026-07-27T16:55:00Z" w16du:dateUtc="2026-07-27T15:55:00Z">
                  <w:rPr>
                    <w:rFonts w:ascii="Arial" w:hAnsi="Arial" w:cs="Arial"/>
                    <w:sz w:val="20"/>
                    <w:szCs w:val="20"/>
                  </w:rPr>
                </w:rPrChange>
              </w:rPr>
              <w:t>G3BP-GFP</w:t>
            </w:r>
          </w:p>
        </w:tc>
        <w:tc>
          <w:tcPr>
            <w:tcW w:w="0" w:type="auto"/>
            <w:vAlign w:val="center"/>
          </w:tcPr>
          <w:p w14:paraId="2B252FA2" w14:textId="0B7973B1" w:rsidR="006C369D" w:rsidRPr="00B475D4"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511"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12" w:author="Alexandre Miguel Kaizeler Guedes Da Silva Afonso" w:date="2026-07-27T16:55:00Z" w16du:dateUtc="2026-07-27T15:55:00Z">
                  <w:rPr>
                    <w:rFonts w:ascii="Arial" w:hAnsi="Arial" w:cs="Arial"/>
                    <w:sz w:val="20"/>
                    <w:szCs w:val="20"/>
                  </w:rPr>
                </w:rPrChange>
              </w:rPr>
              <w:t>GSE171655</w:t>
            </w:r>
          </w:p>
        </w:tc>
      </w:tr>
      <w:tr w:rsidR="002411EC" w:rsidRPr="00B475D4" w14:paraId="739D32D7" w14:textId="77777777" w:rsidTr="003A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9D14C5" w14:textId="22C0C45B" w:rsidR="006C369D" w:rsidRPr="00B475D4" w:rsidRDefault="006C369D" w:rsidP="00F77D97">
            <w:pPr>
              <w:jc w:val="center"/>
              <w:rPr>
                <w:rFonts w:ascii="Arial" w:hAnsi="Arial" w:cs="Arial"/>
                <w:sz w:val="20"/>
                <w:szCs w:val="20"/>
                <w:lang w:val="en-GB"/>
                <w:rPrChange w:id="8513"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14" w:author="Alexandre Miguel Kaizeler Guedes Da Silva Afonso" w:date="2026-07-27T16:55:00Z" w16du:dateUtc="2026-07-27T15:55:00Z">
                  <w:rPr>
                    <w:rFonts w:ascii="Arial" w:hAnsi="Arial" w:cs="Arial"/>
                    <w:sz w:val="20"/>
                    <w:szCs w:val="20"/>
                  </w:rPr>
                </w:rPrChange>
              </w:rPr>
              <w:t>K. Sato 2023</w:t>
            </w:r>
            <w:r w:rsidR="00F213D5" w:rsidRPr="00B475D4">
              <w:rPr>
                <w:rFonts w:ascii="Arial" w:hAnsi="Arial" w:cs="Arial"/>
                <w:b w:val="0"/>
                <w:bCs w:val="0"/>
                <w:color w:val="auto"/>
                <w:sz w:val="20"/>
                <w:szCs w:val="20"/>
                <w:lang w:val="en-GB"/>
                <w:rPrChange w:id="8515" w:author="Alexandre Miguel Kaizeler Guedes Da Silva Afonso" w:date="2026-07-27T16:55:00Z" w16du:dateUtc="2026-07-27T15:55:00Z">
                  <w:rPr>
                    <w:rFonts w:ascii="Arial" w:hAnsi="Arial" w:cs="Arial"/>
                    <w:b w:val="0"/>
                    <w:bCs w:val="0"/>
                    <w:color w:val="auto"/>
                    <w:sz w:val="20"/>
                    <w:szCs w:val="20"/>
                  </w:rPr>
                </w:rPrChange>
              </w:rPr>
              <w:fldChar w:fldCharType="begin"/>
            </w:r>
            <w:r w:rsidR="0017139D" w:rsidRPr="00B475D4">
              <w:rPr>
                <w:rFonts w:ascii="Arial" w:hAnsi="Arial" w:cs="Arial"/>
                <w:sz w:val="20"/>
                <w:szCs w:val="20"/>
                <w:lang w:val="en-GB"/>
                <w:rPrChange w:id="8516" w:author="Alexandre Miguel Kaizeler Guedes Da Silva Afonso" w:date="2026-07-27T16:55:00Z" w16du:dateUtc="2026-07-27T15:55:00Z">
                  <w:rPr>
                    <w:rFonts w:ascii="Arial" w:hAnsi="Arial" w:cs="Arial"/>
                    <w:sz w:val="20"/>
                    <w:szCs w:val="20"/>
                  </w:rPr>
                </w:rPrChange>
              </w:rPr>
              <w:instrText xml:space="preserve"> ADDIN ZOTERO_ITEM CSL_CITATION {"citationID":"1NI0M84K","properties":{"formattedCitation":"\\super 113\\nosupersub{}","plainCitation":"113","noteIndex":0},"citationItems":[{"id":48,"uris":["http://zotero.org/users/local/q86rvdj2/items/58V556AS"],"itemData":{"id":48,"type":"article-journal","abstract":"Environmental and physiological stresses can accelerate Alzheimer's disease (AD) pathogenesis. Under stress, a cytoplasmic membraneless structure termed a stress granule (SG) is formed and is associated with various neurodegenerative disorders, including AD. SGs contain translationally arrested mRNAs, suggesting that impaired RNA metabolism in neurons causes AD progression; however, the underlying mechanism remains unclear. Here, we identified numerous mRNAs and long non-coding RNAs that are directly targeted by the SG core proteins G3BP1 and G3BP2. They redundantly target RNAs before and after stress conditions. We further identified RNAs within SGs, wherein AD-associated gene transcripts accumulated, suggesting that SGs can directly regulate AD development. Furthermore, gene-network analysis revealed a possible link between the sequestration of RNAs by SGs and the impairment of protein neurohomeostasis in AD brains. Together, our study provides a comprehensive RNA regulatory mechanism involving SGs, which could be targeted therapeutically to slow AD progression mediated by SGs.","container-title":"Aging","DOI":"10.18632/aging.204737","ISSN":"1945-4589","issue":"10","journalAbbreviation":"Aging (Albany NY)","language":"eng","page":"3984-4011","PMID":"37219408","PMCID":"PMC10258020","source":"PubMed","title":"Stress granules sequester Alzheimer's disease-associated gene transcripts and regulate disease-related neuronal proteostasis","volume":"15","author":[{"family":"Sato","given":"Kaoru"},{"family":"Takayama","given":"Ken-Ichi"},{"family":"Inoue","given":"Satoshi"}],"issued":{"date-parts":[["2023",5,22]]}}}],"schema":"https://github.com/citation-style-language/schema/raw/master/csl-citation.json"} </w:instrText>
            </w:r>
            <w:r w:rsidR="00F213D5" w:rsidRPr="00B475D4">
              <w:rPr>
                <w:rFonts w:ascii="Arial" w:hAnsi="Arial" w:cs="Arial"/>
                <w:b w:val="0"/>
                <w:bCs w:val="0"/>
                <w:color w:val="auto"/>
                <w:sz w:val="20"/>
                <w:szCs w:val="20"/>
                <w:lang w:val="en-GB"/>
                <w:rPrChange w:id="8517" w:author="Alexandre Miguel Kaizeler Guedes Da Silva Afonso" w:date="2026-07-27T16:55:00Z" w16du:dateUtc="2026-07-27T15:55:00Z">
                  <w:rPr>
                    <w:rFonts w:ascii="Arial" w:hAnsi="Arial" w:cs="Arial"/>
                    <w:sz w:val="20"/>
                    <w:szCs w:val="20"/>
                  </w:rPr>
                </w:rPrChange>
              </w:rPr>
              <w:fldChar w:fldCharType="separate"/>
            </w:r>
            <w:r w:rsidR="0017139D" w:rsidRPr="00B475D4">
              <w:rPr>
                <w:rFonts w:ascii="Arial" w:hAnsi="Arial" w:cs="Arial"/>
                <w:kern w:val="0"/>
                <w:sz w:val="20"/>
                <w:vertAlign w:val="superscript"/>
                <w:lang w:val="en-GB"/>
                <w:rPrChange w:id="8518" w:author="Alexandre Miguel Kaizeler Guedes Da Silva Afonso" w:date="2026-07-27T16:55:00Z" w16du:dateUtc="2026-07-27T15:55:00Z">
                  <w:rPr>
                    <w:rFonts w:ascii="Arial" w:hAnsi="Arial" w:cs="Arial"/>
                    <w:kern w:val="0"/>
                    <w:sz w:val="20"/>
                    <w:vertAlign w:val="superscript"/>
                  </w:rPr>
                </w:rPrChange>
              </w:rPr>
              <w:t>113</w:t>
            </w:r>
            <w:r w:rsidR="00F213D5" w:rsidRPr="00B475D4">
              <w:rPr>
                <w:rFonts w:ascii="Arial" w:hAnsi="Arial" w:cs="Arial"/>
                <w:b w:val="0"/>
                <w:bCs w:val="0"/>
                <w:color w:val="auto"/>
                <w:sz w:val="20"/>
                <w:szCs w:val="20"/>
                <w:lang w:val="en-GB"/>
                <w:rPrChange w:id="8519" w:author="Alexandre Miguel Kaizeler Guedes Da Silva Afonso" w:date="2026-07-27T16:55:00Z" w16du:dateUtc="2026-07-27T15:55:00Z">
                  <w:rPr>
                    <w:rFonts w:ascii="Arial" w:hAnsi="Arial" w:cs="Arial"/>
                    <w:sz w:val="20"/>
                    <w:szCs w:val="20"/>
                  </w:rPr>
                </w:rPrChange>
              </w:rPr>
              <w:fldChar w:fldCharType="end"/>
            </w:r>
          </w:p>
        </w:tc>
        <w:tc>
          <w:tcPr>
            <w:tcW w:w="0" w:type="auto"/>
            <w:vAlign w:val="center"/>
          </w:tcPr>
          <w:p w14:paraId="5732BD54" w14:textId="2BC46079"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520"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21" w:author="Alexandre Miguel Kaizeler Guedes Da Silva Afonso" w:date="2026-07-27T16:55:00Z" w16du:dateUtc="2026-07-27T15:55:00Z">
                  <w:rPr>
                    <w:rFonts w:ascii="Arial" w:hAnsi="Arial" w:cs="Arial"/>
                    <w:sz w:val="20"/>
                    <w:szCs w:val="20"/>
                  </w:rPr>
                </w:rPrChange>
              </w:rPr>
              <w:t>DC and eCLIP-Seq</w:t>
            </w:r>
          </w:p>
        </w:tc>
        <w:tc>
          <w:tcPr>
            <w:tcW w:w="0" w:type="auto"/>
            <w:vAlign w:val="center"/>
          </w:tcPr>
          <w:p w14:paraId="509631B5" w14:textId="64BC52FA"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522"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23" w:author="Alexandre Miguel Kaizeler Guedes Da Silva Afonso" w:date="2026-07-27T16:55:00Z" w16du:dateUtc="2026-07-27T15:55:00Z">
                  <w:rPr>
                    <w:rFonts w:ascii="Arial" w:hAnsi="Arial" w:cs="Arial"/>
                    <w:sz w:val="20"/>
                    <w:szCs w:val="20"/>
                  </w:rPr>
                </w:rPrChange>
              </w:rPr>
              <w:t>Oxidative</w:t>
            </w:r>
          </w:p>
        </w:tc>
        <w:tc>
          <w:tcPr>
            <w:tcW w:w="0" w:type="auto"/>
            <w:vAlign w:val="center"/>
          </w:tcPr>
          <w:p w14:paraId="2CFDBFB3" w14:textId="589A3A25"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524"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25" w:author="Alexandre Miguel Kaizeler Guedes Da Silva Afonso" w:date="2026-07-27T16:55:00Z" w16du:dateUtc="2026-07-27T15:55:00Z">
                  <w:rPr>
                    <w:rFonts w:ascii="Arial" w:hAnsi="Arial" w:cs="Arial"/>
                    <w:sz w:val="20"/>
                    <w:szCs w:val="20"/>
                  </w:rPr>
                </w:rPrChange>
              </w:rPr>
              <w:t>G3BP</w:t>
            </w:r>
          </w:p>
        </w:tc>
        <w:tc>
          <w:tcPr>
            <w:tcW w:w="0" w:type="auto"/>
            <w:vAlign w:val="center"/>
          </w:tcPr>
          <w:p w14:paraId="1DB012CA" w14:textId="6854C6F3"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526"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27" w:author="Alexandre Miguel Kaizeler Guedes Da Silva Afonso" w:date="2026-07-27T16:55:00Z" w16du:dateUtc="2026-07-27T15:55:00Z">
                  <w:rPr>
                    <w:rFonts w:ascii="Arial" w:hAnsi="Arial" w:cs="Arial"/>
                    <w:sz w:val="20"/>
                    <w:szCs w:val="20"/>
                  </w:rPr>
                </w:rPrChange>
              </w:rPr>
              <w:t>SH-SY-5Y</w:t>
            </w:r>
          </w:p>
        </w:tc>
        <w:tc>
          <w:tcPr>
            <w:tcW w:w="0" w:type="auto"/>
            <w:vAlign w:val="center"/>
          </w:tcPr>
          <w:p w14:paraId="06CDA448" w14:textId="56F1946C"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528"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29" w:author="Alexandre Miguel Kaizeler Guedes Da Silva Afonso" w:date="2026-07-27T16:55:00Z" w16du:dateUtc="2026-07-27T15:55:00Z">
                  <w:rPr>
                    <w:rFonts w:ascii="Arial" w:hAnsi="Arial" w:cs="Arial"/>
                    <w:sz w:val="20"/>
                    <w:szCs w:val="20"/>
                  </w:rPr>
                </w:rPrChange>
              </w:rPr>
              <w:t>Wild-Type</w:t>
            </w:r>
          </w:p>
        </w:tc>
        <w:tc>
          <w:tcPr>
            <w:tcW w:w="0" w:type="auto"/>
            <w:vAlign w:val="center"/>
          </w:tcPr>
          <w:p w14:paraId="1A2409EB" w14:textId="7CC701B9" w:rsidR="006C369D" w:rsidRPr="00B475D4"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530"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31" w:author="Alexandre Miguel Kaizeler Guedes Da Silva Afonso" w:date="2026-07-27T16:55:00Z" w16du:dateUtc="2026-07-27T15:55:00Z">
                  <w:rPr>
                    <w:rFonts w:ascii="Arial" w:hAnsi="Arial" w:cs="Arial"/>
                    <w:sz w:val="20"/>
                    <w:szCs w:val="20"/>
                  </w:rPr>
                </w:rPrChange>
              </w:rPr>
              <w:t>GSE188397</w:t>
            </w:r>
          </w:p>
        </w:tc>
      </w:tr>
      <w:tr w:rsidR="002411EC" w:rsidRPr="00B475D4" w14:paraId="3AC99F07" w14:textId="77777777" w:rsidTr="003A487E">
        <w:tc>
          <w:tcPr>
            <w:cnfStyle w:val="001000000000" w:firstRow="0" w:lastRow="0" w:firstColumn="1" w:lastColumn="0" w:oddVBand="0" w:evenVBand="0" w:oddHBand="0" w:evenHBand="0" w:firstRowFirstColumn="0" w:firstRowLastColumn="0" w:lastRowFirstColumn="0" w:lastRowLastColumn="0"/>
            <w:tcW w:w="0" w:type="auto"/>
            <w:vAlign w:val="center"/>
          </w:tcPr>
          <w:p w14:paraId="70B46454" w14:textId="19F35456" w:rsidR="006C369D" w:rsidRPr="00B475D4" w:rsidRDefault="006C369D" w:rsidP="00F77D97">
            <w:pPr>
              <w:jc w:val="center"/>
              <w:rPr>
                <w:rFonts w:ascii="Arial" w:hAnsi="Arial" w:cs="Arial"/>
                <w:sz w:val="20"/>
                <w:szCs w:val="20"/>
                <w:lang w:val="en-GB"/>
                <w:rPrChange w:id="8532"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33" w:author="Alexandre Miguel Kaizeler Guedes Da Silva Afonso" w:date="2026-07-27T16:55:00Z" w16du:dateUtc="2026-07-27T15:55:00Z">
                  <w:rPr>
                    <w:rFonts w:ascii="Arial" w:hAnsi="Arial" w:cs="Arial"/>
                    <w:sz w:val="20"/>
                    <w:szCs w:val="20"/>
                  </w:rPr>
                </w:rPrChange>
              </w:rPr>
              <w:t>N. Curdy 2023</w:t>
            </w:r>
            <w:r w:rsidR="00F213D5" w:rsidRPr="00B475D4">
              <w:rPr>
                <w:rFonts w:ascii="Arial" w:hAnsi="Arial" w:cs="Arial"/>
                <w:b w:val="0"/>
                <w:bCs w:val="0"/>
                <w:color w:val="auto"/>
                <w:sz w:val="20"/>
                <w:szCs w:val="20"/>
                <w:lang w:val="en-GB"/>
                <w:rPrChange w:id="8534" w:author="Alexandre Miguel Kaizeler Guedes Da Silva Afonso" w:date="2026-07-27T16:55:00Z" w16du:dateUtc="2026-07-27T15:55:00Z">
                  <w:rPr>
                    <w:rFonts w:ascii="Arial" w:hAnsi="Arial" w:cs="Arial"/>
                    <w:b w:val="0"/>
                    <w:bCs w:val="0"/>
                    <w:color w:val="auto"/>
                    <w:sz w:val="20"/>
                    <w:szCs w:val="20"/>
                  </w:rPr>
                </w:rPrChange>
              </w:rPr>
              <w:fldChar w:fldCharType="begin"/>
            </w:r>
            <w:r w:rsidR="00C37375" w:rsidRPr="00B475D4">
              <w:rPr>
                <w:rFonts w:ascii="Arial" w:hAnsi="Arial" w:cs="Arial"/>
                <w:sz w:val="20"/>
                <w:szCs w:val="20"/>
                <w:lang w:val="en-GB"/>
                <w:rPrChange w:id="8535" w:author="Alexandre Miguel Kaizeler Guedes Da Silva Afonso" w:date="2026-07-27T16:55:00Z" w16du:dateUtc="2026-07-27T15:55:00Z">
                  <w:rPr>
                    <w:rFonts w:ascii="Arial" w:hAnsi="Arial" w:cs="Arial"/>
                    <w:sz w:val="20"/>
                    <w:szCs w:val="20"/>
                  </w:rPr>
                </w:rPrChange>
              </w:rPr>
              <w:instrText xml:space="preserve"> ADDIN ZOTERO_ITEM CSL_CITATION {"citationID":"qJHmK5G0","properties":{"formattedCitation":"\\super 6\\nosupersub{}","plainCitation":"6","noteIndex":0},"citationItems":[{"id":"jCcWpdK2/bUTFFGmS","uris":["http://zotero.org/users/local/1p9EH8ax/items/9RA7X77L"],"itemData":{"id":"ixGPuM3I/uo0U6DkH","type":"article-journal","container-title":"Cell Reports","DOI":"10.1016/j.celrep.2023.112211","ISSN":"22111247","issue":"3","journalAbbreviation":"Cell Reports","language":"en","page":"112211","source":"DOI.org (Crossref)","title":"The proteome and transcriptome of stress granules and P bodies during human T lymphocyte activation","volume":"42","author":[{"family":"Curdy","given":"Nicolas"},{"family":"Lanvin","given":"Olivia"},{"family":"Cerapio","given":"Juan-Pablo"},{"family":"Pont","given":"Fréderic"},{"family":"Tosolini","given":"Marie"},{"family":"Sarot","given":"Emeline"},{"family":"Valle","given":"Carine"},{"family":"Saint-Laurent","given":"Nathalie"},{"family":"Lhuillier","given":"Emeline"},{"family":"Laurent","given":"Camille"},{"family":"Fournié","given":"Jean-Jacques"},{"family":"Franchini","given":"Don-Marc"}],"issued":{"date-parts":[["2023",3]]}}}],"schema":"https://github.com/citation-style-language/schema/raw/master/csl-citation.json"} </w:instrText>
            </w:r>
            <w:r w:rsidR="00F213D5" w:rsidRPr="00B475D4">
              <w:rPr>
                <w:rFonts w:ascii="Arial" w:hAnsi="Arial" w:cs="Arial"/>
                <w:b w:val="0"/>
                <w:bCs w:val="0"/>
                <w:color w:val="auto"/>
                <w:sz w:val="20"/>
                <w:szCs w:val="20"/>
                <w:lang w:val="en-GB"/>
                <w:rPrChange w:id="8536" w:author="Alexandre Miguel Kaizeler Guedes Da Silva Afonso" w:date="2026-07-27T16:55:00Z" w16du:dateUtc="2026-07-27T15:55:00Z">
                  <w:rPr>
                    <w:rFonts w:ascii="Arial" w:hAnsi="Arial" w:cs="Arial"/>
                    <w:sz w:val="20"/>
                    <w:szCs w:val="20"/>
                  </w:rPr>
                </w:rPrChange>
              </w:rPr>
              <w:fldChar w:fldCharType="separate"/>
            </w:r>
            <w:r w:rsidR="00F213D5" w:rsidRPr="00B475D4">
              <w:rPr>
                <w:rFonts w:ascii="Arial" w:hAnsi="Arial" w:cs="Arial"/>
                <w:kern w:val="0"/>
                <w:sz w:val="20"/>
                <w:vertAlign w:val="superscript"/>
                <w:lang w:val="en-GB"/>
                <w:rPrChange w:id="8537" w:author="Alexandre Miguel Kaizeler Guedes Da Silva Afonso" w:date="2026-07-27T16:55:00Z" w16du:dateUtc="2026-07-27T15:55:00Z">
                  <w:rPr>
                    <w:rFonts w:ascii="Arial" w:hAnsi="Arial" w:cs="Arial"/>
                    <w:kern w:val="0"/>
                    <w:sz w:val="20"/>
                    <w:vertAlign w:val="superscript"/>
                  </w:rPr>
                </w:rPrChange>
              </w:rPr>
              <w:t>6</w:t>
            </w:r>
            <w:r w:rsidR="00F213D5" w:rsidRPr="00B475D4">
              <w:rPr>
                <w:rFonts w:ascii="Arial" w:hAnsi="Arial" w:cs="Arial"/>
                <w:b w:val="0"/>
                <w:bCs w:val="0"/>
                <w:color w:val="auto"/>
                <w:sz w:val="20"/>
                <w:szCs w:val="20"/>
                <w:lang w:val="en-GB"/>
                <w:rPrChange w:id="8538" w:author="Alexandre Miguel Kaizeler Guedes Da Silva Afonso" w:date="2026-07-27T16:55:00Z" w16du:dateUtc="2026-07-27T15:55:00Z">
                  <w:rPr>
                    <w:rFonts w:ascii="Arial" w:hAnsi="Arial" w:cs="Arial"/>
                    <w:sz w:val="20"/>
                    <w:szCs w:val="20"/>
                  </w:rPr>
                </w:rPrChange>
              </w:rPr>
              <w:fldChar w:fldCharType="end"/>
            </w:r>
          </w:p>
        </w:tc>
        <w:tc>
          <w:tcPr>
            <w:tcW w:w="0" w:type="auto"/>
            <w:vAlign w:val="center"/>
          </w:tcPr>
          <w:p w14:paraId="5379DF07" w14:textId="01F28A02"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539"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40" w:author="Alexandre Miguel Kaizeler Guedes Da Silva Afonso" w:date="2026-07-27T16:55:00Z" w16du:dateUtc="2026-07-27T15:55:00Z">
                  <w:rPr>
                    <w:rFonts w:ascii="Arial" w:hAnsi="Arial" w:cs="Arial"/>
                    <w:sz w:val="20"/>
                    <w:szCs w:val="20"/>
                  </w:rPr>
                </w:rPrChange>
              </w:rPr>
              <w:t>DC</w:t>
            </w:r>
          </w:p>
        </w:tc>
        <w:tc>
          <w:tcPr>
            <w:tcW w:w="0" w:type="auto"/>
            <w:vAlign w:val="center"/>
          </w:tcPr>
          <w:p w14:paraId="056DFAC5" w14:textId="59AEB7F3"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541"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42" w:author="Alexandre Miguel Kaizeler Guedes Da Silva Afonso" w:date="2026-07-27T16:55:00Z" w16du:dateUtc="2026-07-27T15:55:00Z">
                  <w:rPr>
                    <w:rFonts w:ascii="Arial" w:hAnsi="Arial" w:cs="Arial"/>
                    <w:sz w:val="20"/>
                    <w:szCs w:val="20"/>
                  </w:rPr>
                </w:rPrChange>
              </w:rPr>
              <w:t>T-Cell Activation</w:t>
            </w:r>
          </w:p>
        </w:tc>
        <w:tc>
          <w:tcPr>
            <w:tcW w:w="0" w:type="auto"/>
            <w:vAlign w:val="center"/>
          </w:tcPr>
          <w:p w14:paraId="673A0845" w14:textId="38D52787"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543"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44" w:author="Alexandre Miguel Kaizeler Guedes Da Silva Afonso" w:date="2026-07-27T16:55:00Z" w16du:dateUtc="2026-07-27T15:55:00Z">
                  <w:rPr>
                    <w:rFonts w:ascii="Arial" w:hAnsi="Arial" w:cs="Arial"/>
                    <w:sz w:val="20"/>
                    <w:szCs w:val="20"/>
                  </w:rPr>
                </w:rPrChange>
              </w:rPr>
              <w:t>G3BP</w:t>
            </w:r>
          </w:p>
        </w:tc>
        <w:tc>
          <w:tcPr>
            <w:tcW w:w="0" w:type="auto"/>
            <w:vAlign w:val="center"/>
          </w:tcPr>
          <w:p w14:paraId="385C1B74" w14:textId="4BA93850"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545"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46" w:author="Alexandre Miguel Kaizeler Guedes Da Silva Afonso" w:date="2026-07-27T16:55:00Z" w16du:dateUtc="2026-07-27T15:55:00Z">
                  <w:rPr>
                    <w:rFonts w:ascii="Arial" w:hAnsi="Arial" w:cs="Arial"/>
                    <w:sz w:val="20"/>
                    <w:szCs w:val="20"/>
                  </w:rPr>
                </w:rPrChange>
              </w:rPr>
              <w:t>Donor T-Cells</w:t>
            </w:r>
          </w:p>
        </w:tc>
        <w:tc>
          <w:tcPr>
            <w:tcW w:w="0" w:type="auto"/>
            <w:vAlign w:val="center"/>
          </w:tcPr>
          <w:p w14:paraId="4096098E" w14:textId="5EA31812"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547"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48" w:author="Alexandre Miguel Kaizeler Guedes Da Silva Afonso" w:date="2026-07-27T16:55:00Z" w16du:dateUtc="2026-07-27T15:55:00Z">
                  <w:rPr>
                    <w:rFonts w:ascii="Arial" w:hAnsi="Arial" w:cs="Arial"/>
                    <w:sz w:val="20"/>
                    <w:szCs w:val="20"/>
                  </w:rPr>
                </w:rPrChange>
              </w:rPr>
              <w:t>Wild-Type</w:t>
            </w:r>
          </w:p>
        </w:tc>
        <w:tc>
          <w:tcPr>
            <w:tcW w:w="0" w:type="auto"/>
            <w:vAlign w:val="center"/>
          </w:tcPr>
          <w:p w14:paraId="56F97350" w14:textId="63BFF475" w:rsidR="006C369D" w:rsidRPr="00B475D4"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549"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50" w:author="Alexandre Miguel Kaizeler Guedes Da Silva Afonso" w:date="2026-07-27T16:55:00Z" w16du:dateUtc="2026-07-27T15:55:00Z">
                  <w:rPr>
                    <w:rFonts w:ascii="Arial" w:hAnsi="Arial" w:cs="Arial"/>
                    <w:sz w:val="20"/>
                    <w:szCs w:val="20"/>
                  </w:rPr>
                </w:rPrChange>
              </w:rPr>
              <w:t>GSE19700</w:t>
            </w:r>
          </w:p>
        </w:tc>
      </w:tr>
      <w:tr w:rsidR="002411EC" w:rsidRPr="00B475D4" w14:paraId="3E18DB8F" w14:textId="77777777" w:rsidTr="003A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E696A6" w14:textId="04FB446A" w:rsidR="006C369D" w:rsidRPr="00B475D4" w:rsidRDefault="006C369D" w:rsidP="00F77D97">
            <w:pPr>
              <w:jc w:val="center"/>
              <w:rPr>
                <w:rFonts w:ascii="Arial" w:hAnsi="Arial" w:cs="Arial"/>
                <w:sz w:val="20"/>
                <w:szCs w:val="20"/>
                <w:lang w:val="en-GB"/>
                <w:rPrChange w:id="8551"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52" w:author="Alexandre Miguel Kaizeler Guedes Da Silva Afonso" w:date="2026-07-27T16:55:00Z" w16du:dateUtc="2026-07-27T15:55:00Z">
                  <w:rPr>
                    <w:rFonts w:ascii="Arial" w:hAnsi="Arial" w:cs="Arial"/>
                    <w:sz w:val="20"/>
                    <w:szCs w:val="20"/>
                  </w:rPr>
                </w:rPrChange>
              </w:rPr>
              <w:t>Z. Ren 2023</w:t>
            </w:r>
            <w:r w:rsidR="00F213D5" w:rsidRPr="00B475D4">
              <w:rPr>
                <w:rFonts w:ascii="Arial" w:hAnsi="Arial" w:cs="Arial"/>
                <w:b w:val="0"/>
                <w:bCs w:val="0"/>
                <w:color w:val="auto"/>
                <w:sz w:val="20"/>
                <w:szCs w:val="20"/>
                <w:lang w:val="en-GB"/>
                <w:rPrChange w:id="8553" w:author="Alexandre Miguel Kaizeler Guedes Da Silva Afonso" w:date="2026-07-27T16:55:00Z" w16du:dateUtc="2026-07-27T15:55:00Z">
                  <w:rPr>
                    <w:rFonts w:ascii="Arial" w:hAnsi="Arial" w:cs="Arial"/>
                    <w:b w:val="0"/>
                    <w:bCs w:val="0"/>
                    <w:color w:val="auto"/>
                    <w:sz w:val="20"/>
                    <w:szCs w:val="20"/>
                  </w:rPr>
                </w:rPrChange>
              </w:rPr>
              <w:fldChar w:fldCharType="begin"/>
            </w:r>
            <w:r w:rsidR="00C37375" w:rsidRPr="00B475D4">
              <w:rPr>
                <w:rFonts w:ascii="Arial" w:hAnsi="Arial" w:cs="Arial"/>
                <w:sz w:val="20"/>
                <w:szCs w:val="20"/>
                <w:lang w:val="en-GB"/>
                <w:rPrChange w:id="8554" w:author="Alexandre Miguel Kaizeler Guedes Da Silva Afonso" w:date="2026-07-27T16:55:00Z" w16du:dateUtc="2026-07-27T15:55:00Z">
                  <w:rPr>
                    <w:rFonts w:ascii="Arial" w:hAnsi="Arial" w:cs="Arial"/>
                    <w:sz w:val="20"/>
                    <w:szCs w:val="20"/>
                  </w:rPr>
                </w:rPrChange>
              </w:rPr>
              <w:instrText xml:space="preserve"> ADDIN ZOTERO_ITEM CSL_CITATION {"citationID":"kfq4MaBb","properties":{"formattedCitation":"\\super 51\\nosupersub{}","plainCitation":"51","noteIndex":0},"citationItems":[{"id":51,"uris":["http://zotero.org/users/local/q86rvdj2/items/KINUZQD6"],"itemData":{"id":51,"type":"article-journal","abstract":"Stress granules (SGs) are highly dynamic cytoplasmic membrane-less organelles that assemble when cells are challenged by stress. RNA molecules are sorted into SGs where they play important roles in maintaining the structural stability of SGs and regulating gene expression. Herein, we apply a proximity-dependent RNA labeling method, CAP-seq, to comprehensively investigate the content of SG-proximal transcriptome in live mammalian cells. CAP-seq captures 457 and 822 RNAs in arsenite- and sorbitol-induced SGs in HEK293T cells, respectively, revealing that SG enrichment is positively correlated with RNA length and AU content, but negatively correlated with translation efficiency. The high spatial specificity of CAP-seq dataset is validated by single-molecule FISH imaging. We further apply CAP-seq to map dynamic changes in SG-proximal transcriptome along the time course of granule assembly and disassembly processes. Our data portray a model of AU-rich and translationally repressed SG nanostructure that are memorized long after the removal of stress.","container-title":"Nature Communications","DOI":"10.1038/s41467-023-43194-2","ISSN":"2041-1723","issue":"1","journalAbbreviation":"Nat Commun","language":"eng","page":"7390","PMID":"37968266","PMCID":"PMC10651888","source":"PubMed","title":"Profiling stress-triggered RNA condensation with photocatalytic proximity labeling","volume":"14","author":[{"family":"Ren","given":"Ziqi"},{"family":"Tang","given":"Wei"},{"family":"Peng","given":"Luxin"},{"family":"Zou","given":"Peng"}],"issued":{"date-parts":[["2023",11,15]]}}}],"schema":"https://github.com/citation-style-language/schema/raw/master/csl-citation.json"} </w:instrText>
            </w:r>
            <w:r w:rsidR="00F213D5" w:rsidRPr="00B475D4">
              <w:rPr>
                <w:rFonts w:ascii="Arial" w:hAnsi="Arial" w:cs="Arial"/>
                <w:b w:val="0"/>
                <w:bCs w:val="0"/>
                <w:color w:val="auto"/>
                <w:sz w:val="20"/>
                <w:szCs w:val="20"/>
                <w:lang w:val="en-GB"/>
                <w:rPrChange w:id="8555" w:author="Alexandre Miguel Kaizeler Guedes Da Silva Afonso" w:date="2026-07-27T16:55:00Z" w16du:dateUtc="2026-07-27T15:55:00Z">
                  <w:rPr>
                    <w:rFonts w:ascii="Arial" w:hAnsi="Arial" w:cs="Arial"/>
                    <w:sz w:val="20"/>
                    <w:szCs w:val="20"/>
                  </w:rPr>
                </w:rPrChange>
              </w:rPr>
              <w:fldChar w:fldCharType="separate"/>
            </w:r>
            <w:r w:rsidR="005647F6" w:rsidRPr="00B475D4">
              <w:rPr>
                <w:rFonts w:ascii="Arial" w:hAnsi="Arial" w:cs="Arial"/>
                <w:kern w:val="0"/>
                <w:sz w:val="20"/>
                <w:vertAlign w:val="superscript"/>
                <w:lang w:val="en-GB"/>
                <w:rPrChange w:id="8556" w:author="Alexandre Miguel Kaizeler Guedes Da Silva Afonso" w:date="2026-07-27T16:55:00Z" w16du:dateUtc="2026-07-27T15:55:00Z">
                  <w:rPr>
                    <w:rFonts w:ascii="Arial" w:hAnsi="Arial" w:cs="Arial"/>
                    <w:kern w:val="0"/>
                    <w:sz w:val="20"/>
                    <w:vertAlign w:val="superscript"/>
                  </w:rPr>
                </w:rPrChange>
              </w:rPr>
              <w:t>51</w:t>
            </w:r>
            <w:r w:rsidR="00F213D5" w:rsidRPr="00B475D4">
              <w:rPr>
                <w:rFonts w:ascii="Arial" w:hAnsi="Arial" w:cs="Arial"/>
                <w:b w:val="0"/>
                <w:bCs w:val="0"/>
                <w:color w:val="auto"/>
                <w:sz w:val="20"/>
                <w:szCs w:val="20"/>
                <w:lang w:val="en-GB"/>
                <w:rPrChange w:id="8557" w:author="Alexandre Miguel Kaizeler Guedes Da Silva Afonso" w:date="2026-07-27T16:55:00Z" w16du:dateUtc="2026-07-27T15:55:00Z">
                  <w:rPr>
                    <w:rFonts w:ascii="Arial" w:hAnsi="Arial" w:cs="Arial"/>
                    <w:sz w:val="20"/>
                    <w:szCs w:val="20"/>
                  </w:rPr>
                </w:rPrChange>
              </w:rPr>
              <w:fldChar w:fldCharType="end"/>
            </w:r>
          </w:p>
        </w:tc>
        <w:tc>
          <w:tcPr>
            <w:tcW w:w="0" w:type="auto"/>
            <w:vAlign w:val="center"/>
          </w:tcPr>
          <w:p w14:paraId="202E469B" w14:textId="1FAB201D"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558"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59" w:author="Alexandre Miguel Kaizeler Guedes Da Silva Afonso" w:date="2026-07-27T16:55:00Z" w16du:dateUtc="2026-07-27T15:55:00Z">
                  <w:rPr>
                    <w:rFonts w:ascii="Arial" w:hAnsi="Arial" w:cs="Arial"/>
                    <w:sz w:val="20"/>
                    <w:szCs w:val="20"/>
                  </w:rPr>
                </w:rPrChange>
              </w:rPr>
              <w:t>PL**</w:t>
            </w:r>
          </w:p>
        </w:tc>
        <w:tc>
          <w:tcPr>
            <w:tcW w:w="0" w:type="auto"/>
            <w:vAlign w:val="center"/>
          </w:tcPr>
          <w:p w14:paraId="2A577C28" w14:textId="31E37C12"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560"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61" w:author="Alexandre Miguel Kaizeler Guedes Da Silva Afonso" w:date="2026-07-27T16:55:00Z" w16du:dateUtc="2026-07-27T15:55:00Z">
                  <w:rPr>
                    <w:rFonts w:ascii="Arial" w:hAnsi="Arial" w:cs="Arial"/>
                    <w:sz w:val="20"/>
                    <w:szCs w:val="20"/>
                  </w:rPr>
                </w:rPrChange>
              </w:rPr>
              <w:t>Oxidative and Hyperosmotic</w:t>
            </w:r>
          </w:p>
        </w:tc>
        <w:tc>
          <w:tcPr>
            <w:tcW w:w="0" w:type="auto"/>
            <w:vAlign w:val="center"/>
          </w:tcPr>
          <w:p w14:paraId="7942C7D2" w14:textId="72BC8977"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562"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63" w:author="Alexandre Miguel Kaizeler Guedes Da Silva Afonso" w:date="2026-07-27T16:55:00Z" w16du:dateUtc="2026-07-27T15:55:00Z">
                  <w:rPr>
                    <w:rFonts w:ascii="Arial" w:hAnsi="Arial" w:cs="Arial"/>
                    <w:sz w:val="20"/>
                    <w:szCs w:val="20"/>
                  </w:rPr>
                </w:rPrChange>
              </w:rPr>
              <w:t>G3BP</w:t>
            </w:r>
          </w:p>
        </w:tc>
        <w:tc>
          <w:tcPr>
            <w:tcW w:w="0" w:type="auto"/>
            <w:vAlign w:val="center"/>
          </w:tcPr>
          <w:p w14:paraId="11F8B376" w14:textId="4C0302B7"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564"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65" w:author="Alexandre Miguel Kaizeler Guedes Da Silva Afonso" w:date="2026-07-27T16:55:00Z" w16du:dateUtc="2026-07-27T15:55:00Z">
                  <w:rPr>
                    <w:rFonts w:ascii="Arial" w:hAnsi="Arial" w:cs="Arial"/>
                    <w:sz w:val="20"/>
                    <w:szCs w:val="20"/>
                  </w:rPr>
                </w:rPrChange>
              </w:rPr>
              <w:t>HEK293T and U2-OS</w:t>
            </w:r>
          </w:p>
        </w:tc>
        <w:tc>
          <w:tcPr>
            <w:tcW w:w="0" w:type="auto"/>
            <w:vAlign w:val="center"/>
          </w:tcPr>
          <w:p w14:paraId="0D096633" w14:textId="09994A19"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566"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67" w:author="Alexandre Miguel Kaizeler Guedes Da Silva Afonso" w:date="2026-07-27T16:55:00Z" w16du:dateUtc="2026-07-27T15:55:00Z">
                  <w:rPr>
                    <w:rFonts w:ascii="Arial" w:hAnsi="Arial" w:cs="Arial"/>
                    <w:sz w:val="20"/>
                    <w:szCs w:val="20"/>
                  </w:rPr>
                </w:rPrChange>
              </w:rPr>
              <w:t>G3BP-miniSOG</w:t>
            </w:r>
          </w:p>
        </w:tc>
        <w:tc>
          <w:tcPr>
            <w:tcW w:w="0" w:type="auto"/>
            <w:vAlign w:val="center"/>
          </w:tcPr>
          <w:p w14:paraId="3CA26C13" w14:textId="2D54B9AE" w:rsidR="006C369D" w:rsidRPr="00B475D4"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568"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69" w:author="Alexandre Miguel Kaizeler Guedes Da Silva Afonso" w:date="2026-07-27T16:55:00Z" w16du:dateUtc="2026-07-27T15:55:00Z">
                  <w:rPr>
                    <w:rFonts w:ascii="Arial" w:hAnsi="Arial" w:cs="Arial"/>
                    <w:sz w:val="20"/>
                    <w:szCs w:val="20"/>
                  </w:rPr>
                </w:rPrChange>
              </w:rPr>
              <w:t>GSE223295</w:t>
            </w:r>
          </w:p>
        </w:tc>
      </w:tr>
      <w:tr w:rsidR="002411EC" w:rsidRPr="00B475D4" w14:paraId="2A516DAD" w14:textId="77777777" w:rsidTr="003A487E">
        <w:tc>
          <w:tcPr>
            <w:cnfStyle w:val="001000000000" w:firstRow="0" w:lastRow="0" w:firstColumn="1" w:lastColumn="0" w:oddVBand="0" w:evenVBand="0" w:oddHBand="0" w:evenHBand="0" w:firstRowFirstColumn="0" w:firstRowLastColumn="0" w:lastRowFirstColumn="0" w:lastRowLastColumn="0"/>
            <w:tcW w:w="0" w:type="auto"/>
            <w:vAlign w:val="center"/>
          </w:tcPr>
          <w:p w14:paraId="5AABE1CD" w14:textId="65C9E00F" w:rsidR="006C369D" w:rsidRPr="00B475D4" w:rsidRDefault="00932E65" w:rsidP="00F77D97">
            <w:pPr>
              <w:jc w:val="center"/>
              <w:rPr>
                <w:rFonts w:ascii="Arial" w:hAnsi="Arial" w:cs="Arial"/>
                <w:sz w:val="20"/>
                <w:szCs w:val="20"/>
                <w:lang w:val="en-GB"/>
                <w:rPrChange w:id="8570"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71" w:author="Alexandre Miguel Kaizeler Guedes Da Silva Afonso" w:date="2026-07-27T16:55:00Z" w16du:dateUtc="2026-07-27T15:55:00Z">
                  <w:rPr>
                    <w:rFonts w:ascii="Arial" w:hAnsi="Arial" w:cs="Arial"/>
                    <w:sz w:val="20"/>
                    <w:szCs w:val="20"/>
                  </w:rPr>
                </w:rPrChange>
              </w:rPr>
              <w:t>Y. Xiao 2024</w:t>
            </w:r>
            <w:r w:rsidR="00F213D5" w:rsidRPr="00B475D4">
              <w:rPr>
                <w:rFonts w:ascii="Arial" w:hAnsi="Arial" w:cs="Arial"/>
                <w:b w:val="0"/>
                <w:bCs w:val="0"/>
                <w:color w:val="auto"/>
                <w:sz w:val="20"/>
                <w:szCs w:val="20"/>
                <w:lang w:val="en-GB"/>
                <w:rPrChange w:id="8572" w:author="Alexandre Miguel Kaizeler Guedes Da Silva Afonso" w:date="2026-07-27T16:55:00Z" w16du:dateUtc="2026-07-27T15:55:00Z">
                  <w:rPr>
                    <w:rFonts w:ascii="Arial" w:hAnsi="Arial" w:cs="Arial"/>
                    <w:b w:val="0"/>
                    <w:bCs w:val="0"/>
                    <w:color w:val="auto"/>
                    <w:sz w:val="20"/>
                    <w:szCs w:val="20"/>
                  </w:rPr>
                </w:rPrChange>
              </w:rPr>
              <w:fldChar w:fldCharType="begin"/>
            </w:r>
            <w:r w:rsidR="0017139D" w:rsidRPr="00B475D4">
              <w:rPr>
                <w:rFonts w:ascii="Arial" w:hAnsi="Arial" w:cs="Arial"/>
                <w:sz w:val="20"/>
                <w:szCs w:val="20"/>
                <w:lang w:val="en-GB"/>
                <w:rPrChange w:id="8573" w:author="Alexandre Miguel Kaizeler Guedes Da Silva Afonso" w:date="2026-07-27T16:55:00Z" w16du:dateUtc="2026-07-27T15:55:00Z">
                  <w:rPr>
                    <w:rFonts w:ascii="Arial" w:hAnsi="Arial" w:cs="Arial"/>
                    <w:sz w:val="20"/>
                    <w:szCs w:val="20"/>
                  </w:rPr>
                </w:rPrChange>
              </w:rPr>
              <w:instrText xml:space="preserve"> ADDIN ZOTERO_ITEM CSL_CITATION {"citationID":"N79UErFd","properties":{"formattedCitation":"\\super 118\\nosupersub{}","plainCitation":"118","noteIndex":0},"citationItems":[{"id":"jCcWpdK2/b6fq0pbg","uris":["http://zotero.org/users/local/q86rvdj2/items/KS7KDRXN"],"itemData":{"id":57,"type":"article-journal","abstract":"RNA-binding proteins (RBPs) regulate diverse cellular processes by dynamically interacting with RNA targets. However, effective methods to capture both stable and transient interactions between RBPs and their RNA targets are still lacking, especially when the interaction is dynamic or samples are limited. Here we present an assay of reverse transcription-based RBP binding site sequencing (ARTR-seq), which relies on in situ reverse transcription of RBP-bound RNAs guided by antibodies to identify RBP binding sites. ARTR-seq avoids ultraviolet crosslinking and immunoprecipitation, allowing for efficient and specific identification of RBP binding sites from as few as 20 cells or a tissue section. Taking advantage of rapid formaldehyde fixation, ARTR-seq enables capturing the dynamic RNA binding by RBPs over a short period of time, as demonstrated by the profiling of dynamic RNA binding of G3BP1 during stress granule assembly on a timescale as short as 10 minutes.","container-title":"Nature Methods","DOI":"10.1038/s41592-023-02146-w","ISSN":"1548-7105","issue":"2","journalAbbreviation":"Nat Methods","language":"eng","note":"PMID: 38200227\nPMCID: PMC10864177","page":"247-258","source":"PubMed","title":"Profiling of RNA-binding protein binding sites by in situ reverse transcription-based sequencing","volume":"21","author":[{"family":"Xiao","given":"Yu"},{"family":"Chen","given":"Yan-Ming"},{"family":"Zou","given":"Zhongyu"},{"family":"Ye","given":"Chang"},{"family":"Dou","given":"Xiaoyang"},{"family":"Wu","given":"Jinjun"},{"family":"Liu","given":"Chang"},{"family":"Liu","given":"Shun"},{"family":"Yan","given":"Hao"},{"family":"Wang","given":"Pingluan"},{"family":"Zeng","given":"Tie-Bo"},{"family":"Liu","given":"Qinzhe"},{"family":"Fei","given":"Jingyi"},{"family":"Tang","given":"Weixin"},{"family":"He","given":"Chuan"}],"issued":{"date-parts":[["2024",2]]}}}],"schema":"https://github.com/citation-style-language/schema/raw/master/csl-citation.json"} </w:instrText>
            </w:r>
            <w:r w:rsidR="00F213D5" w:rsidRPr="00B475D4">
              <w:rPr>
                <w:rFonts w:ascii="Arial" w:hAnsi="Arial" w:cs="Arial"/>
                <w:b w:val="0"/>
                <w:bCs w:val="0"/>
                <w:color w:val="auto"/>
                <w:sz w:val="20"/>
                <w:szCs w:val="20"/>
                <w:lang w:val="en-GB"/>
                <w:rPrChange w:id="8574" w:author="Alexandre Miguel Kaizeler Guedes Da Silva Afonso" w:date="2026-07-27T16:55:00Z" w16du:dateUtc="2026-07-27T15:55:00Z">
                  <w:rPr>
                    <w:rFonts w:ascii="Arial" w:hAnsi="Arial" w:cs="Arial"/>
                    <w:sz w:val="20"/>
                    <w:szCs w:val="20"/>
                  </w:rPr>
                </w:rPrChange>
              </w:rPr>
              <w:fldChar w:fldCharType="separate"/>
            </w:r>
            <w:r w:rsidR="0017139D" w:rsidRPr="00B475D4">
              <w:rPr>
                <w:rFonts w:ascii="Arial" w:hAnsi="Arial" w:cs="Arial"/>
                <w:kern w:val="0"/>
                <w:sz w:val="20"/>
                <w:vertAlign w:val="superscript"/>
                <w:lang w:val="en-GB"/>
                <w:rPrChange w:id="8575" w:author="Alexandre Miguel Kaizeler Guedes Da Silva Afonso" w:date="2026-07-27T16:55:00Z" w16du:dateUtc="2026-07-27T15:55:00Z">
                  <w:rPr>
                    <w:rFonts w:ascii="Arial" w:hAnsi="Arial" w:cs="Arial"/>
                    <w:kern w:val="0"/>
                    <w:sz w:val="20"/>
                    <w:vertAlign w:val="superscript"/>
                  </w:rPr>
                </w:rPrChange>
              </w:rPr>
              <w:t>118</w:t>
            </w:r>
            <w:r w:rsidR="00F213D5" w:rsidRPr="00B475D4">
              <w:rPr>
                <w:rFonts w:ascii="Arial" w:hAnsi="Arial" w:cs="Arial"/>
                <w:b w:val="0"/>
                <w:bCs w:val="0"/>
                <w:color w:val="auto"/>
                <w:sz w:val="20"/>
                <w:szCs w:val="20"/>
                <w:lang w:val="en-GB"/>
                <w:rPrChange w:id="8576" w:author="Alexandre Miguel Kaizeler Guedes Da Silva Afonso" w:date="2026-07-27T16:55:00Z" w16du:dateUtc="2026-07-27T15:55:00Z">
                  <w:rPr>
                    <w:rFonts w:ascii="Arial" w:hAnsi="Arial" w:cs="Arial"/>
                    <w:sz w:val="20"/>
                    <w:szCs w:val="20"/>
                  </w:rPr>
                </w:rPrChange>
              </w:rPr>
              <w:fldChar w:fldCharType="end"/>
            </w:r>
          </w:p>
        </w:tc>
        <w:tc>
          <w:tcPr>
            <w:tcW w:w="0" w:type="auto"/>
            <w:vAlign w:val="center"/>
          </w:tcPr>
          <w:p w14:paraId="0F02620C" w14:textId="762D15CA"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577"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78" w:author="Alexandre Miguel Kaizeler Guedes Da Silva Afonso" w:date="2026-07-27T16:55:00Z" w16du:dateUtc="2026-07-27T15:55:00Z">
                  <w:rPr>
                    <w:rFonts w:ascii="Arial" w:hAnsi="Arial" w:cs="Arial"/>
                    <w:sz w:val="20"/>
                    <w:szCs w:val="20"/>
                  </w:rPr>
                </w:rPrChange>
              </w:rPr>
              <w:t>ARTR-Seq</w:t>
            </w:r>
          </w:p>
        </w:tc>
        <w:tc>
          <w:tcPr>
            <w:tcW w:w="0" w:type="auto"/>
            <w:vAlign w:val="center"/>
          </w:tcPr>
          <w:p w14:paraId="69782167" w14:textId="67890F32"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579"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80" w:author="Alexandre Miguel Kaizeler Guedes Da Silva Afonso" w:date="2026-07-27T16:55:00Z" w16du:dateUtc="2026-07-27T15:55:00Z">
                  <w:rPr>
                    <w:rFonts w:ascii="Arial" w:hAnsi="Arial" w:cs="Arial"/>
                    <w:sz w:val="20"/>
                    <w:szCs w:val="20"/>
                  </w:rPr>
                </w:rPrChange>
              </w:rPr>
              <w:t>Oxidative</w:t>
            </w:r>
          </w:p>
        </w:tc>
        <w:tc>
          <w:tcPr>
            <w:tcW w:w="0" w:type="auto"/>
            <w:vAlign w:val="center"/>
          </w:tcPr>
          <w:p w14:paraId="40A64B5A" w14:textId="49C4B615"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581"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82" w:author="Alexandre Miguel Kaizeler Guedes Da Silva Afonso" w:date="2026-07-27T16:55:00Z" w16du:dateUtc="2026-07-27T15:55:00Z">
                  <w:rPr>
                    <w:rFonts w:ascii="Arial" w:hAnsi="Arial" w:cs="Arial"/>
                    <w:sz w:val="20"/>
                    <w:szCs w:val="20"/>
                  </w:rPr>
                </w:rPrChange>
              </w:rPr>
              <w:t>G3BP</w:t>
            </w:r>
          </w:p>
        </w:tc>
        <w:tc>
          <w:tcPr>
            <w:tcW w:w="0" w:type="auto"/>
            <w:vAlign w:val="center"/>
          </w:tcPr>
          <w:p w14:paraId="46A59ADB" w14:textId="59D6A50A"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583"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84" w:author="Alexandre Miguel Kaizeler Guedes Da Silva Afonso" w:date="2026-07-27T16:55:00Z" w16du:dateUtc="2026-07-27T15:55:00Z">
                  <w:rPr>
                    <w:rFonts w:ascii="Arial" w:hAnsi="Arial" w:cs="Arial"/>
                    <w:sz w:val="20"/>
                    <w:szCs w:val="20"/>
                  </w:rPr>
                </w:rPrChange>
              </w:rPr>
              <w:t>HeLa</w:t>
            </w:r>
          </w:p>
        </w:tc>
        <w:tc>
          <w:tcPr>
            <w:tcW w:w="0" w:type="auto"/>
            <w:vAlign w:val="center"/>
          </w:tcPr>
          <w:p w14:paraId="5A329142" w14:textId="123AE428"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585"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86" w:author="Alexandre Miguel Kaizeler Guedes Da Silva Afonso" w:date="2026-07-27T16:55:00Z" w16du:dateUtc="2026-07-27T15:55:00Z">
                  <w:rPr>
                    <w:rFonts w:ascii="Arial" w:hAnsi="Arial" w:cs="Arial"/>
                    <w:sz w:val="20"/>
                    <w:szCs w:val="20"/>
                  </w:rPr>
                </w:rPrChange>
              </w:rPr>
              <w:t>Wild-Type</w:t>
            </w:r>
          </w:p>
        </w:tc>
        <w:tc>
          <w:tcPr>
            <w:tcW w:w="0" w:type="auto"/>
            <w:vAlign w:val="center"/>
          </w:tcPr>
          <w:p w14:paraId="60FB78AD" w14:textId="12D50067" w:rsidR="006C369D" w:rsidRPr="00B475D4" w:rsidRDefault="00D446A8"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587"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88" w:author="Alexandre Miguel Kaizeler Guedes Da Silva Afonso" w:date="2026-07-27T16:55:00Z" w16du:dateUtc="2026-07-27T15:55:00Z">
                  <w:rPr>
                    <w:rFonts w:ascii="Arial" w:hAnsi="Arial" w:cs="Arial"/>
                    <w:sz w:val="20"/>
                    <w:szCs w:val="20"/>
                  </w:rPr>
                </w:rPrChange>
              </w:rPr>
              <w:t>GSE226161</w:t>
            </w:r>
          </w:p>
        </w:tc>
      </w:tr>
      <w:tr w:rsidR="002411EC" w:rsidRPr="00B475D4" w14:paraId="76DF58AD" w14:textId="77777777" w:rsidTr="003A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E93DBF" w14:textId="557E6B1E" w:rsidR="006C369D" w:rsidRPr="00B475D4" w:rsidRDefault="00932E65" w:rsidP="00F77D97">
            <w:pPr>
              <w:jc w:val="center"/>
              <w:rPr>
                <w:rFonts w:ascii="Arial" w:hAnsi="Arial" w:cs="Arial"/>
                <w:sz w:val="20"/>
                <w:szCs w:val="20"/>
                <w:lang w:val="en-GB"/>
                <w:rPrChange w:id="8589"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90" w:author="Alexandre Miguel Kaizeler Guedes Da Silva Afonso" w:date="2026-07-27T16:55:00Z" w16du:dateUtc="2026-07-27T15:55:00Z">
                  <w:rPr>
                    <w:rFonts w:ascii="Arial" w:hAnsi="Arial" w:cs="Arial"/>
                    <w:sz w:val="20"/>
                    <w:szCs w:val="20"/>
                  </w:rPr>
                </w:rPrChange>
              </w:rPr>
              <w:t>Y. Zhou 2024</w:t>
            </w:r>
            <w:r w:rsidR="00F213D5" w:rsidRPr="00B475D4">
              <w:rPr>
                <w:rFonts w:ascii="Arial" w:hAnsi="Arial" w:cs="Arial"/>
                <w:b w:val="0"/>
                <w:bCs w:val="0"/>
                <w:color w:val="auto"/>
                <w:sz w:val="20"/>
                <w:szCs w:val="20"/>
                <w:lang w:val="en-GB"/>
                <w:rPrChange w:id="8591" w:author="Alexandre Miguel Kaizeler Guedes Da Silva Afonso" w:date="2026-07-27T16:55:00Z" w16du:dateUtc="2026-07-27T15:55:00Z">
                  <w:rPr>
                    <w:rFonts w:ascii="Arial" w:hAnsi="Arial" w:cs="Arial"/>
                    <w:b w:val="0"/>
                    <w:bCs w:val="0"/>
                    <w:color w:val="auto"/>
                    <w:sz w:val="20"/>
                    <w:szCs w:val="20"/>
                  </w:rPr>
                </w:rPrChange>
              </w:rPr>
              <w:fldChar w:fldCharType="begin"/>
            </w:r>
            <w:r w:rsidR="00C37375" w:rsidRPr="00B475D4">
              <w:rPr>
                <w:rFonts w:ascii="Arial" w:hAnsi="Arial" w:cs="Arial"/>
                <w:sz w:val="20"/>
                <w:szCs w:val="20"/>
                <w:lang w:val="en-GB"/>
                <w:rPrChange w:id="8592" w:author="Alexandre Miguel Kaizeler Guedes Da Silva Afonso" w:date="2026-07-27T16:55:00Z" w16du:dateUtc="2026-07-27T15:55:00Z">
                  <w:rPr>
                    <w:rFonts w:ascii="Arial" w:hAnsi="Arial" w:cs="Arial"/>
                    <w:sz w:val="20"/>
                    <w:szCs w:val="20"/>
                  </w:rPr>
                </w:rPrChange>
              </w:rPr>
              <w:instrText xml:space="preserve"> ADDIN ZOTERO_ITEM CSL_CITATION {"citationID":"383MQdr7","properties":{"formattedCitation":"\\super 47\\nosupersub{}","plainCitation":"47","noteIndex":0},"citationItems":[{"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schema":"https://github.com/citation-style-language/schema/raw/master/csl-citation.json"} </w:instrText>
            </w:r>
            <w:r w:rsidR="00F213D5" w:rsidRPr="00B475D4">
              <w:rPr>
                <w:rFonts w:ascii="Arial" w:hAnsi="Arial" w:cs="Arial"/>
                <w:b w:val="0"/>
                <w:bCs w:val="0"/>
                <w:color w:val="auto"/>
                <w:sz w:val="20"/>
                <w:szCs w:val="20"/>
                <w:lang w:val="en-GB"/>
                <w:rPrChange w:id="8593" w:author="Alexandre Miguel Kaizeler Guedes Da Silva Afonso" w:date="2026-07-27T16:55:00Z" w16du:dateUtc="2026-07-27T15:55:00Z">
                  <w:rPr>
                    <w:rFonts w:ascii="Arial" w:hAnsi="Arial" w:cs="Arial"/>
                    <w:sz w:val="20"/>
                    <w:szCs w:val="20"/>
                  </w:rPr>
                </w:rPrChange>
              </w:rPr>
              <w:fldChar w:fldCharType="separate"/>
            </w:r>
            <w:r w:rsidR="005647F6" w:rsidRPr="00B475D4">
              <w:rPr>
                <w:rFonts w:ascii="Arial" w:hAnsi="Arial" w:cs="Arial"/>
                <w:kern w:val="0"/>
                <w:sz w:val="20"/>
                <w:vertAlign w:val="superscript"/>
                <w:lang w:val="en-GB"/>
                <w:rPrChange w:id="8594" w:author="Alexandre Miguel Kaizeler Guedes Da Silva Afonso" w:date="2026-07-27T16:55:00Z" w16du:dateUtc="2026-07-27T15:55:00Z">
                  <w:rPr>
                    <w:rFonts w:ascii="Arial" w:hAnsi="Arial" w:cs="Arial"/>
                    <w:kern w:val="0"/>
                    <w:sz w:val="20"/>
                    <w:vertAlign w:val="superscript"/>
                  </w:rPr>
                </w:rPrChange>
              </w:rPr>
              <w:t>47</w:t>
            </w:r>
            <w:r w:rsidR="00F213D5" w:rsidRPr="00B475D4">
              <w:rPr>
                <w:rFonts w:ascii="Arial" w:hAnsi="Arial" w:cs="Arial"/>
                <w:b w:val="0"/>
                <w:bCs w:val="0"/>
                <w:color w:val="auto"/>
                <w:sz w:val="20"/>
                <w:szCs w:val="20"/>
                <w:lang w:val="en-GB"/>
                <w:rPrChange w:id="8595" w:author="Alexandre Miguel Kaizeler Guedes Da Silva Afonso" w:date="2026-07-27T16:55:00Z" w16du:dateUtc="2026-07-27T15:55:00Z">
                  <w:rPr>
                    <w:rFonts w:ascii="Arial" w:hAnsi="Arial" w:cs="Arial"/>
                    <w:sz w:val="20"/>
                    <w:szCs w:val="20"/>
                  </w:rPr>
                </w:rPrChange>
              </w:rPr>
              <w:fldChar w:fldCharType="end"/>
            </w:r>
          </w:p>
        </w:tc>
        <w:tc>
          <w:tcPr>
            <w:tcW w:w="0" w:type="auto"/>
            <w:vAlign w:val="center"/>
          </w:tcPr>
          <w:p w14:paraId="5EF28F31" w14:textId="2BB7B2E4"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596"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97" w:author="Alexandre Miguel Kaizeler Guedes Da Silva Afonso" w:date="2026-07-27T16:55:00Z" w16du:dateUtc="2026-07-27T15:55:00Z">
                  <w:rPr>
                    <w:rFonts w:ascii="Arial" w:hAnsi="Arial" w:cs="Arial"/>
                    <w:sz w:val="20"/>
                    <w:szCs w:val="20"/>
                  </w:rPr>
                </w:rPrChange>
              </w:rPr>
              <w:t>FANCI</w:t>
            </w:r>
          </w:p>
        </w:tc>
        <w:tc>
          <w:tcPr>
            <w:tcW w:w="0" w:type="auto"/>
            <w:vAlign w:val="center"/>
          </w:tcPr>
          <w:p w14:paraId="1A6C3D98" w14:textId="764710F0"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598"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599" w:author="Alexandre Miguel Kaizeler Guedes Da Silva Afonso" w:date="2026-07-27T16:55:00Z" w16du:dateUtc="2026-07-27T15:55:00Z">
                  <w:rPr>
                    <w:rFonts w:ascii="Arial" w:hAnsi="Arial" w:cs="Arial"/>
                    <w:sz w:val="20"/>
                    <w:szCs w:val="20"/>
                  </w:rPr>
                </w:rPrChange>
              </w:rPr>
              <w:t>Oxidative, Hyperosmotic, Heat-shock and UV Irradiation</w:t>
            </w:r>
          </w:p>
        </w:tc>
        <w:tc>
          <w:tcPr>
            <w:tcW w:w="0" w:type="auto"/>
            <w:vAlign w:val="center"/>
          </w:tcPr>
          <w:p w14:paraId="4583AE2F" w14:textId="43AF30EF"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600"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01" w:author="Alexandre Miguel Kaizeler Guedes Da Silva Afonso" w:date="2026-07-27T16:55:00Z" w16du:dateUtc="2026-07-27T15:55:00Z">
                  <w:rPr>
                    <w:rFonts w:ascii="Arial" w:hAnsi="Arial" w:cs="Arial"/>
                    <w:sz w:val="20"/>
                    <w:szCs w:val="20"/>
                  </w:rPr>
                </w:rPrChange>
              </w:rPr>
              <w:t>G3BP</w:t>
            </w:r>
          </w:p>
        </w:tc>
        <w:tc>
          <w:tcPr>
            <w:tcW w:w="0" w:type="auto"/>
            <w:vAlign w:val="center"/>
          </w:tcPr>
          <w:p w14:paraId="67BE233A" w14:textId="79E43B83"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602"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03" w:author="Alexandre Miguel Kaizeler Guedes Da Silva Afonso" w:date="2026-07-27T16:55:00Z" w16du:dateUtc="2026-07-27T15:55:00Z">
                  <w:rPr>
                    <w:rFonts w:ascii="Arial" w:hAnsi="Arial" w:cs="Arial"/>
                    <w:sz w:val="20"/>
                    <w:szCs w:val="20"/>
                  </w:rPr>
                </w:rPrChange>
              </w:rPr>
              <w:t>HeLa</w:t>
            </w:r>
          </w:p>
        </w:tc>
        <w:tc>
          <w:tcPr>
            <w:tcW w:w="0" w:type="auto"/>
            <w:vAlign w:val="center"/>
          </w:tcPr>
          <w:p w14:paraId="045A6654" w14:textId="60B13371" w:rsidR="006C369D" w:rsidRPr="00B475D4"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604"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05" w:author="Alexandre Miguel Kaizeler Guedes Da Silva Afonso" w:date="2026-07-27T16:55:00Z" w16du:dateUtc="2026-07-27T15:55:00Z">
                  <w:rPr>
                    <w:rFonts w:ascii="Arial" w:hAnsi="Arial" w:cs="Arial"/>
                    <w:sz w:val="20"/>
                    <w:szCs w:val="20"/>
                  </w:rPr>
                </w:rPrChange>
              </w:rPr>
              <w:t>DHX9-eGFP and G3BP-mCherry</w:t>
            </w:r>
          </w:p>
        </w:tc>
        <w:tc>
          <w:tcPr>
            <w:tcW w:w="0" w:type="auto"/>
            <w:vAlign w:val="center"/>
          </w:tcPr>
          <w:p w14:paraId="1B145A77" w14:textId="7D32199C" w:rsidR="006C369D" w:rsidRPr="00B475D4" w:rsidRDefault="00D446A8"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606"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07" w:author="Alexandre Miguel Kaizeler Guedes Da Silva Afonso" w:date="2026-07-27T16:55:00Z" w16du:dateUtc="2026-07-27T15:55:00Z">
                  <w:rPr>
                    <w:rFonts w:ascii="Arial" w:hAnsi="Arial" w:cs="Arial"/>
                    <w:sz w:val="20"/>
                    <w:szCs w:val="20"/>
                  </w:rPr>
                </w:rPrChange>
              </w:rPr>
              <w:t>GSE218180</w:t>
            </w:r>
          </w:p>
        </w:tc>
      </w:tr>
      <w:tr w:rsidR="002411EC" w:rsidRPr="00B475D4" w14:paraId="2D9B3A9B" w14:textId="77777777" w:rsidTr="003A487E">
        <w:tc>
          <w:tcPr>
            <w:cnfStyle w:val="001000000000" w:firstRow="0" w:lastRow="0" w:firstColumn="1" w:lastColumn="0" w:oddVBand="0" w:evenVBand="0" w:oddHBand="0" w:evenHBand="0" w:firstRowFirstColumn="0" w:firstRowLastColumn="0" w:lastRowFirstColumn="0" w:lastRowLastColumn="0"/>
            <w:tcW w:w="0" w:type="auto"/>
            <w:vAlign w:val="center"/>
          </w:tcPr>
          <w:p w14:paraId="7159CFB1" w14:textId="397405D4" w:rsidR="006C369D" w:rsidRPr="00B475D4" w:rsidRDefault="00932E65" w:rsidP="00F77D97">
            <w:pPr>
              <w:jc w:val="center"/>
              <w:rPr>
                <w:rFonts w:ascii="Arial" w:hAnsi="Arial" w:cs="Arial"/>
                <w:sz w:val="20"/>
                <w:szCs w:val="20"/>
                <w:lang w:val="en-GB"/>
                <w:rPrChange w:id="8608"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09" w:author="Alexandre Miguel Kaizeler Guedes Da Silva Afonso" w:date="2026-07-27T16:55:00Z" w16du:dateUtc="2026-07-27T15:55:00Z">
                  <w:rPr>
                    <w:rFonts w:ascii="Arial" w:hAnsi="Arial" w:cs="Arial"/>
                    <w:sz w:val="20"/>
                    <w:szCs w:val="20"/>
                  </w:rPr>
                </w:rPrChange>
              </w:rPr>
              <w:t>P. Kudrin 2024</w:t>
            </w:r>
            <w:r w:rsidR="00F213D5" w:rsidRPr="00B475D4">
              <w:rPr>
                <w:rFonts w:ascii="Arial" w:hAnsi="Arial" w:cs="Arial"/>
                <w:b w:val="0"/>
                <w:bCs w:val="0"/>
                <w:color w:val="auto"/>
                <w:sz w:val="20"/>
                <w:szCs w:val="20"/>
                <w:lang w:val="en-GB"/>
                <w:rPrChange w:id="8610" w:author="Alexandre Miguel Kaizeler Guedes Da Silva Afonso" w:date="2026-07-27T16:55:00Z" w16du:dateUtc="2026-07-27T15:55:00Z">
                  <w:rPr>
                    <w:rFonts w:ascii="Arial" w:hAnsi="Arial" w:cs="Arial"/>
                    <w:b w:val="0"/>
                    <w:bCs w:val="0"/>
                    <w:color w:val="auto"/>
                    <w:sz w:val="20"/>
                    <w:szCs w:val="20"/>
                  </w:rPr>
                </w:rPrChange>
              </w:rPr>
              <w:fldChar w:fldCharType="begin"/>
            </w:r>
            <w:r w:rsidR="00C37375" w:rsidRPr="00B475D4">
              <w:rPr>
                <w:rFonts w:ascii="Arial" w:hAnsi="Arial" w:cs="Arial"/>
                <w:sz w:val="20"/>
                <w:szCs w:val="20"/>
                <w:lang w:val="en-GB"/>
                <w:rPrChange w:id="8611" w:author="Alexandre Miguel Kaizeler Guedes Da Silva Afonso" w:date="2026-07-27T16:55:00Z" w16du:dateUtc="2026-07-27T15:55:00Z">
                  <w:rPr>
                    <w:rFonts w:ascii="Arial" w:hAnsi="Arial" w:cs="Arial"/>
                    <w:sz w:val="20"/>
                    <w:szCs w:val="20"/>
                  </w:rPr>
                </w:rPrChange>
              </w:rPr>
              <w:instrText xml:space="preserve"> ADDIN ZOTERO_ITEM CSL_CITATION {"citationID":"9OWS3cMr","properties":{"formattedCitation":"\\super 44\\nosupersub{}","plainCitation":"44","noteIndex":0},"citationItems":[{"id":"jCcWpdK2/hGsg69dw","uris":["http://zotero.org/users/local/1p9EH8ax/items/38B6FF2B"],"itemData":{"id":"ixGPuM3I/0qXQo668","type":"article-journal","abstract":"Abstract\n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Vang"}],"issued":{"date-parts":[["2024",2,27]]}}}],"schema":"https://github.com/citation-style-language/schema/raw/master/csl-citation.json"} </w:instrText>
            </w:r>
            <w:r w:rsidR="00F213D5" w:rsidRPr="00B475D4">
              <w:rPr>
                <w:rFonts w:ascii="Arial" w:hAnsi="Arial" w:cs="Arial"/>
                <w:b w:val="0"/>
                <w:bCs w:val="0"/>
                <w:color w:val="auto"/>
                <w:sz w:val="20"/>
                <w:szCs w:val="20"/>
                <w:lang w:val="en-GB"/>
                <w:rPrChange w:id="8612" w:author="Alexandre Miguel Kaizeler Guedes Da Silva Afonso" w:date="2026-07-27T16:55:00Z" w16du:dateUtc="2026-07-27T15:55:00Z">
                  <w:rPr>
                    <w:rFonts w:ascii="Arial" w:hAnsi="Arial" w:cs="Arial"/>
                    <w:sz w:val="20"/>
                    <w:szCs w:val="20"/>
                  </w:rPr>
                </w:rPrChange>
              </w:rPr>
              <w:fldChar w:fldCharType="separate"/>
            </w:r>
            <w:r w:rsidR="005647F6" w:rsidRPr="00B475D4">
              <w:rPr>
                <w:rFonts w:ascii="Arial" w:hAnsi="Arial" w:cs="Arial"/>
                <w:kern w:val="0"/>
                <w:sz w:val="20"/>
                <w:vertAlign w:val="superscript"/>
                <w:lang w:val="en-GB"/>
                <w:rPrChange w:id="8613" w:author="Alexandre Miguel Kaizeler Guedes Da Silva Afonso" w:date="2026-07-27T16:55:00Z" w16du:dateUtc="2026-07-27T15:55:00Z">
                  <w:rPr>
                    <w:rFonts w:ascii="Arial" w:hAnsi="Arial" w:cs="Arial"/>
                    <w:kern w:val="0"/>
                    <w:sz w:val="20"/>
                    <w:vertAlign w:val="superscript"/>
                  </w:rPr>
                </w:rPrChange>
              </w:rPr>
              <w:t>44</w:t>
            </w:r>
            <w:r w:rsidR="00F213D5" w:rsidRPr="00B475D4">
              <w:rPr>
                <w:rFonts w:ascii="Arial" w:hAnsi="Arial" w:cs="Arial"/>
                <w:b w:val="0"/>
                <w:bCs w:val="0"/>
                <w:color w:val="auto"/>
                <w:sz w:val="20"/>
                <w:szCs w:val="20"/>
                <w:lang w:val="en-GB"/>
                <w:rPrChange w:id="8614" w:author="Alexandre Miguel Kaizeler Guedes Da Silva Afonso" w:date="2026-07-27T16:55:00Z" w16du:dateUtc="2026-07-27T15:55:00Z">
                  <w:rPr>
                    <w:rFonts w:ascii="Arial" w:hAnsi="Arial" w:cs="Arial"/>
                    <w:sz w:val="20"/>
                    <w:szCs w:val="20"/>
                  </w:rPr>
                </w:rPrChange>
              </w:rPr>
              <w:fldChar w:fldCharType="end"/>
            </w:r>
          </w:p>
        </w:tc>
        <w:tc>
          <w:tcPr>
            <w:tcW w:w="0" w:type="auto"/>
            <w:vAlign w:val="center"/>
          </w:tcPr>
          <w:p w14:paraId="1D81BA68" w14:textId="33F0B962"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615"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16" w:author="Alexandre Miguel Kaizeler Guedes Da Silva Afonso" w:date="2026-07-27T16:55:00Z" w16du:dateUtc="2026-07-27T15:55:00Z">
                  <w:rPr>
                    <w:rFonts w:ascii="Arial" w:hAnsi="Arial" w:cs="Arial"/>
                    <w:sz w:val="20"/>
                    <w:szCs w:val="20"/>
                  </w:rPr>
                </w:rPrChange>
              </w:rPr>
              <w:t>DC</w:t>
            </w:r>
          </w:p>
        </w:tc>
        <w:tc>
          <w:tcPr>
            <w:tcW w:w="0" w:type="auto"/>
            <w:vAlign w:val="center"/>
          </w:tcPr>
          <w:p w14:paraId="14D8DA10" w14:textId="1562FAA6"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617"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18" w:author="Alexandre Miguel Kaizeler Guedes Da Silva Afonso" w:date="2026-07-27T16:55:00Z" w16du:dateUtc="2026-07-27T15:55:00Z">
                  <w:rPr>
                    <w:rFonts w:ascii="Arial" w:hAnsi="Arial" w:cs="Arial"/>
                    <w:sz w:val="20"/>
                    <w:szCs w:val="20"/>
                  </w:rPr>
                </w:rPrChange>
              </w:rPr>
              <w:t>Oxidative</w:t>
            </w:r>
          </w:p>
        </w:tc>
        <w:tc>
          <w:tcPr>
            <w:tcW w:w="0" w:type="auto"/>
            <w:vAlign w:val="center"/>
          </w:tcPr>
          <w:p w14:paraId="5E3246B7" w14:textId="3D0788BF"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619"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20" w:author="Alexandre Miguel Kaizeler Guedes Da Silva Afonso" w:date="2026-07-27T16:55:00Z" w16du:dateUtc="2026-07-27T15:55:00Z">
                  <w:rPr>
                    <w:rFonts w:ascii="Arial" w:hAnsi="Arial" w:cs="Arial"/>
                    <w:sz w:val="20"/>
                    <w:szCs w:val="20"/>
                  </w:rPr>
                </w:rPrChange>
              </w:rPr>
              <w:t>G3BP</w:t>
            </w:r>
          </w:p>
        </w:tc>
        <w:tc>
          <w:tcPr>
            <w:tcW w:w="0" w:type="auto"/>
            <w:vAlign w:val="center"/>
          </w:tcPr>
          <w:p w14:paraId="49CFCF71" w14:textId="6450F222"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621"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22" w:author="Alexandre Miguel Kaizeler Guedes Da Silva Afonso" w:date="2026-07-27T16:55:00Z" w16du:dateUtc="2026-07-27T15:55:00Z">
                  <w:rPr>
                    <w:rFonts w:ascii="Arial" w:hAnsi="Arial" w:cs="Arial"/>
                    <w:sz w:val="20"/>
                    <w:szCs w:val="20"/>
                  </w:rPr>
                </w:rPrChange>
              </w:rPr>
              <w:t>HeLa</w:t>
            </w:r>
          </w:p>
        </w:tc>
        <w:tc>
          <w:tcPr>
            <w:tcW w:w="0" w:type="auto"/>
            <w:vAlign w:val="center"/>
          </w:tcPr>
          <w:p w14:paraId="445610A5" w14:textId="58C1F0D7" w:rsidR="006C369D" w:rsidRPr="00B475D4"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623"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24" w:author="Alexandre Miguel Kaizeler Guedes Da Silva Afonso" w:date="2026-07-27T16:55:00Z" w16du:dateUtc="2026-07-27T15:55:00Z">
                  <w:rPr>
                    <w:rFonts w:ascii="Arial" w:hAnsi="Arial" w:cs="Arial"/>
                    <w:sz w:val="20"/>
                    <w:szCs w:val="20"/>
                  </w:rPr>
                </w:rPrChange>
              </w:rPr>
              <w:t>Wild-Type and NAT10 KO</w:t>
            </w:r>
          </w:p>
        </w:tc>
        <w:tc>
          <w:tcPr>
            <w:tcW w:w="0" w:type="auto"/>
            <w:vAlign w:val="center"/>
          </w:tcPr>
          <w:p w14:paraId="34C967AD" w14:textId="07FA90BC" w:rsidR="006C369D" w:rsidRPr="00B475D4" w:rsidRDefault="00D446A8"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625"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26" w:author="Alexandre Miguel Kaizeler Guedes Da Silva Afonso" w:date="2026-07-27T16:55:00Z" w16du:dateUtc="2026-07-27T15:55:00Z">
                  <w:rPr>
                    <w:rFonts w:ascii="Arial" w:hAnsi="Arial" w:cs="Arial"/>
                    <w:sz w:val="20"/>
                    <w:szCs w:val="20"/>
                  </w:rPr>
                </w:rPrChange>
              </w:rPr>
              <w:t>GSE212380</w:t>
            </w:r>
          </w:p>
        </w:tc>
      </w:tr>
      <w:tr w:rsidR="002411EC" w:rsidRPr="00B475D4" w14:paraId="5B1E015A" w14:textId="77777777" w:rsidTr="003A4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7240F38" w14:textId="5320ACA3" w:rsidR="006C369D" w:rsidRPr="00B475D4" w:rsidRDefault="00932E65" w:rsidP="00F77D97">
            <w:pPr>
              <w:jc w:val="center"/>
              <w:rPr>
                <w:rFonts w:ascii="Arial" w:hAnsi="Arial" w:cs="Arial"/>
                <w:sz w:val="20"/>
                <w:szCs w:val="20"/>
                <w:lang w:val="en-GB"/>
                <w:rPrChange w:id="8627"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28" w:author="Alexandre Miguel Kaizeler Guedes Da Silva Afonso" w:date="2026-07-27T16:55:00Z" w16du:dateUtc="2026-07-27T15:55:00Z">
                  <w:rPr>
                    <w:rFonts w:ascii="Arial" w:hAnsi="Arial" w:cs="Arial"/>
                    <w:sz w:val="20"/>
                    <w:szCs w:val="20"/>
                  </w:rPr>
                </w:rPrChange>
              </w:rPr>
              <w:t>G. Di Timoteo</w:t>
            </w:r>
            <w:r w:rsidR="00786F61" w:rsidRPr="00B475D4">
              <w:rPr>
                <w:rFonts w:ascii="Arial" w:hAnsi="Arial" w:cs="Arial"/>
                <w:sz w:val="20"/>
                <w:szCs w:val="20"/>
                <w:lang w:val="en-GB"/>
                <w:rPrChange w:id="8629" w:author="Alexandre Miguel Kaizeler Guedes Da Silva Afonso" w:date="2026-07-27T16:55:00Z" w16du:dateUtc="2026-07-27T15:55:00Z">
                  <w:rPr>
                    <w:rFonts w:ascii="Arial" w:hAnsi="Arial" w:cs="Arial"/>
                    <w:sz w:val="20"/>
                    <w:szCs w:val="20"/>
                  </w:rPr>
                </w:rPrChange>
              </w:rPr>
              <w:t xml:space="preserve"> 2024</w:t>
            </w:r>
            <w:r w:rsidR="00F213D5" w:rsidRPr="00B475D4">
              <w:rPr>
                <w:rFonts w:ascii="Arial" w:hAnsi="Arial" w:cs="Arial"/>
                <w:b w:val="0"/>
                <w:bCs w:val="0"/>
                <w:color w:val="auto"/>
                <w:sz w:val="20"/>
                <w:szCs w:val="20"/>
                <w:lang w:val="en-GB"/>
                <w:rPrChange w:id="8630" w:author="Alexandre Miguel Kaizeler Guedes Da Silva Afonso" w:date="2026-07-27T16:55:00Z" w16du:dateUtc="2026-07-27T15:55:00Z">
                  <w:rPr>
                    <w:rFonts w:ascii="Arial" w:hAnsi="Arial" w:cs="Arial"/>
                    <w:b w:val="0"/>
                    <w:bCs w:val="0"/>
                    <w:color w:val="auto"/>
                    <w:sz w:val="20"/>
                    <w:szCs w:val="20"/>
                  </w:rPr>
                </w:rPrChange>
              </w:rPr>
              <w:fldChar w:fldCharType="begin"/>
            </w:r>
            <w:r w:rsidR="00C37375" w:rsidRPr="00B475D4">
              <w:rPr>
                <w:rFonts w:ascii="Arial" w:hAnsi="Arial" w:cs="Arial"/>
                <w:sz w:val="20"/>
                <w:szCs w:val="20"/>
                <w:lang w:val="en-GB"/>
                <w:rPrChange w:id="8631" w:author="Alexandre Miguel Kaizeler Guedes Da Silva Afonso" w:date="2026-07-27T16:55:00Z" w16du:dateUtc="2026-07-27T15:55:00Z">
                  <w:rPr>
                    <w:rFonts w:ascii="Arial" w:hAnsi="Arial" w:cs="Arial"/>
                    <w:sz w:val="20"/>
                    <w:szCs w:val="20"/>
                  </w:rPr>
                </w:rPrChange>
              </w:rPr>
              <w:instrText xml:space="preserve"> ADDIN ZOTERO_ITEM CSL_CITATION {"citationID":"es3DzLzf","properties":{"formattedCitation":"\\super 43\\nosupersub{}","plainCitation":"43","noteIndex":0},"citationItems":[{"id":"jCcWpdK2/C0wTAcgH","uris":["http://zotero.org/users/local/1p9EH8ax/items/ZR7U6BKW"],"itemData":{"id":"ixGPuM3I/ZodY6EnC","type":"article-journal","abstract":"Abstract\n            \n              Amyotrophic lateral sclerosis (ALS) is a progressive neurodegenerative disease due to gradual motoneurons (MN) degeneration. Among the processes associated to ALS pathogenesis, there is the formation of cytoplasmic inclusions produced by aggregation of mutant proteins, among which the RNA binding protein FUS. Here we show that, in neuronal cells and in iPSC-derived MN expressing mutant FUS, such inclusions are significantly reduced in number and dissolve faster when the RNA m\n              6\n              A content is diminished. Interestingly, stress granules formed in ALS conditions showed a distinctive transcriptome with respect to control cells, which reverted to similar to control after m\n              6\n              A downregulation. Notably, cells expressing mutant FUS were characterized by higher m\n              6\n              A levels suggesting a possible link between m\n              6\n              A homeostasis and pathological aggregates. Finally, we show that FUS inclusions are reduced also in patient-derived fibroblasts treated with STM-2457, an inhibitor of METTL3 activity, paving the way for its possible use for counteracting aggregate formation in ALS.","container-title":"Nature Communications","DOI":"10.1038/s41467-024-49416-5","ISSN":"2041-1723","issue":"1","journalAbbreviation":"Nat Commun","language":"en","page":"5033","source":"DOI.org (Crossref)","title":"M6A reduction relieves FUS-associated ALS granules","volume":"15","author":[{"family":"Di Timoteo","given":"Gaia"},{"family":"Giuliani","given":"Andrea"},{"family":"Setti","given":"Adriano"},{"family":"Biagi","given":"Martina C."},{"family":"Lisi","given":"Michela"},{"family":"Santini","given":"Tiziana"},{"family":"Grandioso","given":"Alessia"},{"family":"Mariani","given":"Davide"},{"family":"Castagnetti","given":"Francesco"},{"family":"Perego","given":"Eleonora"},{"family":"Zappone","given":"Sabrina"},{"family":"Lattante","given":"Serena"},{"family":"Sabatelli","given":"Mario"},{"family":"Rotili","given":"Dante"},{"family":"Vicidomini","given":"Giuseppe"},{"family":"Bozzoni","given":"Irene"}],"issued":{"date-parts":[["2024",6,12]]}}}],"schema":"https://github.com/citation-style-language/schema/raw/master/csl-citation.json"} </w:instrText>
            </w:r>
            <w:r w:rsidR="00F213D5" w:rsidRPr="00B475D4">
              <w:rPr>
                <w:rFonts w:ascii="Arial" w:hAnsi="Arial" w:cs="Arial"/>
                <w:b w:val="0"/>
                <w:bCs w:val="0"/>
                <w:color w:val="auto"/>
                <w:sz w:val="20"/>
                <w:szCs w:val="20"/>
                <w:lang w:val="en-GB"/>
                <w:rPrChange w:id="8632" w:author="Alexandre Miguel Kaizeler Guedes Da Silva Afonso" w:date="2026-07-27T16:55:00Z" w16du:dateUtc="2026-07-27T15:55:00Z">
                  <w:rPr>
                    <w:rFonts w:ascii="Arial" w:hAnsi="Arial" w:cs="Arial"/>
                    <w:sz w:val="20"/>
                    <w:szCs w:val="20"/>
                  </w:rPr>
                </w:rPrChange>
              </w:rPr>
              <w:fldChar w:fldCharType="separate"/>
            </w:r>
            <w:r w:rsidR="005647F6" w:rsidRPr="00B475D4">
              <w:rPr>
                <w:rFonts w:ascii="Arial" w:hAnsi="Arial" w:cs="Arial"/>
                <w:kern w:val="0"/>
                <w:sz w:val="20"/>
                <w:vertAlign w:val="superscript"/>
                <w:lang w:val="en-GB"/>
                <w:rPrChange w:id="8633" w:author="Alexandre Miguel Kaizeler Guedes Da Silva Afonso" w:date="2026-07-27T16:55:00Z" w16du:dateUtc="2026-07-27T15:55:00Z">
                  <w:rPr>
                    <w:rFonts w:ascii="Arial" w:hAnsi="Arial" w:cs="Arial"/>
                    <w:kern w:val="0"/>
                    <w:sz w:val="20"/>
                    <w:vertAlign w:val="superscript"/>
                  </w:rPr>
                </w:rPrChange>
              </w:rPr>
              <w:t>43</w:t>
            </w:r>
            <w:r w:rsidR="00F213D5" w:rsidRPr="00B475D4">
              <w:rPr>
                <w:rFonts w:ascii="Arial" w:hAnsi="Arial" w:cs="Arial"/>
                <w:b w:val="0"/>
                <w:bCs w:val="0"/>
                <w:color w:val="auto"/>
                <w:sz w:val="20"/>
                <w:szCs w:val="20"/>
                <w:lang w:val="en-GB"/>
                <w:rPrChange w:id="8634" w:author="Alexandre Miguel Kaizeler Guedes Da Silva Afonso" w:date="2026-07-27T16:55:00Z" w16du:dateUtc="2026-07-27T15:55:00Z">
                  <w:rPr>
                    <w:rFonts w:ascii="Arial" w:hAnsi="Arial" w:cs="Arial"/>
                    <w:sz w:val="20"/>
                    <w:szCs w:val="20"/>
                  </w:rPr>
                </w:rPrChange>
              </w:rPr>
              <w:fldChar w:fldCharType="end"/>
            </w:r>
          </w:p>
        </w:tc>
        <w:tc>
          <w:tcPr>
            <w:tcW w:w="0" w:type="auto"/>
            <w:vAlign w:val="center"/>
          </w:tcPr>
          <w:p w14:paraId="7D68B90C" w14:textId="0FBAA15E"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635"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36" w:author="Alexandre Miguel Kaizeler Guedes Da Silva Afonso" w:date="2026-07-27T16:55:00Z" w16du:dateUtc="2026-07-27T15:55:00Z">
                  <w:rPr>
                    <w:rFonts w:ascii="Arial" w:hAnsi="Arial" w:cs="Arial"/>
                    <w:sz w:val="20"/>
                    <w:szCs w:val="20"/>
                  </w:rPr>
                </w:rPrChange>
              </w:rPr>
              <w:t>DC</w:t>
            </w:r>
          </w:p>
        </w:tc>
        <w:tc>
          <w:tcPr>
            <w:tcW w:w="0" w:type="auto"/>
            <w:vAlign w:val="center"/>
          </w:tcPr>
          <w:p w14:paraId="358FFC2B" w14:textId="2B615DB9"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637"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38" w:author="Alexandre Miguel Kaizeler Guedes Da Silva Afonso" w:date="2026-07-27T16:55:00Z" w16du:dateUtc="2026-07-27T15:55:00Z">
                  <w:rPr>
                    <w:rFonts w:ascii="Arial" w:hAnsi="Arial" w:cs="Arial"/>
                    <w:sz w:val="20"/>
                    <w:szCs w:val="20"/>
                  </w:rPr>
                </w:rPrChange>
              </w:rPr>
              <w:t>Oxidative</w:t>
            </w:r>
          </w:p>
        </w:tc>
        <w:tc>
          <w:tcPr>
            <w:tcW w:w="0" w:type="auto"/>
            <w:vAlign w:val="center"/>
          </w:tcPr>
          <w:p w14:paraId="6FC9CC5E" w14:textId="76ADF5BB"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639"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40" w:author="Alexandre Miguel Kaizeler Guedes Da Silva Afonso" w:date="2026-07-27T16:55:00Z" w16du:dateUtc="2026-07-27T15:55:00Z">
                  <w:rPr>
                    <w:rFonts w:ascii="Arial" w:hAnsi="Arial" w:cs="Arial"/>
                    <w:sz w:val="20"/>
                    <w:szCs w:val="20"/>
                  </w:rPr>
                </w:rPrChange>
              </w:rPr>
              <w:t>G3BP</w:t>
            </w:r>
          </w:p>
        </w:tc>
        <w:tc>
          <w:tcPr>
            <w:tcW w:w="0" w:type="auto"/>
            <w:vAlign w:val="center"/>
          </w:tcPr>
          <w:p w14:paraId="2BB22EAE" w14:textId="30358A39" w:rsidR="006C369D" w:rsidRPr="00B475D4" w:rsidRDefault="00496CC3"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641"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42" w:author="Alexandre Miguel Kaizeler Guedes Da Silva Afonso" w:date="2026-07-27T16:55:00Z" w16du:dateUtc="2026-07-27T15:55:00Z">
                  <w:rPr>
                    <w:rFonts w:ascii="Arial" w:hAnsi="Arial" w:cs="Arial"/>
                    <w:sz w:val="20"/>
                    <w:szCs w:val="20"/>
                  </w:rPr>
                </w:rPrChange>
              </w:rPr>
              <w:t>SK-N-BE</w:t>
            </w:r>
          </w:p>
        </w:tc>
        <w:tc>
          <w:tcPr>
            <w:tcW w:w="0" w:type="auto"/>
            <w:vAlign w:val="center"/>
          </w:tcPr>
          <w:p w14:paraId="6DB59EDA" w14:textId="46520BCB" w:rsidR="006C369D" w:rsidRPr="00B475D4" w:rsidRDefault="0000785B"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643"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44" w:author="Alexandre Miguel Kaizeler Guedes Da Silva Afonso" w:date="2026-07-27T16:55:00Z" w16du:dateUtc="2026-07-27T15:55:00Z">
                  <w:rPr>
                    <w:rFonts w:ascii="Arial" w:hAnsi="Arial" w:cs="Arial"/>
                    <w:sz w:val="20"/>
                    <w:szCs w:val="20"/>
                  </w:rPr>
                </w:rPrChange>
              </w:rPr>
              <w:t>Wild-Type, METTL3 KD, and FUS-P525L</w:t>
            </w:r>
          </w:p>
        </w:tc>
        <w:tc>
          <w:tcPr>
            <w:tcW w:w="0" w:type="auto"/>
            <w:vAlign w:val="center"/>
          </w:tcPr>
          <w:p w14:paraId="6B9C02A2" w14:textId="0C43DB59" w:rsidR="006C369D" w:rsidRPr="00B475D4" w:rsidRDefault="00D446A8" w:rsidP="00F77D9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GB"/>
                <w:rPrChange w:id="8645"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46" w:author="Alexandre Miguel Kaizeler Guedes Da Silva Afonso" w:date="2026-07-27T16:55:00Z" w16du:dateUtc="2026-07-27T15:55:00Z">
                  <w:rPr>
                    <w:rFonts w:ascii="Arial" w:hAnsi="Arial" w:cs="Arial"/>
                    <w:sz w:val="20"/>
                    <w:szCs w:val="20"/>
                  </w:rPr>
                </w:rPrChange>
              </w:rPr>
              <w:t>GSE242766</w:t>
            </w:r>
          </w:p>
        </w:tc>
      </w:tr>
      <w:tr w:rsidR="002411EC" w:rsidRPr="00B475D4" w14:paraId="492E8258" w14:textId="77777777" w:rsidTr="003A487E">
        <w:tc>
          <w:tcPr>
            <w:cnfStyle w:val="001000000000" w:firstRow="0" w:lastRow="0" w:firstColumn="1" w:lastColumn="0" w:oddVBand="0" w:evenVBand="0" w:oddHBand="0" w:evenHBand="0" w:firstRowFirstColumn="0" w:firstRowLastColumn="0" w:lastRowFirstColumn="0" w:lastRowLastColumn="0"/>
            <w:tcW w:w="0" w:type="auto"/>
            <w:vAlign w:val="center"/>
          </w:tcPr>
          <w:p w14:paraId="2926C751" w14:textId="4CFDE987" w:rsidR="006C369D" w:rsidRPr="00B475D4" w:rsidRDefault="00932E65" w:rsidP="00F77D97">
            <w:pPr>
              <w:jc w:val="center"/>
              <w:rPr>
                <w:rFonts w:ascii="Arial" w:hAnsi="Arial" w:cs="Arial"/>
                <w:sz w:val="20"/>
                <w:szCs w:val="20"/>
                <w:lang w:val="en-GB"/>
                <w:rPrChange w:id="8647"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48" w:author="Alexandre Miguel Kaizeler Guedes Da Silva Afonso" w:date="2026-07-27T16:55:00Z" w16du:dateUtc="2026-07-27T15:55:00Z">
                  <w:rPr>
                    <w:rFonts w:ascii="Arial" w:hAnsi="Arial" w:cs="Arial"/>
                    <w:sz w:val="20"/>
                    <w:szCs w:val="20"/>
                  </w:rPr>
                </w:rPrChange>
              </w:rPr>
              <w:t>S. Rajachandran</w:t>
            </w:r>
            <w:r w:rsidR="00786F61" w:rsidRPr="00B475D4">
              <w:rPr>
                <w:rFonts w:ascii="Arial" w:hAnsi="Arial" w:cs="Arial"/>
                <w:sz w:val="20"/>
                <w:szCs w:val="20"/>
                <w:lang w:val="en-GB"/>
                <w:rPrChange w:id="8649" w:author="Alexandre Miguel Kaizeler Guedes Da Silva Afonso" w:date="2026-07-27T16:55:00Z" w16du:dateUtc="2026-07-27T15:55:00Z">
                  <w:rPr>
                    <w:rFonts w:ascii="Arial" w:hAnsi="Arial" w:cs="Arial"/>
                    <w:sz w:val="20"/>
                    <w:szCs w:val="20"/>
                  </w:rPr>
                </w:rPrChange>
              </w:rPr>
              <w:t xml:space="preserve"> 2024</w:t>
            </w:r>
            <w:r w:rsidR="00F213D5" w:rsidRPr="00B475D4">
              <w:rPr>
                <w:rFonts w:ascii="Arial" w:hAnsi="Arial" w:cs="Arial"/>
                <w:b w:val="0"/>
                <w:bCs w:val="0"/>
                <w:color w:val="auto"/>
                <w:sz w:val="20"/>
                <w:szCs w:val="20"/>
                <w:lang w:val="en-GB"/>
                <w:rPrChange w:id="8650" w:author="Alexandre Miguel Kaizeler Guedes Da Silva Afonso" w:date="2026-07-27T16:55:00Z" w16du:dateUtc="2026-07-27T15:55:00Z">
                  <w:rPr>
                    <w:rFonts w:ascii="Arial" w:hAnsi="Arial" w:cs="Arial"/>
                    <w:b w:val="0"/>
                    <w:bCs w:val="0"/>
                    <w:color w:val="auto"/>
                    <w:sz w:val="20"/>
                    <w:szCs w:val="20"/>
                  </w:rPr>
                </w:rPrChange>
              </w:rPr>
              <w:fldChar w:fldCharType="begin"/>
            </w:r>
            <w:r w:rsidR="0017139D" w:rsidRPr="00B475D4">
              <w:rPr>
                <w:rFonts w:ascii="Arial" w:hAnsi="Arial" w:cs="Arial"/>
                <w:sz w:val="20"/>
                <w:szCs w:val="20"/>
                <w:lang w:val="en-GB"/>
                <w:rPrChange w:id="8651" w:author="Alexandre Miguel Kaizeler Guedes Da Silva Afonso" w:date="2026-07-27T16:55:00Z" w16du:dateUtc="2026-07-27T15:55:00Z">
                  <w:rPr>
                    <w:rFonts w:ascii="Arial" w:hAnsi="Arial" w:cs="Arial"/>
                    <w:sz w:val="20"/>
                    <w:szCs w:val="20"/>
                  </w:rPr>
                </w:rPrChange>
              </w:rPr>
              <w:instrText xml:space="preserve"> ADDIN ZOTERO_ITEM CSL_CITATION {"citationID":"qaLXBtBS","properties":{"unsorted":false,"formattedCitation":"\\super 52\\nosupersub{}","plainCitation":"52","noteIndex":0},"citationItems":[{"id":902,"uris":["http://zotero.org/users/local/q86rvdj2/items/VDPQSALM"],"itemData":{"id":902,"type":"article-journal","abstract":"The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00F213D5" w:rsidRPr="00B475D4">
              <w:rPr>
                <w:rFonts w:ascii="Arial" w:hAnsi="Arial" w:cs="Arial"/>
                <w:b w:val="0"/>
                <w:bCs w:val="0"/>
                <w:color w:val="auto"/>
                <w:sz w:val="20"/>
                <w:szCs w:val="20"/>
                <w:lang w:val="en-GB"/>
                <w:rPrChange w:id="8652" w:author="Alexandre Miguel Kaizeler Guedes Da Silva Afonso" w:date="2026-07-27T16:55:00Z" w16du:dateUtc="2026-07-27T15:55:00Z">
                  <w:rPr>
                    <w:rFonts w:ascii="Arial" w:hAnsi="Arial" w:cs="Arial"/>
                    <w:sz w:val="20"/>
                    <w:szCs w:val="20"/>
                  </w:rPr>
                </w:rPrChange>
              </w:rPr>
              <w:fldChar w:fldCharType="separate"/>
            </w:r>
            <w:r w:rsidR="0017139D" w:rsidRPr="00B475D4">
              <w:rPr>
                <w:rFonts w:ascii="Arial" w:hAnsi="Arial" w:cs="Arial"/>
                <w:kern w:val="0"/>
                <w:sz w:val="20"/>
                <w:vertAlign w:val="superscript"/>
                <w:lang w:val="en-GB"/>
                <w:rPrChange w:id="8653" w:author="Alexandre Miguel Kaizeler Guedes Da Silva Afonso" w:date="2026-07-27T16:55:00Z" w16du:dateUtc="2026-07-27T15:55:00Z">
                  <w:rPr>
                    <w:rFonts w:ascii="Arial" w:hAnsi="Arial" w:cs="Arial"/>
                    <w:kern w:val="0"/>
                    <w:sz w:val="20"/>
                    <w:vertAlign w:val="superscript"/>
                  </w:rPr>
                </w:rPrChange>
              </w:rPr>
              <w:t>52</w:t>
            </w:r>
            <w:r w:rsidR="00F213D5" w:rsidRPr="00B475D4">
              <w:rPr>
                <w:rFonts w:ascii="Arial" w:hAnsi="Arial" w:cs="Arial"/>
                <w:b w:val="0"/>
                <w:bCs w:val="0"/>
                <w:color w:val="auto"/>
                <w:sz w:val="20"/>
                <w:szCs w:val="20"/>
                <w:lang w:val="en-GB"/>
                <w:rPrChange w:id="8654" w:author="Alexandre Miguel Kaizeler Guedes Da Silva Afonso" w:date="2026-07-27T16:55:00Z" w16du:dateUtc="2026-07-27T15:55:00Z">
                  <w:rPr>
                    <w:rFonts w:ascii="Arial" w:hAnsi="Arial" w:cs="Arial"/>
                    <w:sz w:val="20"/>
                    <w:szCs w:val="20"/>
                  </w:rPr>
                </w:rPrChange>
              </w:rPr>
              <w:fldChar w:fldCharType="end"/>
            </w:r>
          </w:p>
        </w:tc>
        <w:tc>
          <w:tcPr>
            <w:tcW w:w="0" w:type="auto"/>
            <w:vAlign w:val="center"/>
          </w:tcPr>
          <w:p w14:paraId="4FB93E4C" w14:textId="103DF724"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655"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56" w:author="Alexandre Miguel Kaizeler Guedes Da Silva Afonso" w:date="2026-07-27T16:55:00Z" w16du:dateUtc="2026-07-27T15:55:00Z">
                  <w:rPr>
                    <w:rFonts w:ascii="Arial" w:hAnsi="Arial" w:cs="Arial"/>
                    <w:sz w:val="20"/>
                    <w:szCs w:val="20"/>
                  </w:rPr>
                </w:rPrChange>
              </w:rPr>
              <w:t>PHOTON</w:t>
            </w:r>
          </w:p>
        </w:tc>
        <w:tc>
          <w:tcPr>
            <w:tcW w:w="0" w:type="auto"/>
            <w:vAlign w:val="center"/>
          </w:tcPr>
          <w:p w14:paraId="1097DB94" w14:textId="0948909D"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657"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58" w:author="Alexandre Miguel Kaizeler Guedes Da Silva Afonso" w:date="2026-07-27T16:55:00Z" w16du:dateUtc="2026-07-27T15:55:00Z">
                  <w:rPr>
                    <w:rFonts w:ascii="Arial" w:hAnsi="Arial" w:cs="Arial"/>
                    <w:sz w:val="20"/>
                    <w:szCs w:val="20"/>
                  </w:rPr>
                </w:rPrChange>
              </w:rPr>
              <w:t>Oxidative</w:t>
            </w:r>
          </w:p>
        </w:tc>
        <w:tc>
          <w:tcPr>
            <w:tcW w:w="0" w:type="auto"/>
            <w:vAlign w:val="center"/>
          </w:tcPr>
          <w:p w14:paraId="2CCF7ACF" w14:textId="6DF3383A"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659"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60" w:author="Alexandre Miguel Kaizeler Guedes Da Silva Afonso" w:date="2026-07-27T16:55:00Z" w16du:dateUtc="2026-07-27T15:55:00Z">
                  <w:rPr>
                    <w:rFonts w:ascii="Arial" w:hAnsi="Arial" w:cs="Arial"/>
                    <w:sz w:val="20"/>
                    <w:szCs w:val="20"/>
                  </w:rPr>
                </w:rPrChange>
              </w:rPr>
              <w:t>eIF3eta</w:t>
            </w:r>
          </w:p>
        </w:tc>
        <w:tc>
          <w:tcPr>
            <w:tcW w:w="0" w:type="auto"/>
            <w:vAlign w:val="center"/>
          </w:tcPr>
          <w:p w14:paraId="2EA719F6" w14:textId="21191CE6" w:rsidR="006C369D" w:rsidRPr="00B475D4" w:rsidRDefault="00496CC3"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661"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62" w:author="Alexandre Miguel Kaizeler Guedes Da Silva Afonso" w:date="2026-07-27T16:55:00Z" w16du:dateUtc="2026-07-27T15:55:00Z">
                  <w:rPr>
                    <w:rFonts w:ascii="Arial" w:hAnsi="Arial" w:cs="Arial"/>
                    <w:sz w:val="20"/>
                    <w:szCs w:val="20"/>
                  </w:rPr>
                </w:rPrChange>
              </w:rPr>
              <w:t>HeLa</w:t>
            </w:r>
          </w:p>
        </w:tc>
        <w:tc>
          <w:tcPr>
            <w:tcW w:w="0" w:type="auto"/>
            <w:vAlign w:val="center"/>
          </w:tcPr>
          <w:p w14:paraId="5B9BC623" w14:textId="5ABE7738" w:rsidR="006C369D" w:rsidRPr="00B475D4" w:rsidRDefault="0000785B"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663"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64" w:author="Alexandre Miguel Kaizeler Guedes Da Silva Afonso" w:date="2026-07-27T16:55:00Z" w16du:dateUtc="2026-07-27T15:55:00Z">
                  <w:rPr>
                    <w:rFonts w:ascii="Arial" w:hAnsi="Arial" w:cs="Arial"/>
                    <w:sz w:val="20"/>
                    <w:szCs w:val="20"/>
                  </w:rPr>
                </w:rPrChange>
              </w:rPr>
              <w:t>Wild-Type and METTL3 KO</w:t>
            </w:r>
          </w:p>
        </w:tc>
        <w:tc>
          <w:tcPr>
            <w:tcW w:w="0" w:type="auto"/>
            <w:vAlign w:val="center"/>
          </w:tcPr>
          <w:p w14:paraId="020D0968" w14:textId="16EFF890" w:rsidR="006C369D" w:rsidRPr="00B475D4" w:rsidRDefault="00D446A8" w:rsidP="00F77D9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GB"/>
                <w:rPrChange w:id="8665"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8666" w:author="Alexandre Miguel Kaizeler Guedes Da Silva Afonso" w:date="2026-07-27T16:55:00Z" w16du:dateUtc="2026-07-27T15:55:00Z">
                  <w:rPr>
                    <w:rFonts w:ascii="Arial" w:hAnsi="Arial" w:cs="Arial"/>
                    <w:sz w:val="20"/>
                    <w:szCs w:val="20"/>
                  </w:rPr>
                </w:rPrChange>
              </w:rPr>
              <w:t>PRJNA1152621</w:t>
            </w:r>
          </w:p>
        </w:tc>
      </w:tr>
    </w:tbl>
    <w:p w14:paraId="4797A7B3" w14:textId="2BDA797B" w:rsidR="00CE6E0D" w:rsidRPr="00B475D4" w:rsidRDefault="00CE6E0D" w:rsidP="00CE6E0D">
      <w:pPr>
        <w:jc w:val="both"/>
        <w:rPr>
          <w:rFonts w:ascii="Arial" w:hAnsi="Arial" w:cs="Arial"/>
          <w:sz w:val="24"/>
          <w:szCs w:val="24"/>
          <w:lang w:val="en-GB"/>
          <w:rPrChange w:id="8667" w:author="Alexandre Miguel Kaizeler Guedes Da Silva Afonso" w:date="2026-07-27T16:55:00Z" w16du:dateUtc="2026-07-27T15:55:00Z">
            <w:rPr>
              <w:rFonts w:ascii="Arial" w:hAnsi="Arial" w:cs="Arial"/>
              <w:sz w:val="24"/>
              <w:szCs w:val="24"/>
            </w:rPr>
          </w:rPrChange>
        </w:rPr>
      </w:pPr>
    </w:p>
    <w:p w14:paraId="18FE07B9" w14:textId="673DCCD5" w:rsidR="0012460D" w:rsidRPr="00B475D4" w:rsidRDefault="0012460D" w:rsidP="00CE6E0D">
      <w:pPr>
        <w:jc w:val="both"/>
        <w:rPr>
          <w:rFonts w:ascii="Arial" w:hAnsi="Arial" w:cs="Arial"/>
          <w:b/>
          <w:bCs/>
          <w:sz w:val="20"/>
          <w:szCs w:val="20"/>
          <w:lang w:val="en-GB"/>
          <w:rPrChange w:id="8668" w:author="Alexandre Miguel Kaizeler Guedes Da Silva Afonso" w:date="2026-07-27T16:55:00Z" w16du:dateUtc="2026-07-27T15:55:00Z">
            <w:rPr>
              <w:rFonts w:ascii="Arial" w:hAnsi="Arial" w:cs="Arial"/>
              <w:b/>
              <w:bCs/>
              <w:sz w:val="20"/>
              <w:szCs w:val="20"/>
            </w:rPr>
          </w:rPrChange>
        </w:rPr>
      </w:pPr>
      <w:r w:rsidRPr="00B475D4">
        <w:rPr>
          <w:noProof/>
          <w:lang w:val="en-GB"/>
          <w:rPrChange w:id="8669" w:author="Alexandre Miguel Kaizeler Guedes Da Silva Afonso" w:date="2026-07-27T16:55:00Z" w16du:dateUtc="2026-07-27T15:55:00Z">
            <w:rPr>
              <w:noProof/>
            </w:rPr>
          </w:rPrChange>
        </w:rPr>
        <w:lastRenderedPageBreak/>
        <w:drawing>
          <wp:inline distT="0" distB="0" distL="0" distR="0" wp14:anchorId="48E7F9DE" wp14:editId="39821C8A">
            <wp:extent cx="6096000" cy="8804076"/>
            <wp:effectExtent l="0" t="0" r="0" b="0"/>
            <wp:docPr id="89416167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1677" name="Imagem 3"/>
                    <pic:cNvPicPr/>
                  </pic:nvPicPr>
                  <pic:blipFill>
                    <a:blip r:embed="rId14">
                      <a:extLst>
                        <a:ext uri="{28A0092B-C50C-407E-A947-70E740481C1C}">
                          <a14:useLocalDpi xmlns:a14="http://schemas.microsoft.com/office/drawing/2010/main" val="0"/>
                        </a:ext>
                      </a:extLst>
                    </a:blip>
                    <a:stretch>
                      <a:fillRect/>
                    </a:stretch>
                  </pic:blipFill>
                  <pic:spPr>
                    <a:xfrm>
                      <a:off x="0" y="0"/>
                      <a:ext cx="6116617" cy="8833852"/>
                    </a:xfrm>
                    <a:prstGeom prst="rect">
                      <a:avLst/>
                    </a:prstGeom>
                  </pic:spPr>
                </pic:pic>
              </a:graphicData>
            </a:graphic>
          </wp:inline>
        </w:drawing>
      </w:r>
    </w:p>
    <w:p w14:paraId="20094E47" w14:textId="1D259EF8" w:rsidR="00CE6E0D" w:rsidRPr="00B475D4" w:rsidRDefault="411A73FF" w:rsidP="4A4307BD">
      <w:pPr>
        <w:jc w:val="both"/>
        <w:rPr>
          <w:rFonts w:ascii="Arial" w:hAnsi="Arial" w:cs="Arial"/>
          <w:color w:val="000000" w:themeColor="text1"/>
          <w:sz w:val="20"/>
          <w:szCs w:val="20"/>
          <w:lang w:val="en-GB"/>
          <w:rPrChange w:id="8670" w:author="Alexandre Miguel Kaizeler Guedes Da Silva Afonso" w:date="2026-07-27T16:55:00Z" w16du:dateUtc="2026-07-27T15:55:00Z">
            <w:rPr>
              <w:rFonts w:ascii="Arial" w:hAnsi="Arial" w:cs="Arial"/>
              <w:color w:val="000000" w:themeColor="text1"/>
              <w:sz w:val="20"/>
              <w:szCs w:val="20"/>
            </w:rPr>
          </w:rPrChange>
        </w:rPr>
      </w:pPr>
      <w:r w:rsidRPr="00B475D4">
        <w:rPr>
          <w:rStyle w:val="Ttulo6Carter"/>
          <w:rFonts w:ascii="Arial" w:hAnsi="Arial" w:cs="Arial"/>
          <w:b/>
          <w:bCs/>
          <w:i w:val="0"/>
          <w:iCs w:val="0"/>
          <w:color w:val="000000" w:themeColor="text1"/>
          <w:sz w:val="20"/>
          <w:szCs w:val="20"/>
          <w:lang w:val="en-GB"/>
          <w:rPrChange w:id="8671" w:author="Alexandre Miguel Kaizeler Guedes Da Silva Afonso" w:date="2026-07-27T16:55:00Z" w16du:dateUtc="2026-07-27T15:55:00Z">
            <w:rPr>
              <w:rStyle w:val="Ttulo6Carter"/>
              <w:rFonts w:ascii="Arial" w:hAnsi="Arial" w:cs="Arial"/>
              <w:b/>
              <w:bCs/>
              <w:i w:val="0"/>
              <w:iCs w:val="0"/>
              <w:color w:val="000000" w:themeColor="text1"/>
              <w:sz w:val="20"/>
              <w:szCs w:val="20"/>
            </w:rPr>
          </w:rPrChange>
        </w:rPr>
        <w:lastRenderedPageBreak/>
        <w:t>Figure 1.</w:t>
      </w:r>
      <w:r w:rsidRPr="00B475D4">
        <w:rPr>
          <w:rFonts w:ascii="Arial" w:hAnsi="Arial" w:cs="Arial"/>
          <w:b/>
          <w:bCs/>
          <w:color w:val="000000" w:themeColor="text1"/>
          <w:sz w:val="20"/>
          <w:szCs w:val="20"/>
          <w:lang w:val="en-GB"/>
          <w:rPrChange w:id="8672" w:author="Alexandre Miguel Kaizeler Guedes Da Silva Afonso" w:date="2026-07-27T16:55:00Z" w16du:dateUtc="2026-07-27T15:55:00Z">
            <w:rPr>
              <w:rFonts w:ascii="Arial" w:hAnsi="Arial" w:cs="Arial"/>
              <w:b/>
              <w:bCs/>
              <w:color w:val="000000" w:themeColor="text1"/>
              <w:sz w:val="20"/>
              <w:szCs w:val="20"/>
            </w:rPr>
          </w:rPrChange>
        </w:rPr>
        <w:t xml:space="preserve"> </w:t>
      </w:r>
      <w:r w:rsidR="000B5194" w:rsidRPr="00B475D4">
        <w:rPr>
          <w:rFonts w:ascii="Arial" w:hAnsi="Arial" w:cs="Arial"/>
          <w:b/>
          <w:bCs/>
          <w:color w:val="000000" w:themeColor="text1"/>
          <w:sz w:val="20"/>
          <w:szCs w:val="20"/>
          <w:lang w:val="en-GB"/>
          <w:rPrChange w:id="8673" w:author="Alexandre Miguel Kaizeler Guedes Da Silva Afonso" w:date="2026-07-27T16:55:00Z" w16du:dateUtc="2026-07-27T15:55:00Z">
            <w:rPr>
              <w:rFonts w:ascii="Arial" w:hAnsi="Arial" w:cs="Arial"/>
              <w:b/>
              <w:bCs/>
              <w:color w:val="000000" w:themeColor="text1"/>
              <w:sz w:val="20"/>
              <w:szCs w:val="20"/>
            </w:rPr>
          </w:rPrChange>
        </w:rPr>
        <w:t xml:space="preserve">SGs </w:t>
      </w:r>
      <w:r w:rsidR="003C1026" w:rsidRPr="00B475D4">
        <w:rPr>
          <w:rFonts w:ascii="Arial" w:hAnsi="Arial" w:cs="Arial"/>
          <w:b/>
          <w:bCs/>
          <w:color w:val="000000" w:themeColor="text1"/>
          <w:sz w:val="20"/>
          <w:szCs w:val="20"/>
          <w:lang w:val="en-GB"/>
          <w:rPrChange w:id="8674" w:author="Alexandre Miguel Kaizeler Guedes Da Silva Afonso" w:date="2026-07-27T16:55:00Z" w16du:dateUtc="2026-07-27T15:55:00Z">
            <w:rPr>
              <w:rFonts w:ascii="Arial" w:hAnsi="Arial" w:cs="Arial"/>
              <w:b/>
              <w:bCs/>
              <w:color w:val="000000" w:themeColor="text1"/>
              <w:sz w:val="20"/>
              <w:szCs w:val="20"/>
            </w:rPr>
          </w:rPrChange>
        </w:rPr>
        <w:t>purified</w:t>
      </w:r>
      <w:r w:rsidR="00C63072" w:rsidRPr="00B475D4">
        <w:rPr>
          <w:rFonts w:ascii="Arial" w:hAnsi="Arial" w:cs="Arial"/>
          <w:b/>
          <w:bCs/>
          <w:color w:val="000000" w:themeColor="text1"/>
          <w:sz w:val="20"/>
          <w:szCs w:val="20"/>
          <w:lang w:val="en-GB"/>
          <w:rPrChange w:id="8675" w:author="Alexandre Miguel Kaizeler Guedes Da Silva Afonso" w:date="2026-07-27T16:55:00Z" w16du:dateUtc="2026-07-27T15:55:00Z">
            <w:rPr>
              <w:rFonts w:ascii="Arial" w:hAnsi="Arial" w:cs="Arial"/>
              <w:b/>
              <w:bCs/>
              <w:color w:val="000000" w:themeColor="text1"/>
              <w:sz w:val="20"/>
              <w:szCs w:val="20"/>
            </w:rPr>
          </w:rPrChange>
        </w:rPr>
        <w:t xml:space="preserve"> </w:t>
      </w:r>
      <w:r w:rsidR="000B5194" w:rsidRPr="00B475D4">
        <w:rPr>
          <w:rFonts w:ascii="Arial" w:hAnsi="Arial" w:cs="Arial"/>
          <w:b/>
          <w:bCs/>
          <w:color w:val="000000" w:themeColor="text1"/>
          <w:sz w:val="20"/>
          <w:szCs w:val="20"/>
          <w:lang w:val="en-GB"/>
          <w:rPrChange w:id="8676" w:author="Alexandre Miguel Kaizeler Guedes Da Silva Afonso" w:date="2026-07-27T16:55:00Z" w16du:dateUtc="2026-07-27T15:55:00Z">
            <w:rPr>
              <w:rFonts w:ascii="Arial" w:hAnsi="Arial" w:cs="Arial"/>
              <w:b/>
              <w:bCs/>
              <w:color w:val="000000" w:themeColor="text1"/>
              <w:sz w:val="20"/>
              <w:szCs w:val="20"/>
            </w:rPr>
          </w:rPrChange>
        </w:rPr>
        <w:t>by different methods have distinct transcriptomes</w:t>
      </w:r>
      <w:r w:rsidRPr="00B475D4">
        <w:rPr>
          <w:rFonts w:ascii="Arial" w:hAnsi="Arial" w:cs="Arial"/>
          <w:b/>
          <w:bCs/>
          <w:sz w:val="20"/>
          <w:szCs w:val="20"/>
          <w:lang w:val="en-GB"/>
          <w:rPrChange w:id="8677" w:author="Alexandre Miguel Kaizeler Guedes Da Silva Afonso" w:date="2026-07-27T16:55:00Z" w16du:dateUtc="2026-07-27T15:55:00Z">
            <w:rPr>
              <w:rFonts w:ascii="Arial" w:hAnsi="Arial" w:cs="Arial"/>
              <w:b/>
              <w:bCs/>
              <w:sz w:val="20"/>
              <w:szCs w:val="20"/>
            </w:rPr>
          </w:rPrChange>
        </w:rPr>
        <w:t>.</w:t>
      </w:r>
      <w:r w:rsidRPr="00B475D4">
        <w:rPr>
          <w:rFonts w:ascii="Arial" w:hAnsi="Arial" w:cs="Arial"/>
          <w:b/>
          <w:bCs/>
          <w:color w:val="FF0000"/>
          <w:sz w:val="20"/>
          <w:szCs w:val="20"/>
          <w:lang w:val="en-GB"/>
          <w:rPrChange w:id="8678" w:author="Alexandre Miguel Kaizeler Guedes Da Silva Afonso" w:date="2026-07-27T16:55:00Z" w16du:dateUtc="2026-07-27T15:55:00Z">
            <w:rPr>
              <w:rFonts w:ascii="Arial" w:hAnsi="Arial" w:cs="Arial"/>
              <w:b/>
              <w:bCs/>
              <w:color w:val="FF0000"/>
              <w:sz w:val="20"/>
              <w:szCs w:val="20"/>
            </w:rPr>
          </w:rPrChange>
        </w:rPr>
        <w:t xml:space="preserve"> </w:t>
      </w:r>
      <w:r w:rsidRPr="00B475D4">
        <w:rPr>
          <w:rFonts w:ascii="Arial" w:hAnsi="Arial" w:cs="Arial"/>
          <w:sz w:val="20"/>
          <w:szCs w:val="20"/>
          <w:lang w:val="en-GB"/>
          <w:rPrChange w:id="8679" w:author="Alexandre Miguel Kaizeler Guedes Da Silva Afonso" w:date="2026-07-27T16:55:00Z" w16du:dateUtc="2026-07-27T15:55:00Z">
            <w:rPr>
              <w:rFonts w:ascii="Arial" w:hAnsi="Arial" w:cs="Arial"/>
              <w:sz w:val="20"/>
              <w:szCs w:val="20"/>
            </w:rPr>
          </w:rPrChange>
        </w:rPr>
        <w:t xml:space="preserve">(A) Scatter plots of </w:t>
      </w:r>
      <w:r w:rsidR="0A2C035D" w:rsidRPr="00B475D4">
        <w:rPr>
          <w:rFonts w:ascii="Arial" w:hAnsi="Arial" w:cs="Arial"/>
          <w:sz w:val="20"/>
          <w:szCs w:val="20"/>
          <w:lang w:val="en-GB"/>
          <w:rPrChange w:id="8680" w:author="Alexandre Miguel Kaizeler Guedes Da Silva Afonso" w:date="2026-07-27T16:55:00Z" w16du:dateUtc="2026-07-27T15:55:00Z">
            <w:rPr>
              <w:rFonts w:ascii="Arial" w:hAnsi="Arial" w:cs="Arial"/>
              <w:sz w:val="20"/>
              <w:szCs w:val="20"/>
            </w:rPr>
          </w:rPrChange>
        </w:rPr>
        <w:t>t-</w:t>
      </w:r>
      <w:r w:rsidRPr="00B475D4">
        <w:rPr>
          <w:rFonts w:ascii="Arial" w:hAnsi="Arial" w:cs="Arial"/>
          <w:sz w:val="20"/>
          <w:szCs w:val="20"/>
          <w:lang w:val="en-GB"/>
          <w:rPrChange w:id="8681" w:author="Alexandre Miguel Kaizeler Guedes Da Silva Afonso" w:date="2026-07-27T16:55:00Z" w16du:dateUtc="2026-07-27T15:55:00Z">
            <w:rPr>
              <w:rFonts w:ascii="Arial" w:hAnsi="Arial" w:cs="Arial"/>
              <w:sz w:val="20"/>
              <w:szCs w:val="20"/>
            </w:rPr>
          </w:rPrChange>
        </w:rPr>
        <w:t>statistics of</w:t>
      </w:r>
      <w:r w:rsidR="00F77D97" w:rsidRPr="00B475D4">
        <w:rPr>
          <w:rFonts w:ascii="Arial" w:hAnsi="Arial" w:cs="Arial"/>
          <w:sz w:val="20"/>
          <w:szCs w:val="20"/>
          <w:lang w:val="en-GB"/>
          <w:rPrChange w:id="8682" w:author="Alexandre Miguel Kaizeler Guedes Da Silva Afonso" w:date="2026-07-27T16:55:00Z" w16du:dateUtc="2026-07-27T15:55:00Z">
            <w:rPr>
              <w:rFonts w:ascii="Arial" w:hAnsi="Arial" w:cs="Arial"/>
              <w:sz w:val="20"/>
              <w:szCs w:val="20"/>
            </w:rPr>
          </w:rPrChange>
        </w:rPr>
        <w:t xml:space="preserve"> </w:t>
      </w:r>
      <w:r w:rsidR="00FE4D98" w:rsidRPr="00B475D4">
        <w:rPr>
          <w:rFonts w:ascii="Arial" w:hAnsi="Arial" w:cs="Arial"/>
          <w:sz w:val="20"/>
          <w:szCs w:val="20"/>
          <w:lang w:val="en-GB"/>
          <w:rPrChange w:id="8683" w:author="Alexandre Miguel Kaizeler Guedes Da Silva Afonso" w:date="2026-07-27T16:55:00Z" w16du:dateUtc="2026-07-27T15:55:00Z">
            <w:rPr>
              <w:rFonts w:ascii="Arial" w:hAnsi="Arial" w:cs="Arial"/>
              <w:sz w:val="20"/>
              <w:szCs w:val="20"/>
            </w:rPr>
          </w:rPrChange>
        </w:rPr>
        <w:t>differential gene expression (</w:t>
      </w:r>
      <w:r w:rsidR="00F77D97" w:rsidRPr="00B475D4">
        <w:rPr>
          <w:rFonts w:ascii="Arial" w:hAnsi="Arial" w:cs="Arial"/>
          <w:sz w:val="20"/>
          <w:szCs w:val="20"/>
          <w:lang w:val="en-GB"/>
          <w:rPrChange w:id="8684" w:author="Alexandre Miguel Kaizeler Guedes Da Silva Afonso" w:date="2026-07-27T16:55:00Z" w16du:dateUtc="2026-07-27T15:55:00Z">
            <w:rPr>
              <w:rFonts w:ascii="Arial" w:hAnsi="Arial" w:cs="Arial"/>
              <w:sz w:val="20"/>
              <w:szCs w:val="20"/>
            </w:rPr>
          </w:rPrChange>
        </w:rPr>
        <w:t>DGE</w:t>
      </w:r>
      <w:r w:rsidR="00FE4D98" w:rsidRPr="00B475D4">
        <w:rPr>
          <w:rFonts w:ascii="Arial" w:hAnsi="Arial" w:cs="Arial"/>
          <w:sz w:val="20"/>
          <w:szCs w:val="20"/>
          <w:lang w:val="en-GB"/>
          <w:rPrChange w:id="8685" w:author="Alexandre Miguel Kaizeler Guedes Da Silva Afonso" w:date="2026-07-27T16:55:00Z" w16du:dateUtc="2026-07-27T15:55:00Z">
            <w:rPr>
              <w:rFonts w:ascii="Arial" w:hAnsi="Arial" w:cs="Arial"/>
              <w:sz w:val="20"/>
              <w:szCs w:val="20"/>
            </w:rPr>
          </w:rPrChange>
        </w:rPr>
        <w:t>)</w:t>
      </w:r>
      <w:r w:rsidRPr="00B475D4">
        <w:rPr>
          <w:rFonts w:ascii="Arial" w:hAnsi="Arial" w:cs="Arial"/>
          <w:sz w:val="20"/>
          <w:szCs w:val="20"/>
          <w:lang w:val="en-GB"/>
          <w:rPrChange w:id="8686" w:author="Alexandre Miguel Kaizeler Guedes Da Silva Afonso" w:date="2026-07-27T16:55:00Z" w16du:dateUtc="2026-07-27T15:55:00Z">
            <w:rPr>
              <w:rFonts w:ascii="Arial" w:hAnsi="Arial" w:cs="Arial"/>
              <w:sz w:val="20"/>
              <w:szCs w:val="20"/>
            </w:rPr>
          </w:rPrChange>
        </w:rPr>
        <w:t xml:space="preserve"> between SGs and </w:t>
      </w:r>
      <w:r w:rsidR="00F77D97" w:rsidRPr="00B475D4">
        <w:rPr>
          <w:rFonts w:ascii="Arial" w:hAnsi="Arial" w:cs="Arial"/>
          <w:sz w:val="20"/>
          <w:szCs w:val="20"/>
          <w:lang w:val="en-GB"/>
          <w:rPrChange w:id="8687" w:author="Alexandre Miguel Kaizeler Guedes Da Silva Afonso" w:date="2026-07-27T16:55:00Z" w16du:dateUtc="2026-07-27T15:55:00Z">
            <w:rPr>
              <w:rFonts w:ascii="Arial" w:hAnsi="Arial" w:cs="Arial"/>
              <w:sz w:val="20"/>
              <w:szCs w:val="20"/>
            </w:rPr>
          </w:rPrChange>
        </w:rPr>
        <w:t>WCs (</w:t>
      </w:r>
      <w:r w:rsidRPr="00B475D4">
        <w:rPr>
          <w:rFonts w:ascii="Arial" w:hAnsi="Arial" w:cs="Arial"/>
          <w:sz w:val="20"/>
          <w:szCs w:val="20"/>
          <w:lang w:val="en-GB"/>
          <w:rPrChange w:id="8688" w:author="Alexandre Miguel Kaizeler Guedes Da Silva Afonso" w:date="2026-07-27T16:55:00Z" w16du:dateUtc="2026-07-27T15:55:00Z">
            <w:rPr>
              <w:rFonts w:ascii="Arial" w:hAnsi="Arial" w:cs="Arial"/>
              <w:sz w:val="20"/>
              <w:szCs w:val="20"/>
            </w:rPr>
          </w:rPrChange>
        </w:rPr>
        <w:t>Y-</w:t>
      </w:r>
      <w:r w:rsidR="007D587B" w:rsidRPr="00B475D4">
        <w:rPr>
          <w:rFonts w:ascii="Arial" w:hAnsi="Arial" w:cs="Arial"/>
          <w:sz w:val="20"/>
          <w:szCs w:val="20"/>
          <w:lang w:val="en-GB"/>
          <w:rPrChange w:id="8689" w:author="Alexandre Miguel Kaizeler Guedes Da Silva Afonso" w:date="2026-07-27T16:55:00Z" w16du:dateUtc="2026-07-27T15:55:00Z">
            <w:rPr>
              <w:rFonts w:ascii="Arial" w:hAnsi="Arial" w:cs="Arial"/>
              <w:sz w:val="20"/>
              <w:szCs w:val="20"/>
            </w:rPr>
          </w:rPrChange>
        </w:rPr>
        <w:t>a</w:t>
      </w:r>
      <w:r w:rsidRPr="00B475D4">
        <w:rPr>
          <w:rFonts w:ascii="Arial" w:hAnsi="Arial" w:cs="Arial"/>
          <w:sz w:val="20"/>
          <w:szCs w:val="20"/>
          <w:lang w:val="en-GB"/>
          <w:rPrChange w:id="8690" w:author="Alexandre Miguel Kaizeler Guedes Da Silva Afonso" w:date="2026-07-27T16:55:00Z" w16du:dateUtc="2026-07-27T15:55:00Z">
            <w:rPr>
              <w:rFonts w:ascii="Arial" w:hAnsi="Arial" w:cs="Arial"/>
              <w:sz w:val="20"/>
              <w:szCs w:val="20"/>
            </w:rPr>
          </w:rPrChange>
        </w:rPr>
        <w:t xml:space="preserve">xis) </w:t>
      </w:r>
      <w:r w:rsidRPr="00B475D4">
        <w:rPr>
          <w:rFonts w:ascii="Arial" w:hAnsi="Arial" w:cs="Arial"/>
          <w:i/>
          <w:iCs/>
          <w:sz w:val="20"/>
          <w:szCs w:val="20"/>
          <w:lang w:val="en-GB"/>
          <w:rPrChange w:id="8691" w:author="Alexandre Miguel Kaizeler Guedes Da Silva Afonso" w:date="2026-07-27T16:55:00Z" w16du:dateUtc="2026-07-27T15:55:00Z">
            <w:rPr>
              <w:rFonts w:ascii="Arial" w:hAnsi="Arial" w:cs="Arial"/>
              <w:i/>
              <w:iCs/>
              <w:sz w:val="20"/>
              <w:szCs w:val="20"/>
            </w:rPr>
          </w:rPrChange>
        </w:rPr>
        <w:t>versus</w:t>
      </w:r>
      <w:r w:rsidRPr="00B475D4">
        <w:rPr>
          <w:rFonts w:ascii="Arial" w:hAnsi="Arial" w:cs="Arial"/>
          <w:sz w:val="20"/>
          <w:szCs w:val="20"/>
          <w:lang w:val="en-GB"/>
          <w:rPrChange w:id="8692" w:author="Alexandre Miguel Kaizeler Guedes Da Silva Afonso" w:date="2026-07-27T16:55:00Z" w16du:dateUtc="2026-07-27T15:55:00Z">
            <w:rPr>
              <w:rFonts w:ascii="Arial" w:hAnsi="Arial" w:cs="Arial"/>
              <w:sz w:val="20"/>
              <w:szCs w:val="20"/>
            </w:rPr>
          </w:rPrChange>
        </w:rPr>
        <w:t xml:space="preserve"> length</w:t>
      </w:r>
      <w:r w:rsidR="00413327" w:rsidRPr="00B475D4">
        <w:rPr>
          <w:rFonts w:ascii="Arial" w:hAnsi="Arial" w:cs="Arial"/>
          <w:sz w:val="20"/>
          <w:szCs w:val="20"/>
          <w:lang w:val="en-GB"/>
          <w:rPrChange w:id="8693" w:author="Alexandre Miguel Kaizeler Guedes Da Silva Afonso" w:date="2026-07-27T16:55:00Z" w16du:dateUtc="2026-07-27T15:55:00Z">
            <w:rPr>
              <w:rFonts w:ascii="Arial" w:hAnsi="Arial" w:cs="Arial"/>
              <w:sz w:val="20"/>
              <w:szCs w:val="20"/>
            </w:rPr>
          </w:rPrChange>
        </w:rPr>
        <w:t xml:space="preserve"> </w:t>
      </w:r>
      <w:r w:rsidRPr="00B475D4">
        <w:rPr>
          <w:rFonts w:ascii="Arial" w:hAnsi="Arial" w:cs="Arial"/>
          <w:sz w:val="20"/>
          <w:szCs w:val="20"/>
          <w:lang w:val="en-GB"/>
          <w:rPrChange w:id="8694" w:author="Alexandre Miguel Kaizeler Guedes Da Silva Afonso" w:date="2026-07-27T16:55:00Z" w16du:dateUtc="2026-07-27T15:55:00Z">
            <w:rPr>
              <w:rFonts w:ascii="Arial" w:hAnsi="Arial" w:cs="Arial"/>
              <w:sz w:val="20"/>
              <w:szCs w:val="20"/>
            </w:rPr>
          </w:rPrChange>
        </w:rPr>
        <w:t>of gene’s representative RNA transcript in number of nucleotides</w:t>
      </w:r>
      <w:r w:rsidR="00200922" w:rsidRPr="00B475D4">
        <w:rPr>
          <w:rFonts w:ascii="Arial" w:hAnsi="Arial" w:cs="Arial"/>
          <w:sz w:val="20"/>
          <w:szCs w:val="20"/>
          <w:lang w:val="en-GB"/>
          <w:rPrChange w:id="8695" w:author="Alexandre Miguel Kaizeler Guedes Da Silva Afonso" w:date="2026-07-27T16:55:00Z" w16du:dateUtc="2026-07-27T15:55:00Z">
            <w:rPr>
              <w:rFonts w:ascii="Arial" w:hAnsi="Arial" w:cs="Arial"/>
              <w:sz w:val="20"/>
              <w:szCs w:val="20"/>
            </w:rPr>
          </w:rPrChange>
        </w:rPr>
        <w:t xml:space="preserve"> (nt)</w:t>
      </w:r>
      <w:r w:rsidRPr="00B475D4">
        <w:rPr>
          <w:rFonts w:ascii="Arial" w:hAnsi="Arial" w:cs="Arial"/>
          <w:sz w:val="20"/>
          <w:szCs w:val="20"/>
          <w:lang w:val="en-GB"/>
          <w:rPrChange w:id="8696" w:author="Alexandre Miguel Kaizeler Guedes Da Silva Afonso" w:date="2026-07-27T16:55:00Z" w16du:dateUtc="2026-07-27T15:55:00Z">
            <w:rPr>
              <w:rFonts w:ascii="Arial" w:hAnsi="Arial" w:cs="Arial"/>
              <w:sz w:val="20"/>
              <w:szCs w:val="20"/>
            </w:rPr>
          </w:rPrChange>
        </w:rPr>
        <w:t xml:space="preserve"> (X-</w:t>
      </w:r>
      <w:r w:rsidR="007D587B" w:rsidRPr="00B475D4">
        <w:rPr>
          <w:rFonts w:ascii="Arial" w:hAnsi="Arial" w:cs="Arial"/>
          <w:sz w:val="20"/>
          <w:szCs w:val="20"/>
          <w:lang w:val="en-GB"/>
          <w:rPrChange w:id="8697" w:author="Alexandre Miguel Kaizeler Guedes Da Silva Afonso" w:date="2026-07-27T16:55:00Z" w16du:dateUtc="2026-07-27T15:55:00Z">
            <w:rPr>
              <w:rFonts w:ascii="Arial" w:hAnsi="Arial" w:cs="Arial"/>
              <w:sz w:val="20"/>
              <w:szCs w:val="20"/>
            </w:rPr>
          </w:rPrChange>
        </w:rPr>
        <w:t>a</w:t>
      </w:r>
      <w:r w:rsidRPr="00B475D4">
        <w:rPr>
          <w:rFonts w:ascii="Arial" w:hAnsi="Arial" w:cs="Arial"/>
          <w:sz w:val="20"/>
          <w:szCs w:val="20"/>
          <w:lang w:val="en-GB"/>
          <w:rPrChange w:id="8698" w:author="Alexandre Miguel Kaizeler Guedes Da Silva Afonso" w:date="2026-07-27T16:55:00Z" w16du:dateUtc="2026-07-27T15:55:00Z">
            <w:rPr>
              <w:rFonts w:ascii="Arial" w:hAnsi="Arial" w:cs="Arial"/>
              <w:sz w:val="20"/>
              <w:szCs w:val="20"/>
            </w:rPr>
          </w:rPrChange>
        </w:rPr>
        <w:t xml:space="preserve">xis), for SG purification by </w:t>
      </w:r>
      <w:r w:rsidR="3FCC9FA8" w:rsidRPr="00B475D4">
        <w:rPr>
          <w:lang w:val="en-GB"/>
          <w:rPrChange w:id="8699" w:author="Alexandre Miguel Kaizeler Guedes Da Silva Afonso" w:date="2026-07-27T16:55:00Z" w16du:dateUtc="2026-07-27T15:55:00Z">
            <w:rPr/>
          </w:rPrChange>
        </w:rPr>
        <w:t>DC</w:t>
      </w:r>
      <w:r w:rsidR="000B5194" w:rsidRPr="00B475D4">
        <w:rPr>
          <w:lang w:val="en-GB"/>
          <w:rPrChange w:id="8700" w:author="Alexandre Miguel Kaizeler Guedes Da Silva Afonso" w:date="2026-07-27T16:55:00Z" w16du:dateUtc="2026-07-27T15:55:00Z">
            <w:rPr/>
          </w:rPrChange>
        </w:rPr>
        <w:fldChar w:fldCharType="begin"/>
      </w:r>
      <w:r w:rsidR="00C37375" w:rsidRPr="00B475D4">
        <w:rPr>
          <w:lang w:val="en-GB"/>
          <w:rPrChange w:id="8701" w:author="Alexandre Miguel Kaizeler Guedes Da Silva Afonso" w:date="2026-07-27T16:55:00Z" w16du:dateUtc="2026-07-27T15:55:00Z">
            <w:rPr/>
          </w:rPrChange>
        </w:rPr>
        <w:instrText xml:space="preserve"> ADDIN ZOTERO_ITEM CSL_CITATION {"citationID":"1GFGtehl","properties":{"unsorted":false,"formattedCitation":"\\super 31\\nosupersub{}","plainCitation":"31","noteIndex":0},"citationItems":[{"id":"jCcWpdK2/I8Gjq151","uris":["http://zotero.org/users/local/1p9EH8ax/items/WPA4SC2G"],"itemData":{"id":"7D53HIrP/X56yLclC","type":"article-journal","container-title":"Molecular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0B5194" w:rsidRPr="00B475D4">
        <w:rPr>
          <w:lang w:val="en-GB"/>
          <w:rPrChange w:id="8702" w:author="Alexandre Miguel Kaizeler Guedes Da Silva Afonso" w:date="2026-07-27T16:55:00Z" w16du:dateUtc="2026-07-27T15:55:00Z">
            <w:rPr/>
          </w:rPrChange>
        </w:rPr>
        <w:fldChar w:fldCharType="separate"/>
      </w:r>
      <w:r w:rsidR="000B5194" w:rsidRPr="00B475D4">
        <w:rPr>
          <w:rFonts w:ascii="Aptos" w:hAnsi="Aptos" w:cs="Times New Roman"/>
          <w:kern w:val="0"/>
          <w:vertAlign w:val="superscript"/>
          <w:lang w:val="en-GB"/>
          <w:rPrChange w:id="8703" w:author="Alexandre Miguel Kaizeler Guedes Da Silva Afonso" w:date="2026-07-27T16:55:00Z" w16du:dateUtc="2026-07-27T15:55:00Z">
            <w:rPr>
              <w:rFonts w:ascii="Aptos" w:hAnsi="Aptos" w:cs="Times New Roman"/>
              <w:kern w:val="0"/>
              <w:vertAlign w:val="superscript"/>
            </w:rPr>
          </w:rPrChange>
        </w:rPr>
        <w:t>31</w:t>
      </w:r>
      <w:r w:rsidR="000B5194" w:rsidRPr="00B475D4">
        <w:rPr>
          <w:lang w:val="en-GB"/>
          <w:rPrChange w:id="8704" w:author="Alexandre Miguel Kaizeler Guedes Da Silva Afonso" w:date="2026-07-27T16:55:00Z" w16du:dateUtc="2026-07-27T15:55:00Z">
            <w:rPr/>
          </w:rPrChange>
        </w:rPr>
        <w:fldChar w:fldCharType="end"/>
      </w:r>
      <w:r w:rsidRPr="00B475D4">
        <w:rPr>
          <w:rFonts w:ascii="Arial" w:hAnsi="Arial" w:cs="Arial"/>
          <w:sz w:val="20"/>
          <w:szCs w:val="20"/>
          <w:lang w:val="en-GB"/>
          <w:rPrChange w:id="8705" w:author="Alexandre Miguel Kaizeler Guedes Da Silva Afonso" w:date="2026-07-27T16:55:00Z" w16du:dateUtc="2026-07-27T15:55:00Z">
            <w:rPr>
              <w:rFonts w:ascii="Arial" w:hAnsi="Arial" w:cs="Arial"/>
              <w:sz w:val="20"/>
              <w:szCs w:val="20"/>
            </w:rPr>
          </w:rPrChange>
        </w:rPr>
        <w:t xml:space="preserve"> (</w:t>
      </w:r>
      <w:r w:rsidR="00DA12AF" w:rsidRPr="00B475D4">
        <w:rPr>
          <w:rFonts w:ascii="Arial" w:hAnsi="Arial" w:cs="Arial"/>
          <w:sz w:val="20"/>
          <w:szCs w:val="20"/>
          <w:lang w:val="en-GB"/>
          <w:rPrChange w:id="8706" w:author="Alexandre Miguel Kaizeler Guedes Da Silva Afonso" w:date="2026-07-27T16:55:00Z" w16du:dateUtc="2026-07-27T15:55:00Z">
            <w:rPr>
              <w:rFonts w:ascii="Arial" w:hAnsi="Arial" w:cs="Arial"/>
              <w:sz w:val="20"/>
              <w:szCs w:val="20"/>
            </w:rPr>
          </w:rPrChange>
        </w:rPr>
        <w:t>l</w:t>
      </w:r>
      <w:r w:rsidRPr="00B475D4">
        <w:rPr>
          <w:rFonts w:ascii="Arial" w:hAnsi="Arial" w:cs="Arial"/>
          <w:sz w:val="20"/>
          <w:szCs w:val="20"/>
          <w:lang w:val="en-GB"/>
          <w:rPrChange w:id="8707" w:author="Alexandre Miguel Kaizeler Guedes Da Silva Afonso" w:date="2026-07-27T16:55:00Z" w16du:dateUtc="2026-07-27T15:55:00Z">
            <w:rPr>
              <w:rFonts w:ascii="Arial" w:hAnsi="Arial" w:cs="Arial"/>
              <w:sz w:val="20"/>
              <w:szCs w:val="20"/>
            </w:rPr>
          </w:rPrChange>
        </w:rPr>
        <w:t xml:space="preserve">eft) and </w:t>
      </w:r>
      <w:r w:rsidR="423968A5" w:rsidRPr="00B475D4">
        <w:rPr>
          <w:rFonts w:ascii="Arial" w:hAnsi="Arial" w:cs="Arial"/>
          <w:sz w:val="20"/>
          <w:szCs w:val="20"/>
          <w:lang w:val="en-GB"/>
          <w:rPrChange w:id="8708" w:author="Alexandre Miguel Kaizeler Guedes Da Silva Afonso" w:date="2026-07-27T16:55:00Z" w16du:dateUtc="2026-07-27T15:55:00Z">
            <w:rPr>
              <w:rFonts w:ascii="Arial" w:hAnsi="Arial" w:cs="Arial"/>
              <w:sz w:val="20"/>
              <w:szCs w:val="20"/>
            </w:rPr>
          </w:rPrChange>
        </w:rPr>
        <w:t>PL</w:t>
      </w:r>
      <w:r w:rsidR="000B5194" w:rsidRPr="00B475D4">
        <w:rPr>
          <w:rFonts w:ascii="Arial" w:hAnsi="Arial" w:cs="Arial"/>
          <w:sz w:val="20"/>
          <w:szCs w:val="20"/>
          <w:lang w:val="en-GB"/>
          <w:rPrChange w:id="8709" w:author="Alexandre Miguel Kaizeler Guedes Da Silva Afonso" w:date="2026-07-27T16:55:00Z" w16du:dateUtc="2026-07-27T15:55:00Z">
            <w:rPr>
              <w:rFonts w:ascii="Arial" w:hAnsi="Arial" w:cs="Arial"/>
              <w:sz w:val="20"/>
              <w:szCs w:val="20"/>
            </w:rPr>
          </w:rPrChange>
        </w:rPr>
        <w:fldChar w:fldCharType="begin"/>
      </w:r>
      <w:r w:rsidR="00C37375" w:rsidRPr="00B475D4">
        <w:rPr>
          <w:rFonts w:ascii="Arial" w:hAnsi="Arial" w:cs="Arial"/>
          <w:sz w:val="20"/>
          <w:szCs w:val="20"/>
          <w:lang w:val="en-GB"/>
          <w:rPrChange w:id="8710" w:author="Alexandre Miguel Kaizeler Guedes Da Silva Afonso" w:date="2026-07-27T16:55:00Z" w16du:dateUtc="2026-07-27T15:55:00Z">
            <w:rPr>
              <w:rFonts w:ascii="Arial" w:hAnsi="Arial" w:cs="Arial"/>
              <w:sz w:val="20"/>
              <w:szCs w:val="20"/>
            </w:rPr>
          </w:rPrChange>
        </w:rPr>
        <w:instrText xml:space="preserve"> ADDIN ZOTERO_ITEM CSL_CITATION {"citationID":"HglIafcY","properties":{"unsorted":false,"formattedCitation":"\\super 29\\nosupersub{}","plainCitation":"29","noteIndex":0},"citationItems":[{"id":"jCcWpdK2/0qH0ns4Q","uris":["http://zotero.org/users/local/1p9EH8ax/items/4ULW7W7L"],"itemData":{"id":"7D53HIrP/OXH1lZbR","type":"article-journal","abstract":"Abstract\n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0B5194" w:rsidRPr="00B475D4">
        <w:rPr>
          <w:rFonts w:ascii="Arial" w:hAnsi="Arial" w:cs="Arial"/>
          <w:sz w:val="20"/>
          <w:szCs w:val="20"/>
          <w:lang w:val="en-GB"/>
          <w:rPrChange w:id="8711" w:author="Alexandre Miguel Kaizeler Guedes Da Silva Afonso" w:date="2026-07-27T16:55:00Z" w16du:dateUtc="2026-07-27T15:55:00Z">
            <w:rPr>
              <w:rFonts w:ascii="Arial" w:hAnsi="Arial" w:cs="Arial"/>
              <w:sz w:val="20"/>
              <w:szCs w:val="20"/>
            </w:rPr>
          </w:rPrChange>
        </w:rPr>
        <w:fldChar w:fldCharType="separate"/>
      </w:r>
      <w:r w:rsidR="000B5194" w:rsidRPr="00B475D4">
        <w:rPr>
          <w:rFonts w:ascii="Arial" w:hAnsi="Arial" w:cs="Arial"/>
          <w:kern w:val="0"/>
          <w:sz w:val="20"/>
          <w:vertAlign w:val="superscript"/>
          <w:lang w:val="en-GB"/>
          <w:rPrChange w:id="8712" w:author="Alexandre Miguel Kaizeler Guedes Da Silva Afonso" w:date="2026-07-27T16:55:00Z" w16du:dateUtc="2026-07-27T15:55:00Z">
            <w:rPr>
              <w:rFonts w:ascii="Arial" w:hAnsi="Arial" w:cs="Arial"/>
              <w:kern w:val="0"/>
              <w:sz w:val="20"/>
              <w:vertAlign w:val="superscript"/>
            </w:rPr>
          </w:rPrChange>
        </w:rPr>
        <w:t>29</w:t>
      </w:r>
      <w:r w:rsidR="000B5194" w:rsidRPr="00B475D4">
        <w:rPr>
          <w:rFonts w:ascii="Arial" w:hAnsi="Arial" w:cs="Arial"/>
          <w:sz w:val="20"/>
          <w:szCs w:val="20"/>
          <w:lang w:val="en-GB"/>
          <w:rPrChange w:id="8713" w:author="Alexandre Miguel Kaizeler Guedes Da Silva Afonso" w:date="2026-07-27T16:55:00Z" w16du:dateUtc="2026-07-27T15:55:00Z">
            <w:rPr>
              <w:rFonts w:ascii="Arial" w:hAnsi="Arial" w:cs="Arial"/>
              <w:sz w:val="20"/>
              <w:szCs w:val="20"/>
            </w:rPr>
          </w:rPrChange>
        </w:rPr>
        <w:fldChar w:fldCharType="end"/>
      </w:r>
      <w:r w:rsidRPr="00B475D4">
        <w:rPr>
          <w:rFonts w:ascii="Arial" w:hAnsi="Arial" w:cs="Arial"/>
          <w:sz w:val="20"/>
          <w:szCs w:val="20"/>
          <w:lang w:val="en-GB"/>
          <w:rPrChange w:id="8714" w:author="Alexandre Miguel Kaizeler Guedes Da Silva Afonso" w:date="2026-07-27T16:55:00Z" w16du:dateUtc="2026-07-27T15:55:00Z">
            <w:rPr>
              <w:rFonts w:ascii="Arial" w:hAnsi="Arial" w:cs="Arial"/>
              <w:sz w:val="20"/>
              <w:szCs w:val="20"/>
            </w:rPr>
          </w:rPrChange>
        </w:rPr>
        <w:t xml:space="preserve"> (</w:t>
      </w:r>
      <w:r w:rsidR="2DC9717F" w:rsidRPr="00B475D4">
        <w:rPr>
          <w:rFonts w:ascii="Arial" w:hAnsi="Arial" w:cs="Arial"/>
          <w:sz w:val="20"/>
          <w:szCs w:val="20"/>
          <w:lang w:val="en-GB"/>
          <w:rPrChange w:id="8715" w:author="Alexandre Miguel Kaizeler Guedes Da Silva Afonso" w:date="2026-07-27T16:55:00Z" w16du:dateUtc="2026-07-27T15:55:00Z">
            <w:rPr>
              <w:rFonts w:ascii="Arial" w:hAnsi="Arial" w:cs="Arial"/>
              <w:sz w:val="20"/>
              <w:szCs w:val="20"/>
            </w:rPr>
          </w:rPrChange>
        </w:rPr>
        <w:t>r</w:t>
      </w:r>
      <w:r w:rsidRPr="00B475D4">
        <w:rPr>
          <w:rFonts w:ascii="Arial" w:hAnsi="Arial" w:cs="Arial"/>
          <w:sz w:val="20"/>
          <w:szCs w:val="20"/>
          <w:lang w:val="en-GB"/>
          <w:rPrChange w:id="8716" w:author="Alexandre Miguel Kaizeler Guedes Da Silva Afonso" w:date="2026-07-27T16:55:00Z" w16du:dateUtc="2026-07-27T15:55:00Z">
            <w:rPr>
              <w:rFonts w:ascii="Arial" w:hAnsi="Arial" w:cs="Arial"/>
              <w:sz w:val="20"/>
              <w:szCs w:val="20"/>
            </w:rPr>
          </w:rPrChange>
        </w:rPr>
        <w:t>ight)</w:t>
      </w:r>
      <w:r w:rsidR="7320CAFD" w:rsidRPr="00B475D4">
        <w:rPr>
          <w:rFonts w:ascii="Arial" w:hAnsi="Arial" w:cs="Arial"/>
          <w:sz w:val="20"/>
          <w:szCs w:val="20"/>
          <w:lang w:val="en-GB"/>
          <w:rPrChange w:id="8717" w:author="Alexandre Miguel Kaizeler Guedes Da Silva Afonso" w:date="2026-07-27T16:55:00Z" w16du:dateUtc="2026-07-27T15:55:00Z">
            <w:rPr>
              <w:rFonts w:ascii="Arial" w:hAnsi="Arial" w:cs="Arial"/>
              <w:sz w:val="20"/>
              <w:szCs w:val="20"/>
            </w:rPr>
          </w:rPrChange>
        </w:rPr>
        <w:t>;</w:t>
      </w:r>
      <w:r w:rsidRPr="00B475D4">
        <w:rPr>
          <w:rFonts w:ascii="Arial" w:hAnsi="Arial" w:cs="Arial"/>
          <w:sz w:val="20"/>
          <w:szCs w:val="20"/>
          <w:lang w:val="en-GB"/>
          <w:rPrChange w:id="8718" w:author="Alexandre Miguel Kaizeler Guedes Da Silva Afonso" w:date="2026-07-27T16:55:00Z" w16du:dateUtc="2026-07-27T15:55:00Z">
            <w:rPr>
              <w:rFonts w:ascii="Arial" w:hAnsi="Arial" w:cs="Arial"/>
              <w:sz w:val="20"/>
              <w:szCs w:val="20"/>
            </w:rPr>
          </w:rPrChange>
        </w:rPr>
        <w:t xml:space="preserve"> </w:t>
      </w:r>
      <w:r w:rsidR="7320CAFD" w:rsidRPr="00B475D4">
        <w:rPr>
          <w:rFonts w:ascii="Arial" w:hAnsi="Arial" w:cs="Arial"/>
          <w:sz w:val="20"/>
          <w:szCs w:val="20"/>
          <w:lang w:val="en-GB"/>
          <w:rPrChange w:id="8719" w:author="Alexandre Miguel Kaizeler Guedes Da Silva Afonso" w:date="2026-07-27T16:55:00Z" w16du:dateUtc="2026-07-27T15:55:00Z">
            <w:rPr>
              <w:rFonts w:ascii="Arial" w:hAnsi="Arial" w:cs="Arial"/>
              <w:sz w:val="20"/>
              <w:szCs w:val="20"/>
            </w:rPr>
          </w:rPrChange>
        </w:rPr>
        <w:t xml:space="preserve">genes as circles, density contour lines in dark red, Spearman’s correlation coefficient </w:t>
      </w:r>
      <w:r w:rsidR="7320CAFD" w:rsidRPr="00B475D4">
        <w:rPr>
          <w:rFonts w:ascii="Symbol" w:eastAsia="Symbol" w:hAnsi="Symbol" w:cs="Symbol"/>
          <w:sz w:val="20"/>
          <w:szCs w:val="20"/>
          <w:lang w:val="en-GB"/>
          <w:rPrChange w:id="8720" w:author="Alexandre Miguel Kaizeler Guedes Da Silva Afonso" w:date="2026-07-27T16:55:00Z" w16du:dateUtc="2026-07-27T15:55:00Z">
            <w:rPr>
              <w:rFonts w:ascii="Symbol" w:eastAsia="Symbol" w:hAnsi="Symbol" w:cs="Symbol"/>
              <w:sz w:val="20"/>
              <w:szCs w:val="20"/>
            </w:rPr>
          </w:rPrChange>
        </w:rPr>
        <w:t>r</w:t>
      </w:r>
      <w:r w:rsidR="7320CAFD" w:rsidRPr="00B475D4">
        <w:rPr>
          <w:rFonts w:ascii="Arial" w:hAnsi="Arial" w:cs="Arial"/>
          <w:sz w:val="20"/>
          <w:szCs w:val="20"/>
          <w:lang w:val="en-GB"/>
          <w:rPrChange w:id="8721" w:author="Alexandre Miguel Kaizeler Guedes Da Silva Afonso" w:date="2026-07-27T16:55:00Z" w16du:dateUtc="2026-07-27T15:55:00Z">
            <w:rPr>
              <w:rFonts w:ascii="Arial" w:hAnsi="Arial" w:cs="Arial"/>
              <w:sz w:val="20"/>
              <w:szCs w:val="20"/>
            </w:rPr>
          </w:rPrChange>
        </w:rPr>
        <w:t xml:space="preserve"> and associated test’s p-value on top left corner</w:t>
      </w:r>
      <w:r w:rsidRPr="00B475D4">
        <w:rPr>
          <w:rFonts w:ascii="Arial" w:hAnsi="Arial" w:cs="Arial"/>
          <w:sz w:val="20"/>
          <w:szCs w:val="20"/>
          <w:lang w:val="en-GB"/>
          <w:rPrChange w:id="8722" w:author="Alexandre Miguel Kaizeler Guedes Da Silva Afonso" w:date="2026-07-27T16:55:00Z" w16du:dateUtc="2026-07-27T15:55:00Z">
            <w:rPr>
              <w:rFonts w:ascii="Arial" w:hAnsi="Arial" w:cs="Arial"/>
              <w:sz w:val="20"/>
              <w:szCs w:val="20"/>
            </w:rPr>
          </w:rPrChange>
        </w:rPr>
        <w:t xml:space="preserve">. </w:t>
      </w:r>
      <w:r w:rsidR="6F164EDD" w:rsidRPr="00B475D4">
        <w:rPr>
          <w:rFonts w:ascii="Arial" w:hAnsi="Arial" w:cs="Arial"/>
          <w:sz w:val="20"/>
          <w:szCs w:val="20"/>
          <w:lang w:val="en-GB"/>
          <w:rPrChange w:id="8723" w:author="Alexandre Miguel Kaizeler Guedes Da Silva Afonso" w:date="2026-07-27T16:55:00Z" w16du:dateUtc="2026-07-27T15:55:00Z">
            <w:rPr>
              <w:rFonts w:ascii="Arial" w:hAnsi="Arial" w:cs="Arial"/>
              <w:sz w:val="20"/>
              <w:szCs w:val="20"/>
            </w:rPr>
          </w:rPrChange>
        </w:rPr>
        <w:t xml:space="preserve">(B) </w:t>
      </w:r>
      <w:r w:rsidR="6F164EDD" w:rsidRPr="00B475D4">
        <w:rPr>
          <w:rFonts w:ascii="Arial" w:hAnsi="Arial" w:cs="Arial"/>
          <w:color w:val="000000" w:themeColor="text1"/>
          <w:sz w:val="20"/>
          <w:szCs w:val="20"/>
          <w:lang w:val="en-GB"/>
          <w:rPrChange w:id="8724" w:author="Alexandre Miguel Kaizeler Guedes Da Silva Afonso" w:date="2026-07-27T16:55:00Z" w16du:dateUtc="2026-07-27T15:55:00Z">
            <w:rPr>
              <w:rFonts w:ascii="Arial" w:hAnsi="Arial" w:cs="Arial"/>
              <w:color w:val="000000" w:themeColor="text1"/>
              <w:sz w:val="20"/>
              <w:szCs w:val="20"/>
            </w:rPr>
          </w:rPrChange>
        </w:rPr>
        <w:t xml:space="preserve">Heatmap of Spearman’s correlations between </w:t>
      </w:r>
      <w:r w:rsidR="6F164EDD" w:rsidRPr="00B475D4">
        <w:rPr>
          <w:rFonts w:ascii="Arial" w:hAnsi="Arial" w:cs="Arial"/>
          <w:sz w:val="20"/>
          <w:szCs w:val="20"/>
          <w:lang w:val="en-GB"/>
          <w:rPrChange w:id="8725" w:author="Alexandre Miguel Kaizeler Guedes Da Silva Afonso" w:date="2026-07-27T16:55:00Z" w16du:dateUtc="2026-07-27T15:55:00Z">
            <w:rPr>
              <w:rFonts w:ascii="Arial" w:hAnsi="Arial" w:cs="Arial"/>
              <w:sz w:val="20"/>
              <w:szCs w:val="20"/>
            </w:rPr>
          </w:rPrChange>
        </w:rPr>
        <w:t xml:space="preserve">t-statistics of </w:t>
      </w:r>
      <w:r w:rsidR="720BE558" w:rsidRPr="00B475D4">
        <w:rPr>
          <w:rFonts w:ascii="Arial" w:hAnsi="Arial" w:cs="Arial"/>
          <w:sz w:val="20"/>
          <w:szCs w:val="20"/>
          <w:lang w:val="en-GB"/>
          <w:rPrChange w:id="8726" w:author="Alexandre Miguel Kaizeler Guedes Da Silva Afonso" w:date="2026-07-27T16:55:00Z" w16du:dateUtc="2026-07-27T15:55:00Z">
            <w:rPr>
              <w:rFonts w:ascii="Arial" w:hAnsi="Arial" w:cs="Arial"/>
              <w:sz w:val="20"/>
              <w:szCs w:val="20"/>
            </w:rPr>
          </w:rPrChange>
        </w:rPr>
        <w:t>DGE</w:t>
      </w:r>
      <w:r w:rsidR="6F164EDD" w:rsidRPr="00B475D4">
        <w:rPr>
          <w:rFonts w:ascii="Arial" w:hAnsi="Arial" w:cs="Arial"/>
          <w:sz w:val="20"/>
          <w:szCs w:val="20"/>
          <w:lang w:val="en-GB"/>
          <w:rPrChange w:id="8727" w:author="Alexandre Miguel Kaizeler Guedes Da Silva Afonso" w:date="2026-07-27T16:55:00Z" w16du:dateUtc="2026-07-27T15:55:00Z">
            <w:rPr>
              <w:rFonts w:ascii="Arial" w:hAnsi="Arial" w:cs="Arial"/>
              <w:sz w:val="20"/>
              <w:szCs w:val="20"/>
            </w:rPr>
          </w:rPrChange>
        </w:rPr>
        <w:t xml:space="preserve"> between SGs and </w:t>
      </w:r>
      <w:r w:rsidR="76B8F578" w:rsidRPr="00B475D4">
        <w:rPr>
          <w:rFonts w:ascii="Arial" w:hAnsi="Arial" w:cs="Arial"/>
          <w:sz w:val="20"/>
          <w:szCs w:val="20"/>
          <w:lang w:val="en-GB"/>
          <w:rPrChange w:id="8728" w:author="Alexandre Miguel Kaizeler Guedes Da Silva Afonso" w:date="2026-07-27T16:55:00Z" w16du:dateUtc="2026-07-27T15:55:00Z">
            <w:rPr>
              <w:rFonts w:ascii="Arial" w:hAnsi="Arial" w:cs="Arial"/>
              <w:sz w:val="20"/>
              <w:szCs w:val="20"/>
            </w:rPr>
          </w:rPrChange>
        </w:rPr>
        <w:t>WCs</w:t>
      </w:r>
      <w:r w:rsidR="6F164EDD" w:rsidRPr="00B475D4">
        <w:rPr>
          <w:rFonts w:ascii="Arial" w:hAnsi="Arial" w:cs="Arial"/>
          <w:sz w:val="20"/>
          <w:szCs w:val="20"/>
          <w:lang w:val="en-GB"/>
          <w:rPrChange w:id="8729" w:author="Alexandre Miguel Kaizeler Guedes Da Silva Afonso" w:date="2026-07-27T16:55:00Z" w16du:dateUtc="2026-07-27T15:55:00Z">
            <w:rPr>
              <w:rFonts w:ascii="Arial" w:hAnsi="Arial" w:cs="Arial"/>
              <w:sz w:val="20"/>
              <w:szCs w:val="20"/>
            </w:rPr>
          </w:rPrChange>
        </w:rPr>
        <w:t xml:space="preserve">, </w:t>
      </w:r>
      <w:r w:rsidR="6F164EDD" w:rsidRPr="00B475D4">
        <w:rPr>
          <w:rFonts w:ascii="Arial" w:hAnsi="Arial" w:cs="Arial"/>
          <w:color w:val="000000" w:themeColor="text1"/>
          <w:sz w:val="20"/>
          <w:szCs w:val="20"/>
          <w:lang w:val="en-GB"/>
          <w:rPrChange w:id="8730" w:author="Alexandre Miguel Kaizeler Guedes Da Silva Afonso" w:date="2026-07-27T16:55:00Z" w16du:dateUtc="2026-07-27T15:55:00Z">
            <w:rPr>
              <w:rFonts w:ascii="Arial" w:hAnsi="Arial" w:cs="Arial"/>
              <w:color w:val="000000" w:themeColor="text1"/>
              <w:sz w:val="20"/>
              <w:szCs w:val="20"/>
            </w:rPr>
          </w:rPrChange>
        </w:rPr>
        <w:t xml:space="preserve">from different studies, and RNA </w:t>
      </w:r>
      <w:r w:rsidR="6F164EDD" w:rsidRPr="00B475D4">
        <w:rPr>
          <w:rFonts w:ascii="Arial" w:hAnsi="Arial" w:cs="Arial"/>
          <w:sz w:val="20"/>
          <w:szCs w:val="20"/>
          <w:lang w:val="en-GB"/>
          <w:rPrChange w:id="8731" w:author="Alexandre Miguel Kaizeler Guedes Da Silva Afonso" w:date="2026-07-27T16:55:00Z" w16du:dateUtc="2026-07-27T15:55:00Z">
            <w:rPr>
              <w:rFonts w:ascii="Arial" w:hAnsi="Arial" w:cs="Arial"/>
              <w:sz w:val="20"/>
              <w:szCs w:val="20"/>
            </w:rPr>
          </w:rPrChange>
        </w:rPr>
        <w:t>length</w:t>
      </w:r>
      <w:r w:rsidR="000B5194" w:rsidRPr="00B475D4">
        <w:rPr>
          <w:rFonts w:ascii="Arial" w:hAnsi="Arial" w:cs="Arial"/>
          <w:sz w:val="20"/>
          <w:szCs w:val="20"/>
          <w:lang w:val="en-GB"/>
          <w:rPrChange w:id="8732" w:author="Alexandre Miguel Kaizeler Guedes Da Silva Afonso" w:date="2026-07-27T16:55:00Z" w16du:dateUtc="2026-07-27T15:55:00Z">
            <w:rPr>
              <w:rFonts w:ascii="Arial" w:hAnsi="Arial" w:cs="Arial"/>
              <w:sz w:val="20"/>
              <w:szCs w:val="20"/>
            </w:rPr>
          </w:rPrChange>
        </w:rPr>
        <w:t xml:space="preserve">. </w:t>
      </w:r>
      <w:r w:rsidR="6F164EDD" w:rsidRPr="00B475D4">
        <w:rPr>
          <w:rFonts w:ascii="Arial" w:hAnsi="Arial" w:cs="Arial"/>
          <w:color w:val="000000" w:themeColor="text1"/>
          <w:sz w:val="20"/>
          <w:szCs w:val="20"/>
          <w:lang w:val="en-GB"/>
          <w:rPrChange w:id="8733" w:author="Alexandre Miguel Kaizeler Guedes Da Silva Afonso" w:date="2026-07-27T16:55:00Z" w16du:dateUtc="2026-07-27T15:55:00Z">
            <w:rPr>
              <w:rFonts w:ascii="Arial" w:hAnsi="Arial" w:cs="Arial"/>
              <w:color w:val="000000" w:themeColor="text1"/>
              <w:sz w:val="20"/>
              <w:szCs w:val="20"/>
            </w:rPr>
          </w:rPrChange>
        </w:rPr>
        <w:t xml:space="preserve">Stress stimulus, cell type, </w:t>
      </w:r>
      <w:r w:rsidR="000B5194" w:rsidRPr="00B475D4">
        <w:rPr>
          <w:rFonts w:ascii="Arial" w:hAnsi="Arial" w:cs="Arial"/>
          <w:color w:val="000000" w:themeColor="text1"/>
          <w:sz w:val="20"/>
          <w:szCs w:val="20"/>
          <w:lang w:val="en-GB"/>
          <w:rPrChange w:id="8734" w:author="Alexandre Miguel Kaizeler Guedes Da Silva Afonso" w:date="2026-07-27T16:55:00Z" w16du:dateUtc="2026-07-27T15:55:00Z">
            <w:rPr>
              <w:rFonts w:ascii="Arial" w:hAnsi="Arial" w:cs="Arial"/>
              <w:color w:val="000000" w:themeColor="text1"/>
              <w:sz w:val="20"/>
              <w:szCs w:val="20"/>
            </w:rPr>
          </w:rPrChange>
        </w:rPr>
        <w:t xml:space="preserve">transcriptome of origin, </w:t>
      </w:r>
      <w:r w:rsidR="6F164EDD" w:rsidRPr="00B475D4">
        <w:rPr>
          <w:rFonts w:ascii="Arial" w:hAnsi="Arial" w:cs="Arial"/>
          <w:color w:val="000000" w:themeColor="text1"/>
          <w:sz w:val="20"/>
          <w:szCs w:val="20"/>
          <w:lang w:val="en-GB"/>
          <w:rPrChange w:id="8735" w:author="Alexandre Miguel Kaizeler Guedes Da Silva Afonso" w:date="2026-07-27T16:55:00Z" w16du:dateUtc="2026-07-27T15:55:00Z">
            <w:rPr>
              <w:rFonts w:ascii="Arial" w:hAnsi="Arial" w:cs="Arial"/>
              <w:color w:val="000000" w:themeColor="text1"/>
              <w:sz w:val="20"/>
              <w:szCs w:val="20"/>
            </w:rPr>
          </w:rPrChange>
        </w:rPr>
        <w:t>SG purification method</w:t>
      </w:r>
      <w:r w:rsidR="000B5194" w:rsidRPr="00B475D4">
        <w:rPr>
          <w:rFonts w:ascii="Arial" w:hAnsi="Arial" w:cs="Arial"/>
          <w:color w:val="000000" w:themeColor="text1"/>
          <w:sz w:val="20"/>
          <w:szCs w:val="20"/>
          <w:lang w:val="en-GB"/>
          <w:rPrChange w:id="8736" w:author="Alexandre Miguel Kaizeler Guedes Da Silva Afonso" w:date="2026-07-27T16:55:00Z" w16du:dateUtc="2026-07-27T15:55:00Z">
            <w:rPr>
              <w:rFonts w:ascii="Arial" w:hAnsi="Arial" w:cs="Arial"/>
              <w:color w:val="000000" w:themeColor="text1"/>
              <w:sz w:val="20"/>
              <w:szCs w:val="20"/>
            </w:rPr>
          </w:rPrChange>
        </w:rPr>
        <w:t>, and target molecule used for purification</w:t>
      </w:r>
      <w:r w:rsidR="6F164EDD" w:rsidRPr="00B475D4">
        <w:rPr>
          <w:rFonts w:ascii="Arial" w:hAnsi="Arial" w:cs="Arial"/>
          <w:color w:val="000000" w:themeColor="text1"/>
          <w:sz w:val="20"/>
          <w:szCs w:val="20"/>
          <w:lang w:val="en-GB"/>
          <w:rPrChange w:id="8737" w:author="Alexandre Miguel Kaizeler Guedes Da Silva Afonso" w:date="2026-07-27T16:55:00Z" w16du:dateUtc="2026-07-27T15:55:00Z">
            <w:rPr>
              <w:rFonts w:ascii="Arial" w:hAnsi="Arial" w:cs="Arial"/>
              <w:color w:val="000000" w:themeColor="text1"/>
              <w:sz w:val="20"/>
              <w:szCs w:val="20"/>
            </w:rPr>
          </w:rPrChange>
        </w:rPr>
        <w:t xml:space="preserve"> of each study are given below the heatmap.</w:t>
      </w:r>
      <w:r w:rsidR="6C19E889" w:rsidRPr="00B475D4">
        <w:rPr>
          <w:rFonts w:ascii="Arial" w:hAnsi="Arial" w:cs="Arial"/>
          <w:color w:val="000000" w:themeColor="text1"/>
          <w:sz w:val="20"/>
          <w:szCs w:val="20"/>
          <w:lang w:val="en-GB"/>
          <w:rPrChange w:id="8738" w:author="Alexandre Miguel Kaizeler Guedes Da Silva Afonso" w:date="2026-07-27T16:55:00Z" w16du:dateUtc="2026-07-27T15:55:00Z">
            <w:rPr>
              <w:rFonts w:ascii="Arial" w:hAnsi="Arial" w:cs="Arial"/>
              <w:color w:val="000000" w:themeColor="text1"/>
              <w:sz w:val="20"/>
              <w:szCs w:val="20"/>
            </w:rPr>
          </w:rPrChange>
        </w:rPr>
        <w:t xml:space="preserve"> </w:t>
      </w:r>
      <w:r w:rsidR="6C19E889" w:rsidRPr="00B475D4">
        <w:rPr>
          <w:rFonts w:ascii="Arial" w:hAnsi="Arial" w:cs="Arial"/>
          <w:sz w:val="20"/>
          <w:szCs w:val="20"/>
          <w:lang w:val="en-GB"/>
          <w:rPrChange w:id="8739" w:author="Alexandre Miguel Kaizeler Guedes Da Silva Afonso" w:date="2026-07-27T16:55:00Z" w16du:dateUtc="2026-07-27T15:55:00Z">
            <w:rPr>
              <w:rFonts w:ascii="Arial" w:hAnsi="Arial" w:cs="Arial"/>
              <w:sz w:val="20"/>
              <w:szCs w:val="20"/>
            </w:rPr>
          </w:rPrChange>
        </w:rPr>
        <w:t xml:space="preserve">G3BP refers to G3BP1 alone or both G3BP1 and G3BP2. </w:t>
      </w:r>
      <w:r w:rsidR="00AE0000" w:rsidRPr="00B475D4">
        <w:rPr>
          <w:rFonts w:ascii="Arial" w:hAnsi="Arial" w:cs="Arial"/>
          <w:sz w:val="20"/>
          <w:szCs w:val="20"/>
          <w:lang w:val="en-GB"/>
          <w:rPrChange w:id="8740" w:author="Alexandre Miguel Kaizeler Guedes Da Silva Afonso" w:date="2026-07-27T16:55:00Z" w16du:dateUtc="2026-07-27T15:55:00Z">
            <w:rPr>
              <w:rFonts w:ascii="Arial" w:hAnsi="Arial" w:cs="Arial"/>
              <w:sz w:val="20"/>
              <w:szCs w:val="20"/>
            </w:rPr>
          </w:rPrChange>
        </w:rPr>
        <w:t>METTL3 knockdown and knockout are marked with the same color</w:t>
      </w:r>
      <w:r w:rsidR="6C19E889" w:rsidRPr="00B475D4">
        <w:rPr>
          <w:rFonts w:ascii="Arial" w:hAnsi="Arial" w:cs="Arial"/>
          <w:sz w:val="20"/>
          <w:szCs w:val="20"/>
          <w:lang w:val="en-GB"/>
          <w:rPrChange w:id="8741" w:author="Alexandre Miguel Kaizeler Guedes Da Silva Afonso" w:date="2026-07-27T16:55:00Z" w16du:dateUtc="2026-07-27T15:55:00Z">
            <w:rPr>
              <w:rFonts w:ascii="Arial" w:hAnsi="Arial" w:cs="Arial"/>
              <w:sz w:val="20"/>
              <w:szCs w:val="20"/>
            </w:rPr>
          </w:rPrChange>
        </w:rPr>
        <w:t>.</w:t>
      </w:r>
      <w:r w:rsidR="6C19E889" w:rsidRPr="00B475D4">
        <w:rPr>
          <w:rFonts w:ascii="Arial" w:hAnsi="Arial" w:cs="Arial"/>
          <w:color w:val="000000" w:themeColor="text1"/>
          <w:sz w:val="20"/>
          <w:szCs w:val="20"/>
          <w:lang w:val="en-GB"/>
          <w:rPrChange w:id="8742" w:author="Alexandre Miguel Kaizeler Guedes Da Silva Afonso" w:date="2026-07-27T16:55:00Z" w16du:dateUtc="2026-07-27T15:55:00Z">
            <w:rPr>
              <w:rFonts w:ascii="Arial" w:hAnsi="Arial" w:cs="Arial"/>
              <w:color w:val="000000" w:themeColor="text1"/>
              <w:sz w:val="20"/>
              <w:szCs w:val="20"/>
            </w:rPr>
          </w:rPrChange>
        </w:rPr>
        <w:t xml:space="preserve"> (C) Scatter plot of GSEA Normali</w:t>
      </w:r>
      <w:r w:rsidR="008C59BC" w:rsidRPr="00B475D4">
        <w:rPr>
          <w:rFonts w:ascii="Arial" w:hAnsi="Arial" w:cs="Arial"/>
          <w:color w:val="000000" w:themeColor="text1"/>
          <w:sz w:val="20"/>
          <w:szCs w:val="20"/>
          <w:lang w:val="en-GB"/>
          <w:rPrChange w:id="8743" w:author="Alexandre Miguel Kaizeler Guedes Da Silva Afonso" w:date="2026-07-27T16:55:00Z" w16du:dateUtc="2026-07-27T15:55:00Z">
            <w:rPr>
              <w:rFonts w:ascii="Arial" w:hAnsi="Arial" w:cs="Arial"/>
              <w:color w:val="000000" w:themeColor="text1"/>
              <w:sz w:val="20"/>
              <w:szCs w:val="20"/>
            </w:rPr>
          </w:rPrChange>
        </w:rPr>
        <w:t>z</w:t>
      </w:r>
      <w:r w:rsidR="6C19E889" w:rsidRPr="00B475D4">
        <w:rPr>
          <w:rFonts w:ascii="Arial" w:hAnsi="Arial" w:cs="Arial"/>
          <w:color w:val="000000" w:themeColor="text1"/>
          <w:sz w:val="20"/>
          <w:szCs w:val="20"/>
          <w:lang w:val="en-GB"/>
          <w:rPrChange w:id="8744" w:author="Alexandre Miguel Kaizeler Guedes Da Silva Afonso" w:date="2026-07-27T16:55:00Z" w16du:dateUtc="2026-07-27T15:55:00Z">
            <w:rPr>
              <w:rFonts w:ascii="Arial" w:hAnsi="Arial" w:cs="Arial"/>
              <w:color w:val="000000" w:themeColor="text1"/>
              <w:sz w:val="20"/>
              <w:szCs w:val="20"/>
            </w:rPr>
          </w:rPrChange>
        </w:rPr>
        <w:t xml:space="preserve">ed Enrichment Scores (NES) of Hallmarks </w:t>
      </w:r>
      <w:r w:rsidR="7C4AE099" w:rsidRPr="00B475D4">
        <w:rPr>
          <w:rFonts w:ascii="Arial" w:hAnsi="Arial" w:cs="Arial"/>
          <w:color w:val="000000" w:themeColor="text1"/>
          <w:sz w:val="20"/>
          <w:szCs w:val="20"/>
          <w:lang w:val="en-GB"/>
          <w:rPrChange w:id="8745" w:author="Alexandre Miguel Kaizeler Guedes Da Silva Afonso" w:date="2026-07-27T16:55:00Z" w16du:dateUtc="2026-07-27T15:55:00Z">
            <w:rPr>
              <w:rFonts w:ascii="Arial" w:hAnsi="Arial" w:cs="Arial"/>
              <w:color w:val="000000" w:themeColor="text1"/>
              <w:sz w:val="20"/>
              <w:szCs w:val="20"/>
            </w:rPr>
          </w:rPrChange>
        </w:rPr>
        <w:t>between SGs and WCs</w:t>
      </w:r>
      <w:r w:rsidR="6C19E889" w:rsidRPr="00B475D4">
        <w:rPr>
          <w:rFonts w:ascii="Arial" w:hAnsi="Arial" w:cs="Arial"/>
          <w:color w:val="000000" w:themeColor="text1"/>
          <w:sz w:val="20"/>
          <w:szCs w:val="20"/>
          <w:lang w:val="en-GB"/>
          <w:rPrChange w:id="8746" w:author="Alexandre Miguel Kaizeler Guedes Da Silva Afonso" w:date="2026-07-27T16:55:00Z" w16du:dateUtc="2026-07-27T15:55:00Z">
            <w:rPr>
              <w:rFonts w:ascii="Arial" w:hAnsi="Arial" w:cs="Arial"/>
              <w:color w:val="000000" w:themeColor="text1"/>
              <w:sz w:val="20"/>
              <w:szCs w:val="20"/>
            </w:rPr>
          </w:rPrChange>
        </w:rPr>
        <w:t xml:space="preserve">, </w:t>
      </w:r>
      <w:r w:rsidR="000B5194" w:rsidRPr="00B475D4">
        <w:rPr>
          <w:rFonts w:ascii="Arial" w:hAnsi="Arial" w:cs="Arial"/>
          <w:color w:val="000000" w:themeColor="text1"/>
          <w:sz w:val="20"/>
          <w:szCs w:val="20"/>
          <w:lang w:val="en-GB"/>
          <w:rPrChange w:id="8747" w:author="Alexandre Miguel Kaizeler Guedes Da Silva Afonso" w:date="2026-07-27T16:55:00Z" w16du:dateUtc="2026-07-27T15:55:00Z">
            <w:rPr>
              <w:rFonts w:ascii="Arial" w:hAnsi="Arial" w:cs="Arial"/>
              <w:color w:val="000000" w:themeColor="text1"/>
              <w:sz w:val="20"/>
              <w:szCs w:val="20"/>
            </w:rPr>
          </w:rPrChange>
        </w:rPr>
        <w:t xml:space="preserve">based on genes </w:t>
      </w:r>
      <w:r w:rsidR="6C19E889" w:rsidRPr="00B475D4">
        <w:rPr>
          <w:rFonts w:ascii="Arial" w:hAnsi="Arial" w:cs="Arial"/>
          <w:color w:val="000000" w:themeColor="text1"/>
          <w:sz w:val="20"/>
          <w:szCs w:val="20"/>
          <w:lang w:val="en-GB"/>
          <w:rPrChange w:id="8748" w:author="Alexandre Miguel Kaizeler Guedes Da Silva Afonso" w:date="2026-07-27T16:55:00Z" w16du:dateUtc="2026-07-27T15:55:00Z">
            <w:rPr>
              <w:rFonts w:ascii="Arial" w:hAnsi="Arial" w:cs="Arial"/>
              <w:color w:val="000000" w:themeColor="text1"/>
              <w:sz w:val="20"/>
              <w:szCs w:val="20"/>
            </w:rPr>
          </w:rPrChange>
        </w:rPr>
        <w:t>ranked by t-statistic</w:t>
      </w:r>
      <w:r w:rsidR="000B5194" w:rsidRPr="00B475D4">
        <w:rPr>
          <w:rFonts w:ascii="Arial" w:hAnsi="Arial" w:cs="Arial"/>
          <w:color w:val="000000" w:themeColor="text1"/>
          <w:sz w:val="20"/>
          <w:szCs w:val="20"/>
          <w:lang w:val="en-GB"/>
          <w:rPrChange w:id="8749" w:author="Alexandre Miguel Kaizeler Guedes Da Silva Afonso" w:date="2026-07-27T16:55:00Z" w16du:dateUtc="2026-07-27T15:55:00Z">
            <w:rPr>
              <w:rFonts w:ascii="Arial" w:hAnsi="Arial" w:cs="Arial"/>
              <w:color w:val="000000" w:themeColor="text1"/>
              <w:sz w:val="20"/>
              <w:szCs w:val="20"/>
            </w:rPr>
          </w:rPrChange>
        </w:rPr>
        <w:t>s of differential expression</w:t>
      </w:r>
      <w:r w:rsidR="6C19E889" w:rsidRPr="00B475D4">
        <w:rPr>
          <w:rFonts w:ascii="Arial" w:hAnsi="Arial" w:cs="Arial"/>
          <w:color w:val="000000" w:themeColor="text1"/>
          <w:sz w:val="20"/>
          <w:szCs w:val="20"/>
          <w:lang w:val="en-GB"/>
          <w:rPrChange w:id="8750" w:author="Alexandre Miguel Kaizeler Guedes Da Silva Afonso" w:date="2026-07-27T16:55:00Z" w16du:dateUtc="2026-07-27T15:55:00Z">
            <w:rPr>
              <w:rFonts w:ascii="Arial" w:hAnsi="Arial" w:cs="Arial"/>
              <w:color w:val="000000" w:themeColor="text1"/>
              <w:sz w:val="20"/>
              <w:szCs w:val="20"/>
            </w:rPr>
          </w:rPrChange>
        </w:rPr>
        <w:t xml:space="preserve">, </w:t>
      </w:r>
      <w:r w:rsidR="1C9B2B99" w:rsidRPr="00B475D4">
        <w:rPr>
          <w:rFonts w:ascii="Arial" w:hAnsi="Arial" w:cs="Arial"/>
          <w:sz w:val="20"/>
          <w:szCs w:val="20"/>
          <w:lang w:val="en-GB"/>
          <w:rPrChange w:id="8751" w:author="Alexandre Miguel Kaizeler Guedes Da Silva Afonso" w:date="2026-07-27T16:55:00Z" w16du:dateUtc="2026-07-27T15:55:00Z">
            <w:rPr>
              <w:rFonts w:ascii="Arial" w:hAnsi="Arial" w:cs="Arial"/>
              <w:sz w:val="20"/>
              <w:szCs w:val="20"/>
            </w:rPr>
          </w:rPrChange>
        </w:rPr>
        <w:t>for SG purification by</w:t>
      </w:r>
      <w:r w:rsidR="6C19E889" w:rsidRPr="00B475D4">
        <w:rPr>
          <w:rFonts w:ascii="Arial" w:hAnsi="Arial" w:cs="Arial"/>
          <w:color w:val="000000" w:themeColor="text1"/>
          <w:sz w:val="20"/>
          <w:szCs w:val="20"/>
          <w:lang w:val="en-GB"/>
          <w:rPrChange w:id="8752" w:author="Alexandre Miguel Kaizeler Guedes Da Silva Afonso" w:date="2026-07-27T16:55:00Z" w16du:dateUtc="2026-07-27T15:55:00Z">
            <w:rPr>
              <w:rFonts w:ascii="Arial" w:hAnsi="Arial" w:cs="Arial"/>
              <w:color w:val="000000" w:themeColor="text1"/>
              <w:sz w:val="20"/>
              <w:szCs w:val="20"/>
            </w:rPr>
          </w:rPrChange>
        </w:rPr>
        <w:t xml:space="preserve"> </w:t>
      </w:r>
      <w:r w:rsidR="7717FA75" w:rsidRPr="00B475D4">
        <w:rPr>
          <w:rFonts w:ascii="Arial" w:hAnsi="Arial" w:cs="Arial"/>
          <w:sz w:val="20"/>
          <w:szCs w:val="20"/>
          <w:lang w:val="en-GB"/>
          <w:rPrChange w:id="8753" w:author="Alexandre Miguel Kaizeler Guedes Da Silva Afonso" w:date="2026-07-27T16:55:00Z" w16du:dateUtc="2026-07-27T15:55:00Z">
            <w:rPr>
              <w:rFonts w:ascii="Arial" w:hAnsi="Arial" w:cs="Arial"/>
              <w:sz w:val="20"/>
              <w:szCs w:val="20"/>
            </w:rPr>
          </w:rPrChange>
        </w:rPr>
        <w:t>DC</w:t>
      </w:r>
      <w:r w:rsidR="000B5194" w:rsidRPr="00B475D4">
        <w:rPr>
          <w:rFonts w:ascii="Arial" w:hAnsi="Arial" w:cs="Arial"/>
          <w:sz w:val="20"/>
          <w:szCs w:val="20"/>
          <w:lang w:val="en-GB"/>
          <w:rPrChange w:id="8754" w:author="Alexandre Miguel Kaizeler Guedes Da Silva Afonso" w:date="2026-07-27T16:55:00Z" w16du:dateUtc="2026-07-27T15:55:00Z">
            <w:rPr>
              <w:rFonts w:ascii="Arial" w:hAnsi="Arial" w:cs="Arial"/>
              <w:sz w:val="20"/>
              <w:szCs w:val="20"/>
            </w:rPr>
          </w:rPrChange>
        </w:rPr>
        <w:fldChar w:fldCharType="begin"/>
      </w:r>
      <w:r w:rsidR="00C37375" w:rsidRPr="00B475D4">
        <w:rPr>
          <w:rFonts w:ascii="Arial" w:hAnsi="Arial" w:cs="Arial"/>
          <w:sz w:val="20"/>
          <w:szCs w:val="20"/>
          <w:lang w:val="en-GB"/>
          <w:rPrChange w:id="8755" w:author="Alexandre Miguel Kaizeler Guedes Da Silva Afonso" w:date="2026-07-27T16:55:00Z" w16du:dateUtc="2026-07-27T15:55:00Z">
            <w:rPr>
              <w:rFonts w:ascii="Arial" w:hAnsi="Arial" w:cs="Arial"/>
              <w:sz w:val="20"/>
              <w:szCs w:val="20"/>
            </w:rPr>
          </w:rPrChange>
        </w:rPr>
        <w:instrText xml:space="preserve"> ADDIN ZOTERO_ITEM CSL_CITATION {"citationID":"MEvKnIAV","properties":{"unsorted":false,"formattedCitation":"\\super 31\\nosupersub{}","plainCitation":"31","noteIndex":0},"citationItems":[{"id":"jCcWpdK2/I8Gjq151","uris":["http://zotero.org/users/local/1p9EH8ax/items/WPA4SC2G"],"itemData":{"id":"7D53HIrP/X56yLclC","type":"article-journal","container-title":"Molecular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000B5194" w:rsidRPr="00B475D4">
        <w:rPr>
          <w:rFonts w:ascii="Arial" w:hAnsi="Arial" w:cs="Arial"/>
          <w:sz w:val="20"/>
          <w:szCs w:val="20"/>
          <w:lang w:val="en-GB"/>
          <w:rPrChange w:id="8756" w:author="Alexandre Miguel Kaizeler Guedes Da Silva Afonso" w:date="2026-07-27T16:55:00Z" w16du:dateUtc="2026-07-27T15:55:00Z">
            <w:rPr>
              <w:rFonts w:ascii="Arial" w:hAnsi="Arial" w:cs="Arial"/>
              <w:sz w:val="20"/>
              <w:szCs w:val="20"/>
            </w:rPr>
          </w:rPrChange>
        </w:rPr>
        <w:fldChar w:fldCharType="separate"/>
      </w:r>
      <w:r w:rsidR="000B5194" w:rsidRPr="00B475D4">
        <w:rPr>
          <w:rFonts w:ascii="Arial" w:hAnsi="Arial" w:cs="Arial"/>
          <w:kern w:val="0"/>
          <w:sz w:val="20"/>
          <w:vertAlign w:val="superscript"/>
          <w:lang w:val="en-GB"/>
          <w:rPrChange w:id="8757" w:author="Alexandre Miguel Kaizeler Guedes Da Silva Afonso" w:date="2026-07-27T16:55:00Z" w16du:dateUtc="2026-07-27T15:55:00Z">
            <w:rPr>
              <w:rFonts w:ascii="Arial" w:hAnsi="Arial" w:cs="Arial"/>
              <w:kern w:val="0"/>
              <w:sz w:val="20"/>
              <w:vertAlign w:val="superscript"/>
            </w:rPr>
          </w:rPrChange>
        </w:rPr>
        <w:t>31</w:t>
      </w:r>
      <w:r w:rsidR="000B5194" w:rsidRPr="00B475D4">
        <w:rPr>
          <w:rFonts w:ascii="Arial" w:hAnsi="Arial" w:cs="Arial"/>
          <w:sz w:val="20"/>
          <w:szCs w:val="20"/>
          <w:lang w:val="en-GB"/>
          <w:rPrChange w:id="8758" w:author="Alexandre Miguel Kaizeler Guedes Da Silva Afonso" w:date="2026-07-27T16:55:00Z" w16du:dateUtc="2026-07-27T15:55:00Z">
            <w:rPr>
              <w:rFonts w:ascii="Arial" w:hAnsi="Arial" w:cs="Arial"/>
              <w:sz w:val="20"/>
              <w:szCs w:val="20"/>
            </w:rPr>
          </w:rPrChange>
        </w:rPr>
        <w:fldChar w:fldCharType="end"/>
      </w:r>
      <w:r w:rsidR="00CC58A8" w:rsidRPr="00B475D4">
        <w:rPr>
          <w:rFonts w:ascii="Arial" w:hAnsi="Arial" w:cs="Arial"/>
          <w:color w:val="000000" w:themeColor="text1"/>
          <w:sz w:val="20"/>
          <w:szCs w:val="20"/>
          <w:lang w:val="en-GB"/>
          <w:rPrChange w:id="8759" w:author="Alexandre Miguel Kaizeler Guedes Da Silva Afonso" w:date="2026-07-27T16:55:00Z" w16du:dateUtc="2026-07-27T15:55:00Z">
            <w:rPr>
              <w:rFonts w:ascii="Arial" w:hAnsi="Arial" w:cs="Arial"/>
              <w:color w:val="000000" w:themeColor="text1"/>
              <w:sz w:val="20"/>
              <w:szCs w:val="20"/>
            </w:rPr>
          </w:rPrChange>
        </w:rPr>
        <w:t xml:space="preserve"> </w:t>
      </w:r>
      <w:r w:rsidR="6C19E889" w:rsidRPr="00B475D4">
        <w:rPr>
          <w:rFonts w:ascii="Arial" w:hAnsi="Arial" w:cs="Arial"/>
          <w:color w:val="000000" w:themeColor="text1"/>
          <w:sz w:val="20"/>
          <w:szCs w:val="20"/>
          <w:lang w:val="en-GB"/>
          <w:rPrChange w:id="8760" w:author="Alexandre Miguel Kaizeler Guedes Da Silva Afonso" w:date="2026-07-27T16:55:00Z" w16du:dateUtc="2026-07-27T15:55:00Z">
            <w:rPr>
              <w:rFonts w:ascii="Arial" w:hAnsi="Arial" w:cs="Arial"/>
              <w:color w:val="000000" w:themeColor="text1"/>
              <w:sz w:val="20"/>
              <w:szCs w:val="20"/>
            </w:rPr>
          </w:rPrChange>
        </w:rPr>
        <w:t xml:space="preserve">or </w:t>
      </w:r>
      <w:r w:rsidR="5EFBEDEE" w:rsidRPr="00B475D4">
        <w:rPr>
          <w:rFonts w:ascii="Arial" w:hAnsi="Arial" w:cs="Arial"/>
          <w:sz w:val="20"/>
          <w:szCs w:val="20"/>
          <w:lang w:val="en-GB"/>
          <w:rPrChange w:id="8761" w:author="Alexandre Miguel Kaizeler Guedes Da Silva Afonso" w:date="2026-07-27T16:55:00Z" w16du:dateUtc="2026-07-27T15:55:00Z">
            <w:rPr>
              <w:rFonts w:ascii="Arial" w:hAnsi="Arial" w:cs="Arial"/>
              <w:sz w:val="20"/>
              <w:szCs w:val="20"/>
            </w:rPr>
          </w:rPrChange>
        </w:rPr>
        <w:t>PL</w:t>
      </w:r>
      <w:r w:rsidR="000B5194" w:rsidRPr="00B475D4">
        <w:rPr>
          <w:rFonts w:ascii="Arial" w:hAnsi="Arial" w:cs="Arial"/>
          <w:sz w:val="20"/>
          <w:szCs w:val="20"/>
          <w:lang w:val="en-GB"/>
          <w:rPrChange w:id="8762" w:author="Alexandre Miguel Kaizeler Guedes Da Silva Afonso" w:date="2026-07-27T16:55:00Z" w16du:dateUtc="2026-07-27T15:55:00Z">
            <w:rPr>
              <w:rFonts w:ascii="Arial" w:hAnsi="Arial" w:cs="Arial"/>
              <w:sz w:val="20"/>
              <w:szCs w:val="20"/>
            </w:rPr>
          </w:rPrChange>
        </w:rPr>
        <w:fldChar w:fldCharType="begin"/>
      </w:r>
      <w:r w:rsidR="00C37375" w:rsidRPr="00B475D4">
        <w:rPr>
          <w:rFonts w:ascii="Arial" w:hAnsi="Arial" w:cs="Arial"/>
          <w:sz w:val="20"/>
          <w:szCs w:val="20"/>
          <w:lang w:val="en-GB"/>
          <w:rPrChange w:id="8763" w:author="Alexandre Miguel Kaizeler Guedes Da Silva Afonso" w:date="2026-07-27T16:55:00Z" w16du:dateUtc="2026-07-27T15:55:00Z">
            <w:rPr>
              <w:rFonts w:ascii="Arial" w:hAnsi="Arial" w:cs="Arial"/>
              <w:sz w:val="20"/>
              <w:szCs w:val="20"/>
            </w:rPr>
          </w:rPrChange>
        </w:rPr>
        <w:instrText xml:space="preserve"> ADDIN ZOTERO_ITEM CSL_CITATION {"citationID":"R7gAvLCY","properties":{"unsorted":false,"formattedCitation":"\\super 29\\nosupersub{}","plainCitation":"29","noteIndex":0},"citationItems":[{"id":"jCcWpdK2/0qH0ns4Q","uris":["http://zotero.org/users/local/1p9EH8ax/items/4ULW7W7L"],"itemData":{"id":"7D53HIrP/OXH1lZbR","type":"article-journal","abstract":"Abstract\n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0B5194" w:rsidRPr="00B475D4">
        <w:rPr>
          <w:rFonts w:ascii="Arial" w:hAnsi="Arial" w:cs="Arial"/>
          <w:sz w:val="20"/>
          <w:szCs w:val="20"/>
          <w:lang w:val="en-GB"/>
          <w:rPrChange w:id="8764" w:author="Alexandre Miguel Kaizeler Guedes Da Silva Afonso" w:date="2026-07-27T16:55:00Z" w16du:dateUtc="2026-07-27T15:55:00Z">
            <w:rPr>
              <w:rFonts w:ascii="Arial" w:hAnsi="Arial" w:cs="Arial"/>
              <w:sz w:val="20"/>
              <w:szCs w:val="20"/>
            </w:rPr>
          </w:rPrChange>
        </w:rPr>
        <w:fldChar w:fldCharType="separate"/>
      </w:r>
      <w:r w:rsidR="000B5194" w:rsidRPr="00B475D4">
        <w:rPr>
          <w:rFonts w:ascii="Arial" w:hAnsi="Arial" w:cs="Arial"/>
          <w:kern w:val="0"/>
          <w:sz w:val="20"/>
          <w:vertAlign w:val="superscript"/>
          <w:lang w:val="en-GB"/>
          <w:rPrChange w:id="8765" w:author="Alexandre Miguel Kaizeler Guedes Da Silva Afonso" w:date="2026-07-27T16:55:00Z" w16du:dateUtc="2026-07-27T15:55:00Z">
            <w:rPr>
              <w:rFonts w:ascii="Arial" w:hAnsi="Arial" w:cs="Arial"/>
              <w:kern w:val="0"/>
              <w:sz w:val="20"/>
              <w:vertAlign w:val="superscript"/>
            </w:rPr>
          </w:rPrChange>
        </w:rPr>
        <w:t>29</w:t>
      </w:r>
      <w:r w:rsidR="000B5194" w:rsidRPr="00B475D4">
        <w:rPr>
          <w:rFonts w:ascii="Arial" w:hAnsi="Arial" w:cs="Arial"/>
          <w:sz w:val="20"/>
          <w:szCs w:val="20"/>
          <w:lang w:val="en-GB"/>
          <w:rPrChange w:id="8766" w:author="Alexandre Miguel Kaizeler Guedes Da Silva Afonso" w:date="2026-07-27T16:55:00Z" w16du:dateUtc="2026-07-27T15:55:00Z">
            <w:rPr>
              <w:rFonts w:ascii="Arial" w:hAnsi="Arial" w:cs="Arial"/>
              <w:sz w:val="20"/>
              <w:szCs w:val="20"/>
            </w:rPr>
          </w:rPrChange>
        </w:rPr>
        <w:fldChar w:fldCharType="end"/>
      </w:r>
      <w:r w:rsidR="00CC58A8" w:rsidRPr="00B475D4">
        <w:rPr>
          <w:lang w:val="en-GB"/>
          <w:rPrChange w:id="8767" w:author="Alexandre Miguel Kaizeler Guedes Da Silva Afonso" w:date="2026-07-27T16:55:00Z" w16du:dateUtc="2026-07-27T15:55:00Z">
            <w:rPr/>
          </w:rPrChange>
        </w:rPr>
        <w:t xml:space="preserve"> </w:t>
      </w:r>
      <w:r w:rsidR="6C19E889" w:rsidRPr="00B475D4">
        <w:rPr>
          <w:rFonts w:ascii="Arial" w:hAnsi="Arial" w:cs="Arial"/>
          <w:color w:val="000000" w:themeColor="text1"/>
          <w:sz w:val="20"/>
          <w:szCs w:val="20"/>
          <w:lang w:val="en-GB"/>
          <w:rPrChange w:id="8768" w:author="Alexandre Miguel Kaizeler Guedes Da Silva Afonso" w:date="2026-07-27T16:55:00Z" w16du:dateUtc="2026-07-27T15:55:00Z">
            <w:rPr>
              <w:rFonts w:ascii="Arial" w:hAnsi="Arial" w:cs="Arial"/>
              <w:color w:val="000000" w:themeColor="text1"/>
              <w:sz w:val="20"/>
              <w:szCs w:val="20"/>
            </w:rPr>
          </w:rPrChange>
        </w:rPr>
        <w:t>(</w:t>
      </w:r>
      <w:r w:rsidR="000B5194" w:rsidRPr="00B475D4">
        <w:rPr>
          <w:rFonts w:ascii="Arial" w:hAnsi="Arial" w:cs="Arial"/>
          <w:color w:val="000000" w:themeColor="text1"/>
          <w:sz w:val="20"/>
          <w:szCs w:val="20"/>
          <w:lang w:val="en-GB"/>
          <w:rPrChange w:id="8769" w:author="Alexandre Miguel Kaizeler Guedes Da Silva Afonso" w:date="2026-07-27T16:55:00Z" w16du:dateUtc="2026-07-27T15:55:00Z">
            <w:rPr>
              <w:rFonts w:ascii="Arial" w:hAnsi="Arial" w:cs="Arial"/>
              <w:color w:val="000000" w:themeColor="text1"/>
              <w:sz w:val="20"/>
              <w:szCs w:val="20"/>
            </w:rPr>
          </w:rPrChange>
        </w:rPr>
        <w:t xml:space="preserve">SG NES - </w:t>
      </w:r>
      <w:r w:rsidR="6C19E889" w:rsidRPr="00B475D4">
        <w:rPr>
          <w:rFonts w:ascii="Arial" w:hAnsi="Arial" w:cs="Arial"/>
          <w:color w:val="000000" w:themeColor="text1"/>
          <w:sz w:val="20"/>
          <w:szCs w:val="20"/>
          <w:lang w:val="en-GB"/>
          <w:rPrChange w:id="8770" w:author="Alexandre Miguel Kaizeler Guedes Da Silva Afonso" w:date="2026-07-27T16:55:00Z" w16du:dateUtc="2026-07-27T15:55:00Z">
            <w:rPr>
              <w:rFonts w:ascii="Arial" w:hAnsi="Arial" w:cs="Arial"/>
              <w:color w:val="000000" w:themeColor="text1"/>
              <w:sz w:val="20"/>
              <w:szCs w:val="20"/>
            </w:rPr>
          </w:rPrChange>
        </w:rPr>
        <w:t>Y-</w:t>
      </w:r>
      <w:r w:rsidR="007D587B" w:rsidRPr="00B475D4">
        <w:rPr>
          <w:rFonts w:ascii="Arial" w:hAnsi="Arial" w:cs="Arial"/>
          <w:color w:val="000000" w:themeColor="text1"/>
          <w:sz w:val="20"/>
          <w:szCs w:val="20"/>
          <w:lang w:val="en-GB"/>
          <w:rPrChange w:id="8771" w:author="Alexandre Miguel Kaizeler Guedes Da Silva Afonso" w:date="2026-07-27T16:55:00Z" w16du:dateUtc="2026-07-27T15:55:00Z">
            <w:rPr>
              <w:rFonts w:ascii="Arial" w:hAnsi="Arial" w:cs="Arial"/>
              <w:color w:val="000000" w:themeColor="text1"/>
              <w:sz w:val="20"/>
              <w:szCs w:val="20"/>
            </w:rPr>
          </w:rPrChange>
        </w:rPr>
        <w:t>axis</w:t>
      </w:r>
      <w:r w:rsidR="6C19E889" w:rsidRPr="00B475D4">
        <w:rPr>
          <w:rFonts w:ascii="Arial" w:hAnsi="Arial" w:cs="Arial"/>
          <w:color w:val="000000" w:themeColor="text1"/>
          <w:sz w:val="20"/>
          <w:szCs w:val="20"/>
          <w:lang w:val="en-GB"/>
          <w:rPrChange w:id="8772" w:author="Alexandre Miguel Kaizeler Guedes Da Silva Afonso" w:date="2026-07-27T16:55:00Z" w16du:dateUtc="2026-07-27T15:55:00Z">
            <w:rPr>
              <w:rFonts w:ascii="Arial" w:hAnsi="Arial" w:cs="Arial"/>
              <w:color w:val="000000" w:themeColor="text1"/>
              <w:sz w:val="20"/>
              <w:szCs w:val="20"/>
            </w:rPr>
          </w:rPrChange>
        </w:rPr>
        <w:t xml:space="preserve">) </w:t>
      </w:r>
      <w:r w:rsidR="6C19E889" w:rsidRPr="00B475D4">
        <w:rPr>
          <w:rFonts w:ascii="Arial" w:hAnsi="Arial" w:cs="Arial"/>
          <w:i/>
          <w:iCs/>
          <w:color w:val="000000" w:themeColor="text1"/>
          <w:sz w:val="20"/>
          <w:szCs w:val="20"/>
          <w:lang w:val="en-GB"/>
          <w:rPrChange w:id="8773" w:author="Alexandre Miguel Kaizeler Guedes Da Silva Afonso" w:date="2026-07-27T16:55:00Z" w16du:dateUtc="2026-07-27T15:55:00Z">
            <w:rPr>
              <w:rFonts w:ascii="Arial" w:hAnsi="Arial" w:cs="Arial"/>
              <w:i/>
              <w:iCs/>
              <w:color w:val="000000" w:themeColor="text1"/>
              <w:sz w:val="20"/>
              <w:szCs w:val="20"/>
            </w:rPr>
          </w:rPrChange>
        </w:rPr>
        <w:t>versus</w:t>
      </w:r>
      <w:r w:rsidR="6C19E889" w:rsidRPr="00B475D4">
        <w:rPr>
          <w:rFonts w:ascii="Arial" w:hAnsi="Arial" w:cs="Arial"/>
          <w:color w:val="000000" w:themeColor="text1"/>
          <w:sz w:val="20"/>
          <w:szCs w:val="20"/>
          <w:lang w:val="en-GB"/>
          <w:rPrChange w:id="8774" w:author="Alexandre Miguel Kaizeler Guedes Da Silva Afonso" w:date="2026-07-27T16:55:00Z" w16du:dateUtc="2026-07-27T15:55:00Z">
            <w:rPr>
              <w:rFonts w:ascii="Arial" w:hAnsi="Arial" w:cs="Arial"/>
              <w:color w:val="000000" w:themeColor="text1"/>
              <w:sz w:val="20"/>
              <w:szCs w:val="20"/>
            </w:rPr>
          </w:rPrChange>
        </w:rPr>
        <w:t xml:space="preserve"> genes </w:t>
      </w:r>
      <w:r w:rsidR="008C59BC" w:rsidRPr="00B475D4">
        <w:rPr>
          <w:rFonts w:ascii="Arial" w:hAnsi="Arial" w:cs="Arial"/>
          <w:color w:val="000000" w:themeColor="text1"/>
          <w:sz w:val="20"/>
          <w:szCs w:val="20"/>
          <w:lang w:val="en-GB"/>
          <w:rPrChange w:id="8775" w:author="Alexandre Miguel Kaizeler Guedes Da Silva Afonso" w:date="2026-07-27T16:55:00Z" w16du:dateUtc="2026-07-27T15:55:00Z">
            <w:rPr>
              <w:rFonts w:ascii="Arial" w:hAnsi="Arial" w:cs="Arial"/>
              <w:color w:val="000000" w:themeColor="text1"/>
              <w:sz w:val="20"/>
              <w:szCs w:val="20"/>
            </w:rPr>
          </w:rPrChange>
        </w:rPr>
        <w:t xml:space="preserve">ranked by </w:t>
      </w:r>
      <w:r w:rsidR="000B5194" w:rsidRPr="00B475D4">
        <w:rPr>
          <w:rFonts w:ascii="Arial" w:hAnsi="Arial" w:cs="Arial"/>
          <w:color w:val="000000" w:themeColor="text1"/>
          <w:sz w:val="20"/>
          <w:szCs w:val="20"/>
          <w:lang w:val="en-GB"/>
          <w:rPrChange w:id="8776" w:author="Alexandre Miguel Kaizeler Guedes Da Silva Afonso" w:date="2026-07-27T16:55:00Z" w16du:dateUtc="2026-07-27T15:55:00Z">
            <w:rPr>
              <w:rFonts w:ascii="Arial" w:hAnsi="Arial" w:cs="Arial"/>
              <w:color w:val="000000" w:themeColor="text1"/>
              <w:sz w:val="20"/>
              <w:szCs w:val="20"/>
            </w:rPr>
          </w:rPrChange>
        </w:rPr>
        <w:t xml:space="preserve">length of </w:t>
      </w:r>
      <w:r w:rsidR="00200922" w:rsidRPr="00B475D4">
        <w:rPr>
          <w:rFonts w:ascii="Arial" w:hAnsi="Arial" w:cs="Arial"/>
          <w:sz w:val="20"/>
          <w:szCs w:val="20"/>
          <w:lang w:val="en-GB"/>
          <w:rPrChange w:id="8777" w:author="Alexandre Miguel Kaizeler Guedes Da Silva Afonso" w:date="2026-07-27T16:55:00Z" w16du:dateUtc="2026-07-27T15:55:00Z">
            <w:rPr>
              <w:rFonts w:ascii="Arial" w:hAnsi="Arial" w:cs="Arial"/>
              <w:sz w:val="20"/>
              <w:szCs w:val="20"/>
            </w:rPr>
          </w:rPrChange>
        </w:rPr>
        <w:t xml:space="preserve">representative </w:t>
      </w:r>
      <w:r w:rsidR="000B5194" w:rsidRPr="00B475D4">
        <w:rPr>
          <w:rFonts w:ascii="Arial" w:hAnsi="Arial" w:cs="Arial"/>
          <w:sz w:val="20"/>
          <w:szCs w:val="20"/>
          <w:lang w:val="en-GB"/>
          <w:rPrChange w:id="8778" w:author="Alexandre Miguel Kaizeler Guedes Da Silva Afonso" w:date="2026-07-27T16:55:00Z" w16du:dateUtc="2026-07-27T15:55:00Z">
            <w:rPr>
              <w:rFonts w:ascii="Arial" w:hAnsi="Arial" w:cs="Arial"/>
              <w:sz w:val="20"/>
              <w:szCs w:val="20"/>
            </w:rPr>
          </w:rPrChange>
        </w:rPr>
        <w:t>transcript</w:t>
      </w:r>
      <w:r w:rsidR="6C19E889" w:rsidRPr="00B475D4">
        <w:rPr>
          <w:rFonts w:ascii="Arial" w:hAnsi="Arial" w:cs="Arial"/>
          <w:color w:val="000000" w:themeColor="text1"/>
          <w:sz w:val="20"/>
          <w:szCs w:val="20"/>
          <w:lang w:val="en-GB"/>
          <w:rPrChange w:id="8779" w:author="Alexandre Miguel Kaizeler Guedes Da Silva Afonso" w:date="2026-07-27T16:55:00Z" w16du:dateUtc="2026-07-27T15:55:00Z">
            <w:rPr>
              <w:rFonts w:ascii="Arial" w:hAnsi="Arial" w:cs="Arial"/>
              <w:color w:val="000000" w:themeColor="text1"/>
              <w:sz w:val="20"/>
              <w:szCs w:val="20"/>
            </w:rPr>
          </w:rPrChange>
        </w:rPr>
        <w:t xml:space="preserve"> (</w:t>
      </w:r>
      <w:r w:rsidR="000B5194" w:rsidRPr="00B475D4">
        <w:rPr>
          <w:rFonts w:ascii="Arial" w:hAnsi="Arial" w:cs="Arial"/>
          <w:color w:val="000000" w:themeColor="text1"/>
          <w:sz w:val="20"/>
          <w:szCs w:val="20"/>
          <w:lang w:val="en-GB"/>
          <w:rPrChange w:id="8780" w:author="Alexandre Miguel Kaizeler Guedes Da Silva Afonso" w:date="2026-07-27T16:55:00Z" w16du:dateUtc="2026-07-27T15:55:00Z">
            <w:rPr>
              <w:rFonts w:ascii="Arial" w:hAnsi="Arial" w:cs="Arial"/>
              <w:color w:val="000000" w:themeColor="text1"/>
              <w:sz w:val="20"/>
              <w:szCs w:val="20"/>
            </w:rPr>
          </w:rPrChange>
        </w:rPr>
        <w:t xml:space="preserve">RNA Length NES - </w:t>
      </w:r>
      <w:r w:rsidR="6C19E889" w:rsidRPr="00B475D4">
        <w:rPr>
          <w:rFonts w:ascii="Arial" w:hAnsi="Arial" w:cs="Arial"/>
          <w:color w:val="000000" w:themeColor="text1"/>
          <w:sz w:val="20"/>
          <w:szCs w:val="20"/>
          <w:lang w:val="en-GB"/>
          <w:rPrChange w:id="8781" w:author="Alexandre Miguel Kaizeler Guedes Da Silva Afonso" w:date="2026-07-27T16:55:00Z" w16du:dateUtc="2026-07-27T15:55:00Z">
            <w:rPr>
              <w:rFonts w:ascii="Arial" w:hAnsi="Arial" w:cs="Arial"/>
              <w:color w:val="000000" w:themeColor="text1"/>
              <w:sz w:val="20"/>
              <w:szCs w:val="20"/>
            </w:rPr>
          </w:rPrChange>
        </w:rPr>
        <w:t>X-</w:t>
      </w:r>
      <w:r w:rsidR="007D587B" w:rsidRPr="00B475D4">
        <w:rPr>
          <w:rFonts w:ascii="Arial" w:hAnsi="Arial" w:cs="Arial"/>
          <w:sz w:val="20"/>
          <w:szCs w:val="20"/>
          <w:lang w:val="en-GB"/>
          <w:rPrChange w:id="8782" w:author="Alexandre Miguel Kaizeler Guedes Da Silva Afonso" w:date="2026-07-27T16:55:00Z" w16du:dateUtc="2026-07-27T15:55:00Z">
            <w:rPr>
              <w:rFonts w:ascii="Arial" w:hAnsi="Arial" w:cs="Arial"/>
              <w:sz w:val="20"/>
              <w:szCs w:val="20"/>
            </w:rPr>
          </w:rPrChange>
        </w:rPr>
        <w:t>a</w:t>
      </w:r>
      <w:r w:rsidR="007D587B" w:rsidRPr="00B475D4">
        <w:rPr>
          <w:rFonts w:ascii="Arial" w:hAnsi="Arial" w:cs="Arial"/>
          <w:color w:val="000000" w:themeColor="text1"/>
          <w:sz w:val="20"/>
          <w:szCs w:val="20"/>
          <w:lang w:val="en-GB"/>
          <w:rPrChange w:id="8783" w:author="Alexandre Miguel Kaizeler Guedes Da Silva Afonso" w:date="2026-07-27T16:55:00Z" w16du:dateUtc="2026-07-27T15:55:00Z">
            <w:rPr>
              <w:rFonts w:ascii="Arial" w:hAnsi="Arial" w:cs="Arial"/>
              <w:color w:val="000000" w:themeColor="text1"/>
              <w:sz w:val="20"/>
              <w:szCs w:val="20"/>
            </w:rPr>
          </w:rPrChange>
        </w:rPr>
        <w:t>xis</w:t>
      </w:r>
      <w:r w:rsidR="6C19E889" w:rsidRPr="00B475D4">
        <w:rPr>
          <w:rFonts w:ascii="Arial" w:hAnsi="Arial" w:cs="Arial"/>
          <w:color w:val="000000" w:themeColor="text1"/>
          <w:sz w:val="20"/>
          <w:szCs w:val="20"/>
          <w:lang w:val="en-GB"/>
          <w:rPrChange w:id="8784" w:author="Alexandre Miguel Kaizeler Guedes Da Silva Afonso" w:date="2026-07-27T16:55:00Z" w16du:dateUtc="2026-07-27T15:55:00Z">
            <w:rPr>
              <w:rFonts w:ascii="Arial" w:hAnsi="Arial" w:cs="Arial"/>
              <w:color w:val="000000" w:themeColor="text1"/>
              <w:sz w:val="20"/>
              <w:szCs w:val="20"/>
            </w:rPr>
          </w:rPrChange>
        </w:rPr>
        <w:t>).</w:t>
      </w:r>
      <w:r w:rsidR="00310067" w:rsidRPr="00B475D4">
        <w:rPr>
          <w:rFonts w:ascii="Arial" w:hAnsi="Arial" w:cs="Arial"/>
          <w:color w:val="000000" w:themeColor="text1"/>
          <w:sz w:val="20"/>
          <w:szCs w:val="20"/>
          <w:lang w:val="en-GB"/>
          <w:rPrChange w:id="8785" w:author="Alexandre Miguel Kaizeler Guedes Da Silva Afonso" w:date="2026-07-27T16:55:00Z" w16du:dateUtc="2026-07-27T15:55:00Z">
            <w:rPr>
              <w:rFonts w:ascii="Arial" w:hAnsi="Arial" w:cs="Arial"/>
              <w:color w:val="000000" w:themeColor="text1"/>
              <w:sz w:val="20"/>
              <w:szCs w:val="20"/>
            </w:rPr>
          </w:rPrChange>
        </w:rPr>
        <w:t xml:space="preserve"> </w:t>
      </w:r>
      <w:bookmarkStart w:id="8786" w:name="_Hlk232145645"/>
      <w:r w:rsidR="00310067" w:rsidRPr="00B475D4">
        <w:rPr>
          <w:rFonts w:ascii="Arial" w:hAnsi="Arial" w:cs="Arial"/>
          <w:color w:val="000000" w:themeColor="text1"/>
          <w:sz w:val="20"/>
          <w:szCs w:val="20"/>
          <w:lang w:val="en-GB"/>
          <w:rPrChange w:id="8787" w:author="Alexandre Miguel Kaizeler Guedes Da Silva Afonso" w:date="2026-07-27T16:55:00Z" w16du:dateUtc="2026-07-27T15:55:00Z">
            <w:rPr>
              <w:rFonts w:ascii="Arial" w:hAnsi="Arial" w:cs="Arial"/>
              <w:color w:val="000000" w:themeColor="text1"/>
              <w:sz w:val="20"/>
              <w:szCs w:val="20"/>
            </w:rPr>
          </w:rPrChange>
        </w:rPr>
        <w:t xml:space="preserve">Dashed lines </w:t>
      </w:r>
      <w:r w:rsidR="00061AB8" w:rsidRPr="00B475D4">
        <w:rPr>
          <w:rFonts w:ascii="Arial" w:hAnsi="Arial" w:cs="Arial"/>
          <w:color w:val="000000" w:themeColor="text1"/>
          <w:sz w:val="20"/>
          <w:szCs w:val="20"/>
          <w:lang w:val="en-GB"/>
          <w:rPrChange w:id="8788" w:author="Alexandre Miguel Kaizeler Guedes Da Silva Afonso" w:date="2026-07-27T16:55:00Z" w16du:dateUtc="2026-07-27T15:55:00Z">
            <w:rPr>
              <w:rFonts w:ascii="Arial" w:hAnsi="Arial" w:cs="Arial"/>
              <w:color w:val="000000" w:themeColor="text1"/>
              <w:sz w:val="20"/>
              <w:szCs w:val="20"/>
            </w:rPr>
          </w:rPrChange>
        </w:rPr>
        <w:t>depict</w:t>
      </w:r>
      <w:r w:rsidR="00310067" w:rsidRPr="00B475D4">
        <w:rPr>
          <w:rFonts w:ascii="Arial" w:hAnsi="Arial" w:cs="Arial"/>
          <w:color w:val="000000" w:themeColor="text1"/>
          <w:sz w:val="20"/>
          <w:szCs w:val="20"/>
          <w:lang w:val="en-GB"/>
          <w:rPrChange w:id="8789" w:author="Alexandre Miguel Kaizeler Guedes Da Silva Afonso" w:date="2026-07-27T16:55:00Z" w16du:dateUtc="2026-07-27T15:55:00Z">
            <w:rPr>
              <w:rFonts w:ascii="Arial" w:hAnsi="Arial" w:cs="Arial"/>
              <w:color w:val="000000" w:themeColor="text1"/>
              <w:sz w:val="20"/>
              <w:szCs w:val="20"/>
            </w:rPr>
          </w:rPrChange>
        </w:rPr>
        <w:t xml:space="preserve"> identity (Y = X; Y = -X)</w:t>
      </w:r>
      <w:r w:rsidR="006E6705" w:rsidRPr="00B475D4">
        <w:rPr>
          <w:rFonts w:ascii="Arial" w:hAnsi="Arial" w:cs="Arial"/>
          <w:color w:val="000000" w:themeColor="text1"/>
          <w:sz w:val="20"/>
          <w:szCs w:val="20"/>
          <w:lang w:val="en-GB"/>
          <w:rPrChange w:id="8790" w:author="Alexandre Miguel Kaizeler Guedes Da Silva Afonso" w:date="2026-07-27T16:55:00Z" w16du:dateUtc="2026-07-27T15:55:00Z">
            <w:rPr>
              <w:rFonts w:ascii="Arial" w:hAnsi="Arial" w:cs="Arial"/>
              <w:color w:val="000000" w:themeColor="text1"/>
              <w:sz w:val="20"/>
              <w:szCs w:val="20"/>
            </w:rPr>
          </w:rPrChange>
        </w:rPr>
        <w:t>, and axis lines.</w:t>
      </w:r>
      <w:bookmarkEnd w:id="8786"/>
    </w:p>
    <w:p w14:paraId="16D4B04B" w14:textId="7B748737" w:rsidR="00CE6E8A" w:rsidRPr="00B475D4" w:rsidRDefault="00CE6E8A" w:rsidP="00CE6E0D">
      <w:pPr>
        <w:jc w:val="both"/>
        <w:rPr>
          <w:rFonts w:ascii="Arial" w:hAnsi="Arial" w:cs="Arial"/>
          <w:sz w:val="24"/>
          <w:szCs w:val="24"/>
          <w:lang w:val="en-GB"/>
          <w:rPrChange w:id="8791" w:author="Alexandre Miguel Kaizeler Guedes Da Silva Afonso" w:date="2026-07-27T16:55:00Z" w16du:dateUtc="2026-07-27T15:55:00Z">
            <w:rPr>
              <w:rFonts w:ascii="Arial" w:hAnsi="Arial" w:cs="Arial"/>
              <w:sz w:val="24"/>
              <w:szCs w:val="24"/>
            </w:rPr>
          </w:rPrChange>
        </w:rPr>
      </w:pPr>
      <w:r w:rsidRPr="00B475D4">
        <w:rPr>
          <w:rFonts w:ascii="Arial" w:hAnsi="Arial" w:cs="Arial"/>
          <w:noProof/>
          <w:sz w:val="24"/>
          <w:szCs w:val="24"/>
          <w:lang w:val="en-GB"/>
          <w:rPrChange w:id="8792" w:author="Alexandre Miguel Kaizeler Guedes Da Silva Afonso" w:date="2026-07-27T16:55:00Z" w16du:dateUtc="2026-07-27T15:55:00Z">
            <w:rPr>
              <w:rFonts w:ascii="Arial" w:hAnsi="Arial" w:cs="Arial"/>
              <w:noProof/>
              <w:sz w:val="24"/>
              <w:szCs w:val="24"/>
            </w:rPr>
          </w:rPrChange>
        </w:rPr>
        <w:lastRenderedPageBreak/>
        <w:drawing>
          <wp:inline distT="0" distB="0" distL="0" distR="0" wp14:anchorId="40744789" wp14:editId="0BBCCA44">
            <wp:extent cx="5943600" cy="7696200"/>
            <wp:effectExtent l="0" t="0" r="0" b="0"/>
            <wp:docPr id="7681743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74382" name="Imagem 1"/>
                    <pic:cNvPicPr/>
                  </pic:nvPicPr>
                  <pic:blipFill>
                    <a:blip r:embed="rId15">
                      <a:extLst>
                        <a:ext uri="{28A0092B-C50C-407E-A947-70E740481C1C}">
                          <a14:useLocalDpi xmlns:a14="http://schemas.microsoft.com/office/drawing/2010/main" val="0"/>
                        </a:ext>
                      </a:extLst>
                    </a:blip>
                    <a:srcRect l="310" r="310"/>
                    <a:stretch>
                      <a:fillRect/>
                    </a:stretch>
                  </pic:blipFill>
                  <pic:spPr bwMode="auto">
                    <a:xfrm>
                      <a:off x="0" y="0"/>
                      <a:ext cx="5943600" cy="7696200"/>
                    </a:xfrm>
                    <a:prstGeom prst="rect">
                      <a:avLst/>
                    </a:prstGeom>
                    <a:ln>
                      <a:noFill/>
                    </a:ln>
                    <a:extLst>
                      <a:ext uri="{53640926-AAD7-44D8-BBD7-CCE9431645EC}">
                        <a14:shadowObscured xmlns:a14="http://schemas.microsoft.com/office/drawing/2010/main"/>
                      </a:ext>
                    </a:extLst>
                  </pic:spPr>
                </pic:pic>
              </a:graphicData>
            </a:graphic>
          </wp:inline>
        </w:drawing>
      </w:r>
    </w:p>
    <w:p w14:paraId="53B264FF" w14:textId="6FECB6B3" w:rsidR="003267B8" w:rsidRPr="00B475D4" w:rsidRDefault="00CE6E8A" w:rsidP="00CE6E0D">
      <w:pPr>
        <w:jc w:val="both"/>
        <w:rPr>
          <w:rFonts w:ascii="Arial" w:hAnsi="Arial" w:cs="Arial"/>
          <w:b/>
          <w:bCs/>
          <w:sz w:val="20"/>
          <w:szCs w:val="20"/>
          <w:lang w:val="en-GB"/>
          <w:rPrChange w:id="8793" w:author="Alexandre Miguel Kaizeler Guedes Da Silva Afonso" w:date="2026-07-27T16:55:00Z" w16du:dateUtc="2026-07-27T15:55:00Z">
            <w:rPr>
              <w:rFonts w:ascii="Arial" w:hAnsi="Arial" w:cs="Arial"/>
              <w:b/>
              <w:bCs/>
              <w:sz w:val="20"/>
              <w:szCs w:val="20"/>
            </w:rPr>
          </w:rPrChange>
        </w:rPr>
      </w:pPr>
      <w:r w:rsidRPr="00B475D4">
        <w:rPr>
          <w:rFonts w:ascii="Arial" w:hAnsi="Arial" w:cs="Arial"/>
          <w:b/>
          <w:bCs/>
          <w:sz w:val="20"/>
          <w:szCs w:val="20"/>
          <w:lang w:val="en-GB"/>
          <w:rPrChange w:id="8794" w:author="Alexandre Miguel Kaizeler Guedes Da Silva Afonso" w:date="2026-07-27T16:55:00Z" w16du:dateUtc="2026-07-27T15:55:00Z">
            <w:rPr>
              <w:rFonts w:ascii="Arial" w:hAnsi="Arial" w:cs="Arial"/>
              <w:b/>
              <w:bCs/>
              <w:sz w:val="20"/>
              <w:szCs w:val="20"/>
            </w:rPr>
          </w:rPrChange>
        </w:rPr>
        <w:t xml:space="preserve">Figure </w:t>
      </w:r>
      <w:r w:rsidR="003B23DA" w:rsidRPr="00B475D4">
        <w:rPr>
          <w:rFonts w:ascii="Arial" w:hAnsi="Arial" w:cs="Arial"/>
          <w:b/>
          <w:bCs/>
          <w:sz w:val="20"/>
          <w:szCs w:val="20"/>
          <w:lang w:val="en-GB"/>
          <w:rPrChange w:id="8795" w:author="Alexandre Miguel Kaizeler Guedes Da Silva Afonso" w:date="2026-07-27T16:55:00Z" w16du:dateUtc="2026-07-27T15:55:00Z">
            <w:rPr>
              <w:rFonts w:ascii="Arial" w:hAnsi="Arial" w:cs="Arial"/>
              <w:b/>
              <w:bCs/>
              <w:sz w:val="20"/>
              <w:szCs w:val="20"/>
            </w:rPr>
          </w:rPrChange>
        </w:rPr>
        <w:t>2</w:t>
      </w:r>
      <w:r w:rsidRPr="00B475D4">
        <w:rPr>
          <w:rFonts w:ascii="Arial" w:hAnsi="Arial" w:cs="Arial"/>
          <w:b/>
          <w:bCs/>
          <w:sz w:val="20"/>
          <w:szCs w:val="20"/>
          <w:lang w:val="en-GB"/>
          <w:rPrChange w:id="8796" w:author="Alexandre Miguel Kaizeler Guedes Da Silva Afonso" w:date="2026-07-27T16:55:00Z" w16du:dateUtc="2026-07-27T15:55:00Z">
            <w:rPr>
              <w:rFonts w:ascii="Arial" w:hAnsi="Arial" w:cs="Arial"/>
              <w:b/>
              <w:bCs/>
              <w:sz w:val="20"/>
              <w:szCs w:val="20"/>
            </w:rPr>
          </w:rPrChange>
        </w:rPr>
        <w:t xml:space="preserve">. Length bias in DC-isolated SGs is compatible with inherent RNA condensation. </w:t>
      </w:r>
      <w:r w:rsidRPr="00B475D4">
        <w:rPr>
          <w:rFonts w:ascii="Arial" w:hAnsi="Arial" w:cs="Arial"/>
          <w:sz w:val="20"/>
          <w:szCs w:val="20"/>
          <w:lang w:val="en-GB"/>
          <w:rPrChange w:id="8797" w:author="Alexandre Miguel Kaizeler Guedes Da Silva Afonso" w:date="2026-07-27T16:55:00Z" w16du:dateUtc="2026-07-27T15:55:00Z">
            <w:rPr>
              <w:rFonts w:ascii="Arial" w:hAnsi="Arial" w:cs="Arial"/>
              <w:sz w:val="20"/>
              <w:szCs w:val="20"/>
            </w:rPr>
          </w:rPrChange>
        </w:rPr>
        <w:t>(A) Schematic representation of standard DC</w:t>
      </w:r>
      <w:r w:rsidR="00215BFD" w:rsidRPr="00B475D4">
        <w:rPr>
          <w:rFonts w:ascii="Arial" w:hAnsi="Arial" w:cs="Arial"/>
          <w:sz w:val="20"/>
          <w:szCs w:val="20"/>
          <w:lang w:val="en-GB"/>
          <w:rPrChange w:id="8798" w:author="Alexandre Miguel Kaizeler Guedes Da Silva Afonso" w:date="2026-07-27T16:55:00Z" w16du:dateUtc="2026-07-27T15:55:00Z">
            <w:rPr>
              <w:rFonts w:ascii="Arial" w:hAnsi="Arial" w:cs="Arial"/>
              <w:sz w:val="20"/>
              <w:szCs w:val="20"/>
            </w:rPr>
          </w:rPrChange>
        </w:rPr>
        <w:t xml:space="preserve"> protocol</w:t>
      </w:r>
      <w:r w:rsidRPr="00B475D4">
        <w:rPr>
          <w:rFonts w:ascii="Arial" w:hAnsi="Arial" w:cs="Arial"/>
          <w:sz w:val="20"/>
          <w:szCs w:val="20"/>
          <w:lang w:val="en-GB"/>
          <w:rPrChange w:id="8799" w:author="Alexandre Miguel Kaizeler Guedes Da Silva Afonso" w:date="2026-07-27T16:55:00Z" w16du:dateUtc="2026-07-27T15:55:00Z">
            <w:rPr>
              <w:rFonts w:ascii="Arial" w:hAnsi="Arial" w:cs="Arial"/>
              <w:sz w:val="20"/>
              <w:szCs w:val="20"/>
            </w:rPr>
          </w:rPrChange>
        </w:rPr>
        <w:t xml:space="preserve"> alongside our </w:t>
      </w:r>
      <w:r w:rsidRPr="00B475D4">
        <w:rPr>
          <w:rFonts w:ascii="Arial" w:hAnsi="Arial" w:cs="Arial"/>
          <w:i/>
          <w:iCs/>
          <w:sz w:val="20"/>
          <w:szCs w:val="20"/>
          <w:lang w:val="en-GB"/>
          <w:rPrChange w:id="8800" w:author="Alexandre Miguel Kaizeler Guedes Da Silva Afonso" w:date="2026-07-27T16:55:00Z" w16du:dateUtc="2026-07-27T15:55:00Z">
            <w:rPr>
              <w:rFonts w:ascii="Arial" w:hAnsi="Arial" w:cs="Arial"/>
              <w:i/>
              <w:iCs/>
              <w:sz w:val="20"/>
              <w:szCs w:val="20"/>
            </w:rPr>
          </w:rPrChange>
        </w:rPr>
        <w:t>in silico</w:t>
      </w:r>
      <w:r w:rsidRPr="00B475D4">
        <w:rPr>
          <w:rFonts w:ascii="Arial" w:hAnsi="Arial" w:cs="Arial"/>
          <w:sz w:val="20"/>
          <w:szCs w:val="20"/>
          <w:lang w:val="en-GB"/>
          <w:rPrChange w:id="8801" w:author="Alexandre Miguel Kaizeler Guedes Da Silva Afonso" w:date="2026-07-27T16:55:00Z" w16du:dateUtc="2026-07-27T15:55:00Z">
            <w:rPr>
              <w:rFonts w:ascii="Arial" w:hAnsi="Arial" w:cs="Arial"/>
              <w:sz w:val="20"/>
              <w:szCs w:val="20"/>
            </w:rPr>
          </w:rPrChange>
        </w:rPr>
        <w:t xml:space="preserve"> pipeline for simulating the </w:t>
      </w:r>
      <w:r w:rsidRPr="00B475D4">
        <w:rPr>
          <w:rFonts w:ascii="Arial" w:hAnsi="Arial" w:cs="Arial"/>
          <w:sz w:val="20"/>
          <w:szCs w:val="20"/>
          <w:lang w:val="en-GB"/>
          <w:rPrChange w:id="8802" w:author="Alexandre Miguel Kaizeler Guedes Da Silva Afonso" w:date="2026-07-27T16:55:00Z" w16du:dateUtc="2026-07-27T15:55:00Z">
            <w:rPr>
              <w:rFonts w:ascii="Arial" w:hAnsi="Arial" w:cs="Arial"/>
              <w:sz w:val="20"/>
              <w:szCs w:val="20"/>
            </w:rPr>
          </w:rPrChange>
        </w:rPr>
        <w:lastRenderedPageBreak/>
        <w:t xml:space="preserve">centrifugation process. </w:t>
      </w:r>
      <w:r w:rsidRPr="00B475D4">
        <w:rPr>
          <w:rFonts w:ascii="Arial" w:hAnsi="Arial" w:cs="Arial"/>
          <w:i/>
          <w:iCs/>
          <w:sz w:val="20"/>
          <w:szCs w:val="20"/>
          <w:lang w:val="en-GB"/>
          <w:rPrChange w:id="8803" w:author="Alexandre Miguel Kaizeler Guedes Da Silva Afonso" w:date="2026-07-27T16:55:00Z" w16du:dateUtc="2026-07-27T15:55:00Z">
            <w:rPr>
              <w:rFonts w:ascii="Arial" w:hAnsi="Arial" w:cs="Arial"/>
              <w:i/>
              <w:iCs/>
              <w:sz w:val="20"/>
              <w:szCs w:val="20"/>
            </w:rPr>
          </w:rPrChange>
        </w:rPr>
        <w:t>d</w:t>
      </w:r>
      <w:r w:rsidRPr="00B475D4">
        <w:rPr>
          <w:rFonts w:ascii="Arial" w:hAnsi="Arial" w:cs="Arial"/>
          <w:sz w:val="20"/>
          <w:szCs w:val="20"/>
          <w:lang w:val="en-GB"/>
          <w:rPrChange w:id="8804" w:author="Alexandre Miguel Kaizeler Guedes Da Silva Afonso" w:date="2026-07-27T16:55:00Z" w16du:dateUtc="2026-07-27T15:55:00Z">
            <w:rPr>
              <w:rFonts w:ascii="Arial" w:hAnsi="Arial" w:cs="Arial"/>
              <w:sz w:val="20"/>
              <w:szCs w:val="20"/>
            </w:rPr>
          </w:rPrChange>
        </w:rPr>
        <w:t xml:space="preserve"> = distance travelled by each RNA during centrifugation; </w:t>
      </w:r>
      <w:r w:rsidRPr="00B475D4">
        <w:rPr>
          <w:rFonts w:ascii="Arial" w:hAnsi="Arial" w:cs="Arial"/>
          <w:i/>
          <w:iCs/>
          <w:sz w:val="20"/>
          <w:szCs w:val="20"/>
          <w:lang w:val="en-GB"/>
          <w:rPrChange w:id="8805" w:author="Alexandre Miguel Kaizeler Guedes Da Silva Afonso" w:date="2026-07-27T16:55:00Z" w16du:dateUtc="2026-07-27T15:55:00Z">
            <w:rPr>
              <w:rFonts w:ascii="Arial" w:hAnsi="Arial" w:cs="Arial"/>
              <w:i/>
              <w:iCs/>
              <w:sz w:val="20"/>
              <w:szCs w:val="20"/>
            </w:rPr>
          </w:rPrChange>
        </w:rPr>
        <w:t>Mw</w:t>
      </w:r>
      <w:r w:rsidRPr="00B475D4">
        <w:rPr>
          <w:rFonts w:ascii="Arial" w:hAnsi="Arial" w:cs="Arial"/>
          <w:sz w:val="20"/>
          <w:szCs w:val="20"/>
          <w:lang w:val="en-GB"/>
          <w:rPrChange w:id="8806" w:author="Alexandre Miguel Kaizeler Guedes Da Silva Afonso" w:date="2026-07-27T16:55:00Z" w16du:dateUtc="2026-07-27T15:55:00Z">
            <w:rPr>
              <w:rFonts w:ascii="Arial" w:hAnsi="Arial" w:cs="Arial"/>
              <w:sz w:val="20"/>
              <w:szCs w:val="20"/>
            </w:rPr>
          </w:rPrChange>
        </w:rPr>
        <w:t xml:space="preserve"> = Molecular weight of each RNA transcript, in g/mol; </w:t>
      </w:r>
      <w:r w:rsidRPr="00B475D4">
        <w:rPr>
          <w:rFonts w:ascii="Arial" w:hAnsi="Arial" w:cs="Arial"/>
          <w:i/>
          <w:iCs/>
          <w:sz w:val="20"/>
          <w:szCs w:val="20"/>
          <w:lang w:val="en-GB"/>
          <w:rPrChange w:id="8807" w:author="Alexandre Miguel Kaizeler Guedes Da Silva Afonso" w:date="2026-07-27T16:55:00Z" w16du:dateUtc="2026-07-27T15:55:00Z">
            <w:rPr>
              <w:rFonts w:ascii="Arial" w:hAnsi="Arial" w:cs="Arial"/>
              <w:i/>
              <w:iCs/>
              <w:sz w:val="20"/>
              <w:szCs w:val="20"/>
            </w:rPr>
          </w:rPrChange>
        </w:rPr>
        <w:t>g</w:t>
      </w:r>
      <w:r w:rsidRPr="00B475D4">
        <w:rPr>
          <w:rFonts w:ascii="Arial" w:hAnsi="Arial" w:cs="Arial"/>
          <w:sz w:val="20"/>
          <w:szCs w:val="20"/>
          <w:lang w:val="en-GB"/>
          <w:rPrChange w:id="8808" w:author="Alexandre Miguel Kaizeler Guedes Da Silva Afonso" w:date="2026-07-27T16:55:00Z" w16du:dateUtc="2026-07-27T15:55:00Z">
            <w:rPr>
              <w:rFonts w:ascii="Arial" w:hAnsi="Arial" w:cs="Arial"/>
              <w:sz w:val="20"/>
              <w:szCs w:val="20"/>
            </w:rPr>
          </w:rPrChange>
        </w:rPr>
        <w:t xml:space="preserve"> = centrifugation acceleration, in g; </w:t>
      </w:r>
      <w:r w:rsidRPr="00B475D4">
        <w:rPr>
          <w:rFonts w:ascii="Arial" w:hAnsi="Arial" w:cs="Arial"/>
          <w:i/>
          <w:iCs/>
          <w:sz w:val="20"/>
          <w:szCs w:val="20"/>
          <w:lang w:val="en-GB"/>
          <w:rPrChange w:id="8809" w:author="Alexandre Miguel Kaizeler Guedes Da Silva Afonso" w:date="2026-07-27T16:55:00Z" w16du:dateUtc="2026-07-27T15:55:00Z">
            <w:rPr>
              <w:rFonts w:ascii="Arial" w:hAnsi="Arial" w:cs="Arial"/>
              <w:i/>
              <w:iCs/>
              <w:sz w:val="20"/>
              <w:szCs w:val="20"/>
            </w:rPr>
          </w:rPrChange>
        </w:rPr>
        <w:t xml:space="preserve">t </w:t>
      </w:r>
      <w:r w:rsidRPr="00B475D4">
        <w:rPr>
          <w:rFonts w:ascii="Arial" w:hAnsi="Arial" w:cs="Arial"/>
          <w:sz w:val="20"/>
          <w:szCs w:val="20"/>
          <w:lang w:val="en-GB"/>
          <w:rPrChange w:id="8810" w:author="Alexandre Miguel Kaizeler Guedes Da Silva Afonso" w:date="2026-07-27T16:55:00Z" w16du:dateUtc="2026-07-27T15:55:00Z">
            <w:rPr>
              <w:rFonts w:ascii="Arial" w:hAnsi="Arial" w:cs="Arial"/>
              <w:sz w:val="20"/>
              <w:szCs w:val="20"/>
            </w:rPr>
          </w:rPrChange>
        </w:rPr>
        <w:t xml:space="preserve">= time of centrifugation, in seconds.  (B) Scatter plot of t-statistics of DGE </w:t>
      </w:r>
      <w:r w:rsidR="00215BFD" w:rsidRPr="00B475D4">
        <w:rPr>
          <w:rFonts w:ascii="Arial" w:hAnsi="Arial" w:cs="Arial"/>
          <w:sz w:val="20"/>
          <w:szCs w:val="20"/>
          <w:lang w:val="en-GB"/>
          <w:rPrChange w:id="8811" w:author="Alexandre Miguel Kaizeler Guedes Da Silva Afonso" w:date="2026-07-27T16:55:00Z" w16du:dateUtc="2026-07-27T15:55:00Z">
            <w:rPr>
              <w:rFonts w:ascii="Arial" w:hAnsi="Arial" w:cs="Arial"/>
              <w:sz w:val="20"/>
              <w:szCs w:val="20"/>
            </w:rPr>
          </w:rPrChange>
        </w:rPr>
        <w:t>between</w:t>
      </w:r>
      <w:r w:rsidRPr="00B475D4">
        <w:rPr>
          <w:rFonts w:ascii="Arial" w:hAnsi="Arial" w:cs="Arial"/>
          <w:sz w:val="20"/>
          <w:szCs w:val="20"/>
          <w:lang w:val="en-GB"/>
          <w:rPrChange w:id="8812" w:author="Alexandre Miguel Kaizeler Guedes Da Silva Afonso" w:date="2026-07-27T16:55:00Z" w16du:dateUtc="2026-07-27T15:55:00Z">
            <w:rPr>
              <w:rFonts w:ascii="Arial" w:hAnsi="Arial" w:cs="Arial"/>
              <w:sz w:val="20"/>
              <w:szCs w:val="20"/>
            </w:rPr>
          </w:rPrChange>
        </w:rPr>
        <w:t xml:space="preserve"> simulated SGs</w:t>
      </w:r>
      <w:r w:rsidR="004A62D5" w:rsidRPr="00B475D4">
        <w:rPr>
          <w:rFonts w:ascii="Arial" w:hAnsi="Arial" w:cs="Arial"/>
          <w:sz w:val="20"/>
          <w:szCs w:val="20"/>
          <w:lang w:val="en-GB"/>
          <w:rPrChange w:id="8813" w:author="Alexandre Miguel Kaizeler Guedes Da Silva Afonso" w:date="2026-07-27T16:55:00Z" w16du:dateUtc="2026-07-27T15:55:00Z">
            <w:rPr>
              <w:rFonts w:ascii="Arial" w:hAnsi="Arial" w:cs="Arial"/>
              <w:sz w:val="20"/>
              <w:szCs w:val="20"/>
            </w:rPr>
          </w:rPrChange>
        </w:rPr>
        <w:t>,</w:t>
      </w:r>
      <w:r w:rsidR="00215BFD" w:rsidRPr="00B475D4">
        <w:rPr>
          <w:rFonts w:ascii="Arial" w:hAnsi="Arial" w:cs="Arial"/>
          <w:sz w:val="20"/>
          <w:szCs w:val="20"/>
          <w:lang w:val="en-GB"/>
          <w:rPrChange w:id="8814" w:author="Alexandre Miguel Kaizeler Guedes Da Silva Afonso" w:date="2026-07-27T16:55:00Z" w16du:dateUtc="2026-07-27T15:55:00Z">
            <w:rPr>
              <w:rFonts w:ascii="Arial" w:hAnsi="Arial" w:cs="Arial"/>
              <w:sz w:val="20"/>
              <w:szCs w:val="20"/>
            </w:rPr>
          </w:rPrChange>
        </w:rPr>
        <w:t xml:space="preserve"> and WCs </w:t>
      </w:r>
      <w:r w:rsidRPr="00B475D4">
        <w:rPr>
          <w:rFonts w:ascii="Arial" w:hAnsi="Arial" w:cs="Arial"/>
          <w:sz w:val="20"/>
          <w:szCs w:val="20"/>
          <w:lang w:val="en-GB"/>
          <w:rPrChange w:id="8815" w:author="Alexandre Miguel Kaizeler Guedes Da Silva Afonso" w:date="2026-07-27T16:55:00Z" w16du:dateUtc="2026-07-27T15:55:00Z">
            <w:rPr>
              <w:rFonts w:ascii="Arial" w:hAnsi="Arial" w:cs="Arial"/>
              <w:sz w:val="20"/>
              <w:szCs w:val="20"/>
            </w:rPr>
          </w:rPrChange>
        </w:rPr>
        <w:t>(Y-</w:t>
      </w:r>
      <w:r w:rsidR="006F48FD" w:rsidRPr="00B475D4">
        <w:rPr>
          <w:rFonts w:ascii="Arial" w:hAnsi="Arial" w:cs="Arial"/>
          <w:sz w:val="20"/>
          <w:szCs w:val="20"/>
          <w:lang w:val="en-GB"/>
          <w:rPrChange w:id="8816" w:author="Alexandre Miguel Kaizeler Guedes Da Silva Afonso" w:date="2026-07-27T16:55:00Z" w16du:dateUtc="2026-07-27T15:55:00Z">
            <w:rPr>
              <w:rFonts w:ascii="Arial" w:hAnsi="Arial" w:cs="Arial"/>
              <w:sz w:val="20"/>
              <w:szCs w:val="20"/>
            </w:rPr>
          </w:rPrChange>
        </w:rPr>
        <w:t>a</w:t>
      </w:r>
      <w:r w:rsidRPr="00B475D4">
        <w:rPr>
          <w:rFonts w:ascii="Arial" w:hAnsi="Arial" w:cs="Arial"/>
          <w:sz w:val="20"/>
          <w:szCs w:val="20"/>
          <w:lang w:val="en-GB"/>
          <w:rPrChange w:id="8817" w:author="Alexandre Miguel Kaizeler Guedes Da Silva Afonso" w:date="2026-07-27T16:55:00Z" w16du:dateUtc="2026-07-27T15:55:00Z">
            <w:rPr>
              <w:rFonts w:ascii="Arial" w:hAnsi="Arial" w:cs="Arial"/>
              <w:sz w:val="20"/>
              <w:szCs w:val="20"/>
            </w:rPr>
          </w:rPrChange>
        </w:rPr>
        <w:t xml:space="preserve">xis) </w:t>
      </w:r>
      <w:r w:rsidRPr="00B475D4">
        <w:rPr>
          <w:rFonts w:ascii="Arial" w:hAnsi="Arial" w:cs="Arial"/>
          <w:i/>
          <w:iCs/>
          <w:sz w:val="20"/>
          <w:szCs w:val="20"/>
          <w:lang w:val="en-GB"/>
          <w:rPrChange w:id="8818" w:author="Alexandre Miguel Kaizeler Guedes Da Silva Afonso" w:date="2026-07-27T16:55:00Z" w16du:dateUtc="2026-07-27T15:55:00Z">
            <w:rPr>
              <w:rFonts w:ascii="Arial" w:hAnsi="Arial" w:cs="Arial"/>
              <w:i/>
              <w:iCs/>
              <w:sz w:val="20"/>
              <w:szCs w:val="20"/>
            </w:rPr>
          </w:rPrChange>
        </w:rPr>
        <w:t>versus</w:t>
      </w:r>
      <w:r w:rsidRPr="00B475D4">
        <w:rPr>
          <w:rFonts w:ascii="Arial" w:hAnsi="Arial" w:cs="Arial"/>
          <w:sz w:val="20"/>
          <w:szCs w:val="20"/>
          <w:lang w:val="en-GB"/>
          <w:rPrChange w:id="8819" w:author="Alexandre Miguel Kaizeler Guedes Da Silva Afonso" w:date="2026-07-27T16:55:00Z" w16du:dateUtc="2026-07-27T15:55:00Z">
            <w:rPr>
              <w:rFonts w:ascii="Arial" w:hAnsi="Arial" w:cs="Arial"/>
              <w:sz w:val="20"/>
              <w:szCs w:val="20"/>
            </w:rPr>
          </w:rPrChange>
        </w:rPr>
        <w:t xml:space="preserve"> length of gene’s representative RNA transcript </w:t>
      </w:r>
      <w:r w:rsidR="004A62D5" w:rsidRPr="00B475D4">
        <w:rPr>
          <w:rFonts w:ascii="Arial" w:hAnsi="Arial" w:cs="Arial"/>
          <w:sz w:val="20"/>
          <w:szCs w:val="20"/>
          <w:lang w:val="en-GB"/>
          <w:rPrChange w:id="8820" w:author="Alexandre Miguel Kaizeler Guedes Da Silva Afonso" w:date="2026-07-27T16:55:00Z" w16du:dateUtc="2026-07-27T15:55:00Z">
            <w:rPr>
              <w:rFonts w:ascii="Arial" w:hAnsi="Arial" w:cs="Arial"/>
              <w:sz w:val="20"/>
              <w:szCs w:val="20"/>
            </w:rPr>
          </w:rPrChange>
        </w:rPr>
        <w:t>(nt)</w:t>
      </w:r>
      <w:r w:rsidRPr="00B475D4">
        <w:rPr>
          <w:rFonts w:ascii="Arial" w:hAnsi="Arial" w:cs="Arial"/>
          <w:sz w:val="20"/>
          <w:szCs w:val="20"/>
          <w:lang w:val="en-GB"/>
          <w:rPrChange w:id="8821" w:author="Alexandre Miguel Kaizeler Guedes Da Silva Afonso" w:date="2026-07-27T16:55:00Z" w16du:dateUtc="2026-07-27T15:55:00Z">
            <w:rPr>
              <w:rFonts w:ascii="Arial" w:hAnsi="Arial" w:cs="Arial"/>
              <w:sz w:val="20"/>
              <w:szCs w:val="20"/>
            </w:rPr>
          </w:rPrChange>
        </w:rPr>
        <w:t xml:space="preserve"> (X-</w:t>
      </w:r>
      <w:r w:rsidR="006F48FD" w:rsidRPr="00B475D4">
        <w:rPr>
          <w:rFonts w:ascii="Arial" w:hAnsi="Arial" w:cs="Arial"/>
          <w:sz w:val="20"/>
          <w:szCs w:val="20"/>
          <w:lang w:val="en-GB"/>
          <w:rPrChange w:id="8822" w:author="Alexandre Miguel Kaizeler Guedes Da Silva Afonso" w:date="2026-07-27T16:55:00Z" w16du:dateUtc="2026-07-27T15:55:00Z">
            <w:rPr>
              <w:rFonts w:ascii="Arial" w:hAnsi="Arial" w:cs="Arial"/>
              <w:sz w:val="20"/>
              <w:szCs w:val="20"/>
            </w:rPr>
          </w:rPrChange>
        </w:rPr>
        <w:t>a</w:t>
      </w:r>
      <w:r w:rsidRPr="00B475D4">
        <w:rPr>
          <w:rFonts w:ascii="Arial" w:hAnsi="Arial" w:cs="Arial"/>
          <w:sz w:val="20"/>
          <w:szCs w:val="20"/>
          <w:lang w:val="en-GB"/>
          <w:rPrChange w:id="8823" w:author="Alexandre Miguel Kaizeler Guedes Da Silva Afonso" w:date="2026-07-27T16:55:00Z" w16du:dateUtc="2026-07-27T15:55:00Z">
            <w:rPr>
              <w:rFonts w:ascii="Arial" w:hAnsi="Arial" w:cs="Arial"/>
              <w:sz w:val="20"/>
              <w:szCs w:val="20"/>
            </w:rPr>
          </w:rPrChange>
        </w:rPr>
        <w:t>xis). (C) Scatter plot of GSEA NES of Hallmark gene sets in DGE between simulated SGs</w:t>
      </w:r>
      <w:r w:rsidR="00C563FD" w:rsidRPr="00B475D4">
        <w:rPr>
          <w:rFonts w:ascii="Arial" w:hAnsi="Arial" w:cs="Arial"/>
          <w:sz w:val="20"/>
          <w:szCs w:val="20"/>
          <w:lang w:val="en-GB"/>
          <w:rPrChange w:id="8824" w:author="Alexandre Miguel Kaizeler Guedes Da Silva Afonso" w:date="2026-07-27T16:55:00Z" w16du:dateUtc="2026-07-27T15:55:00Z">
            <w:rPr>
              <w:rFonts w:ascii="Arial" w:hAnsi="Arial" w:cs="Arial"/>
              <w:sz w:val="20"/>
              <w:szCs w:val="20"/>
            </w:rPr>
          </w:rPrChange>
        </w:rPr>
        <w:t xml:space="preserve"> and</w:t>
      </w:r>
      <w:r w:rsidRPr="00B475D4">
        <w:rPr>
          <w:rFonts w:ascii="Arial" w:hAnsi="Arial" w:cs="Arial"/>
          <w:sz w:val="20"/>
          <w:szCs w:val="20"/>
          <w:lang w:val="en-GB"/>
          <w:rPrChange w:id="8825" w:author="Alexandre Miguel Kaizeler Guedes Da Silva Afonso" w:date="2026-07-27T16:55:00Z" w16du:dateUtc="2026-07-27T15:55:00Z">
            <w:rPr>
              <w:rFonts w:ascii="Arial" w:hAnsi="Arial" w:cs="Arial"/>
              <w:sz w:val="20"/>
              <w:szCs w:val="20"/>
            </w:rPr>
          </w:rPrChange>
        </w:rPr>
        <w:t xml:space="preserve"> WC samples, </w:t>
      </w:r>
      <w:r w:rsidR="004A62D5" w:rsidRPr="00B475D4">
        <w:rPr>
          <w:rFonts w:ascii="Arial" w:hAnsi="Arial" w:cs="Arial"/>
          <w:sz w:val="20"/>
          <w:szCs w:val="20"/>
          <w:lang w:val="en-GB"/>
          <w:rPrChange w:id="8826" w:author="Alexandre Miguel Kaizeler Guedes Da Silva Afonso" w:date="2026-07-27T16:55:00Z" w16du:dateUtc="2026-07-27T15:55:00Z">
            <w:rPr>
              <w:rFonts w:ascii="Arial" w:hAnsi="Arial" w:cs="Arial"/>
              <w:sz w:val="20"/>
              <w:szCs w:val="20"/>
            </w:rPr>
          </w:rPrChange>
        </w:rPr>
        <w:t xml:space="preserve">with genes </w:t>
      </w:r>
      <w:r w:rsidRPr="00B475D4">
        <w:rPr>
          <w:rFonts w:ascii="Arial" w:hAnsi="Arial" w:cs="Arial"/>
          <w:sz w:val="20"/>
          <w:szCs w:val="20"/>
          <w:lang w:val="en-GB"/>
          <w:rPrChange w:id="8827" w:author="Alexandre Miguel Kaizeler Guedes Da Silva Afonso" w:date="2026-07-27T16:55:00Z" w16du:dateUtc="2026-07-27T15:55:00Z">
            <w:rPr>
              <w:rFonts w:ascii="Arial" w:hAnsi="Arial" w:cs="Arial"/>
              <w:sz w:val="20"/>
              <w:szCs w:val="20"/>
            </w:rPr>
          </w:rPrChange>
        </w:rPr>
        <w:t>ranked by t-statistic</w:t>
      </w:r>
      <w:r w:rsidR="004A62D5" w:rsidRPr="00B475D4">
        <w:rPr>
          <w:rFonts w:ascii="Arial" w:hAnsi="Arial" w:cs="Arial"/>
          <w:sz w:val="20"/>
          <w:szCs w:val="20"/>
          <w:lang w:val="en-GB"/>
          <w:rPrChange w:id="8828" w:author="Alexandre Miguel Kaizeler Guedes Da Silva Afonso" w:date="2026-07-27T16:55:00Z" w16du:dateUtc="2026-07-27T15:55:00Z">
            <w:rPr>
              <w:rFonts w:ascii="Arial" w:hAnsi="Arial" w:cs="Arial"/>
              <w:sz w:val="20"/>
              <w:szCs w:val="20"/>
            </w:rPr>
          </w:rPrChange>
        </w:rPr>
        <w:t>s of differential expression</w:t>
      </w:r>
      <w:r w:rsidRPr="00B475D4">
        <w:rPr>
          <w:rFonts w:ascii="Arial" w:hAnsi="Arial" w:cs="Arial"/>
          <w:sz w:val="20"/>
          <w:szCs w:val="20"/>
          <w:lang w:val="en-GB"/>
          <w:rPrChange w:id="8829" w:author="Alexandre Miguel Kaizeler Guedes Da Silva Afonso" w:date="2026-07-27T16:55:00Z" w16du:dateUtc="2026-07-27T15:55:00Z">
            <w:rPr>
              <w:rFonts w:ascii="Arial" w:hAnsi="Arial" w:cs="Arial"/>
              <w:sz w:val="20"/>
              <w:szCs w:val="20"/>
            </w:rPr>
          </w:rPrChange>
        </w:rPr>
        <w:t xml:space="preserve"> (Y-</w:t>
      </w:r>
      <w:r w:rsidR="006F48FD" w:rsidRPr="00B475D4">
        <w:rPr>
          <w:rFonts w:ascii="Arial" w:hAnsi="Arial" w:cs="Arial"/>
          <w:sz w:val="20"/>
          <w:szCs w:val="20"/>
          <w:lang w:val="en-GB"/>
          <w:rPrChange w:id="8830" w:author="Alexandre Miguel Kaizeler Guedes Da Silva Afonso" w:date="2026-07-27T16:55:00Z" w16du:dateUtc="2026-07-27T15:55:00Z">
            <w:rPr>
              <w:rFonts w:ascii="Arial" w:hAnsi="Arial" w:cs="Arial"/>
              <w:sz w:val="20"/>
              <w:szCs w:val="20"/>
            </w:rPr>
          </w:rPrChange>
        </w:rPr>
        <w:t>a</w:t>
      </w:r>
      <w:r w:rsidRPr="00B475D4">
        <w:rPr>
          <w:rFonts w:ascii="Arial" w:hAnsi="Arial" w:cs="Arial"/>
          <w:sz w:val="20"/>
          <w:szCs w:val="20"/>
          <w:lang w:val="en-GB"/>
          <w:rPrChange w:id="8831" w:author="Alexandre Miguel Kaizeler Guedes Da Silva Afonso" w:date="2026-07-27T16:55:00Z" w16du:dateUtc="2026-07-27T15:55:00Z">
            <w:rPr>
              <w:rFonts w:ascii="Arial" w:hAnsi="Arial" w:cs="Arial"/>
              <w:sz w:val="20"/>
              <w:szCs w:val="20"/>
            </w:rPr>
          </w:rPrChange>
        </w:rPr>
        <w:t xml:space="preserve">xis) </w:t>
      </w:r>
      <w:r w:rsidRPr="00B475D4">
        <w:rPr>
          <w:rFonts w:ascii="Arial" w:hAnsi="Arial" w:cs="Arial"/>
          <w:i/>
          <w:iCs/>
          <w:color w:val="000000" w:themeColor="text1"/>
          <w:sz w:val="20"/>
          <w:szCs w:val="20"/>
          <w:lang w:val="en-GB"/>
          <w:rPrChange w:id="8832" w:author="Alexandre Miguel Kaizeler Guedes Da Silva Afonso" w:date="2026-07-27T16:55:00Z" w16du:dateUtc="2026-07-27T15:55:00Z">
            <w:rPr>
              <w:rFonts w:ascii="Arial" w:hAnsi="Arial" w:cs="Arial"/>
              <w:i/>
              <w:iCs/>
              <w:color w:val="000000" w:themeColor="text1"/>
              <w:sz w:val="20"/>
              <w:szCs w:val="20"/>
            </w:rPr>
          </w:rPrChange>
        </w:rPr>
        <w:t>versus</w:t>
      </w:r>
      <w:r w:rsidRPr="00B475D4">
        <w:rPr>
          <w:rFonts w:ascii="Arial" w:hAnsi="Arial" w:cs="Arial"/>
          <w:color w:val="000000" w:themeColor="text1"/>
          <w:sz w:val="20"/>
          <w:szCs w:val="20"/>
          <w:lang w:val="en-GB"/>
          <w:rPrChange w:id="8833" w:author="Alexandre Miguel Kaizeler Guedes Da Silva Afonso" w:date="2026-07-27T16:55:00Z" w16du:dateUtc="2026-07-27T15:55:00Z">
            <w:rPr>
              <w:rFonts w:ascii="Arial" w:hAnsi="Arial" w:cs="Arial"/>
              <w:color w:val="000000" w:themeColor="text1"/>
              <w:sz w:val="20"/>
              <w:szCs w:val="20"/>
            </w:rPr>
          </w:rPrChange>
        </w:rPr>
        <w:t xml:space="preserve"> genes ranked by </w:t>
      </w:r>
      <w:r w:rsidR="004A62D5" w:rsidRPr="00B475D4">
        <w:rPr>
          <w:rFonts w:ascii="Arial" w:hAnsi="Arial" w:cs="Arial"/>
          <w:color w:val="000000" w:themeColor="text1"/>
          <w:sz w:val="20"/>
          <w:szCs w:val="20"/>
          <w:lang w:val="en-GB"/>
          <w:rPrChange w:id="8834" w:author="Alexandre Miguel Kaizeler Guedes Da Silva Afonso" w:date="2026-07-27T16:55:00Z" w16du:dateUtc="2026-07-27T15:55:00Z">
            <w:rPr>
              <w:rFonts w:ascii="Arial" w:hAnsi="Arial" w:cs="Arial"/>
              <w:color w:val="000000" w:themeColor="text1"/>
              <w:sz w:val="20"/>
              <w:szCs w:val="20"/>
            </w:rPr>
          </w:rPrChange>
        </w:rPr>
        <w:t xml:space="preserve">length (nt) </w:t>
      </w:r>
      <w:r w:rsidRPr="00B475D4">
        <w:rPr>
          <w:rFonts w:ascii="Arial" w:hAnsi="Arial" w:cs="Arial"/>
          <w:color w:val="000000" w:themeColor="text1"/>
          <w:sz w:val="20"/>
          <w:szCs w:val="20"/>
          <w:lang w:val="en-GB"/>
          <w:rPrChange w:id="8835" w:author="Alexandre Miguel Kaizeler Guedes Da Silva Afonso" w:date="2026-07-27T16:55:00Z" w16du:dateUtc="2026-07-27T15:55:00Z">
            <w:rPr>
              <w:rFonts w:ascii="Arial" w:hAnsi="Arial" w:cs="Arial"/>
              <w:color w:val="000000" w:themeColor="text1"/>
              <w:sz w:val="20"/>
              <w:szCs w:val="20"/>
            </w:rPr>
          </w:rPrChange>
        </w:rPr>
        <w:t>(X-</w:t>
      </w:r>
      <w:r w:rsidR="006F48FD" w:rsidRPr="00B475D4">
        <w:rPr>
          <w:rFonts w:ascii="Arial" w:hAnsi="Arial" w:cs="Arial"/>
          <w:sz w:val="20"/>
          <w:szCs w:val="20"/>
          <w:lang w:val="en-GB"/>
          <w:rPrChange w:id="8836" w:author="Alexandre Miguel Kaizeler Guedes Da Silva Afonso" w:date="2026-07-27T16:55:00Z" w16du:dateUtc="2026-07-27T15:55:00Z">
            <w:rPr>
              <w:rFonts w:ascii="Arial" w:hAnsi="Arial" w:cs="Arial"/>
              <w:sz w:val="20"/>
              <w:szCs w:val="20"/>
            </w:rPr>
          </w:rPrChange>
        </w:rPr>
        <w:t>a</w:t>
      </w:r>
      <w:r w:rsidRPr="00B475D4">
        <w:rPr>
          <w:rFonts w:ascii="Arial" w:hAnsi="Arial" w:cs="Arial"/>
          <w:color w:val="000000" w:themeColor="text1"/>
          <w:sz w:val="20"/>
          <w:szCs w:val="20"/>
          <w:lang w:val="en-GB"/>
          <w:rPrChange w:id="8837" w:author="Alexandre Miguel Kaizeler Guedes Da Silva Afonso" w:date="2026-07-27T16:55:00Z" w16du:dateUtc="2026-07-27T15:55:00Z">
            <w:rPr>
              <w:rFonts w:ascii="Arial" w:hAnsi="Arial" w:cs="Arial"/>
              <w:color w:val="000000" w:themeColor="text1"/>
              <w:sz w:val="20"/>
              <w:szCs w:val="20"/>
            </w:rPr>
          </w:rPrChange>
        </w:rPr>
        <w:t>xis).</w:t>
      </w:r>
      <w:r w:rsidR="00777298" w:rsidRPr="00B475D4">
        <w:rPr>
          <w:rFonts w:ascii="Arial" w:hAnsi="Arial" w:cs="Arial"/>
          <w:color w:val="000000" w:themeColor="text1"/>
          <w:sz w:val="20"/>
          <w:szCs w:val="20"/>
          <w:lang w:val="en-GB"/>
          <w:rPrChange w:id="8838" w:author="Alexandre Miguel Kaizeler Guedes Da Silva Afonso" w:date="2026-07-27T16:55:00Z" w16du:dateUtc="2026-07-27T15:55:00Z">
            <w:rPr>
              <w:rFonts w:ascii="Arial" w:hAnsi="Arial" w:cs="Arial"/>
              <w:color w:val="000000" w:themeColor="text1"/>
              <w:sz w:val="20"/>
              <w:szCs w:val="20"/>
            </w:rPr>
          </w:rPrChange>
        </w:rPr>
        <w:t xml:space="preserve"> Fisher’s test Odds Ratio (OR) and associated p-value on top right corner.</w:t>
      </w:r>
      <w:r w:rsidR="00310067" w:rsidRPr="00B475D4">
        <w:rPr>
          <w:rFonts w:ascii="Arial" w:hAnsi="Arial" w:cs="Arial"/>
          <w:color w:val="000000" w:themeColor="text1"/>
          <w:sz w:val="20"/>
          <w:szCs w:val="20"/>
          <w:lang w:val="en-GB"/>
          <w:rPrChange w:id="8839" w:author="Alexandre Miguel Kaizeler Guedes Da Silva Afonso" w:date="2026-07-27T16:55:00Z" w16du:dateUtc="2026-07-27T15:55:00Z">
            <w:rPr>
              <w:rFonts w:ascii="Arial" w:hAnsi="Arial" w:cs="Arial"/>
              <w:color w:val="000000" w:themeColor="text1"/>
              <w:sz w:val="20"/>
              <w:szCs w:val="20"/>
            </w:rPr>
          </w:rPrChange>
        </w:rPr>
        <w:t xml:space="preserve"> Dashed lines </w:t>
      </w:r>
      <w:r w:rsidR="001F4B98" w:rsidRPr="00B475D4">
        <w:rPr>
          <w:rFonts w:ascii="Arial" w:hAnsi="Arial" w:cs="Arial"/>
          <w:color w:val="000000" w:themeColor="text1"/>
          <w:sz w:val="20"/>
          <w:szCs w:val="20"/>
          <w:lang w:val="en-GB"/>
          <w:rPrChange w:id="8840" w:author="Alexandre Miguel Kaizeler Guedes Da Silva Afonso" w:date="2026-07-27T16:55:00Z" w16du:dateUtc="2026-07-27T15:55:00Z">
            <w:rPr>
              <w:rFonts w:ascii="Arial" w:hAnsi="Arial" w:cs="Arial"/>
              <w:color w:val="000000" w:themeColor="text1"/>
              <w:sz w:val="20"/>
              <w:szCs w:val="20"/>
            </w:rPr>
          </w:rPrChange>
        </w:rPr>
        <w:t>depict</w:t>
      </w:r>
      <w:r w:rsidR="00310067" w:rsidRPr="00B475D4">
        <w:rPr>
          <w:rFonts w:ascii="Arial" w:hAnsi="Arial" w:cs="Arial"/>
          <w:color w:val="000000" w:themeColor="text1"/>
          <w:sz w:val="20"/>
          <w:szCs w:val="20"/>
          <w:lang w:val="en-GB"/>
          <w:rPrChange w:id="8841" w:author="Alexandre Miguel Kaizeler Guedes Da Silva Afonso" w:date="2026-07-27T16:55:00Z" w16du:dateUtc="2026-07-27T15:55:00Z">
            <w:rPr>
              <w:rFonts w:ascii="Arial" w:hAnsi="Arial" w:cs="Arial"/>
              <w:color w:val="000000" w:themeColor="text1"/>
              <w:sz w:val="20"/>
              <w:szCs w:val="20"/>
            </w:rPr>
          </w:rPrChange>
        </w:rPr>
        <w:t xml:space="preserve"> identity (Y = X; Y = -X)</w:t>
      </w:r>
      <w:r w:rsidR="006E6705" w:rsidRPr="00B475D4">
        <w:rPr>
          <w:rFonts w:ascii="Arial" w:hAnsi="Arial" w:cs="Arial"/>
          <w:color w:val="000000" w:themeColor="text1"/>
          <w:sz w:val="20"/>
          <w:szCs w:val="20"/>
          <w:lang w:val="en-GB"/>
          <w:rPrChange w:id="8842" w:author="Alexandre Miguel Kaizeler Guedes Da Silva Afonso" w:date="2026-07-27T16:55:00Z" w16du:dateUtc="2026-07-27T15:55:00Z">
            <w:rPr>
              <w:rFonts w:ascii="Arial" w:hAnsi="Arial" w:cs="Arial"/>
              <w:color w:val="000000" w:themeColor="text1"/>
              <w:sz w:val="20"/>
              <w:szCs w:val="20"/>
            </w:rPr>
          </w:rPrChange>
        </w:rPr>
        <w:t>, and axis lines</w:t>
      </w:r>
      <w:r w:rsidR="00310067" w:rsidRPr="00B475D4">
        <w:rPr>
          <w:rFonts w:ascii="Arial" w:hAnsi="Arial" w:cs="Arial"/>
          <w:color w:val="000000" w:themeColor="text1"/>
          <w:sz w:val="20"/>
          <w:szCs w:val="20"/>
          <w:lang w:val="en-GB"/>
          <w:rPrChange w:id="8843" w:author="Alexandre Miguel Kaizeler Guedes Da Silva Afonso" w:date="2026-07-27T16:55:00Z" w16du:dateUtc="2026-07-27T15:55:00Z">
            <w:rPr>
              <w:rFonts w:ascii="Arial" w:hAnsi="Arial" w:cs="Arial"/>
              <w:color w:val="000000" w:themeColor="text1"/>
              <w:sz w:val="20"/>
              <w:szCs w:val="20"/>
            </w:rPr>
          </w:rPrChange>
        </w:rPr>
        <w:t>.</w:t>
      </w:r>
      <w:r w:rsidRPr="00B475D4">
        <w:rPr>
          <w:rFonts w:ascii="Arial" w:hAnsi="Arial" w:cs="Arial"/>
          <w:sz w:val="20"/>
          <w:szCs w:val="20"/>
          <w:lang w:val="en-GB"/>
          <w:rPrChange w:id="8844" w:author="Alexandre Miguel Kaizeler Guedes Da Silva Afonso" w:date="2026-07-27T16:55:00Z" w16du:dateUtc="2026-07-27T15:55:00Z">
            <w:rPr>
              <w:rFonts w:ascii="Arial" w:hAnsi="Arial" w:cs="Arial"/>
              <w:sz w:val="20"/>
              <w:szCs w:val="20"/>
            </w:rPr>
          </w:rPrChange>
        </w:rPr>
        <w:t xml:space="preserve"> (D) Scatter plots of t-statistics of DGE in simulated SGs (Y-</w:t>
      </w:r>
      <w:r w:rsidR="006F48FD" w:rsidRPr="00B475D4">
        <w:rPr>
          <w:rFonts w:ascii="Arial" w:hAnsi="Arial" w:cs="Arial"/>
          <w:sz w:val="20"/>
          <w:szCs w:val="20"/>
          <w:lang w:val="en-GB"/>
          <w:rPrChange w:id="8845" w:author="Alexandre Miguel Kaizeler Guedes Da Silva Afonso" w:date="2026-07-27T16:55:00Z" w16du:dateUtc="2026-07-27T15:55:00Z">
            <w:rPr>
              <w:rFonts w:ascii="Arial" w:hAnsi="Arial" w:cs="Arial"/>
              <w:sz w:val="20"/>
              <w:szCs w:val="20"/>
            </w:rPr>
          </w:rPrChange>
        </w:rPr>
        <w:t>a</w:t>
      </w:r>
      <w:r w:rsidRPr="00B475D4">
        <w:rPr>
          <w:rFonts w:ascii="Arial" w:hAnsi="Arial" w:cs="Arial"/>
          <w:sz w:val="20"/>
          <w:szCs w:val="20"/>
          <w:lang w:val="en-GB"/>
          <w:rPrChange w:id="8846" w:author="Alexandre Miguel Kaizeler Guedes Da Silva Afonso" w:date="2026-07-27T16:55:00Z" w16du:dateUtc="2026-07-27T15:55:00Z">
            <w:rPr>
              <w:rFonts w:ascii="Arial" w:hAnsi="Arial" w:cs="Arial"/>
              <w:sz w:val="20"/>
              <w:szCs w:val="20"/>
            </w:rPr>
          </w:rPrChange>
        </w:rPr>
        <w:t>xis) and DC-purified SGs (X-</w:t>
      </w:r>
      <w:r w:rsidR="006F48FD" w:rsidRPr="00B475D4">
        <w:rPr>
          <w:rFonts w:ascii="Arial" w:hAnsi="Arial" w:cs="Arial"/>
          <w:sz w:val="20"/>
          <w:szCs w:val="20"/>
          <w:lang w:val="en-GB"/>
          <w:rPrChange w:id="8847" w:author="Alexandre Miguel Kaizeler Guedes Da Silva Afonso" w:date="2026-07-27T16:55:00Z" w16du:dateUtc="2026-07-27T15:55:00Z">
            <w:rPr>
              <w:rFonts w:ascii="Arial" w:hAnsi="Arial" w:cs="Arial"/>
              <w:sz w:val="20"/>
              <w:szCs w:val="20"/>
            </w:rPr>
          </w:rPrChange>
        </w:rPr>
        <w:t>axis</w:t>
      </w:r>
      <w:r w:rsidRPr="00B475D4">
        <w:rPr>
          <w:rFonts w:ascii="Arial" w:hAnsi="Arial" w:cs="Arial"/>
          <w:sz w:val="20"/>
          <w:szCs w:val="20"/>
          <w:lang w:val="en-GB"/>
          <w:rPrChange w:id="8848" w:author="Alexandre Miguel Kaizeler Guedes Da Silva Afonso" w:date="2026-07-27T16:55:00Z" w16du:dateUtc="2026-07-27T15:55:00Z">
            <w:rPr>
              <w:rFonts w:ascii="Arial" w:hAnsi="Arial" w:cs="Arial"/>
              <w:sz w:val="20"/>
              <w:szCs w:val="20"/>
            </w:rPr>
          </w:rPrChange>
        </w:rPr>
        <w:t xml:space="preserve">), relative to WC samples; </w:t>
      </w:r>
      <w:r w:rsidR="00215BFD" w:rsidRPr="00B475D4">
        <w:rPr>
          <w:rFonts w:ascii="Arial" w:hAnsi="Arial" w:cs="Arial"/>
          <w:sz w:val="20"/>
          <w:szCs w:val="20"/>
          <w:lang w:val="en-GB"/>
          <w:rPrChange w:id="8849" w:author="Alexandre Miguel Kaizeler Guedes Da Silva Afonso" w:date="2026-07-27T16:55:00Z" w16du:dateUtc="2026-07-27T15:55:00Z">
            <w:rPr>
              <w:rFonts w:ascii="Arial" w:hAnsi="Arial" w:cs="Arial"/>
              <w:sz w:val="20"/>
              <w:szCs w:val="20"/>
            </w:rPr>
          </w:rPrChange>
        </w:rPr>
        <w:t>genes</w:t>
      </w:r>
      <w:r w:rsidRPr="00B475D4">
        <w:rPr>
          <w:rFonts w:ascii="Arial" w:hAnsi="Arial" w:cs="Arial"/>
          <w:sz w:val="20"/>
          <w:szCs w:val="20"/>
          <w:lang w:val="en-GB"/>
          <w:rPrChange w:id="8850" w:author="Alexandre Miguel Kaizeler Guedes Da Silva Afonso" w:date="2026-07-27T16:55:00Z" w16du:dateUtc="2026-07-27T15:55:00Z">
            <w:rPr>
              <w:rFonts w:ascii="Arial" w:hAnsi="Arial" w:cs="Arial"/>
              <w:sz w:val="20"/>
              <w:szCs w:val="20"/>
            </w:rPr>
          </w:rPrChange>
        </w:rPr>
        <w:t xml:space="preserve"> as circles colored by RNA length in </w:t>
      </w:r>
      <w:r w:rsidR="004A62D5" w:rsidRPr="00B475D4">
        <w:rPr>
          <w:rFonts w:ascii="Arial" w:hAnsi="Arial" w:cs="Arial"/>
          <w:sz w:val="20"/>
          <w:szCs w:val="20"/>
          <w:lang w:val="en-GB"/>
          <w:rPrChange w:id="8851" w:author="Alexandre Miguel Kaizeler Guedes Da Silva Afonso" w:date="2026-07-27T16:55:00Z" w16du:dateUtc="2026-07-27T15:55:00Z">
            <w:rPr>
              <w:rFonts w:ascii="Arial" w:hAnsi="Arial" w:cs="Arial"/>
              <w:sz w:val="20"/>
              <w:szCs w:val="20"/>
            </w:rPr>
          </w:rPrChange>
        </w:rPr>
        <w:t>nt</w:t>
      </w:r>
      <w:r w:rsidRPr="00B475D4">
        <w:rPr>
          <w:rFonts w:ascii="Arial" w:hAnsi="Arial" w:cs="Arial"/>
          <w:sz w:val="20"/>
          <w:szCs w:val="20"/>
          <w:lang w:val="en-GB"/>
          <w:rPrChange w:id="8852" w:author="Alexandre Miguel Kaizeler Guedes Da Silva Afonso" w:date="2026-07-27T16:55:00Z" w16du:dateUtc="2026-07-27T15:55:00Z">
            <w:rPr>
              <w:rFonts w:ascii="Arial" w:hAnsi="Arial" w:cs="Arial"/>
              <w:sz w:val="20"/>
              <w:szCs w:val="20"/>
            </w:rPr>
          </w:rPrChange>
        </w:rPr>
        <w:t xml:space="preserve">; density contour lines in dark red, Spearman’s correlation coefficient </w:t>
      </w:r>
      <w:r w:rsidRPr="00B475D4">
        <w:rPr>
          <w:rFonts w:ascii="Symbol" w:eastAsia="Symbol" w:hAnsi="Symbol" w:cs="Symbol"/>
          <w:sz w:val="20"/>
          <w:szCs w:val="20"/>
          <w:lang w:val="en-GB"/>
          <w:rPrChange w:id="8853" w:author="Alexandre Miguel Kaizeler Guedes Da Silva Afonso" w:date="2026-07-27T16:55:00Z" w16du:dateUtc="2026-07-27T15:55:00Z">
            <w:rPr>
              <w:rFonts w:ascii="Symbol" w:eastAsia="Symbol" w:hAnsi="Symbol" w:cs="Symbol"/>
              <w:sz w:val="20"/>
              <w:szCs w:val="20"/>
            </w:rPr>
          </w:rPrChange>
        </w:rPr>
        <w:t>r</w:t>
      </w:r>
      <w:r w:rsidRPr="00B475D4">
        <w:rPr>
          <w:rFonts w:ascii="Arial" w:hAnsi="Arial" w:cs="Arial"/>
          <w:sz w:val="20"/>
          <w:szCs w:val="20"/>
          <w:lang w:val="en-GB"/>
          <w:rPrChange w:id="8854" w:author="Alexandre Miguel Kaizeler Guedes Da Silva Afonso" w:date="2026-07-27T16:55:00Z" w16du:dateUtc="2026-07-27T15:55:00Z">
            <w:rPr>
              <w:rFonts w:ascii="Arial" w:hAnsi="Arial" w:cs="Arial"/>
              <w:sz w:val="20"/>
              <w:szCs w:val="20"/>
            </w:rPr>
          </w:rPrChange>
        </w:rPr>
        <w:t xml:space="preserve"> and associated test’s p-value on top left corner. (E) Scatter plots of t-statistics of DGE in </w:t>
      </w:r>
      <w:r w:rsidR="00215BFD" w:rsidRPr="00B475D4">
        <w:rPr>
          <w:rFonts w:ascii="Arial" w:hAnsi="Arial" w:cs="Arial"/>
          <w:sz w:val="20"/>
          <w:szCs w:val="20"/>
          <w:lang w:val="en-GB"/>
          <w:rPrChange w:id="8855" w:author="Alexandre Miguel Kaizeler Guedes Da Silva Afonso" w:date="2026-07-27T16:55:00Z" w16du:dateUtc="2026-07-27T15:55:00Z">
            <w:rPr>
              <w:rFonts w:ascii="Arial" w:hAnsi="Arial" w:cs="Arial"/>
              <w:sz w:val="20"/>
              <w:szCs w:val="20"/>
            </w:rPr>
          </w:rPrChange>
        </w:rPr>
        <w:t>DC-purified</w:t>
      </w:r>
      <w:r w:rsidRPr="00B475D4">
        <w:rPr>
          <w:rFonts w:ascii="Arial" w:hAnsi="Arial" w:cs="Arial"/>
          <w:sz w:val="20"/>
          <w:szCs w:val="20"/>
          <w:lang w:val="en-GB"/>
          <w:rPrChange w:id="8856" w:author="Alexandre Miguel Kaizeler Guedes Da Silva Afonso" w:date="2026-07-27T16:55:00Z" w16du:dateUtc="2026-07-27T15:55:00Z">
            <w:rPr>
              <w:rFonts w:ascii="Arial" w:hAnsi="Arial" w:cs="Arial"/>
              <w:sz w:val="20"/>
              <w:szCs w:val="20"/>
            </w:rPr>
          </w:rPrChange>
        </w:rPr>
        <w:t xml:space="preserve"> SGs </w:t>
      </w:r>
      <w:r w:rsidRPr="00B475D4">
        <w:rPr>
          <w:rFonts w:ascii="Arial" w:hAnsi="Arial" w:cs="Arial"/>
          <w:i/>
          <w:iCs/>
          <w:sz w:val="20"/>
          <w:szCs w:val="20"/>
          <w:lang w:val="en-GB"/>
          <w:rPrChange w:id="8857" w:author="Alexandre Miguel Kaizeler Guedes Da Silva Afonso" w:date="2026-07-27T16:55:00Z" w16du:dateUtc="2026-07-27T15:55:00Z">
            <w:rPr>
              <w:rFonts w:ascii="Arial" w:hAnsi="Arial" w:cs="Arial"/>
              <w:i/>
              <w:iCs/>
              <w:sz w:val="20"/>
              <w:szCs w:val="20"/>
            </w:rPr>
          </w:rPrChange>
        </w:rPr>
        <w:t>versus</w:t>
      </w:r>
      <w:r w:rsidRPr="00B475D4">
        <w:rPr>
          <w:rFonts w:ascii="Arial" w:hAnsi="Arial" w:cs="Arial"/>
          <w:sz w:val="20"/>
          <w:szCs w:val="20"/>
          <w:lang w:val="en-GB"/>
          <w:rPrChange w:id="8858" w:author="Alexandre Miguel Kaizeler Guedes Da Silva Afonso" w:date="2026-07-27T16:55:00Z" w16du:dateUtc="2026-07-27T15:55:00Z">
            <w:rPr>
              <w:rFonts w:ascii="Arial" w:hAnsi="Arial" w:cs="Arial"/>
              <w:sz w:val="20"/>
              <w:szCs w:val="20"/>
            </w:rPr>
          </w:rPrChange>
        </w:rPr>
        <w:t xml:space="preserve"> </w:t>
      </w:r>
      <w:r w:rsidR="00215BFD" w:rsidRPr="00B475D4">
        <w:rPr>
          <w:rFonts w:ascii="Arial" w:hAnsi="Arial" w:cs="Arial"/>
          <w:sz w:val="20"/>
          <w:szCs w:val="20"/>
          <w:lang w:val="en-GB"/>
          <w:rPrChange w:id="8859" w:author="Alexandre Miguel Kaizeler Guedes Da Silva Afonso" w:date="2026-07-27T16:55:00Z" w16du:dateUtc="2026-07-27T15:55:00Z">
            <w:rPr>
              <w:rFonts w:ascii="Arial" w:hAnsi="Arial" w:cs="Arial"/>
              <w:sz w:val="20"/>
              <w:szCs w:val="20"/>
            </w:rPr>
          </w:rPrChange>
        </w:rPr>
        <w:t>simulated SGs</w:t>
      </w:r>
      <w:r w:rsidRPr="00B475D4">
        <w:rPr>
          <w:rFonts w:ascii="Arial" w:hAnsi="Arial" w:cs="Arial"/>
          <w:sz w:val="20"/>
          <w:szCs w:val="20"/>
          <w:lang w:val="en-GB"/>
          <w:rPrChange w:id="8860" w:author="Alexandre Miguel Kaizeler Guedes Da Silva Afonso" w:date="2026-07-27T16:55:00Z" w16du:dateUtc="2026-07-27T15:55:00Z">
            <w:rPr>
              <w:rFonts w:ascii="Arial" w:hAnsi="Arial" w:cs="Arial"/>
              <w:sz w:val="20"/>
              <w:szCs w:val="20"/>
            </w:rPr>
          </w:rPrChange>
        </w:rPr>
        <w:t xml:space="preserve"> (Y-</w:t>
      </w:r>
      <w:r w:rsidR="006F48FD" w:rsidRPr="00B475D4">
        <w:rPr>
          <w:rFonts w:ascii="Arial" w:hAnsi="Arial" w:cs="Arial"/>
          <w:sz w:val="20"/>
          <w:szCs w:val="20"/>
          <w:lang w:val="en-GB"/>
          <w:rPrChange w:id="8861" w:author="Alexandre Miguel Kaizeler Guedes Da Silva Afonso" w:date="2026-07-27T16:55:00Z" w16du:dateUtc="2026-07-27T15:55:00Z">
            <w:rPr>
              <w:rFonts w:ascii="Arial" w:hAnsi="Arial" w:cs="Arial"/>
              <w:sz w:val="20"/>
              <w:szCs w:val="20"/>
            </w:rPr>
          </w:rPrChange>
        </w:rPr>
        <w:t>axis</w:t>
      </w:r>
      <w:r w:rsidRPr="00B475D4">
        <w:rPr>
          <w:rFonts w:ascii="Arial" w:hAnsi="Arial" w:cs="Arial"/>
          <w:sz w:val="20"/>
          <w:szCs w:val="20"/>
          <w:lang w:val="en-GB"/>
          <w:rPrChange w:id="8862" w:author="Alexandre Miguel Kaizeler Guedes Da Silva Afonso" w:date="2026-07-27T16:55:00Z" w16du:dateUtc="2026-07-27T15:55:00Z">
            <w:rPr>
              <w:rFonts w:ascii="Arial" w:hAnsi="Arial" w:cs="Arial"/>
              <w:sz w:val="20"/>
              <w:szCs w:val="20"/>
            </w:rPr>
          </w:rPrChange>
        </w:rPr>
        <w:t xml:space="preserve">) </w:t>
      </w:r>
      <w:r w:rsidR="00215BFD" w:rsidRPr="00B475D4">
        <w:rPr>
          <w:rFonts w:ascii="Arial" w:hAnsi="Arial" w:cs="Arial"/>
          <w:i/>
          <w:iCs/>
          <w:sz w:val="20"/>
          <w:szCs w:val="20"/>
          <w:lang w:val="en-GB"/>
          <w:rPrChange w:id="8863" w:author="Alexandre Miguel Kaizeler Guedes Da Silva Afonso" w:date="2026-07-27T16:55:00Z" w16du:dateUtc="2026-07-27T15:55:00Z">
            <w:rPr>
              <w:rFonts w:ascii="Arial" w:hAnsi="Arial" w:cs="Arial"/>
              <w:i/>
              <w:iCs/>
              <w:sz w:val="20"/>
              <w:szCs w:val="20"/>
            </w:rPr>
          </w:rPrChange>
        </w:rPr>
        <w:t>versus</w:t>
      </w:r>
      <w:r w:rsidR="00215BFD" w:rsidRPr="00B475D4">
        <w:rPr>
          <w:rFonts w:ascii="Arial" w:hAnsi="Arial" w:cs="Arial"/>
          <w:sz w:val="20"/>
          <w:szCs w:val="20"/>
          <w:lang w:val="en-GB"/>
          <w:rPrChange w:id="8864" w:author="Alexandre Miguel Kaizeler Guedes Da Silva Afonso" w:date="2026-07-27T16:55:00Z" w16du:dateUtc="2026-07-27T15:55:00Z">
            <w:rPr>
              <w:rFonts w:ascii="Arial" w:hAnsi="Arial" w:cs="Arial"/>
              <w:sz w:val="20"/>
              <w:szCs w:val="20"/>
            </w:rPr>
          </w:rPrChange>
        </w:rPr>
        <w:t xml:space="preserve"> length of gene’s representative RNA transcript </w:t>
      </w:r>
      <w:r w:rsidR="004A62D5" w:rsidRPr="00B475D4">
        <w:rPr>
          <w:rFonts w:ascii="Arial" w:hAnsi="Arial" w:cs="Arial"/>
          <w:sz w:val="20"/>
          <w:szCs w:val="20"/>
          <w:lang w:val="en-GB"/>
          <w:rPrChange w:id="8865" w:author="Alexandre Miguel Kaizeler Guedes Da Silva Afonso" w:date="2026-07-27T16:55:00Z" w16du:dateUtc="2026-07-27T15:55:00Z">
            <w:rPr>
              <w:rFonts w:ascii="Arial" w:hAnsi="Arial" w:cs="Arial"/>
              <w:sz w:val="20"/>
              <w:szCs w:val="20"/>
            </w:rPr>
          </w:rPrChange>
        </w:rPr>
        <w:t xml:space="preserve">(nt) </w:t>
      </w:r>
      <w:r w:rsidRPr="00B475D4">
        <w:rPr>
          <w:rFonts w:ascii="Arial" w:hAnsi="Arial" w:cs="Arial"/>
          <w:sz w:val="20"/>
          <w:szCs w:val="20"/>
          <w:lang w:val="en-GB"/>
          <w:rPrChange w:id="8866" w:author="Alexandre Miguel Kaizeler Guedes Da Silva Afonso" w:date="2026-07-27T16:55:00Z" w16du:dateUtc="2026-07-27T15:55:00Z">
            <w:rPr>
              <w:rFonts w:ascii="Arial" w:hAnsi="Arial" w:cs="Arial"/>
              <w:sz w:val="20"/>
              <w:szCs w:val="20"/>
            </w:rPr>
          </w:rPrChange>
        </w:rPr>
        <w:t>(X-</w:t>
      </w:r>
      <w:r w:rsidR="006F48FD" w:rsidRPr="00B475D4">
        <w:rPr>
          <w:rFonts w:ascii="Arial" w:hAnsi="Arial" w:cs="Arial"/>
          <w:sz w:val="20"/>
          <w:szCs w:val="20"/>
          <w:lang w:val="en-GB"/>
          <w:rPrChange w:id="8867" w:author="Alexandre Miguel Kaizeler Guedes Da Silva Afonso" w:date="2026-07-27T16:55:00Z" w16du:dateUtc="2026-07-27T15:55:00Z">
            <w:rPr>
              <w:rFonts w:ascii="Arial" w:hAnsi="Arial" w:cs="Arial"/>
              <w:sz w:val="20"/>
              <w:szCs w:val="20"/>
            </w:rPr>
          </w:rPrChange>
        </w:rPr>
        <w:t>axis</w:t>
      </w:r>
      <w:r w:rsidR="004A62D5" w:rsidRPr="00B475D4">
        <w:rPr>
          <w:rFonts w:ascii="Arial" w:hAnsi="Arial" w:cs="Arial"/>
          <w:sz w:val="20"/>
          <w:szCs w:val="20"/>
          <w:lang w:val="en-GB"/>
          <w:rPrChange w:id="8868" w:author="Alexandre Miguel Kaizeler Guedes Da Silva Afonso" w:date="2026-07-27T16:55:00Z" w16du:dateUtc="2026-07-27T15:55:00Z">
            <w:rPr>
              <w:rFonts w:ascii="Arial" w:hAnsi="Arial" w:cs="Arial"/>
              <w:sz w:val="20"/>
              <w:szCs w:val="20"/>
            </w:rPr>
          </w:rPrChange>
        </w:rPr>
        <w:t>, log scale</w:t>
      </w:r>
      <w:r w:rsidRPr="00B475D4">
        <w:rPr>
          <w:rFonts w:ascii="Arial" w:hAnsi="Arial" w:cs="Arial"/>
          <w:sz w:val="20"/>
          <w:szCs w:val="20"/>
          <w:lang w:val="en-GB"/>
          <w:rPrChange w:id="8869" w:author="Alexandre Miguel Kaizeler Guedes Da Silva Afonso" w:date="2026-07-27T16:55:00Z" w16du:dateUtc="2026-07-27T15:55:00Z">
            <w:rPr>
              <w:rFonts w:ascii="Arial" w:hAnsi="Arial" w:cs="Arial"/>
              <w:sz w:val="20"/>
              <w:szCs w:val="20"/>
            </w:rPr>
          </w:rPrChange>
        </w:rPr>
        <w:t xml:space="preserve">); transcripts as circles; density contour lines in dark red, Spearman’s correlation coefficient </w:t>
      </w:r>
      <w:r w:rsidRPr="00B475D4">
        <w:rPr>
          <w:rFonts w:ascii="Symbol" w:eastAsia="Symbol" w:hAnsi="Symbol" w:cs="Symbol"/>
          <w:sz w:val="20"/>
          <w:szCs w:val="20"/>
          <w:lang w:val="en-GB"/>
          <w:rPrChange w:id="8870" w:author="Alexandre Miguel Kaizeler Guedes Da Silva Afonso" w:date="2026-07-27T16:55:00Z" w16du:dateUtc="2026-07-27T15:55:00Z">
            <w:rPr>
              <w:rFonts w:ascii="Symbol" w:eastAsia="Symbol" w:hAnsi="Symbol" w:cs="Symbol"/>
              <w:sz w:val="20"/>
              <w:szCs w:val="20"/>
            </w:rPr>
          </w:rPrChange>
        </w:rPr>
        <w:t>r</w:t>
      </w:r>
      <w:r w:rsidRPr="00B475D4">
        <w:rPr>
          <w:rFonts w:ascii="Arial" w:hAnsi="Arial" w:cs="Arial"/>
          <w:sz w:val="20"/>
          <w:szCs w:val="20"/>
          <w:lang w:val="en-GB"/>
          <w:rPrChange w:id="8871" w:author="Alexandre Miguel Kaizeler Guedes Da Silva Afonso" w:date="2026-07-27T16:55:00Z" w16du:dateUtc="2026-07-27T15:55:00Z">
            <w:rPr>
              <w:rFonts w:ascii="Arial" w:hAnsi="Arial" w:cs="Arial"/>
              <w:sz w:val="20"/>
              <w:szCs w:val="20"/>
            </w:rPr>
          </w:rPrChange>
        </w:rPr>
        <w:t xml:space="preserve"> and associated test’s p-value on top left corner. (F) Scatter plots of t-statistics of DGE </w:t>
      </w:r>
      <w:r w:rsidR="00215BFD" w:rsidRPr="00B475D4">
        <w:rPr>
          <w:rFonts w:ascii="Arial" w:hAnsi="Arial" w:cs="Arial"/>
          <w:sz w:val="20"/>
          <w:szCs w:val="20"/>
          <w:lang w:val="en-GB"/>
          <w:rPrChange w:id="8872" w:author="Alexandre Miguel Kaizeler Guedes Da Silva Afonso" w:date="2026-07-27T16:55:00Z" w16du:dateUtc="2026-07-27T15:55:00Z">
            <w:rPr>
              <w:rFonts w:ascii="Arial" w:hAnsi="Arial" w:cs="Arial"/>
              <w:sz w:val="20"/>
              <w:szCs w:val="20"/>
            </w:rPr>
          </w:rPrChange>
        </w:rPr>
        <w:t>between</w:t>
      </w:r>
      <w:r w:rsidRPr="00B475D4">
        <w:rPr>
          <w:rFonts w:ascii="Arial" w:hAnsi="Arial" w:cs="Arial"/>
          <w:sz w:val="20"/>
          <w:szCs w:val="20"/>
          <w:lang w:val="en-GB"/>
          <w:rPrChange w:id="8873" w:author="Alexandre Miguel Kaizeler Guedes Da Silva Afonso" w:date="2026-07-27T16:55:00Z" w16du:dateUtc="2026-07-27T15:55:00Z">
            <w:rPr>
              <w:rFonts w:ascii="Arial" w:hAnsi="Arial" w:cs="Arial"/>
              <w:sz w:val="20"/>
              <w:szCs w:val="20"/>
            </w:rPr>
          </w:rPrChange>
        </w:rPr>
        <w:t xml:space="preserve"> stressed vs unstressed RNP samples (Y-</w:t>
      </w:r>
      <w:r w:rsidR="006F48FD" w:rsidRPr="00B475D4">
        <w:rPr>
          <w:rFonts w:ascii="Arial" w:hAnsi="Arial" w:cs="Arial"/>
          <w:sz w:val="20"/>
          <w:szCs w:val="20"/>
          <w:lang w:val="en-GB"/>
          <w:rPrChange w:id="8874" w:author="Alexandre Miguel Kaizeler Guedes Da Silva Afonso" w:date="2026-07-27T16:55:00Z" w16du:dateUtc="2026-07-27T15:55:00Z">
            <w:rPr>
              <w:rFonts w:ascii="Arial" w:hAnsi="Arial" w:cs="Arial"/>
              <w:sz w:val="20"/>
              <w:szCs w:val="20"/>
            </w:rPr>
          </w:rPrChange>
        </w:rPr>
        <w:t>axis</w:t>
      </w:r>
      <w:r w:rsidRPr="00B475D4">
        <w:rPr>
          <w:rFonts w:ascii="Arial" w:hAnsi="Arial" w:cs="Arial"/>
          <w:sz w:val="20"/>
          <w:szCs w:val="20"/>
          <w:lang w:val="en-GB"/>
          <w:rPrChange w:id="8875" w:author="Alexandre Miguel Kaizeler Guedes Da Silva Afonso" w:date="2026-07-27T16:55:00Z" w16du:dateUtc="2026-07-27T15:55:00Z">
            <w:rPr>
              <w:rFonts w:ascii="Arial" w:hAnsi="Arial" w:cs="Arial"/>
              <w:sz w:val="20"/>
              <w:szCs w:val="20"/>
            </w:rPr>
          </w:rPrChange>
        </w:rPr>
        <w:t xml:space="preserve">) and </w:t>
      </w:r>
      <w:r w:rsidR="006147BC" w:rsidRPr="00B475D4">
        <w:rPr>
          <w:rFonts w:ascii="Arial" w:hAnsi="Arial" w:cs="Arial"/>
          <w:sz w:val="20"/>
          <w:szCs w:val="20"/>
          <w:lang w:val="en-GB"/>
          <w:rPrChange w:id="8876" w:author="Alexandre Miguel Kaizeler Guedes Da Silva Afonso" w:date="2026-07-27T16:55:00Z" w16du:dateUtc="2026-07-27T15:55:00Z">
            <w:rPr>
              <w:rFonts w:ascii="Arial" w:hAnsi="Arial" w:cs="Arial"/>
              <w:sz w:val="20"/>
              <w:szCs w:val="20"/>
            </w:rPr>
          </w:rPrChange>
        </w:rPr>
        <w:t>between</w:t>
      </w:r>
      <w:r w:rsidRPr="00B475D4">
        <w:rPr>
          <w:rFonts w:ascii="Arial" w:hAnsi="Arial" w:cs="Arial"/>
          <w:sz w:val="20"/>
          <w:szCs w:val="20"/>
          <w:lang w:val="en-GB"/>
          <w:rPrChange w:id="8877" w:author="Alexandre Miguel Kaizeler Guedes Da Silva Afonso" w:date="2026-07-27T16:55:00Z" w16du:dateUtc="2026-07-27T15:55:00Z">
            <w:rPr>
              <w:rFonts w:ascii="Arial" w:hAnsi="Arial" w:cs="Arial"/>
              <w:sz w:val="20"/>
              <w:szCs w:val="20"/>
            </w:rPr>
          </w:rPrChange>
        </w:rPr>
        <w:t xml:space="preserve"> stressed vs unstressed WC samples (X-</w:t>
      </w:r>
      <w:r w:rsidR="006F48FD" w:rsidRPr="00B475D4">
        <w:rPr>
          <w:rFonts w:ascii="Arial" w:hAnsi="Arial" w:cs="Arial"/>
          <w:sz w:val="20"/>
          <w:szCs w:val="20"/>
          <w:lang w:val="en-GB"/>
          <w:rPrChange w:id="8878" w:author="Alexandre Miguel Kaizeler Guedes Da Silva Afonso" w:date="2026-07-27T16:55:00Z" w16du:dateUtc="2026-07-27T15:55:00Z">
            <w:rPr>
              <w:rFonts w:ascii="Arial" w:hAnsi="Arial" w:cs="Arial"/>
              <w:sz w:val="20"/>
              <w:szCs w:val="20"/>
            </w:rPr>
          </w:rPrChange>
        </w:rPr>
        <w:t>axis</w:t>
      </w:r>
      <w:r w:rsidRPr="00B475D4">
        <w:rPr>
          <w:rFonts w:ascii="Arial" w:hAnsi="Arial" w:cs="Arial"/>
          <w:sz w:val="20"/>
          <w:szCs w:val="20"/>
          <w:lang w:val="en-GB"/>
          <w:rPrChange w:id="8879" w:author="Alexandre Miguel Kaizeler Guedes Da Silva Afonso" w:date="2026-07-27T16:55:00Z" w16du:dateUtc="2026-07-27T15:55:00Z">
            <w:rPr>
              <w:rFonts w:ascii="Arial" w:hAnsi="Arial" w:cs="Arial"/>
              <w:sz w:val="20"/>
              <w:szCs w:val="20"/>
            </w:rPr>
          </w:rPrChange>
        </w:rPr>
        <w:t xml:space="preserve">). Genes as circles; density contour lines in dark red, Spearman’s correlation coefficient </w:t>
      </w:r>
      <w:r w:rsidRPr="00B475D4">
        <w:rPr>
          <w:rFonts w:ascii="Symbol" w:eastAsia="Symbol" w:hAnsi="Symbol" w:cs="Symbol"/>
          <w:sz w:val="20"/>
          <w:szCs w:val="20"/>
          <w:lang w:val="en-GB"/>
          <w:rPrChange w:id="8880" w:author="Alexandre Miguel Kaizeler Guedes Da Silva Afonso" w:date="2026-07-27T16:55:00Z" w16du:dateUtc="2026-07-27T15:55:00Z">
            <w:rPr>
              <w:rFonts w:ascii="Symbol" w:eastAsia="Symbol" w:hAnsi="Symbol" w:cs="Symbol"/>
              <w:sz w:val="20"/>
              <w:szCs w:val="20"/>
            </w:rPr>
          </w:rPrChange>
        </w:rPr>
        <w:t>r</w:t>
      </w:r>
      <w:r w:rsidRPr="00B475D4">
        <w:rPr>
          <w:rFonts w:ascii="Arial" w:hAnsi="Arial" w:cs="Arial"/>
          <w:sz w:val="20"/>
          <w:szCs w:val="20"/>
          <w:lang w:val="en-GB"/>
          <w:rPrChange w:id="8881" w:author="Alexandre Miguel Kaizeler Guedes Da Silva Afonso" w:date="2026-07-27T16:55:00Z" w16du:dateUtc="2026-07-27T15:55:00Z">
            <w:rPr>
              <w:rFonts w:ascii="Arial" w:hAnsi="Arial" w:cs="Arial"/>
              <w:sz w:val="20"/>
              <w:szCs w:val="20"/>
            </w:rPr>
          </w:rPrChange>
        </w:rPr>
        <w:t xml:space="preserve"> and associated test’s p-value on top left corner (B,D,E,F).The original WC expression from Khong 2017</w:t>
      </w:r>
      <w:r w:rsidRPr="00B475D4">
        <w:rPr>
          <w:rFonts w:ascii="Arial" w:hAnsi="Arial" w:cs="Arial"/>
          <w:sz w:val="20"/>
          <w:szCs w:val="20"/>
          <w:lang w:val="en-GB"/>
          <w:rPrChange w:id="8882" w:author="Alexandre Miguel Kaizeler Guedes Da Silva Afonso" w:date="2026-07-27T16:55:00Z" w16du:dateUtc="2026-07-27T15:55:00Z">
            <w:rPr>
              <w:rFonts w:ascii="Arial" w:hAnsi="Arial" w:cs="Arial"/>
              <w:sz w:val="20"/>
              <w:szCs w:val="20"/>
            </w:rPr>
          </w:rPrChange>
        </w:rPr>
        <w:fldChar w:fldCharType="begin"/>
      </w:r>
      <w:r w:rsidR="00C37375" w:rsidRPr="00B475D4">
        <w:rPr>
          <w:rFonts w:ascii="Arial" w:hAnsi="Arial" w:cs="Arial"/>
          <w:sz w:val="20"/>
          <w:szCs w:val="20"/>
          <w:lang w:val="en-GB"/>
          <w:rPrChange w:id="8883" w:author="Alexandre Miguel Kaizeler Guedes Da Silva Afonso" w:date="2026-07-27T16:55:00Z" w16du:dateUtc="2026-07-27T15:55:00Z">
            <w:rPr>
              <w:rFonts w:ascii="Arial" w:hAnsi="Arial" w:cs="Arial"/>
              <w:sz w:val="20"/>
              <w:szCs w:val="20"/>
            </w:rPr>
          </w:rPrChange>
        </w:rPr>
        <w:instrText xml:space="preserve"> ADDIN ZOTERO_ITEM CSL_CITATION {"citationID":"A5wTHhth","properties":{"formattedCitation":"\\super 31\\nosupersub{}","plainCitation":"31","noteIndex":0},"citationItems":[{"id":"jCcWpdK2/I8Gjq151","uris":["http://zotero.org/users/local/1p9EH8ax/items/WPA4SC2G"],"itemData":{"id":"mYxpVVa4/xp9HrDEs","type":"article-journal","container-title":"Molecular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B475D4">
        <w:rPr>
          <w:rFonts w:ascii="Arial" w:hAnsi="Arial" w:cs="Arial"/>
          <w:sz w:val="20"/>
          <w:szCs w:val="20"/>
          <w:lang w:val="en-GB"/>
          <w:rPrChange w:id="8884" w:author="Alexandre Miguel Kaizeler Guedes Da Silva Afonso" w:date="2026-07-27T16:55:00Z" w16du:dateUtc="2026-07-27T15:55:00Z">
            <w:rPr>
              <w:rFonts w:ascii="Arial" w:hAnsi="Arial" w:cs="Arial"/>
              <w:sz w:val="20"/>
              <w:szCs w:val="20"/>
            </w:rPr>
          </w:rPrChange>
        </w:rPr>
        <w:fldChar w:fldCharType="separate"/>
      </w:r>
      <w:r w:rsidR="00B723AF" w:rsidRPr="00B475D4">
        <w:rPr>
          <w:rFonts w:ascii="Arial" w:hAnsi="Arial" w:cs="Arial"/>
          <w:kern w:val="0"/>
          <w:sz w:val="20"/>
          <w:vertAlign w:val="superscript"/>
          <w:lang w:val="en-GB"/>
          <w:rPrChange w:id="8885" w:author="Alexandre Miguel Kaizeler Guedes Da Silva Afonso" w:date="2026-07-27T16:55:00Z" w16du:dateUtc="2026-07-27T15:55:00Z">
            <w:rPr>
              <w:rFonts w:ascii="Arial" w:hAnsi="Arial" w:cs="Arial"/>
              <w:kern w:val="0"/>
              <w:sz w:val="20"/>
              <w:vertAlign w:val="superscript"/>
            </w:rPr>
          </w:rPrChange>
        </w:rPr>
        <w:t>31</w:t>
      </w:r>
      <w:r w:rsidRPr="00B475D4">
        <w:rPr>
          <w:rFonts w:ascii="Arial" w:hAnsi="Arial" w:cs="Arial"/>
          <w:sz w:val="20"/>
          <w:szCs w:val="20"/>
          <w:lang w:val="en-GB"/>
          <w:rPrChange w:id="8886" w:author="Alexandre Miguel Kaizeler Guedes Da Silva Afonso" w:date="2026-07-27T16:55:00Z" w16du:dateUtc="2026-07-27T15:55:00Z">
            <w:rPr>
              <w:rFonts w:ascii="Arial" w:hAnsi="Arial" w:cs="Arial"/>
              <w:sz w:val="20"/>
              <w:szCs w:val="20"/>
            </w:rPr>
          </w:rPrChange>
        </w:rPr>
        <w:fldChar w:fldCharType="end"/>
      </w:r>
      <w:r w:rsidRPr="00B475D4">
        <w:rPr>
          <w:rFonts w:ascii="Arial" w:hAnsi="Arial" w:cs="Arial"/>
          <w:sz w:val="20"/>
          <w:szCs w:val="20"/>
          <w:lang w:val="en-GB"/>
          <w:rPrChange w:id="8887" w:author="Alexandre Miguel Kaizeler Guedes Da Silva Afonso" w:date="2026-07-27T16:55:00Z" w16du:dateUtc="2026-07-27T15:55:00Z">
            <w:rPr>
              <w:rFonts w:ascii="Arial" w:hAnsi="Arial" w:cs="Arial"/>
              <w:sz w:val="20"/>
              <w:szCs w:val="20"/>
            </w:rPr>
          </w:rPrChange>
        </w:rPr>
        <w:t xml:space="preserve"> was used </w:t>
      </w:r>
      <w:r w:rsidR="006F48FD" w:rsidRPr="00B475D4">
        <w:rPr>
          <w:rFonts w:ascii="Arial" w:hAnsi="Arial" w:cs="Arial"/>
          <w:sz w:val="20"/>
          <w:szCs w:val="20"/>
          <w:lang w:val="en-GB"/>
          <w:rPrChange w:id="8888" w:author="Alexandre Miguel Kaizeler Guedes Da Silva Afonso" w:date="2026-07-27T16:55:00Z" w16du:dateUtc="2026-07-27T15:55:00Z">
            <w:rPr>
              <w:rFonts w:ascii="Arial" w:hAnsi="Arial" w:cs="Arial"/>
              <w:sz w:val="20"/>
              <w:szCs w:val="20"/>
            </w:rPr>
          </w:rPrChange>
        </w:rPr>
        <w:t>to</w:t>
      </w:r>
      <w:r w:rsidRPr="00B475D4">
        <w:rPr>
          <w:rFonts w:ascii="Arial" w:hAnsi="Arial" w:cs="Arial"/>
          <w:sz w:val="20"/>
          <w:szCs w:val="20"/>
          <w:lang w:val="en-GB"/>
          <w:rPrChange w:id="8889" w:author="Alexandre Miguel Kaizeler Guedes Da Silva Afonso" w:date="2026-07-27T16:55:00Z" w16du:dateUtc="2026-07-27T15:55:00Z">
            <w:rPr>
              <w:rFonts w:ascii="Arial" w:hAnsi="Arial" w:cs="Arial"/>
              <w:sz w:val="20"/>
              <w:szCs w:val="20"/>
            </w:rPr>
          </w:rPrChange>
        </w:rPr>
        <w:t xml:space="preserve"> simulate SG samples.</w:t>
      </w:r>
    </w:p>
    <w:p w14:paraId="231748D6" w14:textId="60DD01AA" w:rsidR="0058385B" w:rsidRPr="00B475D4" w:rsidRDefault="00213064" w:rsidP="00CE6E0D">
      <w:pPr>
        <w:jc w:val="both"/>
        <w:rPr>
          <w:rFonts w:ascii="Arial" w:hAnsi="Arial" w:cs="Arial"/>
          <w:b/>
          <w:bCs/>
          <w:sz w:val="20"/>
          <w:szCs w:val="20"/>
          <w:lang w:val="en-GB"/>
          <w:rPrChange w:id="8890" w:author="Alexandre Miguel Kaizeler Guedes Da Silva Afonso" w:date="2026-07-27T16:55:00Z" w16du:dateUtc="2026-07-27T15:55:00Z">
            <w:rPr>
              <w:rFonts w:ascii="Arial" w:hAnsi="Arial" w:cs="Arial"/>
              <w:b/>
              <w:bCs/>
              <w:sz w:val="20"/>
              <w:szCs w:val="20"/>
            </w:rPr>
          </w:rPrChange>
        </w:rPr>
      </w:pPr>
      <w:r w:rsidRPr="00B475D4">
        <w:rPr>
          <w:rFonts w:ascii="Arial" w:hAnsi="Arial" w:cs="Arial"/>
          <w:b/>
          <w:bCs/>
          <w:noProof/>
          <w:sz w:val="20"/>
          <w:szCs w:val="20"/>
          <w:lang w:val="en-GB"/>
          <w:rPrChange w:id="8891" w:author="Alexandre Miguel Kaizeler Guedes Da Silva Afonso" w:date="2026-07-27T16:55:00Z" w16du:dateUtc="2026-07-27T15:55:00Z">
            <w:rPr>
              <w:rFonts w:ascii="Arial" w:hAnsi="Arial" w:cs="Arial"/>
              <w:b/>
              <w:bCs/>
              <w:noProof/>
              <w:sz w:val="20"/>
              <w:szCs w:val="20"/>
            </w:rPr>
          </w:rPrChange>
        </w:rPr>
        <w:lastRenderedPageBreak/>
        <w:drawing>
          <wp:inline distT="0" distB="0" distL="0" distR="0" wp14:anchorId="52C44211" wp14:editId="350E4AD5">
            <wp:extent cx="5943600" cy="7912483"/>
            <wp:effectExtent l="0" t="0" r="0" b="0"/>
            <wp:docPr id="10864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4047"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943600" cy="7912483"/>
                    </a:xfrm>
                    <a:prstGeom prst="rect">
                      <a:avLst/>
                    </a:prstGeom>
                  </pic:spPr>
                </pic:pic>
              </a:graphicData>
            </a:graphic>
          </wp:inline>
        </w:drawing>
      </w:r>
    </w:p>
    <w:p w14:paraId="57EC53D8" w14:textId="77777777" w:rsidR="0058385B" w:rsidRPr="00B475D4" w:rsidRDefault="0058385B" w:rsidP="0058385B">
      <w:pPr>
        <w:jc w:val="both"/>
        <w:rPr>
          <w:rFonts w:ascii="Arial" w:hAnsi="Arial" w:cs="Arial"/>
          <w:sz w:val="24"/>
          <w:szCs w:val="24"/>
          <w:lang w:val="en-GB"/>
          <w:rPrChange w:id="8892" w:author="Alexandre Miguel Kaizeler Guedes Da Silva Afonso" w:date="2026-07-27T16:55:00Z" w16du:dateUtc="2026-07-27T15:55:00Z">
            <w:rPr>
              <w:rFonts w:ascii="Arial" w:hAnsi="Arial" w:cs="Arial"/>
              <w:sz w:val="24"/>
              <w:szCs w:val="24"/>
            </w:rPr>
          </w:rPrChange>
        </w:rPr>
      </w:pPr>
    </w:p>
    <w:p w14:paraId="26F5EACD" w14:textId="36183081" w:rsidR="003C3343" w:rsidRPr="00B475D4" w:rsidRDefault="0058385B" w:rsidP="00673F43">
      <w:pPr>
        <w:jc w:val="both"/>
        <w:rPr>
          <w:rFonts w:ascii="Arial" w:hAnsi="Arial" w:cs="Arial"/>
          <w:sz w:val="20"/>
          <w:szCs w:val="20"/>
          <w:lang w:val="en-GB"/>
          <w:rPrChange w:id="8893" w:author="Alexandre Miguel Kaizeler Guedes Da Silva Afonso" w:date="2026-07-27T16:55:00Z" w16du:dateUtc="2026-07-27T15:55:00Z">
            <w:rPr>
              <w:rFonts w:ascii="Arial" w:hAnsi="Arial" w:cs="Arial"/>
              <w:sz w:val="20"/>
              <w:szCs w:val="20"/>
            </w:rPr>
          </w:rPrChange>
        </w:rPr>
      </w:pPr>
      <w:r w:rsidRPr="00B475D4">
        <w:rPr>
          <w:rFonts w:ascii="Arial" w:hAnsi="Arial" w:cs="Arial"/>
          <w:b/>
          <w:bCs/>
          <w:sz w:val="20"/>
          <w:szCs w:val="20"/>
          <w:lang w:val="en-GB"/>
          <w:rPrChange w:id="8894" w:author="Alexandre Miguel Kaizeler Guedes Da Silva Afonso" w:date="2026-07-27T16:55:00Z" w16du:dateUtc="2026-07-27T15:55:00Z">
            <w:rPr>
              <w:rFonts w:ascii="Arial" w:hAnsi="Arial" w:cs="Arial"/>
              <w:b/>
              <w:bCs/>
              <w:sz w:val="20"/>
              <w:szCs w:val="20"/>
            </w:rPr>
          </w:rPrChange>
        </w:rPr>
        <w:lastRenderedPageBreak/>
        <w:t xml:space="preserve">Figure </w:t>
      </w:r>
      <w:r w:rsidR="00322932" w:rsidRPr="00B475D4">
        <w:rPr>
          <w:rFonts w:ascii="Arial" w:hAnsi="Arial" w:cs="Arial"/>
          <w:b/>
          <w:bCs/>
          <w:sz w:val="20"/>
          <w:szCs w:val="20"/>
          <w:lang w:val="en-GB"/>
          <w:rPrChange w:id="8895" w:author="Alexandre Miguel Kaizeler Guedes Da Silva Afonso" w:date="2026-07-27T16:55:00Z" w16du:dateUtc="2026-07-27T15:55:00Z">
            <w:rPr>
              <w:rFonts w:ascii="Arial" w:hAnsi="Arial" w:cs="Arial"/>
              <w:b/>
              <w:bCs/>
              <w:sz w:val="20"/>
              <w:szCs w:val="20"/>
            </w:rPr>
          </w:rPrChange>
        </w:rPr>
        <w:t>3</w:t>
      </w:r>
      <w:r w:rsidRPr="00B475D4">
        <w:rPr>
          <w:rFonts w:ascii="Arial" w:hAnsi="Arial" w:cs="Arial"/>
          <w:b/>
          <w:bCs/>
          <w:sz w:val="20"/>
          <w:szCs w:val="20"/>
          <w:lang w:val="en-GB"/>
          <w:rPrChange w:id="8896" w:author="Alexandre Miguel Kaizeler Guedes Da Silva Afonso" w:date="2026-07-27T16:55:00Z" w16du:dateUtc="2026-07-27T15:55:00Z">
            <w:rPr>
              <w:rFonts w:ascii="Arial" w:hAnsi="Arial" w:cs="Arial"/>
              <w:b/>
              <w:bCs/>
              <w:sz w:val="20"/>
              <w:szCs w:val="20"/>
            </w:rPr>
          </w:rPrChange>
        </w:rPr>
        <w:t xml:space="preserve">. Method-specific corrections for SGs transcriptomes </w:t>
      </w:r>
      <w:r w:rsidR="004C51F5" w:rsidRPr="00B475D4">
        <w:rPr>
          <w:rFonts w:ascii="Arial" w:hAnsi="Arial" w:cs="Arial"/>
          <w:b/>
          <w:bCs/>
          <w:sz w:val="20"/>
          <w:szCs w:val="20"/>
          <w:lang w:val="en-GB"/>
          <w:rPrChange w:id="8897" w:author="Alexandre Miguel Kaizeler Guedes Da Silva Afonso" w:date="2026-07-27T16:55:00Z" w16du:dateUtc="2026-07-27T15:55:00Z">
            <w:rPr>
              <w:rFonts w:ascii="Arial" w:hAnsi="Arial" w:cs="Arial"/>
              <w:b/>
              <w:bCs/>
              <w:sz w:val="20"/>
              <w:szCs w:val="20"/>
            </w:rPr>
          </w:rPrChange>
        </w:rPr>
        <w:t>unveil their specificities.</w:t>
      </w:r>
      <w:r w:rsidRPr="00B475D4">
        <w:rPr>
          <w:rFonts w:ascii="Arial" w:hAnsi="Arial" w:cs="Arial"/>
          <w:b/>
          <w:bCs/>
          <w:sz w:val="20"/>
          <w:szCs w:val="20"/>
          <w:lang w:val="en-GB"/>
          <w:rPrChange w:id="8898" w:author="Alexandre Miguel Kaizeler Guedes Da Silva Afonso" w:date="2026-07-27T16:55:00Z" w16du:dateUtc="2026-07-27T15:55:00Z">
            <w:rPr>
              <w:rFonts w:ascii="Arial" w:hAnsi="Arial" w:cs="Arial"/>
              <w:b/>
              <w:bCs/>
              <w:sz w:val="20"/>
              <w:szCs w:val="20"/>
            </w:rPr>
          </w:rPrChange>
        </w:rPr>
        <w:t xml:space="preserve"> </w:t>
      </w:r>
      <w:r w:rsidRPr="00B475D4">
        <w:rPr>
          <w:rFonts w:ascii="Arial" w:hAnsi="Arial" w:cs="Arial"/>
          <w:sz w:val="20"/>
          <w:szCs w:val="20"/>
          <w:lang w:val="en-GB"/>
          <w:rPrChange w:id="8899" w:author="Alexandre Miguel Kaizeler Guedes Da Silva Afonso" w:date="2026-07-27T16:55:00Z" w16du:dateUtc="2026-07-27T15:55:00Z">
            <w:rPr>
              <w:rFonts w:ascii="Arial" w:hAnsi="Arial" w:cs="Arial"/>
              <w:sz w:val="20"/>
              <w:szCs w:val="20"/>
            </w:rPr>
          </w:rPrChange>
        </w:rPr>
        <w:t xml:space="preserve">(A) Scatter plot of yeast </w:t>
      </w:r>
      <w:r w:rsidRPr="00B475D4">
        <w:rPr>
          <w:rFonts w:ascii="Arial" w:hAnsi="Arial" w:cs="Arial"/>
          <w:i/>
          <w:iCs/>
          <w:sz w:val="20"/>
          <w:szCs w:val="20"/>
          <w:lang w:val="en-GB"/>
          <w:rPrChange w:id="8900" w:author="Alexandre Miguel Kaizeler Guedes Da Silva Afonso" w:date="2026-07-27T16:55:00Z" w16du:dateUtc="2026-07-27T15:55:00Z">
            <w:rPr>
              <w:rFonts w:ascii="Arial" w:hAnsi="Arial" w:cs="Arial"/>
              <w:i/>
              <w:iCs/>
              <w:sz w:val="20"/>
              <w:szCs w:val="20"/>
            </w:rPr>
          </w:rPrChange>
        </w:rPr>
        <w:t>S</w:t>
      </w:r>
      <w:r w:rsidRPr="00B475D4">
        <w:rPr>
          <w:rFonts w:ascii="Arial" w:hAnsi="Arial" w:cs="Arial"/>
          <w:sz w:val="20"/>
          <w:szCs w:val="20"/>
          <w:lang w:val="en-GB"/>
          <w:rPrChange w:id="8901" w:author="Alexandre Miguel Kaizeler Guedes Da Silva Afonso" w:date="2026-07-27T16:55:00Z" w16du:dateUtc="2026-07-27T15:55:00Z">
            <w:rPr>
              <w:rFonts w:ascii="Arial" w:hAnsi="Arial" w:cs="Arial"/>
              <w:sz w:val="20"/>
              <w:szCs w:val="20"/>
            </w:rPr>
          </w:rPrChange>
        </w:rPr>
        <w:t xml:space="preserve"> values obtained from Sed-seq data</w:t>
      </w:r>
      <w:r w:rsidRPr="00B475D4">
        <w:rPr>
          <w:rFonts w:ascii="Arial" w:hAnsi="Arial" w:cs="Arial"/>
          <w:sz w:val="20"/>
          <w:szCs w:val="20"/>
          <w:lang w:val="en-GB"/>
          <w:rPrChange w:id="8902" w:author="Alexandre Miguel Kaizeler Guedes Da Silva Afonso" w:date="2026-07-27T16:55:00Z" w16du:dateUtc="2026-07-27T15:55:00Z">
            <w:rPr>
              <w:rFonts w:ascii="Arial" w:hAnsi="Arial" w:cs="Arial"/>
              <w:sz w:val="20"/>
              <w:szCs w:val="20"/>
            </w:rPr>
          </w:rPrChange>
        </w:rPr>
        <w:fldChar w:fldCharType="begin"/>
      </w:r>
      <w:r w:rsidR="00C37375" w:rsidRPr="00B475D4">
        <w:rPr>
          <w:rFonts w:ascii="Arial" w:hAnsi="Arial" w:cs="Arial"/>
          <w:sz w:val="20"/>
          <w:szCs w:val="20"/>
          <w:lang w:val="en-GB"/>
          <w:rPrChange w:id="8903" w:author="Alexandre Miguel Kaizeler Guedes Da Silva Afonso" w:date="2026-07-27T16:55:00Z" w16du:dateUtc="2026-07-27T15:55:00Z">
            <w:rPr>
              <w:rFonts w:ascii="Arial" w:hAnsi="Arial" w:cs="Arial"/>
              <w:sz w:val="20"/>
              <w:szCs w:val="20"/>
            </w:rPr>
          </w:rPrChange>
        </w:rPr>
        <w:instrText xml:space="preserve"> ADDIN ZOTERO_ITEM CSL_CITATION {"citationID":"Hm36bqNS","properties":{"formattedCitation":"\\super 33\\nosupersub{}","plainCitation":"33","noteIndex":0},"citationItems":[{"id":"jCcWpdK2/tDDQG7ww","uris":["http://zotero.org/users/local/1p9EH8ax/items/76HJKWHJ"],"itemData":{"id":"3kMMCi5j/xhMQ1lj6","type":"article","abstract":"Abstract\n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B475D4">
        <w:rPr>
          <w:rFonts w:ascii="Arial" w:hAnsi="Arial" w:cs="Arial"/>
          <w:sz w:val="20"/>
          <w:szCs w:val="20"/>
          <w:lang w:val="en-GB"/>
          <w:rPrChange w:id="8904" w:author="Alexandre Miguel Kaizeler Guedes Da Silva Afonso" w:date="2026-07-27T16:55:00Z" w16du:dateUtc="2026-07-27T15:55:00Z">
            <w:rPr>
              <w:rFonts w:ascii="Arial" w:hAnsi="Arial" w:cs="Arial"/>
              <w:sz w:val="20"/>
              <w:szCs w:val="20"/>
            </w:rPr>
          </w:rPrChange>
        </w:rPr>
        <w:fldChar w:fldCharType="separate"/>
      </w:r>
      <w:r w:rsidR="00B723AF" w:rsidRPr="00B475D4">
        <w:rPr>
          <w:rFonts w:ascii="Arial" w:hAnsi="Arial" w:cs="Arial"/>
          <w:kern w:val="0"/>
          <w:sz w:val="20"/>
          <w:vertAlign w:val="superscript"/>
          <w:lang w:val="en-GB"/>
          <w:rPrChange w:id="8905" w:author="Alexandre Miguel Kaizeler Guedes Da Silva Afonso" w:date="2026-07-27T16:55:00Z" w16du:dateUtc="2026-07-27T15:55:00Z">
            <w:rPr>
              <w:rFonts w:ascii="Arial" w:hAnsi="Arial" w:cs="Arial"/>
              <w:kern w:val="0"/>
              <w:sz w:val="20"/>
              <w:vertAlign w:val="superscript"/>
            </w:rPr>
          </w:rPrChange>
        </w:rPr>
        <w:t>33</w:t>
      </w:r>
      <w:r w:rsidRPr="00B475D4">
        <w:rPr>
          <w:rFonts w:ascii="Arial" w:hAnsi="Arial" w:cs="Arial"/>
          <w:sz w:val="20"/>
          <w:szCs w:val="20"/>
          <w:lang w:val="en-GB"/>
          <w:rPrChange w:id="8906" w:author="Alexandre Miguel Kaizeler Guedes Da Silva Afonso" w:date="2026-07-27T16:55:00Z" w16du:dateUtc="2026-07-27T15:55:00Z">
            <w:rPr>
              <w:rFonts w:ascii="Arial" w:hAnsi="Arial" w:cs="Arial"/>
              <w:sz w:val="20"/>
              <w:szCs w:val="20"/>
            </w:rPr>
          </w:rPrChange>
        </w:rPr>
        <w:fldChar w:fldCharType="end"/>
      </w:r>
      <w:r w:rsidRPr="00B475D4">
        <w:rPr>
          <w:rFonts w:ascii="Arial" w:hAnsi="Arial" w:cs="Arial"/>
          <w:sz w:val="20"/>
          <w:szCs w:val="20"/>
          <w:lang w:val="en-GB"/>
          <w:rPrChange w:id="8907" w:author="Alexandre Miguel Kaizeler Guedes Da Silva Afonso" w:date="2026-07-27T16:55:00Z" w16du:dateUtc="2026-07-27T15:55:00Z">
            <w:rPr>
              <w:rFonts w:ascii="Arial" w:hAnsi="Arial" w:cs="Arial"/>
              <w:sz w:val="20"/>
              <w:szCs w:val="20"/>
            </w:rPr>
          </w:rPrChange>
        </w:rPr>
        <w:t xml:space="preserve"> (Y-Axis) and cubic root of yeast RNA length </w:t>
      </w:r>
      <w:r w:rsidR="00213064" w:rsidRPr="00B475D4">
        <w:rPr>
          <w:rFonts w:ascii="Arial" w:hAnsi="Arial" w:cs="Arial"/>
          <w:sz w:val="20"/>
          <w:szCs w:val="20"/>
          <w:lang w:val="en-GB"/>
          <w:rPrChange w:id="8908" w:author="Alexandre Miguel Kaizeler Guedes Da Silva Afonso" w:date="2026-07-27T16:55:00Z" w16du:dateUtc="2026-07-27T15:55:00Z">
            <w:rPr>
              <w:rFonts w:ascii="Arial" w:hAnsi="Arial" w:cs="Arial"/>
              <w:sz w:val="20"/>
              <w:szCs w:val="20"/>
            </w:rPr>
          </w:rPrChange>
        </w:rPr>
        <w:t>(nt)</w:t>
      </w:r>
      <w:r w:rsidRPr="00B475D4">
        <w:rPr>
          <w:rFonts w:ascii="Arial" w:hAnsi="Arial" w:cs="Arial"/>
          <w:sz w:val="20"/>
          <w:szCs w:val="20"/>
          <w:lang w:val="en-GB"/>
          <w:rPrChange w:id="8909" w:author="Alexandre Miguel Kaizeler Guedes Da Silva Afonso" w:date="2026-07-27T16:55:00Z" w16du:dateUtc="2026-07-27T15:55:00Z">
            <w:rPr>
              <w:rFonts w:ascii="Arial" w:hAnsi="Arial" w:cs="Arial"/>
              <w:sz w:val="20"/>
              <w:szCs w:val="20"/>
            </w:rPr>
          </w:rPrChange>
        </w:rPr>
        <w:t xml:space="preserve"> (</w:t>
      </w:r>
      <w:r w:rsidR="00213064" w:rsidRPr="00B475D4">
        <w:rPr>
          <w:rFonts w:ascii="Arial" w:hAnsi="Arial" w:cs="Arial"/>
          <w:sz w:val="20"/>
          <w:szCs w:val="20"/>
          <w:lang w:val="en-GB"/>
          <w:rPrChange w:id="8910" w:author="Alexandre Miguel Kaizeler Guedes Da Silva Afonso" w:date="2026-07-27T16:55:00Z" w16du:dateUtc="2026-07-27T15:55:00Z">
            <w:rPr>
              <w:rFonts w:ascii="Arial" w:hAnsi="Arial" w:cs="Arial"/>
              <w:sz w:val="20"/>
              <w:szCs w:val="20"/>
            </w:rPr>
          </w:rPrChange>
        </w:rPr>
        <w:t>X</w:t>
      </w:r>
      <w:r w:rsidRPr="00B475D4">
        <w:rPr>
          <w:rFonts w:ascii="Arial" w:hAnsi="Arial" w:cs="Arial"/>
          <w:sz w:val="20"/>
          <w:szCs w:val="20"/>
          <w:lang w:val="en-GB"/>
          <w:rPrChange w:id="8911" w:author="Alexandre Miguel Kaizeler Guedes Da Silva Afonso" w:date="2026-07-27T16:55:00Z" w16du:dateUtc="2026-07-27T15:55:00Z">
            <w:rPr>
              <w:rFonts w:ascii="Arial" w:hAnsi="Arial" w:cs="Arial"/>
              <w:sz w:val="20"/>
              <w:szCs w:val="20"/>
            </w:rPr>
          </w:rPrChange>
        </w:rPr>
        <w:t xml:space="preserve">-Axis); Each circle denotes a transcript, with mitochondrially encoded transcripts colored in </w:t>
      </w:r>
      <w:r w:rsidR="00213064" w:rsidRPr="00B475D4">
        <w:rPr>
          <w:rFonts w:ascii="Arial" w:hAnsi="Arial" w:cs="Arial"/>
          <w:sz w:val="20"/>
          <w:szCs w:val="20"/>
          <w:lang w:val="en-GB"/>
          <w:rPrChange w:id="8912" w:author="Alexandre Miguel Kaizeler Guedes Da Silva Afonso" w:date="2026-07-27T16:55:00Z" w16du:dateUtc="2026-07-27T15:55:00Z">
            <w:rPr>
              <w:rFonts w:ascii="Arial" w:hAnsi="Arial" w:cs="Arial"/>
              <w:sz w:val="20"/>
              <w:szCs w:val="20"/>
            </w:rPr>
          </w:rPrChange>
        </w:rPr>
        <w:t>cyan</w:t>
      </w:r>
      <w:r w:rsidRPr="00B475D4">
        <w:rPr>
          <w:rFonts w:ascii="Arial" w:hAnsi="Arial" w:cs="Arial"/>
          <w:sz w:val="20"/>
          <w:szCs w:val="20"/>
          <w:lang w:val="en-GB"/>
          <w:rPrChange w:id="8913" w:author="Alexandre Miguel Kaizeler Guedes Da Silva Afonso" w:date="2026-07-27T16:55:00Z" w16du:dateUtc="2026-07-27T15:55:00Z">
            <w:rPr>
              <w:rFonts w:ascii="Arial" w:hAnsi="Arial" w:cs="Arial"/>
              <w:sz w:val="20"/>
              <w:szCs w:val="20"/>
            </w:rPr>
          </w:rPrChange>
        </w:rPr>
        <w:t xml:space="preserve">; density contour lines in dark red, Spearman’s correlation coefficient </w:t>
      </w:r>
      <w:r w:rsidRPr="00B475D4">
        <w:rPr>
          <w:rFonts w:ascii="Symbol" w:eastAsia="Symbol" w:hAnsi="Symbol" w:cs="Symbol"/>
          <w:sz w:val="20"/>
          <w:szCs w:val="20"/>
          <w:lang w:val="en-GB"/>
          <w:rPrChange w:id="8914" w:author="Alexandre Miguel Kaizeler Guedes Da Silva Afonso" w:date="2026-07-27T16:55:00Z" w16du:dateUtc="2026-07-27T15:55:00Z">
            <w:rPr>
              <w:rFonts w:ascii="Symbol" w:eastAsia="Symbol" w:hAnsi="Symbol" w:cs="Symbol"/>
              <w:sz w:val="20"/>
              <w:szCs w:val="20"/>
            </w:rPr>
          </w:rPrChange>
        </w:rPr>
        <w:t>r</w:t>
      </w:r>
      <w:r w:rsidRPr="00B475D4">
        <w:rPr>
          <w:rFonts w:ascii="Arial" w:hAnsi="Arial" w:cs="Arial"/>
          <w:sz w:val="20"/>
          <w:szCs w:val="20"/>
          <w:lang w:val="en-GB"/>
          <w:rPrChange w:id="8915" w:author="Alexandre Miguel Kaizeler Guedes Da Silva Afonso" w:date="2026-07-27T16:55:00Z" w16du:dateUtc="2026-07-27T15:55:00Z">
            <w:rPr>
              <w:rFonts w:ascii="Arial" w:hAnsi="Arial" w:cs="Arial"/>
              <w:sz w:val="20"/>
              <w:szCs w:val="20"/>
            </w:rPr>
          </w:rPrChange>
        </w:rPr>
        <w:t xml:space="preserve"> and associated test’s p-value on top left corner.</w:t>
      </w:r>
      <w:r w:rsidR="009F72FC" w:rsidRPr="00B475D4">
        <w:rPr>
          <w:rFonts w:ascii="Arial" w:hAnsi="Arial" w:cs="Arial"/>
          <w:sz w:val="20"/>
          <w:szCs w:val="20"/>
          <w:lang w:val="en-GB"/>
          <w:rPrChange w:id="8916" w:author="Alexandre Miguel Kaizeler Guedes Da Silva Afonso" w:date="2026-07-27T16:55:00Z" w16du:dateUtc="2026-07-27T15:55:00Z">
            <w:rPr>
              <w:rFonts w:ascii="Arial" w:hAnsi="Arial" w:cs="Arial"/>
              <w:sz w:val="20"/>
              <w:szCs w:val="20"/>
            </w:rPr>
          </w:rPrChange>
        </w:rPr>
        <w:t xml:space="preserve"> The dashed line corresponds to the least-squares linear regression fit between the two variables.</w:t>
      </w:r>
      <w:r w:rsidR="009438C4" w:rsidRPr="00B475D4">
        <w:rPr>
          <w:rFonts w:ascii="Arial" w:hAnsi="Arial" w:cs="Arial"/>
          <w:sz w:val="20"/>
          <w:szCs w:val="20"/>
          <w:lang w:val="en-GB"/>
          <w:rPrChange w:id="8917" w:author="Alexandre Miguel Kaizeler Guedes Da Silva Afonso" w:date="2026-07-27T16:55:00Z" w16du:dateUtc="2026-07-27T15:55:00Z">
            <w:rPr>
              <w:rFonts w:ascii="Arial" w:hAnsi="Arial" w:cs="Arial"/>
              <w:sz w:val="20"/>
              <w:szCs w:val="20"/>
            </w:rPr>
          </w:rPrChange>
        </w:rPr>
        <w:t xml:space="preserve"> </w:t>
      </w:r>
      <w:r w:rsidRPr="00B475D4">
        <w:rPr>
          <w:rFonts w:ascii="Arial" w:hAnsi="Arial" w:cs="Arial"/>
          <w:sz w:val="20"/>
          <w:szCs w:val="20"/>
          <w:lang w:val="en-GB"/>
          <w:rPrChange w:id="8918" w:author="Alexandre Miguel Kaizeler Guedes Da Silva Afonso" w:date="2026-07-27T16:55:00Z" w16du:dateUtc="2026-07-27T15:55:00Z">
            <w:rPr>
              <w:rFonts w:ascii="Arial" w:hAnsi="Arial" w:cs="Arial"/>
              <w:sz w:val="20"/>
              <w:szCs w:val="20"/>
            </w:rPr>
          </w:rPrChange>
        </w:rPr>
        <w:t xml:space="preserve">(B) Scatter plot of t-statistics of DGE of simulated SGs </w:t>
      </w:r>
      <w:r w:rsidRPr="00B475D4">
        <w:rPr>
          <w:rFonts w:ascii="Arial" w:hAnsi="Arial" w:cs="Arial"/>
          <w:i/>
          <w:iCs/>
          <w:sz w:val="20"/>
          <w:szCs w:val="20"/>
          <w:lang w:val="en-GB"/>
          <w:rPrChange w:id="8919" w:author="Alexandre Miguel Kaizeler Guedes Da Silva Afonso" w:date="2026-07-27T16:55:00Z" w16du:dateUtc="2026-07-27T15:55:00Z">
            <w:rPr>
              <w:rFonts w:ascii="Arial" w:hAnsi="Arial" w:cs="Arial"/>
              <w:i/>
              <w:iCs/>
              <w:sz w:val="20"/>
              <w:szCs w:val="20"/>
            </w:rPr>
          </w:rPrChange>
        </w:rPr>
        <w:t>versus</w:t>
      </w:r>
      <w:r w:rsidRPr="00B475D4">
        <w:rPr>
          <w:rFonts w:ascii="Arial" w:hAnsi="Arial" w:cs="Arial"/>
          <w:sz w:val="20"/>
          <w:szCs w:val="20"/>
          <w:lang w:val="en-GB"/>
          <w:rPrChange w:id="8920" w:author="Alexandre Miguel Kaizeler Guedes Da Silva Afonso" w:date="2026-07-27T16:55:00Z" w16du:dateUtc="2026-07-27T15:55:00Z">
            <w:rPr>
              <w:rFonts w:ascii="Arial" w:hAnsi="Arial" w:cs="Arial"/>
              <w:sz w:val="20"/>
              <w:szCs w:val="20"/>
            </w:rPr>
          </w:rPrChange>
        </w:rPr>
        <w:t xml:space="preserve"> WCs, with S estimations based on Sed-seq data</w:t>
      </w:r>
      <w:r w:rsidRPr="00B475D4">
        <w:rPr>
          <w:rFonts w:ascii="Arial" w:hAnsi="Arial" w:cs="Arial"/>
          <w:sz w:val="20"/>
          <w:szCs w:val="20"/>
          <w:lang w:val="en-GB"/>
          <w:rPrChange w:id="8921" w:author="Alexandre Miguel Kaizeler Guedes Da Silva Afonso" w:date="2026-07-27T16:55:00Z" w16du:dateUtc="2026-07-27T15:55:00Z">
            <w:rPr>
              <w:rFonts w:ascii="Arial" w:hAnsi="Arial" w:cs="Arial"/>
              <w:sz w:val="20"/>
              <w:szCs w:val="20"/>
            </w:rPr>
          </w:rPrChange>
        </w:rPr>
        <w:fldChar w:fldCharType="begin"/>
      </w:r>
      <w:r w:rsidR="00C37375" w:rsidRPr="00B475D4">
        <w:rPr>
          <w:rFonts w:ascii="Arial" w:hAnsi="Arial" w:cs="Arial"/>
          <w:sz w:val="20"/>
          <w:szCs w:val="20"/>
          <w:lang w:val="en-GB"/>
          <w:rPrChange w:id="8922" w:author="Alexandre Miguel Kaizeler Guedes Da Silva Afonso" w:date="2026-07-27T16:55:00Z" w16du:dateUtc="2026-07-27T15:55:00Z">
            <w:rPr>
              <w:rFonts w:ascii="Arial" w:hAnsi="Arial" w:cs="Arial"/>
              <w:sz w:val="20"/>
              <w:szCs w:val="20"/>
            </w:rPr>
          </w:rPrChange>
        </w:rPr>
        <w:instrText xml:space="preserve"> ADDIN ZOTERO_ITEM CSL_CITATION {"citationID":"dhMjaSUN","properties":{"formattedCitation":"\\super 33\\nosupersub{}","plainCitation":"33","noteIndex":0},"citationItems":[{"id":"jCcWpdK2/tDDQG7ww","uris":["http://zotero.org/users/local/1p9EH8ax/items/76HJKWHJ"],"itemData":{"id":"3kMMCi5j/xhMQ1lj6","type":"article","abstract":"Abstract\n          Stress-induced condensation of mRNA and proteins into stress granules is conserved across eukaryotes, yet the function, formation mechanisms, and relation to well-studied conserved transcriptional responses remain largely unresolved. Stress-induced exposure of ribosome-free mRNA following translational shutoff is thought to cause condensation by allowing new multivalent RNA-dependent interactions, with RNA length and associated interaction capacity driving increased condensation. Here we show that, in striking contrast, virtually all mRNA species condense in response to multiple unrelated stresses in budding yeast, length plays a minor role, and instead, stress-induced transcripts are preferentially excluded from condensates, enabling their selective translation. Using both endogenous genes and reporter constructs, we show that translation initiation blockade, rather than resulting ribosome-free RNA, causes condensation. These translation initiation-inhibited condensates (TIICs) are biochemically detectable even when stress granules, defined as microscopically visible foci, are absent or blocked. TIICs occur in unstressed yeast cells, and, during stress, grow before the appearance of visible stress granules. Stress-induced transcripts are excluded from TIICs primarily due to the timing of their expression, rather than their sequence features. Together, our results reveal a simple system by which cells redirect translational activity to newly synthesized transcripts during stress, with broad implications for cellular regulation in changing conditions.","DOI":"10.1101/2024.04.15.589678","language":"en","source":"Cell Biology","title":"Transcriptome-wide mRNA condensation precedes stress granule formation and excludes stress-induced transcripts","URL":"http://biorxiv.org/lookup/doi/10.1101/2024.04.15.589678","author":[{"family":"Glauninger","given":"Hendrik"},{"family":"Bard","given":"Jared A.M."},{"family":"Wong Hickernell","given":"Caitlin J."},{"family":"Airoldi","given":"Edo M."},{"family":"Li","given":"Weihan"},{"family":"Singer","given":"Robert H."},{"family":"Paul","given":"Sneha"},{"family":"Fei","given":"Jingyi"},{"family":"Sosnick","given":"Tobin R."},{"family":"Wallace","given":"Edward W. J."},{"family":"Drummond","given":"D. Allan"}],"accessed":{"date-parts":[["2024",8,26]]},"issued":{"date-parts":[["2024",4,16]]}}}],"schema":"https://github.com/citation-style-language/schema/raw/master/csl-citation.json"} </w:instrText>
      </w:r>
      <w:r w:rsidRPr="00B475D4">
        <w:rPr>
          <w:rFonts w:ascii="Arial" w:hAnsi="Arial" w:cs="Arial"/>
          <w:sz w:val="20"/>
          <w:szCs w:val="20"/>
          <w:lang w:val="en-GB"/>
          <w:rPrChange w:id="8923" w:author="Alexandre Miguel Kaizeler Guedes Da Silva Afonso" w:date="2026-07-27T16:55:00Z" w16du:dateUtc="2026-07-27T15:55:00Z">
            <w:rPr>
              <w:rFonts w:ascii="Arial" w:hAnsi="Arial" w:cs="Arial"/>
              <w:sz w:val="20"/>
              <w:szCs w:val="20"/>
            </w:rPr>
          </w:rPrChange>
        </w:rPr>
        <w:fldChar w:fldCharType="separate"/>
      </w:r>
      <w:r w:rsidR="00B723AF" w:rsidRPr="00B475D4">
        <w:rPr>
          <w:rFonts w:ascii="Arial" w:hAnsi="Arial" w:cs="Arial"/>
          <w:kern w:val="0"/>
          <w:sz w:val="20"/>
          <w:vertAlign w:val="superscript"/>
          <w:lang w:val="en-GB"/>
          <w:rPrChange w:id="8924" w:author="Alexandre Miguel Kaizeler Guedes Da Silva Afonso" w:date="2026-07-27T16:55:00Z" w16du:dateUtc="2026-07-27T15:55:00Z">
            <w:rPr>
              <w:rFonts w:ascii="Arial" w:hAnsi="Arial" w:cs="Arial"/>
              <w:kern w:val="0"/>
              <w:sz w:val="20"/>
              <w:vertAlign w:val="superscript"/>
            </w:rPr>
          </w:rPrChange>
        </w:rPr>
        <w:t>33</w:t>
      </w:r>
      <w:r w:rsidRPr="00B475D4">
        <w:rPr>
          <w:rFonts w:ascii="Arial" w:hAnsi="Arial" w:cs="Arial"/>
          <w:sz w:val="20"/>
          <w:szCs w:val="20"/>
          <w:lang w:val="en-GB"/>
          <w:rPrChange w:id="8925" w:author="Alexandre Miguel Kaizeler Guedes Da Silva Afonso" w:date="2026-07-27T16:55:00Z" w16du:dateUtc="2026-07-27T15:55:00Z">
            <w:rPr>
              <w:rFonts w:ascii="Arial" w:hAnsi="Arial" w:cs="Arial"/>
              <w:sz w:val="20"/>
              <w:szCs w:val="20"/>
            </w:rPr>
          </w:rPrChange>
        </w:rPr>
        <w:fldChar w:fldCharType="end"/>
      </w:r>
      <w:r w:rsidRPr="00B475D4">
        <w:rPr>
          <w:rFonts w:ascii="Arial" w:hAnsi="Arial" w:cs="Arial"/>
          <w:sz w:val="20"/>
          <w:szCs w:val="20"/>
          <w:lang w:val="en-GB"/>
          <w:rPrChange w:id="8926" w:author="Alexandre Miguel Kaizeler Guedes Da Silva Afonso" w:date="2026-07-27T16:55:00Z" w16du:dateUtc="2026-07-27T15:55:00Z">
            <w:rPr>
              <w:rFonts w:ascii="Arial" w:hAnsi="Arial" w:cs="Arial"/>
              <w:sz w:val="20"/>
              <w:szCs w:val="20"/>
            </w:rPr>
          </w:rPrChange>
        </w:rPr>
        <w:t xml:space="preserve"> (Y-Axis) and DGE of DC-purified SGs </w:t>
      </w:r>
      <w:r w:rsidRPr="00B475D4">
        <w:rPr>
          <w:rFonts w:ascii="Arial" w:hAnsi="Arial" w:cs="Arial"/>
          <w:i/>
          <w:iCs/>
          <w:sz w:val="20"/>
          <w:szCs w:val="20"/>
          <w:lang w:val="en-GB"/>
          <w:rPrChange w:id="8927" w:author="Alexandre Miguel Kaizeler Guedes Da Silva Afonso" w:date="2026-07-27T16:55:00Z" w16du:dateUtc="2026-07-27T15:55:00Z">
            <w:rPr>
              <w:rFonts w:ascii="Arial" w:hAnsi="Arial" w:cs="Arial"/>
              <w:i/>
              <w:iCs/>
              <w:sz w:val="20"/>
              <w:szCs w:val="20"/>
            </w:rPr>
          </w:rPrChange>
        </w:rPr>
        <w:t>versus</w:t>
      </w:r>
      <w:r w:rsidRPr="00B475D4">
        <w:rPr>
          <w:rFonts w:ascii="Arial" w:hAnsi="Arial" w:cs="Arial"/>
          <w:sz w:val="20"/>
          <w:szCs w:val="20"/>
          <w:lang w:val="en-GB"/>
          <w:rPrChange w:id="8928" w:author="Alexandre Miguel Kaizeler Guedes Da Silva Afonso" w:date="2026-07-27T16:55:00Z" w16du:dateUtc="2026-07-27T15:55:00Z">
            <w:rPr>
              <w:rFonts w:ascii="Arial" w:hAnsi="Arial" w:cs="Arial"/>
              <w:sz w:val="20"/>
              <w:szCs w:val="20"/>
            </w:rPr>
          </w:rPrChange>
        </w:rPr>
        <w:t xml:space="preserve"> WCs</w:t>
      </w:r>
      <w:r w:rsidRPr="00B475D4">
        <w:rPr>
          <w:rFonts w:ascii="Arial" w:hAnsi="Arial" w:cs="Arial"/>
          <w:sz w:val="20"/>
          <w:szCs w:val="20"/>
          <w:lang w:val="en-GB"/>
          <w:rPrChange w:id="8929" w:author="Alexandre Miguel Kaizeler Guedes Da Silva Afonso" w:date="2026-07-27T16:55:00Z" w16du:dateUtc="2026-07-27T15:55:00Z">
            <w:rPr>
              <w:rFonts w:ascii="Arial" w:hAnsi="Arial" w:cs="Arial"/>
              <w:sz w:val="20"/>
              <w:szCs w:val="20"/>
            </w:rPr>
          </w:rPrChange>
        </w:rPr>
        <w:fldChar w:fldCharType="begin"/>
      </w:r>
      <w:r w:rsidR="00C37375" w:rsidRPr="00B475D4">
        <w:rPr>
          <w:rFonts w:ascii="Arial" w:hAnsi="Arial" w:cs="Arial"/>
          <w:sz w:val="20"/>
          <w:szCs w:val="20"/>
          <w:lang w:val="en-GB"/>
          <w:rPrChange w:id="8930" w:author="Alexandre Miguel Kaizeler Guedes Da Silva Afonso" w:date="2026-07-27T16:55:00Z" w16du:dateUtc="2026-07-27T15:55:00Z">
            <w:rPr>
              <w:rFonts w:ascii="Arial" w:hAnsi="Arial" w:cs="Arial"/>
              <w:sz w:val="20"/>
              <w:szCs w:val="20"/>
            </w:rPr>
          </w:rPrChange>
        </w:rPr>
        <w:instrText xml:space="preserve"> ADDIN ZOTERO_ITEM CSL_CITATION {"citationID":"mSK3lPa9","properties":{"formattedCitation":"\\super 31\\nosupersub{}","plainCitation":"31","noteIndex":0},"citationItems":[{"id":"jCcWpdK2/I8Gjq151","uris":["http://zotero.org/users/local/1p9EH8ax/items/WPA4SC2G"],"itemData":{"id":"3kMMCi5j/pWyCLjdf","type":"article-journal","container-title":"Molecular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B475D4">
        <w:rPr>
          <w:rFonts w:ascii="Arial" w:hAnsi="Arial" w:cs="Arial"/>
          <w:sz w:val="20"/>
          <w:szCs w:val="20"/>
          <w:lang w:val="en-GB"/>
          <w:rPrChange w:id="8931" w:author="Alexandre Miguel Kaizeler Guedes Da Silva Afonso" w:date="2026-07-27T16:55:00Z" w16du:dateUtc="2026-07-27T15:55:00Z">
            <w:rPr>
              <w:rFonts w:ascii="Arial" w:hAnsi="Arial" w:cs="Arial"/>
              <w:sz w:val="20"/>
              <w:szCs w:val="20"/>
            </w:rPr>
          </w:rPrChange>
        </w:rPr>
        <w:fldChar w:fldCharType="separate"/>
      </w:r>
      <w:r w:rsidR="00B723AF" w:rsidRPr="00B475D4">
        <w:rPr>
          <w:rFonts w:ascii="Arial" w:hAnsi="Arial" w:cs="Arial"/>
          <w:kern w:val="0"/>
          <w:sz w:val="20"/>
          <w:vertAlign w:val="superscript"/>
          <w:lang w:val="en-GB"/>
          <w:rPrChange w:id="8932" w:author="Alexandre Miguel Kaizeler Guedes Da Silva Afonso" w:date="2026-07-27T16:55:00Z" w16du:dateUtc="2026-07-27T15:55:00Z">
            <w:rPr>
              <w:rFonts w:ascii="Arial" w:hAnsi="Arial" w:cs="Arial"/>
              <w:kern w:val="0"/>
              <w:sz w:val="20"/>
              <w:vertAlign w:val="superscript"/>
            </w:rPr>
          </w:rPrChange>
        </w:rPr>
        <w:t>31</w:t>
      </w:r>
      <w:r w:rsidRPr="00B475D4">
        <w:rPr>
          <w:rFonts w:ascii="Arial" w:hAnsi="Arial" w:cs="Arial"/>
          <w:sz w:val="20"/>
          <w:szCs w:val="20"/>
          <w:lang w:val="en-GB"/>
          <w:rPrChange w:id="8933" w:author="Alexandre Miguel Kaizeler Guedes Da Silva Afonso" w:date="2026-07-27T16:55:00Z" w16du:dateUtc="2026-07-27T15:55:00Z">
            <w:rPr>
              <w:rFonts w:ascii="Arial" w:hAnsi="Arial" w:cs="Arial"/>
              <w:sz w:val="20"/>
              <w:szCs w:val="20"/>
            </w:rPr>
          </w:rPrChange>
        </w:rPr>
        <w:fldChar w:fldCharType="end"/>
      </w:r>
      <w:r w:rsidRPr="00B475D4">
        <w:rPr>
          <w:rFonts w:ascii="Arial" w:hAnsi="Arial" w:cs="Arial"/>
          <w:sz w:val="20"/>
          <w:szCs w:val="20"/>
          <w:lang w:val="en-GB"/>
          <w:rPrChange w:id="8934" w:author="Alexandre Miguel Kaizeler Guedes Da Silva Afonso" w:date="2026-07-27T16:55:00Z" w16du:dateUtc="2026-07-27T15:55:00Z">
            <w:rPr>
              <w:rFonts w:ascii="Arial" w:hAnsi="Arial" w:cs="Arial"/>
              <w:sz w:val="20"/>
              <w:szCs w:val="20"/>
            </w:rPr>
          </w:rPrChange>
        </w:rPr>
        <w:t xml:space="preserve"> (X-Axis); transcripts as circles colored by RNA length; density contour lines in dark red, Spearman’s correlation coefficient </w:t>
      </w:r>
      <w:r w:rsidRPr="00B475D4">
        <w:rPr>
          <w:rFonts w:ascii="Symbol" w:eastAsia="Symbol" w:hAnsi="Symbol" w:cs="Symbol"/>
          <w:sz w:val="20"/>
          <w:szCs w:val="20"/>
          <w:lang w:val="en-GB"/>
          <w:rPrChange w:id="8935" w:author="Alexandre Miguel Kaizeler Guedes Da Silva Afonso" w:date="2026-07-27T16:55:00Z" w16du:dateUtc="2026-07-27T15:55:00Z">
            <w:rPr>
              <w:rFonts w:ascii="Symbol" w:eastAsia="Symbol" w:hAnsi="Symbol" w:cs="Symbol"/>
              <w:sz w:val="20"/>
              <w:szCs w:val="20"/>
            </w:rPr>
          </w:rPrChange>
        </w:rPr>
        <w:t>r</w:t>
      </w:r>
      <w:r w:rsidRPr="00B475D4">
        <w:rPr>
          <w:rFonts w:ascii="Arial" w:hAnsi="Arial" w:cs="Arial"/>
          <w:sz w:val="20"/>
          <w:szCs w:val="20"/>
          <w:lang w:val="en-GB"/>
          <w:rPrChange w:id="8936" w:author="Alexandre Miguel Kaizeler Guedes Da Silva Afonso" w:date="2026-07-27T16:55:00Z" w16du:dateUtc="2026-07-27T15:55:00Z">
            <w:rPr>
              <w:rFonts w:ascii="Arial" w:hAnsi="Arial" w:cs="Arial"/>
              <w:sz w:val="20"/>
              <w:szCs w:val="20"/>
            </w:rPr>
          </w:rPrChange>
        </w:rPr>
        <w:t xml:space="preserve"> and associated test’s p-value on top left corner. (C) Scatter plot of RNA length (</w:t>
      </w:r>
      <w:r w:rsidR="00830F29" w:rsidRPr="00B475D4">
        <w:rPr>
          <w:rFonts w:ascii="Arial" w:hAnsi="Arial" w:cs="Arial"/>
          <w:sz w:val="20"/>
          <w:szCs w:val="20"/>
          <w:lang w:val="en-GB"/>
          <w:rPrChange w:id="8937" w:author="Alexandre Miguel Kaizeler Guedes Da Silva Afonso" w:date="2026-07-27T16:55:00Z" w16du:dateUtc="2026-07-27T15:55:00Z">
            <w:rPr>
              <w:rFonts w:ascii="Arial" w:hAnsi="Arial" w:cs="Arial"/>
              <w:sz w:val="20"/>
              <w:szCs w:val="20"/>
            </w:rPr>
          </w:rPrChange>
        </w:rPr>
        <w:t>X</w:t>
      </w:r>
      <w:r w:rsidRPr="00B475D4">
        <w:rPr>
          <w:rFonts w:ascii="Arial" w:hAnsi="Arial" w:cs="Arial"/>
          <w:sz w:val="20"/>
          <w:szCs w:val="20"/>
          <w:lang w:val="en-GB"/>
          <w:rPrChange w:id="8938" w:author="Alexandre Miguel Kaizeler Guedes Da Silva Afonso" w:date="2026-07-27T16:55:00Z" w16du:dateUtc="2026-07-27T15:55:00Z">
            <w:rPr>
              <w:rFonts w:ascii="Arial" w:hAnsi="Arial" w:cs="Arial"/>
              <w:sz w:val="20"/>
              <w:szCs w:val="20"/>
            </w:rPr>
          </w:rPrChange>
        </w:rPr>
        <w:t>-Axis</w:t>
      </w:r>
      <w:r w:rsidR="0074588C" w:rsidRPr="00B475D4">
        <w:rPr>
          <w:rFonts w:ascii="Arial" w:hAnsi="Arial" w:cs="Arial"/>
          <w:sz w:val="20"/>
          <w:szCs w:val="20"/>
          <w:lang w:val="en-GB"/>
          <w:rPrChange w:id="8939" w:author="Alexandre Miguel Kaizeler Guedes Da Silva Afonso" w:date="2026-07-27T16:55:00Z" w16du:dateUtc="2026-07-27T15:55:00Z">
            <w:rPr>
              <w:rFonts w:ascii="Arial" w:hAnsi="Arial" w:cs="Arial"/>
              <w:sz w:val="20"/>
              <w:szCs w:val="20"/>
            </w:rPr>
          </w:rPrChange>
        </w:rPr>
        <w:t>, log scale</w:t>
      </w:r>
      <w:r w:rsidRPr="00B475D4">
        <w:rPr>
          <w:rFonts w:ascii="Arial" w:hAnsi="Arial" w:cs="Arial"/>
          <w:sz w:val="20"/>
          <w:szCs w:val="20"/>
          <w:lang w:val="en-GB"/>
          <w:rPrChange w:id="8940" w:author="Alexandre Miguel Kaizeler Guedes Da Silva Afonso" w:date="2026-07-27T16:55:00Z" w16du:dateUtc="2026-07-27T15:55:00Z">
            <w:rPr>
              <w:rFonts w:ascii="Arial" w:hAnsi="Arial" w:cs="Arial"/>
              <w:sz w:val="20"/>
              <w:szCs w:val="20"/>
            </w:rPr>
          </w:rPrChange>
        </w:rPr>
        <w:t>) and t-statistics of DGE</w:t>
      </w:r>
      <w:r w:rsidR="00673F43" w:rsidRPr="00B475D4">
        <w:rPr>
          <w:rFonts w:ascii="Arial" w:hAnsi="Arial" w:cs="Arial"/>
          <w:sz w:val="20"/>
          <w:szCs w:val="20"/>
          <w:lang w:val="en-GB"/>
          <w:rPrChange w:id="8941" w:author="Alexandre Miguel Kaizeler Guedes Da Silva Afonso" w:date="2026-07-27T16:55:00Z" w16du:dateUtc="2026-07-27T15:55:00Z">
            <w:rPr>
              <w:rFonts w:ascii="Arial" w:hAnsi="Arial" w:cs="Arial"/>
              <w:sz w:val="20"/>
              <w:szCs w:val="20"/>
            </w:rPr>
          </w:rPrChange>
        </w:rPr>
        <w:t xml:space="preserve"> of Simulated SGs </w:t>
      </w:r>
      <w:r w:rsidR="00673F43" w:rsidRPr="00B475D4">
        <w:rPr>
          <w:rFonts w:ascii="Arial" w:hAnsi="Arial" w:cs="Arial"/>
          <w:i/>
          <w:iCs/>
          <w:sz w:val="20"/>
          <w:szCs w:val="20"/>
          <w:lang w:val="en-GB"/>
          <w:rPrChange w:id="8942" w:author="Alexandre Miguel Kaizeler Guedes Da Silva Afonso" w:date="2026-07-27T16:55:00Z" w16du:dateUtc="2026-07-27T15:55:00Z">
            <w:rPr>
              <w:rFonts w:ascii="Arial" w:hAnsi="Arial" w:cs="Arial"/>
              <w:i/>
              <w:iCs/>
              <w:sz w:val="20"/>
              <w:szCs w:val="20"/>
            </w:rPr>
          </w:rPrChange>
        </w:rPr>
        <w:t>versus</w:t>
      </w:r>
      <w:r w:rsidR="00673F43" w:rsidRPr="00B475D4">
        <w:rPr>
          <w:rFonts w:ascii="Arial" w:hAnsi="Arial" w:cs="Arial"/>
          <w:sz w:val="20"/>
          <w:szCs w:val="20"/>
          <w:lang w:val="en-GB"/>
          <w:rPrChange w:id="8943" w:author="Alexandre Miguel Kaizeler Guedes Da Silva Afonso" w:date="2026-07-27T16:55:00Z" w16du:dateUtc="2026-07-27T15:55:00Z">
            <w:rPr>
              <w:rFonts w:ascii="Arial" w:hAnsi="Arial" w:cs="Arial"/>
              <w:sz w:val="20"/>
              <w:szCs w:val="20"/>
            </w:rPr>
          </w:rPrChange>
        </w:rPr>
        <w:t xml:space="preserve"> DC-Purified SGs</w:t>
      </w:r>
      <w:r w:rsidRPr="00B475D4">
        <w:rPr>
          <w:rFonts w:ascii="Arial" w:hAnsi="Arial" w:cs="Arial"/>
          <w:sz w:val="20"/>
          <w:szCs w:val="20"/>
          <w:lang w:val="en-GB"/>
          <w:rPrChange w:id="8944" w:author="Alexandre Miguel Kaizeler Guedes Da Silva Afonso" w:date="2026-07-27T16:55:00Z" w16du:dateUtc="2026-07-27T15:55:00Z">
            <w:rPr>
              <w:rFonts w:ascii="Arial" w:hAnsi="Arial" w:cs="Arial"/>
              <w:sz w:val="20"/>
              <w:szCs w:val="20"/>
            </w:rPr>
          </w:rPrChange>
        </w:rPr>
        <w:fldChar w:fldCharType="begin"/>
      </w:r>
      <w:r w:rsidR="00C37375" w:rsidRPr="00B475D4">
        <w:rPr>
          <w:rFonts w:ascii="Arial" w:hAnsi="Arial" w:cs="Arial"/>
          <w:sz w:val="20"/>
          <w:szCs w:val="20"/>
          <w:lang w:val="en-GB"/>
          <w:rPrChange w:id="8945" w:author="Alexandre Miguel Kaizeler Guedes Da Silva Afonso" w:date="2026-07-27T16:55:00Z" w16du:dateUtc="2026-07-27T15:55:00Z">
            <w:rPr>
              <w:rFonts w:ascii="Arial" w:hAnsi="Arial" w:cs="Arial"/>
              <w:sz w:val="20"/>
              <w:szCs w:val="20"/>
            </w:rPr>
          </w:rPrChange>
        </w:rPr>
        <w:instrText xml:space="preserve"> ADDIN ZOTERO_ITEM CSL_CITATION {"citationID":"hAFoswnP","properties":{"formattedCitation":"\\super 31\\nosupersub{}","plainCitation":"31","noteIndex":0},"citationItems":[{"id":"jCcWpdK2/I8Gjq151","uris":["http://zotero.org/users/local/1p9EH8ax/items/WPA4SC2G"],"itemData":{"id":"3kMMCi5j/pWyCLjdf","type":"article-journal","container-title":"Molecular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B475D4">
        <w:rPr>
          <w:rFonts w:ascii="Arial" w:hAnsi="Arial" w:cs="Arial"/>
          <w:sz w:val="20"/>
          <w:szCs w:val="20"/>
          <w:lang w:val="en-GB"/>
          <w:rPrChange w:id="8946" w:author="Alexandre Miguel Kaizeler Guedes Da Silva Afonso" w:date="2026-07-27T16:55:00Z" w16du:dateUtc="2026-07-27T15:55:00Z">
            <w:rPr>
              <w:rFonts w:ascii="Arial" w:hAnsi="Arial" w:cs="Arial"/>
              <w:sz w:val="20"/>
              <w:szCs w:val="20"/>
            </w:rPr>
          </w:rPrChange>
        </w:rPr>
        <w:fldChar w:fldCharType="separate"/>
      </w:r>
      <w:r w:rsidR="00B723AF" w:rsidRPr="00B475D4">
        <w:rPr>
          <w:rFonts w:ascii="Arial" w:hAnsi="Arial" w:cs="Arial"/>
          <w:kern w:val="0"/>
          <w:sz w:val="20"/>
          <w:vertAlign w:val="superscript"/>
          <w:lang w:val="en-GB"/>
          <w:rPrChange w:id="8947" w:author="Alexandre Miguel Kaizeler Guedes Da Silva Afonso" w:date="2026-07-27T16:55:00Z" w16du:dateUtc="2026-07-27T15:55:00Z">
            <w:rPr>
              <w:rFonts w:ascii="Arial" w:hAnsi="Arial" w:cs="Arial"/>
              <w:kern w:val="0"/>
              <w:sz w:val="20"/>
              <w:vertAlign w:val="superscript"/>
            </w:rPr>
          </w:rPrChange>
        </w:rPr>
        <w:t>31</w:t>
      </w:r>
      <w:r w:rsidRPr="00B475D4">
        <w:rPr>
          <w:rFonts w:ascii="Arial" w:hAnsi="Arial" w:cs="Arial"/>
          <w:sz w:val="20"/>
          <w:szCs w:val="20"/>
          <w:lang w:val="en-GB"/>
          <w:rPrChange w:id="8948" w:author="Alexandre Miguel Kaizeler Guedes Da Silva Afonso" w:date="2026-07-27T16:55:00Z" w16du:dateUtc="2026-07-27T15:55:00Z">
            <w:rPr>
              <w:rFonts w:ascii="Arial" w:hAnsi="Arial" w:cs="Arial"/>
              <w:sz w:val="20"/>
              <w:szCs w:val="20"/>
            </w:rPr>
          </w:rPrChange>
        </w:rPr>
        <w:fldChar w:fldCharType="end"/>
      </w:r>
      <w:r w:rsidR="00830F29" w:rsidRPr="00B475D4">
        <w:rPr>
          <w:rFonts w:ascii="Arial" w:hAnsi="Arial" w:cs="Arial"/>
          <w:sz w:val="20"/>
          <w:szCs w:val="20"/>
          <w:lang w:val="en-GB"/>
          <w:rPrChange w:id="8949" w:author="Alexandre Miguel Kaizeler Guedes Da Silva Afonso" w:date="2026-07-27T16:55:00Z" w16du:dateUtc="2026-07-27T15:55:00Z">
            <w:rPr>
              <w:rFonts w:ascii="Arial" w:hAnsi="Arial" w:cs="Arial"/>
              <w:sz w:val="20"/>
              <w:szCs w:val="20"/>
            </w:rPr>
          </w:rPrChange>
        </w:rPr>
        <w:t xml:space="preserve"> (</w:t>
      </w:r>
      <w:r w:rsidR="00673F43" w:rsidRPr="00B475D4">
        <w:rPr>
          <w:rFonts w:ascii="Arial" w:hAnsi="Arial" w:cs="Arial"/>
          <w:sz w:val="20"/>
          <w:szCs w:val="20"/>
          <w:lang w:val="en-GB"/>
          <w:rPrChange w:id="8950" w:author="Alexandre Miguel Kaizeler Guedes Da Silva Afonso" w:date="2026-07-27T16:55:00Z" w16du:dateUtc="2026-07-27T15:55:00Z">
            <w:rPr>
              <w:rFonts w:ascii="Arial" w:hAnsi="Arial" w:cs="Arial"/>
              <w:sz w:val="20"/>
              <w:szCs w:val="20"/>
            </w:rPr>
          </w:rPrChange>
        </w:rPr>
        <w:t>thus what we consider</w:t>
      </w:r>
      <w:r w:rsidR="00830F29" w:rsidRPr="00B475D4">
        <w:rPr>
          <w:rFonts w:ascii="Arial" w:hAnsi="Arial" w:cs="Arial"/>
          <w:sz w:val="20"/>
          <w:szCs w:val="20"/>
          <w:lang w:val="en-GB"/>
          <w:rPrChange w:id="8951" w:author="Alexandre Miguel Kaizeler Guedes Da Silva Afonso" w:date="2026-07-27T16:55:00Z" w16du:dateUtc="2026-07-27T15:55:00Z">
            <w:rPr>
              <w:rFonts w:ascii="Arial" w:hAnsi="Arial" w:cs="Arial"/>
              <w:sz w:val="20"/>
              <w:szCs w:val="20"/>
            </w:rPr>
          </w:rPrChange>
        </w:rPr>
        <w:t xml:space="preserve"> to be</w:t>
      </w:r>
      <w:r w:rsidR="00673F43" w:rsidRPr="00B475D4">
        <w:rPr>
          <w:rFonts w:ascii="Arial" w:hAnsi="Arial" w:cs="Arial"/>
          <w:sz w:val="20"/>
          <w:szCs w:val="20"/>
          <w:lang w:val="en-GB"/>
          <w:rPrChange w:id="8952" w:author="Alexandre Miguel Kaizeler Guedes Da Silva Afonso" w:date="2026-07-27T16:55:00Z" w16du:dateUtc="2026-07-27T15:55:00Z">
            <w:rPr>
              <w:rFonts w:ascii="Arial" w:hAnsi="Arial" w:cs="Arial"/>
              <w:sz w:val="20"/>
              <w:szCs w:val="20"/>
            </w:rPr>
          </w:rPrChange>
        </w:rPr>
        <w:t xml:space="preserve"> </w:t>
      </w:r>
      <w:r w:rsidR="00D8518D" w:rsidRPr="00B475D4">
        <w:rPr>
          <w:rFonts w:ascii="Arial" w:hAnsi="Arial" w:cs="Arial"/>
          <w:sz w:val="20"/>
          <w:szCs w:val="20"/>
          <w:lang w:val="en-GB"/>
          <w:rPrChange w:id="8953" w:author="Alexandre Miguel Kaizeler Guedes Da Silva Afonso" w:date="2026-07-27T16:55:00Z" w16du:dateUtc="2026-07-27T15:55:00Z">
            <w:rPr>
              <w:rFonts w:ascii="Arial" w:hAnsi="Arial" w:cs="Arial"/>
              <w:sz w:val="20"/>
              <w:szCs w:val="20"/>
            </w:rPr>
          </w:rPrChange>
        </w:rPr>
        <w:t>c</w:t>
      </w:r>
      <w:r w:rsidR="00673F43" w:rsidRPr="00B475D4">
        <w:rPr>
          <w:rFonts w:ascii="Arial" w:hAnsi="Arial" w:cs="Arial"/>
          <w:sz w:val="20"/>
          <w:szCs w:val="20"/>
          <w:lang w:val="en-GB"/>
          <w:rPrChange w:id="8954" w:author="Alexandre Miguel Kaizeler Guedes Da Silva Afonso" w:date="2026-07-27T16:55:00Z" w16du:dateUtc="2026-07-27T15:55:00Z">
            <w:rPr>
              <w:rFonts w:ascii="Arial" w:hAnsi="Arial" w:cs="Arial"/>
              <w:sz w:val="20"/>
              <w:szCs w:val="20"/>
            </w:rPr>
          </w:rPrChange>
        </w:rPr>
        <w:t>entrifugation</w:t>
      </w:r>
      <w:r w:rsidR="00D8518D" w:rsidRPr="00B475D4">
        <w:rPr>
          <w:rFonts w:ascii="Arial" w:hAnsi="Arial" w:cs="Arial"/>
          <w:sz w:val="20"/>
          <w:szCs w:val="20"/>
          <w:lang w:val="en-GB"/>
          <w:rPrChange w:id="8955" w:author="Alexandre Miguel Kaizeler Guedes Da Silva Afonso" w:date="2026-07-27T16:55:00Z" w16du:dateUtc="2026-07-27T15:55:00Z">
            <w:rPr>
              <w:rFonts w:ascii="Arial" w:hAnsi="Arial" w:cs="Arial"/>
              <w:sz w:val="20"/>
              <w:szCs w:val="20"/>
            </w:rPr>
          </w:rPrChange>
        </w:rPr>
        <w:t>-c</w:t>
      </w:r>
      <w:r w:rsidR="00673F43" w:rsidRPr="00B475D4">
        <w:rPr>
          <w:rFonts w:ascii="Arial" w:hAnsi="Arial" w:cs="Arial"/>
          <w:sz w:val="20"/>
          <w:szCs w:val="20"/>
          <w:lang w:val="en-GB"/>
          <w:rPrChange w:id="8956" w:author="Alexandre Miguel Kaizeler Guedes Da Silva Afonso" w:date="2026-07-27T16:55:00Z" w16du:dateUtc="2026-07-27T15:55:00Z">
            <w:rPr>
              <w:rFonts w:ascii="Arial" w:hAnsi="Arial" w:cs="Arial"/>
              <w:sz w:val="20"/>
              <w:szCs w:val="20"/>
            </w:rPr>
          </w:rPrChange>
        </w:rPr>
        <w:t>orrected SGs)</w:t>
      </w:r>
      <w:r w:rsidRPr="00B475D4">
        <w:rPr>
          <w:rFonts w:ascii="Arial" w:hAnsi="Arial" w:cs="Arial"/>
          <w:sz w:val="20"/>
          <w:szCs w:val="20"/>
          <w:lang w:val="en-GB"/>
          <w:rPrChange w:id="8957" w:author="Alexandre Miguel Kaizeler Guedes Da Silva Afonso" w:date="2026-07-27T16:55:00Z" w16du:dateUtc="2026-07-27T15:55:00Z">
            <w:rPr>
              <w:rFonts w:ascii="Arial" w:hAnsi="Arial" w:cs="Arial"/>
              <w:sz w:val="20"/>
              <w:szCs w:val="20"/>
            </w:rPr>
          </w:rPrChange>
        </w:rPr>
        <w:t xml:space="preserve"> (</w:t>
      </w:r>
      <w:r w:rsidR="00830F29" w:rsidRPr="00B475D4">
        <w:rPr>
          <w:rFonts w:ascii="Arial" w:hAnsi="Arial" w:cs="Arial"/>
          <w:sz w:val="20"/>
          <w:szCs w:val="20"/>
          <w:lang w:val="en-GB"/>
          <w:rPrChange w:id="8958" w:author="Alexandre Miguel Kaizeler Guedes Da Silva Afonso" w:date="2026-07-27T16:55:00Z" w16du:dateUtc="2026-07-27T15:55:00Z">
            <w:rPr>
              <w:rFonts w:ascii="Arial" w:hAnsi="Arial" w:cs="Arial"/>
              <w:sz w:val="20"/>
              <w:szCs w:val="20"/>
            </w:rPr>
          </w:rPrChange>
        </w:rPr>
        <w:t>Y</w:t>
      </w:r>
      <w:r w:rsidRPr="00B475D4">
        <w:rPr>
          <w:rFonts w:ascii="Arial" w:hAnsi="Arial" w:cs="Arial"/>
          <w:sz w:val="20"/>
          <w:szCs w:val="20"/>
          <w:lang w:val="en-GB"/>
          <w:rPrChange w:id="8959" w:author="Alexandre Miguel Kaizeler Guedes Da Silva Afonso" w:date="2026-07-27T16:55:00Z" w16du:dateUtc="2026-07-27T15:55:00Z">
            <w:rPr>
              <w:rFonts w:ascii="Arial" w:hAnsi="Arial" w:cs="Arial"/>
              <w:sz w:val="20"/>
              <w:szCs w:val="20"/>
            </w:rPr>
          </w:rPrChange>
        </w:rPr>
        <w:t xml:space="preserve">-Axis); transcripts as circles; density contour lines in dark red, Spearman’s correlation coefficient </w:t>
      </w:r>
      <w:r w:rsidRPr="00B475D4">
        <w:rPr>
          <w:rFonts w:ascii="Symbol" w:eastAsia="Symbol" w:hAnsi="Symbol" w:cs="Symbol"/>
          <w:sz w:val="20"/>
          <w:szCs w:val="20"/>
          <w:lang w:val="en-GB"/>
          <w:rPrChange w:id="8960" w:author="Alexandre Miguel Kaizeler Guedes Da Silva Afonso" w:date="2026-07-27T16:55:00Z" w16du:dateUtc="2026-07-27T15:55:00Z">
            <w:rPr>
              <w:rFonts w:ascii="Symbol" w:eastAsia="Symbol" w:hAnsi="Symbol" w:cs="Symbol"/>
              <w:sz w:val="20"/>
              <w:szCs w:val="20"/>
            </w:rPr>
          </w:rPrChange>
        </w:rPr>
        <w:t>r</w:t>
      </w:r>
      <w:r w:rsidRPr="00B475D4">
        <w:rPr>
          <w:rFonts w:ascii="Arial" w:hAnsi="Arial" w:cs="Arial"/>
          <w:sz w:val="20"/>
          <w:szCs w:val="20"/>
          <w:lang w:val="en-GB"/>
          <w:rPrChange w:id="8961" w:author="Alexandre Miguel Kaizeler Guedes Da Silva Afonso" w:date="2026-07-27T16:55:00Z" w16du:dateUtc="2026-07-27T15:55:00Z">
            <w:rPr>
              <w:rFonts w:ascii="Arial" w:hAnsi="Arial" w:cs="Arial"/>
              <w:sz w:val="20"/>
              <w:szCs w:val="20"/>
            </w:rPr>
          </w:rPrChange>
        </w:rPr>
        <w:t xml:space="preserve"> and associated test’s p-value on top left corner. (D) </w:t>
      </w:r>
      <w:bookmarkStart w:id="8962" w:name="_Hlk233305226"/>
      <w:r w:rsidRPr="00B475D4">
        <w:rPr>
          <w:rFonts w:ascii="Arial" w:hAnsi="Arial" w:cs="Arial"/>
          <w:color w:val="000000" w:themeColor="text1"/>
          <w:sz w:val="20"/>
          <w:szCs w:val="20"/>
          <w:lang w:val="en-GB"/>
          <w:rPrChange w:id="8963" w:author="Alexandre Miguel Kaizeler Guedes Da Silva Afonso" w:date="2026-07-27T16:55:00Z" w16du:dateUtc="2026-07-27T15:55:00Z">
            <w:rPr>
              <w:rFonts w:ascii="Arial" w:hAnsi="Arial" w:cs="Arial"/>
              <w:color w:val="000000" w:themeColor="text1"/>
              <w:sz w:val="20"/>
              <w:szCs w:val="20"/>
            </w:rPr>
          </w:rPrChange>
        </w:rPr>
        <w:t xml:space="preserve">GSEA NES of Hallmark gene sets, </w:t>
      </w:r>
      <w:r w:rsidR="003028A5" w:rsidRPr="00B475D4">
        <w:rPr>
          <w:rFonts w:ascii="Arial" w:hAnsi="Arial" w:cs="Arial"/>
          <w:sz w:val="20"/>
          <w:szCs w:val="20"/>
          <w:lang w:val="en-GB"/>
          <w:rPrChange w:id="8964" w:author="Alexandre Miguel Kaizeler Guedes Da Silva Afonso" w:date="2026-07-27T16:55:00Z" w16du:dateUtc="2026-07-27T15:55:00Z">
            <w:rPr>
              <w:rFonts w:ascii="Arial" w:hAnsi="Arial" w:cs="Arial"/>
              <w:sz w:val="20"/>
              <w:szCs w:val="20"/>
            </w:rPr>
          </w:rPrChange>
        </w:rPr>
        <w:t>with genes ranked by t-statistics of differential expression</w:t>
      </w:r>
      <w:r w:rsidRPr="00B475D4">
        <w:rPr>
          <w:rFonts w:ascii="Arial" w:hAnsi="Arial" w:cs="Arial"/>
          <w:color w:val="000000" w:themeColor="text1"/>
          <w:sz w:val="20"/>
          <w:szCs w:val="20"/>
          <w:lang w:val="en-GB"/>
          <w:rPrChange w:id="8965" w:author="Alexandre Miguel Kaizeler Guedes Da Silva Afonso" w:date="2026-07-27T16:55:00Z" w16du:dateUtc="2026-07-27T15:55:00Z">
            <w:rPr>
              <w:rFonts w:ascii="Arial" w:hAnsi="Arial" w:cs="Arial"/>
              <w:color w:val="000000" w:themeColor="text1"/>
              <w:sz w:val="20"/>
              <w:szCs w:val="20"/>
            </w:rPr>
          </w:rPrChange>
        </w:rPr>
        <w:t>,</w:t>
      </w:r>
      <w:bookmarkEnd w:id="8962"/>
      <w:r w:rsidRPr="00B475D4">
        <w:rPr>
          <w:rFonts w:ascii="Arial" w:hAnsi="Arial" w:cs="Arial"/>
          <w:color w:val="000000" w:themeColor="text1"/>
          <w:sz w:val="20"/>
          <w:szCs w:val="20"/>
          <w:lang w:val="en-GB"/>
          <w:rPrChange w:id="8966" w:author="Alexandre Miguel Kaizeler Guedes Da Silva Afonso" w:date="2026-07-27T16:55:00Z" w16du:dateUtc="2026-07-27T15:55:00Z">
            <w:rPr>
              <w:rFonts w:ascii="Arial" w:hAnsi="Arial" w:cs="Arial"/>
              <w:color w:val="000000" w:themeColor="text1"/>
              <w:sz w:val="20"/>
              <w:szCs w:val="20"/>
            </w:rPr>
          </w:rPrChange>
        </w:rPr>
        <w:t xml:space="preserve"> in </w:t>
      </w:r>
      <w:r w:rsidR="00673F43" w:rsidRPr="00B475D4">
        <w:rPr>
          <w:rFonts w:ascii="Arial" w:hAnsi="Arial" w:cs="Arial"/>
          <w:color w:val="000000" w:themeColor="text1"/>
          <w:sz w:val="20"/>
          <w:szCs w:val="20"/>
          <w:lang w:val="en-GB"/>
          <w:rPrChange w:id="8967" w:author="Alexandre Miguel Kaizeler Guedes Da Silva Afonso" w:date="2026-07-27T16:55:00Z" w16du:dateUtc="2026-07-27T15:55:00Z">
            <w:rPr>
              <w:rFonts w:ascii="Arial" w:hAnsi="Arial" w:cs="Arial"/>
              <w:color w:val="000000" w:themeColor="text1"/>
              <w:sz w:val="20"/>
              <w:szCs w:val="20"/>
            </w:rPr>
          </w:rPrChange>
        </w:rPr>
        <w:t xml:space="preserve">Simulated SGs </w:t>
      </w:r>
      <w:r w:rsidR="00673F43" w:rsidRPr="00B475D4">
        <w:rPr>
          <w:rFonts w:ascii="Arial" w:hAnsi="Arial" w:cs="Arial"/>
          <w:i/>
          <w:iCs/>
          <w:color w:val="000000" w:themeColor="text1"/>
          <w:sz w:val="20"/>
          <w:szCs w:val="20"/>
          <w:lang w:val="en-GB"/>
          <w:rPrChange w:id="8968" w:author="Alexandre Miguel Kaizeler Guedes Da Silva Afonso" w:date="2026-07-27T16:55:00Z" w16du:dateUtc="2026-07-27T15:55:00Z">
            <w:rPr>
              <w:rFonts w:ascii="Arial" w:hAnsi="Arial" w:cs="Arial"/>
              <w:i/>
              <w:iCs/>
              <w:color w:val="000000" w:themeColor="text1"/>
              <w:sz w:val="20"/>
              <w:szCs w:val="20"/>
            </w:rPr>
          </w:rPrChange>
        </w:rPr>
        <w:t>versus</w:t>
      </w:r>
      <w:r w:rsidR="00673F43" w:rsidRPr="00B475D4">
        <w:rPr>
          <w:rFonts w:ascii="Arial" w:hAnsi="Arial" w:cs="Arial"/>
          <w:color w:val="000000" w:themeColor="text1"/>
          <w:sz w:val="20"/>
          <w:szCs w:val="20"/>
          <w:lang w:val="en-GB"/>
          <w:rPrChange w:id="8969" w:author="Alexandre Miguel Kaizeler Guedes Da Silva Afonso" w:date="2026-07-27T16:55:00Z" w16du:dateUtc="2026-07-27T15:55:00Z">
            <w:rPr>
              <w:rFonts w:ascii="Arial" w:hAnsi="Arial" w:cs="Arial"/>
              <w:color w:val="000000" w:themeColor="text1"/>
              <w:sz w:val="20"/>
              <w:szCs w:val="20"/>
            </w:rPr>
          </w:rPrChange>
        </w:rPr>
        <w:t xml:space="preserve"> DC-Purified SGs</w:t>
      </w:r>
      <w:r w:rsidRPr="00B475D4">
        <w:rPr>
          <w:rFonts w:ascii="Arial" w:hAnsi="Arial" w:cs="Arial"/>
          <w:sz w:val="20"/>
          <w:szCs w:val="20"/>
          <w:lang w:val="en-GB"/>
          <w:rPrChange w:id="8970" w:author="Alexandre Miguel Kaizeler Guedes Da Silva Afonso" w:date="2026-07-27T16:55:00Z" w16du:dateUtc="2026-07-27T15:55:00Z">
            <w:rPr>
              <w:rFonts w:ascii="Arial" w:hAnsi="Arial" w:cs="Arial"/>
              <w:sz w:val="20"/>
              <w:szCs w:val="20"/>
            </w:rPr>
          </w:rPrChange>
        </w:rPr>
        <w:fldChar w:fldCharType="begin"/>
      </w:r>
      <w:r w:rsidR="00C37375" w:rsidRPr="00B475D4">
        <w:rPr>
          <w:rFonts w:ascii="Arial" w:hAnsi="Arial" w:cs="Arial"/>
          <w:sz w:val="20"/>
          <w:szCs w:val="20"/>
          <w:lang w:val="en-GB"/>
          <w:rPrChange w:id="8971" w:author="Alexandre Miguel Kaizeler Guedes Da Silva Afonso" w:date="2026-07-27T16:55:00Z" w16du:dateUtc="2026-07-27T15:55:00Z">
            <w:rPr>
              <w:rFonts w:ascii="Arial" w:hAnsi="Arial" w:cs="Arial"/>
              <w:sz w:val="20"/>
              <w:szCs w:val="20"/>
            </w:rPr>
          </w:rPrChange>
        </w:rPr>
        <w:instrText xml:space="preserve"> ADDIN ZOTERO_ITEM CSL_CITATION {"citationID":"kNLL0Zwa","properties":{"formattedCitation":"\\super 31\\nosupersub{}","plainCitation":"31","noteIndex":0},"citationItems":[{"id":"jCcWpdK2/I8Gjq151","uris":["http://zotero.org/users/local/1p9EH8ax/items/WPA4SC2G"],"itemData":{"id":"3kMMCi5j/pWyCLjdf","type":"article-journal","container-title":"Molecular Cell","DOI":"10.1016/j.molcel.2017.10.015","ISSN":"10972765","issue":"4","journalAbbreviation":"Molecular Cell","language":"en","page":"808-820.e5","source":"DOI.org (Crossref)","title":"The Stress Granule Transcriptome Reveals Principles of mRNA Accumulation in Stress Granules","volume":"68","author":[{"family":"Khong","given":"Anthony"},{"family":"Matheny","given":"Tyler"},{"family":"Jain","given":"Saumya"},{"family":"Mitchell","given":"Sarah F."},{"family":"Wheeler","given":"Joshua R."},{"family":"Parker","given":"Roy"}],"issued":{"date-parts":[["2017",11]]}}}],"schema":"https://github.com/citation-style-language/schema/raw/master/csl-citation.json"} </w:instrText>
      </w:r>
      <w:r w:rsidRPr="00B475D4">
        <w:rPr>
          <w:rFonts w:ascii="Arial" w:hAnsi="Arial" w:cs="Arial"/>
          <w:sz w:val="20"/>
          <w:szCs w:val="20"/>
          <w:lang w:val="en-GB"/>
          <w:rPrChange w:id="8972" w:author="Alexandre Miguel Kaizeler Guedes Da Silva Afonso" w:date="2026-07-27T16:55:00Z" w16du:dateUtc="2026-07-27T15:55:00Z">
            <w:rPr>
              <w:rFonts w:ascii="Arial" w:hAnsi="Arial" w:cs="Arial"/>
              <w:sz w:val="20"/>
              <w:szCs w:val="20"/>
            </w:rPr>
          </w:rPrChange>
        </w:rPr>
        <w:fldChar w:fldCharType="separate"/>
      </w:r>
      <w:r w:rsidR="00B723AF" w:rsidRPr="00B475D4">
        <w:rPr>
          <w:rFonts w:ascii="Arial" w:hAnsi="Arial" w:cs="Arial"/>
          <w:kern w:val="0"/>
          <w:sz w:val="20"/>
          <w:vertAlign w:val="superscript"/>
          <w:lang w:val="en-GB"/>
          <w:rPrChange w:id="8973" w:author="Alexandre Miguel Kaizeler Guedes Da Silva Afonso" w:date="2026-07-27T16:55:00Z" w16du:dateUtc="2026-07-27T15:55:00Z">
            <w:rPr>
              <w:rFonts w:ascii="Arial" w:hAnsi="Arial" w:cs="Arial"/>
              <w:kern w:val="0"/>
              <w:sz w:val="20"/>
              <w:vertAlign w:val="superscript"/>
            </w:rPr>
          </w:rPrChange>
        </w:rPr>
        <w:t>31</w:t>
      </w:r>
      <w:r w:rsidRPr="00B475D4">
        <w:rPr>
          <w:rFonts w:ascii="Arial" w:hAnsi="Arial" w:cs="Arial"/>
          <w:sz w:val="20"/>
          <w:szCs w:val="20"/>
          <w:lang w:val="en-GB"/>
          <w:rPrChange w:id="8974" w:author="Alexandre Miguel Kaizeler Guedes Da Silva Afonso" w:date="2026-07-27T16:55:00Z" w16du:dateUtc="2026-07-27T15:55:00Z">
            <w:rPr>
              <w:rFonts w:ascii="Arial" w:hAnsi="Arial" w:cs="Arial"/>
              <w:sz w:val="20"/>
              <w:szCs w:val="20"/>
            </w:rPr>
          </w:rPrChange>
        </w:rPr>
        <w:fldChar w:fldCharType="end"/>
      </w:r>
      <w:r w:rsidRPr="00B475D4">
        <w:rPr>
          <w:rFonts w:ascii="Arial" w:hAnsi="Arial" w:cs="Arial"/>
          <w:sz w:val="20"/>
          <w:szCs w:val="20"/>
          <w:lang w:val="en-GB"/>
          <w:rPrChange w:id="8975" w:author="Alexandre Miguel Kaizeler Guedes Da Silva Afonso" w:date="2026-07-27T16:55:00Z" w16du:dateUtc="2026-07-27T15:55:00Z">
            <w:rPr>
              <w:rFonts w:ascii="Arial" w:hAnsi="Arial" w:cs="Arial"/>
              <w:sz w:val="20"/>
              <w:szCs w:val="20"/>
            </w:rPr>
          </w:rPrChange>
        </w:rPr>
        <w:t>.</w:t>
      </w:r>
      <w:r w:rsidR="00673F43" w:rsidRPr="00B475D4">
        <w:rPr>
          <w:rFonts w:ascii="Arial" w:hAnsi="Arial" w:cs="Arial"/>
          <w:sz w:val="20"/>
          <w:szCs w:val="20"/>
          <w:lang w:val="en-GB"/>
          <w:rPrChange w:id="8976" w:author="Alexandre Miguel Kaizeler Guedes Da Silva Afonso" w:date="2026-07-27T16:55:00Z" w16du:dateUtc="2026-07-27T15:55:00Z">
            <w:rPr>
              <w:rFonts w:ascii="Arial" w:hAnsi="Arial" w:cs="Arial"/>
              <w:sz w:val="20"/>
              <w:szCs w:val="20"/>
            </w:rPr>
          </w:rPrChange>
        </w:rPr>
        <w:t xml:space="preserve"> (E) Scatter plot of t-statistics of DGE in linear modelled PL-isolated SGs</w:t>
      </w:r>
      <w:r w:rsidR="00673F43" w:rsidRPr="00B475D4">
        <w:rPr>
          <w:rFonts w:ascii="Arial" w:hAnsi="Arial" w:cs="Arial"/>
          <w:sz w:val="20"/>
          <w:szCs w:val="20"/>
          <w:lang w:val="en-GB"/>
          <w:rPrChange w:id="8977" w:author="Alexandre Miguel Kaizeler Guedes Da Silva Afonso" w:date="2026-07-27T16:55:00Z" w16du:dateUtc="2026-07-27T15:55:00Z">
            <w:rPr>
              <w:rFonts w:ascii="Arial" w:hAnsi="Arial" w:cs="Arial"/>
              <w:sz w:val="20"/>
              <w:szCs w:val="20"/>
            </w:rPr>
          </w:rPrChange>
        </w:rPr>
        <w:fldChar w:fldCharType="begin"/>
      </w:r>
      <w:r w:rsidR="00C37375" w:rsidRPr="00B475D4">
        <w:rPr>
          <w:rFonts w:ascii="Arial" w:hAnsi="Arial" w:cs="Arial"/>
          <w:sz w:val="20"/>
          <w:szCs w:val="20"/>
          <w:lang w:val="en-GB"/>
          <w:rPrChange w:id="8978" w:author="Alexandre Miguel Kaizeler Guedes Da Silva Afonso" w:date="2026-07-27T16:55:00Z" w16du:dateUtc="2026-07-27T15:55:00Z">
            <w:rPr>
              <w:rFonts w:ascii="Arial" w:hAnsi="Arial" w:cs="Arial"/>
              <w:sz w:val="20"/>
              <w:szCs w:val="20"/>
            </w:rPr>
          </w:rPrChange>
        </w:rPr>
        <w:instrText xml:space="preserve"> ADDIN ZOTERO_ITEM CSL_CITATION {"citationID":"MvXjMKR8","properties":{"formattedCitation":"\\super 29\\nosupersub{}","plainCitation":"29","noteIndex":0},"citationItems":[{"id":"jCcWpdK2/0qH0ns4Q","uris":["http://zotero.org/users/local/1p9EH8ax/items/4ULW7W7L"],"itemData":{"id":"3kMMCi5j/rblP3qQx","type":"article-journal","abstract":"Abstract\n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673F43" w:rsidRPr="00B475D4">
        <w:rPr>
          <w:rFonts w:ascii="Arial" w:hAnsi="Arial" w:cs="Arial"/>
          <w:sz w:val="20"/>
          <w:szCs w:val="20"/>
          <w:lang w:val="en-GB"/>
          <w:rPrChange w:id="8979" w:author="Alexandre Miguel Kaizeler Guedes Da Silva Afonso" w:date="2026-07-27T16:55:00Z" w16du:dateUtc="2026-07-27T15:55:00Z">
            <w:rPr>
              <w:rFonts w:ascii="Arial" w:hAnsi="Arial" w:cs="Arial"/>
              <w:sz w:val="20"/>
              <w:szCs w:val="20"/>
            </w:rPr>
          </w:rPrChange>
        </w:rPr>
        <w:fldChar w:fldCharType="separate"/>
      </w:r>
      <w:r w:rsidR="00B723AF" w:rsidRPr="00B475D4">
        <w:rPr>
          <w:rFonts w:ascii="Arial" w:hAnsi="Arial" w:cs="Arial"/>
          <w:kern w:val="0"/>
          <w:sz w:val="20"/>
          <w:vertAlign w:val="superscript"/>
          <w:lang w:val="en-GB"/>
          <w:rPrChange w:id="8980" w:author="Alexandre Miguel Kaizeler Guedes Da Silva Afonso" w:date="2026-07-27T16:55:00Z" w16du:dateUtc="2026-07-27T15:55:00Z">
            <w:rPr>
              <w:rFonts w:ascii="Arial" w:hAnsi="Arial" w:cs="Arial"/>
              <w:kern w:val="0"/>
              <w:sz w:val="20"/>
              <w:vertAlign w:val="superscript"/>
            </w:rPr>
          </w:rPrChange>
        </w:rPr>
        <w:t>29</w:t>
      </w:r>
      <w:r w:rsidR="00673F43" w:rsidRPr="00B475D4">
        <w:rPr>
          <w:rFonts w:ascii="Arial" w:hAnsi="Arial" w:cs="Arial"/>
          <w:sz w:val="20"/>
          <w:szCs w:val="20"/>
          <w:lang w:val="en-GB"/>
          <w:rPrChange w:id="8981" w:author="Alexandre Miguel Kaizeler Guedes Da Silva Afonso" w:date="2026-07-27T16:55:00Z" w16du:dateUtc="2026-07-27T15:55:00Z">
            <w:rPr>
              <w:rFonts w:ascii="Arial" w:hAnsi="Arial" w:cs="Arial"/>
              <w:sz w:val="20"/>
              <w:szCs w:val="20"/>
            </w:rPr>
          </w:rPrChange>
        </w:rPr>
        <w:fldChar w:fldCharType="end"/>
      </w:r>
      <w:r w:rsidR="00673F43" w:rsidRPr="00B475D4">
        <w:rPr>
          <w:rFonts w:ascii="Arial" w:hAnsi="Arial" w:cs="Arial"/>
          <w:sz w:val="20"/>
          <w:szCs w:val="20"/>
          <w:lang w:val="en-GB"/>
          <w:rPrChange w:id="8982" w:author="Alexandre Miguel Kaizeler Guedes Da Silva Afonso" w:date="2026-07-27T16:55:00Z" w16du:dateUtc="2026-07-27T15:55:00Z">
            <w:rPr>
              <w:rFonts w:ascii="Arial" w:hAnsi="Arial" w:cs="Arial"/>
              <w:sz w:val="20"/>
              <w:szCs w:val="20"/>
            </w:rPr>
          </w:rPrChange>
        </w:rPr>
        <w:t xml:space="preserve"> (</w:t>
      </w:r>
      <w:r w:rsidR="0074588C" w:rsidRPr="00B475D4">
        <w:rPr>
          <w:rFonts w:ascii="Arial" w:hAnsi="Arial" w:cs="Arial"/>
          <w:sz w:val="20"/>
          <w:szCs w:val="20"/>
          <w:lang w:val="en-GB"/>
          <w:rPrChange w:id="8983" w:author="Alexandre Miguel Kaizeler Guedes Da Silva Afonso" w:date="2026-07-27T16:55:00Z" w16du:dateUtc="2026-07-27T15:55:00Z">
            <w:rPr>
              <w:rFonts w:ascii="Arial" w:hAnsi="Arial" w:cs="Arial"/>
              <w:sz w:val="20"/>
              <w:szCs w:val="20"/>
            </w:rPr>
          </w:rPrChange>
        </w:rPr>
        <w:t>Y</w:t>
      </w:r>
      <w:r w:rsidR="00673F43" w:rsidRPr="00B475D4">
        <w:rPr>
          <w:rFonts w:ascii="Arial" w:hAnsi="Arial" w:cs="Arial"/>
          <w:sz w:val="20"/>
          <w:szCs w:val="20"/>
          <w:lang w:val="en-GB"/>
          <w:rPrChange w:id="8984" w:author="Alexandre Miguel Kaizeler Guedes Da Silva Afonso" w:date="2026-07-27T16:55:00Z" w16du:dateUtc="2026-07-27T15:55:00Z">
            <w:rPr>
              <w:rFonts w:ascii="Arial" w:hAnsi="Arial" w:cs="Arial"/>
              <w:sz w:val="20"/>
              <w:szCs w:val="20"/>
            </w:rPr>
          </w:rPrChange>
        </w:rPr>
        <w:t>-Axis) and RNA length (</w:t>
      </w:r>
      <w:r w:rsidR="0074588C" w:rsidRPr="00B475D4">
        <w:rPr>
          <w:rFonts w:ascii="Arial" w:hAnsi="Arial" w:cs="Arial"/>
          <w:sz w:val="20"/>
          <w:szCs w:val="20"/>
          <w:lang w:val="en-GB"/>
          <w:rPrChange w:id="8985" w:author="Alexandre Miguel Kaizeler Guedes Da Silva Afonso" w:date="2026-07-27T16:55:00Z" w16du:dateUtc="2026-07-27T15:55:00Z">
            <w:rPr>
              <w:rFonts w:ascii="Arial" w:hAnsi="Arial" w:cs="Arial"/>
              <w:sz w:val="20"/>
              <w:szCs w:val="20"/>
            </w:rPr>
          </w:rPrChange>
        </w:rPr>
        <w:t>X</w:t>
      </w:r>
      <w:r w:rsidR="00673F43" w:rsidRPr="00B475D4">
        <w:rPr>
          <w:rFonts w:ascii="Arial" w:hAnsi="Arial" w:cs="Arial"/>
          <w:sz w:val="20"/>
          <w:szCs w:val="20"/>
          <w:lang w:val="en-GB"/>
          <w:rPrChange w:id="8986" w:author="Alexandre Miguel Kaizeler Guedes Da Silva Afonso" w:date="2026-07-27T16:55:00Z" w16du:dateUtc="2026-07-27T15:55:00Z">
            <w:rPr>
              <w:rFonts w:ascii="Arial" w:hAnsi="Arial" w:cs="Arial"/>
              <w:sz w:val="20"/>
              <w:szCs w:val="20"/>
            </w:rPr>
          </w:rPrChange>
        </w:rPr>
        <w:t>-Axis</w:t>
      </w:r>
      <w:r w:rsidR="0074588C" w:rsidRPr="00B475D4">
        <w:rPr>
          <w:rFonts w:ascii="Arial" w:hAnsi="Arial" w:cs="Arial"/>
          <w:sz w:val="20"/>
          <w:szCs w:val="20"/>
          <w:lang w:val="en-GB"/>
          <w:rPrChange w:id="8987" w:author="Alexandre Miguel Kaizeler Guedes Da Silva Afonso" w:date="2026-07-27T16:55:00Z" w16du:dateUtc="2026-07-27T15:55:00Z">
            <w:rPr>
              <w:rFonts w:ascii="Arial" w:hAnsi="Arial" w:cs="Arial"/>
              <w:sz w:val="20"/>
              <w:szCs w:val="20"/>
            </w:rPr>
          </w:rPrChange>
        </w:rPr>
        <w:t>, log scale</w:t>
      </w:r>
      <w:r w:rsidR="00673F43" w:rsidRPr="00B475D4">
        <w:rPr>
          <w:rFonts w:ascii="Arial" w:hAnsi="Arial" w:cs="Arial"/>
          <w:sz w:val="20"/>
          <w:szCs w:val="20"/>
          <w:lang w:val="en-GB"/>
          <w:rPrChange w:id="8988" w:author="Alexandre Miguel Kaizeler Guedes Da Silva Afonso" w:date="2026-07-27T16:55:00Z" w16du:dateUtc="2026-07-27T15:55:00Z">
            <w:rPr>
              <w:rFonts w:ascii="Arial" w:hAnsi="Arial" w:cs="Arial"/>
              <w:sz w:val="20"/>
              <w:szCs w:val="20"/>
            </w:rPr>
          </w:rPrChange>
        </w:rPr>
        <w:t xml:space="preserve">); transcripts as circles; density contour lines in dark red, Spearman’s correlation coefficient </w:t>
      </w:r>
      <w:r w:rsidR="00673F43" w:rsidRPr="00B475D4">
        <w:rPr>
          <w:rFonts w:ascii="Symbol" w:eastAsia="Symbol" w:hAnsi="Symbol" w:cs="Symbol"/>
          <w:sz w:val="20"/>
          <w:szCs w:val="20"/>
          <w:lang w:val="en-GB"/>
          <w:rPrChange w:id="8989" w:author="Alexandre Miguel Kaizeler Guedes Da Silva Afonso" w:date="2026-07-27T16:55:00Z" w16du:dateUtc="2026-07-27T15:55:00Z">
            <w:rPr>
              <w:rFonts w:ascii="Symbol" w:eastAsia="Symbol" w:hAnsi="Symbol" w:cs="Symbol"/>
              <w:sz w:val="20"/>
              <w:szCs w:val="20"/>
            </w:rPr>
          </w:rPrChange>
        </w:rPr>
        <w:t>r</w:t>
      </w:r>
      <w:r w:rsidR="00673F43" w:rsidRPr="00B475D4">
        <w:rPr>
          <w:rFonts w:ascii="Arial" w:hAnsi="Arial" w:cs="Arial"/>
          <w:sz w:val="20"/>
          <w:szCs w:val="20"/>
          <w:lang w:val="en-GB"/>
          <w:rPrChange w:id="8990" w:author="Alexandre Miguel Kaizeler Guedes Da Silva Afonso" w:date="2026-07-27T16:55:00Z" w16du:dateUtc="2026-07-27T15:55:00Z">
            <w:rPr>
              <w:rFonts w:ascii="Arial" w:hAnsi="Arial" w:cs="Arial"/>
              <w:sz w:val="20"/>
              <w:szCs w:val="20"/>
            </w:rPr>
          </w:rPrChange>
        </w:rPr>
        <w:t xml:space="preserve"> and associated test’s p-value on top left corner. (F) </w:t>
      </w:r>
      <w:r w:rsidR="00673F43" w:rsidRPr="00B475D4">
        <w:rPr>
          <w:rFonts w:ascii="Arial" w:hAnsi="Arial" w:cs="Arial"/>
          <w:color w:val="000000" w:themeColor="text1"/>
          <w:sz w:val="20"/>
          <w:szCs w:val="20"/>
          <w:lang w:val="en-GB"/>
          <w:rPrChange w:id="8991" w:author="Alexandre Miguel Kaizeler Guedes Da Silva Afonso" w:date="2026-07-27T16:55:00Z" w16du:dateUtc="2026-07-27T15:55:00Z">
            <w:rPr>
              <w:rFonts w:ascii="Arial" w:hAnsi="Arial" w:cs="Arial"/>
              <w:color w:val="000000" w:themeColor="text1"/>
              <w:sz w:val="20"/>
              <w:szCs w:val="20"/>
            </w:rPr>
          </w:rPrChange>
        </w:rPr>
        <w:t>GSEA NES of Hallmark gene sets</w:t>
      </w:r>
      <w:r w:rsidR="00830F29" w:rsidRPr="00B475D4">
        <w:rPr>
          <w:rFonts w:ascii="Arial" w:hAnsi="Arial" w:cs="Arial"/>
          <w:color w:val="000000" w:themeColor="text1"/>
          <w:sz w:val="20"/>
          <w:szCs w:val="20"/>
          <w:lang w:val="en-GB"/>
          <w:rPrChange w:id="8992" w:author="Alexandre Miguel Kaizeler Guedes Da Silva Afonso" w:date="2026-07-27T16:55:00Z" w16du:dateUtc="2026-07-27T15:55:00Z">
            <w:rPr>
              <w:rFonts w:ascii="Arial" w:hAnsi="Arial" w:cs="Arial"/>
              <w:color w:val="000000" w:themeColor="text1"/>
              <w:sz w:val="20"/>
              <w:szCs w:val="20"/>
            </w:rPr>
          </w:rPrChange>
        </w:rPr>
        <w:t xml:space="preserve">, </w:t>
      </w:r>
      <w:r w:rsidR="003028A5" w:rsidRPr="00B475D4">
        <w:rPr>
          <w:rFonts w:ascii="Arial" w:hAnsi="Arial" w:cs="Arial"/>
          <w:sz w:val="20"/>
          <w:szCs w:val="20"/>
          <w:lang w:val="en-GB"/>
          <w:rPrChange w:id="8993" w:author="Alexandre Miguel Kaizeler Guedes Da Silva Afonso" w:date="2026-07-27T16:55:00Z" w16du:dateUtc="2026-07-27T15:55:00Z">
            <w:rPr>
              <w:rFonts w:ascii="Arial" w:hAnsi="Arial" w:cs="Arial"/>
              <w:sz w:val="20"/>
              <w:szCs w:val="20"/>
            </w:rPr>
          </w:rPrChange>
        </w:rPr>
        <w:t>with genes ranked by t-statistics of differential expression</w:t>
      </w:r>
      <w:r w:rsidR="00673F43" w:rsidRPr="00B475D4">
        <w:rPr>
          <w:rFonts w:ascii="Arial" w:hAnsi="Arial" w:cs="Arial"/>
          <w:color w:val="000000" w:themeColor="text1"/>
          <w:sz w:val="20"/>
          <w:szCs w:val="20"/>
          <w:lang w:val="en-GB"/>
          <w:rPrChange w:id="8994" w:author="Alexandre Miguel Kaizeler Guedes Da Silva Afonso" w:date="2026-07-27T16:55:00Z" w16du:dateUtc="2026-07-27T15:55:00Z">
            <w:rPr>
              <w:rFonts w:ascii="Arial" w:hAnsi="Arial" w:cs="Arial"/>
              <w:color w:val="000000" w:themeColor="text1"/>
              <w:sz w:val="20"/>
              <w:szCs w:val="20"/>
            </w:rPr>
          </w:rPrChange>
        </w:rPr>
        <w:t xml:space="preserve">, in </w:t>
      </w:r>
      <w:r w:rsidR="00673F43" w:rsidRPr="00B475D4">
        <w:rPr>
          <w:rFonts w:ascii="Arial" w:hAnsi="Arial" w:cs="Arial"/>
          <w:sz w:val="20"/>
          <w:szCs w:val="20"/>
          <w:lang w:val="en-GB"/>
          <w:rPrChange w:id="8995" w:author="Alexandre Miguel Kaizeler Guedes Da Silva Afonso" w:date="2026-07-27T16:55:00Z" w16du:dateUtc="2026-07-27T15:55:00Z">
            <w:rPr>
              <w:rFonts w:ascii="Arial" w:hAnsi="Arial" w:cs="Arial"/>
              <w:sz w:val="20"/>
              <w:szCs w:val="20"/>
            </w:rPr>
          </w:rPrChange>
        </w:rPr>
        <w:t>linear modelled PL-isolated SGs</w:t>
      </w:r>
      <w:r w:rsidR="00673F43" w:rsidRPr="00B475D4">
        <w:rPr>
          <w:rFonts w:ascii="Arial" w:hAnsi="Arial" w:cs="Arial"/>
          <w:sz w:val="20"/>
          <w:szCs w:val="20"/>
          <w:lang w:val="en-GB"/>
          <w:rPrChange w:id="8996" w:author="Alexandre Miguel Kaizeler Guedes Da Silva Afonso" w:date="2026-07-27T16:55:00Z" w16du:dateUtc="2026-07-27T15:55:00Z">
            <w:rPr>
              <w:rFonts w:ascii="Arial" w:hAnsi="Arial" w:cs="Arial"/>
              <w:sz w:val="20"/>
              <w:szCs w:val="20"/>
            </w:rPr>
          </w:rPrChange>
        </w:rPr>
        <w:fldChar w:fldCharType="begin"/>
      </w:r>
      <w:r w:rsidR="00C37375" w:rsidRPr="00B475D4">
        <w:rPr>
          <w:rFonts w:ascii="Arial" w:hAnsi="Arial" w:cs="Arial"/>
          <w:sz w:val="20"/>
          <w:szCs w:val="20"/>
          <w:lang w:val="en-GB"/>
          <w:rPrChange w:id="8997" w:author="Alexandre Miguel Kaizeler Guedes Da Silva Afonso" w:date="2026-07-27T16:55:00Z" w16du:dateUtc="2026-07-27T15:55:00Z">
            <w:rPr>
              <w:rFonts w:ascii="Arial" w:hAnsi="Arial" w:cs="Arial"/>
              <w:sz w:val="20"/>
              <w:szCs w:val="20"/>
            </w:rPr>
          </w:rPrChange>
        </w:rPr>
        <w:instrText xml:space="preserve"> ADDIN ZOTERO_ITEM CSL_CITATION {"citationID":"hoWPbruF","properties":{"formattedCitation":"\\super 29\\nosupersub{}","plainCitation":"29","noteIndex":0},"citationItems":[{"id":"jCcWpdK2/0qH0ns4Q","uris":["http://zotero.org/users/local/1p9EH8ax/items/4ULW7W7L"],"itemData":{"id":"3kMMCi5j/rblP3qQx","type":"article-journal","abstract":"Abstract\n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H"}],"issued":{"date-parts":[["2020",7,9]]}}}],"schema":"https://github.com/citation-style-language/schema/raw/master/csl-citation.json"} </w:instrText>
      </w:r>
      <w:r w:rsidR="00673F43" w:rsidRPr="00B475D4">
        <w:rPr>
          <w:rFonts w:ascii="Arial" w:hAnsi="Arial" w:cs="Arial"/>
          <w:sz w:val="20"/>
          <w:szCs w:val="20"/>
          <w:lang w:val="en-GB"/>
          <w:rPrChange w:id="8998" w:author="Alexandre Miguel Kaizeler Guedes Da Silva Afonso" w:date="2026-07-27T16:55:00Z" w16du:dateUtc="2026-07-27T15:55:00Z">
            <w:rPr>
              <w:rFonts w:ascii="Arial" w:hAnsi="Arial" w:cs="Arial"/>
              <w:sz w:val="20"/>
              <w:szCs w:val="20"/>
            </w:rPr>
          </w:rPrChange>
        </w:rPr>
        <w:fldChar w:fldCharType="separate"/>
      </w:r>
      <w:r w:rsidR="00B723AF" w:rsidRPr="00B475D4">
        <w:rPr>
          <w:rFonts w:ascii="Arial" w:hAnsi="Arial" w:cs="Arial"/>
          <w:kern w:val="0"/>
          <w:sz w:val="20"/>
          <w:vertAlign w:val="superscript"/>
          <w:lang w:val="en-GB"/>
          <w:rPrChange w:id="8999" w:author="Alexandre Miguel Kaizeler Guedes Da Silva Afonso" w:date="2026-07-27T16:55:00Z" w16du:dateUtc="2026-07-27T15:55:00Z">
            <w:rPr>
              <w:rFonts w:ascii="Arial" w:hAnsi="Arial" w:cs="Arial"/>
              <w:kern w:val="0"/>
              <w:sz w:val="20"/>
              <w:vertAlign w:val="superscript"/>
            </w:rPr>
          </w:rPrChange>
        </w:rPr>
        <w:t>29</w:t>
      </w:r>
      <w:r w:rsidR="00673F43" w:rsidRPr="00B475D4">
        <w:rPr>
          <w:rFonts w:ascii="Arial" w:hAnsi="Arial" w:cs="Arial"/>
          <w:sz w:val="20"/>
          <w:szCs w:val="20"/>
          <w:lang w:val="en-GB"/>
          <w:rPrChange w:id="9000" w:author="Alexandre Miguel Kaizeler Guedes Da Silva Afonso" w:date="2026-07-27T16:55:00Z" w16du:dateUtc="2026-07-27T15:55:00Z">
            <w:rPr>
              <w:rFonts w:ascii="Arial" w:hAnsi="Arial" w:cs="Arial"/>
              <w:sz w:val="20"/>
              <w:szCs w:val="20"/>
            </w:rPr>
          </w:rPrChange>
        </w:rPr>
        <w:fldChar w:fldCharType="end"/>
      </w:r>
      <w:r w:rsidR="00673F43" w:rsidRPr="00B475D4">
        <w:rPr>
          <w:rFonts w:ascii="Arial" w:hAnsi="Arial" w:cs="Arial"/>
          <w:sz w:val="20"/>
          <w:szCs w:val="20"/>
          <w:lang w:val="en-GB"/>
          <w:rPrChange w:id="9001" w:author="Alexandre Miguel Kaizeler Guedes Da Silva Afonso" w:date="2026-07-27T16:55:00Z" w16du:dateUtc="2026-07-27T15:55:00Z">
            <w:rPr>
              <w:rFonts w:ascii="Arial" w:hAnsi="Arial" w:cs="Arial"/>
              <w:sz w:val="20"/>
              <w:szCs w:val="20"/>
            </w:rPr>
          </w:rPrChange>
        </w:rPr>
        <w:t>.</w:t>
      </w:r>
      <w:r w:rsidR="00830F29" w:rsidRPr="00B475D4">
        <w:rPr>
          <w:rFonts w:ascii="Arial" w:hAnsi="Arial" w:cs="Arial"/>
          <w:sz w:val="20"/>
          <w:szCs w:val="20"/>
          <w:lang w:val="en-GB"/>
          <w:rPrChange w:id="9002" w:author="Alexandre Miguel Kaizeler Guedes Da Silva Afonso" w:date="2026-07-27T16:55:00Z" w16du:dateUtc="2026-07-27T15:55:00Z">
            <w:rPr>
              <w:rFonts w:ascii="Arial" w:hAnsi="Arial" w:cs="Arial"/>
              <w:sz w:val="20"/>
              <w:szCs w:val="20"/>
            </w:rPr>
          </w:rPrChange>
        </w:rPr>
        <w:t xml:space="preserve"> </w:t>
      </w:r>
    </w:p>
    <w:p w14:paraId="40916B3E" w14:textId="2C2A98B8" w:rsidR="003B38FB" w:rsidRPr="00B475D4" w:rsidRDefault="00BE7684" w:rsidP="00673F43">
      <w:pPr>
        <w:jc w:val="both"/>
        <w:rPr>
          <w:rFonts w:ascii="Arial" w:hAnsi="Arial" w:cs="Arial"/>
          <w:sz w:val="20"/>
          <w:szCs w:val="20"/>
          <w:lang w:val="en-GB"/>
          <w:rPrChange w:id="9003" w:author="Alexandre Miguel Kaizeler Guedes Da Silva Afonso" w:date="2026-07-27T16:55:00Z" w16du:dateUtc="2026-07-27T15:55:00Z">
            <w:rPr>
              <w:rFonts w:ascii="Arial" w:hAnsi="Arial" w:cs="Arial"/>
              <w:sz w:val="20"/>
              <w:szCs w:val="20"/>
            </w:rPr>
          </w:rPrChange>
        </w:rPr>
      </w:pPr>
      <w:r w:rsidRPr="00B475D4">
        <w:rPr>
          <w:rFonts w:ascii="Arial" w:hAnsi="Arial" w:cs="Arial"/>
          <w:noProof/>
          <w:sz w:val="20"/>
          <w:szCs w:val="20"/>
          <w:lang w:val="en-GB"/>
          <w:rPrChange w:id="9004" w:author="Alexandre Miguel Kaizeler Guedes Da Silva Afonso" w:date="2026-07-27T16:55:00Z" w16du:dateUtc="2026-07-27T15:55:00Z">
            <w:rPr>
              <w:rFonts w:ascii="Arial" w:hAnsi="Arial" w:cs="Arial"/>
              <w:noProof/>
              <w:sz w:val="20"/>
              <w:szCs w:val="20"/>
            </w:rPr>
          </w:rPrChange>
        </w:rPr>
        <w:lastRenderedPageBreak/>
        <w:drawing>
          <wp:inline distT="0" distB="0" distL="0" distR="0" wp14:anchorId="6F0E9D85" wp14:editId="288B3F91">
            <wp:extent cx="5943600" cy="8023860"/>
            <wp:effectExtent l="0" t="0" r="0" b="2540"/>
            <wp:docPr id="644324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24351" name="Picture 6443243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8023860"/>
                    </a:xfrm>
                    <a:prstGeom prst="rect">
                      <a:avLst/>
                    </a:prstGeom>
                  </pic:spPr>
                </pic:pic>
              </a:graphicData>
            </a:graphic>
          </wp:inline>
        </w:drawing>
      </w:r>
    </w:p>
    <w:p w14:paraId="0BB18F0C" w14:textId="2271BAF5" w:rsidR="002805AD" w:rsidRPr="00B475D4" w:rsidRDefault="003B38FB" w:rsidP="003B38FB">
      <w:pPr>
        <w:jc w:val="both"/>
        <w:rPr>
          <w:rFonts w:ascii="Arial" w:hAnsi="Arial" w:cs="Arial"/>
          <w:sz w:val="20"/>
          <w:szCs w:val="20"/>
          <w:lang w:val="en-GB"/>
          <w:rPrChange w:id="9005" w:author="Alexandre Miguel Kaizeler Guedes Da Silva Afonso" w:date="2026-07-27T16:55:00Z" w16du:dateUtc="2026-07-27T15:55:00Z">
            <w:rPr>
              <w:rFonts w:ascii="Arial" w:hAnsi="Arial" w:cs="Arial"/>
              <w:sz w:val="20"/>
              <w:szCs w:val="20"/>
            </w:rPr>
          </w:rPrChange>
        </w:rPr>
      </w:pPr>
      <w:r w:rsidRPr="00B475D4">
        <w:rPr>
          <w:rFonts w:ascii="Arial" w:hAnsi="Arial" w:cs="Arial"/>
          <w:b/>
          <w:bCs/>
          <w:sz w:val="20"/>
          <w:szCs w:val="20"/>
          <w:lang w:val="en-GB"/>
          <w:rPrChange w:id="9006" w:author="Alexandre Miguel Kaizeler Guedes Da Silva Afonso" w:date="2026-07-27T16:55:00Z" w16du:dateUtc="2026-07-27T15:55:00Z">
            <w:rPr>
              <w:rFonts w:ascii="Arial" w:hAnsi="Arial" w:cs="Arial"/>
              <w:b/>
              <w:bCs/>
              <w:sz w:val="20"/>
              <w:szCs w:val="20"/>
            </w:rPr>
          </w:rPrChange>
        </w:rPr>
        <w:lastRenderedPageBreak/>
        <w:t xml:space="preserve">Figure </w:t>
      </w:r>
      <w:r w:rsidR="00311FCC" w:rsidRPr="00B475D4">
        <w:rPr>
          <w:rFonts w:ascii="Arial" w:hAnsi="Arial" w:cs="Arial"/>
          <w:b/>
          <w:bCs/>
          <w:sz w:val="20"/>
          <w:szCs w:val="20"/>
          <w:lang w:val="en-GB"/>
          <w:rPrChange w:id="9007" w:author="Alexandre Miguel Kaizeler Guedes Da Silva Afonso" w:date="2026-07-27T16:55:00Z" w16du:dateUtc="2026-07-27T15:55:00Z">
            <w:rPr>
              <w:rFonts w:ascii="Arial" w:hAnsi="Arial" w:cs="Arial"/>
              <w:b/>
              <w:bCs/>
              <w:sz w:val="20"/>
              <w:szCs w:val="20"/>
            </w:rPr>
          </w:rPrChange>
        </w:rPr>
        <w:t>4</w:t>
      </w:r>
      <w:r w:rsidRPr="00B475D4">
        <w:rPr>
          <w:rFonts w:ascii="Arial" w:hAnsi="Arial" w:cs="Arial"/>
          <w:b/>
          <w:bCs/>
          <w:sz w:val="20"/>
          <w:szCs w:val="20"/>
          <w:lang w:val="en-GB"/>
          <w:rPrChange w:id="9008" w:author="Alexandre Miguel Kaizeler Guedes Da Silva Afonso" w:date="2026-07-27T16:55:00Z" w16du:dateUtc="2026-07-27T15:55:00Z">
            <w:rPr>
              <w:rFonts w:ascii="Arial" w:hAnsi="Arial" w:cs="Arial"/>
              <w:b/>
              <w:bCs/>
              <w:sz w:val="20"/>
              <w:szCs w:val="20"/>
            </w:rPr>
          </w:rPrChange>
        </w:rPr>
        <w:t>. Meta-analysis of SG transcriptome</w:t>
      </w:r>
      <w:r w:rsidR="004C51F5" w:rsidRPr="00B475D4">
        <w:rPr>
          <w:rFonts w:ascii="Arial" w:hAnsi="Arial" w:cs="Arial"/>
          <w:b/>
          <w:bCs/>
          <w:sz w:val="20"/>
          <w:szCs w:val="20"/>
          <w:lang w:val="en-GB"/>
          <w:rPrChange w:id="9009" w:author="Alexandre Miguel Kaizeler Guedes Da Silva Afonso" w:date="2026-07-27T16:55:00Z" w16du:dateUtc="2026-07-27T15:55:00Z">
            <w:rPr>
              <w:rFonts w:ascii="Arial" w:hAnsi="Arial" w:cs="Arial"/>
              <w:b/>
              <w:bCs/>
              <w:sz w:val="20"/>
              <w:szCs w:val="20"/>
            </w:rPr>
          </w:rPrChange>
        </w:rPr>
        <w:t>s</w:t>
      </w:r>
      <w:r w:rsidRPr="00B475D4">
        <w:rPr>
          <w:rFonts w:ascii="Arial" w:hAnsi="Arial" w:cs="Arial"/>
          <w:b/>
          <w:bCs/>
          <w:sz w:val="20"/>
          <w:szCs w:val="20"/>
          <w:lang w:val="en-GB"/>
          <w:rPrChange w:id="9010" w:author="Alexandre Miguel Kaizeler Guedes Da Silva Afonso" w:date="2026-07-27T16:55:00Z" w16du:dateUtc="2026-07-27T15:55:00Z">
            <w:rPr>
              <w:rFonts w:ascii="Arial" w:hAnsi="Arial" w:cs="Arial"/>
              <w:b/>
              <w:bCs/>
              <w:sz w:val="20"/>
              <w:szCs w:val="20"/>
            </w:rPr>
          </w:rPrChange>
        </w:rPr>
        <w:t xml:space="preserve"> </w:t>
      </w:r>
      <w:r w:rsidR="004C51F5" w:rsidRPr="00B475D4">
        <w:rPr>
          <w:rFonts w:ascii="Arial" w:hAnsi="Arial" w:cs="Arial"/>
          <w:b/>
          <w:bCs/>
          <w:sz w:val="20"/>
          <w:szCs w:val="20"/>
          <w:lang w:val="en-GB"/>
          <w:rPrChange w:id="9011" w:author="Alexandre Miguel Kaizeler Guedes Da Silva Afonso" w:date="2026-07-27T16:55:00Z" w16du:dateUtc="2026-07-27T15:55:00Z">
            <w:rPr>
              <w:rFonts w:ascii="Arial" w:hAnsi="Arial" w:cs="Arial"/>
              <w:b/>
              <w:bCs/>
              <w:sz w:val="20"/>
              <w:szCs w:val="20"/>
            </w:rPr>
          </w:rPrChange>
        </w:rPr>
        <w:t xml:space="preserve">reveal SG assembly-specific gene expression </w:t>
      </w:r>
      <w:r w:rsidRPr="00B475D4">
        <w:rPr>
          <w:rFonts w:ascii="Arial" w:hAnsi="Arial" w:cs="Arial"/>
          <w:b/>
          <w:bCs/>
          <w:sz w:val="20"/>
          <w:szCs w:val="20"/>
          <w:lang w:val="en-GB"/>
          <w:rPrChange w:id="9012" w:author="Alexandre Miguel Kaizeler Guedes Da Silva Afonso" w:date="2026-07-27T16:55:00Z" w16du:dateUtc="2026-07-27T15:55:00Z">
            <w:rPr>
              <w:rFonts w:ascii="Arial" w:hAnsi="Arial" w:cs="Arial"/>
              <w:b/>
              <w:bCs/>
              <w:sz w:val="20"/>
              <w:szCs w:val="20"/>
            </w:rPr>
          </w:rPrChange>
        </w:rPr>
        <w:t>alterations</w:t>
      </w:r>
      <w:r w:rsidR="004C51F5" w:rsidRPr="00B475D4">
        <w:rPr>
          <w:rFonts w:ascii="Arial" w:hAnsi="Arial" w:cs="Arial"/>
          <w:b/>
          <w:bCs/>
          <w:sz w:val="20"/>
          <w:szCs w:val="20"/>
          <w:lang w:val="en-GB"/>
          <w:rPrChange w:id="9013" w:author="Alexandre Miguel Kaizeler Guedes Da Silva Afonso" w:date="2026-07-27T16:55:00Z" w16du:dateUtc="2026-07-27T15:55:00Z">
            <w:rPr>
              <w:rFonts w:ascii="Arial" w:hAnsi="Arial" w:cs="Arial"/>
              <w:b/>
              <w:bCs/>
              <w:sz w:val="20"/>
              <w:szCs w:val="20"/>
            </w:rPr>
          </w:rPrChange>
        </w:rPr>
        <w:t xml:space="preserve"> in whole cells</w:t>
      </w:r>
      <w:r w:rsidRPr="00B475D4">
        <w:rPr>
          <w:rFonts w:ascii="Arial" w:hAnsi="Arial" w:cs="Arial"/>
          <w:b/>
          <w:bCs/>
          <w:sz w:val="20"/>
          <w:szCs w:val="20"/>
          <w:lang w:val="en-GB"/>
          <w:rPrChange w:id="9014" w:author="Alexandre Miguel Kaizeler Guedes Da Silva Afonso" w:date="2026-07-27T16:55:00Z" w16du:dateUtc="2026-07-27T15:55:00Z">
            <w:rPr>
              <w:rFonts w:ascii="Arial" w:hAnsi="Arial" w:cs="Arial"/>
              <w:b/>
              <w:bCs/>
              <w:sz w:val="20"/>
              <w:szCs w:val="20"/>
            </w:rPr>
          </w:rPrChange>
        </w:rPr>
        <w:t xml:space="preserve">. </w:t>
      </w:r>
      <w:r w:rsidRPr="00B475D4">
        <w:rPr>
          <w:rFonts w:ascii="Arial" w:hAnsi="Arial" w:cs="Arial"/>
          <w:sz w:val="20"/>
          <w:szCs w:val="20"/>
          <w:lang w:val="en-GB"/>
          <w:rPrChange w:id="9015" w:author="Alexandre Miguel Kaizeler Guedes Da Silva Afonso" w:date="2026-07-27T16:55:00Z" w16du:dateUtc="2026-07-27T15:55:00Z">
            <w:rPr>
              <w:rFonts w:ascii="Arial" w:hAnsi="Arial" w:cs="Arial"/>
              <w:sz w:val="20"/>
              <w:szCs w:val="20"/>
            </w:rPr>
          </w:rPrChange>
        </w:rPr>
        <w:t>(A) H</w:t>
      </w:r>
      <w:r w:rsidRPr="00B475D4">
        <w:rPr>
          <w:rFonts w:ascii="Arial" w:hAnsi="Arial" w:cs="Arial"/>
          <w:color w:val="000000" w:themeColor="text1"/>
          <w:sz w:val="20"/>
          <w:szCs w:val="20"/>
          <w:lang w:val="en-GB"/>
          <w:rPrChange w:id="9016" w:author="Alexandre Miguel Kaizeler Guedes Da Silva Afonso" w:date="2026-07-27T16:55:00Z" w16du:dateUtc="2026-07-27T15:55:00Z">
            <w:rPr>
              <w:rFonts w:ascii="Arial" w:hAnsi="Arial" w:cs="Arial"/>
              <w:color w:val="000000" w:themeColor="text1"/>
              <w:sz w:val="20"/>
              <w:szCs w:val="20"/>
            </w:rPr>
          </w:rPrChange>
        </w:rPr>
        <w:t xml:space="preserve">eatmap of Spearman’s correlations between </w:t>
      </w:r>
      <w:r w:rsidR="00D4055F" w:rsidRPr="00B475D4">
        <w:rPr>
          <w:rFonts w:ascii="Arial" w:hAnsi="Arial" w:cs="Arial"/>
          <w:color w:val="000000" w:themeColor="text1"/>
          <w:sz w:val="20"/>
          <w:szCs w:val="20"/>
          <w:lang w:val="en-GB"/>
          <w:rPrChange w:id="9017" w:author="Alexandre Miguel Kaizeler Guedes Da Silva Afonso" w:date="2026-07-27T16:55:00Z" w16du:dateUtc="2026-07-27T15:55:00Z">
            <w:rPr>
              <w:rFonts w:ascii="Arial" w:hAnsi="Arial" w:cs="Arial"/>
              <w:color w:val="000000" w:themeColor="text1"/>
              <w:sz w:val="20"/>
              <w:szCs w:val="20"/>
            </w:rPr>
          </w:rPrChange>
        </w:rPr>
        <w:t>SG and WC transcriptomes, corrected for centrifugation-associated RNA length biases,</w:t>
      </w:r>
      <w:r w:rsidRPr="00B475D4">
        <w:rPr>
          <w:rFonts w:ascii="Arial" w:hAnsi="Arial" w:cs="Arial"/>
          <w:color w:val="000000" w:themeColor="text1"/>
          <w:sz w:val="20"/>
          <w:szCs w:val="20"/>
          <w:lang w:val="en-GB"/>
          <w:rPrChange w:id="9018" w:author="Alexandre Miguel Kaizeler Guedes Da Silva Afonso" w:date="2026-07-27T16:55:00Z" w16du:dateUtc="2026-07-27T15:55:00Z">
            <w:rPr>
              <w:rFonts w:ascii="Arial" w:hAnsi="Arial" w:cs="Arial"/>
              <w:color w:val="000000" w:themeColor="text1"/>
              <w:sz w:val="20"/>
              <w:szCs w:val="20"/>
            </w:rPr>
          </w:rPrChange>
        </w:rPr>
        <w:t xml:space="preserve"> from different studies</w:t>
      </w:r>
      <w:r w:rsidR="00D4055F" w:rsidRPr="00B475D4">
        <w:rPr>
          <w:rFonts w:ascii="Arial" w:hAnsi="Arial" w:cs="Arial"/>
          <w:color w:val="000000" w:themeColor="text1"/>
          <w:sz w:val="20"/>
          <w:szCs w:val="20"/>
          <w:lang w:val="en-GB"/>
          <w:rPrChange w:id="9019" w:author="Alexandre Miguel Kaizeler Guedes Da Silva Afonso" w:date="2026-07-27T16:55:00Z" w16du:dateUtc="2026-07-27T15:55:00Z">
            <w:rPr>
              <w:rFonts w:ascii="Arial" w:hAnsi="Arial" w:cs="Arial"/>
              <w:color w:val="000000" w:themeColor="text1"/>
              <w:sz w:val="20"/>
              <w:szCs w:val="20"/>
            </w:rPr>
          </w:rPrChange>
        </w:rPr>
        <w:t xml:space="preserve"> </w:t>
      </w:r>
      <w:r w:rsidRPr="00B475D4">
        <w:rPr>
          <w:rFonts w:ascii="Arial" w:hAnsi="Arial" w:cs="Arial"/>
          <w:color w:val="000000" w:themeColor="text1"/>
          <w:sz w:val="20"/>
          <w:szCs w:val="20"/>
          <w:lang w:val="en-GB"/>
          <w:rPrChange w:id="9020" w:author="Alexandre Miguel Kaizeler Guedes Da Silva Afonso" w:date="2026-07-27T16:55:00Z" w16du:dateUtc="2026-07-27T15:55:00Z">
            <w:rPr>
              <w:rFonts w:ascii="Arial" w:hAnsi="Arial" w:cs="Arial"/>
              <w:color w:val="000000" w:themeColor="text1"/>
              <w:sz w:val="20"/>
              <w:szCs w:val="20"/>
            </w:rPr>
          </w:rPrChange>
        </w:rPr>
        <w:t xml:space="preserve">and RNA </w:t>
      </w:r>
      <w:r w:rsidRPr="00B475D4">
        <w:rPr>
          <w:rFonts w:ascii="Arial" w:hAnsi="Arial" w:cs="Arial"/>
          <w:sz w:val="20"/>
          <w:szCs w:val="20"/>
          <w:lang w:val="en-GB"/>
          <w:rPrChange w:id="9021" w:author="Alexandre Miguel Kaizeler Guedes Da Silva Afonso" w:date="2026-07-27T16:55:00Z" w16du:dateUtc="2026-07-27T15:55:00Z">
            <w:rPr>
              <w:rFonts w:ascii="Arial" w:hAnsi="Arial" w:cs="Arial"/>
              <w:sz w:val="20"/>
              <w:szCs w:val="20"/>
            </w:rPr>
          </w:rPrChange>
        </w:rPr>
        <w:t>length</w:t>
      </w:r>
      <w:r w:rsidR="00763F13" w:rsidRPr="00B475D4">
        <w:rPr>
          <w:rFonts w:ascii="Arial" w:hAnsi="Arial" w:cs="Arial"/>
          <w:sz w:val="20"/>
          <w:szCs w:val="20"/>
          <w:lang w:val="en-GB"/>
          <w:rPrChange w:id="9022" w:author="Alexandre Miguel Kaizeler Guedes Da Silva Afonso" w:date="2026-07-27T16:55:00Z" w16du:dateUtc="2026-07-27T15:55:00Z">
            <w:rPr>
              <w:rFonts w:ascii="Arial" w:hAnsi="Arial" w:cs="Arial"/>
              <w:sz w:val="20"/>
              <w:szCs w:val="20"/>
            </w:rPr>
          </w:rPrChange>
        </w:rPr>
        <w:t xml:space="preserve">. </w:t>
      </w:r>
      <w:r w:rsidR="003548F7" w:rsidRPr="00B475D4">
        <w:rPr>
          <w:rFonts w:ascii="Arial" w:hAnsi="Arial" w:cs="Arial"/>
          <w:sz w:val="20"/>
          <w:szCs w:val="20"/>
          <w:lang w:val="en-GB"/>
          <w:rPrChange w:id="9023" w:author="Alexandre Miguel Kaizeler Guedes Da Silva Afonso" w:date="2026-07-27T16:55:00Z" w16du:dateUtc="2026-07-27T15:55:00Z">
            <w:rPr>
              <w:rFonts w:ascii="Arial" w:hAnsi="Arial" w:cs="Arial"/>
              <w:sz w:val="20"/>
              <w:szCs w:val="20"/>
            </w:rPr>
          </w:rPrChange>
        </w:rPr>
        <w:t xml:space="preserve">The </w:t>
      </w:r>
      <w:r w:rsidRPr="00B475D4">
        <w:rPr>
          <w:rFonts w:ascii="Arial" w:hAnsi="Arial" w:cs="Arial"/>
          <w:color w:val="000000" w:themeColor="text1"/>
          <w:sz w:val="20"/>
          <w:szCs w:val="20"/>
          <w:lang w:val="en-GB"/>
          <w:rPrChange w:id="9024" w:author="Alexandre Miguel Kaizeler Guedes Da Silva Afonso" w:date="2026-07-27T16:55:00Z" w16du:dateUtc="2026-07-27T15:55:00Z">
            <w:rPr>
              <w:rFonts w:ascii="Arial" w:hAnsi="Arial" w:cs="Arial"/>
              <w:color w:val="000000" w:themeColor="text1"/>
              <w:sz w:val="20"/>
              <w:szCs w:val="20"/>
            </w:rPr>
          </w:rPrChange>
        </w:rPr>
        <w:t xml:space="preserve">SG purification method of each study is given </w:t>
      </w:r>
      <w:r w:rsidR="003548F7" w:rsidRPr="00B475D4">
        <w:rPr>
          <w:rFonts w:ascii="Arial" w:hAnsi="Arial" w:cs="Arial"/>
          <w:color w:val="000000" w:themeColor="text1"/>
          <w:sz w:val="20"/>
          <w:szCs w:val="20"/>
          <w:lang w:val="en-GB"/>
          <w:rPrChange w:id="9025" w:author="Alexandre Miguel Kaizeler Guedes Da Silva Afonso" w:date="2026-07-27T16:55:00Z" w16du:dateUtc="2026-07-27T15:55:00Z">
            <w:rPr>
              <w:rFonts w:ascii="Arial" w:hAnsi="Arial" w:cs="Arial"/>
              <w:color w:val="000000" w:themeColor="text1"/>
              <w:sz w:val="20"/>
              <w:szCs w:val="20"/>
            </w:rPr>
          </w:rPrChange>
        </w:rPr>
        <w:t xml:space="preserve">by the color </w:t>
      </w:r>
      <w:r w:rsidRPr="00B475D4">
        <w:rPr>
          <w:rFonts w:ascii="Arial" w:hAnsi="Arial" w:cs="Arial"/>
          <w:color w:val="000000" w:themeColor="text1"/>
          <w:sz w:val="20"/>
          <w:szCs w:val="20"/>
          <w:lang w:val="en-GB"/>
          <w:rPrChange w:id="9026" w:author="Alexandre Miguel Kaizeler Guedes Da Silva Afonso" w:date="2026-07-27T16:55:00Z" w16du:dateUtc="2026-07-27T15:55:00Z">
            <w:rPr>
              <w:rFonts w:ascii="Arial" w:hAnsi="Arial" w:cs="Arial"/>
              <w:color w:val="000000" w:themeColor="text1"/>
              <w:sz w:val="20"/>
              <w:szCs w:val="20"/>
            </w:rPr>
          </w:rPrChange>
        </w:rPr>
        <w:t>below the heatmap</w:t>
      </w:r>
      <w:r w:rsidR="003548F7" w:rsidRPr="00B475D4">
        <w:rPr>
          <w:rFonts w:ascii="Arial" w:hAnsi="Arial" w:cs="Arial"/>
          <w:color w:val="000000" w:themeColor="text1"/>
          <w:sz w:val="20"/>
          <w:szCs w:val="20"/>
          <w:lang w:val="en-GB"/>
          <w:rPrChange w:id="9027" w:author="Alexandre Miguel Kaizeler Guedes Da Silva Afonso" w:date="2026-07-27T16:55:00Z" w16du:dateUtc="2026-07-27T15:55:00Z">
            <w:rPr>
              <w:rFonts w:ascii="Arial" w:hAnsi="Arial" w:cs="Arial"/>
              <w:color w:val="000000" w:themeColor="text1"/>
              <w:sz w:val="20"/>
              <w:szCs w:val="20"/>
            </w:rPr>
          </w:rPrChange>
        </w:rPr>
        <w:t>.</w:t>
      </w:r>
      <w:r w:rsidRPr="00B475D4">
        <w:rPr>
          <w:rFonts w:ascii="Arial" w:hAnsi="Arial" w:cs="Arial"/>
          <w:sz w:val="20"/>
          <w:szCs w:val="20"/>
          <w:lang w:val="en-GB"/>
          <w:rPrChange w:id="9028" w:author="Alexandre Miguel Kaizeler Guedes Da Silva Afonso" w:date="2026-07-27T16:55:00Z" w16du:dateUtc="2026-07-27T15:55:00Z">
            <w:rPr>
              <w:rFonts w:ascii="Arial" w:hAnsi="Arial" w:cs="Arial"/>
              <w:sz w:val="20"/>
              <w:szCs w:val="20"/>
            </w:rPr>
          </w:rPrChange>
        </w:rPr>
        <w:t xml:space="preserve"> (B) </w:t>
      </w:r>
      <w:r w:rsidRPr="00B475D4">
        <w:rPr>
          <w:rFonts w:ascii="Arial" w:hAnsi="Arial" w:cs="Arial"/>
          <w:color w:val="000000" w:themeColor="text1"/>
          <w:sz w:val="20"/>
          <w:szCs w:val="20"/>
          <w:lang w:val="en-GB"/>
          <w:rPrChange w:id="9029" w:author="Alexandre Miguel Kaizeler Guedes Da Silva Afonso" w:date="2026-07-27T16:55:00Z" w16du:dateUtc="2026-07-27T15:55:00Z">
            <w:rPr>
              <w:rFonts w:ascii="Arial" w:hAnsi="Arial" w:cs="Arial"/>
              <w:color w:val="000000" w:themeColor="text1"/>
              <w:sz w:val="20"/>
              <w:szCs w:val="20"/>
            </w:rPr>
          </w:rPrChange>
        </w:rPr>
        <w:t xml:space="preserve"> GSEA NES of Hallmark gene sets, </w:t>
      </w:r>
      <w:r w:rsidR="003028A5" w:rsidRPr="00B475D4">
        <w:rPr>
          <w:rFonts w:ascii="Arial" w:hAnsi="Arial" w:cs="Arial"/>
          <w:sz w:val="20"/>
          <w:szCs w:val="20"/>
          <w:lang w:val="en-GB"/>
          <w:rPrChange w:id="9030" w:author="Alexandre Miguel Kaizeler Guedes Da Silva Afonso" w:date="2026-07-27T16:55:00Z" w16du:dateUtc="2026-07-27T15:55:00Z">
            <w:rPr>
              <w:rFonts w:ascii="Arial" w:hAnsi="Arial" w:cs="Arial"/>
              <w:sz w:val="20"/>
              <w:szCs w:val="20"/>
            </w:rPr>
          </w:rPrChange>
        </w:rPr>
        <w:t>with genes ranked by t-statistics of differential expression</w:t>
      </w:r>
      <w:r w:rsidRPr="00B475D4">
        <w:rPr>
          <w:rFonts w:ascii="Arial" w:hAnsi="Arial" w:cs="Arial"/>
          <w:color w:val="000000" w:themeColor="text1"/>
          <w:sz w:val="20"/>
          <w:szCs w:val="20"/>
          <w:lang w:val="en-GB"/>
          <w:rPrChange w:id="9031" w:author="Alexandre Miguel Kaizeler Guedes Da Silva Afonso" w:date="2026-07-27T16:55:00Z" w16du:dateUtc="2026-07-27T15:55:00Z">
            <w:rPr>
              <w:rFonts w:ascii="Arial" w:hAnsi="Arial" w:cs="Arial"/>
              <w:color w:val="000000" w:themeColor="text1"/>
              <w:sz w:val="20"/>
              <w:szCs w:val="20"/>
            </w:rPr>
          </w:rPrChange>
        </w:rPr>
        <w:t>,</w:t>
      </w:r>
      <w:r w:rsidR="00763F13" w:rsidRPr="00B475D4">
        <w:rPr>
          <w:rFonts w:ascii="Arial" w:hAnsi="Arial" w:cs="Arial"/>
          <w:color w:val="000000" w:themeColor="text1"/>
          <w:sz w:val="20"/>
          <w:szCs w:val="20"/>
          <w:lang w:val="en-GB"/>
          <w:rPrChange w:id="9032" w:author="Alexandre Miguel Kaizeler Guedes Da Silva Afonso" w:date="2026-07-27T16:55:00Z" w16du:dateUtc="2026-07-27T15:55:00Z">
            <w:rPr>
              <w:rFonts w:ascii="Arial" w:hAnsi="Arial" w:cs="Arial"/>
              <w:color w:val="000000" w:themeColor="text1"/>
              <w:sz w:val="20"/>
              <w:szCs w:val="20"/>
            </w:rPr>
          </w:rPrChange>
        </w:rPr>
        <w:t xml:space="preserve"> of the SG-</w:t>
      </w:r>
      <w:r w:rsidR="00BB1967" w:rsidRPr="00B475D4">
        <w:rPr>
          <w:rFonts w:ascii="Arial" w:hAnsi="Arial" w:cs="Arial"/>
          <w:color w:val="000000" w:themeColor="text1"/>
          <w:sz w:val="20"/>
          <w:szCs w:val="20"/>
          <w:lang w:val="en-GB"/>
          <w:rPrChange w:id="9033" w:author="Alexandre Miguel Kaizeler Guedes Da Silva Afonso" w:date="2026-07-27T16:55:00Z" w16du:dateUtc="2026-07-27T15:55:00Z">
            <w:rPr>
              <w:rFonts w:ascii="Arial" w:hAnsi="Arial" w:cs="Arial"/>
              <w:color w:val="000000" w:themeColor="text1"/>
              <w:sz w:val="20"/>
              <w:szCs w:val="20"/>
            </w:rPr>
          </w:rPrChange>
        </w:rPr>
        <w:t>specific signal</w:t>
      </w:r>
      <w:r w:rsidR="00763F13" w:rsidRPr="00B475D4">
        <w:rPr>
          <w:rFonts w:ascii="Arial" w:hAnsi="Arial" w:cs="Arial"/>
          <w:color w:val="000000" w:themeColor="text1"/>
          <w:sz w:val="20"/>
          <w:szCs w:val="20"/>
          <w:lang w:val="en-GB"/>
          <w:rPrChange w:id="9034" w:author="Alexandre Miguel Kaizeler Guedes Da Silva Afonso" w:date="2026-07-27T16:55:00Z" w16du:dateUtc="2026-07-27T15:55:00Z">
            <w:rPr>
              <w:rFonts w:ascii="Arial" w:hAnsi="Arial" w:cs="Arial"/>
              <w:color w:val="000000" w:themeColor="text1"/>
              <w:sz w:val="20"/>
              <w:szCs w:val="20"/>
            </w:rPr>
          </w:rPrChange>
        </w:rPr>
        <w:t xml:space="preserve"> (</w:t>
      </w:r>
      <w:r w:rsidR="00763F13" w:rsidRPr="00B475D4">
        <w:rPr>
          <w:rFonts w:ascii="Arial" w:hAnsi="Arial" w:cs="Arial"/>
          <w:i/>
          <w:iCs/>
          <w:color w:val="000000" w:themeColor="text1"/>
          <w:sz w:val="20"/>
          <w:szCs w:val="20"/>
          <w:lang w:val="en-GB"/>
          <w:rPrChange w:id="9035" w:author="Alexandre Miguel Kaizeler Guedes Da Silva Afonso" w:date="2026-07-27T16:55:00Z" w16du:dateUtc="2026-07-27T15:55:00Z">
            <w:rPr>
              <w:rFonts w:ascii="Arial" w:hAnsi="Arial" w:cs="Arial"/>
              <w:i/>
              <w:iCs/>
              <w:color w:val="000000" w:themeColor="text1"/>
              <w:sz w:val="20"/>
              <w:szCs w:val="20"/>
            </w:rPr>
          </w:rPrChange>
        </w:rPr>
        <w:t>i.e.</w:t>
      </w:r>
      <w:r w:rsidR="00763F13" w:rsidRPr="00B475D4">
        <w:rPr>
          <w:rFonts w:ascii="Arial" w:hAnsi="Arial" w:cs="Arial"/>
          <w:color w:val="000000" w:themeColor="text1"/>
          <w:sz w:val="20"/>
          <w:szCs w:val="20"/>
          <w:lang w:val="en-GB"/>
          <w:rPrChange w:id="9036" w:author="Alexandre Miguel Kaizeler Guedes Da Silva Afonso" w:date="2026-07-27T16:55:00Z" w16du:dateUtc="2026-07-27T15:55:00Z">
            <w:rPr>
              <w:rFonts w:ascii="Arial" w:hAnsi="Arial" w:cs="Arial"/>
              <w:color w:val="000000" w:themeColor="text1"/>
              <w:sz w:val="20"/>
              <w:szCs w:val="20"/>
            </w:rPr>
          </w:rPrChange>
        </w:rPr>
        <w:t xml:space="preserve">, what changes </w:t>
      </w:r>
      <w:r w:rsidR="00BB1967" w:rsidRPr="00B475D4">
        <w:rPr>
          <w:rFonts w:ascii="Arial" w:hAnsi="Arial" w:cs="Arial"/>
          <w:color w:val="000000" w:themeColor="text1"/>
          <w:sz w:val="20"/>
          <w:szCs w:val="20"/>
          <w:lang w:val="en-GB"/>
          <w:rPrChange w:id="9037" w:author="Alexandre Miguel Kaizeler Guedes Da Silva Afonso" w:date="2026-07-27T16:55:00Z" w16du:dateUtc="2026-07-27T15:55:00Z">
            <w:rPr>
              <w:rFonts w:ascii="Arial" w:hAnsi="Arial" w:cs="Arial"/>
              <w:color w:val="000000" w:themeColor="text1"/>
              <w:sz w:val="20"/>
              <w:szCs w:val="20"/>
            </w:rPr>
          </w:rPrChange>
        </w:rPr>
        <w:t>i</w:t>
      </w:r>
      <w:r w:rsidR="00763F13" w:rsidRPr="00B475D4">
        <w:rPr>
          <w:rFonts w:ascii="Arial" w:hAnsi="Arial" w:cs="Arial"/>
          <w:color w:val="000000" w:themeColor="text1"/>
          <w:sz w:val="20"/>
          <w:szCs w:val="20"/>
          <w:lang w:val="en-GB"/>
          <w:rPrChange w:id="9038" w:author="Alexandre Miguel Kaizeler Guedes Da Silva Afonso" w:date="2026-07-27T16:55:00Z" w16du:dateUtc="2026-07-27T15:55:00Z">
            <w:rPr>
              <w:rFonts w:ascii="Arial" w:hAnsi="Arial" w:cs="Arial"/>
              <w:color w:val="000000" w:themeColor="text1"/>
              <w:sz w:val="20"/>
              <w:szCs w:val="20"/>
            </w:rPr>
          </w:rPrChange>
        </w:rPr>
        <w:t xml:space="preserve">n </w:t>
      </w:r>
      <w:r w:rsidR="00BB1967" w:rsidRPr="00B475D4">
        <w:rPr>
          <w:rFonts w:ascii="Arial" w:hAnsi="Arial" w:cs="Arial"/>
          <w:color w:val="000000" w:themeColor="text1"/>
          <w:sz w:val="20"/>
          <w:szCs w:val="20"/>
          <w:lang w:val="en-GB"/>
          <w:rPrChange w:id="9039" w:author="Alexandre Miguel Kaizeler Guedes Da Silva Afonso" w:date="2026-07-27T16:55:00Z" w16du:dateUtc="2026-07-27T15:55:00Z">
            <w:rPr>
              <w:rFonts w:ascii="Arial" w:hAnsi="Arial" w:cs="Arial"/>
              <w:color w:val="000000" w:themeColor="text1"/>
              <w:sz w:val="20"/>
              <w:szCs w:val="20"/>
            </w:rPr>
          </w:rPrChange>
        </w:rPr>
        <w:t>the</w:t>
      </w:r>
      <w:r w:rsidR="00763F13" w:rsidRPr="00B475D4">
        <w:rPr>
          <w:rFonts w:ascii="Arial" w:hAnsi="Arial" w:cs="Arial"/>
          <w:color w:val="000000" w:themeColor="text1"/>
          <w:sz w:val="20"/>
          <w:szCs w:val="20"/>
          <w:lang w:val="en-GB"/>
          <w:rPrChange w:id="9040" w:author="Alexandre Miguel Kaizeler Guedes Da Silva Afonso" w:date="2026-07-27T16:55:00Z" w16du:dateUtc="2026-07-27T15:55:00Z">
            <w:rPr>
              <w:rFonts w:ascii="Arial" w:hAnsi="Arial" w:cs="Arial"/>
              <w:color w:val="000000" w:themeColor="text1"/>
              <w:sz w:val="20"/>
              <w:szCs w:val="20"/>
            </w:rPr>
          </w:rPrChange>
        </w:rPr>
        <w:t xml:space="preserve"> cell</w:t>
      </w:r>
      <w:r w:rsidR="00BB1967" w:rsidRPr="00B475D4">
        <w:rPr>
          <w:rFonts w:ascii="Arial" w:hAnsi="Arial" w:cs="Arial"/>
          <w:color w:val="000000" w:themeColor="text1"/>
          <w:sz w:val="20"/>
          <w:szCs w:val="20"/>
          <w:lang w:val="en-GB"/>
          <w:rPrChange w:id="9041" w:author="Alexandre Miguel Kaizeler Guedes Da Silva Afonso" w:date="2026-07-27T16:55:00Z" w16du:dateUtc="2026-07-27T15:55:00Z">
            <w:rPr>
              <w:rFonts w:ascii="Arial" w:hAnsi="Arial" w:cs="Arial"/>
              <w:color w:val="000000" w:themeColor="text1"/>
              <w:sz w:val="20"/>
              <w:szCs w:val="20"/>
            </w:rPr>
          </w:rPrChange>
        </w:rPr>
        <w:t>s’ gene expression</w:t>
      </w:r>
      <w:r w:rsidR="00763F13" w:rsidRPr="00B475D4">
        <w:rPr>
          <w:rFonts w:ascii="Arial" w:hAnsi="Arial" w:cs="Arial"/>
          <w:color w:val="000000" w:themeColor="text1"/>
          <w:sz w:val="20"/>
          <w:szCs w:val="20"/>
          <w:lang w:val="en-GB"/>
          <w:rPrChange w:id="9042" w:author="Alexandre Miguel Kaizeler Guedes Da Silva Afonso" w:date="2026-07-27T16:55:00Z" w16du:dateUtc="2026-07-27T15:55:00Z">
            <w:rPr>
              <w:rFonts w:ascii="Arial" w:hAnsi="Arial" w:cs="Arial"/>
              <w:color w:val="000000" w:themeColor="text1"/>
              <w:sz w:val="20"/>
              <w:szCs w:val="20"/>
            </w:rPr>
          </w:rPrChange>
        </w:rPr>
        <w:t xml:space="preserve"> upon SG assembly)</w:t>
      </w:r>
      <w:r w:rsidR="001E6AFF" w:rsidRPr="00B475D4">
        <w:rPr>
          <w:rFonts w:ascii="Arial" w:hAnsi="Arial" w:cs="Arial"/>
          <w:sz w:val="20"/>
          <w:szCs w:val="20"/>
          <w:lang w:val="en-GB"/>
          <w:rPrChange w:id="9043" w:author="Alexandre Miguel Kaizeler Guedes Da Silva Afonso" w:date="2026-07-27T16:55:00Z" w16du:dateUtc="2026-07-27T15:55:00Z">
            <w:rPr>
              <w:rFonts w:ascii="Arial" w:hAnsi="Arial" w:cs="Arial"/>
              <w:sz w:val="20"/>
              <w:szCs w:val="20"/>
            </w:rPr>
          </w:rPrChange>
        </w:rPr>
        <w:fldChar w:fldCharType="begin"/>
      </w:r>
      <w:r w:rsidR="00C37375" w:rsidRPr="00B475D4">
        <w:rPr>
          <w:rFonts w:ascii="Arial" w:hAnsi="Arial" w:cs="Arial"/>
          <w:sz w:val="20"/>
          <w:szCs w:val="20"/>
          <w:lang w:val="en-GB"/>
          <w:rPrChange w:id="9044" w:author="Alexandre Miguel Kaizeler Guedes Da Silva Afonso" w:date="2026-07-27T16:55:00Z" w16du:dateUtc="2026-07-27T15:55:00Z">
            <w:rPr>
              <w:rFonts w:ascii="Arial" w:hAnsi="Arial" w:cs="Arial"/>
              <w:sz w:val="20"/>
              <w:szCs w:val="20"/>
            </w:rPr>
          </w:rPrChange>
        </w:rPr>
        <w:instrText xml:space="preserve"> ADDIN ZOTERO_ITEM CSL_CITATION {"citationID":"Usz8wewH","properties":{"formattedCitation":"\\super 7,40,49\\nosupersub{}","plainCitation":"7,40,49","noteIndex":0},"citationItems":[{"id":"jCcWpdK2/HrDB2KSB","uris":["http://zotero.org/users/local/1p9EH8ax/items/BR3BXXDM"],"itemData":{"id":"3kMMCi5j/uqI7xV1z","type":"article-journal","container-title":"Molecular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jCcWpdK2/CSLUVvg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S."},{"family":"Parker","given":"Roy"}],"issued":{"date-parts":[["2019",12,1]]}}},{"id":"jCcWpdK2/gtr3E7QR","uris":["http://zotero.org/users/local/1p9EH8ax/items/JRJEKK4Q"],"itemData":{"id":"3kMMCi5j/bmm8KRav","type":"article-journal","abstract":"Stress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001E6AFF" w:rsidRPr="00B475D4">
        <w:rPr>
          <w:rFonts w:ascii="Arial" w:hAnsi="Arial" w:cs="Arial"/>
          <w:sz w:val="20"/>
          <w:szCs w:val="20"/>
          <w:lang w:val="en-GB"/>
          <w:rPrChange w:id="9045" w:author="Alexandre Miguel Kaizeler Guedes Da Silva Afonso" w:date="2026-07-27T16:55:00Z" w16du:dateUtc="2026-07-27T15:55:00Z">
            <w:rPr>
              <w:rFonts w:ascii="Arial" w:hAnsi="Arial" w:cs="Arial"/>
              <w:sz w:val="20"/>
              <w:szCs w:val="20"/>
            </w:rPr>
          </w:rPrChange>
        </w:rPr>
        <w:fldChar w:fldCharType="separate"/>
      </w:r>
      <w:r w:rsidR="005647F6" w:rsidRPr="00B475D4">
        <w:rPr>
          <w:rFonts w:ascii="Arial" w:hAnsi="Arial" w:cs="Arial"/>
          <w:kern w:val="0"/>
          <w:sz w:val="20"/>
          <w:vertAlign w:val="superscript"/>
          <w:lang w:val="en-GB"/>
          <w:rPrChange w:id="9046" w:author="Alexandre Miguel Kaizeler Guedes Da Silva Afonso" w:date="2026-07-27T16:55:00Z" w16du:dateUtc="2026-07-27T15:55:00Z">
            <w:rPr>
              <w:rFonts w:ascii="Arial" w:hAnsi="Arial" w:cs="Arial"/>
              <w:kern w:val="0"/>
              <w:sz w:val="20"/>
              <w:vertAlign w:val="superscript"/>
            </w:rPr>
          </w:rPrChange>
        </w:rPr>
        <w:t>7,40,49</w:t>
      </w:r>
      <w:r w:rsidR="001E6AFF" w:rsidRPr="00B475D4">
        <w:rPr>
          <w:rFonts w:ascii="Arial" w:hAnsi="Arial" w:cs="Arial"/>
          <w:sz w:val="20"/>
          <w:szCs w:val="20"/>
          <w:lang w:val="en-GB"/>
          <w:rPrChange w:id="9047" w:author="Alexandre Miguel Kaizeler Guedes Da Silva Afonso" w:date="2026-07-27T16:55:00Z" w16du:dateUtc="2026-07-27T15:55:00Z">
            <w:rPr>
              <w:rFonts w:ascii="Arial" w:hAnsi="Arial" w:cs="Arial"/>
              <w:sz w:val="20"/>
              <w:szCs w:val="20"/>
            </w:rPr>
          </w:rPrChange>
        </w:rPr>
        <w:fldChar w:fldCharType="end"/>
      </w:r>
      <w:r w:rsidR="00763F13" w:rsidRPr="00B475D4">
        <w:rPr>
          <w:rFonts w:ascii="Arial" w:hAnsi="Arial" w:cs="Arial"/>
          <w:sz w:val="20"/>
          <w:szCs w:val="20"/>
          <w:lang w:val="en-GB"/>
          <w:rPrChange w:id="9048" w:author="Alexandre Miguel Kaizeler Guedes Da Silva Afonso" w:date="2026-07-27T16:55:00Z" w16du:dateUtc="2026-07-27T15:55:00Z">
            <w:rPr>
              <w:rFonts w:ascii="Arial" w:hAnsi="Arial" w:cs="Arial"/>
              <w:sz w:val="20"/>
              <w:szCs w:val="20"/>
            </w:rPr>
          </w:rPrChange>
        </w:rPr>
        <w:t>.</w:t>
      </w:r>
      <w:r w:rsidRPr="00B475D4">
        <w:rPr>
          <w:rFonts w:ascii="Arial" w:hAnsi="Arial" w:cs="Arial"/>
          <w:sz w:val="20"/>
          <w:szCs w:val="20"/>
          <w:lang w:val="en-GB"/>
          <w:rPrChange w:id="9049" w:author="Alexandre Miguel Kaizeler Guedes Da Silva Afonso" w:date="2026-07-27T16:55:00Z" w16du:dateUtc="2026-07-27T15:55:00Z">
            <w:rPr>
              <w:rFonts w:ascii="Arial" w:hAnsi="Arial" w:cs="Arial"/>
              <w:sz w:val="20"/>
              <w:szCs w:val="20"/>
            </w:rPr>
          </w:rPrChange>
        </w:rPr>
        <w:t xml:space="preserve"> (C) Volcano plot of </w:t>
      </w:r>
      <w:r w:rsidR="00763F13" w:rsidRPr="00B475D4">
        <w:rPr>
          <w:rFonts w:ascii="Arial" w:hAnsi="Arial" w:cs="Arial"/>
          <w:sz w:val="20"/>
          <w:szCs w:val="20"/>
          <w:lang w:val="en-GB"/>
          <w:rPrChange w:id="9050" w:author="Alexandre Miguel Kaizeler Guedes Da Silva Afonso" w:date="2026-07-27T16:55:00Z" w16du:dateUtc="2026-07-27T15:55:00Z">
            <w:rPr>
              <w:rFonts w:ascii="Arial" w:hAnsi="Arial" w:cs="Arial"/>
              <w:sz w:val="20"/>
              <w:szCs w:val="20"/>
            </w:rPr>
          </w:rPrChange>
        </w:rPr>
        <w:t xml:space="preserve">DGE </w:t>
      </w:r>
      <w:r w:rsidRPr="00B475D4">
        <w:rPr>
          <w:rFonts w:ascii="Arial" w:hAnsi="Arial" w:cs="Arial"/>
          <w:sz w:val="20"/>
          <w:szCs w:val="20"/>
          <w:lang w:val="en-GB"/>
          <w:rPrChange w:id="9051" w:author="Alexandre Miguel Kaizeler Guedes Da Silva Afonso" w:date="2026-07-27T16:55:00Z" w16du:dateUtc="2026-07-27T15:55:00Z">
            <w:rPr>
              <w:rFonts w:ascii="Arial" w:hAnsi="Arial" w:cs="Arial"/>
              <w:sz w:val="20"/>
              <w:szCs w:val="20"/>
            </w:rPr>
          </w:rPrChange>
        </w:rPr>
        <w:t xml:space="preserve">(X-Axis </w:t>
      </w:r>
      <w:r w:rsidR="00BB1967" w:rsidRPr="00B475D4">
        <w:rPr>
          <w:rFonts w:ascii="Arial" w:hAnsi="Arial" w:cs="Arial"/>
          <w:sz w:val="20"/>
          <w:szCs w:val="20"/>
          <w:lang w:val="en-GB"/>
          <w:rPrChange w:id="9052" w:author="Alexandre Miguel Kaizeler Guedes Da Silva Afonso" w:date="2026-07-27T16:55:00Z" w16du:dateUtc="2026-07-27T15:55:00Z">
            <w:rPr>
              <w:rFonts w:ascii="Arial" w:hAnsi="Arial" w:cs="Arial"/>
              <w:sz w:val="20"/>
              <w:szCs w:val="20"/>
            </w:rPr>
          </w:rPrChange>
        </w:rPr>
        <w:t>–</w:t>
      </w:r>
      <w:r w:rsidRPr="00B475D4">
        <w:rPr>
          <w:rFonts w:ascii="Arial" w:hAnsi="Arial" w:cs="Arial"/>
          <w:sz w:val="20"/>
          <w:szCs w:val="20"/>
          <w:lang w:val="en-GB"/>
          <w:rPrChange w:id="9053" w:author="Alexandre Miguel Kaizeler Guedes Da Silva Afonso" w:date="2026-07-27T16:55:00Z" w16du:dateUtc="2026-07-27T15:55:00Z">
            <w:rPr>
              <w:rFonts w:ascii="Arial" w:hAnsi="Arial" w:cs="Arial"/>
              <w:sz w:val="20"/>
              <w:szCs w:val="20"/>
            </w:rPr>
          </w:rPrChange>
        </w:rPr>
        <w:t xml:space="preserve"> Log2 Fold-Change</w:t>
      </w:r>
      <w:r w:rsidR="00763F13" w:rsidRPr="00B475D4">
        <w:rPr>
          <w:rFonts w:ascii="Arial" w:hAnsi="Arial" w:cs="Arial"/>
          <w:sz w:val="20"/>
          <w:szCs w:val="20"/>
          <w:lang w:val="en-GB"/>
          <w:rPrChange w:id="9054" w:author="Alexandre Miguel Kaizeler Guedes Da Silva Afonso" w:date="2026-07-27T16:55:00Z" w16du:dateUtc="2026-07-27T15:55:00Z">
            <w:rPr>
              <w:rFonts w:ascii="Arial" w:hAnsi="Arial" w:cs="Arial"/>
              <w:sz w:val="20"/>
              <w:szCs w:val="20"/>
            </w:rPr>
          </w:rPrChange>
        </w:rPr>
        <w:t xml:space="preserve">; </w:t>
      </w:r>
      <w:r w:rsidRPr="00B475D4">
        <w:rPr>
          <w:rFonts w:ascii="Arial" w:hAnsi="Arial" w:cs="Arial"/>
          <w:sz w:val="20"/>
          <w:szCs w:val="20"/>
          <w:lang w:val="en-GB"/>
          <w:rPrChange w:id="9055" w:author="Alexandre Miguel Kaizeler Guedes Da Silva Afonso" w:date="2026-07-27T16:55:00Z" w16du:dateUtc="2026-07-27T15:55:00Z">
            <w:rPr>
              <w:rFonts w:ascii="Arial" w:hAnsi="Arial" w:cs="Arial"/>
              <w:sz w:val="20"/>
              <w:szCs w:val="20"/>
            </w:rPr>
          </w:rPrChange>
        </w:rPr>
        <w:t xml:space="preserve">Y-Axis – B-Statistic) </w:t>
      </w:r>
      <w:r w:rsidR="00763F13" w:rsidRPr="00B475D4">
        <w:rPr>
          <w:rFonts w:ascii="Arial" w:hAnsi="Arial" w:cs="Arial"/>
          <w:sz w:val="20"/>
          <w:szCs w:val="20"/>
          <w:lang w:val="en-GB"/>
          <w:rPrChange w:id="9056" w:author="Alexandre Miguel Kaizeler Guedes Da Silva Afonso" w:date="2026-07-27T16:55:00Z" w16du:dateUtc="2026-07-27T15:55:00Z">
            <w:rPr>
              <w:rFonts w:ascii="Arial" w:hAnsi="Arial" w:cs="Arial"/>
              <w:sz w:val="20"/>
              <w:szCs w:val="20"/>
            </w:rPr>
          </w:rPrChange>
        </w:rPr>
        <w:t>of the SG-</w:t>
      </w:r>
      <w:r w:rsidR="00BB1967" w:rsidRPr="00B475D4">
        <w:rPr>
          <w:rFonts w:ascii="Arial" w:hAnsi="Arial" w:cs="Arial"/>
          <w:sz w:val="20"/>
          <w:szCs w:val="20"/>
          <w:lang w:val="en-GB"/>
          <w:rPrChange w:id="9057" w:author="Alexandre Miguel Kaizeler Guedes Da Silva Afonso" w:date="2026-07-27T16:55:00Z" w16du:dateUtc="2026-07-27T15:55:00Z">
            <w:rPr>
              <w:rFonts w:ascii="Arial" w:hAnsi="Arial" w:cs="Arial"/>
              <w:sz w:val="20"/>
              <w:szCs w:val="20"/>
            </w:rPr>
          </w:rPrChange>
        </w:rPr>
        <w:t>specific signal</w:t>
      </w:r>
      <w:r w:rsidRPr="00B475D4">
        <w:rPr>
          <w:rFonts w:ascii="Arial" w:hAnsi="Arial" w:cs="Arial"/>
          <w:sz w:val="20"/>
          <w:szCs w:val="20"/>
          <w:lang w:val="en-GB"/>
          <w:rPrChange w:id="9058" w:author="Alexandre Miguel Kaizeler Guedes Da Silva Afonso" w:date="2026-07-27T16:55:00Z" w16du:dateUtc="2026-07-27T15:55:00Z">
            <w:rPr>
              <w:rFonts w:ascii="Arial" w:hAnsi="Arial" w:cs="Arial"/>
              <w:sz w:val="20"/>
              <w:szCs w:val="20"/>
            </w:rPr>
          </w:rPrChange>
        </w:rPr>
        <w:t xml:space="preserve">; transcripts as circles; </w:t>
      </w:r>
      <w:r w:rsidR="0074588C" w:rsidRPr="00B475D4">
        <w:rPr>
          <w:rFonts w:ascii="Arial" w:hAnsi="Arial" w:cs="Arial"/>
          <w:sz w:val="20"/>
          <w:szCs w:val="20"/>
          <w:lang w:val="en-GB"/>
          <w:rPrChange w:id="9059" w:author="Alexandre Miguel Kaizeler Guedes Da Silva Afonso" w:date="2026-07-27T16:55:00Z" w16du:dateUtc="2026-07-27T15:55:00Z">
            <w:rPr>
              <w:rFonts w:ascii="Arial" w:hAnsi="Arial" w:cs="Arial"/>
              <w:sz w:val="20"/>
              <w:szCs w:val="20"/>
            </w:rPr>
          </w:rPrChange>
        </w:rPr>
        <w:t>m</w:t>
      </w:r>
      <w:r w:rsidRPr="00B475D4">
        <w:rPr>
          <w:rFonts w:ascii="Arial" w:hAnsi="Arial" w:cs="Arial"/>
          <w:sz w:val="20"/>
          <w:szCs w:val="20"/>
          <w:lang w:val="en-GB"/>
          <w:rPrChange w:id="9060" w:author="Alexandre Miguel Kaizeler Guedes Da Silva Afonso" w:date="2026-07-27T16:55:00Z" w16du:dateUtc="2026-07-27T15:55:00Z">
            <w:rPr>
              <w:rFonts w:ascii="Arial" w:hAnsi="Arial" w:cs="Arial"/>
              <w:sz w:val="20"/>
              <w:szCs w:val="20"/>
            </w:rPr>
          </w:rPrChange>
        </w:rPr>
        <w:t>ost differentially expressed transcripts are colored red (if upregulated, log2FC&gt;1 with B-Statistic&gt;15), blue (if downregulated, log2FC&lt; -2 with B-Statistic&gt;15), or green (if mitochondrially encoded, log2FC&lt; -1)</w:t>
      </w:r>
      <w:r w:rsidR="00763F13" w:rsidRPr="00B475D4">
        <w:rPr>
          <w:rFonts w:ascii="Arial" w:hAnsi="Arial" w:cs="Arial"/>
          <w:sz w:val="20"/>
          <w:szCs w:val="20"/>
          <w:lang w:val="en-GB"/>
          <w:rPrChange w:id="9061" w:author="Alexandre Miguel Kaizeler Guedes Da Silva Afonso" w:date="2026-07-27T16:55:00Z" w16du:dateUtc="2026-07-27T15:55:00Z">
            <w:rPr>
              <w:rFonts w:ascii="Arial" w:hAnsi="Arial" w:cs="Arial"/>
              <w:sz w:val="20"/>
              <w:szCs w:val="20"/>
            </w:rPr>
          </w:rPrChange>
        </w:rPr>
        <w:t>.</w:t>
      </w:r>
      <w:r w:rsidRPr="00B475D4">
        <w:rPr>
          <w:rFonts w:ascii="Arial" w:hAnsi="Arial" w:cs="Arial"/>
          <w:sz w:val="20"/>
          <w:szCs w:val="20"/>
          <w:lang w:val="en-GB"/>
          <w:rPrChange w:id="9062" w:author="Alexandre Miguel Kaizeler Guedes Da Silva Afonso" w:date="2026-07-27T16:55:00Z" w16du:dateUtc="2026-07-27T15:55:00Z">
            <w:rPr>
              <w:rFonts w:ascii="Arial" w:hAnsi="Arial" w:cs="Arial"/>
              <w:sz w:val="20"/>
              <w:szCs w:val="20"/>
            </w:rPr>
          </w:rPrChange>
        </w:rPr>
        <w:t xml:space="preserve"> </w:t>
      </w:r>
    </w:p>
    <w:p w14:paraId="086A235C" w14:textId="77777777" w:rsidR="0074588C" w:rsidRPr="00B475D4" w:rsidRDefault="0074588C">
      <w:pPr>
        <w:rPr>
          <w:rFonts w:ascii="Arial" w:hAnsi="Arial" w:cs="Arial"/>
          <w:sz w:val="20"/>
          <w:szCs w:val="20"/>
          <w:lang w:val="en-GB"/>
          <w:rPrChange w:id="9063" w:author="Alexandre Miguel Kaizeler Guedes Da Silva Afonso" w:date="2026-07-27T16:55:00Z" w16du:dateUtc="2026-07-27T15:55:00Z">
            <w:rPr>
              <w:rFonts w:ascii="Arial" w:hAnsi="Arial" w:cs="Arial"/>
              <w:sz w:val="20"/>
              <w:szCs w:val="20"/>
            </w:rPr>
          </w:rPrChange>
        </w:rPr>
      </w:pPr>
      <w:r w:rsidRPr="00B475D4">
        <w:rPr>
          <w:rFonts w:ascii="Arial" w:hAnsi="Arial" w:cs="Arial"/>
          <w:sz w:val="20"/>
          <w:szCs w:val="20"/>
          <w:lang w:val="en-GB"/>
          <w:rPrChange w:id="9064" w:author="Alexandre Miguel Kaizeler Guedes Da Silva Afonso" w:date="2026-07-27T16:55:00Z" w16du:dateUtc="2026-07-27T15:55:00Z">
            <w:rPr>
              <w:rFonts w:ascii="Arial" w:hAnsi="Arial" w:cs="Arial"/>
              <w:sz w:val="20"/>
              <w:szCs w:val="20"/>
            </w:rPr>
          </w:rPrChange>
        </w:rPr>
        <w:br w:type="page"/>
      </w:r>
    </w:p>
    <w:p w14:paraId="0BA381F0" w14:textId="77777777" w:rsidR="00763F13" w:rsidRPr="00B475D4" w:rsidRDefault="00763F13" w:rsidP="003B38FB">
      <w:pPr>
        <w:jc w:val="both"/>
        <w:rPr>
          <w:rFonts w:ascii="Arial" w:hAnsi="Arial" w:cs="Arial"/>
          <w:sz w:val="20"/>
          <w:szCs w:val="20"/>
          <w:lang w:val="en-GB"/>
          <w:rPrChange w:id="9065" w:author="Alexandre Miguel Kaizeler Guedes Da Silva Afonso" w:date="2026-07-27T16:55:00Z" w16du:dateUtc="2026-07-27T15:55:00Z">
            <w:rPr>
              <w:rFonts w:ascii="Arial" w:hAnsi="Arial" w:cs="Arial"/>
              <w:sz w:val="20"/>
              <w:szCs w:val="20"/>
            </w:rPr>
          </w:rPrChange>
        </w:rPr>
      </w:pPr>
    </w:p>
    <w:p w14:paraId="5881355E" w14:textId="337E6005" w:rsidR="0058385B" w:rsidRPr="00B475D4" w:rsidRDefault="0058385B" w:rsidP="00673F43">
      <w:pPr>
        <w:jc w:val="both"/>
        <w:rPr>
          <w:rFonts w:ascii="Arial" w:hAnsi="Arial" w:cs="Arial"/>
          <w:sz w:val="20"/>
          <w:szCs w:val="20"/>
          <w:lang w:val="en-GB"/>
          <w:rPrChange w:id="9066" w:author="Alexandre Miguel Kaizeler Guedes Da Silva Afonso" w:date="2026-07-27T16:55:00Z" w16du:dateUtc="2026-07-27T15:55:00Z">
            <w:rPr>
              <w:rFonts w:ascii="Arial" w:hAnsi="Arial" w:cs="Arial"/>
              <w:sz w:val="20"/>
              <w:szCs w:val="20"/>
            </w:rPr>
          </w:rPrChange>
        </w:rPr>
      </w:pPr>
    </w:p>
    <w:p w14:paraId="59A884B6" w14:textId="34AD276C" w:rsidR="001D53C6" w:rsidRPr="00B475D4" w:rsidRDefault="008F2D06" w:rsidP="00673F43">
      <w:pPr>
        <w:jc w:val="both"/>
        <w:rPr>
          <w:rFonts w:ascii="Arial" w:hAnsi="Arial" w:cs="Arial"/>
          <w:b/>
          <w:bCs/>
          <w:sz w:val="20"/>
          <w:szCs w:val="20"/>
          <w:lang w:val="en-GB"/>
          <w:rPrChange w:id="9067" w:author="Alexandre Miguel Kaizeler Guedes Da Silva Afonso" w:date="2026-07-27T16:55:00Z" w16du:dateUtc="2026-07-27T15:55:00Z">
            <w:rPr>
              <w:rFonts w:ascii="Arial" w:hAnsi="Arial" w:cs="Arial"/>
              <w:b/>
              <w:bCs/>
              <w:sz w:val="20"/>
              <w:szCs w:val="20"/>
            </w:rPr>
          </w:rPrChange>
        </w:rPr>
      </w:pPr>
      <w:r w:rsidRPr="00B475D4">
        <w:rPr>
          <w:rFonts w:ascii="Arial" w:hAnsi="Arial" w:cs="Arial"/>
          <w:b/>
          <w:bCs/>
          <w:noProof/>
          <w:sz w:val="20"/>
          <w:szCs w:val="20"/>
          <w:lang w:val="en-GB"/>
          <w:rPrChange w:id="9068" w:author="Alexandre Miguel Kaizeler Guedes Da Silva Afonso" w:date="2026-07-27T16:55:00Z" w16du:dateUtc="2026-07-27T15:55:00Z">
            <w:rPr>
              <w:rFonts w:ascii="Arial" w:hAnsi="Arial" w:cs="Arial"/>
              <w:b/>
              <w:bCs/>
              <w:noProof/>
              <w:sz w:val="20"/>
              <w:szCs w:val="20"/>
            </w:rPr>
          </w:rPrChange>
        </w:rPr>
        <w:drawing>
          <wp:inline distT="0" distB="0" distL="0" distR="0" wp14:anchorId="62322A5F" wp14:editId="75151767">
            <wp:extent cx="5943600" cy="5502275"/>
            <wp:effectExtent l="0" t="0" r="0" b="3175"/>
            <wp:docPr id="130050895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08958" name="Imagem 1300508958"/>
                    <pic:cNvPicPr/>
                  </pic:nvPicPr>
                  <pic:blipFill>
                    <a:blip r:embed="rId18">
                      <a:extLst>
                        <a:ext uri="{28A0092B-C50C-407E-A947-70E740481C1C}">
                          <a14:useLocalDpi xmlns:a14="http://schemas.microsoft.com/office/drawing/2010/main" val="0"/>
                        </a:ext>
                      </a:extLst>
                    </a:blip>
                    <a:stretch>
                      <a:fillRect/>
                    </a:stretch>
                  </pic:blipFill>
                  <pic:spPr>
                    <a:xfrm>
                      <a:off x="0" y="0"/>
                      <a:ext cx="5943600" cy="5502275"/>
                    </a:xfrm>
                    <a:prstGeom prst="rect">
                      <a:avLst/>
                    </a:prstGeom>
                  </pic:spPr>
                </pic:pic>
              </a:graphicData>
            </a:graphic>
          </wp:inline>
        </w:drawing>
      </w:r>
    </w:p>
    <w:p w14:paraId="428A5CAF" w14:textId="3B672CDB" w:rsidR="002209E9" w:rsidRPr="00B475D4" w:rsidRDefault="001D53C6" w:rsidP="002209E9">
      <w:pPr>
        <w:jc w:val="both"/>
        <w:rPr>
          <w:rFonts w:ascii="Arial" w:hAnsi="Arial" w:cs="Arial"/>
          <w:sz w:val="20"/>
          <w:szCs w:val="20"/>
          <w:lang w:val="en-GB"/>
          <w:rPrChange w:id="9069" w:author="Alexandre Miguel Kaizeler Guedes Da Silva Afonso" w:date="2026-07-27T16:55:00Z" w16du:dateUtc="2026-07-27T15:55:00Z">
            <w:rPr>
              <w:rFonts w:ascii="Arial" w:hAnsi="Arial" w:cs="Arial"/>
              <w:sz w:val="20"/>
              <w:szCs w:val="20"/>
            </w:rPr>
          </w:rPrChange>
        </w:rPr>
      </w:pPr>
      <w:r w:rsidRPr="00B475D4">
        <w:rPr>
          <w:rFonts w:ascii="Arial" w:hAnsi="Arial" w:cs="Arial"/>
          <w:b/>
          <w:bCs/>
          <w:sz w:val="20"/>
          <w:szCs w:val="20"/>
          <w:lang w:val="en-GB"/>
          <w:rPrChange w:id="9070" w:author="Alexandre Miguel Kaizeler Guedes Da Silva Afonso" w:date="2026-07-27T16:55:00Z" w16du:dateUtc="2026-07-27T15:55:00Z">
            <w:rPr>
              <w:rFonts w:ascii="Arial" w:hAnsi="Arial" w:cs="Arial"/>
              <w:b/>
              <w:bCs/>
              <w:sz w:val="20"/>
              <w:szCs w:val="20"/>
            </w:rPr>
          </w:rPrChange>
        </w:rPr>
        <w:t xml:space="preserve">Figure </w:t>
      </w:r>
      <w:r w:rsidR="002147C1" w:rsidRPr="00B475D4">
        <w:rPr>
          <w:rFonts w:ascii="Arial" w:hAnsi="Arial" w:cs="Arial"/>
          <w:b/>
          <w:bCs/>
          <w:sz w:val="20"/>
          <w:szCs w:val="20"/>
          <w:lang w:val="en-GB"/>
          <w:rPrChange w:id="9071" w:author="Alexandre Miguel Kaizeler Guedes Da Silva Afonso" w:date="2026-07-27T16:55:00Z" w16du:dateUtc="2026-07-27T15:55:00Z">
            <w:rPr>
              <w:rFonts w:ascii="Arial" w:hAnsi="Arial" w:cs="Arial"/>
              <w:b/>
              <w:bCs/>
              <w:sz w:val="20"/>
              <w:szCs w:val="20"/>
            </w:rPr>
          </w:rPrChange>
        </w:rPr>
        <w:t>5</w:t>
      </w:r>
      <w:r w:rsidRPr="00B475D4">
        <w:rPr>
          <w:rFonts w:ascii="Arial" w:hAnsi="Arial" w:cs="Arial"/>
          <w:b/>
          <w:bCs/>
          <w:sz w:val="20"/>
          <w:szCs w:val="20"/>
          <w:lang w:val="en-GB"/>
          <w:rPrChange w:id="9072" w:author="Alexandre Miguel Kaizeler Guedes Da Silva Afonso" w:date="2026-07-27T16:55:00Z" w16du:dateUtc="2026-07-27T15:55:00Z">
            <w:rPr>
              <w:rFonts w:ascii="Arial" w:hAnsi="Arial" w:cs="Arial"/>
              <w:b/>
              <w:bCs/>
              <w:sz w:val="20"/>
              <w:szCs w:val="20"/>
            </w:rPr>
          </w:rPrChange>
        </w:rPr>
        <w:t xml:space="preserve">. Mechanistic model of mitochondrial dsRNA–SG axis in inflammation control. </w:t>
      </w:r>
      <w:r w:rsidRPr="00B475D4">
        <w:rPr>
          <w:rFonts w:ascii="Arial" w:hAnsi="Arial" w:cs="Arial"/>
          <w:sz w:val="20"/>
          <w:szCs w:val="20"/>
          <w:lang w:val="en-GB"/>
          <w:rPrChange w:id="9073" w:author="Alexandre Miguel Kaizeler Guedes Da Silva Afonso" w:date="2026-07-27T16:55:00Z" w16du:dateUtc="2026-07-27T15:55:00Z">
            <w:rPr>
              <w:rFonts w:ascii="Arial" w:hAnsi="Arial" w:cs="Arial"/>
              <w:sz w:val="20"/>
              <w:szCs w:val="20"/>
            </w:rPr>
          </w:rPrChange>
        </w:rPr>
        <w:t>(A)</w:t>
      </w:r>
      <w:r w:rsidRPr="00B475D4">
        <w:rPr>
          <w:rFonts w:ascii="Arial" w:hAnsi="Arial" w:cs="Arial"/>
          <w:b/>
          <w:bCs/>
          <w:sz w:val="20"/>
          <w:szCs w:val="20"/>
          <w:lang w:val="en-GB"/>
          <w:rPrChange w:id="9074" w:author="Alexandre Miguel Kaizeler Guedes Da Silva Afonso" w:date="2026-07-27T16:55:00Z" w16du:dateUtc="2026-07-27T15:55:00Z">
            <w:rPr>
              <w:rFonts w:ascii="Arial" w:hAnsi="Arial" w:cs="Arial"/>
              <w:b/>
              <w:bCs/>
              <w:sz w:val="20"/>
              <w:szCs w:val="20"/>
            </w:rPr>
          </w:rPrChange>
        </w:rPr>
        <w:t xml:space="preserve"> </w:t>
      </w:r>
      <w:r w:rsidRPr="00B475D4">
        <w:rPr>
          <w:rFonts w:ascii="Arial" w:hAnsi="Arial" w:cs="Arial"/>
          <w:sz w:val="20"/>
          <w:szCs w:val="20"/>
          <w:lang w:val="en-GB"/>
          <w:rPrChange w:id="9075" w:author="Alexandre Miguel Kaizeler Guedes Da Silva Afonso" w:date="2026-07-27T16:55:00Z" w16du:dateUtc="2026-07-27T15:55:00Z">
            <w:rPr>
              <w:rFonts w:ascii="Arial" w:hAnsi="Arial" w:cs="Arial"/>
              <w:sz w:val="20"/>
              <w:szCs w:val="20"/>
            </w:rPr>
          </w:rPrChange>
        </w:rPr>
        <w:t xml:space="preserve">Scatter plot of t-statistics of </w:t>
      </w:r>
      <w:r w:rsidR="002209E9" w:rsidRPr="00B475D4">
        <w:rPr>
          <w:rFonts w:ascii="Arial" w:hAnsi="Arial" w:cs="Arial"/>
          <w:sz w:val="20"/>
          <w:szCs w:val="20"/>
          <w:lang w:val="en-GB"/>
          <w:rPrChange w:id="9076" w:author="Alexandre Miguel Kaizeler Guedes Da Silva Afonso" w:date="2026-07-27T16:55:00Z" w16du:dateUtc="2026-07-27T15:55:00Z">
            <w:rPr>
              <w:rFonts w:ascii="Arial" w:hAnsi="Arial" w:cs="Arial"/>
              <w:sz w:val="20"/>
              <w:szCs w:val="20"/>
            </w:rPr>
          </w:rPrChange>
        </w:rPr>
        <w:t>DGE</w:t>
      </w:r>
      <w:r w:rsidRPr="00B475D4">
        <w:rPr>
          <w:rFonts w:ascii="Arial" w:hAnsi="Arial" w:cs="Arial"/>
          <w:sz w:val="20"/>
          <w:szCs w:val="20"/>
          <w:lang w:val="en-GB"/>
          <w:rPrChange w:id="9077" w:author="Alexandre Miguel Kaizeler Guedes Da Silva Afonso" w:date="2026-07-27T16:55:00Z" w16du:dateUtc="2026-07-27T15:55:00Z">
            <w:rPr>
              <w:rFonts w:ascii="Arial" w:hAnsi="Arial" w:cs="Arial"/>
              <w:sz w:val="20"/>
              <w:szCs w:val="20"/>
            </w:rPr>
          </w:rPrChange>
        </w:rPr>
        <w:t xml:space="preserve"> </w:t>
      </w:r>
      <w:r w:rsidR="00887252" w:rsidRPr="00B475D4">
        <w:rPr>
          <w:rFonts w:ascii="Arial" w:hAnsi="Arial" w:cs="Arial"/>
          <w:sz w:val="20"/>
          <w:szCs w:val="20"/>
          <w:lang w:val="en-GB"/>
          <w:rPrChange w:id="9078" w:author="Alexandre Miguel Kaizeler Guedes Da Silva Afonso" w:date="2026-07-27T16:55:00Z" w16du:dateUtc="2026-07-27T15:55:00Z">
            <w:rPr>
              <w:rFonts w:ascii="Arial" w:hAnsi="Arial" w:cs="Arial"/>
              <w:sz w:val="20"/>
              <w:szCs w:val="20"/>
            </w:rPr>
          </w:rPrChange>
        </w:rPr>
        <w:t xml:space="preserve">between </w:t>
      </w:r>
      <w:r w:rsidRPr="00B475D4">
        <w:rPr>
          <w:rFonts w:ascii="Arial" w:hAnsi="Arial" w:cs="Arial"/>
          <w:sz w:val="20"/>
          <w:szCs w:val="20"/>
          <w:lang w:val="en-GB"/>
          <w:rPrChange w:id="9079" w:author="Alexandre Miguel Kaizeler Guedes Da Silva Afonso" w:date="2026-07-27T16:55:00Z" w16du:dateUtc="2026-07-27T15:55:00Z">
            <w:rPr>
              <w:rFonts w:ascii="Arial" w:hAnsi="Arial" w:cs="Arial"/>
              <w:sz w:val="20"/>
              <w:szCs w:val="20"/>
            </w:rPr>
          </w:rPrChange>
        </w:rPr>
        <w:t>SG-bearing WC samples</w:t>
      </w:r>
      <w:r w:rsidR="002209E9" w:rsidRPr="00B475D4">
        <w:rPr>
          <w:rFonts w:ascii="Arial" w:hAnsi="Arial" w:cs="Arial"/>
          <w:sz w:val="20"/>
          <w:szCs w:val="20"/>
          <w:lang w:val="en-GB"/>
          <w:rPrChange w:id="9080" w:author="Alexandre Miguel Kaizeler Guedes Da Silva Afonso" w:date="2026-07-27T16:55:00Z" w16du:dateUtc="2026-07-27T15:55:00Z">
            <w:rPr>
              <w:rFonts w:ascii="Arial" w:hAnsi="Arial" w:cs="Arial"/>
              <w:sz w:val="20"/>
              <w:szCs w:val="20"/>
            </w:rPr>
          </w:rPrChange>
        </w:rPr>
        <w:t xml:space="preserve"> </w:t>
      </w:r>
      <w:r w:rsidR="002147C1" w:rsidRPr="00B475D4">
        <w:rPr>
          <w:rFonts w:ascii="Arial" w:hAnsi="Arial" w:cs="Arial"/>
          <w:sz w:val="20"/>
          <w:szCs w:val="20"/>
          <w:lang w:val="en-GB"/>
          <w:rPrChange w:id="9081" w:author="Alexandre Miguel Kaizeler Guedes Da Silva Afonso" w:date="2026-07-27T16:55:00Z" w16du:dateUtc="2026-07-27T15:55:00Z">
            <w:rPr>
              <w:rFonts w:ascii="Arial" w:hAnsi="Arial" w:cs="Arial"/>
              <w:sz w:val="20"/>
              <w:szCs w:val="20"/>
            </w:rPr>
          </w:rPrChange>
        </w:rPr>
        <w:t xml:space="preserve">and </w:t>
      </w:r>
      <w:r w:rsidR="002209E9" w:rsidRPr="00B475D4">
        <w:rPr>
          <w:rFonts w:ascii="Arial" w:hAnsi="Arial" w:cs="Arial"/>
          <w:sz w:val="20"/>
          <w:szCs w:val="20"/>
          <w:lang w:val="en-GB"/>
          <w:rPrChange w:id="9082" w:author="Alexandre Miguel Kaizeler Guedes Da Silva Afonso" w:date="2026-07-27T16:55:00Z" w16du:dateUtc="2026-07-27T15:55:00Z">
            <w:rPr>
              <w:rFonts w:ascii="Arial" w:hAnsi="Arial" w:cs="Arial"/>
              <w:sz w:val="20"/>
              <w:szCs w:val="20"/>
            </w:rPr>
          </w:rPrChange>
        </w:rPr>
        <w:t>their non-bearing counterparts</w:t>
      </w:r>
      <w:r w:rsidRPr="00B475D4">
        <w:rPr>
          <w:rFonts w:ascii="Arial" w:hAnsi="Arial" w:cs="Arial"/>
          <w:sz w:val="20"/>
          <w:szCs w:val="20"/>
          <w:lang w:val="en-GB"/>
          <w:rPrChange w:id="9083" w:author="Alexandre Miguel Kaizeler Guedes Da Silva Afonso" w:date="2026-07-27T16:55:00Z" w16du:dateUtc="2026-07-27T15:55:00Z">
            <w:rPr>
              <w:rFonts w:ascii="Arial" w:hAnsi="Arial" w:cs="Arial"/>
              <w:sz w:val="20"/>
              <w:szCs w:val="20"/>
            </w:rPr>
          </w:rPrChange>
        </w:rPr>
        <w:fldChar w:fldCharType="begin"/>
      </w:r>
      <w:r w:rsidR="00C37375" w:rsidRPr="00B475D4">
        <w:rPr>
          <w:rFonts w:ascii="Arial" w:hAnsi="Arial" w:cs="Arial"/>
          <w:sz w:val="20"/>
          <w:szCs w:val="20"/>
          <w:lang w:val="en-GB"/>
          <w:rPrChange w:id="9084" w:author="Alexandre Miguel Kaizeler Guedes Da Silva Afonso" w:date="2026-07-27T16:55:00Z" w16du:dateUtc="2026-07-27T15:55:00Z">
            <w:rPr>
              <w:rFonts w:ascii="Arial" w:hAnsi="Arial" w:cs="Arial"/>
              <w:sz w:val="20"/>
              <w:szCs w:val="20"/>
            </w:rPr>
          </w:rPrChange>
        </w:rPr>
        <w:instrText xml:space="preserve"> ADDIN ZOTERO_ITEM CSL_CITATION {"citationID":"R6mmTD52","properties":{"formattedCitation":"\\super 7,40,49\\nosupersub{}","plainCitation":"7,40,49","noteIndex":0},"citationItems":[{"id":"jCcWpdK2/HrDB2KSB","uris":["http://zotero.org/users/local/1p9EH8ax/items/BR3BXXDM"],"itemData":{"id":"3kMMCi5j/uqI7xV1z","type":"article-journal","container-title":"Molecular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jCcWpdK2/CSLUVvg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S."},{"family":"Parker","given":"Roy"}],"issued":{"date-parts":[["2019",12,1]]}}},{"id":"jCcWpdK2/gtr3E7QR","uris":["http://zotero.org/users/local/1p9EH8ax/items/JRJEKK4Q"],"itemData":{"id":"3kMMCi5j/bmm8KRav","type":"article-journal","abstract":"Stress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Pr="00B475D4">
        <w:rPr>
          <w:rFonts w:ascii="Arial" w:hAnsi="Arial" w:cs="Arial"/>
          <w:sz w:val="20"/>
          <w:szCs w:val="20"/>
          <w:lang w:val="en-GB"/>
          <w:rPrChange w:id="9085" w:author="Alexandre Miguel Kaizeler Guedes Da Silva Afonso" w:date="2026-07-27T16:55:00Z" w16du:dateUtc="2026-07-27T15:55:00Z">
            <w:rPr>
              <w:rFonts w:ascii="Arial" w:hAnsi="Arial" w:cs="Arial"/>
              <w:sz w:val="20"/>
              <w:szCs w:val="20"/>
            </w:rPr>
          </w:rPrChange>
        </w:rPr>
        <w:fldChar w:fldCharType="separate"/>
      </w:r>
      <w:r w:rsidR="005647F6" w:rsidRPr="00B475D4">
        <w:rPr>
          <w:rFonts w:ascii="Arial" w:hAnsi="Arial" w:cs="Arial"/>
          <w:kern w:val="0"/>
          <w:sz w:val="20"/>
          <w:vertAlign w:val="superscript"/>
          <w:lang w:val="en-GB"/>
          <w:rPrChange w:id="9086" w:author="Alexandre Miguel Kaizeler Guedes Da Silva Afonso" w:date="2026-07-27T16:55:00Z" w16du:dateUtc="2026-07-27T15:55:00Z">
            <w:rPr>
              <w:rFonts w:ascii="Arial" w:hAnsi="Arial" w:cs="Arial"/>
              <w:kern w:val="0"/>
              <w:sz w:val="20"/>
              <w:vertAlign w:val="superscript"/>
            </w:rPr>
          </w:rPrChange>
        </w:rPr>
        <w:t>7,40,49</w:t>
      </w:r>
      <w:r w:rsidRPr="00B475D4">
        <w:rPr>
          <w:rFonts w:ascii="Arial" w:hAnsi="Arial" w:cs="Arial"/>
          <w:sz w:val="20"/>
          <w:szCs w:val="20"/>
          <w:lang w:val="en-GB"/>
          <w:rPrChange w:id="9087" w:author="Alexandre Miguel Kaizeler Guedes Da Silva Afonso" w:date="2026-07-27T16:55:00Z" w16du:dateUtc="2026-07-27T15:55:00Z">
            <w:rPr>
              <w:rFonts w:ascii="Arial" w:hAnsi="Arial" w:cs="Arial"/>
              <w:sz w:val="20"/>
              <w:szCs w:val="20"/>
            </w:rPr>
          </w:rPrChange>
        </w:rPr>
        <w:fldChar w:fldCharType="end"/>
      </w:r>
      <w:r w:rsidRPr="00B475D4">
        <w:rPr>
          <w:rFonts w:ascii="Arial" w:hAnsi="Arial" w:cs="Arial"/>
          <w:sz w:val="20"/>
          <w:szCs w:val="20"/>
          <w:lang w:val="en-GB"/>
          <w:rPrChange w:id="9088" w:author="Alexandre Miguel Kaizeler Guedes Da Silva Afonso" w:date="2026-07-27T16:55:00Z" w16du:dateUtc="2026-07-27T15:55:00Z">
            <w:rPr>
              <w:rFonts w:ascii="Arial" w:hAnsi="Arial" w:cs="Arial"/>
              <w:sz w:val="20"/>
              <w:szCs w:val="20"/>
            </w:rPr>
          </w:rPrChange>
        </w:rPr>
        <w:t xml:space="preserve"> (X-Axis</w:t>
      </w:r>
      <w:r w:rsidR="002209E9" w:rsidRPr="00B475D4">
        <w:rPr>
          <w:rFonts w:ascii="Arial" w:hAnsi="Arial" w:cs="Arial"/>
          <w:sz w:val="20"/>
          <w:szCs w:val="20"/>
          <w:lang w:val="en-GB"/>
          <w:rPrChange w:id="9089" w:author="Alexandre Miguel Kaizeler Guedes Da Silva Afonso" w:date="2026-07-27T16:55:00Z" w16du:dateUtc="2026-07-27T15:55:00Z">
            <w:rPr>
              <w:rFonts w:ascii="Arial" w:hAnsi="Arial" w:cs="Arial"/>
              <w:sz w:val="20"/>
              <w:szCs w:val="20"/>
            </w:rPr>
          </w:rPrChange>
        </w:rPr>
        <w:t>)</w:t>
      </w:r>
      <w:r w:rsidR="00E41D4F" w:rsidRPr="00B475D4">
        <w:rPr>
          <w:rFonts w:ascii="Arial" w:hAnsi="Arial" w:cs="Arial"/>
          <w:sz w:val="20"/>
          <w:szCs w:val="20"/>
          <w:lang w:val="en-GB"/>
          <w:rPrChange w:id="9090" w:author="Alexandre Miguel Kaizeler Guedes Da Silva Afonso" w:date="2026-07-27T16:55:00Z" w16du:dateUtc="2026-07-27T15:55:00Z">
            <w:rPr>
              <w:rFonts w:ascii="Arial" w:hAnsi="Arial" w:cs="Arial"/>
              <w:sz w:val="20"/>
              <w:szCs w:val="20"/>
            </w:rPr>
          </w:rPrChange>
        </w:rPr>
        <w:t>,</w:t>
      </w:r>
      <w:r w:rsidR="002209E9" w:rsidRPr="00B475D4">
        <w:rPr>
          <w:rFonts w:ascii="Arial" w:hAnsi="Arial" w:cs="Arial"/>
          <w:sz w:val="20"/>
          <w:szCs w:val="20"/>
          <w:lang w:val="en-GB"/>
          <w:rPrChange w:id="9091" w:author="Alexandre Miguel Kaizeler Guedes Da Silva Afonso" w:date="2026-07-27T16:55:00Z" w16du:dateUtc="2026-07-27T15:55:00Z">
            <w:rPr>
              <w:rFonts w:ascii="Arial" w:hAnsi="Arial" w:cs="Arial"/>
              <w:sz w:val="20"/>
              <w:szCs w:val="20"/>
            </w:rPr>
          </w:rPrChange>
        </w:rPr>
        <w:t xml:space="preserve"> </w:t>
      </w:r>
      <w:r w:rsidRPr="00B475D4">
        <w:rPr>
          <w:rFonts w:ascii="Arial" w:hAnsi="Arial" w:cs="Arial"/>
          <w:sz w:val="20"/>
          <w:szCs w:val="20"/>
          <w:lang w:val="en-GB"/>
          <w:rPrChange w:id="9092" w:author="Alexandre Miguel Kaizeler Guedes Da Silva Afonso" w:date="2026-07-27T16:55:00Z" w16du:dateUtc="2026-07-27T15:55:00Z">
            <w:rPr>
              <w:rFonts w:ascii="Arial" w:hAnsi="Arial" w:cs="Arial"/>
              <w:sz w:val="20"/>
              <w:szCs w:val="20"/>
            </w:rPr>
          </w:rPrChange>
        </w:rPr>
        <w:t xml:space="preserve">and </w:t>
      </w:r>
      <w:r w:rsidR="002209E9" w:rsidRPr="00B475D4">
        <w:rPr>
          <w:rFonts w:ascii="Arial" w:hAnsi="Arial" w:cs="Arial"/>
          <w:sz w:val="20"/>
          <w:szCs w:val="20"/>
          <w:lang w:val="en-GB"/>
          <w:rPrChange w:id="9093" w:author="Alexandre Miguel Kaizeler Guedes Da Silva Afonso" w:date="2026-07-27T16:55:00Z" w16du:dateUtc="2026-07-27T15:55:00Z">
            <w:rPr>
              <w:rFonts w:ascii="Arial" w:hAnsi="Arial" w:cs="Arial"/>
              <w:sz w:val="20"/>
              <w:szCs w:val="20"/>
            </w:rPr>
          </w:rPrChange>
        </w:rPr>
        <w:t>mean of t-statistics of DGE</w:t>
      </w:r>
      <w:r w:rsidR="002147C1" w:rsidRPr="00B475D4">
        <w:rPr>
          <w:rFonts w:ascii="Arial" w:hAnsi="Arial" w:cs="Arial"/>
          <w:sz w:val="20"/>
          <w:szCs w:val="20"/>
          <w:lang w:val="en-GB"/>
          <w:rPrChange w:id="9094" w:author="Alexandre Miguel Kaizeler Guedes Da Silva Afonso" w:date="2026-07-27T16:55:00Z" w16du:dateUtc="2026-07-27T15:55:00Z">
            <w:rPr>
              <w:rFonts w:ascii="Arial" w:hAnsi="Arial" w:cs="Arial"/>
              <w:sz w:val="20"/>
              <w:szCs w:val="20"/>
            </w:rPr>
          </w:rPrChange>
        </w:rPr>
        <w:t xml:space="preserve"> </w:t>
      </w:r>
      <w:r w:rsidR="00E41D4F" w:rsidRPr="00B475D4">
        <w:rPr>
          <w:rFonts w:ascii="Arial" w:hAnsi="Arial" w:cs="Arial"/>
          <w:sz w:val="20"/>
          <w:szCs w:val="20"/>
          <w:lang w:val="en-GB"/>
          <w:rPrChange w:id="9095" w:author="Alexandre Miguel Kaizeler Guedes Da Silva Afonso" w:date="2026-07-27T16:55:00Z" w16du:dateUtc="2026-07-27T15:55:00Z">
            <w:rPr>
              <w:rFonts w:ascii="Arial" w:hAnsi="Arial" w:cs="Arial"/>
              <w:sz w:val="20"/>
              <w:szCs w:val="20"/>
            </w:rPr>
          </w:rPrChange>
        </w:rPr>
        <w:t>between</w:t>
      </w:r>
      <w:r w:rsidR="002147C1" w:rsidRPr="00B475D4">
        <w:rPr>
          <w:rFonts w:ascii="Arial" w:hAnsi="Arial" w:cs="Arial"/>
          <w:sz w:val="20"/>
          <w:szCs w:val="20"/>
          <w:lang w:val="en-GB"/>
          <w:rPrChange w:id="9096" w:author="Alexandre Miguel Kaizeler Guedes Da Silva Afonso" w:date="2026-07-27T16:55:00Z" w16du:dateUtc="2026-07-27T15:55:00Z">
            <w:rPr>
              <w:rFonts w:ascii="Arial" w:hAnsi="Arial" w:cs="Arial"/>
              <w:sz w:val="20"/>
              <w:szCs w:val="20"/>
            </w:rPr>
          </w:rPrChange>
        </w:rPr>
        <w:t xml:space="preserve"> SGs</w:t>
      </w:r>
      <w:r w:rsidR="00E41D4F" w:rsidRPr="00B475D4">
        <w:rPr>
          <w:rFonts w:ascii="Arial" w:hAnsi="Arial" w:cs="Arial"/>
          <w:sz w:val="20"/>
          <w:szCs w:val="20"/>
          <w:lang w:val="en-GB"/>
          <w:rPrChange w:id="9097" w:author="Alexandre Miguel Kaizeler Guedes Da Silva Afonso" w:date="2026-07-27T16:55:00Z" w16du:dateUtc="2026-07-27T15:55:00Z">
            <w:rPr>
              <w:rFonts w:ascii="Arial" w:hAnsi="Arial" w:cs="Arial"/>
              <w:sz w:val="20"/>
              <w:szCs w:val="20"/>
            </w:rPr>
          </w:rPrChange>
        </w:rPr>
        <w:t xml:space="preserve"> and WCs across studies</w:t>
      </w:r>
      <w:r w:rsidR="002147C1" w:rsidRPr="00B475D4">
        <w:rPr>
          <w:rFonts w:ascii="Arial" w:hAnsi="Arial" w:cs="Arial"/>
          <w:sz w:val="20"/>
          <w:szCs w:val="20"/>
          <w:lang w:val="en-GB"/>
          <w:rPrChange w:id="9098" w:author="Alexandre Miguel Kaizeler Guedes Da Silva Afonso" w:date="2026-07-27T16:55:00Z" w16du:dateUtc="2026-07-27T15:55:00Z">
            <w:rPr>
              <w:rFonts w:ascii="Arial" w:hAnsi="Arial" w:cs="Arial"/>
              <w:sz w:val="20"/>
              <w:szCs w:val="20"/>
            </w:rPr>
          </w:rPrChange>
        </w:rPr>
        <w:t xml:space="preserve"> </w:t>
      </w:r>
      <w:r w:rsidRPr="00B475D4">
        <w:rPr>
          <w:rFonts w:ascii="Arial" w:hAnsi="Arial" w:cs="Arial"/>
          <w:sz w:val="20"/>
          <w:szCs w:val="20"/>
          <w:lang w:val="en-GB"/>
          <w:rPrChange w:id="9099" w:author="Alexandre Miguel Kaizeler Guedes Da Silva Afonso" w:date="2026-07-27T16:55:00Z" w16du:dateUtc="2026-07-27T15:55:00Z">
            <w:rPr>
              <w:rFonts w:ascii="Arial" w:hAnsi="Arial" w:cs="Arial"/>
              <w:sz w:val="20"/>
              <w:szCs w:val="20"/>
            </w:rPr>
          </w:rPrChange>
        </w:rPr>
        <w:t>(Y-Axis); transcripts as circles; transcripts with most differential</w:t>
      </w:r>
      <w:r w:rsidR="002147C1" w:rsidRPr="00B475D4">
        <w:rPr>
          <w:rFonts w:ascii="Arial" w:hAnsi="Arial" w:cs="Arial"/>
          <w:sz w:val="20"/>
          <w:szCs w:val="20"/>
          <w:lang w:val="en-GB"/>
          <w:rPrChange w:id="9100" w:author="Alexandre Miguel Kaizeler Guedes Da Silva Afonso" w:date="2026-07-27T16:55:00Z" w16du:dateUtc="2026-07-27T15:55:00Z">
            <w:rPr>
              <w:rFonts w:ascii="Arial" w:hAnsi="Arial" w:cs="Arial"/>
              <w:sz w:val="20"/>
              <w:szCs w:val="20"/>
            </w:rPr>
          </w:rPrChange>
        </w:rPr>
        <w:t>/concurrent</w:t>
      </w:r>
      <w:r w:rsidRPr="00B475D4">
        <w:rPr>
          <w:rFonts w:ascii="Arial" w:hAnsi="Arial" w:cs="Arial"/>
          <w:sz w:val="20"/>
          <w:szCs w:val="20"/>
          <w:lang w:val="en-GB"/>
          <w:rPrChange w:id="9101" w:author="Alexandre Miguel Kaizeler Guedes Da Silva Afonso" w:date="2026-07-27T16:55:00Z" w16du:dateUtc="2026-07-27T15:55:00Z">
            <w:rPr>
              <w:rFonts w:ascii="Arial" w:hAnsi="Arial" w:cs="Arial"/>
              <w:sz w:val="20"/>
              <w:szCs w:val="20"/>
            </w:rPr>
          </w:rPrChange>
        </w:rPr>
        <w:t xml:space="preserve"> enrichment between axes labelled and colored dark red (</w:t>
      </w:r>
      <w:r w:rsidR="002209E9" w:rsidRPr="00B475D4">
        <w:rPr>
          <w:rFonts w:ascii="Arial" w:hAnsi="Arial" w:cs="Arial"/>
          <w:sz w:val="20"/>
          <w:szCs w:val="20"/>
          <w:lang w:val="en-GB"/>
          <w:rPrChange w:id="9102" w:author="Alexandre Miguel Kaizeler Guedes Da Silva Afonso" w:date="2026-07-27T16:55:00Z" w16du:dateUtc="2026-07-27T15:55:00Z">
            <w:rPr>
              <w:rFonts w:ascii="Arial" w:hAnsi="Arial" w:cs="Arial"/>
              <w:sz w:val="20"/>
              <w:szCs w:val="20"/>
            </w:rPr>
          </w:rPrChange>
        </w:rPr>
        <w:t>|</w:t>
      </w:r>
      <w:r w:rsidRPr="00B475D4">
        <w:rPr>
          <w:rFonts w:ascii="Arial" w:hAnsi="Arial" w:cs="Arial"/>
          <w:sz w:val="20"/>
          <w:szCs w:val="20"/>
          <w:lang w:val="en-GB"/>
          <w:rPrChange w:id="9103" w:author="Alexandre Miguel Kaizeler Guedes Da Silva Afonso" w:date="2026-07-27T16:55:00Z" w16du:dateUtc="2026-07-27T15:55:00Z">
            <w:rPr>
              <w:rFonts w:ascii="Arial" w:hAnsi="Arial" w:cs="Arial"/>
              <w:sz w:val="20"/>
              <w:szCs w:val="20"/>
            </w:rPr>
          </w:rPrChange>
        </w:rPr>
        <w:t>WC Enrichment * SG Enrichment</w:t>
      </w:r>
      <w:r w:rsidR="002209E9" w:rsidRPr="00B475D4">
        <w:rPr>
          <w:rFonts w:ascii="Arial" w:hAnsi="Arial" w:cs="Arial"/>
          <w:sz w:val="20"/>
          <w:szCs w:val="20"/>
          <w:lang w:val="en-GB"/>
          <w:rPrChange w:id="9104" w:author="Alexandre Miguel Kaizeler Guedes Da Silva Afonso" w:date="2026-07-27T16:55:00Z" w16du:dateUtc="2026-07-27T15:55:00Z">
            <w:rPr>
              <w:rFonts w:ascii="Arial" w:hAnsi="Arial" w:cs="Arial"/>
              <w:sz w:val="20"/>
              <w:szCs w:val="20"/>
            </w:rPr>
          </w:rPrChange>
        </w:rPr>
        <w:t>|</w:t>
      </w:r>
      <w:r w:rsidRPr="00B475D4">
        <w:rPr>
          <w:rFonts w:ascii="Arial" w:hAnsi="Arial" w:cs="Arial"/>
          <w:sz w:val="20"/>
          <w:szCs w:val="20"/>
          <w:lang w:val="en-GB"/>
          <w:rPrChange w:id="9105" w:author="Alexandre Miguel Kaizeler Guedes Da Silva Afonso" w:date="2026-07-27T16:55:00Z" w16du:dateUtc="2026-07-27T15:55:00Z">
            <w:rPr>
              <w:rFonts w:ascii="Arial" w:hAnsi="Arial" w:cs="Arial"/>
              <w:sz w:val="20"/>
              <w:szCs w:val="20"/>
            </w:rPr>
          </w:rPrChange>
        </w:rPr>
        <w:t xml:space="preserve"> </w:t>
      </w:r>
      <w:r w:rsidR="002209E9" w:rsidRPr="00B475D4">
        <w:rPr>
          <w:rFonts w:ascii="Arial" w:hAnsi="Arial" w:cs="Arial"/>
          <w:sz w:val="20"/>
          <w:szCs w:val="20"/>
          <w:lang w:val="en-GB"/>
          <w:rPrChange w:id="9106" w:author="Alexandre Miguel Kaizeler Guedes Da Silva Afonso" w:date="2026-07-27T16:55:00Z" w16du:dateUtc="2026-07-27T15:55:00Z">
            <w:rPr>
              <w:rFonts w:ascii="Arial" w:hAnsi="Arial" w:cs="Arial"/>
              <w:sz w:val="20"/>
              <w:szCs w:val="20"/>
            </w:rPr>
          </w:rPrChange>
        </w:rPr>
        <w:t>&gt;</w:t>
      </w:r>
      <w:r w:rsidRPr="00B475D4">
        <w:rPr>
          <w:rFonts w:ascii="Arial" w:hAnsi="Arial" w:cs="Arial"/>
          <w:sz w:val="20"/>
          <w:szCs w:val="20"/>
          <w:lang w:val="en-GB"/>
          <w:rPrChange w:id="9107" w:author="Alexandre Miguel Kaizeler Guedes Da Silva Afonso" w:date="2026-07-27T16:55:00Z" w16du:dateUtc="2026-07-27T15:55:00Z">
            <w:rPr>
              <w:rFonts w:ascii="Arial" w:hAnsi="Arial" w:cs="Arial"/>
              <w:sz w:val="20"/>
              <w:szCs w:val="20"/>
            </w:rPr>
          </w:rPrChange>
        </w:rPr>
        <w:t xml:space="preserve"> </w:t>
      </w:r>
      <w:r w:rsidR="002147C1" w:rsidRPr="00B475D4">
        <w:rPr>
          <w:rFonts w:ascii="Arial" w:hAnsi="Arial" w:cs="Arial"/>
          <w:sz w:val="20"/>
          <w:szCs w:val="20"/>
          <w:lang w:val="en-GB"/>
          <w:rPrChange w:id="9108" w:author="Alexandre Miguel Kaizeler Guedes Da Silva Afonso" w:date="2026-07-27T16:55:00Z" w16du:dateUtc="2026-07-27T15:55:00Z">
            <w:rPr>
              <w:rFonts w:ascii="Arial" w:hAnsi="Arial" w:cs="Arial"/>
              <w:sz w:val="20"/>
              <w:szCs w:val="20"/>
            </w:rPr>
          </w:rPrChange>
        </w:rPr>
        <w:t>4</w:t>
      </w:r>
      <w:r w:rsidR="002209E9" w:rsidRPr="00B475D4">
        <w:rPr>
          <w:rFonts w:ascii="Arial" w:hAnsi="Arial" w:cs="Arial"/>
          <w:sz w:val="20"/>
          <w:szCs w:val="20"/>
          <w:lang w:val="en-GB"/>
          <w:rPrChange w:id="9109" w:author="Alexandre Miguel Kaizeler Guedes Da Silva Afonso" w:date="2026-07-27T16:55:00Z" w16du:dateUtc="2026-07-27T15:55:00Z">
            <w:rPr>
              <w:rFonts w:ascii="Arial" w:hAnsi="Arial" w:cs="Arial"/>
              <w:sz w:val="20"/>
              <w:szCs w:val="20"/>
            </w:rPr>
          </w:rPrChange>
        </w:rPr>
        <w:t>0</w:t>
      </w:r>
      <w:r w:rsidRPr="00B475D4">
        <w:rPr>
          <w:rFonts w:ascii="Arial" w:hAnsi="Arial" w:cs="Arial"/>
          <w:sz w:val="20"/>
          <w:szCs w:val="20"/>
          <w:lang w:val="en-GB"/>
          <w:rPrChange w:id="9110" w:author="Alexandre Miguel Kaizeler Guedes Da Silva Afonso" w:date="2026-07-27T16:55:00Z" w16du:dateUtc="2026-07-27T15:55:00Z">
            <w:rPr>
              <w:rFonts w:ascii="Arial" w:hAnsi="Arial" w:cs="Arial"/>
              <w:sz w:val="20"/>
              <w:szCs w:val="20"/>
            </w:rPr>
          </w:rPrChange>
        </w:rPr>
        <w:t xml:space="preserve"> t-statistic); density contour lines in dark red, Spearman’s correlation coefficient </w:t>
      </w:r>
      <w:r w:rsidRPr="00B475D4">
        <w:rPr>
          <w:rFonts w:ascii="Symbol" w:eastAsia="Symbol" w:hAnsi="Symbol" w:cs="Symbol"/>
          <w:sz w:val="20"/>
          <w:szCs w:val="20"/>
          <w:lang w:val="en-GB"/>
          <w:rPrChange w:id="9111" w:author="Alexandre Miguel Kaizeler Guedes Da Silva Afonso" w:date="2026-07-27T16:55:00Z" w16du:dateUtc="2026-07-27T15:55:00Z">
            <w:rPr>
              <w:rFonts w:ascii="Symbol" w:eastAsia="Symbol" w:hAnsi="Symbol" w:cs="Symbol"/>
              <w:sz w:val="20"/>
              <w:szCs w:val="20"/>
            </w:rPr>
          </w:rPrChange>
        </w:rPr>
        <w:t>r</w:t>
      </w:r>
      <w:r w:rsidRPr="00B475D4">
        <w:rPr>
          <w:rFonts w:ascii="Arial" w:hAnsi="Arial" w:cs="Arial"/>
          <w:sz w:val="20"/>
          <w:szCs w:val="20"/>
          <w:lang w:val="en-GB"/>
          <w:rPrChange w:id="9112" w:author="Alexandre Miguel Kaizeler Guedes Da Silva Afonso" w:date="2026-07-27T16:55:00Z" w16du:dateUtc="2026-07-27T15:55:00Z">
            <w:rPr>
              <w:rFonts w:ascii="Arial" w:hAnsi="Arial" w:cs="Arial"/>
              <w:sz w:val="20"/>
              <w:szCs w:val="20"/>
            </w:rPr>
          </w:rPrChange>
        </w:rPr>
        <w:t xml:space="preserve"> and associated test’s p-value on bottom left corner.</w:t>
      </w:r>
      <w:r w:rsidR="002209E9" w:rsidRPr="00B475D4">
        <w:rPr>
          <w:rFonts w:ascii="Arial" w:hAnsi="Arial" w:cs="Arial"/>
          <w:b/>
          <w:bCs/>
          <w:sz w:val="20"/>
          <w:szCs w:val="20"/>
          <w:lang w:val="en-GB"/>
          <w:rPrChange w:id="9113" w:author="Alexandre Miguel Kaizeler Guedes Da Silva Afonso" w:date="2026-07-27T16:55:00Z" w16du:dateUtc="2026-07-27T15:55:00Z">
            <w:rPr>
              <w:rFonts w:ascii="Arial" w:hAnsi="Arial" w:cs="Arial"/>
              <w:b/>
              <w:bCs/>
              <w:sz w:val="20"/>
              <w:szCs w:val="20"/>
            </w:rPr>
          </w:rPrChange>
        </w:rPr>
        <w:t xml:space="preserve"> </w:t>
      </w:r>
      <w:r w:rsidR="002209E9" w:rsidRPr="00B475D4">
        <w:rPr>
          <w:rFonts w:ascii="Arial" w:hAnsi="Arial" w:cs="Arial"/>
          <w:sz w:val="20"/>
          <w:szCs w:val="20"/>
          <w:lang w:val="en-GB"/>
          <w:rPrChange w:id="9114" w:author="Alexandre Miguel Kaizeler Guedes Da Silva Afonso" w:date="2026-07-27T16:55:00Z" w16du:dateUtc="2026-07-27T15:55:00Z">
            <w:rPr>
              <w:rFonts w:ascii="Arial" w:hAnsi="Arial" w:cs="Arial"/>
              <w:sz w:val="20"/>
              <w:szCs w:val="20"/>
            </w:rPr>
          </w:rPrChange>
        </w:rPr>
        <w:t>(B)</w:t>
      </w:r>
      <w:r w:rsidR="002209E9" w:rsidRPr="00B475D4">
        <w:rPr>
          <w:rFonts w:ascii="Arial" w:hAnsi="Arial" w:cs="Arial"/>
          <w:b/>
          <w:bCs/>
          <w:sz w:val="20"/>
          <w:szCs w:val="20"/>
          <w:lang w:val="en-GB"/>
          <w:rPrChange w:id="9115" w:author="Alexandre Miguel Kaizeler Guedes Da Silva Afonso" w:date="2026-07-27T16:55:00Z" w16du:dateUtc="2026-07-27T15:55:00Z">
            <w:rPr>
              <w:rFonts w:ascii="Arial" w:hAnsi="Arial" w:cs="Arial"/>
              <w:b/>
              <w:bCs/>
              <w:sz w:val="20"/>
              <w:szCs w:val="20"/>
            </w:rPr>
          </w:rPrChange>
        </w:rPr>
        <w:t xml:space="preserve"> </w:t>
      </w:r>
      <w:r w:rsidR="00A34CFF" w:rsidRPr="00B475D4">
        <w:rPr>
          <w:rFonts w:ascii="Arial" w:hAnsi="Arial" w:cs="Arial"/>
          <w:sz w:val="20"/>
          <w:szCs w:val="20"/>
          <w:lang w:val="en-GB"/>
          <w:rPrChange w:id="9116" w:author="Alexandre Miguel Kaizeler Guedes Da Silva Afonso" w:date="2026-07-27T16:55:00Z" w16du:dateUtc="2026-07-27T15:55:00Z">
            <w:rPr>
              <w:rFonts w:ascii="Arial" w:hAnsi="Arial" w:cs="Arial"/>
              <w:sz w:val="20"/>
              <w:szCs w:val="20"/>
            </w:rPr>
          </w:rPrChange>
        </w:rPr>
        <w:t xml:space="preserve">Scatter plot of t-statistics of DGE </w:t>
      </w:r>
      <w:r w:rsidR="00E41D4F" w:rsidRPr="00B475D4">
        <w:rPr>
          <w:rFonts w:ascii="Arial" w:hAnsi="Arial" w:cs="Arial"/>
          <w:sz w:val="20"/>
          <w:szCs w:val="20"/>
          <w:lang w:val="en-GB"/>
          <w:rPrChange w:id="9117" w:author="Alexandre Miguel Kaizeler Guedes Da Silva Afonso" w:date="2026-07-27T16:55:00Z" w16du:dateUtc="2026-07-27T15:55:00Z">
            <w:rPr>
              <w:rFonts w:ascii="Arial" w:hAnsi="Arial" w:cs="Arial"/>
              <w:sz w:val="20"/>
              <w:szCs w:val="20"/>
            </w:rPr>
          </w:rPrChange>
        </w:rPr>
        <w:t>between</w:t>
      </w:r>
      <w:r w:rsidR="002209E9" w:rsidRPr="00B475D4">
        <w:rPr>
          <w:rFonts w:ascii="Arial" w:hAnsi="Arial" w:cs="Arial"/>
          <w:sz w:val="20"/>
          <w:szCs w:val="20"/>
          <w:lang w:val="en-GB"/>
          <w:rPrChange w:id="9118" w:author="Alexandre Miguel Kaizeler Guedes Da Silva Afonso" w:date="2026-07-27T16:55:00Z" w16du:dateUtc="2026-07-27T15:55:00Z">
            <w:rPr>
              <w:rFonts w:ascii="Arial" w:hAnsi="Arial" w:cs="Arial"/>
              <w:sz w:val="20"/>
              <w:szCs w:val="20"/>
            </w:rPr>
          </w:rPrChange>
        </w:rPr>
        <w:t xml:space="preserve"> SASP</w:t>
      </w:r>
      <w:r w:rsidR="00A34CFF" w:rsidRPr="00B475D4">
        <w:rPr>
          <w:rFonts w:ascii="Arial" w:hAnsi="Arial" w:cs="Arial"/>
          <w:sz w:val="20"/>
          <w:szCs w:val="20"/>
          <w:lang w:val="en-GB"/>
          <w:rPrChange w:id="9119" w:author="Alexandre Miguel Kaizeler Guedes Da Silva Afonso" w:date="2026-07-27T16:55:00Z" w16du:dateUtc="2026-07-27T15:55:00Z">
            <w:rPr>
              <w:rFonts w:ascii="Arial" w:hAnsi="Arial" w:cs="Arial"/>
              <w:sz w:val="20"/>
              <w:szCs w:val="20"/>
            </w:rPr>
          </w:rPrChange>
        </w:rPr>
        <w:t>-</w:t>
      </w:r>
      <w:r w:rsidR="002209E9" w:rsidRPr="00B475D4">
        <w:rPr>
          <w:rFonts w:ascii="Arial" w:hAnsi="Arial" w:cs="Arial"/>
          <w:sz w:val="20"/>
          <w:szCs w:val="20"/>
          <w:lang w:val="en-GB"/>
          <w:rPrChange w:id="9120" w:author="Alexandre Miguel Kaizeler Guedes Da Silva Afonso" w:date="2026-07-27T16:55:00Z" w16du:dateUtc="2026-07-27T15:55:00Z">
            <w:rPr>
              <w:rFonts w:ascii="Arial" w:hAnsi="Arial" w:cs="Arial"/>
              <w:sz w:val="20"/>
              <w:szCs w:val="20"/>
            </w:rPr>
          </w:rPrChange>
        </w:rPr>
        <w:t>inhibited</w:t>
      </w:r>
      <w:r w:rsidR="00A34CFF" w:rsidRPr="00B475D4">
        <w:rPr>
          <w:rFonts w:ascii="Arial" w:hAnsi="Arial" w:cs="Arial"/>
          <w:sz w:val="20"/>
          <w:szCs w:val="20"/>
          <w:lang w:val="en-GB"/>
          <w:rPrChange w:id="9121" w:author="Alexandre Miguel Kaizeler Guedes Da Silva Afonso" w:date="2026-07-27T16:55:00Z" w16du:dateUtc="2026-07-27T15:55:00Z">
            <w:rPr>
              <w:rFonts w:ascii="Arial" w:hAnsi="Arial" w:cs="Arial"/>
              <w:sz w:val="20"/>
              <w:szCs w:val="20"/>
            </w:rPr>
          </w:rPrChange>
        </w:rPr>
        <w:t xml:space="preserve"> WC</w:t>
      </w:r>
      <w:r w:rsidR="002209E9" w:rsidRPr="00B475D4">
        <w:rPr>
          <w:rFonts w:ascii="Arial" w:hAnsi="Arial" w:cs="Arial"/>
          <w:sz w:val="20"/>
          <w:szCs w:val="20"/>
          <w:lang w:val="en-GB"/>
          <w:rPrChange w:id="9122" w:author="Alexandre Miguel Kaizeler Guedes Da Silva Afonso" w:date="2026-07-27T16:55:00Z" w16du:dateUtc="2026-07-27T15:55:00Z">
            <w:rPr>
              <w:rFonts w:ascii="Arial" w:hAnsi="Arial" w:cs="Arial"/>
              <w:sz w:val="20"/>
              <w:szCs w:val="20"/>
            </w:rPr>
          </w:rPrChange>
        </w:rPr>
        <w:t xml:space="preserve"> samples</w:t>
      </w:r>
      <w:r w:rsidR="00A34CFF" w:rsidRPr="00B475D4">
        <w:rPr>
          <w:rFonts w:ascii="Arial" w:hAnsi="Arial" w:cs="Arial"/>
          <w:sz w:val="20"/>
          <w:szCs w:val="20"/>
          <w:lang w:val="en-GB"/>
          <w:rPrChange w:id="9123" w:author="Alexandre Miguel Kaizeler Guedes Da Silva Afonso" w:date="2026-07-27T16:55:00Z" w16du:dateUtc="2026-07-27T15:55:00Z">
            <w:rPr>
              <w:rFonts w:ascii="Arial" w:hAnsi="Arial" w:cs="Arial"/>
              <w:sz w:val="20"/>
              <w:szCs w:val="20"/>
            </w:rPr>
          </w:rPrChange>
        </w:rPr>
        <w:t xml:space="preserve"> </w:t>
      </w:r>
      <w:r w:rsidR="00E41D4F" w:rsidRPr="00B475D4">
        <w:rPr>
          <w:rFonts w:ascii="Arial" w:hAnsi="Arial" w:cs="Arial"/>
          <w:sz w:val="20"/>
          <w:szCs w:val="20"/>
          <w:lang w:val="en-GB"/>
          <w:rPrChange w:id="9124" w:author="Alexandre Miguel Kaizeler Guedes Da Silva Afonso" w:date="2026-07-27T16:55:00Z" w16du:dateUtc="2026-07-27T15:55:00Z">
            <w:rPr>
              <w:rFonts w:ascii="Arial" w:hAnsi="Arial" w:cs="Arial"/>
              <w:sz w:val="20"/>
              <w:szCs w:val="20"/>
            </w:rPr>
          </w:rPrChange>
        </w:rPr>
        <w:t>and</w:t>
      </w:r>
      <w:r w:rsidR="00A34CFF" w:rsidRPr="00B475D4">
        <w:rPr>
          <w:rFonts w:ascii="Arial" w:hAnsi="Arial" w:cs="Arial"/>
          <w:sz w:val="20"/>
          <w:szCs w:val="20"/>
          <w:lang w:val="en-GB"/>
          <w:rPrChange w:id="9125" w:author="Alexandre Miguel Kaizeler Guedes Da Silva Afonso" w:date="2026-07-27T16:55:00Z" w16du:dateUtc="2026-07-27T15:55:00Z">
            <w:rPr>
              <w:rFonts w:ascii="Arial" w:hAnsi="Arial" w:cs="Arial"/>
              <w:sz w:val="20"/>
              <w:szCs w:val="20"/>
            </w:rPr>
          </w:rPrChange>
        </w:rPr>
        <w:t xml:space="preserve"> their non-inhibited counterparts</w:t>
      </w:r>
      <w:r w:rsidR="002209E9" w:rsidRPr="00B475D4">
        <w:rPr>
          <w:rFonts w:ascii="Arial" w:hAnsi="Arial" w:cs="Arial"/>
          <w:sz w:val="20"/>
          <w:szCs w:val="20"/>
          <w:lang w:val="en-GB"/>
          <w:rPrChange w:id="9126" w:author="Alexandre Miguel Kaizeler Guedes Da Silva Afonso" w:date="2026-07-27T16:55:00Z" w16du:dateUtc="2026-07-27T15:55:00Z">
            <w:rPr>
              <w:rFonts w:ascii="Arial" w:hAnsi="Arial" w:cs="Arial"/>
              <w:sz w:val="20"/>
              <w:szCs w:val="20"/>
            </w:rPr>
          </w:rPrChange>
        </w:rPr>
        <w:fldChar w:fldCharType="begin"/>
      </w:r>
      <w:r w:rsidR="0017139D" w:rsidRPr="00B475D4">
        <w:rPr>
          <w:rFonts w:ascii="Arial" w:hAnsi="Arial" w:cs="Arial"/>
          <w:sz w:val="20"/>
          <w:szCs w:val="20"/>
          <w:lang w:val="en-GB"/>
          <w:rPrChange w:id="9127" w:author="Alexandre Miguel Kaizeler Guedes Da Silva Afonso" w:date="2026-07-27T16:55:00Z" w16du:dateUtc="2026-07-27T15:55:00Z">
            <w:rPr>
              <w:rFonts w:ascii="Arial" w:hAnsi="Arial" w:cs="Arial"/>
              <w:sz w:val="20"/>
              <w:szCs w:val="20"/>
            </w:rPr>
          </w:rPrChange>
        </w:rPr>
        <w:instrText xml:space="preserve"> ADDIN ZOTERO_ITEM CSL_CITATION {"citationID":"1HjgZ9o3","properties":{"formattedCitation":"\\super 57\\nosupersub{}","plainCitation":"57","noteIndex":0},"citationItems":[{"id":"jCcWpdK2/9sQbb7CC","uris":["http://zotero.org/users/local/1p9EH8ax/items/VFQ5CKRV"],"itemData":{"id":"3kMMCi5j/2mqQ7nP7","type":"article-journal","container-title":"Nature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2209E9" w:rsidRPr="00B475D4">
        <w:rPr>
          <w:rFonts w:ascii="Arial" w:hAnsi="Arial" w:cs="Arial"/>
          <w:sz w:val="20"/>
          <w:szCs w:val="20"/>
          <w:lang w:val="en-GB"/>
          <w:rPrChange w:id="9128" w:author="Alexandre Miguel Kaizeler Guedes Da Silva Afonso" w:date="2026-07-27T16:55:00Z" w16du:dateUtc="2026-07-27T15:55:00Z">
            <w:rPr>
              <w:rFonts w:ascii="Arial" w:hAnsi="Arial" w:cs="Arial"/>
              <w:sz w:val="20"/>
              <w:szCs w:val="20"/>
            </w:rPr>
          </w:rPrChange>
        </w:rPr>
        <w:fldChar w:fldCharType="separate"/>
      </w:r>
      <w:r w:rsidR="0017139D" w:rsidRPr="00B475D4">
        <w:rPr>
          <w:rFonts w:ascii="Arial" w:hAnsi="Arial" w:cs="Arial"/>
          <w:kern w:val="0"/>
          <w:sz w:val="20"/>
          <w:vertAlign w:val="superscript"/>
          <w:lang w:val="en-GB"/>
          <w:rPrChange w:id="9129" w:author="Alexandre Miguel Kaizeler Guedes Da Silva Afonso" w:date="2026-07-27T16:55:00Z" w16du:dateUtc="2026-07-27T15:55:00Z">
            <w:rPr>
              <w:rFonts w:ascii="Arial" w:hAnsi="Arial" w:cs="Arial"/>
              <w:kern w:val="0"/>
              <w:sz w:val="20"/>
              <w:vertAlign w:val="superscript"/>
            </w:rPr>
          </w:rPrChange>
        </w:rPr>
        <w:t>57</w:t>
      </w:r>
      <w:r w:rsidR="002209E9" w:rsidRPr="00B475D4">
        <w:rPr>
          <w:rFonts w:ascii="Arial" w:hAnsi="Arial" w:cs="Arial"/>
          <w:sz w:val="20"/>
          <w:szCs w:val="20"/>
          <w:lang w:val="en-GB"/>
          <w:rPrChange w:id="9130" w:author="Alexandre Miguel Kaizeler Guedes Da Silva Afonso" w:date="2026-07-27T16:55:00Z" w16du:dateUtc="2026-07-27T15:55:00Z">
            <w:rPr>
              <w:rFonts w:ascii="Arial" w:hAnsi="Arial" w:cs="Arial"/>
              <w:sz w:val="20"/>
              <w:szCs w:val="20"/>
            </w:rPr>
          </w:rPrChange>
        </w:rPr>
        <w:fldChar w:fldCharType="end"/>
      </w:r>
      <w:r w:rsidR="005218FF" w:rsidRPr="00B475D4">
        <w:rPr>
          <w:rFonts w:ascii="Arial" w:hAnsi="Arial" w:cs="Arial"/>
          <w:sz w:val="20"/>
          <w:szCs w:val="20"/>
          <w:lang w:val="en-GB"/>
          <w:rPrChange w:id="9131" w:author="Alexandre Miguel Kaizeler Guedes Da Silva Afonso" w:date="2026-07-27T16:55:00Z" w16du:dateUtc="2026-07-27T15:55:00Z">
            <w:rPr>
              <w:rFonts w:ascii="Arial" w:hAnsi="Arial" w:cs="Arial"/>
              <w:sz w:val="20"/>
              <w:szCs w:val="20"/>
            </w:rPr>
          </w:rPrChange>
        </w:rPr>
        <w:t>, through siRNA treatment against MFN1/2</w:t>
      </w:r>
      <w:r w:rsidR="005218FF" w:rsidRPr="00B475D4">
        <w:rPr>
          <w:rFonts w:ascii="Arial" w:hAnsi="Arial" w:cs="Arial"/>
          <w:sz w:val="20"/>
          <w:szCs w:val="20"/>
          <w:lang w:val="en-GB"/>
          <w:rPrChange w:id="9132" w:author="Alexandre Miguel Kaizeler Guedes Da Silva Afonso" w:date="2026-07-27T16:55:00Z" w16du:dateUtc="2026-07-27T15:55:00Z">
            <w:rPr>
              <w:rFonts w:ascii="Arial" w:hAnsi="Arial" w:cs="Arial"/>
              <w:sz w:val="20"/>
              <w:szCs w:val="20"/>
            </w:rPr>
          </w:rPrChange>
        </w:rPr>
        <w:fldChar w:fldCharType="begin"/>
      </w:r>
      <w:r w:rsidR="0017139D" w:rsidRPr="00B475D4">
        <w:rPr>
          <w:rFonts w:ascii="Arial" w:hAnsi="Arial" w:cs="Arial"/>
          <w:sz w:val="20"/>
          <w:szCs w:val="20"/>
          <w:lang w:val="en-GB"/>
          <w:rPrChange w:id="9133" w:author="Alexandre Miguel Kaizeler Guedes Da Silva Afonso" w:date="2026-07-27T16:55:00Z" w16du:dateUtc="2026-07-27T15:55:00Z">
            <w:rPr>
              <w:rFonts w:ascii="Arial" w:hAnsi="Arial" w:cs="Arial"/>
              <w:sz w:val="20"/>
              <w:szCs w:val="20"/>
            </w:rPr>
          </w:rPrChange>
        </w:rPr>
        <w:instrText xml:space="preserve"> ADDIN ZOTERO_ITEM CSL_CITATION {"citationID":"btKRwfIy","properties":{"formattedCitation":"\\super 57\\nosupersub{}","plainCitation":"57","noteIndex":0},"citationItems":[{"id":"jCcWpdK2/9sQbb7CC","uris":["http://zotero.org/users/local/1p9EH8ax/items/VFQ5CKRV"],"itemData":{"id":"HtmS51Tt/BC7Okigh","type":"article-journal","container-title":"Nature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5218FF" w:rsidRPr="00B475D4">
        <w:rPr>
          <w:rFonts w:ascii="Arial" w:hAnsi="Arial" w:cs="Arial"/>
          <w:sz w:val="20"/>
          <w:szCs w:val="20"/>
          <w:lang w:val="en-GB"/>
          <w:rPrChange w:id="9134" w:author="Alexandre Miguel Kaizeler Guedes Da Silva Afonso" w:date="2026-07-27T16:55:00Z" w16du:dateUtc="2026-07-27T15:55:00Z">
            <w:rPr>
              <w:rFonts w:ascii="Arial" w:hAnsi="Arial" w:cs="Arial"/>
              <w:sz w:val="20"/>
              <w:szCs w:val="20"/>
            </w:rPr>
          </w:rPrChange>
        </w:rPr>
        <w:fldChar w:fldCharType="separate"/>
      </w:r>
      <w:r w:rsidR="0017139D" w:rsidRPr="00B475D4">
        <w:rPr>
          <w:rFonts w:ascii="Arial" w:hAnsi="Arial" w:cs="Arial"/>
          <w:kern w:val="0"/>
          <w:sz w:val="20"/>
          <w:vertAlign w:val="superscript"/>
          <w:lang w:val="en-GB"/>
          <w:rPrChange w:id="9135" w:author="Alexandre Miguel Kaizeler Guedes Da Silva Afonso" w:date="2026-07-27T16:55:00Z" w16du:dateUtc="2026-07-27T15:55:00Z">
            <w:rPr>
              <w:rFonts w:ascii="Arial" w:hAnsi="Arial" w:cs="Arial"/>
              <w:kern w:val="0"/>
              <w:sz w:val="20"/>
              <w:vertAlign w:val="superscript"/>
            </w:rPr>
          </w:rPrChange>
        </w:rPr>
        <w:t>57</w:t>
      </w:r>
      <w:r w:rsidR="005218FF" w:rsidRPr="00B475D4">
        <w:rPr>
          <w:rFonts w:ascii="Arial" w:hAnsi="Arial" w:cs="Arial"/>
          <w:sz w:val="20"/>
          <w:szCs w:val="20"/>
          <w:lang w:val="en-GB"/>
          <w:rPrChange w:id="9136" w:author="Alexandre Miguel Kaizeler Guedes Da Silva Afonso" w:date="2026-07-27T16:55:00Z" w16du:dateUtc="2026-07-27T15:55:00Z">
            <w:rPr>
              <w:rFonts w:ascii="Arial" w:hAnsi="Arial" w:cs="Arial"/>
              <w:sz w:val="20"/>
              <w:szCs w:val="20"/>
            </w:rPr>
          </w:rPrChange>
        </w:rPr>
        <w:fldChar w:fldCharType="end"/>
      </w:r>
      <w:r w:rsidR="002209E9" w:rsidRPr="00B475D4">
        <w:rPr>
          <w:rFonts w:ascii="Arial" w:hAnsi="Arial" w:cs="Arial"/>
          <w:sz w:val="20"/>
          <w:szCs w:val="20"/>
          <w:lang w:val="en-GB"/>
          <w:rPrChange w:id="9137" w:author="Alexandre Miguel Kaizeler Guedes Da Silva Afonso" w:date="2026-07-27T16:55:00Z" w16du:dateUtc="2026-07-27T15:55:00Z">
            <w:rPr>
              <w:rFonts w:ascii="Arial" w:hAnsi="Arial" w:cs="Arial"/>
              <w:sz w:val="20"/>
              <w:szCs w:val="20"/>
            </w:rPr>
          </w:rPrChange>
        </w:rPr>
        <w:t xml:space="preserve"> (Y-Axis – SASP Inhibition)</w:t>
      </w:r>
      <w:r w:rsidR="006E6705" w:rsidRPr="00B475D4">
        <w:rPr>
          <w:rFonts w:ascii="Arial" w:hAnsi="Arial" w:cs="Arial"/>
          <w:sz w:val="20"/>
          <w:szCs w:val="20"/>
          <w:lang w:val="en-GB"/>
          <w:rPrChange w:id="9138" w:author="Alexandre Miguel Kaizeler Guedes Da Silva Afonso" w:date="2026-07-27T16:55:00Z" w16du:dateUtc="2026-07-27T15:55:00Z">
            <w:rPr>
              <w:rFonts w:ascii="Arial" w:hAnsi="Arial" w:cs="Arial"/>
              <w:sz w:val="20"/>
              <w:szCs w:val="20"/>
            </w:rPr>
          </w:rPrChange>
        </w:rPr>
        <w:t>, and t-statistics of DGE between SG-bearing WC and their non-bearing counterparts</w:t>
      </w:r>
      <w:r w:rsidR="006E6705" w:rsidRPr="00B475D4">
        <w:rPr>
          <w:rFonts w:ascii="Arial" w:hAnsi="Arial" w:cs="Arial"/>
          <w:sz w:val="20"/>
          <w:szCs w:val="20"/>
          <w:lang w:val="en-GB"/>
          <w:rPrChange w:id="9139" w:author="Alexandre Miguel Kaizeler Guedes Da Silva Afonso" w:date="2026-07-27T16:55:00Z" w16du:dateUtc="2026-07-27T15:55:00Z">
            <w:rPr>
              <w:rFonts w:ascii="Arial" w:hAnsi="Arial" w:cs="Arial"/>
              <w:sz w:val="20"/>
              <w:szCs w:val="20"/>
            </w:rPr>
          </w:rPrChange>
        </w:rPr>
        <w:fldChar w:fldCharType="begin"/>
      </w:r>
      <w:r w:rsidR="00C37375" w:rsidRPr="00B475D4">
        <w:rPr>
          <w:rFonts w:ascii="Arial" w:hAnsi="Arial" w:cs="Arial"/>
          <w:sz w:val="20"/>
          <w:szCs w:val="20"/>
          <w:lang w:val="en-GB"/>
          <w:rPrChange w:id="9140" w:author="Alexandre Miguel Kaizeler Guedes Da Silva Afonso" w:date="2026-07-27T16:55:00Z" w16du:dateUtc="2026-07-27T15:55:00Z">
            <w:rPr>
              <w:rFonts w:ascii="Arial" w:hAnsi="Arial" w:cs="Arial"/>
              <w:sz w:val="20"/>
              <w:szCs w:val="20"/>
            </w:rPr>
          </w:rPrChange>
        </w:rPr>
        <w:instrText xml:space="preserve"> ADDIN ZOTERO_ITEM CSL_CITATION {"citationID":"wCWka01D","properties":{"formattedCitation":"\\super 7,40,49\\nosupersub{}","plainCitation":"7,40,49","noteIndex":0},"citationItems":[{"id":"jCcWpdK2/HrDB2KSB","uris":["http://zotero.org/users/local/1p9EH8ax/items/BR3BXXDM"],"itemData":{"id":"3kMMCi5j/uqI7xV1z","type":"article-journal","container-title":"Molecular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jCcWpdK2/CSLUVvg2","uris":["http://zotero.org/users/local/1p9EH8ax/items/ARLW3CQN"],"itemData":{"id":"3kMMCi5j/Y5AbAQ9p","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S."},{"family":"Parker","given":"Roy"}],"issued":{"date-parts":[["2019",12,1]]}}},{"id":"jCcWpdK2/gtr3E7QR","uris":["http://zotero.org/users/local/1p9EH8ax/items/JRJEKK4Q"],"itemData":{"id":"3kMMCi5j/bmm8KRav","type":"article-journal","abstract":"Stress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006E6705" w:rsidRPr="00B475D4">
        <w:rPr>
          <w:rFonts w:ascii="Arial" w:hAnsi="Arial" w:cs="Arial"/>
          <w:sz w:val="20"/>
          <w:szCs w:val="20"/>
          <w:lang w:val="en-GB"/>
          <w:rPrChange w:id="9141" w:author="Alexandre Miguel Kaizeler Guedes Da Silva Afonso" w:date="2026-07-27T16:55:00Z" w16du:dateUtc="2026-07-27T15:55:00Z">
            <w:rPr>
              <w:rFonts w:ascii="Arial" w:hAnsi="Arial" w:cs="Arial"/>
              <w:sz w:val="20"/>
              <w:szCs w:val="20"/>
            </w:rPr>
          </w:rPrChange>
        </w:rPr>
        <w:fldChar w:fldCharType="separate"/>
      </w:r>
      <w:r w:rsidR="006E6705" w:rsidRPr="00B475D4">
        <w:rPr>
          <w:rFonts w:ascii="Arial" w:hAnsi="Arial" w:cs="Arial"/>
          <w:kern w:val="0"/>
          <w:sz w:val="20"/>
          <w:vertAlign w:val="superscript"/>
          <w:lang w:val="en-GB"/>
          <w:rPrChange w:id="9142" w:author="Alexandre Miguel Kaizeler Guedes Da Silva Afonso" w:date="2026-07-27T16:55:00Z" w16du:dateUtc="2026-07-27T15:55:00Z">
            <w:rPr>
              <w:rFonts w:ascii="Arial" w:hAnsi="Arial" w:cs="Arial"/>
              <w:kern w:val="0"/>
              <w:sz w:val="20"/>
              <w:vertAlign w:val="superscript"/>
            </w:rPr>
          </w:rPrChange>
        </w:rPr>
        <w:t>7,40,49</w:t>
      </w:r>
      <w:r w:rsidR="006E6705" w:rsidRPr="00B475D4">
        <w:rPr>
          <w:rFonts w:ascii="Arial" w:hAnsi="Arial" w:cs="Arial"/>
          <w:sz w:val="20"/>
          <w:szCs w:val="20"/>
          <w:lang w:val="en-GB"/>
          <w:rPrChange w:id="9143" w:author="Alexandre Miguel Kaizeler Guedes Da Silva Afonso" w:date="2026-07-27T16:55:00Z" w16du:dateUtc="2026-07-27T15:55:00Z">
            <w:rPr>
              <w:rFonts w:ascii="Arial" w:hAnsi="Arial" w:cs="Arial"/>
              <w:sz w:val="20"/>
              <w:szCs w:val="20"/>
            </w:rPr>
          </w:rPrChange>
        </w:rPr>
        <w:fldChar w:fldCharType="end"/>
      </w:r>
      <w:r w:rsidR="002209E9" w:rsidRPr="00B475D4">
        <w:rPr>
          <w:rFonts w:ascii="Arial" w:hAnsi="Arial" w:cs="Arial"/>
          <w:sz w:val="20"/>
          <w:szCs w:val="20"/>
          <w:lang w:val="en-GB"/>
          <w:rPrChange w:id="9144" w:author="Alexandre Miguel Kaizeler Guedes Da Silva Afonso" w:date="2026-07-27T16:55:00Z" w16du:dateUtc="2026-07-27T15:55:00Z">
            <w:rPr>
              <w:rFonts w:ascii="Arial" w:hAnsi="Arial" w:cs="Arial"/>
              <w:sz w:val="20"/>
              <w:szCs w:val="20"/>
            </w:rPr>
          </w:rPrChange>
        </w:rPr>
        <w:t>; transcripts as circles; trancripts with most conserved enrichment between axes labelled and colored dark red (SG</w:t>
      </w:r>
      <w:r w:rsidR="005218FF" w:rsidRPr="00B475D4">
        <w:rPr>
          <w:rFonts w:ascii="Arial" w:hAnsi="Arial" w:cs="Arial"/>
          <w:sz w:val="20"/>
          <w:szCs w:val="20"/>
          <w:lang w:val="en-GB"/>
          <w:rPrChange w:id="9145" w:author="Alexandre Miguel Kaizeler Guedes Da Silva Afonso" w:date="2026-07-27T16:55:00Z" w16du:dateUtc="2026-07-27T15:55:00Z">
            <w:rPr>
              <w:rFonts w:ascii="Arial" w:hAnsi="Arial" w:cs="Arial"/>
              <w:sz w:val="20"/>
              <w:szCs w:val="20"/>
            </w:rPr>
          </w:rPrChange>
        </w:rPr>
        <w:t xml:space="preserve"> Enrichment</w:t>
      </w:r>
      <w:r w:rsidR="002209E9" w:rsidRPr="00B475D4">
        <w:rPr>
          <w:rFonts w:ascii="Arial" w:hAnsi="Arial" w:cs="Arial"/>
          <w:sz w:val="20"/>
          <w:szCs w:val="20"/>
          <w:lang w:val="en-GB"/>
          <w:rPrChange w:id="9146" w:author="Alexandre Miguel Kaizeler Guedes Da Silva Afonso" w:date="2026-07-27T16:55:00Z" w16du:dateUtc="2026-07-27T15:55:00Z">
            <w:rPr>
              <w:rFonts w:ascii="Arial" w:hAnsi="Arial" w:cs="Arial"/>
              <w:sz w:val="20"/>
              <w:szCs w:val="20"/>
            </w:rPr>
          </w:rPrChange>
        </w:rPr>
        <w:t xml:space="preserve"> * SASP Inhibition &gt; </w:t>
      </w:r>
      <w:r w:rsidR="005218FF" w:rsidRPr="00B475D4">
        <w:rPr>
          <w:rFonts w:ascii="Arial" w:hAnsi="Arial" w:cs="Arial"/>
          <w:sz w:val="20"/>
          <w:szCs w:val="20"/>
          <w:lang w:val="en-GB"/>
          <w:rPrChange w:id="9147" w:author="Alexandre Miguel Kaizeler Guedes Da Silva Afonso" w:date="2026-07-27T16:55:00Z" w16du:dateUtc="2026-07-27T15:55:00Z">
            <w:rPr>
              <w:rFonts w:ascii="Arial" w:hAnsi="Arial" w:cs="Arial"/>
              <w:sz w:val="20"/>
              <w:szCs w:val="20"/>
            </w:rPr>
          </w:rPrChange>
        </w:rPr>
        <w:t>2</w:t>
      </w:r>
      <w:r w:rsidR="002209E9" w:rsidRPr="00B475D4">
        <w:rPr>
          <w:rFonts w:ascii="Arial" w:hAnsi="Arial" w:cs="Arial"/>
          <w:sz w:val="20"/>
          <w:szCs w:val="20"/>
          <w:lang w:val="en-GB"/>
          <w:rPrChange w:id="9148" w:author="Alexandre Miguel Kaizeler Guedes Da Silva Afonso" w:date="2026-07-27T16:55:00Z" w16du:dateUtc="2026-07-27T15:55:00Z">
            <w:rPr>
              <w:rFonts w:ascii="Arial" w:hAnsi="Arial" w:cs="Arial"/>
              <w:sz w:val="20"/>
              <w:szCs w:val="20"/>
            </w:rPr>
          </w:rPrChange>
        </w:rPr>
        <w:t>0)</w:t>
      </w:r>
      <w:ins w:id="9149" w:author="Alexandre Miguel Kaizeler Guedes Da Silva Afonso" w:date="2026-07-07T18:11:00Z" w16du:dateUtc="2026-07-07T17:11:00Z">
        <w:r w:rsidR="00EA0407" w:rsidRPr="00B475D4">
          <w:rPr>
            <w:rFonts w:ascii="Arial" w:hAnsi="Arial" w:cs="Arial"/>
            <w:sz w:val="20"/>
            <w:szCs w:val="20"/>
            <w:lang w:val="en-GB"/>
            <w:rPrChange w:id="9150" w:author="Alexandre Miguel Kaizeler Guedes Da Silva Afonso" w:date="2026-07-27T16:55:00Z" w16du:dateUtc="2026-07-27T15:55:00Z">
              <w:rPr>
                <w:rFonts w:ascii="Arial" w:hAnsi="Arial" w:cs="Arial"/>
                <w:sz w:val="20"/>
                <w:szCs w:val="20"/>
              </w:rPr>
            </w:rPrChange>
          </w:rPr>
          <w:t>, and green if mitochondrially-encoded</w:t>
        </w:r>
      </w:ins>
      <w:r w:rsidR="002209E9" w:rsidRPr="00B475D4">
        <w:rPr>
          <w:rFonts w:ascii="Arial" w:hAnsi="Arial" w:cs="Arial"/>
          <w:sz w:val="20"/>
          <w:szCs w:val="20"/>
          <w:lang w:val="en-GB"/>
          <w:rPrChange w:id="9151" w:author="Alexandre Miguel Kaizeler Guedes Da Silva Afonso" w:date="2026-07-27T16:55:00Z" w16du:dateUtc="2026-07-27T15:55:00Z">
            <w:rPr>
              <w:rFonts w:ascii="Arial" w:hAnsi="Arial" w:cs="Arial"/>
              <w:sz w:val="20"/>
              <w:szCs w:val="20"/>
            </w:rPr>
          </w:rPrChange>
        </w:rPr>
        <w:t xml:space="preserve">; density contour lines in dark red, Spearman’s correlation coefficient </w:t>
      </w:r>
      <w:r w:rsidR="002209E9" w:rsidRPr="00B475D4">
        <w:rPr>
          <w:rFonts w:ascii="Symbol" w:eastAsia="Symbol" w:hAnsi="Symbol" w:cs="Symbol"/>
          <w:sz w:val="20"/>
          <w:szCs w:val="20"/>
          <w:lang w:val="en-GB"/>
          <w:rPrChange w:id="9152" w:author="Alexandre Miguel Kaizeler Guedes Da Silva Afonso" w:date="2026-07-27T16:55:00Z" w16du:dateUtc="2026-07-27T15:55:00Z">
            <w:rPr>
              <w:rFonts w:ascii="Symbol" w:eastAsia="Symbol" w:hAnsi="Symbol" w:cs="Symbol"/>
              <w:sz w:val="20"/>
              <w:szCs w:val="20"/>
            </w:rPr>
          </w:rPrChange>
        </w:rPr>
        <w:t>r</w:t>
      </w:r>
      <w:r w:rsidR="002209E9" w:rsidRPr="00B475D4">
        <w:rPr>
          <w:rFonts w:ascii="Arial" w:hAnsi="Arial" w:cs="Arial"/>
          <w:sz w:val="20"/>
          <w:szCs w:val="20"/>
          <w:lang w:val="en-GB"/>
          <w:rPrChange w:id="9153" w:author="Alexandre Miguel Kaizeler Guedes Da Silva Afonso" w:date="2026-07-27T16:55:00Z" w16du:dateUtc="2026-07-27T15:55:00Z">
            <w:rPr>
              <w:rFonts w:ascii="Arial" w:hAnsi="Arial" w:cs="Arial"/>
              <w:sz w:val="20"/>
              <w:szCs w:val="20"/>
            </w:rPr>
          </w:rPrChange>
        </w:rPr>
        <w:t xml:space="preserve"> and associated test’s p-value on top left corner</w:t>
      </w:r>
      <w:ins w:id="9154" w:author="Alexandre Miguel Kaizeler Guedes Da Silva Afonso" w:date="2026-07-07T18:12:00Z" w16du:dateUtc="2026-07-07T17:12:00Z">
        <w:r w:rsidR="00EA0407" w:rsidRPr="00B475D4">
          <w:rPr>
            <w:rFonts w:ascii="Arial" w:hAnsi="Arial" w:cs="Arial"/>
            <w:sz w:val="20"/>
            <w:szCs w:val="20"/>
            <w:lang w:val="en-GB"/>
            <w:rPrChange w:id="9155" w:author="Alexandre Miguel Kaizeler Guedes Da Silva Afonso" w:date="2026-07-27T16:55:00Z" w16du:dateUtc="2026-07-27T15:55:00Z">
              <w:rPr>
                <w:rFonts w:ascii="Arial" w:hAnsi="Arial" w:cs="Arial"/>
                <w:sz w:val="20"/>
                <w:szCs w:val="20"/>
              </w:rPr>
            </w:rPrChange>
          </w:rPr>
          <w:t>;</w:t>
        </w:r>
      </w:ins>
      <w:del w:id="9156" w:author="Alexandre Miguel Kaizeler Guedes Da Silva Afonso" w:date="2026-07-07T18:12:00Z" w16du:dateUtc="2026-07-07T17:12:00Z">
        <w:r w:rsidR="002209E9" w:rsidRPr="00B475D4" w:rsidDel="00EA0407">
          <w:rPr>
            <w:rFonts w:ascii="Arial" w:hAnsi="Arial" w:cs="Arial"/>
            <w:sz w:val="20"/>
            <w:szCs w:val="20"/>
            <w:lang w:val="en-GB"/>
            <w:rPrChange w:id="9157" w:author="Alexandre Miguel Kaizeler Guedes Da Silva Afonso" w:date="2026-07-27T16:55:00Z" w16du:dateUtc="2026-07-27T15:55:00Z">
              <w:rPr>
                <w:rFonts w:ascii="Arial" w:hAnsi="Arial" w:cs="Arial"/>
                <w:sz w:val="20"/>
                <w:szCs w:val="20"/>
              </w:rPr>
            </w:rPrChange>
          </w:rPr>
          <w:delText>.</w:delText>
        </w:r>
      </w:del>
      <w:ins w:id="9158" w:author="Alexandre Miguel Kaizeler Guedes Da Silva Afonso" w:date="2026-07-07T18:11:00Z" w16du:dateUtc="2026-07-07T17:11:00Z">
        <w:r w:rsidR="00EA0407" w:rsidRPr="00B475D4">
          <w:rPr>
            <w:rFonts w:ascii="Arial" w:hAnsi="Arial" w:cs="Arial"/>
            <w:sz w:val="20"/>
            <w:szCs w:val="20"/>
            <w:lang w:val="en-GB"/>
            <w:rPrChange w:id="9159" w:author="Alexandre Miguel Kaizeler Guedes Da Silva Afonso" w:date="2026-07-27T16:55:00Z" w16du:dateUtc="2026-07-27T15:55:00Z">
              <w:rPr>
                <w:rFonts w:ascii="Arial" w:hAnsi="Arial" w:cs="Arial"/>
                <w:sz w:val="20"/>
                <w:szCs w:val="20"/>
              </w:rPr>
            </w:rPrChange>
          </w:rPr>
          <w:t xml:space="preserve"> </w:t>
        </w:r>
      </w:ins>
      <w:ins w:id="9160" w:author="Alexandre Miguel Kaizeler Guedes Da Silva Afonso" w:date="2026-07-07T18:12:00Z" w16du:dateUtc="2026-07-07T17:12:00Z">
        <w:r w:rsidR="00EA0407" w:rsidRPr="00B475D4">
          <w:rPr>
            <w:rFonts w:ascii="Arial" w:hAnsi="Arial" w:cs="Arial"/>
            <w:sz w:val="20"/>
            <w:szCs w:val="20"/>
            <w:lang w:val="en-GB"/>
            <w:rPrChange w:id="9161" w:author="Alexandre Miguel Kaizeler Guedes Da Silva Afonso" w:date="2026-07-27T16:55:00Z" w16du:dateUtc="2026-07-27T15:55:00Z">
              <w:rPr>
                <w:rFonts w:ascii="Arial" w:hAnsi="Arial" w:cs="Arial"/>
                <w:sz w:val="20"/>
                <w:szCs w:val="20"/>
              </w:rPr>
            </w:rPrChange>
          </w:rPr>
          <w:t>dotted</w:t>
        </w:r>
      </w:ins>
      <w:ins w:id="9162" w:author="Alexandre Miguel Kaizeler Guedes Da Silva Afonso" w:date="2026-07-07T18:11:00Z" w16du:dateUtc="2026-07-07T17:11:00Z">
        <w:r w:rsidR="00EA0407" w:rsidRPr="00B475D4">
          <w:rPr>
            <w:rFonts w:ascii="Arial" w:hAnsi="Arial" w:cs="Arial"/>
            <w:sz w:val="20"/>
            <w:szCs w:val="20"/>
            <w:lang w:val="en-GB"/>
            <w:rPrChange w:id="9163" w:author="Alexandre Miguel Kaizeler Guedes Da Silva Afonso" w:date="2026-07-27T16:55:00Z" w16du:dateUtc="2026-07-27T15:55:00Z">
              <w:rPr>
                <w:rFonts w:ascii="Arial" w:hAnsi="Arial" w:cs="Arial"/>
                <w:sz w:val="20"/>
                <w:szCs w:val="20"/>
              </w:rPr>
            </w:rPrChange>
          </w:rPr>
          <w:t xml:space="preserve"> lines </w:t>
        </w:r>
      </w:ins>
      <w:ins w:id="9164" w:author="Alexandre Miguel Kaizeler Guedes Da Silva Afonso" w:date="2026-07-07T18:12:00Z" w16du:dateUtc="2026-07-07T17:12:00Z">
        <w:r w:rsidR="00EA0407" w:rsidRPr="00B475D4">
          <w:rPr>
            <w:rFonts w:ascii="Arial" w:hAnsi="Arial" w:cs="Arial"/>
            <w:sz w:val="20"/>
            <w:szCs w:val="20"/>
            <w:lang w:val="en-GB"/>
            <w:rPrChange w:id="9165" w:author="Alexandre Miguel Kaizeler Guedes Da Silva Afonso" w:date="2026-07-27T16:55:00Z" w16du:dateUtc="2026-07-27T15:55:00Z">
              <w:rPr>
                <w:rFonts w:ascii="Arial" w:hAnsi="Arial" w:cs="Arial"/>
                <w:sz w:val="20"/>
                <w:szCs w:val="20"/>
              </w:rPr>
            </w:rPrChange>
          </w:rPr>
          <w:t>depitct</w:t>
        </w:r>
      </w:ins>
      <w:ins w:id="9166" w:author="Alexandre Miguel Kaizeler Guedes Da Silva Afonso" w:date="2026-07-07T18:11:00Z" w16du:dateUtc="2026-07-07T17:11:00Z">
        <w:r w:rsidR="00EA0407" w:rsidRPr="00B475D4">
          <w:rPr>
            <w:rFonts w:ascii="Arial" w:hAnsi="Arial" w:cs="Arial"/>
            <w:sz w:val="20"/>
            <w:szCs w:val="20"/>
            <w:lang w:val="en-GB"/>
            <w:rPrChange w:id="9167" w:author="Alexandre Miguel Kaizeler Guedes Da Silva Afonso" w:date="2026-07-27T16:55:00Z" w16du:dateUtc="2026-07-27T15:55:00Z">
              <w:rPr>
                <w:rFonts w:ascii="Arial" w:hAnsi="Arial" w:cs="Arial"/>
                <w:sz w:val="20"/>
                <w:szCs w:val="20"/>
              </w:rPr>
            </w:rPrChange>
          </w:rPr>
          <w:t xml:space="preserve"> X=0 and Y=0</w:t>
        </w:r>
      </w:ins>
      <w:ins w:id="9168" w:author="Alexandre Miguel Kaizeler Guedes Da Silva Afonso" w:date="2026-07-07T18:12:00Z" w16du:dateUtc="2026-07-07T17:12:00Z">
        <w:r w:rsidR="00EA0407" w:rsidRPr="00B475D4">
          <w:rPr>
            <w:rFonts w:ascii="Arial" w:hAnsi="Arial" w:cs="Arial"/>
            <w:sz w:val="20"/>
            <w:szCs w:val="20"/>
            <w:lang w:val="en-GB"/>
            <w:rPrChange w:id="9169" w:author="Alexandre Miguel Kaizeler Guedes Da Silva Afonso" w:date="2026-07-27T16:55:00Z" w16du:dateUtc="2026-07-27T15:55:00Z">
              <w:rPr>
                <w:rFonts w:ascii="Arial" w:hAnsi="Arial" w:cs="Arial"/>
                <w:sz w:val="20"/>
                <w:szCs w:val="20"/>
              </w:rPr>
            </w:rPrChange>
          </w:rPr>
          <w:t>;</w:t>
        </w:r>
      </w:ins>
      <w:ins w:id="9170" w:author="Alexandre Miguel Kaizeler Guedes Da Silva Afonso" w:date="2026-07-07T18:11:00Z" w16du:dateUtc="2026-07-07T17:11:00Z">
        <w:r w:rsidR="00EA0407" w:rsidRPr="00B475D4">
          <w:rPr>
            <w:rFonts w:ascii="Arial" w:hAnsi="Arial" w:cs="Arial"/>
            <w:sz w:val="20"/>
            <w:szCs w:val="20"/>
            <w:lang w:val="en-GB"/>
            <w:rPrChange w:id="9171" w:author="Alexandre Miguel Kaizeler Guedes Da Silva Afonso" w:date="2026-07-27T16:55:00Z" w16du:dateUtc="2026-07-27T15:55:00Z">
              <w:rPr>
                <w:rFonts w:ascii="Arial" w:hAnsi="Arial" w:cs="Arial"/>
                <w:sz w:val="20"/>
                <w:szCs w:val="20"/>
              </w:rPr>
            </w:rPrChange>
          </w:rPr>
          <w:t xml:space="preserve"> Fisher’s test for mitochondrially</w:t>
        </w:r>
      </w:ins>
      <w:ins w:id="9172" w:author="Alexandre Miguel Kaizeler Guedes Da Silva Afonso" w:date="2026-07-08T13:08:00Z" w16du:dateUtc="2026-07-08T12:08:00Z">
        <w:r w:rsidR="00C72655" w:rsidRPr="00B475D4">
          <w:rPr>
            <w:rFonts w:ascii="Arial" w:hAnsi="Arial" w:cs="Arial"/>
            <w:sz w:val="20"/>
            <w:szCs w:val="20"/>
            <w:lang w:val="en-GB"/>
            <w:rPrChange w:id="9173" w:author="Alexandre Miguel Kaizeler Guedes Da Silva Afonso" w:date="2026-07-27T16:55:00Z" w16du:dateUtc="2026-07-27T15:55:00Z">
              <w:rPr>
                <w:rFonts w:ascii="Arial" w:hAnsi="Arial" w:cs="Arial"/>
                <w:sz w:val="20"/>
                <w:szCs w:val="20"/>
              </w:rPr>
            </w:rPrChange>
          </w:rPr>
          <w:t>-</w:t>
        </w:r>
      </w:ins>
      <w:ins w:id="9174" w:author="Alexandre Miguel Kaizeler Guedes Da Silva Afonso" w:date="2026-07-07T18:11:00Z" w16du:dateUtc="2026-07-07T17:11:00Z">
        <w:r w:rsidR="00EA0407" w:rsidRPr="00B475D4">
          <w:rPr>
            <w:rFonts w:ascii="Arial" w:hAnsi="Arial" w:cs="Arial"/>
            <w:sz w:val="20"/>
            <w:szCs w:val="20"/>
            <w:lang w:val="en-GB"/>
            <w:rPrChange w:id="9175" w:author="Alexandre Miguel Kaizeler Guedes Da Silva Afonso" w:date="2026-07-27T16:55:00Z" w16du:dateUtc="2026-07-27T15:55:00Z">
              <w:rPr>
                <w:rFonts w:ascii="Arial" w:hAnsi="Arial" w:cs="Arial"/>
                <w:sz w:val="20"/>
                <w:szCs w:val="20"/>
              </w:rPr>
            </w:rPrChange>
          </w:rPr>
          <w:t>enc</w:t>
        </w:r>
      </w:ins>
      <w:ins w:id="9176" w:author="Alexandre Miguel Kaizeler Guedes Da Silva Afonso" w:date="2026-07-08T13:08:00Z" w16du:dateUtc="2026-07-08T12:08:00Z">
        <w:r w:rsidR="00C72655" w:rsidRPr="00B475D4">
          <w:rPr>
            <w:rFonts w:ascii="Arial" w:hAnsi="Arial" w:cs="Arial"/>
            <w:sz w:val="20"/>
            <w:szCs w:val="20"/>
            <w:lang w:val="en-GB"/>
            <w:rPrChange w:id="9177" w:author="Alexandre Miguel Kaizeler Guedes Da Silva Afonso" w:date="2026-07-27T16:55:00Z" w16du:dateUtc="2026-07-27T15:55:00Z">
              <w:rPr>
                <w:rFonts w:ascii="Arial" w:hAnsi="Arial" w:cs="Arial"/>
                <w:sz w:val="20"/>
                <w:szCs w:val="20"/>
              </w:rPr>
            </w:rPrChange>
          </w:rPr>
          <w:t>od</w:t>
        </w:r>
      </w:ins>
      <w:ins w:id="9178" w:author="Alexandre Miguel Kaizeler Guedes Da Silva Afonso" w:date="2026-07-07T18:11:00Z" w16du:dateUtc="2026-07-07T17:11:00Z">
        <w:r w:rsidR="00EA0407" w:rsidRPr="00B475D4">
          <w:rPr>
            <w:rFonts w:ascii="Arial" w:hAnsi="Arial" w:cs="Arial"/>
            <w:sz w:val="20"/>
            <w:szCs w:val="20"/>
            <w:lang w:val="en-GB"/>
            <w:rPrChange w:id="9179" w:author="Alexandre Miguel Kaizeler Guedes Da Silva Afonso" w:date="2026-07-27T16:55:00Z" w16du:dateUtc="2026-07-27T15:55:00Z">
              <w:rPr>
                <w:rFonts w:ascii="Arial" w:hAnsi="Arial" w:cs="Arial"/>
                <w:sz w:val="20"/>
                <w:szCs w:val="20"/>
              </w:rPr>
            </w:rPrChange>
          </w:rPr>
          <w:t>ed t</w:t>
        </w:r>
      </w:ins>
      <w:ins w:id="9180" w:author="Alexandre Miguel Kaizeler Guedes Da Silva Afonso" w:date="2026-07-07T18:12:00Z" w16du:dateUtc="2026-07-07T17:12:00Z">
        <w:r w:rsidR="00EA0407" w:rsidRPr="00B475D4">
          <w:rPr>
            <w:rFonts w:ascii="Arial" w:hAnsi="Arial" w:cs="Arial"/>
            <w:sz w:val="20"/>
            <w:szCs w:val="20"/>
            <w:lang w:val="en-GB"/>
            <w:rPrChange w:id="9181" w:author="Alexandre Miguel Kaizeler Guedes Da Silva Afonso" w:date="2026-07-27T16:55:00Z" w16du:dateUtc="2026-07-27T15:55:00Z">
              <w:rPr>
                <w:rFonts w:ascii="Arial" w:hAnsi="Arial" w:cs="Arial"/>
                <w:sz w:val="20"/>
                <w:szCs w:val="20"/>
              </w:rPr>
            </w:rPrChange>
          </w:rPr>
          <w:t>ranscripts on bottom left corner.</w:t>
        </w:r>
      </w:ins>
      <w:r w:rsidR="002209E9" w:rsidRPr="00B475D4">
        <w:rPr>
          <w:rFonts w:ascii="Arial" w:hAnsi="Arial" w:cs="Arial"/>
          <w:sz w:val="20"/>
          <w:szCs w:val="20"/>
          <w:lang w:val="en-GB"/>
          <w:rPrChange w:id="9182" w:author="Alexandre Miguel Kaizeler Guedes Da Silva Afonso" w:date="2026-07-27T16:55:00Z" w16du:dateUtc="2026-07-27T15:55:00Z">
            <w:rPr>
              <w:rFonts w:ascii="Arial" w:hAnsi="Arial" w:cs="Arial"/>
              <w:sz w:val="20"/>
              <w:szCs w:val="20"/>
            </w:rPr>
          </w:rPrChange>
        </w:rPr>
        <w:t xml:space="preserve"> (</w:t>
      </w:r>
      <w:r w:rsidR="005218FF" w:rsidRPr="00B475D4">
        <w:rPr>
          <w:rFonts w:ascii="Arial" w:hAnsi="Arial" w:cs="Arial"/>
          <w:sz w:val="20"/>
          <w:szCs w:val="20"/>
          <w:lang w:val="en-GB"/>
          <w:rPrChange w:id="9183" w:author="Alexandre Miguel Kaizeler Guedes Da Silva Afonso" w:date="2026-07-27T16:55:00Z" w16du:dateUtc="2026-07-27T15:55:00Z">
            <w:rPr>
              <w:rFonts w:ascii="Arial" w:hAnsi="Arial" w:cs="Arial"/>
              <w:sz w:val="20"/>
              <w:szCs w:val="20"/>
            </w:rPr>
          </w:rPrChange>
        </w:rPr>
        <w:t>C</w:t>
      </w:r>
      <w:r w:rsidR="002209E9" w:rsidRPr="00B475D4">
        <w:rPr>
          <w:rFonts w:ascii="Arial" w:hAnsi="Arial" w:cs="Arial"/>
          <w:sz w:val="20"/>
          <w:szCs w:val="20"/>
          <w:lang w:val="en-GB"/>
          <w:rPrChange w:id="9184" w:author="Alexandre Miguel Kaizeler Guedes Da Silva Afonso" w:date="2026-07-27T16:55:00Z" w16du:dateUtc="2026-07-27T15:55:00Z">
            <w:rPr>
              <w:rFonts w:ascii="Arial" w:hAnsi="Arial" w:cs="Arial"/>
              <w:sz w:val="20"/>
              <w:szCs w:val="20"/>
            </w:rPr>
          </w:rPrChange>
        </w:rPr>
        <w:t xml:space="preserve">) Scatter plot of GSEA </w:t>
      </w:r>
      <w:r w:rsidR="005218FF" w:rsidRPr="00B475D4">
        <w:rPr>
          <w:rFonts w:ascii="Arial" w:hAnsi="Arial" w:cs="Arial"/>
          <w:sz w:val="20"/>
          <w:szCs w:val="20"/>
          <w:lang w:val="en-GB"/>
          <w:rPrChange w:id="9185" w:author="Alexandre Miguel Kaizeler Guedes Da Silva Afonso" w:date="2026-07-27T16:55:00Z" w16du:dateUtc="2026-07-27T15:55:00Z">
            <w:rPr>
              <w:rFonts w:ascii="Arial" w:hAnsi="Arial" w:cs="Arial"/>
              <w:sz w:val="20"/>
              <w:szCs w:val="20"/>
            </w:rPr>
          </w:rPrChange>
        </w:rPr>
        <w:t>NES</w:t>
      </w:r>
      <w:r w:rsidR="002209E9" w:rsidRPr="00B475D4">
        <w:rPr>
          <w:rFonts w:ascii="Arial" w:hAnsi="Arial" w:cs="Arial"/>
          <w:sz w:val="20"/>
          <w:szCs w:val="20"/>
          <w:lang w:val="en-GB"/>
          <w:rPrChange w:id="9186" w:author="Alexandre Miguel Kaizeler Guedes Da Silva Afonso" w:date="2026-07-27T16:55:00Z" w16du:dateUtc="2026-07-27T15:55:00Z">
            <w:rPr>
              <w:rFonts w:ascii="Arial" w:hAnsi="Arial" w:cs="Arial"/>
              <w:sz w:val="20"/>
              <w:szCs w:val="20"/>
            </w:rPr>
          </w:rPrChange>
        </w:rPr>
        <w:t xml:space="preserve"> of Hallmark gene sets, </w:t>
      </w:r>
      <w:r w:rsidR="003028A5" w:rsidRPr="00B475D4">
        <w:rPr>
          <w:rFonts w:ascii="Arial" w:hAnsi="Arial" w:cs="Arial"/>
          <w:sz w:val="20"/>
          <w:szCs w:val="20"/>
          <w:lang w:val="en-GB"/>
          <w:rPrChange w:id="9187" w:author="Alexandre Miguel Kaizeler Guedes Da Silva Afonso" w:date="2026-07-27T16:55:00Z" w16du:dateUtc="2026-07-27T15:55:00Z">
            <w:rPr>
              <w:rFonts w:ascii="Arial" w:hAnsi="Arial" w:cs="Arial"/>
              <w:sz w:val="20"/>
              <w:szCs w:val="20"/>
            </w:rPr>
          </w:rPrChange>
        </w:rPr>
        <w:t xml:space="preserve">with genes ranked </w:t>
      </w:r>
      <w:r w:rsidR="003028A5" w:rsidRPr="00B475D4">
        <w:rPr>
          <w:rFonts w:ascii="Arial" w:hAnsi="Arial" w:cs="Arial"/>
          <w:sz w:val="20"/>
          <w:szCs w:val="20"/>
          <w:lang w:val="en-GB"/>
          <w:rPrChange w:id="9188" w:author="Alexandre Miguel Kaizeler Guedes Da Silva Afonso" w:date="2026-07-27T16:55:00Z" w16du:dateUtc="2026-07-27T15:55:00Z">
            <w:rPr>
              <w:rFonts w:ascii="Arial" w:hAnsi="Arial" w:cs="Arial"/>
              <w:sz w:val="20"/>
              <w:szCs w:val="20"/>
            </w:rPr>
          </w:rPrChange>
        </w:rPr>
        <w:lastRenderedPageBreak/>
        <w:t>by t-statistics of differential expression</w:t>
      </w:r>
      <w:r w:rsidR="002209E9" w:rsidRPr="00B475D4">
        <w:rPr>
          <w:rFonts w:ascii="Arial" w:hAnsi="Arial" w:cs="Arial"/>
          <w:sz w:val="20"/>
          <w:szCs w:val="20"/>
          <w:lang w:val="en-GB"/>
          <w:rPrChange w:id="9189" w:author="Alexandre Miguel Kaizeler Guedes Da Silva Afonso" w:date="2026-07-27T16:55:00Z" w16du:dateUtc="2026-07-27T15:55:00Z">
            <w:rPr>
              <w:rFonts w:ascii="Arial" w:hAnsi="Arial" w:cs="Arial"/>
              <w:sz w:val="20"/>
              <w:szCs w:val="20"/>
            </w:rPr>
          </w:rPrChange>
        </w:rPr>
        <w:t xml:space="preserve">, in </w:t>
      </w:r>
      <w:r w:rsidR="00A34CFF" w:rsidRPr="00B475D4">
        <w:rPr>
          <w:rFonts w:ascii="Arial" w:hAnsi="Arial" w:cs="Arial"/>
          <w:sz w:val="20"/>
          <w:szCs w:val="20"/>
          <w:lang w:val="en-GB"/>
          <w:rPrChange w:id="9190" w:author="Alexandre Miguel Kaizeler Guedes Da Silva Afonso" w:date="2026-07-27T16:55:00Z" w16du:dateUtc="2026-07-27T15:55:00Z">
            <w:rPr>
              <w:rFonts w:ascii="Arial" w:hAnsi="Arial" w:cs="Arial"/>
              <w:sz w:val="20"/>
              <w:szCs w:val="20"/>
            </w:rPr>
          </w:rPrChange>
        </w:rPr>
        <w:t>SG-bearing cells compared to their non-bearing counterparts</w:t>
      </w:r>
      <w:r w:rsidR="002209E9" w:rsidRPr="00B475D4">
        <w:rPr>
          <w:rFonts w:ascii="Arial" w:hAnsi="Arial" w:cs="Arial"/>
          <w:sz w:val="20"/>
          <w:szCs w:val="20"/>
          <w:lang w:val="en-GB"/>
          <w:rPrChange w:id="9191" w:author="Alexandre Miguel Kaizeler Guedes Da Silva Afonso" w:date="2026-07-27T16:55:00Z" w16du:dateUtc="2026-07-27T15:55:00Z">
            <w:rPr>
              <w:rFonts w:ascii="Arial" w:hAnsi="Arial" w:cs="Arial"/>
              <w:sz w:val="20"/>
              <w:szCs w:val="20"/>
            </w:rPr>
          </w:rPrChange>
        </w:rPr>
        <w:fldChar w:fldCharType="begin"/>
      </w:r>
      <w:r w:rsidR="0017139D" w:rsidRPr="00B475D4">
        <w:rPr>
          <w:rFonts w:ascii="Arial" w:hAnsi="Arial" w:cs="Arial"/>
          <w:sz w:val="20"/>
          <w:szCs w:val="20"/>
          <w:lang w:val="en-GB"/>
          <w:rPrChange w:id="9192" w:author="Alexandre Miguel Kaizeler Guedes Da Silva Afonso" w:date="2026-07-27T16:55:00Z" w16du:dateUtc="2026-07-27T15:55:00Z">
            <w:rPr>
              <w:rFonts w:ascii="Arial" w:hAnsi="Arial" w:cs="Arial"/>
              <w:sz w:val="20"/>
              <w:szCs w:val="20"/>
            </w:rPr>
          </w:rPrChange>
        </w:rPr>
        <w:instrText xml:space="preserve"> ADDIN ZOTERO_ITEM CSL_CITATION {"citationID":"7xmmX4Ny","properties":{"unsorted":false,"formattedCitation":"\\super 29,44,47,52\\nosupersub{}","plainCitation":"29,44,47,52","noteIndex":0},"citationItems":[{"id":"jCcWpdK2/0qH0ns4Q","uris":["http://zotero.org/users/local/1p9EH8ax/items/4ULW7W7L"],"itemData":{"id":"jCcWpdK2/0qH0ns4Q","type":"article-journal","abstract":"Abstract\n            Cells limit energy-consuming mRNA translation during stress to maintain metabolic homeostasis. Sequestration of mRNAs by RNA binding proteins (RBPs) into RNA granules reduces their translation, but it remains unclear whether RBPs also function in partitioning of specific transcripts to polysomes (PSs) to guide selective translation and stress adaptation in cancer. To study transcript partitioning under cell stress, we catalogued mRNAs enriched in prostate carcinoma PC-3 cell PSs, as defined by polysome fractionation and RNA sequencing (RNAseq), and compared them to mRNAs complexed with the known SG-nucleator protein, G3BP1, as defined by spatially-restricted enzymatic tagging and RNAseq. By comparing these compartments before and after short-term arsenite-induced oxidative stress, we identified three major categories of transcripts, namely those that were G3BP1-associated and PS-depleted, G3BP1-dissociated and PS-enriched, and G3BP1-associated but also PS-enriched. Oxidative stress profoundly altered the partitioning of transcripts between these compartments. Under arsenite stress, G3BP1-associated and PS-depleted transcripts correlated with reduced expression of encoded mitochondrial proteins, PS-enriched transcripts that disassociated from G3BP1 encoded cell cycle and cytoprotective proteins whose expression increased, while transcripts that were both G3BP1-associated and PS-enriched encoded proteins involved in diverse stress response pathways. Therefore, G3BP1 guides transcript partitioning to reprogram mRNA translation and support stress adaptation.","container-title":"Nucleic Acids Research","DOI":"10.1093/nar/gkaa376","ISSN":"0305-1048, 1362-4962","issue":"12","language":"en","license":"http://creativecommons.org/licenses/by/4.0/","page":"6855-6873","source":"DOI.org (Crossref)","title":"G3BP1-linked mRNA partitioning supports selective protein synthesis in response to oxidative stress","volume":"48","author":[{"family":"Somasekharan","given":"Syam Prakash"},{"family":"Zhang","given":"Fan"},{"family":"Saxena","given":"Neetu"},{"family":"Huang","given":"Jia Ni"},{"family":"Kuo","given":"I-Chih"},{"family":"Low","given":"Caitlin"},{"family":"Bell","given":"Robert"},{"family":"Adomat","given":"Hans"},{"family":"Stoynov","given":"Nikolay"},{"family":"Foster","given":"Leonard"},{"family":"Gleave","given":"Martin"},{"family":"Sorensen","given":"Poul H"}],"issued":{"date-parts":[["2020",7,9]]}}},{"id":"jCcWpdK2/hGsg69dw","uris":["http://zotero.org/users/local/1p9EH8ax/items/38B6FF2B"],"itemData":{"id":"jCcWpdK2/hGsg69dw","type":"article-journal","abstract":"Abstract\n            Stress granules are an integral part of the stress response that are formed from non-translating mRNAs aggregated with proteins. While much is known about stress granules, the factors that drive their mRNA localization are incompletely described. Modification of mRNA can alter the properties of the nucleobases and affect processes such as translation, splicing and localization of individual transcripts. Here, we show that the RNA modification N4-acetylcytidine (ac4C) on mRNA associates with transcripts enriched in stress granules and that stress granule localized transcripts with ac4C are specifically translationally regulated. We also show that ac4C on mRNA can mediate localization of the protein NOP58 to stress granules. Our results suggest that acetylation of mRNA regulates localization of both stress-sensitive transcripts and RNA-binding proteins to stress granules and adds to our understanding of the molecular mechanisms responsible for stress granule formation.","container-title":"EMBO Reports","DOI":"10.1038/s44319-024-00098-6","ISSN":"1469-3178","issue":"4","journalAbbreviation":"EMBO Rep","language":"en","page":"1814-1834","source":"DOI.org (Crossref)","title":"N4-acetylcytidine (ac4C) promotes mRNA localization to stress granules","volume":"25","author":[{"family":"Kudrin","given":"Pavel"},{"family":"Singh","given":"Ankita"},{"family":"Meierhofer","given":"David"},{"family":"Kuśnierczyk","given":"Anna"},{"family":"Ørom","given":"Ulf Andersson Vang"}],"issued":{"date-parts":[["2024",2,27]]}}},{"id":31,"uris":["http://zotero.org/users/local/q86rvdj2/items/8CTYDC6C"],"itemData":{"id":31,"type":"article-journal","container-title":"Cell","DOI":"10.1016/j.cell.2024.02.028","ISSN":"00928674","issue":"7","journalAbbreviation":"Cell","language":"en","page":"1701-1718.e28","source":"DOI.org (Crossref)","title":"RNA damage compartmentalization by DHX9 stress granules","volume":"187","author":[{"family":"Zhou","given":"Yilong"},{"family":"Panhale","given":"Amol"},{"family":"Shvedunova","given":"Maria"},{"family":"Balan","given":"Mirela"},{"family":"Gomez-Auli","given":"Alejandro"},{"family":"Holz","given":"Herbert"},{"family":"Seyfferth","given":"Janine"},{"family":"Helmstädter","given":"Martin"},{"family":"Kayser","given":"Séverine"},{"family":"Zhao","given":"Yuling"},{"family":"Erdogdu","given":"Niyazi Umut"},{"family":"Grzadzielewska","given":"Iga"},{"family":"Mittler","given":"Gerhard"},{"family":"Manke","given":"Thomas"},{"family":"Akhtar","given":"Asifa"}],"issued":{"date-parts":[["2024",3]]}}},{"id":902,"uris":["http://zotero.org/users/local/q86rvdj2/items/VDPQSALM"],"itemData":{"id":902,"type":"article-journal","abstract":"The subcellular localization of RNA is closely linked to its function. Many RNA species are partitioned into organelles and other subcellular compartments for storage, processing, translation, or degradation. Thus, capturing the subcellular spatial distribution of RNA would directly contribute to the understanding of RNA functions and regulation. Here, we present PHOTON, a method which combines high resolution imaging with high throughput sequencing to achieve spatial transcriptome profiling at subcellular resolution. We demonstrate PHOTON as a versatile tool to accurately capture the transcriptome of target cell types in situ at the tissue level such as granulosa cells in the ovary, as well as RNA content within subcellular compartments such as the nucleoli, the mitochondria, and the stress granules. Using PHOTON, we also reveal the functional role of m6A modifications on mRNA partitioning into stress granules. These results collectively demonstrate that PHOTON is a flexible and generalizable platform for understanding subcellular molecular dynamics through the transcriptomic lens.","container-title":"Nature Communications","DOI":"10.1038/s41467-025-59801-3","ISSN":"2041-1723","issue":"1","journalAbbreviation":"Nat Commun","language":"eng","page":"4457","PMID":"40368943","PMCID":"PMC12078482","source":"PubMed","title":"Subcellular level spatial transcriptomics with PHOTON","volume":"16","author":[{"family":"Rajachandran","given":"Shreya"},{"family":"Xu","given":"Qianlan"},{"family":"Cao","given":"Qiqi"},{"family":"Zhang","given":"Xin"},{"family":"Chen","given":"Fei"},{"family":"Mangiameli","given":"Sarah M."},{"family":"Chen","given":"Haiqi"}],"issued":{"date-parts":[["2025",5,14]]}}}],"schema":"https://github.com/citation-style-language/schema/raw/master/csl-citation.json"} </w:instrText>
      </w:r>
      <w:r w:rsidR="002209E9" w:rsidRPr="00B475D4">
        <w:rPr>
          <w:rFonts w:ascii="Arial" w:hAnsi="Arial" w:cs="Arial"/>
          <w:sz w:val="20"/>
          <w:szCs w:val="20"/>
          <w:lang w:val="en-GB"/>
          <w:rPrChange w:id="9193" w:author="Alexandre Miguel Kaizeler Guedes Da Silva Afonso" w:date="2026-07-27T16:55:00Z" w16du:dateUtc="2026-07-27T15:55:00Z">
            <w:rPr>
              <w:rFonts w:ascii="Arial" w:hAnsi="Arial" w:cs="Arial"/>
              <w:sz w:val="20"/>
              <w:szCs w:val="20"/>
            </w:rPr>
          </w:rPrChange>
        </w:rPr>
        <w:fldChar w:fldCharType="separate"/>
      </w:r>
      <w:r w:rsidR="0017139D" w:rsidRPr="00B475D4">
        <w:rPr>
          <w:rFonts w:ascii="Arial" w:hAnsi="Arial" w:cs="Arial"/>
          <w:kern w:val="0"/>
          <w:sz w:val="20"/>
          <w:vertAlign w:val="superscript"/>
          <w:lang w:val="en-GB"/>
          <w:rPrChange w:id="9194" w:author="Alexandre Miguel Kaizeler Guedes Da Silva Afonso" w:date="2026-07-27T16:55:00Z" w16du:dateUtc="2026-07-27T15:55:00Z">
            <w:rPr>
              <w:rFonts w:ascii="Arial" w:hAnsi="Arial" w:cs="Arial"/>
              <w:kern w:val="0"/>
              <w:sz w:val="20"/>
              <w:vertAlign w:val="superscript"/>
            </w:rPr>
          </w:rPrChange>
        </w:rPr>
        <w:t>29,44,47,52</w:t>
      </w:r>
      <w:r w:rsidR="002209E9" w:rsidRPr="00B475D4">
        <w:rPr>
          <w:rFonts w:ascii="Arial" w:hAnsi="Arial" w:cs="Arial"/>
          <w:sz w:val="20"/>
          <w:szCs w:val="20"/>
          <w:lang w:val="en-GB"/>
          <w:rPrChange w:id="9195" w:author="Alexandre Miguel Kaizeler Guedes Da Silva Afonso" w:date="2026-07-27T16:55:00Z" w16du:dateUtc="2026-07-27T15:55:00Z">
            <w:rPr>
              <w:rFonts w:ascii="Arial" w:hAnsi="Arial" w:cs="Arial"/>
              <w:sz w:val="20"/>
              <w:szCs w:val="20"/>
            </w:rPr>
          </w:rPrChange>
        </w:rPr>
        <w:fldChar w:fldCharType="end"/>
      </w:r>
      <w:r w:rsidR="002209E9" w:rsidRPr="00B475D4">
        <w:rPr>
          <w:rFonts w:ascii="Arial" w:hAnsi="Arial" w:cs="Arial"/>
          <w:sz w:val="20"/>
          <w:szCs w:val="20"/>
          <w:lang w:val="en-GB"/>
          <w:rPrChange w:id="9196" w:author="Alexandre Miguel Kaizeler Guedes Da Silva Afonso" w:date="2026-07-27T16:55:00Z" w16du:dateUtc="2026-07-27T15:55:00Z">
            <w:rPr>
              <w:rFonts w:ascii="Arial" w:hAnsi="Arial" w:cs="Arial"/>
              <w:sz w:val="20"/>
              <w:szCs w:val="20"/>
            </w:rPr>
          </w:rPrChange>
        </w:rPr>
        <w:t xml:space="preserve"> (X-Axis) </w:t>
      </w:r>
      <w:r w:rsidR="00A34CFF" w:rsidRPr="00B475D4">
        <w:rPr>
          <w:rFonts w:ascii="Arial" w:hAnsi="Arial" w:cs="Arial"/>
          <w:sz w:val="20"/>
          <w:szCs w:val="20"/>
          <w:lang w:val="en-GB"/>
          <w:rPrChange w:id="9197" w:author="Alexandre Miguel Kaizeler Guedes Da Silva Afonso" w:date="2026-07-27T16:55:00Z" w16du:dateUtc="2026-07-27T15:55:00Z">
            <w:rPr>
              <w:rFonts w:ascii="Arial" w:hAnsi="Arial" w:cs="Arial"/>
              <w:sz w:val="20"/>
              <w:szCs w:val="20"/>
            </w:rPr>
          </w:rPrChange>
        </w:rPr>
        <w:t xml:space="preserve">and </w:t>
      </w:r>
      <w:r w:rsidR="002209E9" w:rsidRPr="00B475D4">
        <w:rPr>
          <w:rFonts w:ascii="Arial" w:hAnsi="Arial" w:cs="Arial"/>
          <w:sz w:val="20"/>
          <w:szCs w:val="20"/>
          <w:lang w:val="en-GB"/>
          <w:rPrChange w:id="9198" w:author="Alexandre Miguel Kaizeler Guedes Da Silva Afonso" w:date="2026-07-27T16:55:00Z" w16du:dateUtc="2026-07-27T15:55:00Z">
            <w:rPr>
              <w:rFonts w:ascii="Arial" w:hAnsi="Arial" w:cs="Arial"/>
              <w:sz w:val="20"/>
              <w:szCs w:val="20"/>
            </w:rPr>
          </w:rPrChange>
        </w:rPr>
        <w:t>SASP inhibited samples</w:t>
      </w:r>
      <w:r w:rsidR="00A34CFF" w:rsidRPr="00B475D4">
        <w:rPr>
          <w:rFonts w:ascii="Arial" w:hAnsi="Arial" w:cs="Arial"/>
          <w:sz w:val="20"/>
          <w:szCs w:val="20"/>
          <w:lang w:val="en-GB"/>
          <w:rPrChange w:id="9199" w:author="Alexandre Miguel Kaizeler Guedes Da Silva Afonso" w:date="2026-07-27T16:55:00Z" w16du:dateUtc="2026-07-27T15:55:00Z">
            <w:rPr>
              <w:rFonts w:ascii="Arial" w:hAnsi="Arial" w:cs="Arial"/>
              <w:sz w:val="20"/>
              <w:szCs w:val="20"/>
            </w:rPr>
          </w:rPrChange>
        </w:rPr>
        <w:t xml:space="preserve"> against their non-inhibited counterparts</w:t>
      </w:r>
      <w:r w:rsidR="002209E9" w:rsidRPr="00B475D4">
        <w:rPr>
          <w:rFonts w:ascii="Arial" w:hAnsi="Arial" w:cs="Arial"/>
          <w:sz w:val="20"/>
          <w:szCs w:val="20"/>
          <w:lang w:val="en-GB"/>
          <w:rPrChange w:id="9200" w:author="Alexandre Miguel Kaizeler Guedes Da Silva Afonso" w:date="2026-07-27T16:55:00Z" w16du:dateUtc="2026-07-27T15:55:00Z">
            <w:rPr>
              <w:rFonts w:ascii="Arial" w:hAnsi="Arial" w:cs="Arial"/>
              <w:sz w:val="20"/>
              <w:szCs w:val="20"/>
            </w:rPr>
          </w:rPrChange>
        </w:rPr>
        <w:fldChar w:fldCharType="begin"/>
      </w:r>
      <w:r w:rsidR="0017139D" w:rsidRPr="00B475D4">
        <w:rPr>
          <w:rFonts w:ascii="Arial" w:hAnsi="Arial" w:cs="Arial"/>
          <w:sz w:val="20"/>
          <w:szCs w:val="20"/>
          <w:lang w:val="en-GB"/>
          <w:rPrChange w:id="9201" w:author="Alexandre Miguel Kaizeler Guedes Da Silva Afonso" w:date="2026-07-27T16:55:00Z" w16du:dateUtc="2026-07-27T15:55:00Z">
            <w:rPr>
              <w:rFonts w:ascii="Arial" w:hAnsi="Arial" w:cs="Arial"/>
              <w:sz w:val="20"/>
              <w:szCs w:val="20"/>
            </w:rPr>
          </w:rPrChange>
        </w:rPr>
        <w:instrText xml:space="preserve"> ADDIN ZOTERO_ITEM CSL_CITATION {"citationID":"AkCl9sax","properties":{"formattedCitation":"\\super 57\\nosupersub{}","plainCitation":"57","noteIndex":0},"citationItems":[{"id":"jCcWpdK2/9sQbb7CC","uris":["http://zotero.org/users/local/1p9EH8ax/items/VFQ5CKRV"],"itemData":{"id":"3kMMCi5j/2mqQ7nP7","type":"article-journal","container-title":"Nature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2209E9" w:rsidRPr="00B475D4">
        <w:rPr>
          <w:rFonts w:ascii="Arial" w:hAnsi="Arial" w:cs="Arial"/>
          <w:sz w:val="20"/>
          <w:szCs w:val="20"/>
          <w:lang w:val="en-GB"/>
          <w:rPrChange w:id="9202" w:author="Alexandre Miguel Kaizeler Guedes Da Silva Afonso" w:date="2026-07-27T16:55:00Z" w16du:dateUtc="2026-07-27T15:55:00Z">
            <w:rPr>
              <w:rFonts w:ascii="Arial" w:hAnsi="Arial" w:cs="Arial"/>
              <w:sz w:val="20"/>
              <w:szCs w:val="20"/>
            </w:rPr>
          </w:rPrChange>
        </w:rPr>
        <w:fldChar w:fldCharType="separate"/>
      </w:r>
      <w:r w:rsidR="0017139D" w:rsidRPr="00B475D4">
        <w:rPr>
          <w:rFonts w:ascii="Arial" w:hAnsi="Arial" w:cs="Arial"/>
          <w:kern w:val="0"/>
          <w:sz w:val="20"/>
          <w:vertAlign w:val="superscript"/>
          <w:lang w:val="en-GB"/>
          <w:rPrChange w:id="9203" w:author="Alexandre Miguel Kaizeler Guedes Da Silva Afonso" w:date="2026-07-27T16:55:00Z" w16du:dateUtc="2026-07-27T15:55:00Z">
            <w:rPr>
              <w:rFonts w:ascii="Arial" w:hAnsi="Arial" w:cs="Arial"/>
              <w:kern w:val="0"/>
              <w:sz w:val="20"/>
              <w:vertAlign w:val="superscript"/>
            </w:rPr>
          </w:rPrChange>
        </w:rPr>
        <w:t>57</w:t>
      </w:r>
      <w:r w:rsidR="002209E9" w:rsidRPr="00B475D4">
        <w:rPr>
          <w:rFonts w:ascii="Arial" w:hAnsi="Arial" w:cs="Arial"/>
          <w:sz w:val="20"/>
          <w:szCs w:val="20"/>
          <w:lang w:val="en-GB"/>
          <w:rPrChange w:id="9204" w:author="Alexandre Miguel Kaizeler Guedes Da Silva Afonso" w:date="2026-07-27T16:55:00Z" w16du:dateUtc="2026-07-27T15:55:00Z">
            <w:rPr>
              <w:rFonts w:ascii="Arial" w:hAnsi="Arial" w:cs="Arial"/>
              <w:sz w:val="20"/>
              <w:szCs w:val="20"/>
            </w:rPr>
          </w:rPrChange>
        </w:rPr>
        <w:fldChar w:fldCharType="end"/>
      </w:r>
      <w:r w:rsidR="00A34CFF" w:rsidRPr="00B475D4">
        <w:rPr>
          <w:rFonts w:ascii="Arial" w:hAnsi="Arial" w:cs="Arial"/>
          <w:sz w:val="20"/>
          <w:szCs w:val="20"/>
          <w:lang w:val="en-GB"/>
          <w:rPrChange w:id="9205" w:author="Alexandre Miguel Kaizeler Guedes Da Silva Afonso" w:date="2026-07-27T16:55:00Z" w16du:dateUtc="2026-07-27T15:55:00Z">
            <w:rPr>
              <w:rFonts w:ascii="Arial" w:hAnsi="Arial" w:cs="Arial"/>
              <w:sz w:val="20"/>
              <w:szCs w:val="20"/>
            </w:rPr>
          </w:rPrChange>
        </w:rPr>
        <w:t xml:space="preserve"> (Y-Axis). Fisher’s test OR and associated p-value are shown in the plot.</w:t>
      </w:r>
      <w:r w:rsidR="001D6149" w:rsidRPr="00B475D4">
        <w:rPr>
          <w:rFonts w:ascii="Arial" w:hAnsi="Arial" w:cs="Arial"/>
          <w:sz w:val="20"/>
          <w:szCs w:val="20"/>
          <w:lang w:val="en-GB"/>
          <w:rPrChange w:id="9206" w:author="Alexandre Miguel Kaizeler Guedes Da Silva Afonso" w:date="2026-07-27T16:55:00Z" w16du:dateUtc="2026-07-27T15:55:00Z">
            <w:rPr>
              <w:rFonts w:ascii="Arial" w:hAnsi="Arial" w:cs="Arial"/>
              <w:sz w:val="20"/>
              <w:szCs w:val="20"/>
            </w:rPr>
          </w:rPrChange>
        </w:rPr>
        <w:t xml:space="preserve"> Hallmarks linked to inflammation are highlighted.</w:t>
      </w:r>
      <w:r w:rsidR="005218FF" w:rsidRPr="00B475D4">
        <w:rPr>
          <w:rFonts w:ascii="Arial" w:hAnsi="Arial" w:cs="Arial"/>
          <w:sz w:val="20"/>
          <w:szCs w:val="20"/>
          <w:lang w:val="en-GB"/>
          <w:rPrChange w:id="9207" w:author="Alexandre Miguel Kaizeler Guedes Da Silva Afonso" w:date="2026-07-27T16:55:00Z" w16du:dateUtc="2026-07-27T15:55:00Z">
            <w:rPr>
              <w:rFonts w:ascii="Arial" w:hAnsi="Arial" w:cs="Arial"/>
              <w:sz w:val="20"/>
              <w:szCs w:val="20"/>
            </w:rPr>
          </w:rPrChange>
        </w:rPr>
        <w:t xml:space="preserve"> (D) Schematic of the proposed mitochondrial dsRNA–SG axis in inflammation control. In the absence of SGs (left), cellular stress promotes mitochondrial nucleic acid leakage, likely via BAX/BAK and VDAC1/2 pores</w:t>
      </w:r>
      <w:r w:rsidR="005218FF" w:rsidRPr="00B475D4">
        <w:rPr>
          <w:rFonts w:ascii="Arial" w:hAnsi="Arial" w:cs="Arial"/>
          <w:sz w:val="20"/>
          <w:szCs w:val="20"/>
          <w:lang w:val="en-GB"/>
          <w:rPrChange w:id="9208" w:author="Alexandre Miguel Kaizeler Guedes Da Silva Afonso" w:date="2026-07-27T16:55:00Z" w16du:dateUtc="2026-07-27T15:55:00Z">
            <w:rPr>
              <w:rFonts w:ascii="Arial" w:hAnsi="Arial" w:cs="Arial"/>
              <w:sz w:val="20"/>
              <w:szCs w:val="20"/>
            </w:rPr>
          </w:rPrChange>
        </w:rPr>
        <w:fldChar w:fldCharType="begin"/>
      </w:r>
      <w:r w:rsidR="0017139D" w:rsidRPr="00B475D4">
        <w:rPr>
          <w:rFonts w:ascii="Arial" w:hAnsi="Arial" w:cs="Arial"/>
          <w:sz w:val="20"/>
          <w:szCs w:val="20"/>
          <w:lang w:val="en-GB"/>
          <w:rPrChange w:id="9209" w:author="Alexandre Miguel Kaizeler Guedes Da Silva Afonso" w:date="2026-07-27T16:55:00Z" w16du:dateUtc="2026-07-27T15:55:00Z">
            <w:rPr>
              <w:rFonts w:ascii="Arial" w:hAnsi="Arial" w:cs="Arial"/>
              <w:sz w:val="20"/>
              <w:szCs w:val="20"/>
            </w:rPr>
          </w:rPrChange>
        </w:rPr>
        <w:instrText xml:space="preserve"> ADDIN ZOTERO_ITEM CSL_CITATION {"citationID":"dXIZbELD","properties":{"formattedCitation":"\\super 57\\nosupersub{}","plainCitation":"57","noteIndex":0},"citationItems":[{"id":"jCcWpdK2/9sQbb7CC","uris":["http://zotero.org/users/local/1p9EH8ax/items/VFQ5CKRV"],"itemData":{"id":"HtmS51Tt/BC7Okigh","type":"article-journal","container-title":"Nature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5218FF" w:rsidRPr="00B475D4">
        <w:rPr>
          <w:rFonts w:ascii="Arial" w:hAnsi="Arial" w:cs="Arial"/>
          <w:sz w:val="20"/>
          <w:szCs w:val="20"/>
          <w:lang w:val="en-GB"/>
          <w:rPrChange w:id="9210" w:author="Alexandre Miguel Kaizeler Guedes Da Silva Afonso" w:date="2026-07-27T16:55:00Z" w16du:dateUtc="2026-07-27T15:55:00Z">
            <w:rPr>
              <w:rFonts w:ascii="Arial" w:hAnsi="Arial" w:cs="Arial"/>
              <w:sz w:val="20"/>
              <w:szCs w:val="20"/>
            </w:rPr>
          </w:rPrChange>
        </w:rPr>
        <w:fldChar w:fldCharType="separate"/>
      </w:r>
      <w:r w:rsidR="0017139D" w:rsidRPr="00B475D4">
        <w:rPr>
          <w:rFonts w:ascii="Arial" w:hAnsi="Arial" w:cs="Arial"/>
          <w:kern w:val="0"/>
          <w:sz w:val="20"/>
          <w:vertAlign w:val="superscript"/>
          <w:lang w:val="en-GB"/>
          <w:rPrChange w:id="9211" w:author="Alexandre Miguel Kaizeler Guedes Da Silva Afonso" w:date="2026-07-27T16:55:00Z" w16du:dateUtc="2026-07-27T15:55:00Z">
            <w:rPr>
              <w:rFonts w:ascii="Arial" w:hAnsi="Arial" w:cs="Arial"/>
              <w:kern w:val="0"/>
              <w:sz w:val="20"/>
              <w:vertAlign w:val="superscript"/>
            </w:rPr>
          </w:rPrChange>
        </w:rPr>
        <w:t>57</w:t>
      </w:r>
      <w:r w:rsidR="005218FF" w:rsidRPr="00B475D4">
        <w:rPr>
          <w:rFonts w:ascii="Arial" w:hAnsi="Arial" w:cs="Arial"/>
          <w:sz w:val="20"/>
          <w:szCs w:val="20"/>
          <w:lang w:val="en-GB"/>
          <w:rPrChange w:id="9212" w:author="Alexandre Miguel Kaizeler Guedes Da Silva Afonso" w:date="2026-07-27T16:55:00Z" w16du:dateUtc="2026-07-27T15:55:00Z">
            <w:rPr>
              <w:rFonts w:ascii="Arial" w:hAnsi="Arial" w:cs="Arial"/>
              <w:sz w:val="20"/>
              <w:szCs w:val="20"/>
            </w:rPr>
          </w:rPrChange>
        </w:rPr>
        <w:fldChar w:fldCharType="end"/>
      </w:r>
      <w:r w:rsidR="005218FF" w:rsidRPr="00B475D4">
        <w:rPr>
          <w:rFonts w:ascii="Arial" w:hAnsi="Arial" w:cs="Arial"/>
          <w:sz w:val="20"/>
          <w:szCs w:val="20"/>
          <w:lang w:val="en-GB"/>
          <w:rPrChange w:id="9213" w:author="Alexandre Miguel Kaizeler Guedes Da Silva Afonso" w:date="2026-07-27T16:55:00Z" w16du:dateUtc="2026-07-27T15:55:00Z">
            <w:rPr>
              <w:rFonts w:ascii="Arial" w:hAnsi="Arial" w:cs="Arial"/>
              <w:sz w:val="20"/>
              <w:szCs w:val="20"/>
            </w:rPr>
          </w:rPrChange>
        </w:rPr>
        <w:t>. Leaked dsRNA is sensed by RIG-I and MDA5, which signal through MAVS to trigger an inflammatory cascade</w:t>
      </w:r>
      <w:r w:rsidR="00500E4F" w:rsidRPr="00B475D4">
        <w:rPr>
          <w:rFonts w:ascii="Arial" w:hAnsi="Arial" w:cs="Arial"/>
          <w:sz w:val="20"/>
          <w:szCs w:val="20"/>
          <w:lang w:val="en-GB"/>
          <w:rPrChange w:id="9214" w:author="Alexandre Miguel Kaizeler Guedes Da Silva Afonso" w:date="2026-07-27T16:55:00Z" w16du:dateUtc="2026-07-27T15:55:00Z">
            <w:rPr>
              <w:rFonts w:ascii="Arial" w:hAnsi="Arial" w:cs="Arial"/>
              <w:sz w:val="20"/>
              <w:szCs w:val="20"/>
            </w:rPr>
          </w:rPrChange>
        </w:rPr>
        <w:fldChar w:fldCharType="begin"/>
      </w:r>
      <w:r w:rsidR="0017139D" w:rsidRPr="00B475D4">
        <w:rPr>
          <w:rFonts w:ascii="Arial" w:hAnsi="Arial" w:cs="Arial"/>
          <w:sz w:val="20"/>
          <w:szCs w:val="20"/>
          <w:lang w:val="en-GB"/>
          <w:rPrChange w:id="9215" w:author="Alexandre Miguel Kaizeler Guedes Da Silva Afonso" w:date="2026-07-27T16:55:00Z" w16du:dateUtc="2026-07-27T15:55:00Z">
            <w:rPr>
              <w:rFonts w:ascii="Arial" w:hAnsi="Arial" w:cs="Arial"/>
              <w:sz w:val="20"/>
              <w:szCs w:val="20"/>
            </w:rPr>
          </w:rPrChange>
        </w:rPr>
        <w:instrText xml:space="preserve"> ADDIN ZOTERO_ITEM CSL_CITATION {"citationID":"5t40SsIk","properties":{"formattedCitation":"\\super 57\\nosupersub{}","plainCitation":"57","noteIndex":0},"citationItems":[{"id":"jCcWpdK2/9sQbb7CC","uris":["http://zotero.org/users/local/1p9EH8ax/items/VFQ5CKRV"],"itemData":{"id":"HtmS51Tt/BC7Okigh","type":"article-journal","container-title":"Nature Communications","DOI":"10.1038/s41467-024-51363-0","ISSN":"2041-1723","issue":"1","journalAbbreviation":"Nat Commun","language":"en","page":"7378","source":"DOI.org (Crossref)","title":"Release of mitochondrial dsRNA into the cytosol is a key driver of the inflammatory phenotype of senescent cells","volume":"15","author":[{"family":"López-Polo","given":"Vanessa"},{"family":"Maus","given":"Mate"},{"family":"Zacharioudakis","given":"Emmanouil"},{"family":"Lafarga","given":"Miguel"},{"family":"Attolini","given":"Camille Stephan-Otto"},{"family":"Marques","given":"Francisco D. M."},{"family":"Kovatcheva","given":"Marta"},{"family":"Gavathiotis","given":"Evripidis"},{"family":"Serrano","given":"Manuel"}],"issued":{"date-parts":[["2024",8,27]]}}}],"schema":"https://github.com/citation-style-language/schema/raw/master/csl-citation.json"} </w:instrText>
      </w:r>
      <w:r w:rsidR="00500E4F" w:rsidRPr="00B475D4">
        <w:rPr>
          <w:rFonts w:ascii="Arial" w:hAnsi="Arial" w:cs="Arial"/>
          <w:sz w:val="20"/>
          <w:szCs w:val="20"/>
          <w:lang w:val="en-GB"/>
          <w:rPrChange w:id="9216" w:author="Alexandre Miguel Kaizeler Guedes Da Silva Afonso" w:date="2026-07-27T16:55:00Z" w16du:dateUtc="2026-07-27T15:55:00Z">
            <w:rPr>
              <w:rFonts w:ascii="Arial" w:hAnsi="Arial" w:cs="Arial"/>
              <w:sz w:val="20"/>
              <w:szCs w:val="20"/>
            </w:rPr>
          </w:rPrChange>
        </w:rPr>
        <w:fldChar w:fldCharType="separate"/>
      </w:r>
      <w:r w:rsidR="0017139D" w:rsidRPr="00B475D4">
        <w:rPr>
          <w:rFonts w:ascii="Arial" w:hAnsi="Arial" w:cs="Arial"/>
          <w:kern w:val="0"/>
          <w:sz w:val="20"/>
          <w:vertAlign w:val="superscript"/>
          <w:lang w:val="en-GB"/>
          <w:rPrChange w:id="9217" w:author="Alexandre Miguel Kaizeler Guedes Da Silva Afonso" w:date="2026-07-27T16:55:00Z" w16du:dateUtc="2026-07-27T15:55:00Z">
            <w:rPr>
              <w:rFonts w:ascii="Arial" w:hAnsi="Arial" w:cs="Arial"/>
              <w:kern w:val="0"/>
              <w:sz w:val="20"/>
              <w:vertAlign w:val="superscript"/>
            </w:rPr>
          </w:rPrChange>
        </w:rPr>
        <w:t>57</w:t>
      </w:r>
      <w:r w:rsidR="00500E4F" w:rsidRPr="00B475D4">
        <w:rPr>
          <w:rFonts w:ascii="Arial" w:hAnsi="Arial" w:cs="Arial"/>
          <w:sz w:val="20"/>
          <w:szCs w:val="20"/>
          <w:lang w:val="en-GB"/>
          <w:rPrChange w:id="9218" w:author="Alexandre Miguel Kaizeler Guedes Da Silva Afonso" w:date="2026-07-27T16:55:00Z" w16du:dateUtc="2026-07-27T15:55:00Z">
            <w:rPr>
              <w:rFonts w:ascii="Arial" w:hAnsi="Arial" w:cs="Arial"/>
              <w:sz w:val="20"/>
              <w:szCs w:val="20"/>
            </w:rPr>
          </w:rPrChange>
        </w:rPr>
        <w:fldChar w:fldCharType="end"/>
      </w:r>
      <w:r w:rsidR="005218FF" w:rsidRPr="00B475D4">
        <w:rPr>
          <w:rFonts w:ascii="Arial" w:hAnsi="Arial" w:cs="Arial"/>
          <w:sz w:val="20"/>
          <w:szCs w:val="20"/>
          <w:lang w:val="en-GB"/>
          <w:rPrChange w:id="9219" w:author="Alexandre Miguel Kaizeler Guedes Da Silva Afonso" w:date="2026-07-27T16:55:00Z" w16du:dateUtc="2026-07-27T15:55:00Z">
            <w:rPr>
              <w:rFonts w:ascii="Arial" w:hAnsi="Arial" w:cs="Arial"/>
              <w:sz w:val="20"/>
              <w:szCs w:val="20"/>
            </w:rPr>
          </w:rPrChange>
        </w:rPr>
        <w:t>. When SGs are present</w:t>
      </w:r>
      <w:r w:rsidR="00500E4F" w:rsidRPr="00B475D4">
        <w:rPr>
          <w:rFonts w:ascii="Arial" w:hAnsi="Arial" w:cs="Arial"/>
          <w:sz w:val="20"/>
          <w:szCs w:val="20"/>
          <w:lang w:val="en-GB"/>
          <w:rPrChange w:id="9220" w:author="Alexandre Miguel Kaizeler Guedes Da Silva Afonso" w:date="2026-07-27T16:55:00Z" w16du:dateUtc="2026-07-27T15:55:00Z">
            <w:rPr>
              <w:rFonts w:ascii="Arial" w:hAnsi="Arial" w:cs="Arial"/>
              <w:sz w:val="20"/>
              <w:szCs w:val="20"/>
            </w:rPr>
          </w:rPrChange>
        </w:rPr>
        <w:t xml:space="preserve"> (right)</w:t>
      </w:r>
      <w:r w:rsidR="005218FF" w:rsidRPr="00B475D4">
        <w:rPr>
          <w:rFonts w:ascii="Arial" w:hAnsi="Arial" w:cs="Arial"/>
          <w:sz w:val="20"/>
          <w:szCs w:val="20"/>
          <w:lang w:val="en-GB"/>
          <w:rPrChange w:id="9221" w:author="Alexandre Miguel Kaizeler Guedes Da Silva Afonso" w:date="2026-07-27T16:55:00Z" w16du:dateUtc="2026-07-27T15:55:00Z">
            <w:rPr>
              <w:rFonts w:ascii="Arial" w:hAnsi="Arial" w:cs="Arial"/>
              <w:sz w:val="20"/>
              <w:szCs w:val="20"/>
            </w:rPr>
          </w:rPrChange>
        </w:rPr>
        <w:t>, leaked dsRNAs are sequestered within them, shielding these RNAs from RIG-I and MDA5 recognition and thereby preventing or attenuating inflammatory signaling.</w:t>
      </w:r>
      <w:r w:rsidR="00310067" w:rsidRPr="00B475D4">
        <w:rPr>
          <w:rFonts w:ascii="Arial" w:hAnsi="Arial" w:cs="Arial"/>
          <w:sz w:val="20"/>
          <w:szCs w:val="20"/>
          <w:lang w:val="en-GB"/>
          <w:rPrChange w:id="9222" w:author="Alexandre Miguel Kaizeler Guedes Da Silva Afonso" w:date="2026-07-27T16:55:00Z" w16du:dateUtc="2026-07-27T15:55:00Z">
            <w:rPr>
              <w:rFonts w:ascii="Arial" w:hAnsi="Arial" w:cs="Arial"/>
              <w:sz w:val="20"/>
              <w:szCs w:val="20"/>
            </w:rPr>
          </w:rPrChange>
        </w:rPr>
        <w:t xml:space="preserve"> In A and C</w:t>
      </w:r>
      <w:r w:rsidR="00887252" w:rsidRPr="00B475D4">
        <w:rPr>
          <w:rFonts w:ascii="Arial" w:hAnsi="Arial" w:cs="Arial"/>
          <w:sz w:val="20"/>
          <w:szCs w:val="20"/>
          <w:lang w:val="en-GB"/>
          <w:rPrChange w:id="9223" w:author="Alexandre Miguel Kaizeler Guedes Da Silva Afonso" w:date="2026-07-27T16:55:00Z" w16du:dateUtc="2026-07-27T15:55:00Z">
            <w:rPr>
              <w:rFonts w:ascii="Arial" w:hAnsi="Arial" w:cs="Arial"/>
              <w:sz w:val="20"/>
              <w:szCs w:val="20"/>
            </w:rPr>
          </w:rPrChange>
        </w:rPr>
        <w:t>,</w:t>
      </w:r>
      <w:r w:rsidR="00310067" w:rsidRPr="00B475D4">
        <w:rPr>
          <w:rFonts w:ascii="Arial" w:hAnsi="Arial" w:cs="Arial"/>
          <w:sz w:val="20"/>
          <w:szCs w:val="20"/>
          <w:lang w:val="en-GB"/>
          <w:rPrChange w:id="9224" w:author="Alexandre Miguel Kaizeler Guedes Da Silva Afonso" w:date="2026-07-27T16:55:00Z" w16du:dateUtc="2026-07-27T15:55:00Z">
            <w:rPr>
              <w:rFonts w:ascii="Arial" w:hAnsi="Arial" w:cs="Arial"/>
              <w:sz w:val="20"/>
              <w:szCs w:val="20"/>
            </w:rPr>
          </w:rPrChange>
        </w:rPr>
        <w:t xml:space="preserve"> </w:t>
      </w:r>
      <w:r w:rsidR="00887252" w:rsidRPr="00B475D4">
        <w:rPr>
          <w:rFonts w:ascii="Arial" w:hAnsi="Arial" w:cs="Arial"/>
          <w:color w:val="000000" w:themeColor="text1"/>
          <w:sz w:val="20"/>
          <w:szCs w:val="20"/>
          <w:lang w:val="en-GB"/>
          <w:rPrChange w:id="9225" w:author="Alexandre Miguel Kaizeler Guedes Da Silva Afonso" w:date="2026-07-27T16:55:00Z" w16du:dateUtc="2026-07-27T15:55:00Z">
            <w:rPr>
              <w:rFonts w:ascii="Arial" w:hAnsi="Arial" w:cs="Arial"/>
              <w:color w:val="000000" w:themeColor="text1"/>
              <w:sz w:val="20"/>
              <w:szCs w:val="20"/>
            </w:rPr>
          </w:rPrChange>
        </w:rPr>
        <w:t>d</w:t>
      </w:r>
      <w:r w:rsidR="00310067" w:rsidRPr="00B475D4">
        <w:rPr>
          <w:rFonts w:ascii="Arial" w:hAnsi="Arial" w:cs="Arial"/>
          <w:color w:val="000000" w:themeColor="text1"/>
          <w:sz w:val="20"/>
          <w:szCs w:val="20"/>
          <w:lang w:val="en-GB"/>
          <w:rPrChange w:id="9226" w:author="Alexandre Miguel Kaizeler Guedes Da Silva Afonso" w:date="2026-07-27T16:55:00Z" w16du:dateUtc="2026-07-27T15:55:00Z">
            <w:rPr>
              <w:rFonts w:ascii="Arial" w:hAnsi="Arial" w:cs="Arial"/>
              <w:color w:val="000000" w:themeColor="text1"/>
              <w:sz w:val="20"/>
              <w:szCs w:val="20"/>
            </w:rPr>
          </w:rPrChange>
        </w:rPr>
        <w:t xml:space="preserve">ashed lines </w:t>
      </w:r>
      <w:r w:rsidR="00887252" w:rsidRPr="00B475D4">
        <w:rPr>
          <w:rFonts w:ascii="Arial" w:hAnsi="Arial" w:cs="Arial"/>
          <w:color w:val="000000" w:themeColor="text1"/>
          <w:sz w:val="20"/>
          <w:szCs w:val="20"/>
          <w:lang w:val="en-GB"/>
          <w:rPrChange w:id="9227" w:author="Alexandre Miguel Kaizeler Guedes Da Silva Afonso" w:date="2026-07-27T16:55:00Z" w16du:dateUtc="2026-07-27T15:55:00Z">
            <w:rPr>
              <w:rFonts w:ascii="Arial" w:hAnsi="Arial" w:cs="Arial"/>
              <w:color w:val="000000" w:themeColor="text1"/>
              <w:sz w:val="20"/>
              <w:szCs w:val="20"/>
            </w:rPr>
          </w:rPrChange>
        </w:rPr>
        <w:t>depict</w:t>
      </w:r>
      <w:r w:rsidR="00310067" w:rsidRPr="00B475D4">
        <w:rPr>
          <w:rFonts w:ascii="Arial" w:hAnsi="Arial" w:cs="Arial"/>
          <w:color w:val="000000" w:themeColor="text1"/>
          <w:sz w:val="20"/>
          <w:szCs w:val="20"/>
          <w:lang w:val="en-GB"/>
          <w:rPrChange w:id="9228" w:author="Alexandre Miguel Kaizeler Guedes Da Silva Afonso" w:date="2026-07-27T16:55:00Z" w16du:dateUtc="2026-07-27T15:55:00Z">
            <w:rPr>
              <w:rFonts w:ascii="Arial" w:hAnsi="Arial" w:cs="Arial"/>
              <w:color w:val="000000" w:themeColor="text1"/>
              <w:sz w:val="20"/>
              <w:szCs w:val="20"/>
            </w:rPr>
          </w:rPrChange>
        </w:rPr>
        <w:t xml:space="preserve"> identity (Y = X; Y = -X)</w:t>
      </w:r>
      <w:r w:rsidR="00EB3FC4" w:rsidRPr="00B475D4">
        <w:rPr>
          <w:rFonts w:ascii="Arial" w:hAnsi="Arial" w:cs="Arial"/>
          <w:color w:val="000000" w:themeColor="text1"/>
          <w:sz w:val="20"/>
          <w:szCs w:val="20"/>
          <w:lang w:val="en-GB"/>
          <w:rPrChange w:id="9229" w:author="Alexandre Miguel Kaizeler Guedes Da Silva Afonso" w:date="2026-07-27T16:55:00Z" w16du:dateUtc="2026-07-27T15:55:00Z">
            <w:rPr>
              <w:rFonts w:ascii="Arial" w:hAnsi="Arial" w:cs="Arial"/>
              <w:color w:val="000000" w:themeColor="text1"/>
              <w:sz w:val="20"/>
              <w:szCs w:val="20"/>
            </w:rPr>
          </w:rPrChange>
        </w:rPr>
        <w:t>.</w:t>
      </w:r>
      <w:r w:rsidR="006E6705" w:rsidRPr="00B475D4">
        <w:rPr>
          <w:rFonts w:ascii="Arial" w:hAnsi="Arial" w:cs="Arial"/>
          <w:color w:val="000000" w:themeColor="text1"/>
          <w:sz w:val="20"/>
          <w:szCs w:val="20"/>
          <w:lang w:val="en-GB"/>
          <w:rPrChange w:id="9230" w:author="Alexandre Miguel Kaizeler Guedes Da Silva Afonso" w:date="2026-07-27T16:55:00Z" w16du:dateUtc="2026-07-27T15:55:00Z">
            <w:rPr>
              <w:rFonts w:ascii="Arial" w:hAnsi="Arial" w:cs="Arial"/>
              <w:color w:val="000000" w:themeColor="text1"/>
              <w:sz w:val="20"/>
              <w:szCs w:val="20"/>
            </w:rPr>
          </w:rPrChange>
        </w:rPr>
        <w:t xml:space="preserve"> </w:t>
      </w:r>
      <w:r w:rsidR="00EB3FC4" w:rsidRPr="00B475D4">
        <w:rPr>
          <w:rFonts w:ascii="Arial" w:hAnsi="Arial" w:cs="Arial"/>
          <w:color w:val="000000" w:themeColor="text1"/>
          <w:sz w:val="20"/>
          <w:szCs w:val="20"/>
          <w:lang w:val="en-GB"/>
          <w:rPrChange w:id="9231" w:author="Alexandre Miguel Kaizeler Guedes Da Silva Afonso" w:date="2026-07-27T16:55:00Z" w16du:dateUtc="2026-07-27T15:55:00Z">
            <w:rPr>
              <w:rFonts w:ascii="Arial" w:hAnsi="Arial" w:cs="Arial"/>
              <w:color w:val="000000" w:themeColor="text1"/>
              <w:sz w:val="20"/>
              <w:szCs w:val="20"/>
            </w:rPr>
          </w:rPrChange>
        </w:rPr>
        <w:t>I</w:t>
      </w:r>
      <w:r w:rsidR="006E6705" w:rsidRPr="00B475D4">
        <w:rPr>
          <w:rFonts w:ascii="Arial" w:hAnsi="Arial" w:cs="Arial"/>
          <w:color w:val="000000" w:themeColor="text1"/>
          <w:sz w:val="20"/>
          <w:szCs w:val="20"/>
          <w:lang w:val="en-GB"/>
          <w:rPrChange w:id="9232" w:author="Alexandre Miguel Kaizeler Guedes Da Silva Afonso" w:date="2026-07-27T16:55:00Z" w16du:dateUtc="2026-07-27T15:55:00Z">
            <w:rPr>
              <w:rFonts w:ascii="Arial" w:hAnsi="Arial" w:cs="Arial"/>
              <w:color w:val="000000" w:themeColor="text1"/>
              <w:sz w:val="20"/>
              <w:szCs w:val="20"/>
            </w:rPr>
          </w:rPrChange>
        </w:rPr>
        <w:t xml:space="preserve">n C, </w:t>
      </w:r>
      <w:r w:rsidR="00EB3FC4" w:rsidRPr="00B475D4">
        <w:rPr>
          <w:rFonts w:ascii="Arial" w:hAnsi="Arial" w:cs="Arial"/>
          <w:color w:val="000000" w:themeColor="text1"/>
          <w:sz w:val="20"/>
          <w:szCs w:val="20"/>
          <w:lang w:val="en-GB"/>
          <w:rPrChange w:id="9233" w:author="Alexandre Miguel Kaizeler Guedes Da Silva Afonso" w:date="2026-07-27T16:55:00Z" w16du:dateUtc="2026-07-27T15:55:00Z">
            <w:rPr>
              <w:rFonts w:ascii="Arial" w:hAnsi="Arial" w:cs="Arial"/>
              <w:color w:val="000000" w:themeColor="text1"/>
              <w:sz w:val="20"/>
              <w:szCs w:val="20"/>
            </w:rPr>
          </w:rPrChange>
        </w:rPr>
        <w:t>dotted lines depict X = 0 and Y = 0</w:t>
      </w:r>
      <w:r w:rsidR="00310067" w:rsidRPr="00B475D4">
        <w:rPr>
          <w:rFonts w:ascii="Arial" w:hAnsi="Arial" w:cs="Arial"/>
          <w:color w:val="000000" w:themeColor="text1"/>
          <w:sz w:val="20"/>
          <w:szCs w:val="20"/>
          <w:lang w:val="en-GB"/>
          <w:rPrChange w:id="9234" w:author="Alexandre Miguel Kaizeler Guedes Da Silva Afonso" w:date="2026-07-27T16:55:00Z" w16du:dateUtc="2026-07-27T15:55:00Z">
            <w:rPr>
              <w:rFonts w:ascii="Arial" w:hAnsi="Arial" w:cs="Arial"/>
              <w:color w:val="000000" w:themeColor="text1"/>
              <w:sz w:val="20"/>
              <w:szCs w:val="20"/>
            </w:rPr>
          </w:rPrChange>
        </w:rPr>
        <w:t>.</w:t>
      </w:r>
    </w:p>
    <w:p w14:paraId="494C1C72" w14:textId="77777777" w:rsidR="005D18C8" w:rsidRPr="00B475D4" w:rsidRDefault="005D18C8" w:rsidP="001D53C6">
      <w:pPr>
        <w:jc w:val="both"/>
        <w:rPr>
          <w:rFonts w:ascii="Arial" w:hAnsi="Arial" w:cs="Arial"/>
          <w:color w:val="00B0F0"/>
          <w:sz w:val="24"/>
          <w:szCs w:val="24"/>
          <w:lang w:val="en-GB"/>
          <w:rPrChange w:id="9235" w:author="Alexandre Miguel Kaizeler Guedes Da Silva Afonso" w:date="2026-07-27T16:55:00Z" w16du:dateUtc="2026-07-27T15:55:00Z">
            <w:rPr>
              <w:rFonts w:ascii="Arial" w:hAnsi="Arial" w:cs="Arial"/>
              <w:color w:val="00B0F0"/>
              <w:sz w:val="24"/>
              <w:szCs w:val="24"/>
            </w:rPr>
          </w:rPrChange>
        </w:rPr>
      </w:pPr>
    </w:p>
    <w:p w14:paraId="31D053CD" w14:textId="77777777" w:rsidR="005D18C8" w:rsidRPr="00B475D4" w:rsidRDefault="005D18C8" w:rsidP="001D53C6">
      <w:pPr>
        <w:jc w:val="both"/>
        <w:rPr>
          <w:rFonts w:ascii="Arial" w:hAnsi="Arial" w:cs="Arial"/>
          <w:color w:val="00B0F0"/>
          <w:sz w:val="24"/>
          <w:szCs w:val="24"/>
          <w:lang w:val="en-GB"/>
          <w:rPrChange w:id="9236" w:author="Alexandre Miguel Kaizeler Guedes Da Silva Afonso" w:date="2026-07-27T16:55:00Z" w16du:dateUtc="2026-07-27T15:55:00Z">
            <w:rPr>
              <w:rFonts w:ascii="Arial" w:hAnsi="Arial" w:cs="Arial"/>
              <w:color w:val="00B0F0"/>
              <w:sz w:val="24"/>
              <w:szCs w:val="24"/>
            </w:rPr>
          </w:rPrChange>
        </w:rPr>
      </w:pPr>
    </w:p>
    <w:p w14:paraId="0999E3B0" w14:textId="361B1F64" w:rsidR="005D18C8" w:rsidRPr="00B475D4" w:rsidRDefault="00B33410" w:rsidP="001D53C6">
      <w:pPr>
        <w:jc w:val="both"/>
        <w:rPr>
          <w:rFonts w:ascii="Arial" w:hAnsi="Arial" w:cs="Arial"/>
          <w:color w:val="00B0F0"/>
          <w:sz w:val="24"/>
          <w:szCs w:val="24"/>
          <w:lang w:val="en-GB"/>
          <w:rPrChange w:id="9237" w:author="Alexandre Miguel Kaizeler Guedes Da Silva Afonso" w:date="2026-07-27T16:55:00Z" w16du:dateUtc="2026-07-27T15:55:00Z">
            <w:rPr>
              <w:rFonts w:ascii="Arial" w:hAnsi="Arial" w:cs="Arial"/>
              <w:color w:val="00B0F0"/>
              <w:sz w:val="24"/>
              <w:szCs w:val="24"/>
            </w:rPr>
          </w:rPrChange>
        </w:rPr>
      </w:pPr>
      <w:r w:rsidRPr="00B475D4">
        <w:rPr>
          <w:rFonts w:ascii="Arial" w:hAnsi="Arial" w:cs="Arial"/>
          <w:noProof/>
          <w:color w:val="00B0F0"/>
          <w:sz w:val="24"/>
          <w:szCs w:val="24"/>
          <w:lang w:val="en-GB"/>
          <w:rPrChange w:id="9238" w:author="Alexandre Miguel Kaizeler Guedes Da Silva Afonso" w:date="2026-07-27T16:55:00Z" w16du:dateUtc="2026-07-27T15:55:00Z">
            <w:rPr>
              <w:rFonts w:ascii="Arial" w:hAnsi="Arial" w:cs="Arial"/>
              <w:noProof/>
              <w:color w:val="00B0F0"/>
              <w:sz w:val="24"/>
              <w:szCs w:val="24"/>
            </w:rPr>
          </w:rPrChange>
        </w:rPr>
        <w:lastRenderedPageBreak/>
        <w:drawing>
          <wp:inline distT="0" distB="0" distL="0" distR="0" wp14:anchorId="1C2B6F3F" wp14:editId="61D1B605">
            <wp:extent cx="5943600" cy="6675120"/>
            <wp:effectExtent l="0" t="0" r="0" b="0"/>
            <wp:docPr id="154036733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67339" name="Imagem 1540367339"/>
                    <pic:cNvPicPr/>
                  </pic:nvPicPr>
                  <pic:blipFill>
                    <a:blip r:embed="rId19">
                      <a:extLst>
                        <a:ext uri="{28A0092B-C50C-407E-A947-70E740481C1C}">
                          <a14:useLocalDpi xmlns:a14="http://schemas.microsoft.com/office/drawing/2010/main" val="0"/>
                        </a:ext>
                      </a:extLst>
                    </a:blip>
                    <a:stretch>
                      <a:fillRect/>
                    </a:stretch>
                  </pic:blipFill>
                  <pic:spPr>
                    <a:xfrm>
                      <a:off x="0" y="0"/>
                      <a:ext cx="5943600" cy="6675120"/>
                    </a:xfrm>
                    <a:prstGeom prst="rect">
                      <a:avLst/>
                    </a:prstGeom>
                  </pic:spPr>
                </pic:pic>
              </a:graphicData>
            </a:graphic>
          </wp:inline>
        </w:drawing>
      </w:r>
    </w:p>
    <w:p w14:paraId="569AE3ED" w14:textId="2CEA99D4" w:rsidR="006E19B4" w:rsidRPr="00B475D4" w:rsidRDefault="005D18C8" w:rsidP="006E19B4">
      <w:pPr>
        <w:jc w:val="both"/>
        <w:rPr>
          <w:rFonts w:ascii="Arial" w:hAnsi="Arial" w:cs="Arial"/>
          <w:sz w:val="20"/>
          <w:szCs w:val="20"/>
          <w:lang w:val="en-GB"/>
          <w:rPrChange w:id="9239" w:author="Alexandre Miguel Kaizeler Guedes Da Silva Afonso" w:date="2026-07-27T16:55:00Z" w16du:dateUtc="2026-07-27T15:55:00Z">
            <w:rPr>
              <w:rFonts w:ascii="Arial" w:hAnsi="Arial" w:cs="Arial"/>
              <w:sz w:val="20"/>
              <w:szCs w:val="20"/>
            </w:rPr>
          </w:rPrChange>
        </w:rPr>
      </w:pPr>
      <w:r w:rsidRPr="00B475D4">
        <w:rPr>
          <w:rFonts w:ascii="Arial" w:hAnsi="Arial" w:cs="Arial"/>
          <w:b/>
          <w:bCs/>
          <w:sz w:val="20"/>
          <w:szCs w:val="20"/>
          <w:lang w:val="en-GB"/>
          <w:rPrChange w:id="9240" w:author="Alexandre Miguel Kaizeler Guedes Da Silva Afonso" w:date="2026-07-27T16:55:00Z" w16du:dateUtc="2026-07-27T15:55:00Z">
            <w:rPr>
              <w:rFonts w:ascii="Arial" w:hAnsi="Arial" w:cs="Arial"/>
              <w:b/>
              <w:bCs/>
              <w:sz w:val="20"/>
              <w:szCs w:val="20"/>
            </w:rPr>
          </w:rPrChange>
        </w:rPr>
        <w:t xml:space="preserve">Figure </w:t>
      </w:r>
      <w:r w:rsidR="00B33410" w:rsidRPr="00B475D4">
        <w:rPr>
          <w:rFonts w:ascii="Arial" w:hAnsi="Arial" w:cs="Arial"/>
          <w:b/>
          <w:bCs/>
          <w:sz w:val="20"/>
          <w:szCs w:val="20"/>
          <w:lang w:val="en-GB"/>
          <w:rPrChange w:id="9241" w:author="Alexandre Miguel Kaizeler Guedes Da Silva Afonso" w:date="2026-07-27T16:55:00Z" w16du:dateUtc="2026-07-27T15:55:00Z">
            <w:rPr>
              <w:rFonts w:ascii="Arial" w:hAnsi="Arial" w:cs="Arial"/>
              <w:b/>
              <w:bCs/>
              <w:sz w:val="20"/>
              <w:szCs w:val="20"/>
            </w:rPr>
          </w:rPrChange>
        </w:rPr>
        <w:t>6</w:t>
      </w:r>
      <w:r w:rsidRPr="00B475D4">
        <w:rPr>
          <w:rFonts w:ascii="Arial" w:hAnsi="Arial" w:cs="Arial"/>
          <w:b/>
          <w:bCs/>
          <w:sz w:val="20"/>
          <w:szCs w:val="20"/>
          <w:lang w:val="en-GB"/>
          <w:rPrChange w:id="9242" w:author="Alexandre Miguel Kaizeler Guedes Da Silva Afonso" w:date="2026-07-27T16:55:00Z" w16du:dateUtc="2026-07-27T15:55:00Z">
            <w:rPr>
              <w:rFonts w:ascii="Arial" w:hAnsi="Arial" w:cs="Arial"/>
              <w:b/>
              <w:bCs/>
              <w:sz w:val="20"/>
              <w:szCs w:val="20"/>
            </w:rPr>
          </w:rPrChange>
        </w:rPr>
        <w:t xml:space="preserve">. SG potentially uptake leaked mitochondrial dsRNA. </w:t>
      </w:r>
      <w:r w:rsidRPr="00B475D4">
        <w:rPr>
          <w:rFonts w:ascii="Arial" w:hAnsi="Arial" w:cs="Arial"/>
          <w:sz w:val="20"/>
          <w:szCs w:val="20"/>
          <w:lang w:val="en-GB"/>
          <w:rPrChange w:id="9243" w:author="Alexandre Miguel Kaizeler Guedes Da Silva Afonso" w:date="2026-07-27T16:55:00Z" w16du:dateUtc="2026-07-27T15:55:00Z">
            <w:rPr>
              <w:rFonts w:ascii="Arial" w:hAnsi="Arial" w:cs="Arial"/>
              <w:sz w:val="20"/>
              <w:szCs w:val="20"/>
            </w:rPr>
          </w:rPrChange>
        </w:rPr>
        <w:t>(A)</w:t>
      </w:r>
      <w:r w:rsidR="006E19B4" w:rsidRPr="00B475D4">
        <w:rPr>
          <w:rFonts w:ascii="Arial" w:hAnsi="Arial" w:cs="Arial"/>
          <w:sz w:val="20"/>
          <w:szCs w:val="20"/>
          <w:lang w:val="en-GB"/>
          <w:rPrChange w:id="9244" w:author="Alexandre Miguel Kaizeler Guedes Da Silva Afonso" w:date="2026-07-27T16:55:00Z" w16du:dateUtc="2026-07-27T15:55:00Z">
            <w:rPr>
              <w:rFonts w:ascii="Arial" w:hAnsi="Arial" w:cs="Arial"/>
              <w:sz w:val="20"/>
              <w:szCs w:val="20"/>
            </w:rPr>
          </w:rPrChange>
        </w:rPr>
        <w:t xml:space="preserve"> Representative</w:t>
      </w:r>
      <w:r w:rsidRPr="00B475D4">
        <w:rPr>
          <w:rFonts w:ascii="Arial" w:hAnsi="Arial" w:cs="Arial"/>
          <w:b/>
          <w:bCs/>
          <w:sz w:val="20"/>
          <w:szCs w:val="20"/>
          <w:lang w:val="en-GB"/>
          <w:rPrChange w:id="9245" w:author="Alexandre Miguel Kaizeler Guedes Da Silva Afonso" w:date="2026-07-27T16:55:00Z" w16du:dateUtc="2026-07-27T15:55:00Z">
            <w:rPr>
              <w:rFonts w:ascii="Arial" w:hAnsi="Arial" w:cs="Arial"/>
              <w:b/>
              <w:bCs/>
              <w:sz w:val="20"/>
              <w:szCs w:val="20"/>
            </w:rPr>
          </w:rPrChange>
        </w:rPr>
        <w:t xml:space="preserve"> </w:t>
      </w:r>
      <w:r w:rsidR="00B33410" w:rsidRPr="00B475D4">
        <w:rPr>
          <w:rFonts w:ascii="Arial" w:hAnsi="Arial" w:cs="Arial"/>
          <w:sz w:val="20"/>
          <w:szCs w:val="20"/>
          <w:lang w:val="en-GB"/>
          <w:rPrChange w:id="9246" w:author="Alexandre Miguel Kaizeler Guedes Da Silva Afonso" w:date="2026-07-27T16:55:00Z" w16du:dateUtc="2026-07-27T15:55:00Z">
            <w:rPr>
              <w:rFonts w:ascii="Arial" w:hAnsi="Arial" w:cs="Arial"/>
              <w:sz w:val="20"/>
              <w:szCs w:val="20"/>
            </w:rPr>
          </w:rPrChange>
        </w:rPr>
        <w:t>i</w:t>
      </w:r>
      <w:r w:rsidRPr="00B475D4">
        <w:rPr>
          <w:rFonts w:ascii="Arial" w:hAnsi="Arial" w:cs="Arial"/>
          <w:sz w:val="20"/>
          <w:szCs w:val="20"/>
          <w:lang w:val="en-GB"/>
          <w:rPrChange w:id="9247" w:author="Alexandre Miguel Kaizeler Guedes Da Silva Afonso" w:date="2026-07-27T16:55:00Z" w16du:dateUtc="2026-07-27T15:55:00Z">
            <w:rPr>
              <w:rFonts w:ascii="Arial" w:hAnsi="Arial" w:cs="Arial"/>
              <w:sz w:val="20"/>
              <w:szCs w:val="20"/>
            </w:rPr>
          </w:rPrChange>
        </w:rPr>
        <w:t xml:space="preserve">mmunofluorescence images of U2-OS cells untreated or treated with sorbitol (0.4M). G3BP1 (SG marker, v. Figure 1B) is shown in white, </w:t>
      </w:r>
      <w:r w:rsidR="00B33410" w:rsidRPr="00B475D4">
        <w:rPr>
          <w:rFonts w:ascii="Arial" w:hAnsi="Arial" w:cs="Arial"/>
          <w:sz w:val="20"/>
          <w:szCs w:val="20"/>
          <w:lang w:val="en-GB"/>
          <w:rPrChange w:id="9248" w:author="Alexandre Miguel Kaizeler Guedes Da Silva Afonso" w:date="2026-07-27T16:55:00Z" w16du:dateUtc="2026-07-27T15:55:00Z">
            <w:rPr>
              <w:rFonts w:ascii="Arial" w:hAnsi="Arial" w:cs="Arial"/>
              <w:sz w:val="20"/>
              <w:szCs w:val="20"/>
            </w:rPr>
          </w:rPrChange>
        </w:rPr>
        <w:t xml:space="preserve">J2 </w:t>
      </w:r>
      <w:r w:rsidRPr="00B475D4">
        <w:rPr>
          <w:rFonts w:ascii="Arial" w:hAnsi="Arial" w:cs="Arial"/>
          <w:sz w:val="20"/>
          <w:szCs w:val="20"/>
          <w:lang w:val="en-GB"/>
          <w:rPrChange w:id="9249" w:author="Alexandre Miguel Kaizeler Guedes Da Silva Afonso" w:date="2026-07-27T16:55:00Z" w16du:dateUtc="2026-07-27T15:55:00Z">
            <w:rPr>
              <w:rFonts w:ascii="Arial" w:hAnsi="Arial" w:cs="Arial"/>
              <w:sz w:val="20"/>
              <w:szCs w:val="20"/>
            </w:rPr>
          </w:rPrChange>
        </w:rPr>
        <w:t>in green (</w:t>
      </w:r>
      <w:r w:rsidR="00B33410" w:rsidRPr="00B475D4">
        <w:rPr>
          <w:rFonts w:ascii="Arial" w:hAnsi="Arial" w:cs="Arial"/>
          <w:sz w:val="20"/>
          <w:szCs w:val="20"/>
          <w:lang w:val="en-GB"/>
          <w:rPrChange w:id="9250" w:author="Alexandre Miguel Kaizeler Guedes Da Silva Afonso" w:date="2026-07-27T16:55:00Z" w16du:dateUtc="2026-07-27T15:55:00Z">
            <w:rPr>
              <w:rFonts w:ascii="Arial" w:hAnsi="Arial" w:cs="Arial"/>
              <w:sz w:val="20"/>
              <w:szCs w:val="20"/>
            </w:rPr>
          </w:rPrChange>
        </w:rPr>
        <w:t>dsRNA marker</w:t>
      </w:r>
      <w:r w:rsidRPr="00B475D4">
        <w:rPr>
          <w:rFonts w:ascii="Arial" w:hAnsi="Arial" w:cs="Arial"/>
          <w:sz w:val="20"/>
          <w:szCs w:val="20"/>
          <w:lang w:val="en-GB"/>
          <w:rPrChange w:id="9251" w:author="Alexandre Miguel Kaizeler Guedes Da Silva Afonso" w:date="2026-07-27T16:55:00Z" w16du:dateUtc="2026-07-27T15:55:00Z">
            <w:rPr>
              <w:rFonts w:ascii="Arial" w:hAnsi="Arial" w:cs="Arial"/>
              <w:sz w:val="20"/>
              <w:szCs w:val="20"/>
            </w:rPr>
          </w:rPrChange>
        </w:rPr>
        <w:fldChar w:fldCharType="begin"/>
      </w:r>
      <w:r w:rsidR="0017139D" w:rsidRPr="00B475D4">
        <w:rPr>
          <w:rFonts w:ascii="Arial" w:hAnsi="Arial" w:cs="Arial"/>
          <w:sz w:val="20"/>
          <w:szCs w:val="20"/>
          <w:lang w:val="en-GB"/>
          <w:rPrChange w:id="9252" w:author="Alexandre Miguel Kaizeler Guedes Da Silva Afonso" w:date="2026-07-27T16:55:00Z" w16du:dateUtc="2026-07-27T15:55:00Z">
            <w:rPr>
              <w:rFonts w:ascii="Arial" w:hAnsi="Arial" w:cs="Arial"/>
              <w:sz w:val="20"/>
              <w:szCs w:val="20"/>
            </w:rPr>
          </w:rPrChange>
        </w:rPr>
        <w:instrText xml:space="preserve"> ADDIN ZOTERO_ITEM CSL_CITATION {"citationID":"TIlRPdCa","properties":{"formattedCitation":"\\super 60\\nosupersub{}","plainCitation":"60","noteIndex":0},"citationItems":[{"id":134,"uris":["http://zotero.org/users/local/q86rvdj2/items/HRYLS8CR"],"itemData":{"id":134,"type":"article-journal","abstract":"In addition to mitochondrial DNA, mitochondrial double-stranded RNA (mtdsRNA) is exported from mitochondria. However, specific channels for RNA transport have not been demonstrated. Here, we begin to characterize channel candidates for mtdsRNA export from the mitochondrial matrix to the cytosol. Down-regulation of SUV3 resulted in the accumulation of mtdsRNAs in the matrix, whereas down-regulation of PNPase resulted in the export of mtdsRNAs to the cytosol. Targeting experiments show that PNPase functions in both the intermembrane space and matrix. Strand-specific sequencing of the double-stranded RNA confirms the mitochondrial origin. Inhibiting or down-regulating outer membrane proteins VDAC1/2 and BAK/BAX or inner membrane proteins PHB1/2 strongly attenuated the export of mtdsRNAs to the cytosol. The cytosolic mtdsRNAs subsequently localized to large granules containing the stress protein TIA-1 and activated the type 1 interferon stress response pathway. Abundant mtdsRNAs were detected in a subset of non–small-cell lung cancer cell lines that were glycolytic, indicating relevance in cancer biology. Thus, we propose that mtdsRNA is a new damage-associated molecular pattern that is exported from mitochondria in a regulated manner.","container-title":"Life Science Alliance","DOI":"10.26508/lsa.202302396","ISSN":"2575-1077","issue":"9","journalAbbreviation":"Life Sci. Alliance","language":"en","page":"e202302396","source":"DOI.org (Crossref)","title":"Trafficking of mitochondrial double-stranded RNA from mitochondria to the cytosol","volume":"7","author":[{"family":"Krieger","given":"Matthew R"},{"family":"Abrahamian","given":"Melania"},{"family":"He","given":"Kevin L"},{"family":"Atamdede","given":"Sean"},{"family":"Hakimjavadi","given":"Hesamedin"},{"family":"Momcilovic","given":"Milica"},{"family":"Ostrow","given":"Dejerianne"},{"family":"Maggo","given":"Simran Ds"},{"family":"Tsang","given":"Yik Pui"},{"family":"Gai","given":"Xiaowu"},{"family":"Chanfreau","given":"Guillaume F"},{"family":"Shackelford","given":"David B"},{"family":"Teitell","given":"Michael A"},{"family":"Koehler","given":"Carla M"}],"issued":{"date-parts":[["2024",9]]}}}],"schema":"https://github.com/citation-style-language/schema/raw/master/csl-citation.json"} </w:instrText>
      </w:r>
      <w:r w:rsidRPr="00B475D4">
        <w:rPr>
          <w:rFonts w:ascii="Arial" w:hAnsi="Arial" w:cs="Arial"/>
          <w:sz w:val="20"/>
          <w:szCs w:val="20"/>
          <w:lang w:val="en-GB"/>
          <w:rPrChange w:id="9253" w:author="Alexandre Miguel Kaizeler Guedes Da Silva Afonso" w:date="2026-07-27T16:55:00Z" w16du:dateUtc="2026-07-27T15:55:00Z">
            <w:rPr>
              <w:rFonts w:ascii="Arial" w:hAnsi="Arial" w:cs="Arial"/>
              <w:sz w:val="20"/>
              <w:szCs w:val="20"/>
            </w:rPr>
          </w:rPrChange>
        </w:rPr>
        <w:fldChar w:fldCharType="separate"/>
      </w:r>
      <w:r w:rsidR="0017139D" w:rsidRPr="00B475D4">
        <w:rPr>
          <w:rFonts w:ascii="Arial" w:hAnsi="Arial" w:cs="Arial"/>
          <w:kern w:val="0"/>
          <w:sz w:val="20"/>
          <w:vertAlign w:val="superscript"/>
          <w:lang w:val="en-GB"/>
          <w:rPrChange w:id="9254" w:author="Alexandre Miguel Kaizeler Guedes Da Silva Afonso" w:date="2026-07-27T16:55:00Z" w16du:dateUtc="2026-07-27T15:55:00Z">
            <w:rPr>
              <w:rFonts w:ascii="Arial" w:hAnsi="Arial" w:cs="Arial"/>
              <w:kern w:val="0"/>
              <w:sz w:val="20"/>
              <w:vertAlign w:val="superscript"/>
            </w:rPr>
          </w:rPrChange>
        </w:rPr>
        <w:t>60</w:t>
      </w:r>
      <w:r w:rsidRPr="00B475D4">
        <w:rPr>
          <w:rFonts w:ascii="Arial" w:hAnsi="Arial" w:cs="Arial"/>
          <w:sz w:val="20"/>
          <w:szCs w:val="20"/>
          <w:lang w:val="en-GB"/>
          <w:rPrChange w:id="9255" w:author="Alexandre Miguel Kaizeler Guedes Da Silva Afonso" w:date="2026-07-27T16:55:00Z" w16du:dateUtc="2026-07-27T15:55:00Z">
            <w:rPr>
              <w:rFonts w:ascii="Arial" w:hAnsi="Arial" w:cs="Arial"/>
              <w:sz w:val="20"/>
              <w:szCs w:val="20"/>
            </w:rPr>
          </w:rPrChange>
        </w:rPr>
        <w:fldChar w:fldCharType="end"/>
      </w:r>
      <w:r w:rsidRPr="00B475D4">
        <w:rPr>
          <w:rFonts w:ascii="Arial" w:hAnsi="Arial" w:cs="Arial"/>
          <w:sz w:val="20"/>
          <w:szCs w:val="20"/>
          <w:lang w:val="en-GB"/>
          <w:rPrChange w:id="9256" w:author="Alexandre Miguel Kaizeler Guedes Da Silva Afonso" w:date="2026-07-27T16:55:00Z" w16du:dateUtc="2026-07-27T15:55:00Z">
            <w:rPr>
              <w:rFonts w:ascii="Arial" w:hAnsi="Arial" w:cs="Arial"/>
              <w:sz w:val="20"/>
              <w:szCs w:val="20"/>
            </w:rPr>
          </w:rPrChange>
        </w:rPr>
        <w:t>), HPS60 in red (mitochondrial marker</w:t>
      </w:r>
      <w:r w:rsidRPr="00B475D4">
        <w:rPr>
          <w:rFonts w:ascii="Arial" w:hAnsi="Arial" w:cs="Arial"/>
          <w:sz w:val="20"/>
          <w:szCs w:val="20"/>
          <w:lang w:val="en-GB"/>
          <w:rPrChange w:id="9257" w:author="Alexandre Miguel Kaizeler Guedes Da Silva Afonso" w:date="2026-07-27T16:55:00Z" w16du:dateUtc="2026-07-27T15:55:00Z">
            <w:rPr>
              <w:rFonts w:ascii="Arial" w:hAnsi="Arial" w:cs="Arial"/>
              <w:sz w:val="20"/>
              <w:szCs w:val="20"/>
            </w:rPr>
          </w:rPrChange>
        </w:rPr>
        <w:fldChar w:fldCharType="begin"/>
      </w:r>
      <w:r w:rsidR="0017139D" w:rsidRPr="00B475D4">
        <w:rPr>
          <w:rFonts w:ascii="Arial" w:hAnsi="Arial" w:cs="Arial"/>
          <w:sz w:val="20"/>
          <w:szCs w:val="20"/>
          <w:lang w:val="en-GB"/>
          <w:rPrChange w:id="9258" w:author="Alexandre Miguel Kaizeler Guedes Da Silva Afonso" w:date="2026-07-27T16:55:00Z" w16du:dateUtc="2026-07-27T15:55:00Z">
            <w:rPr>
              <w:rFonts w:ascii="Arial" w:hAnsi="Arial" w:cs="Arial"/>
              <w:sz w:val="20"/>
              <w:szCs w:val="20"/>
            </w:rPr>
          </w:rPrChange>
        </w:rPr>
        <w:instrText xml:space="preserve"> ADDIN ZOTERO_ITEM CSL_CITATION {"citationID":"6TcqIEmg","properties":{"formattedCitation":"\\super 67\\nosupersub{}","plainCitation":"67","noteIndex":0},"citationItems":[{"id":"jCcWpdK2/IgXMuAa8","uris":["http://zotero.org/users/local/q86rvdj2/items/SPMQTY4U"],"itemData":{"id":157,"type":"article-journal","container-title":"Autophagy","DOI":"10.1080/15548627.2021.1917129","ISSN":"1554-8627, 1554-8635","issue":"12","journalAbbreviation":"Autophagy","language":"en","page":"4363-4385","source":"DOI.org (Crossref)","title":"Transcription- and phosphorylation-dependent control of a functional interplay between XBP1s and PINK1 governs mitophagy and potentially impacts Parkinson disease pathophysiology","volume":"17","author":[{"family":"El Manaa","given":"Wejdane"},{"family":"Duplan","given":"Eric"},{"family":"Goiran","given":"Thomas"},{"family":"Lauritzen","given":"Inger"},{"family":"Vaillant Beuchot","given":"Loan"},{"family":"Lacas-Gervais","given":"Sandra"},{"family":"Morais","given":"Vanessa Alexandra"},{"family":"You","given":"Han"},{"family":"Qi","given":"Ling"},{"family":"Salazar","given":"Mario"},{"family":"Ozcan","given":"Umut"},{"family":"Chami","given":"Mounia"},{"family":"Checler","given":"Frédéric"},{"family":"Alves Da Costa","given":"Cristine"}],"issued":{"date-parts":[["2021",12,2]]}}}],"schema":"https://github.com/citation-style-language/schema/raw/master/csl-citation.json"} </w:instrText>
      </w:r>
      <w:r w:rsidRPr="00B475D4">
        <w:rPr>
          <w:rFonts w:ascii="Arial" w:hAnsi="Arial" w:cs="Arial"/>
          <w:sz w:val="20"/>
          <w:szCs w:val="20"/>
          <w:lang w:val="en-GB"/>
          <w:rPrChange w:id="9259" w:author="Alexandre Miguel Kaizeler Guedes Da Silva Afonso" w:date="2026-07-27T16:55:00Z" w16du:dateUtc="2026-07-27T15:55:00Z">
            <w:rPr>
              <w:rFonts w:ascii="Arial" w:hAnsi="Arial" w:cs="Arial"/>
              <w:sz w:val="20"/>
              <w:szCs w:val="20"/>
            </w:rPr>
          </w:rPrChange>
        </w:rPr>
        <w:fldChar w:fldCharType="separate"/>
      </w:r>
      <w:r w:rsidR="0017139D" w:rsidRPr="00B475D4">
        <w:rPr>
          <w:rFonts w:ascii="Arial" w:hAnsi="Arial" w:cs="Arial"/>
          <w:kern w:val="0"/>
          <w:sz w:val="20"/>
          <w:vertAlign w:val="superscript"/>
          <w:lang w:val="en-GB"/>
          <w:rPrChange w:id="9260" w:author="Alexandre Miguel Kaizeler Guedes Da Silva Afonso" w:date="2026-07-27T16:55:00Z" w16du:dateUtc="2026-07-27T15:55:00Z">
            <w:rPr>
              <w:rFonts w:ascii="Arial" w:hAnsi="Arial" w:cs="Arial"/>
              <w:kern w:val="0"/>
              <w:sz w:val="20"/>
              <w:vertAlign w:val="superscript"/>
            </w:rPr>
          </w:rPrChange>
        </w:rPr>
        <w:t>67</w:t>
      </w:r>
      <w:r w:rsidRPr="00B475D4">
        <w:rPr>
          <w:rFonts w:ascii="Arial" w:hAnsi="Arial" w:cs="Arial"/>
          <w:sz w:val="20"/>
          <w:szCs w:val="20"/>
          <w:lang w:val="en-GB"/>
          <w:rPrChange w:id="9261" w:author="Alexandre Miguel Kaizeler Guedes Da Silva Afonso" w:date="2026-07-27T16:55:00Z" w16du:dateUtc="2026-07-27T15:55:00Z">
            <w:rPr>
              <w:rFonts w:ascii="Arial" w:hAnsi="Arial" w:cs="Arial"/>
              <w:sz w:val="20"/>
              <w:szCs w:val="20"/>
            </w:rPr>
          </w:rPrChange>
        </w:rPr>
        <w:fldChar w:fldCharType="end"/>
      </w:r>
      <w:r w:rsidRPr="00B475D4">
        <w:rPr>
          <w:rFonts w:ascii="Arial" w:hAnsi="Arial" w:cs="Arial"/>
          <w:sz w:val="20"/>
          <w:szCs w:val="20"/>
          <w:lang w:val="en-GB"/>
          <w:rPrChange w:id="9262" w:author="Alexandre Miguel Kaizeler Guedes Da Silva Afonso" w:date="2026-07-27T16:55:00Z" w16du:dateUtc="2026-07-27T15:55:00Z">
            <w:rPr>
              <w:rFonts w:ascii="Arial" w:hAnsi="Arial" w:cs="Arial"/>
              <w:sz w:val="20"/>
              <w:szCs w:val="20"/>
            </w:rPr>
          </w:rPrChange>
        </w:rPr>
        <w:t xml:space="preserve">), and nuclei (DAPI) in blue. Merged images of these previous channels are also provided. </w:t>
      </w:r>
      <w:r w:rsidR="00C803D2" w:rsidRPr="00B475D4">
        <w:rPr>
          <w:rFonts w:ascii="Arial" w:hAnsi="Arial" w:cs="Arial"/>
          <w:sz w:val="20"/>
          <w:szCs w:val="20"/>
          <w:lang w:val="en-GB"/>
          <w:rPrChange w:id="9263" w:author="Alexandre Miguel Kaizeler Guedes Da Silva Afonso" w:date="2026-07-27T16:55:00Z" w16du:dateUtc="2026-07-27T15:55:00Z">
            <w:rPr>
              <w:rFonts w:ascii="Arial" w:hAnsi="Arial" w:cs="Arial"/>
              <w:sz w:val="20"/>
              <w:szCs w:val="20"/>
            </w:rPr>
          </w:rPrChange>
        </w:rPr>
        <w:t>In the “</w:t>
      </w:r>
      <w:r w:rsidR="00B33410" w:rsidRPr="00B475D4">
        <w:rPr>
          <w:rFonts w:ascii="Arial" w:hAnsi="Arial" w:cs="Arial"/>
          <w:sz w:val="20"/>
          <w:szCs w:val="20"/>
          <w:lang w:val="en-GB"/>
          <w:rPrChange w:id="9264" w:author="Alexandre Miguel Kaizeler Guedes Da Silva Afonso" w:date="2026-07-27T16:55:00Z" w16du:dateUtc="2026-07-27T15:55:00Z">
            <w:rPr>
              <w:rFonts w:ascii="Arial" w:hAnsi="Arial" w:cs="Arial"/>
              <w:sz w:val="20"/>
              <w:szCs w:val="20"/>
            </w:rPr>
          </w:rPrChange>
        </w:rPr>
        <w:t>Cyan</w:t>
      </w:r>
      <w:r w:rsidR="00C803D2" w:rsidRPr="00B475D4">
        <w:rPr>
          <w:rFonts w:ascii="Arial" w:hAnsi="Arial" w:cs="Arial"/>
          <w:sz w:val="20"/>
          <w:szCs w:val="20"/>
          <w:lang w:val="en-GB"/>
          <w:rPrChange w:id="9265" w:author="Alexandre Miguel Kaizeler Guedes Da Silva Afonso" w:date="2026-07-27T16:55:00Z" w16du:dateUtc="2026-07-27T15:55:00Z">
            <w:rPr>
              <w:rFonts w:ascii="Arial" w:hAnsi="Arial" w:cs="Arial"/>
              <w:sz w:val="20"/>
              <w:szCs w:val="20"/>
            </w:rPr>
          </w:rPrChange>
        </w:rPr>
        <w:t xml:space="preserve">” row, a merge of </w:t>
      </w:r>
      <w:r w:rsidR="00B33410" w:rsidRPr="00B475D4">
        <w:rPr>
          <w:rFonts w:ascii="Arial" w:hAnsi="Arial" w:cs="Arial"/>
          <w:sz w:val="20"/>
          <w:szCs w:val="20"/>
          <w:lang w:val="en-GB"/>
          <w:rPrChange w:id="9266" w:author="Alexandre Miguel Kaizeler Guedes Da Silva Afonso" w:date="2026-07-27T16:55:00Z" w16du:dateUtc="2026-07-27T15:55:00Z">
            <w:rPr>
              <w:rFonts w:ascii="Arial" w:hAnsi="Arial" w:cs="Arial"/>
              <w:sz w:val="20"/>
              <w:szCs w:val="20"/>
            </w:rPr>
          </w:rPrChange>
        </w:rPr>
        <w:t xml:space="preserve">J2 </w:t>
      </w:r>
      <w:r w:rsidR="00C803D2" w:rsidRPr="00B475D4">
        <w:rPr>
          <w:rFonts w:ascii="Arial" w:hAnsi="Arial" w:cs="Arial"/>
          <w:sz w:val="20"/>
          <w:szCs w:val="20"/>
          <w:lang w:val="en-GB"/>
          <w:rPrChange w:id="9267" w:author="Alexandre Miguel Kaizeler Guedes Da Silva Afonso" w:date="2026-07-27T16:55:00Z" w16du:dateUtc="2026-07-27T15:55:00Z">
            <w:rPr>
              <w:rFonts w:ascii="Arial" w:hAnsi="Arial" w:cs="Arial"/>
              <w:sz w:val="20"/>
              <w:szCs w:val="20"/>
            </w:rPr>
          </w:rPrChange>
        </w:rPr>
        <w:t xml:space="preserve">is shown with HSP60. Colocalization of these volumes (in voxels) is colored in </w:t>
      </w:r>
      <w:r w:rsidR="00B33410" w:rsidRPr="00B475D4">
        <w:rPr>
          <w:rFonts w:ascii="Arial" w:hAnsi="Arial" w:cs="Arial"/>
          <w:sz w:val="20"/>
          <w:szCs w:val="20"/>
          <w:lang w:val="en-GB"/>
          <w:rPrChange w:id="9268" w:author="Alexandre Miguel Kaizeler Guedes Da Silva Afonso" w:date="2026-07-27T16:55:00Z" w16du:dateUtc="2026-07-27T15:55:00Z">
            <w:rPr>
              <w:rFonts w:ascii="Arial" w:hAnsi="Arial" w:cs="Arial"/>
              <w:sz w:val="20"/>
              <w:szCs w:val="20"/>
            </w:rPr>
          </w:rPrChange>
        </w:rPr>
        <w:t>cyan</w:t>
      </w:r>
      <w:r w:rsidR="00C803D2" w:rsidRPr="00B475D4">
        <w:rPr>
          <w:rFonts w:ascii="Arial" w:hAnsi="Arial" w:cs="Arial"/>
          <w:sz w:val="20"/>
          <w:szCs w:val="20"/>
          <w:lang w:val="en-GB"/>
          <w:rPrChange w:id="9269" w:author="Alexandre Miguel Kaizeler Guedes Da Silva Afonso" w:date="2026-07-27T16:55:00Z" w16du:dateUtc="2026-07-27T15:55:00Z">
            <w:rPr>
              <w:rFonts w:ascii="Arial" w:hAnsi="Arial" w:cs="Arial"/>
              <w:sz w:val="20"/>
              <w:szCs w:val="20"/>
            </w:rPr>
          </w:rPrChange>
        </w:rPr>
        <w:t xml:space="preserve">. In the “Magenta” row, a merge of </w:t>
      </w:r>
      <w:r w:rsidR="00B33410" w:rsidRPr="00B475D4">
        <w:rPr>
          <w:rFonts w:ascii="Arial" w:hAnsi="Arial" w:cs="Arial"/>
          <w:sz w:val="20"/>
          <w:szCs w:val="20"/>
          <w:lang w:val="en-GB"/>
          <w:rPrChange w:id="9270" w:author="Alexandre Miguel Kaizeler Guedes Da Silva Afonso" w:date="2026-07-27T16:55:00Z" w16du:dateUtc="2026-07-27T15:55:00Z">
            <w:rPr>
              <w:rFonts w:ascii="Arial" w:hAnsi="Arial" w:cs="Arial"/>
              <w:sz w:val="20"/>
              <w:szCs w:val="20"/>
            </w:rPr>
          </w:rPrChange>
        </w:rPr>
        <w:t>J2</w:t>
      </w:r>
      <w:r w:rsidR="00C803D2" w:rsidRPr="00B475D4">
        <w:rPr>
          <w:rFonts w:ascii="Arial" w:hAnsi="Arial" w:cs="Arial"/>
          <w:sz w:val="20"/>
          <w:szCs w:val="20"/>
          <w:lang w:val="en-GB"/>
          <w:rPrChange w:id="9271" w:author="Alexandre Miguel Kaizeler Guedes Da Silva Afonso" w:date="2026-07-27T16:55:00Z" w16du:dateUtc="2026-07-27T15:55:00Z">
            <w:rPr>
              <w:rFonts w:ascii="Arial" w:hAnsi="Arial" w:cs="Arial"/>
              <w:sz w:val="20"/>
              <w:szCs w:val="20"/>
            </w:rPr>
          </w:rPrChange>
        </w:rPr>
        <w:t>, that did not colocalize with HSP60, is shown with G3BP1. Colocalization of these volumes (in voxels) is colored in magenta. Scale bar is shown on bottom right corner of each image, in yellow</w:t>
      </w:r>
      <w:r w:rsidR="00023CAE" w:rsidRPr="00B475D4">
        <w:rPr>
          <w:rFonts w:ascii="Arial" w:hAnsi="Arial" w:cs="Arial"/>
          <w:sz w:val="20"/>
          <w:szCs w:val="20"/>
          <w:lang w:val="en-GB"/>
          <w:rPrChange w:id="9272" w:author="Alexandre Miguel Kaizeler Guedes Da Silva Afonso" w:date="2026-07-27T16:55:00Z" w16du:dateUtc="2026-07-27T15:55:00Z">
            <w:rPr>
              <w:rFonts w:ascii="Arial" w:hAnsi="Arial" w:cs="Arial"/>
              <w:sz w:val="20"/>
              <w:szCs w:val="20"/>
            </w:rPr>
          </w:rPrChange>
        </w:rPr>
        <w:t>.</w:t>
      </w:r>
      <w:r w:rsidR="00C803D2" w:rsidRPr="00B475D4">
        <w:rPr>
          <w:rFonts w:ascii="Arial" w:hAnsi="Arial" w:cs="Arial"/>
          <w:sz w:val="20"/>
          <w:szCs w:val="20"/>
          <w:lang w:val="en-GB"/>
          <w:rPrChange w:id="9273" w:author="Alexandre Miguel Kaizeler Guedes Da Silva Afonso" w:date="2026-07-27T16:55:00Z" w16du:dateUtc="2026-07-27T15:55:00Z">
            <w:rPr>
              <w:rFonts w:ascii="Arial" w:hAnsi="Arial" w:cs="Arial"/>
              <w:sz w:val="20"/>
              <w:szCs w:val="20"/>
            </w:rPr>
          </w:rPrChange>
        </w:rPr>
        <w:t xml:space="preserve"> </w:t>
      </w:r>
      <w:r w:rsidR="00023CAE" w:rsidRPr="00B475D4">
        <w:rPr>
          <w:rFonts w:ascii="Arial" w:hAnsi="Arial" w:cs="Arial"/>
          <w:sz w:val="20"/>
          <w:szCs w:val="20"/>
          <w:lang w:val="en-GB"/>
          <w:rPrChange w:id="9274" w:author="Alexandre Miguel Kaizeler Guedes Da Silva Afonso" w:date="2026-07-27T16:55:00Z" w16du:dateUtc="2026-07-27T15:55:00Z">
            <w:rPr>
              <w:rFonts w:ascii="Arial" w:hAnsi="Arial" w:cs="Arial"/>
              <w:sz w:val="20"/>
              <w:szCs w:val="20"/>
            </w:rPr>
          </w:rPrChange>
        </w:rPr>
        <w:t xml:space="preserve">(B-C) </w:t>
      </w:r>
      <w:r w:rsidR="00023CAE" w:rsidRPr="00B475D4">
        <w:rPr>
          <w:rFonts w:ascii="Arial" w:hAnsi="Arial" w:cs="Arial"/>
          <w:sz w:val="20"/>
          <w:szCs w:val="20"/>
          <w:lang w:val="en-GB"/>
        </w:rPr>
        <w:t xml:space="preserve">Colocalization </w:t>
      </w:r>
      <w:r w:rsidR="00B2173E" w:rsidRPr="00B475D4">
        <w:rPr>
          <w:rFonts w:ascii="Arial" w:hAnsi="Arial" w:cs="Arial"/>
          <w:sz w:val="20"/>
          <w:szCs w:val="20"/>
          <w:lang w:val="en-GB"/>
        </w:rPr>
        <w:t xml:space="preserve">proportions </w:t>
      </w:r>
      <w:r w:rsidR="00023CAE" w:rsidRPr="00B475D4">
        <w:rPr>
          <w:rFonts w:ascii="Arial" w:hAnsi="Arial" w:cs="Arial"/>
          <w:sz w:val="20"/>
          <w:szCs w:val="20"/>
          <w:lang w:val="en-GB"/>
        </w:rPr>
        <w:t xml:space="preserve">between </w:t>
      </w:r>
      <w:r w:rsidR="00B33410" w:rsidRPr="00B475D4">
        <w:rPr>
          <w:rFonts w:ascii="Arial" w:hAnsi="Arial" w:cs="Arial"/>
          <w:sz w:val="20"/>
          <w:szCs w:val="20"/>
          <w:lang w:val="en-GB"/>
        </w:rPr>
        <w:t xml:space="preserve">J2 </w:t>
      </w:r>
      <w:r w:rsidR="00023CAE" w:rsidRPr="00B475D4">
        <w:rPr>
          <w:rFonts w:ascii="Arial" w:hAnsi="Arial" w:cs="Arial"/>
          <w:sz w:val="20"/>
          <w:szCs w:val="20"/>
          <w:lang w:val="en-GB"/>
        </w:rPr>
        <w:t xml:space="preserve">and HSP60 (B) or G3BP1 (C) were first quantified across all images acquired in the experiment (n = 3). For each condition, beta distributions were then fitted to both the </w:t>
      </w:r>
      <w:r w:rsidR="00023CAE" w:rsidRPr="00B475D4">
        <w:rPr>
          <w:rFonts w:ascii="Arial" w:hAnsi="Arial" w:cs="Arial"/>
          <w:sz w:val="20"/>
          <w:szCs w:val="20"/>
          <w:lang w:val="en-GB"/>
        </w:rPr>
        <w:lastRenderedPageBreak/>
        <w:t>empirical measurements and the corresponding null distributions generated from randomized colocalization controls. Shown are violin plots representing 1000 values sampled from these fitted beta distributions for each condition. White dots denote the observed empirical colocalization values. Statistical metrics (AUC, Cohen’s d</w:t>
      </w:r>
      <w:r w:rsidR="00B33410" w:rsidRPr="00B475D4">
        <w:rPr>
          <w:rFonts w:ascii="Arial" w:hAnsi="Arial" w:cs="Arial"/>
          <w:sz w:val="20"/>
          <w:szCs w:val="20"/>
          <w:lang w:val="en-GB"/>
        </w:rPr>
        <w:t>, p-value</w:t>
      </w:r>
      <w:r w:rsidR="00023CAE" w:rsidRPr="00B475D4">
        <w:rPr>
          <w:rFonts w:ascii="Arial" w:hAnsi="Arial" w:cs="Arial"/>
          <w:sz w:val="20"/>
          <w:szCs w:val="20"/>
          <w:lang w:val="en-GB"/>
        </w:rPr>
        <w:t>) are displayed directly on the plot.</w:t>
      </w:r>
      <w:r w:rsidR="006E19B4" w:rsidRPr="00B475D4">
        <w:rPr>
          <w:rFonts w:ascii="Arial" w:hAnsi="Arial" w:cs="Arial"/>
          <w:sz w:val="20"/>
          <w:szCs w:val="20"/>
          <w:lang w:val="en-GB"/>
          <w:rPrChange w:id="9275" w:author="Alexandre Miguel Kaizeler Guedes Da Silva Afonso" w:date="2026-07-27T16:55:00Z" w16du:dateUtc="2026-07-27T15:55:00Z">
            <w:rPr>
              <w:rFonts w:ascii="Arial" w:hAnsi="Arial" w:cs="Arial"/>
              <w:sz w:val="20"/>
              <w:szCs w:val="20"/>
            </w:rPr>
          </w:rPrChange>
        </w:rPr>
        <w:t xml:space="preserve"> AUC: probability that a randomly </w:t>
      </w:r>
      <w:r w:rsidR="00B33410" w:rsidRPr="00B475D4">
        <w:rPr>
          <w:rFonts w:ascii="Arial" w:hAnsi="Arial" w:cs="Arial"/>
          <w:sz w:val="20"/>
          <w:szCs w:val="20"/>
          <w:lang w:val="en-GB"/>
          <w:rPrChange w:id="9276" w:author="Alexandre Miguel Kaizeler Guedes Da Silva Afonso" w:date="2026-07-27T16:55:00Z" w16du:dateUtc="2026-07-27T15:55:00Z">
            <w:rPr>
              <w:rFonts w:ascii="Arial" w:hAnsi="Arial" w:cs="Arial"/>
              <w:sz w:val="20"/>
              <w:szCs w:val="20"/>
            </w:rPr>
          </w:rPrChange>
        </w:rPr>
        <w:t xml:space="preserve">selected </w:t>
      </w:r>
      <w:r w:rsidR="006E19B4" w:rsidRPr="00B475D4">
        <w:rPr>
          <w:rFonts w:ascii="Arial" w:hAnsi="Arial" w:cs="Arial"/>
          <w:i/>
          <w:iCs/>
          <w:sz w:val="20"/>
          <w:szCs w:val="20"/>
          <w:lang w:val="en-GB"/>
          <w:rPrChange w:id="9277" w:author="Alexandre Miguel Kaizeler Guedes Da Silva Afonso" w:date="2026-07-27T16:55:00Z" w16du:dateUtc="2026-07-27T15:55:00Z">
            <w:rPr>
              <w:rFonts w:ascii="Arial" w:hAnsi="Arial" w:cs="Arial"/>
              <w:i/>
              <w:iCs/>
              <w:sz w:val="20"/>
              <w:szCs w:val="20"/>
            </w:rPr>
          </w:rPrChange>
        </w:rPr>
        <w:t>Sorbitol</w:t>
      </w:r>
      <w:r w:rsidR="006E19B4" w:rsidRPr="00B475D4">
        <w:rPr>
          <w:rFonts w:ascii="Arial" w:hAnsi="Arial" w:cs="Arial"/>
          <w:sz w:val="20"/>
          <w:szCs w:val="20"/>
          <w:lang w:val="en-GB"/>
          <w:rPrChange w:id="9278" w:author="Alexandre Miguel Kaizeler Guedes Da Silva Afonso" w:date="2026-07-27T16:55:00Z" w16du:dateUtc="2026-07-27T15:55:00Z">
            <w:rPr>
              <w:rFonts w:ascii="Arial" w:hAnsi="Arial" w:cs="Arial"/>
              <w:sz w:val="20"/>
              <w:szCs w:val="20"/>
            </w:rPr>
          </w:rPrChange>
        </w:rPr>
        <w:t xml:space="preserve"> sample has a higher value than a randomly chosen </w:t>
      </w:r>
      <w:r w:rsidR="006E19B4" w:rsidRPr="00B475D4">
        <w:rPr>
          <w:rFonts w:ascii="Arial" w:hAnsi="Arial" w:cs="Arial"/>
          <w:i/>
          <w:iCs/>
          <w:sz w:val="20"/>
          <w:szCs w:val="20"/>
          <w:lang w:val="en-GB"/>
          <w:rPrChange w:id="9279" w:author="Alexandre Miguel Kaizeler Guedes Da Silva Afonso" w:date="2026-07-27T16:55:00Z" w16du:dateUtc="2026-07-27T15:55:00Z">
            <w:rPr>
              <w:rFonts w:ascii="Arial" w:hAnsi="Arial" w:cs="Arial"/>
              <w:i/>
              <w:iCs/>
              <w:sz w:val="20"/>
              <w:szCs w:val="20"/>
            </w:rPr>
          </w:rPrChange>
        </w:rPr>
        <w:t>Control</w:t>
      </w:r>
      <w:r w:rsidR="006E19B4" w:rsidRPr="00B475D4">
        <w:rPr>
          <w:rFonts w:ascii="Arial" w:hAnsi="Arial" w:cs="Arial"/>
          <w:sz w:val="20"/>
          <w:szCs w:val="20"/>
          <w:lang w:val="en-GB"/>
          <w:rPrChange w:id="9280" w:author="Alexandre Miguel Kaizeler Guedes Da Silva Afonso" w:date="2026-07-27T16:55:00Z" w16du:dateUtc="2026-07-27T15:55:00Z">
            <w:rPr>
              <w:rFonts w:ascii="Arial" w:hAnsi="Arial" w:cs="Arial"/>
              <w:sz w:val="20"/>
              <w:szCs w:val="20"/>
            </w:rPr>
          </w:rPrChange>
        </w:rPr>
        <w:t xml:space="preserve"> sample; </w:t>
      </w:r>
      <w:r w:rsidR="00B33410" w:rsidRPr="00B475D4">
        <w:rPr>
          <w:rFonts w:ascii="Arial" w:hAnsi="Arial" w:cs="Arial"/>
          <w:sz w:val="20"/>
          <w:szCs w:val="20"/>
          <w:lang w:val="en-GB"/>
        </w:rPr>
        <w:t xml:space="preserve">p-value obtained from a Student’s t-test. In B and C, AUC and Cohen's d values were obtained by comparing the </w:t>
      </w:r>
      <w:r w:rsidR="009D0306" w:rsidRPr="00B475D4">
        <w:rPr>
          <w:rFonts w:ascii="Arial" w:hAnsi="Arial" w:cs="Arial"/>
          <w:sz w:val="20"/>
          <w:szCs w:val="20"/>
          <w:lang w:val="en-GB"/>
        </w:rPr>
        <w:t xml:space="preserve">two sets of </w:t>
      </w:r>
      <w:r w:rsidR="00B33410" w:rsidRPr="00B475D4">
        <w:rPr>
          <w:rFonts w:ascii="Arial" w:hAnsi="Arial" w:cs="Arial"/>
          <w:sz w:val="20"/>
          <w:szCs w:val="20"/>
          <w:lang w:val="en-GB"/>
        </w:rPr>
        <w:t>1000 values sampled</w:t>
      </w:r>
      <w:r w:rsidR="009D0306" w:rsidRPr="00B475D4">
        <w:rPr>
          <w:rFonts w:ascii="Arial" w:hAnsi="Arial" w:cs="Arial"/>
          <w:sz w:val="20"/>
          <w:szCs w:val="20"/>
          <w:lang w:val="en-GB"/>
        </w:rPr>
        <w:t xml:space="preserve"> from the emited beta distributions</w:t>
      </w:r>
      <w:r w:rsidR="00B33410" w:rsidRPr="00B475D4">
        <w:rPr>
          <w:rFonts w:ascii="Arial" w:hAnsi="Arial" w:cs="Arial"/>
          <w:sz w:val="20"/>
          <w:szCs w:val="20"/>
          <w:lang w:val="en-GB"/>
        </w:rPr>
        <w:t>, wh</w:t>
      </w:r>
      <w:r w:rsidR="009D0306" w:rsidRPr="00B475D4">
        <w:rPr>
          <w:rFonts w:ascii="Arial" w:hAnsi="Arial" w:cs="Arial"/>
          <w:sz w:val="20"/>
          <w:szCs w:val="20"/>
          <w:lang w:val="en-GB"/>
        </w:rPr>
        <w:t>ereas</w:t>
      </w:r>
      <w:r w:rsidR="00B33410" w:rsidRPr="00B475D4">
        <w:rPr>
          <w:rFonts w:ascii="Arial" w:hAnsi="Arial" w:cs="Arial"/>
          <w:sz w:val="20"/>
          <w:szCs w:val="20"/>
          <w:lang w:val="en-GB"/>
        </w:rPr>
        <w:t xml:space="preserve"> the p-value was obtained by comparing the </w:t>
      </w:r>
      <w:r w:rsidR="009D0306" w:rsidRPr="00B475D4">
        <w:rPr>
          <w:rFonts w:ascii="Arial" w:hAnsi="Arial" w:cs="Arial"/>
          <w:sz w:val="20"/>
          <w:szCs w:val="20"/>
          <w:lang w:val="en-GB"/>
        </w:rPr>
        <w:t>two sets</w:t>
      </w:r>
      <w:r w:rsidR="00B33410" w:rsidRPr="00B475D4">
        <w:rPr>
          <w:rFonts w:ascii="Arial" w:hAnsi="Arial" w:cs="Arial"/>
          <w:sz w:val="20"/>
          <w:szCs w:val="20"/>
          <w:lang w:val="en-GB"/>
        </w:rPr>
        <w:t xml:space="preserve"> </w:t>
      </w:r>
      <w:r w:rsidR="009D0306" w:rsidRPr="00B475D4">
        <w:rPr>
          <w:rFonts w:ascii="Arial" w:hAnsi="Arial" w:cs="Arial"/>
          <w:sz w:val="20"/>
          <w:szCs w:val="20"/>
          <w:lang w:val="en-GB"/>
        </w:rPr>
        <w:t>of empirical triplicates</w:t>
      </w:r>
      <w:r w:rsidR="00B33410" w:rsidRPr="00B475D4">
        <w:rPr>
          <w:rFonts w:ascii="Arial" w:hAnsi="Arial" w:cs="Arial"/>
          <w:sz w:val="20"/>
          <w:szCs w:val="20"/>
          <w:lang w:val="en-GB"/>
        </w:rPr>
        <w:t>.</w:t>
      </w:r>
    </w:p>
    <w:p w14:paraId="618AAB3E" w14:textId="0F26E6D9" w:rsidR="005D18C8" w:rsidRPr="00B475D4" w:rsidRDefault="005D18C8" w:rsidP="005D18C8">
      <w:pPr>
        <w:jc w:val="both"/>
        <w:rPr>
          <w:rFonts w:ascii="Arial" w:hAnsi="Arial" w:cs="Arial"/>
          <w:color w:val="00B0F0"/>
          <w:sz w:val="24"/>
          <w:szCs w:val="24"/>
          <w:lang w:val="en-GB"/>
          <w:rPrChange w:id="9281" w:author="Alexandre Miguel Kaizeler Guedes Da Silva Afonso" w:date="2026-07-27T16:55:00Z" w16du:dateUtc="2026-07-27T15:55:00Z">
            <w:rPr>
              <w:rFonts w:ascii="Arial" w:hAnsi="Arial" w:cs="Arial"/>
              <w:color w:val="00B0F0"/>
              <w:sz w:val="24"/>
              <w:szCs w:val="24"/>
            </w:rPr>
          </w:rPrChange>
        </w:rPr>
      </w:pPr>
    </w:p>
    <w:p w14:paraId="332C63A8" w14:textId="2C86AF36" w:rsidR="00F11651" w:rsidRPr="00B475D4" w:rsidRDefault="00F11651" w:rsidP="00937DF6">
      <w:pPr>
        <w:jc w:val="both"/>
        <w:rPr>
          <w:rFonts w:ascii="Arial" w:hAnsi="Arial" w:cs="Arial"/>
          <w:sz w:val="20"/>
          <w:szCs w:val="20"/>
          <w:lang w:val="en-GB"/>
          <w:rPrChange w:id="9282" w:author="Alexandre Miguel Kaizeler Guedes Da Silva Afonso" w:date="2026-07-27T16:55:00Z" w16du:dateUtc="2026-07-27T15:55:00Z">
            <w:rPr>
              <w:rFonts w:ascii="Arial" w:hAnsi="Arial" w:cs="Arial"/>
              <w:sz w:val="20"/>
              <w:szCs w:val="20"/>
            </w:rPr>
          </w:rPrChange>
        </w:rPr>
      </w:pPr>
    </w:p>
    <w:p w14:paraId="69F35048" w14:textId="486E9F33" w:rsidR="00120CCA" w:rsidRPr="00B475D4" w:rsidRDefault="0048721B" w:rsidP="00DF46C3">
      <w:pPr>
        <w:rPr>
          <w:rFonts w:ascii="Arial" w:hAnsi="Arial" w:cs="Arial"/>
          <w:sz w:val="24"/>
          <w:szCs w:val="24"/>
          <w:lang w:val="en-GB"/>
          <w:rPrChange w:id="9283" w:author="Alexandre Miguel Kaizeler Guedes Da Silva Afonso" w:date="2026-07-27T16:55:00Z" w16du:dateUtc="2026-07-27T15:55:00Z">
            <w:rPr>
              <w:rFonts w:ascii="Arial" w:hAnsi="Arial" w:cs="Arial"/>
              <w:sz w:val="24"/>
              <w:szCs w:val="24"/>
            </w:rPr>
          </w:rPrChange>
        </w:rPr>
      </w:pPr>
      <w:r w:rsidRPr="00B475D4">
        <w:rPr>
          <w:rFonts w:ascii="Arial" w:hAnsi="Arial" w:cs="Arial"/>
          <w:b/>
          <w:bCs/>
          <w:noProof/>
          <w:sz w:val="20"/>
          <w:szCs w:val="20"/>
          <w:lang w:val="en-GB"/>
          <w:rPrChange w:id="9284" w:author="Alexandre Miguel Kaizeler Guedes Da Silva Afonso" w:date="2026-07-27T16:55:00Z" w16du:dateUtc="2026-07-27T15:55:00Z">
            <w:rPr>
              <w:rFonts w:ascii="Arial" w:hAnsi="Arial" w:cs="Arial"/>
              <w:b/>
              <w:bCs/>
              <w:noProof/>
              <w:sz w:val="20"/>
              <w:szCs w:val="20"/>
            </w:rPr>
          </w:rPrChange>
        </w:rPr>
        <w:lastRenderedPageBreak/>
        <w:drawing>
          <wp:inline distT="0" distB="0" distL="0" distR="0" wp14:anchorId="0295A8C9" wp14:editId="4B693AF1">
            <wp:extent cx="5943600" cy="7497445"/>
            <wp:effectExtent l="0" t="0" r="0" b="8255"/>
            <wp:docPr id="116474274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42746" name="Imagem 1164742746"/>
                    <pic:cNvPicPr/>
                  </pic:nvPicPr>
                  <pic:blipFill>
                    <a:blip r:embed="rId20">
                      <a:extLst>
                        <a:ext uri="{28A0092B-C50C-407E-A947-70E740481C1C}">
                          <a14:useLocalDpi xmlns:a14="http://schemas.microsoft.com/office/drawing/2010/main" val="0"/>
                        </a:ext>
                      </a:extLst>
                    </a:blip>
                    <a:stretch>
                      <a:fillRect/>
                    </a:stretch>
                  </pic:blipFill>
                  <pic:spPr>
                    <a:xfrm>
                      <a:off x="0" y="0"/>
                      <a:ext cx="5943600" cy="7497445"/>
                    </a:xfrm>
                    <a:prstGeom prst="rect">
                      <a:avLst/>
                    </a:prstGeom>
                  </pic:spPr>
                </pic:pic>
              </a:graphicData>
            </a:graphic>
          </wp:inline>
        </w:drawing>
      </w:r>
    </w:p>
    <w:p w14:paraId="7958D7E2" w14:textId="49E3AF9F" w:rsidR="00DF46C3" w:rsidRPr="00B475D4" w:rsidRDefault="00DF46C3" w:rsidP="00120CCA">
      <w:pPr>
        <w:jc w:val="both"/>
        <w:rPr>
          <w:rFonts w:ascii="Arial" w:hAnsi="Arial" w:cs="Arial"/>
          <w:sz w:val="20"/>
          <w:szCs w:val="20"/>
          <w:lang w:val="en-GB"/>
          <w:rPrChange w:id="9285" w:author="Alexandre Miguel Kaizeler Guedes Da Silva Afonso" w:date="2026-07-27T16:55:00Z" w16du:dateUtc="2026-07-27T15:55:00Z">
            <w:rPr>
              <w:rFonts w:ascii="Arial" w:hAnsi="Arial" w:cs="Arial"/>
              <w:sz w:val="20"/>
              <w:szCs w:val="20"/>
            </w:rPr>
          </w:rPrChange>
        </w:rPr>
      </w:pPr>
      <w:r w:rsidRPr="00B475D4">
        <w:rPr>
          <w:rFonts w:ascii="Arial" w:hAnsi="Arial" w:cs="Arial"/>
          <w:b/>
          <w:bCs/>
          <w:sz w:val="20"/>
          <w:szCs w:val="20"/>
          <w:lang w:val="en-GB"/>
          <w:rPrChange w:id="9286" w:author="Alexandre Miguel Kaizeler Guedes Da Silva Afonso" w:date="2026-07-27T16:55:00Z" w16du:dateUtc="2026-07-27T15:55:00Z">
            <w:rPr>
              <w:rFonts w:ascii="Arial" w:hAnsi="Arial" w:cs="Arial"/>
              <w:b/>
              <w:bCs/>
              <w:sz w:val="20"/>
              <w:szCs w:val="20"/>
            </w:rPr>
          </w:rPrChange>
        </w:rPr>
        <w:t xml:space="preserve">Figure </w:t>
      </w:r>
      <w:r w:rsidR="0048721B" w:rsidRPr="00B475D4">
        <w:rPr>
          <w:rFonts w:ascii="Arial" w:hAnsi="Arial" w:cs="Arial"/>
          <w:b/>
          <w:bCs/>
          <w:sz w:val="20"/>
          <w:szCs w:val="20"/>
          <w:lang w:val="en-GB"/>
          <w:rPrChange w:id="9287" w:author="Alexandre Miguel Kaizeler Guedes Da Silva Afonso" w:date="2026-07-27T16:55:00Z" w16du:dateUtc="2026-07-27T15:55:00Z">
            <w:rPr>
              <w:rFonts w:ascii="Arial" w:hAnsi="Arial" w:cs="Arial"/>
              <w:b/>
              <w:bCs/>
              <w:sz w:val="20"/>
              <w:szCs w:val="20"/>
            </w:rPr>
          </w:rPrChange>
        </w:rPr>
        <w:t>7</w:t>
      </w:r>
      <w:r w:rsidR="00120CCA" w:rsidRPr="00B475D4">
        <w:rPr>
          <w:rFonts w:ascii="Arial" w:hAnsi="Arial" w:cs="Arial"/>
          <w:b/>
          <w:bCs/>
          <w:sz w:val="20"/>
          <w:szCs w:val="20"/>
          <w:lang w:val="en-GB"/>
          <w:rPrChange w:id="9288" w:author="Alexandre Miguel Kaizeler Guedes Da Silva Afonso" w:date="2026-07-27T16:55:00Z" w16du:dateUtc="2026-07-27T15:55:00Z">
            <w:rPr>
              <w:rFonts w:ascii="Arial" w:hAnsi="Arial" w:cs="Arial"/>
              <w:b/>
              <w:bCs/>
              <w:sz w:val="20"/>
              <w:szCs w:val="20"/>
            </w:rPr>
          </w:rPrChange>
        </w:rPr>
        <w:t>.</w:t>
      </w:r>
      <w:r w:rsidRPr="00B475D4">
        <w:rPr>
          <w:rFonts w:ascii="Arial" w:hAnsi="Arial" w:cs="Arial"/>
          <w:b/>
          <w:bCs/>
          <w:sz w:val="20"/>
          <w:szCs w:val="20"/>
          <w:lang w:val="en-GB"/>
          <w:rPrChange w:id="9289" w:author="Alexandre Miguel Kaizeler Guedes Da Silva Afonso" w:date="2026-07-27T16:55:00Z" w16du:dateUtc="2026-07-27T15:55:00Z">
            <w:rPr>
              <w:rFonts w:ascii="Arial" w:hAnsi="Arial" w:cs="Arial"/>
              <w:b/>
              <w:bCs/>
              <w:sz w:val="20"/>
              <w:szCs w:val="20"/>
            </w:rPr>
          </w:rPrChange>
        </w:rPr>
        <w:t xml:space="preserve"> Development and validation of SG Score and its prognostic potential in GDC-TCGA datasets</w:t>
      </w:r>
      <w:r w:rsidR="005040EB" w:rsidRPr="00B475D4">
        <w:rPr>
          <w:rFonts w:ascii="Arial" w:hAnsi="Arial" w:cs="Arial"/>
          <w:b/>
          <w:bCs/>
          <w:sz w:val="20"/>
          <w:szCs w:val="20"/>
          <w:lang w:val="en-GB"/>
          <w:rPrChange w:id="9290" w:author="Alexandre Miguel Kaizeler Guedes Da Silva Afonso" w:date="2026-07-27T16:55:00Z" w16du:dateUtc="2026-07-27T15:55:00Z">
            <w:rPr>
              <w:rFonts w:ascii="Arial" w:hAnsi="Arial" w:cs="Arial"/>
              <w:b/>
              <w:bCs/>
              <w:sz w:val="20"/>
              <w:szCs w:val="20"/>
            </w:rPr>
          </w:rPrChange>
        </w:rPr>
        <w:t>.</w:t>
      </w:r>
      <w:r w:rsidRPr="00B475D4">
        <w:rPr>
          <w:rFonts w:ascii="Arial" w:hAnsi="Arial" w:cs="Arial"/>
          <w:b/>
          <w:bCs/>
          <w:sz w:val="20"/>
          <w:szCs w:val="20"/>
          <w:lang w:val="en-GB"/>
          <w:rPrChange w:id="9291" w:author="Alexandre Miguel Kaizeler Guedes Da Silva Afonso" w:date="2026-07-27T16:55:00Z" w16du:dateUtc="2026-07-27T15:55:00Z">
            <w:rPr>
              <w:rFonts w:ascii="Arial" w:hAnsi="Arial" w:cs="Arial"/>
              <w:b/>
              <w:bCs/>
              <w:sz w:val="20"/>
              <w:szCs w:val="20"/>
            </w:rPr>
          </w:rPrChange>
        </w:rPr>
        <w:t xml:space="preserve"> </w:t>
      </w:r>
      <w:r w:rsidRPr="00B475D4">
        <w:rPr>
          <w:rFonts w:ascii="Arial" w:hAnsi="Arial" w:cs="Arial"/>
          <w:sz w:val="20"/>
          <w:szCs w:val="20"/>
          <w:lang w:val="en-GB"/>
          <w:rPrChange w:id="9292" w:author="Alexandre Miguel Kaizeler Guedes Da Silva Afonso" w:date="2026-07-27T16:55:00Z" w16du:dateUtc="2026-07-27T15:55:00Z">
            <w:rPr>
              <w:rFonts w:ascii="Arial" w:hAnsi="Arial" w:cs="Arial"/>
              <w:sz w:val="20"/>
              <w:szCs w:val="20"/>
            </w:rPr>
          </w:rPrChange>
        </w:rPr>
        <w:t>(A/B)</w:t>
      </w:r>
      <w:r w:rsidR="00120CCA" w:rsidRPr="00B475D4">
        <w:rPr>
          <w:rFonts w:ascii="Arial" w:hAnsi="Arial" w:cs="Arial"/>
          <w:b/>
          <w:bCs/>
          <w:sz w:val="20"/>
          <w:szCs w:val="20"/>
          <w:lang w:val="en-GB"/>
          <w:rPrChange w:id="9293" w:author="Alexandre Miguel Kaizeler Guedes Da Silva Afonso" w:date="2026-07-27T16:55:00Z" w16du:dateUtc="2026-07-27T15:55:00Z">
            <w:rPr>
              <w:rFonts w:ascii="Arial" w:hAnsi="Arial" w:cs="Arial"/>
              <w:b/>
              <w:bCs/>
              <w:sz w:val="20"/>
              <w:szCs w:val="20"/>
            </w:rPr>
          </w:rPrChange>
        </w:rPr>
        <w:t xml:space="preserve"> </w:t>
      </w:r>
      <w:r w:rsidR="00120CCA" w:rsidRPr="00B475D4">
        <w:rPr>
          <w:rFonts w:ascii="Arial" w:hAnsi="Arial" w:cs="Arial"/>
          <w:sz w:val="20"/>
          <w:szCs w:val="20"/>
          <w:lang w:val="en-GB"/>
          <w:rPrChange w:id="9294" w:author="Alexandre Miguel Kaizeler Guedes Da Silva Afonso" w:date="2026-07-27T16:55:00Z" w16du:dateUtc="2026-07-27T15:55:00Z">
            <w:rPr>
              <w:rFonts w:ascii="Arial" w:hAnsi="Arial" w:cs="Arial"/>
              <w:sz w:val="20"/>
              <w:szCs w:val="20"/>
            </w:rPr>
          </w:rPrChange>
        </w:rPr>
        <w:t>Violin plots of SG signature scores, calculated through a ranking metric (</w:t>
      </w:r>
      <w:r w:rsidR="005040EB" w:rsidRPr="00B475D4">
        <w:rPr>
          <w:rFonts w:ascii="Arial" w:hAnsi="Arial" w:cs="Arial"/>
          <w:sz w:val="20"/>
          <w:szCs w:val="20"/>
          <w:lang w:val="en-GB"/>
          <w:rPrChange w:id="9295" w:author="Alexandre Miguel Kaizeler Guedes Da Silva Afonso" w:date="2026-07-27T16:55:00Z" w16du:dateUtc="2026-07-27T15:55:00Z">
            <w:rPr>
              <w:rFonts w:ascii="Arial" w:hAnsi="Arial" w:cs="Arial"/>
              <w:sz w:val="20"/>
              <w:szCs w:val="20"/>
            </w:rPr>
          </w:rPrChange>
        </w:rPr>
        <w:t>see</w:t>
      </w:r>
      <w:r w:rsidR="00120CCA" w:rsidRPr="00B475D4">
        <w:rPr>
          <w:rFonts w:ascii="Arial" w:hAnsi="Arial" w:cs="Arial"/>
          <w:sz w:val="20"/>
          <w:szCs w:val="20"/>
          <w:lang w:val="en-GB"/>
          <w:rPrChange w:id="9296" w:author="Alexandre Miguel Kaizeler Guedes Da Silva Afonso" w:date="2026-07-27T16:55:00Z" w16du:dateUtc="2026-07-27T15:55:00Z">
            <w:rPr>
              <w:rFonts w:ascii="Arial" w:hAnsi="Arial" w:cs="Arial"/>
              <w:sz w:val="20"/>
              <w:szCs w:val="20"/>
            </w:rPr>
          </w:rPrChange>
        </w:rPr>
        <w:t xml:space="preserve"> Methods), in cells without and with SGs.</w:t>
      </w:r>
      <w:r w:rsidRPr="00B475D4">
        <w:rPr>
          <w:rFonts w:ascii="Arial" w:hAnsi="Arial" w:cs="Arial"/>
          <w:sz w:val="20"/>
          <w:szCs w:val="20"/>
          <w:lang w:val="en-GB"/>
          <w:rPrChange w:id="9297" w:author="Alexandre Miguel Kaizeler Guedes Da Silva Afonso" w:date="2026-07-27T16:55:00Z" w16du:dateUtc="2026-07-27T15:55:00Z">
            <w:rPr>
              <w:rFonts w:ascii="Arial" w:hAnsi="Arial" w:cs="Arial"/>
              <w:sz w:val="20"/>
              <w:szCs w:val="20"/>
            </w:rPr>
          </w:rPrChange>
        </w:rPr>
        <w:t xml:space="preserve"> WC samples are colored in accordance to stress type stimuli.</w:t>
      </w:r>
      <w:r w:rsidR="00120CCA" w:rsidRPr="00B475D4">
        <w:rPr>
          <w:rFonts w:ascii="Arial" w:hAnsi="Arial" w:cs="Arial"/>
          <w:sz w:val="20"/>
          <w:szCs w:val="20"/>
          <w:lang w:val="en-GB"/>
          <w:rPrChange w:id="9298" w:author="Alexandre Miguel Kaizeler Guedes Da Silva Afonso" w:date="2026-07-27T16:55:00Z" w16du:dateUtc="2026-07-27T15:55:00Z">
            <w:rPr>
              <w:rFonts w:ascii="Arial" w:hAnsi="Arial" w:cs="Arial"/>
              <w:sz w:val="20"/>
              <w:szCs w:val="20"/>
            </w:rPr>
          </w:rPrChange>
        </w:rPr>
        <w:t xml:space="preserve"> The discovery </w:t>
      </w:r>
      <w:r w:rsidR="00120CCA" w:rsidRPr="00B475D4">
        <w:rPr>
          <w:rFonts w:ascii="Arial" w:hAnsi="Arial" w:cs="Arial"/>
          <w:sz w:val="20"/>
          <w:szCs w:val="20"/>
          <w:lang w:val="en-GB"/>
          <w:rPrChange w:id="9299" w:author="Alexandre Miguel Kaizeler Guedes Da Silva Afonso" w:date="2026-07-27T16:55:00Z" w16du:dateUtc="2026-07-27T15:55:00Z">
            <w:rPr>
              <w:rFonts w:ascii="Arial" w:hAnsi="Arial" w:cs="Arial"/>
              <w:sz w:val="20"/>
              <w:szCs w:val="20"/>
            </w:rPr>
          </w:rPrChange>
        </w:rPr>
        <w:lastRenderedPageBreak/>
        <w:t>dataset (A) refers to Matheny 2019 and Matheny 2021</w:t>
      </w:r>
      <w:r w:rsidR="00120CCA" w:rsidRPr="00B475D4">
        <w:rPr>
          <w:rFonts w:ascii="Arial" w:hAnsi="Arial" w:cs="Arial"/>
          <w:sz w:val="20"/>
          <w:szCs w:val="20"/>
          <w:lang w:val="en-GB"/>
          <w:rPrChange w:id="9300" w:author="Alexandre Miguel Kaizeler Guedes Da Silva Afonso" w:date="2026-07-27T16:55:00Z" w16du:dateUtc="2026-07-27T15:55:00Z">
            <w:rPr>
              <w:rFonts w:ascii="Arial" w:hAnsi="Arial" w:cs="Arial"/>
              <w:sz w:val="20"/>
              <w:szCs w:val="20"/>
            </w:rPr>
          </w:rPrChange>
        </w:rPr>
        <w:fldChar w:fldCharType="begin"/>
      </w:r>
      <w:r w:rsidR="00C37375" w:rsidRPr="00B475D4">
        <w:rPr>
          <w:rFonts w:ascii="Arial" w:hAnsi="Arial" w:cs="Arial"/>
          <w:sz w:val="20"/>
          <w:szCs w:val="20"/>
          <w:lang w:val="en-GB"/>
          <w:rPrChange w:id="9301" w:author="Alexandre Miguel Kaizeler Guedes Da Silva Afonso" w:date="2026-07-27T16:55:00Z" w16du:dateUtc="2026-07-27T15:55:00Z">
            <w:rPr>
              <w:rFonts w:ascii="Arial" w:hAnsi="Arial" w:cs="Arial"/>
              <w:sz w:val="20"/>
              <w:szCs w:val="20"/>
            </w:rPr>
          </w:rPrChange>
        </w:rPr>
        <w:instrText xml:space="preserve"> ADDIN ZOTERO_ITEM CSL_CITATION {"citationID":"NMpN4na1","properties":{"formattedCitation":"\\super 40,49\\nosupersub{}","plainCitation":"40,49","noteIndex":0},"citationItems":[{"id":"jCcWpdK2/CSLUVvg2","uris":["http://zotero.org/users/local/1p9EH8ax/items/ARLW3CQN"],"itemData":{"id":"gja5CAjW/zcFzcvRK","type":"article-journal","container-title":"Molecular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S."},{"family":"Parker","given":"Roy"}],"issued":{"date-parts":[["2019",12,1]]}}},{"id":"jCcWpdK2/gtr3E7QR","uris":["http://zotero.org/users/local/1p9EH8ax/items/JRJEKK4Q"],"itemData":{"id":"gja5CAjW/nNhhOFIi","type":"article-journal","abstract":"Stress granules (SGs) are stress-induced RNA–protein assemblies formed from a complex transcriptome of untranslating ribonucleoproteins (RNPs). Although RNAs can be either enriched or depleted from SGs, the rules that dictate RNA partitioning into SGs are unknown. We demonstrate that the SG-enriched NORAD RNA is sufficient to enrich a reporter RNA within SGs through the combined effects of multiple elements. Moreover, artificial tethering of G3BP1, TIA1, or FMRP can target mRNAs into SGs in a dose-dependent manner with numerous interactions required for efficient SG partitioning, which suggests individual protein interactions have small effects on the SG partitioning of mRNPs. This is supported by the observation that the SG transcriptome is largely unchanged in cell lines lacking the abundant SG RNA-binding proteins G3BP1 and G3BP2. We suggest the targeting of RNPs into SGs is due to a summation of potential RNA–protein, protein–protein, and RNA–RNA interactions with no single interaction dominating RNP recruitment into SGs.","container-title":"RNA","DOI":"10.1261/rna.078204.120","ISSN":"1355-8382, 1469-9001","issue":"2","journalAbbreviation":"RNA","language":"en","page":"174-189","source":"DOI.org (Crossref)","title":"RNA partitioning into stress granules is based on the summation of multiple interactions","volume":"27","author":[{"family":"Matheny","given":"Tyler"},{"family":"Van Treeck","given":"Briana"},{"family":"Huynh","given":"Thao Ngoc"},{"family":"Parker","given":"Roy"}],"issued":{"date-parts":[["2021",2]]}}}],"schema":"https://github.com/citation-style-language/schema/raw/master/csl-citation.json"} </w:instrText>
      </w:r>
      <w:r w:rsidR="00120CCA" w:rsidRPr="00B475D4">
        <w:rPr>
          <w:rFonts w:ascii="Arial" w:hAnsi="Arial" w:cs="Arial"/>
          <w:sz w:val="20"/>
          <w:szCs w:val="20"/>
          <w:lang w:val="en-GB"/>
          <w:rPrChange w:id="9302" w:author="Alexandre Miguel Kaizeler Guedes Da Silva Afonso" w:date="2026-07-27T16:55:00Z" w16du:dateUtc="2026-07-27T15:55:00Z">
            <w:rPr>
              <w:rFonts w:ascii="Arial" w:hAnsi="Arial" w:cs="Arial"/>
              <w:sz w:val="20"/>
              <w:szCs w:val="20"/>
            </w:rPr>
          </w:rPrChange>
        </w:rPr>
        <w:fldChar w:fldCharType="separate"/>
      </w:r>
      <w:r w:rsidR="005647F6" w:rsidRPr="00B475D4">
        <w:rPr>
          <w:rFonts w:ascii="Arial" w:hAnsi="Arial" w:cs="Arial"/>
          <w:kern w:val="0"/>
          <w:sz w:val="20"/>
          <w:vertAlign w:val="superscript"/>
          <w:lang w:val="en-GB"/>
          <w:rPrChange w:id="9303" w:author="Alexandre Miguel Kaizeler Guedes Da Silva Afonso" w:date="2026-07-27T16:55:00Z" w16du:dateUtc="2026-07-27T15:55:00Z">
            <w:rPr>
              <w:rFonts w:ascii="Arial" w:hAnsi="Arial" w:cs="Arial"/>
              <w:kern w:val="0"/>
              <w:sz w:val="20"/>
              <w:vertAlign w:val="superscript"/>
            </w:rPr>
          </w:rPrChange>
        </w:rPr>
        <w:t>40,49</w:t>
      </w:r>
      <w:r w:rsidR="00120CCA" w:rsidRPr="00B475D4">
        <w:rPr>
          <w:rFonts w:ascii="Arial" w:hAnsi="Arial" w:cs="Arial"/>
          <w:sz w:val="20"/>
          <w:szCs w:val="20"/>
          <w:lang w:val="en-GB"/>
          <w:rPrChange w:id="9304" w:author="Alexandre Miguel Kaizeler Guedes Da Silva Afonso" w:date="2026-07-27T16:55:00Z" w16du:dateUtc="2026-07-27T15:55:00Z">
            <w:rPr>
              <w:rFonts w:ascii="Arial" w:hAnsi="Arial" w:cs="Arial"/>
              <w:sz w:val="20"/>
              <w:szCs w:val="20"/>
            </w:rPr>
          </w:rPrChange>
        </w:rPr>
        <w:fldChar w:fldCharType="end"/>
      </w:r>
      <w:r w:rsidR="00120CCA" w:rsidRPr="00B475D4">
        <w:rPr>
          <w:rFonts w:ascii="Arial" w:hAnsi="Arial" w:cs="Arial"/>
          <w:sz w:val="20"/>
          <w:szCs w:val="20"/>
          <w:lang w:val="en-GB"/>
          <w:rPrChange w:id="9305" w:author="Alexandre Miguel Kaizeler Guedes Da Silva Afonso" w:date="2026-07-27T16:55:00Z" w16du:dateUtc="2026-07-27T15:55:00Z">
            <w:rPr>
              <w:rFonts w:ascii="Arial" w:hAnsi="Arial" w:cs="Arial"/>
              <w:sz w:val="20"/>
              <w:szCs w:val="20"/>
            </w:rPr>
          </w:rPrChange>
        </w:rPr>
        <w:t>, whereas as the validation dataset (B) refers to Paget 2024</w:t>
      </w:r>
      <w:r w:rsidR="00120CCA" w:rsidRPr="00B475D4">
        <w:rPr>
          <w:rFonts w:ascii="Arial" w:hAnsi="Arial" w:cs="Arial"/>
          <w:sz w:val="20"/>
          <w:szCs w:val="20"/>
          <w:lang w:val="en-GB"/>
          <w:rPrChange w:id="9306" w:author="Alexandre Miguel Kaizeler Guedes Da Silva Afonso" w:date="2026-07-27T16:55:00Z" w16du:dateUtc="2026-07-27T15:55:00Z">
            <w:rPr>
              <w:rFonts w:ascii="Arial" w:hAnsi="Arial" w:cs="Arial"/>
              <w:sz w:val="20"/>
              <w:szCs w:val="20"/>
            </w:rPr>
          </w:rPrChange>
        </w:rPr>
        <w:fldChar w:fldCharType="begin"/>
      </w:r>
      <w:r w:rsidR="00C37375" w:rsidRPr="00B475D4">
        <w:rPr>
          <w:rFonts w:ascii="Arial" w:hAnsi="Arial" w:cs="Arial"/>
          <w:sz w:val="20"/>
          <w:szCs w:val="20"/>
          <w:lang w:val="en-GB"/>
          <w:rPrChange w:id="9307" w:author="Alexandre Miguel Kaizeler Guedes Da Silva Afonso" w:date="2026-07-27T16:55:00Z" w16du:dateUtc="2026-07-27T15:55:00Z">
            <w:rPr>
              <w:rFonts w:ascii="Arial" w:hAnsi="Arial" w:cs="Arial"/>
              <w:sz w:val="20"/>
              <w:szCs w:val="20"/>
            </w:rPr>
          </w:rPrChange>
        </w:rPr>
        <w:instrText xml:space="preserve"> ADDIN ZOTERO_ITEM CSL_CITATION {"citationID":"BPMP7yob","properties":{"formattedCitation":"\\super 7\\nosupersub{}","plainCitation":"7","noteIndex":0},"citationItems":[{"id":"jCcWpdK2/HrDB2KSB","uris":["http://zotero.org/users/local/1p9EH8ax/items/BR3BXXDM"],"itemData":{"id":"gja5CAjW/dZ8Yj9MA","type":"article-journal","container-title":"Molecular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120CCA" w:rsidRPr="00B475D4">
        <w:rPr>
          <w:rFonts w:ascii="Arial" w:hAnsi="Arial" w:cs="Arial"/>
          <w:sz w:val="20"/>
          <w:szCs w:val="20"/>
          <w:lang w:val="en-GB"/>
          <w:rPrChange w:id="9308" w:author="Alexandre Miguel Kaizeler Guedes Da Silva Afonso" w:date="2026-07-27T16:55:00Z" w16du:dateUtc="2026-07-27T15:55:00Z">
            <w:rPr>
              <w:rFonts w:ascii="Arial" w:hAnsi="Arial" w:cs="Arial"/>
              <w:sz w:val="20"/>
              <w:szCs w:val="20"/>
            </w:rPr>
          </w:rPrChange>
        </w:rPr>
        <w:fldChar w:fldCharType="separate"/>
      </w:r>
      <w:r w:rsidR="00120CCA" w:rsidRPr="00B475D4">
        <w:rPr>
          <w:rFonts w:ascii="Arial" w:hAnsi="Arial" w:cs="Arial"/>
          <w:kern w:val="0"/>
          <w:sz w:val="20"/>
          <w:vertAlign w:val="superscript"/>
          <w:lang w:val="en-GB"/>
          <w:rPrChange w:id="9309" w:author="Alexandre Miguel Kaizeler Guedes Da Silva Afonso" w:date="2026-07-27T16:55:00Z" w16du:dateUtc="2026-07-27T15:55:00Z">
            <w:rPr>
              <w:rFonts w:ascii="Arial" w:hAnsi="Arial" w:cs="Arial"/>
              <w:kern w:val="0"/>
              <w:sz w:val="20"/>
              <w:vertAlign w:val="superscript"/>
            </w:rPr>
          </w:rPrChange>
        </w:rPr>
        <w:t>7</w:t>
      </w:r>
      <w:r w:rsidR="00120CCA" w:rsidRPr="00B475D4">
        <w:rPr>
          <w:rFonts w:ascii="Arial" w:hAnsi="Arial" w:cs="Arial"/>
          <w:sz w:val="20"/>
          <w:szCs w:val="20"/>
          <w:lang w:val="en-GB"/>
          <w:rPrChange w:id="9310" w:author="Alexandre Miguel Kaizeler Guedes Da Silva Afonso" w:date="2026-07-27T16:55:00Z" w16du:dateUtc="2026-07-27T15:55:00Z">
            <w:rPr>
              <w:rFonts w:ascii="Arial" w:hAnsi="Arial" w:cs="Arial"/>
              <w:sz w:val="20"/>
              <w:szCs w:val="20"/>
            </w:rPr>
          </w:rPrChange>
        </w:rPr>
        <w:fldChar w:fldCharType="end"/>
      </w:r>
      <w:r w:rsidR="00120CCA" w:rsidRPr="00B475D4">
        <w:rPr>
          <w:rFonts w:ascii="Arial" w:hAnsi="Arial" w:cs="Arial"/>
          <w:sz w:val="20"/>
          <w:szCs w:val="20"/>
          <w:lang w:val="en-GB"/>
          <w:rPrChange w:id="9311" w:author="Alexandre Miguel Kaizeler Guedes Da Silva Afonso" w:date="2026-07-27T16:55:00Z" w16du:dateUtc="2026-07-27T15:55:00Z">
            <w:rPr>
              <w:rFonts w:ascii="Arial" w:hAnsi="Arial" w:cs="Arial"/>
              <w:sz w:val="20"/>
              <w:szCs w:val="20"/>
            </w:rPr>
          </w:rPrChange>
        </w:rPr>
        <w:t xml:space="preserve">. </w:t>
      </w:r>
      <w:r w:rsidRPr="00B475D4">
        <w:rPr>
          <w:rFonts w:ascii="Arial" w:hAnsi="Arial" w:cs="Arial"/>
          <w:sz w:val="20"/>
          <w:szCs w:val="20"/>
          <w:lang w:val="en-GB"/>
          <w:rPrChange w:id="9312" w:author="Alexandre Miguel Kaizeler Guedes Da Silva Afonso" w:date="2026-07-27T16:55:00Z" w16du:dateUtc="2026-07-27T15:55:00Z">
            <w:rPr>
              <w:rFonts w:ascii="Arial" w:hAnsi="Arial" w:cs="Arial"/>
              <w:sz w:val="20"/>
              <w:szCs w:val="20"/>
            </w:rPr>
          </w:rPrChange>
        </w:rPr>
        <w:t>Effect Size (</w:t>
      </w:r>
      <w:r w:rsidR="00120CCA" w:rsidRPr="00B475D4">
        <w:rPr>
          <w:rFonts w:ascii="Arial" w:hAnsi="Arial" w:cs="Arial"/>
          <w:sz w:val="20"/>
          <w:szCs w:val="20"/>
          <w:lang w:val="en-GB"/>
          <w:rPrChange w:id="9313" w:author="Alexandre Miguel Kaizeler Guedes Da Silva Afonso" w:date="2026-07-27T16:55:00Z" w16du:dateUtc="2026-07-27T15:55:00Z">
            <w:rPr>
              <w:rFonts w:ascii="Arial" w:hAnsi="Arial" w:cs="Arial"/>
              <w:sz w:val="20"/>
              <w:szCs w:val="20"/>
            </w:rPr>
          </w:rPrChange>
        </w:rPr>
        <w:t>Cohen’s d</w:t>
      </w:r>
      <w:r w:rsidRPr="00B475D4">
        <w:rPr>
          <w:rFonts w:ascii="Arial" w:hAnsi="Arial" w:cs="Arial"/>
          <w:sz w:val="20"/>
          <w:szCs w:val="20"/>
          <w:lang w:val="en-GB"/>
          <w:rPrChange w:id="9314" w:author="Alexandre Miguel Kaizeler Guedes Da Silva Afonso" w:date="2026-07-27T16:55:00Z" w16du:dateUtc="2026-07-27T15:55:00Z">
            <w:rPr>
              <w:rFonts w:ascii="Arial" w:hAnsi="Arial" w:cs="Arial"/>
              <w:sz w:val="20"/>
              <w:szCs w:val="20"/>
            </w:rPr>
          </w:rPrChange>
        </w:rPr>
        <w:t>)</w:t>
      </w:r>
      <w:r w:rsidR="00120CCA" w:rsidRPr="00B475D4">
        <w:rPr>
          <w:rFonts w:ascii="Arial" w:hAnsi="Arial" w:cs="Arial"/>
          <w:sz w:val="20"/>
          <w:szCs w:val="20"/>
          <w:lang w:val="en-GB"/>
          <w:rPrChange w:id="9315" w:author="Alexandre Miguel Kaizeler Guedes Da Silva Afonso" w:date="2026-07-27T16:55:00Z" w16du:dateUtc="2026-07-27T15:55:00Z">
            <w:rPr>
              <w:rFonts w:ascii="Arial" w:hAnsi="Arial" w:cs="Arial"/>
              <w:sz w:val="20"/>
              <w:szCs w:val="20"/>
            </w:rPr>
          </w:rPrChange>
        </w:rPr>
        <w:t xml:space="preserve"> and corresponding</w:t>
      </w:r>
      <w:r w:rsidRPr="00B475D4">
        <w:rPr>
          <w:rFonts w:ascii="Arial" w:hAnsi="Arial" w:cs="Arial"/>
          <w:sz w:val="20"/>
          <w:szCs w:val="20"/>
          <w:lang w:val="en-GB"/>
          <w:rPrChange w:id="9316" w:author="Alexandre Miguel Kaizeler Guedes Da Silva Afonso" w:date="2026-07-27T16:55:00Z" w16du:dateUtc="2026-07-27T15:55:00Z">
            <w:rPr>
              <w:rFonts w:ascii="Arial" w:hAnsi="Arial" w:cs="Arial"/>
              <w:sz w:val="20"/>
              <w:szCs w:val="20"/>
            </w:rPr>
          </w:rPrChange>
        </w:rPr>
        <w:t xml:space="preserve"> statistical</w:t>
      </w:r>
      <w:r w:rsidR="00120CCA" w:rsidRPr="00B475D4">
        <w:rPr>
          <w:rFonts w:ascii="Arial" w:hAnsi="Arial" w:cs="Arial"/>
          <w:sz w:val="20"/>
          <w:szCs w:val="20"/>
          <w:lang w:val="en-GB"/>
          <w:rPrChange w:id="9317" w:author="Alexandre Miguel Kaizeler Guedes Da Silva Afonso" w:date="2026-07-27T16:55:00Z" w16du:dateUtc="2026-07-27T15:55:00Z">
            <w:rPr>
              <w:rFonts w:ascii="Arial" w:hAnsi="Arial" w:cs="Arial"/>
              <w:sz w:val="20"/>
              <w:szCs w:val="20"/>
            </w:rPr>
          </w:rPrChange>
        </w:rPr>
        <w:t xml:space="preserve"> </w:t>
      </w:r>
      <w:r w:rsidRPr="00B475D4">
        <w:rPr>
          <w:rFonts w:ascii="Arial" w:hAnsi="Arial" w:cs="Arial"/>
          <w:sz w:val="20"/>
          <w:szCs w:val="20"/>
          <w:lang w:val="en-GB"/>
          <w:rPrChange w:id="9318" w:author="Alexandre Miguel Kaizeler Guedes Da Silva Afonso" w:date="2026-07-27T16:55:00Z" w16du:dateUtc="2026-07-27T15:55:00Z">
            <w:rPr>
              <w:rFonts w:ascii="Arial" w:hAnsi="Arial" w:cs="Arial"/>
              <w:sz w:val="20"/>
              <w:szCs w:val="20"/>
            </w:rPr>
          </w:rPrChange>
        </w:rPr>
        <w:t>significance</w:t>
      </w:r>
      <w:r w:rsidR="00D55D36" w:rsidRPr="00B475D4">
        <w:rPr>
          <w:rFonts w:ascii="Arial" w:hAnsi="Arial" w:cs="Arial"/>
          <w:sz w:val="20"/>
          <w:szCs w:val="20"/>
          <w:lang w:val="en-GB"/>
          <w:rPrChange w:id="9319" w:author="Alexandre Miguel Kaizeler Guedes Da Silva Afonso" w:date="2026-07-27T16:55:00Z" w16du:dateUtc="2026-07-27T15:55:00Z">
            <w:rPr>
              <w:rFonts w:ascii="Arial" w:hAnsi="Arial" w:cs="Arial"/>
              <w:sz w:val="20"/>
              <w:szCs w:val="20"/>
            </w:rPr>
          </w:rPrChange>
        </w:rPr>
        <w:t>, given by Welch’s t-test</w:t>
      </w:r>
      <w:r w:rsidRPr="00B475D4">
        <w:rPr>
          <w:rFonts w:ascii="Arial" w:hAnsi="Arial" w:cs="Arial"/>
          <w:sz w:val="20"/>
          <w:szCs w:val="20"/>
          <w:lang w:val="en-GB"/>
          <w:rPrChange w:id="9320" w:author="Alexandre Miguel Kaizeler Guedes Da Silva Afonso" w:date="2026-07-27T16:55:00Z" w16du:dateUtc="2026-07-27T15:55:00Z">
            <w:rPr>
              <w:rFonts w:ascii="Arial" w:hAnsi="Arial" w:cs="Arial"/>
              <w:sz w:val="20"/>
              <w:szCs w:val="20"/>
            </w:rPr>
          </w:rPrChange>
        </w:rPr>
        <w:t xml:space="preserve"> (</w:t>
      </w:r>
      <w:r w:rsidR="00120CCA" w:rsidRPr="00B475D4">
        <w:rPr>
          <w:rFonts w:ascii="Arial" w:hAnsi="Arial" w:cs="Arial"/>
          <w:sz w:val="20"/>
          <w:szCs w:val="20"/>
          <w:lang w:val="en-GB"/>
          <w:rPrChange w:id="9321" w:author="Alexandre Miguel Kaizeler Guedes Da Silva Afonso" w:date="2026-07-27T16:55:00Z" w16du:dateUtc="2026-07-27T15:55:00Z">
            <w:rPr>
              <w:rFonts w:ascii="Arial" w:hAnsi="Arial" w:cs="Arial"/>
              <w:sz w:val="20"/>
              <w:szCs w:val="20"/>
            </w:rPr>
          </w:rPrChange>
        </w:rPr>
        <w:t>p-value</w:t>
      </w:r>
      <w:r w:rsidRPr="00B475D4">
        <w:rPr>
          <w:rFonts w:ascii="Arial" w:hAnsi="Arial" w:cs="Arial"/>
          <w:sz w:val="20"/>
          <w:szCs w:val="20"/>
          <w:lang w:val="en-GB"/>
          <w:rPrChange w:id="9322" w:author="Alexandre Miguel Kaizeler Guedes Da Silva Afonso" w:date="2026-07-27T16:55:00Z" w16du:dateUtc="2026-07-27T15:55:00Z">
            <w:rPr>
              <w:rFonts w:ascii="Arial" w:hAnsi="Arial" w:cs="Arial"/>
              <w:sz w:val="20"/>
              <w:szCs w:val="20"/>
            </w:rPr>
          </w:rPrChange>
        </w:rPr>
        <w:t>)</w:t>
      </w:r>
      <w:r w:rsidR="00120CCA" w:rsidRPr="00B475D4">
        <w:rPr>
          <w:rFonts w:ascii="Arial" w:hAnsi="Arial" w:cs="Arial"/>
          <w:sz w:val="20"/>
          <w:szCs w:val="20"/>
          <w:lang w:val="en-GB"/>
          <w:rPrChange w:id="9323" w:author="Alexandre Miguel Kaizeler Guedes Da Silva Afonso" w:date="2026-07-27T16:55:00Z" w16du:dateUtc="2026-07-27T15:55:00Z">
            <w:rPr>
              <w:rFonts w:ascii="Arial" w:hAnsi="Arial" w:cs="Arial"/>
              <w:sz w:val="20"/>
              <w:szCs w:val="20"/>
            </w:rPr>
          </w:rPrChange>
        </w:rPr>
        <w:t xml:space="preserve"> are shown above plots.</w:t>
      </w:r>
      <w:r w:rsidRPr="00B475D4">
        <w:rPr>
          <w:rFonts w:ascii="Arial" w:hAnsi="Arial" w:cs="Arial"/>
          <w:sz w:val="20"/>
          <w:szCs w:val="20"/>
          <w:lang w:val="en-GB"/>
          <w:rPrChange w:id="9324" w:author="Alexandre Miguel Kaizeler Guedes Da Silva Afonso" w:date="2026-07-27T16:55:00Z" w16du:dateUtc="2026-07-27T15:55:00Z">
            <w:rPr>
              <w:rFonts w:ascii="Arial" w:hAnsi="Arial" w:cs="Arial"/>
              <w:sz w:val="20"/>
              <w:szCs w:val="20"/>
            </w:rPr>
          </w:rPrChange>
        </w:rPr>
        <w:t xml:space="preserve"> (</w:t>
      </w:r>
      <w:r w:rsidR="00904D74" w:rsidRPr="00B475D4">
        <w:rPr>
          <w:rFonts w:ascii="Arial" w:hAnsi="Arial" w:cs="Arial"/>
          <w:sz w:val="20"/>
          <w:szCs w:val="20"/>
          <w:lang w:val="en-GB"/>
          <w:rPrChange w:id="9325" w:author="Alexandre Miguel Kaizeler Guedes Da Silva Afonso" w:date="2026-07-27T16:55:00Z" w16du:dateUtc="2026-07-27T15:55:00Z">
            <w:rPr>
              <w:rFonts w:ascii="Arial" w:hAnsi="Arial" w:cs="Arial"/>
              <w:sz w:val="20"/>
              <w:szCs w:val="20"/>
            </w:rPr>
          </w:rPrChange>
        </w:rPr>
        <w:t>C</w:t>
      </w:r>
      <w:r w:rsidRPr="00B475D4">
        <w:rPr>
          <w:rFonts w:ascii="Arial" w:hAnsi="Arial" w:cs="Arial"/>
          <w:sz w:val="20"/>
          <w:szCs w:val="20"/>
          <w:lang w:val="en-GB"/>
          <w:rPrChange w:id="9326" w:author="Alexandre Miguel Kaizeler Guedes Da Silva Afonso" w:date="2026-07-27T16:55:00Z" w16du:dateUtc="2026-07-27T15:55:00Z">
            <w:rPr>
              <w:rFonts w:ascii="Arial" w:hAnsi="Arial" w:cs="Arial"/>
              <w:sz w:val="20"/>
              <w:szCs w:val="20"/>
            </w:rPr>
          </w:rPrChange>
        </w:rPr>
        <w:t xml:space="preserve">) Volcano plot of DGE (X-Axis </w:t>
      </w:r>
      <w:r w:rsidR="008939F8" w:rsidRPr="00B475D4">
        <w:rPr>
          <w:rFonts w:ascii="Arial" w:hAnsi="Arial" w:cs="Arial"/>
          <w:sz w:val="20"/>
          <w:szCs w:val="20"/>
          <w:lang w:val="en-GB"/>
          <w:rPrChange w:id="9327" w:author="Alexandre Miguel Kaizeler Guedes Da Silva Afonso" w:date="2026-07-27T16:55:00Z" w16du:dateUtc="2026-07-27T15:55:00Z">
            <w:rPr>
              <w:rFonts w:ascii="Arial" w:hAnsi="Arial" w:cs="Arial"/>
              <w:sz w:val="20"/>
              <w:szCs w:val="20"/>
            </w:rPr>
          </w:rPrChange>
        </w:rPr>
        <w:t>–</w:t>
      </w:r>
      <w:r w:rsidRPr="00B475D4">
        <w:rPr>
          <w:rFonts w:ascii="Arial" w:hAnsi="Arial" w:cs="Arial"/>
          <w:sz w:val="20"/>
          <w:szCs w:val="20"/>
          <w:lang w:val="en-GB"/>
          <w:rPrChange w:id="9328" w:author="Alexandre Miguel Kaizeler Guedes Da Silva Afonso" w:date="2026-07-27T16:55:00Z" w16du:dateUtc="2026-07-27T15:55:00Z">
            <w:rPr>
              <w:rFonts w:ascii="Arial" w:hAnsi="Arial" w:cs="Arial"/>
              <w:sz w:val="20"/>
              <w:szCs w:val="20"/>
            </w:rPr>
          </w:rPrChange>
        </w:rPr>
        <w:t xml:space="preserve">  Log</w:t>
      </w:r>
      <w:r w:rsidRPr="00B475D4">
        <w:rPr>
          <w:rFonts w:ascii="Arial" w:hAnsi="Arial" w:cs="Arial"/>
          <w:sz w:val="20"/>
          <w:szCs w:val="20"/>
          <w:vertAlign w:val="subscript"/>
          <w:lang w:val="en-GB"/>
          <w:rPrChange w:id="9329" w:author="Alexandre Miguel Kaizeler Guedes Da Silva Afonso" w:date="2026-07-27T16:55:00Z" w16du:dateUtc="2026-07-27T15:55:00Z">
            <w:rPr>
              <w:rFonts w:ascii="Arial" w:hAnsi="Arial" w:cs="Arial"/>
              <w:sz w:val="20"/>
              <w:szCs w:val="20"/>
              <w:vertAlign w:val="subscript"/>
            </w:rPr>
          </w:rPrChange>
        </w:rPr>
        <w:t>2</w:t>
      </w:r>
      <w:r w:rsidRPr="00B475D4">
        <w:rPr>
          <w:rFonts w:ascii="Arial" w:hAnsi="Arial" w:cs="Arial"/>
          <w:sz w:val="20"/>
          <w:szCs w:val="20"/>
          <w:lang w:val="en-GB"/>
          <w:rPrChange w:id="9330" w:author="Alexandre Miguel Kaizeler Guedes Da Silva Afonso" w:date="2026-07-27T16:55:00Z" w16du:dateUtc="2026-07-27T15:55:00Z">
            <w:rPr>
              <w:rFonts w:ascii="Arial" w:hAnsi="Arial" w:cs="Arial"/>
              <w:sz w:val="20"/>
              <w:szCs w:val="20"/>
            </w:rPr>
          </w:rPrChange>
        </w:rPr>
        <w:t xml:space="preserve"> Fold-Change</w:t>
      </w:r>
      <w:r w:rsidR="00D55D36" w:rsidRPr="00B475D4">
        <w:rPr>
          <w:rFonts w:ascii="Arial" w:hAnsi="Arial" w:cs="Arial"/>
          <w:sz w:val="20"/>
          <w:szCs w:val="20"/>
          <w:lang w:val="en-GB"/>
          <w:rPrChange w:id="9331" w:author="Alexandre Miguel Kaizeler Guedes Da Silva Afonso" w:date="2026-07-27T16:55:00Z" w16du:dateUtc="2026-07-27T15:55:00Z">
            <w:rPr>
              <w:rFonts w:ascii="Arial" w:hAnsi="Arial" w:cs="Arial"/>
              <w:sz w:val="20"/>
              <w:szCs w:val="20"/>
            </w:rPr>
          </w:rPrChange>
        </w:rPr>
        <w:t xml:space="preserve">; </w:t>
      </w:r>
      <w:r w:rsidRPr="00B475D4">
        <w:rPr>
          <w:rFonts w:ascii="Arial" w:hAnsi="Arial" w:cs="Arial"/>
          <w:sz w:val="20"/>
          <w:szCs w:val="20"/>
          <w:lang w:val="en-GB"/>
          <w:rPrChange w:id="9332" w:author="Alexandre Miguel Kaizeler Guedes Da Silva Afonso" w:date="2026-07-27T16:55:00Z" w16du:dateUtc="2026-07-27T15:55:00Z">
            <w:rPr>
              <w:rFonts w:ascii="Arial" w:hAnsi="Arial" w:cs="Arial"/>
              <w:sz w:val="20"/>
              <w:szCs w:val="20"/>
            </w:rPr>
          </w:rPrChange>
        </w:rPr>
        <w:t xml:space="preserve">Y-Axis – B-Statistic) </w:t>
      </w:r>
      <w:r w:rsidR="00D55D36" w:rsidRPr="00B475D4">
        <w:rPr>
          <w:rFonts w:ascii="Arial" w:hAnsi="Arial" w:cs="Arial"/>
          <w:sz w:val="20"/>
          <w:szCs w:val="20"/>
          <w:lang w:val="en-GB"/>
          <w:rPrChange w:id="9333" w:author="Alexandre Miguel Kaizeler Guedes Da Silva Afonso" w:date="2026-07-27T16:55:00Z" w16du:dateUtc="2026-07-27T15:55:00Z">
            <w:rPr>
              <w:rFonts w:ascii="Arial" w:hAnsi="Arial" w:cs="Arial"/>
              <w:sz w:val="20"/>
              <w:szCs w:val="20"/>
            </w:rPr>
          </w:rPrChange>
        </w:rPr>
        <w:t xml:space="preserve">between  </w:t>
      </w:r>
      <w:r w:rsidRPr="00B475D4">
        <w:rPr>
          <w:rFonts w:ascii="Arial" w:hAnsi="Arial" w:cs="Arial"/>
          <w:sz w:val="20"/>
          <w:szCs w:val="20"/>
          <w:lang w:val="en-GB"/>
          <w:rPrChange w:id="9334" w:author="Alexandre Miguel Kaizeler Guedes Da Silva Afonso" w:date="2026-07-27T16:55:00Z" w16du:dateUtc="2026-07-27T15:55:00Z">
            <w:rPr>
              <w:rFonts w:ascii="Arial" w:hAnsi="Arial" w:cs="Arial"/>
              <w:sz w:val="20"/>
              <w:szCs w:val="20"/>
            </w:rPr>
          </w:rPrChange>
        </w:rPr>
        <w:t xml:space="preserve">ACC, </w:t>
      </w:r>
      <w:r w:rsidR="00D55D36" w:rsidRPr="00B475D4">
        <w:rPr>
          <w:rFonts w:ascii="Arial" w:hAnsi="Arial" w:cs="Arial"/>
          <w:sz w:val="20"/>
          <w:szCs w:val="20"/>
          <w:lang w:val="en-GB"/>
          <w:rPrChange w:id="9335" w:author="Alexandre Miguel Kaizeler Guedes Da Silva Afonso" w:date="2026-07-27T16:55:00Z" w16du:dateUtc="2026-07-27T15:55:00Z">
            <w:rPr>
              <w:rFonts w:ascii="Arial" w:hAnsi="Arial" w:cs="Arial"/>
              <w:sz w:val="20"/>
              <w:szCs w:val="20"/>
            </w:rPr>
          </w:rPrChange>
        </w:rPr>
        <w:t>and MESO tumour samples, and remaining</w:t>
      </w:r>
      <w:r w:rsidRPr="00B475D4">
        <w:rPr>
          <w:rFonts w:ascii="Arial" w:hAnsi="Arial" w:cs="Arial"/>
          <w:sz w:val="20"/>
          <w:szCs w:val="20"/>
          <w:lang w:val="en-GB"/>
          <w:rPrChange w:id="9336" w:author="Alexandre Miguel Kaizeler Guedes Da Silva Afonso" w:date="2026-07-27T16:55:00Z" w16du:dateUtc="2026-07-27T15:55:00Z">
            <w:rPr>
              <w:rFonts w:ascii="Arial" w:hAnsi="Arial" w:cs="Arial"/>
              <w:sz w:val="20"/>
              <w:szCs w:val="20"/>
            </w:rPr>
          </w:rPrChange>
        </w:rPr>
        <w:t xml:space="preserve"> GDC-TCGA </w:t>
      </w:r>
      <w:r w:rsidR="00D55D36" w:rsidRPr="00B475D4">
        <w:rPr>
          <w:rFonts w:ascii="Arial" w:hAnsi="Arial" w:cs="Arial"/>
          <w:sz w:val="20"/>
          <w:szCs w:val="20"/>
          <w:lang w:val="en-GB"/>
          <w:rPrChange w:id="9337" w:author="Alexandre Miguel Kaizeler Guedes Da Silva Afonso" w:date="2026-07-27T16:55:00Z" w16du:dateUtc="2026-07-27T15:55:00Z">
            <w:rPr>
              <w:rFonts w:ascii="Arial" w:hAnsi="Arial" w:cs="Arial"/>
              <w:sz w:val="20"/>
              <w:szCs w:val="20"/>
            </w:rPr>
          </w:rPrChange>
        </w:rPr>
        <w:t>tumor cohorts</w:t>
      </w:r>
      <w:r w:rsidR="00904D74" w:rsidRPr="00B475D4">
        <w:rPr>
          <w:rFonts w:ascii="Arial" w:hAnsi="Arial" w:cs="Arial"/>
          <w:sz w:val="20"/>
          <w:szCs w:val="20"/>
          <w:lang w:val="en-GB"/>
          <w:rPrChange w:id="9338" w:author="Alexandre Miguel Kaizeler Guedes Da Silva Afonso" w:date="2026-07-27T16:55:00Z" w16du:dateUtc="2026-07-27T15:55:00Z">
            <w:rPr>
              <w:rFonts w:ascii="Arial" w:hAnsi="Arial" w:cs="Arial"/>
              <w:sz w:val="20"/>
              <w:szCs w:val="20"/>
            </w:rPr>
          </w:rPrChange>
        </w:rPr>
        <w:fldChar w:fldCharType="begin"/>
      </w:r>
      <w:r w:rsidR="0017139D" w:rsidRPr="00B475D4">
        <w:rPr>
          <w:rFonts w:ascii="Arial" w:hAnsi="Arial" w:cs="Arial"/>
          <w:sz w:val="20"/>
          <w:szCs w:val="20"/>
          <w:lang w:val="en-GB"/>
          <w:rPrChange w:id="9339" w:author="Alexandre Miguel Kaizeler Guedes Da Silva Afonso" w:date="2026-07-27T16:55:00Z" w16du:dateUtc="2026-07-27T15:55:00Z">
            <w:rPr>
              <w:rFonts w:ascii="Arial" w:hAnsi="Arial" w:cs="Arial"/>
              <w:sz w:val="20"/>
              <w:szCs w:val="20"/>
            </w:rPr>
          </w:rPrChange>
        </w:rPr>
        <w:instrText xml:space="preserve"> ADDIN ZOTERO_ITEM CSL_CITATION {"citationID":"oiX3hvkE","properties":{"formattedCitation":"\\super 94,95\\nosupersub{}","plainCitation":"94,95","noteIndex":0},"citationItems":[{"id":101,"uris":["http://zotero.org/users/local/q86rvdj2/items/ZUGCCPWX"],"itemData":{"id":101,"type":"dataset","publisher":"https://www.cancer.gov/tcga","title":"The Cancer Genome Atlas","URL":"https://www.cancer.gov/tcga","author":[{"family":"TCGA Research Network","given":""}]}},{"id":"jCcWpdK2/wqv3LyZD","uris":["http://zotero.org/users/local/q86rvdj2/items/PP5PUI3M"],"itemData":{"id":150,"type":"article-journal","container-title":"Nature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904D74" w:rsidRPr="00B475D4">
        <w:rPr>
          <w:rFonts w:ascii="Arial" w:hAnsi="Arial" w:cs="Arial"/>
          <w:sz w:val="20"/>
          <w:szCs w:val="20"/>
          <w:lang w:val="en-GB"/>
          <w:rPrChange w:id="9340" w:author="Alexandre Miguel Kaizeler Guedes Da Silva Afonso" w:date="2026-07-27T16:55:00Z" w16du:dateUtc="2026-07-27T15:55:00Z">
            <w:rPr>
              <w:rFonts w:ascii="Arial" w:hAnsi="Arial" w:cs="Arial"/>
              <w:sz w:val="20"/>
              <w:szCs w:val="20"/>
            </w:rPr>
          </w:rPrChange>
        </w:rPr>
        <w:fldChar w:fldCharType="separate"/>
      </w:r>
      <w:r w:rsidR="0017139D" w:rsidRPr="00B475D4">
        <w:rPr>
          <w:rFonts w:ascii="Arial" w:hAnsi="Arial" w:cs="Arial"/>
          <w:kern w:val="0"/>
          <w:sz w:val="20"/>
          <w:vertAlign w:val="superscript"/>
          <w:lang w:val="en-GB"/>
          <w:rPrChange w:id="9341" w:author="Alexandre Miguel Kaizeler Guedes Da Silva Afonso" w:date="2026-07-27T16:55:00Z" w16du:dateUtc="2026-07-27T15:55:00Z">
            <w:rPr>
              <w:rFonts w:ascii="Arial" w:hAnsi="Arial" w:cs="Arial"/>
              <w:kern w:val="0"/>
              <w:sz w:val="20"/>
              <w:vertAlign w:val="superscript"/>
            </w:rPr>
          </w:rPrChange>
        </w:rPr>
        <w:t>94,95</w:t>
      </w:r>
      <w:r w:rsidR="00904D74" w:rsidRPr="00B475D4">
        <w:rPr>
          <w:rFonts w:ascii="Arial" w:hAnsi="Arial" w:cs="Arial"/>
          <w:sz w:val="20"/>
          <w:szCs w:val="20"/>
          <w:lang w:val="en-GB"/>
          <w:rPrChange w:id="9342" w:author="Alexandre Miguel Kaizeler Guedes Da Silva Afonso" w:date="2026-07-27T16:55:00Z" w16du:dateUtc="2026-07-27T15:55:00Z">
            <w:rPr>
              <w:rFonts w:ascii="Arial" w:hAnsi="Arial" w:cs="Arial"/>
              <w:sz w:val="20"/>
              <w:szCs w:val="20"/>
            </w:rPr>
          </w:rPrChange>
        </w:rPr>
        <w:fldChar w:fldCharType="end"/>
      </w:r>
      <w:r w:rsidRPr="00B475D4">
        <w:rPr>
          <w:rFonts w:ascii="Arial" w:hAnsi="Arial" w:cs="Arial"/>
          <w:sz w:val="20"/>
          <w:szCs w:val="20"/>
          <w:lang w:val="en-GB"/>
          <w:rPrChange w:id="9343" w:author="Alexandre Miguel Kaizeler Guedes Da Silva Afonso" w:date="2026-07-27T16:55:00Z" w16du:dateUtc="2026-07-27T15:55:00Z">
            <w:rPr>
              <w:rFonts w:ascii="Arial" w:hAnsi="Arial" w:cs="Arial"/>
              <w:sz w:val="20"/>
              <w:szCs w:val="20"/>
            </w:rPr>
          </w:rPrChange>
        </w:rPr>
        <w:t xml:space="preserve">, corrected for dataset of origin; genes as circles; </w:t>
      </w:r>
      <w:r w:rsidR="008B6F72" w:rsidRPr="00B475D4">
        <w:rPr>
          <w:rFonts w:ascii="Arial" w:hAnsi="Arial" w:cs="Arial"/>
          <w:sz w:val="20"/>
          <w:szCs w:val="20"/>
          <w:lang w:val="en-GB"/>
          <w:rPrChange w:id="9344" w:author="Alexandre Miguel Kaizeler Guedes Da Silva Afonso" w:date="2026-07-27T16:55:00Z" w16du:dateUtc="2026-07-27T15:55:00Z">
            <w:rPr>
              <w:rFonts w:ascii="Arial" w:hAnsi="Arial" w:cs="Arial"/>
              <w:sz w:val="20"/>
              <w:szCs w:val="20"/>
            </w:rPr>
          </w:rPrChange>
        </w:rPr>
        <w:t>m</w:t>
      </w:r>
      <w:r w:rsidRPr="00B475D4">
        <w:rPr>
          <w:rFonts w:ascii="Arial" w:hAnsi="Arial" w:cs="Arial"/>
          <w:sz w:val="20"/>
          <w:szCs w:val="20"/>
          <w:lang w:val="en-GB"/>
          <w:rPrChange w:id="9345" w:author="Alexandre Miguel Kaizeler Guedes Da Silva Afonso" w:date="2026-07-27T16:55:00Z" w16du:dateUtc="2026-07-27T15:55:00Z">
            <w:rPr>
              <w:rFonts w:ascii="Arial" w:hAnsi="Arial" w:cs="Arial"/>
              <w:sz w:val="20"/>
              <w:szCs w:val="20"/>
            </w:rPr>
          </w:rPrChange>
        </w:rPr>
        <w:t>ost differentially expressed genes are colored red (if upregulated, log2FC&gt;1</w:t>
      </w:r>
      <w:r w:rsidR="008B6F72" w:rsidRPr="00B475D4">
        <w:rPr>
          <w:rFonts w:ascii="Arial" w:hAnsi="Arial" w:cs="Arial"/>
          <w:sz w:val="20"/>
          <w:szCs w:val="20"/>
          <w:lang w:val="en-GB"/>
          <w:rPrChange w:id="9346" w:author="Alexandre Miguel Kaizeler Guedes Da Silva Afonso" w:date="2026-07-27T16:55:00Z" w16du:dateUtc="2026-07-27T15:55:00Z">
            <w:rPr>
              <w:rFonts w:ascii="Arial" w:hAnsi="Arial" w:cs="Arial"/>
              <w:sz w:val="20"/>
              <w:szCs w:val="20"/>
            </w:rPr>
          </w:rPrChange>
        </w:rPr>
        <w:t>.5</w:t>
      </w:r>
      <w:r w:rsidRPr="00B475D4">
        <w:rPr>
          <w:rFonts w:ascii="Arial" w:hAnsi="Arial" w:cs="Arial"/>
          <w:sz w:val="20"/>
          <w:szCs w:val="20"/>
          <w:lang w:val="en-GB"/>
          <w:rPrChange w:id="9347" w:author="Alexandre Miguel Kaizeler Guedes Da Silva Afonso" w:date="2026-07-27T16:55:00Z" w16du:dateUtc="2026-07-27T15:55:00Z">
            <w:rPr>
              <w:rFonts w:ascii="Arial" w:hAnsi="Arial" w:cs="Arial"/>
              <w:sz w:val="20"/>
              <w:szCs w:val="20"/>
            </w:rPr>
          </w:rPrChange>
        </w:rPr>
        <w:t xml:space="preserve"> with B-Statistic&gt;</w:t>
      </w:r>
      <w:r w:rsidR="008B6F72" w:rsidRPr="00B475D4">
        <w:rPr>
          <w:rFonts w:ascii="Arial" w:hAnsi="Arial" w:cs="Arial"/>
          <w:sz w:val="20"/>
          <w:szCs w:val="20"/>
          <w:lang w:val="en-GB"/>
          <w:rPrChange w:id="9348" w:author="Alexandre Miguel Kaizeler Guedes Da Silva Afonso" w:date="2026-07-27T16:55:00Z" w16du:dateUtc="2026-07-27T15:55:00Z">
            <w:rPr>
              <w:rFonts w:ascii="Arial" w:hAnsi="Arial" w:cs="Arial"/>
              <w:sz w:val="20"/>
              <w:szCs w:val="20"/>
            </w:rPr>
          </w:rPrChange>
        </w:rPr>
        <w:t>3</w:t>
      </w:r>
      <w:r w:rsidRPr="00B475D4">
        <w:rPr>
          <w:rFonts w:ascii="Arial" w:hAnsi="Arial" w:cs="Arial"/>
          <w:sz w:val="20"/>
          <w:szCs w:val="20"/>
          <w:lang w:val="en-GB"/>
          <w:rPrChange w:id="9349" w:author="Alexandre Miguel Kaizeler Guedes Da Silva Afonso" w:date="2026-07-27T16:55:00Z" w16du:dateUtc="2026-07-27T15:55:00Z">
            <w:rPr>
              <w:rFonts w:ascii="Arial" w:hAnsi="Arial" w:cs="Arial"/>
              <w:sz w:val="20"/>
              <w:szCs w:val="20"/>
            </w:rPr>
          </w:rPrChange>
        </w:rPr>
        <w:t>00)</w:t>
      </w:r>
      <w:r w:rsidR="00904D74" w:rsidRPr="00B475D4">
        <w:rPr>
          <w:rFonts w:ascii="Arial" w:hAnsi="Arial" w:cs="Arial"/>
          <w:sz w:val="20"/>
          <w:szCs w:val="20"/>
          <w:lang w:val="en-GB"/>
          <w:rPrChange w:id="9350" w:author="Alexandre Miguel Kaizeler Guedes Da Silva Afonso" w:date="2026-07-27T16:55:00Z" w16du:dateUtc="2026-07-27T15:55:00Z">
            <w:rPr>
              <w:rFonts w:ascii="Arial" w:hAnsi="Arial" w:cs="Arial"/>
              <w:sz w:val="20"/>
              <w:szCs w:val="20"/>
            </w:rPr>
          </w:rPrChange>
        </w:rPr>
        <w:t xml:space="preserve"> or</w:t>
      </w:r>
      <w:r w:rsidRPr="00B475D4">
        <w:rPr>
          <w:rFonts w:ascii="Arial" w:hAnsi="Arial" w:cs="Arial"/>
          <w:sz w:val="20"/>
          <w:szCs w:val="20"/>
          <w:lang w:val="en-GB"/>
          <w:rPrChange w:id="9351" w:author="Alexandre Miguel Kaizeler Guedes Da Silva Afonso" w:date="2026-07-27T16:55:00Z" w16du:dateUtc="2026-07-27T15:55:00Z">
            <w:rPr>
              <w:rFonts w:ascii="Arial" w:hAnsi="Arial" w:cs="Arial"/>
              <w:sz w:val="20"/>
              <w:szCs w:val="20"/>
            </w:rPr>
          </w:rPrChange>
        </w:rPr>
        <w:t xml:space="preserve"> blue (if downregulated, log2FC&lt; -1</w:t>
      </w:r>
      <w:r w:rsidR="008B6F72" w:rsidRPr="00B475D4">
        <w:rPr>
          <w:rFonts w:ascii="Arial" w:hAnsi="Arial" w:cs="Arial"/>
          <w:sz w:val="20"/>
          <w:szCs w:val="20"/>
          <w:lang w:val="en-GB"/>
          <w:rPrChange w:id="9352" w:author="Alexandre Miguel Kaizeler Guedes Da Silva Afonso" w:date="2026-07-27T16:55:00Z" w16du:dateUtc="2026-07-27T15:55:00Z">
            <w:rPr>
              <w:rFonts w:ascii="Arial" w:hAnsi="Arial" w:cs="Arial"/>
              <w:sz w:val="20"/>
              <w:szCs w:val="20"/>
            </w:rPr>
          </w:rPrChange>
        </w:rPr>
        <w:t>.75</w:t>
      </w:r>
      <w:r w:rsidRPr="00B475D4">
        <w:rPr>
          <w:rFonts w:ascii="Arial" w:hAnsi="Arial" w:cs="Arial"/>
          <w:sz w:val="20"/>
          <w:szCs w:val="20"/>
          <w:lang w:val="en-GB"/>
          <w:rPrChange w:id="9353" w:author="Alexandre Miguel Kaizeler Guedes Da Silva Afonso" w:date="2026-07-27T16:55:00Z" w16du:dateUtc="2026-07-27T15:55:00Z">
            <w:rPr>
              <w:rFonts w:ascii="Arial" w:hAnsi="Arial" w:cs="Arial"/>
              <w:sz w:val="20"/>
              <w:szCs w:val="20"/>
            </w:rPr>
          </w:rPrChange>
        </w:rPr>
        <w:t xml:space="preserve"> with B-Statistic&gt;</w:t>
      </w:r>
      <w:r w:rsidR="008B6F72" w:rsidRPr="00B475D4">
        <w:rPr>
          <w:rFonts w:ascii="Arial" w:hAnsi="Arial" w:cs="Arial"/>
          <w:sz w:val="20"/>
          <w:szCs w:val="20"/>
          <w:lang w:val="en-GB"/>
          <w:rPrChange w:id="9354" w:author="Alexandre Miguel Kaizeler Guedes Da Silva Afonso" w:date="2026-07-27T16:55:00Z" w16du:dateUtc="2026-07-27T15:55:00Z">
            <w:rPr>
              <w:rFonts w:ascii="Arial" w:hAnsi="Arial" w:cs="Arial"/>
              <w:sz w:val="20"/>
              <w:szCs w:val="20"/>
            </w:rPr>
          </w:rPrChange>
        </w:rPr>
        <w:t>30</w:t>
      </w:r>
      <w:r w:rsidR="00904D74" w:rsidRPr="00B475D4">
        <w:rPr>
          <w:rFonts w:ascii="Arial" w:hAnsi="Arial" w:cs="Arial"/>
          <w:sz w:val="20"/>
          <w:szCs w:val="20"/>
          <w:lang w:val="en-GB"/>
          <w:rPrChange w:id="9355" w:author="Alexandre Miguel Kaizeler Guedes Da Silva Afonso" w:date="2026-07-27T16:55:00Z" w16du:dateUtc="2026-07-27T15:55:00Z">
            <w:rPr>
              <w:rFonts w:ascii="Arial" w:hAnsi="Arial" w:cs="Arial"/>
              <w:sz w:val="20"/>
              <w:szCs w:val="20"/>
            </w:rPr>
          </w:rPrChange>
        </w:rPr>
        <w:t>0</w:t>
      </w:r>
      <w:r w:rsidRPr="00B475D4">
        <w:rPr>
          <w:rFonts w:ascii="Arial" w:hAnsi="Arial" w:cs="Arial"/>
          <w:sz w:val="20"/>
          <w:szCs w:val="20"/>
          <w:lang w:val="en-GB"/>
          <w:rPrChange w:id="9356" w:author="Alexandre Miguel Kaizeler Guedes Da Silva Afonso" w:date="2026-07-27T16:55:00Z" w16du:dateUtc="2026-07-27T15:55:00Z">
            <w:rPr>
              <w:rFonts w:ascii="Arial" w:hAnsi="Arial" w:cs="Arial"/>
              <w:sz w:val="20"/>
              <w:szCs w:val="20"/>
            </w:rPr>
          </w:rPrChange>
        </w:rPr>
        <w:t>)</w:t>
      </w:r>
      <w:r w:rsidR="00904D74" w:rsidRPr="00B475D4">
        <w:rPr>
          <w:rFonts w:ascii="Arial" w:hAnsi="Arial" w:cs="Arial"/>
          <w:sz w:val="20"/>
          <w:szCs w:val="20"/>
          <w:lang w:val="en-GB"/>
          <w:rPrChange w:id="9357" w:author="Alexandre Miguel Kaizeler Guedes Da Silva Afonso" w:date="2026-07-27T16:55:00Z" w16du:dateUtc="2026-07-27T15:55:00Z">
            <w:rPr>
              <w:rFonts w:ascii="Arial" w:hAnsi="Arial" w:cs="Arial"/>
              <w:sz w:val="20"/>
              <w:szCs w:val="20"/>
            </w:rPr>
          </w:rPrChange>
        </w:rPr>
        <w:t>;</w:t>
      </w:r>
      <w:r w:rsidRPr="00B475D4">
        <w:rPr>
          <w:rFonts w:ascii="Arial" w:hAnsi="Arial" w:cs="Arial"/>
          <w:sz w:val="20"/>
          <w:szCs w:val="20"/>
          <w:lang w:val="en-GB"/>
          <w:rPrChange w:id="9358" w:author="Alexandre Miguel Kaizeler Guedes Da Silva Afonso" w:date="2026-07-27T16:55:00Z" w16du:dateUtc="2026-07-27T15:55:00Z">
            <w:rPr>
              <w:rFonts w:ascii="Arial" w:hAnsi="Arial" w:cs="Arial"/>
              <w:sz w:val="20"/>
              <w:szCs w:val="20"/>
            </w:rPr>
          </w:rPrChange>
        </w:rPr>
        <w:t xml:space="preserve"> (</w:t>
      </w:r>
      <w:r w:rsidR="00904D74" w:rsidRPr="00B475D4">
        <w:rPr>
          <w:rFonts w:ascii="Arial" w:hAnsi="Arial" w:cs="Arial"/>
          <w:sz w:val="20"/>
          <w:szCs w:val="20"/>
          <w:lang w:val="en-GB"/>
          <w:rPrChange w:id="9359" w:author="Alexandre Miguel Kaizeler Guedes Da Silva Afonso" w:date="2026-07-27T16:55:00Z" w16du:dateUtc="2026-07-27T15:55:00Z">
            <w:rPr>
              <w:rFonts w:ascii="Arial" w:hAnsi="Arial" w:cs="Arial"/>
              <w:sz w:val="20"/>
              <w:szCs w:val="20"/>
            </w:rPr>
          </w:rPrChange>
        </w:rPr>
        <w:t>D</w:t>
      </w:r>
      <w:r w:rsidRPr="00B475D4">
        <w:rPr>
          <w:rFonts w:ascii="Arial" w:hAnsi="Arial" w:cs="Arial"/>
          <w:sz w:val="20"/>
          <w:szCs w:val="20"/>
          <w:lang w:val="en-GB"/>
          <w:rPrChange w:id="9360" w:author="Alexandre Miguel Kaizeler Guedes Da Silva Afonso" w:date="2026-07-27T16:55:00Z" w16du:dateUtc="2026-07-27T15:55:00Z">
            <w:rPr>
              <w:rFonts w:ascii="Arial" w:hAnsi="Arial" w:cs="Arial"/>
              <w:sz w:val="20"/>
              <w:szCs w:val="20"/>
            </w:rPr>
          </w:rPrChange>
        </w:rPr>
        <w:t xml:space="preserve">) </w:t>
      </w:r>
      <w:r w:rsidRPr="00B475D4">
        <w:rPr>
          <w:rFonts w:ascii="Arial" w:hAnsi="Arial" w:cs="Arial"/>
          <w:color w:val="000000" w:themeColor="text1"/>
          <w:sz w:val="20"/>
          <w:szCs w:val="20"/>
          <w:lang w:val="en-GB"/>
          <w:rPrChange w:id="9361" w:author="Alexandre Miguel Kaizeler Guedes Da Silva Afonso" w:date="2026-07-27T16:55:00Z" w16du:dateUtc="2026-07-27T15:55:00Z">
            <w:rPr>
              <w:rFonts w:ascii="Arial" w:hAnsi="Arial" w:cs="Arial"/>
              <w:color w:val="000000" w:themeColor="text1"/>
              <w:sz w:val="20"/>
              <w:szCs w:val="20"/>
            </w:rPr>
          </w:rPrChange>
        </w:rPr>
        <w:t xml:space="preserve"> GSEA NES of Hallmark gene sets, </w:t>
      </w:r>
      <w:r w:rsidR="003028A5" w:rsidRPr="00B475D4">
        <w:rPr>
          <w:rFonts w:ascii="Arial" w:hAnsi="Arial" w:cs="Arial"/>
          <w:sz w:val="20"/>
          <w:szCs w:val="20"/>
          <w:lang w:val="en-GB"/>
          <w:rPrChange w:id="9362" w:author="Alexandre Miguel Kaizeler Guedes Da Silva Afonso" w:date="2026-07-27T16:55:00Z" w16du:dateUtc="2026-07-27T15:55:00Z">
            <w:rPr>
              <w:rFonts w:ascii="Arial" w:hAnsi="Arial" w:cs="Arial"/>
              <w:sz w:val="20"/>
              <w:szCs w:val="20"/>
            </w:rPr>
          </w:rPrChange>
        </w:rPr>
        <w:t>with genes ranked by t-statistics of differential expression</w:t>
      </w:r>
      <w:r w:rsidRPr="00B475D4">
        <w:rPr>
          <w:rFonts w:ascii="Arial" w:hAnsi="Arial" w:cs="Arial"/>
          <w:color w:val="000000" w:themeColor="text1"/>
          <w:sz w:val="20"/>
          <w:szCs w:val="20"/>
          <w:lang w:val="en-GB"/>
          <w:rPrChange w:id="9363" w:author="Alexandre Miguel Kaizeler Guedes Da Silva Afonso" w:date="2026-07-27T16:55:00Z" w16du:dateUtc="2026-07-27T15:55:00Z">
            <w:rPr>
              <w:rFonts w:ascii="Arial" w:hAnsi="Arial" w:cs="Arial"/>
              <w:color w:val="000000" w:themeColor="text1"/>
              <w:sz w:val="20"/>
              <w:szCs w:val="20"/>
            </w:rPr>
          </w:rPrChange>
        </w:rPr>
        <w:t>,</w:t>
      </w:r>
      <w:r w:rsidR="008B6F72" w:rsidRPr="00B475D4">
        <w:rPr>
          <w:rFonts w:ascii="Arial" w:hAnsi="Arial" w:cs="Arial"/>
          <w:color w:val="000000" w:themeColor="text1"/>
          <w:sz w:val="20"/>
          <w:szCs w:val="20"/>
          <w:lang w:val="en-GB"/>
          <w:rPrChange w:id="9364" w:author="Alexandre Miguel Kaizeler Guedes Da Silva Afonso" w:date="2026-07-27T16:55:00Z" w16du:dateUtc="2026-07-27T15:55:00Z">
            <w:rPr>
              <w:rFonts w:ascii="Arial" w:hAnsi="Arial" w:cs="Arial"/>
              <w:color w:val="000000" w:themeColor="text1"/>
              <w:sz w:val="20"/>
              <w:szCs w:val="20"/>
            </w:rPr>
          </w:rPrChange>
        </w:rPr>
        <w:t xml:space="preserve"> between</w:t>
      </w:r>
      <w:r w:rsidR="00904D74" w:rsidRPr="00B475D4">
        <w:rPr>
          <w:rFonts w:ascii="Arial" w:hAnsi="Arial" w:cs="Arial"/>
          <w:sz w:val="20"/>
          <w:szCs w:val="20"/>
          <w:lang w:val="en-GB"/>
          <w:rPrChange w:id="9365" w:author="Alexandre Miguel Kaizeler Guedes Da Silva Afonso" w:date="2026-07-27T16:55:00Z" w16du:dateUtc="2026-07-27T15:55:00Z">
            <w:rPr>
              <w:rFonts w:ascii="Arial" w:hAnsi="Arial" w:cs="Arial"/>
              <w:sz w:val="20"/>
              <w:szCs w:val="20"/>
            </w:rPr>
          </w:rPrChange>
        </w:rPr>
        <w:t xml:space="preserve"> ACC,</w:t>
      </w:r>
      <w:r w:rsidR="008B6F72" w:rsidRPr="00B475D4">
        <w:rPr>
          <w:rFonts w:ascii="Arial" w:hAnsi="Arial" w:cs="Arial"/>
          <w:sz w:val="20"/>
          <w:szCs w:val="20"/>
          <w:lang w:val="en-GB"/>
          <w:rPrChange w:id="9366" w:author="Alexandre Miguel Kaizeler Guedes Da Silva Afonso" w:date="2026-07-27T16:55:00Z" w16du:dateUtc="2026-07-27T15:55:00Z">
            <w:rPr>
              <w:rFonts w:ascii="Arial" w:hAnsi="Arial" w:cs="Arial"/>
              <w:sz w:val="20"/>
              <w:szCs w:val="20"/>
            </w:rPr>
          </w:rPrChange>
        </w:rPr>
        <w:t xml:space="preserve"> and</w:t>
      </w:r>
      <w:r w:rsidR="00904D74" w:rsidRPr="00B475D4">
        <w:rPr>
          <w:rFonts w:ascii="Arial" w:hAnsi="Arial" w:cs="Arial"/>
          <w:sz w:val="20"/>
          <w:szCs w:val="20"/>
          <w:lang w:val="en-GB"/>
          <w:rPrChange w:id="9367" w:author="Alexandre Miguel Kaizeler Guedes Da Silva Afonso" w:date="2026-07-27T16:55:00Z" w16du:dateUtc="2026-07-27T15:55:00Z">
            <w:rPr>
              <w:rFonts w:ascii="Arial" w:hAnsi="Arial" w:cs="Arial"/>
              <w:sz w:val="20"/>
              <w:szCs w:val="20"/>
            </w:rPr>
          </w:rPrChange>
        </w:rPr>
        <w:t xml:space="preserve"> MESO</w:t>
      </w:r>
      <w:r w:rsidR="008B6F72" w:rsidRPr="00B475D4">
        <w:rPr>
          <w:rFonts w:ascii="Arial" w:hAnsi="Arial" w:cs="Arial"/>
          <w:sz w:val="20"/>
          <w:szCs w:val="20"/>
          <w:lang w:val="en-GB"/>
          <w:rPrChange w:id="9368" w:author="Alexandre Miguel Kaizeler Guedes Da Silva Afonso" w:date="2026-07-27T16:55:00Z" w16du:dateUtc="2026-07-27T15:55:00Z">
            <w:rPr>
              <w:rFonts w:ascii="Arial" w:hAnsi="Arial" w:cs="Arial"/>
              <w:sz w:val="20"/>
              <w:szCs w:val="20"/>
            </w:rPr>
          </w:rPrChange>
        </w:rPr>
        <w:t xml:space="preserve"> tumour samples,</w:t>
      </w:r>
      <w:r w:rsidR="00904D74" w:rsidRPr="00B475D4">
        <w:rPr>
          <w:rFonts w:ascii="Arial" w:hAnsi="Arial" w:cs="Arial"/>
          <w:sz w:val="20"/>
          <w:szCs w:val="20"/>
          <w:lang w:val="en-GB"/>
          <w:rPrChange w:id="9369" w:author="Alexandre Miguel Kaizeler Guedes Da Silva Afonso" w:date="2026-07-27T16:55:00Z" w16du:dateUtc="2026-07-27T15:55:00Z">
            <w:rPr>
              <w:rFonts w:ascii="Arial" w:hAnsi="Arial" w:cs="Arial"/>
              <w:sz w:val="20"/>
              <w:szCs w:val="20"/>
            </w:rPr>
          </w:rPrChange>
        </w:rPr>
        <w:t xml:space="preserve"> </w:t>
      </w:r>
      <w:r w:rsidR="00156296" w:rsidRPr="00B475D4">
        <w:rPr>
          <w:rFonts w:ascii="Arial" w:hAnsi="Arial" w:cs="Arial"/>
          <w:sz w:val="20"/>
          <w:szCs w:val="20"/>
          <w:lang w:val="en-GB"/>
          <w:rPrChange w:id="9370" w:author="Alexandre Miguel Kaizeler Guedes Da Silva Afonso" w:date="2026-07-27T16:55:00Z" w16du:dateUtc="2026-07-27T15:55:00Z">
            <w:rPr>
              <w:rFonts w:ascii="Arial" w:hAnsi="Arial" w:cs="Arial"/>
              <w:sz w:val="20"/>
              <w:szCs w:val="20"/>
            </w:rPr>
          </w:rPrChange>
        </w:rPr>
        <w:t>and remaining</w:t>
      </w:r>
      <w:r w:rsidR="00904D74" w:rsidRPr="00B475D4">
        <w:rPr>
          <w:rFonts w:ascii="Arial" w:hAnsi="Arial" w:cs="Arial"/>
          <w:sz w:val="20"/>
          <w:szCs w:val="20"/>
          <w:lang w:val="en-GB"/>
          <w:rPrChange w:id="9371" w:author="Alexandre Miguel Kaizeler Guedes Da Silva Afonso" w:date="2026-07-27T16:55:00Z" w16du:dateUtc="2026-07-27T15:55:00Z">
            <w:rPr>
              <w:rFonts w:ascii="Arial" w:hAnsi="Arial" w:cs="Arial"/>
              <w:sz w:val="20"/>
              <w:szCs w:val="20"/>
            </w:rPr>
          </w:rPrChange>
        </w:rPr>
        <w:t xml:space="preserve"> GDC-TCGA </w:t>
      </w:r>
      <w:r w:rsidR="00156296" w:rsidRPr="00B475D4">
        <w:rPr>
          <w:rFonts w:ascii="Arial" w:hAnsi="Arial" w:cs="Arial"/>
          <w:sz w:val="20"/>
          <w:szCs w:val="20"/>
          <w:lang w:val="en-GB"/>
          <w:rPrChange w:id="9372" w:author="Alexandre Miguel Kaizeler Guedes Da Silva Afonso" w:date="2026-07-27T16:55:00Z" w16du:dateUtc="2026-07-27T15:55:00Z">
            <w:rPr>
              <w:rFonts w:ascii="Arial" w:hAnsi="Arial" w:cs="Arial"/>
              <w:sz w:val="20"/>
              <w:szCs w:val="20"/>
            </w:rPr>
          </w:rPrChange>
        </w:rPr>
        <w:t>cohorts</w:t>
      </w:r>
      <w:r w:rsidR="00904D74" w:rsidRPr="00B475D4">
        <w:rPr>
          <w:rFonts w:ascii="Arial" w:hAnsi="Arial" w:cs="Arial"/>
          <w:sz w:val="20"/>
          <w:szCs w:val="20"/>
          <w:lang w:val="en-GB"/>
          <w:rPrChange w:id="9373" w:author="Alexandre Miguel Kaizeler Guedes Da Silva Afonso" w:date="2026-07-27T16:55:00Z" w16du:dateUtc="2026-07-27T15:55:00Z">
            <w:rPr>
              <w:rFonts w:ascii="Arial" w:hAnsi="Arial" w:cs="Arial"/>
              <w:sz w:val="20"/>
              <w:szCs w:val="20"/>
            </w:rPr>
          </w:rPrChange>
        </w:rPr>
        <w:fldChar w:fldCharType="begin"/>
      </w:r>
      <w:r w:rsidR="0017139D" w:rsidRPr="00B475D4">
        <w:rPr>
          <w:rFonts w:ascii="Arial" w:hAnsi="Arial" w:cs="Arial"/>
          <w:sz w:val="20"/>
          <w:szCs w:val="20"/>
          <w:lang w:val="en-GB"/>
          <w:rPrChange w:id="9374" w:author="Alexandre Miguel Kaizeler Guedes Da Silva Afonso" w:date="2026-07-27T16:55:00Z" w16du:dateUtc="2026-07-27T15:55:00Z">
            <w:rPr>
              <w:rFonts w:ascii="Arial" w:hAnsi="Arial" w:cs="Arial"/>
              <w:sz w:val="20"/>
              <w:szCs w:val="20"/>
            </w:rPr>
          </w:rPrChange>
        </w:rPr>
        <w:instrText xml:space="preserve"> ADDIN ZOTERO_ITEM CSL_CITATION {"citationID":"eNTxEnkn","properties":{"formattedCitation":"\\super 94,95\\nosupersub{}","plainCitation":"94,95","noteIndex":0},"citationItems":[{"id":101,"uris":["http://zotero.org/users/local/q86rvdj2/items/ZUGCCPWX"],"itemData":{"id":101,"type":"dataset","publisher":"https://www.cancer.gov/tcga","title":"The Cancer Genome Atlas","URL":"https://www.cancer.gov/tcga","author":[{"family":"TCGA Research Network","given":""}]}},{"id":"jCcWpdK2/wqv3LyZD","uris":["http://zotero.org/users/local/q86rvdj2/items/PP5PUI3M"],"itemData":{"id":150,"type":"article-journal","container-title":"Nature Genetics","DOI":"10.1038/s41588-021-00791-5","ISSN":"1061-4036, 1546-1718","issue":"3","journalAbbreviation":"Nat Genet","language":"en","page":"257-262","source":"DOI.org (Crossref)","title":"The NCI Genomic Data Commons","volume":"53","author":[{"family":"Heath","given":"Allison P."},{"family":"Ferretti","given":"Vincent"},{"family":"Agrawal","given":"Stuti"},{"family":"An","given":"Maksim"},{"family":"Angelakos","given":"James C."},{"family":"Arya","given":"Renuka"},{"family":"Bajari","given":"Rosita"},{"family":"Baqar","given":"Bilal"},{"family":"Barnowski","given":"Justin H. B."},{"family":"Burt","given":"Jeffrey"},{"family":"Catton","given":"Ann"},{"family":"Chan","given":"Brandon F."},{"family":"Chu","given":"Fay"},{"family":"Cullion","given":"Kim"},{"family":"Davidsen","given":"Tanja"},{"family":"Do","given":"Phuong-My"},{"family":"Dompierre","given":"Christian"},{"family":"Ferguson","given":"Martin L."},{"family":"Fitzsimons","given":"Michael S."},{"family":"Ford","given":"Michael"},{"family":"Fukuma","given":"Miyuki"},{"family":"Gaheen","given":"Sharon"},{"family":"Ganji","given":"Gajanan L."},{"family":"Garcia","given":"Tzintzuni I."},{"family":"George","given":"Sameera S."},{"family":"Gerhard","given":"Daniela S."},{"family":"Gerthoffert","given":"Francois"},{"family":"Gomez","given":"Fauzi"},{"family":"Han","given":"Kang"},{"family":"Hernandez","given":"Kyle M."},{"family":"Issac","given":"Biju"},{"family":"Jackson","given":"Richard"},{"family":"Jensen","given":"Mark A."},{"family":"Joshi","given":"Sid"},{"family":"Kadam","given":"Ajinkya"},{"family":"Khurana","given":"Aishmit"},{"family":"Kim","given":"Kyle M. J."},{"family":"Kraft","given":"Victoria E."},{"family":"Li","given":"Shenglai"},{"family":"Lichtenberg","given":"Tara M."},{"family":"Lodato","given":"Janice"},{"family":"Lolla","given":"Laxmi"},{"family":"Martinov","given":"Plamen"},{"family":"Mazzone","given":"Jeffrey A."},{"family":"Miller","given":"Daniel P."},{"family":"Miller","given":"Ian"},{"family":"Miller","given":"Joshua S."},{"family":"Miyauchi","given":"Koji"},{"family":"Murphy","given":"Mark W."},{"family":"Nullet","given":"Thomas"},{"family":"Ogwara","given":"Rowland O."},{"family":"Ortuño","given":"Francisco M."},{"family":"Pedrosa","given":"Jesús"},{"family":"Pham","given":"Phuong L."},{"family":"Popov","given":"Maxim Y."},{"family":"Porter","given":"James J."},{"family":"Powell","given":"Raymond"},{"family":"Rademacher","given":"Karl"},{"family":"Reid","given":"Colin P."},{"family":"Rich","given":"Samantha"},{"family":"Rogel","given":"Bessie"},{"family":"Sahni","given":"Himanso"},{"family":"Savage","given":"Jeremiah H."},{"family":"Schmitt","given":"Kyle A."},{"family":"Simmons","given":"Trevar J."},{"family":"Sislow","given":"Joseph"},{"family":"Spring","given":"Jonathan"},{"family":"Stein","given":"Lincoln"},{"family":"Sullivan","given":"Sean"},{"family":"Tang","given":"Yajing"},{"family":"Thiagarajan","given":"Mathangi"},{"family":"Troyer","given":"Heather D."},{"family":"Wang","given":"Chang"},{"family":"Wang","given":"Zhining"},{"family":"West","given":"Bedford L."},{"family":"Wilmer","given":"Alex"},{"family":"Wilson","given":"Shane"},{"family":"Wu","given":"Kaman"},{"family":"Wysocki","given":"William P."},{"family":"Xiang","given":"Linda"},{"family":"Yamada","given":"Joseph T."},{"family":"Yang","given":"Liming"},{"family":"Yu","given":"Christine"},{"family":"Yung","given":"Christina K."},{"family":"Zenklusen","given":"Jean Claude"},{"family":"Zhang","given":"Junjun"},{"family":"Zhang","given":"Zhenyu"},{"family":"Zhao","given":"Yuanheng"},{"family":"Zubair","given":"Ariz"},{"family":"Staudt","given":"Louis M."},{"family":"Grossman","given":"Robert L."}],"issued":{"date-parts":[["2021",3]]}}}],"schema":"https://github.com/citation-style-language/schema/raw/master/csl-citation.json"} </w:instrText>
      </w:r>
      <w:r w:rsidR="00904D74" w:rsidRPr="00B475D4">
        <w:rPr>
          <w:rFonts w:ascii="Arial" w:hAnsi="Arial" w:cs="Arial"/>
          <w:sz w:val="20"/>
          <w:szCs w:val="20"/>
          <w:lang w:val="en-GB"/>
          <w:rPrChange w:id="9375" w:author="Alexandre Miguel Kaizeler Guedes Da Silva Afonso" w:date="2026-07-27T16:55:00Z" w16du:dateUtc="2026-07-27T15:55:00Z">
            <w:rPr>
              <w:rFonts w:ascii="Arial" w:hAnsi="Arial" w:cs="Arial"/>
              <w:sz w:val="20"/>
              <w:szCs w:val="20"/>
            </w:rPr>
          </w:rPrChange>
        </w:rPr>
        <w:fldChar w:fldCharType="separate"/>
      </w:r>
      <w:r w:rsidR="0017139D" w:rsidRPr="00B475D4">
        <w:rPr>
          <w:rFonts w:ascii="Arial" w:hAnsi="Arial" w:cs="Arial"/>
          <w:kern w:val="0"/>
          <w:sz w:val="20"/>
          <w:vertAlign w:val="superscript"/>
          <w:lang w:val="en-GB"/>
          <w:rPrChange w:id="9376" w:author="Alexandre Miguel Kaizeler Guedes Da Silva Afonso" w:date="2026-07-27T16:55:00Z" w16du:dateUtc="2026-07-27T15:55:00Z">
            <w:rPr>
              <w:rFonts w:ascii="Arial" w:hAnsi="Arial" w:cs="Arial"/>
              <w:kern w:val="0"/>
              <w:sz w:val="20"/>
              <w:vertAlign w:val="superscript"/>
            </w:rPr>
          </w:rPrChange>
        </w:rPr>
        <w:t>94,95</w:t>
      </w:r>
      <w:r w:rsidR="00904D74" w:rsidRPr="00B475D4">
        <w:rPr>
          <w:rFonts w:ascii="Arial" w:hAnsi="Arial" w:cs="Arial"/>
          <w:sz w:val="20"/>
          <w:szCs w:val="20"/>
          <w:lang w:val="en-GB"/>
          <w:rPrChange w:id="9377" w:author="Alexandre Miguel Kaizeler Guedes Da Silva Afonso" w:date="2026-07-27T16:55:00Z" w16du:dateUtc="2026-07-27T15:55:00Z">
            <w:rPr>
              <w:rFonts w:ascii="Arial" w:hAnsi="Arial" w:cs="Arial"/>
              <w:sz w:val="20"/>
              <w:szCs w:val="20"/>
            </w:rPr>
          </w:rPrChange>
        </w:rPr>
        <w:fldChar w:fldCharType="end"/>
      </w:r>
      <w:r w:rsidR="00904D74" w:rsidRPr="00B475D4">
        <w:rPr>
          <w:rFonts w:ascii="Arial" w:hAnsi="Arial" w:cs="Arial"/>
          <w:sz w:val="20"/>
          <w:szCs w:val="20"/>
          <w:lang w:val="en-GB"/>
          <w:rPrChange w:id="9378" w:author="Alexandre Miguel Kaizeler Guedes Da Silva Afonso" w:date="2026-07-27T16:55:00Z" w16du:dateUtc="2026-07-27T15:55:00Z">
            <w:rPr>
              <w:rFonts w:ascii="Arial" w:hAnsi="Arial" w:cs="Arial"/>
              <w:sz w:val="20"/>
              <w:szCs w:val="20"/>
            </w:rPr>
          </w:rPrChange>
        </w:rPr>
        <w:t>, corrected for dataset of origin</w:t>
      </w:r>
      <w:r w:rsidRPr="00B475D4">
        <w:rPr>
          <w:rFonts w:ascii="Arial" w:hAnsi="Arial" w:cs="Arial"/>
          <w:sz w:val="20"/>
          <w:szCs w:val="20"/>
          <w:lang w:val="en-GB"/>
          <w:rPrChange w:id="9379" w:author="Alexandre Miguel Kaizeler Guedes Da Silva Afonso" w:date="2026-07-27T16:55:00Z" w16du:dateUtc="2026-07-27T15:55:00Z">
            <w:rPr>
              <w:rFonts w:ascii="Arial" w:hAnsi="Arial" w:cs="Arial"/>
              <w:sz w:val="20"/>
              <w:szCs w:val="20"/>
            </w:rPr>
          </w:rPrChange>
        </w:rPr>
        <w:t xml:space="preserve">; </w:t>
      </w:r>
      <w:r w:rsidR="00904D74" w:rsidRPr="00B475D4">
        <w:rPr>
          <w:rFonts w:ascii="Arial" w:hAnsi="Arial" w:cs="Arial"/>
          <w:sz w:val="20"/>
          <w:szCs w:val="20"/>
          <w:lang w:val="en-GB"/>
          <w:rPrChange w:id="9380" w:author="Alexandre Miguel Kaizeler Guedes Da Silva Afonso" w:date="2026-07-27T16:55:00Z" w16du:dateUtc="2026-07-27T15:55:00Z">
            <w:rPr>
              <w:rFonts w:ascii="Arial" w:hAnsi="Arial" w:cs="Arial"/>
              <w:sz w:val="20"/>
              <w:szCs w:val="20"/>
            </w:rPr>
          </w:rPrChange>
        </w:rPr>
        <w:t xml:space="preserve">(E) Volcano plot of DGE (X-Axis </w:t>
      </w:r>
      <w:r w:rsidR="008939F8" w:rsidRPr="00B475D4">
        <w:rPr>
          <w:rFonts w:ascii="Arial" w:hAnsi="Arial" w:cs="Arial"/>
          <w:sz w:val="20"/>
          <w:szCs w:val="20"/>
          <w:lang w:val="en-GB"/>
          <w:rPrChange w:id="9381" w:author="Alexandre Miguel Kaizeler Guedes Da Silva Afonso" w:date="2026-07-27T16:55:00Z" w16du:dateUtc="2026-07-27T15:55:00Z">
            <w:rPr>
              <w:rFonts w:ascii="Arial" w:hAnsi="Arial" w:cs="Arial"/>
              <w:sz w:val="20"/>
              <w:szCs w:val="20"/>
            </w:rPr>
          </w:rPrChange>
        </w:rPr>
        <w:t>–</w:t>
      </w:r>
      <w:r w:rsidR="00904D74" w:rsidRPr="00B475D4">
        <w:rPr>
          <w:rFonts w:ascii="Arial" w:hAnsi="Arial" w:cs="Arial"/>
          <w:sz w:val="20"/>
          <w:szCs w:val="20"/>
          <w:lang w:val="en-GB"/>
          <w:rPrChange w:id="9382" w:author="Alexandre Miguel Kaizeler Guedes Da Silva Afonso" w:date="2026-07-27T16:55:00Z" w16du:dateUtc="2026-07-27T15:55:00Z">
            <w:rPr>
              <w:rFonts w:ascii="Arial" w:hAnsi="Arial" w:cs="Arial"/>
              <w:sz w:val="20"/>
              <w:szCs w:val="20"/>
            </w:rPr>
          </w:rPrChange>
        </w:rPr>
        <w:t xml:space="preserve"> Log</w:t>
      </w:r>
      <w:r w:rsidR="00904D74" w:rsidRPr="00B475D4">
        <w:rPr>
          <w:rFonts w:ascii="Arial" w:hAnsi="Arial" w:cs="Arial"/>
          <w:sz w:val="20"/>
          <w:szCs w:val="20"/>
          <w:vertAlign w:val="subscript"/>
          <w:lang w:val="en-GB"/>
          <w:rPrChange w:id="9383" w:author="Alexandre Miguel Kaizeler Guedes Da Silva Afonso" w:date="2026-07-27T16:55:00Z" w16du:dateUtc="2026-07-27T15:55:00Z">
            <w:rPr>
              <w:rFonts w:ascii="Arial" w:hAnsi="Arial" w:cs="Arial"/>
              <w:sz w:val="20"/>
              <w:szCs w:val="20"/>
              <w:vertAlign w:val="subscript"/>
            </w:rPr>
          </w:rPrChange>
        </w:rPr>
        <w:t>2</w:t>
      </w:r>
      <w:r w:rsidR="00904D74" w:rsidRPr="00B475D4">
        <w:rPr>
          <w:rFonts w:ascii="Arial" w:hAnsi="Arial" w:cs="Arial"/>
          <w:sz w:val="20"/>
          <w:szCs w:val="20"/>
          <w:lang w:val="en-GB"/>
          <w:rPrChange w:id="9384" w:author="Alexandre Miguel Kaizeler Guedes Da Silva Afonso" w:date="2026-07-27T16:55:00Z" w16du:dateUtc="2026-07-27T15:55:00Z">
            <w:rPr>
              <w:rFonts w:ascii="Arial" w:hAnsi="Arial" w:cs="Arial"/>
              <w:sz w:val="20"/>
              <w:szCs w:val="20"/>
            </w:rPr>
          </w:rPrChange>
        </w:rPr>
        <w:t xml:space="preserve"> Fold-Change</w:t>
      </w:r>
      <w:r w:rsidR="00156296" w:rsidRPr="00B475D4">
        <w:rPr>
          <w:rFonts w:ascii="Arial" w:hAnsi="Arial" w:cs="Arial"/>
          <w:sz w:val="20"/>
          <w:szCs w:val="20"/>
          <w:lang w:val="en-GB"/>
          <w:rPrChange w:id="9385" w:author="Alexandre Miguel Kaizeler Guedes Da Silva Afonso" w:date="2026-07-27T16:55:00Z" w16du:dateUtc="2026-07-27T15:55:00Z">
            <w:rPr>
              <w:rFonts w:ascii="Arial" w:hAnsi="Arial" w:cs="Arial"/>
              <w:sz w:val="20"/>
              <w:szCs w:val="20"/>
            </w:rPr>
          </w:rPrChange>
        </w:rPr>
        <w:t xml:space="preserve">; </w:t>
      </w:r>
      <w:r w:rsidR="00904D74" w:rsidRPr="00B475D4">
        <w:rPr>
          <w:rFonts w:ascii="Arial" w:hAnsi="Arial" w:cs="Arial"/>
          <w:sz w:val="20"/>
          <w:szCs w:val="20"/>
          <w:lang w:val="en-GB"/>
          <w:rPrChange w:id="9386" w:author="Alexandre Miguel Kaizeler Guedes Da Silva Afonso" w:date="2026-07-27T16:55:00Z" w16du:dateUtc="2026-07-27T15:55:00Z">
            <w:rPr>
              <w:rFonts w:ascii="Arial" w:hAnsi="Arial" w:cs="Arial"/>
              <w:sz w:val="20"/>
              <w:szCs w:val="20"/>
            </w:rPr>
          </w:rPrChange>
        </w:rPr>
        <w:t xml:space="preserve">Y-Axis – B-Statistic) </w:t>
      </w:r>
      <w:r w:rsidR="00156296" w:rsidRPr="00B475D4">
        <w:rPr>
          <w:rFonts w:ascii="Arial" w:hAnsi="Arial" w:cs="Arial"/>
          <w:sz w:val="20"/>
          <w:szCs w:val="20"/>
          <w:lang w:val="en-GB"/>
          <w:rPrChange w:id="9387" w:author="Alexandre Miguel Kaizeler Guedes Da Silva Afonso" w:date="2026-07-27T16:55:00Z" w16du:dateUtc="2026-07-27T15:55:00Z">
            <w:rPr>
              <w:rFonts w:ascii="Arial" w:hAnsi="Arial" w:cs="Arial"/>
              <w:sz w:val="20"/>
              <w:szCs w:val="20"/>
            </w:rPr>
          </w:rPrChange>
        </w:rPr>
        <w:t xml:space="preserve">between </w:t>
      </w:r>
      <w:r w:rsidR="00904D74" w:rsidRPr="00B475D4">
        <w:rPr>
          <w:rFonts w:ascii="Arial" w:hAnsi="Arial" w:cs="Arial"/>
          <w:sz w:val="20"/>
          <w:szCs w:val="20"/>
          <w:lang w:val="en-GB"/>
          <w:rPrChange w:id="9388" w:author="Alexandre Miguel Kaizeler Guedes Da Silva Afonso" w:date="2026-07-27T16:55:00Z" w16du:dateUtc="2026-07-27T15:55:00Z">
            <w:rPr>
              <w:rFonts w:ascii="Arial" w:hAnsi="Arial" w:cs="Arial"/>
              <w:sz w:val="20"/>
              <w:szCs w:val="20"/>
            </w:rPr>
          </w:rPrChange>
        </w:rPr>
        <w:t>top 25%</w:t>
      </w:r>
      <w:r w:rsidR="00156296" w:rsidRPr="00B475D4">
        <w:rPr>
          <w:rFonts w:ascii="Arial" w:hAnsi="Arial" w:cs="Arial"/>
          <w:sz w:val="20"/>
          <w:szCs w:val="20"/>
          <w:lang w:val="en-GB"/>
          <w:rPrChange w:id="9389" w:author="Alexandre Miguel Kaizeler Guedes Da Silva Afonso" w:date="2026-07-27T16:55:00Z" w16du:dateUtc="2026-07-27T15:55:00Z">
            <w:rPr>
              <w:rFonts w:ascii="Arial" w:hAnsi="Arial" w:cs="Arial"/>
              <w:sz w:val="20"/>
              <w:szCs w:val="20"/>
            </w:rPr>
          </w:rPrChange>
        </w:rPr>
        <w:t xml:space="preserve"> and bottom 25%</w:t>
      </w:r>
      <w:r w:rsidR="00904D74" w:rsidRPr="00B475D4">
        <w:rPr>
          <w:rFonts w:ascii="Arial" w:hAnsi="Arial" w:cs="Arial"/>
          <w:sz w:val="20"/>
          <w:szCs w:val="20"/>
          <w:lang w:val="en-GB"/>
          <w:rPrChange w:id="9390" w:author="Alexandre Miguel Kaizeler Guedes Da Silva Afonso" w:date="2026-07-27T16:55:00Z" w16du:dateUtc="2026-07-27T15:55:00Z">
            <w:rPr>
              <w:rFonts w:ascii="Arial" w:hAnsi="Arial" w:cs="Arial"/>
              <w:sz w:val="20"/>
              <w:szCs w:val="20"/>
            </w:rPr>
          </w:rPrChange>
        </w:rPr>
        <w:t xml:space="preserve"> of SG-Score tumour samples in ACC, </w:t>
      </w:r>
      <w:r w:rsidR="00156296" w:rsidRPr="00B475D4">
        <w:rPr>
          <w:rFonts w:ascii="Arial" w:hAnsi="Arial" w:cs="Arial"/>
          <w:sz w:val="20"/>
          <w:szCs w:val="20"/>
          <w:lang w:val="en-GB"/>
          <w:rPrChange w:id="9391" w:author="Alexandre Miguel Kaizeler Guedes Da Silva Afonso" w:date="2026-07-27T16:55:00Z" w16du:dateUtc="2026-07-27T15:55:00Z">
            <w:rPr>
              <w:rFonts w:ascii="Arial" w:hAnsi="Arial" w:cs="Arial"/>
              <w:sz w:val="20"/>
              <w:szCs w:val="20"/>
            </w:rPr>
          </w:rPrChange>
        </w:rPr>
        <w:t xml:space="preserve">and </w:t>
      </w:r>
      <w:r w:rsidR="00904D74" w:rsidRPr="00B475D4">
        <w:rPr>
          <w:rFonts w:ascii="Arial" w:hAnsi="Arial" w:cs="Arial"/>
          <w:sz w:val="20"/>
          <w:szCs w:val="20"/>
          <w:lang w:val="en-GB"/>
          <w:rPrChange w:id="9392" w:author="Alexandre Miguel Kaizeler Guedes Da Silva Afonso" w:date="2026-07-27T16:55:00Z" w16du:dateUtc="2026-07-27T15:55:00Z">
            <w:rPr>
              <w:rFonts w:ascii="Arial" w:hAnsi="Arial" w:cs="Arial"/>
              <w:sz w:val="20"/>
              <w:szCs w:val="20"/>
            </w:rPr>
          </w:rPrChange>
        </w:rPr>
        <w:t xml:space="preserve">MESO, corrected for dataset of origin; genes as circles; </w:t>
      </w:r>
      <w:r w:rsidR="00156296" w:rsidRPr="00B475D4">
        <w:rPr>
          <w:rFonts w:ascii="Arial" w:hAnsi="Arial" w:cs="Arial"/>
          <w:sz w:val="20"/>
          <w:szCs w:val="20"/>
          <w:lang w:val="en-GB"/>
          <w:rPrChange w:id="9393" w:author="Alexandre Miguel Kaizeler Guedes Da Silva Afonso" w:date="2026-07-27T16:55:00Z" w16du:dateUtc="2026-07-27T15:55:00Z">
            <w:rPr>
              <w:rFonts w:ascii="Arial" w:hAnsi="Arial" w:cs="Arial"/>
              <w:sz w:val="20"/>
              <w:szCs w:val="20"/>
            </w:rPr>
          </w:rPrChange>
        </w:rPr>
        <w:t>m</w:t>
      </w:r>
      <w:r w:rsidR="00904D74" w:rsidRPr="00B475D4">
        <w:rPr>
          <w:rFonts w:ascii="Arial" w:hAnsi="Arial" w:cs="Arial"/>
          <w:sz w:val="20"/>
          <w:szCs w:val="20"/>
          <w:lang w:val="en-GB"/>
          <w:rPrChange w:id="9394" w:author="Alexandre Miguel Kaizeler Guedes Da Silva Afonso" w:date="2026-07-27T16:55:00Z" w16du:dateUtc="2026-07-27T15:55:00Z">
            <w:rPr>
              <w:rFonts w:ascii="Arial" w:hAnsi="Arial" w:cs="Arial"/>
              <w:sz w:val="20"/>
              <w:szCs w:val="20"/>
            </w:rPr>
          </w:rPrChange>
        </w:rPr>
        <w:t>ost differentially expressed genes are colored red (if upregulated, log2FC&gt;1 with B-Statistic&gt;</w:t>
      </w:r>
      <w:r w:rsidR="00156296" w:rsidRPr="00B475D4">
        <w:rPr>
          <w:rFonts w:ascii="Arial" w:hAnsi="Arial" w:cs="Arial"/>
          <w:sz w:val="20"/>
          <w:szCs w:val="20"/>
          <w:lang w:val="en-GB"/>
          <w:rPrChange w:id="9395" w:author="Alexandre Miguel Kaizeler Guedes Da Silva Afonso" w:date="2026-07-27T16:55:00Z" w16du:dateUtc="2026-07-27T15:55:00Z">
            <w:rPr>
              <w:rFonts w:ascii="Arial" w:hAnsi="Arial" w:cs="Arial"/>
              <w:sz w:val="20"/>
              <w:szCs w:val="20"/>
            </w:rPr>
          </w:rPrChange>
        </w:rPr>
        <w:t>0</w:t>
      </w:r>
      <w:r w:rsidR="00904D74" w:rsidRPr="00B475D4">
        <w:rPr>
          <w:rFonts w:ascii="Arial" w:hAnsi="Arial" w:cs="Arial"/>
          <w:sz w:val="20"/>
          <w:szCs w:val="20"/>
          <w:lang w:val="en-GB"/>
          <w:rPrChange w:id="9396" w:author="Alexandre Miguel Kaizeler Guedes Da Silva Afonso" w:date="2026-07-27T16:55:00Z" w16du:dateUtc="2026-07-27T15:55:00Z">
            <w:rPr>
              <w:rFonts w:ascii="Arial" w:hAnsi="Arial" w:cs="Arial"/>
              <w:sz w:val="20"/>
              <w:szCs w:val="20"/>
            </w:rPr>
          </w:rPrChange>
        </w:rPr>
        <w:t>) or blue (if downregulated, log2FC&lt; -1.5 with B-Statistic&gt;</w:t>
      </w:r>
      <w:r w:rsidR="00156296" w:rsidRPr="00B475D4">
        <w:rPr>
          <w:rFonts w:ascii="Arial" w:hAnsi="Arial" w:cs="Arial"/>
          <w:sz w:val="20"/>
          <w:szCs w:val="20"/>
          <w:lang w:val="en-GB"/>
          <w:rPrChange w:id="9397" w:author="Alexandre Miguel Kaizeler Guedes Da Silva Afonso" w:date="2026-07-27T16:55:00Z" w16du:dateUtc="2026-07-27T15:55:00Z">
            <w:rPr>
              <w:rFonts w:ascii="Arial" w:hAnsi="Arial" w:cs="Arial"/>
              <w:sz w:val="20"/>
              <w:szCs w:val="20"/>
            </w:rPr>
          </w:rPrChange>
        </w:rPr>
        <w:t>0</w:t>
      </w:r>
      <w:r w:rsidR="00904D74" w:rsidRPr="00B475D4">
        <w:rPr>
          <w:rFonts w:ascii="Arial" w:hAnsi="Arial" w:cs="Arial"/>
          <w:sz w:val="20"/>
          <w:szCs w:val="20"/>
          <w:lang w:val="en-GB"/>
          <w:rPrChange w:id="9398" w:author="Alexandre Miguel Kaizeler Guedes Da Silva Afonso" w:date="2026-07-27T16:55:00Z" w16du:dateUtc="2026-07-27T15:55:00Z">
            <w:rPr>
              <w:rFonts w:ascii="Arial" w:hAnsi="Arial" w:cs="Arial"/>
              <w:sz w:val="20"/>
              <w:szCs w:val="20"/>
            </w:rPr>
          </w:rPrChange>
        </w:rPr>
        <w:t xml:space="preserve">); (F) </w:t>
      </w:r>
      <w:r w:rsidR="00904D74" w:rsidRPr="00B475D4">
        <w:rPr>
          <w:rFonts w:ascii="Arial" w:hAnsi="Arial" w:cs="Arial"/>
          <w:color w:val="000000" w:themeColor="text1"/>
          <w:sz w:val="20"/>
          <w:szCs w:val="20"/>
          <w:lang w:val="en-GB"/>
          <w:rPrChange w:id="9399" w:author="Alexandre Miguel Kaizeler Guedes Da Silva Afonso" w:date="2026-07-27T16:55:00Z" w16du:dateUtc="2026-07-27T15:55:00Z">
            <w:rPr>
              <w:rFonts w:ascii="Arial" w:hAnsi="Arial" w:cs="Arial"/>
              <w:color w:val="000000" w:themeColor="text1"/>
              <w:sz w:val="20"/>
              <w:szCs w:val="20"/>
            </w:rPr>
          </w:rPrChange>
        </w:rPr>
        <w:t xml:space="preserve"> GSEA NES of Hallmark gene sets, </w:t>
      </w:r>
      <w:r w:rsidR="00997D8E" w:rsidRPr="00B475D4">
        <w:rPr>
          <w:rFonts w:ascii="Arial" w:hAnsi="Arial" w:cs="Arial"/>
          <w:color w:val="000000" w:themeColor="text1"/>
          <w:sz w:val="20"/>
          <w:szCs w:val="20"/>
          <w:lang w:val="en-GB"/>
          <w:rPrChange w:id="9400" w:author="Alexandre Miguel Kaizeler Guedes Da Silva Afonso" w:date="2026-07-27T16:55:00Z" w16du:dateUtc="2026-07-27T15:55:00Z">
            <w:rPr>
              <w:rFonts w:ascii="Arial" w:hAnsi="Arial" w:cs="Arial"/>
              <w:color w:val="000000" w:themeColor="text1"/>
              <w:sz w:val="20"/>
              <w:szCs w:val="20"/>
            </w:rPr>
          </w:rPrChange>
        </w:rPr>
        <w:t xml:space="preserve">with genes </w:t>
      </w:r>
      <w:r w:rsidR="00904D74" w:rsidRPr="00B475D4">
        <w:rPr>
          <w:rFonts w:ascii="Arial" w:hAnsi="Arial" w:cs="Arial"/>
          <w:color w:val="000000" w:themeColor="text1"/>
          <w:sz w:val="20"/>
          <w:szCs w:val="20"/>
          <w:lang w:val="en-GB"/>
          <w:rPrChange w:id="9401" w:author="Alexandre Miguel Kaizeler Guedes Da Silva Afonso" w:date="2026-07-27T16:55:00Z" w16du:dateUtc="2026-07-27T15:55:00Z">
            <w:rPr>
              <w:rFonts w:ascii="Arial" w:hAnsi="Arial" w:cs="Arial"/>
              <w:color w:val="000000" w:themeColor="text1"/>
              <w:sz w:val="20"/>
              <w:szCs w:val="20"/>
            </w:rPr>
          </w:rPrChange>
        </w:rPr>
        <w:t>ranked by t-statistic</w:t>
      </w:r>
      <w:r w:rsidR="00997D8E" w:rsidRPr="00B475D4">
        <w:rPr>
          <w:rFonts w:ascii="Arial" w:hAnsi="Arial" w:cs="Arial"/>
          <w:color w:val="000000" w:themeColor="text1"/>
          <w:sz w:val="20"/>
          <w:szCs w:val="20"/>
          <w:lang w:val="en-GB"/>
          <w:rPrChange w:id="9402" w:author="Alexandre Miguel Kaizeler Guedes Da Silva Afonso" w:date="2026-07-27T16:55:00Z" w16du:dateUtc="2026-07-27T15:55:00Z">
            <w:rPr>
              <w:rFonts w:ascii="Arial" w:hAnsi="Arial" w:cs="Arial"/>
              <w:color w:val="000000" w:themeColor="text1"/>
              <w:sz w:val="20"/>
              <w:szCs w:val="20"/>
            </w:rPr>
          </w:rPrChange>
        </w:rPr>
        <w:t>s of differential expression</w:t>
      </w:r>
      <w:r w:rsidR="00904D74" w:rsidRPr="00B475D4">
        <w:rPr>
          <w:rFonts w:ascii="Arial" w:hAnsi="Arial" w:cs="Arial"/>
          <w:color w:val="000000" w:themeColor="text1"/>
          <w:sz w:val="20"/>
          <w:szCs w:val="20"/>
          <w:lang w:val="en-GB"/>
          <w:rPrChange w:id="9403" w:author="Alexandre Miguel Kaizeler Guedes Da Silva Afonso" w:date="2026-07-27T16:55:00Z" w16du:dateUtc="2026-07-27T15:55:00Z">
            <w:rPr>
              <w:rFonts w:ascii="Arial" w:hAnsi="Arial" w:cs="Arial"/>
              <w:color w:val="000000" w:themeColor="text1"/>
              <w:sz w:val="20"/>
              <w:szCs w:val="20"/>
            </w:rPr>
          </w:rPrChange>
        </w:rPr>
        <w:t xml:space="preserve">, </w:t>
      </w:r>
      <w:r w:rsidR="00156296" w:rsidRPr="00B475D4">
        <w:rPr>
          <w:rFonts w:ascii="Arial" w:hAnsi="Arial" w:cs="Arial"/>
          <w:sz w:val="20"/>
          <w:szCs w:val="20"/>
          <w:lang w:val="en-GB"/>
          <w:rPrChange w:id="9404" w:author="Alexandre Miguel Kaizeler Guedes Da Silva Afonso" w:date="2026-07-27T16:55:00Z" w16du:dateUtc="2026-07-27T15:55:00Z">
            <w:rPr>
              <w:rFonts w:ascii="Arial" w:hAnsi="Arial" w:cs="Arial"/>
              <w:sz w:val="20"/>
              <w:szCs w:val="20"/>
            </w:rPr>
          </w:rPrChange>
        </w:rPr>
        <w:t xml:space="preserve">between </w:t>
      </w:r>
      <w:r w:rsidR="00904D74" w:rsidRPr="00B475D4">
        <w:rPr>
          <w:rFonts w:ascii="Arial" w:hAnsi="Arial" w:cs="Arial"/>
          <w:sz w:val="20"/>
          <w:szCs w:val="20"/>
          <w:lang w:val="en-GB"/>
          <w:rPrChange w:id="9405" w:author="Alexandre Miguel Kaizeler Guedes Da Silva Afonso" w:date="2026-07-27T16:55:00Z" w16du:dateUtc="2026-07-27T15:55:00Z">
            <w:rPr>
              <w:rFonts w:ascii="Arial" w:hAnsi="Arial" w:cs="Arial"/>
              <w:sz w:val="20"/>
              <w:szCs w:val="20"/>
            </w:rPr>
          </w:rPrChange>
        </w:rPr>
        <w:t>top 25%</w:t>
      </w:r>
      <w:r w:rsidR="00156296" w:rsidRPr="00B475D4">
        <w:rPr>
          <w:rFonts w:ascii="Arial" w:hAnsi="Arial" w:cs="Arial"/>
          <w:sz w:val="20"/>
          <w:szCs w:val="20"/>
          <w:lang w:val="en-GB"/>
          <w:rPrChange w:id="9406" w:author="Alexandre Miguel Kaizeler Guedes Da Silva Afonso" w:date="2026-07-27T16:55:00Z" w16du:dateUtc="2026-07-27T15:55:00Z">
            <w:rPr>
              <w:rFonts w:ascii="Arial" w:hAnsi="Arial" w:cs="Arial"/>
              <w:sz w:val="20"/>
              <w:szCs w:val="20"/>
            </w:rPr>
          </w:rPrChange>
        </w:rPr>
        <w:t xml:space="preserve"> and bottom 25%</w:t>
      </w:r>
      <w:r w:rsidR="00904D74" w:rsidRPr="00B475D4">
        <w:rPr>
          <w:rFonts w:ascii="Arial" w:hAnsi="Arial" w:cs="Arial"/>
          <w:sz w:val="20"/>
          <w:szCs w:val="20"/>
          <w:lang w:val="en-GB"/>
          <w:rPrChange w:id="9407" w:author="Alexandre Miguel Kaizeler Guedes Da Silva Afonso" w:date="2026-07-27T16:55:00Z" w16du:dateUtc="2026-07-27T15:55:00Z">
            <w:rPr>
              <w:rFonts w:ascii="Arial" w:hAnsi="Arial" w:cs="Arial"/>
              <w:sz w:val="20"/>
              <w:szCs w:val="20"/>
            </w:rPr>
          </w:rPrChange>
        </w:rPr>
        <w:t xml:space="preserve"> of SG-Score tumor samples in ACC, </w:t>
      </w:r>
      <w:r w:rsidR="00156296" w:rsidRPr="00B475D4">
        <w:rPr>
          <w:rFonts w:ascii="Arial" w:hAnsi="Arial" w:cs="Arial"/>
          <w:sz w:val="20"/>
          <w:szCs w:val="20"/>
          <w:lang w:val="en-GB"/>
          <w:rPrChange w:id="9408" w:author="Alexandre Miguel Kaizeler Guedes Da Silva Afonso" w:date="2026-07-27T16:55:00Z" w16du:dateUtc="2026-07-27T15:55:00Z">
            <w:rPr>
              <w:rFonts w:ascii="Arial" w:hAnsi="Arial" w:cs="Arial"/>
              <w:sz w:val="20"/>
              <w:szCs w:val="20"/>
            </w:rPr>
          </w:rPrChange>
        </w:rPr>
        <w:t xml:space="preserve">and </w:t>
      </w:r>
      <w:r w:rsidR="00904D74" w:rsidRPr="00B475D4">
        <w:rPr>
          <w:rFonts w:ascii="Arial" w:hAnsi="Arial" w:cs="Arial"/>
          <w:sz w:val="20"/>
          <w:szCs w:val="20"/>
          <w:lang w:val="en-GB"/>
          <w:rPrChange w:id="9409" w:author="Alexandre Miguel Kaizeler Guedes Da Silva Afonso" w:date="2026-07-27T16:55:00Z" w16du:dateUtc="2026-07-27T15:55:00Z">
            <w:rPr>
              <w:rFonts w:ascii="Arial" w:hAnsi="Arial" w:cs="Arial"/>
              <w:sz w:val="20"/>
              <w:szCs w:val="20"/>
            </w:rPr>
          </w:rPrChange>
        </w:rPr>
        <w:t xml:space="preserve">MESO, </w:t>
      </w:r>
      <w:r w:rsidR="00156296" w:rsidRPr="00B475D4">
        <w:rPr>
          <w:rFonts w:ascii="Arial" w:hAnsi="Arial" w:cs="Arial"/>
          <w:sz w:val="20"/>
          <w:szCs w:val="20"/>
          <w:lang w:val="en-GB"/>
          <w:rPrChange w:id="9410" w:author="Alexandre Miguel Kaizeler Guedes Da Silva Afonso" w:date="2026-07-27T16:55:00Z" w16du:dateUtc="2026-07-27T15:55:00Z">
            <w:rPr>
              <w:rFonts w:ascii="Arial" w:hAnsi="Arial" w:cs="Arial"/>
              <w:sz w:val="20"/>
              <w:szCs w:val="20"/>
            </w:rPr>
          </w:rPrChange>
        </w:rPr>
        <w:t>corrected for dataset of origin.</w:t>
      </w:r>
    </w:p>
    <w:p w14:paraId="220DB224" w14:textId="5FEDB31F" w:rsidR="00943CDB" w:rsidRPr="00B475D4" w:rsidRDefault="00943CDB" w:rsidP="00BC6F07">
      <w:pPr>
        <w:jc w:val="both"/>
        <w:rPr>
          <w:rFonts w:ascii="Arial" w:hAnsi="Arial" w:cs="Arial"/>
          <w:sz w:val="20"/>
          <w:szCs w:val="20"/>
          <w:lang w:val="en-GB"/>
          <w:rPrChange w:id="9411" w:author="Alexandre Miguel Kaizeler Guedes Da Silva Afonso" w:date="2026-07-27T16:55:00Z" w16du:dateUtc="2026-07-27T15:55:00Z">
            <w:rPr>
              <w:rFonts w:ascii="Arial" w:hAnsi="Arial" w:cs="Arial"/>
              <w:sz w:val="20"/>
              <w:szCs w:val="20"/>
            </w:rPr>
          </w:rPrChange>
        </w:rPr>
      </w:pPr>
    </w:p>
    <w:sectPr w:rsidR="00943CDB" w:rsidRPr="00B475D4" w:rsidSect="00533F41">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Nuno Morais" w:date="2026-07-06T18:14:00Z" w:initials="NM">
    <w:p w14:paraId="3D898954" w14:textId="77777777" w:rsidR="00A6042A" w:rsidRDefault="00A6042A" w:rsidP="00A6042A">
      <w:r>
        <w:rPr>
          <w:rStyle w:val="Refdecomentrio"/>
        </w:rPr>
        <w:annotationRef/>
      </w:r>
      <w:r>
        <w:rPr>
          <w:sz w:val="20"/>
          <w:szCs w:val="20"/>
        </w:rPr>
        <w:t>Supplementary Figures 8 and 9 do not support such a strong statement.</w:t>
      </w:r>
    </w:p>
  </w:comment>
  <w:comment w:id="3" w:author="Alexandre Miguel Kaizeler Guedes Da Silva Afonso" w:date="2026-07-07T18:29:00Z" w:initials="AK">
    <w:p w14:paraId="0E03F428" w14:textId="04AB6330" w:rsidR="004F160E" w:rsidRDefault="004F160E">
      <w:pPr>
        <w:pStyle w:val="Textodecomentrio"/>
      </w:pPr>
      <w:bookmarkStart w:id="14" w:name="_Hlk234395367"/>
      <w:r>
        <w:rPr>
          <w:rStyle w:val="Refdecomentrio"/>
        </w:rPr>
        <w:annotationRef/>
      </w:r>
      <w:r>
        <w:t>The title doesn’t need to be this, it can be changed. Perhaps something that doesn’t simply call attention to the meta-analysis. As it stands, the strongest support for mito is the IF experiments.</w:t>
      </w:r>
      <w:bookmarkEnd w:id="14"/>
    </w:p>
  </w:comment>
  <w:comment w:id="69" w:author="Alexandre Miguel Kaizeler Guedes Da Silva Afonso" w:date="2026-07-27T16:45:00Z" w:initials="AK">
    <w:p w14:paraId="12AEB554" w14:textId="77777777" w:rsidR="00A942FF" w:rsidRDefault="00A942FF" w:rsidP="00A942FF">
      <w:pPr>
        <w:pStyle w:val="Textodecomentrio"/>
      </w:pPr>
      <w:r>
        <w:rPr>
          <w:rStyle w:val="Refdecomentrio"/>
        </w:rPr>
        <w:annotationRef/>
      </w:r>
      <w:r>
        <w:t>NAR prefers UK english (its from oxford). Have to rechange it from Mol. Cell.</w:t>
      </w:r>
    </w:p>
  </w:comment>
  <w:comment w:id="100" w:author="Alexandre Miguel Kaizeler Guedes Da Silva Afonso" w:date="2026-07-27T16:30:00Z" w:initials="AK">
    <w:p w14:paraId="7984ED86" w14:textId="77777777" w:rsidR="0079350F" w:rsidRDefault="0079350F" w:rsidP="0079350F">
      <w:pPr>
        <w:pStyle w:val="Textodecomentrio"/>
      </w:pPr>
      <w:r>
        <w:rPr>
          <w:rStyle w:val="Refdecomentrio"/>
        </w:rPr>
        <w:annotationRef/>
      </w:r>
      <w:r>
        <w:t>A NAR pede dimensões diferentes para o graphical abstract</w:t>
      </w:r>
    </w:p>
  </w:comment>
  <w:comment w:id="688" w:author="Alexandre Miguel Kaizeler Guedes Da Silva Afonso" w:date="2026-07-28T10:08:00Z" w:initials="AK">
    <w:p w14:paraId="538A36D2" w14:textId="77777777" w:rsidR="004839F3" w:rsidRDefault="004839F3" w:rsidP="004839F3">
      <w:pPr>
        <w:pStyle w:val="Textodecomentrio"/>
      </w:pPr>
      <w:r>
        <w:rPr>
          <w:rStyle w:val="Refdecomentrio"/>
        </w:rPr>
        <w:annotationRef/>
      </w:r>
      <w:r>
        <w:t>Technically I use the entire population of genes that survived filtration. Is this correct to say with that in mind?</w:t>
      </w:r>
    </w:p>
  </w:comment>
  <w:comment w:id="990" w:author="Alexandre Miguel Kaizeler Guedes Da Silva Afonso" w:date="2026-07-28T10:18:00Z" w:initials="AK">
    <w:p w14:paraId="711FE264" w14:textId="77777777" w:rsidR="007A3D3F" w:rsidRDefault="007A3D3F" w:rsidP="007A3D3F">
      <w:pPr>
        <w:pStyle w:val="Textodecomentrio"/>
      </w:pPr>
      <w:r>
        <w:rPr>
          <w:rStyle w:val="Refdecomentrio"/>
        </w:rPr>
        <w:annotationRef/>
      </w:r>
      <w:r>
        <w:t>Preferir mudar para sedimentation. Mais para a frente faço o processo similar com a levedura, e aí é literalmente sedimentação e não “apenas molecular length”. Assim dou ja prime ao leitor.</w:t>
      </w:r>
    </w:p>
  </w:comment>
  <w:comment w:id="1009" w:author="Alexandre Miguel Kaizeler Guedes Da Silva Afonso" w:date="2026-07-28T10:21:00Z" w:initials="AK">
    <w:p w14:paraId="110DB43D" w14:textId="77777777" w:rsidR="007A3D3F" w:rsidRDefault="007A3D3F" w:rsidP="007A3D3F">
      <w:pPr>
        <w:pStyle w:val="Textodecomentrio"/>
      </w:pPr>
      <w:r>
        <w:rPr>
          <w:rStyle w:val="Refdecomentrio"/>
        </w:rPr>
        <w:annotationRef/>
      </w:r>
      <w:r>
        <w:t>Aqui neste caso, podemos argumentar que o que mudou é a comparacao. Ao comparar com “estruturas equivalentes” os SGs nao sao longos, mas ao comparar com a WC podem ser longos na mesma. Tenho alguns estudos diferentes de DC que indicam isso. No entanto, como este length bias é super modesto, comparando com DC, preferi deixar assim.</w:t>
      </w:r>
    </w:p>
  </w:comment>
  <w:comment w:id="1908" w:author="Alexandre Miguel Kaizeler Guedes Da Silva Afonso" w:date="2025-10-01T14:34:00Z" w:initials="AK">
    <w:p w14:paraId="3D3DE799" w14:textId="77777777" w:rsidR="0042208A" w:rsidRPr="00FA46B0" w:rsidRDefault="0042208A" w:rsidP="0042208A">
      <w:pPr>
        <w:pStyle w:val="Textodecomentrio"/>
        <w:rPr>
          <w:lang w:val="pt-PT"/>
        </w:rPr>
      </w:pPr>
      <w:r>
        <w:rPr>
          <w:rStyle w:val="Refdecomentrio"/>
        </w:rPr>
        <w:annotationRef/>
      </w:r>
      <w:r w:rsidRPr="00FA46B0">
        <w:rPr>
          <w:lang w:val="pt-PT"/>
        </w:rPr>
        <w:t xml:space="preserve">Durante esta análise fiz também uma exploração extra com o </w:t>
      </w:r>
      <w:r w:rsidRPr="00FA46B0">
        <w:rPr>
          <w:b/>
          <w:bCs/>
          <w:lang w:val="pt-PT"/>
        </w:rPr>
        <w:t>cTRAP</w:t>
      </w:r>
      <w:r w:rsidRPr="00FA46B0">
        <w:rPr>
          <w:lang w:val="pt-PT"/>
        </w:rPr>
        <w:t>, para identificar perturbações/fármacos que replicam ou contrariam os efeitos de ter SGs. Embora tenha encontrado alguns “hits” interessantes, os valores de correlação eram baixos (rho ~0.2), e neste momento não acho que justifique o esforço de incluir no trabalho.</w:t>
      </w:r>
    </w:p>
    <w:p w14:paraId="0AEAB2B9" w14:textId="77777777" w:rsidR="0042208A" w:rsidRDefault="0042208A" w:rsidP="0042208A">
      <w:pPr>
        <w:pStyle w:val="Textodecomentrio"/>
        <w:numPr>
          <w:ilvl w:val="0"/>
          <w:numId w:val="18"/>
        </w:numPr>
      </w:pPr>
      <w:r>
        <w:rPr>
          <w:b/>
          <w:bCs/>
        </w:rPr>
        <w:t>Perturbações genéticas:</w:t>
      </w:r>
    </w:p>
    <w:p w14:paraId="68D72A63" w14:textId="77777777" w:rsidR="0042208A" w:rsidRDefault="0042208A" w:rsidP="0042208A">
      <w:pPr>
        <w:pStyle w:val="Textodecomentrio"/>
        <w:numPr>
          <w:ilvl w:val="0"/>
          <w:numId w:val="18"/>
        </w:numPr>
      </w:pPr>
    </w:p>
    <w:p w14:paraId="2182073C" w14:textId="77777777" w:rsidR="0042208A" w:rsidRPr="00FA46B0" w:rsidRDefault="0042208A" w:rsidP="0042208A">
      <w:pPr>
        <w:pStyle w:val="Textodecomentrio"/>
        <w:numPr>
          <w:ilvl w:val="1"/>
          <w:numId w:val="18"/>
        </w:numPr>
        <w:ind w:left="720"/>
        <w:rPr>
          <w:lang w:val="pt-PT"/>
        </w:rPr>
      </w:pPr>
      <w:r w:rsidRPr="00FA46B0">
        <w:rPr>
          <w:i/>
          <w:iCs/>
          <w:lang w:val="pt-PT"/>
        </w:rPr>
        <w:t>KD de DHX16</w:t>
      </w:r>
      <w:r w:rsidRPr="00FA46B0">
        <w:rPr>
          <w:lang w:val="pt-PT"/>
        </w:rPr>
        <w:t xml:space="preserve"> (envolvido em splicing mitocondrial) e </w:t>
      </w:r>
      <w:r w:rsidRPr="00FA46B0">
        <w:rPr>
          <w:i/>
          <w:iCs/>
          <w:lang w:val="pt-PT"/>
        </w:rPr>
        <w:t>KD de NDUFB6</w:t>
      </w:r>
      <w:r w:rsidRPr="00FA46B0">
        <w:rPr>
          <w:lang w:val="pt-PT"/>
        </w:rPr>
        <w:t xml:space="preserve"> (subunidade do complexo I mitocondrial) apresentaram correlação positiva com o sinal de SGs.</w:t>
      </w:r>
    </w:p>
    <w:p w14:paraId="145C5886" w14:textId="77777777" w:rsidR="0042208A" w:rsidRPr="00FA46B0" w:rsidRDefault="0042208A" w:rsidP="0042208A">
      <w:pPr>
        <w:pStyle w:val="Textodecomentrio"/>
        <w:numPr>
          <w:ilvl w:val="1"/>
          <w:numId w:val="18"/>
        </w:numPr>
        <w:ind w:left="720"/>
        <w:rPr>
          <w:lang w:val="pt-PT"/>
        </w:rPr>
      </w:pPr>
      <w:r w:rsidRPr="00FA46B0">
        <w:rPr>
          <w:i/>
          <w:iCs/>
          <w:lang w:val="pt-PT"/>
        </w:rPr>
        <w:t>KD de STAT1</w:t>
      </w:r>
      <w:r w:rsidRPr="00FA46B0">
        <w:rPr>
          <w:lang w:val="pt-PT"/>
        </w:rPr>
        <w:t xml:space="preserve"> (TF responsável pela resposta a interferões tipo I, II e III) mostrou correlação negativa — consistente com o papel anti-inflamatório dos SGs.</w:t>
      </w:r>
    </w:p>
    <w:p w14:paraId="35BCCA59" w14:textId="77777777" w:rsidR="0042208A" w:rsidRDefault="0042208A" w:rsidP="0042208A">
      <w:pPr>
        <w:pStyle w:val="Textodecomentrio"/>
        <w:numPr>
          <w:ilvl w:val="0"/>
          <w:numId w:val="18"/>
        </w:numPr>
      </w:pPr>
      <w:r>
        <w:rPr>
          <w:b/>
          <w:bCs/>
        </w:rPr>
        <w:t>Drogas potenciais:</w:t>
      </w:r>
    </w:p>
    <w:p w14:paraId="26AB7E9E" w14:textId="77777777" w:rsidR="0042208A" w:rsidRDefault="0042208A" w:rsidP="0042208A">
      <w:pPr>
        <w:pStyle w:val="Textodecomentrio"/>
        <w:numPr>
          <w:ilvl w:val="0"/>
          <w:numId w:val="18"/>
        </w:numPr>
      </w:pPr>
    </w:p>
    <w:p w14:paraId="1C25356A" w14:textId="77777777" w:rsidR="0042208A" w:rsidRPr="00FA46B0" w:rsidRDefault="0042208A" w:rsidP="0042208A">
      <w:pPr>
        <w:pStyle w:val="Textodecomentrio"/>
        <w:numPr>
          <w:ilvl w:val="1"/>
          <w:numId w:val="18"/>
        </w:numPr>
        <w:ind w:left="720"/>
        <w:rPr>
          <w:lang w:val="pt-PT"/>
        </w:rPr>
      </w:pPr>
      <w:r w:rsidRPr="00FA46B0">
        <w:rPr>
          <w:lang w:val="pt-PT"/>
        </w:rPr>
        <w:t xml:space="preserve">Analisei também compostos que poderiam </w:t>
      </w:r>
      <w:r w:rsidRPr="00FA46B0">
        <w:rPr>
          <w:b/>
          <w:bCs/>
          <w:lang w:val="pt-PT"/>
        </w:rPr>
        <w:t>inibir a formação de SGs</w:t>
      </w:r>
      <w:r w:rsidRPr="00FA46B0">
        <w:rPr>
          <w:lang w:val="pt-PT"/>
        </w:rPr>
        <w:t xml:space="preserve"> (uma vez que estes aumentam mortalidade).</w:t>
      </w:r>
    </w:p>
    <w:p w14:paraId="5A7ED7F5" w14:textId="77777777" w:rsidR="0042208A" w:rsidRPr="00FA46B0" w:rsidRDefault="0042208A" w:rsidP="0042208A">
      <w:pPr>
        <w:pStyle w:val="Textodecomentrio"/>
        <w:numPr>
          <w:ilvl w:val="1"/>
          <w:numId w:val="18"/>
        </w:numPr>
        <w:ind w:left="720"/>
        <w:rPr>
          <w:lang w:val="pt-PT"/>
        </w:rPr>
      </w:pPr>
      <w:r w:rsidRPr="00FA46B0">
        <w:rPr>
          <w:lang w:val="pt-PT"/>
        </w:rPr>
        <w:t xml:space="preserve">O principal “hit” foi a </w:t>
      </w:r>
      <w:r w:rsidRPr="00FA46B0">
        <w:rPr>
          <w:b/>
          <w:bCs/>
          <w:lang w:val="pt-PT"/>
        </w:rPr>
        <w:t>Strophantidin</w:t>
      </w:r>
      <w:r w:rsidRPr="00FA46B0">
        <w:rPr>
          <w:lang w:val="pt-PT"/>
        </w:rPr>
        <w:t xml:space="preserve"> (inibidor da Na⁺/K⁺ ATPase), mas tem efeitos secundários graves </w:t>
      </w:r>
      <w:r w:rsidRPr="00FA46B0">
        <w:rPr>
          <w:rFonts w:hint="eastAsia"/>
          <w:lang w:val="pt-PT"/>
        </w:rPr>
        <w:t>→</w:t>
      </w:r>
      <w:r w:rsidRPr="00FA46B0">
        <w:rPr>
          <w:lang w:val="pt-PT"/>
        </w:rPr>
        <w:t xml:space="preserve"> inviável clinicamente.</w:t>
      </w:r>
    </w:p>
    <w:p w14:paraId="4F2FB189" w14:textId="77777777" w:rsidR="0042208A" w:rsidRPr="00FA46B0" w:rsidRDefault="0042208A" w:rsidP="0042208A">
      <w:pPr>
        <w:pStyle w:val="Textodecomentrio"/>
        <w:numPr>
          <w:ilvl w:val="0"/>
          <w:numId w:val="18"/>
        </w:numPr>
        <w:rPr>
          <w:lang w:val="pt-PT"/>
        </w:rPr>
      </w:pPr>
      <w:r w:rsidRPr="00FA46B0">
        <w:rPr>
          <w:b/>
          <w:bCs/>
          <w:lang w:val="pt-PT"/>
        </w:rPr>
        <w:t>Razões para não incluir estas análises:</w:t>
      </w:r>
    </w:p>
    <w:p w14:paraId="73BAC54F" w14:textId="77777777" w:rsidR="0042208A" w:rsidRPr="00FA46B0" w:rsidRDefault="0042208A" w:rsidP="0042208A">
      <w:pPr>
        <w:pStyle w:val="Textodecomentrio"/>
        <w:numPr>
          <w:ilvl w:val="0"/>
          <w:numId w:val="18"/>
        </w:numPr>
        <w:rPr>
          <w:lang w:val="pt-PT"/>
        </w:rPr>
      </w:pPr>
    </w:p>
    <w:p w14:paraId="5F306128" w14:textId="77777777" w:rsidR="0042208A" w:rsidRPr="00FA46B0" w:rsidRDefault="0042208A" w:rsidP="0042208A">
      <w:pPr>
        <w:pStyle w:val="Textodecomentrio"/>
        <w:numPr>
          <w:ilvl w:val="1"/>
          <w:numId w:val="18"/>
        </w:numPr>
        <w:rPr>
          <w:lang w:val="pt-PT"/>
        </w:rPr>
      </w:pPr>
      <w:r w:rsidRPr="00FA46B0">
        <w:rPr>
          <w:lang w:val="pt-PT"/>
        </w:rPr>
        <w:t>Nenhum dos hits é particularmente notável ou com aplicação translacional clara.</w:t>
      </w:r>
    </w:p>
    <w:p w14:paraId="5E0C264D" w14:textId="77777777" w:rsidR="0042208A" w:rsidRPr="00FA46B0" w:rsidRDefault="0042208A" w:rsidP="0042208A">
      <w:pPr>
        <w:pStyle w:val="Textodecomentrio"/>
        <w:numPr>
          <w:ilvl w:val="1"/>
          <w:numId w:val="18"/>
        </w:numPr>
        <w:ind w:left="1080"/>
        <w:rPr>
          <w:lang w:val="pt-PT"/>
        </w:rPr>
      </w:pPr>
      <w:r w:rsidRPr="00FA46B0">
        <w:rPr>
          <w:lang w:val="pt-PT"/>
        </w:rPr>
        <w:t xml:space="preserve">A versão </w:t>
      </w:r>
      <w:r w:rsidRPr="00FA46B0">
        <w:rPr>
          <w:i/>
          <w:iCs/>
          <w:lang w:val="pt-PT"/>
        </w:rPr>
        <w:t>compbio</w:t>
      </w:r>
      <w:r w:rsidRPr="00FA46B0">
        <w:rPr>
          <w:lang w:val="pt-PT"/>
        </w:rPr>
        <w:t xml:space="preserve"> do </w:t>
      </w:r>
      <w:r w:rsidRPr="00FA46B0">
        <w:rPr>
          <w:b/>
          <w:bCs/>
          <w:lang w:val="pt-PT"/>
        </w:rPr>
        <w:t>cTRAP</w:t>
      </w:r>
      <w:r w:rsidRPr="00FA46B0">
        <w:rPr>
          <w:lang w:val="pt-PT"/>
        </w:rPr>
        <w:t xml:space="preserve"> está “down” e não é possível aceder aos dados diretamente (issue já aberta no GitHub há meses).</w:t>
      </w:r>
    </w:p>
    <w:p w14:paraId="265977C0" w14:textId="77777777" w:rsidR="0042208A" w:rsidRPr="00FA46B0" w:rsidRDefault="0042208A" w:rsidP="0042208A">
      <w:pPr>
        <w:pStyle w:val="Textodecomentrio"/>
        <w:numPr>
          <w:ilvl w:val="1"/>
          <w:numId w:val="18"/>
        </w:numPr>
        <w:ind w:left="1080"/>
        <w:rPr>
          <w:lang w:val="pt-PT"/>
        </w:rPr>
      </w:pPr>
      <w:r w:rsidRPr="00FA46B0">
        <w:rPr>
          <w:rFonts w:hint="eastAsia"/>
          <w:lang w:val="pt-PT"/>
        </w:rPr>
        <w:t xml:space="preserve">Usei a versão R package, mas os repositórios originais (GDSC, CMAP, CTRP, etc.) têm agora muita informação em falta (que deixou de estar disponivel. No package, os dados sao </w:t>
      </w:r>
      <w:r w:rsidRPr="00FA46B0">
        <w:rPr>
          <w:rFonts w:hint="eastAsia"/>
          <w:lang w:val="pt-PT"/>
        </w:rPr>
        <w:t>“</w:t>
      </w:r>
      <w:r w:rsidRPr="00FA46B0">
        <w:rPr>
          <w:rFonts w:hint="eastAsia"/>
          <w:lang w:val="pt-PT"/>
        </w:rPr>
        <w:t>downloaded</w:t>
      </w:r>
      <w:r w:rsidRPr="00FA46B0">
        <w:rPr>
          <w:rFonts w:hint="eastAsia"/>
          <w:lang w:val="pt-PT"/>
        </w:rPr>
        <w:t>”</w:t>
      </w:r>
      <w:r w:rsidRPr="00FA46B0">
        <w:rPr>
          <w:rFonts w:hint="eastAsia"/>
          <w:lang w:val="pt-PT"/>
        </w:rPr>
        <w:t xml:space="preserve"> no momento, pelo que muitos não são acessiveis neste momento </w:t>
      </w:r>
      <w:r w:rsidRPr="00FA46B0">
        <w:rPr>
          <w:rFonts w:hint="eastAsia"/>
          <w:lang w:val="pt-PT"/>
        </w:rPr>
        <w:t>→</w:t>
      </w:r>
      <w:r w:rsidRPr="00FA46B0">
        <w:rPr>
          <w:rFonts w:hint="eastAsia"/>
          <w:lang w:val="pt-PT"/>
        </w:rPr>
        <w:t xml:space="preserve"> acabei por ter de usar apenas </w:t>
      </w:r>
      <w:r w:rsidRPr="00FA46B0">
        <w:rPr>
          <w:b/>
          <w:bCs/>
          <w:lang w:val="pt-PT"/>
        </w:rPr>
        <w:t>HEPG2</w:t>
      </w:r>
      <w:r w:rsidRPr="00FA46B0">
        <w:rPr>
          <w:lang w:val="pt-PT"/>
        </w:rPr>
        <w:t xml:space="preserve"> como referência, que nem corresponde aos cancros em que os SGs foram prognósticos.</w:t>
      </w:r>
    </w:p>
  </w:comment>
  <w:comment w:id="2312" w:author="Nuno Morais" w:date="2026-07-02T12:40:00Z" w:initials="NM">
    <w:p w14:paraId="2289FC6F" w14:textId="77777777" w:rsidR="00097FDC" w:rsidRDefault="00097FDC" w:rsidP="00097FDC">
      <w:r>
        <w:rPr>
          <w:rStyle w:val="Refdecomentrio"/>
        </w:rPr>
        <w:annotationRef/>
      </w:r>
      <w:r>
        <w:rPr>
          <w:sz w:val="20"/>
          <w:szCs w:val="20"/>
        </w:rPr>
        <w:t>Both the volcano and the enrichment plot show that there's no signal for the Iadevaia dataset. This is a perfect illustration of my concern in the previous version. The statement is based on a number and it is clearlye a case of the gene set being particularly "sensitive", passing the FDR criterion and getting a large NES with a small effect; in this case, they are all colectively slightly under-expressed but they are essentially in the middle, amongst non differentially expressed genes. You always need to check check if the NES results just from a collective deviation from the middle or if the genes in the set tend to be at the extreme ends (not the case). Slight collective deviations from the middle tend to reflect technical biases and the inperfections of normalisation.</w:t>
      </w:r>
    </w:p>
  </w:comment>
  <w:comment w:id="2313" w:author="Nuno Morais" w:date="2026-07-02T12:47:00Z" w:initials="NM">
    <w:p w14:paraId="769DDBCE" w14:textId="77777777" w:rsidR="00097FDC" w:rsidRDefault="00097FDC" w:rsidP="00097FDC">
      <w:r>
        <w:rPr>
          <w:rStyle w:val="Refdecomentrio"/>
        </w:rPr>
        <w:annotationRef/>
      </w:r>
      <w:r>
        <w:rPr>
          <w:sz w:val="20"/>
          <w:szCs w:val="20"/>
        </w:rPr>
        <w:t xml:space="preserve">To be consistent, you would have to also mention the Paget but I don't think it shows much signal either. Matheny Both has a lower |NES| but more strongly underexpressed mitochondrial genes. </w:t>
      </w:r>
    </w:p>
  </w:comment>
  <w:comment w:id="2314" w:author="Nuno Morais" w:date="2026-07-02T12:50:00Z" w:initials="NM">
    <w:p w14:paraId="3FE7F000" w14:textId="77777777" w:rsidR="00375497" w:rsidRDefault="00375497" w:rsidP="00375497">
      <w:r>
        <w:rPr>
          <w:rStyle w:val="Refdecomentrio"/>
        </w:rPr>
        <w:annotationRef/>
      </w:r>
      <w:r>
        <w:rPr>
          <w:sz w:val="20"/>
          <w:szCs w:val="20"/>
        </w:rPr>
        <w:t>I would rephrase this sentence to:</w:t>
      </w:r>
    </w:p>
    <w:p w14:paraId="2FEE031C" w14:textId="77777777" w:rsidR="00375497" w:rsidRDefault="00375497" w:rsidP="00375497">
      <w:r>
        <w:rPr>
          <w:sz w:val="20"/>
          <w:szCs w:val="20"/>
        </w:rPr>
        <w:t>"Among SG datasets, some studies showed strong depletion whereas others displayed strong enrichment of mitochondrially encoded transcripts in SGs (Supplementary Figure 8).</w:t>
      </w:r>
    </w:p>
  </w:comment>
  <w:comment w:id="2451" w:author="Nuno Morais" w:date="2026-07-02T20:09:00Z" w:initials="NM">
    <w:p w14:paraId="3C1E08EF" w14:textId="77777777" w:rsidR="00D90732" w:rsidRDefault="00D90732" w:rsidP="00D90732">
      <w:r>
        <w:rPr>
          <w:rStyle w:val="Refdecomentrio"/>
        </w:rPr>
        <w:annotationRef/>
      </w:r>
      <w:r>
        <w:rPr>
          <w:sz w:val="20"/>
          <w:szCs w:val="20"/>
        </w:rPr>
        <w:t>I reverted the changes here because all the manuscript talks about enrichment in SGs and "localized to SGs" would only show up here and in the next paragraph. Not only this would mean "yet another new concept" for the reader, but also it is not clear why "localization" is needed concept here.</w:t>
      </w:r>
    </w:p>
  </w:comment>
  <w:comment w:id="2452" w:author="Nuno Morais" w:date="2026-07-02T20:15:00Z" w:initials="NM">
    <w:p w14:paraId="024B8D8F" w14:textId="77777777" w:rsidR="003F25C9" w:rsidRDefault="003F25C9" w:rsidP="003F25C9">
      <w:r>
        <w:rPr>
          <w:rStyle w:val="Refdecomentrio"/>
        </w:rPr>
        <w:annotationRef/>
      </w:r>
      <w:r>
        <w:rPr>
          <w:sz w:val="20"/>
          <w:szCs w:val="20"/>
        </w:rPr>
        <w:t>We need a stable version of the manuscript, so there is no need to try to improve phrasing that we were OK with.</w:t>
      </w:r>
    </w:p>
  </w:comment>
  <w:comment w:id="2453" w:author="Alexandre Miguel Kaizeler Guedes Da Silva Afonso" w:date="2026-07-07T10:55:00Z" w:initials="AK">
    <w:p w14:paraId="7D5D1358" w14:textId="54076917" w:rsidR="00837140" w:rsidRDefault="00837140">
      <w:pPr>
        <w:pStyle w:val="Textodecomentrio"/>
      </w:pPr>
      <w:r>
        <w:rPr>
          <w:rStyle w:val="Refdecomentrio"/>
        </w:rPr>
        <w:annotationRef/>
      </w:r>
      <w:r>
        <w:t>I changed to localization because on a previous version, you suggested that the use of “enrichment” could confuse the reader with the same named concept from GSEA</w:t>
      </w:r>
    </w:p>
  </w:comment>
  <w:comment w:id="2469" w:author="Nuno Morais" w:date="2026-07-03T15:40:00Z" w:initials="NM">
    <w:p w14:paraId="795695D2" w14:textId="77777777" w:rsidR="005F41D0" w:rsidRDefault="005F41D0" w:rsidP="005F41D0">
      <w:r>
        <w:rPr>
          <w:rStyle w:val="Refdecomentrio"/>
        </w:rPr>
        <w:annotationRef/>
      </w:r>
      <w:r>
        <w:rPr>
          <w:sz w:val="20"/>
          <w:szCs w:val="20"/>
        </w:rPr>
        <w:t>Yes, but it is the same as the Iadevaia dataset. Not being purely stochastic does not make it biological. Looking at S.Fig.9B and C, it looks like a technical bias. You are somehow making it implicit that there is something there.</w:t>
      </w:r>
    </w:p>
  </w:comment>
  <w:comment w:id="2470" w:author="Alexandre Miguel Kaizeler Guedes Da Silva Afonso" w:date="2026-07-07T10:58:00Z" w:initials="AK">
    <w:p w14:paraId="7DB26EA4" w14:textId="30278116" w:rsidR="00837140" w:rsidRDefault="00837140">
      <w:pPr>
        <w:pStyle w:val="Textodecomentrio"/>
      </w:pPr>
      <w:r>
        <w:rPr>
          <w:rStyle w:val="Refdecomentrio"/>
        </w:rPr>
        <w:annotationRef/>
      </w:r>
      <w:r>
        <w:t>In this sentence, I don’t claim this is biological. Either way, its true that for a biologist, its likely that that is the first hypothesis. I added some text to make it clearer.</w:t>
      </w:r>
    </w:p>
  </w:comment>
  <w:comment w:id="2585" w:author="Nuno Morais" w:date="2026-06-22T16:55:00Z" w:initials="NM">
    <w:p w14:paraId="0DA845A9" w14:textId="77777777" w:rsidR="00BD23BD" w:rsidRDefault="00BD23BD" w:rsidP="00BD23BD">
      <w:r>
        <w:rPr>
          <w:rStyle w:val="Refdecomentrio"/>
        </w:rPr>
        <w:annotationRef/>
      </w:r>
      <w:r>
        <w:rPr>
          <w:sz w:val="20"/>
          <w:szCs w:val="20"/>
        </w:rPr>
        <w:t>How can I infer this from the plot?</w:t>
      </w:r>
    </w:p>
  </w:comment>
  <w:comment w:id="2586" w:author="Nuno Morais" w:date="2026-07-03T15:46:00Z" w:initials="NM">
    <w:p w14:paraId="797EF57B" w14:textId="77777777" w:rsidR="00EB3FC4" w:rsidRDefault="00EB3FC4" w:rsidP="00EB3FC4">
      <w:r>
        <w:rPr>
          <w:rStyle w:val="Refdecomentrio"/>
        </w:rPr>
        <w:annotationRef/>
      </w:r>
      <w:r>
        <w:rPr>
          <w:sz w:val="20"/>
          <w:szCs w:val="20"/>
        </w:rPr>
        <w:t>Again, I can't see any anti-correlation in this revised version.</w:t>
      </w:r>
    </w:p>
  </w:comment>
  <w:comment w:id="2587" w:author="Alexandre Miguel Kaizeler Guedes Da Silva Afonso" w:date="2026-07-07T11:07:00Z" w:initials="AK">
    <w:p w14:paraId="7C4A6BEF" w14:textId="5C0858EB" w:rsidR="00FC5E97" w:rsidRDefault="00FC5E97">
      <w:pPr>
        <w:pStyle w:val="Textodecomentrio"/>
      </w:pPr>
      <w:r>
        <w:rPr>
          <w:rStyle w:val="Refdecomentrio"/>
        </w:rPr>
        <w:annotationRef/>
      </w:r>
      <w:r>
        <w:t>You are correct. I forgot to remove/alter this sentence</w:t>
      </w:r>
    </w:p>
  </w:comment>
  <w:comment w:id="2620" w:author="Nuno Morais" w:date="2026-06-22T17:01:00Z" w:initials="NM">
    <w:p w14:paraId="2F152F02" w14:textId="77777777" w:rsidR="00BD23BD" w:rsidRDefault="00BD23BD" w:rsidP="00BD23BD">
      <w:r>
        <w:rPr>
          <w:rStyle w:val="Refdecomentrio"/>
        </w:rPr>
        <w:annotationRef/>
      </w:r>
      <w:r>
        <w:rPr>
          <w:sz w:val="20"/>
          <w:szCs w:val="20"/>
        </w:rPr>
        <w:t>Where is the evidence for this?</w:t>
      </w:r>
    </w:p>
  </w:comment>
  <w:comment w:id="2621" w:author="Nuno Morais" w:date="2026-07-03T15:47:00Z" w:initials="NM">
    <w:p w14:paraId="57BDE451" w14:textId="77777777" w:rsidR="00EB3FC4" w:rsidRDefault="00EB3FC4" w:rsidP="00EB3FC4">
      <w:r>
        <w:rPr>
          <w:rStyle w:val="Refdecomentrio"/>
        </w:rPr>
        <w:annotationRef/>
      </w:r>
      <w:r>
        <w:rPr>
          <w:sz w:val="20"/>
          <w:szCs w:val="20"/>
        </w:rPr>
        <w:t>This needs to be made visually obvious, perhaps by colouring mitochondrial genes differently.</w:t>
      </w:r>
    </w:p>
  </w:comment>
  <w:comment w:id="3476" w:author="Nuno Morais" w:date="2026-06-22T23:47:00Z" w:initials="NM">
    <w:p w14:paraId="28358AAB" w14:textId="77777777" w:rsidR="00B662A8" w:rsidRPr="00C607B4" w:rsidRDefault="00B662A8" w:rsidP="00B662A8">
      <w:pPr>
        <w:rPr>
          <w:lang w:val="en-GB"/>
        </w:rPr>
      </w:pPr>
      <w:r>
        <w:rPr>
          <w:rStyle w:val="Refdecomentrio"/>
        </w:rPr>
        <w:annotationRef/>
      </w:r>
      <w:r w:rsidRPr="00C607B4">
        <w:rPr>
          <w:sz w:val="20"/>
          <w:szCs w:val="20"/>
          <w:lang w:val="en-GB"/>
        </w:rPr>
        <w:t>What is RISC?</w:t>
      </w:r>
    </w:p>
  </w:comment>
  <w:comment w:id="3820" w:author="Nuno Morais" w:date="2026-07-06T13:25:00Z" w:initials="NM">
    <w:p w14:paraId="7AC27CD6" w14:textId="77777777" w:rsidR="00744CCD" w:rsidRDefault="00744CCD" w:rsidP="00744CCD">
      <w:r>
        <w:rPr>
          <w:rStyle w:val="Refdecomentrio"/>
        </w:rPr>
        <w:annotationRef/>
      </w:r>
      <w:r>
        <w:rPr>
          <w:sz w:val="20"/>
          <w:szCs w:val="20"/>
        </w:rPr>
        <w:t>Is this Discussion's length typical of articles in the journals you consider submitting to? I find it a bit too long but that's OK if you have seen discussions of comparable length published.</w:t>
      </w:r>
    </w:p>
  </w:comment>
  <w:comment w:id="3821" w:author="Nuno Morais" w:date="2026-07-06T14:35:00Z" w:initials="NM">
    <w:p w14:paraId="0B95FE1F" w14:textId="77777777" w:rsidR="00CB09F9" w:rsidRDefault="00CB09F9" w:rsidP="00CB09F9">
      <w:r>
        <w:rPr>
          <w:rStyle w:val="Refdecomentrio"/>
        </w:rPr>
        <w:annotationRef/>
      </w:r>
      <w:r>
        <w:rPr>
          <w:sz w:val="20"/>
          <w:szCs w:val="20"/>
        </w:rPr>
        <w:t>If not, I strongly advise you to ask AI for help in shortening it, so that you save time in a future round of revisions.</w:t>
      </w:r>
    </w:p>
  </w:comment>
  <w:comment w:id="3819" w:author="Alexandre Miguel Kaizeler Guedes Da Silva Afonso" w:date="2026-07-07T18:08:00Z" w:initials="AK">
    <w:p w14:paraId="1AD981D4" w14:textId="42CADDB2" w:rsidR="00EA0407" w:rsidRDefault="00EA0407">
      <w:pPr>
        <w:pStyle w:val="Textodecomentrio"/>
      </w:pPr>
      <w:r>
        <w:rPr>
          <w:rStyle w:val="Refdecomentrio"/>
        </w:rPr>
        <w:annotationRef/>
      </w:r>
      <w:r>
        <w:t>Did so, and asked AI to axe 50% of it. Recent molecular cell papers also have  a new section called limiations of the study. Both of these together are usually around 1200 words, which is closer to what I have now (before I had around 2000)</w:t>
      </w:r>
    </w:p>
  </w:comment>
  <w:comment w:id="3944" w:author="Rita Martins-Silva" w:date="2025-08-22T16:18:00Z" w:initials="RMS">
    <w:p w14:paraId="04575730" w14:textId="77777777" w:rsidR="00F45871" w:rsidRPr="00FA46B0" w:rsidRDefault="00F45871" w:rsidP="00F45871">
      <w:pPr>
        <w:rPr>
          <w:lang w:val="pt-PT"/>
        </w:rPr>
      </w:pPr>
      <w:r>
        <w:rPr>
          <w:rStyle w:val="Refdecomentrio"/>
        </w:rPr>
        <w:annotationRef/>
      </w:r>
      <w:r w:rsidRPr="00FA46B0">
        <w:rPr>
          <w:sz w:val="20"/>
          <w:szCs w:val="20"/>
          <w:lang w:val="pt-PT"/>
        </w:rPr>
        <w:t>Acho que isto não é necessário mencionares</w:t>
      </w:r>
    </w:p>
  </w:comment>
  <w:comment w:id="3940" w:author="Alexandre Miguel Kaizeler Guedes Da Silva Afonso" w:date="2025-04-04T17:06:00Z" w:initials="AA">
    <w:p w14:paraId="7E2A2986" w14:textId="0B7B1BB3" w:rsidR="009539ED" w:rsidRPr="00FA46B0" w:rsidRDefault="009539ED" w:rsidP="009539ED">
      <w:pPr>
        <w:pStyle w:val="Textodecomentrio"/>
        <w:rPr>
          <w:lang w:val="pt-PT"/>
        </w:rPr>
      </w:pPr>
      <w:r>
        <w:rPr>
          <w:rStyle w:val="Refdecomentrio"/>
        </w:rPr>
        <w:annotationRef/>
      </w:r>
      <w:r w:rsidRPr="00FA46B0">
        <w:rPr>
          <w:lang w:val="pt-PT"/>
        </w:rPr>
        <w:t>Acho que é super importante referir as limitações. No entanto, tenho medo que pareça que esteja a fazer targetting. Se calhar retiro as referencias?</w:t>
      </w:r>
    </w:p>
  </w:comment>
  <w:comment w:id="3941" w:author="Maria Francisca Telles De Freitas Xara Brasil" w:date="2025-05-23T10:20:00Z" w:initials="MT">
    <w:p w14:paraId="7BEF2B5E" w14:textId="77777777" w:rsidR="00237377" w:rsidRPr="00FA46B0" w:rsidRDefault="00237377" w:rsidP="00237377">
      <w:pPr>
        <w:rPr>
          <w:lang w:val="pt-PT"/>
        </w:rPr>
      </w:pPr>
      <w:r>
        <w:rPr>
          <w:rStyle w:val="Refdecomentrio"/>
        </w:rPr>
        <w:annotationRef/>
      </w:r>
      <w:r w:rsidRPr="00FA46B0">
        <w:rPr>
          <w:color w:val="000000"/>
          <w:sz w:val="20"/>
          <w:szCs w:val="20"/>
          <w:lang w:val="pt-PT"/>
        </w:rPr>
        <w:t>Talvez seja boa ideia tirar as referências, sim… ahaha</w:t>
      </w:r>
    </w:p>
  </w:comment>
  <w:comment w:id="3939" w:author="Rita Martins-Silva" w:date="2025-08-22T16:19:00Z" w:initials="RMS">
    <w:p w14:paraId="0E6B15E6" w14:textId="77777777" w:rsidR="006C6BA7" w:rsidRPr="00FA46B0" w:rsidRDefault="006C6BA7" w:rsidP="006C6BA7">
      <w:pPr>
        <w:rPr>
          <w:lang w:val="pt-PT"/>
        </w:rPr>
      </w:pPr>
      <w:r>
        <w:rPr>
          <w:rStyle w:val="Refdecomentrio"/>
        </w:rPr>
        <w:annotationRef/>
      </w:r>
      <w:r w:rsidRPr="00FA46B0">
        <w:rPr>
          <w:sz w:val="20"/>
          <w:szCs w:val="20"/>
          <w:lang w:val="pt-PT"/>
        </w:rPr>
        <w:t>Apesar de serem limitações legítimas, mesmo sem referências acho que é demasiado apontar dedos. Mesmo sem dizeres que o que foi feito, foi mal feito, o teu paper tem uma mensagem muito forte. Não acho que precises desta parte para prove your point</w:t>
      </w:r>
    </w:p>
  </w:comment>
  <w:comment w:id="3938" w:author="Alexandre Miguel Kaizeler Guedes Da Silva Afonso" w:date="2025-09-28T15:47:00Z" w:initials="AK">
    <w:p w14:paraId="48705D4D" w14:textId="77777777" w:rsidR="00562170" w:rsidRPr="00FA46B0" w:rsidRDefault="00562170" w:rsidP="00562170">
      <w:pPr>
        <w:pStyle w:val="Textodecomentrio"/>
        <w:rPr>
          <w:lang w:val="pt-PT"/>
        </w:rPr>
      </w:pPr>
      <w:r>
        <w:rPr>
          <w:rStyle w:val="Refdecomentrio"/>
        </w:rPr>
        <w:annotationRef/>
      </w:r>
      <w:r w:rsidRPr="00FA46B0">
        <w:rPr>
          <w:lang w:val="pt-PT"/>
        </w:rPr>
        <w:t>Tenho duvidas acerca desta parte. Acho importante referir as limitações, mas tanto a Francisca como a Rita acham que colocar as referencias especificas é agressivo demais. Ainda nao decidi se removo as referencias e deixo so as criticas. Eu tenho as analises de cada dataset no github por isso quem as for ver depois consegue ver quais os estudos especificos onde estas coisas aconteceram</w:t>
      </w:r>
    </w:p>
  </w:comment>
  <w:comment w:id="3937" w:author="Nuno Morais" w:date="2026-07-06T13:46:00Z" w:initials="NM">
    <w:p w14:paraId="076C470E" w14:textId="77777777" w:rsidR="00B542E0" w:rsidRDefault="00B542E0" w:rsidP="00B542E0">
      <w:r>
        <w:rPr>
          <w:rStyle w:val="Refdecomentrio"/>
        </w:rPr>
        <w:annotationRef/>
      </w:r>
      <w:r>
        <w:rPr>
          <w:sz w:val="20"/>
          <w:szCs w:val="20"/>
        </w:rPr>
        <w:t>Each of this limitations should be mentioned, with its references, in the (Supplementary) Methods, where you describe how you dealt with the datasets. Only mentioning them here looks like targetting. If I remember correctly, you do that in your thesis.</w:t>
      </w:r>
    </w:p>
    <w:p w14:paraId="688FF6AD" w14:textId="77777777" w:rsidR="00B542E0" w:rsidRDefault="00B542E0" w:rsidP="00B542E0">
      <w:r>
        <w:rPr>
          <w:sz w:val="20"/>
          <w:szCs w:val="20"/>
        </w:rPr>
        <w:t>If you mention each limitation at its rightful instance in the paper, then you can just say "This analysis was particularly challenging due to problems  in several analysed third-party datasets (see Methods). Despite these limitations [...]".</w:t>
      </w:r>
    </w:p>
  </w:comment>
  <w:comment w:id="3984" w:author="Nuno Morais" w:date="2026-07-06T13:52:00Z" w:initials="NM">
    <w:p w14:paraId="7F4E2A38" w14:textId="77777777" w:rsidR="00D71F4F" w:rsidRDefault="00D71F4F" w:rsidP="00D71F4F">
      <w:r>
        <w:rPr>
          <w:rStyle w:val="Refdecomentrio"/>
        </w:rPr>
        <w:annotationRef/>
      </w:r>
      <w:r>
        <w:rPr>
          <w:sz w:val="20"/>
          <w:szCs w:val="20"/>
        </w:rPr>
        <w:t>You will be asked to shorten the text so unnecessary verbosity should be eliminated. You are conveying the scientific knowledge, not the full story of how you got there.</w:t>
      </w:r>
    </w:p>
  </w:comment>
  <w:comment w:id="4121" w:author="Nuno Morais" w:date="2026-07-06T14:47:00Z" w:initials="NM">
    <w:p w14:paraId="371F0D81" w14:textId="549F04AB" w:rsidR="002562B6" w:rsidRDefault="002562B6" w:rsidP="002562B6">
      <w:r>
        <w:rPr>
          <w:rStyle w:val="Refdecomentrio"/>
        </w:rPr>
        <w:annotationRef/>
      </w:r>
      <w:r>
        <w:rPr>
          <w:sz w:val="20"/>
          <w:szCs w:val="20"/>
        </w:rPr>
        <w:t>???</w:t>
      </w:r>
    </w:p>
  </w:comment>
  <w:comment w:id="4117" w:author="Nuno Morais" w:date="2026-07-06T14:46:00Z" w:initials="NM">
    <w:p w14:paraId="3D6CEFB8" w14:textId="77777777" w:rsidR="00E7754C" w:rsidRDefault="002562B6" w:rsidP="00E7754C">
      <w:r>
        <w:rPr>
          <w:rStyle w:val="Refdecomentrio"/>
        </w:rPr>
        <w:annotationRef/>
      </w:r>
      <w:r w:rsidR="00E7754C">
        <w:rPr>
          <w:sz w:val="20"/>
          <w:szCs w:val="20"/>
        </w:rPr>
        <w:t>I don't think results from Supplementary Figures 8 and 9 suggest any specific enrichment for mtRNA in SGs. I'm not sure it is a good idea to use those results to feed the hypothesis. It really looks like confirmation bias.</w:t>
      </w:r>
    </w:p>
  </w:comment>
  <w:comment w:id="4155" w:author="Nuno Morais" w:date="2026-07-06T14:49:00Z" w:initials="NM">
    <w:p w14:paraId="1553E95F" w14:textId="77777777" w:rsidR="00E7754C" w:rsidRDefault="00E7754C" w:rsidP="00E7754C">
      <w:r>
        <w:rPr>
          <w:rStyle w:val="Refdecomentrio"/>
        </w:rPr>
        <w:annotationRef/>
      </w:r>
      <w:r>
        <w:rPr>
          <w:sz w:val="20"/>
          <w:szCs w:val="20"/>
        </w:rPr>
        <w:t>Same comment. I'm not sure mtRNAs really emerged...</w:t>
      </w:r>
    </w:p>
  </w:comment>
  <w:comment w:id="4172" w:author="Nuno Morais" w:date="2026-07-06T14:50:00Z" w:initials="NM">
    <w:p w14:paraId="23E64E71" w14:textId="77777777" w:rsidR="00E7754C" w:rsidRDefault="00E7754C" w:rsidP="00E7754C">
      <w:r>
        <w:rPr>
          <w:rStyle w:val="Refdecomentrio"/>
        </w:rPr>
        <w:annotationRef/>
      </w:r>
      <w:r>
        <w:rPr>
          <w:sz w:val="20"/>
          <w:szCs w:val="20"/>
        </w:rPr>
        <w:t>Not much...</w:t>
      </w:r>
    </w:p>
  </w:comment>
  <w:comment w:id="4209" w:author="Nuno Morais" w:date="2026-07-06T14:55:00Z" w:initials="NM">
    <w:p w14:paraId="1664B1E3" w14:textId="77777777" w:rsidR="00E7754C" w:rsidRDefault="00E7754C" w:rsidP="00E7754C">
      <w:r>
        <w:rPr>
          <w:rStyle w:val="Refdecomentrio"/>
        </w:rPr>
        <w:annotationRef/>
      </w:r>
      <w:r>
        <w:rPr>
          <w:sz w:val="20"/>
          <w:szCs w:val="20"/>
        </w:rPr>
        <w:t>I don't think we can say this. You didn't directly test the hypothesis. What we can say is that our results are compatible with it (but not a real validation).</w:t>
      </w:r>
    </w:p>
  </w:comment>
  <w:comment w:id="4238" w:author="Nuno Morais" w:date="2026-07-06T14:56:00Z" w:initials="NM">
    <w:p w14:paraId="1CF00FD8" w14:textId="77777777" w:rsidR="00E7754C" w:rsidRDefault="00E7754C" w:rsidP="00E7754C">
      <w:r>
        <w:rPr>
          <w:rStyle w:val="Refdecomentrio"/>
        </w:rPr>
        <w:annotationRef/>
      </w:r>
      <w:r>
        <w:rPr>
          <w:sz w:val="20"/>
          <w:szCs w:val="20"/>
        </w:rPr>
        <w:t>Again, not sure we did...</w:t>
      </w:r>
    </w:p>
  </w:comment>
  <w:comment w:id="4353" w:author="Nuno Morais" w:date="2026-07-06T15:09:00Z" w:initials="NM">
    <w:p w14:paraId="4E93EC6C" w14:textId="77777777" w:rsidR="004039D6" w:rsidRDefault="004039D6" w:rsidP="004039D6">
      <w:r>
        <w:rPr>
          <w:rStyle w:val="Refdecomentrio"/>
        </w:rPr>
        <w:annotationRef/>
      </w:r>
      <w:r>
        <w:rPr>
          <w:sz w:val="20"/>
          <w:szCs w:val="20"/>
        </w:rPr>
        <w:t>Statistical significance is meaningless here. Either you find the result worth mentioning or you don't.</w:t>
      </w:r>
    </w:p>
  </w:comment>
  <w:comment w:id="4507" w:author="Nuno Morais" w:date="2026-07-06T16:00:00Z" w:initials="NM">
    <w:p w14:paraId="3148C363" w14:textId="77777777" w:rsidR="00B90E57" w:rsidRDefault="00B90E57" w:rsidP="00B90E57">
      <w:r>
        <w:rPr>
          <w:rStyle w:val="Refdecomentrio"/>
        </w:rPr>
        <w:annotationRef/>
      </w:r>
      <w:r>
        <w:rPr>
          <w:sz w:val="20"/>
          <w:szCs w:val="20"/>
        </w:rPr>
        <w:t>Then why no stress granules in the unstressed ones?</w:t>
      </w:r>
    </w:p>
    <w:p w14:paraId="540CBE5A" w14:textId="77777777" w:rsidR="00B90E57" w:rsidRDefault="00B90E57" w:rsidP="00B90E57">
      <w:r>
        <w:rPr>
          <w:sz w:val="20"/>
          <w:szCs w:val="20"/>
        </w:rPr>
        <w:t>We need to be careful here. The model is that, under stress, TIA1 goes to the cytoplasm and SGs sequester it. We can not just come up with explanations for unexpected results.</w:t>
      </w:r>
    </w:p>
  </w:comment>
  <w:comment w:id="4546" w:author="Nuno Morais" w:date="2026-07-06T16:12:00Z" w:initials="NM">
    <w:p w14:paraId="1CAC4803" w14:textId="77777777" w:rsidR="0034762C" w:rsidRDefault="0034762C" w:rsidP="0034762C">
      <w:r>
        <w:rPr>
          <w:rStyle w:val="Refdecomentrio"/>
        </w:rPr>
        <w:annotationRef/>
      </w:r>
      <w:r>
        <w:rPr>
          <w:sz w:val="20"/>
          <w:szCs w:val="20"/>
        </w:rPr>
        <w:t>We miss one sentence describing what these findings are.</w:t>
      </w:r>
    </w:p>
  </w:comment>
  <w:comment w:id="4836" w:author="Alexandre Miguel Kaizeler Guedes Da Silva Afonso" w:date="2025-09-28T18:51:00Z" w:initials="AK">
    <w:p w14:paraId="2609BF39" w14:textId="77777777" w:rsidR="00706B92" w:rsidRPr="00FA46B0" w:rsidRDefault="00706B92" w:rsidP="00706B92">
      <w:pPr>
        <w:pStyle w:val="Textodecomentrio"/>
        <w:rPr>
          <w:lang w:val="pt-PT"/>
        </w:rPr>
      </w:pPr>
      <w:r>
        <w:rPr>
          <w:rStyle w:val="Refdecomentrio"/>
        </w:rPr>
        <w:annotationRef/>
      </w:r>
      <w:r w:rsidRPr="00FA46B0">
        <w:rPr>
          <w:lang w:val="pt-PT"/>
        </w:rPr>
        <w:t>Posso dizer isto? Pessoalmente acho que sou mais apropriado para “basic research” mas depois das minhas novas analises estou mais convencido de que isto posso ser mais util translacionalmente. Ou seja, gostava que alguem pega-se no trabalho a partir daqui e potencialmente desenvolve-se algum medicamente para melhor tratar estes cancros,</w:t>
      </w:r>
    </w:p>
  </w:comment>
  <w:comment w:id="4927" w:author="Rita Martins-Silva" w:date="2025-08-22T16:24:00Z" w:initials="RMS">
    <w:p w14:paraId="177BA597" w14:textId="51717D68" w:rsidR="00E45781" w:rsidRDefault="00E45781" w:rsidP="00E45781">
      <w:r>
        <w:rPr>
          <w:rStyle w:val="Refdecomentrio"/>
        </w:rPr>
        <w:annotationRef/>
      </w:r>
      <w:r>
        <w:rPr>
          <w:sz w:val="20"/>
          <w:szCs w:val="20"/>
        </w:rPr>
        <w:t>subtypes based on their assembly? or function?</w:t>
      </w:r>
    </w:p>
  </w:comment>
  <w:comment w:id="4928" w:author="Alexandre Miguel Kaizeler Guedes Da Silva Afonso" w:date="2025-09-28T18:25:00Z" w:initials="AK">
    <w:p w14:paraId="15627AF2" w14:textId="77777777" w:rsidR="00582208" w:rsidRPr="00FA46B0" w:rsidRDefault="00582208" w:rsidP="00582208">
      <w:pPr>
        <w:pStyle w:val="Textodecomentrio"/>
        <w:rPr>
          <w:lang w:val="pt-PT"/>
        </w:rPr>
      </w:pPr>
      <w:r>
        <w:rPr>
          <w:rStyle w:val="Refdecomentrio"/>
        </w:rPr>
        <w:annotationRef/>
      </w:r>
      <w:r>
        <w:t xml:space="preserve">Assembly. The cannonical (dependent on phosphorylation) is much more studied. </w:t>
      </w:r>
      <w:r w:rsidRPr="00FA46B0">
        <w:rPr>
          <w:lang w:val="pt-PT"/>
        </w:rPr>
        <w:t xml:space="preserve">Numa area em que nao ha consenso ainda dentro dos canonicos, felizmente nao tenho visto publicacoes que dizem que as duas vias levam a SGs com funcoes diferetes. </w:t>
      </w:r>
    </w:p>
  </w:comment>
  <w:comment w:id="4926" w:author="Nuno Morais" w:date="2026-07-06T18:19:00Z" w:initials="NM">
    <w:p w14:paraId="04F07054" w14:textId="77777777" w:rsidR="00FE4F9C" w:rsidRDefault="00FE4F9C" w:rsidP="00FE4F9C">
      <w:r>
        <w:rPr>
          <w:rStyle w:val="Refdecomentrio"/>
        </w:rPr>
        <w:annotationRef/>
      </w:r>
      <w:r>
        <w:rPr>
          <w:sz w:val="20"/>
          <w:szCs w:val="20"/>
        </w:rPr>
        <w:t>References?</w:t>
      </w:r>
    </w:p>
  </w:comment>
  <w:comment w:id="5003" w:author="Nuno Morais" w:date="2026-07-06T18:24:00Z" w:initials="NM">
    <w:p w14:paraId="1A2509B2" w14:textId="77777777" w:rsidR="00C540CB" w:rsidRDefault="00FE4F9C" w:rsidP="00C540CB">
      <w:r>
        <w:rPr>
          <w:rStyle w:val="Refdecomentrio"/>
        </w:rPr>
        <w:annotationRef/>
      </w:r>
      <w:r w:rsidR="00C540CB">
        <w:rPr>
          <w:sz w:val="20"/>
          <w:szCs w:val="20"/>
        </w:rPr>
        <w:t>This needs total rephrasing. It looks like we are finding excuses for not getting the result we expected.</w:t>
      </w:r>
      <w:r w:rsidR="00C540CB">
        <w:rPr>
          <w:sz w:val="20"/>
          <w:szCs w:val="20"/>
        </w:rPr>
        <w:cr/>
        <w:t>It is not that we did not observe the enrichment in all studies. It is not clear that there is actually a trend for such enrichment.</w:t>
      </w:r>
    </w:p>
  </w:comment>
  <w:comment w:id="5805" w:author="Alexandre Miguel Kaizeler Guedes Da Silva Afonso" w:date="2026-07-07T17:49:00Z" w:initials="AK">
    <w:p w14:paraId="1AF77DF0" w14:textId="48A9E285" w:rsidR="00BD3950" w:rsidRPr="00BD3950" w:rsidRDefault="00BD3950">
      <w:pPr>
        <w:pStyle w:val="Textodecomentrio"/>
        <w:rPr>
          <w:lang w:val="pt-PT"/>
        </w:rPr>
      </w:pPr>
      <w:r>
        <w:rPr>
          <w:rStyle w:val="Refdecomentrio"/>
        </w:rPr>
        <w:annotationRef/>
      </w:r>
      <w:r w:rsidRPr="00BD3950">
        <w:rPr>
          <w:lang w:val="pt-PT"/>
        </w:rPr>
        <w:t xml:space="preserve">Revi esta secção, e o dataset problemático era o Matheny 2019. </w:t>
      </w:r>
      <w:r>
        <w:rPr>
          <w:lang w:val="pt-PT"/>
        </w:rPr>
        <w:t xml:space="preserve">Antes comparava-o com amostras do SPINSIM e estas tinham baixa complexidade (potencialmente por ter menos uma ronda de centrifugação). </w:t>
      </w:r>
      <w:r>
        <w:rPr>
          <w:lang w:val="pt-PT"/>
        </w:rPr>
        <w:br/>
      </w:r>
      <w:r>
        <w:rPr>
          <w:lang w:val="pt-PT"/>
        </w:rPr>
        <w:br/>
        <w:t>Atualmente, comparo este estudo com as amostras de p-bodies, pelo que já não uso spin sim samples neste estudo.</w:t>
      </w:r>
    </w:p>
  </w:comment>
  <w:comment w:id="5834" w:author="Nuno Morais" w:date="2026-07-04T15:49:00Z" w:initials="NM">
    <w:p w14:paraId="4A9F72D3" w14:textId="77777777" w:rsidR="00660D23" w:rsidRDefault="00660D23" w:rsidP="00660D23">
      <w:r>
        <w:rPr>
          <w:rStyle w:val="Refdecomentrio"/>
        </w:rPr>
        <w:annotationRef/>
      </w:r>
      <w:r>
        <w:rPr>
          <w:sz w:val="20"/>
          <w:szCs w:val="20"/>
        </w:rPr>
        <w:t>How did you define which differences were "substantial"?</w:t>
      </w:r>
    </w:p>
  </w:comment>
  <w:comment w:id="5858" w:author="Nuno Morais" w:date="2026-07-04T15:51:00Z" w:initials="NM">
    <w:p w14:paraId="11B71C6E" w14:textId="77777777" w:rsidR="008A069D" w:rsidRDefault="008A069D" w:rsidP="008A069D">
      <w:r>
        <w:rPr>
          <w:rStyle w:val="Refdecomentrio"/>
        </w:rPr>
        <w:annotationRef/>
      </w:r>
      <w:r>
        <w:rPr>
          <w:sz w:val="20"/>
          <w:szCs w:val="20"/>
        </w:rPr>
        <w:t>Outliers for which distribution? Do you mean it generates samples with outlying complexity?</w:t>
      </w:r>
    </w:p>
  </w:comment>
  <w:comment w:id="6184" w:author="Nuno Morais" w:date="2026-07-06T11:25:00Z" w:initials="NM">
    <w:p w14:paraId="1625C5B0" w14:textId="77777777" w:rsidR="00295B6A" w:rsidRDefault="00295B6A" w:rsidP="00295B6A">
      <w:r>
        <w:rPr>
          <w:rStyle w:val="Refdecomentrio"/>
        </w:rPr>
        <w:annotationRef/>
      </w:r>
      <w:r>
        <w:rPr>
          <w:sz w:val="20"/>
          <w:szCs w:val="20"/>
        </w:rPr>
        <w:t xml:space="preserve">Add a multiplying constant to equation </w:t>
      </w:r>
      <w:r>
        <w:rPr>
          <w:i/>
          <w:iCs/>
          <w:sz w:val="20"/>
          <w:szCs w:val="20"/>
        </w:rPr>
        <w:t>(3)</w:t>
      </w:r>
      <w:r>
        <w:rPr>
          <w:sz w:val="20"/>
          <w:szCs w:val="20"/>
        </w:rPr>
        <w:t>. Otherwise you are suggesting that the sedimentation coefficient equals the cube root of MW.</w:t>
      </w:r>
    </w:p>
  </w:comment>
  <w:comment w:id="6185" w:author="Alexandre Miguel Kaizeler Guedes Da Silva Afonso" w:date="2026-07-07T17:54:00Z" w:initials="AK">
    <w:p w14:paraId="35168BA6" w14:textId="2CEA8B4A" w:rsidR="00BD3950" w:rsidRDefault="00BD3950">
      <w:pPr>
        <w:pStyle w:val="Textodecomentrio"/>
      </w:pPr>
      <w:r>
        <w:rPr>
          <w:rStyle w:val="Refdecomentrio"/>
        </w:rPr>
        <w:annotationRef/>
      </w:r>
      <w:r>
        <w:t>You are correct. The original formula has a k in the MW part</w:t>
      </w:r>
    </w:p>
  </w:comment>
  <w:comment w:id="6955" w:author="Nuno Morais" w:date="2026-07-06T12:51:00Z" w:initials="NM">
    <w:p w14:paraId="07499736" w14:textId="77777777" w:rsidR="005A370B" w:rsidRDefault="005A370B" w:rsidP="005A370B">
      <w:r>
        <w:rPr>
          <w:rStyle w:val="Refdecomentrio"/>
        </w:rPr>
        <w:annotationRef/>
      </w:r>
      <w:r>
        <w:rPr>
          <w:sz w:val="20"/>
          <w:szCs w:val="20"/>
        </w:rPr>
        <w:t>I am not sure the reader will fully grasp the difference between the "splicing-genome" and this "metagenome". Are they so different that you need both?</w:t>
      </w:r>
    </w:p>
  </w:comment>
  <w:comment w:id="6956" w:author="Alexandre Miguel Kaizeler Guedes Da Silva Afonso" w:date="2026-07-07T17:59:00Z" w:initials="AK">
    <w:p w14:paraId="36237F29" w14:textId="3472EEB2" w:rsidR="00E43120" w:rsidRDefault="00E43120">
      <w:pPr>
        <w:pStyle w:val="Textodecomentrio"/>
      </w:pPr>
      <w:r>
        <w:rPr>
          <w:rStyle w:val="Refdecomentrio"/>
        </w:rPr>
        <w:annotationRef/>
      </w:r>
      <w:r>
        <w:t>You are correct. For internal processing they are different, but for “user” it is indeed more confusing</w:t>
      </w:r>
    </w:p>
  </w:comment>
  <w:comment w:id="6977" w:author="Nuno Morais" w:date="2026-07-06T12:54:00Z" w:initials="NM">
    <w:p w14:paraId="04C226C8" w14:textId="77777777" w:rsidR="00655ECF" w:rsidRDefault="00655ECF" w:rsidP="00655ECF">
      <w:r>
        <w:rPr>
          <w:rStyle w:val="Refdecomentrio"/>
        </w:rPr>
        <w:annotationRef/>
      </w:r>
      <w:r>
        <w:rPr>
          <w:sz w:val="20"/>
          <w:szCs w:val="20"/>
        </w:rPr>
        <w:t>This is pretty much as you defined the "splicing-genome" above.</w:t>
      </w:r>
    </w:p>
  </w:comment>
  <w:comment w:id="7037" w:author="Nuno Morais" w:date="2026-06-22T23:32:00Z" w:initials="NM">
    <w:p w14:paraId="2347DA84" w14:textId="77777777" w:rsidR="00864386" w:rsidRDefault="00864386" w:rsidP="00864386">
      <w:r>
        <w:rPr>
          <w:rStyle w:val="Refdecomentrio"/>
        </w:rPr>
        <w:annotationRef/>
      </w:r>
      <w:r>
        <w:rPr>
          <w:sz w:val="20"/>
          <w:szCs w:val="20"/>
        </w:rPr>
        <w:t>Percentage spliced-in or proportion spliced-in? You should commit with one scale across the entire manuscript.</w:t>
      </w:r>
    </w:p>
  </w:comment>
  <w:comment w:id="7038" w:author="Alexandre Miguel Kaizeler Guedes Da Silva Afonso" w:date="2026-07-07T18:02:00Z" w:initials="AK">
    <w:p w14:paraId="1297F932" w14:textId="6F31138A" w:rsidR="00E43120" w:rsidRDefault="00E43120">
      <w:pPr>
        <w:pStyle w:val="Textodecomentrio"/>
      </w:pPr>
      <w:r>
        <w:rPr>
          <w:rStyle w:val="Refdecomentrio"/>
        </w:rPr>
        <w:annotationRef/>
      </w:r>
      <w:r>
        <w:t>True. I prefer percentage. The last iteration of supplementary figure 13 already uses percentage</w:t>
      </w:r>
    </w:p>
  </w:comment>
  <w:comment w:id="7093" w:author="Nuno Morais" w:date="2026-07-06T12:58:00Z" w:initials="NM">
    <w:p w14:paraId="6432FB4F" w14:textId="77777777" w:rsidR="00655ECF" w:rsidRDefault="00655ECF" w:rsidP="00655ECF">
      <w:r>
        <w:rPr>
          <w:rStyle w:val="Refdecomentrio"/>
        </w:rPr>
        <w:annotationRef/>
      </w:r>
      <w:r>
        <w:rPr>
          <w:sz w:val="20"/>
          <w:szCs w:val="20"/>
        </w:rPr>
        <w:t>Like this, the reader will have no idea how the plot looks like. You may want to refer to one of the Figures.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898954" w15:done="0"/>
  <w15:commentEx w15:paraId="0E03F428" w15:done="0"/>
  <w15:commentEx w15:paraId="12AEB554" w15:done="0"/>
  <w15:commentEx w15:paraId="7984ED86" w15:done="0"/>
  <w15:commentEx w15:paraId="538A36D2" w15:done="0"/>
  <w15:commentEx w15:paraId="711FE264" w15:done="0"/>
  <w15:commentEx w15:paraId="110DB43D" w15:done="0"/>
  <w15:commentEx w15:paraId="265977C0" w15:done="0"/>
  <w15:commentEx w15:paraId="2289FC6F" w15:done="0"/>
  <w15:commentEx w15:paraId="769DDBCE" w15:paraIdParent="2289FC6F" w15:done="0"/>
  <w15:commentEx w15:paraId="2FEE031C" w15:paraIdParent="2289FC6F" w15:done="0"/>
  <w15:commentEx w15:paraId="3C1E08EF" w15:done="0"/>
  <w15:commentEx w15:paraId="024B8D8F" w15:paraIdParent="3C1E08EF" w15:done="0"/>
  <w15:commentEx w15:paraId="7D5D1358" w15:paraIdParent="3C1E08EF" w15:done="0"/>
  <w15:commentEx w15:paraId="795695D2" w15:done="0"/>
  <w15:commentEx w15:paraId="7DB26EA4" w15:paraIdParent="795695D2" w15:done="0"/>
  <w15:commentEx w15:paraId="0DA845A9" w15:done="0"/>
  <w15:commentEx w15:paraId="797EF57B" w15:paraIdParent="0DA845A9" w15:done="0"/>
  <w15:commentEx w15:paraId="7C4A6BEF" w15:paraIdParent="0DA845A9" w15:done="0"/>
  <w15:commentEx w15:paraId="2F152F02" w15:done="0"/>
  <w15:commentEx w15:paraId="57BDE451" w15:paraIdParent="2F152F02" w15:done="0"/>
  <w15:commentEx w15:paraId="28358AAB" w15:done="1"/>
  <w15:commentEx w15:paraId="7AC27CD6" w15:done="0"/>
  <w15:commentEx w15:paraId="0B95FE1F" w15:paraIdParent="7AC27CD6" w15:done="0"/>
  <w15:commentEx w15:paraId="1AD981D4" w15:done="0"/>
  <w15:commentEx w15:paraId="04575730" w15:done="0"/>
  <w15:commentEx w15:paraId="7E2A2986" w15:done="0"/>
  <w15:commentEx w15:paraId="7BEF2B5E" w15:paraIdParent="7E2A2986" w15:done="0"/>
  <w15:commentEx w15:paraId="0E6B15E6" w15:done="0"/>
  <w15:commentEx w15:paraId="48705D4D" w15:done="0"/>
  <w15:commentEx w15:paraId="688FF6AD" w15:done="0"/>
  <w15:commentEx w15:paraId="7F4E2A38" w15:done="0"/>
  <w15:commentEx w15:paraId="371F0D81" w15:done="0"/>
  <w15:commentEx w15:paraId="3D6CEFB8" w15:done="0"/>
  <w15:commentEx w15:paraId="1553E95F" w15:done="0"/>
  <w15:commentEx w15:paraId="23E64E71" w15:done="0"/>
  <w15:commentEx w15:paraId="1664B1E3" w15:done="0"/>
  <w15:commentEx w15:paraId="1CF00FD8" w15:done="0"/>
  <w15:commentEx w15:paraId="4E93EC6C" w15:done="0"/>
  <w15:commentEx w15:paraId="540CBE5A" w15:done="0"/>
  <w15:commentEx w15:paraId="1CAC4803" w15:done="0"/>
  <w15:commentEx w15:paraId="2609BF39" w15:done="0"/>
  <w15:commentEx w15:paraId="177BA597" w15:done="0"/>
  <w15:commentEx w15:paraId="15627AF2" w15:paraIdParent="177BA597" w15:done="0"/>
  <w15:commentEx w15:paraId="04F07054" w15:done="0"/>
  <w15:commentEx w15:paraId="1A2509B2" w15:done="0"/>
  <w15:commentEx w15:paraId="1AF77DF0" w15:done="0"/>
  <w15:commentEx w15:paraId="4A9F72D3" w15:done="0"/>
  <w15:commentEx w15:paraId="11B71C6E" w15:done="0"/>
  <w15:commentEx w15:paraId="1625C5B0" w15:done="0"/>
  <w15:commentEx w15:paraId="35168BA6" w15:paraIdParent="1625C5B0" w15:done="0"/>
  <w15:commentEx w15:paraId="07499736" w15:done="0"/>
  <w15:commentEx w15:paraId="36237F29" w15:paraIdParent="07499736" w15:done="0"/>
  <w15:commentEx w15:paraId="04C226C8" w15:done="0"/>
  <w15:commentEx w15:paraId="2347DA84" w15:done="0"/>
  <w15:commentEx w15:paraId="1297F932" w15:paraIdParent="2347DA84" w15:done="0"/>
  <w15:commentEx w15:paraId="6432FB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6ED3C9" w16cex:dateUtc="2026-07-06T17:14:00Z"/>
  <w16cex:commentExtensible w16cex:durableId="027681B8" w16cex:dateUtc="2026-07-07T17:29:00Z"/>
  <w16cex:commentExtensible w16cex:durableId="429F5DE4" w16cex:dateUtc="2026-07-27T15:45:00Z"/>
  <w16cex:commentExtensible w16cex:durableId="068B424A" w16cex:dateUtc="2026-07-27T15:30:00Z"/>
  <w16cex:commentExtensible w16cex:durableId="7F3DBE2D" w16cex:dateUtc="2026-07-28T09:08:00Z"/>
  <w16cex:commentExtensible w16cex:durableId="75F1BE15" w16cex:dateUtc="2026-07-28T09:18:00Z"/>
  <w16cex:commentExtensible w16cex:durableId="641E98DC" w16cex:dateUtc="2026-07-28T09:21:00Z"/>
  <w16cex:commentExtensible w16cex:durableId="2EDD7FF7" w16cex:dateUtc="2025-10-01T13:34:00Z">
    <w16cex:extLst>
      <w16:ext w16:uri="{CE6994B0-6A32-4C9F-8C6B-6E91EDA988CE}">
        <cr:reactions xmlns:cr="http://schemas.microsoft.com/office/comments/2020/reactions">
          <cr:reaction reactionType="1">
            <cr:reactionInfo dateUtc="2026-06-18T11:31:53Z">
              <cr:user userId="S::nuno.morais@nms.unl.pt::810a89a2-8f89-4597-a350-49d19816a45e" userProvider="AD" userName="Nuno Morais"/>
            </cr:reactionInfo>
          </cr:reaction>
        </cr:reactions>
      </w16:ext>
    </w16cex:extLst>
  </w16cex:commentExtensible>
  <w16cex:commentExtensible w16cex:durableId="373A0DA9" w16cex:dateUtc="2026-07-02T11:40:00Z"/>
  <w16cex:commentExtensible w16cex:durableId="540CC99C" w16cex:dateUtc="2026-07-02T11:47:00Z"/>
  <w16cex:commentExtensible w16cex:durableId="7B954C13" w16cex:dateUtc="2026-07-02T11:50:00Z"/>
  <w16cex:commentExtensible w16cex:durableId="23958FDB" w16cex:dateUtc="2026-07-02T19:09:00Z"/>
  <w16cex:commentExtensible w16cex:durableId="036B9CDB" w16cex:dateUtc="2026-07-02T19:15:00Z"/>
  <w16cex:commentExtensible w16cex:durableId="1149DA0D" w16cex:dateUtc="2026-07-07T09:55:00Z"/>
  <w16cex:commentExtensible w16cex:durableId="775A8A94" w16cex:dateUtc="2026-07-03T14:40:00Z"/>
  <w16cex:commentExtensible w16cex:durableId="16A1B2DB" w16cex:dateUtc="2026-07-07T09:58:00Z"/>
  <w16cex:commentExtensible w16cex:durableId="5894632B" w16cex:dateUtc="2026-06-22T15:55:00Z"/>
  <w16cex:commentExtensible w16cex:durableId="7F07FE76" w16cex:dateUtc="2026-07-03T14:46:00Z"/>
  <w16cex:commentExtensible w16cex:durableId="11D813C7" w16cex:dateUtc="2026-07-07T10:07:00Z"/>
  <w16cex:commentExtensible w16cex:durableId="274535BA" w16cex:dateUtc="2026-06-22T16:01:00Z"/>
  <w16cex:commentExtensible w16cex:durableId="4372B2EF" w16cex:dateUtc="2026-07-03T14:47:00Z"/>
  <w16cex:commentExtensible w16cex:durableId="549233B0" w16cex:dateUtc="2026-06-22T22:47:00Z"/>
  <w16cex:commentExtensible w16cex:durableId="7DD1881F" w16cex:dateUtc="2026-07-06T12:25:00Z"/>
  <w16cex:commentExtensible w16cex:durableId="563B7FED" w16cex:dateUtc="2026-07-06T13:35:00Z"/>
  <w16cex:commentExtensible w16cex:durableId="37BEFCE3" w16cex:dateUtc="2026-07-07T17:08:00Z"/>
  <w16cex:commentExtensible w16cex:durableId="559926EC" w16cex:dateUtc="2025-08-22T15:18:00Z"/>
  <w16cex:commentExtensible w16cex:durableId="1E1EEEFE" w16cex:dateUtc="2025-04-04T16:06:00Z"/>
  <w16cex:commentExtensible w16cex:durableId="49746697" w16cex:dateUtc="2025-05-23T09:20:00Z">
    <w16cex:extLst>
      <w16:ext w16:uri="{CE6994B0-6A32-4C9F-8C6B-6E91EDA988CE}">
        <cr:reactions xmlns:cr="http://schemas.microsoft.com/office/comments/2020/reactions">
          <cr:reaction reactionType="1">
            <cr:reactionInfo dateUtc="2025-05-26T10:46:53Z">
              <cr:user userId="Rita Martins-Silva" userProvider="None" userName="Rita Martins-Silva"/>
            </cr:reactionInfo>
          </cr:reaction>
        </cr:reactions>
      </w16:ext>
    </w16cex:extLst>
  </w16cex:commentExtensible>
  <w16cex:commentExtensible w16cex:durableId="1D408E2A" w16cex:dateUtc="2025-08-22T15:19:00Z"/>
  <w16cex:commentExtensible w16cex:durableId="36040056" w16cex:dateUtc="2025-09-28T14:47:00Z"/>
  <w16cex:commentExtensible w16cex:durableId="2ED8F5CE" w16cex:dateUtc="2026-07-06T12:46:00Z"/>
  <w16cex:commentExtensible w16cex:durableId="0C436C64" w16cex:dateUtc="2026-07-06T12:52:00Z"/>
  <w16cex:commentExtensible w16cex:durableId="2765B2F6" w16cex:dateUtc="2026-07-06T13:47:00Z"/>
  <w16cex:commentExtensible w16cex:durableId="658F49BA" w16cex:dateUtc="2026-07-06T13:46:00Z"/>
  <w16cex:commentExtensible w16cex:durableId="0943D6BB" w16cex:dateUtc="2026-07-06T13:49:00Z"/>
  <w16cex:commentExtensible w16cex:durableId="5AB9F470" w16cex:dateUtc="2026-07-06T13:50:00Z"/>
  <w16cex:commentExtensible w16cex:durableId="343B44A7" w16cex:dateUtc="2026-07-06T13:55:00Z"/>
  <w16cex:commentExtensible w16cex:durableId="09D4089A" w16cex:dateUtc="2026-07-06T13:56:00Z"/>
  <w16cex:commentExtensible w16cex:durableId="5F2033F8" w16cex:dateUtc="2026-07-06T14:09:00Z"/>
  <w16cex:commentExtensible w16cex:durableId="22DD8E67" w16cex:dateUtc="2026-07-06T15:00:00Z"/>
  <w16cex:commentExtensible w16cex:durableId="45BAD727" w16cex:dateUtc="2026-07-06T15:12:00Z"/>
  <w16cex:commentExtensible w16cex:durableId="553AB610" w16cex:dateUtc="2025-09-28T17:51:00Z"/>
  <w16cex:commentExtensible w16cex:durableId="58D8B49C" w16cex:dateUtc="2025-08-22T15:24:00Z"/>
  <w16cex:commentExtensible w16cex:durableId="1879653C" w16cex:dateUtc="2025-09-28T17:25:00Z"/>
  <w16cex:commentExtensible w16cex:durableId="5D384586" w16cex:dateUtc="2026-07-06T17:19:00Z"/>
  <w16cex:commentExtensible w16cex:durableId="0E7AB669" w16cex:dateUtc="2026-07-06T17:24:00Z"/>
  <w16cex:commentExtensible w16cex:durableId="3116CC06" w16cex:dateUtc="2026-07-07T16:49:00Z"/>
  <w16cex:commentExtensible w16cex:durableId="7510ADFB" w16cex:dateUtc="2026-07-04T14:49:00Z"/>
  <w16cex:commentExtensible w16cex:durableId="0307B4E7" w16cex:dateUtc="2026-07-04T14:51:00Z"/>
  <w16cex:commentExtensible w16cex:durableId="10947B1E" w16cex:dateUtc="2026-07-06T10:25:00Z"/>
  <w16cex:commentExtensible w16cex:durableId="4C954C34" w16cex:dateUtc="2026-07-07T16:54:00Z"/>
  <w16cex:commentExtensible w16cex:durableId="2FFB6074" w16cex:dateUtc="2026-07-06T11:51:00Z"/>
  <w16cex:commentExtensible w16cex:durableId="6476E10D" w16cex:dateUtc="2026-07-07T16:59:00Z"/>
  <w16cex:commentExtensible w16cex:durableId="65C3BF3D" w16cex:dateUtc="2026-07-06T11:54:00Z"/>
  <w16cex:commentExtensible w16cex:durableId="5D80DF43" w16cex:dateUtc="2026-06-22T22:32:00Z"/>
  <w16cex:commentExtensible w16cex:durableId="1E86ED42" w16cex:dateUtc="2026-07-07T17:02:00Z"/>
  <w16cex:commentExtensible w16cex:durableId="306389D9" w16cex:dateUtc="2026-07-06T1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898954" w16cid:durableId="496ED3C9"/>
  <w16cid:commentId w16cid:paraId="0E03F428" w16cid:durableId="027681B8"/>
  <w16cid:commentId w16cid:paraId="12AEB554" w16cid:durableId="429F5DE4"/>
  <w16cid:commentId w16cid:paraId="7984ED86" w16cid:durableId="068B424A"/>
  <w16cid:commentId w16cid:paraId="538A36D2" w16cid:durableId="7F3DBE2D"/>
  <w16cid:commentId w16cid:paraId="711FE264" w16cid:durableId="75F1BE15"/>
  <w16cid:commentId w16cid:paraId="110DB43D" w16cid:durableId="641E98DC"/>
  <w16cid:commentId w16cid:paraId="265977C0" w16cid:durableId="2EDD7FF7"/>
  <w16cid:commentId w16cid:paraId="2289FC6F" w16cid:durableId="373A0DA9"/>
  <w16cid:commentId w16cid:paraId="769DDBCE" w16cid:durableId="540CC99C"/>
  <w16cid:commentId w16cid:paraId="2FEE031C" w16cid:durableId="7B954C13"/>
  <w16cid:commentId w16cid:paraId="3C1E08EF" w16cid:durableId="23958FDB"/>
  <w16cid:commentId w16cid:paraId="024B8D8F" w16cid:durableId="036B9CDB"/>
  <w16cid:commentId w16cid:paraId="7D5D1358" w16cid:durableId="1149DA0D"/>
  <w16cid:commentId w16cid:paraId="795695D2" w16cid:durableId="775A8A94"/>
  <w16cid:commentId w16cid:paraId="7DB26EA4" w16cid:durableId="16A1B2DB"/>
  <w16cid:commentId w16cid:paraId="0DA845A9" w16cid:durableId="5894632B"/>
  <w16cid:commentId w16cid:paraId="797EF57B" w16cid:durableId="7F07FE76"/>
  <w16cid:commentId w16cid:paraId="7C4A6BEF" w16cid:durableId="11D813C7"/>
  <w16cid:commentId w16cid:paraId="2F152F02" w16cid:durableId="274535BA"/>
  <w16cid:commentId w16cid:paraId="57BDE451" w16cid:durableId="4372B2EF"/>
  <w16cid:commentId w16cid:paraId="28358AAB" w16cid:durableId="549233B0"/>
  <w16cid:commentId w16cid:paraId="7AC27CD6" w16cid:durableId="7DD1881F"/>
  <w16cid:commentId w16cid:paraId="0B95FE1F" w16cid:durableId="563B7FED"/>
  <w16cid:commentId w16cid:paraId="1AD981D4" w16cid:durableId="37BEFCE3"/>
  <w16cid:commentId w16cid:paraId="04575730" w16cid:durableId="559926EC"/>
  <w16cid:commentId w16cid:paraId="7E2A2986" w16cid:durableId="1E1EEEFE"/>
  <w16cid:commentId w16cid:paraId="7BEF2B5E" w16cid:durableId="49746697"/>
  <w16cid:commentId w16cid:paraId="0E6B15E6" w16cid:durableId="1D408E2A"/>
  <w16cid:commentId w16cid:paraId="48705D4D" w16cid:durableId="36040056"/>
  <w16cid:commentId w16cid:paraId="688FF6AD" w16cid:durableId="2ED8F5CE"/>
  <w16cid:commentId w16cid:paraId="7F4E2A38" w16cid:durableId="0C436C64"/>
  <w16cid:commentId w16cid:paraId="371F0D81" w16cid:durableId="2765B2F6"/>
  <w16cid:commentId w16cid:paraId="3D6CEFB8" w16cid:durableId="658F49BA"/>
  <w16cid:commentId w16cid:paraId="1553E95F" w16cid:durableId="0943D6BB"/>
  <w16cid:commentId w16cid:paraId="23E64E71" w16cid:durableId="5AB9F470"/>
  <w16cid:commentId w16cid:paraId="1664B1E3" w16cid:durableId="343B44A7"/>
  <w16cid:commentId w16cid:paraId="1CF00FD8" w16cid:durableId="09D4089A"/>
  <w16cid:commentId w16cid:paraId="4E93EC6C" w16cid:durableId="5F2033F8"/>
  <w16cid:commentId w16cid:paraId="540CBE5A" w16cid:durableId="22DD8E67"/>
  <w16cid:commentId w16cid:paraId="1CAC4803" w16cid:durableId="45BAD727"/>
  <w16cid:commentId w16cid:paraId="2609BF39" w16cid:durableId="553AB610"/>
  <w16cid:commentId w16cid:paraId="177BA597" w16cid:durableId="58D8B49C"/>
  <w16cid:commentId w16cid:paraId="15627AF2" w16cid:durableId="1879653C"/>
  <w16cid:commentId w16cid:paraId="04F07054" w16cid:durableId="5D384586"/>
  <w16cid:commentId w16cid:paraId="1A2509B2" w16cid:durableId="0E7AB669"/>
  <w16cid:commentId w16cid:paraId="1AF77DF0" w16cid:durableId="3116CC06"/>
  <w16cid:commentId w16cid:paraId="4A9F72D3" w16cid:durableId="7510ADFB"/>
  <w16cid:commentId w16cid:paraId="11B71C6E" w16cid:durableId="0307B4E7"/>
  <w16cid:commentId w16cid:paraId="1625C5B0" w16cid:durableId="10947B1E"/>
  <w16cid:commentId w16cid:paraId="35168BA6" w16cid:durableId="4C954C34"/>
  <w16cid:commentId w16cid:paraId="07499736" w16cid:durableId="2FFB6074"/>
  <w16cid:commentId w16cid:paraId="36237F29" w16cid:durableId="6476E10D"/>
  <w16cid:commentId w16cid:paraId="04C226C8" w16cid:durableId="65C3BF3D"/>
  <w16cid:commentId w16cid:paraId="2347DA84" w16cid:durableId="5D80DF43"/>
  <w16cid:commentId w16cid:paraId="1297F932" w16cid:durableId="1E86ED42"/>
  <w16cid:commentId w16cid:paraId="6432FB4F" w16cid:durableId="306389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52AB4" w14:textId="77777777" w:rsidR="00F1392B" w:rsidRDefault="00F1392B" w:rsidP="009217DF">
      <w:pPr>
        <w:spacing w:after="0" w:line="240" w:lineRule="auto"/>
      </w:pPr>
      <w:r>
        <w:separator/>
      </w:r>
    </w:p>
  </w:endnote>
  <w:endnote w:type="continuationSeparator" w:id="0">
    <w:p w14:paraId="27DD7DF3" w14:textId="77777777" w:rsidR="00F1392B" w:rsidRDefault="00F1392B" w:rsidP="00921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scadia Code">
    <w:altName w:val="Times New Roman"/>
    <w:charset w:val="00"/>
    <w:family w:val="modern"/>
    <w:pitch w:val="fixed"/>
    <w:sig w:usb0="A10002FF" w:usb1="4000F9FB" w:usb2="00040000" w:usb3="00000000" w:csb0="0000019F" w:csb1="00000000"/>
  </w:font>
  <w:font w:name="-webkit-standard">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6BBEE" w14:textId="77777777" w:rsidR="00F1392B" w:rsidRDefault="00F1392B" w:rsidP="009217DF">
      <w:pPr>
        <w:spacing w:after="0" w:line="240" w:lineRule="auto"/>
      </w:pPr>
      <w:r>
        <w:separator/>
      </w:r>
    </w:p>
  </w:footnote>
  <w:footnote w:type="continuationSeparator" w:id="0">
    <w:p w14:paraId="53B6A134" w14:textId="77777777" w:rsidR="00F1392B" w:rsidRDefault="00F1392B" w:rsidP="009217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65AC8"/>
    <w:multiLevelType w:val="hybridMultilevel"/>
    <w:tmpl w:val="DA8A68C4"/>
    <w:lvl w:ilvl="0" w:tplc="5B065E8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605D52"/>
    <w:multiLevelType w:val="hybridMultilevel"/>
    <w:tmpl w:val="94DEA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FB75F6"/>
    <w:multiLevelType w:val="hybridMultilevel"/>
    <w:tmpl w:val="6DA4B00E"/>
    <w:lvl w:ilvl="0" w:tplc="7E48FC5E">
      <w:numFmt w:val="bullet"/>
      <w:lvlText w:val=""/>
      <w:lvlJc w:val="left"/>
      <w:pPr>
        <w:ind w:left="780" w:hanging="42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D85A0F"/>
    <w:multiLevelType w:val="hybridMultilevel"/>
    <w:tmpl w:val="7D2C6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216775"/>
    <w:multiLevelType w:val="multilevel"/>
    <w:tmpl w:val="5DEA6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345E3"/>
    <w:multiLevelType w:val="hybridMultilevel"/>
    <w:tmpl w:val="BEA8CDB0"/>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BB62865"/>
    <w:multiLevelType w:val="multilevel"/>
    <w:tmpl w:val="D85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7630E"/>
    <w:multiLevelType w:val="hybridMultilevel"/>
    <w:tmpl w:val="046AA5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083BBF"/>
    <w:multiLevelType w:val="hybridMultilevel"/>
    <w:tmpl w:val="C0643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2D4524"/>
    <w:multiLevelType w:val="multilevel"/>
    <w:tmpl w:val="56F2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3257F"/>
    <w:multiLevelType w:val="hybridMultilevel"/>
    <w:tmpl w:val="6096CD98"/>
    <w:lvl w:ilvl="0" w:tplc="308011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E423CD"/>
    <w:multiLevelType w:val="hybridMultilevel"/>
    <w:tmpl w:val="7C2AD1E4"/>
    <w:lvl w:ilvl="0" w:tplc="8332891C">
      <w:start w:val="1"/>
      <w:numFmt w:val="bullet"/>
      <w:lvlText w:val=""/>
      <w:lvlJc w:val="left"/>
      <w:pPr>
        <w:ind w:left="1080" w:hanging="360"/>
      </w:pPr>
      <w:rPr>
        <w:rFonts w:ascii="Symbol" w:hAnsi="Symbol"/>
      </w:rPr>
    </w:lvl>
    <w:lvl w:ilvl="1" w:tplc="9290055C">
      <w:start w:val="1"/>
      <w:numFmt w:val="bullet"/>
      <w:lvlText w:val=""/>
      <w:lvlJc w:val="left"/>
      <w:pPr>
        <w:ind w:left="1440" w:hanging="360"/>
      </w:pPr>
      <w:rPr>
        <w:rFonts w:ascii="Symbol" w:hAnsi="Symbol"/>
      </w:rPr>
    </w:lvl>
    <w:lvl w:ilvl="2" w:tplc="AA0E75F8">
      <w:start w:val="1"/>
      <w:numFmt w:val="bullet"/>
      <w:lvlText w:val=""/>
      <w:lvlJc w:val="left"/>
      <w:pPr>
        <w:ind w:left="1080" w:hanging="360"/>
      </w:pPr>
      <w:rPr>
        <w:rFonts w:ascii="Symbol" w:hAnsi="Symbol"/>
      </w:rPr>
    </w:lvl>
    <w:lvl w:ilvl="3" w:tplc="2E38A044">
      <w:start w:val="1"/>
      <w:numFmt w:val="bullet"/>
      <w:lvlText w:val=""/>
      <w:lvlJc w:val="left"/>
      <w:pPr>
        <w:ind w:left="1080" w:hanging="360"/>
      </w:pPr>
      <w:rPr>
        <w:rFonts w:ascii="Symbol" w:hAnsi="Symbol"/>
      </w:rPr>
    </w:lvl>
    <w:lvl w:ilvl="4" w:tplc="EEB4F49C">
      <w:start w:val="1"/>
      <w:numFmt w:val="bullet"/>
      <w:lvlText w:val=""/>
      <w:lvlJc w:val="left"/>
      <w:pPr>
        <w:ind w:left="1080" w:hanging="360"/>
      </w:pPr>
      <w:rPr>
        <w:rFonts w:ascii="Symbol" w:hAnsi="Symbol"/>
      </w:rPr>
    </w:lvl>
    <w:lvl w:ilvl="5" w:tplc="BCE66F20">
      <w:start w:val="1"/>
      <w:numFmt w:val="bullet"/>
      <w:lvlText w:val=""/>
      <w:lvlJc w:val="left"/>
      <w:pPr>
        <w:ind w:left="1080" w:hanging="360"/>
      </w:pPr>
      <w:rPr>
        <w:rFonts w:ascii="Symbol" w:hAnsi="Symbol"/>
      </w:rPr>
    </w:lvl>
    <w:lvl w:ilvl="6" w:tplc="B7E2F434">
      <w:start w:val="1"/>
      <w:numFmt w:val="bullet"/>
      <w:lvlText w:val=""/>
      <w:lvlJc w:val="left"/>
      <w:pPr>
        <w:ind w:left="1080" w:hanging="360"/>
      </w:pPr>
      <w:rPr>
        <w:rFonts w:ascii="Symbol" w:hAnsi="Symbol"/>
      </w:rPr>
    </w:lvl>
    <w:lvl w:ilvl="7" w:tplc="22489D88">
      <w:start w:val="1"/>
      <w:numFmt w:val="bullet"/>
      <w:lvlText w:val=""/>
      <w:lvlJc w:val="left"/>
      <w:pPr>
        <w:ind w:left="1080" w:hanging="360"/>
      </w:pPr>
      <w:rPr>
        <w:rFonts w:ascii="Symbol" w:hAnsi="Symbol"/>
      </w:rPr>
    </w:lvl>
    <w:lvl w:ilvl="8" w:tplc="D5409844">
      <w:start w:val="1"/>
      <w:numFmt w:val="bullet"/>
      <w:lvlText w:val=""/>
      <w:lvlJc w:val="left"/>
      <w:pPr>
        <w:ind w:left="1080" w:hanging="360"/>
      </w:pPr>
      <w:rPr>
        <w:rFonts w:ascii="Symbol" w:hAnsi="Symbol"/>
      </w:rPr>
    </w:lvl>
  </w:abstractNum>
  <w:abstractNum w:abstractNumId="12" w15:restartNumberingAfterBreak="0">
    <w:nsid w:val="4CD54C21"/>
    <w:multiLevelType w:val="hybridMultilevel"/>
    <w:tmpl w:val="8228B544"/>
    <w:lvl w:ilvl="0" w:tplc="F0AC82A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A330CA0"/>
    <w:multiLevelType w:val="hybridMultilevel"/>
    <w:tmpl w:val="FC96C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3656E59"/>
    <w:multiLevelType w:val="hybridMultilevel"/>
    <w:tmpl w:val="1DE2E3C6"/>
    <w:lvl w:ilvl="0" w:tplc="5B065E8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12759E"/>
    <w:multiLevelType w:val="multilevel"/>
    <w:tmpl w:val="0F1A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CA6E62"/>
    <w:multiLevelType w:val="hybridMultilevel"/>
    <w:tmpl w:val="DBFC1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FA417A"/>
    <w:multiLevelType w:val="hybridMultilevel"/>
    <w:tmpl w:val="643829EA"/>
    <w:lvl w:ilvl="0" w:tplc="7332D098">
      <w:start w:val="1"/>
      <w:numFmt w:val="bullet"/>
      <w:lvlText w:val=""/>
      <w:lvlJc w:val="left"/>
      <w:pPr>
        <w:ind w:left="1080" w:hanging="360"/>
      </w:pPr>
      <w:rPr>
        <w:rFonts w:ascii="Symbol" w:hAnsi="Symbol"/>
      </w:rPr>
    </w:lvl>
    <w:lvl w:ilvl="1" w:tplc="F5CC1B0C">
      <w:start w:val="1"/>
      <w:numFmt w:val="bullet"/>
      <w:lvlText w:val=""/>
      <w:lvlJc w:val="left"/>
      <w:pPr>
        <w:ind w:left="1080" w:hanging="360"/>
      </w:pPr>
      <w:rPr>
        <w:rFonts w:ascii="Symbol" w:hAnsi="Symbol"/>
      </w:rPr>
    </w:lvl>
    <w:lvl w:ilvl="2" w:tplc="E7704546">
      <w:start w:val="1"/>
      <w:numFmt w:val="bullet"/>
      <w:lvlText w:val=""/>
      <w:lvlJc w:val="left"/>
      <w:pPr>
        <w:ind w:left="1080" w:hanging="360"/>
      </w:pPr>
      <w:rPr>
        <w:rFonts w:ascii="Symbol" w:hAnsi="Symbol"/>
      </w:rPr>
    </w:lvl>
    <w:lvl w:ilvl="3" w:tplc="DDD83E86">
      <w:start w:val="1"/>
      <w:numFmt w:val="bullet"/>
      <w:lvlText w:val=""/>
      <w:lvlJc w:val="left"/>
      <w:pPr>
        <w:ind w:left="1080" w:hanging="360"/>
      </w:pPr>
      <w:rPr>
        <w:rFonts w:ascii="Symbol" w:hAnsi="Symbol"/>
      </w:rPr>
    </w:lvl>
    <w:lvl w:ilvl="4" w:tplc="0704A0DC">
      <w:start w:val="1"/>
      <w:numFmt w:val="bullet"/>
      <w:lvlText w:val=""/>
      <w:lvlJc w:val="left"/>
      <w:pPr>
        <w:ind w:left="1080" w:hanging="360"/>
      </w:pPr>
      <w:rPr>
        <w:rFonts w:ascii="Symbol" w:hAnsi="Symbol"/>
      </w:rPr>
    </w:lvl>
    <w:lvl w:ilvl="5" w:tplc="A7EA3D96">
      <w:start w:val="1"/>
      <w:numFmt w:val="bullet"/>
      <w:lvlText w:val=""/>
      <w:lvlJc w:val="left"/>
      <w:pPr>
        <w:ind w:left="1080" w:hanging="360"/>
      </w:pPr>
      <w:rPr>
        <w:rFonts w:ascii="Symbol" w:hAnsi="Symbol"/>
      </w:rPr>
    </w:lvl>
    <w:lvl w:ilvl="6" w:tplc="F56CDB04">
      <w:start w:val="1"/>
      <w:numFmt w:val="bullet"/>
      <w:lvlText w:val=""/>
      <w:lvlJc w:val="left"/>
      <w:pPr>
        <w:ind w:left="1080" w:hanging="360"/>
      </w:pPr>
      <w:rPr>
        <w:rFonts w:ascii="Symbol" w:hAnsi="Symbol"/>
      </w:rPr>
    </w:lvl>
    <w:lvl w:ilvl="7" w:tplc="D110F608">
      <w:start w:val="1"/>
      <w:numFmt w:val="bullet"/>
      <w:lvlText w:val=""/>
      <w:lvlJc w:val="left"/>
      <w:pPr>
        <w:ind w:left="1080" w:hanging="360"/>
      </w:pPr>
      <w:rPr>
        <w:rFonts w:ascii="Symbol" w:hAnsi="Symbol"/>
      </w:rPr>
    </w:lvl>
    <w:lvl w:ilvl="8" w:tplc="2686648A">
      <w:start w:val="1"/>
      <w:numFmt w:val="bullet"/>
      <w:lvlText w:val=""/>
      <w:lvlJc w:val="left"/>
      <w:pPr>
        <w:ind w:left="1080" w:hanging="360"/>
      </w:pPr>
      <w:rPr>
        <w:rFonts w:ascii="Symbol" w:hAnsi="Symbol"/>
      </w:rPr>
    </w:lvl>
  </w:abstractNum>
  <w:abstractNum w:abstractNumId="18" w15:restartNumberingAfterBreak="0">
    <w:nsid w:val="7B1E7A30"/>
    <w:multiLevelType w:val="hybridMultilevel"/>
    <w:tmpl w:val="BECC2FC6"/>
    <w:lvl w:ilvl="0" w:tplc="32BA78DC">
      <w:start w:val="1"/>
      <w:numFmt w:val="upperLetter"/>
      <w:lvlText w:val="%1."/>
      <w:lvlJc w:val="left"/>
      <w:pPr>
        <w:ind w:left="1020" w:hanging="360"/>
      </w:pPr>
    </w:lvl>
    <w:lvl w:ilvl="1" w:tplc="EDA2DDC2">
      <w:start w:val="1"/>
      <w:numFmt w:val="upperLetter"/>
      <w:lvlText w:val="%2."/>
      <w:lvlJc w:val="left"/>
      <w:pPr>
        <w:ind w:left="1020" w:hanging="360"/>
      </w:pPr>
    </w:lvl>
    <w:lvl w:ilvl="2" w:tplc="F75083E0">
      <w:start w:val="1"/>
      <w:numFmt w:val="upperLetter"/>
      <w:lvlText w:val="%3."/>
      <w:lvlJc w:val="left"/>
      <w:pPr>
        <w:ind w:left="1020" w:hanging="360"/>
      </w:pPr>
    </w:lvl>
    <w:lvl w:ilvl="3" w:tplc="B1A8E92E">
      <w:start w:val="1"/>
      <w:numFmt w:val="upperLetter"/>
      <w:lvlText w:val="%4."/>
      <w:lvlJc w:val="left"/>
      <w:pPr>
        <w:ind w:left="1020" w:hanging="360"/>
      </w:pPr>
    </w:lvl>
    <w:lvl w:ilvl="4" w:tplc="2BC8E7EE">
      <w:start w:val="1"/>
      <w:numFmt w:val="upperLetter"/>
      <w:lvlText w:val="%5."/>
      <w:lvlJc w:val="left"/>
      <w:pPr>
        <w:ind w:left="1020" w:hanging="360"/>
      </w:pPr>
    </w:lvl>
    <w:lvl w:ilvl="5" w:tplc="2CECA9CA">
      <w:start w:val="1"/>
      <w:numFmt w:val="upperLetter"/>
      <w:lvlText w:val="%6."/>
      <w:lvlJc w:val="left"/>
      <w:pPr>
        <w:ind w:left="1020" w:hanging="360"/>
      </w:pPr>
    </w:lvl>
    <w:lvl w:ilvl="6" w:tplc="44480984">
      <w:start w:val="1"/>
      <w:numFmt w:val="upperLetter"/>
      <w:lvlText w:val="%7."/>
      <w:lvlJc w:val="left"/>
      <w:pPr>
        <w:ind w:left="1020" w:hanging="360"/>
      </w:pPr>
    </w:lvl>
    <w:lvl w:ilvl="7" w:tplc="8C5E95B2">
      <w:start w:val="1"/>
      <w:numFmt w:val="upperLetter"/>
      <w:lvlText w:val="%8."/>
      <w:lvlJc w:val="left"/>
      <w:pPr>
        <w:ind w:left="1020" w:hanging="360"/>
      </w:pPr>
    </w:lvl>
    <w:lvl w:ilvl="8" w:tplc="6666D42A">
      <w:start w:val="1"/>
      <w:numFmt w:val="upperLetter"/>
      <w:lvlText w:val="%9."/>
      <w:lvlJc w:val="left"/>
      <w:pPr>
        <w:ind w:left="1020" w:hanging="360"/>
      </w:pPr>
    </w:lvl>
  </w:abstractNum>
  <w:num w:numId="1" w16cid:durableId="539974132">
    <w:abstractNumId w:val="12"/>
  </w:num>
  <w:num w:numId="2" w16cid:durableId="1485512603">
    <w:abstractNumId w:val="15"/>
  </w:num>
  <w:num w:numId="3" w16cid:durableId="2007828957">
    <w:abstractNumId w:val="10"/>
  </w:num>
  <w:num w:numId="4" w16cid:durableId="1211386118">
    <w:abstractNumId w:val="8"/>
  </w:num>
  <w:num w:numId="5" w16cid:durableId="767623923">
    <w:abstractNumId w:val="14"/>
  </w:num>
  <w:num w:numId="6" w16cid:durableId="1714386644">
    <w:abstractNumId w:val="16"/>
  </w:num>
  <w:num w:numId="7" w16cid:durableId="1610965383">
    <w:abstractNumId w:val="2"/>
  </w:num>
  <w:num w:numId="8" w16cid:durableId="1699696588">
    <w:abstractNumId w:val="9"/>
  </w:num>
  <w:num w:numId="9" w16cid:durableId="1831166197">
    <w:abstractNumId w:val="13"/>
  </w:num>
  <w:num w:numId="10" w16cid:durableId="1711800564">
    <w:abstractNumId w:val="4"/>
  </w:num>
  <w:num w:numId="11" w16cid:durableId="2099473231">
    <w:abstractNumId w:val="0"/>
  </w:num>
  <w:num w:numId="12" w16cid:durableId="1524395105">
    <w:abstractNumId w:val="5"/>
  </w:num>
  <w:num w:numId="13" w16cid:durableId="1454405130">
    <w:abstractNumId w:val="3"/>
  </w:num>
  <w:num w:numId="14" w16cid:durableId="2141068992">
    <w:abstractNumId w:val="6"/>
  </w:num>
  <w:num w:numId="15" w16cid:durableId="1125195809">
    <w:abstractNumId w:val="17"/>
  </w:num>
  <w:num w:numId="16" w16cid:durableId="1729763254">
    <w:abstractNumId w:val="18"/>
  </w:num>
  <w:num w:numId="17" w16cid:durableId="1333679299">
    <w:abstractNumId w:val="7"/>
  </w:num>
  <w:num w:numId="18" w16cid:durableId="2079131971">
    <w:abstractNumId w:val="11"/>
  </w:num>
  <w:num w:numId="19" w16cid:durableId="130758735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e Miguel Kaizeler Guedes Da Silva Afonso">
    <w15:presenceInfo w15:providerId="AD" w15:userId="S::alexandreafonso@office365.ulisboa.pt::20e60cf6-2f5e-4fff-b2d2-bb70516b2344"/>
  </w15:person>
  <w15:person w15:author="Nuno Morais">
    <w15:presenceInfo w15:providerId="AD" w15:userId="S::nuno.morais@nms.unl.pt::810a89a2-8f89-4597-a350-49d19816a45e"/>
  </w15:person>
  <w15:person w15:author="Joana Jesus">
    <w15:presenceInfo w15:providerId="Windows Live" w15:userId="87a181c191e3d3f9"/>
  </w15:person>
  <w15:person w15:author="Rita Martins-Silva">
    <w15:presenceInfo w15:providerId="None" w15:userId="Rita Martins-Silva"/>
  </w15:person>
  <w15:person w15:author="Maria Francisca Telles De Freitas Xara Brasil">
    <w15:presenceInfo w15:providerId="AD" w15:userId="S::mariafxara-brasil@office365.ulisboa.pt::d9a791ff-2e55-40d0-8112-71d57a1fd1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836"/>
    <w:rsid w:val="000005B4"/>
    <w:rsid w:val="0000070B"/>
    <w:rsid w:val="0000198D"/>
    <w:rsid w:val="00002659"/>
    <w:rsid w:val="000033CF"/>
    <w:rsid w:val="0000379E"/>
    <w:rsid w:val="00003BF7"/>
    <w:rsid w:val="000043DC"/>
    <w:rsid w:val="00004F0C"/>
    <w:rsid w:val="0000521F"/>
    <w:rsid w:val="000056FC"/>
    <w:rsid w:val="0000571D"/>
    <w:rsid w:val="00005A2C"/>
    <w:rsid w:val="00006DE4"/>
    <w:rsid w:val="000073E0"/>
    <w:rsid w:val="00007467"/>
    <w:rsid w:val="0000785B"/>
    <w:rsid w:val="00007B9E"/>
    <w:rsid w:val="00007D4F"/>
    <w:rsid w:val="000108D2"/>
    <w:rsid w:val="00010F09"/>
    <w:rsid w:val="00011013"/>
    <w:rsid w:val="00011490"/>
    <w:rsid w:val="00011B73"/>
    <w:rsid w:val="00011DC7"/>
    <w:rsid w:val="000126A2"/>
    <w:rsid w:val="0001305D"/>
    <w:rsid w:val="00013DF4"/>
    <w:rsid w:val="00013EE7"/>
    <w:rsid w:val="00014AA5"/>
    <w:rsid w:val="0001611C"/>
    <w:rsid w:val="000163CD"/>
    <w:rsid w:val="0001671B"/>
    <w:rsid w:val="00016C52"/>
    <w:rsid w:val="00016EC7"/>
    <w:rsid w:val="000179DD"/>
    <w:rsid w:val="00017A0B"/>
    <w:rsid w:val="00017C4A"/>
    <w:rsid w:val="000200EE"/>
    <w:rsid w:val="00020655"/>
    <w:rsid w:val="0002110B"/>
    <w:rsid w:val="00021536"/>
    <w:rsid w:val="00021553"/>
    <w:rsid w:val="000216E5"/>
    <w:rsid w:val="000218B3"/>
    <w:rsid w:val="00021CA6"/>
    <w:rsid w:val="00022128"/>
    <w:rsid w:val="00022213"/>
    <w:rsid w:val="00023267"/>
    <w:rsid w:val="00023CAE"/>
    <w:rsid w:val="0002480B"/>
    <w:rsid w:val="00025977"/>
    <w:rsid w:val="00026ABB"/>
    <w:rsid w:val="00026B47"/>
    <w:rsid w:val="00026CD4"/>
    <w:rsid w:val="000274C2"/>
    <w:rsid w:val="00027594"/>
    <w:rsid w:val="00027AA9"/>
    <w:rsid w:val="0003053B"/>
    <w:rsid w:val="0003093B"/>
    <w:rsid w:val="000309C3"/>
    <w:rsid w:val="00030CF8"/>
    <w:rsid w:val="0003114F"/>
    <w:rsid w:val="00031821"/>
    <w:rsid w:val="0003191A"/>
    <w:rsid w:val="00032B10"/>
    <w:rsid w:val="00033BDF"/>
    <w:rsid w:val="00033CF9"/>
    <w:rsid w:val="00033D17"/>
    <w:rsid w:val="00033DFF"/>
    <w:rsid w:val="000348BA"/>
    <w:rsid w:val="000353CF"/>
    <w:rsid w:val="000358DB"/>
    <w:rsid w:val="000361A6"/>
    <w:rsid w:val="000361FE"/>
    <w:rsid w:val="00036420"/>
    <w:rsid w:val="00036A4A"/>
    <w:rsid w:val="00036BE6"/>
    <w:rsid w:val="00036F82"/>
    <w:rsid w:val="000376FA"/>
    <w:rsid w:val="000400D0"/>
    <w:rsid w:val="00040C9C"/>
    <w:rsid w:val="000413C9"/>
    <w:rsid w:val="0004205A"/>
    <w:rsid w:val="000423A8"/>
    <w:rsid w:val="000424A4"/>
    <w:rsid w:val="000438D8"/>
    <w:rsid w:val="00043E87"/>
    <w:rsid w:val="0004487D"/>
    <w:rsid w:val="000449DA"/>
    <w:rsid w:val="0004530D"/>
    <w:rsid w:val="00045BB0"/>
    <w:rsid w:val="00045E82"/>
    <w:rsid w:val="00045EB2"/>
    <w:rsid w:val="00046C41"/>
    <w:rsid w:val="0004714C"/>
    <w:rsid w:val="00047F44"/>
    <w:rsid w:val="00050839"/>
    <w:rsid w:val="00050EC0"/>
    <w:rsid w:val="00051132"/>
    <w:rsid w:val="0005114D"/>
    <w:rsid w:val="000511B7"/>
    <w:rsid w:val="00051F0F"/>
    <w:rsid w:val="00052837"/>
    <w:rsid w:val="000531B8"/>
    <w:rsid w:val="00053F4E"/>
    <w:rsid w:val="0005428B"/>
    <w:rsid w:val="00054D48"/>
    <w:rsid w:val="00055785"/>
    <w:rsid w:val="000560F3"/>
    <w:rsid w:val="0005699F"/>
    <w:rsid w:val="00056CAE"/>
    <w:rsid w:val="00056CB5"/>
    <w:rsid w:val="00061AB8"/>
    <w:rsid w:val="00061C00"/>
    <w:rsid w:val="00061E24"/>
    <w:rsid w:val="00061FD1"/>
    <w:rsid w:val="0006219F"/>
    <w:rsid w:val="000624A0"/>
    <w:rsid w:val="0006288C"/>
    <w:rsid w:val="00065E16"/>
    <w:rsid w:val="0006700B"/>
    <w:rsid w:val="0006777C"/>
    <w:rsid w:val="00067C1D"/>
    <w:rsid w:val="00067D3F"/>
    <w:rsid w:val="00067DD3"/>
    <w:rsid w:val="00070EBB"/>
    <w:rsid w:val="00070EDA"/>
    <w:rsid w:val="00072031"/>
    <w:rsid w:val="00072253"/>
    <w:rsid w:val="00073250"/>
    <w:rsid w:val="000733C2"/>
    <w:rsid w:val="000742CA"/>
    <w:rsid w:val="000745F1"/>
    <w:rsid w:val="0007492A"/>
    <w:rsid w:val="00074D36"/>
    <w:rsid w:val="0007551F"/>
    <w:rsid w:val="0007613F"/>
    <w:rsid w:val="00076BF8"/>
    <w:rsid w:val="00076CB0"/>
    <w:rsid w:val="00077538"/>
    <w:rsid w:val="0008088D"/>
    <w:rsid w:val="00081A25"/>
    <w:rsid w:val="00082649"/>
    <w:rsid w:val="00082A17"/>
    <w:rsid w:val="00082CC8"/>
    <w:rsid w:val="00082CD2"/>
    <w:rsid w:val="000831A4"/>
    <w:rsid w:val="000833BA"/>
    <w:rsid w:val="000842DC"/>
    <w:rsid w:val="00084360"/>
    <w:rsid w:val="000845BF"/>
    <w:rsid w:val="00084FBA"/>
    <w:rsid w:val="000851A4"/>
    <w:rsid w:val="0008630D"/>
    <w:rsid w:val="000870F0"/>
    <w:rsid w:val="00087486"/>
    <w:rsid w:val="0008755C"/>
    <w:rsid w:val="00087967"/>
    <w:rsid w:val="00087BC6"/>
    <w:rsid w:val="0009023B"/>
    <w:rsid w:val="00090E0F"/>
    <w:rsid w:val="000910CD"/>
    <w:rsid w:val="0009167C"/>
    <w:rsid w:val="00091CC7"/>
    <w:rsid w:val="0009299A"/>
    <w:rsid w:val="00092BF0"/>
    <w:rsid w:val="00093394"/>
    <w:rsid w:val="00093BC7"/>
    <w:rsid w:val="00093D6D"/>
    <w:rsid w:val="0009432A"/>
    <w:rsid w:val="000954CF"/>
    <w:rsid w:val="000956B2"/>
    <w:rsid w:val="00095D72"/>
    <w:rsid w:val="00095ED0"/>
    <w:rsid w:val="0009648D"/>
    <w:rsid w:val="00096960"/>
    <w:rsid w:val="00096F42"/>
    <w:rsid w:val="0009700D"/>
    <w:rsid w:val="000973A7"/>
    <w:rsid w:val="000973BC"/>
    <w:rsid w:val="000977D8"/>
    <w:rsid w:val="00097E1C"/>
    <w:rsid w:val="00097FC4"/>
    <w:rsid w:val="00097FDC"/>
    <w:rsid w:val="000A0085"/>
    <w:rsid w:val="000A0B71"/>
    <w:rsid w:val="000A100E"/>
    <w:rsid w:val="000A2F31"/>
    <w:rsid w:val="000A32A5"/>
    <w:rsid w:val="000A3BD4"/>
    <w:rsid w:val="000A3FB9"/>
    <w:rsid w:val="000A4228"/>
    <w:rsid w:val="000A4502"/>
    <w:rsid w:val="000A4702"/>
    <w:rsid w:val="000A4877"/>
    <w:rsid w:val="000A4B68"/>
    <w:rsid w:val="000A4BF8"/>
    <w:rsid w:val="000A4D01"/>
    <w:rsid w:val="000A5518"/>
    <w:rsid w:val="000A56CF"/>
    <w:rsid w:val="000A57C5"/>
    <w:rsid w:val="000A5F47"/>
    <w:rsid w:val="000A64D3"/>
    <w:rsid w:val="000A6992"/>
    <w:rsid w:val="000A6AD0"/>
    <w:rsid w:val="000A7551"/>
    <w:rsid w:val="000B018B"/>
    <w:rsid w:val="000B0588"/>
    <w:rsid w:val="000B0786"/>
    <w:rsid w:val="000B089D"/>
    <w:rsid w:val="000B0A9E"/>
    <w:rsid w:val="000B267C"/>
    <w:rsid w:val="000B2C43"/>
    <w:rsid w:val="000B4997"/>
    <w:rsid w:val="000B499C"/>
    <w:rsid w:val="000B4EEB"/>
    <w:rsid w:val="000B5194"/>
    <w:rsid w:val="000B540E"/>
    <w:rsid w:val="000B561C"/>
    <w:rsid w:val="000B5AAE"/>
    <w:rsid w:val="000B64E8"/>
    <w:rsid w:val="000B65BC"/>
    <w:rsid w:val="000B67D1"/>
    <w:rsid w:val="000B6B37"/>
    <w:rsid w:val="000B700A"/>
    <w:rsid w:val="000B7168"/>
    <w:rsid w:val="000B746F"/>
    <w:rsid w:val="000B78E4"/>
    <w:rsid w:val="000B7F73"/>
    <w:rsid w:val="000C055F"/>
    <w:rsid w:val="000C0654"/>
    <w:rsid w:val="000C0DDF"/>
    <w:rsid w:val="000C1840"/>
    <w:rsid w:val="000C392A"/>
    <w:rsid w:val="000C5015"/>
    <w:rsid w:val="000C582C"/>
    <w:rsid w:val="000C5CC0"/>
    <w:rsid w:val="000C6397"/>
    <w:rsid w:val="000C6517"/>
    <w:rsid w:val="000C665F"/>
    <w:rsid w:val="000C6B7E"/>
    <w:rsid w:val="000C6DD8"/>
    <w:rsid w:val="000C6EA6"/>
    <w:rsid w:val="000C7573"/>
    <w:rsid w:val="000D00CF"/>
    <w:rsid w:val="000D125A"/>
    <w:rsid w:val="000D12F4"/>
    <w:rsid w:val="000D1A89"/>
    <w:rsid w:val="000D2129"/>
    <w:rsid w:val="000D23C7"/>
    <w:rsid w:val="000D2416"/>
    <w:rsid w:val="000D2781"/>
    <w:rsid w:val="000D27B0"/>
    <w:rsid w:val="000D3485"/>
    <w:rsid w:val="000D3E4A"/>
    <w:rsid w:val="000D457D"/>
    <w:rsid w:val="000D483F"/>
    <w:rsid w:val="000D5FA7"/>
    <w:rsid w:val="000D60AB"/>
    <w:rsid w:val="000D6213"/>
    <w:rsid w:val="000D70F4"/>
    <w:rsid w:val="000D7B67"/>
    <w:rsid w:val="000E023D"/>
    <w:rsid w:val="000E0373"/>
    <w:rsid w:val="000E0514"/>
    <w:rsid w:val="000E064F"/>
    <w:rsid w:val="000E089E"/>
    <w:rsid w:val="000E1493"/>
    <w:rsid w:val="000E17D0"/>
    <w:rsid w:val="000E218B"/>
    <w:rsid w:val="000E22FE"/>
    <w:rsid w:val="000E2C54"/>
    <w:rsid w:val="000E3916"/>
    <w:rsid w:val="000E3C0B"/>
    <w:rsid w:val="000E3F7D"/>
    <w:rsid w:val="000E49D6"/>
    <w:rsid w:val="000E5291"/>
    <w:rsid w:val="000E5342"/>
    <w:rsid w:val="000E6181"/>
    <w:rsid w:val="000E65FF"/>
    <w:rsid w:val="000E6F6D"/>
    <w:rsid w:val="000E7D00"/>
    <w:rsid w:val="000F0565"/>
    <w:rsid w:val="000F0F06"/>
    <w:rsid w:val="000F0FE8"/>
    <w:rsid w:val="000F13A1"/>
    <w:rsid w:val="000F1B51"/>
    <w:rsid w:val="000F1E73"/>
    <w:rsid w:val="000F207E"/>
    <w:rsid w:val="000F27DE"/>
    <w:rsid w:val="000F2C72"/>
    <w:rsid w:val="000F2E7E"/>
    <w:rsid w:val="000F3613"/>
    <w:rsid w:val="000F390E"/>
    <w:rsid w:val="000F4052"/>
    <w:rsid w:val="000F52A9"/>
    <w:rsid w:val="000F69AD"/>
    <w:rsid w:val="000F6E2C"/>
    <w:rsid w:val="000F7306"/>
    <w:rsid w:val="000F7367"/>
    <w:rsid w:val="00100767"/>
    <w:rsid w:val="001007CB"/>
    <w:rsid w:val="001008D0"/>
    <w:rsid w:val="0010101A"/>
    <w:rsid w:val="0010149F"/>
    <w:rsid w:val="00102C98"/>
    <w:rsid w:val="00102DFC"/>
    <w:rsid w:val="00103848"/>
    <w:rsid w:val="00104CB1"/>
    <w:rsid w:val="00104D3D"/>
    <w:rsid w:val="00105207"/>
    <w:rsid w:val="00105822"/>
    <w:rsid w:val="001059F3"/>
    <w:rsid w:val="00106093"/>
    <w:rsid w:val="001062FB"/>
    <w:rsid w:val="00106664"/>
    <w:rsid w:val="00110F76"/>
    <w:rsid w:val="001110B4"/>
    <w:rsid w:val="00111350"/>
    <w:rsid w:val="00111A4E"/>
    <w:rsid w:val="001126C8"/>
    <w:rsid w:val="00112953"/>
    <w:rsid w:val="00113909"/>
    <w:rsid w:val="00113B31"/>
    <w:rsid w:val="00115007"/>
    <w:rsid w:val="00116996"/>
    <w:rsid w:val="00117464"/>
    <w:rsid w:val="001175E4"/>
    <w:rsid w:val="00117EC1"/>
    <w:rsid w:val="001200D2"/>
    <w:rsid w:val="00120512"/>
    <w:rsid w:val="00120BC1"/>
    <w:rsid w:val="00120CCA"/>
    <w:rsid w:val="00120CF1"/>
    <w:rsid w:val="00120E81"/>
    <w:rsid w:val="00120EB3"/>
    <w:rsid w:val="00121D61"/>
    <w:rsid w:val="00123264"/>
    <w:rsid w:val="0012350A"/>
    <w:rsid w:val="00123773"/>
    <w:rsid w:val="00123947"/>
    <w:rsid w:val="00123C2F"/>
    <w:rsid w:val="0012460D"/>
    <w:rsid w:val="00124725"/>
    <w:rsid w:val="00124A12"/>
    <w:rsid w:val="00125691"/>
    <w:rsid w:val="00126274"/>
    <w:rsid w:val="0012655B"/>
    <w:rsid w:val="001269F5"/>
    <w:rsid w:val="00127B59"/>
    <w:rsid w:val="00127E3D"/>
    <w:rsid w:val="00130E77"/>
    <w:rsid w:val="001310EB"/>
    <w:rsid w:val="00131436"/>
    <w:rsid w:val="0013169A"/>
    <w:rsid w:val="00131CC9"/>
    <w:rsid w:val="001326C4"/>
    <w:rsid w:val="0013279C"/>
    <w:rsid w:val="0013309A"/>
    <w:rsid w:val="0013372F"/>
    <w:rsid w:val="0013435B"/>
    <w:rsid w:val="001343D2"/>
    <w:rsid w:val="00135BD5"/>
    <w:rsid w:val="00136AAA"/>
    <w:rsid w:val="00137557"/>
    <w:rsid w:val="00137866"/>
    <w:rsid w:val="00140D0E"/>
    <w:rsid w:val="001421F7"/>
    <w:rsid w:val="00142252"/>
    <w:rsid w:val="0014279E"/>
    <w:rsid w:val="001428A6"/>
    <w:rsid w:val="00142910"/>
    <w:rsid w:val="001433BC"/>
    <w:rsid w:val="001433F4"/>
    <w:rsid w:val="001436DD"/>
    <w:rsid w:val="00143893"/>
    <w:rsid w:val="00143A29"/>
    <w:rsid w:val="00143F9C"/>
    <w:rsid w:val="00146283"/>
    <w:rsid w:val="001465B6"/>
    <w:rsid w:val="00146A3A"/>
    <w:rsid w:val="00147209"/>
    <w:rsid w:val="001472A3"/>
    <w:rsid w:val="0015040B"/>
    <w:rsid w:val="0015082E"/>
    <w:rsid w:val="001512EF"/>
    <w:rsid w:val="0015155E"/>
    <w:rsid w:val="0015168C"/>
    <w:rsid w:val="001519A5"/>
    <w:rsid w:val="00151CCD"/>
    <w:rsid w:val="00152C5D"/>
    <w:rsid w:val="0015457F"/>
    <w:rsid w:val="00154E81"/>
    <w:rsid w:val="001557F4"/>
    <w:rsid w:val="00155A79"/>
    <w:rsid w:val="00155A94"/>
    <w:rsid w:val="00156296"/>
    <w:rsid w:val="00156648"/>
    <w:rsid w:val="001566A0"/>
    <w:rsid w:val="00156ACC"/>
    <w:rsid w:val="00156AD4"/>
    <w:rsid w:val="001577ED"/>
    <w:rsid w:val="0015797C"/>
    <w:rsid w:val="00157EA1"/>
    <w:rsid w:val="00160264"/>
    <w:rsid w:val="00160318"/>
    <w:rsid w:val="0016113E"/>
    <w:rsid w:val="00161353"/>
    <w:rsid w:val="001614EE"/>
    <w:rsid w:val="00161827"/>
    <w:rsid w:val="00162FC0"/>
    <w:rsid w:val="0016314A"/>
    <w:rsid w:val="0016319A"/>
    <w:rsid w:val="0016353A"/>
    <w:rsid w:val="00163897"/>
    <w:rsid w:val="0016404B"/>
    <w:rsid w:val="001642D3"/>
    <w:rsid w:val="00164345"/>
    <w:rsid w:val="0016535D"/>
    <w:rsid w:val="00165505"/>
    <w:rsid w:val="00165832"/>
    <w:rsid w:val="0016702A"/>
    <w:rsid w:val="001675D4"/>
    <w:rsid w:val="0016772B"/>
    <w:rsid w:val="00167A4C"/>
    <w:rsid w:val="00170336"/>
    <w:rsid w:val="00170CD2"/>
    <w:rsid w:val="00170DF0"/>
    <w:rsid w:val="0017139D"/>
    <w:rsid w:val="00171DEB"/>
    <w:rsid w:val="001728EF"/>
    <w:rsid w:val="00172C16"/>
    <w:rsid w:val="00172ECD"/>
    <w:rsid w:val="00173402"/>
    <w:rsid w:val="0017422F"/>
    <w:rsid w:val="00174AA0"/>
    <w:rsid w:val="00175529"/>
    <w:rsid w:val="001756D5"/>
    <w:rsid w:val="00175EF1"/>
    <w:rsid w:val="00175FEF"/>
    <w:rsid w:val="001766F8"/>
    <w:rsid w:val="00176E6C"/>
    <w:rsid w:val="00176F97"/>
    <w:rsid w:val="00177500"/>
    <w:rsid w:val="00177C97"/>
    <w:rsid w:val="00177CD7"/>
    <w:rsid w:val="0018056F"/>
    <w:rsid w:val="00181915"/>
    <w:rsid w:val="00181B63"/>
    <w:rsid w:val="00183352"/>
    <w:rsid w:val="001837C5"/>
    <w:rsid w:val="00183C92"/>
    <w:rsid w:val="00184795"/>
    <w:rsid w:val="0018485F"/>
    <w:rsid w:val="00185046"/>
    <w:rsid w:val="001913D0"/>
    <w:rsid w:val="00194242"/>
    <w:rsid w:val="001942C1"/>
    <w:rsid w:val="00195A15"/>
    <w:rsid w:val="00195BF7"/>
    <w:rsid w:val="00196E04"/>
    <w:rsid w:val="0019704C"/>
    <w:rsid w:val="00197099"/>
    <w:rsid w:val="0019729D"/>
    <w:rsid w:val="001977A2"/>
    <w:rsid w:val="00197F96"/>
    <w:rsid w:val="001A0035"/>
    <w:rsid w:val="001A0416"/>
    <w:rsid w:val="001A0753"/>
    <w:rsid w:val="001A0F51"/>
    <w:rsid w:val="001A126C"/>
    <w:rsid w:val="001A195B"/>
    <w:rsid w:val="001A1F26"/>
    <w:rsid w:val="001A2202"/>
    <w:rsid w:val="001A252F"/>
    <w:rsid w:val="001A2BD4"/>
    <w:rsid w:val="001A2F27"/>
    <w:rsid w:val="001A389E"/>
    <w:rsid w:val="001A3ACF"/>
    <w:rsid w:val="001A3CAF"/>
    <w:rsid w:val="001A46F1"/>
    <w:rsid w:val="001A51D5"/>
    <w:rsid w:val="001A52D6"/>
    <w:rsid w:val="001A584E"/>
    <w:rsid w:val="001A6B97"/>
    <w:rsid w:val="001A7360"/>
    <w:rsid w:val="001A742A"/>
    <w:rsid w:val="001A748F"/>
    <w:rsid w:val="001B0ABE"/>
    <w:rsid w:val="001B101F"/>
    <w:rsid w:val="001B11FB"/>
    <w:rsid w:val="001B1394"/>
    <w:rsid w:val="001B1962"/>
    <w:rsid w:val="001B1ADC"/>
    <w:rsid w:val="001B1BF4"/>
    <w:rsid w:val="001B1D3E"/>
    <w:rsid w:val="001B2108"/>
    <w:rsid w:val="001B2242"/>
    <w:rsid w:val="001B29DE"/>
    <w:rsid w:val="001B38C2"/>
    <w:rsid w:val="001B3A9D"/>
    <w:rsid w:val="001B3C3C"/>
    <w:rsid w:val="001B3E82"/>
    <w:rsid w:val="001B4381"/>
    <w:rsid w:val="001B4416"/>
    <w:rsid w:val="001B4AF5"/>
    <w:rsid w:val="001B52B4"/>
    <w:rsid w:val="001B5BA8"/>
    <w:rsid w:val="001B5DEF"/>
    <w:rsid w:val="001B695C"/>
    <w:rsid w:val="001B6C48"/>
    <w:rsid w:val="001B7EAC"/>
    <w:rsid w:val="001C06DF"/>
    <w:rsid w:val="001C0FA1"/>
    <w:rsid w:val="001C1174"/>
    <w:rsid w:val="001C1C78"/>
    <w:rsid w:val="001C2709"/>
    <w:rsid w:val="001C2C4A"/>
    <w:rsid w:val="001C3409"/>
    <w:rsid w:val="001C369A"/>
    <w:rsid w:val="001C37E2"/>
    <w:rsid w:val="001C39EA"/>
    <w:rsid w:val="001C3C64"/>
    <w:rsid w:val="001C49F6"/>
    <w:rsid w:val="001C4C2A"/>
    <w:rsid w:val="001C4EBF"/>
    <w:rsid w:val="001C566D"/>
    <w:rsid w:val="001C62B6"/>
    <w:rsid w:val="001C668A"/>
    <w:rsid w:val="001C692E"/>
    <w:rsid w:val="001C7219"/>
    <w:rsid w:val="001C7D5F"/>
    <w:rsid w:val="001D02B4"/>
    <w:rsid w:val="001D0875"/>
    <w:rsid w:val="001D0EE6"/>
    <w:rsid w:val="001D0F34"/>
    <w:rsid w:val="001D1B38"/>
    <w:rsid w:val="001D1E1C"/>
    <w:rsid w:val="001D22EB"/>
    <w:rsid w:val="001D26B7"/>
    <w:rsid w:val="001D2A9F"/>
    <w:rsid w:val="001D2D11"/>
    <w:rsid w:val="001D310D"/>
    <w:rsid w:val="001D382D"/>
    <w:rsid w:val="001D39D0"/>
    <w:rsid w:val="001D4413"/>
    <w:rsid w:val="001D444A"/>
    <w:rsid w:val="001D45E7"/>
    <w:rsid w:val="001D48A7"/>
    <w:rsid w:val="001D49CB"/>
    <w:rsid w:val="001D52F4"/>
    <w:rsid w:val="001D53C6"/>
    <w:rsid w:val="001D5A50"/>
    <w:rsid w:val="001D5DC5"/>
    <w:rsid w:val="001D6149"/>
    <w:rsid w:val="001D6751"/>
    <w:rsid w:val="001D68D3"/>
    <w:rsid w:val="001D71BD"/>
    <w:rsid w:val="001E0031"/>
    <w:rsid w:val="001E03DB"/>
    <w:rsid w:val="001E0438"/>
    <w:rsid w:val="001E04E2"/>
    <w:rsid w:val="001E0E1F"/>
    <w:rsid w:val="001E0E30"/>
    <w:rsid w:val="001E0EDE"/>
    <w:rsid w:val="001E11D2"/>
    <w:rsid w:val="001E177D"/>
    <w:rsid w:val="001E198C"/>
    <w:rsid w:val="001E1DE5"/>
    <w:rsid w:val="001E2331"/>
    <w:rsid w:val="001E242C"/>
    <w:rsid w:val="001E2708"/>
    <w:rsid w:val="001E29BF"/>
    <w:rsid w:val="001E2B30"/>
    <w:rsid w:val="001E308D"/>
    <w:rsid w:val="001E334D"/>
    <w:rsid w:val="001E3376"/>
    <w:rsid w:val="001E3629"/>
    <w:rsid w:val="001E3882"/>
    <w:rsid w:val="001E3BAD"/>
    <w:rsid w:val="001E4C75"/>
    <w:rsid w:val="001E56B4"/>
    <w:rsid w:val="001E586C"/>
    <w:rsid w:val="001E5ABB"/>
    <w:rsid w:val="001E5ABC"/>
    <w:rsid w:val="001E600F"/>
    <w:rsid w:val="001E6AFF"/>
    <w:rsid w:val="001E6CCD"/>
    <w:rsid w:val="001E77D1"/>
    <w:rsid w:val="001E7D67"/>
    <w:rsid w:val="001E7F6F"/>
    <w:rsid w:val="001F0120"/>
    <w:rsid w:val="001F0408"/>
    <w:rsid w:val="001F081E"/>
    <w:rsid w:val="001F099B"/>
    <w:rsid w:val="001F09E0"/>
    <w:rsid w:val="001F0BFA"/>
    <w:rsid w:val="001F0E08"/>
    <w:rsid w:val="001F0EB0"/>
    <w:rsid w:val="001F12A5"/>
    <w:rsid w:val="001F238C"/>
    <w:rsid w:val="001F26A4"/>
    <w:rsid w:val="001F2ACD"/>
    <w:rsid w:val="001F2D37"/>
    <w:rsid w:val="001F35B5"/>
    <w:rsid w:val="001F3757"/>
    <w:rsid w:val="001F4679"/>
    <w:rsid w:val="001F4B98"/>
    <w:rsid w:val="001F4D95"/>
    <w:rsid w:val="001F5082"/>
    <w:rsid w:val="001F52CC"/>
    <w:rsid w:val="001F5595"/>
    <w:rsid w:val="001F7022"/>
    <w:rsid w:val="001F7247"/>
    <w:rsid w:val="001F7399"/>
    <w:rsid w:val="001F7E53"/>
    <w:rsid w:val="00200380"/>
    <w:rsid w:val="00200922"/>
    <w:rsid w:val="00201980"/>
    <w:rsid w:val="002019F7"/>
    <w:rsid w:val="00201A75"/>
    <w:rsid w:val="00201D9F"/>
    <w:rsid w:val="0020251A"/>
    <w:rsid w:val="0020297F"/>
    <w:rsid w:val="00202B65"/>
    <w:rsid w:val="00202C65"/>
    <w:rsid w:val="00202DE6"/>
    <w:rsid w:val="0020346B"/>
    <w:rsid w:val="00203850"/>
    <w:rsid w:val="00204979"/>
    <w:rsid w:val="00204B86"/>
    <w:rsid w:val="00204C6D"/>
    <w:rsid w:val="00204F08"/>
    <w:rsid w:val="002051C9"/>
    <w:rsid w:val="0020636A"/>
    <w:rsid w:val="002067C7"/>
    <w:rsid w:val="00206913"/>
    <w:rsid w:val="00206C36"/>
    <w:rsid w:val="002071F8"/>
    <w:rsid w:val="00207AA3"/>
    <w:rsid w:val="00210073"/>
    <w:rsid w:val="00210459"/>
    <w:rsid w:val="002104B9"/>
    <w:rsid w:val="002104BF"/>
    <w:rsid w:val="00210A46"/>
    <w:rsid w:val="00210E6E"/>
    <w:rsid w:val="00213064"/>
    <w:rsid w:val="0021318E"/>
    <w:rsid w:val="00214070"/>
    <w:rsid w:val="0021428E"/>
    <w:rsid w:val="002147C1"/>
    <w:rsid w:val="00214A69"/>
    <w:rsid w:val="00215390"/>
    <w:rsid w:val="0021553F"/>
    <w:rsid w:val="00215B86"/>
    <w:rsid w:val="00215BFD"/>
    <w:rsid w:val="00216586"/>
    <w:rsid w:val="002209E9"/>
    <w:rsid w:val="00221446"/>
    <w:rsid w:val="0022180F"/>
    <w:rsid w:val="0022279F"/>
    <w:rsid w:val="002227A5"/>
    <w:rsid w:val="00223526"/>
    <w:rsid w:val="002238E0"/>
    <w:rsid w:val="00223BE7"/>
    <w:rsid w:val="00224E23"/>
    <w:rsid w:val="002252C6"/>
    <w:rsid w:val="002255FD"/>
    <w:rsid w:val="00226AE7"/>
    <w:rsid w:val="00226BAF"/>
    <w:rsid w:val="00226CBD"/>
    <w:rsid w:val="00226FC0"/>
    <w:rsid w:val="002271A9"/>
    <w:rsid w:val="002275BD"/>
    <w:rsid w:val="002278A2"/>
    <w:rsid w:val="002317A8"/>
    <w:rsid w:val="002318B9"/>
    <w:rsid w:val="00232A0F"/>
    <w:rsid w:val="00234033"/>
    <w:rsid w:val="00234381"/>
    <w:rsid w:val="002348C6"/>
    <w:rsid w:val="00234E6F"/>
    <w:rsid w:val="00235553"/>
    <w:rsid w:val="00236218"/>
    <w:rsid w:val="00236616"/>
    <w:rsid w:val="002368E0"/>
    <w:rsid w:val="002368E4"/>
    <w:rsid w:val="002368FB"/>
    <w:rsid w:val="00236C97"/>
    <w:rsid w:val="00237377"/>
    <w:rsid w:val="002378AF"/>
    <w:rsid w:val="00237C30"/>
    <w:rsid w:val="002401EE"/>
    <w:rsid w:val="00240B6F"/>
    <w:rsid w:val="002411EC"/>
    <w:rsid w:val="00241826"/>
    <w:rsid w:val="00241DFB"/>
    <w:rsid w:val="0024211B"/>
    <w:rsid w:val="00242C90"/>
    <w:rsid w:val="00243116"/>
    <w:rsid w:val="002431A2"/>
    <w:rsid w:val="00243206"/>
    <w:rsid w:val="00243D26"/>
    <w:rsid w:val="0024483F"/>
    <w:rsid w:val="0024578D"/>
    <w:rsid w:val="00245D07"/>
    <w:rsid w:val="00245DE1"/>
    <w:rsid w:val="00246091"/>
    <w:rsid w:val="00246200"/>
    <w:rsid w:val="00246874"/>
    <w:rsid w:val="00246F30"/>
    <w:rsid w:val="00246FA6"/>
    <w:rsid w:val="00247190"/>
    <w:rsid w:val="0024758D"/>
    <w:rsid w:val="00247FEB"/>
    <w:rsid w:val="00250449"/>
    <w:rsid w:val="00250FB2"/>
    <w:rsid w:val="00251082"/>
    <w:rsid w:val="00251B03"/>
    <w:rsid w:val="00251EC2"/>
    <w:rsid w:val="00252BA4"/>
    <w:rsid w:val="00254DDF"/>
    <w:rsid w:val="00255CA7"/>
    <w:rsid w:val="00255FA6"/>
    <w:rsid w:val="00255FD6"/>
    <w:rsid w:val="002561FD"/>
    <w:rsid w:val="002562B6"/>
    <w:rsid w:val="002564D5"/>
    <w:rsid w:val="00256D4C"/>
    <w:rsid w:val="00256FCA"/>
    <w:rsid w:val="00257596"/>
    <w:rsid w:val="00257AF6"/>
    <w:rsid w:val="00260224"/>
    <w:rsid w:val="00260288"/>
    <w:rsid w:val="002602FA"/>
    <w:rsid w:val="00260A64"/>
    <w:rsid w:val="00260B9E"/>
    <w:rsid w:val="00260FC9"/>
    <w:rsid w:val="0026174F"/>
    <w:rsid w:val="0026177D"/>
    <w:rsid w:val="00261A37"/>
    <w:rsid w:val="002621EB"/>
    <w:rsid w:val="002628DE"/>
    <w:rsid w:val="00263005"/>
    <w:rsid w:val="0026302B"/>
    <w:rsid w:val="002631ED"/>
    <w:rsid w:val="002642C5"/>
    <w:rsid w:val="00264C09"/>
    <w:rsid w:val="002663C9"/>
    <w:rsid w:val="00266544"/>
    <w:rsid w:val="00266878"/>
    <w:rsid w:val="0026698E"/>
    <w:rsid w:val="00266BF2"/>
    <w:rsid w:val="00267DD1"/>
    <w:rsid w:val="002701AD"/>
    <w:rsid w:val="002706A5"/>
    <w:rsid w:val="00270A17"/>
    <w:rsid w:val="00270AA0"/>
    <w:rsid w:val="00271072"/>
    <w:rsid w:val="002714F1"/>
    <w:rsid w:val="00271A4C"/>
    <w:rsid w:val="00271D8F"/>
    <w:rsid w:val="00272108"/>
    <w:rsid w:val="00272DBF"/>
    <w:rsid w:val="00272DF2"/>
    <w:rsid w:val="00273389"/>
    <w:rsid w:val="002749E6"/>
    <w:rsid w:val="002752E1"/>
    <w:rsid w:val="00276A3B"/>
    <w:rsid w:val="00276D6C"/>
    <w:rsid w:val="00277D7E"/>
    <w:rsid w:val="002805AD"/>
    <w:rsid w:val="00280F0D"/>
    <w:rsid w:val="0028172B"/>
    <w:rsid w:val="00282A57"/>
    <w:rsid w:val="00282D86"/>
    <w:rsid w:val="00283E08"/>
    <w:rsid w:val="00284090"/>
    <w:rsid w:val="0028452D"/>
    <w:rsid w:val="002847AD"/>
    <w:rsid w:val="00284D53"/>
    <w:rsid w:val="00284E24"/>
    <w:rsid w:val="00284EE1"/>
    <w:rsid w:val="0028595F"/>
    <w:rsid w:val="00285F4F"/>
    <w:rsid w:val="00286246"/>
    <w:rsid w:val="00286B80"/>
    <w:rsid w:val="00286D1D"/>
    <w:rsid w:val="00287012"/>
    <w:rsid w:val="002870C3"/>
    <w:rsid w:val="002871FD"/>
    <w:rsid w:val="002872E7"/>
    <w:rsid w:val="00287C6C"/>
    <w:rsid w:val="002908BD"/>
    <w:rsid w:val="0029130C"/>
    <w:rsid w:val="00291E39"/>
    <w:rsid w:val="00292919"/>
    <w:rsid w:val="00292D9A"/>
    <w:rsid w:val="00292DC3"/>
    <w:rsid w:val="00292FC5"/>
    <w:rsid w:val="002930DA"/>
    <w:rsid w:val="00293541"/>
    <w:rsid w:val="00293553"/>
    <w:rsid w:val="00293773"/>
    <w:rsid w:val="002938DB"/>
    <w:rsid w:val="002938FA"/>
    <w:rsid w:val="002939E2"/>
    <w:rsid w:val="00294659"/>
    <w:rsid w:val="00294B78"/>
    <w:rsid w:val="00294F52"/>
    <w:rsid w:val="00294FF0"/>
    <w:rsid w:val="00295574"/>
    <w:rsid w:val="00295B6A"/>
    <w:rsid w:val="00295CEA"/>
    <w:rsid w:val="00295CFF"/>
    <w:rsid w:val="002960E4"/>
    <w:rsid w:val="002962A0"/>
    <w:rsid w:val="00296CF4"/>
    <w:rsid w:val="002A0013"/>
    <w:rsid w:val="002A0135"/>
    <w:rsid w:val="002A0B5D"/>
    <w:rsid w:val="002A0D5F"/>
    <w:rsid w:val="002A1306"/>
    <w:rsid w:val="002A14F8"/>
    <w:rsid w:val="002A1583"/>
    <w:rsid w:val="002A1CC5"/>
    <w:rsid w:val="002A1DB6"/>
    <w:rsid w:val="002A2416"/>
    <w:rsid w:val="002A306B"/>
    <w:rsid w:val="002A3073"/>
    <w:rsid w:val="002A370D"/>
    <w:rsid w:val="002A3777"/>
    <w:rsid w:val="002A3AA6"/>
    <w:rsid w:val="002A4393"/>
    <w:rsid w:val="002A4521"/>
    <w:rsid w:val="002A4924"/>
    <w:rsid w:val="002A4B5A"/>
    <w:rsid w:val="002A4D5E"/>
    <w:rsid w:val="002A5F5D"/>
    <w:rsid w:val="002A6715"/>
    <w:rsid w:val="002A6C55"/>
    <w:rsid w:val="002A7686"/>
    <w:rsid w:val="002A7880"/>
    <w:rsid w:val="002A7AAA"/>
    <w:rsid w:val="002A7E0A"/>
    <w:rsid w:val="002B017D"/>
    <w:rsid w:val="002B05DB"/>
    <w:rsid w:val="002B10C8"/>
    <w:rsid w:val="002B11D0"/>
    <w:rsid w:val="002B158E"/>
    <w:rsid w:val="002B16AA"/>
    <w:rsid w:val="002B1864"/>
    <w:rsid w:val="002B1B49"/>
    <w:rsid w:val="002B28B8"/>
    <w:rsid w:val="002B2913"/>
    <w:rsid w:val="002B2CDA"/>
    <w:rsid w:val="002B32B8"/>
    <w:rsid w:val="002B38D5"/>
    <w:rsid w:val="002B3930"/>
    <w:rsid w:val="002B3D53"/>
    <w:rsid w:val="002B4EF0"/>
    <w:rsid w:val="002B5697"/>
    <w:rsid w:val="002B57C6"/>
    <w:rsid w:val="002B6943"/>
    <w:rsid w:val="002B74F6"/>
    <w:rsid w:val="002B7BB0"/>
    <w:rsid w:val="002C00B6"/>
    <w:rsid w:val="002C0454"/>
    <w:rsid w:val="002C0585"/>
    <w:rsid w:val="002C0B9D"/>
    <w:rsid w:val="002C0D9F"/>
    <w:rsid w:val="002C15D5"/>
    <w:rsid w:val="002C36EE"/>
    <w:rsid w:val="002C3A0A"/>
    <w:rsid w:val="002C4895"/>
    <w:rsid w:val="002C55D0"/>
    <w:rsid w:val="002C6521"/>
    <w:rsid w:val="002C6634"/>
    <w:rsid w:val="002C7673"/>
    <w:rsid w:val="002D03C9"/>
    <w:rsid w:val="002D12B8"/>
    <w:rsid w:val="002D1325"/>
    <w:rsid w:val="002D1483"/>
    <w:rsid w:val="002D266D"/>
    <w:rsid w:val="002D28F0"/>
    <w:rsid w:val="002D33B6"/>
    <w:rsid w:val="002D35B5"/>
    <w:rsid w:val="002D35D3"/>
    <w:rsid w:val="002D3EDE"/>
    <w:rsid w:val="002D4353"/>
    <w:rsid w:val="002D45F2"/>
    <w:rsid w:val="002D502D"/>
    <w:rsid w:val="002D57F2"/>
    <w:rsid w:val="002D5D3D"/>
    <w:rsid w:val="002D6AE8"/>
    <w:rsid w:val="002D6F1E"/>
    <w:rsid w:val="002E074B"/>
    <w:rsid w:val="002E07C2"/>
    <w:rsid w:val="002E0C85"/>
    <w:rsid w:val="002E1842"/>
    <w:rsid w:val="002E2363"/>
    <w:rsid w:val="002E2662"/>
    <w:rsid w:val="002E2A49"/>
    <w:rsid w:val="002E449F"/>
    <w:rsid w:val="002E4F3D"/>
    <w:rsid w:val="002E5424"/>
    <w:rsid w:val="002E5AA4"/>
    <w:rsid w:val="002E60C6"/>
    <w:rsid w:val="002E618B"/>
    <w:rsid w:val="002E695D"/>
    <w:rsid w:val="002E6B20"/>
    <w:rsid w:val="002E7DC7"/>
    <w:rsid w:val="002F0739"/>
    <w:rsid w:val="002F0D59"/>
    <w:rsid w:val="002F0F82"/>
    <w:rsid w:val="002F11CE"/>
    <w:rsid w:val="002F1E5F"/>
    <w:rsid w:val="002F2CB9"/>
    <w:rsid w:val="002F2E46"/>
    <w:rsid w:val="002F3AA9"/>
    <w:rsid w:val="002F3F27"/>
    <w:rsid w:val="002F46AE"/>
    <w:rsid w:val="002F51D4"/>
    <w:rsid w:val="002F527C"/>
    <w:rsid w:val="002F5740"/>
    <w:rsid w:val="002F58F3"/>
    <w:rsid w:val="002F795A"/>
    <w:rsid w:val="002F7D8C"/>
    <w:rsid w:val="002F7DF5"/>
    <w:rsid w:val="00300682"/>
    <w:rsid w:val="00300A04"/>
    <w:rsid w:val="00301148"/>
    <w:rsid w:val="00301451"/>
    <w:rsid w:val="00301E4A"/>
    <w:rsid w:val="003028A5"/>
    <w:rsid w:val="003035D0"/>
    <w:rsid w:val="003035F0"/>
    <w:rsid w:val="003041DE"/>
    <w:rsid w:val="003046AB"/>
    <w:rsid w:val="003051FB"/>
    <w:rsid w:val="003060B8"/>
    <w:rsid w:val="003071EF"/>
    <w:rsid w:val="0030735B"/>
    <w:rsid w:val="00307AD2"/>
    <w:rsid w:val="00310067"/>
    <w:rsid w:val="00311032"/>
    <w:rsid w:val="0031166E"/>
    <w:rsid w:val="00311FCC"/>
    <w:rsid w:val="003123DE"/>
    <w:rsid w:val="00312A9C"/>
    <w:rsid w:val="003134BA"/>
    <w:rsid w:val="00313D57"/>
    <w:rsid w:val="003140F4"/>
    <w:rsid w:val="00315146"/>
    <w:rsid w:val="003153FF"/>
    <w:rsid w:val="003154C7"/>
    <w:rsid w:val="00316556"/>
    <w:rsid w:val="00317040"/>
    <w:rsid w:val="00317118"/>
    <w:rsid w:val="00317840"/>
    <w:rsid w:val="00317A77"/>
    <w:rsid w:val="00317DDD"/>
    <w:rsid w:val="003201FF"/>
    <w:rsid w:val="0032134F"/>
    <w:rsid w:val="003215F2"/>
    <w:rsid w:val="003216BA"/>
    <w:rsid w:val="00321710"/>
    <w:rsid w:val="00321822"/>
    <w:rsid w:val="00321920"/>
    <w:rsid w:val="0032198F"/>
    <w:rsid w:val="003219D7"/>
    <w:rsid w:val="00321DF0"/>
    <w:rsid w:val="0032290F"/>
    <w:rsid w:val="00322932"/>
    <w:rsid w:val="00325432"/>
    <w:rsid w:val="0032553B"/>
    <w:rsid w:val="00325637"/>
    <w:rsid w:val="00325A75"/>
    <w:rsid w:val="003267B8"/>
    <w:rsid w:val="00326BD4"/>
    <w:rsid w:val="00326DE8"/>
    <w:rsid w:val="00326F9E"/>
    <w:rsid w:val="00330DDB"/>
    <w:rsid w:val="00330FA7"/>
    <w:rsid w:val="0033115F"/>
    <w:rsid w:val="00332EBF"/>
    <w:rsid w:val="00333077"/>
    <w:rsid w:val="00333D3D"/>
    <w:rsid w:val="00333FC6"/>
    <w:rsid w:val="00334078"/>
    <w:rsid w:val="00334434"/>
    <w:rsid w:val="003358D3"/>
    <w:rsid w:val="003361E3"/>
    <w:rsid w:val="00336DD9"/>
    <w:rsid w:val="00337196"/>
    <w:rsid w:val="00337273"/>
    <w:rsid w:val="003372ED"/>
    <w:rsid w:val="00337314"/>
    <w:rsid w:val="00340B32"/>
    <w:rsid w:val="00340DB4"/>
    <w:rsid w:val="00341606"/>
    <w:rsid w:val="00341B50"/>
    <w:rsid w:val="003421E2"/>
    <w:rsid w:val="00342670"/>
    <w:rsid w:val="00343FF5"/>
    <w:rsid w:val="0034426B"/>
    <w:rsid w:val="0034484B"/>
    <w:rsid w:val="00346284"/>
    <w:rsid w:val="003463D0"/>
    <w:rsid w:val="0034692E"/>
    <w:rsid w:val="00346DE4"/>
    <w:rsid w:val="00347035"/>
    <w:rsid w:val="0034762C"/>
    <w:rsid w:val="00347B94"/>
    <w:rsid w:val="00347F5D"/>
    <w:rsid w:val="00350992"/>
    <w:rsid w:val="00350F0A"/>
    <w:rsid w:val="0035180F"/>
    <w:rsid w:val="003526B4"/>
    <w:rsid w:val="003527F4"/>
    <w:rsid w:val="00352FFF"/>
    <w:rsid w:val="00354117"/>
    <w:rsid w:val="003545B4"/>
    <w:rsid w:val="003548F7"/>
    <w:rsid w:val="00355133"/>
    <w:rsid w:val="00355152"/>
    <w:rsid w:val="0035535C"/>
    <w:rsid w:val="00355A1B"/>
    <w:rsid w:val="00357039"/>
    <w:rsid w:val="003574E4"/>
    <w:rsid w:val="00357593"/>
    <w:rsid w:val="003608B8"/>
    <w:rsid w:val="0036092B"/>
    <w:rsid w:val="003624A0"/>
    <w:rsid w:val="0036253F"/>
    <w:rsid w:val="0036317A"/>
    <w:rsid w:val="003634C3"/>
    <w:rsid w:val="00364221"/>
    <w:rsid w:val="00364388"/>
    <w:rsid w:val="00365049"/>
    <w:rsid w:val="003657B4"/>
    <w:rsid w:val="00365868"/>
    <w:rsid w:val="00365BB9"/>
    <w:rsid w:val="003662A1"/>
    <w:rsid w:val="003668CD"/>
    <w:rsid w:val="00366B68"/>
    <w:rsid w:val="003672EE"/>
    <w:rsid w:val="00367F4A"/>
    <w:rsid w:val="00370875"/>
    <w:rsid w:val="003708ED"/>
    <w:rsid w:val="003711F6"/>
    <w:rsid w:val="0037138A"/>
    <w:rsid w:val="0037176A"/>
    <w:rsid w:val="00371B14"/>
    <w:rsid w:val="00371B26"/>
    <w:rsid w:val="00372086"/>
    <w:rsid w:val="00372CB6"/>
    <w:rsid w:val="0037356F"/>
    <w:rsid w:val="0037505A"/>
    <w:rsid w:val="00375210"/>
    <w:rsid w:val="00375497"/>
    <w:rsid w:val="0037597A"/>
    <w:rsid w:val="00375A67"/>
    <w:rsid w:val="00375CA5"/>
    <w:rsid w:val="00375D2A"/>
    <w:rsid w:val="0037617C"/>
    <w:rsid w:val="00377BE2"/>
    <w:rsid w:val="00377EF5"/>
    <w:rsid w:val="0038004D"/>
    <w:rsid w:val="00380089"/>
    <w:rsid w:val="003803BA"/>
    <w:rsid w:val="00381543"/>
    <w:rsid w:val="00381772"/>
    <w:rsid w:val="00381A91"/>
    <w:rsid w:val="00382397"/>
    <w:rsid w:val="003827DD"/>
    <w:rsid w:val="00383420"/>
    <w:rsid w:val="003837C3"/>
    <w:rsid w:val="00383A18"/>
    <w:rsid w:val="00383E43"/>
    <w:rsid w:val="00383FCC"/>
    <w:rsid w:val="00384A4D"/>
    <w:rsid w:val="00384D33"/>
    <w:rsid w:val="003852D8"/>
    <w:rsid w:val="00385D75"/>
    <w:rsid w:val="003869D4"/>
    <w:rsid w:val="00386C4B"/>
    <w:rsid w:val="00387AA5"/>
    <w:rsid w:val="00387CB8"/>
    <w:rsid w:val="00387D0E"/>
    <w:rsid w:val="00387EE0"/>
    <w:rsid w:val="00390003"/>
    <w:rsid w:val="003903C8"/>
    <w:rsid w:val="003905C4"/>
    <w:rsid w:val="00390BD8"/>
    <w:rsid w:val="0039135C"/>
    <w:rsid w:val="0039143E"/>
    <w:rsid w:val="0039175E"/>
    <w:rsid w:val="00392B14"/>
    <w:rsid w:val="00393E03"/>
    <w:rsid w:val="003944D0"/>
    <w:rsid w:val="003955EF"/>
    <w:rsid w:val="0039593D"/>
    <w:rsid w:val="0039598B"/>
    <w:rsid w:val="0039684A"/>
    <w:rsid w:val="00396891"/>
    <w:rsid w:val="00396D7F"/>
    <w:rsid w:val="00396E29"/>
    <w:rsid w:val="00397C93"/>
    <w:rsid w:val="003A1708"/>
    <w:rsid w:val="003A173F"/>
    <w:rsid w:val="003A3104"/>
    <w:rsid w:val="003A3279"/>
    <w:rsid w:val="003A4131"/>
    <w:rsid w:val="003A4167"/>
    <w:rsid w:val="003A487E"/>
    <w:rsid w:val="003A496F"/>
    <w:rsid w:val="003A504B"/>
    <w:rsid w:val="003A53A9"/>
    <w:rsid w:val="003A54B9"/>
    <w:rsid w:val="003A54C9"/>
    <w:rsid w:val="003A5B5B"/>
    <w:rsid w:val="003A601E"/>
    <w:rsid w:val="003A617F"/>
    <w:rsid w:val="003A77C2"/>
    <w:rsid w:val="003A7FA9"/>
    <w:rsid w:val="003B0170"/>
    <w:rsid w:val="003B0887"/>
    <w:rsid w:val="003B0A32"/>
    <w:rsid w:val="003B0BDF"/>
    <w:rsid w:val="003B0C33"/>
    <w:rsid w:val="003B1DF5"/>
    <w:rsid w:val="003B23DA"/>
    <w:rsid w:val="003B23DB"/>
    <w:rsid w:val="003B2930"/>
    <w:rsid w:val="003B2AA7"/>
    <w:rsid w:val="003B2EBF"/>
    <w:rsid w:val="003B330E"/>
    <w:rsid w:val="003B38FB"/>
    <w:rsid w:val="003B39B1"/>
    <w:rsid w:val="003B3C1D"/>
    <w:rsid w:val="003B48C9"/>
    <w:rsid w:val="003B4D4B"/>
    <w:rsid w:val="003B626B"/>
    <w:rsid w:val="003B6A8F"/>
    <w:rsid w:val="003B70C4"/>
    <w:rsid w:val="003B769C"/>
    <w:rsid w:val="003B77D1"/>
    <w:rsid w:val="003C01F2"/>
    <w:rsid w:val="003C0348"/>
    <w:rsid w:val="003C1026"/>
    <w:rsid w:val="003C10DE"/>
    <w:rsid w:val="003C11CB"/>
    <w:rsid w:val="003C1B14"/>
    <w:rsid w:val="003C1E12"/>
    <w:rsid w:val="003C22C9"/>
    <w:rsid w:val="003C23FF"/>
    <w:rsid w:val="003C318E"/>
    <w:rsid w:val="003C3343"/>
    <w:rsid w:val="003C35BA"/>
    <w:rsid w:val="003C3D74"/>
    <w:rsid w:val="003C42FB"/>
    <w:rsid w:val="003C4760"/>
    <w:rsid w:val="003C4C26"/>
    <w:rsid w:val="003C524E"/>
    <w:rsid w:val="003C53BE"/>
    <w:rsid w:val="003C5BC4"/>
    <w:rsid w:val="003C6B7B"/>
    <w:rsid w:val="003C743E"/>
    <w:rsid w:val="003C7D90"/>
    <w:rsid w:val="003D0402"/>
    <w:rsid w:val="003D0C8E"/>
    <w:rsid w:val="003D0F7B"/>
    <w:rsid w:val="003D153C"/>
    <w:rsid w:val="003D16A5"/>
    <w:rsid w:val="003D1905"/>
    <w:rsid w:val="003D1C57"/>
    <w:rsid w:val="003D26BE"/>
    <w:rsid w:val="003D394B"/>
    <w:rsid w:val="003D3ADB"/>
    <w:rsid w:val="003D45D0"/>
    <w:rsid w:val="003D561B"/>
    <w:rsid w:val="003D65E4"/>
    <w:rsid w:val="003D6973"/>
    <w:rsid w:val="003D6FE5"/>
    <w:rsid w:val="003D70DD"/>
    <w:rsid w:val="003D785D"/>
    <w:rsid w:val="003D7B69"/>
    <w:rsid w:val="003E1421"/>
    <w:rsid w:val="003E152C"/>
    <w:rsid w:val="003E283A"/>
    <w:rsid w:val="003E2C08"/>
    <w:rsid w:val="003E2CA8"/>
    <w:rsid w:val="003E2E8F"/>
    <w:rsid w:val="003E4190"/>
    <w:rsid w:val="003E45C1"/>
    <w:rsid w:val="003E48EA"/>
    <w:rsid w:val="003E4FC8"/>
    <w:rsid w:val="003E533E"/>
    <w:rsid w:val="003E5807"/>
    <w:rsid w:val="003E58C3"/>
    <w:rsid w:val="003E591F"/>
    <w:rsid w:val="003E5A35"/>
    <w:rsid w:val="003E5B58"/>
    <w:rsid w:val="003E5BFD"/>
    <w:rsid w:val="003E5E0E"/>
    <w:rsid w:val="003E64B3"/>
    <w:rsid w:val="003E6559"/>
    <w:rsid w:val="003E6D4C"/>
    <w:rsid w:val="003E7382"/>
    <w:rsid w:val="003E739D"/>
    <w:rsid w:val="003E7458"/>
    <w:rsid w:val="003E7E02"/>
    <w:rsid w:val="003E7FF4"/>
    <w:rsid w:val="003F0778"/>
    <w:rsid w:val="003F0F1F"/>
    <w:rsid w:val="003F10B0"/>
    <w:rsid w:val="003F17D1"/>
    <w:rsid w:val="003F2119"/>
    <w:rsid w:val="003F25C9"/>
    <w:rsid w:val="003F335B"/>
    <w:rsid w:val="003F3CAB"/>
    <w:rsid w:val="003F40B4"/>
    <w:rsid w:val="003F44A7"/>
    <w:rsid w:val="003F485A"/>
    <w:rsid w:val="003F5485"/>
    <w:rsid w:val="003F5C62"/>
    <w:rsid w:val="003F5C71"/>
    <w:rsid w:val="003F5D37"/>
    <w:rsid w:val="003F5E50"/>
    <w:rsid w:val="003F6361"/>
    <w:rsid w:val="003F65E3"/>
    <w:rsid w:val="003F68F7"/>
    <w:rsid w:val="003F6A41"/>
    <w:rsid w:val="003F6DFB"/>
    <w:rsid w:val="00400776"/>
    <w:rsid w:val="004008DC"/>
    <w:rsid w:val="00401375"/>
    <w:rsid w:val="00401C10"/>
    <w:rsid w:val="004021BE"/>
    <w:rsid w:val="00402595"/>
    <w:rsid w:val="004026A8"/>
    <w:rsid w:val="004039D6"/>
    <w:rsid w:val="00404D38"/>
    <w:rsid w:val="0040531C"/>
    <w:rsid w:val="00405E02"/>
    <w:rsid w:val="004064EB"/>
    <w:rsid w:val="0040650B"/>
    <w:rsid w:val="004069C6"/>
    <w:rsid w:val="00406A15"/>
    <w:rsid w:val="00406C44"/>
    <w:rsid w:val="004079FA"/>
    <w:rsid w:val="00407B64"/>
    <w:rsid w:val="00407DEF"/>
    <w:rsid w:val="004106AF"/>
    <w:rsid w:val="00410FFA"/>
    <w:rsid w:val="00411773"/>
    <w:rsid w:val="004119D8"/>
    <w:rsid w:val="00411C48"/>
    <w:rsid w:val="00413327"/>
    <w:rsid w:val="00413C60"/>
    <w:rsid w:val="004142D5"/>
    <w:rsid w:val="004153FB"/>
    <w:rsid w:val="00415460"/>
    <w:rsid w:val="004155A7"/>
    <w:rsid w:val="004157E9"/>
    <w:rsid w:val="004157F9"/>
    <w:rsid w:val="004161E7"/>
    <w:rsid w:val="00416213"/>
    <w:rsid w:val="00416FD7"/>
    <w:rsid w:val="00417879"/>
    <w:rsid w:val="004178D6"/>
    <w:rsid w:val="00420164"/>
    <w:rsid w:val="0042086E"/>
    <w:rsid w:val="00420A12"/>
    <w:rsid w:val="004211D7"/>
    <w:rsid w:val="0042208A"/>
    <w:rsid w:val="0042260C"/>
    <w:rsid w:val="00423158"/>
    <w:rsid w:val="00423920"/>
    <w:rsid w:val="00424038"/>
    <w:rsid w:val="004242B0"/>
    <w:rsid w:val="00424C03"/>
    <w:rsid w:val="0042641D"/>
    <w:rsid w:val="0042724B"/>
    <w:rsid w:val="00430328"/>
    <w:rsid w:val="00430DF2"/>
    <w:rsid w:val="00430EF0"/>
    <w:rsid w:val="00431856"/>
    <w:rsid w:val="004324F3"/>
    <w:rsid w:val="0043339F"/>
    <w:rsid w:val="00434296"/>
    <w:rsid w:val="004343E5"/>
    <w:rsid w:val="00434950"/>
    <w:rsid w:val="00434B47"/>
    <w:rsid w:val="00434B9E"/>
    <w:rsid w:val="00436F78"/>
    <w:rsid w:val="0043783E"/>
    <w:rsid w:val="00437FF5"/>
    <w:rsid w:val="004406B4"/>
    <w:rsid w:val="004413C0"/>
    <w:rsid w:val="00442038"/>
    <w:rsid w:val="00442108"/>
    <w:rsid w:val="00443306"/>
    <w:rsid w:val="004436F2"/>
    <w:rsid w:val="00443EDD"/>
    <w:rsid w:val="00444440"/>
    <w:rsid w:val="00444465"/>
    <w:rsid w:val="00444714"/>
    <w:rsid w:val="00444A1D"/>
    <w:rsid w:val="00445135"/>
    <w:rsid w:val="004452F5"/>
    <w:rsid w:val="00445389"/>
    <w:rsid w:val="00445AC4"/>
    <w:rsid w:val="0044632E"/>
    <w:rsid w:val="004476A7"/>
    <w:rsid w:val="004478AF"/>
    <w:rsid w:val="00450D14"/>
    <w:rsid w:val="00451243"/>
    <w:rsid w:val="00451E5E"/>
    <w:rsid w:val="00451F15"/>
    <w:rsid w:val="0045280F"/>
    <w:rsid w:val="00452958"/>
    <w:rsid w:val="00452B28"/>
    <w:rsid w:val="00452E40"/>
    <w:rsid w:val="00454D24"/>
    <w:rsid w:val="00454EC5"/>
    <w:rsid w:val="00454F94"/>
    <w:rsid w:val="00455524"/>
    <w:rsid w:val="00455A62"/>
    <w:rsid w:val="00456789"/>
    <w:rsid w:val="0045678E"/>
    <w:rsid w:val="00457219"/>
    <w:rsid w:val="00457429"/>
    <w:rsid w:val="00457966"/>
    <w:rsid w:val="00457A89"/>
    <w:rsid w:val="004600A1"/>
    <w:rsid w:val="00460D27"/>
    <w:rsid w:val="00460D49"/>
    <w:rsid w:val="00461176"/>
    <w:rsid w:val="0046120F"/>
    <w:rsid w:val="00461D1D"/>
    <w:rsid w:val="0046237C"/>
    <w:rsid w:val="00462A8F"/>
    <w:rsid w:val="0046345D"/>
    <w:rsid w:val="004637F5"/>
    <w:rsid w:val="004638CB"/>
    <w:rsid w:val="00463B12"/>
    <w:rsid w:val="00463B6A"/>
    <w:rsid w:val="004643BE"/>
    <w:rsid w:val="004648D1"/>
    <w:rsid w:val="00466FB2"/>
    <w:rsid w:val="0047259A"/>
    <w:rsid w:val="0047271C"/>
    <w:rsid w:val="004736E5"/>
    <w:rsid w:val="004737D1"/>
    <w:rsid w:val="00473D56"/>
    <w:rsid w:val="00474622"/>
    <w:rsid w:val="00476D15"/>
    <w:rsid w:val="00477417"/>
    <w:rsid w:val="0047742E"/>
    <w:rsid w:val="00477681"/>
    <w:rsid w:val="0047768D"/>
    <w:rsid w:val="0047779C"/>
    <w:rsid w:val="004777DF"/>
    <w:rsid w:val="00477ABA"/>
    <w:rsid w:val="00477EBC"/>
    <w:rsid w:val="00480198"/>
    <w:rsid w:val="0048262E"/>
    <w:rsid w:val="0048280B"/>
    <w:rsid w:val="00483483"/>
    <w:rsid w:val="004839F3"/>
    <w:rsid w:val="00484641"/>
    <w:rsid w:val="00485C9C"/>
    <w:rsid w:val="0048632F"/>
    <w:rsid w:val="0048696A"/>
    <w:rsid w:val="0048721B"/>
    <w:rsid w:val="00487C18"/>
    <w:rsid w:val="00490038"/>
    <w:rsid w:val="004902F6"/>
    <w:rsid w:val="0049043A"/>
    <w:rsid w:val="0049053E"/>
    <w:rsid w:val="00490810"/>
    <w:rsid w:val="00490B47"/>
    <w:rsid w:val="00490F2C"/>
    <w:rsid w:val="004912C8"/>
    <w:rsid w:val="004920F9"/>
    <w:rsid w:val="004934CD"/>
    <w:rsid w:val="00493725"/>
    <w:rsid w:val="0049421F"/>
    <w:rsid w:val="00494663"/>
    <w:rsid w:val="004946EF"/>
    <w:rsid w:val="00494A52"/>
    <w:rsid w:val="00494BB0"/>
    <w:rsid w:val="004951EE"/>
    <w:rsid w:val="00495D0F"/>
    <w:rsid w:val="00495F8E"/>
    <w:rsid w:val="00496075"/>
    <w:rsid w:val="004969A1"/>
    <w:rsid w:val="00496BCE"/>
    <w:rsid w:val="00496BE1"/>
    <w:rsid w:val="00496CC3"/>
    <w:rsid w:val="00496E7B"/>
    <w:rsid w:val="0049774C"/>
    <w:rsid w:val="00497AB5"/>
    <w:rsid w:val="00497EB7"/>
    <w:rsid w:val="004A0564"/>
    <w:rsid w:val="004A0926"/>
    <w:rsid w:val="004A0F36"/>
    <w:rsid w:val="004A1002"/>
    <w:rsid w:val="004A1332"/>
    <w:rsid w:val="004A294C"/>
    <w:rsid w:val="004A3C01"/>
    <w:rsid w:val="004A4025"/>
    <w:rsid w:val="004A4841"/>
    <w:rsid w:val="004A4C15"/>
    <w:rsid w:val="004A4D76"/>
    <w:rsid w:val="004A5066"/>
    <w:rsid w:val="004A5092"/>
    <w:rsid w:val="004A53A6"/>
    <w:rsid w:val="004A5BAF"/>
    <w:rsid w:val="004A6208"/>
    <w:rsid w:val="004A62D5"/>
    <w:rsid w:val="004A652C"/>
    <w:rsid w:val="004A66AA"/>
    <w:rsid w:val="004A6731"/>
    <w:rsid w:val="004A6F53"/>
    <w:rsid w:val="004A7208"/>
    <w:rsid w:val="004B04FB"/>
    <w:rsid w:val="004B0796"/>
    <w:rsid w:val="004B141E"/>
    <w:rsid w:val="004B1C39"/>
    <w:rsid w:val="004B227D"/>
    <w:rsid w:val="004B25C7"/>
    <w:rsid w:val="004B3204"/>
    <w:rsid w:val="004B4359"/>
    <w:rsid w:val="004B458E"/>
    <w:rsid w:val="004B4667"/>
    <w:rsid w:val="004B4ABF"/>
    <w:rsid w:val="004B5A69"/>
    <w:rsid w:val="004B5EFE"/>
    <w:rsid w:val="004B618D"/>
    <w:rsid w:val="004B64CB"/>
    <w:rsid w:val="004B6ABE"/>
    <w:rsid w:val="004B7120"/>
    <w:rsid w:val="004B7AA1"/>
    <w:rsid w:val="004C01A9"/>
    <w:rsid w:val="004C0568"/>
    <w:rsid w:val="004C0E4B"/>
    <w:rsid w:val="004C136C"/>
    <w:rsid w:val="004C4BD0"/>
    <w:rsid w:val="004C4FD8"/>
    <w:rsid w:val="004C5065"/>
    <w:rsid w:val="004C51F5"/>
    <w:rsid w:val="004C61DF"/>
    <w:rsid w:val="004C6526"/>
    <w:rsid w:val="004C6BC5"/>
    <w:rsid w:val="004C6CE0"/>
    <w:rsid w:val="004C710A"/>
    <w:rsid w:val="004C796D"/>
    <w:rsid w:val="004C7975"/>
    <w:rsid w:val="004C7CC3"/>
    <w:rsid w:val="004C7DA6"/>
    <w:rsid w:val="004C7DEB"/>
    <w:rsid w:val="004D05C4"/>
    <w:rsid w:val="004D0A5D"/>
    <w:rsid w:val="004D0E5D"/>
    <w:rsid w:val="004D0E81"/>
    <w:rsid w:val="004D1967"/>
    <w:rsid w:val="004D28AF"/>
    <w:rsid w:val="004D29DE"/>
    <w:rsid w:val="004D2DC4"/>
    <w:rsid w:val="004D30DF"/>
    <w:rsid w:val="004D3386"/>
    <w:rsid w:val="004D38E6"/>
    <w:rsid w:val="004D3B24"/>
    <w:rsid w:val="004D3B73"/>
    <w:rsid w:val="004D3C8C"/>
    <w:rsid w:val="004D3D81"/>
    <w:rsid w:val="004D46FE"/>
    <w:rsid w:val="004D4EF5"/>
    <w:rsid w:val="004D5AD4"/>
    <w:rsid w:val="004D62BB"/>
    <w:rsid w:val="004D62E5"/>
    <w:rsid w:val="004D6894"/>
    <w:rsid w:val="004D6A61"/>
    <w:rsid w:val="004D6DC0"/>
    <w:rsid w:val="004D7105"/>
    <w:rsid w:val="004D7543"/>
    <w:rsid w:val="004D762B"/>
    <w:rsid w:val="004E028F"/>
    <w:rsid w:val="004E0647"/>
    <w:rsid w:val="004E100D"/>
    <w:rsid w:val="004E11F7"/>
    <w:rsid w:val="004E1C72"/>
    <w:rsid w:val="004E2473"/>
    <w:rsid w:val="004E38FF"/>
    <w:rsid w:val="004E3A2F"/>
    <w:rsid w:val="004E4004"/>
    <w:rsid w:val="004E41DA"/>
    <w:rsid w:val="004E42FA"/>
    <w:rsid w:val="004E46F6"/>
    <w:rsid w:val="004E4AF4"/>
    <w:rsid w:val="004E4CC1"/>
    <w:rsid w:val="004E5177"/>
    <w:rsid w:val="004E5426"/>
    <w:rsid w:val="004E5A07"/>
    <w:rsid w:val="004E5C33"/>
    <w:rsid w:val="004E60BE"/>
    <w:rsid w:val="004E696C"/>
    <w:rsid w:val="004E6BEB"/>
    <w:rsid w:val="004E7248"/>
    <w:rsid w:val="004E73F4"/>
    <w:rsid w:val="004E7519"/>
    <w:rsid w:val="004E7A61"/>
    <w:rsid w:val="004E7D40"/>
    <w:rsid w:val="004F031A"/>
    <w:rsid w:val="004F0C23"/>
    <w:rsid w:val="004F0C8A"/>
    <w:rsid w:val="004F0DCC"/>
    <w:rsid w:val="004F160E"/>
    <w:rsid w:val="004F17ED"/>
    <w:rsid w:val="004F1D25"/>
    <w:rsid w:val="004F25B0"/>
    <w:rsid w:val="004F294B"/>
    <w:rsid w:val="004F2E83"/>
    <w:rsid w:val="004F351C"/>
    <w:rsid w:val="004F39BF"/>
    <w:rsid w:val="004F3B76"/>
    <w:rsid w:val="004F3F18"/>
    <w:rsid w:val="004F4220"/>
    <w:rsid w:val="004F4501"/>
    <w:rsid w:val="004F509C"/>
    <w:rsid w:val="004F5142"/>
    <w:rsid w:val="004F55CE"/>
    <w:rsid w:val="004F57E0"/>
    <w:rsid w:val="004F5F2A"/>
    <w:rsid w:val="004F6523"/>
    <w:rsid w:val="004F6C1B"/>
    <w:rsid w:val="004F76C7"/>
    <w:rsid w:val="00500A66"/>
    <w:rsid w:val="00500AF4"/>
    <w:rsid w:val="00500E4F"/>
    <w:rsid w:val="0050149D"/>
    <w:rsid w:val="0050273D"/>
    <w:rsid w:val="00502781"/>
    <w:rsid w:val="005031C2"/>
    <w:rsid w:val="005035EE"/>
    <w:rsid w:val="00503ABA"/>
    <w:rsid w:val="005040EB"/>
    <w:rsid w:val="00504148"/>
    <w:rsid w:val="00504773"/>
    <w:rsid w:val="00504B01"/>
    <w:rsid w:val="00504E17"/>
    <w:rsid w:val="00504F2E"/>
    <w:rsid w:val="005053EA"/>
    <w:rsid w:val="00505CE1"/>
    <w:rsid w:val="00506176"/>
    <w:rsid w:val="0050623D"/>
    <w:rsid w:val="005062FB"/>
    <w:rsid w:val="00506DD3"/>
    <w:rsid w:val="00506DFE"/>
    <w:rsid w:val="0050701B"/>
    <w:rsid w:val="00510808"/>
    <w:rsid w:val="005109E6"/>
    <w:rsid w:val="00510B21"/>
    <w:rsid w:val="00510CFD"/>
    <w:rsid w:val="005123C0"/>
    <w:rsid w:val="00512407"/>
    <w:rsid w:val="00512822"/>
    <w:rsid w:val="00512DC2"/>
    <w:rsid w:val="005139DC"/>
    <w:rsid w:val="00513A5C"/>
    <w:rsid w:val="005141E4"/>
    <w:rsid w:val="005143D5"/>
    <w:rsid w:val="00514C3C"/>
    <w:rsid w:val="00514EBF"/>
    <w:rsid w:val="00514F07"/>
    <w:rsid w:val="00515603"/>
    <w:rsid w:val="005159CA"/>
    <w:rsid w:val="00515FC1"/>
    <w:rsid w:val="00515FEB"/>
    <w:rsid w:val="0051775A"/>
    <w:rsid w:val="00517BB3"/>
    <w:rsid w:val="0052016E"/>
    <w:rsid w:val="00520B2A"/>
    <w:rsid w:val="00521692"/>
    <w:rsid w:val="005218FF"/>
    <w:rsid w:val="00521A59"/>
    <w:rsid w:val="005228A0"/>
    <w:rsid w:val="00522CEC"/>
    <w:rsid w:val="00522F7D"/>
    <w:rsid w:val="00523024"/>
    <w:rsid w:val="00523224"/>
    <w:rsid w:val="005235A7"/>
    <w:rsid w:val="005237AA"/>
    <w:rsid w:val="005244F1"/>
    <w:rsid w:val="005250B8"/>
    <w:rsid w:val="00525306"/>
    <w:rsid w:val="00525353"/>
    <w:rsid w:val="00525D69"/>
    <w:rsid w:val="00525FDE"/>
    <w:rsid w:val="0052616D"/>
    <w:rsid w:val="00526662"/>
    <w:rsid w:val="00526C2D"/>
    <w:rsid w:val="005274CD"/>
    <w:rsid w:val="005275F3"/>
    <w:rsid w:val="005279FC"/>
    <w:rsid w:val="005304AB"/>
    <w:rsid w:val="005313CF"/>
    <w:rsid w:val="005317A7"/>
    <w:rsid w:val="00531882"/>
    <w:rsid w:val="00531A5C"/>
    <w:rsid w:val="0053200C"/>
    <w:rsid w:val="0053261F"/>
    <w:rsid w:val="00533A06"/>
    <w:rsid w:val="00533CC3"/>
    <w:rsid w:val="00533F41"/>
    <w:rsid w:val="00534233"/>
    <w:rsid w:val="00534506"/>
    <w:rsid w:val="00534FDA"/>
    <w:rsid w:val="00536BD5"/>
    <w:rsid w:val="0054035E"/>
    <w:rsid w:val="00540B52"/>
    <w:rsid w:val="00540F1B"/>
    <w:rsid w:val="00541A37"/>
    <w:rsid w:val="00542508"/>
    <w:rsid w:val="0054251E"/>
    <w:rsid w:val="00542946"/>
    <w:rsid w:val="00542EC1"/>
    <w:rsid w:val="00542F4D"/>
    <w:rsid w:val="00543108"/>
    <w:rsid w:val="005431E9"/>
    <w:rsid w:val="00543F59"/>
    <w:rsid w:val="005440EA"/>
    <w:rsid w:val="00544F24"/>
    <w:rsid w:val="00545E99"/>
    <w:rsid w:val="00545ED1"/>
    <w:rsid w:val="005461A4"/>
    <w:rsid w:val="005470DE"/>
    <w:rsid w:val="00547120"/>
    <w:rsid w:val="00547135"/>
    <w:rsid w:val="00547504"/>
    <w:rsid w:val="00547BEA"/>
    <w:rsid w:val="00547CE5"/>
    <w:rsid w:val="0055060A"/>
    <w:rsid w:val="00551887"/>
    <w:rsid w:val="00552170"/>
    <w:rsid w:val="00552E38"/>
    <w:rsid w:val="005531ED"/>
    <w:rsid w:val="0055379F"/>
    <w:rsid w:val="00553B63"/>
    <w:rsid w:val="00554931"/>
    <w:rsid w:val="00554C8F"/>
    <w:rsid w:val="00555EC2"/>
    <w:rsid w:val="00556564"/>
    <w:rsid w:val="0055772D"/>
    <w:rsid w:val="00560159"/>
    <w:rsid w:val="00560AB4"/>
    <w:rsid w:val="00560E6E"/>
    <w:rsid w:val="005613BB"/>
    <w:rsid w:val="0056178F"/>
    <w:rsid w:val="00562081"/>
    <w:rsid w:val="00562170"/>
    <w:rsid w:val="00562E36"/>
    <w:rsid w:val="005638E2"/>
    <w:rsid w:val="005647F6"/>
    <w:rsid w:val="005649A9"/>
    <w:rsid w:val="005655D3"/>
    <w:rsid w:val="00565855"/>
    <w:rsid w:val="00565EC8"/>
    <w:rsid w:val="00565ED3"/>
    <w:rsid w:val="005660C4"/>
    <w:rsid w:val="005660DD"/>
    <w:rsid w:val="00566481"/>
    <w:rsid w:val="0056653D"/>
    <w:rsid w:val="005672F5"/>
    <w:rsid w:val="005675A3"/>
    <w:rsid w:val="00567E96"/>
    <w:rsid w:val="00570ECE"/>
    <w:rsid w:val="005710F0"/>
    <w:rsid w:val="00571A0F"/>
    <w:rsid w:val="0057213A"/>
    <w:rsid w:val="00572895"/>
    <w:rsid w:val="005728B3"/>
    <w:rsid w:val="005734B9"/>
    <w:rsid w:val="005746C9"/>
    <w:rsid w:val="005746F0"/>
    <w:rsid w:val="00574917"/>
    <w:rsid w:val="00574930"/>
    <w:rsid w:val="0057508F"/>
    <w:rsid w:val="005767DB"/>
    <w:rsid w:val="0057698F"/>
    <w:rsid w:val="0057733A"/>
    <w:rsid w:val="0057736E"/>
    <w:rsid w:val="005776C0"/>
    <w:rsid w:val="00580978"/>
    <w:rsid w:val="00580FA5"/>
    <w:rsid w:val="00580FE6"/>
    <w:rsid w:val="0058108E"/>
    <w:rsid w:val="0058145A"/>
    <w:rsid w:val="005815CD"/>
    <w:rsid w:val="00581A86"/>
    <w:rsid w:val="00581D47"/>
    <w:rsid w:val="005821A3"/>
    <w:rsid w:val="00582208"/>
    <w:rsid w:val="00583334"/>
    <w:rsid w:val="005836B6"/>
    <w:rsid w:val="0058385B"/>
    <w:rsid w:val="00583C99"/>
    <w:rsid w:val="00584AA7"/>
    <w:rsid w:val="00584ADF"/>
    <w:rsid w:val="00584D46"/>
    <w:rsid w:val="0058528B"/>
    <w:rsid w:val="005855C4"/>
    <w:rsid w:val="005855FA"/>
    <w:rsid w:val="005859BD"/>
    <w:rsid w:val="00585F19"/>
    <w:rsid w:val="005867AC"/>
    <w:rsid w:val="00587CAD"/>
    <w:rsid w:val="00591438"/>
    <w:rsid w:val="00591479"/>
    <w:rsid w:val="00591855"/>
    <w:rsid w:val="00591DD8"/>
    <w:rsid w:val="005926BF"/>
    <w:rsid w:val="0059442B"/>
    <w:rsid w:val="0059551E"/>
    <w:rsid w:val="005955C4"/>
    <w:rsid w:val="00595C04"/>
    <w:rsid w:val="00595C2C"/>
    <w:rsid w:val="00597517"/>
    <w:rsid w:val="005976A5"/>
    <w:rsid w:val="005979C5"/>
    <w:rsid w:val="005A0A12"/>
    <w:rsid w:val="005A0A64"/>
    <w:rsid w:val="005A0CDB"/>
    <w:rsid w:val="005A0F68"/>
    <w:rsid w:val="005A1CD4"/>
    <w:rsid w:val="005A327A"/>
    <w:rsid w:val="005A3327"/>
    <w:rsid w:val="005A370B"/>
    <w:rsid w:val="005A3C29"/>
    <w:rsid w:val="005A3C5F"/>
    <w:rsid w:val="005A40CC"/>
    <w:rsid w:val="005A4423"/>
    <w:rsid w:val="005A44B4"/>
    <w:rsid w:val="005A4809"/>
    <w:rsid w:val="005A4999"/>
    <w:rsid w:val="005A5C7C"/>
    <w:rsid w:val="005A65F1"/>
    <w:rsid w:val="005A7179"/>
    <w:rsid w:val="005A7B35"/>
    <w:rsid w:val="005B0164"/>
    <w:rsid w:val="005B032C"/>
    <w:rsid w:val="005B0718"/>
    <w:rsid w:val="005B0818"/>
    <w:rsid w:val="005B09D7"/>
    <w:rsid w:val="005B1147"/>
    <w:rsid w:val="005B119D"/>
    <w:rsid w:val="005B1599"/>
    <w:rsid w:val="005B16A4"/>
    <w:rsid w:val="005B2A59"/>
    <w:rsid w:val="005B2AEC"/>
    <w:rsid w:val="005B2B48"/>
    <w:rsid w:val="005B2C40"/>
    <w:rsid w:val="005B35BD"/>
    <w:rsid w:val="005B4E47"/>
    <w:rsid w:val="005B5767"/>
    <w:rsid w:val="005B64B1"/>
    <w:rsid w:val="005B67D5"/>
    <w:rsid w:val="005B6A57"/>
    <w:rsid w:val="005B6B4A"/>
    <w:rsid w:val="005B6C51"/>
    <w:rsid w:val="005C0B15"/>
    <w:rsid w:val="005C25DE"/>
    <w:rsid w:val="005C27BC"/>
    <w:rsid w:val="005C2E01"/>
    <w:rsid w:val="005C3B5A"/>
    <w:rsid w:val="005C3C81"/>
    <w:rsid w:val="005C47B4"/>
    <w:rsid w:val="005C5541"/>
    <w:rsid w:val="005C5633"/>
    <w:rsid w:val="005C70B5"/>
    <w:rsid w:val="005C7896"/>
    <w:rsid w:val="005D03A7"/>
    <w:rsid w:val="005D0BC9"/>
    <w:rsid w:val="005D1049"/>
    <w:rsid w:val="005D18C8"/>
    <w:rsid w:val="005D1EA7"/>
    <w:rsid w:val="005D304E"/>
    <w:rsid w:val="005D3E8E"/>
    <w:rsid w:val="005D4621"/>
    <w:rsid w:val="005D5E15"/>
    <w:rsid w:val="005D688D"/>
    <w:rsid w:val="005D68FF"/>
    <w:rsid w:val="005D6D60"/>
    <w:rsid w:val="005D7198"/>
    <w:rsid w:val="005D7B71"/>
    <w:rsid w:val="005D7D22"/>
    <w:rsid w:val="005D7DC7"/>
    <w:rsid w:val="005E203F"/>
    <w:rsid w:val="005E2116"/>
    <w:rsid w:val="005E3AD4"/>
    <w:rsid w:val="005E3CDF"/>
    <w:rsid w:val="005E3E67"/>
    <w:rsid w:val="005E503A"/>
    <w:rsid w:val="005E5151"/>
    <w:rsid w:val="005E60F3"/>
    <w:rsid w:val="005E6EAC"/>
    <w:rsid w:val="005F0237"/>
    <w:rsid w:val="005F0267"/>
    <w:rsid w:val="005F0842"/>
    <w:rsid w:val="005F0FB8"/>
    <w:rsid w:val="005F11CF"/>
    <w:rsid w:val="005F1F43"/>
    <w:rsid w:val="005F2E9F"/>
    <w:rsid w:val="005F30FF"/>
    <w:rsid w:val="005F412E"/>
    <w:rsid w:val="005F41D0"/>
    <w:rsid w:val="005F43A2"/>
    <w:rsid w:val="005F4763"/>
    <w:rsid w:val="005F4AA2"/>
    <w:rsid w:val="005F4C25"/>
    <w:rsid w:val="005F5356"/>
    <w:rsid w:val="005F5CA9"/>
    <w:rsid w:val="005F70A9"/>
    <w:rsid w:val="005F725D"/>
    <w:rsid w:val="005F76DA"/>
    <w:rsid w:val="005F7AAF"/>
    <w:rsid w:val="00601DB7"/>
    <w:rsid w:val="00602508"/>
    <w:rsid w:val="00602585"/>
    <w:rsid w:val="006026FD"/>
    <w:rsid w:val="00602834"/>
    <w:rsid w:val="00602836"/>
    <w:rsid w:val="006035A7"/>
    <w:rsid w:val="00603902"/>
    <w:rsid w:val="00603B2A"/>
    <w:rsid w:val="00604404"/>
    <w:rsid w:val="00604AE9"/>
    <w:rsid w:val="0060514F"/>
    <w:rsid w:val="00605666"/>
    <w:rsid w:val="0060566A"/>
    <w:rsid w:val="0060568E"/>
    <w:rsid w:val="006057A9"/>
    <w:rsid w:val="00605C33"/>
    <w:rsid w:val="006061DA"/>
    <w:rsid w:val="006062DF"/>
    <w:rsid w:val="00606F60"/>
    <w:rsid w:val="006072DC"/>
    <w:rsid w:val="00607965"/>
    <w:rsid w:val="006104FE"/>
    <w:rsid w:val="0061055C"/>
    <w:rsid w:val="006107D4"/>
    <w:rsid w:val="00610854"/>
    <w:rsid w:val="00610B67"/>
    <w:rsid w:val="006110C3"/>
    <w:rsid w:val="00611408"/>
    <w:rsid w:val="0061209F"/>
    <w:rsid w:val="00612C03"/>
    <w:rsid w:val="0061383F"/>
    <w:rsid w:val="00614489"/>
    <w:rsid w:val="006147BC"/>
    <w:rsid w:val="00614BA0"/>
    <w:rsid w:val="00615423"/>
    <w:rsid w:val="00615DFE"/>
    <w:rsid w:val="00616AAD"/>
    <w:rsid w:val="00617E1E"/>
    <w:rsid w:val="006200DF"/>
    <w:rsid w:val="006201A3"/>
    <w:rsid w:val="006201EB"/>
    <w:rsid w:val="006204EF"/>
    <w:rsid w:val="00620CFA"/>
    <w:rsid w:val="00621BDA"/>
    <w:rsid w:val="00623967"/>
    <w:rsid w:val="00623A4E"/>
    <w:rsid w:val="00623B5A"/>
    <w:rsid w:val="00624D4B"/>
    <w:rsid w:val="00625141"/>
    <w:rsid w:val="00625491"/>
    <w:rsid w:val="006254F2"/>
    <w:rsid w:val="00625994"/>
    <w:rsid w:val="006259C3"/>
    <w:rsid w:val="006263DC"/>
    <w:rsid w:val="006266EF"/>
    <w:rsid w:val="00626C0E"/>
    <w:rsid w:val="00626FDD"/>
    <w:rsid w:val="00627486"/>
    <w:rsid w:val="00627DCA"/>
    <w:rsid w:val="00630178"/>
    <w:rsid w:val="00630B85"/>
    <w:rsid w:val="006312F0"/>
    <w:rsid w:val="0063133C"/>
    <w:rsid w:val="00631444"/>
    <w:rsid w:val="006314B3"/>
    <w:rsid w:val="00631D4C"/>
    <w:rsid w:val="0063242A"/>
    <w:rsid w:val="00632EF9"/>
    <w:rsid w:val="0063306B"/>
    <w:rsid w:val="006331DB"/>
    <w:rsid w:val="006333D1"/>
    <w:rsid w:val="00633824"/>
    <w:rsid w:val="0063397B"/>
    <w:rsid w:val="006339C7"/>
    <w:rsid w:val="00634376"/>
    <w:rsid w:val="00634824"/>
    <w:rsid w:val="00634BD9"/>
    <w:rsid w:val="006358CA"/>
    <w:rsid w:val="00636077"/>
    <w:rsid w:val="006374B7"/>
    <w:rsid w:val="00637790"/>
    <w:rsid w:val="00637D63"/>
    <w:rsid w:val="00637D9C"/>
    <w:rsid w:val="006407F3"/>
    <w:rsid w:val="006412C6"/>
    <w:rsid w:val="00641438"/>
    <w:rsid w:val="006418C7"/>
    <w:rsid w:val="00642158"/>
    <w:rsid w:val="006426B7"/>
    <w:rsid w:val="00642AA4"/>
    <w:rsid w:val="00642B4F"/>
    <w:rsid w:val="00642B54"/>
    <w:rsid w:val="006438B3"/>
    <w:rsid w:val="006438F5"/>
    <w:rsid w:val="00643915"/>
    <w:rsid w:val="0064403E"/>
    <w:rsid w:val="00644AA2"/>
    <w:rsid w:val="00644D77"/>
    <w:rsid w:val="00645563"/>
    <w:rsid w:val="00646313"/>
    <w:rsid w:val="006467F9"/>
    <w:rsid w:val="00647B36"/>
    <w:rsid w:val="00647C04"/>
    <w:rsid w:val="00647DF1"/>
    <w:rsid w:val="00650143"/>
    <w:rsid w:val="006509A1"/>
    <w:rsid w:val="00650BD1"/>
    <w:rsid w:val="00652755"/>
    <w:rsid w:val="00652836"/>
    <w:rsid w:val="00653B4A"/>
    <w:rsid w:val="00653C66"/>
    <w:rsid w:val="006540E0"/>
    <w:rsid w:val="006547F9"/>
    <w:rsid w:val="00654879"/>
    <w:rsid w:val="0065515E"/>
    <w:rsid w:val="00655387"/>
    <w:rsid w:val="00655A28"/>
    <w:rsid w:val="00655ECF"/>
    <w:rsid w:val="006567CE"/>
    <w:rsid w:val="006576F4"/>
    <w:rsid w:val="00657808"/>
    <w:rsid w:val="006578BF"/>
    <w:rsid w:val="00657B06"/>
    <w:rsid w:val="00657F2F"/>
    <w:rsid w:val="00657FA8"/>
    <w:rsid w:val="00657FC8"/>
    <w:rsid w:val="006605DA"/>
    <w:rsid w:val="00660D23"/>
    <w:rsid w:val="00660FB7"/>
    <w:rsid w:val="006612BF"/>
    <w:rsid w:val="00661CF8"/>
    <w:rsid w:val="00662342"/>
    <w:rsid w:val="00663035"/>
    <w:rsid w:val="00664964"/>
    <w:rsid w:val="00664AA4"/>
    <w:rsid w:val="00664B07"/>
    <w:rsid w:val="00665E17"/>
    <w:rsid w:val="006664F5"/>
    <w:rsid w:val="0066776C"/>
    <w:rsid w:val="0066797F"/>
    <w:rsid w:val="00670833"/>
    <w:rsid w:val="006711C6"/>
    <w:rsid w:val="00671D93"/>
    <w:rsid w:val="0067219C"/>
    <w:rsid w:val="006722AA"/>
    <w:rsid w:val="00672997"/>
    <w:rsid w:val="00673D9B"/>
    <w:rsid w:val="00673F43"/>
    <w:rsid w:val="006747C9"/>
    <w:rsid w:val="00675445"/>
    <w:rsid w:val="00675498"/>
    <w:rsid w:val="0067560D"/>
    <w:rsid w:val="006758D3"/>
    <w:rsid w:val="00675E89"/>
    <w:rsid w:val="0067620F"/>
    <w:rsid w:val="00676DEB"/>
    <w:rsid w:val="006771AE"/>
    <w:rsid w:val="006803E8"/>
    <w:rsid w:val="00680A38"/>
    <w:rsid w:val="00681162"/>
    <w:rsid w:val="00681580"/>
    <w:rsid w:val="00681866"/>
    <w:rsid w:val="00682684"/>
    <w:rsid w:val="00684F0C"/>
    <w:rsid w:val="00685722"/>
    <w:rsid w:val="0068650A"/>
    <w:rsid w:val="00686660"/>
    <w:rsid w:val="006874CD"/>
    <w:rsid w:val="00687578"/>
    <w:rsid w:val="006900F0"/>
    <w:rsid w:val="0069102E"/>
    <w:rsid w:val="006915BB"/>
    <w:rsid w:val="0069287A"/>
    <w:rsid w:val="00692ECA"/>
    <w:rsid w:val="00693C54"/>
    <w:rsid w:val="00694EC2"/>
    <w:rsid w:val="006954E3"/>
    <w:rsid w:val="00695859"/>
    <w:rsid w:val="00695C48"/>
    <w:rsid w:val="00696109"/>
    <w:rsid w:val="00696436"/>
    <w:rsid w:val="006966A8"/>
    <w:rsid w:val="00696C88"/>
    <w:rsid w:val="00697020"/>
    <w:rsid w:val="0069747B"/>
    <w:rsid w:val="00697B77"/>
    <w:rsid w:val="00697E5F"/>
    <w:rsid w:val="006A0E4E"/>
    <w:rsid w:val="006A0FA2"/>
    <w:rsid w:val="006A104C"/>
    <w:rsid w:val="006A25BE"/>
    <w:rsid w:val="006A3717"/>
    <w:rsid w:val="006A3DD6"/>
    <w:rsid w:val="006A5579"/>
    <w:rsid w:val="006A5B28"/>
    <w:rsid w:val="006A5D07"/>
    <w:rsid w:val="006A5ED6"/>
    <w:rsid w:val="006A71A1"/>
    <w:rsid w:val="006B04ED"/>
    <w:rsid w:val="006B0BCC"/>
    <w:rsid w:val="006B0C86"/>
    <w:rsid w:val="006B16AB"/>
    <w:rsid w:val="006B1A17"/>
    <w:rsid w:val="006B27F0"/>
    <w:rsid w:val="006B2B5B"/>
    <w:rsid w:val="006B2BCE"/>
    <w:rsid w:val="006B3343"/>
    <w:rsid w:val="006B41A5"/>
    <w:rsid w:val="006B4465"/>
    <w:rsid w:val="006B46D7"/>
    <w:rsid w:val="006B47B7"/>
    <w:rsid w:val="006B5909"/>
    <w:rsid w:val="006B6772"/>
    <w:rsid w:val="006B70E6"/>
    <w:rsid w:val="006C0826"/>
    <w:rsid w:val="006C0B42"/>
    <w:rsid w:val="006C1C70"/>
    <w:rsid w:val="006C209D"/>
    <w:rsid w:val="006C20E2"/>
    <w:rsid w:val="006C2554"/>
    <w:rsid w:val="006C369D"/>
    <w:rsid w:val="006C395B"/>
    <w:rsid w:val="006C3B93"/>
    <w:rsid w:val="006C3F98"/>
    <w:rsid w:val="006C4D42"/>
    <w:rsid w:val="006C547F"/>
    <w:rsid w:val="006C5B50"/>
    <w:rsid w:val="006C61C2"/>
    <w:rsid w:val="006C6A6E"/>
    <w:rsid w:val="006C6B13"/>
    <w:rsid w:val="006C6BA7"/>
    <w:rsid w:val="006C6DAC"/>
    <w:rsid w:val="006D02C9"/>
    <w:rsid w:val="006D0E63"/>
    <w:rsid w:val="006D1652"/>
    <w:rsid w:val="006D16C1"/>
    <w:rsid w:val="006D1747"/>
    <w:rsid w:val="006D21B8"/>
    <w:rsid w:val="006D2E93"/>
    <w:rsid w:val="006D2F11"/>
    <w:rsid w:val="006D2F62"/>
    <w:rsid w:val="006D32CE"/>
    <w:rsid w:val="006D3E31"/>
    <w:rsid w:val="006D3EF3"/>
    <w:rsid w:val="006D4145"/>
    <w:rsid w:val="006D455B"/>
    <w:rsid w:val="006D4DBB"/>
    <w:rsid w:val="006D63E1"/>
    <w:rsid w:val="006D64EB"/>
    <w:rsid w:val="006D721F"/>
    <w:rsid w:val="006D7D05"/>
    <w:rsid w:val="006E10E6"/>
    <w:rsid w:val="006E12B6"/>
    <w:rsid w:val="006E147E"/>
    <w:rsid w:val="006E1775"/>
    <w:rsid w:val="006E19B4"/>
    <w:rsid w:val="006E1E10"/>
    <w:rsid w:val="006E1E8D"/>
    <w:rsid w:val="006E1F2A"/>
    <w:rsid w:val="006E2257"/>
    <w:rsid w:val="006E226B"/>
    <w:rsid w:val="006E250D"/>
    <w:rsid w:val="006E387B"/>
    <w:rsid w:val="006E469D"/>
    <w:rsid w:val="006E47ED"/>
    <w:rsid w:val="006E4FB8"/>
    <w:rsid w:val="006E595E"/>
    <w:rsid w:val="006E5968"/>
    <w:rsid w:val="006E5A23"/>
    <w:rsid w:val="006E5D42"/>
    <w:rsid w:val="006E6705"/>
    <w:rsid w:val="006E6CD3"/>
    <w:rsid w:val="006E70A5"/>
    <w:rsid w:val="006E73D1"/>
    <w:rsid w:val="006E744E"/>
    <w:rsid w:val="006E7863"/>
    <w:rsid w:val="006E7E89"/>
    <w:rsid w:val="006F04C7"/>
    <w:rsid w:val="006F0E42"/>
    <w:rsid w:val="006F1C44"/>
    <w:rsid w:val="006F223A"/>
    <w:rsid w:val="006F2554"/>
    <w:rsid w:val="006F26E6"/>
    <w:rsid w:val="006F320B"/>
    <w:rsid w:val="006F342D"/>
    <w:rsid w:val="006F37CD"/>
    <w:rsid w:val="006F3F85"/>
    <w:rsid w:val="006F48FD"/>
    <w:rsid w:val="006F59D6"/>
    <w:rsid w:val="006F5E64"/>
    <w:rsid w:val="006F6054"/>
    <w:rsid w:val="006F61AF"/>
    <w:rsid w:val="006F6CB0"/>
    <w:rsid w:val="006F6E70"/>
    <w:rsid w:val="006F6F13"/>
    <w:rsid w:val="006F7716"/>
    <w:rsid w:val="006F7AB3"/>
    <w:rsid w:val="006F7C5E"/>
    <w:rsid w:val="0070000B"/>
    <w:rsid w:val="007001F1"/>
    <w:rsid w:val="00700523"/>
    <w:rsid w:val="00701471"/>
    <w:rsid w:val="0070177D"/>
    <w:rsid w:val="00701AB0"/>
    <w:rsid w:val="00701C25"/>
    <w:rsid w:val="00702315"/>
    <w:rsid w:val="00702DD2"/>
    <w:rsid w:val="0070320E"/>
    <w:rsid w:val="007038A7"/>
    <w:rsid w:val="007042F5"/>
    <w:rsid w:val="00704B9D"/>
    <w:rsid w:val="00704C1E"/>
    <w:rsid w:val="00704D5E"/>
    <w:rsid w:val="00705156"/>
    <w:rsid w:val="007051DE"/>
    <w:rsid w:val="00705315"/>
    <w:rsid w:val="00705723"/>
    <w:rsid w:val="00705B44"/>
    <w:rsid w:val="007066CD"/>
    <w:rsid w:val="00706B92"/>
    <w:rsid w:val="00706BFD"/>
    <w:rsid w:val="00706FB5"/>
    <w:rsid w:val="0070786B"/>
    <w:rsid w:val="00707A62"/>
    <w:rsid w:val="00707CBD"/>
    <w:rsid w:val="0071045A"/>
    <w:rsid w:val="00710664"/>
    <w:rsid w:val="00711327"/>
    <w:rsid w:val="0071213B"/>
    <w:rsid w:val="00712164"/>
    <w:rsid w:val="00712CF5"/>
    <w:rsid w:val="00713337"/>
    <w:rsid w:val="00713668"/>
    <w:rsid w:val="0071373F"/>
    <w:rsid w:val="007138BC"/>
    <w:rsid w:val="00714F26"/>
    <w:rsid w:val="00715494"/>
    <w:rsid w:val="007158FC"/>
    <w:rsid w:val="007160E3"/>
    <w:rsid w:val="007166D8"/>
    <w:rsid w:val="00716B2E"/>
    <w:rsid w:val="00717150"/>
    <w:rsid w:val="0072058F"/>
    <w:rsid w:val="0072098A"/>
    <w:rsid w:val="0072136C"/>
    <w:rsid w:val="0072163F"/>
    <w:rsid w:val="00721833"/>
    <w:rsid w:val="00721F5A"/>
    <w:rsid w:val="007220C7"/>
    <w:rsid w:val="007226C2"/>
    <w:rsid w:val="00722BFD"/>
    <w:rsid w:val="0072375E"/>
    <w:rsid w:val="00723FFC"/>
    <w:rsid w:val="0072537C"/>
    <w:rsid w:val="00725AD4"/>
    <w:rsid w:val="007261BE"/>
    <w:rsid w:val="00726489"/>
    <w:rsid w:val="007274A7"/>
    <w:rsid w:val="0072759E"/>
    <w:rsid w:val="00727943"/>
    <w:rsid w:val="00730929"/>
    <w:rsid w:val="00731F8B"/>
    <w:rsid w:val="00732113"/>
    <w:rsid w:val="0073233F"/>
    <w:rsid w:val="00732C9A"/>
    <w:rsid w:val="00732DD8"/>
    <w:rsid w:val="00733CDF"/>
    <w:rsid w:val="007344B6"/>
    <w:rsid w:val="0073506E"/>
    <w:rsid w:val="00735DCB"/>
    <w:rsid w:val="00736EED"/>
    <w:rsid w:val="007373EC"/>
    <w:rsid w:val="0073789E"/>
    <w:rsid w:val="00737FD1"/>
    <w:rsid w:val="0074045A"/>
    <w:rsid w:val="007406B2"/>
    <w:rsid w:val="00740BF1"/>
    <w:rsid w:val="00740C65"/>
    <w:rsid w:val="00740CBD"/>
    <w:rsid w:val="007410E0"/>
    <w:rsid w:val="00741E19"/>
    <w:rsid w:val="0074215B"/>
    <w:rsid w:val="00742255"/>
    <w:rsid w:val="0074233A"/>
    <w:rsid w:val="007424A2"/>
    <w:rsid w:val="0074259B"/>
    <w:rsid w:val="00742BAA"/>
    <w:rsid w:val="007433E0"/>
    <w:rsid w:val="0074375C"/>
    <w:rsid w:val="007439B7"/>
    <w:rsid w:val="00744138"/>
    <w:rsid w:val="007446FE"/>
    <w:rsid w:val="00744B5B"/>
    <w:rsid w:val="00744B92"/>
    <w:rsid w:val="00744CCD"/>
    <w:rsid w:val="00744D04"/>
    <w:rsid w:val="00744D8C"/>
    <w:rsid w:val="00745129"/>
    <w:rsid w:val="007453D2"/>
    <w:rsid w:val="00745751"/>
    <w:rsid w:val="00745854"/>
    <w:rsid w:val="0074588C"/>
    <w:rsid w:val="00745B6A"/>
    <w:rsid w:val="00745C9D"/>
    <w:rsid w:val="007467B0"/>
    <w:rsid w:val="00746E6F"/>
    <w:rsid w:val="007470FC"/>
    <w:rsid w:val="00747463"/>
    <w:rsid w:val="0074767C"/>
    <w:rsid w:val="007478B6"/>
    <w:rsid w:val="00747A2A"/>
    <w:rsid w:val="00747EAB"/>
    <w:rsid w:val="00750EF2"/>
    <w:rsid w:val="00750F39"/>
    <w:rsid w:val="00750F57"/>
    <w:rsid w:val="00751CDB"/>
    <w:rsid w:val="00751F2C"/>
    <w:rsid w:val="007524AD"/>
    <w:rsid w:val="0075260D"/>
    <w:rsid w:val="00752A59"/>
    <w:rsid w:val="00752DE2"/>
    <w:rsid w:val="00753FA9"/>
    <w:rsid w:val="007549D8"/>
    <w:rsid w:val="00755E88"/>
    <w:rsid w:val="00756875"/>
    <w:rsid w:val="00756B9B"/>
    <w:rsid w:val="00757927"/>
    <w:rsid w:val="00757E52"/>
    <w:rsid w:val="007606CE"/>
    <w:rsid w:val="0076109E"/>
    <w:rsid w:val="007616FD"/>
    <w:rsid w:val="00761FC3"/>
    <w:rsid w:val="00762274"/>
    <w:rsid w:val="007623DA"/>
    <w:rsid w:val="007629C5"/>
    <w:rsid w:val="0076331B"/>
    <w:rsid w:val="0076381C"/>
    <w:rsid w:val="00763C86"/>
    <w:rsid w:val="00763CC5"/>
    <w:rsid w:val="00763F13"/>
    <w:rsid w:val="007644BC"/>
    <w:rsid w:val="00764891"/>
    <w:rsid w:val="007648A8"/>
    <w:rsid w:val="00764C40"/>
    <w:rsid w:val="00765196"/>
    <w:rsid w:val="007656FE"/>
    <w:rsid w:val="00765E6C"/>
    <w:rsid w:val="0076796E"/>
    <w:rsid w:val="00767DD7"/>
    <w:rsid w:val="00770722"/>
    <w:rsid w:val="00770D8A"/>
    <w:rsid w:val="00771AF6"/>
    <w:rsid w:val="00774C0D"/>
    <w:rsid w:val="00775804"/>
    <w:rsid w:val="00775987"/>
    <w:rsid w:val="00775C11"/>
    <w:rsid w:val="007763C0"/>
    <w:rsid w:val="007764F4"/>
    <w:rsid w:val="00776CBB"/>
    <w:rsid w:val="00777298"/>
    <w:rsid w:val="007774DF"/>
    <w:rsid w:val="00777800"/>
    <w:rsid w:val="007778C6"/>
    <w:rsid w:val="007778CC"/>
    <w:rsid w:val="0078137E"/>
    <w:rsid w:val="00781638"/>
    <w:rsid w:val="00781F2C"/>
    <w:rsid w:val="00782700"/>
    <w:rsid w:val="00782A73"/>
    <w:rsid w:val="00783475"/>
    <w:rsid w:val="007836FA"/>
    <w:rsid w:val="0078383F"/>
    <w:rsid w:val="00783991"/>
    <w:rsid w:val="00783ED1"/>
    <w:rsid w:val="0078426B"/>
    <w:rsid w:val="007848CC"/>
    <w:rsid w:val="00784979"/>
    <w:rsid w:val="0078596B"/>
    <w:rsid w:val="00785D4C"/>
    <w:rsid w:val="00786392"/>
    <w:rsid w:val="007868AB"/>
    <w:rsid w:val="00786F61"/>
    <w:rsid w:val="007878E1"/>
    <w:rsid w:val="00787F00"/>
    <w:rsid w:val="007903EF"/>
    <w:rsid w:val="0079057D"/>
    <w:rsid w:val="00790998"/>
    <w:rsid w:val="00791159"/>
    <w:rsid w:val="007917AA"/>
    <w:rsid w:val="0079184A"/>
    <w:rsid w:val="0079197D"/>
    <w:rsid w:val="0079214B"/>
    <w:rsid w:val="00792B4C"/>
    <w:rsid w:val="0079350F"/>
    <w:rsid w:val="007939EB"/>
    <w:rsid w:val="00794044"/>
    <w:rsid w:val="00794D09"/>
    <w:rsid w:val="00794D53"/>
    <w:rsid w:val="00795B05"/>
    <w:rsid w:val="00795B0A"/>
    <w:rsid w:val="00795D7E"/>
    <w:rsid w:val="00796096"/>
    <w:rsid w:val="007963DA"/>
    <w:rsid w:val="00796D68"/>
    <w:rsid w:val="007976AA"/>
    <w:rsid w:val="007A0BB8"/>
    <w:rsid w:val="007A0F91"/>
    <w:rsid w:val="007A1238"/>
    <w:rsid w:val="007A184F"/>
    <w:rsid w:val="007A1C73"/>
    <w:rsid w:val="007A1CF8"/>
    <w:rsid w:val="007A1EF8"/>
    <w:rsid w:val="007A21D9"/>
    <w:rsid w:val="007A2312"/>
    <w:rsid w:val="007A2E07"/>
    <w:rsid w:val="007A3842"/>
    <w:rsid w:val="007A398D"/>
    <w:rsid w:val="007A3D3F"/>
    <w:rsid w:val="007A4185"/>
    <w:rsid w:val="007A55C2"/>
    <w:rsid w:val="007B0293"/>
    <w:rsid w:val="007B0507"/>
    <w:rsid w:val="007B09B3"/>
    <w:rsid w:val="007B0C0C"/>
    <w:rsid w:val="007B0F88"/>
    <w:rsid w:val="007B0FDE"/>
    <w:rsid w:val="007B1204"/>
    <w:rsid w:val="007B213C"/>
    <w:rsid w:val="007B2A41"/>
    <w:rsid w:val="007B2D1D"/>
    <w:rsid w:val="007B2DFA"/>
    <w:rsid w:val="007B30B4"/>
    <w:rsid w:val="007B3329"/>
    <w:rsid w:val="007B37B9"/>
    <w:rsid w:val="007B39E2"/>
    <w:rsid w:val="007B48BB"/>
    <w:rsid w:val="007B4D18"/>
    <w:rsid w:val="007B4FE5"/>
    <w:rsid w:val="007B55FA"/>
    <w:rsid w:val="007B5A11"/>
    <w:rsid w:val="007B60BB"/>
    <w:rsid w:val="007B6E9D"/>
    <w:rsid w:val="007B721D"/>
    <w:rsid w:val="007B72FD"/>
    <w:rsid w:val="007B7C00"/>
    <w:rsid w:val="007C0219"/>
    <w:rsid w:val="007C094A"/>
    <w:rsid w:val="007C0AFC"/>
    <w:rsid w:val="007C10E4"/>
    <w:rsid w:val="007C126B"/>
    <w:rsid w:val="007C126C"/>
    <w:rsid w:val="007C16A9"/>
    <w:rsid w:val="007C19CB"/>
    <w:rsid w:val="007C3C9E"/>
    <w:rsid w:val="007C3D13"/>
    <w:rsid w:val="007C4037"/>
    <w:rsid w:val="007C4240"/>
    <w:rsid w:val="007C4E2C"/>
    <w:rsid w:val="007C532F"/>
    <w:rsid w:val="007C5FE2"/>
    <w:rsid w:val="007C6064"/>
    <w:rsid w:val="007C6563"/>
    <w:rsid w:val="007C6832"/>
    <w:rsid w:val="007C70C5"/>
    <w:rsid w:val="007C7B51"/>
    <w:rsid w:val="007D049D"/>
    <w:rsid w:val="007D08E1"/>
    <w:rsid w:val="007D1FD7"/>
    <w:rsid w:val="007D29A6"/>
    <w:rsid w:val="007D2B4E"/>
    <w:rsid w:val="007D36A7"/>
    <w:rsid w:val="007D4C68"/>
    <w:rsid w:val="007D4D3A"/>
    <w:rsid w:val="007D4F23"/>
    <w:rsid w:val="007D5262"/>
    <w:rsid w:val="007D587B"/>
    <w:rsid w:val="007D5907"/>
    <w:rsid w:val="007D5992"/>
    <w:rsid w:val="007D711B"/>
    <w:rsid w:val="007D7AA5"/>
    <w:rsid w:val="007E0BC5"/>
    <w:rsid w:val="007E15CC"/>
    <w:rsid w:val="007E2792"/>
    <w:rsid w:val="007E2B38"/>
    <w:rsid w:val="007E3600"/>
    <w:rsid w:val="007E3DDA"/>
    <w:rsid w:val="007E3E60"/>
    <w:rsid w:val="007E43D8"/>
    <w:rsid w:val="007E4B11"/>
    <w:rsid w:val="007E4D9A"/>
    <w:rsid w:val="007E5215"/>
    <w:rsid w:val="007E57B8"/>
    <w:rsid w:val="007E5862"/>
    <w:rsid w:val="007E59D8"/>
    <w:rsid w:val="007E6660"/>
    <w:rsid w:val="007F03ED"/>
    <w:rsid w:val="007F1289"/>
    <w:rsid w:val="007F1FD3"/>
    <w:rsid w:val="007F2D4A"/>
    <w:rsid w:val="007F4DCA"/>
    <w:rsid w:val="007F6224"/>
    <w:rsid w:val="007F6C03"/>
    <w:rsid w:val="007F7D59"/>
    <w:rsid w:val="008008F8"/>
    <w:rsid w:val="00800D24"/>
    <w:rsid w:val="00800FAB"/>
    <w:rsid w:val="008010BE"/>
    <w:rsid w:val="008016AD"/>
    <w:rsid w:val="00801BAD"/>
    <w:rsid w:val="00801C6A"/>
    <w:rsid w:val="008020D4"/>
    <w:rsid w:val="00802D30"/>
    <w:rsid w:val="00802DDF"/>
    <w:rsid w:val="00803AB0"/>
    <w:rsid w:val="00804498"/>
    <w:rsid w:val="0080460A"/>
    <w:rsid w:val="00804834"/>
    <w:rsid w:val="008054BC"/>
    <w:rsid w:val="008056A8"/>
    <w:rsid w:val="008059B4"/>
    <w:rsid w:val="0080636E"/>
    <w:rsid w:val="00807484"/>
    <w:rsid w:val="0081036C"/>
    <w:rsid w:val="008103B2"/>
    <w:rsid w:val="00810D0A"/>
    <w:rsid w:val="00811778"/>
    <w:rsid w:val="00811CC0"/>
    <w:rsid w:val="00811FF8"/>
    <w:rsid w:val="00812059"/>
    <w:rsid w:val="00812409"/>
    <w:rsid w:val="008125BA"/>
    <w:rsid w:val="00813B5D"/>
    <w:rsid w:val="00814174"/>
    <w:rsid w:val="00814350"/>
    <w:rsid w:val="00814669"/>
    <w:rsid w:val="00814A1D"/>
    <w:rsid w:val="00814E9E"/>
    <w:rsid w:val="00815342"/>
    <w:rsid w:val="00815518"/>
    <w:rsid w:val="0081593E"/>
    <w:rsid w:val="00815CE1"/>
    <w:rsid w:val="00815DEC"/>
    <w:rsid w:val="0081626C"/>
    <w:rsid w:val="008209FE"/>
    <w:rsid w:val="00820D48"/>
    <w:rsid w:val="00820F2B"/>
    <w:rsid w:val="00821461"/>
    <w:rsid w:val="0082173B"/>
    <w:rsid w:val="00821FC5"/>
    <w:rsid w:val="00822084"/>
    <w:rsid w:val="00822125"/>
    <w:rsid w:val="00822399"/>
    <w:rsid w:val="00822A69"/>
    <w:rsid w:val="00822FFB"/>
    <w:rsid w:val="00823039"/>
    <w:rsid w:val="008231A5"/>
    <w:rsid w:val="008231BF"/>
    <w:rsid w:val="00823F09"/>
    <w:rsid w:val="00823FF0"/>
    <w:rsid w:val="0082541F"/>
    <w:rsid w:val="008254A2"/>
    <w:rsid w:val="0082562D"/>
    <w:rsid w:val="00825CFF"/>
    <w:rsid w:val="008263CD"/>
    <w:rsid w:val="0082651E"/>
    <w:rsid w:val="00826E42"/>
    <w:rsid w:val="00826F17"/>
    <w:rsid w:val="008274B3"/>
    <w:rsid w:val="00830F29"/>
    <w:rsid w:val="0083112F"/>
    <w:rsid w:val="0083155C"/>
    <w:rsid w:val="00831565"/>
    <w:rsid w:val="00831F04"/>
    <w:rsid w:val="008326A4"/>
    <w:rsid w:val="00832FAE"/>
    <w:rsid w:val="00833F86"/>
    <w:rsid w:val="00834383"/>
    <w:rsid w:val="00835638"/>
    <w:rsid w:val="0083563C"/>
    <w:rsid w:val="00835E93"/>
    <w:rsid w:val="00835FFB"/>
    <w:rsid w:val="008360A7"/>
    <w:rsid w:val="0083661C"/>
    <w:rsid w:val="00836703"/>
    <w:rsid w:val="00836B77"/>
    <w:rsid w:val="00837140"/>
    <w:rsid w:val="00837799"/>
    <w:rsid w:val="00840307"/>
    <w:rsid w:val="00840957"/>
    <w:rsid w:val="0084205D"/>
    <w:rsid w:val="00842634"/>
    <w:rsid w:val="00842C3E"/>
    <w:rsid w:val="00842E84"/>
    <w:rsid w:val="00842F49"/>
    <w:rsid w:val="00842F5C"/>
    <w:rsid w:val="00843178"/>
    <w:rsid w:val="0084364E"/>
    <w:rsid w:val="00843FD2"/>
    <w:rsid w:val="00845985"/>
    <w:rsid w:val="00846149"/>
    <w:rsid w:val="00846A9F"/>
    <w:rsid w:val="00847198"/>
    <w:rsid w:val="00847F28"/>
    <w:rsid w:val="00847FE3"/>
    <w:rsid w:val="00850B0A"/>
    <w:rsid w:val="00851F63"/>
    <w:rsid w:val="00852057"/>
    <w:rsid w:val="00852329"/>
    <w:rsid w:val="0085251F"/>
    <w:rsid w:val="00852613"/>
    <w:rsid w:val="00852640"/>
    <w:rsid w:val="00852924"/>
    <w:rsid w:val="00852E86"/>
    <w:rsid w:val="00853217"/>
    <w:rsid w:val="00853985"/>
    <w:rsid w:val="008541A0"/>
    <w:rsid w:val="00854BE5"/>
    <w:rsid w:val="00855AD7"/>
    <w:rsid w:val="00855F7A"/>
    <w:rsid w:val="00856017"/>
    <w:rsid w:val="00856307"/>
    <w:rsid w:val="00856375"/>
    <w:rsid w:val="00856485"/>
    <w:rsid w:val="00856E7B"/>
    <w:rsid w:val="00857AA5"/>
    <w:rsid w:val="00857D4A"/>
    <w:rsid w:val="0086193B"/>
    <w:rsid w:val="00862123"/>
    <w:rsid w:val="00862386"/>
    <w:rsid w:val="00862539"/>
    <w:rsid w:val="008628FF"/>
    <w:rsid w:val="008632F1"/>
    <w:rsid w:val="00863912"/>
    <w:rsid w:val="00863C7D"/>
    <w:rsid w:val="00863E5A"/>
    <w:rsid w:val="00864386"/>
    <w:rsid w:val="0086476F"/>
    <w:rsid w:val="0086492A"/>
    <w:rsid w:val="00864F66"/>
    <w:rsid w:val="00865530"/>
    <w:rsid w:val="00865D1C"/>
    <w:rsid w:val="00866132"/>
    <w:rsid w:val="00866616"/>
    <w:rsid w:val="00866FC6"/>
    <w:rsid w:val="00867685"/>
    <w:rsid w:val="0086769E"/>
    <w:rsid w:val="00867AF3"/>
    <w:rsid w:val="00867D65"/>
    <w:rsid w:val="00867E74"/>
    <w:rsid w:val="0087035F"/>
    <w:rsid w:val="008705B1"/>
    <w:rsid w:val="00870757"/>
    <w:rsid w:val="00870C4A"/>
    <w:rsid w:val="00870F15"/>
    <w:rsid w:val="008712A3"/>
    <w:rsid w:val="00871A75"/>
    <w:rsid w:val="00872212"/>
    <w:rsid w:val="00872214"/>
    <w:rsid w:val="00872D5D"/>
    <w:rsid w:val="00872F5A"/>
    <w:rsid w:val="00873376"/>
    <w:rsid w:val="008745DF"/>
    <w:rsid w:val="008751AD"/>
    <w:rsid w:val="00875A47"/>
    <w:rsid w:val="0087614C"/>
    <w:rsid w:val="00876A55"/>
    <w:rsid w:val="00877D45"/>
    <w:rsid w:val="00877DCB"/>
    <w:rsid w:val="008802FC"/>
    <w:rsid w:val="00880806"/>
    <w:rsid w:val="008832F5"/>
    <w:rsid w:val="00883443"/>
    <w:rsid w:val="00883539"/>
    <w:rsid w:val="0088375F"/>
    <w:rsid w:val="008848DB"/>
    <w:rsid w:val="00884A44"/>
    <w:rsid w:val="00884E37"/>
    <w:rsid w:val="0088535A"/>
    <w:rsid w:val="008854CB"/>
    <w:rsid w:val="00885952"/>
    <w:rsid w:val="00886092"/>
    <w:rsid w:val="00886C48"/>
    <w:rsid w:val="00887252"/>
    <w:rsid w:val="008873F8"/>
    <w:rsid w:val="00887487"/>
    <w:rsid w:val="00887788"/>
    <w:rsid w:val="00887FA5"/>
    <w:rsid w:val="00890481"/>
    <w:rsid w:val="008907A5"/>
    <w:rsid w:val="00890D02"/>
    <w:rsid w:val="00890F89"/>
    <w:rsid w:val="00892922"/>
    <w:rsid w:val="00892D8A"/>
    <w:rsid w:val="0089349A"/>
    <w:rsid w:val="0089366A"/>
    <w:rsid w:val="008939F8"/>
    <w:rsid w:val="00893DD5"/>
    <w:rsid w:val="00894559"/>
    <w:rsid w:val="00894935"/>
    <w:rsid w:val="00894F60"/>
    <w:rsid w:val="00895C52"/>
    <w:rsid w:val="00895EBF"/>
    <w:rsid w:val="008960C2"/>
    <w:rsid w:val="008975BD"/>
    <w:rsid w:val="00897D15"/>
    <w:rsid w:val="008A036A"/>
    <w:rsid w:val="008A047C"/>
    <w:rsid w:val="008A069D"/>
    <w:rsid w:val="008A2324"/>
    <w:rsid w:val="008A36F2"/>
    <w:rsid w:val="008A40DD"/>
    <w:rsid w:val="008A429E"/>
    <w:rsid w:val="008A474A"/>
    <w:rsid w:val="008A4C63"/>
    <w:rsid w:val="008A4CCB"/>
    <w:rsid w:val="008A505F"/>
    <w:rsid w:val="008A52C5"/>
    <w:rsid w:val="008A53D5"/>
    <w:rsid w:val="008A5691"/>
    <w:rsid w:val="008A5930"/>
    <w:rsid w:val="008A598A"/>
    <w:rsid w:val="008A5CA5"/>
    <w:rsid w:val="008A601D"/>
    <w:rsid w:val="008A7731"/>
    <w:rsid w:val="008A7F94"/>
    <w:rsid w:val="008B0B1C"/>
    <w:rsid w:val="008B1406"/>
    <w:rsid w:val="008B2586"/>
    <w:rsid w:val="008B2C51"/>
    <w:rsid w:val="008B3C2A"/>
    <w:rsid w:val="008B3DC3"/>
    <w:rsid w:val="008B4447"/>
    <w:rsid w:val="008B4494"/>
    <w:rsid w:val="008B4512"/>
    <w:rsid w:val="008B46B7"/>
    <w:rsid w:val="008B46E7"/>
    <w:rsid w:val="008B4D48"/>
    <w:rsid w:val="008B4DD6"/>
    <w:rsid w:val="008B5562"/>
    <w:rsid w:val="008B5727"/>
    <w:rsid w:val="008B5B89"/>
    <w:rsid w:val="008B5BA3"/>
    <w:rsid w:val="008B5EBB"/>
    <w:rsid w:val="008B6144"/>
    <w:rsid w:val="008B6C85"/>
    <w:rsid w:val="008B6F72"/>
    <w:rsid w:val="008B70BD"/>
    <w:rsid w:val="008C0303"/>
    <w:rsid w:val="008C0722"/>
    <w:rsid w:val="008C0B3A"/>
    <w:rsid w:val="008C1894"/>
    <w:rsid w:val="008C1A1E"/>
    <w:rsid w:val="008C1E82"/>
    <w:rsid w:val="008C21AC"/>
    <w:rsid w:val="008C2F52"/>
    <w:rsid w:val="008C3487"/>
    <w:rsid w:val="008C37C7"/>
    <w:rsid w:val="008C3D5D"/>
    <w:rsid w:val="008C3EFF"/>
    <w:rsid w:val="008C48E0"/>
    <w:rsid w:val="008C4DD3"/>
    <w:rsid w:val="008C4E85"/>
    <w:rsid w:val="008C554A"/>
    <w:rsid w:val="008C5633"/>
    <w:rsid w:val="008C59BC"/>
    <w:rsid w:val="008C6528"/>
    <w:rsid w:val="008C6F5A"/>
    <w:rsid w:val="008C79F5"/>
    <w:rsid w:val="008C7A1C"/>
    <w:rsid w:val="008C7A82"/>
    <w:rsid w:val="008C7B36"/>
    <w:rsid w:val="008D0D0E"/>
    <w:rsid w:val="008D18D5"/>
    <w:rsid w:val="008D1CD1"/>
    <w:rsid w:val="008D2544"/>
    <w:rsid w:val="008D28C6"/>
    <w:rsid w:val="008D3011"/>
    <w:rsid w:val="008D364A"/>
    <w:rsid w:val="008D45D7"/>
    <w:rsid w:val="008D4905"/>
    <w:rsid w:val="008D4CE3"/>
    <w:rsid w:val="008D4D36"/>
    <w:rsid w:val="008D4F51"/>
    <w:rsid w:val="008D5018"/>
    <w:rsid w:val="008D565D"/>
    <w:rsid w:val="008D5C7E"/>
    <w:rsid w:val="008D5FF1"/>
    <w:rsid w:val="008D67C1"/>
    <w:rsid w:val="008D6A2C"/>
    <w:rsid w:val="008D707F"/>
    <w:rsid w:val="008D75FA"/>
    <w:rsid w:val="008E05DA"/>
    <w:rsid w:val="008E145B"/>
    <w:rsid w:val="008E1F6A"/>
    <w:rsid w:val="008E2342"/>
    <w:rsid w:val="008E23A7"/>
    <w:rsid w:val="008E253B"/>
    <w:rsid w:val="008E2BC1"/>
    <w:rsid w:val="008E3835"/>
    <w:rsid w:val="008E3C3D"/>
    <w:rsid w:val="008E47C0"/>
    <w:rsid w:val="008E5C9E"/>
    <w:rsid w:val="008E6520"/>
    <w:rsid w:val="008E68F1"/>
    <w:rsid w:val="008E712A"/>
    <w:rsid w:val="008F0056"/>
    <w:rsid w:val="008F01E2"/>
    <w:rsid w:val="008F149B"/>
    <w:rsid w:val="008F1CAD"/>
    <w:rsid w:val="008F2803"/>
    <w:rsid w:val="008F2804"/>
    <w:rsid w:val="008F2D06"/>
    <w:rsid w:val="008F2D37"/>
    <w:rsid w:val="008F2E2D"/>
    <w:rsid w:val="008F3B15"/>
    <w:rsid w:val="008F3E48"/>
    <w:rsid w:val="008F66E5"/>
    <w:rsid w:val="008F6F07"/>
    <w:rsid w:val="008F72ED"/>
    <w:rsid w:val="008F765B"/>
    <w:rsid w:val="008F7A29"/>
    <w:rsid w:val="009003F9"/>
    <w:rsid w:val="009008E1"/>
    <w:rsid w:val="00900BD8"/>
    <w:rsid w:val="00901249"/>
    <w:rsid w:val="00901670"/>
    <w:rsid w:val="00901F16"/>
    <w:rsid w:val="00901F72"/>
    <w:rsid w:val="00901F76"/>
    <w:rsid w:val="0090257F"/>
    <w:rsid w:val="009027BC"/>
    <w:rsid w:val="00903267"/>
    <w:rsid w:val="0090418E"/>
    <w:rsid w:val="009045C8"/>
    <w:rsid w:val="009048AE"/>
    <w:rsid w:val="00904D5D"/>
    <w:rsid w:val="00904D74"/>
    <w:rsid w:val="00905450"/>
    <w:rsid w:val="00905A6D"/>
    <w:rsid w:val="00905D43"/>
    <w:rsid w:val="009065E6"/>
    <w:rsid w:val="009069BB"/>
    <w:rsid w:val="00907030"/>
    <w:rsid w:val="00907174"/>
    <w:rsid w:val="00910E93"/>
    <w:rsid w:val="00911C9D"/>
    <w:rsid w:val="00912035"/>
    <w:rsid w:val="0091257A"/>
    <w:rsid w:val="0091319D"/>
    <w:rsid w:val="0091517B"/>
    <w:rsid w:val="00916A80"/>
    <w:rsid w:val="00917114"/>
    <w:rsid w:val="00917B86"/>
    <w:rsid w:val="00920CC7"/>
    <w:rsid w:val="00921410"/>
    <w:rsid w:val="00921721"/>
    <w:rsid w:val="009217DF"/>
    <w:rsid w:val="009219D9"/>
    <w:rsid w:val="00921C4D"/>
    <w:rsid w:val="00922EDF"/>
    <w:rsid w:val="00923739"/>
    <w:rsid w:val="00923E96"/>
    <w:rsid w:val="00923E98"/>
    <w:rsid w:val="009249D8"/>
    <w:rsid w:val="00924F45"/>
    <w:rsid w:val="0092657D"/>
    <w:rsid w:val="009268CA"/>
    <w:rsid w:val="009273A1"/>
    <w:rsid w:val="00927E28"/>
    <w:rsid w:val="0093080E"/>
    <w:rsid w:val="00931331"/>
    <w:rsid w:val="0093199B"/>
    <w:rsid w:val="00932155"/>
    <w:rsid w:val="00932236"/>
    <w:rsid w:val="00932DD5"/>
    <w:rsid w:val="00932E65"/>
    <w:rsid w:val="0093302A"/>
    <w:rsid w:val="0093391A"/>
    <w:rsid w:val="00934BA5"/>
    <w:rsid w:val="00934FCF"/>
    <w:rsid w:val="0093600F"/>
    <w:rsid w:val="00936295"/>
    <w:rsid w:val="0093664E"/>
    <w:rsid w:val="0093684A"/>
    <w:rsid w:val="0093685B"/>
    <w:rsid w:val="00936AE4"/>
    <w:rsid w:val="00936B2A"/>
    <w:rsid w:val="00936EF1"/>
    <w:rsid w:val="009374B2"/>
    <w:rsid w:val="009377C6"/>
    <w:rsid w:val="00937BB8"/>
    <w:rsid w:val="00937DF6"/>
    <w:rsid w:val="0094089C"/>
    <w:rsid w:val="0094097B"/>
    <w:rsid w:val="009417D0"/>
    <w:rsid w:val="009419E7"/>
    <w:rsid w:val="00941A71"/>
    <w:rsid w:val="00941B46"/>
    <w:rsid w:val="00943338"/>
    <w:rsid w:val="0094374C"/>
    <w:rsid w:val="009438C4"/>
    <w:rsid w:val="009439F0"/>
    <w:rsid w:val="00943CDB"/>
    <w:rsid w:val="00943D92"/>
    <w:rsid w:val="009442D6"/>
    <w:rsid w:val="00945039"/>
    <w:rsid w:val="009451D5"/>
    <w:rsid w:val="00945D41"/>
    <w:rsid w:val="00946084"/>
    <w:rsid w:val="00946EE2"/>
    <w:rsid w:val="00946F19"/>
    <w:rsid w:val="009473A8"/>
    <w:rsid w:val="00950283"/>
    <w:rsid w:val="00950493"/>
    <w:rsid w:val="00950D30"/>
    <w:rsid w:val="00950F3E"/>
    <w:rsid w:val="00951967"/>
    <w:rsid w:val="00952E9E"/>
    <w:rsid w:val="009536FC"/>
    <w:rsid w:val="00953884"/>
    <w:rsid w:val="009539ED"/>
    <w:rsid w:val="00953E9E"/>
    <w:rsid w:val="00954532"/>
    <w:rsid w:val="00954F9B"/>
    <w:rsid w:val="009552A0"/>
    <w:rsid w:val="0095539E"/>
    <w:rsid w:val="009558B7"/>
    <w:rsid w:val="00955B51"/>
    <w:rsid w:val="00955D64"/>
    <w:rsid w:val="00955F72"/>
    <w:rsid w:val="00956A1A"/>
    <w:rsid w:val="00956D34"/>
    <w:rsid w:val="00956D83"/>
    <w:rsid w:val="00956EDF"/>
    <w:rsid w:val="00956EE5"/>
    <w:rsid w:val="00956F57"/>
    <w:rsid w:val="00957B1F"/>
    <w:rsid w:val="00957C14"/>
    <w:rsid w:val="00957C9F"/>
    <w:rsid w:val="0096083D"/>
    <w:rsid w:val="00960DEE"/>
    <w:rsid w:val="00961101"/>
    <w:rsid w:val="0096170E"/>
    <w:rsid w:val="00961A5F"/>
    <w:rsid w:val="00961D51"/>
    <w:rsid w:val="0096269D"/>
    <w:rsid w:val="00963603"/>
    <w:rsid w:val="0096388F"/>
    <w:rsid w:val="00963C48"/>
    <w:rsid w:val="00963ECB"/>
    <w:rsid w:val="0096422F"/>
    <w:rsid w:val="00964541"/>
    <w:rsid w:val="00964B37"/>
    <w:rsid w:val="00965138"/>
    <w:rsid w:val="00965595"/>
    <w:rsid w:val="009657FC"/>
    <w:rsid w:val="0096614E"/>
    <w:rsid w:val="00966997"/>
    <w:rsid w:val="00967331"/>
    <w:rsid w:val="0096738B"/>
    <w:rsid w:val="00967543"/>
    <w:rsid w:val="00967863"/>
    <w:rsid w:val="00967E78"/>
    <w:rsid w:val="0097005D"/>
    <w:rsid w:val="00971428"/>
    <w:rsid w:val="00971CCD"/>
    <w:rsid w:val="00972170"/>
    <w:rsid w:val="0097305C"/>
    <w:rsid w:val="0097393D"/>
    <w:rsid w:val="00973DDA"/>
    <w:rsid w:val="009747C0"/>
    <w:rsid w:val="009747D2"/>
    <w:rsid w:val="00974BD7"/>
    <w:rsid w:val="00974C5F"/>
    <w:rsid w:val="00975224"/>
    <w:rsid w:val="009752C0"/>
    <w:rsid w:val="00975CE8"/>
    <w:rsid w:val="009762F1"/>
    <w:rsid w:val="00976652"/>
    <w:rsid w:val="00976A81"/>
    <w:rsid w:val="00977096"/>
    <w:rsid w:val="0097725D"/>
    <w:rsid w:val="0098059C"/>
    <w:rsid w:val="00981A1A"/>
    <w:rsid w:val="00981DFA"/>
    <w:rsid w:val="00981E34"/>
    <w:rsid w:val="00982C2D"/>
    <w:rsid w:val="00983116"/>
    <w:rsid w:val="00983A72"/>
    <w:rsid w:val="00983BA9"/>
    <w:rsid w:val="00984291"/>
    <w:rsid w:val="00984445"/>
    <w:rsid w:val="00984E84"/>
    <w:rsid w:val="00984F8D"/>
    <w:rsid w:val="00985221"/>
    <w:rsid w:val="0098562A"/>
    <w:rsid w:val="00985882"/>
    <w:rsid w:val="00985BF1"/>
    <w:rsid w:val="00985E7C"/>
    <w:rsid w:val="0098667C"/>
    <w:rsid w:val="00990033"/>
    <w:rsid w:val="0099098E"/>
    <w:rsid w:val="009910A6"/>
    <w:rsid w:val="00991481"/>
    <w:rsid w:val="00991CD6"/>
    <w:rsid w:val="00991FE3"/>
    <w:rsid w:val="009927DD"/>
    <w:rsid w:val="009929BA"/>
    <w:rsid w:val="0099396B"/>
    <w:rsid w:val="00993E1C"/>
    <w:rsid w:val="00994330"/>
    <w:rsid w:val="00994E59"/>
    <w:rsid w:val="00994EA8"/>
    <w:rsid w:val="009955EE"/>
    <w:rsid w:val="00995798"/>
    <w:rsid w:val="00997D8E"/>
    <w:rsid w:val="009A08FE"/>
    <w:rsid w:val="009A0BAE"/>
    <w:rsid w:val="009A0D00"/>
    <w:rsid w:val="009A109F"/>
    <w:rsid w:val="009A10AF"/>
    <w:rsid w:val="009A1982"/>
    <w:rsid w:val="009A2168"/>
    <w:rsid w:val="009A243B"/>
    <w:rsid w:val="009A3184"/>
    <w:rsid w:val="009A345E"/>
    <w:rsid w:val="009A3A3C"/>
    <w:rsid w:val="009A3C4B"/>
    <w:rsid w:val="009A4A47"/>
    <w:rsid w:val="009A4E5D"/>
    <w:rsid w:val="009A599F"/>
    <w:rsid w:val="009A5C3D"/>
    <w:rsid w:val="009A606C"/>
    <w:rsid w:val="009A6242"/>
    <w:rsid w:val="009A7750"/>
    <w:rsid w:val="009A7C84"/>
    <w:rsid w:val="009B0024"/>
    <w:rsid w:val="009B08F5"/>
    <w:rsid w:val="009B0D69"/>
    <w:rsid w:val="009B0F51"/>
    <w:rsid w:val="009B3B86"/>
    <w:rsid w:val="009B3DEE"/>
    <w:rsid w:val="009B586C"/>
    <w:rsid w:val="009B5DC6"/>
    <w:rsid w:val="009B5DDD"/>
    <w:rsid w:val="009B62F2"/>
    <w:rsid w:val="009B679D"/>
    <w:rsid w:val="009B6873"/>
    <w:rsid w:val="009B6D38"/>
    <w:rsid w:val="009B6DE0"/>
    <w:rsid w:val="009C1C5E"/>
    <w:rsid w:val="009C1CDC"/>
    <w:rsid w:val="009C1FAA"/>
    <w:rsid w:val="009C246F"/>
    <w:rsid w:val="009C2553"/>
    <w:rsid w:val="009C3588"/>
    <w:rsid w:val="009C3894"/>
    <w:rsid w:val="009C528C"/>
    <w:rsid w:val="009C6392"/>
    <w:rsid w:val="009C6F6E"/>
    <w:rsid w:val="009C721E"/>
    <w:rsid w:val="009C772A"/>
    <w:rsid w:val="009C7E19"/>
    <w:rsid w:val="009C7F72"/>
    <w:rsid w:val="009D0306"/>
    <w:rsid w:val="009D0399"/>
    <w:rsid w:val="009D03DF"/>
    <w:rsid w:val="009D0F58"/>
    <w:rsid w:val="009D1E35"/>
    <w:rsid w:val="009D2138"/>
    <w:rsid w:val="009D35D3"/>
    <w:rsid w:val="009D37BB"/>
    <w:rsid w:val="009D38A8"/>
    <w:rsid w:val="009D3C0B"/>
    <w:rsid w:val="009D3C56"/>
    <w:rsid w:val="009D4047"/>
    <w:rsid w:val="009D42A3"/>
    <w:rsid w:val="009D5AAE"/>
    <w:rsid w:val="009D5EBC"/>
    <w:rsid w:val="009D6D1A"/>
    <w:rsid w:val="009D7E6C"/>
    <w:rsid w:val="009E0000"/>
    <w:rsid w:val="009E0C39"/>
    <w:rsid w:val="009E0C9C"/>
    <w:rsid w:val="009E1CF2"/>
    <w:rsid w:val="009E1DC4"/>
    <w:rsid w:val="009E1E29"/>
    <w:rsid w:val="009E1F71"/>
    <w:rsid w:val="009E26BF"/>
    <w:rsid w:val="009E32A8"/>
    <w:rsid w:val="009E3960"/>
    <w:rsid w:val="009E3B0E"/>
    <w:rsid w:val="009E472B"/>
    <w:rsid w:val="009E5506"/>
    <w:rsid w:val="009E68A3"/>
    <w:rsid w:val="009E6931"/>
    <w:rsid w:val="009E6A12"/>
    <w:rsid w:val="009E6F17"/>
    <w:rsid w:val="009E7CF1"/>
    <w:rsid w:val="009F010C"/>
    <w:rsid w:val="009F2E61"/>
    <w:rsid w:val="009F31DC"/>
    <w:rsid w:val="009F390E"/>
    <w:rsid w:val="009F40A4"/>
    <w:rsid w:val="009F41AB"/>
    <w:rsid w:val="009F4440"/>
    <w:rsid w:val="009F46CA"/>
    <w:rsid w:val="009F499F"/>
    <w:rsid w:val="009F4A73"/>
    <w:rsid w:val="009F4E52"/>
    <w:rsid w:val="009F5C05"/>
    <w:rsid w:val="009F5D41"/>
    <w:rsid w:val="009F5D80"/>
    <w:rsid w:val="009F5F6C"/>
    <w:rsid w:val="009F5F9E"/>
    <w:rsid w:val="009F72FC"/>
    <w:rsid w:val="009F747C"/>
    <w:rsid w:val="009F7506"/>
    <w:rsid w:val="009F762B"/>
    <w:rsid w:val="009F7BB8"/>
    <w:rsid w:val="00A0023A"/>
    <w:rsid w:val="00A0034C"/>
    <w:rsid w:val="00A00467"/>
    <w:rsid w:val="00A01618"/>
    <w:rsid w:val="00A018ED"/>
    <w:rsid w:val="00A02BD2"/>
    <w:rsid w:val="00A036EB"/>
    <w:rsid w:val="00A03B63"/>
    <w:rsid w:val="00A03BC0"/>
    <w:rsid w:val="00A03DB7"/>
    <w:rsid w:val="00A04C4A"/>
    <w:rsid w:val="00A05084"/>
    <w:rsid w:val="00A05174"/>
    <w:rsid w:val="00A056FB"/>
    <w:rsid w:val="00A05918"/>
    <w:rsid w:val="00A05982"/>
    <w:rsid w:val="00A05B72"/>
    <w:rsid w:val="00A05D50"/>
    <w:rsid w:val="00A06624"/>
    <w:rsid w:val="00A07FF6"/>
    <w:rsid w:val="00A1087A"/>
    <w:rsid w:val="00A10C7A"/>
    <w:rsid w:val="00A10F80"/>
    <w:rsid w:val="00A1241F"/>
    <w:rsid w:val="00A12D09"/>
    <w:rsid w:val="00A12E58"/>
    <w:rsid w:val="00A13140"/>
    <w:rsid w:val="00A13C02"/>
    <w:rsid w:val="00A142F5"/>
    <w:rsid w:val="00A144BF"/>
    <w:rsid w:val="00A150F1"/>
    <w:rsid w:val="00A162B6"/>
    <w:rsid w:val="00A16344"/>
    <w:rsid w:val="00A163E6"/>
    <w:rsid w:val="00A16490"/>
    <w:rsid w:val="00A208CC"/>
    <w:rsid w:val="00A20A9A"/>
    <w:rsid w:val="00A20EEF"/>
    <w:rsid w:val="00A21236"/>
    <w:rsid w:val="00A215E3"/>
    <w:rsid w:val="00A2160B"/>
    <w:rsid w:val="00A21704"/>
    <w:rsid w:val="00A22302"/>
    <w:rsid w:val="00A229CC"/>
    <w:rsid w:val="00A22B92"/>
    <w:rsid w:val="00A22BE6"/>
    <w:rsid w:val="00A24699"/>
    <w:rsid w:val="00A246E2"/>
    <w:rsid w:val="00A2518B"/>
    <w:rsid w:val="00A254E0"/>
    <w:rsid w:val="00A2586C"/>
    <w:rsid w:val="00A2591D"/>
    <w:rsid w:val="00A26BC5"/>
    <w:rsid w:val="00A26C54"/>
    <w:rsid w:val="00A303A1"/>
    <w:rsid w:val="00A308E8"/>
    <w:rsid w:val="00A30ED8"/>
    <w:rsid w:val="00A31130"/>
    <w:rsid w:val="00A31948"/>
    <w:rsid w:val="00A31D51"/>
    <w:rsid w:val="00A31E54"/>
    <w:rsid w:val="00A3217C"/>
    <w:rsid w:val="00A32503"/>
    <w:rsid w:val="00A32B91"/>
    <w:rsid w:val="00A32EE4"/>
    <w:rsid w:val="00A32EFB"/>
    <w:rsid w:val="00A33066"/>
    <w:rsid w:val="00A337AC"/>
    <w:rsid w:val="00A33BCC"/>
    <w:rsid w:val="00A3442B"/>
    <w:rsid w:val="00A34C28"/>
    <w:rsid w:val="00A34CFF"/>
    <w:rsid w:val="00A36028"/>
    <w:rsid w:val="00A364FB"/>
    <w:rsid w:val="00A36FA8"/>
    <w:rsid w:val="00A3738A"/>
    <w:rsid w:val="00A378A9"/>
    <w:rsid w:val="00A37AC0"/>
    <w:rsid w:val="00A37B26"/>
    <w:rsid w:val="00A37E5F"/>
    <w:rsid w:val="00A406B3"/>
    <w:rsid w:val="00A40C65"/>
    <w:rsid w:val="00A4168E"/>
    <w:rsid w:val="00A42290"/>
    <w:rsid w:val="00A42C35"/>
    <w:rsid w:val="00A432E9"/>
    <w:rsid w:val="00A4382A"/>
    <w:rsid w:val="00A43B68"/>
    <w:rsid w:val="00A440CD"/>
    <w:rsid w:val="00A441EB"/>
    <w:rsid w:val="00A4429D"/>
    <w:rsid w:val="00A448BC"/>
    <w:rsid w:val="00A449B1"/>
    <w:rsid w:val="00A45434"/>
    <w:rsid w:val="00A4556B"/>
    <w:rsid w:val="00A45594"/>
    <w:rsid w:val="00A45E9A"/>
    <w:rsid w:val="00A4617F"/>
    <w:rsid w:val="00A46316"/>
    <w:rsid w:val="00A47003"/>
    <w:rsid w:val="00A47247"/>
    <w:rsid w:val="00A47486"/>
    <w:rsid w:val="00A509B8"/>
    <w:rsid w:val="00A50FA0"/>
    <w:rsid w:val="00A5100B"/>
    <w:rsid w:val="00A51104"/>
    <w:rsid w:val="00A514CF"/>
    <w:rsid w:val="00A516D0"/>
    <w:rsid w:val="00A521DA"/>
    <w:rsid w:val="00A531D1"/>
    <w:rsid w:val="00A53323"/>
    <w:rsid w:val="00A53536"/>
    <w:rsid w:val="00A54A9D"/>
    <w:rsid w:val="00A54C05"/>
    <w:rsid w:val="00A54D3C"/>
    <w:rsid w:val="00A55B79"/>
    <w:rsid w:val="00A55C20"/>
    <w:rsid w:val="00A562AE"/>
    <w:rsid w:val="00A56AE7"/>
    <w:rsid w:val="00A574C6"/>
    <w:rsid w:val="00A577E6"/>
    <w:rsid w:val="00A57CE4"/>
    <w:rsid w:val="00A60070"/>
    <w:rsid w:val="00A6042A"/>
    <w:rsid w:val="00A6071D"/>
    <w:rsid w:val="00A60D8B"/>
    <w:rsid w:val="00A60FBD"/>
    <w:rsid w:val="00A6117A"/>
    <w:rsid w:val="00A63630"/>
    <w:rsid w:val="00A63F4A"/>
    <w:rsid w:val="00A64556"/>
    <w:rsid w:val="00A6455D"/>
    <w:rsid w:val="00A6479E"/>
    <w:rsid w:val="00A64ACC"/>
    <w:rsid w:val="00A64D79"/>
    <w:rsid w:val="00A65487"/>
    <w:rsid w:val="00A654AA"/>
    <w:rsid w:val="00A65C27"/>
    <w:rsid w:val="00A65DCD"/>
    <w:rsid w:val="00A66322"/>
    <w:rsid w:val="00A66515"/>
    <w:rsid w:val="00A66922"/>
    <w:rsid w:val="00A66BAA"/>
    <w:rsid w:val="00A67E36"/>
    <w:rsid w:val="00A705F7"/>
    <w:rsid w:val="00A70CBE"/>
    <w:rsid w:val="00A71743"/>
    <w:rsid w:val="00A71B51"/>
    <w:rsid w:val="00A71DEE"/>
    <w:rsid w:val="00A71EFF"/>
    <w:rsid w:val="00A723BA"/>
    <w:rsid w:val="00A727BD"/>
    <w:rsid w:val="00A72831"/>
    <w:rsid w:val="00A7324B"/>
    <w:rsid w:val="00A74653"/>
    <w:rsid w:val="00A746E1"/>
    <w:rsid w:val="00A74EA8"/>
    <w:rsid w:val="00A75505"/>
    <w:rsid w:val="00A75C1E"/>
    <w:rsid w:val="00A76A02"/>
    <w:rsid w:val="00A77120"/>
    <w:rsid w:val="00A77649"/>
    <w:rsid w:val="00A800B4"/>
    <w:rsid w:val="00A802D1"/>
    <w:rsid w:val="00A80EAA"/>
    <w:rsid w:val="00A8187F"/>
    <w:rsid w:val="00A83E23"/>
    <w:rsid w:val="00A84338"/>
    <w:rsid w:val="00A8529E"/>
    <w:rsid w:val="00A854B5"/>
    <w:rsid w:val="00A85850"/>
    <w:rsid w:val="00A8589F"/>
    <w:rsid w:val="00A85CD1"/>
    <w:rsid w:val="00A85DA9"/>
    <w:rsid w:val="00A85F46"/>
    <w:rsid w:val="00A864E1"/>
    <w:rsid w:val="00A86F50"/>
    <w:rsid w:val="00A87071"/>
    <w:rsid w:val="00A870F4"/>
    <w:rsid w:val="00A87E28"/>
    <w:rsid w:val="00A90078"/>
    <w:rsid w:val="00A9078C"/>
    <w:rsid w:val="00A90A12"/>
    <w:rsid w:val="00A90CBB"/>
    <w:rsid w:val="00A91386"/>
    <w:rsid w:val="00A915E7"/>
    <w:rsid w:val="00A91B92"/>
    <w:rsid w:val="00A91CC5"/>
    <w:rsid w:val="00A921BD"/>
    <w:rsid w:val="00A926EB"/>
    <w:rsid w:val="00A92705"/>
    <w:rsid w:val="00A92DEC"/>
    <w:rsid w:val="00A935C7"/>
    <w:rsid w:val="00A942C0"/>
    <w:rsid w:val="00A942FF"/>
    <w:rsid w:val="00A94527"/>
    <w:rsid w:val="00A94626"/>
    <w:rsid w:val="00A9527E"/>
    <w:rsid w:val="00A95934"/>
    <w:rsid w:val="00A95ED2"/>
    <w:rsid w:val="00A95ED8"/>
    <w:rsid w:val="00A9634E"/>
    <w:rsid w:val="00A966DC"/>
    <w:rsid w:val="00A972D3"/>
    <w:rsid w:val="00A97EC5"/>
    <w:rsid w:val="00A97F02"/>
    <w:rsid w:val="00AA079D"/>
    <w:rsid w:val="00AA23E4"/>
    <w:rsid w:val="00AA298E"/>
    <w:rsid w:val="00AA3136"/>
    <w:rsid w:val="00AA3D53"/>
    <w:rsid w:val="00AA428D"/>
    <w:rsid w:val="00AA491E"/>
    <w:rsid w:val="00AA4D45"/>
    <w:rsid w:val="00AA62E4"/>
    <w:rsid w:val="00AA68E1"/>
    <w:rsid w:val="00AA6A14"/>
    <w:rsid w:val="00AA71E3"/>
    <w:rsid w:val="00AA7A90"/>
    <w:rsid w:val="00AB0541"/>
    <w:rsid w:val="00AB09E6"/>
    <w:rsid w:val="00AB0A7F"/>
    <w:rsid w:val="00AB22CA"/>
    <w:rsid w:val="00AB2829"/>
    <w:rsid w:val="00AB29A5"/>
    <w:rsid w:val="00AB2E75"/>
    <w:rsid w:val="00AB32C5"/>
    <w:rsid w:val="00AB3354"/>
    <w:rsid w:val="00AB40AF"/>
    <w:rsid w:val="00AB4A0A"/>
    <w:rsid w:val="00AB4C1A"/>
    <w:rsid w:val="00AB50AC"/>
    <w:rsid w:val="00AB56D8"/>
    <w:rsid w:val="00AB5F08"/>
    <w:rsid w:val="00AB6385"/>
    <w:rsid w:val="00AB6867"/>
    <w:rsid w:val="00AB6B8D"/>
    <w:rsid w:val="00AB6BDF"/>
    <w:rsid w:val="00AB6CA5"/>
    <w:rsid w:val="00AB7616"/>
    <w:rsid w:val="00AB7900"/>
    <w:rsid w:val="00AB7C0A"/>
    <w:rsid w:val="00AC0ADA"/>
    <w:rsid w:val="00AC17B6"/>
    <w:rsid w:val="00AC25C3"/>
    <w:rsid w:val="00AC4133"/>
    <w:rsid w:val="00AC5AC8"/>
    <w:rsid w:val="00AC5F4F"/>
    <w:rsid w:val="00AC677C"/>
    <w:rsid w:val="00AC692E"/>
    <w:rsid w:val="00AC6C8A"/>
    <w:rsid w:val="00AC7595"/>
    <w:rsid w:val="00AC7717"/>
    <w:rsid w:val="00AC7BFC"/>
    <w:rsid w:val="00AC7E4A"/>
    <w:rsid w:val="00AC7F3F"/>
    <w:rsid w:val="00AD04D7"/>
    <w:rsid w:val="00AD08D3"/>
    <w:rsid w:val="00AD27D7"/>
    <w:rsid w:val="00AD3284"/>
    <w:rsid w:val="00AD37D6"/>
    <w:rsid w:val="00AD3E87"/>
    <w:rsid w:val="00AD472D"/>
    <w:rsid w:val="00AD4B23"/>
    <w:rsid w:val="00AD4EFB"/>
    <w:rsid w:val="00AD5411"/>
    <w:rsid w:val="00AD5479"/>
    <w:rsid w:val="00AD5E72"/>
    <w:rsid w:val="00AD6893"/>
    <w:rsid w:val="00AD73B7"/>
    <w:rsid w:val="00AD74BA"/>
    <w:rsid w:val="00AD76FD"/>
    <w:rsid w:val="00AD774A"/>
    <w:rsid w:val="00AD7809"/>
    <w:rsid w:val="00AD784C"/>
    <w:rsid w:val="00AE0000"/>
    <w:rsid w:val="00AE0234"/>
    <w:rsid w:val="00AE0375"/>
    <w:rsid w:val="00AE17A4"/>
    <w:rsid w:val="00AE2A8C"/>
    <w:rsid w:val="00AE2C44"/>
    <w:rsid w:val="00AE398F"/>
    <w:rsid w:val="00AE3BF5"/>
    <w:rsid w:val="00AE4101"/>
    <w:rsid w:val="00AE4401"/>
    <w:rsid w:val="00AE45A2"/>
    <w:rsid w:val="00AE4A5C"/>
    <w:rsid w:val="00AE50E3"/>
    <w:rsid w:val="00AE51E3"/>
    <w:rsid w:val="00AE5751"/>
    <w:rsid w:val="00AE7008"/>
    <w:rsid w:val="00AE7921"/>
    <w:rsid w:val="00AE7B04"/>
    <w:rsid w:val="00AE7BFC"/>
    <w:rsid w:val="00AF0657"/>
    <w:rsid w:val="00AF127A"/>
    <w:rsid w:val="00AF1308"/>
    <w:rsid w:val="00AF2394"/>
    <w:rsid w:val="00AF23D5"/>
    <w:rsid w:val="00AF2855"/>
    <w:rsid w:val="00AF2871"/>
    <w:rsid w:val="00AF28D9"/>
    <w:rsid w:val="00AF2B5F"/>
    <w:rsid w:val="00AF2FC3"/>
    <w:rsid w:val="00AF32F9"/>
    <w:rsid w:val="00AF3A40"/>
    <w:rsid w:val="00AF4022"/>
    <w:rsid w:val="00AF43A8"/>
    <w:rsid w:val="00AF4DCE"/>
    <w:rsid w:val="00AF4EB4"/>
    <w:rsid w:val="00AF56A0"/>
    <w:rsid w:val="00AF56C8"/>
    <w:rsid w:val="00AF5A0F"/>
    <w:rsid w:val="00AF5A8E"/>
    <w:rsid w:val="00AF5AD2"/>
    <w:rsid w:val="00AF5F49"/>
    <w:rsid w:val="00AF6B7D"/>
    <w:rsid w:val="00AF75BE"/>
    <w:rsid w:val="00AF76FE"/>
    <w:rsid w:val="00AF7909"/>
    <w:rsid w:val="00AF7AD7"/>
    <w:rsid w:val="00AF7B18"/>
    <w:rsid w:val="00AF7CFE"/>
    <w:rsid w:val="00B00707"/>
    <w:rsid w:val="00B00B8B"/>
    <w:rsid w:val="00B01A9F"/>
    <w:rsid w:val="00B01BDD"/>
    <w:rsid w:val="00B02071"/>
    <w:rsid w:val="00B020BE"/>
    <w:rsid w:val="00B02153"/>
    <w:rsid w:val="00B02348"/>
    <w:rsid w:val="00B02C02"/>
    <w:rsid w:val="00B02E26"/>
    <w:rsid w:val="00B0304F"/>
    <w:rsid w:val="00B0346C"/>
    <w:rsid w:val="00B0423B"/>
    <w:rsid w:val="00B04C40"/>
    <w:rsid w:val="00B0550C"/>
    <w:rsid w:val="00B058B4"/>
    <w:rsid w:val="00B05C94"/>
    <w:rsid w:val="00B06428"/>
    <w:rsid w:val="00B06A7B"/>
    <w:rsid w:val="00B07107"/>
    <w:rsid w:val="00B07D2B"/>
    <w:rsid w:val="00B100F5"/>
    <w:rsid w:val="00B1075E"/>
    <w:rsid w:val="00B10859"/>
    <w:rsid w:val="00B10A5A"/>
    <w:rsid w:val="00B114F2"/>
    <w:rsid w:val="00B11A1E"/>
    <w:rsid w:val="00B11CD3"/>
    <w:rsid w:val="00B11D33"/>
    <w:rsid w:val="00B1292C"/>
    <w:rsid w:val="00B136C8"/>
    <w:rsid w:val="00B13FC9"/>
    <w:rsid w:val="00B14E50"/>
    <w:rsid w:val="00B14F4F"/>
    <w:rsid w:val="00B15393"/>
    <w:rsid w:val="00B15A21"/>
    <w:rsid w:val="00B162D8"/>
    <w:rsid w:val="00B1652A"/>
    <w:rsid w:val="00B17747"/>
    <w:rsid w:val="00B1794E"/>
    <w:rsid w:val="00B17D0D"/>
    <w:rsid w:val="00B2017F"/>
    <w:rsid w:val="00B20323"/>
    <w:rsid w:val="00B20BF3"/>
    <w:rsid w:val="00B21295"/>
    <w:rsid w:val="00B2145E"/>
    <w:rsid w:val="00B21563"/>
    <w:rsid w:val="00B2173E"/>
    <w:rsid w:val="00B21CD5"/>
    <w:rsid w:val="00B2216B"/>
    <w:rsid w:val="00B238EF"/>
    <w:rsid w:val="00B23F26"/>
    <w:rsid w:val="00B24A65"/>
    <w:rsid w:val="00B24BBF"/>
    <w:rsid w:val="00B24C62"/>
    <w:rsid w:val="00B2540B"/>
    <w:rsid w:val="00B263E4"/>
    <w:rsid w:val="00B265A9"/>
    <w:rsid w:val="00B26CB8"/>
    <w:rsid w:val="00B277B8"/>
    <w:rsid w:val="00B27CF1"/>
    <w:rsid w:val="00B30273"/>
    <w:rsid w:val="00B305CD"/>
    <w:rsid w:val="00B30844"/>
    <w:rsid w:val="00B30868"/>
    <w:rsid w:val="00B309FF"/>
    <w:rsid w:val="00B31493"/>
    <w:rsid w:val="00B31695"/>
    <w:rsid w:val="00B31C83"/>
    <w:rsid w:val="00B3245D"/>
    <w:rsid w:val="00B32B77"/>
    <w:rsid w:val="00B33410"/>
    <w:rsid w:val="00B33C13"/>
    <w:rsid w:val="00B33D36"/>
    <w:rsid w:val="00B34563"/>
    <w:rsid w:val="00B345B3"/>
    <w:rsid w:val="00B34AD9"/>
    <w:rsid w:val="00B34D7F"/>
    <w:rsid w:val="00B35870"/>
    <w:rsid w:val="00B3589F"/>
    <w:rsid w:val="00B36876"/>
    <w:rsid w:val="00B37440"/>
    <w:rsid w:val="00B3746C"/>
    <w:rsid w:val="00B377B4"/>
    <w:rsid w:val="00B37F0A"/>
    <w:rsid w:val="00B40E65"/>
    <w:rsid w:val="00B411D3"/>
    <w:rsid w:val="00B424EF"/>
    <w:rsid w:val="00B425B6"/>
    <w:rsid w:val="00B4271E"/>
    <w:rsid w:val="00B434C1"/>
    <w:rsid w:val="00B437B0"/>
    <w:rsid w:val="00B4388B"/>
    <w:rsid w:val="00B43898"/>
    <w:rsid w:val="00B43924"/>
    <w:rsid w:val="00B43D54"/>
    <w:rsid w:val="00B441F7"/>
    <w:rsid w:val="00B442C3"/>
    <w:rsid w:val="00B442CC"/>
    <w:rsid w:val="00B44797"/>
    <w:rsid w:val="00B459FF"/>
    <w:rsid w:val="00B469D8"/>
    <w:rsid w:val="00B46AF5"/>
    <w:rsid w:val="00B46BBE"/>
    <w:rsid w:val="00B473B4"/>
    <w:rsid w:val="00B475D4"/>
    <w:rsid w:val="00B50948"/>
    <w:rsid w:val="00B50FB8"/>
    <w:rsid w:val="00B50FFB"/>
    <w:rsid w:val="00B513FC"/>
    <w:rsid w:val="00B5180B"/>
    <w:rsid w:val="00B528FE"/>
    <w:rsid w:val="00B52B05"/>
    <w:rsid w:val="00B53BDB"/>
    <w:rsid w:val="00B542E0"/>
    <w:rsid w:val="00B542FA"/>
    <w:rsid w:val="00B548FE"/>
    <w:rsid w:val="00B54D84"/>
    <w:rsid w:val="00B54FFA"/>
    <w:rsid w:val="00B55487"/>
    <w:rsid w:val="00B55B07"/>
    <w:rsid w:val="00B55C27"/>
    <w:rsid w:val="00B5605E"/>
    <w:rsid w:val="00B56716"/>
    <w:rsid w:val="00B6096D"/>
    <w:rsid w:val="00B60EB3"/>
    <w:rsid w:val="00B613A4"/>
    <w:rsid w:val="00B61541"/>
    <w:rsid w:val="00B6167F"/>
    <w:rsid w:val="00B617E6"/>
    <w:rsid w:val="00B61F56"/>
    <w:rsid w:val="00B61FE9"/>
    <w:rsid w:val="00B622CF"/>
    <w:rsid w:val="00B62631"/>
    <w:rsid w:val="00B626F5"/>
    <w:rsid w:val="00B628AD"/>
    <w:rsid w:val="00B62C5D"/>
    <w:rsid w:val="00B630EA"/>
    <w:rsid w:val="00B63253"/>
    <w:rsid w:val="00B63413"/>
    <w:rsid w:val="00B636AB"/>
    <w:rsid w:val="00B63A12"/>
    <w:rsid w:val="00B63FC7"/>
    <w:rsid w:val="00B643DA"/>
    <w:rsid w:val="00B64EEC"/>
    <w:rsid w:val="00B64FDB"/>
    <w:rsid w:val="00B65DC3"/>
    <w:rsid w:val="00B662A8"/>
    <w:rsid w:val="00B665AD"/>
    <w:rsid w:val="00B66A9A"/>
    <w:rsid w:val="00B66AAA"/>
    <w:rsid w:val="00B66E7B"/>
    <w:rsid w:val="00B67081"/>
    <w:rsid w:val="00B67087"/>
    <w:rsid w:val="00B67232"/>
    <w:rsid w:val="00B672B7"/>
    <w:rsid w:val="00B7134D"/>
    <w:rsid w:val="00B715AC"/>
    <w:rsid w:val="00B72241"/>
    <w:rsid w:val="00B7225A"/>
    <w:rsid w:val="00B723AF"/>
    <w:rsid w:val="00B74058"/>
    <w:rsid w:val="00B751DF"/>
    <w:rsid w:val="00B764A6"/>
    <w:rsid w:val="00B76ABA"/>
    <w:rsid w:val="00B76FAB"/>
    <w:rsid w:val="00B7758C"/>
    <w:rsid w:val="00B80002"/>
    <w:rsid w:val="00B81E34"/>
    <w:rsid w:val="00B82A1F"/>
    <w:rsid w:val="00B82A2D"/>
    <w:rsid w:val="00B82E9E"/>
    <w:rsid w:val="00B83222"/>
    <w:rsid w:val="00B8393E"/>
    <w:rsid w:val="00B84902"/>
    <w:rsid w:val="00B84EB3"/>
    <w:rsid w:val="00B84EFD"/>
    <w:rsid w:val="00B84FEF"/>
    <w:rsid w:val="00B85312"/>
    <w:rsid w:val="00B85899"/>
    <w:rsid w:val="00B86409"/>
    <w:rsid w:val="00B86896"/>
    <w:rsid w:val="00B86DBC"/>
    <w:rsid w:val="00B8732D"/>
    <w:rsid w:val="00B878EB"/>
    <w:rsid w:val="00B87D26"/>
    <w:rsid w:val="00B87F9F"/>
    <w:rsid w:val="00B90E57"/>
    <w:rsid w:val="00B91880"/>
    <w:rsid w:val="00B921B8"/>
    <w:rsid w:val="00B92B6E"/>
    <w:rsid w:val="00B9326C"/>
    <w:rsid w:val="00B93C1D"/>
    <w:rsid w:val="00B943E7"/>
    <w:rsid w:val="00B9475D"/>
    <w:rsid w:val="00B94D74"/>
    <w:rsid w:val="00B94DAA"/>
    <w:rsid w:val="00B94EF5"/>
    <w:rsid w:val="00B954CD"/>
    <w:rsid w:val="00B959E6"/>
    <w:rsid w:val="00B95C04"/>
    <w:rsid w:val="00B960C9"/>
    <w:rsid w:val="00B96557"/>
    <w:rsid w:val="00B96B49"/>
    <w:rsid w:val="00B96B71"/>
    <w:rsid w:val="00B96F40"/>
    <w:rsid w:val="00B97AE3"/>
    <w:rsid w:val="00B97B08"/>
    <w:rsid w:val="00B97E04"/>
    <w:rsid w:val="00BA0762"/>
    <w:rsid w:val="00BA18B4"/>
    <w:rsid w:val="00BA1BD2"/>
    <w:rsid w:val="00BA1D5E"/>
    <w:rsid w:val="00BA2E6E"/>
    <w:rsid w:val="00BA3476"/>
    <w:rsid w:val="00BA36DF"/>
    <w:rsid w:val="00BA3D66"/>
    <w:rsid w:val="00BA3D75"/>
    <w:rsid w:val="00BA424F"/>
    <w:rsid w:val="00BA42D9"/>
    <w:rsid w:val="00BA5C74"/>
    <w:rsid w:val="00BA5E03"/>
    <w:rsid w:val="00BA5EC3"/>
    <w:rsid w:val="00BA61F8"/>
    <w:rsid w:val="00BA64B1"/>
    <w:rsid w:val="00BA6D0F"/>
    <w:rsid w:val="00BA72F8"/>
    <w:rsid w:val="00BA733F"/>
    <w:rsid w:val="00BB05B0"/>
    <w:rsid w:val="00BB09D3"/>
    <w:rsid w:val="00BB12C5"/>
    <w:rsid w:val="00BB1967"/>
    <w:rsid w:val="00BB229B"/>
    <w:rsid w:val="00BB27F6"/>
    <w:rsid w:val="00BB3208"/>
    <w:rsid w:val="00BB3AD7"/>
    <w:rsid w:val="00BB422A"/>
    <w:rsid w:val="00BB4BF1"/>
    <w:rsid w:val="00BB598D"/>
    <w:rsid w:val="00BB5A50"/>
    <w:rsid w:val="00BB5CE6"/>
    <w:rsid w:val="00BB6B60"/>
    <w:rsid w:val="00BB74F5"/>
    <w:rsid w:val="00BB7E1D"/>
    <w:rsid w:val="00BC0B35"/>
    <w:rsid w:val="00BC1778"/>
    <w:rsid w:val="00BC1E54"/>
    <w:rsid w:val="00BC2217"/>
    <w:rsid w:val="00BC252E"/>
    <w:rsid w:val="00BC27C9"/>
    <w:rsid w:val="00BC2AB4"/>
    <w:rsid w:val="00BC2B87"/>
    <w:rsid w:val="00BC3492"/>
    <w:rsid w:val="00BC39EB"/>
    <w:rsid w:val="00BC3F7F"/>
    <w:rsid w:val="00BC4135"/>
    <w:rsid w:val="00BC42C8"/>
    <w:rsid w:val="00BC4A2F"/>
    <w:rsid w:val="00BC574C"/>
    <w:rsid w:val="00BC5AE4"/>
    <w:rsid w:val="00BC6357"/>
    <w:rsid w:val="00BC64E8"/>
    <w:rsid w:val="00BC66DB"/>
    <w:rsid w:val="00BC69A4"/>
    <w:rsid w:val="00BC6CC6"/>
    <w:rsid w:val="00BC6F07"/>
    <w:rsid w:val="00BC7727"/>
    <w:rsid w:val="00BC7F3F"/>
    <w:rsid w:val="00BC7FE2"/>
    <w:rsid w:val="00BD02DE"/>
    <w:rsid w:val="00BD0D13"/>
    <w:rsid w:val="00BD19C4"/>
    <w:rsid w:val="00BD1BD2"/>
    <w:rsid w:val="00BD214C"/>
    <w:rsid w:val="00BD23BD"/>
    <w:rsid w:val="00BD2405"/>
    <w:rsid w:val="00BD2583"/>
    <w:rsid w:val="00BD2949"/>
    <w:rsid w:val="00BD2AD5"/>
    <w:rsid w:val="00BD2F15"/>
    <w:rsid w:val="00BD2F5C"/>
    <w:rsid w:val="00BD3432"/>
    <w:rsid w:val="00BD3950"/>
    <w:rsid w:val="00BD39D5"/>
    <w:rsid w:val="00BD3F8C"/>
    <w:rsid w:val="00BD4148"/>
    <w:rsid w:val="00BD491F"/>
    <w:rsid w:val="00BD50DD"/>
    <w:rsid w:val="00BD5F0F"/>
    <w:rsid w:val="00BD6322"/>
    <w:rsid w:val="00BD6F1F"/>
    <w:rsid w:val="00BD7465"/>
    <w:rsid w:val="00BD7989"/>
    <w:rsid w:val="00BE0231"/>
    <w:rsid w:val="00BE0347"/>
    <w:rsid w:val="00BE06DD"/>
    <w:rsid w:val="00BE0984"/>
    <w:rsid w:val="00BE1756"/>
    <w:rsid w:val="00BE1A11"/>
    <w:rsid w:val="00BE1D59"/>
    <w:rsid w:val="00BE1EF7"/>
    <w:rsid w:val="00BE26FB"/>
    <w:rsid w:val="00BE2B26"/>
    <w:rsid w:val="00BE2CF7"/>
    <w:rsid w:val="00BE3000"/>
    <w:rsid w:val="00BE304F"/>
    <w:rsid w:val="00BE3250"/>
    <w:rsid w:val="00BE3BDA"/>
    <w:rsid w:val="00BE46EF"/>
    <w:rsid w:val="00BE4DD4"/>
    <w:rsid w:val="00BE4F6B"/>
    <w:rsid w:val="00BE50EF"/>
    <w:rsid w:val="00BE5291"/>
    <w:rsid w:val="00BE6059"/>
    <w:rsid w:val="00BE66CD"/>
    <w:rsid w:val="00BE7068"/>
    <w:rsid w:val="00BE7232"/>
    <w:rsid w:val="00BE7597"/>
    <w:rsid w:val="00BE7684"/>
    <w:rsid w:val="00BE7908"/>
    <w:rsid w:val="00BE7C1E"/>
    <w:rsid w:val="00BE7DBE"/>
    <w:rsid w:val="00BF15FE"/>
    <w:rsid w:val="00BF231E"/>
    <w:rsid w:val="00BF29EA"/>
    <w:rsid w:val="00BF2A6B"/>
    <w:rsid w:val="00BF2DA5"/>
    <w:rsid w:val="00BF42A8"/>
    <w:rsid w:val="00BF4ECA"/>
    <w:rsid w:val="00BF63AF"/>
    <w:rsid w:val="00BF6720"/>
    <w:rsid w:val="00BF68BB"/>
    <w:rsid w:val="00BF6A09"/>
    <w:rsid w:val="00BF6D00"/>
    <w:rsid w:val="00BF6E81"/>
    <w:rsid w:val="00BF795B"/>
    <w:rsid w:val="00BF7ADB"/>
    <w:rsid w:val="00BF7C1D"/>
    <w:rsid w:val="00C00048"/>
    <w:rsid w:val="00C00174"/>
    <w:rsid w:val="00C00192"/>
    <w:rsid w:val="00C00504"/>
    <w:rsid w:val="00C00521"/>
    <w:rsid w:val="00C011A7"/>
    <w:rsid w:val="00C019A3"/>
    <w:rsid w:val="00C01C68"/>
    <w:rsid w:val="00C03256"/>
    <w:rsid w:val="00C03BE2"/>
    <w:rsid w:val="00C03D82"/>
    <w:rsid w:val="00C04E05"/>
    <w:rsid w:val="00C05B36"/>
    <w:rsid w:val="00C05C9B"/>
    <w:rsid w:val="00C063C6"/>
    <w:rsid w:val="00C068A0"/>
    <w:rsid w:val="00C06B89"/>
    <w:rsid w:val="00C06D64"/>
    <w:rsid w:val="00C06DF0"/>
    <w:rsid w:val="00C075B7"/>
    <w:rsid w:val="00C0798E"/>
    <w:rsid w:val="00C07BF7"/>
    <w:rsid w:val="00C07C25"/>
    <w:rsid w:val="00C1032B"/>
    <w:rsid w:val="00C10F9D"/>
    <w:rsid w:val="00C11D11"/>
    <w:rsid w:val="00C1267D"/>
    <w:rsid w:val="00C12B81"/>
    <w:rsid w:val="00C12C46"/>
    <w:rsid w:val="00C12F30"/>
    <w:rsid w:val="00C134A7"/>
    <w:rsid w:val="00C13647"/>
    <w:rsid w:val="00C139C0"/>
    <w:rsid w:val="00C15084"/>
    <w:rsid w:val="00C150A2"/>
    <w:rsid w:val="00C1553A"/>
    <w:rsid w:val="00C15FD6"/>
    <w:rsid w:val="00C16D31"/>
    <w:rsid w:val="00C16E6D"/>
    <w:rsid w:val="00C16FD4"/>
    <w:rsid w:val="00C170E2"/>
    <w:rsid w:val="00C17186"/>
    <w:rsid w:val="00C174DF"/>
    <w:rsid w:val="00C17E8E"/>
    <w:rsid w:val="00C20476"/>
    <w:rsid w:val="00C20DB3"/>
    <w:rsid w:val="00C2100C"/>
    <w:rsid w:val="00C217A9"/>
    <w:rsid w:val="00C22189"/>
    <w:rsid w:val="00C22375"/>
    <w:rsid w:val="00C2288B"/>
    <w:rsid w:val="00C228A5"/>
    <w:rsid w:val="00C229D5"/>
    <w:rsid w:val="00C22C0A"/>
    <w:rsid w:val="00C23374"/>
    <w:rsid w:val="00C235BF"/>
    <w:rsid w:val="00C24337"/>
    <w:rsid w:val="00C248C8"/>
    <w:rsid w:val="00C249A2"/>
    <w:rsid w:val="00C24AC9"/>
    <w:rsid w:val="00C24FBE"/>
    <w:rsid w:val="00C25145"/>
    <w:rsid w:val="00C25201"/>
    <w:rsid w:val="00C25D28"/>
    <w:rsid w:val="00C264E3"/>
    <w:rsid w:val="00C26665"/>
    <w:rsid w:val="00C266B4"/>
    <w:rsid w:val="00C2687D"/>
    <w:rsid w:val="00C26C42"/>
    <w:rsid w:val="00C27098"/>
    <w:rsid w:val="00C27308"/>
    <w:rsid w:val="00C27627"/>
    <w:rsid w:val="00C27932"/>
    <w:rsid w:val="00C27FB4"/>
    <w:rsid w:val="00C309E9"/>
    <w:rsid w:val="00C315CD"/>
    <w:rsid w:val="00C322C1"/>
    <w:rsid w:val="00C32D51"/>
    <w:rsid w:val="00C33FF6"/>
    <w:rsid w:val="00C34065"/>
    <w:rsid w:val="00C34516"/>
    <w:rsid w:val="00C34655"/>
    <w:rsid w:val="00C346B5"/>
    <w:rsid w:val="00C34866"/>
    <w:rsid w:val="00C3492D"/>
    <w:rsid w:val="00C34AC1"/>
    <w:rsid w:val="00C354D9"/>
    <w:rsid w:val="00C35E5F"/>
    <w:rsid w:val="00C364F0"/>
    <w:rsid w:val="00C36DB0"/>
    <w:rsid w:val="00C37375"/>
    <w:rsid w:val="00C37F75"/>
    <w:rsid w:val="00C4017F"/>
    <w:rsid w:val="00C409D8"/>
    <w:rsid w:val="00C4177C"/>
    <w:rsid w:val="00C4235E"/>
    <w:rsid w:val="00C42871"/>
    <w:rsid w:val="00C431FD"/>
    <w:rsid w:val="00C435C0"/>
    <w:rsid w:val="00C43609"/>
    <w:rsid w:val="00C438BD"/>
    <w:rsid w:val="00C43B73"/>
    <w:rsid w:val="00C4420C"/>
    <w:rsid w:val="00C4503B"/>
    <w:rsid w:val="00C450C3"/>
    <w:rsid w:val="00C4599A"/>
    <w:rsid w:val="00C459F8"/>
    <w:rsid w:val="00C460A2"/>
    <w:rsid w:val="00C464C5"/>
    <w:rsid w:val="00C47D28"/>
    <w:rsid w:val="00C47D9C"/>
    <w:rsid w:val="00C47E31"/>
    <w:rsid w:val="00C50331"/>
    <w:rsid w:val="00C504DB"/>
    <w:rsid w:val="00C50AD6"/>
    <w:rsid w:val="00C510D3"/>
    <w:rsid w:val="00C51116"/>
    <w:rsid w:val="00C51233"/>
    <w:rsid w:val="00C52695"/>
    <w:rsid w:val="00C5275D"/>
    <w:rsid w:val="00C5301E"/>
    <w:rsid w:val="00C53B39"/>
    <w:rsid w:val="00C54058"/>
    <w:rsid w:val="00C540CB"/>
    <w:rsid w:val="00C54295"/>
    <w:rsid w:val="00C5453C"/>
    <w:rsid w:val="00C5469E"/>
    <w:rsid w:val="00C5483D"/>
    <w:rsid w:val="00C550B1"/>
    <w:rsid w:val="00C552AF"/>
    <w:rsid w:val="00C55432"/>
    <w:rsid w:val="00C56193"/>
    <w:rsid w:val="00C562FA"/>
    <w:rsid w:val="00C563FD"/>
    <w:rsid w:val="00C56403"/>
    <w:rsid w:val="00C607B4"/>
    <w:rsid w:val="00C60A2E"/>
    <w:rsid w:val="00C614F1"/>
    <w:rsid w:val="00C616B6"/>
    <w:rsid w:val="00C61BF7"/>
    <w:rsid w:val="00C61C22"/>
    <w:rsid w:val="00C63072"/>
    <w:rsid w:val="00C63759"/>
    <w:rsid w:val="00C63D6B"/>
    <w:rsid w:val="00C641C6"/>
    <w:rsid w:val="00C64585"/>
    <w:rsid w:val="00C645DE"/>
    <w:rsid w:val="00C64E8D"/>
    <w:rsid w:val="00C6542C"/>
    <w:rsid w:val="00C66835"/>
    <w:rsid w:val="00C66E8B"/>
    <w:rsid w:val="00C670DB"/>
    <w:rsid w:val="00C6788F"/>
    <w:rsid w:val="00C679BA"/>
    <w:rsid w:val="00C67B25"/>
    <w:rsid w:val="00C70114"/>
    <w:rsid w:val="00C706B4"/>
    <w:rsid w:val="00C70811"/>
    <w:rsid w:val="00C7174A"/>
    <w:rsid w:val="00C71C60"/>
    <w:rsid w:val="00C71E8E"/>
    <w:rsid w:val="00C72655"/>
    <w:rsid w:val="00C72ACC"/>
    <w:rsid w:val="00C73177"/>
    <w:rsid w:val="00C732BA"/>
    <w:rsid w:val="00C73345"/>
    <w:rsid w:val="00C73542"/>
    <w:rsid w:val="00C73B3E"/>
    <w:rsid w:val="00C73B48"/>
    <w:rsid w:val="00C74045"/>
    <w:rsid w:val="00C74138"/>
    <w:rsid w:val="00C7468F"/>
    <w:rsid w:val="00C7514C"/>
    <w:rsid w:val="00C7561B"/>
    <w:rsid w:val="00C7580B"/>
    <w:rsid w:val="00C7595E"/>
    <w:rsid w:val="00C76435"/>
    <w:rsid w:val="00C76492"/>
    <w:rsid w:val="00C76752"/>
    <w:rsid w:val="00C76E2F"/>
    <w:rsid w:val="00C77390"/>
    <w:rsid w:val="00C77466"/>
    <w:rsid w:val="00C77F4C"/>
    <w:rsid w:val="00C803D2"/>
    <w:rsid w:val="00C8043D"/>
    <w:rsid w:val="00C80525"/>
    <w:rsid w:val="00C80A82"/>
    <w:rsid w:val="00C80C24"/>
    <w:rsid w:val="00C80E1F"/>
    <w:rsid w:val="00C80FBA"/>
    <w:rsid w:val="00C813C0"/>
    <w:rsid w:val="00C823D8"/>
    <w:rsid w:val="00C82833"/>
    <w:rsid w:val="00C82882"/>
    <w:rsid w:val="00C82E3D"/>
    <w:rsid w:val="00C82F39"/>
    <w:rsid w:val="00C831A9"/>
    <w:rsid w:val="00C8327C"/>
    <w:rsid w:val="00C84CB3"/>
    <w:rsid w:val="00C84E7E"/>
    <w:rsid w:val="00C85056"/>
    <w:rsid w:val="00C850CE"/>
    <w:rsid w:val="00C8581A"/>
    <w:rsid w:val="00C85A61"/>
    <w:rsid w:val="00C85CB2"/>
    <w:rsid w:val="00C86201"/>
    <w:rsid w:val="00C8630E"/>
    <w:rsid w:val="00C8673A"/>
    <w:rsid w:val="00C8673F"/>
    <w:rsid w:val="00C87291"/>
    <w:rsid w:val="00C8756A"/>
    <w:rsid w:val="00C90426"/>
    <w:rsid w:val="00C905EB"/>
    <w:rsid w:val="00C9100E"/>
    <w:rsid w:val="00C911C6"/>
    <w:rsid w:val="00C91318"/>
    <w:rsid w:val="00C9143D"/>
    <w:rsid w:val="00C91485"/>
    <w:rsid w:val="00C92AC4"/>
    <w:rsid w:val="00C935D6"/>
    <w:rsid w:val="00C93BDD"/>
    <w:rsid w:val="00C93D12"/>
    <w:rsid w:val="00C942A9"/>
    <w:rsid w:val="00C95C44"/>
    <w:rsid w:val="00C96B4E"/>
    <w:rsid w:val="00C96CA8"/>
    <w:rsid w:val="00CA024C"/>
    <w:rsid w:val="00CA16F4"/>
    <w:rsid w:val="00CA1E9A"/>
    <w:rsid w:val="00CA1FF2"/>
    <w:rsid w:val="00CA2307"/>
    <w:rsid w:val="00CA2544"/>
    <w:rsid w:val="00CA2BC9"/>
    <w:rsid w:val="00CA2BDC"/>
    <w:rsid w:val="00CA2E87"/>
    <w:rsid w:val="00CA3097"/>
    <w:rsid w:val="00CA316E"/>
    <w:rsid w:val="00CA38A0"/>
    <w:rsid w:val="00CA3B8F"/>
    <w:rsid w:val="00CA4039"/>
    <w:rsid w:val="00CA4167"/>
    <w:rsid w:val="00CA4585"/>
    <w:rsid w:val="00CA48FF"/>
    <w:rsid w:val="00CA4B4B"/>
    <w:rsid w:val="00CA4F03"/>
    <w:rsid w:val="00CA4F76"/>
    <w:rsid w:val="00CA57CD"/>
    <w:rsid w:val="00CA5ECF"/>
    <w:rsid w:val="00CA5FB2"/>
    <w:rsid w:val="00CA624E"/>
    <w:rsid w:val="00CA62A0"/>
    <w:rsid w:val="00CA6FB0"/>
    <w:rsid w:val="00CA7477"/>
    <w:rsid w:val="00CA7944"/>
    <w:rsid w:val="00CB083A"/>
    <w:rsid w:val="00CB09F9"/>
    <w:rsid w:val="00CB0B7B"/>
    <w:rsid w:val="00CB1CC0"/>
    <w:rsid w:val="00CB24FF"/>
    <w:rsid w:val="00CB2678"/>
    <w:rsid w:val="00CB3672"/>
    <w:rsid w:val="00CB3AB3"/>
    <w:rsid w:val="00CB3AC2"/>
    <w:rsid w:val="00CB4AAF"/>
    <w:rsid w:val="00CB531D"/>
    <w:rsid w:val="00CB56A6"/>
    <w:rsid w:val="00CB570D"/>
    <w:rsid w:val="00CB6917"/>
    <w:rsid w:val="00CB6FF0"/>
    <w:rsid w:val="00CB772C"/>
    <w:rsid w:val="00CB7B67"/>
    <w:rsid w:val="00CB7BF2"/>
    <w:rsid w:val="00CB7C6C"/>
    <w:rsid w:val="00CB7DEF"/>
    <w:rsid w:val="00CC0172"/>
    <w:rsid w:val="00CC03B3"/>
    <w:rsid w:val="00CC0EF2"/>
    <w:rsid w:val="00CC2642"/>
    <w:rsid w:val="00CC2918"/>
    <w:rsid w:val="00CC2EED"/>
    <w:rsid w:val="00CC2F0C"/>
    <w:rsid w:val="00CC438B"/>
    <w:rsid w:val="00CC48B9"/>
    <w:rsid w:val="00CC563A"/>
    <w:rsid w:val="00CC58A8"/>
    <w:rsid w:val="00CC6580"/>
    <w:rsid w:val="00CC65A6"/>
    <w:rsid w:val="00CC7781"/>
    <w:rsid w:val="00CD04D4"/>
    <w:rsid w:val="00CD0794"/>
    <w:rsid w:val="00CD0B2D"/>
    <w:rsid w:val="00CD0C09"/>
    <w:rsid w:val="00CD0E86"/>
    <w:rsid w:val="00CD10ED"/>
    <w:rsid w:val="00CD24AC"/>
    <w:rsid w:val="00CD278D"/>
    <w:rsid w:val="00CD2E0D"/>
    <w:rsid w:val="00CD30E7"/>
    <w:rsid w:val="00CD39B0"/>
    <w:rsid w:val="00CD3CF7"/>
    <w:rsid w:val="00CD4022"/>
    <w:rsid w:val="00CD4344"/>
    <w:rsid w:val="00CD458A"/>
    <w:rsid w:val="00CD4592"/>
    <w:rsid w:val="00CD4E0A"/>
    <w:rsid w:val="00CD572E"/>
    <w:rsid w:val="00CD5FF2"/>
    <w:rsid w:val="00CD64CF"/>
    <w:rsid w:val="00CD681C"/>
    <w:rsid w:val="00CD6AF6"/>
    <w:rsid w:val="00CD6FC8"/>
    <w:rsid w:val="00CD70B6"/>
    <w:rsid w:val="00CD7168"/>
    <w:rsid w:val="00CD725A"/>
    <w:rsid w:val="00CD7A58"/>
    <w:rsid w:val="00CE02D5"/>
    <w:rsid w:val="00CE0798"/>
    <w:rsid w:val="00CE1E37"/>
    <w:rsid w:val="00CE23C0"/>
    <w:rsid w:val="00CE263E"/>
    <w:rsid w:val="00CE2D51"/>
    <w:rsid w:val="00CE4270"/>
    <w:rsid w:val="00CE465F"/>
    <w:rsid w:val="00CE46F1"/>
    <w:rsid w:val="00CE4F3C"/>
    <w:rsid w:val="00CE6321"/>
    <w:rsid w:val="00CE6E0D"/>
    <w:rsid w:val="00CE6E8A"/>
    <w:rsid w:val="00CE7696"/>
    <w:rsid w:val="00CE77C6"/>
    <w:rsid w:val="00CE7DE2"/>
    <w:rsid w:val="00CE7F70"/>
    <w:rsid w:val="00CF014E"/>
    <w:rsid w:val="00CF0264"/>
    <w:rsid w:val="00CF0F95"/>
    <w:rsid w:val="00CF1238"/>
    <w:rsid w:val="00CF1511"/>
    <w:rsid w:val="00CF23F0"/>
    <w:rsid w:val="00CF2B1F"/>
    <w:rsid w:val="00CF34F9"/>
    <w:rsid w:val="00CF3DAD"/>
    <w:rsid w:val="00CF40CA"/>
    <w:rsid w:val="00CF49D6"/>
    <w:rsid w:val="00CF53F0"/>
    <w:rsid w:val="00CF5A5C"/>
    <w:rsid w:val="00CF5A8C"/>
    <w:rsid w:val="00CF5E36"/>
    <w:rsid w:val="00CF758A"/>
    <w:rsid w:val="00CF77BA"/>
    <w:rsid w:val="00CF7B79"/>
    <w:rsid w:val="00CF7E30"/>
    <w:rsid w:val="00D001CB"/>
    <w:rsid w:val="00D0048E"/>
    <w:rsid w:val="00D00574"/>
    <w:rsid w:val="00D013B2"/>
    <w:rsid w:val="00D0145F"/>
    <w:rsid w:val="00D01900"/>
    <w:rsid w:val="00D01C9C"/>
    <w:rsid w:val="00D01CC5"/>
    <w:rsid w:val="00D020AB"/>
    <w:rsid w:val="00D028BE"/>
    <w:rsid w:val="00D02C6A"/>
    <w:rsid w:val="00D02CF4"/>
    <w:rsid w:val="00D04244"/>
    <w:rsid w:val="00D04EDB"/>
    <w:rsid w:val="00D0520C"/>
    <w:rsid w:val="00D05B5E"/>
    <w:rsid w:val="00D05FC6"/>
    <w:rsid w:val="00D066F6"/>
    <w:rsid w:val="00D06C7E"/>
    <w:rsid w:val="00D073FA"/>
    <w:rsid w:val="00D079AD"/>
    <w:rsid w:val="00D07FD5"/>
    <w:rsid w:val="00D11034"/>
    <w:rsid w:val="00D111F7"/>
    <w:rsid w:val="00D11613"/>
    <w:rsid w:val="00D11A9C"/>
    <w:rsid w:val="00D12024"/>
    <w:rsid w:val="00D120AA"/>
    <w:rsid w:val="00D12696"/>
    <w:rsid w:val="00D128C7"/>
    <w:rsid w:val="00D12B21"/>
    <w:rsid w:val="00D145ED"/>
    <w:rsid w:val="00D1524A"/>
    <w:rsid w:val="00D15484"/>
    <w:rsid w:val="00D15A69"/>
    <w:rsid w:val="00D15C26"/>
    <w:rsid w:val="00D160F9"/>
    <w:rsid w:val="00D163AE"/>
    <w:rsid w:val="00D164BE"/>
    <w:rsid w:val="00D17867"/>
    <w:rsid w:val="00D20CE7"/>
    <w:rsid w:val="00D213A9"/>
    <w:rsid w:val="00D21403"/>
    <w:rsid w:val="00D218C2"/>
    <w:rsid w:val="00D22A72"/>
    <w:rsid w:val="00D22BFE"/>
    <w:rsid w:val="00D237E3"/>
    <w:rsid w:val="00D24280"/>
    <w:rsid w:val="00D244DA"/>
    <w:rsid w:val="00D2457F"/>
    <w:rsid w:val="00D25488"/>
    <w:rsid w:val="00D254EB"/>
    <w:rsid w:val="00D25762"/>
    <w:rsid w:val="00D26252"/>
    <w:rsid w:val="00D26298"/>
    <w:rsid w:val="00D26EF0"/>
    <w:rsid w:val="00D26F1E"/>
    <w:rsid w:val="00D27007"/>
    <w:rsid w:val="00D279C8"/>
    <w:rsid w:val="00D27D4A"/>
    <w:rsid w:val="00D30188"/>
    <w:rsid w:val="00D30691"/>
    <w:rsid w:val="00D30854"/>
    <w:rsid w:val="00D30C89"/>
    <w:rsid w:val="00D3126B"/>
    <w:rsid w:val="00D315C6"/>
    <w:rsid w:val="00D31A41"/>
    <w:rsid w:val="00D3230B"/>
    <w:rsid w:val="00D32406"/>
    <w:rsid w:val="00D3252F"/>
    <w:rsid w:val="00D32ABF"/>
    <w:rsid w:val="00D32F9F"/>
    <w:rsid w:val="00D340A2"/>
    <w:rsid w:val="00D3496A"/>
    <w:rsid w:val="00D34A1A"/>
    <w:rsid w:val="00D3533B"/>
    <w:rsid w:val="00D35BC4"/>
    <w:rsid w:val="00D35DD2"/>
    <w:rsid w:val="00D3600A"/>
    <w:rsid w:val="00D3697A"/>
    <w:rsid w:val="00D36A9D"/>
    <w:rsid w:val="00D36CB6"/>
    <w:rsid w:val="00D36EC7"/>
    <w:rsid w:val="00D372C1"/>
    <w:rsid w:val="00D37F4F"/>
    <w:rsid w:val="00D4017F"/>
    <w:rsid w:val="00D402D2"/>
    <w:rsid w:val="00D404A8"/>
    <w:rsid w:val="00D4055F"/>
    <w:rsid w:val="00D40986"/>
    <w:rsid w:val="00D40BB7"/>
    <w:rsid w:val="00D4163C"/>
    <w:rsid w:val="00D41AFF"/>
    <w:rsid w:val="00D41BD9"/>
    <w:rsid w:val="00D41BF4"/>
    <w:rsid w:val="00D41E6F"/>
    <w:rsid w:val="00D42750"/>
    <w:rsid w:val="00D4278D"/>
    <w:rsid w:val="00D434C7"/>
    <w:rsid w:val="00D4375D"/>
    <w:rsid w:val="00D43D89"/>
    <w:rsid w:val="00D43E84"/>
    <w:rsid w:val="00D4467D"/>
    <w:rsid w:val="00D446A8"/>
    <w:rsid w:val="00D45343"/>
    <w:rsid w:val="00D4597A"/>
    <w:rsid w:val="00D45A61"/>
    <w:rsid w:val="00D46218"/>
    <w:rsid w:val="00D463C0"/>
    <w:rsid w:val="00D46B8B"/>
    <w:rsid w:val="00D46D67"/>
    <w:rsid w:val="00D47AC4"/>
    <w:rsid w:val="00D50179"/>
    <w:rsid w:val="00D5021B"/>
    <w:rsid w:val="00D50367"/>
    <w:rsid w:val="00D51E6E"/>
    <w:rsid w:val="00D52D88"/>
    <w:rsid w:val="00D532D9"/>
    <w:rsid w:val="00D54B23"/>
    <w:rsid w:val="00D553C4"/>
    <w:rsid w:val="00D55D36"/>
    <w:rsid w:val="00D5613B"/>
    <w:rsid w:val="00D56291"/>
    <w:rsid w:val="00D563B3"/>
    <w:rsid w:val="00D570FD"/>
    <w:rsid w:val="00D571CF"/>
    <w:rsid w:val="00D60A9D"/>
    <w:rsid w:val="00D60BDA"/>
    <w:rsid w:val="00D60D5C"/>
    <w:rsid w:val="00D60E2B"/>
    <w:rsid w:val="00D61200"/>
    <w:rsid w:val="00D61E31"/>
    <w:rsid w:val="00D62E0C"/>
    <w:rsid w:val="00D6315B"/>
    <w:rsid w:val="00D633EB"/>
    <w:rsid w:val="00D6402D"/>
    <w:rsid w:val="00D642FD"/>
    <w:rsid w:val="00D64493"/>
    <w:rsid w:val="00D6452F"/>
    <w:rsid w:val="00D6503A"/>
    <w:rsid w:val="00D65294"/>
    <w:rsid w:val="00D655A9"/>
    <w:rsid w:val="00D659C6"/>
    <w:rsid w:val="00D65F76"/>
    <w:rsid w:val="00D673FA"/>
    <w:rsid w:val="00D676A0"/>
    <w:rsid w:val="00D70019"/>
    <w:rsid w:val="00D70929"/>
    <w:rsid w:val="00D70ECC"/>
    <w:rsid w:val="00D71483"/>
    <w:rsid w:val="00D714B2"/>
    <w:rsid w:val="00D71EBD"/>
    <w:rsid w:val="00D71F4F"/>
    <w:rsid w:val="00D7219A"/>
    <w:rsid w:val="00D73345"/>
    <w:rsid w:val="00D73953"/>
    <w:rsid w:val="00D74E73"/>
    <w:rsid w:val="00D75C56"/>
    <w:rsid w:val="00D76B73"/>
    <w:rsid w:val="00D773DD"/>
    <w:rsid w:val="00D7759D"/>
    <w:rsid w:val="00D77ACD"/>
    <w:rsid w:val="00D80350"/>
    <w:rsid w:val="00D803FE"/>
    <w:rsid w:val="00D80E67"/>
    <w:rsid w:val="00D81611"/>
    <w:rsid w:val="00D820E0"/>
    <w:rsid w:val="00D827E7"/>
    <w:rsid w:val="00D83D74"/>
    <w:rsid w:val="00D84325"/>
    <w:rsid w:val="00D847AD"/>
    <w:rsid w:val="00D84EDA"/>
    <w:rsid w:val="00D8518D"/>
    <w:rsid w:val="00D85918"/>
    <w:rsid w:val="00D85CD6"/>
    <w:rsid w:val="00D85CFB"/>
    <w:rsid w:val="00D8623D"/>
    <w:rsid w:val="00D86330"/>
    <w:rsid w:val="00D8678A"/>
    <w:rsid w:val="00D86D98"/>
    <w:rsid w:val="00D875F4"/>
    <w:rsid w:val="00D90732"/>
    <w:rsid w:val="00D913E6"/>
    <w:rsid w:val="00D91438"/>
    <w:rsid w:val="00D91F86"/>
    <w:rsid w:val="00D922DA"/>
    <w:rsid w:val="00D924F5"/>
    <w:rsid w:val="00D92608"/>
    <w:rsid w:val="00D935D4"/>
    <w:rsid w:val="00D93900"/>
    <w:rsid w:val="00D93BE9"/>
    <w:rsid w:val="00D93BFE"/>
    <w:rsid w:val="00D940CE"/>
    <w:rsid w:val="00D95089"/>
    <w:rsid w:val="00D958D6"/>
    <w:rsid w:val="00D96606"/>
    <w:rsid w:val="00D96B88"/>
    <w:rsid w:val="00D97025"/>
    <w:rsid w:val="00D9747C"/>
    <w:rsid w:val="00D97841"/>
    <w:rsid w:val="00D97C9B"/>
    <w:rsid w:val="00D97E32"/>
    <w:rsid w:val="00DA10A3"/>
    <w:rsid w:val="00DA12AF"/>
    <w:rsid w:val="00DA15FA"/>
    <w:rsid w:val="00DA1B81"/>
    <w:rsid w:val="00DA1C46"/>
    <w:rsid w:val="00DA3362"/>
    <w:rsid w:val="00DA3AA2"/>
    <w:rsid w:val="00DA3DF2"/>
    <w:rsid w:val="00DA466C"/>
    <w:rsid w:val="00DA4867"/>
    <w:rsid w:val="00DA5387"/>
    <w:rsid w:val="00DA541B"/>
    <w:rsid w:val="00DA5C19"/>
    <w:rsid w:val="00DA62F2"/>
    <w:rsid w:val="00DA642C"/>
    <w:rsid w:val="00DA6713"/>
    <w:rsid w:val="00DA6944"/>
    <w:rsid w:val="00DA7385"/>
    <w:rsid w:val="00DA76E8"/>
    <w:rsid w:val="00DB0547"/>
    <w:rsid w:val="00DB07AD"/>
    <w:rsid w:val="00DB1CBC"/>
    <w:rsid w:val="00DB21EC"/>
    <w:rsid w:val="00DB2C16"/>
    <w:rsid w:val="00DB34E5"/>
    <w:rsid w:val="00DB3E96"/>
    <w:rsid w:val="00DB5922"/>
    <w:rsid w:val="00DB683D"/>
    <w:rsid w:val="00DB6B19"/>
    <w:rsid w:val="00DB70F5"/>
    <w:rsid w:val="00DB7174"/>
    <w:rsid w:val="00DB7ED0"/>
    <w:rsid w:val="00DB7FCB"/>
    <w:rsid w:val="00DC0447"/>
    <w:rsid w:val="00DC09F9"/>
    <w:rsid w:val="00DC12CD"/>
    <w:rsid w:val="00DC247C"/>
    <w:rsid w:val="00DC2535"/>
    <w:rsid w:val="00DC2729"/>
    <w:rsid w:val="00DC2A9C"/>
    <w:rsid w:val="00DC3440"/>
    <w:rsid w:val="00DC3D57"/>
    <w:rsid w:val="00DC53ED"/>
    <w:rsid w:val="00DC582D"/>
    <w:rsid w:val="00DC59BC"/>
    <w:rsid w:val="00DC6520"/>
    <w:rsid w:val="00DC6A5A"/>
    <w:rsid w:val="00DC6BDF"/>
    <w:rsid w:val="00DD000E"/>
    <w:rsid w:val="00DD0810"/>
    <w:rsid w:val="00DD09E9"/>
    <w:rsid w:val="00DD1341"/>
    <w:rsid w:val="00DD171D"/>
    <w:rsid w:val="00DD1FD7"/>
    <w:rsid w:val="00DD3154"/>
    <w:rsid w:val="00DD382A"/>
    <w:rsid w:val="00DD3DFB"/>
    <w:rsid w:val="00DD403A"/>
    <w:rsid w:val="00DD423A"/>
    <w:rsid w:val="00DD4F37"/>
    <w:rsid w:val="00DD5169"/>
    <w:rsid w:val="00DD5CAB"/>
    <w:rsid w:val="00DD5EEC"/>
    <w:rsid w:val="00DD6435"/>
    <w:rsid w:val="00DD659F"/>
    <w:rsid w:val="00DD6BA0"/>
    <w:rsid w:val="00DD6DC1"/>
    <w:rsid w:val="00DE02C4"/>
    <w:rsid w:val="00DE052E"/>
    <w:rsid w:val="00DE10D0"/>
    <w:rsid w:val="00DE123D"/>
    <w:rsid w:val="00DE1665"/>
    <w:rsid w:val="00DE172C"/>
    <w:rsid w:val="00DE22D8"/>
    <w:rsid w:val="00DE2322"/>
    <w:rsid w:val="00DE3785"/>
    <w:rsid w:val="00DE3DC8"/>
    <w:rsid w:val="00DE40D1"/>
    <w:rsid w:val="00DE4645"/>
    <w:rsid w:val="00DE4797"/>
    <w:rsid w:val="00DE4BC5"/>
    <w:rsid w:val="00DE59FA"/>
    <w:rsid w:val="00DE616B"/>
    <w:rsid w:val="00DE6237"/>
    <w:rsid w:val="00DE6C17"/>
    <w:rsid w:val="00DF036A"/>
    <w:rsid w:val="00DF1359"/>
    <w:rsid w:val="00DF1405"/>
    <w:rsid w:val="00DF1FA6"/>
    <w:rsid w:val="00DF2025"/>
    <w:rsid w:val="00DF27F4"/>
    <w:rsid w:val="00DF2A65"/>
    <w:rsid w:val="00DF2C04"/>
    <w:rsid w:val="00DF3D70"/>
    <w:rsid w:val="00DF4251"/>
    <w:rsid w:val="00DF46C3"/>
    <w:rsid w:val="00DF46EC"/>
    <w:rsid w:val="00DF4ADA"/>
    <w:rsid w:val="00DF4DC7"/>
    <w:rsid w:val="00DF52B4"/>
    <w:rsid w:val="00DF54D0"/>
    <w:rsid w:val="00DF552D"/>
    <w:rsid w:val="00DF59F4"/>
    <w:rsid w:val="00DF62F0"/>
    <w:rsid w:val="00DF76AE"/>
    <w:rsid w:val="00DF76D0"/>
    <w:rsid w:val="00DF7BD2"/>
    <w:rsid w:val="00E00BE2"/>
    <w:rsid w:val="00E00D81"/>
    <w:rsid w:val="00E011F2"/>
    <w:rsid w:val="00E02115"/>
    <w:rsid w:val="00E02E94"/>
    <w:rsid w:val="00E040E9"/>
    <w:rsid w:val="00E0481C"/>
    <w:rsid w:val="00E05103"/>
    <w:rsid w:val="00E0538A"/>
    <w:rsid w:val="00E054BE"/>
    <w:rsid w:val="00E05C16"/>
    <w:rsid w:val="00E0600D"/>
    <w:rsid w:val="00E064A2"/>
    <w:rsid w:val="00E064F9"/>
    <w:rsid w:val="00E065B6"/>
    <w:rsid w:val="00E068CD"/>
    <w:rsid w:val="00E07733"/>
    <w:rsid w:val="00E0787F"/>
    <w:rsid w:val="00E07C4F"/>
    <w:rsid w:val="00E10A2A"/>
    <w:rsid w:val="00E11EFB"/>
    <w:rsid w:val="00E1240C"/>
    <w:rsid w:val="00E125D0"/>
    <w:rsid w:val="00E127D1"/>
    <w:rsid w:val="00E130E5"/>
    <w:rsid w:val="00E135C5"/>
    <w:rsid w:val="00E13FBE"/>
    <w:rsid w:val="00E14061"/>
    <w:rsid w:val="00E144F6"/>
    <w:rsid w:val="00E15B07"/>
    <w:rsid w:val="00E1708D"/>
    <w:rsid w:val="00E176DA"/>
    <w:rsid w:val="00E17705"/>
    <w:rsid w:val="00E17B2D"/>
    <w:rsid w:val="00E21188"/>
    <w:rsid w:val="00E21963"/>
    <w:rsid w:val="00E21BBF"/>
    <w:rsid w:val="00E22DB7"/>
    <w:rsid w:val="00E2317D"/>
    <w:rsid w:val="00E238F5"/>
    <w:rsid w:val="00E23D2A"/>
    <w:rsid w:val="00E2412E"/>
    <w:rsid w:val="00E2487D"/>
    <w:rsid w:val="00E254BD"/>
    <w:rsid w:val="00E258D0"/>
    <w:rsid w:val="00E25CB1"/>
    <w:rsid w:val="00E26390"/>
    <w:rsid w:val="00E2651A"/>
    <w:rsid w:val="00E269DF"/>
    <w:rsid w:val="00E26ADC"/>
    <w:rsid w:val="00E270AF"/>
    <w:rsid w:val="00E27895"/>
    <w:rsid w:val="00E27F2C"/>
    <w:rsid w:val="00E304D7"/>
    <w:rsid w:val="00E30ADA"/>
    <w:rsid w:val="00E30CDC"/>
    <w:rsid w:val="00E30E6C"/>
    <w:rsid w:val="00E3108D"/>
    <w:rsid w:val="00E310FD"/>
    <w:rsid w:val="00E312A6"/>
    <w:rsid w:val="00E31550"/>
    <w:rsid w:val="00E31B61"/>
    <w:rsid w:val="00E322F9"/>
    <w:rsid w:val="00E32434"/>
    <w:rsid w:val="00E3263A"/>
    <w:rsid w:val="00E32926"/>
    <w:rsid w:val="00E33B92"/>
    <w:rsid w:val="00E33F72"/>
    <w:rsid w:val="00E3534B"/>
    <w:rsid w:val="00E364DE"/>
    <w:rsid w:val="00E3727C"/>
    <w:rsid w:val="00E372A7"/>
    <w:rsid w:val="00E37A0A"/>
    <w:rsid w:val="00E40400"/>
    <w:rsid w:val="00E40470"/>
    <w:rsid w:val="00E4056D"/>
    <w:rsid w:val="00E40A8D"/>
    <w:rsid w:val="00E4142D"/>
    <w:rsid w:val="00E41D4F"/>
    <w:rsid w:val="00E4212A"/>
    <w:rsid w:val="00E42624"/>
    <w:rsid w:val="00E42926"/>
    <w:rsid w:val="00E42990"/>
    <w:rsid w:val="00E43120"/>
    <w:rsid w:val="00E4339D"/>
    <w:rsid w:val="00E43777"/>
    <w:rsid w:val="00E44437"/>
    <w:rsid w:val="00E45113"/>
    <w:rsid w:val="00E45781"/>
    <w:rsid w:val="00E45BD5"/>
    <w:rsid w:val="00E45C42"/>
    <w:rsid w:val="00E45CBF"/>
    <w:rsid w:val="00E4629C"/>
    <w:rsid w:val="00E462F2"/>
    <w:rsid w:val="00E46715"/>
    <w:rsid w:val="00E46962"/>
    <w:rsid w:val="00E47401"/>
    <w:rsid w:val="00E4777D"/>
    <w:rsid w:val="00E50063"/>
    <w:rsid w:val="00E50242"/>
    <w:rsid w:val="00E50323"/>
    <w:rsid w:val="00E509D2"/>
    <w:rsid w:val="00E513DC"/>
    <w:rsid w:val="00E51A3B"/>
    <w:rsid w:val="00E5267D"/>
    <w:rsid w:val="00E52888"/>
    <w:rsid w:val="00E52A20"/>
    <w:rsid w:val="00E52FD3"/>
    <w:rsid w:val="00E53170"/>
    <w:rsid w:val="00E532D5"/>
    <w:rsid w:val="00E53517"/>
    <w:rsid w:val="00E53704"/>
    <w:rsid w:val="00E53AF7"/>
    <w:rsid w:val="00E542FD"/>
    <w:rsid w:val="00E5448F"/>
    <w:rsid w:val="00E546B9"/>
    <w:rsid w:val="00E54B5F"/>
    <w:rsid w:val="00E54BC2"/>
    <w:rsid w:val="00E55D49"/>
    <w:rsid w:val="00E5669D"/>
    <w:rsid w:val="00E569FE"/>
    <w:rsid w:val="00E570B7"/>
    <w:rsid w:val="00E572E0"/>
    <w:rsid w:val="00E57524"/>
    <w:rsid w:val="00E578D2"/>
    <w:rsid w:val="00E57FF5"/>
    <w:rsid w:val="00E614EB"/>
    <w:rsid w:val="00E61AAF"/>
    <w:rsid w:val="00E61F32"/>
    <w:rsid w:val="00E62273"/>
    <w:rsid w:val="00E62B81"/>
    <w:rsid w:val="00E6361E"/>
    <w:rsid w:val="00E640D5"/>
    <w:rsid w:val="00E6414F"/>
    <w:rsid w:val="00E65528"/>
    <w:rsid w:val="00E65BB2"/>
    <w:rsid w:val="00E662D5"/>
    <w:rsid w:val="00E66796"/>
    <w:rsid w:val="00E66996"/>
    <w:rsid w:val="00E675DC"/>
    <w:rsid w:val="00E700E4"/>
    <w:rsid w:val="00E70418"/>
    <w:rsid w:val="00E706F5"/>
    <w:rsid w:val="00E70C7C"/>
    <w:rsid w:val="00E70F26"/>
    <w:rsid w:val="00E71C60"/>
    <w:rsid w:val="00E71C65"/>
    <w:rsid w:val="00E71DBD"/>
    <w:rsid w:val="00E72C2E"/>
    <w:rsid w:val="00E72E18"/>
    <w:rsid w:val="00E72E8B"/>
    <w:rsid w:val="00E7358A"/>
    <w:rsid w:val="00E73D49"/>
    <w:rsid w:val="00E7456A"/>
    <w:rsid w:val="00E74728"/>
    <w:rsid w:val="00E74782"/>
    <w:rsid w:val="00E7536C"/>
    <w:rsid w:val="00E75381"/>
    <w:rsid w:val="00E772D3"/>
    <w:rsid w:val="00E7737F"/>
    <w:rsid w:val="00E7754C"/>
    <w:rsid w:val="00E776CB"/>
    <w:rsid w:val="00E77BAD"/>
    <w:rsid w:val="00E77FAF"/>
    <w:rsid w:val="00E80199"/>
    <w:rsid w:val="00E812E6"/>
    <w:rsid w:val="00E8165A"/>
    <w:rsid w:val="00E818BD"/>
    <w:rsid w:val="00E81E08"/>
    <w:rsid w:val="00E820B5"/>
    <w:rsid w:val="00E82AD7"/>
    <w:rsid w:val="00E8344D"/>
    <w:rsid w:val="00E839BA"/>
    <w:rsid w:val="00E83A83"/>
    <w:rsid w:val="00E83E6E"/>
    <w:rsid w:val="00E843FA"/>
    <w:rsid w:val="00E85163"/>
    <w:rsid w:val="00E8554B"/>
    <w:rsid w:val="00E85908"/>
    <w:rsid w:val="00E85F5F"/>
    <w:rsid w:val="00E865E7"/>
    <w:rsid w:val="00E86761"/>
    <w:rsid w:val="00E8797E"/>
    <w:rsid w:val="00E87C5C"/>
    <w:rsid w:val="00E9208A"/>
    <w:rsid w:val="00E92304"/>
    <w:rsid w:val="00E925D7"/>
    <w:rsid w:val="00E9270E"/>
    <w:rsid w:val="00E9355F"/>
    <w:rsid w:val="00E9366D"/>
    <w:rsid w:val="00E93776"/>
    <w:rsid w:val="00E93959"/>
    <w:rsid w:val="00E93AFA"/>
    <w:rsid w:val="00E93F07"/>
    <w:rsid w:val="00E94574"/>
    <w:rsid w:val="00E94626"/>
    <w:rsid w:val="00E95724"/>
    <w:rsid w:val="00E95B8E"/>
    <w:rsid w:val="00E9603A"/>
    <w:rsid w:val="00E96347"/>
    <w:rsid w:val="00E963D4"/>
    <w:rsid w:val="00E96A96"/>
    <w:rsid w:val="00E96F18"/>
    <w:rsid w:val="00E97410"/>
    <w:rsid w:val="00E97455"/>
    <w:rsid w:val="00E97CBA"/>
    <w:rsid w:val="00EA0407"/>
    <w:rsid w:val="00EA087A"/>
    <w:rsid w:val="00EA08B7"/>
    <w:rsid w:val="00EA0B90"/>
    <w:rsid w:val="00EA0FEC"/>
    <w:rsid w:val="00EA14BF"/>
    <w:rsid w:val="00EA3389"/>
    <w:rsid w:val="00EA3463"/>
    <w:rsid w:val="00EA35DE"/>
    <w:rsid w:val="00EA415B"/>
    <w:rsid w:val="00EA46CB"/>
    <w:rsid w:val="00EA4861"/>
    <w:rsid w:val="00EA4F06"/>
    <w:rsid w:val="00EA55C2"/>
    <w:rsid w:val="00EA5B1C"/>
    <w:rsid w:val="00EA5BA8"/>
    <w:rsid w:val="00EA5DC6"/>
    <w:rsid w:val="00EA6321"/>
    <w:rsid w:val="00EA66DC"/>
    <w:rsid w:val="00EB03D7"/>
    <w:rsid w:val="00EB051B"/>
    <w:rsid w:val="00EB1280"/>
    <w:rsid w:val="00EB24D7"/>
    <w:rsid w:val="00EB3412"/>
    <w:rsid w:val="00EB37DD"/>
    <w:rsid w:val="00EB384D"/>
    <w:rsid w:val="00EB39D8"/>
    <w:rsid w:val="00EB3E4E"/>
    <w:rsid w:val="00EB3EA8"/>
    <w:rsid w:val="00EB3F9A"/>
    <w:rsid w:val="00EB3FC4"/>
    <w:rsid w:val="00EB45CF"/>
    <w:rsid w:val="00EB4A20"/>
    <w:rsid w:val="00EB4B00"/>
    <w:rsid w:val="00EB4C08"/>
    <w:rsid w:val="00EB4C99"/>
    <w:rsid w:val="00EB4D15"/>
    <w:rsid w:val="00EB5C61"/>
    <w:rsid w:val="00EB6130"/>
    <w:rsid w:val="00EB6885"/>
    <w:rsid w:val="00EB6CD7"/>
    <w:rsid w:val="00EB7717"/>
    <w:rsid w:val="00EB77A4"/>
    <w:rsid w:val="00EB77ED"/>
    <w:rsid w:val="00EC05F5"/>
    <w:rsid w:val="00EC0932"/>
    <w:rsid w:val="00EC1424"/>
    <w:rsid w:val="00EC174B"/>
    <w:rsid w:val="00EC1A9A"/>
    <w:rsid w:val="00EC1CE1"/>
    <w:rsid w:val="00EC1F69"/>
    <w:rsid w:val="00EC1F8F"/>
    <w:rsid w:val="00EC2318"/>
    <w:rsid w:val="00EC2A91"/>
    <w:rsid w:val="00EC3AD2"/>
    <w:rsid w:val="00EC4133"/>
    <w:rsid w:val="00EC4202"/>
    <w:rsid w:val="00EC45C1"/>
    <w:rsid w:val="00EC5308"/>
    <w:rsid w:val="00EC6215"/>
    <w:rsid w:val="00EC6C2F"/>
    <w:rsid w:val="00ED0C30"/>
    <w:rsid w:val="00ED1433"/>
    <w:rsid w:val="00ED241F"/>
    <w:rsid w:val="00ED289D"/>
    <w:rsid w:val="00ED2AAE"/>
    <w:rsid w:val="00ED2BFE"/>
    <w:rsid w:val="00ED33B2"/>
    <w:rsid w:val="00ED3464"/>
    <w:rsid w:val="00ED3B42"/>
    <w:rsid w:val="00ED42EA"/>
    <w:rsid w:val="00ED4A62"/>
    <w:rsid w:val="00ED4D38"/>
    <w:rsid w:val="00ED50EA"/>
    <w:rsid w:val="00ED5752"/>
    <w:rsid w:val="00ED5844"/>
    <w:rsid w:val="00ED58EA"/>
    <w:rsid w:val="00ED5E66"/>
    <w:rsid w:val="00ED66A6"/>
    <w:rsid w:val="00ED7CAB"/>
    <w:rsid w:val="00ED7E28"/>
    <w:rsid w:val="00ED7F29"/>
    <w:rsid w:val="00EE03AB"/>
    <w:rsid w:val="00EE1279"/>
    <w:rsid w:val="00EE3CAD"/>
    <w:rsid w:val="00EE41D2"/>
    <w:rsid w:val="00EE4314"/>
    <w:rsid w:val="00EE4393"/>
    <w:rsid w:val="00EE4537"/>
    <w:rsid w:val="00EE52A3"/>
    <w:rsid w:val="00EE645D"/>
    <w:rsid w:val="00EE68F2"/>
    <w:rsid w:val="00EE79E4"/>
    <w:rsid w:val="00EE7B96"/>
    <w:rsid w:val="00EF02B9"/>
    <w:rsid w:val="00EF0362"/>
    <w:rsid w:val="00EF06AD"/>
    <w:rsid w:val="00EF0E89"/>
    <w:rsid w:val="00EF0FF9"/>
    <w:rsid w:val="00EF1676"/>
    <w:rsid w:val="00EF1F60"/>
    <w:rsid w:val="00EF3368"/>
    <w:rsid w:val="00EF38FC"/>
    <w:rsid w:val="00EF3AA6"/>
    <w:rsid w:val="00EF3DE8"/>
    <w:rsid w:val="00EF4B7B"/>
    <w:rsid w:val="00EF59EC"/>
    <w:rsid w:val="00EF5FF2"/>
    <w:rsid w:val="00EF67DB"/>
    <w:rsid w:val="00EF67E8"/>
    <w:rsid w:val="00EF6A81"/>
    <w:rsid w:val="00EF6DA4"/>
    <w:rsid w:val="00EF71D2"/>
    <w:rsid w:val="00EF7EC8"/>
    <w:rsid w:val="00F00667"/>
    <w:rsid w:val="00F0066D"/>
    <w:rsid w:val="00F02040"/>
    <w:rsid w:val="00F02D28"/>
    <w:rsid w:val="00F03426"/>
    <w:rsid w:val="00F0355E"/>
    <w:rsid w:val="00F05D12"/>
    <w:rsid w:val="00F05D99"/>
    <w:rsid w:val="00F0671B"/>
    <w:rsid w:val="00F068C1"/>
    <w:rsid w:val="00F06D14"/>
    <w:rsid w:val="00F06EFE"/>
    <w:rsid w:val="00F07C30"/>
    <w:rsid w:val="00F07C71"/>
    <w:rsid w:val="00F10C64"/>
    <w:rsid w:val="00F10ED4"/>
    <w:rsid w:val="00F10F9F"/>
    <w:rsid w:val="00F11208"/>
    <w:rsid w:val="00F11651"/>
    <w:rsid w:val="00F116C8"/>
    <w:rsid w:val="00F11A1A"/>
    <w:rsid w:val="00F1267C"/>
    <w:rsid w:val="00F12DB4"/>
    <w:rsid w:val="00F12EB7"/>
    <w:rsid w:val="00F13289"/>
    <w:rsid w:val="00F132E5"/>
    <w:rsid w:val="00F138FC"/>
    <w:rsid w:val="00F1392B"/>
    <w:rsid w:val="00F13FF1"/>
    <w:rsid w:val="00F143EB"/>
    <w:rsid w:val="00F14737"/>
    <w:rsid w:val="00F1518F"/>
    <w:rsid w:val="00F15B88"/>
    <w:rsid w:val="00F15F26"/>
    <w:rsid w:val="00F15FAB"/>
    <w:rsid w:val="00F16086"/>
    <w:rsid w:val="00F160A2"/>
    <w:rsid w:val="00F165AA"/>
    <w:rsid w:val="00F168B2"/>
    <w:rsid w:val="00F17640"/>
    <w:rsid w:val="00F17CF7"/>
    <w:rsid w:val="00F17D11"/>
    <w:rsid w:val="00F206B4"/>
    <w:rsid w:val="00F207EA"/>
    <w:rsid w:val="00F2119D"/>
    <w:rsid w:val="00F2122C"/>
    <w:rsid w:val="00F213D5"/>
    <w:rsid w:val="00F213FF"/>
    <w:rsid w:val="00F2341D"/>
    <w:rsid w:val="00F237B8"/>
    <w:rsid w:val="00F23BB1"/>
    <w:rsid w:val="00F23D72"/>
    <w:rsid w:val="00F2403D"/>
    <w:rsid w:val="00F2441F"/>
    <w:rsid w:val="00F251DE"/>
    <w:rsid w:val="00F2551C"/>
    <w:rsid w:val="00F26E13"/>
    <w:rsid w:val="00F27195"/>
    <w:rsid w:val="00F271C2"/>
    <w:rsid w:val="00F2761F"/>
    <w:rsid w:val="00F27D13"/>
    <w:rsid w:val="00F30106"/>
    <w:rsid w:val="00F3086A"/>
    <w:rsid w:val="00F3190E"/>
    <w:rsid w:val="00F31C62"/>
    <w:rsid w:val="00F31E5D"/>
    <w:rsid w:val="00F31F31"/>
    <w:rsid w:val="00F322D3"/>
    <w:rsid w:val="00F323EF"/>
    <w:rsid w:val="00F338C1"/>
    <w:rsid w:val="00F338E0"/>
    <w:rsid w:val="00F33BBB"/>
    <w:rsid w:val="00F33F90"/>
    <w:rsid w:val="00F349F1"/>
    <w:rsid w:val="00F34A07"/>
    <w:rsid w:val="00F34A56"/>
    <w:rsid w:val="00F34C41"/>
    <w:rsid w:val="00F34DCC"/>
    <w:rsid w:val="00F364C6"/>
    <w:rsid w:val="00F36BDD"/>
    <w:rsid w:val="00F37B67"/>
    <w:rsid w:val="00F4063F"/>
    <w:rsid w:val="00F40AB0"/>
    <w:rsid w:val="00F41414"/>
    <w:rsid w:val="00F4156C"/>
    <w:rsid w:val="00F4177D"/>
    <w:rsid w:val="00F42469"/>
    <w:rsid w:val="00F426ED"/>
    <w:rsid w:val="00F42738"/>
    <w:rsid w:val="00F428F4"/>
    <w:rsid w:val="00F42CDD"/>
    <w:rsid w:val="00F42E75"/>
    <w:rsid w:val="00F42E9C"/>
    <w:rsid w:val="00F441A1"/>
    <w:rsid w:val="00F4421A"/>
    <w:rsid w:val="00F447F6"/>
    <w:rsid w:val="00F44F82"/>
    <w:rsid w:val="00F45672"/>
    <w:rsid w:val="00F457CB"/>
    <w:rsid w:val="00F45871"/>
    <w:rsid w:val="00F46287"/>
    <w:rsid w:val="00F46CED"/>
    <w:rsid w:val="00F471A5"/>
    <w:rsid w:val="00F475E3"/>
    <w:rsid w:val="00F50D70"/>
    <w:rsid w:val="00F514BE"/>
    <w:rsid w:val="00F51929"/>
    <w:rsid w:val="00F522D0"/>
    <w:rsid w:val="00F53BC6"/>
    <w:rsid w:val="00F53F40"/>
    <w:rsid w:val="00F544BA"/>
    <w:rsid w:val="00F555A8"/>
    <w:rsid w:val="00F55896"/>
    <w:rsid w:val="00F55AB8"/>
    <w:rsid w:val="00F55B1B"/>
    <w:rsid w:val="00F55C20"/>
    <w:rsid w:val="00F55EEE"/>
    <w:rsid w:val="00F56103"/>
    <w:rsid w:val="00F56454"/>
    <w:rsid w:val="00F565E0"/>
    <w:rsid w:val="00F56BD2"/>
    <w:rsid w:val="00F60675"/>
    <w:rsid w:val="00F608F3"/>
    <w:rsid w:val="00F608F6"/>
    <w:rsid w:val="00F60936"/>
    <w:rsid w:val="00F60AAC"/>
    <w:rsid w:val="00F60B93"/>
    <w:rsid w:val="00F61741"/>
    <w:rsid w:val="00F618B6"/>
    <w:rsid w:val="00F61915"/>
    <w:rsid w:val="00F61D22"/>
    <w:rsid w:val="00F61EC0"/>
    <w:rsid w:val="00F62682"/>
    <w:rsid w:val="00F645BA"/>
    <w:rsid w:val="00F65356"/>
    <w:rsid w:val="00F65632"/>
    <w:rsid w:val="00F658B3"/>
    <w:rsid w:val="00F65B9E"/>
    <w:rsid w:val="00F6737F"/>
    <w:rsid w:val="00F67596"/>
    <w:rsid w:val="00F6776C"/>
    <w:rsid w:val="00F67CD6"/>
    <w:rsid w:val="00F70F30"/>
    <w:rsid w:val="00F70F69"/>
    <w:rsid w:val="00F714A1"/>
    <w:rsid w:val="00F71A25"/>
    <w:rsid w:val="00F71BAD"/>
    <w:rsid w:val="00F71EF9"/>
    <w:rsid w:val="00F728F1"/>
    <w:rsid w:val="00F72E23"/>
    <w:rsid w:val="00F7499D"/>
    <w:rsid w:val="00F75060"/>
    <w:rsid w:val="00F75176"/>
    <w:rsid w:val="00F754A5"/>
    <w:rsid w:val="00F754BB"/>
    <w:rsid w:val="00F75978"/>
    <w:rsid w:val="00F75AAC"/>
    <w:rsid w:val="00F75F68"/>
    <w:rsid w:val="00F760A7"/>
    <w:rsid w:val="00F76979"/>
    <w:rsid w:val="00F76CA3"/>
    <w:rsid w:val="00F76D37"/>
    <w:rsid w:val="00F76F58"/>
    <w:rsid w:val="00F77B47"/>
    <w:rsid w:val="00F77D97"/>
    <w:rsid w:val="00F80A64"/>
    <w:rsid w:val="00F80E69"/>
    <w:rsid w:val="00F810AE"/>
    <w:rsid w:val="00F816D5"/>
    <w:rsid w:val="00F817F0"/>
    <w:rsid w:val="00F81D5F"/>
    <w:rsid w:val="00F81DD0"/>
    <w:rsid w:val="00F81E2A"/>
    <w:rsid w:val="00F8226C"/>
    <w:rsid w:val="00F82505"/>
    <w:rsid w:val="00F832E7"/>
    <w:rsid w:val="00F83A37"/>
    <w:rsid w:val="00F83DE6"/>
    <w:rsid w:val="00F83F2E"/>
    <w:rsid w:val="00F84109"/>
    <w:rsid w:val="00F846AB"/>
    <w:rsid w:val="00F84A20"/>
    <w:rsid w:val="00F84AE6"/>
    <w:rsid w:val="00F84F2F"/>
    <w:rsid w:val="00F84FF1"/>
    <w:rsid w:val="00F85CE7"/>
    <w:rsid w:val="00F866CA"/>
    <w:rsid w:val="00F8700C"/>
    <w:rsid w:val="00F87514"/>
    <w:rsid w:val="00F87824"/>
    <w:rsid w:val="00F90453"/>
    <w:rsid w:val="00F905ED"/>
    <w:rsid w:val="00F90BAD"/>
    <w:rsid w:val="00F90D7F"/>
    <w:rsid w:val="00F9339A"/>
    <w:rsid w:val="00F937C9"/>
    <w:rsid w:val="00F9394F"/>
    <w:rsid w:val="00F93EF5"/>
    <w:rsid w:val="00F94F1D"/>
    <w:rsid w:val="00F95613"/>
    <w:rsid w:val="00F9573F"/>
    <w:rsid w:val="00F95A23"/>
    <w:rsid w:val="00F95D48"/>
    <w:rsid w:val="00F96475"/>
    <w:rsid w:val="00F96B5A"/>
    <w:rsid w:val="00FA01B3"/>
    <w:rsid w:val="00FA02C0"/>
    <w:rsid w:val="00FA0482"/>
    <w:rsid w:val="00FA0488"/>
    <w:rsid w:val="00FA0896"/>
    <w:rsid w:val="00FA09B0"/>
    <w:rsid w:val="00FA11BB"/>
    <w:rsid w:val="00FA1868"/>
    <w:rsid w:val="00FA25A2"/>
    <w:rsid w:val="00FA25F8"/>
    <w:rsid w:val="00FA262F"/>
    <w:rsid w:val="00FA391F"/>
    <w:rsid w:val="00FA3D99"/>
    <w:rsid w:val="00FA3EF9"/>
    <w:rsid w:val="00FA45CC"/>
    <w:rsid w:val="00FA46B0"/>
    <w:rsid w:val="00FA4FDF"/>
    <w:rsid w:val="00FA5260"/>
    <w:rsid w:val="00FA55AD"/>
    <w:rsid w:val="00FA57BF"/>
    <w:rsid w:val="00FA5A6C"/>
    <w:rsid w:val="00FA5DAB"/>
    <w:rsid w:val="00FA60B4"/>
    <w:rsid w:val="00FA74CE"/>
    <w:rsid w:val="00FA76AA"/>
    <w:rsid w:val="00FA77DC"/>
    <w:rsid w:val="00FA799F"/>
    <w:rsid w:val="00FA7B8D"/>
    <w:rsid w:val="00FA7CF3"/>
    <w:rsid w:val="00FA7F21"/>
    <w:rsid w:val="00FA7FD6"/>
    <w:rsid w:val="00FB0805"/>
    <w:rsid w:val="00FB121D"/>
    <w:rsid w:val="00FB1241"/>
    <w:rsid w:val="00FB1301"/>
    <w:rsid w:val="00FB147D"/>
    <w:rsid w:val="00FB1A1B"/>
    <w:rsid w:val="00FB1E2E"/>
    <w:rsid w:val="00FB208E"/>
    <w:rsid w:val="00FB223E"/>
    <w:rsid w:val="00FB2755"/>
    <w:rsid w:val="00FB2B32"/>
    <w:rsid w:val="00FB353C"/>
    <w:rsid w:val="00FB36C5"/>
    <w:rsid w:val="00FB3B6A"/>
    <w:rsid w:val="00FB425B"/>
    <w:rsid w:val="00FB47E6"/>
    <w:rsid w:val="00FB4A12"/>
    <w:rsid w:val="00FB50FA"/>
    <w:rsid w:val="00FB5BDC"/>
    <w:rsid w:val="00FB5E8E"/>
    <w:rsid w:val="00FB5EB2"/>
    <w:rsid w:val="00FB7012"/>
    <w:rsid w:val="00FB7126"/>
    <w:rsid w:val="00FB737C"/>
    <w:rsid w:val="00FB7D08"/>
    <w:rsid w:val="00FB7D5F"/>
    <w:rsid w:val="00FC0536"/>
    <w:rsid w:val="00FC0CD1"/>
    <w:rsid w:val="00FC10E7"/>
    <w:rsid w:val="00FC15AB"/>
    <w:rsid w:val="00FC228B"/>
    <w:rsid w:val="00FC2B1B"/>
    <w:rsid w:val="00FC2D94"/>
    <w:rsid w:val="00FC2E2E"/>
    <w:rsid w:val="00FC3288"/>
    <w:rsid w:val="00FC34A9"/>
    <w:rsid w:val="00FC3C92"/>
    <w:rsid w:val="00FC51E4"/>
    <w:rsid w:val="00FC592B"/>
    <w:rsid w:val="00FC5E97"/>
    <w:rsid w:val="00FC6394"/>
    <w:rsid w:val="00FC6B28"/>
    <w:rsid w:val="00FC6E2B"/>
    <w:rsid w:val="00FC7ABA"/>
    <w:rsid w:val="00FC7BB0"/>
    <w:rsid w:val="00FD0E7D"/>
    <w:rsid w:val="00FD153B"/>
    <w:rsid w:val="00FD179D"/>
    <w:rsid w:val="00FD189E"/>
    <w:rsid w:val="00FD20FE"/>
    <w:rsid w:val="00FD2517"/>
    <w:rsid w:val="00FD3114"/>
    <w:rsid w:val="00FD3DB7"/>
    <w:rsid w:val="00FD4141"/>
    <w:rsid w:val="00FD41EC"/>
    <w:rsid w:val="00FD4266"/>
    <w:rsid w:val="00FD4449"/>
    <w:rsid w:val="00FD4AAD"/>
    <w:rsid w:val="00FD4E3D"/>
    <w:rsid w:val="00FD4F72"/>
    <w:rsid w:val="00FD4FA2"/>
    <w:rsid w:val="00FD518A"/>
    <w:rsid w:val="00FD5D4C"/>
    <w:rsid w:val="00FD63A0"/>
    <w:rsid w:val="00FD6536"/>
    <w:rsid w:val="00FD70A6"/>
    <w:rsid w:val="00FD7263"/>
    <w:rsid w:val="00FD73A5"/>
    <w:rsid w:val="00FD758F"/>
    <w:rsid w:val="00FD7E39"/>
    <w:rsid w:val="00FE00A2"/>
    <w:rsid w:val="00FE0E59"/>
    <w:rsid w:val="00FE1927"/>
    <w:rsid w:val="00FE1E1A"/>
    <w:rsid w:val="00FE2892"/>
    <w:rsid w:val="00FE3B43"/>
    <w:rsid w:val="00FE3DB6"/>
    <w:rsid w:val="00FE48B4"/>
    <w:rsid w:val="00FE4CAB"/>
    <w:rsid w:val="00FE4D98"/>
    <w:rsid w:val="00FE4F9C"/>
    <w:rsid w:val="00FE57F8"/>
    <w:rsid w:val="00FF0294"/>
    <w:rsid w:val="00FF057C"/>
    <w:rsid w:val="00FF1F3B"/>
    <w:rsid w:val="00FF1FD0"/>
    <w:rsid w:val="00FF20EE"/>
    <w:rsid w:val="00FF249F"/>
    <w:rsid w:val="00FF2624"/>
    <w:rsid w:val="00FF28C7"/>
    <w:rsid w:val="00FF28FF"/>
    <w:rsid w:val="00FF2B79"/>
    <w:rsid w:val="00FF3375"/>
    <w:rsid w:val="00FF3826"/>
    <w:rsid w:val="00FF48E8"/>
    <w:rsid w:val="00FF61C1"/>
    <w:rsid w:val="00FF6568"/>
    <w:rsid w:val="00FF6942"/>
    <w:rsid w:val="00FF766B"/>
    <w:rsid w:val="017E745F"/>
    <w:rsid w:val="01BF3EDA"/>
    <w:rsid w:val="025F194E"/>
    <w:rsid w:val="028DEAEF"/>
    <w:rsid w:val="02A8AFE0"/>
    <w:rsid w:val="035F87E9"/>
    <w:rsid w:val="03CF7371"/>
    <w:rsid w:val="0493E621"/>
    <w:rsid w:val="049527EC"/>
    <w:rsid w:val="04B88A7B"/>
    <w:rsid w:val="051387C0"/>
    <w:rsid w:val="052C0B53"/>
    <w:rsid w:val="057F1EE2"/>
    <w:rsid w:val="0593CFF7"/>
    <w:rsid w:val="05CF652F"/>
    <w:rsid w:val="05D70E8B"/>
    <w:rsid w:val="05FE588B"/>
    <w:rsid w:val="062A7137"/>
    <w:rsid w:val="06D3BB7D"/>
    <w:rsid w:val="0707E02E"/>
    <w:rsid w:val="071E0F6B"/>
    <w:rsid w:val="075F7918"/>
    <w:rsid w:val="076C8892"/>
    <w:rsid w:val="0890E377"/>
    <w:rsid w:val="08BB2BAF"/>
    <w:rsid w:val="08F361DE"/>
    <w:rsid w:val="093528B0"/>
    <w:rsid w:val="0978EE87"/>
    <w:rsid w:val="0991A593"/>
    <w:rsid w:val="09A1DB65"/>
    <w:rsid w:val="09D8AFFD"/>
    <w:rsid w:val="0A25BBF0"/>
    <w:rsid w:val="0A2C035D"/>
    <w:rsid w:val="0ACF7DD1"/>
    <w:rsid w:val="0AF89550"/>
    <w:rsid w:val="0B19346D"/>
    <w:rsid w:val="0B66883C"/>
    <w:rsid w:val="0BF8A686"/>
    <w:rsid w:val="0C4CFD1E"/>
    <w:rsid w:val="0CBEE70F"/>
    <w:rsid w:val="0D096903"/>
    <w:rsid w:val="0D0A3272"/>
    <w:rsid w:val="0D69CC89"/>
    <w:rsid w:val="0DAC013B"/>
    <w:rsid w:val="0E5C57D5"/>
    <w:rsid w:val="0E5E9B2E"/>
    <w:rsid w:val="0EF9E66A"/>
    <w:rsid w:val="0F036F70"/>
    <w:rsid w:val="0F4A01CB"/>
    <w:rsid w:val="0F94A2F7"/>
    <w:rsid w:val="1049C011"/>
    <w:rsid w:val="10DE43E3"/>
    <w:rsid w:val="10E30FD2"/>
    <w:rsid w:val="10F6FE54"/>
    <w:rsid w:val="10FD6E79"/>
    <w:rsid w:val="115ADE05"/>
    <w:rsid w:val="118EB28A"/>
    <w:rsid w:val="1196E93B"/>
    <w:rsid w:val="11F7BDD5"/>
    <w:rsid w:val="121A2EFF"/>
    <w:rsid w:val="1264A41E"/>
    <w:rsid w:val="12EE47AF"/>
    <w:rsid w:val="130DA11E"/>
    <w:rsid w:val="131809E9"/>
    <w:rsid w:val="133D957F"/>
    <w:rsid w:val="1411BAAB"/>
    <w:rsid w:val="143535F6"/>
    <w:rsid w:val="1494A1DC"/>
    <w:rsid w:val="14990AB3"/>
    <w:rsid w:val="14A6969B"/>
    <w:rsid w:val="1516EF89"/>
    <w:rsid w:val="152AC760"/>
    <w:rsid w:val="15349FFF"/>
    <w:rsid w:val="154D1995"/>
    <w:rsid w:val="1650B033"/>
    <w:rsid w:val="16750EAE"/>
    <w:rsid w:val="167E1F43"/>
    <w:rsid w:val="16993461"/>
    <w:rsid w:val="16C66510"/>
    <w:rsid w:val="17268880"/>
    <w:rsid w:val="172D1C48"/>
    <w:rsid w:val="17B2CAFA"/>
    <w:rsid w:val="17C54C00"/>
    <w:rsid w:val="17D73FBE"/>
    <w:rsid w:val="17E34294"/>
    <w:rsid w:val="187AD90B"/>
    <w:rsid w:val="18EEDA4B"/>
    <w:rsid w:val="18FA9F78"/>
    <w:rsid w:val="195D1455"/>
    <w:rsid w:val="1979F827"/>
    <w:rsid w:val="19A0AC6B"/>
    <w:rsid w:val="19E18D07"/>
    <w:rsid w:val="1A12B905"/>
    <w:rsid w:val="1A6CD51D"/>
    <w:rsid w:val="1A82B4E6"/>
    <w:rsid w:val="1AF9541E"/>
    <w:rsid w:val="1B570F09"/>
    <w:rsid w:val="1B6C0FB4"/>
    <w:rsid w:val="1BA840BD"/>
    <w:rsid w:val="1C06F1D2"/>
    <w:rsid w:val="1C5EC00C"/>
    <w:rsid w:val="1C6B428E"/>
    <w:rsid w:val="1C9B2B99"/>
    <w:rsid w:val="1CED1B80"/>
    <w:rsid w:val="1D598334"/>
    <w:rsid w:val="1D7C721B"/>
    <w:rsid w:val="1D9AC10F"/>
    <w:rsid w:val="1EC3F24E"/>
    <w:rsid w:val="1ED0ECFF"/>
    <w:rsid w:val="1F211F9F"/>
    <w:rsid w:val="1F26F46F"/>
    <w:rsid w:val="1F320495"/>
    <w:rsid w:val="1F55C672"/>
    <w:rsid w:val="1F63F707"/>
    <w:rsid w:val="1F78B850"/>
    <w:rsid w:val="1F9AC7A6"/>
    <w:rsid w:val="20130DEF"/>
    <w:rsid w:val="2037082E"/>
    <w:rsid w:val="20408B51"/>
    <w:rsid w:val="20945619"/>
    <w:rsid w:val="218F069D"/>
    <w:rsid w:val="226BD0E6"/>
    <w:rsid w:val="23533DC1"/>
    <w:rsid w:val="2353B408"/>
    <w:rsid w:val="237BC329"/>
    <w:rsid w:val="238FF140"/>
    <w:rsid w:val="248E65E9"/>
    <w:rsid w:val="249B01F8"/>
    <w:rsid w:val="24AC95FA"/>
    <w:rsid w:val="254685A9"/>
    <w:rsid w:val="255AEEC9"/>
    <w:rsid w:val="25971173"/>
    <w:rsid w:val="25A8B383"/>
    <w:rsid w:val="25DFF99E"/>
    <w:rsid w:val="26EF2E6F"/>
    <w:rsid w:val="277A0A51"/>
    <w:rsid w:val="27EFCBB8"/>
    <w:rsid w:val="27F81371"/>
    <w:rsid w:val="27FF9716"/>
    <w:rsid w:val="2806CDD3"/>
    <w:rsid w:val="28197FCF"/>
    <w:rsid w:val="2863B7F5"/>
    <w:rsid w:val="28B174A8"/>
    <w:rsid w:val="295307CC"/>
    <w:rsid w:val="29C9FAF4"/>
    <w:rsid w:val="29CD4409"/>
    <w:rsid w:val="29D35481"/>
    <w:rsid w:val="2A24AFEC"/>
    <w:rsid w:val="2A60E390"/>
    <w:rsid w:val="2A96319C"/>
    <w:rsid w:val="2AE8D92D"/>
    <w:rsid w:val="2B023CE1"/>
    <w:rsid w:val="2B343408"/>
    <w:rsid w:val="2B58157C"/>
    <w:rsid w:val="2C4A6BC7"/>
    <w:rsid w:val="2D5CF9E7"/>
    <w:rsid w:val="2DC9717F"/>
    <w:rsid w:val="2DF380A9"/>
    <w:rsid w:val="2ED32552"/>
    <w:rsid w:val="2F5BADD8"/>
    <w:rsid w:val="2F952098"/>
    <w:rsid w:val="302E883D"/>
    <w:rsid w:val="3045823B"/>
    <w:rsid w:val="30A61089"/>
    <w:rsid w:val="31226D80"/>
    <w:rsid w:val="31234B4C"/>
    <w:rsid w:val="31AA13F0"/>
    <w:rsid w:val="323314AD"/>
    <w:rsid w:val="337358D0"/>
    <w:rsid w:val="34498035"/>
    <w:rsid w:val="346936B1"/>
    <w:rsid w:val="34A2A245"/>
    <w:rsid w:val="34D40FCD"/>
    <w:rsid w:val="3558C79F"/>
    <w:rsid w:val="35BF44B0"/>
    <w:rsid w:val="36E2E10C"/>
    <w:rsid w:val="376154A3"/>
    <w:rsid w:val="37DB5F4B"/>
    <w:rsid w:val="386EEAD4"/>
    <w:rsid w:val="38BF2BBA"/>
    <w:rsid w:val="3909A95F"/>
    <w:rsid w:val="39954684"/>
    <w:rsid w:val="3AA411AA"/>
    <w:rsid w:val="3B85AB33"/>
    <w:rsid w:val="3BB2AD8A"/>
    <w:rsid w:val="3C432D6A"/>
    <w:rsid w:val="3D4BAA4D"/>
    <w:rsid w:val="3D87E46F"/>
    <w:rsid w:val="3DB0B461"/>
    <w:rsid w:val="3DD7ADEF"/>
    <w:rsid w:val="3E2106B3"/>
    <w:rsid w:val="3E5E91BB"/>
    <w:rsid w:val="3ED07017"/>
    <w:rsid w:val="3FCC9FA8"/>
    <w:rsid w:val="404026BF"/>
    <w:rsid w:val="40498325"/>
    <w:rsid w:val="40954BA1"/>
    <w:rsid w:val="40D17702"/>
    <w:rsid w:val="411A73FF"/>
    <w:rsid w:val="4189AB71"/>
    <w:rsid w:val="41CDE710"/>
    <w:rsid w:val="41DF0BB7"/>
    <w:rsid w:val="423968A5"/>
    <w:rsid w:val="426E9960"/>
    <w:rsid w:val="42A9E4BA"/>
    <w:rsid w:val="42B4057D"/>
    <w:rsid w:val="43C790BB"/>
    <w:rsid w:val="43CDADBB"/>
    <w:rsid w:val="43F97E44"/>
    <w:rsid w:val="441F35E2"/>
    <w:rsid w:val="44ACF24C"/>
    <w:rsid w:val="457A5E3A"/>
    <w:rsid w:val="459994FC"/>
    <w:rsid w:val="4689B7E9"/>
    <w:rsid w:val="471FF335"/>
    <w:rsid w:val="47EAA459"/>
    <w:rsid w:val="48334531"/>
    <w:rsid w:val="48344345"/>
    <w:rsid w:val="483984CC"/>
    <w:rsid w:val="4924740B"/>
    <w:rsid w:val="492EEBEF"/>
    <w:rsid w:val="497C4B97"/>
    <w:rsid w:val="4A0F069E"/>
    <w:rsid w:val="4A42D0F6"/>
    <w:rsid w:val="4A4307BD"/>
    <w:rsid w:val="4A739581"/>
    <w:rsid w:val="4AA67D4A"/>
    <w:rsid w:val="4B774BA8"/>
    <w:rsid w:val="4BC2CF0C"/>
    <w:rsid w:val="4BDC4095"/>
    <w:rsid w:val="4CA73A58"/>
    <w:rsid w:val="4CECD421"/>
    <w:rsid w:val="4CFE7E51"/>
    <w:rsid w:val="4DD9B88E"/>
    <w:rsid w:val="4E820B33"/>
    <w:rsid w:val="4FB50A8D"/>
    <w:rsid w:val="502D977F"/>
    <w:rsid w:val="503D9B30"/>
    <w:rsid w:val="5052B881"/>
    <w:rsid w:val="5086F9CA"/>
    <w:rsid w:val="50E179E0"/>
    <w:rsid w:val="50F9023C"/>
    <w:rsid w:val="5243898D"/>
    <w:rsid w:val="524408E1"/>
    <w:rsid w:val="526E661B"/>
    <w:rsid w:val="526F4EA6"/>
    <w:rsid w:val="52BADA4D"/>
    <w:rsid w:val="530664BA"/>
    <w:rsid w:val="53078CD9"/>
    <w:rsid w:val="5327755A"/>
    <w:rsid w:val="533E2252"/>
    <w:rsid w:val="53619919"/>
    <w:rsid w:val="53B426F1"/>
    <w:rsid w:val="54AD9350"/>
    <w:rsid w:val="564F6DFD"/>
    <w:rsid w:val="580966D8"/>
    <w:rsid w:val="58245E58"/>
    <w:rsid w:val="58A08DEA"/>
    <w:rsid w:val="59314239"/>
    <w:rsid w:val="59439F2E"/>
    <w:rsid w:val="5945F01B"/>
    <w:rsid w:val="59591AA0"/>
    <w:rsid w:val="5966E356"/>
    <w:rsid w:val="599ADAFA"/>
    <w:rsid w:val="5A405B2D"/>
    <w:rsid w:val="5AD82188"/>
    <w:rsid w:val="5B85A79C"/>
    <w:rsid w:val="5BECBAB5"/>
    <w:rsid w:val="5C95A3AF"/>
    <w:rsid w:val="5CBD05D0"/>
    <w:rsid w:val="5D0AEC89"/>
    <w:rsid w:val="5D9EC2A1"/>
    <w:rsid w:val="5DA38A9D"/>
    <w:rsid w:val="5DD8ACD9"/>
    <w:rsid w:val="5DDAFBA8"/>
    <w:rsid w:val="5E29383A"/>
    <w:rsid w:val="5EFAC899"/>
    <w:rsid w:val="5EFBEDEE"/>
    <w:rsid w:val="5EFFC77A"/>
    <w:rsid w:val="5F30143C"/>
    <w:rsid w:val="5F48442A"/>
    <w:rsid w:val="5FC16B37"/>
    <w:rsid w:val="60283654"/>
    <w:rsid w:val="6033C044"/>
    <w:rsid w:val="603D838E"/>
    <w:rsid w:val="6050832B"/>
    <w:rsid w:val="60918E62"/>
    <w:rsid w:val="60E15219"/>
    <w:rsid w:val="60EBDF94"/>
    <w:rsid w:val="61243C4E"/>
    <w:rsid w:val="6145557A"/>
    <w:rsid w:val="61778C5B"/>
    <w:rsid w:val="61CB5073"/>
    <w:rsid w:val="62581B94"/>
    <w:rsid w:val="62ADAF9A"/>
    <w:rsid w:val="62BF66AA"/>
    <w:rsid w:val="6320BD01"/>
    <w:rsid w:val="635B739A"/>
    <w:rsid w:val="64173DB7"/>
    <w:rsid w:val="64872EC6"/>
    <w:rsid w:val="649AC732"/>
    <w:rsid w:val="65090184"/>
    <w:rsid w:val="650E4FDF"/>
    <w:rsid w:val="6548210E"/>
    <w:rsid w:val="6549E499"/>
    <w:rsid w:val="65B6573E"/>
    <w:rsid w:val="65C09BDC"/>
    <w:rsid w:val="660300EF"/>
    <w:rsid w:val="6677F0B6"/>
    <w:rsid w:val="66BA2BF1"/>
    <w:rsid w:val="66DC43EA"/>
    <w:rsid w:val="676FDFA6"/>
    <w:rsid w:val="67EA27FF"/>
    <w:rsid w:val="68134261"/>
    <w:rsid w:val="686C4EB6"/>
    <w:rsid w:val="68A1C325"/>
    <w:rsid w:val="68B92891"/>
    <w:rsid w:val="699CF3D8"/>
    <w:rsid w:val="6A00AD41"/>
    <w:rsid w:val="6A05992F"/>
    <w:rsid w:val="6A540705"/>
    <w:rsid w:val="6A89883C"/>
    <w:rsid w:val="6B933663"/>
    <w:rsid w:val="6BCC0E4B"/>
    <w:rsid w:val="6BE372F8"/>
    <w:rsid w:val="6C04867A"/>
    <w:rsid w:val="6C126873"/>
    <w:rsid w:val="6C17B8DA"/>
    <w:rsid w:val="6C19E889"/>
    <w:rsid w:val="6CFF707C"/>
    <w:rsid w:val="6D0F2F31"/>
    <w:rsid w:val="6D420BB4"/>
    <w:rsid w:val="6DB9ACAD"/>
    <w:rsid w:val="6DC366DC"/>
    <w:rsid w:val="6DCBBB59"/>
    <w:rsid w:val="6E46DF5D"/>
    <w:rsid w:val="6E79F10E"/>
    <w:rsid w:val="6F164EDD"/>
    <w:rsid w:val="6F4C65FD"/>
    <w:rsid w:val="6F6D9909"/>
    <w:rsid w:val="6F8ADC4B"/>
    <w:rsid w:val="6F9B8F5D"/>
    <w:rsid w:val="70B78095"/>
    <w:rsid w:val="70D92D26"/>
    <w:rsid w:val="71371389"/>
    <w:rsid w:val="714EF813"/>
    <w:rsid w:val="7175D18C"/>
    <w:rsid w:val="71E1C966"/>
    <w:rsid w:val="720BE558"/>
    <w:rsid w:val="72305665"/>
    <w:rsid w:val="72C520D3"/>
    <w:rsid w:val="7320CAFD"/>
    <w:rsid w:val="7350C527"/>
    <w:rsid w:val="7355B3A2"/>
    <w:rsid w:val="7357D47A"/>
    <w:rsid w:val="739CAA62"/>
    <w:rsid w:val="73E7CB29"/>
    <w:rsid w:val="73FE5821"/>
    <w:rsid w:val="743DF971"/>
    <w:rsid w:val="74B5C091"/>
    <w:rsid w:val="74BE6D97"/>
    <w:rsid w:val="7528EA2A"/>
    <w:rsid w:val="752A4909"/>
    <w:rsid w:val="75BF7241"/>
    <w:rsid w:val="760B300A"/>
    <w:rsid w:val="761BFD49"/>
    <w:rsid w:val="764AB58B"/>
    <w:rsid w:val="76537816"/>
    <w:rsid w:val="7654CE71"/>
    <w:rsid w:val="765C822F"/>
    <w:rsid w:val="76B8F578"/>
    <w:rsid w:val="770A8ABA"/>
    <w:rsid w:val="7717FA75"/>
    <w:rsid w:val="77553D33"/>
    <w:rsid w:val="7758B6B9"/>
    <w:rsid w:val="77A36ACC"/>
    <w:rsid w:val="77BD3CA2"/>
    <w:rsid w:val="77E06F4A"/>
    <w:rsid w:val="77FF42D5"/>
    <w:rsid w:val="786B947B"/>
    <w:rsid w:val="78786F2A"/>
    <w:rsid w:val="78D59014"/>
    <w:rsid w:val="790A6D73"/>
    <w:rsid w:val="79594FC3"/>
    <w:rsid w:val="79D7B040"/>
    <w:rsid w:val="79EB9303"/>
    <w:rsid w:val="7A44EFEF"/>
    <w:rsid w:val="7A55E283"/>
    <w:rsid w:val="7A83A387"/>
    <w:rsid w:val="7A9CC879"/>
    <w:rsid w:val="7B75AE45"/>
    <w:rsid w:val="7BB15C37"/>
    <w:rsid w:val="7BD2BF7C"/>
    <w:rsid w:val="7BDA2858"/>
    <w:rsid w:val="7C4AE099"/>
    <w:rsid w:val="7C554C6E"/>
    <w:rsid w:val="7C92AF3C"/>
    <w:rsid w:val="7CD9E547"/>
    <w:rsid w:val="7D5752A0"/>
    <w:rsid w:val="7DC24773"/>
    <w:rsid w:val="7DEB8EC0"/>
    <w:rsid w:val="7DFE29E5"/>
    <w:rsid w:val="7E09153E"/>
    <w:rsid w:val="7E655773"/>
    <w:rsid w:val="7EA33BCA"/>
    <w:rsid w:val="7F06C3E5"/>
    <w:rsid w:val="7F17432E"/>
    <w:rsid w:val="7F7FCA6D"/>
    <w:rsid w:val="7F986BFD"/>
    <w:rsid w:val="7FBA0203"/>
    <w:rsid w:val="7FE07630"/>
    <w:rsid w:val="7FEF16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CA3C46"/>
  <w15:docId w15:val="{DE911117-A49E-42A6-B6F0-CDD53C0AD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FD6"/>
    <w:rPr>
      <w:rFonts w:eastAsiaTheme="minorEastAsia"/>
    </w:rPr>
  </w:style>
  <w:style w:type="paragraph" w:styleId="Ttulo1">
    <w:name w:val="heading 1"/>
    <w:basedOn w:val="Normal"/>
    <w:next w:val="Normal"/>
    <w:link w:val="Ttulo1Carter"/>
    <w:uiPriority w:val="9"/>
    <w:qFormat/>
    <w:rsid w:val="00602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602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6028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unhideWhenUsed/>
    <w:qFormat/>
    <w:rsid w:val="006028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unhideWhenUsed/>
    <w:qFormat/>
    <w:rsid w:val="006028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unhideWhenUsed/>
    <w:qFormat/>
    <w:rsid w:val="006028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6028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6028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602836"/>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02836"/>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602836"/>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602836"/>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rsid w:val="00602836"/>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rsid w:val="00602836"/>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rsid w:val="0060283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60283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60283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602836"/>
    <w:rPr>
      <w:rFonts w:eastAsiaTheme="majorEastAsia" w:cstheme="majorBidi"/>
      <w:color w:val="272727" w:themeColor="text1" w:themeTint="D8"/>
    </w:rPr>
  </w:style>
  <w:style w:type="paragraph" w:styleId="Ttulo">
    <w:name w:val="Title"/>
    <w:basedOn w:val="Normal"/>
    <w:next w:val="Normal"/>
    <w:link w:val="TtuloCarter"/>
    <w:uiPriority w:val="10"/>
    <w:qFormat/>
    <w:rsid w:val="00602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6028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602836"/>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602836"/>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602836"/>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602836"/>
    <w:rPr>
      <w:i/>
      <w:iCs/>
      <w:color w:val="404040" w:themeColor="text1" w:themeTint="BF"/>
    </w:rPr>
  </w:style>
  <w:style w:type="paragraph" w:styleId="PargrafodaLista">
    <w:name w:val="List Paragraph"/>
    <w:basedOn w:val="Normal"/>
    <w:uiPriority w:val="34"/>
    <w:qFormat/>
    <w:rsid w:val="00602836"/>
    <w:pPr>
      <w:ind w:left="720"/>
      <w:contextualSpacing/>
    </w:pPr>
  </w:style>
  <w:style w:type="character" w:styleId="nfaseIntensa">
    <w:name w:val="Intense Emphasis"/>
    <w:basedOn w:val="Tipodeletrapredefinidodopargrafo"/>
    <w:uiPriority w:val="21"/>
    <w:qFormat/>
    <w:rsid w:val="00602836"/>
    <w:rPr>
      <w:i/>
      <w:iCs/>
      <w:color w:val="0F4761" w:themeColor="accent1" w:themeShade="BF"/>
    </w:rPr>
  </w:style>
  <w:style w:type="paragraph" w:styleId="CitaoIntensa">
    <w:name w:val="Intense Quote"/>
    <w:basedOn w:val="Normal"/>
    <w:next w:val="Normal"/>
    <w:link w:val="CitaoIntensaCarter"/>
    <w:uiPriority w:val="30"/>
    <w:qFormat/>
    <w:rsid w:val="00602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602836"/>
    <w:rPr>
      <w:i/>
      <w:iCs/>
      <w:color w:val="0F4761" w:themeColor="accent1" w:themeShade="BF"/>
    </w:rPr>
  </w:style>
  <w:style w:type="character" w:styleId="RefernciaIntensa">
    <w:name w:val="Intense Reference"/>
    <w:basedOn w:val="Tipodeletrapredefinidodopargrafo"/>
    <w:uiPriority w:val="32"/>
    <w:qFormat/>
    <w:rsid w:val="00602836"/>
    <w:rPr>
      <w:b/>
      <w:bCs/>
      <w:smallCaps/>
      <w:color w:val="0F4761" w:themeColor="accent1" w:themeShade="BF"/>
      <w:spacing w:val="5"/>
    </w:rPr>
  </w:style>
  <w:style w:type="character" w:styleId="Refdecomentrio">
    <w:name w:val="annotation reference"/>
    <w:basedOn w:val="Tipodeletrapredefinidodopargrafo"/>
    <w:uiPriority w:val="99"/>
    <w:semiHidden/>
    <w:unhideWhenUsed/>
    <w:rsid w:val="00EC1CE1"/>
    <w:rPr>
      <w:sz w:val="16"/>
      <w:szCs w:val="16"/>
    </w:rPr>
  </w:style>
  <w:style w:type="paragraph" w:styleId="Textodecomentrio">
    <w:name w:val="annotation text"/>
    <w:basedOn w:val="Normal"/>
    <w:link w:val="TextodecomentrioCarter"/>
    <w:uiPriority w:val="99"/>
    <w:unhideWhenUsed/>
    <w:rsid w:val="00EC1CE1"/>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EC1CE1"/>
    <w:rPr>
      <w:sz w:val="20"/>
      <w:szCs w:val="20"/>
    </w:rPr>
  </w:style>
  <w:style w:type="paragraph" w:styleId="Assuntodecomentrio">
    <w:name w:val="annotation subject"/>
    <w:basedOn w:val="Textodecomentrio"/>
    <w:next w:val="Textodecomentrio"/>
    <w:link w:val="AssuntodecomentrioCarter"/>
    <w:uiPriority w:val="99"/>
    <w:semiHidden/>
    <w:unhideWhenUsed/>
    <w:rsid w:val="00EC1CE1"/>
    <w:rPr>
      <w:b/>
      <w:bCs/>
    </w:rPr>
  </w:style>
  <w:style w:type="character" w:customStyle="1" w:styleId="AssuntodecomentrioCarter">
    <w:name w:val="Assunto de comentário Caráter"/>
    <w:basedOn w:val="TextodecomentrioCarter"/>
    <w:link w:val="Assuntodecomentrio"/>
    <w:uiPriority w:val="99"/>
    <w:semiHidden/>
    <w:rsid w:val="00EC1CE1"/>
    <w:rPr>
      <w:b/>
      <w:bCs/>
      <w:sz w:val="20"/>
      <w:szCs w:val="20"/>
    </w:rPr>
  </w:style>
  <w:style w:type="paragraph" w:customStyle="1" w:styleId="p">
    <w:name w:val="p"/>
    <w:basedOn w:val="Normal"/>
    <w:rsid w:val="00EC1CE1"/>
    <w:pPr>
      <w:spacing w:before="100" w:beforeAutospacing="1" w:after="100" w:afterAutospacing="1" w:line="240" w:lineRule="auto"/>
    </w:pPr>
    <w:rPr>
      <w:rFonts w:ascii="Times New Roman" w:eastAsia="Times New Roman" w:hAnsi="Times New Roman" w:cs="Times New Roman"/>
      <w:kern w:val="0"/>
      <w:sz w:val="24"/>
      <w:szCs w:val="24"/>
      <w:lang w:val="en-GB" w:eastAsia="en-GB"/>
    </w:rPr>
  </w:style>
  <w:style w:type="character" w:styleId="Hiperligao">
    <w:name w:val="Hyperlink"/>
    <w:basedOn w:val="Tipodeletrapredefinidodopargrafo"/>
    <w:uiPriority w:val="99"/>
    <w:unhideWhenUsed/>
    <w:rsid w:val="00EC1CE1"/>
    <w:rPr>
      <w:color w:val="0000FF"/>
      <w:u w:val="single"/>
    </w:rPr>
  </w:style>
  <w:style w:type="paragraph" w:styleId="NormalWeb">
    <w:name w:val="Normal (Web)"/>
    <w:basedOn w:val="Normal"/>
    <w:uiPriority w:val="99"/>
    <w:semiHidden/>
    <w:unhideWhenUsed/>
    <w:rsid w:val="00EC1CE1"/>
    <w:pPr>
      <w:spacing w:before="100" w:beforeAutospacing="1" w:after="100" w:afterAutospacing="1" w:line="240" w:lineRule="auto"/>
    </w:pPr>
    <w:rPr>
      <w:rFonts w:ascii="Times New Roman" w:eastAsia="Times New Roman" w:hAnsi="Times New Roman" w:cs="Times New Roman"/>
      <w:kern w:val="0"/>
      <w:sz w:val="24"/>
      <w:szCs w:val="24"/>
      <w:lang w:val="en-GB" w:eastAsia="en-GB"/>
    </w:rPr>
  </w:style>
  <w:style w:type="character" w:customStyle="1" w:styleId="anchor-text">
    <w:name w:val="anchor-text"/>
    <w:basedOn w:val="Tipodeletrapredefinidodopargrafo"/>
    <w:rsid w:val="00EC1CE1"/>
  </w:style>
  <w:style w:type="paragraph" w:styleId="Bibliografia">
    <w:name w:val="Bibliography"/>
    <w:basedOn w:val="Normal"/>
    <w:next w:val="Normal"/>
    <w:uiPriority w:val="37"/>
    <w:unhideWhenUsed/>
    <w:rsid w:val="00BE1A11"/>
    <w:pPr>
      <w:tabs>
        <w:tab w:val="left" w:pos="384"/>
      </w:tabs>
      <w:spacing w:after="0" w:line="480" w:lineRule="auto"/>
      <w:ind w:left="384" w:hanging="384"/>
    </w:pPr>
  </w:style>
  <w:style w:type="character" w:styleId="Hiperligaovisitada">
    <w:name w:val="FollowedHyperlink"/>
    <w:basedOn w:val="Tipodeletrapredefinidodopargrafo"/>
    <w:uiPriority w:val="99"/>
    <w:semiHidden/>
    <w:unhideWhenUsed/>
    <w:rsid w:val="00BE1A11"/>
    <w:rPr>
      <w:color w:val="96607D" w:themeColor="followedHyperlink"/>
      <w:u w:val="single"/>
    </w:rPr>
  </w:style>
  <w:style w:type="paragraph" w:styleId="Reviso">
    <w:name w:val="Revision"/>
    <w:hidden/>
    <w:uiPriority w:val="99"/>
    <w:semiHidden/>
    <w:rsid w:val="005D03A7"/>
    <w:pPr>
      <w:spacing w:after="0" w:line="240" w:lineRule="auto"/>
    </w:pPr>
  </w:style>
  <w:style w:type="paragraph" w:styleId="SemEspaamento">
    <w:name w:val="No Spacing"/>
    <w:uiPriority w:val="1"/>
    <w:qFormat/>
    <w:rsid w:val="001B4381"/>
    <w:pPr>
      <w:spacing w:after="0" w:line="240" w:lineRule="auto"/>
    </w:pPr>
  </w:style>
  <w:style w:type="character" w:customStyle="1" w:styleId="MenoNoResolvida1">
    <w:name w:val="Menção Não Resolvida1"/>
    <w:basedOn w:val="Tipodeletrapredefinidodopargrafo"/>
    <w:uiPriority w:val="99"/>
    <w:semiHidden/>
    <w:unhideWhenUsed/>
    <w:rsid w:val="0076331B"/>
    <w:rPr>
      <w:color w:val="605E5C"/>
      <w:shd w:val="clear" w:color="auto" w:fill="E1DFDD"/>
    </w:rPr>
  </w:style>
  <w:style w:type="table" w:styleId="TabelacomGrelha">
    <w:name w:val="Table Grid"/>
    <w:basedOn w:val="Tabelanormal"/>
    <w:uiPriority w:val="39"/>
    <w:rsid w:val="002A1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arter"/>
    <w:uiPriority w:val="99"/>
    <w:semiHidden/>
    <w:unhideWhenUsed/>
    <w:rsid w:val="00E135C5"/>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E135C5"/>
    <w:rPr>
      <w:rFonts w:ascii="Segoe UI" w:hAnsi="Segoe UI" w:cs="Segoe UI"/>
      <w:sz w:val="18"/>
      <w:szCs w:val="18"/>
    </w:rPr>
  </w:style>
  <w:style w:type="paragraph" w:styleId="HTMLpr-formatado">
    <w:name w:val="HTML Preformatted"/>
    <w:basedOn w:val="Normal"/>
    <w:link w:val="HTMLpr-formatadoCarter"/>
    <w:uiPriority w:val="99"/>
    <w:semiHidden/>
    <w:unhideWhenUsed/>
    <w:rsid w:val="00A056FB"/>
    <w:pPr>
      <w:spacing w:after="0" w:line="240" w:lineRule="auto"/>
    </w:pPr>
    <w:rPr>
      <w:rFonts w:ascii="Consolas" w:hAnsi="Consolas"/>
      <w:sz w:val="20"/>
      <w:szCs w:val="20"/>
    </w:rPr>
  </w:style>
  <w:style w:type="character" w:customStyle="1" w:styleId="HTMLpr-formatadoCarter">
    <w:name w:val="HTML pré-formatado Caráter"/>
    <w:basedOn w:val="Tipodeletrapredefinidodopargrafo"/>
    <w:link w:val="HTMLpr-formatado"/>
    <w:uiPriority w:val="99"/>
    <w:semiHidden/>
    <w:rsid w:val="00A056FB"/>
    <w:rPr>
      <w:rFonts w:ascii="Consolas" w:hAnsi="Consolas"/>
      <w:sz w:val="20"/>
      <w:szCs w:val="20"/>
    </w:rPr>
  </w:style>
  <w:style w:type="character" w:styleId="MenoNoResolvida">
    <w:name w:val="Unresolved Mention"/>
    <w:basedOn w:val="Tipodeletrapredefinidodopargrafo"/>
    <w:uiPriority w:val="99"/>
    <w:semiHidden/>
    <w:unhideWhenUsed/>
    <w:rsid w:val="0096738B"/>
    <w:rPr>
      <w:color w:val="605E5C"/>
      <w:shd w:val="clear" w:color="auto" w:fill="E1DFDD"/>
    </w:rPr>
  </w:style>
  <w:style w:type="character" w:styleId="TextodoMarcadordePosio">
    <w:name w:val="Placeholder Text"/>
    <w:basedOn w:val="Tipodeletrapredefinidodopargrafo"/>
    <w:uiPriority w:val="99"/>
    <w:semiHidden/>
    <w:rsid w:val="0010149F"/>
    <w:rPr>
      <w:color w:val="666666"/>
    </w:rPr>
  </w:style>
  <w:style w:type="character" w:styleId="Nmerodelinha">
    <w:name w:val="line number"/>
    <w:basedOn w:val="Tipodeletrapredefinidodopargrafo"/>
    <w:uiPriority w:val="99"/>
    <w:semiHidden/>
    <w:unhideWhenUsed/>
    <w:rsid w:val="00CE6E0D"/>
  </w:style>
  <w:style w:type="paragraph" w:styleId="Cabealho">
    <w:name w:val="header"/>
    <w:basedOn w:val="Normal"/>
    <w:link w:val="CabealhoCarter"/>
    <w:uiPriority w:val="99"/>
    <w:unhideWhenUsed/>
    <w:rsid w:val="009217DF"/>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9217DF"/>
    <w:rPr>
      <w:rFonts w:eastAsiaTheme="minorEastAsia"/>
    </w:rPr>
  </w:style>
  <w:style w:type="paragraph" w:styleId="Rodap">
    <w:name w:val="footer"/>
    <w:basedOn w:val="Normal"/>
    <w:link w:val="RodapCarter"/>
    <w:uiPriority w:val="99"/>
    <w:unhideWhenUsed/>
    <w:rsid w:val="009217DF"/>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9217DF"/>
    <w:rPr>
      <w:rFonts w:eastAsiaTheme="minorEastAsia"/>
    </w:rPr>
  </w:style>
  <w:style w:type="character" w:customStyle="1" w:styleId="apple-converted-space">
    <w:name w:val="apple-converted-space"/>
    <w:basedOn w:val="Tipodeletrapredefinidodopargrafo"/>
    <w:rsid w:val="00C80FBA"/>
  </w:style>
  <w:style w:type="character" w:styleId="nfase">
    <w:name w:val="Emphasis"/>
    <w:basedOn w:val="Tipodeletrapredefinidodopargrafo"/>
    <w:uiPriority w:val="20"/>
    <w:qFormat/>
    <w:rsid w:val="00C80FBA"/>
    <w:rPr>
      <w:i/>
      <w:iCs/>
    </w:rPr>
  </w:style>
  <w:style w:type="character" w:styleId="CdigoHTML">
    <w:name w:val="HTML Code"/>
    <w:basedOn w:val="Tipodeletrapredefinidodopargrafo"/>
    <w:uiPriority w:val="99"/>
    <w:semiHidden/>
    <w:unhideWhenUsed/>
    <w:rsid w:val="00991481"/>
    <w:rPr>
      <w:rFonts w:ascii="Courier New" w:eastAsia="Times New Roman" w:hAnsi="Courier New" w:cs="Courier New"/>
      <w:sz w:val="20"/>
      <w:szCs w:val="20"/>
    </w:rPr>
  </w:style>
  <w:style w:type="character" w:styleId="Forte">
    <w:name w:val="Strong"/>
    <w:basedOn w:val="Tipodeletrapredefinidodopargrafo"/>
    <w:uiPriority w:val="22"/>
    <w:qFormat/>
    <w:rsid w:val="00F03426"/>
    <w:rPr>
      <w:b/>
      <w:bCs/>
    </w:rPr>
  </w:style>
  <w:style w:type="character" w:customStyle="1" w:styleId="katex-mathml">
    <w:name w:val="katex-mathml"/>
    <w:basedOn w:val="Tipodeletrapredefinidodopargrafo"/>
    <w:rsid w:val="00241DFB"/>
  </w:style>
  <w:style w:type="character" w:customStyle="1" w:styleId="mord">
    <w:name w:val="mord"/>
    <w:basedOn w:val="Tipodeletrapredefinidodopargrafo"/>
    <w:rsid w:val="00241DFB"/>
  </w:style>
  <w:style w:type="character" w:customStyle="1" w:styleId="mrel">
    <w:name w:val="mrel"/>
    <w:basedOn w:val="Tipodeletrapredefinidodopargrafo"/>
    <w:rsid w:val="00241DFB"/>
  </w:style>
  <w:style w:type="character" w:customStyle="1" w:styleId="mbin">
    <w:name w:val="mbin"/>
    <w:basedOn w:val="Tipodeletrapredefinidodopargrafo"/>
    <w:rsid w:val="00241DFB"/>
  </w:style>
  <w:style w:type="character" w:customStyle="1" w:styleId="vlist-s">
    <w:name w:val="vlist-s"/>
    <w:basedOn w:val="Tipodeletrapredefinidodopargrafo"/>
    <w:rsid w:val="00241DFB"/>
  </w:style>
  <w:style w:type="table" w:styleId="TabeladeGrelha4">
    <w:name w:val="Grid Table 4"/>
    <w:basedOn w:val="Tabelanormal"/>
    <w:uiPriority w:val="49"/>
    <w:rsid w:val="002411E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1Clara">
    <w:name w:val="Grid Table 1 Light"/>
    <w:basedOn w:val="Tabelanormal"/>
    <w:uiPriority w:val="46"/>
    <w:rsid w:val="002411E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elha2">
    <w:name w:val="Grid Table 2"/>
    <w:basedOn w:val="Tabelanormal"/>
    <w:uiPriority w:val="47"/>
    <w:rsid w:val="002411E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5Escura">
    <w:name w:val="Grid Table 5 Dark"/>
    <w:basedOn w:val="Tabelanormal"/>
    <w:uiPriority w:val="50"/>
    <w:rsid w:val="002411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elha7Colorida">
    <w:name w:val="Grid Table 7 Colorful"/>
    <w:basedOn w:val="Tabelanormal"/>
    <w:uiPriority w:val="52"/>
    <w:rsid w:val="002411E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elha6Colorida">
    <w:name w:val="Grid Table 6 Colorful"/>
    <w:basedOn w:val="Tabelanormal"/>
    <w:uiPriority w:val="51"/>
    <w:rsid w:val="002411E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extodenotaderodap">
    <w:name w:val="footnote text"/>
    <w:basedOn w:val="Normal"/>
    <w:link w:val="TextodenotaderodapCarter"/>
    <w:uiPriority w:val="99"/>
    <w:semiHidden/>
    <w:unhideWhenUsed/>
    <w:rsid w:val="00A6042A"/>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A6042A"/>
    <w:rPr>
      <w:rFonts w:eastAsiaTheme="minorEastAsia"/>
      <w:sz w:val="20"/>
      <w:szCs w:val="20"/>
    </w:rPr>
  </w:style>
  <w:style w:type="character" w:styleId="Refdenotaderodap">
    <w:name w:val="footnote reference"/>
    <w:basedOn w:val="Tipodeletrapredefinidodopargrafo"/>
    <w:uiPriority w:val="99"/>
    <w:semiHidden/>
    <w:unhideWhenUsed/>
    <w:rsid w:val="00A604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54707">
      <w:bodyDiv w:val="1"/>
      <w:marLeft w:val="0"/>
      <w:marRight w:val="0"/>
      <w:marTop w:val="0"/>
      <w:marBottom w:val="0"/>
      <w:divBdr>
        <w:top w:val="none" w:sz="0" w:space="0" w:color="auto"/>
        <w:left w:val="none" w:sz="0" w:space="0" w:color="auto"/>
        <w:bottom w:val="none" w:sz="0" w:space="0" w:color="auto"/>
        <w:right w:val="none" w:sz="0" w:space="0" w:color="auto"/>
      </w:divBdr>
    </w:div>
    <w:div w:id="69893152">
      <w:bodyDiv w:val="1"/>
      <w:marLeft w:val="0"/>
      <w:marRight w:val="0"/>
      <w:marTop w:val="0"/>
      <w:marBottom w:val="0"/>
      <w:divBdr>
        <w:top w:val="none" w:sz="0" w:space="0" w:color="auto"/>
        <w:left w:val="none" w:sz="0" w:space="0" w:color="auto"/>
        <w:bottom w:val="none" w:sz="0" w:space="0" w:color="auto"/>
        <w:right w:val="none" w:sz="0" w:space="0" w:color="auto"/>
      </w:divBdr>
    </w:div>
    <w:div w:id="96097646">
      <w:bodyDiv w:val="1"/>
      <w:marLeft w:val="0"/>
      <w:marRight w:val="0"/>
      <w:marTop w:val="0"/>
      <w:marBottom w:val="0"/>
      <w:divBdr>
        <w:top w:val="none" w:sz="0" w:space="0" w:color="auto"/>
        <w:left w:val="none" w:sz="0" w:space="0" w:color="auto"/>
        <w:bottom w:val="none" w:sz="0" w:space="0" w:color="auto"/>
        <w:right w:val="none" w:sz="0" w:space="0" w:color="auto"/>
      </w:divBdr>
    </w:div>
    <w:div w:id="112989313">
      <w:bodyDiv w:val="1"/>
      <w:marLeft w:val="0"/>
      <w:marRight w:val="0"/>
      <w:marTop w:val="0"/>
      <w:marBottom w:val="0"/>
      <w:divBdr>
        <w:top w:val="none" w:sz="0" w:space="0" w:color="auto"/>
        <w:left w:val="none" w:sz="0" w:space="0" w:color="auto"/>
        <w:bottom w:val="none" w:sz="0" w:space="0" w:color="auto"/>
        <w:right w:val="none" w:sz="0" w:space="0" w:color="auto"/>
      </w:divBdr>
    </w:div>
    <w:div w:id="120074161">
      <w:bodyDiv w:val="1"/>
      <w:marLeft w:val="0"/>
      <w:marRight w:val="0"/>
      <w:marTop w:val="0"/>
      <w:marBottom w:val="0"/>
      <w:divBdr>
        <w:top w:val="none" w:sz="0" w:space="0" w:color="auto"/>
        <w:left w:val="none" w:sz="0" w:space="0" w:color="auto"/>
        <w:bottom w:val="none" w:sz="0" w:space="0" w:color="auto"/>
        <w:right w:val="none" w:sz="0" w:space="0" w:color="auto"/>
      </w:divBdr>
      <w:divsChild>
        <w:div w:id="1166673283">
          <w:marLeft w:val="0"/>
          <w:marRight w:val="0"/>
          <w:marTop w:val="0"/>
          <w:marBottom w:val="0"/>
          <w:divBdr>
            <w:top w:val="none" w:sz="0" w:space="0" w:color="auto"/>
            <w:left w:val="none" w:sz="0" w:space="0" w:color="auto"/>
            <w:bottom w:val="none" w:sz="0" w:space="0" w:color="auto"/>
            <w:right w:val="none" w:sz="0" w:space="0" w:color="auto"/>
          </w:divBdr>
          <w:divsChild>
            <w:div w:id="2055349336">
              <w:marLeft w:val="0"/>
              <w:marRight w:val="0"/>
              <w:marTop w:val="0"/>
              <w:marBottom w:val="0"/>
              <w:divBdr>
                <w:top w:val="none" w:sz="0" w:space="0" w:color="auto"/>
                <w:left w:val="none" w:sz="0" w:space="0" w:color="auto"/>
                <w:bottom w:val="none" w:sz="0" w:space="0" w:color="auto"/>
                <w:right w:val="none" w:sz="0" w:space="0" w:color="auto"/>
              </w:divBdr>
              <w:divsChild>
                <w:div w:id="740062870">
                  <w:marLeft w:val="0"/>
                  <w:marRight w:val="0"/>
                  <w:marTop w:val="0"/>
                  <w:marBottom w:val="0"/>
                  <w:divBdr>
                    <w:top w:val="none" w:sz="0" w:space="0" w:color="auto"/>
                    <w:left w:val="none" w:sz="0" w:space="0" w:color="auto"/>
                    <w:bottom w:val="none" w:sz="0" w:space="0" w:color="auto"/>
                    <w:right w:val="none" w:sz="0" w:space="0" w:color="auto"/>
                  </w:divBdr>
                  <w:divsChild>
                    <w:div w:id="1731077991">
                      <w:marLeft w:val="0"/>
                      <w:marRight w:val="0"/>
                      <w:marTop w:val="0"/>
                      <w:marBottom w:val="0"/>
                      <w:divBdr>
                        <w:top w:val="none" w:sz="0" w:space="0" w:color="auto"/>
                        <w:left w:val="none" w:sz="0" w:space="0" w:color="auto"/>
                        <w:bottom w:val="none" w:sz="0" w:space="0" w:color="auto"/>
                        <w:right w:val="none" w:sz="0" w:space="0" w:color="auto"/>
                      </w:divBdr>
                      <w:divsChild>
                        <w:div w:id="617183083">
                          <w:marLeft w:val="0"/>
                          <w:marRight w:val="0"/>
                          <w:marTop w:val="0"/>
                          <w:marBottom w:val="0"/>
                          <w:divBdr>
                            <w:top w:val="none" w:sz="0" w:space="0" w:color="auto"/>
                            <w:left w:val="none" w:sz="0" w:space="0" w:color="auto"/>
                            <w:bottom w:val="none" w:sz="0" w:space="0" w:color="auto"/>
                            <w:right w:val="none" w:sz="0" w:space="0" w:color="auto"/>
                          </w:divBdr>
                          <w:divsChild>
                            <w:div w:id="5570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92377">
      <w:bodyDiv w:val="1"/>
      <w:marLeft w:val="0"/>
      <w:marRight w:val="0"/>
      <w:marTop w:val="0"/>
      <w:marBottom w:val="0"/>
      <w:divBdr>
        <w:top w:val="none" w:sz="0" w:space="0" w:color="auto"/>
        <w:left w:val="none" w:sz="0" w:space="0" w:color="auto"/>
        <w:bottom w:val="none" w:sz="0" w:space="0" w:color="auto"/>
        <w:right w:val="none" w:sz="0" w:space="0" w:color="auto"/>
      </w:divBdr>
    </w:div>
    <w:div w:id="193420439">
      <w:bodyDiv w:val="1"/>
      <w:marLeft w:val="0"/>
      <w:marRight w:val="0"/>
      <w:marTop w:val="0"/>
      <w:marBottom w:val="0"/>
      <w:divBdr>
        <w:top w:val="none" w:sz="0" w:space="0" w:color="auto"/>
        <w:left w:val="none" w:sz="0" w:space="0" w:color="auto"/>
        <w:bottom w:val="none" w:sz="0" w:space="0" w:color="auto"/>
        <w:right w:val="none" w:sz="0" w:space="0" w:color="auto"/>
      </w:divBdr>
    </w:div>
    <w:div w:id="193690084">
      <w:bodyDiv w:val="1"/>
      <w:marLeft w:val="0"/>
      <w:marRight w:val="0"/>
      <w:marTop w:val="0"/>
      <w:marBottom w:val="0"/>
      <w:divBdr>
        <w:top w:val="none" w:sz="0" w:space="0" w:color="auto"/>
        <w:left w:val="none" w:sz="0" w:space="0" w:color="auto"/>
        <w:bottom w:val="none" w:sz="0" w:space="0" w:color="auto"/>
        <w:right w:val="none" w:sz="0" w:space="0" w:color="auto"/>
      </w:divBdr>
    </w:div>
    <w:div w:id="205333292">
      <w:bodyDiv w:val="1"/>
      <w:marLeft w:val="0"/>
      <w:marRight w:val="0"/>
      <w:marTop w:val="0"/>
      <w:marBottom w:val="0"/>
      <w:divBdr>
        <w:top w:val="none" w:sz="0" w:space="0" w:color="auto"/>
        <w:left w:val="none" w:sz="0" w:space="0" w:color="auto"/>
        <w:bottom w:val="none" w:sz="0" w:space="0" w:color="auto"/>
        <w:right w:val="none" w:sz="0" w:space="0" w:color="auto"/>
      </w:divBdr>
    </w:div>
    <w:div w:id="245841731">
      <w:bodyDiv w:val="1"/>
      <w:marLeft w:val="0"/>
      <w:marRight w:val="0"/>
      <w:marTop w:val="0"/>
      <w:marBottom w:val="0"/>
      <w:divBdr>
        <w:top w:val="none" w:sz="0" w:space="0" w:color="auto"/>
        <w:left w:val="none" w:sz="0" w:space="0" w:color="auto"/>
        <w:bottom w:val="none" w:sz="0" w:space="0" w:color="auto"/>
        <w:right w:val="none" w:sz="0" w:space="0" w:color="auto"/>
      </w:divBdr>
      <w:divsChild>
        <w:div w:id="1227184174">
          <w:marLeft w:val="0"/>
          <w:marRight w:val="0"/>
          <w:marTop w:val="0"/>
          <w:marBottom w:val="0"/>
          <w:divBdr>
            <w:top w:val="none" w:sz="0" w:space="0" w:color="auto"/>
            <w:left w:val="none" w:sz="0" w:space="0" w:color="auto"/>
            <w:bottom w:val="none" w:sz="0" w:space="0" w:color="auto"/>
            <w:right w:val="none" w:sz="0" w:space="0" w:color="auto"/>
          </w:divBdr>
          <w:divsChild>
            <w:div w:id="627316599">
              <w:marLeft w:val="0"/>
              <w:marRight w:val="0"/>
              <w:marTop w:val="0"/>
              <w:marBottom w:val="0"/>
              <w:divBdr>
                <w:top w:val="none" w:sz="0" w:space="0" w:color="auto"/>
                <w:left w:val="none" w:sz="0" w:space="0" w:color="auto"/>
                <w:bottom w:val="none" w:sz="0" w:space="0" w:color="auto"/>
                <w:right w:val="none" w:sz="0" w:space="0" w:color="auto"/>
              </w:divBdr>
              <w:divsChild>
                <w:div w:id="1001544224">
                  <w:marLeft w:val="0"/>
                  <w:marRight w:val="0"/>
                  <w:marTop w:val="0"/>
                  <w:marBottom w:val="0"/>
                  <w:divBdr>
                    <w:top w:val="none" w:sz="0" w:space="0" w:color="auto"/>
                    <w:left w:val="none" w:sz="0" w:space="0" w:color="auto"/>
                    <w:bottom w:val="none" w:sz="0" w:space="0" w:color="auto"/>
                    <w:right w:val="none" w:sz="0" w:space="0" w:color="auto"/>
                  </w:divBdr>
                  <w:divsChild>
                    <w:div w:id="1237209455">
                      <w:marLeft w:val="0"/>
                      <w:marRight w:val="0"/>
                      <w:marTop w:val="0"/>
                      <w:marBottom w:val="0"/>
                      <w:divBdr>
                        <w:top w:val="none" w:sz="0" w:space="0" w:color="auto"/>
                        <w:left w:val="none" w:sz="0" w:space="0" w:color="auto"/>
                        <w:bottom w:val="none" w:sz="0" w:space="0" w:color="auto"/>
                        <w:right w:val="none" w:sz="0" w:space="0" w:color="auto"/>
                      </w:divBdr>
                      <w:divsChild>
                        <w:div w:id="470489662">
                          <w:marLeft w:val="0"/>
                          <w:marRight w:val="0"/>
                          <w:marTop w:val="0"/>
                          <w:marBottom w:val="0"/>
                          <w:divBdr>
                            <w:top w:val="none" w:sz="0" w:space="0" w:color="auto"/>
                            <w:left w:val="none" w:sz="0" w:space="0" w:color="auto"/>
                            <w:bottom w:val="none" w:sz="0" w:space="0" w:color="auto"/>
                            <w:right w:val="none" w:sz="0" w:space="0" w:color="auto"/>
                          </w:divBdr>
                          <w:divsChild>
                            <w:div w:id="1466780521">
                              <w:marLeft w:val="0"/>
                              <w:marRight w:val="0"/>
                              <w:marTop w:val="0"/>
                              <w:marBottom w:val="0"/>
                              <w:divBdr>
                                <w:top w:val="none" w:sz="0" w:space="0" w:color="auto"/>
                                <w:left w:val="none" w:sz="0" w:space="0" w:color="auto"/>
                                <w:bottom w:val="none" w:sz="0" w:space="0" w:color="auto"/>
                                <w:right w:val="none" w:sz="0" w:space="0" w:color="auto"/>
                              </w:divBdr>
                              <w:divsChild>
                                <w:div w:id="6692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87318">
                          <w:marLeft w:val="0"/>
                          <w:marRight w:val="0"/>
                          <w:marTop w:val="0"/>
                          <w:marBottom w:val="0"/>
                          <w:divBdr>
                            <w:top w:val="none" w:sz="0" w:space="0" w:color="auto"/>
                            <w:left w:val="none" w:sz="0" w:space="0" w:color="auto"/>
                            <w:bottom w:val="none" w:sz="0" w:space="0" w:color="auto"/>
                            <w:right w:val="none" w:sz="0" w:space="0" w:color="auto"/>
                          </w:divBdr>
                          <w:divsChild>
                            <w:div w:id="481698831">
                              <w:marLeft w:val="0"/>
                              <w:marRight w:val="0"/>
                              <w:marTop w:val="0"/>
                              <w:marBottom w:val="0"/>
                              <w:divBdr>
                                <w:top w:val="none" w:sz="0" w:space="0" w:color="auto"/>
                                <w:left w:val="none" w:sz="0" w:space="0" w:color="auto"/>
                                <w:bottom w:val="none" w:sz="0" w:space="0" w:color="auto"/>
                                <w:right w:val="none" w:sz="0" w:space="0" w:color="auto"/>
                              </w:divBdr>
                              <w:divsChild>
                                <w:div w:id="776028158">
                                  <w:marLeft w:val="0"/>
                                  <w:marRight w:val="0"/>
                                  <w:marTop w:val="0"/>
                                  <w:marBottom w:val="0"/>
                                  <w:divBdr>
                                    <w:top w:val="none" w:sz="0" w:space="0" w:color="auto"/>
                                    <w:left w:val="none" w:sz="0" w:space="0" w:color="auto"/>
                                    <w:bottom w:val="none" w:sz="0" w:space="0" w:color="auto"/>
                                    <w:right w:val="none" w:sz="0" w:space="0" w:color="auto"/>
                                  </w:divBdr>
                                  <w:divsChild>
                                    <w:div w:id="79575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133080">
      <w:bodyDiv w:val="1"/>
      <w:marLeft w:val="0"/>
      <w:marRight w:val="0"/>
      <w:marTop w:val="0"/>
      <w:marBottom w:val="0"/>
      <w:divBdr>
        <w:top w:val="none" w:sz="0" w:space="0" w:color="auto"/>
        <w:left w:val="none" w:sz="0" w:space="0" w:color="auto"/>
        <w:bottom w:val="none" w:sz="0" w:space="0" w:color="auto"/>
        <w:right w:val="none" w:sz="0" w:space="0" w:color="auto"/>
      </w:divBdr>
    </w:div>
    <w:div w:id="265311014">
      <w:bodyDiv w:val="1"/>
      <w:marLeft w:val="0"/>
      <w:marRight w:val="0"/>
      <w:marTop w:val="0"/>
      <w:marBottom w:val="0"/>
      <w:divBdr>
        <w:top w:val="none" w:sz="0" w:space="0" w:color="auto"/>
        <w:left w:val="none" w:sz="0" w:space="0" w:color="auto"/>
        <w:bottom w:val="none" w:sz="0" w:space="0" w:color="auto"/>
        <w:right w:val="none" w:sz="0" w:space="0" w:color="auto"/>
      </w:divBdr>
      <w:divsChild>
        <w:div w:id="703138627">
          <w:marLeft w:val="0"/>
          <w:marRight w:val="0"/>
          <w:marTop w:val="0"/>
          <w:marBottom w:val="0"/>
          <w:divBdr>
            <w:top w:val="none" w:sz="0" w:space="0" w:color="auto"/>
            <w:left w:val="none" w:sz="0" w:space="0" w:color="auto"/>
            <w:bottom w:val="none" w:sz="0" w:space="0" w:color="auto"/>
            <w:right w:val="none" w:sz="0" w:space="0" w:color="auto"/>
          </w:divBdr>
          <w:divsChild>
            <w:div w:id="1410611438">
              <w:marLeft w:val="0"/>
              <w:marRight w:val="0"/>
              <w:marTop w:val="0"/>
              <w:marBottom w:val="0"/>
              <w:divBdr>
                <w:top w:val="none" w:sz="0" w:space="0" w:color="auto"/>
                <w:left w:val="none" w:sz="0" w:space="0" w:color="auto"/>
                <w:bottom w:val="none" w:sz="0" w:space="0" w:color="auto"/>
                <w:right w:val="none" w:sz="0" w:space="0" w:color="auto"/>
              </w:divBdr>
              <w:divsChild>
                <w:div w:id="16068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12090">
          <w:marLeft w:val="0"/>
          <w:marRight w:val="0"/>
          <w:marTop w:val="0"/>
          <w:marBottom w:val="0"/>
          <w:divBdr>
            <w:top w:val="none" w:sz="0" w:space="0" w:color="auto"/>
            <w:left w:val="none" w:sz="0" w:space="0" w:color="auto"/>
            <w:bottom w:val="none" w:sz="0" w:space="0" w:color="auto"/>
            <w:right w:val="none" w:sz="0" w:space="0" w:color="auto"/>
          </w:divBdr>
          <w:divsChild>
            <w:div w:id="751202311">
              <w:marLeft w:val="0"/>
              <w:marRight w:val="0"/>
              <w:marTop w:val="0"/>
              <w:marBottom w:val="0"/>
              <w:divBdr>
                <w:top w:val="none" w:sz="0" w:space="0" w:color="auto"/>
                <w:left w:val="none" w:sz="0" w:space="0" w:color="auto"/>
                <w:bottom w:val="none" w:sz="0" w:space="0" w:color="auto"/>
                <w:right w:val="none" w:sz="0" w:space="0" w:color="auto"/>
              </w:divBdr>
              <w:divsChild>
                <w:div w:id="683558391">
                  <w:marLeft w:val="0"/>
                  <w:marRight w:val="0"/>
                  <w:marTop w:val="0"/>
                  <w:marBottom w:val="0"/>
                  <w:divBdr>
                    <w:top w:val="none" w:sz="0" w:space="0" w:color="auto"/>
                    <w:left w:val="none" w:sz="0" w:space="0" w:color="auto"/>
                    <w:bottom w:val="none" w:sz="0" w:space="0" w:color="auto"/>
                    <w:right w:val="none" w:sz="0" w:space="0" w:color="auto"/>
                  </w:divBdr>
                  <w:divsChild>
                    <w:div w:id="145779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060989">
      <w:bodyDiv w:val="1"/>
      <w:marLeft w:val="0"/>
      <w:marRight w:val="0"/>
      <w:marTop w:val="0"/>
      <w:marBottom w:val="0"/>
      <w:divBdr>
        <w:top w:val="none" w:sz="0" w:space="0" w:color="auto"/>
        <w:left w:val="none" w:sz="0" w:space="0" w:color="auto"/>
        <w:bottom w:val="none" w:sz="0" w:space="0" w:color="auto"/>
        <w:right w:val="none" w:sz="0" w:space="0" w:color="auto"/>
      </w:divBdr>
    </w:div>
    <w:div w:id="280841947">
      <w:bodyDiv w:val="1"/>
      <w:marLeft w:val="0"/>
      <w:marRight w:val="0"/>
      <w:marTop w:val="0"/>
      <w:marBottom w:val="0"/>
      <w:divBdr>
        <w:top w:val="none" w:sz="0" w:space="0" w:color="auto"/>
        <w:left w:val="none" w:sz="0" w:space="0" w:color="auto"/>
        <w:bottom w:val="none" w:sz="0" w:space="0" w:color="auto"/>
        <w:right w:val="none" w:sz="0" w:space="0" w:color="auto"/>
      </w:divBdr>
    </w:div>
    <w:div w:id="357777556">
      <w:bodyDiv w:val="1"/>
      <w:marLeft w:val="0"/>
      <w:marRight w:val="0"/>
      <w:marTop w:val="0"/>
      <w:marBottom w:val="0"/>
      <w:divBdr>
        <w:top w:val="none" w:sz="0" w:space="0" w:color="auto"/>
        <w:left w:val="none" w:sz="0" w:space="0" w:color="auto"/>
        <w:bottom w:val="none" w:sz="0" w:space="0" w:color="auto"/>
        <w:right w:val="none" w:sz="0" w:space="0" w:color="auto"/>
      </w:divBdr>
    </w:div>
    <w:div w:id="373507157">
      <w:bodyDiv w:val="1"/>
      <w:marLeft w:val="0"/>
      <w:marRight w:val="0"/>
      <w:marTop w:val="0"/>
      <w:marBottom w:val="0"/>
      <w:divBdr>
        <w:top w:val="none" w:sz="0" w:space="0" w:color="auto"/>
        <w:left w:val="none" w:sz="0" w:space="0" w:color="auto"/>
        <w:bottom w:val="none" w:sz="0" w:space="0" w:color="auto"/>
        <w:right w:val="none" w:sz="0" w:space="0" w:color="auto"/>
      </w:divBdr>
    </w:div>
    <w:div w:id="376779398">
      <w:bodyDiv w:val="1"/>
      <w:marLeft w:val="0"/>
      <w:marRight w:val="0"/>
      <w:marTop w:val="0"/>
      <w:marBottom w:val="0"/>
      <w:divBdr>
        <w:top w:val="none" w:sz="0" w:space="0" w:color="auto"/>
        <w:left w:val="none" w:sz="0" w:space="0" w:color="auto"/>
        <w:bottom w:val="none" w:sz="0" w:space="0" w:color="auto"/>
        <w:right w:val="none" w:sz="0" w:space="0" w:color="auto"/>
      </w:divBdr>
      <w:divsChild>
        <w:div w:id="51512834">
          <w:blockQuote w:val="1"/>
          <w:marLeft w:val="720"/>
          <w:marRight w:val="720"/>
          <w:marTop w:val="100"/>
          <w:marBottom w:val="100"/>
          <w:divBdr>
            <w:top w:val="none" w:sz="0" w:space="0" w:color="auto"/>
            <w:left w:val="none" w:sz="0" w:space="0" w:color="auto"/>
            <w:bottom w:val="none" w:sz="0" w:space="0" w:color="auto"/>
            <w:right w:val="none" w:sz="0" w:space="0" w:color="auto"/>
          </w:divBdr>
        </w:div>
        <w:div w:id="459958664">
          <w:blockQuote w:val="1"/>
          <w:marLeft w:val="720"/>
          <w:marRight w:val="720"/>
          <w:marTop w:val="100"/>
          <w:marBottom w:val="100"/>
          <w:divBdr>
            <w:top w:val="none" w:sz="0" w:space="0" w:color="auto"/>
            <w:left w:val="none" w:sz="0" w:space="0" w:color="auto"/>
            <w:bottom w:val="none" w:sz="0" w:space="0" w:color="auto"/>
            <w:right w:val="none" w:sz="0" w:space="0" w:color="auto"/>
          </w:divBdr>
        </w:div>
        <w:div w:id="557517024">
          <w:blockQuote w:val="1"/>
          <w:marLeft w:val="720"/>
          <w:marRight w:val="720"/>
          <w:marTop w:val="100"/>
          <w:marBottom w:val="100"/>
          <w:divBdr>
            <w:top w:val="none" w:sz="0" w:space="0" w:color="auto"/>
            <w:left w:val="none" w:sz="0" w:space="0" w:color="auto"/>
            <w:bottom w:val="none" w:sz="0" w:space="0" w:color="auto"/>
            <w:right w:val="none" w:sz="0" w:space="0" w:color="auto"/>
          </w:divBdr>
        </w:div>
        <w:div w:id="602883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726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3558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23599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290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2439375">
      <w:bodyDiv w:val="1"/>
      <w:marLeft w:val="0"/>
      <w:marRight w:val="0"/>
      <w:marTop w:val="0"/>
      <w:marBottom w:val="0"/>
      <w:divBdr>
        <w:top w:val="none" w:sz="0" w:space="0" w:color="auto"/>
        <w:left w:val="none" w:sz="0" w:space="0" w:color="auto"/>
        <w:bottom w:val="none" w:sz="0" w:space="0" w:color="auto"/>
        <w:right w:val="none" w:sz="0" w:space="0" w:color="auto"/>
      </w:divBdr>
    </w:div>
    <w:div w:id="504247304">
      <w:bodyDiv w:val="1"/>
      <w:marLeft w:val="0"/>
      <w:marRight w:val="0"/>
      <w:marTop w:val="0"/>
      <w:marBottom w:val="0"/>
      <w:divBdr>
        <w:top w:val="none" w:sz="0" w:space="0" w:color="auto"/>
        <w:left w:val="none" w:sz="0" w:space="0" w:color="auto"/>
        <w:bottom w:val="none" w:sz="0" w:space="0" w:color="auto"/>
        <w:right w:val="none" w:sz="0" w:space="0" w:color="auto"/>
      </w:divBdr>
    </w:div>
    <w:div w:id="516501458">
      <w:bodyDiv w:val="1"/>
      <w:marLeft w:val="0"/>
      <w:marRight w:val="0"/>
      <w:marTop w:val="0"/>
      <w:marBottom w:val="0"/>
      <w:divBdr>
        <w:top w:val="none" w:sz="0" w:space="0" w:color="auto"/>
        <w:left w:val="none" w:sz="0" w:space="0" w:color="auto"/>
        <w:bottom w:val="none" w:sz="0" w:space="0" w:color="auto"/>
        <w:right w:val="none" w:sz="0" w:space="0" w:color="auto"/>
      </w:divBdr>
    </w:div>
    <w:div w:id="522328922">
      <w:bodyDiv w:val="1"/>
      <w:marLeft w:val="0"/>
      <w:marRight w:val="0"/>
      <w:marTop w:val="0"/>
      <w:marBottom w:val="0"/>
      <w:divBdr>
        <w:top w:val="none" w:sz="0" w:space="0" w:color="auto"/>
        <w:left w:val="none" w:sz="0" w:space="0" w:color="auto"/>
        <w:bottom w:val="none" w:sz="0" w:space="0" w:color="auto"/>
        <w:right w:val="none" w:sz="0" w:space="0" w:color="auto"/>
      </w:divBdr>
    </w:div>
    <w:div w:id="547490819">
      <w:bodyDiv w:val="1"/>
      <w:marLeft w:val="0"/>
      <w:marRight w:val="0"/>
      <w:marTop w:val="0"/>
      <w:marBottom w:val="0"/>
      <w:divBdr>
        <w:top w:val="none" w:sz="0" w:space="0" w:color="auto"/>
        <w:left w:val="none" w:sz="0" w:space="0" w:color="auto"/>
        <w:bottom w:val="none" w:sz="0" w:space="0" w:color="auto"/>
        <w:right w:val="none" w:sz="0" w:space="0" w:color="auto"/>
      </w:divBdr>
    </w:div>
    <w:div w:id="575553047">
      <w:bodyDiv w:val="1"/>
      <w:marLeft w:val="0"/>
      <w:marRight w:val="0"/>
      <w:marTop w:val="0"/>
      <w:marBottom w:val="0"/>
      <w:divBdr>
        <w:top w:val="none" w:sz="0" w:space="0" w:color="auto"/>
        <w:left w:val="none" w:sz="0" w:space="0" w:color="auto"/>
        <w:bottom w:val="none" w:sz="0" w:space="0" w:color="auto"/>
        <w:right w:val="none" w:sz="0" w:space="0" w:color="auto"/>
      </w:divBdr>
    </w:div>
    <w:div w:id="580023177">
      <w:bodyDiv w:val="1"/>
      <w:marLeft w:val="0"/>
      <w:marRight w:val="0"/>
      <w:marTop w:val="0"/>
      <w:marBottom w:val="0"/>
      <w:divBdr>
        <w:top w:val="none" w:sz="0" w:space="0" w:color="auto"/>
        <w:left w:val="none" w:sz="0" w:space="0" w:color="auto"/>
        <w:bottom w:val="none" w:sz="0" w:space="0" w:color="auto"/>
        <w:right w:val="none" w:sz="0" w:space="0" w:color="auto"/>
      </w:divBdr>
    </w:div>
    <w:div w:id="630137201">
      <w:bodyDiv w:val="1"/>
      <w:marLeft w:val="0"/>
      <w:marRight w:val="0"/>
      <w:marTop w:val="0"/>
      <w:marBottom w:val="0"/>
      <w:divBdr>
        <w:top w:val="none" w:sz="0" w:space="0" w:color="auto"/>
        <w:left w:val="none" w:sz="0" w:space="0" w:color="auto"/>
        <w:bottom w:val="none" w:sz="0" w:space="0" w:color="auto"/>
        <w:right w:val="none" w:sz="0" w:space="0" w:color="auto"/>
      </w:divBdr>
    </w:div>
    <w:div w:id="630400768">
      <w:bodyDiv w:val="1"/>
      <w:marLeft w:val="0"/>
      <w:marRight w:val="0"/>
      <w:marTop w:val="0"/>
      <w:marBottom w:val="0"/>
      <w:divBdr>
        <w:top w:val="none" w:sz="0" w:space="0" w:color="auto"/>
        <w:left w:val="none" w:sz="0" w:space="0" w:color="auto"/>
        <w:bottom w:val="none" w:sz="0" w:space="0" w:color="auto"/>
        <w:right w:val="none" w:sz="0" w:space="0" w:color="auto"/>
      </w:divBdr>
    </w:div>
    <w:div w:id="791170785">
      <w:bodyDiv w:val="1"/>
      <w:marLeft w:val="0"/>
      <w:marRight w:val="0"/>
      <w:marTop w:val="0"/>
      <w:marBottom w:val="0"/>
      <w:divBdr>
        <w:top w:val="none" w:sz="0" w:space="0" w:color="auto"/>
        <w:left w:val="none" w:sz="0" w:space="0" w:color="auto"/>
        <w:bottom w:val="none" w:sz="0" w:space="0" w:color="auto"/>
        <w:right w:val="none" w:sz="0" w:space="0" w:color="auto"/>
      </w:divBdr>
    </w:div>
    <w:div w:id="809060536">
      <w:bodyDiv w:val="1"/>
      <w:marLeft w:val="0"/>
      <w:marRight w:val="0"/>
      <w:marTop w:val="0"/>
      <w:marBottom w:val="0"/>
      <w:divBdr>
        <w:top w:val="none" w:sz="0" w:space="0" w:color="auto"/>
        <w:left w:val="none" w:sz="0" w:space="0" w:color="auto"/>
        <w:bottom w:val="none" w:sz="0" w:space="0" w:color="auto"/>
        <w:right w:val="none" w:sz="0" w:space="0" w:color="auto"/>
      </w:divBdr>
    </w:div>
    <w:div w:id="856893035">
      <w:bodyDiv w:val="1"/>
      <w:marLeft w:val="0"/>
      <w:marRight w:val="0"/>
      <w:marTop w:val="0"/>
      <w:marBottom w:val="0"/>
      <w:divBdr>
        <w:top w:val="none" w:sz="0" w:space="0" w:color="auto"/>
        <w:left w:val="none" w:sz="0" w:space="0" w:color="auto"/>
        <w:bottom w:val="none" w:sz="0" w:space="0" w:color="auto"/>
        <w:right w:val="none" w:sz="0" w:space="0" w:color="auto"/>
      </w:divBdr>
    </w:div>
    <w:div w:id="911238651">
      <w:bodyDiv w:val="1"/>
      <w:marLeft w:val="0"/>
      <w:marRight w:val="0"/>
      <w:marTop w:val="0"/>
      <w:marBottom w:val="0"/>
      <w:divBdr>
        <w:top w:val="none" w:sz="0" w:space="0" w:color="auto"/>
        <w:left w:val="none" w:sz="0" w:space="0" w:color="auto"/>
        <w:bottom w:val="none" w:sz="0" w:space="0" w:color="auto"/>
        <w:right w:val="none" w:sz="0" w:space="0" w:color="auto"/>
      </w:divBdr>
      <w:divsChild>
        <w:div w:id="1077440318">
          <w:marLeft w:val="0"/>
          <w:marRight w:val="0"/>
          <w:marTop w:val="0"/>
          <w:marBottom w:val="0"/>
          <w:divBdr>
            <w:top w:val="none" w:sz="0" w:space="0" w:color="auto"/>
            <w:left w:val="none" w:sz="0" w:space="0" w:color="auto"/>
            <w:bottom w:val="none" w:sz="0" w:space="0" w:color="auto"/>
            <w:right w:val="none" w:sz="0" w:space="0" w:color="auto"/>
          </w:divBdr>
        </w:div>
      </w:divsChild>
    </w:div>
    <w:div w:id="982588407">
      <w:bodyDiv w:val="1"/>
      <w:marLeft w:val="0"/>
      <w:marRight w:val="0"/>
      <w:marTop w:val="0"/>
      <w:marBottom w:val="0"/>
      <w:divBdr>
        <w:top w:val="none" w:sz="0" w:space="0" w:color="auto"/>
        <w:left w:val="none" w:sz="0" w:space="0" w:color="auto"/>
        <w:bottom w:val="none" w:sz="0" w:space="0" w:color="auto"/>
        <w:right w:val="none" w:sz="0" w:space="0" w:color="auto"/>
      </w:divBdr>
    </w:div>
    <w:div w:id="1008368682">
      <w:bodyDiv w:val="1"/>
      <w:marLeft w:val="0"/>
      <w:marRight w:val="0"/>
      <w:marTop w:val="0"/>
      <w:marBottom w:val="0"/>
      <w:divBdr>
        <w:top w:val="none" w:sz="0" w:space="0" w:color="auto"/>
        <w:left w:val="none" w:sz="0" w:space="0" w:color="auto"/>
        <w:bottom w:val="none" w:sz="0" w:space="0" w:color="auto"/>
        <w:right w:val="none" w:sz="0" w:space="0" w:color="auto"/>
      </w:divBdr>
    </w:div>
    <w:div w:id="1012611461">
      <w:bodyDiv w:val="1"/>
      <w:marLeft w:val="0"/>
      <w:marRight w:val="0"/>
      <w:marTop w:val="0"/>
      <w:marBottom w:val="0"/>
      <w:divBdr>
        <w:top w:val="none" w:sz="0" w:space="0" w:color="auto"/>
        <w:left w:val="none" w:sz="0" w:space="0" w:color="auto"/>
        <w:bottom w:val="none" w:sz="0" w:space="0" w:color="auto"/>
        <w:right w:val="none" w:sz="0" w:space="0" w:color="auto"/>
      </w:divBdr>
    </w:div>
    <w:div w:id="1070885052">
      <w:bodyDiv w:val="1"/>
      <w:marLeft w:val="0"/>
      <w:marRight w:val="0"/>
      <w:marTop w:val="0"/>
      <w:marBottom w:val="0"/>
      <w:divBdr>
        <w:top w:val="none" w:sz="0" w:space="0" w:color="auto"/>
        <w:left w:val="none" w:sz="0" w:space="0" w:color="auto"/>
        <w:bottom w:val="none" w:sz="0" w:space="0" w:color="auto"/>
        <w:right w:val="none" w:sz="0" w:space="0" w:color="auto"/>
      </w:divBdr>
      <w:divsChild>
        <w:div w:id="24641784">
          <w:marLeft w:val="0"/>
          <w:marRight w:val="0"/>
          <w:marTop w:val="0"/>
          <w:marBottom w:val="0"/>
          <w:divBdr>
            <w:top w:val="none" w:sz="0" w:space="0" w:color="auto"/>
            <w:left w:val="none" w:sz="0" w:space="0" w:color="auto"/>
            <w:bottom w:val="none" w:sz="0" w:space="0" w:color="auto"/>
            <w:right w:val="none" w:sz="0" w:space="0" w:color="auto"/>
          </w:divBdr>
          <w:divsChild>
            <w:div w:id="1663310176">
              <w:marLeft w:val="0"/>
              <w:marRight w:val="0"/>
              <w:marTop w:val="0"/>
              <w:marBottom w:val="0"/>
              <w:divBdr>
                <w:top w:val="none" w:sz="0" w:space="0" w:color="auto"/>
                <w:left w:val="none" w:sz="0" w:space="0" w:color="auto"/>
                <w:bottom w:val="none" w:sz="0" w:space="0" w:color="auto"/>
                <w:right w:val="none" w:sz="0" w:space="0" w:color="auto"/>
              </w:divBdr>
              <w:divsChild>
                <w:div w:id="595134374">
                  <w:marLeft w:val="0"/>
                  <w:marRight w:val="0"/>
                  <w:marTop w:val="0"/>
                  <w:marBottom w:val="0"/>
                  <w:divBdr>
                    <w:top w:val="none" w:sz="0" w:space="0" w:color="auto"/>
                    <w:left w:val="none" w:sz="0" w:space="0" w:color="auto"/>
                    <w:bottom w:val="none" w:sz="0" w:space="0" w:color="auto"/>
                    <w:right w:val="none" w:sz="0" w:space="0" w:color="auto"/>
                  </w:divBdr>
                  <w:divsChild>
                    <w:div w:id="1923644038">
                      <w:marLeft w:val="0"/>
                      <w:marRight w:val="0"/>
                      <w:marTop w:val="0"/>
                      <w:marBottom w:val="0"/>
                      <w:divBdr>
                        <w:top w:val="none" w:sz="0" w:space="0" w:color="auto"/>
                        <w:left w:val="none" w:sz="0" w:space="0" w:color="auto"/>
                        <w:bottom w:val="none" w:sz="0" w:space="0" w:color="auto"/>
                        <w:right w:val="none" w:sz="0" w:space="0" w:color="auto"/>
                      </w:divBdr>
                      <w:divsChild>
                        <w:div w:id="2468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942553">
          <w:marLeft w:val="0"/>
          <w:marRight w:val="0"/>
          <w:marTop w:val="0"/>
          <w:marBottom w:val="0"/>
          <w:divBdr>
            <w:top w:val="none" w:sz="0" w:space="0" w:color="auto"/>
            <w:left w:val="none" w:sz="0" w:space="0" w:color="auto"/>
            <w:bottom w:val="none" w:sz="0" w:space="0" w:color="auto"/>
            <w:right w:val="none" w:sz="0" w:space="0" w:color="auto"/>
          </w:divBdr>
          <w:divsChild>
            <w:div w:id="1200126177">
              <w:marLeft w:val="0"/>
              <w:marRight w:val="0"/>
              <w:marTop w:val="0"/>
              <w:marBottom w:val="0"/>
              <w:divBdr>
                <w:top w:val="none" w:sz="0" w:space="0" w:color="auto"/>
                <w:left w:val="none" w:sz="0" w:space="0" w:color="auto"/>
                <w:bottom w:val="none" w:sz="0" w:space="0" w:color="auto"/>
                <w:right w:val="none" w:sz="0" w:space="0" w:color="auto"/>
              </w:divBdr>
              <w:divsChild>
                <w:div w:id="2022467550">
                  <w:marLeft w:val="0"/>
                  <w:marRight w:val="0"/>
                  <w:marTop w:val="0"/>
                  <w:marBottom w:val="0"/>
                  <w:divBdr>
                    <w:top w:val="none" w:sz="0" w:space="0" w:color="auto"/>
                    <w:left w:val="none" w:sz="0" w:space="0" w:color="auto"/>
                    <w:bottom w:val="none" w:sz="0" w:space="0" w:color="auto"/>
                    <w:right w:val="none" w:sz="0" w:space="0" w:color="auto"/>
                  </w:divBdr>
                  <w:divsChild>
                    <w:div w:id="467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21216">
      <w:bodyDiv w:val="1"/>
      <w:marLeft w:val="0"/>
      <w:marRight w:val="0"/>
      <w:marTop w:val="0"/>
      <w:marBottom w:val="0"/>
      <w:divBdr>
        <w:top w:val="none" w:sz="0" w:space="0" w:color="auto"/>
        <w:left w:val="none" w:sz="0" w:space="0" w:color="auto"/>
        <w:bottom w:val="none" w:sz="0" w:space="0" w:color="auto"/>
        <w:right w:val="none" w:sz="0" w:space="0" w:color="auto"/>
      </w:divBdr>
    </w:div>
    <w:div w:id="1131244690">
      <w:bodyDiv w:val="1"/>
      <w:marLeft w:val="0"/>
      <w:marRight w:val="0"/>
      <w:marTop w:val="0"/>
      <w:marBottom w:val="0"/>
      <w:divBdr>
        <w:top w:val="none" w:sz="0" w:space="0" w:color="auto"/>
        <w:left w:val="none" w:sz="0" w:space="0" w:color="auto"/>
        <w:bottom w:val="none" w:sz="0" w:space="0" w:color="auto"/>
        <w:right w:val="none" w:sz="0" w:space="0" w:color="auto"/>
      </w:divBdr>
    </w:div>
    <w:div w:id="1266039452">
      <w:bodyDiv w:val="1"/>
      <w:marLeft w:val="0"/>
      <w:marRight w:val="0"/>
      <w:marTop w:val="0"/>
      <w:marBottom w:val="0"/>
      <w:divBdr>
        <w:top w:val="none" w:sz="0" w:space="0" w:color="auto"/>
        <w:left w:val="none" w:sz="0" w:space="0" w:color="auto"/>
        <w:bottom w:val="none" w:sz="0" w:space="0" w:color="auto"/>
        <w:right w:val="none" w:sz="0" w:space="0" w:color="auto"/>
      </w:divBdr>
    </w:div>
    <w:div w:id="1266421349">
      <w:bodyDiv w:val="1"/>
      <w:marLeft w:val="0"/>
      <w:marRight w:val="0"/>
      <w:marTop w:val="0"/>
      <w:marBottom w:val="0"/>
      <w:divBdr>
        <w:top w:val="none" w:sz="0" w:space="0" w:color="auto"/>
        <w:left w:val="none" w:sz="0" w:space="0" w:color="auto"/>
        <w:bottom w:val="none" w:sz="0" w:space="0" w:color="auto"/>
        <w:right w:val="none" w:sz="0" w:space="0" w:color="auto"/>
      </w:divBdr>
    </w:div>
    <w:div w:id="1293440735">
      <w:bodyDiv w:val="1"/>
      <w:marLeft w:val="0"/>
      <w:marRight w:val="0"/>
      <w:marTop w:val="0"/>
      <w:marBottom w:val="0"/>
      <w:divBdr>
        <w:top w:val="none" w:sz="0" w:space="0" w:color="auto"/>
        <w:left w:val="none" w:sz="0" w:space="0" w:color="auto"/>
        <w:bottom w:val="none" w:sz="0" w:space="0" w:color="auto"/>
        <w:right w:val="none" w:sz="0" w:space="0" w:color="auto"/>
      </w:divBdr>
    </w:div>
    <w:div w:id="1302268746">
      <w:bodyDiv w:val="1"/>
      <w:marLeft w:val="0"/>
      <w:marRight w:val="0"/>
      <w:marTop w:val="0"/>
      <w:marBottom w:val="0"/>
      <w:divBdr>
        <w:top w:val="none" w:sz="0" w:space="0" w:color="auto"/>
        <w:left w:val="none" w:sz="0" w:space="0" w:color="auto"/>
        <w:bottom w:val="none" w:sz="0" w:space="0" w:color="auto"/>
        <w:right w:val="none" w:sz="0" w:space="0" w:color="auto"/>
      </w:divBdr>
    </w:div>
    <w:div w:id="1321156515">
      <w:bodyDiv w:val="1"/>
      <w:marLeft w:val="0"/>
      <w:marRight w:val="0"/>
      <w:marTop w:val="0"/>
      <w:marBottom w:val="0"/>
      <w:divBdr>
        <w:top w:val="none" w:sz="0" w:space="0" w:color="auto"/>
        <w:left w:val="none" w:sz="0" w:space="0" w:color="auto"/>
        <w:bottom w:val="none" w:sz="0" w:space="0" w:color="auto"/>
        <w:right w:val="none" w:sz="0" w:space="0" w:color="auto"/>
      </w:divBdr>
      <w:divsChild>
        <w:div w:id="1204245435">
          <w:marLeft w:val="0"/>
          <w:marRight w:val="0"/>
          <w:marTop w:val="0"/>
          <w:marBottom w:val="0"/>
          <w:divBdr>
            <w:top w:val="none" w:sz="0" w:space="0" w:color="auto"/>
            <w:left w:val="none" w:sz="0" w:space="0" w:color="auto"/>
            <w:bottom w:val="none" w:sz="0" w:space="0" w:color="auto"/>
            <w:right w:val="none" w:sz="0" w:space="0" w:color="auto"/>
          </w:divBdr>
          <w:divsChild>
            <w:div w:id="110711585">
              <w:marLeft w:val="0"/>
              <w:marRight w:val="0"/>
              <w:marTop w:val="0"/>
              <w:marBottom w:val="0"/>
              <w:divBdr>
                <w:top w:val="none" w:sz="0" w:space="0" w:color="auto"/>
                <w:left w:val="none" w:sz="0" w:space="0" w:color="auto"/>
                <w:bottom w:val="none" w:sz="0" w:space="0" w:color="auto"/>
                <w:right w:val="none" w:sz="0" w:space="0" w:color="auto"/>
              </w:divBdr>
              <w:divsChild>
                <w:div w:id="1450777745">
                  <w:marLeft w:val="0"/>
                  <w:marRight w:val="0"/>
                  <w:marTop w:val="0"/>
                  <w:marBottom w:val="0"/>
                  <w:divBdr>
                    <w:top w:val="none" w:sz="0" w:space="0" w:color="auto"/>
                    <w:left w:val="none" w:sz="0" w:space="0" w:color="auto"/>
                    <w:bottom w:val="none" w:sz="0" w:space="0" w:color="auto"/>
                    <w:right w:val="none" w:sz="0" w:space="0" w:color="auto"/>
                  </w:divBdr>
                  <w:divsChild>
                    <w:div w:id="531114933">
                      <w:marLeft w:val="0"/>
                      <w:marRight w:val="0"/>
                      <w:marTop w:val="0"/>
                      <w:marBottom w:val="0"/>
                      <w:divBdr>
                        <w:top w:val="none" w:sz="0" w:space="0" w:color="auto"/>
                        <w:left w:val="none" w:sz="0" w:space="0" w:color="auto"/>
                        <w:bottom w:val="none" w:sz="0" w:space="0" w:color="auto"/>
                        <w:right w:val="none" w:sz="0" w:space="0" w:color="auto"/>
                      </w:divBdr>
                      <w:divsChild>
                        <w:div w:id="214587446">
                          <w:marLeft w:val="0"/>
                          <w:marRight w:val="0"/>
                          <w:marTop w:val="0"/>
                          <w:marBottom w:val="0"/>
                          <w:divBdr>
                            <w:top w:val="none" w:sz="0" w:space="0" w:color="auto"/>
                            <w:left w:val="none" w:sz="0" w:space="0" w:color="auto"/>
                            <w:bottom w:val="none" w:sz="0" w:space="0" w:color="auto"/>
                            <w:right w:val="none" w:sz="0" w:space="0" w:color="auto"/>
                          </w:divBdr>
                          <w:divsChild>
                            <w:div w:id="9602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747821">
      <w:bodyDiv w:val="1"/>
      <w:marLeft w:val="0"/>
      <w:marRight w:val="0"/>
      <w:marTop w:val="0"/>
      <w:marBottom w:val="0"/>
      <w:divBdr>
        <w:top w:val="none" w:sz="0" w:space="0" w:color="auto"/>
        <w:left w:val="none" w:sz="0" w:space="0" w:color="auto"/>
        <w:bottom w:val="none" w:sz="0" w:space="0" w:color="auto"/>
        <w:right w:val="none" w:sz="0" w:space="0" w:color="auto"/>
      </w:divBdr>
    </w:div>
    <w:div w:id="1326323496">
      <w:bodyDiv w:val="1"/>
      <w:marLeft w:val="0"/>
      <w:marRight w:val="0"/>
      <w:marTop w:val="0"/>
      <w:marBottom w:val="0"/>
      <w:divBdr>
        <w:top w:val="none" w:sz="0" w:space="0" w:color="auto"/>
        <w:left w:val="none" w:sz="0" w:space="0" w:color="auto"/>
        <w:bottom w:val="none" w:sz="0" w:space="0" w:color="auto"/>
        <w:right w:val="none" w:sz="0" w:space="0" w:color="auto"/>
      </w:divBdr>
    </w:div>
    <w:div w:id="1380780076">
      <w:bodyDiv w:val="1"/>
      <w:marLeft w:val="0"/>
      <w:marRight w:val="0"/>
      <w:marTop w:val="0"/>
      <w:marBottom w:val="0"/>
      <w:divBdr>
        <w:top w:val="none" w:sz="0" w:space="0" w:color="auto"/>
        <w:left w:val="none" w:sz="0" w:space="0" w:color="auto"/>
        <w:bottom w:val="none" w:sz="0" w:space="0" w:color="auto"/>
        <w:right w:val="none" w:sz="0" w:space="0" w:color="auto"/>
      </w:divBdr>
    </w:div>
    <w:div w:id="1386026754">
      <w:bodyDiv w:val="1"/>
      <w:marLeft w:val="0"/>
      <w:marRight w:val="0"/>
      <w:marTop w:val="0"/>
      <w:marBottom w:val="0"/>
      <w:divBdr>
        <w:top w:val="none" w:sz="0" w:space="0" w:color="auto"/>
        <w:left w:val="none" w:sz="0" w:space="0" w:color="auto"/>
        <w:bottom w:val="none" w:sz="0" w:space="0" w:color="auto"/>
        <w:right w:val="none" w:sz="0" w:space="0" w:color="auto"/>
      </w:divBdr>
    </w:div>
    <w:div w:id="1401639171">
      <w:bodyDiv w:val="1"/>
      <w:marLeft w:val="0"/>
      <w:marRight w:val="0"/>
      <w:marTop w:val="0"/>
      <w:marBottom w:val="0"/>
      <w:divBdr>
        <w:top w:val="none" w:sz="0" w:space="0" w:color="auto"/>
        <w:left w:val="none" w:sz="0" w:space="0" w:color="auto"/>
        <w:bottom w:val="none" w:sz="0" w:space="0" w:color="auto"/>
        <w:right w:val="none" w:sz="0" w:space="0" w:color="auto"/>
      </w:divBdr>
    </w:div>
    <w:div w:id="1409964877">
      <w:bodyDiv w:val="1"/>
      <w:marLeft w:val="0"/>
      <w:marRight w:val="0"/>
      <w:marTop w:val="0"/>
      <w:marBottom w:val="0"/>
      <w:divBdr>
        <w:top w:val="none" w:sz="0" w:space="0" w:color="auto"/>
        <w:left w:val="none" w:sz="0" w:space="0" w:color="auto"/>
        <w:bottom w:val="none" w:sz="0" w:space="0" w:color="auto"/>
        <w:right w:val="none" w:sz="0" w:space="0" w:color="auto"/>
      </w:divBdr>
    </w:div>
    <w:div w:id="1418358675">
      <w:bodyDiv w:val="1"/>
      <w:marLeft w:val="0"/>
      <w:marRight w:val="0"/>
      <w:marTop w:val="0"/>
      <w:marBottom w:val="0"/>
      <w:divBdr>
        <w:top w:val="none" w:sz="0" w:space="0" w:color="auto"/>
        <w:left w:val="none" w:sz="0" w:space="0" w:color="auto"/>
        <w:bottom w:val="none" w:sz="0" w:space="0" w:color="auto"/>
        <w:right w:val="none" w:sz="0" w:space="0" w:color="auto"/>
      </w:divBdr>
    </w:div>
    <w:div w:id="1422944989">
      <w:bodyDiv w:val="1"/>
      <w:marLeft w:val="0"/>
      <w:marRight w:val="0"/>
      <w:marTop w:val="0"/>
      <w:marBottom w:val="0"/>
      <w:divBdr>
        <w:top w:val="none" w:sz="0" w:space="0" w:color="auto"/>
        <w:left w:val="none" w:sz="0" w:space="0" w:color="auto"/>
        <w:bottom w:val="none" w:sz="0" w:space="0" w:color="auto"/>
        <w:right w:val="none" w:sz="0" w:space="0" w:color="auto"/>
      </w:divBdr>
      <w:divsChild>
        <w:div w:id="14113938">
          <w:marLeft w:val="0"/>
          <w:marRight w:val="0"/>
          <w:marTop w:val="0"/>
          <w:marBottom w:val="0"/>
          <w:divBdr>
            <w:top w:val="none" w:sz="0" w:space="0" w:color="auto"/>
            <w:left w:val="none" w:sz="0" w:space="0" w:color="auto"/>
            <w:bottom w:val="none" w:sz="0" w:space="0" w:color="auto"/>
            <w:right w:val="none" w:sz="0" w:space="0" w:color="auto"/>
          </w:divBdr>
          <w:divsChild>
            <w:div w:id="240453590">
              <w:marLeft w:val="0"/>
              <w:marRight w:val="0"/>
              <w:marTop w:val="0"/>
              <w:marBottom w:val="0"/>
              <w:divBdr>
                <w:top w:val="none" w:sz="0" w:space="0" w:color="auto"/>
                <w:left w:val="none" w:sz="0" w:space="0" w:color="auto"/>
                <w:bottom w:val="none" w:sz="0" w:space="0" w:color="auto"/>
                <w:right w:val="none" w:sz="0" w:space="0" w:color="auto"/>
              </w:divBdr>
            </w:div>
            <w:div w:id="873150114">
              <w:marLeft w:val="0"/>
              <w:marRight w:val="0"/>
              <w:marTop w:val="0"/>
              <w:marBottom w:val="0"/>
              <w:divBdr>
                <w:top w:val="none" w:sz="0" w:space="0" w:color="auto"/>
                <w:left w:val="none" w:sz="0" w:space="0" w:color="auto"/>
                <w:bottom w:val="none" w:sz="0" w:space="0" w:color="auto"/>
                <w:right w:val="none" w:sz="0" w:space="0" w:color="auto"/>
              </w:divBdr>
            </w:div>
            <w:div w:id="960692375">
              <w:marLeft w:val="0"/>
              <w:marRight w:val="0"/>
              <w:marTop w:val="0"/>
              <w:marBottom w:val="0"/>
              <w:divBdr>
                <w:top w:val="none" w:sz="0" w:space="0" w:color="auto"/>
                <w:left w:val="none" w:sz="0" w:space="0" w:color="auto"/>
                <w:bottom w:val="none" w:sz="0" w:space="0" w:color="auto"/>
                <w:right w:val="none" w:sz="0" w:space="0" w:color="auto"/>
              </w:divBdr>
            </w:div>
            <w:div w:id="2065518674">
              <w:marLeft w:val="0"/>
              <w:marRight w:val="0"/>
              <w:marTop w:val="0"/>
              <w:marBottom w:val="0"/>
              <w:divBdr>
                <w:top w:val="none" w:sz="0" w:space="0" w:color="auto"/>
                <w:left w:val="none" w:sz="0" w:space="0" w:color="auto"/>
                <w:bottom w:val="none" w:sz="0" w:space="0" w:color="auto"/>
                <w:right w:val="none" w:sz="0" w:space="0" w:color="auto"/>
              </w:divBdr>
            </w:div>
          </w:divsChild>
        </w:div>
        <w:div w:id="94519979">
          <w:marLeft w:val="0"/>
          <w:marRight w:val="0"/>
          <w:marTop w:val="0"/>
          <w:marBottom w:val="0"/>
          <w:divBdr>
            <w:top w:val="none" w:sz="0" w:space="0" w:color="auto"/>
            <w:left w:val="none" w:sz="0" w:space="0" w:color="auto"/>
            <w:bottom w:val="none" w:sz="0" w:space="0" w:color="auto"/>
            <w:right w:val="none" w:sz="0" w:space="0" w:color="auto"/>
          </w:divBdr>
          <w:divsChild>
            <w:div w:id="104427147">
              <w:marLeft w:val="0"/>
              <w:marRight w:val="0"/>
              <w:marTop w:val="0"/>
              <w:marBottom w:val="0"/>
              <w:divBdr>
                <w:top w:val="none" w:sz="0" w:space="0" w:color="auto"/>
                <w:left w:val="none" w:sz="0" w:space="0" w:color="auto"/>
                <w:bottom w:val="none" w:sz="0" w:space="0" w:color="auto"/>
                <w:right w:val="none" w:sz="0" w:space="0" w:color="auto"/>
              </w:divBdr>
            </w:div>
            <w:div w:id="290744830">
              <w:marLeft w:val="0"/>
              <w:marRight w:val="0"/>
              <w:marTop w:val="0"/>
              <w:marBottom w:val="0"/>
              <w:divBdr>
                <w:top w:val="none" w:sz="0" w:space="0" w:color="auto"/>
                <w:left w:val="none" w:sz="0" w:space="0" w:color="auto"/>
                <w:bottom w:val="none" w:sz="0" w:space="0" w:color="auto"/>
                <w:right w:val="none" w:sz="0" w:space="0" w:color="auto"/>
              </w:divBdr>
            </w:div>
            <w:div w:id="302783455">
              <w:marLeft w:val="0"/>
              <w:marRight w:val="0"/>
              <w:marTop w:val="0"/>
              <w:marBottom w:val="0"/>
              <w:divBdr>
                <w:top w:val="none" w:sz="0" w:space="0" w:color="auto"/>
                <w:left w:val="none" w:sz="0" w:space="0" w:color="auto"/>
                <w:bottom w:val="none" w:sz="0" w:space="0" w:color="auto"/>
                <w:right w:val="none" w:sz="0" w:space="0" w:color="auto"/>
              </w:divBdr>
            </w:div>
            <w:div w:id="426771695">
              <w:marLeft w:val="0"/>
              <w:marRight w:val="0"/>
              <w:marTop w:val="0"/>
              <w:marBottom w:val="0"/>
              <w:divBdr>
                <w:top w:val="none" w:sz="0" w:space="0" w:color="auto"/>
                <w:left w:val="none" w:sz="0" w:space="0" w:color="auto"/>
                <w:bottom w:val="none" w:sz="0" w:space="0" w:color="auto"/>
                <w:right w:val="none" w:sz="0" w:space="0" w:color="auto"/>
              </w:divBdr>
            </w:div>
            <w:div w:id="462968875">
              <w:marLeft w:val="0"/>
              <w:marRight w:val="0"/>
              <w:marTop w:val="0"/>
              <w:marBottom w:val="0"/>
              <w:divBdr>
                <w:top w:val="none" w:sz="0" w:space="0" w:color="auto"/>
                <w:left w:val="none" w:sz="0" w:space="0" w:color="auto"/>
                <w:bottom w:val="none" w:sz="0" w:space="0" w:color="auto"/>
                <w:right w:val="none" w:sz="0" w:space="0" w:color="auto"/>
              </w:divBdr>
            </w:div>
            <w:div w:id="465778740">
              <w:marLeft w:val="0"/>
              <w:marRight w:val="0"/>
              <w:marTop w:val="0"/>
              <w:marBottom w:val="0"/>
              <w:divBdr>
                <w:top w:val="none" w:sz="0" w:space="0" w:color="auto"/>
                <w:left w:val="none" w:sz="0" w:space="0" w:color="auto"/>
                <w:bottom w:val="none" w:sz="0" w:space="0" w:color="auto"/>
                <w:right w:val="none" w:sz="0" w:space="0" w:color="auto"/>
              </w:divBdr>
            </w:div>
            <w:div w:id="517737249">
              <w:marLeft w:val="0"/>
              <w:marRight w:val="0"/>
              <w:marTop w:val="0"/>
              <w:marBottom w:val="0"/>
              <w:divBdr>
                <w:top w:val="none" w:sz="0" w:space="0" w:color="auto"/>
                <w:left w:val="none" w:sz="0" w:space="0" w:color="auto"/>
                <w:bottom w:val="none" w:sz="0" w:space="0" w:color="auto"/>
                <w:right w:val="none" w:sz="0" w:space="0" w:color="auto"/>
              </w:divBdr>
            </w:div>
            <w:div w:id="571161691">
              <w:marLeft w:val="0"/>
              <w:marRight w:val="0"/>
              <w:marTop w:val="0"/>
              <w:marBottom w:val="0"/>
              <w:divBdr>
                <w:top w:val="none" w:sz="0" w:space="0" w:color="auto"/>
                <w:left w:val="none" w:sz="0" w:space="0" w:color="auto"/>
                <w:bottom w:val="none" w:sz="0" w:space="0" w:color="auto"/>
                <w:right w:val="none" w:sz="0" w:space="0" w:color="auto"/>
              </w:divBdr>
            </w:div>
            <w:div w:id="641737374">
              <w:marLeft w:val="0"/>
              <w:marRight w:val="0"/>
              <w:marTop w:val="0"/>
              <w:marBottom w:val="0"/>
              <w:divBdr>
                <w:top w:val="none" w:sz="0" w:space="0" w:color="auto"/>
                <w:left w:val="none" w:sz="0" w:space="0" w:color="auto"/>
                <w:bottom w:val="none" w:sz="0" w:space="0" w:color="auto"/>
                <w:right w:val="none" w:sz="0" w:space="0" w:color="auto"/>
              </w:divBdr>
            </w:div>
            <w:div w:id="726493977">
              <w:marLeft w:val="0"/>
              <w:marRight w:val="0"/>
              <w:marTop w:val="0"/>
              <w:marBottom w:val="0"/>
              <w:divBdr>
                <w:top w:val="none" w:sz="0" w:space="0" w:color="auto"/>
                <w:left w:val="none" w:sz="0" w:space="0" w:color="auto"/>
                <w:bottom w:val="none" w:sz="0" w:space="0" w:color="auto"/>
                <w:right w:val="none" w:sz="0" w:space="0" w:color="auto"/>
              </w:divBdr>
            </w:div>
            <w:div w:id="759183791">
              <w:marLeft w:val="0"/>
              <w:marRight w:val="0"/>
              <w:marTop w:val="0"/>
              <w:marBottom w:val="0"/>
              <w:divBdr>
                <w:top w:val="none" w:sz="0" w:space="0" w:color="auto"/>
                <w:left w:val="none" w:sz="0" w:space="0" w:color="auto"/>
                <w:bottom w:val="none" w:sz="0" w:space="0" w:color="auto"/>
                <w:right w:val="none" w:sz="0" w:space="0" w:color="auto"/>
              </w:divBdr>
            </w:div>
            <w:div w:id="818227843">
              <w:marLeft w:val="0"/>
              <w:marRight w:val="0"/>
              <w:marTop w:val="0"/>
              <w:marBottom w:val="0"/>
              <w:divBdr>
                <w:top w:val="none" w:sz="0" w:space="0" w:color="auto"/>
                <w:left w:val="none" w:sz="0" w:space="0" w:color="auto"/>
                <w:bottom w:val="none" w:sz="0" w:space="0" w:color="auto"/>
                <w:right w:val="none" w:sz="0" w:space="0" w:color="auto"/>
              </w:divBdr>
            </w:div>
            <w:div w:id="832262363">
              <w:marLeft w:val="0"/>
              <w:marRight w:val="0"/>
              <w:marTop w:val="0"/>
              <w:marBottom w:val="0"/>
              <w:divBdr>
                <w:top w:val="none" w:sz="0" w:space="0" w:color="auto"/>
                <w:left w:val="none" w:sz="0" w:space="0" w:color="auto"/>
                <w:bottom w:val="none" w:sz="0" w:space="0" w:color="auto"/>
                <w:right w:val="none" w:sz="0" w:space="0" w:color="auto"/>
              </w:divBdr>
            </w:div>
            <w:div w:id="867182452">
              <w:marLeft w:val="0"/>
              <w:marRight w:val="0"/>
              <w:marTop w:val="0"/>
              <w:marBottom w:val="0"/>
              <w:divBdr>
                <w:top w:val="none" w:sz="0" w:space="0" w:color="auto"/>
                <w:left w:val="none" w:sz="0" w:space="0" w:color="auto"/>
                <w:bottom w:val="none" w:sz="0" w:space="0" w:color="auto"/>
                <w:right w:val="none" w:sz="0" w:space="0" w:color="auto"/>
              </w:divBdr>
            </w:div>
            <w:div w:id="924612005">
              <w:marLeft w:val="0"/>
              <w:marRight w:val="0"/>
              <w:marTop w:val="0"/>
              <w:marBottom w:val="0"/>
              <w:divBdr>
                <w:top w:val="none" w:sz="0" w:space="0" w:color="auto"/>
                <w:left w:val="none" w:sz="0" w:space="0" w:color="auto"/>
                <w:bottom w:val="none" w:sz="0" w:space="0" w:color="auto"/>
                <w:right w:val="none" w:sz="0" w:space="0" w:color="auto"/>
              </w:divBdr>
            </w:div>
            <w:div w:id="1198813099">
              <w:marLeft w:val="0"/>
              <w:marRight w:val="0"/>
              <w:marTop w:val="0"/>
              <w:marBottom w:val="0"/>
              <w:divBdr>
                <w:top w:val="none" w:sz="0" w:space="0" w:color="auto"/>
                <w:left w:val="none" w:sz="0" w:space="0" w:color="auto"/>
                <w:bottom w:val="none" w:sz="0" w:space="0" w:color="auto"/>
                <w:right w:val="none" w:sz="0" w:space="0" w:color="auto"/>
              </w:divBdr>
            </w:div>
            <w:div w:id="1362706957">
              <w:marLeft w:val="0"/>
              <w:marRight w:val="0"/>
              <w:marTop w:val="0"/>
              <w:marBottom w:val="0"/>
              <w:divBdr>
                <w:top w:val="none" w:sz="0" w:space="0" w:color="auto"/>
                <w:left w:val="none" w:sz="0" w:space="0" w:color="auto"/>
                <w:bottom w:val="none" w:sz="0" w:space="0" w:color="auto"/>
                <w:right w:val="none" w:sz="0" w:space="0" w:color="auto"/>
              </w:divBdr>
            </w:div>
            <w:div w:id="1367103921">
              <w:marLeft w:val="0"/>
              <w:marRight w:val="0"/>
              <w:marTop w:val="0"/>
              <w:marBottom w:val="0"/>
              <w:divBdr>
                <w:top w:val="none" w:sz="0" w:space="0" w:color="auto"/>
                <w:left w:val="none" w:sz="0" w:space="0" w:color="auto"/>
                <w:bottom w:val="none" w:sz="0" w:space="0" w:color="auto"/>
                <w:right w:val="none" w:sz="0" w:space="0" w:color="auto"/>
              </w:divBdr>
            </w:div>
            <w:div w:id="1580677210">
              <w:marLeft w:val="0"/>
              <w:marRight w:val="0"/>
              <w:marTop w:val="0"/>
              <w:marBottom w:val="0"/>
              <w:divBdr>
                <w:top w:val="none" w:sz="0" w:space="0" w:color="auto"/>
                <w:left w:val="none" w:sz="0" w:space="0" w:color="auto"/>
                <w:bottom w:val="none" w:sz="0" w:space="0" w:color="auto"/>
                <w:right w:val="none" w:sz="0" w:space="0" w:color="auto"/>
              </w:divBdr>
            </w:div>
            <w:div w:id="1708603460">
              <w:marLeft w:val="0"/>
              <w:marRight w:val="0"/>
              <w:marTop w:val="0"/>
              <w:marBottom w:val="0"/>
              <w:divBdr>
                <w:top w:val="none" w:sz="0" w:space="0" w:color="auto"/>
                <w:left w:val="none" w:sz="0" w:space="0" w:color="auto"/>
                <w:bottom w:val="none" w:sz="0" w:space="0" w:color="auto"/>
                <w:right w:val="none" w:sz="0" w:space="0" w:color="auto"/>
              </w:divBdr>
            </w:div>
            <w:div w:id="1885939957">
              <w:marLeft w:val="0"/>
              <w:marRight w:val="0"/>
              <w:marTop w:val="0"/>
              <w:marBottom w:val="0"/>
              <w:divBdr>
                <w:top w:val="none" w:sz="0" w:space="0" w:color="auto"/>
                <w:left w:val="none" w:sz="0" w:space="0" w:color="auto"/>
                <w:bottom w:val="none" w:sz="0" w:space="0" w:color="auto"/>
                <w:right w:val="none" w:sz="0" w:space="0" w:color="auto"/>
              </w:divBdr>
            </w:div>
            <w:div w:id="1890141026">
              <w:marLeft w:val="0"/>
              <w:marRight w:val="0"/>
              <w:marTop w:val="0"/>
              <w:marBottom w:val="0"/>
              <w:divBdr>
                <w:top w:val="none" w:sz="0" w:space="0" w:color="auto"/>
                <w:left w:val="none" w:sz="0" w:space="0" w:color="auto"/>
                <w:bottom w:val="none" w:sz="0" w:space="0" w:color="auto"/>
                <w:right w:val="none" w:sz="0" w:space="0" w:color="auto"/>
              </w:divBdr>
            </w:div>
            <w:div w:id="1895501826">
              <w:marLeft w:val="0"/>
              <w:marRight w:val="0"/>
              <w:marTop w:val="0"/>
              <w:marBottom w:val="0"/>
              <w:divBdr>
                <w:top w:val="none" w:sz="0" w:space="0" w:color="auto"/>
                <w:left w:val="none" w:sz="0" w:space="0" w:color="auto"/>
                <w:bottom w:val="none" w:sz="0" w:space="0" w:color="auto"/>
                <w:right w:val="none" w:sz="0" w:space="0" w:color="auto"/>
              </w:divBdr>
            </w:div>
            <w:div w:id="1916040751">
              <w:marLeft w:val="0"/>
              <w:marRight w:val="0"/>
              <w:marTop w:val="0"/>
              <w:marBottom w:val="0"/>
              <w:divBdr>
                <w:top w:val="none" w:sz="0" w:space="0" w:color="auto"/>
                <w:left w:val="none" w:sz="0" w:space="0" w:color="auto"/>
                <w:bottom w:val="none" w:sz="0" w:space="0" w:color="auto"/>
                <w:right w:val="none" w:sz="0" w:space="0" w:color="auto"/>
              </w:divBdr>
            </w:div>
            <w:div w:id="1940330604">
              <w:marLeft w:val="0"/>
              <w:marRight w:val="0"/>
              <w:marTop w:val="0"/>
              <w:marBottom w:val="0"/>
              <w:divBdr>
                <w:top w:val="none" w:sz="0" w:space="0" w:color="auto"/>
                <w:left w:val="none" w:sz="0" w:space="0" w:color="auto"/>
                <w:bottom w:val="none" w:sz="0" w:space="0" w:color="auto"/>
                <w:right w:val="none" w:sz="0" w:space="0" w:color="auto"/>
              </w:divBdr>
            </w:div>
          </w:divsChild>
        </w:div>
        <w:div w:id="304967546">
          <w:marLeft w:val="0"/>
          <w:marRight w:val="0"/>
          <w:marTop w:val="0"/>
          <w:marBottom w:val="0"/>
          <w:divBdr>
            <w:top w:val="none" w:sz="0" w:space="0" w:color="auto"/>
            <w:left w:val="none" w:sz="0" w:space="0" w:color="auto"/>
            <w:bottom w:val="none" w:sz="0" w:space="0" w:color="auto"/>
            <w:right w:val="none" w:sz="0" w:space="0" w:color="auto"/>
          </w:divBdr>
          <w:divsChild>
            <w:div w:id="930552808">
              <w:marLeft w:val="0"/>
              <w:marRight w:val="0"/>
              <w:marTop w:val="0"/>
              <w:marBottom w:val="0"/>
              <w:divBdr>
                <w:top w:val="none" w:sz="0" w:space="0" w:color="auto"/>
                <w:left w:val="none" w:sz="0" w:space="0" w:color="auto"/>
                <w:bottom w:val="none" w:sz="0" w:space="0" w:color="auto"/>
                <w:right w:val="none" w:sz="0" w:space="0" w:color="auto"/>
              </w:divBdr>
            </w:div>
          </w:divsChild>
        </w:div>
        <w:div w:id="1032149634">
          <w:marLeft w:val="0"/>
          <w:marRight w:val="0"/>
          <w:marTop w:val="0"/>
          <w:marBottom w:val="0"/>
          <w:divBdr>
            <w:top w:val="none" w:sz="0" w:space="0" w:color="auto"/>
            <w:left w:val="none" w:sz="0" w:space="0" w:color="auto"/>
            <w:bottom w:val="none" w:sz="0" w:space="0" w:color="auto"/>
            <w:right w:val="none" w:sz="0" w:space="0" w:color="auto"/>
          </w:divBdr>
          <w:divsChild>
            <w:div w:id="552350700">
              <w:marLeft w:val="0"/>
              <w:marRight w:val="0"/>
              <w:marTop w:val="0"/>
              <w:marBottom w:val="0"/>
              <w:divBdr>
                <w:top w:val="none" w:sz="0" w:space="0" w:color="auto"/>
                <w:left w:val="none" w:sz="0" w:space="0" w:color="auto"/>
                <w:bottom w:val="none" w:sz="0" w:space="0" w:color="auto"/>
                <w:right w:val="none" w:sz="0" w:space="0" w:color="auto"/>
              </w:divBdr>
            </w:div>
            <w:div w:id="1702322884">
              <w:marLeft w:val="0"/>
              <w:marRight w:val="0"/>
              <w:marTop w:val="0"/>
              <w:marBottom w:val="0"/>
              <w:divBdr>
                <w:top w:val="none" w:sz="0" w:space="0" w:color="auto"/>
                <w:left w:val="none" w:sz="0" w:space="0" w:color="auto"/>
                <w:bottom w:val="none" w:sz="0" w:space="0" w:color="auto"/>
                <w:right w:val="none" w:sz="0" w:space="0" w:color="auto"/>
              </w:divBdr>
            </w:div>
            <w:div w:id="2056389167">
              <w:marLeft w:val="0"/>
              <w:marRight w:val="0"/>
              <w:marTop w:val="0"/>
              <w:marBottom w:val="0"/>
              <w:divBdr>
                <w:top w:val="none" w:sz="0" w:space="0" w:color="auto"/>
                <w:left w:val="none" w:sz="0" w:space="0" w:color="auto"/>
                <w:bottom w:val="none" w:sz="0" w:space="0" w:color="auto"/>
                <w:right w:val="none" w:sz="0" w:space="0" w:color="auto"/>
              </w:divBdr>
            </w:div>
          </w:divsChild>
        </w:div>
        <w:div w:id="1630473842">
          <w:marLeft w:val="0"/>
          <w:marRight w:val="0"/>
          <w:marTop w:val="0"/>
          <w:marBottom w:val="0"/>
          <w:divBdr>
            <w:top w:val="none" w:sz="0" w:space="0" w:color="auto"/>
            <w:left w:val="none" w:sz="0" w:space="0" w:color="auto"/>
            <w:bottom w:val="none" w:sz="0" w:space="0" w:color="auto"/>
            <w:right w:val="none" w:sz="0" w:space="0" w:color="auto"/>
          </w:divBdr>
        </w:div>
      </w:divsChild>
    </w:div>
    <w:div w:id="1445685286">
      <w:bodyDiv w:val="1"/>
      <w:marLeft w:val="0"/>
      <w:marRight w:val="0"/>
      <w:marTop w:val="0"/>
      <w:marBottom w:val="0"/>
      <w:divBdr>
        <w:top w:val="none" w:sz="0" w:space="0" w:color="auto"/>
        <w:left w:val="none" w:sz="0" w:space="0" w:color="auto"/>
        <w:bottom w:val="none" w:sz="0" w:space="0" w:color="auto"/>
        <w:right w:val="none" w:sz="0" w:space="0" w:color="auto"/>
      </w:divBdr>
      <w:divsChild>
        <w:div w:id="178738004">
          <w:blockQuote w:val="1"/>
          <w:marLeft w:val="720"/>
          <w:marRight w:val="720"/>
          <w:marTop w:val="100"/>
          <w:marBottom w:val="100"/>
          <w:divBdr>
            <w:top w:val="none" w:sz="0" w:space="0" w:color="auto"/>
            <w:left w:val="none" w:sz="0" w:space="0" w:color="auto"/>
            <w:bottom w:val="none" w:sz="0" w:space="0" w:color="auto"/>
            <w:right w:val="none" w:sz="0" w:space="0" w:color="auto"/>
          </w:divBdr>
        </w:div>
        <w:div w:id="462238805">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51131">
          <w:blockQuote w:val="1"/>
          <w:marLeft w:val="720"/>
          <w:marRight w:val="720"/>
          <w:marTop w:val="100"/>
          <w:marBottom w:val="100"/>
          <w:divBdr>
            <w:top w:val="none" w:sz="0" w:space="0" w:color="auto"/>
            <w:left w:val="none" w:sz="0" w:space="0" w:color="auto"/>
            <w:bottom w:val="none" w:sz="0" w:space="0" w:color="auto"/>
            <w:right w:val="none" w:sz="0" w:space="0" w:color="auto"/>
          </w:divBdr>
        </w:div>
        <w:div w:id="68598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418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783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815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961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6735031">
      <w:bodyDiv w:val="1"/>
      <w:marLeft w:val="0"/>
      <w:marRight w:val="0"/>
      <w:marTop w:val="0"/>
      <w:marBottom w:val="0"/>
      <w:divBdr>
        <w:top w:val="none" w:sz="0" w:space="0" w:color="auto"/>
        <w:left w:val="none" w:sz="0" w:space="0" w:color="auto"/>
        <w:bottom w:val="none" w:sz="0" w:space="0" w:color="auto"/>
        <w:right w:val="none" w:sz="0" w:space="0" w:color="auto"/>
      </w:divBdr>
    </w:div>
    <w:div w:id="1462915455">
      <w:bodyDiv w:val="1"/>
      <w:marLeft w:val="0"/>
      <w:marRight w:val="0"/>
      <w:marTop w:val="0"/>
      <w:marBottom w:val="0"/>
      <w:divBdr>
        <w:top w:val="none" w:sz="0" w:space="0" w:color="auto"/>
        <w:left w:val="none" w:sz="0" w:space="0" w:color="auto"/>
        <w:bottom w:val="none" w:sz="0" w:space="0" w:color="auto"/>
        <w:right w:val="none" w:sz="0" w:space="0" w:color="auto"/>
      </w:divBdr>
    </w:div>
    <w:div w:id="1473594361">
      <w:bodyDiv w:val="1"/>
      <w:marLeft w:val="0"/>
      <w:marRight w:val="0"/>
      <w:marTop w:val="0"/>
      <w:marBottom w:val="0"/>
      <w:divBdr>
        <w:top w:val="none" w:sz="0" w:space="0" w:color="auto"/>
        <w:left w:val="none" w:sz="0" w:space="0" w:color="auto"/>
        <w:bottom w:val="none" w:sz="0" w:space="0" w:color="auto"/>
        <w:right w:val="none" w:sz="0" w:space="0" w:color="auto"/>
      </w:divBdr>
    </w:div>
    <w:div w:id="1489325474">
      <w:bodyDiv w:val="1"/>
      <w:marLeft w:val="0"/>
      <w:marRight w:val="0"/>
      <w:marTop w:val="0"/>
      <w:marBottom w:val="0"/>
      <w:divBdr>
        <w:top w:val="none" w:sz="0" w:space="0" w:color="auto"/>
        <w:left w:val="none" w:sz="0" w:space="0" w:color="auto"/>
        <w:bottom w:val="none" w:sz="0" w:space="0" w:color="auto"/>
        <w:right w:val="none" w:sz="0" w:space="0" w:color="auto"/>
      </w:divBdr>
    </w:div>
    <w:div w:id="1524830924">
      <w:bodyDiv w:val="1"/>
      <w:marLeft w:val="0"/>
      <w:marRight w:val="0"/>
      <w:marTop w:val="0"/>
      <w:marBottom w:val="0"/>
      <w:divBdr>
        <w:top w:val="none" w:sz="0" w:space="0" w:color="auto"/>
        <w:left w:val="none" w:sz="0" w:space="0" w:color="auto"/>
        <w:bottom w:val="none" w:sz="0" w:space="0" w:color="auto"/>
        <w:right w:val="none" w:sz="0" w:space="0" w:color="auto"/>
      </w:divBdr>
    </w:div>
    <w:div w:id="1642230727">
      <w:bodyDiv w:val="1"/>
      <w:marLeft w:val="0"/>
      <w:marRight w:val="0"/>
      <w:marTop w:val="0"/>
      <w:marBottom w:val="0"/>
      <w:divBdr>
        <w:top w:val="none" w:sz="0" w:space="0" w:color="auto"/>
        <w:left w:val="none" w:sz="0" w:space="0" w:color="auto"/>
        <w:bottom w:val="none" w:sz="0" w:space="0" w:color="auto"/>
        <w:right w:val="none" w:sz="0" w:space="0" w:color="auto"/>
      </w:divBdr>
    </w:div>
    <w:div w:id="1702513041">
      <w:bodyDiv w:val="1"/>
      <w:marLeft w:val="0"/>
      <w:marRight w:val="0"/>
      <w:marTop w:val="0"/>
      <w:marBottom w:val="0"/>
      <w:divBdr>
        <w:top w:val="none" w:sz="0" w:space="0" w:color="auto"/>
        <w:left w:val="none" w:sz="0" w:space="0" w:color="auto"/>
        <w:bottom w:val="none" w:sz="0" w:space="0" w:color="auto"/>
        <w:right w:val="none" w:sz="0" w:space="0" w:color="auto"/>
      </w:divBdr>
    </w:div>
    <w:div w:id="1744375856">
      <w:bodyDiv w:val="1"/>
      <w:marLeft w:val="0"/>
      <w:marRight w:val="0"/>
      <w:marTop w:val="0"/>
      <w:marBottom w:val="0"/>
      <w:divBdr>
        <w:top w:val="none" w:sz="0" w:space="0" w:color="auto"/>
        <w:left w:val="none" w:sz="0" w:space="0" w:color="auto"/>
        <w:bottom w:val="none" w:sz="0" w:space="0" w:color="auto"/>
        <w:right w:val="none" w:sz="0" w:space="0" w:color="auto"/>
      </w:divBdr>
    </w:div>
    <w:div w:id="1750421542">
      <w:bodyDiv w:val="1"/>
      <w:marLeft w:val="0"/>
      <w:marRight w:val="0"/>
      <w:marTop w:val="0"/>
      <w:marBottom w:val="0"/>
      <w:divBdr>
        <w:top w:val="none" w:sz="0" w:space="0" w:color="auto"/>
        <w:left w:val="none" w:sz="0" w:space="0" w:color="auto"/>
        <w:bottom w:val="none" w:sz="0" w:space="0" w:color="auto"/>
        <w:right w:val="none" w:sz="0" w:space="0" w:color="auto"/>
      </w:divBdr>
    </w:div>
    <w:div w:id="1814760008">
      <w:bodyDiv w:val="1"/>
      <w:marLeft w:val="0"/>
      <w:marRight w:val="0"/>
      <w:marTop w:val="0"/>
      <w:marBottom w:val="0"/>
      <w:divBdr>
        <w:top w:val="none" w:sz="0" w:space="0" w:color="auto"/>
        <w:left w:val="none" w:sz="0" w:space="0" w:color="auto"/>
        <w:bottom w:val="none" w:sz="0" w:space="0" w:color="auto"/>
        <w:right w:val="none" w:sz="0" w:space="0" w:color="auto"/>
      </w:divBdr>
    </w:div>
    <w:div w:id="1825120771">
      <w:bodyDiv w:val="1"/>
      <w:marLeft w:val="0"/>
      <w:marRight w:val="0"/>
      <w:marTop w:val="0"/>
      <w:marBottom w:val="0"/>
      <w:divBdr>
        <w:top w:val="none" w:sz="0" w:space="0" w:color="auto"/>
        <w:left w:val="none" w:sz="0" w:space="0" w:color="auto"/>
        <w:bottom w:val="none" w:sz="0" w:space="0" w:color="auto"/>
        <w:right w:val="none" w:sz="0" w:space="0" w:color="auto"/>
      </w:divBdr>
      <w:divsChild>
        <w:div w:id="507982194">
          <w:marLeft w:val="0"/>
          <w:marRight w:val="0"/>
          <w:marTop w:val="0"/>
          <w:marBottom w:val="0"/>
          <w:divBdr>
            <w:top w:val="none" w:sz="0" w:space="0" w:color="auto"/>
            <w:left w:val="none" w:sz="0" w:space="0" w:color="auto"/>
            <w:bottom w:val="none" w:sz="0" w:space="0" w:color="auto"/>
            <w:right w:val="none" w:sz="0" w:space="0" w:color="auto"/>
          </w:divBdr>
          <w:divsChild>
            <w:div w:id="1249851003">
              <w:marLeft w:val="0"/>
              <w:marRight w:val="0"/>
              <w:marTop w:val="0"/>
              <w:marBottom w:val="0"/>
              <w:divBdr>
                <w:top w:val="none" w:sz="0" w:space="0" w:color="auto"/>
                <w:left w:val="none" w:sz="0" w:space="0" w:color="auto"/>
                <w:bottom w:val="none" w:sz="0" w:space="0" w:color="auto"/>
                <w:right w:val="none" w:sz="0" w:space="0" w:color="auto"/>
              </w:divBdr>
              <w:divsChild>
                <w:div w:id="1764452224">
                  <w:marLeft w:val="0"/>
                  <w:marRight w:val="0"/>
                  <w:marTop w:val="0"/>
                  <w:marBottom w:val="0"/>
                  <w:divBdr>
                    <w:top w:val="none" w:sz="0" w:space="0" w:color="auto"/>
                    <w:left w:val="none" w:sz="0" w:space="0" w:color="auto"/>
                    <w:bottom w:val="none" w:sz="0" w:space="0" w:color="auto"/>
                    <w:right w:val="none" w:sz="0" w:space="0" w:color="auto"/>
                  </w:divBdr>
                  <w:divsChild>
                    <w:div w:id="204721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231913">
          <w:marLeft w:val="0"/>
          <w:marRight w:val="0"/>
          <w:marTop w:val="0"/>
          <w:marBottom w:val="0"/>
          <w:divBdr>
            <w:top w:val="none" w:sz="0" w:space="0" w:color="auto"/>
            <w:left w:val="none" w:sz="0" w:space="0" w:color="auto"/>
            <w:bottom w:val="none" w:sz="0" w:space="0" w:color="auto"/>
            <w:right w:val="none" w:sz="0" w:space="0" w:color="auto"/>
          </w:divBdr>
          <w:divsChild>
            <w:div w:id="1386561816">
              <w:marLeft w:val="0"/>
              <w:marRight w:val="0"/>
              <w:marTop w:val="0"/>
              <w:marBottom w:val="0"/>
              <w:divBdr>
                <w:top w:val="none" w:sz="0" w:space="0" w:color="auto"/>
                <w:left w:val="none" w:sz="0" w:space="0" w:color="auto"/>
                <w:bottom w:val="none" w:sz="0" w:space="0" w:color="auto"/>
                <w:right w:val="none" w:sz="0" w:space="0" w:color="auto"/>
              </w:divBdr>
              <w:divsChild>
                <w:div w:id="17385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35512">
      <w:bodyDiv w:val="1"/>
      <w:marLeft w:val="0"/>
      <w:marRight w:val="0"/>
      <w:marTop w:val="0"/>
      <w:marBottom w:val="0"/>
      <w:divBdr>
        <w:top w:val="none" w:sz="0" w:space="0" w:color="auto"/>
        <w:left w:val="none" w:sz="0" w:space="0" w:color="auto"/>
        <w:bottom w:val="none" w:sz="0" w:space="0" w:color="auto"/>
        <w:right w:val="none" w:sz="0" w:space="0" w:color="auto"/>
      </w:divBdr>
    </w:div>
    <w:div w:id="1839424492">
      <w:bodyDiv w:val="1"/>
      <w:marLeft w:val="0"/>
      <w:marRight w:val="0"/>
      <w:marTop w:val="0"/>
      <w:marBottom w:val="0"/>
      <w:divBdr>
        <w:top w:val="none" w:sz="0" w:space="0" w:color="auto"/>
        <w:left w:val="none" w:sz="0" w:space="0" w:color="auto"/>
        <w:bottom w:val="none" w:sz="0" w:space="0" w:color="auto"/>
        <w:right w:val="none" w:sz="0" w:space="0" w:color="auto"/>
      </w:divBdr>
    </w:div>
    <w:div w:id="1849252136">
      <w:bodyDiv w:val="1"/>
      <w:marLeft w:val="0"/>
      <w:marRight w:val="0"/>
      <w:marTop w:val="0"/>
      <w:marBottom w:val="0"/>
      <w:divBdr>
        <w:top w:val="none" w:sz="0" w:space="0" w:color="auto"/>
        <w:left w:val="none" w:sz="0" w:space="0" w:color="auto"/>
        <w:bottom w:val="none" w:sz="0" w:space="0" w:color="auto"/>
        <w:right w:val="none" w:sz="0" w:space="0" w:color="auto"/>
      </w:divBdr>
    </w:div>
    <w:div w:id="1900363953">
      <w:bodyDiv w:val="1"/>
      <w:marLeft w:val="0"/>
      <w:marRight w:val="0"/>
      <w:marTop w:val="0"/>
      <w:marBottom w:val="0"/>
      <w:divBdr>
        <w:top w:val="none" w:sz="0" w:space="0" w:color="auto"/>
        <w:left w:val="none" w:sz="0" w:space="0" w:color="auto"/>
        <w:bottom w:val="none" w:sz="0" w:space="0" w:color="auto"/>
        <w:right w:val="none" w:sz="0" w:space="0" w:color="auto"/>
      </w:divBdr>
    </w:div>
    <w:div w:id="1908343903">
      <w:bodyDiv w:val="1"/>
      <w:marLeft w:val="0"/>
      <w:marRight w:val="0"/>
      <w:marTop w:val="0"/>
      <w:marBottom w:val="0"/>
      <w:divBdr>
        <w:top w:val="none" w:sz="0" w:space="0" w:color="auto"/>
        <w:left w:val="none" w:sz="0" w:space="0" w:color="auto"/>
        <w:bottom w:val="none" w:sz="0" w:space="0" w:color="auto"/>
        <w:right w:val="none" w:sz="0" w:space="0" w:color="auto"/>
      </w:divBdr>
    </w:div>
    <w:div w:id="1928265803">
      <w:bodyDiv w:val="1"/>
      <w:marLeft w:val="0"/>
      <w:marRight w:val="0"/>
      <w:marTop w:val="0"/>
      <w:marBottom w:val="0"/>
      <w:divBdr>
        <w:top w:val="none" w:sz="0" w:space="0" w:color="auto"/>
        <w:left w:val="none" w:sz="0" w:space="0" w:color="auto"/>
        <w:bottom w:val="none" w:sz="0" w:space="0" w:color="auto"/>
        <w:right w:val="none" w:sz="0" w:space="0" w:color="auto"/>
      </w:divBdr>
    </w:div>
    <w:div w:id="2024939795">
      <w:bodyDiv w:val="1"/>
      <w:marLeft w:val="0"/>
      <w:marRight w:val="0"/>
      <w:marTop w:val="0"/>
      <w:marBottom w:val="0"/>
      <w:divBdr>
        <w:top w:val="none" w:sz="0" w:space="0" w:color="auto"/>
        <w:left w:val="none" w:sz="0" w:space="0" w:color="auto"/>
        <w:bottom w:val="none" w:sz="0" w:space="0" w:color="auto"/>
        <w:right w:val="none" w:sz="0" w:space="0" w:color="auto"/>
      </w:divBdr>
    </w:div>
    <w:div w:id="2031490903">
      <w:bodyDiv w:val="1"/>
      <w:marLeft w:val="0"/>
      <w:marRight w:val="0"/>
      <w:marTop w:val="0"/>
      <w:marBottom w:val="0"/>
      <w:divBdr>
        <w:top w:val="none" w:sz="0" w:space="0" w:color="auto"/>
        <w:left w:val="none" w:sz="0" w:space="0" w:color="auto"/>
        <w:bottom w:val="none" w:sz="0" w:space="0" w:color="auto"/>
        <w:right w:val="none" w:sz="0" w:space="0" w:color="auto"/>
      </w:divBdr>
    </w:div>
    <w:div w:id="2044938098">
      <w:bodyDiv w:val="1"/>
      <w:marLeft w:val="0"/>
      <w:marRight w:val="0"/>
      <w:marTop w:val="0"/>
      <w:marBottom w:val="0"/>
      <w:divBdr>
        <w:top w:val="none" w:sz="0" w:space="0" w:color="auto"/>
        <w:left w:val="none" w:sz="0" w:space="0" w:color="auto"/>
        <w:bottom w:val="none" w:sz="0" w:space="0" w:color="auto"/>
        <w:right w:val="none" w:sz="0" w:space="0" w:color="auto"/>
      </w:divBdr>
    </w:div>
    <w:div w:id="2050062113">
      <w:bodyDiv w:val="1"/>
      <w:marLeft w:val="0"/>
      <w:marRight w:val="0"/>
      <w:marTop w:val="0"/>
      <w:marBottom w:val="0"/>
      <w:divBdr>
        <w:top w:val="none" w:sz="0" w:space="0" w:color="auto"/>
        <w:left w:val="none" w:sz="0" w:space="0" w:color="auto"/>
        <w:bottom w:val="none" w:sz="0" w:space="0" w:color="auto"/>
        <w:right w:val="none" w:sz="0" w:space="0" w:color="auto"/>
      </w:divBdr>
      <w:divsChild>
        <w:div w:id="926228315">
          <w:marLeft w:val="0"/>
          <w:marRight w:val="0"/>
          <w:marTop w:val="0"/>
          <w:marBottom w:val="0"/>
          <w:divBdr>
            <w:top w:val="none" w:sz="0" w:space="0" w:color="auto"/>
            <w:left w:val="none" w:sz="0" w:space="0" w:color="auto"/>
            <w:bottom w:val="none" w:sz="0" w:space="0" w:color="auto"/>
            <w:right w:val="none" w:sz="0" w:space="0" w:color="auto"/>
          </w:divBdr>
          <w:divsChild>
            <w:div w:id="918290907">
              <w:marLeft w:val="0"/>
              <w:marRight w:val="0"/>
              <w:marTop w:val="0"/>
              <w:marBottom w:val="0"/>
              <w:divBdr>
                <w:top w:val="none" w:sz="0" w:space="0" w:color="auto"/>
                <w:left w:val="none" w:sz="0" w:space="0" w:color="auto"/>
                <w:bottom w:val="none" w:sz="0" w:space="0" w:color="auto"/>
                <w:right w:val="none" w:sz="0" w:space="0" w:color="auto"/>
              </w:divBdr>
              <w:divsChild>
                <w:div w:id="188182651">
                  <w:marLeft w:val="0"/>
                  <w:marRight w:val="0"/>
                  <w:marTop w:val="0"/>
                  <w:marBottom w:val="0"/>
                  <w:divBdr>
                    <w:top w:val="none" w:sz="0" w:space="0" w:color="auto"/>
                    <w:left w:val="none" w:sz="0" w:space="0" w:color="auto"/>
                    <w:bottom w:val="none" w:sz="0" w:space="0" w:color="auto"/>
                    <w:right w:val="none" w:sz="0" w:space="0" w:color="auto"/>
                  </w:divBdr>
                  <w:divsChild>
                    <w:div w:id="476651382">
                      <w:marLeft w:val="0"/>
                      <w:marRight w:val="0"/>
                      <w:marTop w:val="0"/>
                      <w:marBottom w:val="0"/>
                      <w:divBdr>
                        <w:top w:val="none" w:sz="0" w:space="0" w:color="auto"/>
                        <w:left w:val="none" w:sz="0" w:space="0" w:color="auto"/>
                        <w:bottom w:val="none" w:sz="0" w:space="0" w:color="auto"/>
                        <w:right w:val="none" w:sz="0" w:space="0" w:color="auto"/>
                      </w:divBdr>
                      <w:divsChild>
                        <w:div w:id="19794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59211">
          <w:marLeft w:val="0"/>
          <w:marRight w:val="0"/>
          <w:marTop w:val="0"/>
          <w:marBottom w:val="0"/>
          <w:divBdr>
            <w:top w:val="none" w:sz="0" w:space="0" w:color="auto"/>
            <w:left w:val="none" w:sz="0" w:space="0" w:color="auto"/>
            <w:bottom w:val="none" w:sz="0" w:space="0" w:color="auto"/>
            <w:right w:val="none" w:sz="0" w:space="0" w:color="auto"/>
          </w:divBdr>
          <w:divsChild>
            <w:div w:id="930818916">
              <w:marLeft w:val="0"/>
              <w:marRight w:val="0"/>
              <w:marTop w:val="0"/>
              <w:marBottom w:val="0"/>
              <w:divBdr>
                <w:top w:val="none" w:sz="0" w:space="0" w:color="auto"/>
                <w:left w:val="none" w:sz="0" w:space="0" w:color="auto"/>
                <w:bottom w:val="none" w:sz="0" w:space="0" w:color="auto"/>
                <w:right w:val="none" w:sz="0" w:space="0" w:color="auto"/>
              </w:divBdr>
              <w:divsChild>
                <w:div w:id="1160001121">
                  <w:marLeft w:val="0"/>
                  <w:marRight w:val="0"/>
                  <w:marTop w:val="0"/>
                  <w:marBottom w:val="0"/>
                  <w:divBdr>
                    <w:top w:val="none" w:sz="0" w:space="0" w:color="auto"/>
                    <w:left w:val="none" w:sz="0" w:space="0" w:color="auto"/>
                    <w:bottom w:val="none" w:sz="0" w:space="0" w:color="auto"/>
                    <w:right w:val="none" w:sz="0" w:space="0" w:color="auto"/>
                  </w:divBdr>
                  <w:divsChild>
                    <w:div w:id="11155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247020">
      <w:bodyDiv w:val="1"/>
      <w:marLeft w:val="0"/>
      <w:marRight w:val="0"/>
      <w:marTop w:val="0"/>
      <w:marBottom w:val="0"/>
      <w:divBdr>
        <w:top w:val="none" w:sz="0" w:space="0" w:color="auto"/>
        <w:left w:val="none" w:sz="0" w:space="0" w:color="auto"/>
        <w:bottom w:val="none" w:sz="0" w:space="0" w:color="auto"/>
        <w:right w:val="none" w:sz="0" w:space="0" w:color="auto"/>
      </w:divBdr>
      <w:divsChild>
        <w:div w:id="654576644">
          <w:marLeft w:val="0"/>
          <w:marRight w:val="0"/>
          <w:marTop w:val="0"/>
          <w:marBottom w:val="0"/>
          <w:divBdr>
            <w:top w:val="none" w:sz="0" w:space="0" w:color="auto"/>
            <w:left w:val="none" w:sz="0" w:space="0" w:color="auto"/>
            <w:bottom w:val="none" w:sz="0" w:space="0" w:color="auto"/>
            <w:right w:val="none" w:sz="0" w:space="0" w:color="auto"/>
          </w:divBdr>
          <w:divsChild>
            <w:div w:id="202444518">
              <w:marLeft w:val="0"/>
              <w:marRight w:val="0"/>
              <w:marTop w:val="0"/>
              <w:marBottom w:val="0"/>
              <w:divBdr>
                <w:top w:val="none" w:sz="0" w:space="0" w:color="auto"/>
                <w:left w:val="none" w:sz="0" w:space="0" w:color="auto"/>
                <w:bottom w:val="none" w:sz="0" w:space="0" w:color="auto"/>
                <w:right w:val="none" w:sz="0" w:space="0" w:color="auto"/>
              </w:divBdr>
              <w:divsChild>
                <w:div w:id="204173707">
                  <w:marLeft w:val="0"/>
                  <w:marRight w:val="0"/>
                  <w:marTop w:val="0"/>
                  <w:marBottom w:val="0"/>
                  <w:divBdr>
                    <w:top w:val="none" w:sz="0" w:space="0" w:color="auto"/>
                    <w:left w:val="none" w:sz="0" w:space="0" w:color="auto"/>
                    <w:bottom w:val="none" w:sz="0" w:space="0" w:color="auto"/>
                    <w:right w:val="none" w:sz="0" w:space="0" w:color="auto"/>
                  </w:divBdr>
                  <w:divsChild>
                    <w:div w:id="2007130893">
                      <w:marLeft w:val="0"/>
                      <w:marRight w:val="0"/>
                      <w:marTop w:val="0"/>
                      <w:marBottom w:val="0"/>
                      <w:divBdr>
                        <w:top w:val="none" w:sz="0" w:space="0" w:color="auto"/>
                        <w:left w:val="none" w:sz="0" w:space="0" w:color="auto"/>
                        <w:bottom w:val="none" w:sz="0" w:space="0" w:color="auto"/>
                        <w:right w:val="none" w:sz="0" w:space="0" w:color="auto"/>
                      </w:divBdr>
                      <w:divsChild>
                        <w:div w:id="744306735">
                          <w:marLeft w:val="0"/>
                          <w:marRight w:val="0"/>
                          <w:marTop w:val="0"/>
                          <w:marBottom w:val="0"/>
                          <w:divBdr>
                            <w:top w:val="none" w:sz="0" w:space="0" w:color="auto"/>
                            <w:left w:val="none" w:sz="0" w:space="0" w:color="auto"/>
                            <w:bottom w:val="none" w:sz="0" w:space="0" w:color="auto"/>
                            <w:right w:val="none" w:sz="0" w:space="0" w:color="auto"/>
                          </w:divBdr>
                          <w:divsChild>
                            <w:div w:id="209197669">
                              <w:marLeft w:val="0"/>
                              <w:marRight w:val="0"/>
                              <w:marTop w:val="0"/>
                              <w:marBottom w:val="0"/>
                              <w:divBdr>
                                <w:top w:val="none" w:sz="0" w:space="0" w:color="auto"/>
                                <w:left w:val="none" w:sz="0" w:space="0" w:color="auto"/>
                                <w:bottom w:val="none" w:sz="0" w:space="0" w:color="auto"/>
                                <w:right w:val="none" w:sz="0" w:space="0" w:color="auto"/>
                              </w:divBdr>
                              <w:divsChild>
                                <w:div w:id="1462917887">
                                  <w:marLeft w:val="0"/>
                                  <w:marRight w:val="0"/>
                                  <w:marTop w:val="0"/>
                                  <w:marBottom w:val="0"/>
                                  <w:divBdr>
                                    <w:top w:val="none" w:sz="0" w:space="0" w:color="auto"/>
                                    <w:left w:val="none" w:sz="0" w:space="0" w:color="auto"/>
                                    <w:bottom w:val="none" w:sz="0" w:space="0" w:color="auto"/>
                                    <w:right w:val="none" w:sz="0" w:space="0" w:color="auto"/>
                                  </w:divBdr>
                                  <w:divsChild>
                                    <w:div w:id="93836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678515">
                          <w:marLeft w:val="0"/>
                          <w:marRight w:val="0"/>
                          <w:marTop w:val="0"/>
                          <w:marBottom w:val="0"/>
                          <w:divBdr>
                            <w:top w:val="none" w:sz="0" w:space="0" w:color="auto"/>
                            <w:left w:val="none" w:sz="0" w:space="0" w:color="auto"/>
                            <w:bottom w:val="none" w:sz="0" w:space="0" w:color="auto"/>
                            <w:right w:val="none" w:sz="0" w:space="0" w:color="auto"/>
                          </w:divBdr>
                          <w:divsChild>
                            <w:div w:id="1593398057">
                              <w:marLeft w:val="0"/>
                              <w:marRight w:val="0"/>
                              <w:marTop w:val="0"/>
                              <w:marBottom w:val="0"/>
                              <w:divBdr>
                                <w:top w:val="none" w:sz="0" w:space="0" w:color="auto"/>
                                <w:left w:val="none" w:sz="0" w:space="0" w:color="auto"/>
                                <w:bottom w:val="none" w:sz="0" w:space="0" w:color="auto"/>
                                <w:right w:val="none" w:sz="0" w:space="0" w:color="auto"/>
                              </w:divBdr>
                              <w:divsChild>
                                <w:div w:id="13175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944212">
      <w:bodyDiv w:val="1"/>
      <w:marLeft w:val="0"/>
      <w:marRight w:val="0"/>
      <w:marTop w:val="0"/>
      <w:marBottom w:val="0"/>
      <w:divBdr>
        <w:top w:val="none" w:sz="0" w:space="0" w:color="auto"/>
        <w:left w:val="none" w:sz="0" w:space="0" w:color="auto"/>
        <w:bottom w:val="none" w:sz="0" w:space="0" w:color="auto"/>
        <w:right w:val="none" w:sz="0" w:space="0" w:color="auto"/>
      </w:divBdr>
    </w:div>
    <w:div w:id="2087720829">
      <w:bodyDiv w:val="1"/>
      <w:marLeft w:val="0"/>
      <w:marRight w:val="0"/>
      <w:marTop w:val="0"/>
      <w:marBottom w:val="0"/>
      <w:divBdr>
        <w:top w:val="none" w:sz="0" w:space="0" w:color="auto"/>
        <w:left w:val="none" w:sz="0" w:space="0" w:color="auto"/>
        <w:bottom w:val="none" w:sz="0" w:space="0" w:color="auto"/>
        <w:right w:val="none" w:sz="0" w:space="0" w:color="auto"/>
      </w:divBdr>
      <w:divsChild>
        <w:div w:id="49421039">
          <w:blockQuote w:val="1"/>
          <w:marLeft w:val="720"/>
          <w:marRight w:val="720"/>
          <w:marTop w:val="100"/>
          <w:marBottom w:val="100"/>
          <w:divBdr>
            <w:top w:val="none" w:sz="0" w:space="0" w:color="auto"/>
            <w:left w:val="none" w:sz="0" w:space="0" w:color="auto"/>
            <w:bottom w:val="none" w:sz="0" w:space="0" w:color="auto"/>
            <w:right w:val="none" w:sz="0" w:space="0" w:color="auto"/>
          </w:divBdr>
        </w:div>
        <w:div w:id="269164301">
          <w:blockQuote w:val="1"/>
          <w:marLeft w:val="720"/>
          <w:marRight w:val="720"/>
          <w:marTop w:val="100"/>
          <w:marBottom w:val="100"/>
          <w:divBdr>
            <w:top w:val="none" w:sz="0" w:space="0" w:color="auto"/>
            <w:left w:val="none" w:sz="0" w:space="0" w:color="auto"/>
            <w:bottom w:val="none" w:sz="0" w:space="0" w:color="auto"/>
            <w:right w:val="none" w:sz="0" w:space="0" w:color="auto"/>
          </w:divBdr>
        </w:div>
        <w:div w:id="696590485">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92669">
          <w:blockQuote w:val="1"/>
          <w:marLeft w:val="720"/>
          <w:marRight w:val="720"/>
          <w:marTop w:val="100"/>
          <w:marBottom w:val="100"/>
          <w:divBdr>
            <w:top w:val="none" w:sz="0" w:space="0" w:color="auto"/>
            <w:left w:val="none" w:sz="0" w:space="0" w:color="auto"/>
            <w:bottom w:val="none" w:sz="0" w:space="0" w:color="auto"/>
            <w:right w:val="none" w:sz="0" w:space="0" w:color="auto"/>
          </w:divBdr>
        </w:div>
        <w:div w:id="907417612">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6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428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649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004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tif"/><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C85E2-8D81-4B89-9A55-1BD7B5561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2805</TotalTime>
  <Pages>72</Pages>
  <Words>143336</Words>
  <Characters>817021</Characters>
  <Application>Microsoft Office Word</Application>
  <DocSecurity>0</DocSecurity>
  <Lines>6808</Lines>
  <Paragraphs>1916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Instituto de Medicina Molecular</Company>
  <LinksUpToDate>false</LinksUpToDate>
  <CharactersWithSpaces>958441</CharactersWithSpaces>
  <SharedDoc>false</SharedDoc>
  <HLinks>
    <vt:vector size="54" baseType="variant">
      <vt:variant>
        <vt:i4>6881402</vt:i4>
      </vt:variant>
      <vt:variant>
        <vt:i4>873</vt:i4>
      </vt:variant>
      <vt:variant>
        <vt:i4>0</vt:i4>
      </vt:variant>
      <vt:variant>
        <vt:i4>5</vt:i4>
      </vt:variant>
      <vt:variant>
        <vt:lpwstr>https://github.com/DiseaseTranscriptomicsLab/StressGranules</vt:lpwstr>
      </vt:variant>
      <vt:variant>
        <vt:lpwstr/>
      </vt:variant>
      <vt:variant>
        <vt:i4>4522015</vt:i4>
      </vt:variant>
      <vt:variant>
        <vt:i4>867</vt:i4>
      </vt:variant>
      <vt:variant>
        <vt:i4>0</vt:i4>
      </vt:variant>
      <vt:variant>
        <vt:i4>5</vt:i4>
      </vt:variant>
      <vt:variant>
        <vt:lpwstr>https://vastdb.crg.eu/wiki/Downloads</vt:lpwstr>
      </vt:variant>
      <vt:variant>
        <vt:lpwstr/>
      </vt:variant>
      <vt:variant>
        <vt:i4>2752635</vt:i4>
      </vt:variant>
      <vt:variant>
        <vt:i4>861</vt:i4>
      </vt:variant>
      <vt:variant>
        <vt:i4>0</vt:i4>
      </vt:variant>
      <vt:variant>
        <vt:i4>5</vt:i4>
      </vt:variant>
      <vt:variant>
        <vt:lpwstr>https://github.com/vastgroup/vast-tools</vt:lpwstr>
      </vt:variant>
      <vt:variant>
        <vt:lpwstr/>
      </vt:variant>
      <vt:variant>
        <vt:i4>5177391</vt:i4>
      </vt:variant>
      <vt:variant>
        <vt:i4>0</vt:i4>
      </vt:variant>
      <vt:variant>
        <vt:i4>0</vt:i4>
      </vt:variant>
      <vt:variant>
        <vt:i4>5</vt:i4>
      </vt:variant>
      <vt:variant>
        <vt:lpwstr>mailto:alexandre.afonso@gimm.pt</vt:lpwstr>
      </vt:variant>
      <vt:variant>
        <vt:lpwstr/>
      </vt:variant>
      <vt:variant>
        <vt:i4>196694</vt:i4>
      </vt:variant>
      <vt:variant>
        <vt:i4>12</vt:i4>
      </vt:variant>
      <vt:variant>
        <vt:i4>0</vt:i4>
      </vt:variant>
      <vt:variant>
        <vt:i4>5</vt:i4>
      </vt:variant>
      <vt:variant>
        <vt:lpwstr>https://journals.plos.org/plosbiology/article?id=10.1371/journal.pbio.3000481</vt:lpwstr>
      </vt:variant>
      <vt:variant>
        <vt:lpwstr/>
      </vt:variant>
      <vt:variant>
        <vt:i4>655361</vt:i4>
      </vt:variant>
      <vt:variant>
        <vt:i4>9</vt:i4>
      </vt:variant>
      <vt:variant>
        <vt:i4>0</vt:i4>
      </vt:variant>
      <vt:variant>
        <vt:i4>5</vt:i4>
      </vt:variant>
      <vt:variant>
        <vt:lpwstr>https://pubmed.ncbi.nlm.nih.gov/26771021/</vt:lpwstr>
      </vt:variant>
      <vt:variant>
        <vt:lpwstr/>
      </vt:variant>
      <vt:variant>
        <vt:i4>5767237</vt:i4>
      </vt:variant>
      <vt:variant>
        <vt:i4>6</vt:i4>
      </vt:variant>
      <vt:variant>
        <vt:i4>0</vt:i4>
      </vt:variant>
      <vt:variant>
        <vt:i4>5</vt:i4>
      </vt:variant>
      <vt:variant>
        <vt:lpwstr>https://www.biorxiv.org/content/10.1101/2024.04.15.589678v4.full</vt:lpwstr>
      </vt:variant>
      <vt:variant>
        <vt:lpwstr/>
      </vt:variant>
      <vt:variant>
        <vt:i4>5439555</vt:i4>
      </vt:variant>
      <vt:variant>
        <vt:i4>3</vt:i4>
      </vt:variant>
      <vt:variant>
        <vt:i4>0</vt:i4>
      </vt:variant>
      <vt:variant>
        <vt:i4>5</vt:i4>
      </vt:variant>
      <vt:variant>
        <vt:lpwstr>http://www.cell.com/figureguidelines</vt:lpwstr>
      </vt:variant>
      <vt:variant>
        <vt:lpwstr/>
      </vt:variant>
      <vt:variant>
        <vt:i4>6029312</vt:i4>
      </vt:variant>
      <vt:variant>
        <vt:i4>0</vt:i4>
      </vt:variant>
      <vt:variant>
        <vt:i4>0</vt:i4>
      </vt:variant>
      <vt:variant>
        <vt:i4>5</vt:i4>
      </vt:variant>
      <vt:variant>
        <vt:lpwstr>http://www.editorialmanager.com/cell/?__hstc=25856994.c83d2f60aa16a24070159a46c5ace125.1747485481899.1747904097690.1748087818811.3&amp;__hssc=25856994.1.1748087818811&amp;__hsfp=568536523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Miguel Guedes Da Silva Afonso</dc:creator>
  <cp:keywords/>
  <dc:description/>
  <cp:lastModifiedBy>Alexandre Miguel Kaizeler Guedes Da Silva Afonso</cp:lastModifiedBy>
  <cp:revision>94</cp:revision>
  <cp:lastPrinted>2025-06-19T17:33:00Z</cp:lastPrinted>
  <dcterms:created xsi:type="dcterms:W3CDTF">2026-07-02T10:53:00Z</dcterms:created>
  <dcterms:modified xsi:type="dcterms:W3CDTF">2026-07-28T16:53:00Z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id="jCcWpdK2"/&gt;&lt;style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 name="dontAskDelayCitationUpdates" value="true"/&gt;&lt;/prefs&gt;&lt;/data&gt;</vt:lpwstr>
  </property>
  <property fmtid="{D5CDD505-2E9C-101B-9397-08002B2CF9AE}" pid="4" name="MSIP_Label_defa4170-0d19-0005-0004-bc88714345d2_Enabled">
    <vt:lpwstr>true</vt:lpwstr>
  </property>
  <property fmtid="{D5CDD505-2E9C-101B-9397-08002B2CF9AE}" pid="5" name="MSIP_Label_defa4170-0d19-0005-0004-bc88714345d2_SetDate">
    <vt:lpwstr>2025-03-12T12:44:26Z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09839d39-20e6-405d-8c08-dbc5e1ab3b3b</vt:lpwstr>
  </property>
  <property fmtid="{D5CDD505-2E9C-101B-9397-08002B2CF9AE}" pid="9" name="MSIP_Label_defa4170-0d19-0005-0004-bc88714345d2_ActionId">
    <vt:lpwstr>d81ac54a-4cfe-4519-a1dc-5def7d9383cf</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y fmtid="{D5CDD505-2E9C-101B-9397-08002B2CF9AE}" pid="12" name="GrammarlyDocumentId">
    <vt:lpwstr>948bb585-d324-47cb-9360-acf385d6bd16</vt:lpwstr>
  </property>
</Properties>
</file>