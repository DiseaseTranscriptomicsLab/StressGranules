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D7885" w14:textId="210F4ED2" w:rsidR="00B21F49" w:rsidRPr="0005428B" w:rsidRDefault="005F63BD" w:rsidP="00B21F49">
      <w:pPr>
        <w:pStyle w:val="NoSpacing"/>
        <w:jc w:val="both"/>
      </w:pPr>
      <w:r>
        <w:t>Supplemental Information</w:t>
      </w:r>
    </w:p>
    <w:p w14:paraId="693543D5" w14:textId="77777777" w:rsidR="00B21F49" w:rsidRPr="0005428B" w:rsidRDefault="00B21F49" w:rsidP="00B21F49">
      <w:pPr>
        <w:jc w:val="both"/>
        <w:rPr>
          <w:rFonts w:asciiTheme="majorHAnsi" w:hAnsiTheme="majorHAnsi" w:cs="Arial"/>
          <w:b/>
          <w:bCs/>
          <w:sz w:val="32"/>
          <w:szCs w:val="32"/>
        </w:rPr>
      </w:pPr>
      <w:r w:rsidRPr="0005428B">
        <w:rPr>
          <w:rFonts w:asciiTheme="majorHAnsi" w:hAnsiTheme="majorHAnsi" w:cs="Arial"/>
          <w:b/>
          <w:bCs/>
          <w:sz w:val="32"/>
          <w:szCs w:val="32"/>
        </w:rPr>
        <w:t>Revisiting Stress Granule Transcriptomes Reveals Mitochondrial RNA Enrichment Despite Methodological Bias</w:t>
      </w:r>
    </w:p>
    <w:p w14:paraId="3B782117" w14:textId="77777777" w:rsidR="00B21F49" w:rsidRPr="0005428B" w:rsidRDefault="00B21F49" w:rsidP="00B21F49">
      <w:pPr>
        <w:jc w:val="both"/>
        <w:rPr>
          <w:rFonts w:cs="Arial"/>
          <w:sz w:val="24"/>
          <w:szCs w:val="24"/>
          <w:lang w:val="pt-PT"/>
        </w:rPr>
      </w:pPr>
      <w:r w:rsidRPr="0005428B">
        <w:rPr>
          <w:rFonts w:cs="Arial"/>
          <w:sz w:val="24"/>
          <w:szCs w:val="24"/>
          <w:lang w:val="pt-PT"/>
        </w:rPr>
        <w:t>Alexandre Kaizeler</w:t>
      </w:r>
      <w:r w:rsidRPr="0005428B">
        <w:rPr>
          <w:rFonts w:cs="Arial"/>
          <w:sz w:val="24"/>
          <w:szCs w:val="24"/>
          <w:vertAlign w:val="superscript"/>
          <w:lang w:val="pt-PT"/>
        </w:rPr>
        <w:t>1,2</w:t>
      </w:r>
      <w:r>
        <w:rPr>
          <w:rFonts w:cs="Arial"/>
          <w:sz w:val="24"/>
          <w:szCs w:val="24"/>
          <w:vertAlign w:val="superscript"/>
          <w:lang w:val="pt-PT"/>
        </w:rPr>
        <w:t>,3</w:t>
      </w:r>
      <w:r w:rsidRPr="0005428B">
        <w:rPr>
          <w:rFonts w:cs="Arial"/>
          <w:sz w:val="24"/>
          <w:szCs w:val="24"/>
          <w:lang w:val="pt-PT"/>
        </w:rPr>
        <w:t>*</w:t>
      </w:r>
    </w:p>
    <w:p w14:paraId="0A9A399D" w14:textId="77777777" w:rsidR="00B21F49" w:rsidRDefault="00B21F49" w:rsidP="00B21F49">
      <w:pPr>
        <w:jc w:val="both"/>
        <w:rPr>
          <w:rFonts w:cs="Arial"/>
          <w:sz w:val="24"/>
          <w:szCs w:val="24"/>
          <w:lang w:val="pt-PT"/>
        </w:rPr>
      </w:pPr>
      <w:r>
        <w:rPr>
          <w:rFonts w:cs="Arial"/>
          <w:sz w:val="24"/>
          <w:szCs w:val="24"/>
          <w:lang w:val="pt-PT"/>
        </w:rPr>
        <w:t>Diogo Coutinho</w:t>
      </w:r>
      <w:r w:rsidRPr="0005428B">
        <w:rPr>
          <w:rFonts w:cs="Arial"/>
          <w:sz w:val="24"/>
          <w:szCs w:val="24"/>
          <w:vertAlign w:val="superscript"/>
          <w:lang w:val="pt-PT"/>
        </w:rPr>
        <w:t>1</w:t>
      </w:r>
    </w:p>
    <w:p w14:paraId="59A0EFBC" w14:textId="77777777" w:rsidR="00B21F49" w:rsidRPr="0005428B" w:rsidRDefault="00B21F49" w:rsidP="00B21F49">
      <w:pPr>
        <w:jc w:val="both"/>
        <w:rPr>
          <w:rFonts w:cs="Arial"/>
          <w:sz w:val="24"/>
          <w:szCs w:val="24"/>
          <w:lang w:val="pt-PT"/>
        </w:rPr>
      </w:pPr>
      <w:r w:rsidRPr="0005428B">
        <w:rPr>
          <w:rFonts w:cs="Arial"/>
          <w:sz w:val="24"/>
          <w:szCs w:val="24"/>
          <w:lang w:val="pt-PT"/>
        </w:rPr>
        <w:t>Diana V. Vieira</w:t>
      </w:r>
      <w:r w:rsidRPr="0005428B">
        <w:rPr>
          <w:rFonts w:cs="Arial"/>
          <w:sz w:val="24"/>
          <w:szCs w:val="24"/>
          <w:vertAlign w:val="superscript"/>
          <w:lang w:val="pt-PT"/>
        </w:rPr>
        <w:t>1</w:t>
      </w:r>
    </w:p>
    <w:p w14:paraId="0E19E5E1" w14:textId="77777777" w:rsidR="00B21F49" w:rsidRPr="0005428B" w:rsidRDefault="00B21F49" w:rsidP="00B21F49">
      <w:pPr>
        <w:jc w:val="both"/>
        <w:rPr>
          <w:rFonts w:cs="Arial"/>
          <w:sz w:val="24"/>
          <w:szCs w:val="24"/>
          <w:lang w:val="pt-PT"/>
        </w:rPr>
      </w:pPr>
      <w:r w:rsidRPr="0005428B">
        <w:rPr>
          <w:rFonts w:cs="Arial"/>
          <w:sz w:val="24"/>
          <w:szCs w:val="24"/>
          <w:lang w:val="pt-PT"/>
        </w:rPr>
        <w:t>Vanessa A. Morais</w:t>
      </w:r>
      <w:r w:rsidRPr="0005428B">
        <w:rPr>
          <w:rFonts w:cs="Arial"/>
          <w:sz w:val="24"/>
          <w:szCs w:val="24"/>
          <w:vertAlign w:val="superscript"/>
          <w:lang w:val="pt-PT"/>
        </w:rPr>
        <w:t>1,2</w:t>
      </w:r>
      <w:r>
        <w:rPr>
          <w:rFonts w:cs="Arial"/>
          <w:sz w:val="24"/>
          <w:szCs w:val="24"/>
          <w:vertAlign w:val="superscript"/>
          <w:lang w:val="pt-PT"/>
        </w:rPr>
        <w:t>,</w:t>
      </w:r>
      <w:r w:rsidRPr="0005428B">
        <w:rPr>
          <w:rFonts w:cs="Arial"/>
          <w:sz w:val="24"/>
          <w:szCs w:val="24"/>
          <w:lang w:val="pt-PT"/>
        </w:rPr>
        <w:t>*</w:t>
      </w:r>
      <w:r>
        <w:rPr>
          <w:rFonts w:cs="Arial"/>
          <w:sz w:val="24"/>
          <w:szCs w:val="24"/>
          <w:lang w:val="pt-PT"/>
        </w:rPr>
        <w:t>*</w:t>
      </w:r>
    </w:p>
    <w:p w14:paraId="12948F68" w14:textId="77777777" w:rsidR="00B21F49" w:rsidRPr="0005428B" w:rsidRDefault="00B21F49" w:rsidP="00B21F49">
      <w:pPr>
        <w:jc w:val="both"/>
        <w:rPr>
          <w:rFonts w:cs="Arial"/>
          <w:sz w:val="24"/>
          <w:szCs w:val="24"/>
          <w:lang w:val="pt-PT"/>
        </w:rPr>
      </w:pPr>
      <w:r w:rsidRPr="0005428B">
        <w:rPr>
          <w:rFonts w:cs="Arial"/>
          <w:sz w:val="24"/>
          <w:szCs w:val="24"/>
          <w:lang w:val="pt-PT"/>
        </w:rPr>
        <w:t>Nuno L. Barbosa-Morais</w:t>
      </w:r>
      <w:r w:rsidRPr="0005428B">
        <w:rPr>
          <w:rFonts w:cs="Arial"/>
          <w:sz w:val="24"/>
          <w:szCs w:val="24"/>
          <w:vertAlign w:val="superscript"/>
          <w:lang w:val="pt-PT"/>
        </w:rPr>
        <w:t>1,2</w:t>
      </w:r>
      <w:r>
        <w:rPr>
          <w:rFonts w:cs="Arial"/>
          <w:sz w:val="24"/>
          <w:szCs w:val="24"/>
          <w:vertAlign w:val="superscript"/>
          <w:lang w:val="pt-PT"/>
        </w:rPr>
        <w:t>,3</w:t>
      </w:r>
      <w:r w:rsidRPr="0005428B">
        <w:rPr>
          <w:rFonts w:cs="Arial"/>
          <w:sz w:val="24"/>
          <w:szCs w:val="24"/>
          <w:lang w:val="pt-PT"/>
        </w:rPr>
        <w:t>**</w:t>
      </w:r>
      <w:r>
        <w:rPr>
          <w:rFonts w:cs="Arial"/>
          <w:sz w:val="24"/>
          <w:szCs w:val="24"/>
          <w:lang w:val="pt-PT"/>
        </w:rPr>
        <w:t>*</w:t>
      </w:r>
    </w:p>
    <w:p w14:paraId="684E31C4" w14:textId="2B85623B" w:rsidR="00B21F49" w:rsidRPr="0005428B" w:rsidRDefault="00B21F49" w:rsidP="00B21F49">
      <w:pPr>
        <w:jc w:val="both"/>
        <w:rPr>
          <w:rFonts w:cs="Arial"/>
          <w:sz w:val="24"/>
          <w:szCs w:val="24"/>
          <w:lang w:val="pt-PT"/>
        </w:rPr>
      </w:pPr>
      <w:r w:rsidRPr="0005428B">
        <w:rPr>
          <w:rFonts w:cs="Arial"/>
          <w:sz w:val="24"/>
          <w:szCs w:val="24"/>
          <w:vertAlign w:val="superscript"/>
          <w:lang w:val="pt-PT"/>
        </w:rPr>
        <w:t>1</w:t>
      </w:r>
      <w:r w:rsidRPr="0005428B">
        <w:rPr>
          <w:rFonts w:cs="Arial"/>
          <w:sz w:val="24"/>
          <w:szCs w:val="24"/>
          <w:lang w:val="pt-PT"/>
        </w:rPr>
        <w:t xml:space="preserve"> </w:t>
      </w:r>
      <w:r w:rsidR="00126A2D">
        <w:rPr>
          <w:rFonts w:cs="Arial"/>
          <w:sz w:val="24"/>
          <w:szCs w:val="24"/>
          <w:lang w:val="pt-PT"/>
        </w:rPr>
        <w:t xml:space="preserve">GIMM - </w:t>
      </w:r>
      <w:r w:rsidRPr="0005428B">
        <w:rPr>
          <w:rFonts w:cs="Arial"/>
          <w:sz w:val="24"/>
          <w:szCs w:val="24"/>
          <w:lang w:val="pt-PT"/>
        </w:rPr>
        <w:t>Gulbenkian Institute for Molecular Medicine, 1649-</w:t>
      </w:r>
      <w:r w:rsidR="00126A2D" w:rsidRPr="0005428B">
        <w:rPr>
          <w:rFonts w:cs="Arial"/>
          <w:sz w:val="24"/>
          <w:szCs w:val="24"/>
          <w:lang w:val="pt-PT"/>
        </w:rPr>
        <w:t>0</w:t>
      </w:r>
      <w:r w:rsidR="00126A2D">
        <w:rPr>
          <w:rFonts w:cs="Arial"/>
          <w:sz w:val="24"/>
          <w:szCs w:val="24"/>
          <w:lang w:val="pt-PT"/>
        </w:rPr>
        <w:t>35</w:t>
      </w:r>
      <w:r w:rsidR="00126A2D" w:rsidRPr="0005428B">
        <w:rPr>
          <w:rFonts w:cs="Arial"/>
          <w:sz w:val="24"/>
          <w:szCs w:val="24"/>
          <w:lang w:val="pt-PT"/>
        </w:rPr>
        <w:t xml:space="preserve"> </w:t>
      </w:r>
      <w:r w:rsidRPr="0005428B">
        <w:rPr>
          <w:rFonts w:cs="Arial"/>
          <w:sz w:val="24"/>
          <w:szCs w:val="24"/>
          <w:lang w:val="pt-PT"/>
        </w:rPr>
        <w:t>Lisbon, Portugal</w:t>
      </w:r>
    </w:p>
    <w:p w14:paraId="1AD813C2" w14:textId="77777777" w:rsidR="00B21F49" w:rsidRDefault="00B21F49" w:rsidP="00B21F49">
      <w:pPr>
        <w:jc w:val="both"/>
        <w:rPr>
          <w:rFonts w:cs="Arial"/>
          <w:sz w:val="24"/>
          <w:szCs w:val="24"/>
          <w:lang w:val="pt-PT"/>
        </w:rPr>
      </w:pPr>
      <w:r w:rsidRPr="0005428B">
        <w:rPr>
          <w:rFonts w:cs="Arial"/>
          <w:sz w:val="24"/>
          <w:szCs w:val="24"/>
          <w:vertAlign w:val="superscript"/>
          <w:lang w:val="pt-PT"/>
        </w:rPr>
        <w:t>2</w:t>
      </w:r>
      <w:r w:rsidRPr="0005428B">
        <w:rPr>
          <w:rFonts w:cs="Arial"/>
          <w:sz w:val="24"/>
          <w:szCs w:val="24"/>
          <w:lang w:val="pt-PT"/>
        </w:rPr>
        <w:t xml:space="preserve"> Faculdade de Medicina, Universidade de Lisboa, 1649-028 Lisbon, Portugal</w:t>
      </w:r>
    </w:p>
    <w:p w14:paraId="6E7AAE00" w14:textId="77777777" w:rsidR="00B21F49" w:rsidRPr="0005428B" w:rsidRDefault="00B21F49" w:rsidP="00B21F49">
      <w:pPr>
        <w:jc w:val="both"/>
        <w:rPr>
          <w:rFonts w:cs="Arial"/>
          <w:sz w:val="24"/>
          <w:szCs w:val="24"/>
          <w:lang w:val="pt-PT"/>
        </w:rPr>
      </w:pPr>
      <w:r w:rsidRPr="00C66E8B">
        <w:rPr>
          <w:rFonts w:cs="Arial"/>
          <w:sz w:val="24"/>
          <w:szCs w:val="24"/>
          <w:vertAlign w:val="superscript"/>
          <w:lang w:val="pt-PT"/>
        </w:rPr>
        <w:t>3</w:t>
      </w:r>
      <w:r>
        <w:rPr>
          <w:rFonts w:cs="Arial"/>
          <w:sz w:val="24"/>
          <w:szCs w:val="24"/>
          <w:lang w:val="pt-PT"/>
        </w:rPr>
        <w:t xml:space="preserve"> </w:t>
      </w:r>
      <w:r w:rsidRPr="00C66E8B">
        <w:rPr>
          <w:rFonts w:cs="Arial"/>
          <w:sz w:val="24"/>
          <w:szCs w:val="24"/>
          <w:lang w:val="pt-PT"/>
        </w:rPr>
        <w:t>Comprehensive Health Research Centre (CHRC), NOVA Medical School|Faculdade de Ciências Médicas, NMS|FCM, Universidade NOVA de Lisboa, 1169-056 Lisbon, Portugal</w:t>
      </w:r>
    </w:p>
    <w:p w14:paraId="73721C80" w14:textId="77777777" w:rsidR="00B21F49" w:rsidRPr="0005428B" w:rsidRDefault="00B21F49" w:rsidP="00B21F49">
      <w:pPr>
        <w:jc w:val="both"/>
        <w:rPr>
          <w:rFonts w:cs="Arial"/>
          <w:sz w:val="24"/>
          <w:szCs w:val="24"/>
        </w:rPr>
      </w:pPr>
      <w:r w:rsidRPr="0005428B">
        <w:rPr>
          <w:rFonts w:cs="Arial"/>
          <w:sz w:val="24"/>
          <w:szCs w:val="24"/>
        </w:rPr>
        <w:t xml:space="preserve">* First Corresponding Author: Alexandre Kaizeler – </w:t>
      </w:r>
      <w:hyperlink r:id="rId5" w:history="1">
        <w:r w:rsidRPr="0005428B">
          <w:rPr>
            <w:rStyle w:val="Hyperlink"/>
            <w:rFonts w:cs="Arial"/>
            <w:sz w:val="24"/>
            <w:szCs w:val="24"/>
          </w:rPr>
          <w:t>alexandre.afonso@gimm.pt</w:t>
        </w:r>
      </w:hyperlink>
    </w:p>
    <w:p w14:paraId="7BBC46EB" w14:textId="291A355B" w:rsidR="00B21F49" w:rsidRPr="0005428B" w:rsidRDefault="00B21F49" w:rsidP="00B21F49">
      <w:pPr>
        <w:jc w:val="both"/>
        <w:rPr>
          <w:rFonts w:cs="Arial"/>
          <w:sz w:val="24"/>
          <w:szCs w:val="24"/>
        </w:rPr>
      </w:pPr>
      <w:r w:rsidRPr="0005428B">
        <w:rPr>
          <w:rFonts w:cs="Arial"/>
          <w:sz w:val="24"/>
          <w:szCs w:val="24"/>
        </w:rPr>
        <w:t xml:space="preserve">** </w:t>
      </w:r>
      <w:r>
        <w:rPr>
          <w:rFonts w:cs="Arial"/>
          <w:sz w:val="24"/>
          <w:szCs w:val="24"/>
        </w:rPr>
        <w:t>Second</w:t>
      </w:r>
      <w:r w:rsidRPr="0005428B">
        <w:rPr>
          <w:rFonts w:cs="Arial"/>
          <w:sz w:val="24"/>
          <w:szCs w:val="24"/>
        </w:rPr>
        <w:t xml:space="preserve"> Corresponding Author: </w:t>
      </w:r>
      <w:r>
        <w:rPr>
          <w:rFonts w:cs="Arial"/>
          <w:sz w:val="24"/>
          <w:szCs w:val="24"/>
        </w:rPr>
        <w:t>Vanessa A. Morais</w:t>
      </w:r>
      <w:r w:rsidRPr="0005428B">
        <w:rPr>
          <w:rFonts w:cs="Arial"/>
          <w:sz w:val="24"/>
          <w:szCs w:val="24"/>
        </w:rPr>
        <w:t xml:space="preserve"> – </w:t>
      </w:r>
      <w:r w:rsidR="0060418A">
        <w:rPr>
          <w:rFonts w:cs="Arial"/>
          <w:sz w:val="24"/>
          <w:szCs w:val="24"/>
        </w:rPr>
        <w:t>vanessa</w:t>
      </w:r>
      <w:r w:rsidRPr="0005428B">
        <w:rPr>
          <w:rFonts w:cs="Arial"/>
          <w:sz w:val="24"/>
          <w:szCs w:val="24"/>
        </w:rPr>
        <w:t>.morais@gimm.pt</w:t>
      </w:r>
    </w:p>
    <w:p w14:paraId="51A450FC" w14:textId="0F3F432E" w:rsidR="00501771" w:rsidRPr="00513035" w:rsidRDefault="00B21F49" w:rsidP="00513035">
      <w:pPr>
        <w:jc w:val="both"/>
        <w:rPr>
          <w:rFonts w:cs="Arial"/>
          <w:sz w:val="24"/>
          <w:szCs w:val="24"/>
        </w:rPr>
      </w:pPr>
      <w:r w:rsidRPr="0005428B">
        <w:rPr>
          <w:rFonts w:cs="Arial"/>
          <w:sz w:val="24"/>
          <w:szCs w:val="24"/>
        </w:rPr>
        <w:t>*</w:t>
      </w:r>
      <w:r>
        <w:rPr>
          <w:rFonts w:cs="Arial"/>
          <w:sz w:val="24"/>
          <w:szCs w:val="24"/>
        </w:rPr>
        <w:t>*</w:t>
      </w:r>
      <w:r w:rsidRPr="0005428B">
        <w:rPr>
          <w:rFonts w:cs="Arial"/>
          <w:sz w:val="24"/>
          <w:szCs w:val="24"/>
        </w:rPr>
        <w:t xml:space="preserve">* </w:t>
      </w:r>
      <w:r>
        <w:rPr>
          <w:rFonts w:cs="Arial"/>
          <w:sz w:val="24"/>
          <w:szCs w:val="24"/>
        </w:rPr>
        <w:t>Third</w:t>
      </w:r>
      <w:r w:rsidRPr="0005428B">
        <w:rPr>
          <w:rFonts w:cs="Arial"/>
          <w:sz w:val="24"/>
          <w:szCs w:val="24"/>
        </w:rPr>
        <w:t xml:space="preserve"> Corresponding Author: Nuno L. Barbosa-Morais – nuno.morais@</w:t>
      </w:r>
      <w:r>
        <w:rPr>
          <w:rFonts w:cs="Arial"/>
          <w:sz w:val="24"/>
          <w:szCs w:val="24"/>
        </w:rPr>
        <w:t>nms.unl.pt</w:t>
      </w:r>
    </w:p>
    <w:p w14:paraId="4EA4EF4A" w14:textId="77777777" w:rsidR="000078A7" w:rsidRDefault="000078A7">
      <w:pPr>
        <w:spacing w:line="278" w:lineRule="auto"/>
        <w:rPr>
          <w:rFonts w:asciiTheme="majorHAnsi" w:eastAsiaTheme="majorEastAsia" w:hAnsiTheme="majorHAnsi" w:cstheme="majorBidi"/>
          <w:color w:val="0F4761" w:themeColor="accent1" w:themeShade="BF"/>
          <w:sz w:val="40"/>
          <w:szCs w:val="40"/>
        </w:rPr>
      </w:pPr>
      <w:r>
        <w:br w:type="page"/>
      </w:r>
    </w:p>
    <w:p w14:paraId="31D4FE9A" w14:textId="04BC80C6" w:rsidR="00501771" w:rsidRDefault="00501771" w:rsidP="00501771">
      <w:pPr>
        <w:pStyle w:val="Heading1"/>
      </w:pPr>
      <w:r>
        <w:lastRenderedPageBreak/>
        <w:t>Supplementary Data</w:t>
      </w:r>
    </w:p>
    <w:p w14:paraId="79A7EA09" w14:textId="5B513ECF" w:rsidR="0060418A" w:rsidRDefault="0060418A" w:rsidP="0060418A">
      <w:pPr>
        <w:pStyle w:val="Heading1"/>
      </w:pPr>
      <w:r>
        <w:t>Methods</w:t>
      </w:r>
    </w:p>
    <w:p w14:paraId="435DE36E" w14:textId="77777777" w:rsidR="0060418A" w:rsidRPr="009A3A3C" w:rsidRDefault="0060418A" w:rsidP="0060418A">
      <w:pPr>
        <w:pStyle w:val="Heading2"/>
      </w:pPr>
      <w:r w:rsidRPr="009A3A3C">
        <w:t>Sampling bias simulations (Mimi-Seq)</w:t>
      </w:r>
    </w:p>
    <w:p w14:paraId="55779E6A" w14:textId="77777777" w:rsidR="00976A54" w:rsidRDefault="0060418A" w:rsidP="0060418A">
      <w:pPr>
        <w:rPr>
          <w:rFonts w:ascii="Arial" w:hAnsi="Arial" w:cs="Arial"/>
          <w:sz w:val="24"/>
          <w:szCs w:val="24"/>
        </w:rPr>
      </w:pPr>
      <w:r w:rsidRPr="00565855">
        <w:rPr>
          <w:rFonts w:ascii="Arial" w:hAnsi="Arial" w:cs="Arial"/>
          <w:sz w:val="24"/>
          <w:szCs w:val="24"/>
        </w:rPr>
        <w:t>To assess potential sampling bias, we simulated RNA-seq fragmentation using expression and fragment length distributions derived from GSE99304</w:t>
      </w:r>
      <w:r>
        <w:rPr>
          <w:rFonts w:ascii="Arial" w:hAnsi="Arial" w:cs="Arial"/>
          <w:sz w:val="24"/>
          <w:szCs w:val="24"/>
        </w:rPr>
        <w:fldChar w:fldCharType="begin"/>
      </w:r>
      <w:r w:rsidR="00164ACD">
        <w:rPr>
          <w:rFonts w:ascii="Arial" w:hAnsi="Arial" w:cs="Arial"/>
          <w:sz w:val="24"/>
          <w:szCs w:val="24"/>
        </w:rPr>
        <w:instrText xml:space="preserve"> ADDIN ZOTERO_ITEM CSL_CITATION {"citationID":"qSnAwhjp","properties":{"formattedCitation":"\\super 1\\nosupersub{}","plainCitation":"1","noteIndex":0},"citationItems":[{"id":"UNjSuA79/EEhxEKro","uris":["http://zotero.org/users/local/1p9EH8ax/items/WPA4SC2G"],"itemData":{"id":"f9pzkrjY/dGyVcsiE","type":"article-journal","container-title":"Molecular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Pr>
          <w:rFonts w:ascii="Arial" w:hAnsi="Arial" w:cs="Arial"/>
          <w:sz w:val="24"/>
          <w:szCs w:val="24"/>
        </w:rPr>
        <w:fldChar w:fldCharType="separate"/>
      </w:r>
      <w:r w:rsidR="00164ACD" w:rsidRPr="00164ACD">
        <w:rPr>
          <w:rFonts w:ascii="Arial" w:hAnsi="Arial" w:cs="Arial"/>
          <w:kern w:val="0"/>
          <w:sz w:val="24"/>
          <w:vertAlign w:val="superscript"/>
        </w:rPr>
        <w:t>1</w:t>
      </w:r>
      <w:r>
        <w:rPr>
          <w:rFonts w:ascii="Arial" w:hAnsi="Arial" w:cs="Arial"/>
          <w:sz w:val="24"/>
          <w:szCs w:val="24"/>
        </w:rPr>
        <w:fldChar w:fldCharType="end"/>
      </w:r>
      <w:r w:rsidRPr="00565855">
        <w:rPr>
          <w:rFonts w:ascii="Arial" w:hAnsi="Arial" w:cs="Arial"/>
          <w:sz w:val="24"/>
          <w:szCs w:val="24"/>
        </w:rPr>
        <w:t xml:space="preserve"> WC and SG samples. For each sample, paired-end alignments were used to extract two metrics from BAM files: </w:t>
      </w:r>
    </w:p>
    <w:p w14:paraId="2770BA5B" w14:textId="77777777" w:rsidR="00976A54" w:rsidRDefault="0060418A" w:rsidP="00976A54">
      <w:pPr>
        <w:pStyle w:val="ListParagraph"/>
        <w:numPr>
          <w:ilvl w:val="0"/>
          <w:numId w:val="3"/>
        </w:numPr>
        <w:rPr>
          <w:rFonts w:ascii="Arial" w:hAnsi="Arial" w:cs="Arial"/>
          <w:sz w:val="24"/>
          <w:szCs w:val="24"/>
        </w:rPr>
      </w:pPr>
      <w:r w:rsidRPr="00976A54">
        <w:rPr>
          <w:rFonts w:ascii="Arial" w:hAnsi="Arial" w:cs="Arial"/>
          <w:sz w:val="24"/>
          <w:szCs w:val="24"/>
        </w:rPr>
        <w:t xml:space="preserve">the observed </w:t>
      </w:r>
      <w:r w:rsidR="00976A54">
        <w:rPr>
          <w:rFonts w:ascii="Arial" w:hAnsi="Arial" w:cs="Arial"/>
          <w:sz w:val="24"/>
          <w:szCs w:val="24"/>
        </w:rPr>
        <w:t>t</w:t>
      </w:r>
      <w:r w:rsidRPr="00976A54">
        <w:rPr>
          <w:rFonts w:ascii="Arial" w:hAnsi="Arial" w:cs="Arial"/>
          <w:sz w:val="24"/>
          <w:szCs w:val="24"/>
        </w:rPr>
        <w:t xml:space="preserve">emplate </w:t>
      </w:r>
      <w:r w:rsidR="00976A54">
        <w:rPr>
          <w:rFonts w:ascii="Arial" w:hAnsi="Arial" w:cs="Arial"/>
          <w:sz w:val="24"/>
          <w:szCs w:val="24"/>
        </w:rPr>
        <w:t>len</w:t>
      </w:r>
      <w:r w:rsidRPr="00976A54">
        <w:rPr>
          <w:rFonts w:ascii="Arial" w:hAnsi="Arial" w:cs="Arial"/>
          <w:sz w:val="24"/>
          <w:szCs w:val="24"/>
        </w:rPr>
        <w:t>gth (TLEN) field, which reports the observed fragment siz</w:t>
      </w:r>
      <w:r w:rsidR="00976A54">
        <w:rPr>
          <w:rFonts w:ascii="Arial" w:hAnsi="Arial" w:cs="Arial"/>
          <w:sz w:val="24"/>
          <w:szCs w:val="24"/>
        </w:rPr>
        <w:t>e;</w:t>
      </w:r>
    </w:p>
    <w:p w14:paraId="0927EB58" w14:textId="77777777" w:rsidR="00976A54" w:rsidRDefault="0060418A" w:rsidP="00976A54">
      <w:pPr>
        <w:pStyle w:val="ListParagraph"/>
        <w:numPr>
          <w:ilvl w:val="0"/>
          <w:numId w:val="3"/>
        </w:numPr>
        <w:rPr>
          <w:rFonts w:ascii="Arial" w:hAnsi="Arial" w:cs="Arial"/>
          <w:sz w:val="24"/>
          <w:szCs w:val="24"/>
        </w:rPr>
      </w:pPr>
      <w:r w:rsidRPr="00976A54">
        <w:rPr>
          <w:rFonts w:ascii="Arial" w:hAnsi="Arial" w:cs="Arial"/>
          <w:sz w:val="24"/>
          <w:szCs w:val="24"/>
        </w:rPr>
        <w:t>the median fragment position, calculated for each read pair as</w:t>
      </w:r>
      <w:r w:rsidR="00976A54">
        <w:rPr>
          <w:rFonts w:ascii="Arial" w:hAnsi="Arial" w:cs="Arial"/>
          <w:sz w:val="24"/>
          <w:szCs w:val="24"/>
        </w:rPr>
        <w:t>:</w:t>
      </w:r>
    </w:p>
    <w:p w14:paraId="4730B68E" w14:textId="08EE9E03" w:rsidR="00976A54" w:rsidRPr="00976A54" w:rsidRDefault="00000000" w:rsidP="00144B83">
      <w:pPr>
        <w:ind w:left="360"/>
        <w:jc w:val="center"/>
        <w:rPr>
          <w:rFonts w:ascii="Arial" w:hAnsi="Arial" w:cs="Arial"/>
          <w:sz w:val="24"/>
          <w:szCs w:val="24"/>
        </w:rPr>
      </w:pPr>
      <m:oMath>
        <m:f>
          <m:fPr>
            <m:ctrlPr>
              <w:rPr>
                <w:rFonts w:ascii="Cambria Math" w:hAnsi="Cambria Math" w:cs="Arial"/>
                <w:i/>
                <w:sz w:val="24"/>
                <w:szCs w:val="24"/>
              </w:rPr>
            </m:ctrlPr>
          </m:fPr>
          <m:num>
            <m:r>
              <w:rPr>
                <w:rFonts w:ascii="Cambria Math" w:hAnsi="Cambria Math" w:cs="Arial"/>
                <w:sz w:val="24"/>
                <w:szCs w:val="24"/>
              </w:rPr>
              <m:t xml:space="preserve">start </m:t>
            </m:r>
            <m:d>
              <m:dPr>
                <m:ctrlPr>
                  <w:rPr>
                    <w:rFonts w:ascii="Cambria Math" w:hAnsi="Cambria Math" w:cs="Arial"/>
                    <w:i/>
                    <w:sz w:val="24"/>
                    <w:szCs w:val="24"/>
                  </w:rPr>
                </m:ctrlPr>
              </m:dPr>
              <m:e>
                <m:sSub>
                  <m:sSubPr>
                    <m:ctrlPr>
                      <w:rPr>
                        <w:rFonts w:ascii="Cambria Math" w:hAnsi="Cambria Math" w:cs="Arial"/>
                        <w:i/>
                        <w:sz w:val="24"/>
                        <w:szCs w:val="24"/>
                      </w:rPr>
                    </m:ctrlPr>
                  </m:sSubPr>
                  <m:e>
                    <m:r>
                      <w:rPr>
                        <w:rFonts w:ascii="Cambria Math" w:hAnsi="Cambria Math" w:cs="Arial"/>
                        <w:sz w:val="24"/>
                        <w:szCs w:val="24"/>
                      </w:rPr>
                      <m:t>read</m:t>
                    </m:r>
                  </m:e>
                  <m:sub>
                    <m:r>
                      <w:rPr>
                        <w:rFonts w:ascii="Cambria Math" w:hAnsi="Cambria Math" w:cs="Arial"/>
                        <w:sz w:val="24"/>
                        <w:szCs w:val="24"/>
                      </w:rPr>
                      <m:t>1</m:t>
                    </m:r>
                  </m:sub>
                </m:sSub>
              </m:e>
            </m:d>
            <m:r>
              <w:rPr>
                <w:rFonts w:ascii="Cambria Math" w:hAnsi="Cambria Math" w:cs="Arial"/>
                <w:sz w:val="24"/>
                <w:szCs w:val="24"/>
              </w:rPr>
              <m:t xml:space="preserve">+start </m:t>
            </m:r>
            <m:d>
              <m:dPr>
                <m:ctrlPr>
                  <w:rPr>
                    <w:rFonts w:ascii="Cambria Math" w:hAnsi="Cambria Math" w:cs="Arial"/>
                    <w:i/>
                    <w:sz w:val="24"/>
                    <w:szCs w:val="24"/>
                  </w:rPr>
                </m:ctrlPr>
              </m:dPr>
              <m:e>
                <m:sSub>
                  <m:sSubPr>
                    <m:ctrlPr>
                      <w:rPr>
                        <w:rFonts w:ascii="Cambria Math" w:hAnsi="Cambria Math" w:cs="Arial"/>
                        <w:i/>
                        <w:sz w:val="24"/>
                        <w:szCs w:val="24"/>
                      </w:rPr>
                    </m:ctrlPr>
                  </m:sSubPr>
                  <m:e>
                    <m:r>
                      <w:rPr>
                        <w:rFonts w:ascii="Cambria Math" w:hAnsi="Cambria Math" w:cs="Arial"/>
                        <w:sz w:val="24"/>
                        <w:szCs w:val="24"/>
                      </w:rPr>
                      <m:t>read</m:t>
                    </m:r>
                  </m:e>
                  <m:sub>
                    <m:r>
                      <w:rPr>
                        <w:rFonts w:ascii="Cambria Math" w:hAnsi="Cambria Math" w:cs="Arial"/>
                        <w:sz w:val="24"/>
                        <w:szCs w:val="24"/>
                      </w:rPr>
                      <m:t>2</m:t>
                    </m:r>
                  </m:sub>
                </m:sSub>
              </m:e>
            </m:d>
            <m:r>
              <w:rPr>
                <w:rFonts w:ascii="Cambria Math" w:hAnsi="Cambria Math" w:cs="Arial"/>
                <w:sz w:val="24"/>
                <w:szCs w:val="24"/>
              </w:rPr>
              <m:t>+read length</m:t>
            </m:r>
          </m:num>
          <m:den>
            <m:r>
              <w:rPr>
                <w:rFonts w:ascii="Cambria Math" w:hAnsi="Cambria Math" w:cs="Arial"/>
                <w:sz w:val="24"/>
                <w:szCs w:val="24"/>
              </w:rPr>
              <m:t>2</m:t>
            </m:r>
          </m:den>
        </m:f>
      </m:oMath>
      <w:r w:rsidR="00144B83">
        <w:rPr>
          <w:rFonts w:ascii="Arial" w:hAnsi="Arial" w:cs="Arial"/>
          <w:sz w:val="24"/>
          <w:szCs w:val="24"/>
        </w:rPr>
        <w:t xml:space="preserve"> </w:t>
      </w:r>
      <w:r w:rsidR="00144B83" w:rsidRPr="00144B83">
        <w:rPr>
          <w:rFonts w:ascii="Arial" w:hAnsi="Arial" w:cs="Arial"/>
          <w:i/>
          <w:iCs/>
          <w:sz w:val="24"/>
          <w:szCs w:val="24"/>
        </w:rPr>
        <w:t>(1)</w:t>
      </w:r>
    </w:p>
    <w:p w14:paraId="1CB7887F" w14:textId="77777777" w:rsidR="00976A54" w:rsidRPr="00976A54" w:rsidRDefault="00976A54" w:rsidP="00976A54">
      <w:pPr>
        <w:pStyle w:val="Heading1"/>
        <w:rPr>
          <w:rFonts w:ascii="Arial" w:eastAsiaTheme="minorEastAsia" w:hAnsi="Arial" w:cs="Arial"/>
          <w:color w:val="auto"/>
          <w:sz w:val="24"/>
          <w:szCs w:val="24"/>
        </w:rPr>
      </w:pPr>
      <w:r w:rsidRPr="00976A54">
        <w:rPr>
          <w:rFonts w:ascii="Arial" w:eastAsiaTheme="minorEastAsia" w:hAnsi="Arial" w:cs="Arial"/>
          <w:color w:val="auto"/>
          <w:sz w:val="24"/>
          <w:szCs w:val="24"/>
        </w:rPr>
        <w:t>For each fragmentation event, fragment lengths were randomly sampled from the corresponding empirical size distribution, and transcripts were iteratively fragmented until no additional fragment could be accommodated within the remaining sequence. This approach preserved both transcript identity and fragment length characteristics in the simulated reads.</w:t>
      </w:r>
    </w:p>
    <w:p w14:paraId="5994C672" w14:textId="3F20B788" w:rsidR="00976A54" w:rsidRDefault="00976A54" w:rsidP="00976A54">
      <w:pPr>
        <w:pStyle w:val="Heading1"/>
        <w:rPr>
          <w:rFonts w:ascii="Arial" w:eastAsiaTheme="minorEastAsia" w:hAnsi="Arial" w:cs="Arial"/>
          <w:color w:val="auto"/>
          <w:sz w:val="24"/>
          <w:szCs w:val="24"/>
        </w:rPr>
      </w:pPr>
      <w:r w:rsidRPr="00976A54">
        <w:rPr>
          <w:rFonts w:ascii="Arial" w:eastAsiaTheme="minorEastAsia" w:hAnsi="Arial" w:cs="Arial"/>
          <w:color w:val="auto"/>
          <w:sz w:val="24"/>
          <w:szCs w:val="24"/>
        </w:rPr>
        <w:t xml:space="preserve">Following simulation, transcript abundances were converted back to discrete read counts to generate sequencing-like count matrices, allowing downstream differential expression analyses, while preserving the intended total library depth of empirical </w:t>
      </w:r>
      <w:r>
        <w:rPr>
          <w:rFonts w:ascii="Arial" w:eastAsiaTheme="minorEastAsia" w:hAnsi="Arial" w:cs="Arial"/>
          <w:color w:val="auto"/>
          <w:sz w:val="24"/>
          <w:szCs w:val="24"/>
        </w:rPr>
        <w:t>SG</w:t>
      </w:r>
      <w:r w:rsidRPr="00976A54">
        <w:rPr>
          <w:rFonts w:ascii="Arial" w:eastAsiaTheme="minorEastAsia" w:hAnsi="Arial" w:cs="Arial"/>
          <w:color w:val="auto"/>
          <w:sz w:val="24"/>
          <w:szCs w:val="24"/>
        </w:rPr>
        <w:t xml:space="preserve"> datasets. Three simulated WC and three simulated SG samples were generated to assess whether subsampling to approximately 10% of total reads, mimicking the SG fraction, was sufficient to induce length-dependent transcript representation biases.</w:t>
      </w:r>
    </w:p>
    <w:p w14:paraId="3B04D4A0" w14:textId="317E6927" w:rsidR="0060418A" w:rsidRPr="0060418A" w:rsidRDefault="0060418A" w:rsidP="00976A54">
      <w:pPr>
        <w:pStyle w:val="Heading1"/>
      </w:pPr>
      <w:r>
        <w:t>Results</w:t>
      </w:r>
    </w:p>
    <w:p w14:paraId="7156CC5C" w14:textId="5A3B5912" w:rsidR="00B21F49" w:rsidRPr="00B21F49" w:rsidRDefault="00B00EB2" w:rsidP="00B00EB2">
      <w:pPr>
        <w:pStyle w:val="Heading2"/>
      </w:pPr>
      <w:r w:rsidRPr="00164ACD">
        <w:t>Sampling bias does not explain the RNA length bias in DC-derived SGs</w:t>
      </w:r>
    </w:p>
    <w:p w14:paraId="3574EE59" w14:textId="21C9E984" w:rsidR="00B21F49" w:rsidRPr="00657FA8" w:rsidRDefault="00B00EB2" w:rsidP="00B21F49">
      <w:pPr>
        <w:jc w:val="both"/>
        <w:rPr>
          <w:rFonts w:ascii="Arial" w:hAnsi="Arial" w:cs="Arial"/>
          <w:sz w:val="24"/>
          <w:szCs w:val="24"/>
        </w:rPr>
      </w:pPr>
      <w:r>
        <w:rPr>
          <w:rFonts w:ascii="Arial" w:hAnsi="Arial" w:cs="Arial"/>
          <w:sz w:val="24"/>
          <w:szCs w:val="24"/>
        </w:rPr>
        <w:t>S</w:t>
      </w:r>
      <w:r w:rsidR="00B21F49" w:rsidRPr="00657FA8">
        <w:rPr>
          <w:rFonts w:ascii="Arial" w:hAnsi="Arial" w:cs="Arial"/>
          <w:sz w:val="24"/>
          <w:szCs w:val="24"/>
        </w:rPr>
        <w:t>ince SGs contain only about 10% of the total cellular mRNA</w:t>
      </w:r>
      <w:r w:rsidR="00B21F49" w:rsidRPr="00657FA8">
        <w:rPr>
          <w:rFonts w:ascii="Arial" w:hAnsi="Arial" w:cs="Arial"/>
          <w:sz w:val="24"/>
          <w:szCs w:val="24"/>
        </w:rPr>
        <w:fldChar w:fldCharType="begin"/>
      </w:r>
      <w:r w:rsidR="00164ACD">
        <w:rPr>
          <w:rFonts w:ascii="Arial" w:hAnsi="Arial" w:cs="Arial"/>
          <w:sz w:val="24"/>
          <w:szCs w:val="24"/>
        </w:rPr>
        <w:instrText xml:space="preserve"> ADDIN ZOTERO_ITEM CSL_CITATION {"citationID":"u6c8SHI0","properties":{"formattedCitation":"\\super 1\\nosupersub{}","plainCitation":"1","noteIndex":0},"citationItems":[{"id":"UNjSuA79/EEhxEKro","uris":["http://zotero.org/users/local/1p9EH8ax/items/WPA4SC2G"],"itemData":{"id":"UNjSuA79/EEhxEKro","type":"article-journal","container-title":"Molecular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B21F49" w:rsidRPr="00657FA8">
        <w:rPr>
          <w:rFonts w:ascii="Arial" w:hAnsi="Arial" w:cs="Arial"/>
          <w:sz w:val="24"/>
          <w:szCs w:val="24"/>
        </w:rPr>
        <w:fldChar w:fldCharType="separate"/>
      </w:r>
      <w:r w:rsidR="00164ACD" w:rsidRPr="00164ACD">
        <w:rPr>
          <w:rFonts w:ascii="Arial" w:hAnsi="Arial" w:cs="Arial"/>
          <w:kern w:val="0"/>
          <w:sz w:val="24"/>
          <w:vertAlign w:val="superscript"/>
        </w:rPr>
        <w:t>1</w:t>
      </w:r>
      <w:r w:rsidR="00B21F49" w:rsidRPr="00657FA8">
        <w:rPr>
          <w:rFonts w:ascii="Arial" w:hAnsi="Arial" w:cs="Arial"/>
          <w:sz w:val="24"/>
          <w:szCs w:val="24"/>
        </w:rPr>
        <w:fldChar w:fldCharType="end"/>
      </w:r>
      <w:r w:rsidR="00B21F49" w:rsidRPr="00657FA8">
        <w:rPr>
          <w:rFonts w:ascii="Arial" w:hAnsi="Arial" w:cs="Arial"/>
          <w:sz w:val="24"/>
          <w:szCs w:val="24"/>
        </w:rPr>
        <w:t xml:space="preserve">, the RNAs detected in SGs may not fully represent the diversity of the whole-cell transcriptome. </w:t>
      </w:r>
      <w:r w:rsidR="00B21F49" w:rsidRPr="00A97F02">
        <w:rPr>
          <w:rFonts w:ascii="Arial" w:hAnsi="Arial" w:cs="Arial"/>
          <w:sz w:val="24"/>
          <w:szCs w:val="24"/>
        </w:rPr>
        <w:t>In small mRNA samples, longer transcripts may be overrepresented. This occurs because the RNA-seq library preparation process involves fragmentation, which yields more short sequencing reads per full molecule for longer transcripts. Standard normalization methods that account for transcript length do not fully correct for this overrepresentation bias</w:t>
      </w:r>
      <w:r w:rsidR="00B21F49" w:rsidRPr="009A3A3C">
        <w:rPr>
          <w:rFonts w:ascii="Arial" w:hAnsi="Arial" w:cs="Arial"/>
          <w:sz w:val="24"/>
          <w:szCs w:val="24"/>
        </w:rPr>
        <w:fldChar w:fldCharType="begin"/>
      </w:r>
      <w:r w:rsidR="00164ACD">
        <w:rPr>
          <w:rFonts w:ascii="Arial" w:hAnsi="Arial" w:cs="Arial"/>
          <w:sz w:val="24"/>
          <w:szCs w:val="24"/>
        </w:rPr>
        <w:instrText xml:space="preserve"> ADDIN ZOTERO_ITEM CSL_CITATION {"citationID":"IbkTzySx","properties":{"formattedCitation":"\\super 2,3\\nosupersub{}","plainCitation":"2,3","noteIndex":0},"citationItems":[{"id":"UNjSuA79/6rysyo7T","uris":["http://zotero.org/users/local/1p9EH8ax/items/DBQW49LU"],"itemData":{"id":79,"type":"article-journal","abstract":"Abstract\n            \n              Background\n              In order to correctly decode phenotypic information from RNA-sequencing (RNA-seq) data, careful selection of the RNA-seq quantification measure is critical for inter-sample comparisons and for downstream analyses, such as differential gene expression between two or more conditions. Several methods have been proposed and continue to be used. However, a consensus has not been reached regarding the best gene expression quantification method for RNA-seq data analysis.\n            \n            \n              Methods\n              In the present study, we used replicate samples from each of 20 patient-derived xenograft (PDX) models spanning 15 tumor types, for a total of 61 human tumor xenograft samples available through the NCI patient-derived model repository (PDMR). We compared the reproducibility across replicate samples based on TPM (transcripts per million), FPKM (fragments per kilobase of transcript per million fragments mapped), and normalized counts using coefficient of variation, intraclass correlation coefficient, and cluster analysis.\n            \n            \n              Results\n              Our results revealed that hierarchical clustering on normalized count data tended to group replicate samples from the same PDX model together more accurately than TPM and FPKM data. Furthermore, normalized count data were observed to have the lowest median coefficient of variation (CV), and highest intraclass correlation (ICC) values across all replicate samples from the same model and for the same gene across all PDX models compared to TPM and FPKM data.\n            \n            \n              Conclusion\n              We provided compelling evidence for a preferred quantification measure to conduct downstream analyses of PDX RNA-seq data. To our knowledge, this is the first comparative study of RNA-seq data quantification measures conducted on PDX models, which are known to be inherently more variable than cell line models. Our findings are consistent with what others have shown for human tumors and cell lines and add further support to the thesis that normalized counts are the best choice for the analysis of RNA-seq data across samples.","container-title":"Journal of Translational Medicine","DOI":"10.1186/s12967-021-02936-w","ISSN":"1479-5876","issue":"1","journalAbbreviation":"J Transl Med","language":"en","page":"269","source":"DOI.org (Crossref)","title":"TPM, FPKM, or Normalized Counts? A Comparative Study of Quantification Measures for the Analysis of RNA-seq Data from the NCI Patient-Derived Models Repository","title-short":"TPM, FPKM, or Normalized Counts?","volume":"19","author":[{"family":"Zhao","given":"Yingdong"},{"family":"Li","given":"Ming-Chung"},{"family":"Konaté","given":"Mariam M."},{"family":"Chen","given":"Li"},{"family":"Das","given":"Biswajit"},{"family":"Karlovich","given":"Chris"},{"family":"Williams","given":"P. Mickey"},{"family":"Evrard","given":"Yvonne A."},{"family":"Doroshow","given":"James H."},{"family":"McShane","given":"Lisa M."}],"issued":{"date-parts":[["2021",12]]}}},{"id":"UNjSuA79/YL9HV61i","uris":["http://zotero.org/users/local/q86rvdj2/items/C363EF79"],"itemData":{"id":116,"type":"article-journal","container-title":"PLOS Biology","DOI":"10.1371/journal.pbio.3000481","ISSN":"1545-7885","issue":"11","journalAbbreviation":"PLoS Biol","language":"en","page":"e3000481","source":"DOI.org (Crossref)","title":"Recurrent functional misinterpretation of RNA-seq data caused by sample-specific gene length bias","volume":"17","author":[{"family":"Mandelboum","given":"Shir"},{"family":"Manber","given":"Zohar"},{"family":"Elroy-Stein","given":"Orna"},{"family":"Elkon","given":"Ran"}],"editor":[{"family":"Huang","given":"Sui"}],"issued":{"date-parts":[["2019",11,12]]}}}],"schema":"https://github.com/citation-style-language/schema/raw/master/csl-citation.json"} </w:instrText>
      </w:r>
      <w:r w:rsidR="00B21F49" w:rsidRPr="009A3A3C">
        <w:rPr>
          <w:rFonts w:ascii="Arial" w:hAnsi="Arial" w:cs="Arial"/>
          <w:sz w:val="24"/>
          <w:szCs w:val="24"/>
        </w:rPr>
        <w:fldChar w:fldCharType="separate"/>
      </w:r>
      <w:r w:rsidR="00164ACD" w:rsidRPr="00164ACD">
        <w:rPr>
          <w:rFonts w:ascii="Arial" w:hAnsi="Arial" w:cs="Arial"/>
          <w:kern w:val="0"/>
          <w:sz w:val="24"/>
          <w:vertAlign w:val="superscript"/>
        </w:rPr>
        <w:t>2,3</w:t>
      </w:r>
      <w:r w:rsidR="00B21F49" w:rsidRPr="009A3A3C">
        <w:rPr>
          <w:rFonts w:ascii="Arial" w:hAnsi="Arial" w:cs="Arial"/>
          <w:sz w:val="24"/>
          <w:szCs w:val="24"/>
        </w:rPr>
        <w:fldChar w:fldCharType="end"/>
      </w:r>
      <w:r w:rsidR="00B21F49" w:rsidRPr="00657FA8">
        <w:rPr>
          <w:rFonts w:ascii="Arial" w:hAnsi="Arial" w:cs="Arial"/>
          <w:sz w:val="24"/>
          <w:szCs w:val="24"/>
        </w:rPr>
        <w:t>.</w:t>
      </w:r>
    </w:p>
    <w:p w14:paraId="61E89310" w14:textId="75C0F08E" w:rsidR="00B21F49" w:rsidRPr="00657FA8" w:rsidRDefault="00B21F49" w:rsidP="00B21F49">
      <w:pPr>
        <w:jc w:val="both"/>
        <w:rPr>
          <w:rFonts w:ascii="Arial" w:hAnsi="Arial" w:cs="Arial"/>
          <w:sz w:val="24"/>
          <w:szCs w:val="24"/>
        </w:rPr>
      </w:pPr>
      <w:r w:rsidRPr="00657FA8">
        <w:rPr>
          <w:rFonts w:ascii="Arial" w:hAnsi="Arial" w:cs="Arial"/>
          <w:sz w:val="24"/>
          <w:szCs w:val="24"/>
        </w:rPr>
        <w:t xml:space="preserve">To formally assess whether technical or sampling effects could contribute to a length bias, we performed </w:t>
      </w:r>
      <w:r w:rsidRPr="00657FA8">
        <w:rPr>
          <w:rFonts w:ascii="Arial" w:hAnsi="Arial" w:cs="Arial"/>
          <w:i/>
          <w:iCs/>
          <w:sz w:val="24"/>
          <w:szCs w:val="24"/>
        </w:rPr>
        <w:t>in silico</w:t>
      </w:r>
      <w:r w:rsidRPr="00657FA8">
        <w:rPr>
          <w:rFonts w:ascii="Arial" w:hAnsi="Arial" w:cs="Arial"/>
          <w:sz w:val="24"/>
          <w:szCs w:val="24"/>
        </w:rPr>
        <w:t xml:space="preserve"> RNA</w:t>
      </w:r>
      <w:r>
        <w:rPr>
          <w:rFonts w:ascii="Arial" w:hAnsi="Arial" w:cs="Arial"/>
          <w:sz w:val="24"/>
          <w:szCs w:val="24"/>
        </w:rPr>
        <w:t xml:space="preserve"> </w:t>
      </w:r>
      <w:r w:rsidRPr="00657FA8">
        <w:rPr>
          <w:rFonts w:ascii="Arial" w:hAnsi="Arial" w:cs="Arial"/>
          <w:sz w:val="24"/>
          <w:szCs w:val="24"/>
        </w:rPr>
        <w:t>seq</w:t>
      </w:r>
      <w:r>
        <w:rPr>
          <w:rFonts w:ascii="Arial" w:hAnsi="Arial" w:cs="Arial"/>
          <w:sz w:val="24"/>
          <w:szCs w:val="24"/>
        </w:rPr>
        <w:t>uencing</w:t>
      </w:r>
      <w:r w:rsidRPr="00657FA8">
        <w:rPr>
          <w:rFonts w:ascii="Arial" w:hAnsi="Arial" w:cs="Arial"/>
          <w:sz w:val="24"/>
          <w:szCs w:val="24"/>
        </w:rPr>
        <w:t xml:space="preserve"> (RNA</w:t>
      </w:r>
      <w:r>
        <w:rPr>
          <w:rFonts w:ascii="Arial" w:hAnsi="Arial" w:cs="Arial"/>
          <w:sz w:val="24"/>
          <w:szCs w:val="24"/>
        </w:rPr>
        <w:t>-seq</w:t>
      </w:r>
      <w:r w:rsidRPr="00657FA8">
        <w:rPr>
          <w:rFonts w:ascii="Arial" w:hAnsi="Arial" w:cs="Arial"/>
          <w:sz w:val="24"/>
          <w:szCs w:val="24"/>
        </w:rPr>
        <w:t xml:space="preserve">) simulations using empirical RNA expression levels and fragment </w:t>
      </w:r>
      <w:r>
        <w:rPr>
          <w:rFonts w:ascii="Arial" w:hAnsi="Arial" w:cs="Arial"/>
          <w:sz w:val="24"/>
          <w:szCs w:val="24"/>
        </w:rPr>
        <w:t>length</w:t>
      </w:r>
      <w:r w:rsidRPr="00657FA8">
        <w:rPr>
          <w:rFonts w:ascii="Arial" w:hAnsi="Arial" w:cs="Arial"/>
          <w:sz w:val="24"/>
          <w:szCs w:val="24"/>
        </w:rPr>
        <w:t xml:space="preserve"> distributions from the original SG and WC </w:t>
      </w:r>
      <w:r w:rsidRPr="00657FA8">
        <w:rPr>
          <w:rFonts w:ascii="Arial" w:hAnsi="Arial" w:cs="Arial"/>
          <w:sz w:val="24"/>
          <w:szCs w:val="24"/>
        </w:rPr>
        <w:lastRenderedPageBreak/>
        <w:t>samples</w:t>
      </w:r>
      <w:r w:rsidRPr="00657FA8">
        <w:rPr>
          <w:rFonts w:ascii="Arial" w:hAnsi="Arial" w:cs="Arial"/>
          <w:sz w:val="24"/>
          <w:szCs w:val="24"/>
        </w:rPr>
        <w:fldChar w:fldCharType="begin"/>
      </w:r>
      <w:r w:rsidR="00164ACD">
        <w:rPr>
          <w:rFonts w:ascii="Arial" w:hAnsi="Arial" w:cs="Arial"/>
          <w:sz w:val="24"/>
          <w:szCs w:val="24"/>
        </w:rPr>
        <w:instrText xml:space="preserve"> ADDIN ZOTERO_ITEM CSL_CITATION {"citationID":"BJJaCXgK","properties":{"formattedCitation":"\\super 1\\nosupersub{}","plainCitation":"1","noteIndex":0},"citationItems":[{"id":"UNjSuA79/EEhxEKro","uris":["http://zotero.org/users/local/1p9EH8ax/items/WPA4SC2G"],"itemData":{"id":"BBFnzxKo/8GC0EoNN","type":"article-journal","container-title":"Molecular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657FA8">
        <w:rPr>
          <w:rFonts w:ascii="Arial" w:hAnsi="Arial" w:cs="Arial"/>
          <w:sz w:val="24"/>
          <w:szCs w:val="24"/>
        </w:rPr>
        <w:fldChar w:fldCharType="separate"/>
      </w:r>
      <w:r w:rsidR="00164ACD" w:rsidRPr="00164ACD">
        <w:rPr>
          <w:rFonts w:ascii="Arial" w:hAnsi="Arial" w:cs="Arial"/>
          <w:kern w:val="0"/>
          <w:sz w:val="24"/>
          <w:vertAlign w:val="superscript"/>
        </w:rPr>
        <w:t>1</w:t>
      </w:r>
      <w:r w:rsidRPr="00657FA8">
        <w:rPr>
          <w:rFonts w:ascii="Arial" w:hAnsi="Arial" w:cs="Arial"/>
          <w:sz w:val="24"/>
          <w:szCs w:val="24"/>
        </w:rPr>
        <w:fldChar w:fldCharType="end"/>
      </w:r>
      <w:r w:rsidRPr="00657FA8">
        <w:rPr>
          <w:rFonts w:ascii="Arial" w:hAnsi="Arial" w:cs="Arial"/>
          <w:sz w:val="24"/>
          <w:szCs w:val="24"/>
        </w:rPr>
        <w:t> (</w:t>
      </w:r>
      <w:r w:rsidR="00F8714A">
        <w:rPr>
          <w:rFonts w:ascii="Arial" w:hAnsi="Arial" w:cs="Arial"/>
          <w:sz w:val="24"/>
          <w:szCs w:val="24"/>
        </w:rPr>
        <w:t>Supplementary Figures 2, 3A</w:t>
      </w:r>
      <w:r w:rsidRPr="00657FA8">
        <w:rPr>
          <w:rFonts w:ascii="Arial" w:hAnsi="Arial" w:cs="Arial"/>
          <w:sz w:val="24"/>
          <w:szCs w:val="24"/>
        </w:rPr>
        <w:t>). </w:t>
      </w:r>
      <w:bookmarkStart w:id="0" w:name="OLE_LINK1"/>
      <w:r w:rsidRPr="00657FA8">
        <w:rPr>
          <w:rFonts w:ascii="Arial" w:hAnsi="Arial" w:cs="Arial"/>
          <w:sz w:val="24"/>
          <w:szCs w:val="24"/>
        </w:rPr>
        <w:t>Additional simulations</w:t>
      </w:r>
      <w:r>
        <w:rPr>
          <w:rFonts w:ascii="Arial" w:hAnsi="Arial" w:cs="Arial"/>
          <w:sz w:val="24"/>
          <w:szCs w:val="24"/>
        </w:rPr>
        <w:t>,</w:t>
      </w:r>
      <w:r w:rsidRPr="00657FA8">
        <w:rPr>
          <w:rFonts w:ascii="Arial" w:hAnsi="Arial" w:cs="Arial"/>
          <w:sz w:val="24"/>
          <w:szCs w:val="24"/>
        </w:rPr>
        <w:t xml:space="preserve"> in which expression data from one population were paired with the alternate fragmentation profile</w:t>
      </w:r>
      <w:r>
        <w:rPr>
          <w:rFonts w:ascii="Arial" w:hAnsi="Arial" w:cs="Arial"/>
          <w:sz w:val="24"/>
          <w:szCs w:val="24"/>
        </w:rPr>
        <w:t>,</w:t>
      </w:r>
      <w:r w:rsidRPr="00657FA8">
        <w:rPr>
          <w:rFonts w:ascii="Arial" w:hAnsi="Arial" w:cs="Arial"/>
          <w:sz w:val="24"/>
          <w:szCs w:val="24"/>
        </w:rPr>
        <w:t xml:space="preserve"> demonstrated that fragmentation patterns depended only on the input expression, confirming equivalence of SG and WC fragmentation profiles (Supplementary Figure </w:t>
      </w:r>
      <w:r w:rsidR="00F8714A">
        <w:rPr>
          <w:rFonts w:ascii="Arial" w:hAnsi="Arial" w:cs="Arial"/>
          <w:sz w:val="24"/>
          <w:szCs w:val="24"/>
        </w:rPr>
        <w:t>3B</w:t>
      </w:r>
      <w:r w:rsidRPr="00657FA8">
        <w:rPr>
          <w:rFonts w:ascii="Arial" w:hAnsi="Arial" w:cs="Arial"/>
          <w:sz w:val="24"/>
          <w:szCs w:val="24"/>
        </w:rPr>
        <w:t>).</w:t>
      </w:r>
      <w:r>
        <w:rPr>
          <w:rFonts w:ascii="Arial" w:hAnsi="Arial" w:cs="Arial"/>
          <w:sz w:val="24"/>
          <w:szCs w:val="24"/>
        </w:rPr>
        <w:t xml:space="preserve"> </w:t>
      </w:r>
      <w:r w:rsidRPr="00657FA8">
        <w:rPr>
          <w:rFonts w:ascii="Arial" w:hAnsi="Arial" w:cs="Arial"/>
          <w:sz w:val="24"/>
          <w:szCs w:val="24"/>
        </w:rPr>
        <w:t>Finally, we simulated WC and SG samples by drawing reads from the full WC transcriptome, with SG samples representing a 10% subset of that expression. These simulated SG transcriptomes exhibited a negative length bias, in contrast to the positive bias in DC-purified SG transcriptomes (</w:t>
      </w:r>
      <w:r w:rsidR="00F8714A">
        <w:rPr>
          <w:rFonts w:ascii="Arial" w:hAnsi="Arial" w:cs="Arial"/>
          <w:sz w:val="24"/>
          <w:szCs w:val="24"/>
        </w:rPr>
        <w:t xml:space="preserve">Supplementary </w:t>
      </w:r>
      <w:r w:rsidRPr="00657FA8">
        <w:rPr>
          <w:rFonts w:ascii="Arial" w:hAnsi="Arial" w:cs="Arial"/>
          <w:sz w:val="24"/>
          <w:szCs w:val="24"/>
        </w:rPr>
        <w:t xml:space="preserve">Figure </w:t>
      </w:r>
      <w:r w:rsidR="00F8714A">
        <w:rPr>
          <w:rFonts w:ascii="Arial" w:hAnsi="Arial" w:cs="Arial"/>
          <w:sz w:val="24"/>
          <w:szCs w:val="24"/>
        </w:rPr>
        <w:t>3C</w:t>
      </w:r>
      <w:r w:rsidRPr="00657FA8">
        <w:rPr>
          <w:rFonts w:ascii="Arial" w:hAnsi="Arial" w:cs="Arial"/>
          <w:sz w:val="24"/>
          <w:szCs w:val="24"/>
        </w:rPr>
        <w:t>). This reversal is most likely due to the high abundance of short RN7SL1–3 RNAs in the original WC transcriptome, which constitute approximately 50% of total reads</w:t>
      </w:r>
      <w:r w:rsidRPr="00657FA8">
        <w:rPr>
          <w:rFonts w:ascii="Arial" w:hAnsi="Arial" w:cs="Arial"/>
          <w:sz w:val="24"/>
          <w:szCs w:val="24"/>
        </w:rPr>
        <w:fldChar w:fldCharType="begin"/>
      </w:r>
      <w:r w:rsidR="00164ACD">
        <w:rPr>
          <w:rFonts w:ascii="Arial" w:hAnsi="Arial" w:cs="Arial"/>
          <w:sz w:val="24"/>
          <w:szCs w:val="24"/>
        </w:rPr>
        <w:instrText xml:space="preserve"> ADDIN ZOTERO_ITEM CSL_CITATION {"citationID":"L2wTegYY","properties":{"formattedCitation":"\\super 1\\nosupersub{}","plainCitation":"1","noteIndex":0},"citationItems":[{"id":"UNjSuA79/EEhxEKro","uris":["http://zotero.org/users/local/1p9EH8ax/items/WPA4SC2G"],"itemData":{"id":"Ffjo3497/U4TBB5NL","type":"article-journal","container-title":"Molecular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657FA8">
        <w:rPr>
          <w:rFonts w:ascii="Arial" w:hAnsi="Arial" w:cs="Arial"/>
          <w:sz w:val="24"/>
          <w:szCs w:val="24"/>
        </w:rPr>
        <w:fldChar w:fldCharType="separate"/>
      </w:r>
      <w:r w:rsidR="00164ACD" w:rsidRPr="00164ACD">
        <w:rPr>
          <w:rFonts w:ascii="Arial" w:hAnsi="Arial" w:cs="Arial"/>
          <w:kern w:val="0"/>
          <w:sz w:val="24"/>
          <w:vertAlign w:val="superscript"/>
        </w:rPr>
        <w:t>1</w:t>
      </w:r>
      <w:r w:rsidRPr="00657FA8">
        <w:rPr>
          <w:rFonts w:ascii="Arial" w:hAnsi="Arial" w:cs="Arial"/>
          <w:sz w:val="24"/>
          <w:szCs w:val="24"/>
        </w:rPr>
        <w:fldChar w:fldCharType="end"/>
      </w:r>
      <w:r w:rsidRPr="00657FA8">
        <w:rPr>
          <w:rFonts w:ascii="Arial" w:hAnsi="Arial" w:cs="Arial"/>
          <w:sz w:val="24"/>
          <w:szCs w:val="24"/>
        </w:rPr>
        <w:t xml:space="preserve">, and outweigh contributions from longer transcripts in the simulation. </w:t>
      </w:r>
    </w:p>
    <w:p w14:paraId="325EB8A3" w14:textId="0A77550B" w:rsidR="00B21F49" w:rsidRPr="00657FA8" w:rsidRDefault="00B21F49" w:rsidP="00B21F49">
      <w:pPr>
        <w:jc w:val="both"/>
        <w:rPr>
          <w:rFonts w:ascii="Arial" w:hAnsi="Arial" w:cs="Arial"/>
          <w:sz w:val="24"/>
          <w:szCs w:val="24"/>
        </w:rPr>
      </w:pPr>
      <w:r w:rsidRPr="00657FA8">
        <w:rPr>
          <w:rFonts w:ascii="Arial" w:hAnsi="Arial" w:cs="Arial"/>
          <w:sz w:val="24"/>
          <w:szCs w:val="24"/>
        </w:rPr>
        <w:t xml:space="preserve">Even in this simplified scenario, designed to maximize technical enrichment of longer RNAs, the positive length bias in SGs was not reproduced. In fact, </w:t>
      </w:r>
      <w:r>
        <w:rPr>
          <w:rFonts w:ascii="Arial" w:hAnsi="Arial" w:cs="Arial"/>
          <w:sz w:val="24"/>
          <w:szCs w:val="24"/>
        </w:rPr>
        <w:t xml:space="preserve">library complexity and </w:t>
      </w:r>
      <w:r w:rsidRPr="00657FA8">
        <w:rPr>
          <w:rFonts w:ascii="Arial" w:hAnsi="Arial" w:cs="Arial"/>
          <w:sz w:val="24"/>
          <w:szCs w:val="24"/>
        </w:rPr>
        <w:t>sequencing depth of SGs in the original study</w:t>
      </w:r>
      <w:r w:rsidRPr="00657FA8">
        <w:rPr>
          <w:rFonts w:ascii="Arial" w:hAnsi="Arial" w:cs="Arial"/>
          <w:sz w:val="24"/>
          <w:szCs w:val="24"/>
        </w:rPr>
        <w:fldChar w:fldCharType="begin"/>
      </w:r>
      <w:r w:rsidR="00164ACD">
        <w:rPr>
          <w:rFonts w:ascii="Arial" w:hAnsi="Arial" w:cs="Arial"/>
          <w:sz w:val="24"/>
          <w:szCs w:val="24"/>
        </w:rPr>
        <w:instrText xml:space="preserve"> ADDIN ZOTERO_ITEM CSL_CITATION {"citationID":"HzkJfGpF","properties":{"formattedCitation":"\\super 1\\nosupersub{}","plainCitation":"1","noteIndex":0},"citationItems":[{"id":"UNjSuA79/EEhxEKro","uris":["http://zotero.org/users/local/1p9EH8ax/items/WPA4SC2G"],"itemData":{"id":"ixGPuM3I/VImHyTyI","type":"article-journal","container-title":"Molecular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657FA8">
        <w:rPr>
          <w:rFonts w:ascii="Arial" w:hAnsi="Arial" w:cs="Arial"/>
          <w:sz w:val="24"/>
          <w:szCs w:val="24"/>
        </w:rPr>
        <w:fldChar w:fldCharType="separate"/>
      </w:r>
      <w:r w:rsidR="00164ACD" w:rsidRPr="00164ACD">
        <w:rPr>
          <w:rFonts w:ascii="Arial" w:hAnsi="Arial" w:cs="Arial"/>
          <w:kern w:val="0"/>
          <w:sz w:val="24"/>
          <w:vertAlign w:val="superscript"/>
        </w:rPr>
        <w:t>1</w:t>
      </w:r>
      <w:r w:rsidRPr="00657FA8">
        <w:rPr>
          <w:rFonts w:ascii="Arial" w:hAnsi="Arial" w:cs="Arial"/>
          <w:sz w:val="24"/>
          <w:szCs w:val="24"/>
        </w:rPr>
        <w:fldChar w:fldCharType="end"/>
      </w:r>
      <w:r w:rsidRPr="00657FA8">
        <w:rPr>
          <w:rFonts w:ascii="Arial" w:hAnsi="Arial" w:cs="Arial"/>
          <w:sz w:val="24"/>
          <w:szCs w:val="24"/>
        </w:rPr>
        <w:t xml:space="preserve"> appear sufficient to prevent </w:t>
      </w:r>
      <w:r>
        <w:rPr>
          <w:rFonts w:ascii="Arial" w:hAnsi="Arial" w:cs="Arial"/>
          <w:sz w:val="24"/>
          <w:szCs w:val="24"/>
        </w:rPr>
        <w:t>the hypothesized sampling bias</w:t>
      </w:r>
      <w:r w:rsidRPr="00657FA8">
        <w:rPr>
          <w:rFonts w:ascii="Arial" w:hAnsi="Arial" w:cs="Arial"/>
          <w:sz w:val="24"/>
          <w:szCs w:val="24"/>
        </w:rPr>
        <w:t xml:space="preserve"> (</w:t>
      </w:r>
      <w:r w:rsidR="00F8714A">
        <w:rPr>
          <w:rFonts w:ascii="Arial" w:hAnsi="Arial" w:cs="Arial"/>
          <w:sz w:val="24"/>
          <w:szCs w:val="24"/>
        </w:rPr>
        <w:t xml:space="preserve">Supplementary </w:t>
      </w:r>
      <w:r w:rsidRPr="00657FA8">
        <w:rPr>
          <w:rFonts w:ascii="Arial" w:hAnsi="Arial" w:cs="Arial"/>
          <w:sz w:val="24"/>
          <w:szCs w:val="24"/>
        </w:rPr>
        <w:t xml:space="preserve">Figure </w:t>
      </w:r>
      <w:r w:rsidR="00F8714A">
        <w:rPr>
          <w:rFonts w:ascii="Arial" w:hAnsi="Arial" w:cs="Arial"/>
          <w:sz w:val="24"/>
          <w:szCs w:val="24"/>
        </w:rPr>
        <w:t>3</w:t>
      </w:r>
      <w:r w:rsidRPr="00657FA8">
        <w:rPr>
          <w:rFonts w:ascii="Arial" w:hAnsi="Arial" w:cs="Arial"/>
          <w:sz w:val="24"/>
          <w:szCs w:val="24"/>
        </w:rPr>
        <w:t xml:space="preserve">D). </w:t>
      </w:r>
    </w:p>
    <w:p w14:paraId="76DE074C" w14:textId="560AAC18" w:rsidR="00B21F49" w:rsidRPr="009A3A3C" w:rsidRDefault="00B21F49" w:rsidP="00B21F49">
      <w:pPr>
        <w:jc w:val="both"/>
        <w:rPr>
          <w:rFonts w:ascii="Arial" w:hAnsi="Arial" w:cs="Arial"/>
          <w:sz w:val="24"/>
          <w:szCs w:val="24"/>
        </w:rPr>
      </w:pPr>
      <w:r w:rsidRPr="00657FA8">
        <w:rPr>
          <w:rFonts w:ascii="Arial" w:hAnsi="Arial" w:cs="Arial"/>
          <w:sz w:val="24"/>
          <w:szCs w:val="24"/>
        </w:rPr>
        <w:t xml:space="preserve">Collectively, these results suggest that the positive length bias in DC-purified SG transcriptomes is unlikely to arise from either sampling </w:t>
      </w:r>
      <w:r>
        <w:rPr>
          <w:rFonts w:ascii="Arial" w:hAnsi="Arial" w:cs="Arial"/>
          <w:sz w:val="24"/>
          <w:szCs w:val="24"/>
        </w:rPr>
        <w:t xml:space="preserve">bias </w:t>
      </w:r>
      <w:r w:rsidRPr="00657FA8">
        <w:rPr>
          <w:rFonts w:ascii="Arial" w:hAnsi="Arial" w:cs="Arial"/>
          <w:sz w:val="24"/>
          <w:szCs w:val="24"/>
        </w:rPr>
        <w:t xml:space="preserve">or </w:t>
      </w:r>
      <w:r>
        <w:rPr>
          <w:rFonts w:ascii="Arial" w:hAnsi="Arial" w:cs="Arial"/>
          <w:sz w:val="24"/>
          <w:szCs w:val="24"/>
        </w:rPr>
        <w:t xml:space="preserve">other </w:t>
      </w:r>
      <w:r w:rsidRPr="00657FA8">
        <w:rPr>
          <w:rFonts w:ascii="Arial" w:hAnsi="Arial" w:cs="Arial"/>
          <w:sz w:val="24"/>
          <w:szCs w:val="24"/>
        </w:rPr>
        <w:t xml:space="preserve">RNA-seq technical effects owing to the lower number of RNA molecules </w:t>
      </w:r>
      <w:r>
        <w:rPr>
          <w:rFonts w:ascii="Arial" w:hAnsi="Arial" w:cs="Arial"/>
          <w:sz w:val="24"/>
          <w:szCs w:val="24"/>
        </w:rPr>
        <w:t>i</w:t>
      </w:r>
      <w:r w:rsidRPr="00657FA8">
        <w:rPr>
          <w:rFonts w:ascii="Arial" w:hAnsi="Arial" w:cs="Arial"/>
          <w:sz w:val="24"/>
          <w:szCs w:val="24"/>
        </w:rPr>
        <w:t>n SGs, when compared to the remainder of the cell.</w:t>
      </w:r>
      <w:bookmarkEnd w:id="0"/>
    </w:p>
    <w:p w14:paraId="10438E25" w14:textId="77777777" w:rsidR="000078A7" w:rsidRDefault="000078A7">
      <w:pPr>
        <w:spacing w:line="278" w:lineRule="auto"/>
        <w:rPr>
          <w:rFonts w:asciiTheme="majorHAnsi" w:eastAsiaTheme="majorEastAsia" w:hAnsiTheme="majorHAnsi" w:cstheme="majorBidi"/>
          <w:color w:val="0F4761" w:themeColor="accent1" w:themeShade="BF"/>
          <w:sz w:val="40"/>
          <w:szCs w:val="40"/>
        </w:rPr>
      </w:pPr>
      <w:r>
        <w:br w:type="page"/>
      </w:r>
    </w:p>
    <w:p w14:paraId="0901006D" w14:textId="7E153FF5" w:rsidR="00513035" w:rsidRDefault="00513035" w:rsidP="00513035">
      <w:pPr>
        <w:pStyle w:val="Heading1"/>
      </w:pPr>
      <w:r>
        <w:lastRenderedPageBreak/>
        <w:t>Supplementary Figures</w:t>
      </w:r>
    </w:p>
    <w:p w14:paraId="51139792" w14:textId="1DBFE9C1" w:rsidR="00B21F49" w:rsidRDefault="00C3792B">
      <w:r>
        <w:rPr>
          <w:noProof/>
        </w:rPr>
        <w:drawing>
          <wp:inline distT="0" distB="0" distL="0" distR="0" wp14:anchorId="667747CF" wp14:editId="4992641D">
            <wp:extent cx="5731510" cy="5329745"/>
            <wp:effectExtent l="0" t="0" r="2540" b="4445"/>
            <wp:docPr id="153011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19389"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731510" cy="5329745"/>
                    </a:xfrm>
                    <a:prstGeom prst="rect">
                      <a:avLst/>
                    </a:prstGeom>
                  </pic:spPr>
                </pic:pic>
              </a:graphicData>
            </a:graphic>
          </wp:inline>
        </w:drawing>
      </w:r>
    </w:p>
    <w:p w14:paraId="7E70EEBD" w14:textId="34430AE0" w:rsidR="00C3792B" w:rsidRDefault="00C3792B" w:rsidP="00C3792B">
      <w:pPr>
        <w:jc w:val="both"/>
        <w:rPr>
          <w:rFonts w:ascii="Arial" w:hAnsi="Arial" w:cs="Arial"/>
          <w:sz w:val="20"/>
          <w:szCs w:val="20"/>
        </w:rPr>
      </w:pPr>
      <w:r w:rsidRPr="009A3A3C">
        <w:rPr>
          <w:rFonts w:ascii="Arial" w:hAnsi="Arial" w:cs="Arial"/>
          <w:b/>
          <w:bCs/>
          <w:sz w:val="20"/>
          <w:szCs w:val="20"/>
        </w:rPr>
        <w:t>Supplementary Figure 1.</w:t>
      </w:r>
      <w:r w:rsidR="004832A3">
        <w:rPr>
          <w:rFonts w:ascii="Arial" w:hAnsi="Arial" w:cs="Arial"/>
          <w:b/>
          <w:bCs/>
          <w:sz w:val="20"/>
          <w:szCs w:val="20"/>
        </w:rPr>
        <w:t xml:space="preserve"> U2-OS and PC-3 cells have a similar stress response.</w:t>
      </w:r>
      <w:r w:rsidRPr="009A3A3C">
        <w:rPr>
          <w:rFonts w:ascii="Arial" w:hAnsi="Arial" w:cs="Arial"/>
          <w:b/>
          <w:bCs/>
          <w:sz w:val="20"/>
          <w:szCs w:val="20"/>
        </w:rPr>
        <w:t xml:space="preserve"> </w:t>
      </w:r>
      <w:r w:rsidRPr="009A3A3C">
        <w:rPr>
          <w:rFonts w:ascii="Arial" w:hAnsi="Arial" w:cs="Arial"/>
          <w:sz w:val="20"/>
          <w:szCs w:val="20"/>
        </w:rPr>
        <w:t>(A) (</w:t>
      </w:r>
      <w:r>
        <w:rPr>
          <w:rFonts w:ascii="Arial" w:hAnsi="Arial" w:cs="Arial"/>
          <w:sz w:val="20"/>
          <w:szCs w:val="20"/>
        </w:rPr>
        <w:t>l</w:t>
      </w:r>
      <w:r w:rsidRPr="009A3A3C">
        <w:rPr>
          <w:rFonts w:ascii="Arial" w:hAnsi="Arial" w:cs="Arial"/>
          <w:sz w:val="20"/>
          <w:szCs w:val="20"/>
        </w:rPr>
        <w:t>eft) Scatter plot of t-statistics of DGE between SGs and WCs in PC-3</w:t>
      </w:r>
      <w:r w:rsidRPr="0034692E">
        <w:rPr>
          <w:rFonts w:ascii="Arial" w:hAnsi="Arial" w:cs="Arial"/>
          <w:sz w:val="20"/>
          <w:szCs w:val="20"/>
        </w:rPr>
        <w:fldChar w:fldCharType="begin"/>
      </w:r>
      <w:r w:rsidR="00164ACD">
        <w:rPr>
          <w:rFonts w:ascii="Arial" w:hAnsi="Arial" w:cs="Arial"/>
          <w:sz w:val="20"/>
          <w:szCs w:val="20"/>
        </w:rPr>
        <w:instrText xml:space="preserve"> ADDIN ZOTERO_ITEM CSL_CITATION {"citationID":"lrBxipxV","properties":{"formattedCitation":"\\super 4\\nosupersub{}","plainCitation":"4","noteIndex":0},"citationItems":[{"id":"UNjSuA79/6qSd7LK0","uris":["http://zotero.org/users/local/1p9EH8ax/items/4ULW7W7L"],"itemData":{"id":"mYxpVVa4/pCfCs9xK","type":"article-journal","abstract":"Abstract\n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34692E">
        <w:rPr>
          <w:rFonts w:ascii="Arial" w:hAnsi="Arial" w:cs="Arial"/>
          <w:sz w:val="20"/>
          <w:szCs w:val="20"/>
        </w:rPr>
        <w:fldChar w:fldCharType="separate"/>
      </w:r>
      <w:r w:rsidR="00164ACD" w:rsidRPr="00164ACD">
        <w:rPr>
          <w:rFonts w:ascii="Arial" w:hAnsi="Arial" w:cs="Arial"/>
          <w:kern w:val="0"/>
          <w:sz w:val="20"/>
          <w:vertAlign w:val="superscript"/>
        </w:rPr>
        <w:t>4</w:t>
      </w:r>
      <w:r w:rsidRPr="0034692E">
        <w:rPr>
          <w:rFonts w:ascii="Arial" w:hAnsi="Arial" w:cs="Arial"/>
          <w:sz w:val="20"/>
          <w:szCs w:val="20"/>
        </w:rPr>
        <w:fldChar w:fldCharType="end"/>
      </w:r>
      <w:r w:rsidRPr="0034692E">
        <w:rPr>
          <w:rFonts w:ascii="Arial" w:hAnsi="Arial" w:cs="Arial"/>
          <w:sz w:val="20"/>
          <w:szCs w:val="20"/>
        </w:rPr>
        <w:t xml:space="preserve"> (Y-Axis) and U2-OS</w:t>
      </w:r>
      <w:r w:rsidRPr="0034692E">
        <w:rPr>
          <w:rFonts w:ascii="Arial" w:hAnsi="Arial" w:cs="Arial"/>
          <w:sz w:val="20"/>
          <w:szCs w:val="20"/>
        </w:rPr>
        <w:fldChar w:fldCharType="begin"/>
      </w:r>
      <w:r w:rsidR="00164ACD">
        <w:rPr>
          <w:rFonts w:ascii="Arial" w:hAnsi="Arial" w:cs="Arial"/>
          <w:sz w:val="20"/>
          <w:szCs w:val="20"/>
        </w:rPr>
        <w:instrText xml:space="preserve"> ADDIN ZOTERO_ITEM CSL_CITATION {"citationID":"Cjy0w0Hl","properties":{"formattedCitation":"\\super 5\\nosupersub{}","plainCitation":"5","noteIndex":0},"citationItems":[{"id":"UNjSuA79/8lhVjI3A","uris":["http://zotero.org/users/local/1p9EH8ax/items/ARLW3CQN"],"itemData":{"id":"mYxpVVa4/QNRNPYX4","type":"article-journal","container-title":"Molecular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34692E">
        <w:rPr>
          <w:rFonts w:ascii="Arial" w:hAnsi="Arial" w:cs="Arial"/>
          <w:sz w:val="20"/>
          <w:szCs w:val="20"/>
        </w:rPr>
        <w:fldChar w:fldCharType="separate"/>
      </w:r>
      <w:r w:rsidR="00164ACD" w:rsidRPr="00164ACD">
        <w:rPr>
          <w:rFonts w:ascii="Arial" w:hAnsi="Arial" w:cs="Arial"/>
          <w:kern w:val="0"/>
          <w:sz w:val="20"/>
          <w:vertAlign w:val="superscript"/>
        </w:rPr>
        <w:t>5</w:t>
      </w:r>
      <w:r w:rsidRPr="0034692E">
        <w:rPr>
          <w:rFonts w:ascii="Arial" w:hAnsi="Arial" w:cs="Arial"/>
          <w:sz w:val="20"/>
          <w:szCs w:val="20"/>
        </w:rPr>
        <w:fldChar w:fldCharType="end"/>
      </w:r>
      <w:r w:rsidRPr="0034692E">
        <w:rPr>
          <w:rFonts w:ascii="Arial" w:hAnsi="Arial" w:cs="Arial"/>
          <w:sz w:val="20"/>
          <w:szCs w:val="20"/>
        </w:rPr>
        <w:t xml:space="preserve"> (X-Axis) cell lines exposed to oxidative stress through arsenite;  genes as circles, density contour lines in dark red, Spearman’s correlation coefficient </w:t>
      </w:r>
      <w:r w:rsidRPr="0034692E">
        <w:rPr>
          <w:rFonts w:ascii="Symbol" w:eastAsia="Symbol" w:hAnsi="Symbol" w:cs="Symbol"/>
          <w:sz w:val="20"/>
          <w:szCs w:val="20"/>
        </w:rPr>
        <w:t>r</w:t>
      </w:r>
      <w:r w:rsidRPr="0034692E">
        <w:rPr>
          <w:rFonts w:ascii="Arial" w:hAnsi="Arial" w:cs="Arial"/>
          <w:sz w:val="20"/>
          <w:szCs w:val="20"/>
        </w:rPr>
        <w:t xml:space="preserve"> and associated test’s p-value on top left corner; strongly upregulated genes in both cell lines (t-statistic &gt; 25) are labelled and highlighted in dark red.</w:t>
      </w:r>
      <w:r w:rsidR="00AC126F">
        <w:rPr>
          <w:rFonts w:ascii="Arial" w:hAnsi="Arial" w:cs="Arial"/>
          <w:color w:val="000000" w:themeColor="text1"/>
          <w:sz w:val="20"/>
          <w:szCs w:val="20"/>
        </w:rPr>
        <w:t xml:space="preserve"> </w:t>
      </w:r>
      <w:commentRangeStart w:id="1"/>
      <w:del w:id="2" w:author="Alexandre Miguel Kaizeler Guedes Da Silva Afonso" w:date="2026-06-24T14:07:00Z" w16du:dateUtc="2026-06-24T13:07:00Z">
        <w:r w:rsidR="00AC126F" w:rsidDel="00A35A64">
          <w:rPr>
            <w:rFonts w:ascii="Arial" w:hAnsi="Arial" w:cs="Arial"/>
            <w:sz w:val="20"/>
            <w:szCs w:val="20"/>
          </w:rPr>
          <w:delText>The dashed line corresponds to the least-squares linear regression fit between the two variables.</w:delText>
        </w:r>
        <w:commentRangeEnd w:id="1"/>
        <w:r w:rsidR="004A4AD9" w:rsidRPr="0034692E" w:rsidDel="00A35A64">
          <w:rPr>
            <w:rStyle w:val="CommentReference"/>
            <w:rFonts w:ascii="Arial" w:hAnsi="Arial" w:cs="Arial"/>
            <w:sz w:val="20"/>
            <w:szCs w:val="20"/>
          </w:rPr>
          <w:commentReference w:id="1"/>
        </w:r>
        <w:r w:rsidRPr="0034692E" w:rsidDel="00A35A64">
          <w:rPr>
            <w:rFonts w:ascii="Arial" w:hAnsi="Arial" w:cs="Arial"/>
            <w:sz w:val="20"/>
            <w:szCs w:val="20"/>
          </w:rPr>
          <w:delText xml:space="preserve"> </w:delText>
        </w:r>
      </w:del>
      <w:r w:rsidRPr="0034692E">
        <w:rPr>
          <w:rFonts w:ascii="Arial" w:hAnsi="Arial" w:cs="Arial"/>
          <w:sz w:val="20"/>
          <w:szCs w:val="20"/>
        </w:rPr>
        <w:t>(</w:t>
      </w:r>
      <w:r>
        <w:rPr>
          <w:rFonts w:ascii="Arial" w:hAnsi="Arial" w:cs="Arial"/>
          <w:sz w:val="20"/>
          <w:szCs w:val="20"/>
        </w:rPr>
        <w:t>r</w:t>
      </w:r>
      <w:r w:rsidRPr="0034692E">
        <w:rPr>
          <w:rFonts w:ascii="Arial" w:hAnsi="Arial" w:cs="Arial"/>
          <w:sz w:val="20"/>
          <w:szCs w:val="20"/>
        </w:rPr>
        <w:t xml:space="preserve">ight) </w:t>
      </w:r>
      <w:r w:rsidRPr="0034692E">
        <w:rPr>
          <w:rFonts w:ascii="Arial" w:hAnsi="Arial" w:cs="Arial"/>
          <w:color w:val="000000" w:themeColor="text1"/>
          <w:sz w:val="20"/>
          <w:szCs w:val="20"/>
        </w:rPr>
        <w:t>Scatter plot of GSEA</w:t>
      </w:r>
      <w:r>
        <w:rPr>
          <w:rFonts w:ascii="Arial" w:hAnsi="Arial" w:cs="Arial"/>
          <w:color w:val="000000" w:themeColor="text1"/>
          <w:sz w:val="20"/>
          <w:szCs w:val="20"/>
        </w:rPr>
        <w:t xml:space="preserve"> NES</w:t>
      </w:r>
      <w:r w:rsidRPr="0034692E">
        <w:rPr>
          <w:rFonts w:ascii="Arial" w:hAnsi="Arial" w:cs="Arial"/>
          <w:color w:val="000000" w:themeColor="text1"/>
          <w:sz w:val="20"/>
          <w:szCs w:val="20"/>
        </w:rPr>
        <w:t xml:space="preserve"> of Hallmarks, ranked by t-statistic</w:t>
      </w:r>
      <w:r w:rsidR="001325C6">
        <w:rPr>
          <w:rFonts w:ascii="Arial" w:hAnsi="Arial" w:cs="Arial"/>
          <w:color w:val="000000" w:themeColor="text1"/>
          <w:sz w:val="20"/>
          <w:szCs w:val="20"/>
        </w:rPr>
        <w:t>s of DGE</w:t>
      </w:r>
      <w:r w:rsidRPr="0034692E">
        <w:rPr>
          <w:rFonts w:ascii="Arial" w:hAnsi="Arial" w:cs="Arial"/>
          <w:color w:val="000000" w:themeColor="text1"/>
          <w:sz w:val="20"/>
          <w:szCs w:val="20"/>
        </w:rPr>
        <w:t>, in PC-3</w:t>
      </w:r>
      <w:r w:rsidRPr="0034692E">
        <w:rPr>
          <w:rFonts w:ascii="Arial" w:hAnsi="Arial" w:cs="Arial"/>
          <w:color w:val="000000" w:themeColor="text1"/>
          <w:sz w:val="20"/>
          <w:szCs w:val="20"/>
        </w:rPr>
        <w:fldChar w:fldCharType="begin"/>
      </w:r>
      <w:r w:rsidR="00164ACD">
        <w:rPr>
          <w:rFonts w:ascii="Arial" w:hAnsi="Arial" w:cs="Arial"/>
          <w:color w:val="000000" w:themeColor="text1"/>
          <w:sz w:val="20"/>
          <w:szCs w:val="20"/>
        </w:rPr>
        <w:instrText xml:space="preserve"> ADDIN ZOTERO_ITEM CSL_CITATION {"citationID":"ig8Vwi6G","properties":{"formattedCitation":"\\super 4\\nosupersub{}","plainCitation":"4","noteIndex":0},"citationItems":[{"id":"UNjSuA79/6qSd7LK0","uris":["http://zotero.org/users/local/1p9EH8ax/items/4ULW7W7L"],"itemData":{"id":"RvIocvzB/77ESSHSS","type":"article-journal","abstract":"Abstract\n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34692E">
        <w:rPr>
          <w:rFonts w:ascii="Arial" w:hAnsi="Arial" w:cs="Arial"/>
          <w:color w:val="000000" w:themeColor="text1"/>
          <w:sz w:val="20"/>
          <w:szCs w:val="20"/>
        </w:rPr>
        <w:fldChar w:fldCharType="separate"/>
      </w:r>
      <w:r w:rsidR="00164ACD" w:rsidRPr="00164ACD">
        <w:rPr>
          <w:rFonts w:ascii="Arial" w:hAnsi="Arial" w:cs="Arial"/>
          <w:kern w:val="0"/>
          <w:sz w:val="20"/>
          <w:vertAlign w:val="superscript"/>
        </w:rPr>
        <w:t>4</w:t>
      </w:r>
      <w:r w:rsidRPr="0034692E">
        <w:rPr>
          <w:rFonts w:ascii="Arial" w:hAnsi="Arial" w:cs="Arial"/>
          <w:color w:val="000000" w:themeColor="text1"/>
          <w:sz w:val="20"/>
          <w:szCs w:val="20"/>
        </w:rPr>
        <w:fldChar w:fldCharType="end"/>
      </w:r>
      <w:r w:rsidRPr="00110F76">
        <w:rPr>
          <w:rFonts w:ascii="Arial" w:hAnsi="Arial" w:cs="Arial"/>
          <w:color w:val="000000" w:themeColor="text1"/>
          <w:sz w:val="20"/>
          <w:szCs w:val="20"/>
        </w:rPr>
        <w:t xml:space="preserve"> (Y-axis) </w:t>
      </w:r>
      <w:del w:id="3" w:author="Nuno Morais" w:date="2026-06-16T23:27:00Z" w16du:dateUtc="2026-06-16T22:27:00Z">
        <w:r w:rsidRPr="00110F76" w:rsidDel="003B14D6">
          <w:rPr>
            <w:rFonts w:ascii="Arial" w:hAnsi="Arial" w:cs="Arial"/>
            <w:color w:val="000000" w:themeColor="text1"/>
            <w:sz w:val="20"/>
            <w:szCs w:val="20"/>
          </w:rPr>
          <w:delText xml:space="preserve"> </w:delText>
        </w:r>
      </w:del>
      <w:r w:rsidRPr="00110F76">
        <w:rPr>
          <w:rFonts w:ascii="Arial" w:hAnsi="Arial" w:cs="Arial"/>
          <w:i/>
          <w:iCs/>
          <w:color w:val="000000" w:themeColor="text1"/>
          <w:sz w:val="20"/>
          <w:szCs w:val="20"/>
        </w:rPr>
        <w:t xml:space="preserve">versus </w:t>
      </w:r>
      <w:r w:rsidRPr="00110F76">
        <w:rPr>
          <w:rFonts w:ascii="Arial" w:hAnsi="Arial" w:cs="Arial"/>
          <w:color w:val="000000" w:themeColor="text1"/>
          <w:sz w:val="20"/>
          <w:szCs w:val="20"/>
        </w:rPr>
        <w:t>U2-OS</w:t>
      </w:r>
      <w:r w:rsidRPr="0034692E">
        <w:rPr>
          <w:rFonts w:ascii="Arial" w:hAnsi="Arial" w:cs="Arial"/>
          <w:color w:val="000000" w:themeColor="text1"/>
          <w:sz w:val="20"/>
          <w:szCs w:val="20"/>
        </w:rPr>
        <w:fldChar w:fldCharType="begin"/>
      </w:r>
      <w:r w:rsidR="00164ACD">
        <w:rPr>
          <w:rFonts w:ascii="Arial" w:hAnsi="Arial" w:cs="Arial"/>
          <w:color w:val="000000" w:themeColor="text1"/>
          <w:sz w:val="20"/>
          <w:szCs w:val="20"/>
        </w:rPr>
        <w:instrText xml:space="preserve"> ADDIN ZOTERO_ITEM CSL_CITATION {"citationID":"GUmjuS8o","properties":{"formattedCitation":"\\super 5\\nosupersub{}","plainCitation":"5","noteIndex":0},"citationItems":[{"id":"UNjSuA79/8lhVjI3A","uris":["http://zotero.org/users/local/1p9EH8ax/items/ARLW3CQN"],"itemData":{"id":"RvIocvzB/GyAifPpH","type":"article-journal","container-title":"Molecular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34692E">
        <w:rPr>
          <w:rFonts w:ascii="Arial" w:hAnsi="Arial" w:cs="Arial"/>
          <w:color w:val="000000" w:themeColor="text1"/>
          <w:sz w:val="20"/>
          <w:szCs w:val="20"/>
        </w:rPr>
        <w:fldChar w:fldCharType="separate"/>
      </w:r>
      <w:r w:rsidR="00164ACD" w:rsidRPr="00164ACD">
        <w:rPr>
          <w:rFonts w:ascii="Arial" w:hAnsi="Arial" w:cs="Arial"/>
          <w:kern w:val="0"/>
          <w:sz w:val="20"/>
          <w:vertAlign w:val="superscript"/>
        </w:rPr>
        <w:t>5</w:t>
      </w:r>
      <w:r w:rsidRPr="0034692E">
        <w:rPr>
          <w:rFonts w:ascii="Arial" w:hAnsi="Arial" w:cs="Arial"/>
          <w:color w:val="000000" w:themeColor="text1"/>
          <w:sz w:val="20"/>
          <w:szCs w:val="20"/>
        </w:rPr>
        <w:fldChar w:fldCharType="end"/>
      </w:r>
      <w:r w:rsidRPr="00110F76">
        <w:rPr>
          <w:rFonts w:ascii="Arial" w:hAnsi="Arial" w:cs="Arial"/>
          <w:color w:val="000000" w:themeColor="text1"/>
          <w:sz w:val="20"/>
          <w:szCs w:val="20"/>
        </w:rPr>
        <w:t xml:space="preserve"> (X-axis) cell lines</w:t>
      </w:r>
      <w:r>
        <w:rPr>
          <w:rFonts w:ascii="Arial" w:hAnsi="Arial" w:cs="Arial"/>
          <w:color w:val="000000" w:themeColor="text1"/>
          <w:sz w:val="20"/>
          <w:szCs w:val="20"/>
        </w:rPr>
        <w:t xml:space="preserve">, </w:t>
      </w:r>
      <w:r w:rsidRPr="00110F76">
        <w:rPr>
          <w:rFonts w:ascii="Arial" w:hAnsi="Arial" w:cs="Arial"/>
          <w:color w:val="000000" w:themeColor="text1"/>
          <w:sz w:val="20"/>
          <w:szCs w:val="20"/>
        </w:rPr>
        <w:t>exposed to oxidative stress through arsenite.</w:t>
      </w:r>
      <w:r w:rsidR="00AC126F">
        <w:rPr>
          <w:rFonts w:ascii="Arial" w:hAnsi="Arial" w:cs="Arial"/>
          <w:color w:val="000000" w:themeColor="text1"/>
          <w:sz w:val="20"/>
          <w:szCs w:val="20"/>
        </w:rPr>
        <w:t xml:space="preserve"> Dashed lines correspond to identity lines (Y = X; Y = -X).</w:t>
      </w:r>
      <w:r w:rsidR="00AC126F">
        <w:rPr>
          <w:rFonts w:ascii="Arial" w:hAnsi="Arial" w:cs="Arial"/>
          <w:sz w:val="20"/>
          <w:szCs w:val="20"/>
        </w:rPr>
        <w:t xml:space="preserve"> </w:t>
      </w:r>
      <w:r w:rsidRPr="00110F76">
        <w:rPr>
          <w:rFonts w:ascii="Arial" w:hAnsi="Arial" w:cs="Arial"/>
          <w:sz w:val="20"/>
          <w:szCs w:val="20"/>
        </w:rPr>
        <w:t>(B) Scatter plots of gene expression (in log</w:t>
      </w:r>
      <w:r w:rsidRPr="0034692E">
        <w:rPr>
          <w:rFonts w:ascii="Arial" w:hAnsi="Arial" w:cs="Arial"/>
          <w:sz w:val="20"/>
          <w:szCs w:val="20"/>
          <w:vertAlign w:val="subscript"/>
        </w:rPr>
        <w:t xml:space="preserve">2 </w:t>
      </w:r>
      <w:r w:rsidRPr="00110F76">
        <w:rPr>
          <w:rFonts w:ascii="Arial" w:hAnsi="Arial" w:cs="Arial"/>
          <w:sz w:val="20"/>
          <w:szCs w:val="20"/>
        </w:rPr>
        <w:t>counts-per-million</w:t>
      </w:r>
      <w:r>
        <w:rPr>
          <w:rFonts w:ascii="Arial" w:hAnsi="Arial" w:cs="Arial"/>
          <w:sz w:val="20"/>
          <w:szCs w:val="20"/>
        </w:rPr>
        <w:t xml:space="preserve"> (CPM)</w:t>
      </w:r>
      <w:r w:rsidRPr="00110F76">
        <w:rPr>
          <w:rFonts w:ascii="Arial" w:hAnsi="Arial" w:cs="Arial"/>
          <w:sz w:val="20"/>
          <w:szCs w:val="20"/>
        </w:rPr>
        <w:t xml:space="preserve">) in SGs (Y-Axis) </w:t>
      </w:r>
      <w:r w:rsidRPr="00110F76">
        <w:rPr>
          <w:rFonts w:ascii="Arial" w:hAnsi="Arial" w:cs="Arial"/>
          <w:i/>
          <w:iCs/>
          <w:sz w:val="20"/>
          <w:szCs w:val="20"/>
        </w:rPr>
        <w:t>versus</w:t>
      </w:r>
      <w:r w:rsidRPr="00110F76">
        <w:rPr>
          <w:rFonts w:ascii="Arial" w:hAnsi="Arial" w:cs="Arial"/>
          <w:sz w:val="20"/>
          <w:szCs w:val="20"/>
        </w:rPr>
        <w:t xml:space="preserve"> WCs (X-Axis), for SG purification by DC</w:t>
      </w:r>
      <w:r w:rsidRPr="0034692E">
        <w:rPr>
          <w:rFonts w:ascii="Arial" w:hAnsi="Arial" w:cs="Arial"/>
          <w:sz w:val="20"/>
          <w:szCs w:val="20"/>
        </w:rPr>
        <w:fldChar w:fldCharType="begin"/>
      </w:r>
      <w:r w:rsidR="00164ACD">
        <w:rPr>
          <w:rFonts w:ascii="Arial" w:hAnsi="Arial" w:cs="Arial"/>
          <w:sz w:val="20"/>
          <w:szCs w:val="20"/>
        </w:rPr>
        <w:instrText xml:space="preserve"> ADDIN ZOTERO_ITEM CSL_CITATION {"citationID":"3WliaoUX","properties":{"formattedCitation":"\\super 1\\nosupersub{}","plainCitation":"1","noteIndex":0},"citationItems":[{"id":"UNjSuA79/EEhxEKro","uris":["http://zotero.org/users/local/1p9EH8ax/items/WPA4SC2G"],"itemData":{"id":"JOIL5XaV/agJdTk4i","type":"article-journal","container-title":"Molecular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34692E">
        <w:rPr>
          <w:rFonts w:ascii="Arial" w:hAnsi="Arial" w:cs="Arial"/>
          <w:sz w:val="20"/>
          <w:szCs w:val="20"/>
        </w:rPr>
        <w:fldChar w:fldCharType="separate"/>
      </w:r>
      <w:r w:rsidR="00164ACD" w:rsidRPr="00164ACD">
        <w:rPr>
          <w:rFonts w:ascii="Arial" w:hAnsi="Arial" w:cs="Arial"/>
          <w:kern w:val="0"/>
          <w:sz w:val="20"/>
          <w:vertAlign w:val="superscript"/>
        </w:rPr>
        <w:t>1</w:t>
      </w:r>
      <w:r w:rsidRPr="0034692E">
        <w:rPr>
          <w:rFonts w:ascii="Arial" w:hAnsi="Arial" w:cs="Arial"/>
          <w:sz w:val="20"/>
          <w:szCs w:val="20"/>
        </w:rPr>
        <w:fldChar w:fldCharType="end"/>
      </w:r>
      <w:r w:rsidRPr="00110F76">
        <w:rPr>
          <w:rFonts w:ascii="Arial" w:hAnsi="Arial" w:cs="Arial"/>
          <w:sz w:val="20"/>
          <w:szCs w:val="20"/>
        </w:rPr>
        <w:t xml:space="preserve"> (</w:t>
      </w:r>
      <w:r>
        <w:rPr>
          <w:rFonts w:ascii="Arial" w:hAnsi="Arial" w:cs="Arial"/>
          <w:sz w:val="20"/>
          <w:szCs w:val="20"/>
        </w:rPr>
        <w:t>l</w:t>
      </w:r>
      <w:r w:rsidRPr="00110F76">
        <w:rPr>
          <w:rFonts w:ascii="Arial" w:hAnsi="Arial" w:cs="Arial"/>
          <w:sz w:val="20"/>
          <w:szCs w:val="20"/>
        </w:rPr>
        <w:t>eft) and PL</w:t>
      </w:r>
      <w:r w:rsidRPr="0034692E">
        <w:rPr>
          <w:rFonts w:ascii="Arial" w:hAnsi="Arial" w:cs="Arial"/>
          <w:sz w:val="20"/>
          <w:szCs w:val="20"/>
        </w:rPr>
        <w:fldChar w:fldCharType="begin"/>
      </w:r>
      <w:r w:rsidR="00164ACD">
        <w:rPr>
          <w:rFonts w:ascii="Arial" w:hAnsi="Arial" w:cs="Arial"/>
          <w:sz w:val="20"/>
          <w:szCs w:val="20"/>
        </w:rPr>
        <w:instrText xml:space="preserve"> ADDIN ZOTERO_ITEM CSL_CITATION {"citationID":"tOL8Su2I","properties":{"formattedCitation":"\\super 4\\nosupersub{}","plainCitation":"4","noteIndex":0},"citationItems":[{"id":"UNjSuA79/6qSd7LK0","uris":["http://zotero.org/users/local/1p9EH8ax/items/4ULW7W7L"],"itemData":{"id":"JOIL5XaV/I4H6A3cY","type":"article-journal","abstract":"Abstract\n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34692E">
        <w:rPr>
          <w:rFonts w:ascii="Arial" w:hAnsi="Arial" w:cs="Arial"/>
          <w:sz w:val="20"/>
          <w:szCs w:val="20"/>
        </w:rPr>
        <w:fldChar w:fldCharType="separate"/>
      </w:r>
      <w:r w:rsidR="00164ACD" w:rsidRPr="00164ACD">
        <w:rPr>
          <w:rFonts w:ascii="Arial" w:hAnsi="Arial" w:cs="Arial"/>
          <w:kern w:val="0"/>
          <w:sz w:val="20"/>
          <w:vertAlign w:val="superscript"/>
        </w:rPr>
        <w:t>4</w:t>
      </w:r>
      <w:r w:rsidRPr="0034692E">
        <w:rPr>
          <w:rFonts w:ascii="Arial" w:hAnsi="Arial" w:cs="Arial"/>
          <w:sz w:val="20"/>
          <w:szCs w:val="20"/>
        </w:rPr>
        <w:fldChar w:fldCharType="end"/>
      </w:r>
      <w:r w:rsidRPr="0034692E">
        <w:rPr>
          <w:rFonts w:ascii="Arial" w:hAnsi="Arial" w:cs="Arial"/>
          <w:sz w:val="20"/>
          <w:szCs w:val="20"/>
        </w:rPr>
        <w:t xml:space="preserve"> (</w:t>
      </w:r>
      <w:r>
        <w:rPr>
          <w:rFonts w:ascii="Arial" w:hAnsi="Arial" w:cs="Arial"/>
          <w:sz w:val="20"/>
          <w:szCs w:val="20"/>
        </w:rPr>
        <w:t>r</w:t>
      </w:r>
      <w:r w:rsidRPr="0034692E">
        <w:rPr>
          <w:rFonts w:ascii="Arial" w:hAnsi="Arial" w:cs="Arial"/>
          <w:sz w:val="20"/>
          <w:szCs w:val="20"/>
        </w:rPr>
        <w:t xml:space="preserve">ight); genes as circles, density contour lines in dark red, Spearman’s correlation coefficient </w:t>
      </w:r>
      <w:r w:rsidRPr="0034692E">
        <w:rPr>
          <w:rFonts w:ascii="Symbol" w:eastAsia="Symbol" w:hAnsi="Symbol" w:cs="Symbol"/>
          <w:sz w:val="20"/>
          <w:szCs w:val="20"/>
        </w:rPr>
        <w:t>r</w:t>
      </w:r>
      <w:r w:rsidRPr="0034692E">
        <w:rPr>
          <w:rFonts w:ascii="Arial" w:hAnsi="Arial" w:cs="Arial"/>
          <w:sz w:val="20"/>
          <w:szCs w:val="20"/>
        </w:rPr>
        <w:t xml:space="preserve"> and associated test’s p-value on top left corner.</w:t>
      </w:r>
    </w:p>
    <w:p w14:paraId="41FC12FB" w14:textId="1661AB07" w:rsidR="00C3792B" w:rsidRDefault="00CF3BE7">
      <w:r>
        <w:rPr>
          <w:noProof/>
        </w:rPr>
        <w:lastRenderedPageBreak/>
        <w:drawing>
          <wp:inline distT="0" distB="0" distL="0" distR="0" wp14:anchorId="3BEAEE28" wp14:editId="2D0BCB52">
            <wp:extent cx="5731510" cy="3696335"/>
            <wp:effectExtent l="0" t="0" r="0" b="0"/>
            <wp:docPr id="2016372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72262" name="Picture 20163722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696335"/>
                    </a:xfrm>
                    <a:prstGeom prst="rect">
                      <a:avLst/>
                    </a:prstGeom>
                  </pic:spPr>
                </pic:pic>
              </a:graphicData>
            </a:graphic>
          </wp:inline>
        </w:drawing>
      </w:r>
    </w:p>
    <w:p w14:paraId="65AE6898" w14:textId="504BE738" w:rsidR="00CF3BE7" w:rsidRDefault="00CF3BE7" w:rsidP="004832A3">
      <w:pPr>
        <w:rPr>
          <w:rFonts w:ascii="Arial" w:hAnsi="Arial" w:cs="Arial"/>
          <w:sz w:val="20"/>
          <w:szCs w:val="20"/>
        </w:rPr>
      </w:pPr>
      <w:r>
        <w:rPr>
          <w:rFonts w:ascii="Arial" w:hAnsi="Arial" w:cs="Arial"/>
          <w:b/>
          <w:bCs/>
          <w:sz w:val="20"/>
          <w:szCs w:val="20"/>
        </w:rPr>
        <w:t xml:space="preserve">Supplementary </w:t>
      </w:r>
      <w:r w:rsidRPr="009A3A3C">
        <w:rPr>
          <w:rFonts w:ascii="Arial" w:hAnsi="Arial" w:cs="Arial"/>
          <w:b/>
          <w:bCs/>
          <w:sz w:val="20"/>
          <w:szCs w:val="20"/>
        </w:rPr>
        <w:t xml:space="preserve">Figure 2. </w:t>
      </w:r>
      <w:r w:rsidR="004832A3">
        <w:rPr>
          <w:rFonts w:ascii="Arial" w:hAnsi="Arial" w:cs="Arial"/>
          <w:b/>
          <w:bCs/>
          <w:sz w:val="20"/>
          <w:szCs w:val="20"/>
        </w:rPr>
        <w:t xml:space="preserve">Sampling bias simulation pipeline. </w:t>
      </w:r>
      <w:r w:rsidRPr="009A3A3C">
        <w:rPr>
          <w:rFonts w:ascii="Arial" w:hAnsi="Arial" w:cs="Arial"/>
          <w:sz w:val="20"/>
          <w:szCs w:val="20"/>
        </w:rPr>
        <w:t>The diagram depicts the experimental workflow from the original study for obtaining WC and SG samples</w:t>
      </w:r>
      <w:r>
        <w:rPr>
          <w:rFonts w:ascii="Arial" w:hAnsi="Arial" w:cs="Arial"/>
          <w:sz w:val="20"/>
          <w:szCs w:val="20"/>
        </w:rPr>
        <w:fldChar w:fldCharType="begin"/>
      </w:r>
      <w:r w:rsidR="00164ACD">
        <w:rPr>
          <w:rFonts w:ascii="Arial" w:hAnsi="Arial" w:cs="Arial"/>
          <w:sz w:val="20"/>
          <w:szCs w:val="20"/>
        </w:rPr>
        <w:instrText xml:space="preserve"> ADDIN ZOTERO_ITEM CSL_CITATION {"citationID":"bckOrwKO","properties":{"formattedCitation":"\\super 1\\nosupersub{}","plainCitation":"1","noteIndex":0},"citationItems":[{"id":"UNjSuA79/EEhxEKro","uris":["http://zotero.org/users/local/1p9EH8ax/items/WPA4SC2G"],"itemData":{"id":"BBFnzxKo/8GC0EoNN","type":"article-journal","container-title":"Molecular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Pr>
          <w:rFonts w:ascii="Arial" w:hAnsi="Arial" w:cs="Arial"/>
          <w:sz w:val="20"/>
          <w:szCs w:val="20"/>
        </w:rPr>
        <w:fldChar w:fldCharType="separate"/>
      </w:r>
      <w:r w:rsidR="00164ACD" w:rsidRPr="00164ACD">
        <w:rPr>
          <w:rFonts w:ascii="Arial" w:hAnsi="Arial" w:cs="Arial"/>
          <w:kern w:val="0"/>
          <w:sz w:val="20"/>
          <w:vertAlign w:val="superscript"/>
        </w:rPr>
        <w:t>1</w:t>
      </w:r>
      <w:r>
        <w:rPr>
          <w:rFonts w:ascii="Arial" w:hAnsi="Arial" w:cs="Arial"/>
          <w:sz w:val="20"/>
          <w:szCs w:val="20"/>
        </w:rPr>
        <w:fldChar w:fldCharType="end"/>
      </w:r>
      <w:r w:rsidRPr="009A3A3C">
        <w:rPr>
          <w:rFonts w:ascii="Arial" w:hAnsi="Arial" w:cs="Arial"/>
          <w:sz w:val="20"/>
          <w:szCs w:val="20"/>
        </w:rPr>
        <w:t xml:space="preserve"> </w:t>
      </w:r>
      <w:r w:rsidR="004832A3" w:rsidRPr="004832A3">
        <w:rPr>
          <w:rFonts w:ascii="Arial" w:hAnsi="Arial" w:cs="Arial"/>
          <w:sz w:val="20"/>
          <w:szCs w:val="20"/>
        </w:rPr>
        <w:t>(steps in grey) and</w:t>
      </w:r>
      <w:r w:rsidR="004832A3">
        <w:rPr>
          <w:rFonts w:ascii="Arial" w:hAnsi="Arial" w:cs="Arial"/>
          <w:sz w:val="20"/>
          <w:szCs w:val="20"/>
        </w:rPr>
        <w:t xml:space="preserve"> </w:t>
      </w:r>
      <w:r w:rsidR="004832A3" w:rsidRPr="004832A3">
        <w:rPr>
          <w:rFonts w:ascii="Arial" w:hAnsi="Arial" w:cs="Arial"/>
          <w:sz w:val="20"/>
          <w:szCs w:val="20"/>
        </w:rPr>
        <w:t>the additional in silico steps performed in our analyses (steps in black).</w:t>
      </w:r>
    </w:p>
    <w:p w14:paraId="55F07942" w14:textId="1B1B0AB8" w:rsidR="004832A3" w:rsidRDefault="00195180" w:rsidP="004832A3">
      <w:pPr>
        <w:rPr>
          <w:rFonts w:ascii="Arial" w:hAnsi="Arial" w:cs="Arial"/>
          <w:sz w:val="20"/>
          <w:szCs w:val="20"/>
        </w:rPr>
      </w:pPr>
      <w:r>
        <w:rPr>
          <w:rFonts w:ascii="Arial" w:hAnsi="Arial" w:cs="Arial"/>
          <w:noProof/>
          <w:sz w:val="20"/>
          <w:szCs w:val="20"/>
        </w:rPr>
        <w:lastRenderedPageBreak/>
        <w:drawing>
          <wp:inline distT="0" distB="0" distL="0" distR="0" wp14:anchorId="7776FEA5" wp14:editId="11F01C7A">
            <wp:extent cx="5731510" cy="5879465"/>
            <wp:effectExtent l="0" t="0" r="0" b="635"/>
            <wp:docPr id="1968189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89674" name="Picture 196818967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5879465"/>
                    </a:xfrm>
                    <a:prstGeom prst="rect">
                      <a:avLst/>
                    </a:prstGeom>
                  </pic:spPr>
                </pic:pic>
              </a:graphicData>
            </a:graphic>
          </wp:inline>
        </w:drawing>
      </w:r>
    </w:p>
    <w:p w14:paraId="43F40648" w14:textId="3F8E518D" w:rsidR="00195180" w:rsidRPr="00195180" w:rsidRDefault="00195180" w:rsidP="00195180">
      <w:pPr>
        <w:autoSpaceDE w:val="0"/>
        <w:autoSpaceDN w:val="0"/>
        <w:adjustRightInd w:val="0"/>
        <w:spacing w:after="0" w:line="240" w:lineRule="auto"/>
        <w:jc w:val="both"/>
        <w:rPr>
          <w:rFonts w:ascii="Arial" w:hAnsi="Arial" w:cs="Arial"/>
          <w:sz w:val="16"/>
          <w:szCs w:val="16"/>
        </w:rPr>
      </w:pPr>
      <w:r w:rsidRPr="00195180">
        <w:rPr>
          <w:rFonts w:ascii="Arial" w:eastAsiaTheme="minorHAnsi" w:hAnsi="Arial" w:cs="Arial"/>
          <w:b/>
          <w:bCs/>
          <w:kern w:val="0"/>
          <w:sz w:val="20"/>
          <w:szCs w:val="20"/>
          <w:lang w:val="en-GB"/>
        </w:rPr>
        <w:t>Supplementary Figure 3. Transcriptomes of DC-isolated SGs show no evidence for RNA fragmentation-associated sampling bias.</w:t>
      </w:r>
      <w:r w:rsidRPr="00195180">
        <w:rPr>
          <w:rFonts w:ascii="Arial" w:eastAsiaTheme="minorHAnsi" w:hAnsi="Arial" w:cs="Arial"/>
          <w:kern w:val="0"/>
          <w:sz w:val="20"/>
          <w:szCs w:val="20"/>
          <w:lang w:val="en-GB"/>
        </w:rPr>
        <w:t xml:space="preserve"> (A) Relative distribution (density) of fragment</w:t>
      </w:r>
      <w:r>
        <w:rPr>
          <w:rFonts w:ascii="Arial" w:eastAsiaTheme="minorHAnsi" w:hAnsi="Arial" w:cs="Arial"/>
          <w:kern w:val="0"/>
          <w:sz w:val="20"/>
          <w:szCs w:val="20"/>
          <w:lang w:val="en-GB"/>
        </w:rPr>
        <w:t xml:space="preserve"> </w:t>
      </w:r>
      <w:r w:rsidRPr="00195180">
        <w:rPr>
          <w:rFonts w:ascii="Arial" w:eastAsiaTheme="minorHAnsi" w:hAnsi="Arial" w:cs="Arial"/>
          <w:kern w:val="0"/>
          <w:sz w:val="20"/>
          <w:szCs w:val="20"/>
          <w:lang w:val="en-GB"/>
        </w:rPr>
        <w:t>length (nt) in original samples [28] RNA-seq (Left) and simulated samples (Right).</w:t>
      </w:r>
      <w:r>
        <w:rPr>
          <w:rFonts w:ascii="Arial" w:eastAsiaTheme="minorHAnsi" w:hAnsi="Arial" w:cs="Arial"/>
          <w:kern w:val="0"/>
          <w:sz w:val="20"/>
          <w:szCs w:val="20"/>
          <w:lang w:val="en-GB"/>
        </w:rPr>
        <w:t xml:space="preserve"> </w:t>
      </w:r>
      <w:r w:rsidRPr="00195180">
        <w:rPr>
          <w:rFonts w:ascii="Arial" w:eastAsiaTheme="minorHAnsi" w:hAnsi="Arial" w:cs="Arial"/>
          <w:kern w:val="0"/>
          <w:sz w:val="20"/>
          <w:szCs w:val="20"/>
          <w:lang w:val="en-GB"/>
        </w:rPr>
        <w:t>(B) Relative distribution (density) of representative RNA fragment length (nt) in simulated</w:t>
      </w:r>
      <w:r>
        <w:rPr>
          <w:rFonts w:ascii="Arial" w:eastAsiaTheme="minorHAnsi" w:hAnsi="Arial" w:cs="Arial"/>
          <w:kern w:val="0"/>
          <w:sz w:val="20"/>
          <w:szCs w:val="20"/>
          <w:lang w:val="en-GB"/>
        </w:rPr>
        <w:t xml:space="preserve"> </w:t>
      </w:r>
      <w:r w:rsidRPr="00195180">
        <w:rPr>
          <w:rFonts w:ascii="Arial" w:eastAsiaTheme="minorHAnsi" w:hAnsi="Arial" w:cs="Arial"/>
          <w:kern w:val="0"/>
          <w:sz w:val="20"/>
          <w:szCs w:val="20"/>
          <w:lang w:val="en-GB"/>
        </w:rPr>
        <w:t>samples, using WC (Left) or SG (Right) expression as basis, and WC or SG fragmentation</w:t>
      </w:r>
      <w:r>
        <w:rPr>
          <w:rFonts w:ascii="Arial" w:eastAsiaTheme="minorHAnsi" w:hAnsi="Arial" w:cs="Arial"/>
          <w:kern w:val="0"/>
          <w:sz w:val="20"/>
          <w:szCs w:val="20"/>
          <w:lang w:val="en-GB"/>
        </w:rPr>
        <w:t xml:space="preserve"> </w:t>
      </w:r>
      <w:r w:rsidRPr="00195180">
        <w:rPr>
          <w:rFonts w:ascii="Arial" w:eastAsiaTheme="minorHAnsi" w:hAnsi="Arial" w:cs="Arial"/>
          <w:kern w:val="0"/>
          <w:sz w:val="20"/>
          <w:szCs w:val="20"/>
          <w:lang w:val="en-GB"/>
        </w:rPr>
        <w:t>distributions as basis. (C) Scatter plot of t-statistics of DGEA between SG and</w:t>
      </w:r>
      <w:r>
        <w:rPr>
          <w:rFonts w:ascii="Arial" w:eastAsiaTheme="minorHAnsi" w:hAnsi="Arial" w:cs="Arial"/>
          <w:kern w:val="0"/>
          <w:sz w:val="20"/>
          <w:szCs w:val="20"/>
          <w:lang w:val="en-GB"/>
        </w:rPr>
        <w:t xml:space="preserve"> </w:t>
      </w:r>
      <w:r w:rsidRPr="00195180">
        <w:rPr>
          <w:rFonts w:ascii="Arial" w:eastAsiaTheme="minorHAnsi" w:hAnsi="Arial" w:cs="Arial"/>
          <w:kern w:val="0"/>
          <w:sz w:val="20"/>
          <w:szCs w:val="20"/>
          <w:lang w:val="en-GB"/>
        </w:rPr>
        <w:t>WC simulated</w:t>
      </w:r>
      <w:r>
        <w:rPr>
          <w:rFonts w:ascii="Arial" w:eastAsiaTheme="minorHAnsi" w:hAnsi="Arial" w:cs="Arial"/>
          <w:kern w:val="0"/>
          <w:sz w:val="20"/>
          <w:szCs w:val="20"/>
          <w:lang w:val="en-GB"/>
        </w:rPr>
        <w:t xml:space="preserve"> </w:t>
      </w:r>
      <w:r w:rsidRPr="00195180">
        <w:rPr>
          <w:rFonts w:ascii="Arial" w:eastAsiaTheme="minorHAnsi" w:hAnsi="Arial" w:cs="Arial"/>
          <w:kern w:val="0"/>
          <w:sz w:val="20"/>
          <w:szCs w:val="20"/>
          <w:lang w:val="en-GB"/>
        </w:rPr>
        <w:t>samples (Y-Axis) and representative RNA transcript length (nt) (X-Axis, log scale); genes as</w:t>
      </w:r>
      <w:r>
        <w:rPr>
          <w:rFonts w:ascii="Arial" w:eastAsiaTheme="minorHAnsi" w:hAnsi="Arial" w:cs="Arial"/>
          <w:kern w:val="0"/>
          <w:sz w:val="20"/>
          <w:szCs w:val="20"/>
          <w:lang w:val="en-GB"/>
        </w:rPr>
        <w:t xml:space="preserve"> </w:t>
      </w:r>
      <w:r w:rsidRPr="00195180">
        <w:rPr>
          <w:rFonts w:ascii="Arial" w:eastAsiaTheme="minorHAnsi" w:hAnsi="Arial" w:cs="Arial"/>
          <w:kern w:val="0"/>
          <w:sz w:val="20"/>
          <w:szCs w:val="20"/>
          <w:lang w:val="en-GB"/>
        </w:rPr>
        <w:t>circles, density contour lines in dark red, Spearman’s correlation coefficient ρ and associated</w:t>
      </w:r>
      <w:r>
        <w:rPr>
          <w:rFonts w:ascii="Arial" w:eastAsiaTheme="minorHAnsi" w:hAnsi="Arial" w:cs="Arial"/>
          <w:kern w:val="0"/>
          <w:sz w:val="20"/>
          <w:szCs w:val="20"/>
          <w:lang w:val="en-GB"/>
        </w:rPr>
        <w:t xml:space="preserve"> </w:t>
      </w:r>
      <w:r w:rsidRPr="00195180">
        <w:rPr>
          <w:rFonts w:ascii="Arial" w:eastAsiaTheme="minorHAnsi" w:hAnsi="Arial" w:cs="Arial"/>
          <w:kern w:val="0"/>
          <w:sz w:val="20"/>
          <w:szCs w:val="20"/>
          <w:lang w:val="en-GB"/>
        </w:rPr>
        <w:t>test’s p-value are also shown. The original WC expression</w:t>
      </w:r>
      <w:r>
        <w:rPr>
          <w:rFonts w:ascii="Arial" w:hAnsi="Arial" w:cs="Arial"/>
          <w:sz w:val="20"/>
          <w:szCs w:val="20"/>
        </w:rPr>
        <w:fldChar w:fldCharType="begin"/>
      </w:r>
      <w:r w:rsidR="00164ACD">
        <w:rPr>
          <w:rFonts w:ascii="Arial" w:hAnsi="Arial" w:cs="Arial"/>
          <w:sz w:val="20"/>
          <w:szCs w:val="20"/>
        </w:rPr>
        <w:instrText xml:space="preserve"> ADDIN ZOTERO_ITEM CSL_CITATION {"citationID":"y5ihc4PB","properties":{"formattedCitation":"\\super 1\\nosupersub{}","plainCitation":"1","noteIndex":0},"citationItems":[{"id":"UNjSuA79/EEhxEKro","uris":["http://zotero.org/users/local/1p9EH8ax/items/WPA4SC2G"],"itemData":{"id":"BBFnzxKo/8GC0EoNN","type":"article-journal","container-title":"Molecular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Pr>
          <w:rFonts w:ascii="Arial" w:hAnsi="Arial" w:cs="Arial"/>
          <w:sz w:val="20"/>
          <w:szCs w:val="20"/>
        </w:rPr>
        <w:fldChar w:fldCharType="separate"/>
      </w:r>
      <w:r w:rsidR="00164ACD" w:rsidRPr="00164ACD">
        <w:rPr>
          <w:rFonts w:ascii="Arial" w:hAnsi="Arial" w:cs="Arial"/>
          <w:kern w:val="0"/>
          <w:sz w:val="20"/>
          <w:vertAlign w:val="superscript"/>
        </w:rPr>
        <w:t>1</w:t>
      </w:r>
      <w:r>
        <w:rPr>
          <w:rFonts w:ascii="Arial" w:hAnsi="Arial" w:cs="Arial"/>
          <w:sz w:val="20"/>
          <w:szCs w:val="20"/>
        </w:rPr>
        <w:fldChar w:fldCharType="end"/>
      </w:r>
      <w:r w:rsidRPr="00195180">
        <w:rPr>
          <w:rFonts w:ascii="Arial" w:eastAsiaTheme="minorHAnsi" w:hAnsi="Arial" w:cs="Arial"/>
          <w:kern w:val="0"/>
          <w:sz w:val="20"/>
          <w:szCs w:val="20"/>
          <w:lang w:val="en-GB"/>
        </w:rPr>
        <w:t xml:space="preserve"> was used as the basis for both</w:t>
      </w:r>
      <w:r>
        <w:rPr>
          <w:rFonts w:ascii="Arial" w:eastAsiaTheme="minorHAnsi" w:hAnsi="Arial" w:cs="Arial"/>
          <w:kern w:val="0"/>
          <w:sz w:val="20"/>
          <w:szCs w:val="20"/>
          <w:lang w:val="en-GB"/>
        </w:rPr>
        <w:t xml:space="preserve"> </w:t>
      </w:r>
      <w:r w:rsidRPr="00195180">
        <w:rPr>
          <w:rFonts w:ascii="Arial" w:eastAsiaTheme="minorHAnsi" w:hAnsi="Arial" w:cs="Arial"/>
          <w:kern w:val="0"/>
          <w:sz w:val="20"/>
          <w:szCs w:val="20"/>
          <w:lang w:val="en-GB"/>
        </w:rPr>
        <w:t>simulated WC and SG samples, with their respective fragment size distribution as the basis.</w:t>
      </w:r>
      <w:r>
        <w:rPr>
          <w:rFonts w:ascii="Arial" w:eastAsiaTheme="minorHAnsi" w:hAnsi="Arial" w:cs="Arial"/>
          <w:kern w:val="0"/>
          <w:sz w:val="20"/>
          <w:szCs w:val="20"/>
          <w:lang w:val="en-GB"/>
        </w:rPr>
        <w:t xml:space="preserve"> </w:t>
      </w:r>
      <w:r w:rsidRPr="00195180">
        <w:rPr>
          <w:rFonts w:ascii="Arial" w:eastAsiaTheme="minorHAnsi" w:hAnsi="Arial" w:cs="Arial"/>
          <w:kern w:val="0"/>
          <w:sz w:val="20"/>
          <w:szCs w:val="20"/>
          <w:lang w:val="en-GB"/>
        </w:rPr>
        <w:t>(D) Cumulative distribution of the percentage of RNA-seq reads mapping to the increasing</w:t>
      </w:r>
      <w:r>
        <w:rPr>
          <w:rFonts w:ascii="Arial" w:eastAsiaTheme="minorHAnsi" w:hAnsi="Arial" w:cs="Arial"/>
          <w:kern w:val="0"/>
          <w:sz w:val="20"/>
          <w:szCs w:val="20"/>
          <w:lang w:val="en-GB"/>
        </w:rPr>
        <w:t xml:space="preserve"> </w:t>
      </w:r>
      <w:r w:rsidRPr="00195180">
        <w:rPr>
          <w:rFonts w:ascii="Arial" w:eastAsiaTheme="minorHAnsi" w:hAnsi="Arial" w:cs="Arial"/>
          <w:kern w:val="0"/>
          <w:sz w:val="20"/>
          <w:szCs w:val="20"/>
          <w:lang w:val="en-GB"/>
        </w:rPr>
        <w:t>number of genes, ordered by decreasing read coverage, in the original dataset</w:t>
      </w:r>
      <w:r>
        <w:rPr>
          <w:rFonts w:ascii="Arial" w:hAnsi="Arial" w:cs="Arial"/>
          <w:sz w:val="20"/>
          <w:szCs w:val="20"/>
        </w:rPr>
        <w:fldChar w:fldCharType="begin"/>
      </w:r>
      <w:r w:rsidR="00164ACD">
        <w:rPr>
          <w:rFonts w:ascii="Arial" w:hAnsi="Arial" w:cs="Arial"/>
          <w:sz w:val="20"/>
          <w:szCs w:val="20"/>
        </w:rPr>
        <w:instrText xml:space="preserve"> ADDIN ZOTERO_ITEM CSL_CITATION {"citationID":"IeMie5me","properties":{"formattedCitation":"\\super 1\\nosupersub{}","plainCitation":"1","noteIndex":0},"citationItems":[{"id":"UNjSuA79/EEhxEKro","uris":["http://zotero.org/users/local/1p9EH8ax/items/WPA4SC2G"],"itemData":{"id":"BBFnzxKo/8GC0EoNN","type":"article-journal","container-title":"Molecular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Pr>
          <w:rFonts w:ascii="Arial" w:hAnsi="Arial" w:cs="Arial"/>
          <w:sz w:val="20"/>
          <w:szCs w:val="20"/>
        </w:rPr>
        <w:fldChar w:fldCharType="separate"/>
      </w:r>
      <w:r w:rsidR="00164ACD" w:rsidRPr="00164ACD">
        <w:rPr>
          <w:rFonts w:ascii="Arial" w:hAnsi="Arial" w:cs="Arial"/>
          <w:kern w:val="0"/>
          <w:sz w:val="20"/>
          <w:vertAlign w:val="superscript"/>
        </w:rPr>
        <w:t>1</w:t>
      </w:r>
      <w:r>
        <w:rPr>
          <w:rFonts w:ascii="Arial" w:hAnsi="Arial" w:cs="Arial"/>
          <w:sz w:val="20"/>
          <w:szCs w:val="20"/>
        </w:rPr>
        <w:fldChar w:fldCharType="end"/>
      </w:r>
      <w:r w:rsidRPr="00195180">
        <w:rPr>
          <w:rFonts w:ascii="Arial" w:eastAsiaTheme="minorHAnsi" w:hAnsi="Arial" w:cs="Arial"/>
          <w:kern w:val="0"/>
          <w:sz w:val="20"/>
          <w:szCs w:val="20"/>
          <w:lang w:val="en-GB"/>
        </w:rPr>
        <w:t>. More</w:t>
      </w:r>
      <w:r>
        <w:rPr>
          <w:rFonts w:ascii="Arial" w:eastAsiaTheme="minorHAnsi" w:hAnsi="Arial" w:cs="Arial"/>
          <w:kern w:val="0"/>
          <w:sz w:val="20"/>
          <w:szCs w:val="20"/>
          <w:lang w:val="en-GB"/>
        </w:rPr>
        <w:t xml:space="preserve"> </w:t>
      </w:r>
      <w:r w:rsidRPr="00195180">
        <w:rPr>
          <w:rFonts w:ascii="Arial" w:eastAsiaTheme="minorHAnsi" w:hAnsi="Arial" w:cs="Arial"/>
          <w:kern w:val="0"/>
          <w:sz w:val="20"/>
          <w:szCs w:val="20"/>
          <w:lang w:val="en-GB"/>
        </w:rPr>
        <w:t>genes account for 50% of the reads in SG samples than their WC counterparts, suggesting</w:t>
      </w:r>
      <w:r>
        <w:rPr>
          <w:rFonts w:ascii="Arial" w:eastAsiaTheme="minorHAnsi" w:hAnsi="Arial" w:cs="Arial"/>
          <w:kern w:val="0"/>
          <w:sz w:val="20"/>
          <w:szCs w:val="20"/>
          <w:lang w:val="en-GB"/>
        </w:rPr>
        <w:t xml:space="preserve"> </w:t>
      </w:r>
      <w:r w:rsidRPr="00195180">
        <w:rPr>
          <w:rFonts w:ascii="Arial" w:eastAsiaTheme="minorHAnsi" w:hAnsi="Arial" w:cs="Arial"/>
          <w:kern w:val="0"/>
          <w:sz w:val="20"/>
          <w:szCs w:val="20"/>
          <w:lang w:val="en-GB"/>
        </w:rPr>
        <w:t>greater RNA library complexity.</w:t>
      </w:r>
    </w:p>
    <w:p w14:paraId="4967106E" w14:textId="77777777" w:rsidR="004832A3" w:rsidRDefault="004832A3"/>
    <w:p w14:paraId="676F8D52" w14:textId="12D657BE" w:rsidR="00401EAB" w:rsidRDefault="00401EAB" w:rsidP="00401EAB">
      <w:pPr>
        <w:jc w:val="center"/>
      </w:pPr>
      <w:del w:id="4" w:author="Alexandre Miguel Kaizeler Guedes Da Silva Afonso" w:date="2026-06-24T16:09:00Z" w16du:dateUtc="2026-06-24T15:09:00Z">
        <w:r w:rsidRPr="009A3A3C" w:rsidDel="009A733E">
          <w:rPr>
            <w:rFonts w:ascii="Arial" w:hAnsi="Arial" w:cs="Arial"/>
            <w:noProof/>
            <w:sz w:val="24"/>
            <w:szCs w:val="24"/>
          </w:rPr>
          <w:lastRenderedPageBreak/>
          <w:drawing>
            <wp:inline distT="0" distB="0" distL="0" distR="0" wp14:anchorId="35EA26B2" wp14:editId="0EFC5B44">
              <wp:extent cx="4537364" cy="2410427"/>
              <wp:effectExtent l="0" t="0" r="0" b="9525"/>
              <wp:docPr id="16288933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93321" name="Picture 3"/>
                      <pic:cNvPicPr/>
                    </pic:nvPicPr>
                    <pic:blipFill rotWithShape="1">
                      <a:blip r:embed="rId13" cstate="print">
                        <a:extLst>
                          <a:ext uri="{28A0092B-C50C-407E-A947-70E740481C1C}">
                            <a14:useLocalDpi xmlns:a14="http://schemas.microsoft.com/office/drawing/2010/main" val="0"/>
                          </a:ext>
                        </a:extLst>
                      </a:blip>
                      <a:srcRect l="5428" t="16521" r="3401" b="12486"/>
                      <a:stretch>
                        <a:fillRect/>
                      </a:stretch>
                    </pic:blipFill>
                    <pic:spPr bwMode="auto">
                      <a:xfrm>
                        <a:off x="0" y="0"/>
                        <a:ext cx="4539180" cy="2411392"/>
                      </a:xfrm>
                      <a:prstGeom prst="rect">
                        <a:avLst/>
                      </a:prstGeom>
                      <a:ln>
                        <a:noFill/>
                      </a:ln>
                      <a:extLst>
                        <a:ext uri="{53640926-AAD7-44D8-BBD7-CCE9431645EC}">
                          <a14:shadowObscured xmlns:a14="http://schemas.microsoft.com/office/drawing/2010/main"/>
                        </a:ext>
                      </a:extLst>
                    </pic:spPr>
                  </pic:pic>
                </a:graphicData>
              </a:graphic>
            </wp:inline>
          </w:drawing>
        </w:r>
      </w:del>
      <w:ins w:id="5" w:author="Alexandre Miguel Kaizeler Guedes Da Silva Afonso" w:date="2026-06-24T16:10:00Z" w16du:dateUtc="2026-06-24T15:10:00Z">
        <w:r w:rsidR="009A733E">
          <w:rPr>
            <w:noProof/>
          </w:rPr>
          <w:drawing>
            <wp:inline distT="0" distB="0" distL="0" distR="0" wp14:anchorId="43F0D92F" wp14:editId="79BEFBDB">
              <wp:extent cx="5731510" cy="3439160"/>
              <wp:effectExtent l="0" t="0" r="2540" b="8890"/>
              <wp:docPr id="47383609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36095" name="Imagem 47383609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ins>
    </w:p>
    <w:p w14:paraId="61601B18" w14:textId="25A32268" w:rsidR="00401EAB" w:rsidRPr="009A3A3C" w:rsidRDefault="00401EAB" w:rsidP="00401EAB">
      <w:pPr>
        <w:jc w:val="both"/>
        <w:rPr>
          <w:rFonts w:ascii="Arial" w:hAnsi="Arial" w:cs="Arial"/>
          <w:b/>
          <w:bCs/>
          <w:sz w:val="20"/>
          <w:szCs w:val="20"/>
        </w:rPr>
      </w:pPr>
      <w:r w:rsidRPr="009A3A3C">
        <w:rPr>
          <w:rFonts w:ascii="Arial" w:hAnsi="Arial" w:cs="Arial"/>
          <w:b/>
          <w:bCs/>
          <w:sz w:val="20"/>
          <w:szCs w:val="20"/>
        </w:rPr>
        <w:t xml:space="preserve">Supplementary Figure </w:t>
      </w:r>
      <w:r>
        <w:rPr>
          <w:rFonts w:ascii="Arial" w:hAnsi="Arial" w:cs="Arial"/>
          <w:b/>
          <w:bCs/>
          <w:sz w:val="20"/>
          <w:szCs w:val="20"/>
        </w:rPr>
        <w:t>4</w:t>
      </w:r>
      <w:r w:rsidRPr="00785308">
        <w:rPr>
          <w:rFonts w:ascii="Arial" w:hAnsi="Arial" w:cs="Arial"/>
          <w:sz w:val="20"/>
          <w:szCs w:val="20"/>
        </w:rPr>
        <w:t xml:space="preserve">. </w:t>
      </w:r>
      <w:r w:rsidRPr="00785308">
        <w:rPr>
          <w:rFonts w:ascii="Arial" w:hAnsi="Arial" w:cs="Arial"/>
          <w:b/>
          <w:bCs/>
          <w:sz w:val="20"/>
          <w:szCs w:val="20"/>
        </w:rPr>
        <w:t>Relative contributions of different sources to gene expression variance in the Matheny 2019</w:t>
      </w:r>
      <w:r w:rsidRPr="00785308">
        <w:rPr>
          <w:rFonts w:ascii="Arial" w:hAnsi="Arial" w:cs="Arial"/>
          <w:b/>
          <w:bCs/>
          <w:sz w:val="20"/>
          <w:szCs w:val="20"/>
        </w:rPr>
        <w:fldChar w:fldCharType="begin"/>
      </w:r>
      <w:r w:rsidR="00164ACD">
        <w:rPr>
          <w:rFonts w:ascii="Arial" w:hAnsi="Arial" w:cs="Arial"/>
          <w:b/>
          <w:bCs/>
          <w:sz w:val="20"/>
          <w:szCs w:val="20"/>
        </w:rPr>
        <w:instrText xml:space="preserve"> ADDIN ZOTERO_ITEM CSL_CITATION {"citationID":"FMkoFtK9","properties":{"formattedCitation":"\\super 5\\nosupersub{}","plainCitation":"5","noteIndex":0},"citationItems":[{"id":"UNjSuA79/8lhVjI3A","uris":["http://zotero.org/users/local/1p9EH8ax/items/ARLW3CQN"],"itemData":{"id":"3kMMCi5j/Y5AbAQ9p","type":"article-journal","container-title":"Molecular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785308">
        <w:rPr>
          <w:rFonts w:ascii="Arial" w:hAnsi="Arial" w:cs="Arial"/>
          <w:b/>
          <w:bCs/>
          <w:sz w:val="20"/>
          <w:szCs w:val="20"/>
        </w:rPr>
        <w:fldChar w:fldCharType="separate"/>
      </w:r>
      <w:r w:rsidR="00164ACD" w:rsidRPr="00164ACD">
        <w:rPr>
          <w:rFonts w:ascii="Arial" w:hAnsi="Arial" w:cs="Arial"/>
          <w:kern w:val="0"/>
          <w:sz w:val="20"/>
          <w:vertAlign w:val="superscript"/>
        </w:rPr>
        <w:t>5</w:t>
      </w:r>
      <w:r w:rsidRPr="00785308">
        <w:rPr>
          <w:rFonts w:ascii="Arial" w:hAnsi="Arial" w:cs="Arial"/>
          <w:b/>
          <w:bCs/>
          <w:sz w:val="20"/>
          <w:szCs w:val="20"/>
        </w:rPr>
        <w:fldChar w:fldCharType="end"/>
      </w:r>
      <w:r w:rsidRPr="00785308">
        <w:rPr>
          <w:rFonts w:ascii="Arial" w:hAnsi="Arial" w:cs="Arial"/>
          <w:b/>
          <w:bCs/>
          <w:sz w:val="20"/>
          <w:szCs w:val="20"/>
        </w:rPr>
        <w:t xml:space="preserve"> dataset</w:t>
      </w:r>
      <w:r w:rsidRPr="009A3A3C">
        <w:rPr>
          <w:rFonts w:ascii="Arial" w:hAnsi="Arial" w:cs="Arial"/>
          <w:sz w:val="20"/>
          <w:szCs w:val="20"/>
        </w:rPr>
        <w:t>.</w:t>
      </w:r>
      <w:r w:rsidRPr="009A3A3C">
        <w:rPr>
          <w:rFonts w:ascii="Arial" w:hAnsi="Arial" w:cs="Arial"/>
          <w:b/>
          <w:bCs/>
          <w:sz w:val="20"/>
          <w:szCs w:val="20"/>
        </w:rPr>
        <w:t xml:space="preserve"> </w:t>
      </w:r>
      <w:r w:rsidRPr="009A3A3C">
        <w:rPr>
          <w:rFonts w:ascii="Arial" w:hAnsi="Arial" w:cs="Arial"/>
          <w:sz w:val="20"/>
          <w:szCs w:val="20"/>
        </w:rPr>
        <w:t>SG contributes less to gene expression variance than the stress itself or the centrifugation effect.</w:t>
      </w:r>
    </w:p>
    <w:p w14:paraId="2047C31C" w14:textId="6355E917" w:rsidR="00401EAB" w:rsidRDefault="00785308" w:rsidP="00401EAB">
      <w:r>
        <w:rPr>
          <w:noProof/>
        </w:rPr>
        <w:lastRenderedPageBreak/>
        <w:drawing>
          <wp:inline distT="0" distB="0" distL="0" distR="0" wp14:anchorId="71DC0247" wp14:editId="738951A1">
            <wp:extent cx="5731510" cy="8235567"/>
            <wp:effectExtent l="0" t="0" r="2540" b="0"/>
            <wp:docPr id="5020078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07837" name="Imagem 1"/>
                    <pic:cNvPicPr/>
                  </pic:nvPicPr>
                  <pic:blipFill>
                    <a:blip r:embed="rId15">
                      <a:extLst>
                        <a:ext uri="{28A0092B-C50C-407E-A947-70E740481C1C}">
                          <a14:useLocalDpi xmlns:a14="http://schemas.microsoft.com/office/drawing/2010/main" val="0"/>
                        </a:ext>
                      </a:extLst>
                    </a:blip>
                    <a:stretch>
                      <a:fillRect/>
                    </a:stretch>
                  </pic:blipFill>
                  <pic:spPr>
                    <a:xfrm>
                      <a:off x="0" y="0"/>
                      <a:ext cx="5731510" cy="8235567"/>
                    </a:xfrm>
                    <a:prstGeom prst="rect">
                      <a:avLst/>
                    </a:prstGeom>
                  </pic:spPr>
                </pic:pic>
              </a:graphicData>
            </a:graphic>
          </wp:inline>
        </w:drawing>
      </w:r>
    </w:p>
    <w:p w14:paraId="50FFE7F4" w14:textId="56D199F2" w:rsidR="00AC126F" w:rsidRDefault="00785308" w:rsidP="00785308">
      <w:pPr>
        <w:jc w:val="both"/>
        <w:rPr>
          <w:rFonts w:ascii="Arial" w:hAnsi="Arial" w:cs="Arial"/>
          <w:sz w:val="20"/>
          <w:szCs w:val="20"/>
        </w:rPr>
      </w:pPr>
      <w:r w:rsidRPr="00785308">
        <w:rPr>
          <w:rFonts w:ascii="Arial" w:hAnsi="Arial" w:cs="Arial"/>
          <w:b/>
          <w:bCs/>
          <w:sz w:val="20"/>
          <w:szCs w:val="20"/>
        </w:rPr>
        <w:t>Supplementary Figure 5</w:t>
      </w:r>
      <w:r w:rsidRPr="00785308">
        <w:rPr>
          <w:rFonts w:ascii="Arial" w:hAnsi="Arial" w:cs="Arial"/>
          <w:sz w:val="20"/>
          <w:szCs w:val="20"/>
        </w:rPr>
        <w:t xml:space="preserve">. </w:t>
      </w:r>
      <w:r w:rsidRPr="00785308">
        <w:rPr>
          <w:rFonts w:ascii="Arial" w:hAnsi="Arial" w:cs="Arial"/>
          <w:b/>
          <w:bCs/>
          <w:sz w:val="20"/>
          <w:szCs w:val="20"/>
        </w:rPr>
        <w:t xml:space="preserve">AC4C, but not m6A, is associated with altered SG transcript enrichment, driven by RNA length. </w:t>
      </w:r>
      <w:r w:rsidRPr="00785308">
        <w:rPr>
          <w:rFonts w:ascii="Arial" w:hAnsi="Arial" w:cs="Arial"/>
          <w:sz w:val="20"/>
          <w:szCs w:val="20"/>
        </w:rPr>
        <w:t>(A) Scatter plots of t-statistics of differential gene expression in WT SGs vs. WCs (Y-axis) and in SGs vs. WCs in cells without RNA modifications (X-axis)</w:t>
      </w:r>
      <w:r>
        <w:rPr>
          <w:rFonts w:ascii="Arial" w:hAnsi="Arial" w:cs="Arial"/>
          <w:sz w:val="20"/>
          <w:szCs w:val="20"/>
        </w:rPr>
        <w:t xml:space="preserve"> -</w:t>
      </w:r>
      <w:r w:rsidRPr="00785308">
        <w:rPr>
          <w:rFonts w:ascii="Arial" w:hAnsi="Arial" w:cs="Arial"/>
          <w:sz w:val="20"/>
          <w:szCs w:val="20"/>
        </w:rPr>
        <w:t xml:space="preserve"> ac4C KO</w:t>
      </w:r>
      <w:r w:rsidRPr="00FA262F">
        <w:rPr>
          <w:rFonts w:ascii="Arial" w:hAnsi="Arial" w:cs="Arial"/>
          <w:sz w:val="20"/>
          <w:szCs w:val="20"/>
        </w:rPr>
        <w:fldChar w:fldCharType="begin"/>
      </w:r>
      <w:r w:rsidR="00164ACD">
        <w:rPr>
          <w:rFonts w:ascii="Arial" w:hAnsi="Arial" w:cs="Arial"/>
          <w:sz w:val="20"/>
          <w:szCs w:val="20"/>
        </w:rPr>
        <w:instrText xml:space="preserve"> ADDIN ZOTERO_ITEM CSL_CITATION {"citationID":"RbjRwdpw","properties":{"formattedCitation":"\\super 6\\nosupersub{}","plainCitation":"6","noteIndex":0},"citationItems":[{"id":"UNjSuA79/4ZpwzzML","uris":["http://zotero.org/users/local/1p9EH8ax/items/38B6FF2B"],"itemData":{"id":"Hk0tg6qp/uTTEjUUR","type":"article-journal","abstract":"Abstract\n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Pr="00FA262F">
        <w:rPr>
          <w:rFonts w:ascii="Arial" w:hAnsi="Arial" w:cs="Arial"/>
          <w:sz w:val="20"/>
          <w:szCs w:val="20"/>
        </w:rPr>
        <w:fldChar w:fldCharType="separate"/>
      </w:r>
      <w:r w:rsidR="00164ACD" w:rsidRPr="00164ACD">
        <w:rPr>
          <w:rFonts w:ascii="Arial" w:hAnsi="Arial" w:cs="Arial"/>
          <w:kern w:val="0"/>
          <w:sz w:val="20"/>
          <w:vertAlign w:val="superscript"/>
        </w:rPr>
        <w:t>6</w:t>
      </w:r>
      <w:r w:rsidRPr="00FA262F">
        <w:rPr>
          <w:rFonts w:ascii="Arial" w:hAnsi="Arial" w:cs="Arial"/>
          <w:sz w:val="20"/>
          <w:szCs w:val="20"/>
        </w:rPr>
        <w:fldChar w:fldCharType="end"/>
      </w:r>
      <w:r w:rsidRPr="00785308">
        <w:rPr>
          <w:rFonts w:ascii="Arial" w:hAnsi="Arial" w:cs="Arial"/>
          <w:sz w:val="20"/>
          <w:szCs w:val="20"/>
        </w:rPr>
        <w:t xml:space="preserve"> </w:t>
      </w:r>
      <w:r w:rsidRPr="00785308">
        <w:rPr>
          <w:rFonts w:ascii="Arial" w:hAnsi="Arial" w:cs="Arial"/>
          <w:sz w:val="20"/>
          <w:szCs w:val="20"/>
        </w:rPr>
        <w:lastRenderedPageBreak/>
        <w:t>(Left) and m6A KO</w:t>
      </w:r>
      <w:r w:rsidRPr="00FA262F">
        <w:rPr>
          <w:rFonts w:ascii="Arial" w:hAnsi="Arial" w:cs="Arial"/>
          <w:sz w:val="20"/>
          <w:szCs w:val="20"/>
        </w:rPr>
        <w:fldChar w:fldCharType="begin"/>
      </w:r>
      <w:r w:rsidR="00164ACD">
        <w:rPr>
          <w:rFonts w:ascii="Arial" w:hAnsi="Arial" w:cs="Arial"/>
          <w:sz w:val="20"/>
          <w:szCs w:val="20"/>
        </w:rPr>
        <w:instrText xml:space="preserve"> ADDIN ZOTERO_ITEM CSL_CITATION {"citationID":"aM42RPT8","properties":{"formattedCitation":"\\super 7\\nosupersub{}","plainCitation":"7","noteIndex":0},"citationItems":[{"id":"UNjSuA79/ScvWSnmq","uris":["http://zotero.org/users/local/1p9EH8ax/items/ZR7U6BKW"],"itemData":{"id":"Hk0tg6qp/C4oJjrim","type":"article-journal","abstract":"Abstract\n            \n              Amyotrophic lateral sclerosis (ALS) is a progressive neurodegenerative disease due to gradual motoneurons (MN) degeneration. Among the processes associated to ALS pathogenesis, there is the formation of cytoplasmic inclusions produced by aggregation of mutant proteins, among which the RNA binding protein FUS. Here we show that, in neuronal cells and in iPSC-derived MN expressing mutant FUS, such inclusions are significantly reduced in number and dissolve faster when the RNA m\n              6\n              A content is diminished. Interestingly, stress granules formed in ALS conditions showed a distinctive transcriptome with respect to control cells, which reverted to similar to control after m\n              6\n              A downregulation. Notably, cells expressing mutant FUS were characterized by higher m\n              6\n              A levels suggesting a possible link between m\n              6\n              A homeostasis and pathological aggregates. Finally, we show that FUS inclusions are reduced also in patient-derived fibroblasts treated with STM-2457, an inhibitor of METTL3 activity, paving the way for its possible use for counteracting aggregate formation in ALS.","container-title":"Nature Communications","DOI":"10.1038/s41467-024-49416-5","ISSN":"2041-1723","issue":"1","journalAbbreviation":"Nat Commun","language":"en","page":"5033","source":"DOI.org (Crossref)","title":"M6A reduction relieves FUS-associated ALS granules","volume":"15","author":[{"family":"Di Timoteo","given":"Gaia"},{"family":"Giuliani","given":"Andrea"},{"family":"Setti","given":"Adriano"},{"family":"Biagi","given":"Martina C."},{"family":"Lisi","given":"Michela"},{"family":"Santini","given":"Tiziana"},{"family":"Grandioso","given":"Alessia"},{"family":"Mariani","given":"Davide"},{"family":"Castagnetti","given":"Francesco"},{"family":"Perego","given":"Eleonora"},{"family":"Zappone","given":"Sabrina"},{"family":"Lattante","given":"Serena"},{"family":"Sabatelli","given":"Mario"},{"family":"Rotili","given":"Dante"},{"family":"Vicidomini","given":"Giuseppe"},{"family":"Bozzoni","given":"Irene"}],"issued":{"date-parts":[["2024",6,12]]}}}],"schema":"https://github.com/citation-style-language/schema/raw/master/csl-citation.json"} </w:instrText>
      </w:r>
      <w:r w:rsidRPr="00FA262F">
        <w:rPr>
          <w:rFonts w:ascii="Arial" w:hAnsi="Arial" w:cs="Arial"/>
          <w:sz w:val="20"/>
          <w:szCs w:val="20"/>
        </w:rPr>
        <w:fldChar w:fldCharType="separate"/>
      </w:r>
      <w:r w:rsidR="00164ACD" w:rsidRPr="00164ACD">
        <w:rPr>
          <w:rFonts w:ascii="Arial" w:hAnsi="Arial" w:cs="Arial"/>
          <w:kern w:val="0"/>
          <w:sz w:val="20"/>
          <w:vertAlign w:val="superscript"/>
        </w:rPr>
        <w:t>7</w:t>
      </w:r>
      <w:r w:rsidRPr="00FA262F">
        <w:rPr>
          <w:rFonts w:ascii="Arial" w:hAnsi="Arial" w:cs="Arial"/>
          <w:sz w:val="20"/>
          <w:szCs w:val="20"/>
        </w:rPr>
        <w:fldChar w:fldCharType="end"/>
      </w:r>
      <w:r w:rsidRPr="00785308">
        <w:rPr>
          <w:rFonts w:ascii="Arial" w:hAnsi="Arial" w:cs="Arial"/>
          <w:sz w:val="20"/>
          <w:szCs w:val="20"/>
        </w:rPr>
        <w:t xml:space="preserve"> cells (Right); transcripts as circles, density contour lines in dark red, Spearman’s correlation coefficient ρ and associated test’s p-value on the top left corner. (B) Volcano plots of the transcriptomic effect (given by linear modelling with interaction) of ac4C (Left) and m6A (Right) modifications in SG samples. (C) Violin plots of residuals (the difference between the actual value and the value predicted by the linear model applied for any given transcript) as a function of the number of ac4C modifications per transcript; Spearman’s correlation coefficient ρ and associated test’s p-value shown on the top left corner. (D) Scatter plot of residuals (Y-axis) vs. transcript length (nt) (X-axis); transcripts as circles, density contour lines in dark red, Spearman’s correlation coefficient ρ and associated test’s p-value shown on the top left corner. </w:t>
      </w:r>
      <w:commentRangeStart w:id="6"/>
      <w:del w:id="7" w:author="Alexandre Miguel Kaizeler Guedes Da Silva Afonso" w:date="2026-06-24T15:08:00Z" w16du:dateUtc="2026-06-24T14:08:00Z">
        <w:r w:rsidRPr="00785308" w:rsidDel="002737E6">
          <w:rPr>
            <w:rFonts w:ascii="Arial" w:hAnsi="Arial" w:cs="Arial"/>
            <w:sz w:val="20"/>
            <w:szCs w:val="20"/>
          </w:rPr>
          <w:delText>The dashed line corresponds to the least-squares linear regression fit between the two variables (A, D)</w:delText>
        </w:r>
        <w:commentRangeEnd w:id="6"/>
        <w:r w:rsidR="004A4AD9" w:rsidRPr="00785308" w:rsidDel="002737E6">
          <w:rPr>
            <w:rStyle w:val="CommentReference"/>
            <w:rFonts w:ascii="Arial" w:hAnsi="Arial" w:cs="Arial"/>
            <w:sz w:val="20"/>
            <w:szCs w:val="20"/>
          </w:rPr>
          <w:commentReference w:id="6"/>
        </w:r>
        <w:r w:rsidRPr="00785308" w:rsidDel="002737E6">
          <w:rPr>
            <w:rFonts w:ascii="Arial" w:hAnsi="Arial" w:cs="Arial"/>
            <w:sz w:val="20"/>
            <w:szCs w:val="20"/>
          </w:rPr>
          <w:delText xml:space="preserve">. </w:delText>
        </w:r>
      </w:del>
      <w:r w:rsidRPr="00785308">
        <w:rPr>
          <w:rFonts w:ascii="Arial" w:hAnsi="Arial" w:cs="Arial"/>
          <w:sz w:val="20"/>
          <w:szCs w:val="20"/>
        </w:rPr>
        <w:t>For all panels concerning ac4C, the GSE212380 dataset was used</w:t>
      </w:r>
      <w:r w:rsidRPr="00FA262F">
        <w:rPr>
          <w:rFonts w:ascii="Arial" w:hAnsi="Arial" w:cs="Arial"/>
          <w:sz w:val="20"/>
          <w:szCs w:val="20"/>
        </w:rPr>
        <w:fldChar w:fldCharType="begin"/>
      </w:r>
      <w:r w:rsidR="00164ACD">
        <w:rPr>
          <w:rFonts w:ascii="Arial" w:hAnsi="Arial" w:cs="Arial"/>
          <w:sz w:val="20"/>
          <w:szCs w:val="20"/>
        </w:rPr>
        <w:instrText xml:space="preserve"> ADDIN ZOTERO_ITEM CSL_CITATION {"citationID":"6yRMeGRq","properties":{"formattedCitation":"\\super 6\\nosupersub{}","plainCitation":"6","noteIndex":0},"citationItems":[{"id":"UNjSuA79/4ZpwzzML","uris":["http://zotero.org/users/local/1p9EH8ax/items/38B6FF2B"],"itemData":{"id":"Hk0tg6qp/uTTEjUUR","type":"article-journal","abstract":"Abstract\n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Pr="00FA262F">
        <w:rPr>
          <w:rFonts w:ascii="Arial" w:hAnsi="Arial" w:cs="Arial"/>
          <w:sz w:val="20"/>
          <w:szCs w:val="20"/>
        </w:rPr>
        <w:fldChar w:fldCharType="separate"/>
      </w:r>
      <w:r w:rsidR="00164ACD" w:rsidRPr="00164ACD">
        <w:rPr>
          <w:rFonts w:ascii="Arial" w:hAnsi="Arial" w:cs="Arial"/>
          <w:kern w:val="0"/>
          <w:sz w:val="20"/>
          <w:vertAlign w:val="superscript"/>
        </w:rPr>
        <w:t>6</w:t>
      </w:r>
      <w:r w:rsidRPr="00FA262F">
        <w:rPr>
          <w:rFonts w:ascii="Arial" w:hAnsi="Arial" w:cs="Arial"/>
          <w:sz w:val="20"/>
          <w:szCs w:val="20"/>
        </w:rPr>
        <w:fldChar w:fldCharType="end"/>
      </w:r>
      <w:r w:rsidRPr="00785308">
        <w:rPr>
          <w:rFonts w:ascii="Arial" w:hAnsi="Arial" w:cs="Arial"/>
          <w:sz w:val="20"/>
          <w:szCs w:val="20"/>
        </w:rPr>
        <w:t>. For those concerning m6A, the GSE242766 dataset was used</w:t>
      </w:r>
      <w:r w:rsidRPr="00FA262F">
        <w:rPr>
          <w:rFonts w:ascii="Arial" w:hAnsi="Arial" w:cs="Arial"/>
          <w:sz w:val="20"/>
          <w:szCs w:val="20"/>
        </w:rPr>
        <w:fldChar w:fldCharType="begin"/>
      </w:r>
      <w:r w:rsidR="00164ACD">
        <w:rPr>
          <w:rFonts w:ascii="Arial" w:hAnsi="Arial" w:cs="Arial"/>
          <w:sz w:val="20"/>
          <w:szCs w:val="20"/>
        </w:rPr>
        <w:instrText xml:space="preserve"> ADDIN ZOTERO_ITEM CSL_CITATION {"citationID":"55yIBvH2","properties":{"formattedCitation":"\\super 7\\nosupersub{}","plainCitation":"7","noteIndex":0},"citationItems":[{"id":"UNjSuA79/ScvWSnmq","uris":["http://zotero.org/users/local/1p9EH8ax/items/ZR7U6BKW"],"itemData":{"id":"Hk0tg6qp/C4oJjrim","type":"article-journal","abstract":"Abstract\n            \n              Amyotrophic lateral sclerosis (ALS) is a progressive neurodegenerative disease due to gradual motoneurons (MN) degeneration. Among the processes associated to ALS pathogenesis, there is the formation of cytoplasmic inclusions produced by aggregation of mutant proteins, among which the RNA binding protein FUS. Here we show that, in neuronal cells and in iPSC-derived MN expressing mutant FUS, such inclusions are significantly reduced in number and dissolve faster when the RNA m\n              6\n              A content is diminished. Interestingly, stress granules formed in ALS conditions showed a distinctive transcriptome with respect to control cells, which reverted to similar to control after m\n              6\n              A downregulation. Notably, cells expressing mutant FUS were characterized by higher m\n              6\n              A levels suggesting a possible link between m\n              6\n              A homeostasis and pathological aggregates. Finally, we show that FUS inclusions are reduced also in patient-derived fibroblasts treated with STM-2457, an inhibitor of METTL3 activity, paving the way for its possible use for counteracting aggregate formation in ALS.","container-title":"Nature Communications","DOI":"10.1038/s41467-024-49416-5","ISSN":"2041-1723","issue":"1","journalAbbreviation":"Nat Commun","language":"en","page":"5033","source":"DOI.org (Crossref)","title":"M6A reduction relieves FUS-associated ALS granules","volume":"15","author":[{"family":"Di Timoteo","given":"Gaia"},{"family":"Giuliani","given":"Andrea"},{"family":"Setti","given":"Adriano"},{"family":"Biagi","given":"Martina C."},{"family":"Lisi","given":"Michela"},{"family":"Santini","given":"Tiziana"},{"family":"Grandioso","given":"Alessia"},{"family":"Mariani","given":"Davide"},{"family":"Castagnetti","given":"Francesco"},{"family":"Perego","given":"Eleonora"},{"family":"Zappone","given":"Sabrina"},{"family":"Lattante","given":"Serena"},{"family":"Sabatelli","given":"Mario"},{"family":"Rotili","given":"Dante"},{"family":"Vicidomini","given":"Giuseppe"},{"family":"Bozzoni","given":"Irene"}],"issued":{"date-parts":[["2024",6,12]]}}}],"schema":"https://github.com/citation-style-language/schema/raw/master/csl-citation.json"} </w:instrText>
      </w:r>
      <w:r w:rsidRPr="00FA262F">
        <w:rPr>
          <w:rFonts w:ascii="Arial" w:hAnsi="Arial" w:cs="Arial"/>
          <w:sz w:val="20"/>
          <w:szCs w:val="20"/>
        </w:rPr>
        <w:fldChar w:fldCharType="separate"/>
      </w:r>
      <w:r w:rsidR="00164ACD" w:rsidRPr="00164ACD">
        <w:rPr>
          <w:rFonts w:ascii="Arial" w:hAnsi="Arial" w:cs="Arial"/>
          <w:kern w:val="0"/>
          <w:sz w:val="20"/>
          <w:vertAlign w:val="superscript"/>
        </w:rPr>
        <w:t>7</w:t>
      </w:r>
      <w:r w:rsidRPr="00FA262F">
        <w:rPr>
          <w:rFonts w:ascii="Arial" w:hAnsi="Arial" w:cs="Arial"/>
          <w:sz w:val="20"/>
          <w:szCs w:val="20"/>
        </w:rPr>
        <w:fldChar w:fldCharType="end"/>
      </w:r>
      <w:r>
        <w:rPr>
          <w:rFonts w:ascii="Arial" w:hAnsi="Arial" w:cs="Arial"/>
          <w:sz w:val="20"/>
          <w:szCs w:val="20"/>
        </w:rPr>
        <w:t>.</w:t>
      </w:r>
    </w:p>
    <w:p w14:paraId="60236D11" w14:textId="77777777" w:rsidR="00AC126F" w:rsidRDefault="00AC126F">
      <w:pPr>
        <w:spacing w:line="278" w:lineRule="auto"/>
        <w:rPr>
          <w:rFonts w:ascii="Arial" w:hAnsi="Arial" w:cs="Arial"/>
          <w:sz w:val="20"/>
          <w:szCs w:val="20"/>
        </w:rPr>
      </w:pPr>
      <w:r>
        <w:rPr>
          <w:rFonts w:ascii="Arial" w:hAnsi="Arial" w:cs="Arial"/>
          <w:sz w:val="20"/>
          <w:szCs w:val="20"/>
        </w:rPr>
        <w:br w:type="page"/>
      </w:r>
    </w:p>
    <w:p w14:paraId="5C3540E2" w14:textId="77777777" w:rsidR="00785308" w:rsidRDefault="00785308" w:rsidP="00785308">
      <w:pPr>
        <w:jc w:val="both"/>
        <w:rPr>
          <w:rFonts w:ascii="Arial" w:hAnsi="Arial" w:cs="Arial"/>
          <w:sz w:val="20"/>
          <w:szCs w:val="20"/>
        </w:rPr>
      </w:pPr>
    </w:p>
    <w:p w14:paraId="219A75DB" w14:textId="74F75FA7" w:rsidR="00785308" w:rsidRDefault="00785308" w:rsidP="00785308">
      <w:pPr>
        <w:jc w:val="both"/>
        <w:rPr>
          <w:rFonts w:ascii="Arial" w:hAnsi="Arial" w:cs="Arial"/>
          <w:sz w:val="20"/>
          <w:szCs w:val="20"/>
        </w:rPr>
      </w:pPr>
      <w:del w:id="8" w:author="Alexandre Miguel Kaizeler Guedes Da Silva Afonso" w:date="2026-06-24T15:47:00Z" w16du:dateUtc="2026-06-24T14:47:00Z">
        <w:r w:rsidDel="00196102">
          <w:rPr>
            <w:rFonts w:ascii="Arial" w:hAnsi="Arial" w:cs="Arial"/>
            <w:noProof/>
            <w:sz w:val="20"/>
            <w:szCs w:val="20"/>
          </w:rPr>
          <w:drawing>
            <wp:inline distT="0" distB="0" distL="0" distR="0" wp14:anchorId="4481C99F" wp14:editId="757D7604">
              <wp:extent cx="5731510" cy="4306570"/>
              <wp:effectExtent l="0" t="0" r="2540" b="0"/>
              <wp:docPr id="48370185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01857" name="Imagem 483701857"/>
                      <pic:cNvPicPr/>
                    </pic:nvPicPr>
                    <pic:blipFill>
                      <a:blip r:embed="rId16">
                        <a:extLst>
                          <a:ext uri="{28A0092B-C50C-407E-A947-70E740481C1C}">
                            <a14:useLocalDpi xmlns:a14="http://schemas.microsoft.com/office/drawing/2010/main" val="0"/>
                          </a:ext>
                        </a:extLst>
                      </a:blip>
                      <a:stretch>
                        <a:fillRect/>
                      </a:stretch>
                    </pic:blipFill>
                    <pic:spPr>
                      <a:xfrm>
                        <a:off x="0" y="0"/>
                        <a:ext cx="5731510" cy="4306570"/>
                      </a:xfrm>
                      <a:prstGeom prst="rect">
                        <a:avLst/>
                      </a:prstGeom>
                    </pic:spPr>
                  </pic:pic>
                </a:graphicData>
              </a:graphic>
            </wp:inline>
          </w:drawing>
        </w:r>
      </w:del>
      <w:ins w:id="9" w:author="Alexandre Miguel Kaizeler Guedes Da Silva Afonso" w:date="2026-06-24T15:47:00Z" w16du:dateUtc="2026-06-24T14:47:00Z">
        <w:r w:rsidR="00196102">
          <w:rPr>
            <w:rFonts w:ascii="Arial" w:hAnsi="Arial" w:cs="Arial"/>
            <w:noProof/>
            <w:sz w:val="20"/>
            <w:szCs w:val="20"/>
          </w:rPr>
          <w:drawing>
            <wp:inline distT="0" distB="0" distL="0" distR="0" wp14:anchorId="511D6F58" wp14:editId="1F5B1DB6">
              <wp:extent cx="5731510" cy="6888425"/>
              <wp:effectExtent l="0" t="0" r="0" b="0"/>
              <wp:docPr id="5602137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13731" name="Imagem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6888425"/>
                      </a:xfrm>
                      <a:prstGeom prst="rect">
                        <a:avLst/>
                      </a:prstGeom>
                    </pic:spPr>
                  </pic:pic>
                </a:graphicData>
              </a:graphic>
            </wp:inline>
          </w:drawing>
        </w:r>
      </w:ins>
    </w:p>
    <w:p w14:paraId="07C4C43F" w14:textId="2683BF6F" w:rsidR="00785308" w:rsidRDefault="00785308" w:rsidP="00785308">
      <w:pPr>
        <w:jc w:val="both"/>
        <w:rPr>
          <w:rFonts w:ascii="Arial" w:hAnsi="Arial" w:cs="Arial"/>
          <w:sz w:val="20"/>
          <w:szCs w:val="20"/>
        </w:rPr>
      </w:pPr>
      <w:r w:rsidRPr="00785308">
        <w:rPr>
          <w:rFonts w:ascii="Arial" w:hAnsi="Arial" w:cs="Arial"/>
          <w:b/>
          <w:bCs/>
          <w:sz w:val="20"/>
          <w:szCs w:val="20"/>
        </w:rPr>
        <w:t>Supplementary Figure 6. Samples isolated through DC are highly correlated.</w:t>
      </w:r>
      <w:r w:rsidRPr="00785308">
        <w:rPr>
          <w:rFonts w:ascii="Arial" w:hAnsi="Arial" w:cs="Arial"/>
          <w:sz w:val="20"/>
          <w:szCs w:val="20"/>
        </w:rPr>
        <w:t xml:space="preserve"> (A) Scatter plot of t-statistics of DGEA in SGs vs. WCs</w:t>
      </w:r>
      <w:r w:rsidR="006F5FCB" w:rsidRPr="004A6731">
        <w:rPr>
          <w:rFonts w:ascii="Arial" w:hAnsi="Arial" w:cs="Arial"/>
          <w:sz w:val="20"/>
          <w:szCs w:val="20"/>
        </w:rPr>
        <w:fldChar w:fldCharType="begin"/>
      </w:r>
      <w:r w:rsidR="00164ACD">
        <w:rPr>
          <w:rFonts w:ascii="Arial" w:hAnsi="Arial" w:cs="Arial"/>
          <w:sz w:val="20"/>
          <w:szCs w:val="20"/>
        </w:rPr>
        <w:instrText xml:space="preserve"> ADDIN ZOTERO_ITEM CSL_CITATION {"citationID":"Tv4B4706","properties":{"formattedCitation":"\\super 1\\nosupersub{}","plainCitation":"1","noteIndex":0},"citationItems":[{"id":"UNjSuA79/EEhxEKro","uris":["http://zotero.org/users/local/1p9EH8ax/items/WPA4SC2G"],"itemData":{"id":"3kMMCi5j/pWyCLjdf","type":"article-journal","container-title":"Molecular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6F5FCB" w:rsidRPr="004A6731">
        <w:rPr>
          <w:rFonts w:ascii="Arial" w:hAnsi="Arial" w:cs="Arial"/>
          <w:sz w:val="20"/>
          <w:szCs w:val="20"/>
        </w:rPr>
        <w:fldChar w:fldCharType="separate"/>
      </w:r>
      <w:r w:rsidR="00164ACD" w:rsidRPr="00164ACD">
        <w:rPr>
          <w:rFonts w:ascii="Arial" w:hAnsi="Arial" w:cs="Arial"/>
          <w:kern w:val="0"/>
          <w:sz w:val="20"/>
          <w:vertAlign w:val="superscript"/>
        </w:rPr>
        <w:t>1</w:t>
      </w:r>
      <w:r w:rsidR="006F5FCB" w:rsidRPr="004A6731">
        <w:rPr>
          <w:rFonts w:ascii="Arial" w:hAnsi="Arial" w:cs="Arial"/>
          <w:sz w:val="20"/>
          <w:szCs w:val="20"/>
        </w:rPr>
        <w:fldChar w:fldCharType="end"/>
      </w:r>
      <w:r w:rsidRPr="00785308">
        <w:rPr>
          <w:rFonts w:ascii="Arial" w:hAnsi="Arial" w:cs="Arial"/>
          <w:sz w:val="20"/>
          <w:szCs w:val="20"/>
        </w:rPr>
        <w:t xml:space="preserve"> (Y-Axis) and in PBs vs. WCs</w:t>
      </w:r>
      <w:r w:rsidR="006F5FCB" w:rsidRPr="009A3A3C">
        <w:rPr>
          <w:rFonts w:ascii="Arial" w:hAnsi="Arial" w:cs="Arial"/>
          <w:sz w:val="20"/>
          <w:szCs w:val="20"/>
        </w:rPr>
        <w:fldChar w:fldCharType="begin"/>
      </w:r>
      <w:r w:rsidR="00164ACD">
        <w:rPr>
          <w:rFonts w:ascii="Arial" w:hAnsi="Arial" w:cs="Arial"/>
          <w:sz w:val="20"/>
          <w:szCs w:val="20"/>
        </w:rPr>
        <w:instrText xml:space="preserve"> ADDIN ZOTERO_ITEM CSL_CITATION {"citationID":"jJTISGoO","properties":{"formattedCitation":"\\super 5\\nosupersub{}","plainCitation":"5","noteIndex":0},"citationItems":[{"id":"UNjSuA79/8lhVjI3A","uris":["http://zotero.org/users/local/1p9EH8ax/items/ARLW3CQN"],"itemData":{"id":"3kMMCi5j/Y5AbAQ9p","type":"article-journal","container-title":"Molecular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6F5FCB" w:rsidRPr="009A3A3C">
        <w:rPr>
          <w:rFonts w:ascii="Arial" w:hAnsi="Arial" w:cs="Arial"/>
          <w:sz w:val="20"/>
          <w:szCs w:val="20"/>
        </w:rPr>
        <w:fldChar w:fldCharType="separate"/>
      </w:r>
      <w:r w:rsidR="00164ACD" w:rsidRPr="00164ACD">
        <w:rPr>
          <w:rFonts w:ascii="Arial" w:hAnsi="Arial" w:cs="Arial"/>
          <w:kern w:val="0"/>
          <w:sz w:val="20"/>
          <w:vertAlign w:val="superscript"/>
        </w:rPr>
        <w:t>5</w:t>
      </w:r>
      <w:r w:rsidR="006F5FCB" w:rsidRPr="009A3A3C">
        <w:rPr>
          <w:rFonts w:ascii="Arial" w:hAnsi="Arial" w:cs="Arial"/>
          <w:sz w:val="20"/>
          <w:szCs w:val="20"/>
        </w:rPr>
        <w:fldChar w:fldCharType="end"/>
      </w:r>
      <w:r w:rsidRPr="00785308">
        <w:rPr>
          <w:rFonts w:ascii="Arial" w:hAnsi="Arial" w:cs="Arial"/>
          <w:sz w:val="20"/>
          <w:szCs w:val="20"/>
        </w:rPr>
        <w:t xml:space="preserve"> (X-Axis). (B) Scatter plot of t-statistics of DGEA in SGs vs. WCs</w:t>
      </w:r>
      <w:r w:rsidR="00B82DF4" w:rsidRPr="004A6731">
        <w:rPr>
          <w:rFonts w:ascii="Arial" w:hAnsi="Arial" w:cs="Arial"/>
          <w:sz w:val="20"/>
          <w:szCs w:val="20"/>
        </w:rPr>
        <w:fldChar w:fldCharType="begin"/>
      </w:r>
      <w:r w:rsidR="00164ACD">
        <w:rPr>
          <w:rFonts w:ascii="Arial" w:hAnsi="Arial" w:cs="Arial"/>
          <w:sz w:val="20"/>
          <w:szCs w:val="20"/>
        </w:rPr>
        <w:instrText xml:space="preserve"> ADDIN ZOTERO_ITEM CSL_CITATION {"citationID":"1Z1a2TII","properties":{"formattedCitation":"\\super 1\\nosupersub{}","plainCitation":"1","noteIndex":0},"citationItems":[{"id":"UNjSuA79/EEhxEKro","uris":["http://zotero.org/users/local/1p9EH8ax/items/WPA4SC2G"],"itemData":{"id":"3kMMCi5j/pWyCLjdf","type":"article-journal","container-title":"Molecular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B82DF4" w:rsidRPr="004A6731">
        <w:rPr>
          <w:rFonts w:ascii="Arial" w:hAnsi="Arial" w:cs="Arial"/>
          <w:sz w:val="20"/>
          <w:szCs w:val="20"/>
        </w:rPr>
        <w:fldChar w:fldCharType="separate"/>
      </w:r>
      <w:r w:rsidR="00164ACD" w:rsidRPr="00164ACD">
        <w:rPr>
          <w:rFonts w:ascii="Arial" w:hAnsi="Arial" w:cs="Arial"/>
          <w:kern w:val="0"/>
          <w:sz w:val="20"/>
          <w:vertAlign w:val="superscript"/>
        </w:rPr>
        <w:t>1</w:t>
      </w:r>
      <w:r w:rsidR="00B82DF4" w:rsidRPr="004A6731">
        <w:rPr>
          <w:rFonts w:ascii="Arial" w:hAnsi="Arial" w:cs="Arial"/>
          <w:sz w:val="20"/>
          <w:szCs w:val="20"/>
        </w:rPr>
        <w:fldChar w:fldCharType="end"/>
      </w:r>
      <w:r w:rsidRPr="00785308">
        <w:rPr>
          <w:rFonts w:ascii="Arial" w:hAnsi="Arial" w:cs="Arial"/>
          <w:sz w:val="20"/>
          <w:szCs w:val="20"/>
        </w:rPr>
        <w:t xml:space="preserve"> (Y-Axis) and in RNP granules vs. WCs</w:t>
      </w:r>
      <w:r w:rsidR="00B82DF4" w:rsidRPr="009A3A3C">
        <w:rPr>
          <w:rFonts w:ascii="Arial" w:hAnsi="Arial" w:cs="Arial"/>
          <w:sz w:val="20"/>
          <w:szCs w:val="20"/>
        </w:rPr>
        <w:fldChar w:fldCharType="begin"/>
      </w:r>
      <w:r w:rsidR="00164ACD">
        <w:rPr>
          <w:rFonts w:ascii="Arial" w:hAnsi="Arial" w:cs="Arial"/>
          <w:sz w:val="20"/>
          <w:szCs w:val="20"/>
        </w:rPr>
        <w:instrText xml:space="preserve"> ADDIN ZOTERO_ITEM CSL_CITATION {"citationID":"PBOVdXwY","properties":{"formattedCitation":"\\super 5\\nosupersub{}","plainCitation":"5","noteIndex":0},"citationItems":[{"id":"UNjSuA79/8lhVjI3A","uris":["http://zotero.org/users/local/1p9EH8ax/items/ARLW3CQN"],"itemData":{"id":"3kMMCi5j/Y5AbAQ9p","type":"article-journal","container-title":"Molecular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B82DF4" w:rsidRPr="009A3A3C">
        <w:rPr>
          <w:rFonts w:ascii="Arial" w:hAnsi="Arial" w:cs="Arial"/>
          <w:sz w:val="20"/>
          <w:szCs w:val="20"/>
        </w:rPr>
        <w:fldChar w:fldCharType="separate"/>
      </w:r>
      <w:r w:rsidR="00164ACD" w:rsidRPr="00164ACD">
        <w:rPr>
          <w:rFonts w:ascii="Arial" w:hAnsi="Arial" w:cs="Arial"/>
          <w:kern w:val="0"/>
          <w:sz w:val="20"/>
          <w:vertAlign w:val="superscript"/>
        </w:rPr>
        <w:t>5</w:t>
      </w:r>
      <w:r w:rsidR="00B82DF4" w:rsidRPr="009A3A3C">
        <w:rPr>
          <w:rFonts w:ascii="Arial" w:hAnsi="Arial" w:cs="Arial"/>
          <w:sz w:val="20"/>
          <w:szCs w:val="20"/>
        </w:rPr>
        <w:fldChar w:fldCharType="end"/>
      </w:r>
      <w:r w:rsidRPr="00785308">
        <w:rPr>
          <w:rFonts w:ascii="Arial" w:hAnsi="Arial" w:cs="Arial"/>
          <w:sz w:val="20"/>
          <w:szCs w:val="20"/>
        </w:rPr>
        <w:t xml:space="preserve"> (X-Axis). (C) Scatter plot of t-statistics of DGEA in PBs vs. WCs</w:t>
      </w:r>
      <w:r w:rsidR="00B82DF4" w:rsidRPr="009A3A3C">
        <w:rPr>
          <w:rFonts w:ascii="Arial" w:hAnsi="Arial" w:cs="Arial"/>
          <w:sz w:val="20"/>
          <w:szCs w:val="20"/>
        </w:rPr>
        <w:fldChar w:fldCharType="begin"/>
      </w:r>
      <w:r w:rsidR="00164ACD">
        <w:rPr>
          <w:rFonts w:ascii="Arial" w:hAnsi="Arial" w:cs="Arial"/>
          <w:sz w:val="20"/>
          <w:szCs w:val="20"/>
        </w:rPr>
        <w:instrText xml:space="preserve"> ADDIN ZOTERO_ITEM CSL_CITATION {"citationID":"tJuOgCqz","properties":{"formattedCitation":"\\super 5\\nosupersub{}","plainCitation":"5","noteIndex":0},"citationItems":[{"id":"UNjSuA79/8lhVjI3A","uris":["http://zotero.org/users/local/1p9EH8ax/items/ARLW3CQN"],"itemData":{"id":"3kMMCi5j/Y5AbAQ9p","type":"article-journal","container-title":"Molecular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B82DF4" w:rsidRPr="009A3A3C">
        <w:rPr>
          <w:rFonts w:ascii="Arial" w:hAnsi="Arial" w:cs="Arial"/>
          <w:sz w:val="20"/>
          <w:szCs w:val="20"/>
        </w:rPr>
        <w:fldChar w:fldCharType="separate"/>
      </w:r>
      <w:r w:rsidR="00164ACD" w:rsidRPr="00164ACD">
        <w:rPr>
          <w:rFonts w:ascii="Arial" w:hAnsi="Arial" w:cs="Arial"/>
          <w:kern w:val="0"/>
          <w:sz w:val="20"/>
          <w:vertAlign w:val="superscript"/>
        </w:rPr>
        <w:t>5</w:t>
      </w:r>
      <w:r w:rsidR="00B82DF4" w:rsidRPr="009A3A3C">
        <w:rPr>
          <w:rFonts w:ascii="Arial" w:hAnsi="Arial" w:cs="Arial"/>
          <w:sz w:val="20"/>
          <w:szCs w:val="20"/>
        </w:rPr>
        <w:fldChar w:fldCharType="end"/>
      </w:r>
      <w:r w:rsidRPr="00785308">
        <w:rPr>
          <w:rFonts w:ascii="Arial" w:hAnsi="Arial" w:cs="Arial"/>
          <w:sz w:val="20"/>
          <w:szCs w:val="20"/>
        </w:rPr>
        <w:t xml:space="preserve"> (Y-Axis) and in RNP granules vs. WCs</w:t>
      </w:r>
      <w:r w:rsidR="00B82DF4" w:rsidRPr="009A3A3C">
        <w:rPr>
          <w:rFonts w:ascii="Arial" w:hAnsi="Arial" w:cs="Arial"/>
          <w:sz w:val="20"/>
          <w:szCs w:val="20"/>
        </w:rPr>
        <w:fldChar w:fldCharType="begin"/>
      </w:r>
      <w:r w:rsidR="00164ACD">
        <w:rPr>
          <w:rFonts w:ascii="Arial" w:hAnsi="Arial" w:cs="Arial"/>
          <w:sz w:val="20"/>
          <w:szCs w:val="20"/>
        </w:rPr>
        <w:instrText xml:space="preserve"> ADDIN ZOTERO_ITEM CSL_CITATION {"citationID":"LdQsonyh","properties":{"formattedCitation":"\\super 5\\nosupersub{}","plainCitation":"5","noteIndex":0},"citationItems":[{"id":"UNjSuA79/8lhVjI3A","uris":["http://zotero.org/users/local/1p9EH8ax/items/ARLW3CQN"],"itemData":{"id":"3kMMCi5j/Y5AbAQ9p","type":"article-journal","container-title":"Molecular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B82DF4" w:rsidRPr="009A3A3C">
        <w:rPr>
          <w:rFonts w:ascii="Arial" w:hAnsi="Arial" w:cs="Arial"/>
          <w:sz w:val="20"/>
          <w:szCs w:val="20"/>
        </w:rPr>
        <w:fldChar w:fldCharType="separate"/>
      </w:r>
      <w:r w:rsidR="00164ACD" w:rsidRPr="00164ACD">
        <w:rPr>
          <w:rFonts w:ascii="Arial" w:hAnsi="Arial" w:cs="Arial"/>
          <w:kern w:val="0"/>
          <w:sz w:val="20"/>
          <w:vertAlign w:val="superscript"/>
        </w:rPr>
        <w:t>5</w:t>
      </w:r>
      <w:r w:rsidR="00B82DF4" w:rsidRPr="009A3A3C">
        <w:rPr>
          <w:rFonts w:ascii="Arial" w:hAnsi="Arial" w:cs="Arial"/>
          <w:sz w:val="20"/>
          <w:szCs w:val="20"/>
        </w:rPr>
        <w:fldChar w:fldCharType="end"/>
      </w:r>
      <w:r w:rsidRPr="00785308">
        <w:rPr>
          <w:rFonts w:ascii="Arial" w:hAnsi="Arial" w:cs="Arial"/>
          <w:sz w:val="20"/>
          <w:szCs w:val="20"/>
        </w:rPr>
        <w:t xml:space="preserve"> (X-Axis). (D) Scatter plot of t-statistics of DGEA in PBs purified by FAPS</w:t>
      </w:r>
      <w:r w:rsidR="00B82DF4" w:rsidRPr="004A6731">
        <w:rPr>
          <w:rFonts w:ascii="Arial" w:hAnsi="Arial" w:cs="Arial"/>
          <w:sz w:val="20"/>
          <w:szCs w:val="20"/>
        </w:rPr>
        <w:fldChar w:fldCharType="begin"/>
      </w:r>
      <w:r w:rsidR="00164ACD">
        <w:rPr>
          <w:rFonts w:ascii="Arial" w:hAnsi="Arial" w:cs="Arial"/>
          <w:sz w:val="20"/>
          <w:szCs w:val="20"/>
        </w:rPr>
        <w:instrText xml:space="preserve"> ADDIN ZOTERO_ITEM CSL_CITATION {"citationID":"u2zGN7jv","properties":{"formattedCitation":"\\super 8\\nosupersub{}","plainCitation":"8","noteIndex":0},"citationItems":[{"id":"UNjSuA79/w0We8JJo","uris":["http://zotero.org/users/local/q86rvdj2/items/KSJHQXQ8"],"itemData":{"id":1,"type":"article-journal","abstract":"Post-transcriptional mechanisms are fundamental safeguards of progenitor cell identity and are often dysregulated in cancer. Here, we identified regulators of P-bodies as crucial vulnerabilities in acute myeloid leukaemia (AML) through genome-wide CRISPR screens in normal and malignant haematopoietic progenitors. We found that leukaemia cells harbour aberrantly elevated numbers of P-bodies and show that P-body assembly is crucial for initiation and maintenance of AML. Notably, P-body loss had little effect upon homoeostatic haematopoiesis but impacted regenerative haematopoiesis. Molecular characterization of P-bodies purified from human AML cells unveiled their critical role in sequestering messenger RNAs encoding potent tumour suppressors from the translational machinery. P-body dissolution promoted translation of these mRNAs, which in turn rewired gene expression and chromatin architecture in leukaemia cells. Collectively, our findings highlight the contrasting and unique roles of RNA sequestration in P-bodies during tissue homoeostasis and oncogenesis. These insights open potential avenues for understanding myeloid leukaemia and future therapeutic interventions.","container-title":"Nature Cell Biology","DOI":"10.1038/s41556-024-01489-6","ISSN":"1476-4679","issue":"10","journalAbbreviation":"Nat Cell Biol","language":"eng","note":"PMID: 39169219","page":"1745-1758","source":"PubMed","title":"RNA sequestration in P-bodies sustains myeloid leukaemia","volume":"26","author":[{"family":"Kodali","given":"Srikanth"},{"family":"Proietti","given":"Ludovica"},{"family":"Valcarcel","given":"Gemma"},{"family":"López-Rubio","given":"Anna V."},{"family":"Pessina","given":"Patrizia"},{"family":"Eder","given":"Thomas"},{"family":"Shi","given":"Junchao"},{"family":"Jen","given":"Annie"},{"family":"Lupión-Garcia","given":"Núria"},{"family":"Starner","given":"Anne C."},{"family":"Bartels","given":"Mason D."},{"family":"Cui","given":"Yingzhi"},{"family":"Sands","given":"Caroline M."},{"family":"Planas-Riverola","given":"Ainoa"},{"family":"Martínez","given":"Alba"},{"family":"Velasco-Hernandez","given":"Talia"},{"family":"Tomás-Daza","given":"Laureano"},{"family":"Alber","given":"Bernhard"},{"family":"Manhart","given":"Gabriele"},{"family":"Mayer","given":"Isabella Maria"},{"family":"Kollmann","given":"Karoline"},{"family":"Fatica","given":"Alessandro"},{"family":"Menendez","given":"Pablo"},{"family":"Shishkova","given":"Evgenia"},{"family":"Rau","given":"Rachel E."},{"family":"Javierre","given":"Biola M."},{"family":"Coon","given":"Joshua"},{"family":"Chen","given":"Qi"},{"family":"Van Nostrand","given":"Eric L."},{"family":"Sardina","given":"Jose L."},{"family":"Grebien","given":"Florian"},{"family":"Di Stefano","given":"Bruno"}],"issued":{"date-parts":[["2024",10]]}}}],"schema":"https://github.com/citation-style-language/schema/raw/master/csl-citation.json"} </w:instrText>
      </w:r>
      <w:r w:rsidR="00B82DF4" w:rsidRPr="004A6731">
        <w:rPr>
          <w:rFonts w:ascii="Arial" w:hAnsi="Arial" w:cs="Arial"/>
          <w:sz w:val="20"/>
          <w:szCs w:val="20"/>
        </w:rPr>
        <w:fldChar w:fldCharType="separate"/>
      </w:r>
      <w:r w:rsidR="00164ACD" w:rsidRPr="00164ACD">
        <w:rPr>
          <w:rFonts w:ascii="Arial" w:hAnsi="Arial" w:cs="Arial"/>
          <w:kern w:val="0"/>
          <w:sz w:val="20"/>
          <w:vertAlign w:val="superscript"/>
        </w:rPr>
        <w:t>8</w:t>
      </w:r>
      <w:r w:rsidR="00B82DF4" w:rsidRPr="004A6731">
        <w:rPr>
          <w:rFonts w:ascii="Arial" w:hAnsi="Arial" w:cs="Arial"/>
          <w:sz w:val="20"/>
          <w:szCs w:val="20"/>
        </w:rPr>
        <w:fldChar w:fldCharType="end"/>
      </w:r>
      <w:r w:rsidRPr="00785308">
        <w:rPr>
          <w:rFonts w:ascii="Arial" w:hAnsi="Arial" w:cs="Arial"/>
          <w:sz w:val="20"/>
          <w:szCs w:val="20"/>
        </w:rPr>
        <w:t xml:space="preserve"> (Y-Axis) and by DC</w:t>
      </w:r>
      <w:r w:rsidR="00B82DF4" w:rsidRPr="009A3A3C">
        <w:rPr>
          <w:rFonts w:ascii="Arial" w:hAnsi="Arial" w:cs="Arial"/>
          <w:sz w:val="20"/>
          <w:szCs w:val="20"/>
        </w:rPr>
        <w:fldChar w:fldCharType="begin"/>
      </w:r>
      <w:r w:rsidR="00164ACD">
        <w:rPr>
          <w:rFonts w:ascii="Arial" w:hAnsi="Arial" w:cs="Arial"/>
          <w:sz w:val="20"/>
          <w:szCs w:val="20"/>
        </w:rPr>
        <w:instrText xml:space="preserve"> ADDIN ZOTERO_ITEM CSL_CITATION {"citationID":"P6bHL5Q9","properties":{"formattedCitation":"\\super 5\\nosupersub{}","plainCitation":"5","noteIndex":0},"citationItems":[{"id":"UNjSuA79/8lhVjI3A","uris":["http://zotero.org/users/local/1p9EH8ax/items/ARLW3CQN"],"itemData":{"id":"3kMMCi5j/Y5AbAQ9p","type":"article-journal","container-title":"Molecular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B82DF4" w:rsidRPr="009A3A3C">
        <w:rPr>
          <w:rFonts w:ascii="Arial" w:hAnsi="Arial" w:cs="Arial"/>
          <w:sz w:val="20"/>
          <w:szCs w:val="20"/>
        </w:rPr>
        <w:fldChar w:fldCharType="separate"/>
      </w:r>
      <w:r w:rsidR="00164ACD" w:rsidRPr="00164ACD">
        <w:rPr>
          <w:rFonts w:ascii="Arial" w:hAnsi="Arial" w:cs="Arial"/>
          <w:kern w:val="0"/>
          <w:sz w:val="20"/>
          <w:vertAlign w:val="superscript"/>
        </w:rPr>
        <w:t>5</w:t>
      </w:r>
      <w:r w:rsidR="00B82DF4" w:rsidRPr="009A3A3C">
        <w:rPr>
          <w:rFonts w:ascii="Arial" w:hAnsi="Arial" w:cs="Arial"/>
          <w:sz w:val="20"/>
          <w:szCs w:val="20"/>
        </w:rPr>
        <w:fldChar w:fldCharType="end"/>
      </w:r>
      <w:r w:rsidRPr="00785308">
        <w:rPr>
          <w:rFonts w:ascii="Arial" w:hAnsi="Arial" w:cs="Arial"/>
          <w:sz w:val="20"/>
          <w:szCs w:val="20"/>
        </w:rPr>
        <w:t>, compared to WCs (X-Axis). (E) Scatter plot of t-statistics of DGEA in SGs purified by DC</w:t>
      </w:r>
      <w:r w:rsidR="00B82DF4" w:rsidRPr="004A6731">
        <w:rPr>
          <w:rFonts w:ascii="Arial" w:hAnsi="Arial" w:cs="Arial"/>
          <w:sz w:val="20"/>
          <w:szCs w:val="20"/>
        </w:rPr>
        <w:fldChar w:fldCharType="begin"/>
      </w:r>
      <w:r w:rsidR="00164ACD">
        <w:rPr>
          <w:rFonts w:ascii="Arial" w:hAnsi="Arial" w:cs="Arial"/>
          <w:sz w:val="20"/>
          <w:szCs w:val="20"/>
        </w:rPr>
        <w:instrText xml:space="preserve"> ADDIN ZOTERO_ITEM CSL_CITATION {"citationID":"XVdH0fEz","properties":{"formattedCitation":"\\super 1\\nosupersub{}","plainCitation":"1","noteIndex":0},"citationItems":[{"id":"UNjSuA79/EEhxEKro","uris":["http://zotero.org/users/local/1p9EH8ax/items/WPA4SC2G"],"itemData":{"id":"3kMMCi5j/pWyCLjdf","type":"article-journal","container-title":"Molecular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B82DF4" w:rsidRPr="004A6731">
        <w:rPr>
          <w:rFonts w:ascii="Arial" w:hAnsi="Arial" w:cs="Arial"/>
          <w:sz w:val="20"/>
          <w:szCs w:val="20"/>
        </w:rPr>
        <w:fldChar w:fldCharType="separate"/>
      </w:r>
      <w:r w:rsidR="00164ACD" w:rsidRPr="00164ACD">
        <w:rPr>
          <w:rFonts w:ascii="Arial" w:hAnsi="Arial" w:cs="Arial"/>
          <w:kern w:val="0"/>
          <w:sz w:val="20"/>
          <w:vertAlign w:val="superscript"/>
        </w:rPr>
        <w:t>1</w:t>
      </w:r>
      <w:r w:rsidR="00B82DF4" w:rsidRPr="004A6731">
        <w:rPr>
          <w:rFonts w:ascii="Arial" w:hAnsi="Arial" w:cs="Arial"/>
          <w:sz w:val="20"/>
          <w:szCs w:val="20"/>
        </w:rPr>
        <w:fldChar w:fldCharType="end"/>
      </w:r>
      <w:r w:rsidRPr="00785308">
        <w:rPr>
          <w:rFonts w:ascii="Arial" w:hAnsi="Arial" w:cs="Arial"/>
          <w:sz w:val="20"/>
          <w:szCs w:val="20"/>
        </w:rPr>
        <w:t xml:space="preserve"> (Y-Axis) and by FAPS/FANCI</w:t>
      </w:r>
      <w:r w:rsidR="00B82DF4">
        <w:rPr>
          <w:rFonts w:ascii="Arial" w:hAnsi="Arial" w:cs="Arial"/>
          <w:sz w:val="20"/>
          <w:szCs w:val="20"/>
        </w:rPr>
        <w:fldChar w:fldCharType="begin"/>
      </w:r>
      <w:r w:rsidR="00164ACD">
        <w:rPr>
          <w:rFonts w:ascii="Arial" w:hAnsi="Arial" w:cs="Arial"/>
          <w:sz w:val="20"/>
          <w:szCs w:val="20"/>
        </w:rPr>
        <w:instrText xml:space="preserve"> ADDIN ZOTERO_ITEM CSL_CITATION {"citationID":"bsXZr8ME","properties":{"formattedCitation":"\\super 9\\nosupersub{}","plainCitation":"9","noteIndex":0},"citationItems":[{"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00B82DF4">
        <w:rPr>
          <w:rFonts w:ascii="Arial" w:hAnsi="Arial" w:cs="Arial"/>
          <w:sz w:val="20"/>
          <w:szCs w:val="20"/>
        </w:rPr>
        <w:fldChar w:fldCharType="separate"/>
      </w:r>
      <w:r w:rsidR="00164ACD" w:rsidRPr="00164ACD">
        <w:rPr>
          <w:rFonts w:ascii="Arial" w:hAnsi="Arial" w:cs="Arial"/>
          <w:kern w:val="0"/>
          <w:sz w:val="20"/>
          <w:vertAlign w:val="superscript"/>
        </w:rPr>
        <w:t>9</w:t>
      </w:r>
      <w:r w:rsidR="00B82DF4">
        <w:rPr>
          <w:rFonts w:ascii="Arial" w:hAnsi="Arial" w:cs="Arial"/>
          <w:sz w:val="20"/>
          <w:szCs w:val="20"/>
        </w:rPr>
        <w:fldChar w:fldCharType="end"/>
      </w:r>
      <w:r w:rsidRPr="00785308">
        <w:rPr>
          <w:rFonts w:ascii="Arial" w:hAnsi="Arial" w:cs="Arial"/>
          <w:sz w:val="20"/>
          <w:szCs w:val="20"/>
        </w:rPr>
        <w:t xml:space="preserve"> (X-Axis), comparing to WCs, after batch correction for cell type and stress. (F) Scatter plot of t-statistics of DGEA in SG (Y-Axis) and PB (X-Axis) purified by FAPS/FANCI</w:t>
      </w:r>
      <w:r w:rsidR="00B82DF4">
        <w:rPr>
          <w:rFonts w:ascii="Arial" w:hAnsi="Arial" w:cs="Arial"/>
          <w:sz w:val="20"/>
          <w:szCs w:val="20"/>
        </w:rPr>
        <w:fldChar w:fldCharType="begin"/>
      </w:r>
      <w:r w:rsidR="00164ACD">
        <w:rPr>
          <w:rFonts w:ascii="Arial" w:hAnsi="Arial" w:cs="Arial"/>
          <w:sz w:val="20"/>
          <w:szCs w:val="20"/>
        </w:rPr>
        <w:instrText xml:space="preserve"> ADDIN ZOTERO_ITEM CSL_CITATION {"citationID":"Kpoa2zvv","properties":{"formattedCitation":"\\super 8,9\\nosupersub{}","plainCitation":"8,9","noteIndex":0},"citationItems":[{"id":"UNjSuA79/w0We8JJo","uris":["http://zotero.org/users/local/q86rvdj2/items/KSJHQXQ8"],"itemData":{"id":1,"type":"article-journal","abstract":"Post-transcriptional mechanisms are fundamental safeguards of progenitor cell identity and are often dysregulated in cancer. Here, we identified regulators of P-bodies as crucial vulnerabilities in acute myeloid leukaemia (AML) through genome-wide CRISPR screens in normal and malignant haematopoietic progenitors. We found that leukaemia cells harbour aberrantly elevated numbers of P-bodies and show that P-body assembly is crucial for initiation and maintenance of AML. Notably, P-body loss had little effect upon homoeostatic haematopoiesis but impacted regenerative haematopoiesis. Molecular characterization of P-bodies purified from human AML cells unveiled their critical role in sequestering messenger RNAs encoding potent tumour suppressors from the translational machinery. P-body dissolution promoted translation of these mRNAs, which in turn rewired gene expression and chromatin architecture in leukaemia cells. Collectively, our findings highlight the contrasting and unique roles of RNA sequestration in P-bodies during tissue homoeostasis and oncogenesis. These insights open potential avenues for understanding myeloid leukaemia and future therapeutic interventions.","container-title":"Nature Cell Biology","DOI":"10.1038/s41556-024-01489-6","ISSN":"1476-4679","issue":"10","journalAbbreviation":"Nat Cell Biol","language":"eng","note":"PMID: 39169219","page":"1745-1758","source":"PubMed","title":"RNA sequestration in P-bodies sustains myeloid leukaemia","volume":"26","author":[{"family":"Kodali","given":"Srikanth"},{"family":"Proietti","given":"Ludovica"},{"family":"Valcarcel","given":"Gemma"},{"family":"López-Rubio","given":"Anna V."},{"family":"Pessina","given":"Patrizia"},{"family":"Eder","given":"Thomas"},{"family":"Shi","given":"Junchao"},{"family":"Jen","given":"Annie"},{"family":"Lupión-Garcia","given":"Núria"},{"family":"Starner","given":"Anne C."},{"family":"Bartels","given":"Mason D."},{"family":"Cui","given":"Yingzhi"},{"family":"Sands","given":"Caroline M."},{"family":"Planas-Riverola","given":"Ainoa"},{"family":"Martínez","given":"Alba"},{"family":"Velasco-Hernandez","given":"Talia"},{"family":"Tomás-Daza","given":"Laureano"},{"family":"Alber","given":"Bernhard"},{"family":"Manhart","given":"Gabriele"},{"family":"Mayer","given":"Isabella Maria"},{"family":"Kollmann","given":"Karoline"},{"family":"Fatica","given":"Alessandro"},{"family":"Menendez","given":"Pablo"},{"family":"Shishkova","given":"Evgenia"},{"family":"Rau","given":"Rachel E."},{"family":"Javierre","given":"Biola M."},{"family":"Coon","given":"Joshua"},{"family":"Chen","given":"Qi"},{"family":"Van Nostrand","given":"Eric L."},{"family":"Sardina","given":"Jose L."},{"family":"Grebien","given":"Florian"},{"family":"Di Stefano","given":"Bruno"}],"issued":{"date-parts":[["2024",10]]}}},{"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00B82DF4">
        <w:rPr>
          <w:rFonts w:ascii="Arial" w:hAnsi="Arial" w:cs="Arial"/>
          <w:sz w:val="20"/>
          <w:szCs w:val="20"/>
        </w:rPr>
        <w:fldChar w:fldCharType="separate"/>
      </w:r>
      <w:r w:rsidR="00164ACD" w:rsidRPr="00164ACD">
        <w:rPr>
          <w:rFonts w:ascii="Arial" w:hAnsi="Arial" w:cs="Arial"/>
          <w:kern w:val="0"/>
          <w:sz w:val="20"/>
          <w:vertAlign w:val="superscript"/>
        </w:rPr>
        <w:t>8,9</w:t>
      </w:r>
      <w:r w:rsidR="00B82DF4">
        <w:rPr>
          <w:rFonts w:ascii="Arial" w:hAnsi="Arial" w:cs="Arial"/>
          <w:sz w:val="20"/>
          <w:szCs w:val="20"/>
        </w:rPr>
        <w:fldChar w:fldCharType="end"/>
      </w:r>
      <w:r w:rsidRPr="00785308">
        <w:rPr>
          <w:rFonts w:ascii="Arial" w:hAnsi="Arial" w:cs="Arial"/>
          <w:sz w:val="20"/>
          <w:szCs w:val="20"/>
        </w:rPr>
        <w:t xml:space="preserve"> comparing to WCs, after batch correction for stress</w:t>
      </w:r>
      <w:del w:id="10" w:author="Nuno Morais" w:date="2026-06-17T15:05:00Z" w16du:dateUtc="2026-06-17T14:05:00Z">
        <w:r w:rsidRPr="00785308" w:rsidDel="007E2FFB">
          <w:rPr>
            <w:rFonts w:ascii="Arial" w:hAnsi="Arial" w:cs="Arial"/>
            <w:sz w:val="20"/>
            <w:szCs w:val="20"/>
          </w:rPr>
          <w:delText xml:space="preserve">; </w:delText>
        </w:r>
      </w:del>
      <w:ins w:id="11" w:author="Nuno Morais" w:date="2026-06-17T15:05:00Z" w16du:dateUtc="2026-06-17T14:05:00Z">
        <w:r w:rsidR="007E2FFB">
          <w:rPr>
            <w:rFonts w:ascii="Arial" w:hAnsi="Arial" w:cs="Arial"/>
            <w:sz w:val="20"/>
            <w:szCs w:val="20"/>
          </w:rPr>
          <w:t>.</w:t>
        </w:r>
        <w:r w:rsidR="007E2FFB" w:rsidRPr="00785308">
          <w:rPr>
            <w:rFonts w:ascii="Arial" w:hAnsi="Arial" w:cs="Arial"/>
            <w:sz w:val="20"/>
            <w:szCs w:val="20"/>
          </w:rPr>
          <w:t xml:space="preserve"> </w:t>
        </w:r>
      </w:ins>
      <w:r w:rsidRPr="00785308">
        <w:rPr>
          <w:rFonts w:ascii="Arial" w:hAnsi="Arial" w:cs="Arial"/>
          <w:sz w:val="20"/>
          <w:szCs w:val="20"/>
        </w:rPr>
        <w:t>In all panels, genes as circles colored by RNA length (nt); density contour lines in dark red, Spearman’s correlation coefficient ρ and associated test’s p-value on top left corner.</w:t>
      </w:r>
      <w:ins w:id="12" w:author="Alexandre Miguel Kaizeler Guedes Da Silva Afonso" w:date="2026-06-24T15:47:00Z" w16du:dateUtc="2026-06-24T14:47:00Z">
        <w:r w:rsidR="00196102" w:rsidRPr="00785308" w:rsidDel="00196102">
          <w:rPr>
            <w:rFonts w:ascii="Arial" w:hAnsi="Arial" w:cs="Arial"/>
            <w:sz w:val="20"/>
            <w:szCs w:val="20"/>
          </w:rPr>
          <w:t xml:space="preserve"> </w:t>
        </w:r>
      </w:ins>
      <w:del w:id="13" w:author="Alexandre Miguel Kaizeler Guedes Da Silva Afonso" w:date="2026-06-24T15:47:00Z" w16du:dateUtc="2026-06-24T14:47:00Z">
        <w:r w:rsidRPr="00785308" w:rsidDel="00196102">
          <w:rPr>
            <w:rFonts w:ascii="Arial" w:hAnsi="Arial" w:cs="Arial"/>
            <w:sz w:val="20"/>
            <w:szCs w:val="20"/>
          </w:rPr>
          <w:delText xml:space="preserve"> </w:delText>
        </w:r>
        <w:commentRangeStart w:id="14"/>
        <w:r w:rsidRPr="00785308" w:rsidDel="00196102">
          <w:rPr>
            <w:rFonts w:ascii="Arial" w:hAnsi="Arial" w:cs="Arial"/>
            <w:sz w:val="20"/>
            <w:szCs w:val="20"/>
          </w:rPr>
          <w:delText>The dashed line</w:delText>
        </w:r>
        <w:r w:rsidR="00AC126F" w:rsidDel="00196102">
          <w:rPr>
            <w:rFonts w:ascii="Arial" w:hAnsi="Arial" w:cs="Arial"/>
            <w:sz w:val="20"/>
            <w:szCs w:val="20"/>
          </w:rPr>
          <w:delText xml:space="preserve"> in all plots</w:delText>
        </w:r>
        <w:r w:rsidRPr="00785308" w:rsidDel="00196102">
          <w:rPr>
            <w:rFonts w:ascii="Arial" w:hAnsi="Arial" w:cs="Arial"/>
            <w:sz w:val="20"/>
            <w:szCs w:val="20"/>
          </w:rPr>
          <w:delText xml:space="preserve"> corresponds to the least-squares linear regression fit between the two variables.</w:delText>
        </w:r>
        <w:commentRangeEnd w:id="14"/>
        <w:r w:rsidR="00C229F2" w:rsidDel="00196102">
          <w:rPr>
            <w:rStyle w:val="CommentReference"/>
            <w:rFonts w:ascii="Arial" w:hAnsi="Arial" w:cs="Arial"/>
            <w:sz w:val="20"/>
            <w:szCs w:val="20"/>
          </w:rPr>
          <w:commentReference w:id="14"/>
        </w:r>
      </w:del>
    </w:p>
    <w:p w14:paraId="7664B44A" w14:textId="77777777" w:rsidR="003878D0" w:rsidRDefault="003878D0" w:rsidP="00785308">
      <w:pPr>
        <w:jc w:val="both"/>
        <w:rPr>
          <w:rFonts w:ascii="Arial" w:hAnsi="Arial" w:cs="Arial"/>
          <w:sz w:val="20"/>
          <w:szCs w:val="20"/>
        </w:rPr>
      </w:pPr>
    </w:p>
    <w:p w14:paraId="1D2A8F9B" w14:textId="63DEB883" w:rsidR="003878D0" w:rsidRDefault="004D1A37" w:rsidP="00785308">
      <w:pPr>
        <w:jc w:val="both"/>
        <w:rPr>
          <w:rFonts w:ascii="Arial" w:hAnsi="Arial" w:cs="Arial"/>
          <w:sz w:val="20"/>
          <w:szCs w:val="20"/>
        </w:rPr>
      </w:pPr>
      <w:ins w:id="15" w:author="Alexandre Miguel Kaizeler Guedes Da Silva Afonso" w:date="2026-06-24T17:34:00Z" w16du:dateUtc="2026-06-24T16:34:00Z">
        <w:r>
          <w:rPr>
            <w:rFonts w:ascii="Arial" w:hAnsi="Arial" w:cs="Arial"/>
            <w:noProof/>
            <w:sz w:val="20"/>
            <w:szCs w:val="20"/>
          </w:rPr>
          <w:drawing>
            <wp:inline distT="0" distB="0" distL="0" distR="0" wp14:anchorId="72596F26" wp14:editId="750CD3E6">
              <wp:extent cx="5731510" cy="7728585"/>
              <wp:effectExtent l="0" t="0" r="2540" b="5715"/>
              <wp:docPr id="183105076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50767" name="Imagem 1831050767"/>
                      <pic:cNvPicPr/>
                    </pic:nvPicPr>
                    <pic:blipFill>
                      <a:blip r:embed="rId18">
                        <a:extLst>
                          <a:ext uri="{28A0092B-C50C-407E-A947-70E740481C1C}">
                            <a14:useLocalDpi xmlns:a14="http://schemas.microsoft.com/office/drawing/2010/main" val="0"/>
                          </a:ext>
                        </a:extLst>
                      </a:blip>
                      <a:stretch>
                        <a:fillRect/>
                      </a:stretch>
                    </pic:blipFill>
                    <pic:spPr>
                      <a:xfrm>
                        <a:off x="0" y="0"/>
                        <a:ext cx="5731510" cy="7728585"/>
                      </a:xfrm>
                      <a:prstGeom prst="rect">
                        <a:avLst/>
                      </a:prstGeom>
                    </pic:spPr>
                  </pic:pic>
                </a:graphicData>
              </a:graphic>
            </wp:inline>
          </w:drawing>
        </w:r>
      </w:ins>
      <w:del w:id="16" w:author="Alexandre Miguel Kaizeler Guedes Da Silva Afonso" w:date="2026-06-24T17:34:00Z" w16du:dateUtc="2026-06-24T16:34:00Z">
        <w:r w:rsidR="003878D0" w:rsidDel="004D1A37">
          <w:rPr>
            <w:rFonts w:ascii="Arial" w:hAnsi="Arial" w:cs="Arial"/>
            <w:noProof/>
            <w:sz w:val="20"/>
            <w:szCs w:val="20"/>
          </w:rPr>
          <w:drawing>
            <wp:inline distT="0" distB="0" distL="0" distR="0" wp14:anchorId="6509F7CD" wp14:editId="4C1B3BA9">
              <wp:extent cx="5731510" cy="7809865"/>
              <wp:effectExtent l="0" t="0" r="0" b="635"/>
              <wp:docPr id="105639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99587" name="Picture 105639958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7809865"/>
                      </a:xfrm>
                      <a:prstGeom prst="rect">
                        <a:avLst/>
                      </a:prstGeom>
                    </pic:spPr>
                  </pic:pic>
                </a:graphicData>
              </a:graphic>
            </wp:inline>
          </w:drawing>
        </w:r>
      </w:del>
    </w:p>
    <w:p w14:paraId="58166F7E" w14:textId="10F71348" w:rsidR="003878D0" w:rsidRDefault="003878D0" w:rsidP="003878D0">
      <w:pPr>
        <w:jc w:val="both"/>
        <w:rPr>
          <w:ins w:id="17" w:author="Alexandre Miguel Kaizeler Guedes Da Silva Afonso" w:date="2026-06-25T18:26:00Z" w16du:dateUtc="2026-06-25T17:26:00Z"/>
          <w:rFonts w:ascii="Arial" w:hAnsi="Arial" w:cs="Arial"/>
          <w:color w:val="000000" w:themeColor="text1"/>
          <w:sz w:val="20"/>
          <w:szCs w:val="20"/>
        </w:rPr>
      </w:pPr>
      <w:r w:rsidRPr="009A3A3C">
        <w:rPr>
          <w:rFonts w:ascii="Arial" w:hAnsi="Arial" w:cs="Arial"/>
          <w:b/>
          <w:bCs/>
          <w:sz w:val="20"/>
          <w:szCs w:val="20"/>
        </w:rPr>
        <w:t xml:space="preserve">Supplementary Figure </w:t>
      </w:r>
      <w:r>
        <w:rPr>
          <w:rFonts w:ascii="Arial" w:hAnsi="Arial" w:cs="Arial"/>
          <w:b/>
          <w:bCs/>
          <w:sz w:val="20"/>
          <w:szCs w:val="20"/>
        </w:rPr>
        <w:t>7</w:t>
      </w:r>
      <w:r w:rsidRPr="009A3A3C">
        <w:rPr>
          <w:rFonts w:ascii="Arial" w:hAnsi="Arial" w:cs="Arial"/>
          <w:b/>
          <w:bCs/>
          <w:sz w:val="20"/>
          <w:szCs w:val="20"/>
        </w:rPr>
        <w:t xml:space="preserve">. </w:t>
      </w:r>
      <w:r w:rsidR="00A70887" w:rsidRPr="00673F43">
        <w:rPr>
          <w:rFonts w:ascii="Arial" w:hAnsi="Arial" w:cs="Arial"/>
          <w:sz w:val="20"/>
          <w:szCs w:val="20"/>
        </w:rPr>
        <w:t>(A)</w:t>
      </w:r>
      <w:r w:rsidR="00A70887">
        <w:rPr>
          <w:rFonts w:ascii="Arial" w:hAnsi="Arial" w:cs="Arial"/>
          <w:sz w:val="20"/>
          <w:szCs w:val="20"/>
        </w:rPr>
        <w:t xml:space="preserve"> </w:t>
      </w:r>
      <w:r w:rsidRPr="003E48EA">
        <w:rPr>
          <w:rFonts w:ascii="Arial" w:hAnsi="Arial" w:cs="Arial"/>
          <w:sz w:val="20"/>
          <w:szCs w:val="20"/>
        </w:rPr>
        <w:t>Scatter plot of t-statistics</w:t>
      </w:r>
      <w:r>
        <w:rPr>
          <w:rFonts w:ascii="Arial" w:hAnsi="Arial" w:cs="Arial"/>
          <w:sz w:val="20"/>
          <w:szCs w:val="20"/>
        </w:rPr>
        <w:t xml:space="preserve"> of DGE</w:t>
      </w:r>
      <w:r w:rsidRPr="003E48EA">
        <w:rPr>
          <w:rFonts w:ascii="Arial" w:hAnsi="Arial" w:cs="Arial"/>
          <w:sz w:val="20"/>
          <w:szCs w:val="20"/>
        </w:rPr>
        <w:t xml:space="preserve"> of simulated yeast SG </w:t>
      </w:r>
      <w:r w:rsidRPr="003E48EA">
        <w:rPr>
          <w:rFonts w:ascii="Arial" w:hAnsi="Arial" w:cs="Arial"/>
          <w:i/>
          <w:iCs/>
          <w:sz w:val="20"/>
          <w:szCs w:val="20"/>
        </w:rPr>
        <w:t>versus</w:t>
      </w:r>
      <w:r w:rsidRPr="003E48EA">
        <w:rPr>
          <w:rFonts w:ascii="Arial" w:hAnsi="Arial" w:cs="Arial"/>
          <w:sz w:val="20"/>
          <w:szCs w:val="20"/>
        </w:rPr>
        <w:t xml:space="preserve"> WC</w:t>
      </w:r>
      <w:r w:rsidR="00A70887">
        <w:rPr>
          <w:rFonts w:ascii="Arial" w:hAnsi="Arial" w:cs="Arial"/>
          <w:sz w:val="20"/>
          <w:szCs w:val="20"/>
        </w:rPr>
        <w:t xml:space="preserve"> (Y-Axis)</w:t>
      </w:r>
      <w:r w:rsidRPr="003E48EA">
        <w:rPr>
          <w:rFonts w:ascii="Arial" w:hAnsi="Arial" w:cs="Arial"/>
          <w:sz w:val="20"/>
          <w:szCs w:val="20"/>
        </w:rPr>
        <w:t xml:space="preserve">, with </w:t>
      </w:r>
      <w:r w:rsidRPr="00A70887">
        <w:rPr>
          <w:rFonts w:ascii="Arial" w:hAnsi="Arial" w:cs="Arial"/>
          <w:i/>
          <w:iCs/>
          <w:sz w:val="20"/>
          <w:szCs w:val="20"/>
        </w:rPr>
        <w:t>S</w:t>
      </w:r>
      <w:r w:rsidRPr="003E48EA">
        <w:rPr>
          <w:rFonts w:ascii="Arial" w:hAnsi="Arial" w:cs="Arial"/>
          <w:sz w:val="20"/>
          <w:szCs w:val="20"/>
        </w:rPr>
        <w:t xml:space="preserve"> estimations based on Sed-seq data</w:t>
      </w:r>
      <w:r w:rsidRPr="00110F76">
        <w:rPr>
          <w:rFonts w:ascii="Arial" w:hAnsi="Arial" w:cs="Arial"/>
          <w:sz w:val="20"/>
          <w:szCs w:val="20"/>
          <w:vertAlign w:val="superscript"/>
        </w:rPr>
        <w:t>31</w:t>
      </w:r>
      <w:r w:rsidRPr="003E48EA">
        <w:rPr>
          <w:rFonts w:ascii="Arial" w:hAnsi="Arial" w:cs="Arial"/>
          <w:sz w:val="20"/>
          <w:szCs w:val="20"/>
        </w:rPr>
        <w:t xml:space="preserve">, and </w:t>
      </w:r>
      <w:r>
        <w:rPr>
          <w:rFonts w:ascii="Arial" w:hAnsi="Arial" w:cs="Arial"/>
          <w:sz w:val="20"/>
          <w:szCs w:val="20"/>
        </w:rPr>
        <w:t>t-statistics of DGE</w:t>
      </w:r>
      <w:r w:rsidRPr="003E48EA">
        <w:rPr>
          <w:rFonts w:ascii="Arial" w:hAnsi="Arial" w:cs="Arial"/>
          <w:sz w:val="20"/>
          <w:szCs w:val="20"/>
        </w:rPr>
        <w:t xml:space="preserve"> in yeast SGs purified by DC</w:t>
      </w:r>
      <w:r w:rsidRPr="00110F76">
        <w:rPr>
          <w:rFonts w:ascii="Arial" w:hAnsi="Arial" w:cs="Arial"/>
          <w:sz w:val="20"/>
          <w:szCs w:val="20"/>
          <w:vertAlign w:val="superscript"/>
        </w:rPr>
        <w:t>29</w:t>
      </w:r>
      <w:r w:rsidRPr="003E48EA">
        <w:rPr>
          <w:rFonts w:ascii="Arial" w:hAnsi="Arial" w:cs="Arial"/>
          <w:sz w:val="20"/>
          <w:szCs w:val="20"/>
        </w:rPr>
        <w:t xml:space="preserve"> (X-Axis); </w:t>
      </w:r>
      <w:r>
        <w:rPr>
          <w:rFonts w:ascii="Arial" w:hAnsi="Arial" w:cs="Arial"/>
          <w:sz w:val="20"/>
          <w:szCs w:val="20"/>
        </w:rPr>
        <w:t>transcripts</w:t>
      </w:r>
      <w:r w:rsidRPr="009A3A3C">
        <w:rPr>
          <w:rFonts w:ascii="Arial" w:hAnsi="Arial" w:cs="Arial"/>
          <w:sz w:val="20"/>
          <w:szCs w:val="20"/>
        </w:rPr>
        <w:t xml:space="preserve"> as circles colored by RNA length; density contour lines in dark red, Spearman’s correlation coefficient </w:t>
      </w:r>
      <w:r w:rsidRPr="009A3A3C">
        <w:rPr>
          <w:rFonts w:ascii="Symbol" w:eastAsia="Symbol" w:hAnsi="Symbol" w:cs="Symbol"/>
          <w:sz w:val="20"/>
          <w:szCs w:val="20"/>
        </w:rPr>
        <w:t>r</w:t>
      </w:r>
      <w:r w:rsidRPr="009A3A3C">
        <w:rPr>
          <w:rFonts w:ascii="Arial" w:hAnsi="Arial" w:cs="Arial"/>
          <w:sz w:val="20"/>
          <w:szCs w:val="20"/>
        </w:rPr>
        <w:t xml:space="preserve"> and associated test’s p-value on top left corner.</w:t>
      </w:r>
      <w:r w:rsidRPr="00673F43">
        <w:rPr>
          <w:rStyle w:val="CommentReference"/>
          <w:rFonts w:ascii="Arial" w:hAnsi="Arial" w:cs="Arial"/>
          <w:sz w:val="20"/>
          <w:szCs w:val="20"/>
        </w:rPr>
        <w:t xml:space="preserve"> (B)</w:t>
      </w:r>
      <w:r w:rsidRPr="003E48EA">
        <w:rPr>
          <w:rFonts w:ascii="Arial" w:hAnsi="Arial" w:cs="Arial"/>
          <w:sz w:val="20"/>
          <w:szCs w:val="20"/>
        </w:rPr>
        <w:t xml:space="preserve"> </w:t>
      </w:r>
      <w:r>
        <w:rPr>
          <w:rFonts w:ascii="Arial" w:hAnsi="Arial" w:cs="Arial"/>
          <w:sz w:val="20"/>
          <w:szCs w:val="20"/>
        </w:rPr>
        <w:t>V</w:t>
      </w:r>
      <w:r w:rsidRPr="003E48EA">
        <w:rPr>
          <w:rFonts w:ascii="Arial" w:hAnsi="Arial" w:cs="Arial"/>
          <w:sz w:val="20"/>
          <w:szCs w:val="20"/>
        </w:rPr>
        <w:t xml:space="preserve">olcano plot of </w:t>
      </w:r>
      <w:r w:rsidR="00A70887">
        <w:rPr>
          <w:rFonts w:ascii="Arial" w:hAnsi="Arial" w:cs="Arial"/>
          <w:sz w:val="20"/>
          <w:szCs w:val="20"/>
        </w:rPr>
        <w:t>DGEA</w:t>
      </w:r>
      <w:r w:rsidRPr="003E48EA">
        <w:rPr>
          <w:rFonts w:ascii="Arial" w:hAnsi="Arial" w:cs="Arial"/>
          <w:sz w:val="20"/>
          <w:szCs w:val="20"/>
        </w:rPr>
        <w:t xml:space="preserve"> (Y-</w:t>
      </w:r>
      <w:r w:rsidRPr="003E48EA">
        <w:rPr>
          <w:rFonts w:ascii="Arial" w:hAnsi="Arial" w:cs="Arial"/>
          <w:sz w:val="20"/>
          <w:szCs w:val="20"/>
        </w:rPr>
        <w:lastRenderedPageBreak/>
        <w:t>Axis – B-Statistic</w:t>
      </w:r>
      <w:r w:rsidR="00A70887">
        <w:rPr>
          <w:rFonts w:ascii="Arial" w:hAnsi="Arial" w:cs="Arial"/>
          <w:sz w:val="20"/>
          <w:szCs w:val="20"/>
        </w:rPr>
        <w:t xml:space="preserve">; </w:t>
      </w:r>
      <w:r w:rsidRPr="003E48EA">
        <w:rPr>
          <w:rFonts w:ascii="Arial" w:hAnsi="Arial" w:cs="Arial"/>
          <w:sz w:val="20"/>
          <w:szCs w:val="20"/>
        </w:rPr>
        <w:t xml:space="preserve">X-Axis - </w:t>
      </w:r>
      <w:r w:rsidR="00A70887">
        <w:rPr>
          <w:rFonts w:ascii="Arial" w:hAnsi="Arial" w:cs="Arial"/>
          <w:sz w:val="20"/>
          <w:szCs w:val="20"/>
        </w:rPr>
        <w:t>l</w:t>
      </w:r>
      <w:r w:rsidRPr="003E48EA">
        <w:rPr>
          <w:rFonts w:ascii="Arial" w:hAnsi="Arial" w:cs="Arial"/>
          <w:sz w:val="20"/>
          <w:szCs w:val="20"/>
        </w:rPr>
        <w:t>og2 Fold-Change) between original SG</w:t>
      </w:r>
      <w:r>
        <w:rPr>
          <w:rFonts w:ascii="Arial" w:hAnsi="Arial" w:cs="Arial"/>
          <w:sz w:val="20"/>
          <w:szCs w:val="20"/>
        </w:rPr>
        <w:t>s</w:t>
      </w:r>
      <w:r w:rsidRPr="003E48EA">
        <w:rPr>
          <w:rFonts w:ascii="Arial" w:hAnsi="Arial" w:cs="Arial"/>
          <w:sz w:val="20"/>
          <w:szCs w:val="20"/>
        </w:rPr>
        <w:fldChar w:fldCharType="begin"/>
      </w:r>
      <w:r w:rsidR="00164ACD">
        <w:rPr>
          <w:rFonts w:ascii="Arial" w:hAnsi="Arial" w:cs="Arial"/>
          <w:sz w:val="20"/>
          <w:szCs w:val="20"/>
        </w:rPr>
        <w:instrText xml:space="preserve"> ADDIN ZOTERO_ITEM CSL_CITATION {"citationID":"A8mayxbu","properties":{"formattedCitation":"\\super 1\\nosupersub{}","plainCitation":"1","noteIndex":0},"citationItems":[{"id":"UNjSuA79/EEhxEKro","uris":["http://zotero.org/users/local/1p9EH8ax/items/WPA4SC2G"],"itemData":{"id":"3kMMCi5j/pWyCLjdf","type":"article-journal","container-title":"Molecular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3E48EA">
        <w:rPr>
          <w:rFonts w:ascii="Arial" w:hAnsi="Arial" w:cs="Arial"/>
          <w:sz w:val="20"/>
          <w:szCs w:val="20"/>
        </w:rPr>
        <w:fldChar w:fldCharType="separate"/>
      </w:r>
      <w:r w:rsidR="00164ACD" w:rsidRPr="00164ACD">
        <w:rPr>
          <w:rFonts w:ascii="Arial" w:hAnsi="Arial" w:cs="Arial"/>
          <w:kern w:val="0"/>
          <w:sz w:val="20"/>
          <w:vertAlign w:val="superscript"/>
        </w:rPr>
        <w:t>1</w:t>
      </w:r>
      <w:r w:rsidRPr="003E48EA">
        <w:rPr>
          <w:rFonts w:ascii="Arial" w:hAnsi="Arial" w:cs="Arial"/>
          <w:sz w:val="20"/>
          <w:szCs w:val="20"/>
        </w:rPr>
        <w:fldChar w:fldCharType="end"/>
      </w:r>
      <w:r w:rsidRPr="003E48EA">
        <w:rPr>
          <w:rFonts w:ascii="Arial" w:hAnsi="Arial" w:cs="Arial"/>
          <w:sz w:val="20"/>
          <w:szCs w:val="20"/>
        </w:rPr>
        <w:t xml:space="preserve"> and simulated SG</w:t>
      </w:r>
      <w:r>
        <w:rPr>
          <w:rFonts w:ascii="Arial" w:hAnsi="Arial" w:cs="Arial"/>
          <w:sz w:val="20"/>
          <w:szCs w:val="20"/>
        </w:rPr>
        <w:t>s</w:t>
      </w:r>
      <w:r w:rsidRPr="003E48EA">
        <w:rPr>
          <w:rFonts w:ascii="Arial" w:hAnsi="Arial" w:cs="Arial"/>
          <w:sz w:val="20"/>
          <w:szCs w:val="20"/>
        </w:rPr>
        <w:t>, based on Sed-Seq</w:t>
      </w:r>
      <w:r w:rsidRPr="003E48EA">
        <w:rPr>
          <w:rFonts w:ascii="Arial" w:hAnsi="Arial" w:cs="Arial"/>
          <w:sz w:val="20"/>
          <w:szCs w:val="20"/>
        </w:rPr>
        <w:fldChar w:fldCharType="begin"/>
      </w:r>
      <w:r w:rsidR="00164ACD">
        <w:rPr>
          <w:rFonts w:ascii="Arial" w:hAnsi="Arial" w:cs="Arial"/>
          <w:sz w:val="20"/>
          <w:szCs w:val="20"/>
        </w:rPr>
        <w:instrText xml:space="preserve"> ADDIN ZOTERO_ITEM CSL_CITATION {"citationID":"SmWPZyln","properties":{"formattedCitation":"\\super 10\\nosupersub{}","plainCitation":"10","noteIndex":0},"citationItems":[{"id":"UNjSuA79/HPQ1jFeA","uris":["http://zotero.org/users/local/1p9EH8ax/items/76HJKWHJ"],"itemData":{"id":"3kMMCi5j/xhMQ1lj6","type":"article","abstract":"Abstract\n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Pr="003E48EA">
        <w:rPr>
          <w:rFonts w:ascii="Arial" w:hAnsi="Arial" w:cs="Arial"/>
          <w:sz w:val="20"/>
          <w:szCs w:val="20"/>
        </w:rPr>
        <w:fldChar w:fldCharType="separate"/>
      </w:r>
      <w:r w:rsidR="00164ACD" w:rsidRPr="00164ACD">
        <w:rPr>
          <w:rFonts w:ascii="Arial" w:hAnsi="Arial" w:cs="Arial"/>
          <w:kern w:val="0"/>
          <w:sz w:val="20"/>
          <w:vertAlign w:val="superscript"/>
        </w:rPr>
        <w:t>10</w:t>
      </w:r>
      <w:r w:rsidRPr="003E48EA">
        <w:rPr>
          <w:rFonts w:ascii="Arial" w:hAnsi="Arial" w:cs="Arial"/>
          <w:sz w:val="20"/>
          <w:szCs w:val="20"/>
        </w:rPr>
        <w:fldChar w:fldCharType="end"/>
      </w:r>
      <w:r w:rsidRPr="003E48EA">
        <w:rPr>
          <w:rFonts w:ascii="Arial" w:hAnsi="Arial" w:cs="Arial"/>
          <w:sz w:val="20"/>
          <w:szCs w:val="20"/>
        </w:rPr>
        <w:t xml:space="preserve"> data; transcripts as circles, with commonly used RNA FISH controls</w:t>
      </w:r>
      <w:r w:rsidRPr="003E48EA">
        <w:rPr>
          <w:rFonts w:ascii="Arial" w:hAnsi="Arial" w:cs="Arial"/>
          <w:sz w:val="20"/>
          <w:szCs w:val="20"/>
        </w:rPr>
        <w:fldChar w:fldCharType="begin"/>
      </w:r>
      <w:r w:rsidR="00164ACD">
        <w:rPr>
          <w:rFonts w:ascii="Arial" w:hAnsi="Arial" w:cs="Arial"/>
          <w:sz w:val="20"/>
          <w:szCs w:val="20"/>
        </w:rPr>
        <w:instrText xml:space="preserve"> ADDIN ZOTERO_ITEM CSL_CITATION {"citationID":"iW4pQBwQ","properties":{"formattedCitation":"\\super 1\\nosupersub{}","plainCitation":"1","noteIndex":0},"citationItems":[{"id":"UNjSuA79/EEhxEKro","uris":["http://zotero.org/users/local/1p9EH8ax/items/WPA4SC2G"],"itemData":{"id":"3kMMCi5j/pWyCLjdf","type":"article-journal","container-title":"Molecular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3E48EA">
        <w:rPr>
          <w:rFonts w:ascii="Arial" w:hAnsi="Arial" w:cs="Arial"/>
          <w:sz w:val="20"/>
          <w:szCs w:val="20"/>
        </w:rPr>
        <w:fldChar w:fldCharType="separate"/>
      </w:r>
      <w:r w:rsidR="00164ACD" w:rsidRPr="00164ACD">
        <w:rPr>
          <w:rFonts w:ascii="Arial" w:hAnsi="Arial" w:cs="Arial"/>
          <w:kern w:val="0"/>
          <w:sz w:val="20"/>
          <w:vertAlign w:val="superscript"/>
        </w:rPr>
        <w:t>1</w:t>
      </w:r>
      <w:r w:rsidRPr="003E48EA">
        <w:rPr>
          <w:rFonts w:ascii="Arial" w:hAnsi="Arial" w:cs="Arial"/>
          <w:sz w:val="20"/>
          <w:szCs w:val="20"/>
        </w:rPr>
        <w:fldChar w:fldCharType="end"/>
      </w:r>
      <w:r w:rsidRPr="003E48EA">
        <w:rPr>
          <w:rFonts w:ascii="Arial" w:hAnsi="Arial" w:cs="Arial"/>
          <w:sz w:val="20"/>
          <w:szCs w:val="20"/>
        </w:rPr>
        <w:t xml:space="preserve"> in red. Vertical dashed lines correspond to -</w:t>
      </w:r>
      <w:r>
        <w:rPr>
          <w:rFonts w:ascii="Arial" w:hAnsi="Arial" w:cs="Arial"/>
          <w:sz w:val="20"/>
          <w:szCs w:val="20"/>
        </w:rPr>
        <w:t>0.75</w:t>
      </w:r>
      <w:r w:rsidRPr="003E48EA">
        <w:rPr>
          <w:rFonts w:ascii="Arial" w:hAnsi="Arial" w:cs="Arial"/>
          <w:sz w:val="20"/>
          <w:szCs w:val="20"/>
        </w:rPr>
        <w:t xml:space="preserve"> and </w:t>
      </w:r>
      <w:r>
        <w:rPr>
          <w:rFonts w:ascii="Arial" w:hAnsi="Arial" w:cs="Arial"/>
          <w:sz w:val="20"/>
          <w:szCs w:val="20"/>
        </w:rPr>
        <w:t>0.75</w:t>
      </w:r>
      <w:r w:rsidRPr="003E48EA">
        <w:rPr>
          <w:rFonts w:ascii="Arial" w:hAnsi="Arial" w:cs="Arial"/>
          <w:sz w:val="20"/>
          <w:szCs w:val="20"/>
        </w:rPr>
        <w:t xml:space="preserve"> </w:t>
      </w:r>
      <w:r w:rsidRPr="00673F43">
        <w:rPr>
          <w:rFonts w:ascii="Arial" w:hAnsi="Arial" w:cs="Arial"/>
          <w:sz w:val="20"/>
          <w:szCs w:val="20"/>
        </w:rPr>
        <w:t>log 2FC.</w:t>
      </w:r>
      <w:r>
        <w:rPr>
          <w:rFonts w:ascii="Arial" w:hAnsi="Arial" w:cs="Arial"/>
          <w:sz w:val="20"/>
          <w:szCs w:val="20"/>
        </w:rPr>
        <w:t xml:space="preserve"> Horizontal dashed line corresponds to B-statistic = 0.</w:t>
      </w:r>
      <w:r w:rsidRPr="00673F43">
        <w:rPr>
          <w:rFonts w:ascii="Arial" w:hAnsi="Arial" w:cs="Arial"/>
          <w:sz w:val="20"/>
          <w:szCs w:val="20"/>
        </w:rPr>
        <w:t xml:space="preserve"> (C) </w:t>
      </w:r>
      <w:r>
        <w:rPr>
          <w:rFonts w:ascii="Arial" w:hAnsi="Arial" w:cs="Arial"/>
          <w:sz w:val="20"/>
          <w:szCs w:val="20"/>
        </w:rPr>
        <w:t>V</w:t>
      </w:r>
      <w:r w:rsidRPr="003E48EA">
        <w:rPr>
          <w:rFonts w:ascii="Arial" w:hAnsi="Arial" w:cs="Arial"/>
          <w:sz w:val="20"/>
          <w:szCs w:val="20"/>
        </w:rPr>
        <w:t xml:space="preserve">olcano plot of </w:t>
      </w:r>
      <w:r w:rsidR="00A70887">
        <w:rPr>
          <w:rFonts w:ascii="Arial" w:hAnsi="Arial" w:cs="Arial"/>
          <w:sz w:val="20"/>
          <w:szCs w:val="20"/>
        </w:rPr>
        <w:t>DGEA</w:t>
      </w:r>
      <w:r w:rsidRPr="003E48EA">
        <w:rPr>
          <w:rFonts w:ascii="Arial" w:hAnsi="Arial" w:cs="Arial"/>
          <w:sz w:val="20"/>
          <w:szCs w:val="20"/>
        </w:rPr>
        <w:t xml:space="preserve"> (Y-Axis – B-Statistic</w:t>
      </w:r>
      <w:r w:rsidR="00A70887">
        <w:rPr>
          <w:rFonts w:ascii="Arial" w:hAnsi="Arial" w:cs="Arial"/>
          <w:sz w:val="20"/>
          <w:szCs w:val="20"/>
        </w:rPr>
        <w:t xml:space="preserve">; </w:t>
      </w:r>
      <w:r w:rsidRPr="003E48EA">
        <w:rPr>
          <w:rFonts w:ascii="Arial" w:hAnsi="Arial" w:cs="Arial"/>
          <w:sz w:val="20"/>
          <w:szCs w:val="20"/>
        </w:rPr>
        <w:t>X-Axis - Log2 Fold-Change)</w:t>
      </w:r>
      <w:r>
        <w:rPr>
          <w:rFonts w:ascii="Arial" w:hAnsi="Arial" w:cs="Arial"/>
          <w:sz w:val="20"/>
          <w:szCs w:val="20"/>
        </w:rPr>
        <w:t xml:space="preserve"> </w:t>
      </w:r>
      <w:r w:rsidR="00A70887">
        <w:rPr>
          <w:rFonts w:ascii="Arial" w:hAnsi="Arial" w:cs="Arial"/>
          <w:sz w:val="20"/>
          <w:szCs w:val="20"/>
        </w:rPr>
        <w:t>of interception of stress with RNP sample types, given by linear modeling (i.e., corresponding to DC-isolated RNP granules stress specific sequestration)</w:t>
      </w:r>
      <w:r w:rsidRPr="00673F43">
        <w:rPr>
          <w:rFonts w:ascii="Arial" w:hAnsi="Arial" w:cs="Arial"/>
          <w:sz w:val="20"/>
          <w:szCs w:val="20"/>
        </w:rPr>
        <w:fldChar w:fldCharType="begin"/>
      </w:r>
      <w:r w:rsidR="00164ACD">
        <w:rPr>
          <w:rFonts w:ascii="Arial" w:hAnsi="Arial" w:cs="Arial"/>
          <w:sz w:val="20"/>
          <w:szCs w:val="20"/>
        </w:rPr>
        <w:instrText xml:space="preserve"> ADDIN ZOTERO_ITEM CSL_CITATION {"citationID":"DLpziUq2","properties":{"formattedCitation":"\\super 5\\nosupersub{}","plainCitation":"5","noteIndex":0},"citationItems":[{"id":"UNjSuA79/8lhVjI3A","uris":["http://zotero.org/users/local/1p9EH8ax/items/ARLW3CQN"],"itemData":{"id":"3kMMCi5j/Y5AbAQ9p","type":"article-journal","container-title":"Molecular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673F43">
        <w:rPr>
          <w:rFonts w:ascii="Arial" w:hAnsi="Arial" w:cs="Arial"/>
          <w:sz w:val="20"/>
          <w:szCs w:val="20"/>
        </w:rPr>
        <w:fldChar w:fldCharType="separate"/>
      </w:r>
      <w:r w:rsidR="00164ACD" w:rsidRPr="00164ACD">
        <w:rPr>
          <w:rFonts w:ascii="Arial" w:hAnsi="Arial" w:cs="Arial"/>
          <w:kern w:val="0"/>
          <w:sz w:val="20"/>
          <w:vertAlign w:val="superscript"/>
        </w:rPr>
        <w:t>5</w:t>
      </w:r>
      <w:r w:rsidRPr="00673F43">
        <w:rPr>
          <w:rFonts w:ascii="Arial" w:hAnsi="Arial" w:cs="Arial"/>
          <w:sz w:val="20"/>
          <w:szCs w:val="20"/>
        </w:rPr>
        <w:fldChar w:fldCharType="end"/>
      </w:r>
      <w:r w:rsidRPr="00673F43">
        <w:rPr>
          <w:rFonts w:ascii="Arial" w:hAnsi="Arial" w:cs="Arial"/>
          <w:sz w:val="20"/>
          <w:szCs w:val="20"/>
        </w:rPr>
        <w:t>; transcripts as circles, with commonly used RNA FISH controls</w:t>
      </w:r>
      <w:r w:rsidRPr="00673F43">
        <w:rPr>
          <w:rFonts w:ascii="Arial" w:hAnsi="Arial" w:cs="Arial"/>
          <w:sz w:val="20"/>
          <w:szCs w:val="20"/>
        </w:rPr>
        <w:fldChar w:fldCharType="begin"/>
      </w:r>
      <w:r w:rsidR="00164ACD">
        <w:rPr>
          <w:rFonts w:ascii="Arial" w:hAnsi="Arial" w:cs="Arial"/>
          <w:sz w:val="20"/>
          <w:szCs w:val="20"/>
        </w:rPr>
        <w:instrText xml:space="preserve"> ADDIN ZOTERO_ITEM CSL_CITATION {"citationID":"YhjfzwBD","properties":{"formattedCitation":"\\super 1\\nosupersub{}","plainCitation":"1","noteIndex":0},"citationItems":[{"id":"UNjSuA79/EEhxEKro","uris":["http://zotero.org/users/local/1p9EH8ax/items/WPA4SC2G"],"itemData":{"id":"3kMMCi5j/pWyCLjdf","type":"article-journal","container-title":"Molecular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673F43">
        <w:rPr>
          <w:rFonts w:ascii="Arial" w:hAnsi="Arial" w:cs="Arial"/>
          <w:sz w:val="20"/>
          <w:szCs w:val="20"/>
        </w:rPr>
        <w:fldChar w:fldCharType="separate"/>
      </w:r>
      <w:r w:rsidR="00164ACD" w:rsidRPr="00164ACD">
        <w:rPr>
          <w:rFonts w:ascii="Arial" w:hAnsi="Arial" w:cs="Arial"/>
          <w:kern w:val="0"/>
          <w:sz w:val="20"/>
          <w:vertAlign w:val="superscript"/>
        </w:rPr>
        <w:t>1</w:t>
      </w:r>
      <w:r w:rsidRPr="00673F43">
        <w:rPr>
          <w:rFonts w:ascii="Arial" w:hAnsi="Arial" w:cs="Arial"/>
          <w:sz w:val="20"/>
          <w:szCs w:val="20"/>
        </w:rPr>
        <w:fldChar w:fldCharType="end"/>
      </w:r>
      <w:r w:rsidRPr="00673F43">
        <w:rPr>
          <w:rFonts w:ascii="Arial" w:hAnsi="Arial" w:cs="Arial"/>
          <w:sz w:val="20"/>
          <w:szCs w:val="20"/>
        </w:rPr>
        <w:t xml:space="preserve"> in red. Vertical dashed lines correspond to -</w:t>
      </w:r>
      <w:r>
        <w:rPr>
          <w:rFonts w:ascii="Arial" w:hAnsi="Arial" w:cs="Arial"/>
          <w:sz w:val="20"/>
          <w:szCs w:val="20"/>
        </w:rPr>
        <w:t>1</w:t>
      </w:r>
      <w:r w:rsidRPr="00673F43">
        <w:rPr>
          <w:rFonts w:ascii="Arial" w:hAnsi="Arial" w:cs="Arial"/>
          <w:sz w:val="20"/>
          <w:szCs w:val="20"/>
        </w:rPr>
        <w:t xml:space="preserve"> and </w:t>
      </w:r>
      <w:r>
        <w:rPr>
          <w:rFonts w:ascii="Arial" w:hAnsi="Arial" w:cs="Arial"/>
          <w:sz w:val="20"/>
          <w:szCs w:val="20"/>
        </w:rPr>
        <w:t>1</w:t>
      </w:r>
      <w:r w:rsidRPr="00673F43">
        <w:rPr>
          <w:rFonts w:ascii="Arial" w:hAnsi="Arial" w:cs="Arial"/>
          <w:sz w:val="20"/>
          <w:szCs w:val="20"/>
        </w:rPr>
        <w:t xml:space="preserve"> log2FC</w:t>
      </w:r>
      <w:r w:rsidRPr="003E48EA">
        <w:rPr>
          <w:rFonts w:ascii="Arial" w:hAnsi="Arial" w:cs="Arial"/>
          <w:sz w:val="20"/>
          <w:szCs w:val="20"/>
        </w:rPr>
        <w:t>.</w:t>
      </w:r>
      <w:r>
        <w:rPr>
          <w:rFonts w:ascii="Arial" w:hAnsi="Arial" w:cs="Arial"/>
          <w:sz w:val="20"/>
          <w:szCs w:val="20"/>
        </w:rPr>
        <w:t xml:space="preserve"> Horizontal dashed line corresponds to B-statistic = 0.</w:t>
      </w:r>
      <w:r w:rsidRPr="003E48EA">
        <w:rPr>
          <w:rFonts w:ascii="Arial" w:hAnsi="Arial" w:cs="Arial"/>
          <w:b/>
          <w:bCs/>
          <w:sz w:val="20"/>
          <w:szCs w:val="20"/>
        </w:rPr>
        <w:t xml:space="preserve"> </w:t>
      </w:r>
      <w:r w:rsidRPr="003E48EA">
        <w:rPr>
          <w:rFonts w:ascii="Arial" w:hAnsi="Arial" w:cs="Arial"/>
          <w:sz w:val="20"/>
          <w:szCs w:val="20"/>
        </w:rPr>
        <w:t>(</w:t>
      </w:r>
      <w:r>
        <w:rPr>
          <w:rFonts w:ascii="Arial" w:hAnsi="Arial" w:cs="Arial"/>
          <w:sz w:val="20"/>
          <w:szCs w:val="20"/>
        </w:rPr>
        <w:t>D</w:t>
      </w:r>
      <w:r w:rsidRPr="003E48EA">
        <w:rPr>
          <w:rFonts w:ascii="Arial" w:hAnsi="Arial" w:cs="Arial"/>
          <w:sz w:val="20"/>
          <w:szCs w:val="20"/>
        </w:rPr>
        <w:t xml:space="preserve">) Scatter plot of t-statistics of </w:t>
      </w:r>
      <w:r>
        <w:rPr>
          <w:rFonts w:ascii="Arial" w:hAnsi="Arial" w:cs="Arial"/>
          <w:sz w:val="20"/>
          <w:szCs w:val="20"/>
        </w:rPr>
        <w:t>DGE</w:t>
      </w:r>
      <w:r w:rsidRPr="003E48EA">
        <w:rPr>
          <w:rFonts w:ascii="Arial" w:hAnsi="Arial" w:cs="Arial"/>
          <w:sz w:val="20"/>
          <w:szCs w:val="20"/>
        </w:rPr>
        <w:t xml:space="preserve"> in linear modelled DC-isolated RNP granules</w:t>
      </w:r>
      <w:r>
        <w:rPr>
          <w:rFonts w:ascii="Arial" w:hAnsi="Arial" w:cs="Arial"/>
          <w:sz w:val="20"/>
          <w:szCs w:val="20"/>
        </w:rPr>
        <w:t xml:space="preserve"> stress-specific sequestration</w:t>
      </w:r>
      <w:r w:rsidRPr="003E48EA">
        <w:rPr>
          <w:rFonts w:ascii="Arial" w:hAnsi="Arial" w:cs="Arial"/>
          <w:sz w:val="20"/>
          <w:szCs w:val="20"/>
        </w:rPr>
        <w:fldChar w:fldCharType="begin"/>
      </w:r>
      <w:r w:rsidR="00164ACD">
        <w:rPr>
          <w:rFonts w:ascii="Arial" w:hAnsi="Arial" w:cs="Arial"/>
          <w:sz w:val="20"/>
          <w:szCs w:val="20"/>
        </w:rPr>
        <w:instrText xml:space="preserve"> ADDIN ZOTERO_ITEM CSL_CITATION {"citationID":"9NhLMlsm","properties":{"formattedCitation":"\\super 5\\nosupersub{}","plainCitation":"5","noteIndex":0},"citationItems":[{"id":"UNjSuA79/8lhVjI3A","uris":["http://zotero.org/users/local/1p9EH8ax/items/ARLW3CQN"],"itemData":{"id":"3kMMCi5j/Y5AbAQ9p","type":"article-journal","container-title":"Molecular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3E48EA">
        <w:rPr>
          <w:rFonts w:ascii="Arial" w:hAnsi="Arial" w:cs="Arial"/>
          <w:sz w:val="20"/>
          <w:szCs w:val="20"/>
        </w:rPr>
        <w:fldChar w:fldCharType="separate"/>
      </w:r>
      <w:r w:rsidR="00164ACD" w:rsidRPr="00164ACD">
        <w:rPr>
          <w:rFonts w:ascii="Arial" w:hAnsi="Arial" w:cs="Arial"/>
          <w:kern w:val="0"/>
          <w:sz w:val="20"/>
          <w:vertAlign w:val="superscript"/>
        </w:rPr>
        <w:t>5</w:t>
      </w:r>
      <w:r w:rsidRPr="003E48EA">
        <w:rPr>
          <w:rFonts w:ascii="Arial" w:hAnsi="Arial" w:cs="Arial"/>
          <w:sz w:val="20"/>
          <w:szCs w:val="20"/>
        </w:rPr>
        <w:fldChar w:fldCharType="end"/>
      </w:r>
      <w:r w:rsidRPr="003E48EA">
        <w:rPr>
          <w:rFonts w:ascii="Arial" w:hAnsi="Arial" w:cs="Arial"/>
          <w:sz w:val="20"/>
          <w:szCs w:val="20"/>
        </w:rPr>
        <w:t xml:space="preserve"> (</w:t>
      </w:r>
      <w:r w:rsidR="00274C12">
        <w:rPr>
          <w:rFonts w:ascii="Arial" w:hAnsi="Arial" w:cs="Arial"/>
          <w:sz w:val="20"/>
          <w:szCs w:val="20"/>
        </w:rPr>
        <w:t>Y</w:t>
      </w:r>
      <w:r w:rsidRPr="003E48EA">
        <w:rPr>
          <w:rFonts w:ascii="Arial" w:hAnsi="Arial" w:cs="Arial"/>
          <w:sz w:val="20"/>
          <w:szCs w:val="20"/>
        </w:rPr>
        <w:t>-Axis) and RNA length (</w:t>
      </w:r>
      <w:r w:rsidR="00274C12">
        <w:rPr>
          <w:rFonts w:ascii="Arial" w:hAnsi="Arial" w:cs="Arial"/>
          <w:sz w:val="20"/>
          <w:szCs w:val="20"/>
        </w:rPr>
        <w:t>X</w:t>
      </w:r>
      <w:r w:rsidRPr="003E48EA">
        <w:rPr>
          <w:rFonts w:ascii="Arial" w:hAnsi="Arial" w:cs="Arial"/>
          <w:sz w:val="20"/>
          <w:szCs w:val="20"/>
        </w:rPr>
        <w:t xml:space="preserve">-Axis); transcripts as circles; density contour lines in dark red, Spearman’s </w:t>
      </w:r>
      <w:r w:rsidRPr="004E0647">
        <w:rPr>
          <w:rFonts w:ascii="Arial" w:hAnsi="Arial" w:cs="Arial"/>
          <w:sz w:val="20"/>
          <w:szCs w:val="20"/>
        </w:rPr>
        <w:t xml:space="preserve">correlation coefficient </w:t>
      </w:r>
      <w:r w:rsidRPr="004E0647">
        <w:rPr>
          <w:rFonts w:ascii="Arial" w:eastAsia="Symbol" w:hAnsi="Arial" w:cs="Arial"/>
          <w:sz w:val="20"/>
          <w:szCs w:val="20"/>
        </w:rPr>
        <w:t>r</w:t>
      </w:r>
      <w:r w:rsidRPr="004E0647">
        <w:rPr>
          <w:rFonts w:ascii="Arial" w:hAnsi="Arial" w:cs="Arial"/>
          <w:sz w:val="20"/>
          <w:szCs w:val="20"/>
        </w:rPr>
        <w:t xml:space="preserve"> and associated test’s p-value on top left corner. </w:t>
      </w:r>
      <w:commentRangeStart w:id="18"/>
      <w:del w:id="19" w:author="Alexandre Miguel Kaizeler Guedes Da Silva Afonso" w:date="2026-06-24T16:51:00Z" w16du:dateUtc="2026-06-24T15:51:00Z">
        <w:r w:rsidR="00516240" w:rsidDel="00D74B6B">
          <w:rPr>
            <w:rFonts w:ascii="Arial" w:hAnsi="Arial" w:cs="Arial"/>
            <w:sz w:val="20"/>
            <w:szCs w:val="20"/>
          </w:rPr>
          <w:delText xml:space="preserve">Dashed line </w:delText>
        </w:r>
        <w:r w:rsidR="0019649F" w:rsidDel="00D74B6B">
          <w:rPr>
            <w:rFonts w:ascii="Arial" w:hAnsi="Arial" w:cs="Arial"/>
            <w:sz w:val="20"/>
            <w:szCs w:val="20"/>
          </w:rPr>
          <w:delText>corresponds</w:delText>
        </w:r>
        <w:r w:rsidR="00516240" w:rsidDel="00D74B6B">
          <w:rPr>
            <w:rFonts w:ascii="Arial" w:hAnsi="Arial" w:cs="Arial"/>
            <w:sz w:val="20"/>
            <w:szCs w:val="20"/>
          </w:rPr>
          <w:delText xml:space="preserve"> to the least-squares </w:delText>
        </w:r>
        <w:r w:rsidR="0019649F" w:rsidDel="00D74B6B">
          <w:rPr>
            <w:rFonts w:ascii="Arial" w:hAnsi="Arial" w:cs="Arial"/>
            <w:sz w:val="20"/>
            <w:szCs w:val="20"/>
          </w:rPr>
          <w:delText>linear regression fit between the two variables.</w:delText>
        </w:r>
        <w:commentRangeEnd w:id="18"/>
        <w:r w:rsidR="00C229F2" w:rsidDel="00D74B6B">
          <w:rPr>
            <w:rStyle w:val="CommentReference"/>
            <w:rFonts w:ascii="Arial" w:hAnsi="Arial" w:cs="Arial"/>
            <w:sz w:val="20"/>
            <w:szCs w:val="20"/>
          </w:rPr>
          <w:commentReference w:id="18"/>
        </w:r>
        <w:r w:rsidR="0019649F" w:rsidDel="00D74B6B">
          <w:rPr>
            <w:rFonts w:ascii="Arial" w:hAnsi="Arial" w:cs="Arial"/>
            <w:sz w:val="20"/>
            <w:szCs w:val="20"/>
          </w:rPr>
          <w:delText xml:space="preserve"> </w:delText>
        </w:r>
      </w:del>
      <w:r w:rsidRPr="004E0647">
        <w:rPr>
          <w:rFonts w:ascii="Arial" w:hAnsi="Arial" w:cs="Arial"/>
          <w:sz w:val="20"/>
          <w:szCs w:val="20"/>
        </w:rPr>
        <w:t xml:space="preserve">(E) </w:t>
      </w:r>
      <w:ins w:id="20" w:author="Alexandre Miguel Kaizeler Guedes Da Silva Afonso" w:date="2026-06-25T18:32:00Z" w16du:dateUtc="2026-06-25T17:32:00Z">
        <w:r w:rsidR="000F7253" w:rsidRPr="003E48EA">
          <w:rPr>
            <w:rFonts w:ascii="Arial" w:hAnsi="Arial" w:cs="Arial"/>
            <w:color w:val="000000" w:themeColor="text1"/>
            <w:sz w:val="20"/>
            <w:szCs w:val="20"/>
          </w:rPr>
          <w:t xml:space="preserve">GSEA NES of Hallmark gene sets, </w:t>
        </w:r>
        <w:r w:rsidR="000F7253">
          <w:rPr>
            <w:rFonts w:ascii="Arial" w:hAnsi="Arial" w:cs="Arial"/>
            <w:sz w:val="20"/>
            <w:szCs w:val="20"/>
          </w:rPr>
          <w:t xml:space="preserve">with genes </w:t>
        </w:r>
        <w:r w:rsidR="000F7253" w:rsidRPr="00EA08B7">
          <w:rPr>
            <w:rFonts w:ascii="Arial" w:hAnsi="Arial" w:cs="Arial"/>
            <w:sz w:val="20"/>
            <w:szCs w:val="20"/>
          </w:rPr>
          <w:t>ranked by t-statistic</w:t>
        </w:r>
        <w:r w:rsidR="000F7253">
          <w:rPr>
            <w:rFonts w:ascii="Arial" w:hAnsi="Arial" w:cs="Arial"/>
            <w:sz w:val="20"/>
            <w:szCs w:val="20"/>
          </w:rPr>
          <w:t>s of differential expression</w:t>
        </w:r>
        <w:r w:rsidR="000F7253" w:rsidRPr="003E48EA">
          <w:rPr>
            <w:rFonts w:ascii="Arial" w:hAnsi="Arial" w:cs="Arial"/>
            <w:color w:val="000000" w:themeColor="text1"/>
            <w:sz w:val="20"/>
            <w:szCs w:val="20"/>
          </w:rPr>
          <w:t>,</w:t>
        </w:r>
      </w:ins>
      <w:del w:id="21" w:author="Alexandre Miguel Kaizeler Guedes Da Silva Afonso" w:date="2026-06-25T18:32:00Z" w16du:dateUtc="2026-06-25T17:32:00Z">
        <w:r w:rsidRPr="004E0647" w:rsidDel="000F7253">
          <w:rPr>
            <w:rFonts w:ascii="Arial" w:hAnsi="Arial" w:cs="Arial"/>
            <w:color w:val="000000" w:themeColor="text1"/>
            <w:sz w:val="20"/>
            <w:szCs w:val="20"/>
          </w:rPr>
          <w:delText>GSEA NES of Hallmark gene sets, ranked by t-statistic,</w:delText>
        </w:r>
      </w:del>
      <w:r w:rsidRPr="004E0647">
        <w:rPr>
          <w:rFonts w:ascii="Arial" w:hAnsi="Arial" w:cs="Arial"/>
          <w:color w:val="000000" w:themeColor="text1"/>
          <w:sz w:val="20"/>
          <w:szCs w:val="20"/>
        </w:rPr>
        <w:t xml:space="preserve"> in </w:t>
      </w:r>
      <w:r w:rsidRPr="004E0647">
        <w:rPr>
          <w:rFonts w:ascii="Arial" w:hAnsi="Arial" w:cs="Arial"/>
          <w:sz w:val="20"/>
          <w:szCs w:val="20"/>
        </w:rPr>
        <w:t>linear modelled DC-isolated RNP granules stress-specific sequestration</w:t>
      </w:r>
      <w:r w:rsidRPr="004E0647">
        <w:rPr>
          <w:rFonts w:ascii="Arial" w:hAnsi="Arial" w:cs="Arial"/>
          <w:sz w:val="20"/>
          <w:szCs w:val="20"/>
        </w:rPr>
        <w:fldChar w:fldCharType="begin"/>
      </w:r>
      <w:r w:rsidR="00164ACD">
        <w:rPr>
          <w:rFonts w:ascii="Arial" w:hAnsi="Arial" w:cs="Arial"/>
          <w:sz w:val="20"/>
          <w:szCs w:val="20"/>
        </w:rPr>
        <w:instrText xml:space="preserve"> ADDIN ZOTERO_ITEM CSL_CITATION {"citationID":"7g9GtdMJ","properties":{"formattedCitation":"\\super 5\\nosupersub{}","plainCitation":"5","noteIndex":0},"citationItems":[{"id":"UNjSuA79/8lhVjI3A","uris":["http://zotero.org/users/local/1p9EH8ax/items/ARLW3CQN"],"itemData":{"id":"3kMMCi5j/Y5AbAQ9p","type":"article-journal","container-title":"Molecular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4E0647">
        <w:rPr>
          <w:rFonts w:ascii="Arial" w:hAnsi="Arial" w:cs="Arial"/>
          <w:sz w:val="20"/>
          <w:szCs w:val="20"/>
        </w:rPr>
        <w:fldChar w:fldCharType="separate"/>
      </w:r>
      <w:r w:rsidR="00164ACD" w:rsidRPr="00164ACD">
        <w:rPr>
          <w:rFonts w:ascii="Arial" w:hAnsi="Arial" w:cs="Arial"/>
          <w:kern w:val="0"/>
          <w:sz w:val="20"/>
          <w:vertAlign w:val="superscript"/>
        </w:rPr>
        <w:t>5</w:t>
      </w:r>
      <w:r w:rsidRPr="004E0647">
        <w:rPr>
          <w:rFonts w:ascii="Arial" w:hAnsi="Arial" w:cs="Arial"/>
          <w:sz w:val="20"/>
          <w:szCs w:val="20"/>
        </w:rPr>
        <w:fldChar w:fldCharType="end"/>
      </w:r>
      <w:r w:rsidRPr="004E0647">
        <w:rPr>
          <w:rFonts w:ascii="Arial" w:hAnsi="Arial" w:cs="Arial"/>
          <w:sz w:val="20"/>
          <w:szCs w:val="20"/>
        </w:rPr>
        <w:t xml:space="preserve">. (F) </w:t>
      </w:r>
      <w:ins w:id="22" w:author="Alexandre Miguel Kaizeler Guedes Da Silva Afonso" w:date="2026-06-25T18:32:00Z" w16du:dateUtc="2026-06-25T17:32:00Z">
        <w:r w:rsidR="000F7253" w:rsidRPr="003E48EA">
          <w:rPr>
            <w:rFonts w:ascii="Arial" w:hAnsi="Arial" w:cs="Arial"/>
            <w:color w:val="000000" w:themeColor="text1"/>
            <w:sz w:val="20"/>
            <w:szCs w:val="20"/>
          </w:rPr>
          <w:t xml:space="preserve">GSEA NES of Hallmark gene sets, </w:t>
        </w:r>
        <w:r w:rsidR="000F7253">
          <w:rPr>
            <w:rFonts w:ascii="Arial" w:hAnsi="Arial" w:cs="Arial"/>
            <w:sz w:val="20"/>
            <w:szCs w:val="20"/>
          </w:rPr>
          <w:t xml:space="preserve">with genes </w:t>
        </w:r>
        <w:r w:rsidR="000F7253" w:rsidRPr="00EA08B7">
          <w:rPr>
            <w:rFonts w:ascii="Arial" w:hAnsi="Arial" w:cs="Arial"/>
            <w:sz w:val="20"/>
            <w:szCs w:val="20"/>
          </w:rPr>
          <w:t>ranked by t-statistic</w:t>
        </w:r>
        <w:r w:rsidR="000F7253">
          <w:rPr>
            <w:rFonts w:ascii="Arial" w:hAnsi="Arial" w:cs="Arial"/>
            <w:sz w:val="20"/>
            <w:szCs w:val="20"/>
          </w:rPr>
          <w:t>s of differential expression</w:t>
        </w:r>
        <w:r w:rsidR="000F7253" w:rsidRPr="003E48EA">
          <w:rPr>
            <w:rFonts w:ascii="Arial" w:hAnsi="Arial" w:cs="Arial"/>
            <w:color w:val="000000" w:themeColor="text1"/>
            <w:sz w:val="20"/>
            <w:szCs w:val="20"/>
          </w:rPr>
          <w:t>,</w:t>
        </w:r>
        <w:r w:rsidR="000F7253">
          <w:rPr>
            <w:rFonts w:ascii="Arial" w:hAnsi="Arial" w:cs="Arial"/>
            <w:color w:val="000000" w:themeColor="text1"/>
            <w:sz w:val="20"/>
            <w:szCs w:val="20"/>
          </w:rPr>
          <w:t xml:space="preserve"> </w:t>
        </w:r>
      </w:ins>
      <w:del w:id="23" w:author="Alexandre Miguel Kaizeler Guedes Da Silva Afonso" w:date="2026-06-25T18:32:00Z" w16du:dateUtc="2026-06-25T17:32:00Z">
        <w:r w:rsidRPr="004E0647" w:rsidDel="000F7253">
          <w:rPr>
            <w:rFonts w:ascii="Arial" w:hAnsi="Arial" w:cs="Arial"/>
            <w:color w:val="000000" w:themeColor="text1"/>
            <w:sz w:val="20"/>
            <w:szCs w:val="20"/>
          </w:rPr>
          <w:delText xml:space="preserve">GSEA NES of Hallmark gene sets, ranked by t-statistic, </w:delText>
        </w:r>
      </w:del>
      <w:r w:rsidRPr="004E0647">
        <w:rPr>
          <w:rFonts w:ascii="Arial" w:hAnsi="Arial" w:cs="Arial"/>
          <w:color w:val="000000" w:themeColor="text1"/>
          <w:sz w:val="20"/>
          <w:szCs w:val="20"/>
        </w:rPr>
        <w:t xml:space="preserve">in </w:t>
      </w:r>
      <w:r w:rsidRPr="004E0647">
        <w:rPr>
          <w:rFonts w:ascii="Arial" w:hAnsi="Arial" w:cs="Arial"/>
          <w:sz w:val="20"/>
          <w:szCs w:val="20"/>
        </w:rPr>
        <w:t>SG-bearing WC samples</w:t>
      </w:r>
      <w:r>
        <w:rPr>
          <w:rFonts w:ascii="Arial" w:hAnsi="Arial" w:cs="Arial"/>
          <w:sz w:val="20"/>
          <w:szCs w:val="20"/>
        </w:rPr>
        <w:t xml:space="preserve"> </w:t>
      </w:r>
      <w:r w:rsidRPr="004E0647">
        <w:rPr>
          <w:rFonts w:ascii="Arial" w:hAnsi="Arial" w:cs="Arial"/>
          <w:i/>
          <w:iCs/>
          <w:sz w:val="20"/>
          <w:szCs w:val="20"/>
        </w:rPr>
        <w:t>versus</w:t>
      </w:r>
      <w:r>
        <w:rPr>
          <w:rFonts w:ascii="Arial" w:hAnsi="Arial" w:cs="Arial"/>
          <w:sz w:val="20"/>
          <w:szCs w:val="20"/>
        </w:rPr>
        <w:t xml:space="preserve"> their Non-SG-bearing counterparts</w:t>
      </w:r>
      <w:r w:rsidRPr="004E0647">
        <w:rPr>
          <w:rFonts w:ascii="Arial" w:hAnsi="Arial" w:cs="Arial"/>
          <w:sz w:val="20"/>
          <w:szCs w:val="20"/>
        </w:rPr>
        <w:fldChar w:fldCharType="begin"/>
      </w:r>
      <w:r w:rsidR="00164ACD">
        <w:rPr>
          <w:rFonts w:ascii="Arial" w:hAnsi="Arial" w:cs="Arial"/>
          <w:sz w:val="20"/>
          <w:szCs w:val="20"/>
        </w:rPr>
        <w:instrText xml:space="preserve"> ADDIN ZOTERO_ITEM CSL_CITATION {"citationID":"76dVljmg","properties":{"formattedCitation":"\\super 5,11\\nosupersub{}","plainCitation":"5,11","noteIndex":0},"citationItems":[{"id":"UNjSuA79/8lhVjI3A","uris":["http://zotero.org/users/local/1p9EH8ax/items/ARLW3CQN"],"itemData":{"id":"3kMMCi5j/Y5AbAQ9p","type":"article-journal","container-title":"Molecular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S."},{"family":"Parker","given":"Roy"}],"issued":{"date-parts":[["2019",12,1]]}}},{"id":"UNjSuA79/aXAi6NY8","uris":["http://zotero.org/users/local/1p9EH8ax/items/JRJEKK4Q"],"itemData":{"id":"3kMMCi5j/bmm8KRav","type":"article-journal","abstract":"Stress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Pr="004E0647">
        <w:rPr>
          <w:rFonts w:ascii="Arial" w:hAnsi="Arial" w:cs="Arial"/>
          <w:sz w:val="20"/>
          <w:szCs w:val="20"/>
        </w:rPr>
        <w:fldChar w:fldCharType="separate"/>
      </w:r>
      <w:r w:rsidR="00164ACD" w:rsidRPr="00164ACD">
        <w:rPr>
          <w:rFonts w:ascii="Arial" w:hAnsi="Arial" w:cs="Arial"/>
          <w:kern w:val="0"/>
          <w:sz w:val="20"/>
          <w:vertAlign w:val="superscript"/>
        </w:rPr>
        <w:t>5,11</w:t>
      </w:r>
      <w:r w:rsidRPr="004E0647">
        <w:rPr>
          <w:rFonts w:ascii="Arial" w:hAnsi="Arial" w:cs="Arial"/>
          <w:sz w:val="20"/>
          <w:szCs w:val="20"/>
        </w:rPr>
        <w:fldChar w:fldCharType="end"/>
      </w:r>
      <w:r w:rsidRPr="004E0647">
        <w:rPr>
          <w:rFonts w:ascii="Arial" w:hAnsi="Arial" w:cs="Arial"/>
          <w:sz w:val="20"/>
          <w:szCs w:val="20"/>
        </w:rPr>
        <w:t>.</w:t>
      </w:r>
      <w:r w:rsidR="00AC126F">
        <w:rPr>
          <w:rFonts w:ascii="Arial" w:hAnsi="Arial" w:cs="Arial"/>
          <w:color w:val="000000" w:themeColor="text1"/>
          <w:sz w:val="20"/>
          <w:szCs w:val="20"/>
        </w:rPr>
        <w:t xml:space="preserve"> </w:t>
      </w:r>
      <w:commentRangeStart w:id="24"/>
      <w:del w:id="25" w:author="Alexandre Miguel Kaizeler Guedes Da Silva Afonso" w:date="2026-06-24T16:51:00Z" w16du:dateUtc="2026-06-24T15:51:00Z">
        <w:r w:rsidR="00AC126F" w:rsidDel="00D74B6B">
          <w:rPr>
            <w:rFonts w:ascii="Arial" w:hAnsi="Arial" w:cs="Arial"/>
            <w:sz w:val="20"/>
            <w:szCs w:val="20"/>
          </w:rPr>
          <w:delText>The dashed line corresponds to the least-squares linear regression fit between the two variables (A, D)</w:delText>
        </w:r>
        <w:commentRangeEnd w:id="24"/>
        <w:r w:rsidR="00AB475A" w:rsidDel="00D74B6B">
          <w:rPr>
            <w:rStyle w:val="CommentReference"/>
            <w:rFonts w:ascii="Arial" w:hAnsi="Arial" w:cs="Arial"/>
            <w:sz w:val="20"/>
            <w:szCs w:val="20"/>
          </w:rPr>
          <w:commentReference w:id="24"/>
        </w:r>
        <w:r w:rsidR="00AC126F" w:rsidDel="00D74B6B">
          <w:rPr>
            <w:rFonts w:ascii="Arial" w:hAnsi="Arial" w:cs="Arial"/>
            <w:sz w:val="20"/>
            <w:szCs w:val="20"/>
          </w:rPr>
          <w:delText>.</w:delText>
        </w:r>
      </w:del>
    </w:p>
    <w:p w14:paraId="1EAC8AB2" w14:textId="2893EA4C" w:rsidR="00B219E5" w:rsidRDefault="00B219E5" w:rsidP="003878D0">
      <w:pPr>
        <w:jc w:val="both"/>
        <w:rPr>
          <w:ins w:id="26" w:author="Alexandre Miguel Kaizeler Guedes Da Silva Afonso" w:date="2026-06-25T18:27:00Z" w16du:dateUtc="2026-06-25T17:27:00Z"/>
          <w:rFonts w:ascii="Arial" w:hAnsi="Arial" w:cs="Arial"/>
          <w:sz w:val="20"/>
          <w:szCs w:val="20"/>
        </w:rPr>
      </w:pPr>
      <w:ins w:id="27" w:author="Alexandre Miguel Kaizeler Guedes Da Silva Afonso" w:date="2026-06-25T18:26:00Z" w16du:dateUtc="2026-06-25T17:26:00Z">
        <w:r>
          <w:rPr>
            <w:rFonts w:ascii="Arial" w:hAnsi="Arial" w:cs="Arial"/>
            <w:noProof/>
            <w:sz w:val="20"/>
            <w:szCs w:val="20"/>
          </w:rPr>
          <w:lastRenderedPageBreak/>
          <w:drawing>
            <wp:inline distT="0" distB="0" distL="0" distR="0" wp14:anchorId="4D9026B9" wp14:editId="6360BA01">
              <wp:extent cx="5731510" cy="8187690"/>
              <wp:effectExtent l="0" t="0" r="0" b="0"/>
              <wp:docPr id="190573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39344" name="Picture 190573934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8187690"/>
                      </a:xfrm>
                      <a:prstGeom prst="rect">
                        <a:avLst/>
                      </a:prstGeom>
                    </pic:spPr>
                  </pic:pic>
                </a:graphicData>
              </a:graphic>
            </wp:inline>
          </w:drawing>
        </w:r>
      </w:ins>
    </w:p>
    <w:p w14:paraId="294333E3" w14:textId="00566597" w:rsidR="00B219E5" w:rsidRDefault="00B219E5" w:rsidP="003878D0">
      <w:pPr>
        <w:jc w:val="both"/>
        <w:rPr>
          <w:rFonts w:ascii="Arial" w:hAnsi="Arial" w:cs="Arial"/>
          <w:sz w:val="20"/>
          <w:szCs w:val="20"/>
        </w:rPr>
      </w:pPr>
      <w:ins w:id="28" w:author="Alexandre Miguel Kaizeler Guedes Da Silva Afonso" w:date="2026-06-25T18:27:00Z" w16du:dateUtc="2026-06-25T17:27:00Z">
        <w:r w:rsidRPr="009A3A3C">
          <w:rPr>
            <w:rFonts w:ascii="Arial" w:hAnsi="Arial" w:cs="Arial"/>
            <w:b/>
            <w:bCs/>
            <w:sz w:val="20"/>
            <w:szCs w:val="20"/>
          </w:rPr>
          <w:t xml:space="preserve">Supplementary Figure </w:t>
        </w:r>
        <w:r>
          <w:rPr>
            <w:rFonts w:ascii="Arial" w:hAnsi="Arial" w:cs="Arial"/>
            <w:b/>
            <w:bCs/>
            <w:sz w:val="20"/>
            <w:szCs w:val="20"/>
          </w:rPr>
          <w:t>8</w:t>
        </w:r>
        <w:r w:rsidRPr="009A3A3C">
          <w:rPr>
            <w:rFonts w:ascii="Arial" w:hAnsi="Arial" w:cs="Arial"/>
            <w:b/>
            <w:bCs/>
            <w:sz w:val="20"/>
            <w:szCs w:val="20"/>
          </w:rPr>
          <w:t xml:space="preserve">. </w:t>
        </w:r>
        <w:r w:rsidRPr="003E48EA">
          <w:rPr>
            <w:rFonts w:ascii="Arial" w:hAnsi="Arial" w:cs="Arial"/>
            <w:sz w:val="20"/>
            <w:szCs w:val="20"/>
          </w:rPr>
          <w:t xml:space="preserve"> </w:t>
        </w:r>
      </w:ins>
      <w:ins w:id="29" w:author="Alexandre Miguel Kaizeler Guedes Da Silva Afonso" w:date="2026-06-25T18:30:00Z" w16du:dateUtc="2026-06-25T17:30:00Z">
        <w:r w:rsidR="000F7253">
          <w:rPr>
            <w:rFonts w:ascii="Arial" w:hAnsi="Arial" w:cs="Arial"/>
            <w:sz w:val="20"/>
            <w:szCs w:val="20"/>
          </w:rPr>
          <w:t>(1</w:t>
        </w:r>
        <w:r w:rsidR="000F7253">
          <w:rPr>
            <w:rFonts w:ascii="Arial" w:hAnsi="Arial" w:cs="Arial"/>
            <w:sz w:val="20"/>
            <w:szCs w:val="20"/>
            <w:vertAlign w:val="superscript"/>
          </w:rPr>
          <w:t xml:space="preserve">st </w:t>
        </w:r>
        <w:r w:rsidR="000F7253">
          <w:rPr>
            <w:rFonts w:ascii="Arial" w:hAnsi="Arial" w:cs="Arial"/>
            <w:sz w:val="20"/>
            <w:szCs w:val="20"/>
          </w:rPr>
          <w:t>and 3</w:t>
        </w:r>
        <w:r w:rsidR="000F7253" w:rsidRPr="000F7253">
          <w:rPr>
            <w:rFonts w:ascii="Arial" w:hAnsi="Arial" w:cs="Arial"/>
            <w:sz w:val="20"/>
            <w:szCs w:val="20"/>
            <w:vertAlign w:val="superscript"/>
            <w:rPrChange w:id="30" w:author="Alexandre Miguel Kaizeler Guedes Da Silva Afonso" w:date="2026-06-25T18:30:00Z" w16du:dateUtc="2026-06-25T17:30:00Z">
              <w:rPr>
                <w:rFonts w:ascii="Arial" w:hAnsi="Arial" w:cs="Arial"/>
                <w:sz w:val="20"/>
                <w:szCs w:val="20"/>
              </w:rPr>
            </w:rPrChange>
          </w:rPr>
          <w:t>rd</w:t>
        </w:r>
        <w:r w:rsidR="000F7253">
          <w:rPr>
            <w:rFonts w:ascii="Arial" w:hAnsi="Arial" w:cs="Arial"/>
            <w:sz w:val="20"/>
            <w:szCs w:val="20"/>
          </w:rPr>
          <w:t xml:space="preserve"> columns) </w:t>
        </w:r>
      </w:ins>
      <w:ins w:id="31" w:author="Alexandre Miguel Kaizeler Guedes Da Silva Afonso" w:date="2026-06-25T18:27:00Z" w16du:dateUtc="2026-06-25T17:27:00Z">
        <w:r>
          <w:rPr>
            <w:rFonts w:ascii="Arial" w:hAnsi="Arial" w:cs="Arial"/>
            <w:sz w:val="20"/>
            <w:szCs w:val="20"/>
          </w:rPr>
          <w:t>V</w:t>
        </w:r>
        <w:r w:rsidRPr="003E48EA">
          <w:rPr>
            <w:rFonts w:ascii="Arial" w:hAnsi="Arial" w:cs="Arial"/>
            <w:sz w:val="20"/>
            <w:szCs w:val="20"/>
          </w:rPr>
          <w:t xml:space="preserve">olcano plot of </w:t>
        </w:r>
        <w:r>
          <w:rPr>
            <w:rFonts w:ascii="Arial" w:hAnsi="Arial" w:cs="Arial"/>
            <w:sz w:val="20"/>
            <w:szCs w:val="20"/>
          </w:rPr>
          <w:t>DGEA</w:t>
        </w:r>
        <w:r w:rsidRPr="003E48EA">
          <w:rPr>
            <w:rFonts w:ascii="Arial" w:hAnsi="Arial" w:cs="Arial"/>
            <w:sz w:val="20"/>
            <w:szCs w:val="20"/>
          </w:rPr>
          <w:t xml:space="preserve"> (Y-Axis – B-Statistic</w:t>
        </w:r>
        <w:r>
          <w:rPr>
            <w:rFonts w:ascii="Arial" w:hAnsi="Arial" w:cs="Arial"/>
            <w:sz w:val="20"/>
            <w:szCs w:val="20"/>
          </w:rPr>
          <w:t xml:space="preserve">; </w:t>
        </w:r>
        <w:r w:rsidRPr="003E48EA">
          <w:rPr>
            <w:rFonts w:ascii="Arial" w:hAnsi="Arial" w:cs="Arial"/>
            <w:sz w:val="20"/>
            <w:szCs w:val="20"/>
          </w:rPr>
          <w:t xml:space="preserve">X-Axis - </w:t>
        </w:r>
        <w:r>
          <w:rPr>
            <w:rFonts w:ascii="Arial" w:hAnsi="Arial" w:cs="Arial"/>
            <w:sz w:val="20"/>
            <w:szCs w:val="20"/>
          </w:rPr>
          <w:t>l</w:t>
        </w:r>
        <w:r w:rsidRPr="003E48EA">
          <w:rPr>
            <w:rFonts w:ascii="Arial" w:hAnsi="Arial" w:cs="Arial"/>
            <w:sz w:val="20"/>
            <w:szCs w:val="20"/>
          </w:rPr>
          <w:t>og2 Fold-Change)</w:t>
        </w:r>
      </w:ins>
      <w:ins w:id="32" w:author="Alexandre Miguel Kaizeler Guedes Da Silva Afonso" w:date="2026-06-25T18:29:00Z" w16du:dateUtc="2026-06-25T17:29:00Z">
        <w:r w:rsidR="000F7253">
          <w:rPr>
            <w:rFonts w:ascii="Arial" w:hAnsi="Arial" w:cs="Arial"/>
            <w:sz w:val="20"/>
            <w:szCs w:val="20"/>
          </w:rPr>
          <w:t>, per the comparisons given in Figure 4</w:t>
        </w:r>
      </w:ins>
      <w:ins w:id="33" w:author="Alexandre Miguel Kaizeler Guedes Da Silva Afonso" w:date="2026-06-25T18:27:00Z" w16du:dateUtc="2026-06-25T17:27:00Z">
        <w:r w:rsidRPr="003E48EA">
          <w:rPr>
            <w:rFonts w:ascii="Arial" w:hAnsi="Arial" w:cs="Arial"/>
            <w:sz w:val="20"/>
            <w:szCs w:val="20"/>
          </w:rPr>
          <w:t xml:space="preserve">; transcripts as circles, with </w:t>
        </w:r>
      </w:ins>
      <w:ins w:id="34" w:author="Alexandre Miguel Kaizeler Guedes Da Silva Afonso" w:date="2026-06-25T18:30:00Z" w16du:dateUtc="2026-06-25T17:30:00Z">
        <w:r w:rsidR="000F7253">
          <w:rPr>
            <w:rFonts w:ascii="Arial" w:hAnsi="Arial" w:cs="Arial"/>
            <w:sz w:val="20"/>
            <w:szCs w:val="20"/>
          </w:rPr>
          <w:t>mitochondrially-encoded transcripts in green</w:t>
        </w:r>
      </w:ins>
      <w:ins w:id="35" w:author="Alexandre Miguel Kaizeler Guedes Da Silva Afonso" w:date="2026-06-25T18:27:00Z" w16du:dateUtc="2026-06-25T17:27:00Z">
        <w:r w:rsidRPr="003E48EA">
          <w:rPr>
            <w:rFonts w:ascii="Arial" w:hAnsi="Arial" w:cs="Arial"/>
            <w:sz w:val="20"/>
            <w:szCs w:val="20"/>
          </w:rPr>
          <w:t>.</w:t>
        </w:r>
        <w:r w:rsidRPr="00673F43">
          <w:rPr>
            <w:rFonts w:ascii="Arial" w:hAnsi="Arial" w:cs="Arial"/>
            <w:sz w:val="20"/>
            <w:szCs w:val="20"/>
          </w:rPr>
          <w:t xml:space="preserve"> (</w:t>
        </w:r>
      </w:ins>
      <w:ins w:id="36" w:author="Alexandre Miguel Kaizeler Guedes Da Silva Afonso" w:date="2026-06-25T18:30:00Z" w16du:dateUtc="2026-06-25T17:30:00Z">
        <w:r w:rsidR="000F7253">
          <w:rPr>
            <w:rFonts w:ascii="Arial" w:hAnsi="Arial" w:cs="Arial"/>
            <w:sz w:val="20"/>
            <w:szCs w:val="20"/>
          </w:rPr>
          <w:t>2</w:t>
        </w:r>
        <w:r w:rsidR="000F7253" w:rsidRPr="000F7253">
          <w:rPr>
            <w:rFonts w:ascii="Arial" w:hAnsi="Arial" w:cs="Arial"/>
            <w:sz w:val="20"/>
            <w:szCs w:val="20"/>
            <w:vertAlign w:val="superscript"/>
            <w:rPrChange w:id="37" w:author="Alexandre Miguel Kaizeler Guedes Da Silva Afonso" w:date="2026-06-25T18:30:00Z" w16du:dateUtc="2026-06-25T17:30:00Z">
              <w:rPr>
                <w:rFonts w:ascii="Arial" w:hAnsi="Arial" w:cs="Arial"/>
                <w:sz w:val="20"/>
                <w:szCs w:val="20"/>
              </w:rPr>
            </w:rPrChange>
          </w:rPr>
          <w:t>nd</w:t>
        </w:r>
        <w:r w:rsidR="000F7253">
          <w:rPr>
            <w:rFonts w:ascii="Arial" w:hAnsi="Arial" w:cs="Arial"/>
            <w:sz w:val="20"/>
            <w:szCs w:val="20"/>
          </w:rPr>
          <w:t xml:space="preserve"> and 4</w:t>
        </w:r>
        <w:r w:rsidR="000F7253" w:rsidRPr="000F7253">
          <w:rPr>
            <w:rFonts w:ascii="Arial" w:hAnsi="Arial" w:cs="Arial"/>
            <w:sz w:val="20"/>
            <w:szCs w:val="20"/>
            <w:vertAlign w:val="superscript"/>
            <w:rPrChange w:id="38" w:author="Alexandre Miguel Kaizeler Guedes Da Silva Afonso" w:date="2026-06-25T18:30:00Z" w16du:dateUtc="2026-06-25T17:30:00Z">
              <w:rPr>
                <w:rFonts w:ascii="Arial" w:hAnsi="Arial" w:cs="Arial"/>
                <w:sz w:val="20"/>
                <w:szCs w:val="20"/>
              </w:rPr>
            </w:rPrChange>
          </w:rPr>
          <w:t>th</w:t>
        </w:r>
        <w:r w:rsidR="000F7253">
          <w:rPr>
            <w:rFonts w:ascii="Arial" w:hAnsi="Arial" w:cs="Arial"/>
            <w:sz w:val="20"/>
            <w:szCs w:val="20"/>
          </w:rPr>
          <w:t xml:space="preserve"> columns</w:t>
        </w:r>
      </w:ins>
      <w:ins w:id="39" w:author="Alexandre Miguel Kaizeler Guedes Da Silva Afonso" w:date="2026-06-25T18:27:00Z" w16du:dateUtc="2026-06-25T17:27:00Z">
        <w:r w:rsidRPr="00673F43">
          <w:rPr>
            <w:rFonts w:ascii="Arial" w:hAnsi="Arial" w:cs="Arial"/>
            <w:sz w:val="20"/>
            <w:szCs w:val="20"/>
          </w:rPr>
          <w:t>)</w:t>
        </w:r>
        <w:r w:rsidRPr="004E0647">
          <w:rPr>
            <w:rFonts w:ascii="Arial" w:hAnsi="Arial" w:cs="Arial"/>
            <w:sz w:val="20"/>
            <w:szCs w:val="20"/>
          </w:rPr>
          <w:t xml:space="preserve"> </w:t>
        </w:r>
      </w:ins>
      <w:ins w:id="40" w:author="Alexandre Miguel Kaizeler Guedes Da Silva Afonso" w:date="2026-06-25T18:32:00Z" w16du:dateUtc="2026-06-25T17:32:00Z">
        <w:r w:rsidR="000F7253">
          <w:rPr>
            <w:rFonts w:ascii="Arial" w:hAnsi="Arial" w:cs="Arial"/>
            <w:sz w:val="20"/>
            <w:szCs w:val="20"/>
          </w:rPr>
          <w:t xml:space="preserve">Enrichment plots of </w:t>
        </w:r>
      </w:ins>
      <w:ins w:id="41" w:author="Alexandre Miguel Kaizeler Guedes Da Silva Afonso" w:date="2026-06-25T18:27:00Z" w16du:dateUtc="2026-06-25T17:27:00Z">
        <w:r w:rsidRPr="004E0647">
          <w:rPr>
            <w:rFonts w:ascii="Arial" w:hAnsi="Arial" w:cs="Arial"/>
            <w:color w:val="000000" w:themeColor="text1"/>
            <w:sz w:val="20"/>
            <w:szCs w:val="20"/>
          </w:rPr>
          <w:t xml:space="preserve">GSEA NES of </w:t>
        </w:r>
      </w:ins>
      <w:ins w:id="42" w:author="Alexandre Miguel Kaizeler Guedes Da Silva Afonso" w:date="2026-06-25T18:33:00Z" w16du:dateUtc="2026-06-25T17:33:00Z">
        <w:r w:rsidR="000F7253">
          <w:rPr>
            <w:rFonts w:ascii="Arial" w:hAnsi="Arial" w:cs="Arial"/>
            <w:color w:val="000000" w:themeColor="text1"/>
            <w:sz w:val="20"/>
            <w:szCs w:val="20"/>
          </w:rPr>
          <w:t>mitochondrially-</w:t>
        </w:r>
        <w:r w:rsidR="000F7253">
          <w:rPr>
            <w:rFonts w:ascii="Arial" w:hAnsi="Arial" w:cs="Arial"/>
            <w:color w:val="000000" w:themeColor="text1"/>
            <w:sz w:val="20"/>
            <w:szCs w:val="20"/>
          </w:rPr>
          <w:lastRenderedPageBreak/>
          <w:t xml:space="preserve">encoded transcripts, </w:t>
        </w:r>
        <w:r w:rsidR="000F7253">
          <w:rPr>
            <w:rFonts w:ascii="Arial" w:hAnsi="Arial" w:cs="Arial"/>
            <w:sz w:val="20"/>
            <w:szCs w:val="20"/>
          </w:rPr>
          <w:t xml:space="preserve">with genes </w:t>
        </w:r>
        <w:r w:rsidR="000F7253" w:rsidRPr="00EA08B7">
          <w:rPr>
            <w:rFonts w:ascii="Arial" w:hAnsi="Arial" w:cs="Arial"/>
            <w:sz w:val="20"/>
            <w:szCs w:val="20"/>
          </w:rPr>
          <w:t>ranked by t-statistic</w:t>
        </w:r>
        <w:r w:rsidR="000F7253">
          <w:rPr>
            <w:rFonts w:ascii="Arial" w:hAnsi="Arial" w:cs="Arial"/>
            <w:sz w:val="20"/>
            <w:szCs w:val="20"/>
          </w:rPr>
          <w:t>s of differential expression</w:t>
        </w:r>
        <w:r w:rsidR="000F7253" w:rsidRPr="003E48EA">
          <w:rPr>
            <w:rFonts w:ascii="Arial" w:hAnsi="Arial" w:cs="Arial"/>
            <w:color w:val="000000" w:themeColor="text1"/>
            <w:sz w:val="20"/>
            <w:szCs w:val="20"/>
          </w:rPr>
          <w:t>,</w:t>
        </w:r>
        <w:r w:rsidR="000F7253" w:rsidRPr="004E0647">
          <w:rPr>
            <w:rFonts w:ascii="Arial" w:hAnsi="Arial" w:cs="Arial"/>
            <w:sz w:val="20"/>
            <w:szCs w:val="20"/>
          </w:rPr>
          <w:t xml:space="preserve"> </w:t>
        </w:r>
      </w:ins>
      <w:ins w:id="43" w:author="Alexandre Miguel Kaizeler Guedes Da Silva Afonso" w:date="2026-06-25T18:34:00Z" w16du:dateUtc="2026-06-25T17:34:00Z">
        <w:r w:rsidR="000F7253">
          <w:rPr>
            <w:rFonts w:ascii="Arial" w:hAnsi="Arial" w:cs="Arial"/>
            <w:sz w:val="20"/>
            <w:szCs w:val="20"/>
          </w:rPr>
          <w:t>per the comparisons given in Figure 4.</w:t>
        </w:r>
      </w:ins>
    </w:p>
    <w:p w14:paraId="0FFE6D03" w14:textId="227B4B37" w:rsidR="00050AA8" w:rsidRPr="004E0647" w:rsidRDefault="00050AA8" w:rsidP="003878D0">
      <w:pPr>
        <w:jc w:val="both"/>
        <w:rPr>
          <w:rFonts w:ascii="Arial" w:hAnsi="Arial" w:cs="Arial"/>
          <w:sz w:val="20"/>
          <w:szCs w:val="20"/>
        </w:rPr>
      </w:pPr>
      <w:r>
        <w:rPr>
          <w:rFonts w:ascii="Arial" w:hAnsi="Arial" w:cs="Arial"/>
          <w:noProof/>
          <w:sz w:val="20"/>
          <w:szCs w:val="20"/>
        </w:rPr>
        <w:drawing>
          <wp:inline distT="0" distB="0" distL="0" distR="0" wp14:anchorId="6F013FBD" wp14:editId="7FA422FC">
            <wp:extent cx="5731510" cy="8268335"/>
            <wp:effectExtent l="0" t="0" r="0" b="0"/>
            <wp:docPr id="270570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70309" name="Picture 27057030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8268335"/>
                    </a:xfrm>
                    <a:prstGeom prst="rect">
                      <a:avLst/>
                    </a:prstGeom>
                  </pic:spPr>
                </pic:pic>
              </a:graphicData>
            </a:graphic>
          </wp:inline>
        </w:drawing>
      </w:r>
    </w:p>
    <w:p w14:paraId="3E32250D" w14:textId="631E3F47" w:rsidR="00AC126F" w:rsidRDefault="00050AA8" w:rsidP="00785308">
      <w:pPr>
        <w:jc w:val="both"/>
        <w:rPr>
          <w:rFonts w:ascii="Arial" w:hAnsi="Arial" w:cs="Arial"/>
          <w:sz w:val="20"/>
          <w:szCs w:val="20"/>
        </w:rPr>
      </w:pPr>
      <w:r w:rsidRPr="00050AA8">
        <w:rPr>
          <w:rFonts w:ascii="Arial" w:hAnsi="Arial" w:cs="Arial"/>
          <w:b/>
          <w:bCs/>
          <w:sz w:val="20"/>
          <w:szCs w:val="20"/>
        </w:rPr>
        <w:lastRenderedPageBreak/>
        <w:t>Supplementary Figure 8. Mitochondrial RNA Enrichment Across SG Transcriptomes.</w:t>
      </w:r>
      <w:r w:rsidRPr="00050AA8">
        <w:rPr>
          <w:rFonts w:ascii="Arial" w:hAnsi="Arial" w:cs="Arial"/>
          <w:sz w:val="20"/>
          <w:szCs w:val="20"/>
        </w:rPr>
        <w:t xml:space="preserve"> (A) (Left) NES from GSEA using Hallmark gene sets, based on genes ranked by t-statistic </w:t>
      </w:r>
      <w:del w:id="44" w:author="Nuno Morais" w:date="2026-06-22T15:00:00Z" w16du:dateUtc="2026-06-22T14:00:00Z">
        <w:r w:rsidRPr="00050AA8" w:rsidDel="00A96B9D">
          <w:rPr>
            <w:rFonts w:ascii="Arial" w:hAnsi="Arial" w:cs="Arial"/>
            <w:sz w:val="20"/>
            <w:szCs w:val="20"/>
          </w:rPr>
          <w:delText xml:space="preserve">from </w:delText>
        </w:r>
      </w:del>
      <w:ins w:id="45" w:author="Nuno Morais" w:date="2026-06-22T15:00:00Z" w16du:dateUtc="2026-06-22T14:00:00Z">
        <w:r w:rsidR="00A96B9D">
          <w:rPr>
            <w:rFonts w:ascii="Arial" w:hAnsi="Arial" w:cs="Arial"/>
            <w:sz w:val="20"/>
            <w:szCs w:val="20"/>
          </w:rPr>
          <w:t>of</w:t>
        </w:r>
        <w:r w:rsidR="00A96B9D" w:rsidRPr="00050AA8">
          <w:rPr>
            <w:rFonts w:ascii="Arial" w:hAnsi="Arial" w:cs="Arial"/>
            <w:sz w:val="20"/>
            <w:szCs w:val="20"/>
          </w:rPr>
          <w:t xml:space="preserve"> </w:t>
        </w:r>
      </w:ins>
      <w:r w:rsidRPr="00050AA8">
        <w:rPr>
          <w:rFonts w:ascii="Arial" w:hAnsi="Arial" w:cs="Arial"/>
          <w:sz w:val="20"/>
          <w:szCs w:val="20"/>
        </w:rPr>
        <w:t xml:space="preserve">differential gene expression between </w:t>
      </w:r>
      <w:del w:id="46" w:author="Nuno Morais" w:date="2026-06-22T15:00:00Z" w16du:dateUtc="2026-06-22T14:00:00Z">
        <w:r w:rsidRPr="00050AA8" w:rsidDel="00A96B9D">
          <w:rPr>
            <w:rFonts w:ascii="Arial" w:hAnsi="Arial" w:cs="Arial"/>
            <w:sz w:val="20"/>
            <w:szCs w:val="20"/>
          </w:rPr>
          <w:delText>corrected/controlled</w:delText>
        </w:r>
      </w:del>
      <w:ins w:id="47" w:author="Nuno Morais" w:date="2026-06-22T15:00:00Z" w16du:dateUtc="2026-06-22T14:00:00Z">
        <w:r w:rsidR="00A96B9D">
          <w:rPr>
            <w:rFonts w:ascii="Arial" w:hAnsi="Arial" w:cs="Arial"/>
            <w:sz w:val="20"/>
            <w:szCs w:val="20"/>
          </w:rPr>
          <w:t>centrifugation-cor</w:t>
        </w:r>
      </w:ins>
      <w:ins w:id="48" w:author="Nuno Morais" w:date="2026-06-22T15:01:00Z" w16du:dateUtc="2026-06-22T14:01:00Z">
        <w:r w:rsidR="00A96B9D">
          <w:rPr>
            <w:rFonts w:ascii="Arial" w:hAnsi="Arial" w:cs="Arial"/>
            <w:sz w:val="20"/>
            <w:szCs w:val="20"/>
          </w:rPr>
          <w:t>rected</w:t>
        </w:r>
      </w:ins>
      <w:r w:rsidRPr="00050AA8">
        <w:rPr>
          <w:rFonts w:ascii="Arial" w:hAnsi="Arial" w:cs="Arial"/>
          <w:sz w:val="20"/>
          <w:szCs w:val="20"/>
        </w:rPr>
        <w:t xml:space="preserve"> SGs and WCs</w:t>
      </w:r>
      <w:ins w:id="49" w:author="Nuno Morais" w:date="2026-06-22T15:01:00Z" w16du:dateUtc="2026-06-22T14:01:00Z">
        <w:r w:rsidR="00A96B9D">
          <w:rPr>
            <w:rFonts w:ascii="Arial" w:hAnsi="Arial" w:cs="Arial"/>
            <w:sz w:val="20"/>
            <w:szCs w:val="20"/>
          </w:rPr>
          <w:t xml:space="preserve"> or between WCs with and without SGs </w:t>
        </w:r>
      </w:ins>
      <w:r w:rsidRPr="00050AA8">
        <w:rPr>
          <w:rFonts w:ascii="Arial" w:hAnsi="Arial" w:cs="Arial"/>
          <w:sz w:val="20"/>
          <w:szCs w:val="20"/>
        </w:rPr>
        <w:t xml:space="preserve"> across multiple studies. (Right) Paired half-violin plots showing the distribution of NES values obtained from GSEA using 1000 size-matched random gene sets (violins), for mitochondrially encoded (darker shades) or nuclear-encoded mitochondrially locali</w:t>
      </w:r>
      <w:r>
        <w:rPr>
          <w:rFonts w:ascii="Arial" w:hAnsi="Arial" w:cs="Arial"/>
          <w:sz w:val="20"/>
          <w:szCs w:val="20"/>
        </w:rPr>
        <w:t>z</w:t>
      </w:r>
      <w:r w:rsidRPr="00050AA8">
        <w:rPr>
          <w:rFonts w:ascii="Arial" w:hAnsi="Arial" w:cs="Arial"/>
          <w:sz w:val="20"/>
          <w:szCs w:val="20"/>
        </w:rPr>
        <w:t xml:space="preserve">ed genes (lighter shades), across the transcriptomic profiles of corrected/controlled SGs from different studies. The observed NES for each gene set is shown as a large dot; filled dots indicate empirical FPR &lt; 0.05. Numbers adjacent to each dot indicate the percentile of the observed NES within the corresponding null distribution. </w:t>
      </w:r>
      <w:commentRangeStart w:id="50"/>
      <w:r w:rsidRPr="00050AA8">
        <w:rPr>
          <w:rFonts w:ascii="Arial" w:hAnsi="Arial" w:cs="Arial"/>
          <w:sz w:val="20"/>
          <w:szCs w:val="20"/>
        </w:rPr>
        <w:t xml:space="preserve">Color of each violin indicates SG purification method, as indicated above the image. </w:t>
      </w:r>
      <w:commentRangeEnd w:id="50"/>
      <w:r w:rsidR="00A96B9D" w:rsidRPr="00050AA8">
        <w:rPr>
          <w:rStyle w:val="CommentReference"/>
          <w:rFonts w:ascii="Arial" w:hAnsi="Arial" w:cs="Arial"/>
          <w:sz w:val="20"/>
          <w:szCs w:val="20"/>
        </w:rPr>
        <w:commentReference w:id="50"/>
      </w:r>
      <w:r w:rsidRPr="00050AA8">
        <w:rPr>
          <w:rFonts w:ascii="Arial" w:hAnsi="Arial" w:cs="Arial"/>
          <w:sz w:val="20"/>
          <w:szCs w:val="20"/>
        </w:rPr>
        <w:t xml:space="preserve">(B) </w:t>
      </w:r>
      <w:commentRangeStart w:id="51"/>
      <w:del w:id="52" w:author="Nuno Morais" w:date="2026-06-22T15:03:00Z" w16du:dateUtc="2026-06-22T14:03:00Z">
        <w:r w:rsidRPr="00050AA8" w:rsidDel="00A96B9D">
          <w:rPr>
            <w:rFonts w:ascii="Arial" w:hAnsi="Arial" w:cs="Arial"/>
            <w:sz w:val="20"/>
            <w:szCs w:val="20"/>
          </w:rPr>
          <w:delText xml:space="preserve">Average </w:delText>
        </w:r>
      </w:del>
      <w:ins w:id="53" w:author="Nuno Morais" w:date="2026-06-22T15:03:00Z" w16du:dateUtc="2026-06-22T14:03:00Z">
        <w:r w:rsidR="00A96B9D">
          <w:rPr>
            <w:rFonts w:ascii="Arial" w:hAnsi="Arial" w:cs="Arial"/>
            <w:sz w:val="20"/>
            <w:szCs w:val="20"/>
          </w:rPr>
          <w:t>Variance of</w:t>
        </w:r>
        <w:r w:rsidR="00A96B9D" w:rsidRPr="00050AA8">
          <w:rPr>
            <w:rFonts w:ascii="Arial" w:hAnsi="Arial" w:cs="Arial"/>
            <w:sz w:val="20"/>
            <w:szCs w:val="20"/>
          </w:rPr>
          <w:t xml:space="preserve"> </w:t>
        </w:r>
      </w:ins>
      <w:r w:rsidRPr="00050AA8">
        <w:rPr>
          <w:rFonts w:ascii="Arial" w:hAnsi="Arial" w:cs="Arial"/>
          <w:sz w:val="20"/>
          <w:szCs w:val="20"/>
        </w:rPr>
        <w:t xml:space="preserve">t-statistic </w:t>
      </w:r>
      <w:del w:id="54" w:author="Nuno Morais" w:date="2026-06-22T15:03:00Z" w16du:dateUtc="2026-06-22T14:03:00Z">
        <w:r w:rsidRPr="00050AA8" w:rsidDel="00A96B9D">
          <w:rPr>
            <w:rFonts w:ascii="Arial" w:hAnsi="Arial" w:cs="Arial"/>
            <w:sz w:val="20"/>
            <w:szCs w:val="20"/>
          </w:rPr>
          <w:delText xml:space="preserve">enrichment </w:delText>
        </w:r>
      </w:del>
      <w:ins w:id="55" w:author="Nuno Morais" w:date="2026-06-22T15:03:00Z" w16du:dateUtc="2026-06-22T14:03:00Z">
        <w:r w:rsidR="00A96B9D">
          <w:rPr>
            <w:rFonts w:ascii="Arial" w:hAnsi="Arial" w:cs="Arial"/>
            <w:sz w:val="20"/>
            <w:szCs w:val="20"/>
          </w:rPr>
          <w:t>of differential gene expression</w:t>
        </w:r>
      </w:ins>
      <w:ins w:id="56" w:author="Nuno Morais" w:date="2026-06-22T15:07:00Z" w16du:dateUtc="2026-06-22T14:07:00Z">
        <w:r w:rsidR="00A96B9D">
          <w:rPr>
            <w:rFonts w:ascii="Arial" w:hAnsi="Arial" w:cs="Arial"/>
            <w:sz w:val="20"/>
            <w:szCs w:val="20"/>
          </w:rPr>
          <w:t xml:space="preserve"> </w:t>
        </w:r>
      </w:ins>
      <w:ins w:id="57" w:author="Nuno Morais" w:date="2026-06-22T15:08:00Z" w16du:dateUtc="2026-06-22T14:08:00Z">
        <w:r w:rsidR="00A96B9D">
          <w:rPr>
            <w:rFonts w:ascii="Arial" w:hAnsi="Arial" w:cs="Arial"/>
            <w:sz w:val="20"/>
            <w:szCs w:val="20"/>
          </w:rPr>
          <w:t>in SGs</w:t>
        </w:r>
      </w:ins>
      <w:ins w:id="58" w:author="Nuno Morais" w:date="2026-06-22T15:03:00Z" w16du:dateUtc="2026-06-22T14:03:00Z">
        <w:r w:rsidR="00A96B9D" w:rsidRPr="00050AA8">
          <w:rPr>
            <w:rFonts w:ascii="Arial" w:hAnsi="Arial" w:cs="Arial"/>
            <w:sz w:val="20"/>
            <w:szCs w:val="20"/>
          </w:rPr>
          <w:t xml:space="preserve"> </w:t>
        </w:r>
      </w:ins>
      <w:r w:rsidRPr="00050AA8">
        <w:rPr>
          <w:rFonts w:ascii="Arial" w:hAnsi="Arial" w:cs="Arial"/>
          <w:sz w:val="20"/>
          <w:szCs w:val="20"/>
        </w:rPr>
        <w:t xml:space="preserve">plotted against </w:t>
      </w:r>
      <w:del w:id="59" w:author="Nuno Morais" w:date="2026-06-22T15:03:00Z" w16du:dateUtc="2026-06-22T14:03:00Z">
        <w:r w:rsidRPr="00050AA8" w:rsidDel="00A96B9D">
          <w:rPr>
            <w:rFonts w:ascii="Arial" w:hAnsi="Arial" w:cs="Arial"/>
            <w:sz w:val="20"/>
            <w:szCs w:val="20"/>
          </w:rPr>
          <w:delText xml:space="preserve">variance </w:delText>
        </w:r>
      </w:del>
      <w:ins w:id="60" w:author="Nuno Morais" w:date="2026-06-22T15:03:00Z" w16du:dateUtc="2026-06-22T14:03:00Z">
        <w:r w:rsidR="00A96B9D">
          <w:rPr>
            <w:rFonts w:ascii="Arial" w:hAnsi="Arial" w:cs="Arial"/>
            <w:sz w:val="20"/>
            <w:szCs w:val="20"/>
          </w:rPr>
          <w:t>its average</w:t>
        </w:r>
        <w:r w:rsidR="00A96B9D" w:rsidRPr="00050AA8">
          <w:rPr>
            <w:rFonts w:ascii="Arial" w:hAnsi="Arial" w:cs="Arial"/>
            <w:sz w:val="20"/>
            <w:szCs w:val="20"/>
          </w:rPr>
          <w:t xml:space="preserve"> </w:t>
        </w:r>
      </w:ins>
      <w:r w:rsidRPr="00050AA8">
        <w:rPr>
          <w:rFonts w:ascii="Arial" w:hAnsi="Arial" w:cs="Arial"/>
          <w:sz w:val="20"/>
          <w:szCs w:val="20"/>
        </w:rPr>
        <w:t xml:space="preserve">across </w:t>
      </w:r>
      <w:del w:id="61" w:author="Nuno Morais" w:date="2026-06-22T15:08:00Z" w16du:dateUtc="2026-06-22T14:08:00Z">
        <w:r w:rsidRPr="00050AA8" w:rsidDel="00A96B9D">
          <w:rPr>
            <w:rFonts w:ascii="Arial" w:hAnsi="Arial" w:cs="Arial"/>
            <w:sz w:val="20"/>
            <w:szCs w:val="20"/>
          </w:rPr>
          <w:delText xml:space="preserve">SG-isolated </w:delText>
        </w:r>
      </w:del>
      <w:r w:rsidRPr="00050AA8">
        <w:rPr>
          <w:rFonts w:ascii="Arial" w:hAnsi="Arial" w:cs="Arial"/>
          <w:sz w:val="20"/>
          <w:szCs w:val="20"/>
        </w:rPr>
        <w:t xml:space="preserve">datasets; transcripts as circles, colored green if mitochondrial encoded, blue if </w:t>
      </w:r>
      <w:r>
        <w:rPr>
          <w:rFonts w:ascii="Arial" w:hAnsi="Arial" w:cs="Arial"/>
          <w:sz w:val="20"/>
          <w:szCs w:val="20"/>
        </w:rPr>
        <w:t>“</w:t>
      </w:r>
      <w:r w:rsidRPr="00050AA8">
        <w:rPr>
          <w:rFonts w:ascii="Arial" w:hAnsi="Arial" w:cs="Arial"/>
          <w:sz w:val="20"/>
          <w:szCs w:val="20"/>
        </w:rPr>
        <w:t>strongly depleted" (Variance</w:t>
      </w:r>
      <w:ins w:id="62" w:author="Nuno Morais" w:date="2026-06-22T15:08:00Z" w16du:dateUtc="2026-06-22T14:08:00Z">
        <w:r w:rsidR="00A96B9D">
          <w:rPr>
            <w:rFonts w:ascii="Arial" w:hAnsi="Arial" w:cs="Arial"/>
            <w:sz w:val="20"/>
            <w:szCs w:val="20"/>
          </w:rPr>
          <w:t xml:space="preserve"> </w:t>
        </w:r>
      </w:ins>
      <w:ins w:id="63" w:author="Nuno Morais" w:date="2026-06-22T15:09:00Z" w16du:dateUtc="2026-06-22T14:09:00Z">
        <w:r w:rsidR="00A96B9D">
          <w:rPr>
            <w:rFonts w:ascii="Arial" w:hAnsi="Arial" w:cs="Arial"/>
            <w:sz w:val="20"/>
            <w:szCs w:val="20"/>
          </w:rPr>
          <w:t>t</w:t>
        </w:r>
      </w:ins>
      <w:r w:rsidRPr="00050AA8">
        <w:rPr>
          <w:rFonts w:ascii="Arial" w:hAnsi="Arial" w:cs="Arial"/>
          <w:sz w:val="20"/>
          <w:szCs w:val="20"/>
        </w:rPr>
        <w:t xml:space="preserve"> &lt; 150 and Average </w:t>
      </w:r>
      <w:del w:id="64" w:author="Nuno Morais" w:date="2026-06-22T15:08:00Z" w16du:dateUtc="2026-06-22T14:08:00Z">
        <w:r w:rsidRPr="00050AA8" w:rsidDel="00A96B9D">
          <w:rPr>
            <w:rFonts w:ascii="Arial" w:hAnsi="Arial" w:cs="Arial"/>
            <w:sz w:val="20"/>
            <w:szCs w:val="20"/>
          </w:rPr>
          <w:delText xml:space="preserve">Enrichment </w:delText>
        </w:r>
      </w:del>
      <w:ins w:id="65" w:author="Nuno Morais" w:date="2026-06-22T15:09:00Z" w16du:dateUtc="2026-06-22T14:09:00Z">
        <w:r w:rsidR="00A96B9D">
          <w:rPr>
            <w:rFonts w:ascii="Arial" w:hAnsi="Arial" w:cs="Arial"/>
            <w:sz w:val="20"/>
            <w:szCs w:val="20"/>
          </w:rPr>
          <w:t>t</w:t>
        </w:r>
      </w:ins>
      <w:ins w:id="66" w:author="Nuno Morais" w:date="2026-06-22T15:08:00Z" w16du:dateUtc="2026-06-22T14:08:00Z">
        <w:r w:rsidR="00A96B9D" w:rsidRPr="00050AA8">
          <w:rPr>
            <w:rFonts w:ascii="Arial" w:hAnsi="Arial" w:cs="Arial"/>
            <w:sz w:val="20"/>
            <w:szCs w:val="20"/>
          </w:rPr>
          <w:t xml:space="preserve"> </w:t>
        </w:r>
      </w:ins>
      <w:r w:rsidRPr="00050AA8">
        <w:rPr>
          <w:rFonts w:ascii="Arial" w:hAnsi="Arial" w:cs="Arial"/>
          <w:sz w:val="20"/>
          <w:szCs w:val="20"/>
        </w:rPr>
        <w:t xml:space="preserve">&lt; -9), and red if </w:t>
      </w:r>
      <w:r>
        <w:rPr>
          <w:rFonts w:ascii="Arial" w:hAnsi="Arial" w:cs="Arial"/>
          <w:sz w:val="20"/>
          <w:szCs w:val="20"/>
        </w:rPr>
        <w:t>“</w:t>
      </w:r>
      <w:del w:id="67" w:author="Nuno Morais" w:date="2026-06-22T15:08:00Z" w16du:dateUtc="2026-06-22T14:08:00Z">
        <w:r w:rsidRPr="00050AA8" w:rsidDel="00A96B9D">
          <w:rPr>
            <w:rFonts w:ascii="Arial" w:hAnsi="Arial" w:cs="Arial"/>
            <w:sz w:val="20"/>
            <w:szCs w:val="20"/>
          </w:rPr>
          <w:delText>`</w:delText>
        </w:r>
      </w:del>
      <w:r w:rsidRPr="00050AA8">
        <w:rPr>
          <w:rFonts w:ascii="Arial" w:hAnsi="Arial" w:cs="Arial"/>
          <w:sz w:val="20"/>
          <w:szCs w:val="20"/>
        </w:rPr>
        <w:t xml:space="preserve">strongly enriched" (Variance </w:t>
      </w:r>
      <w:ins w:id="68" w:author="Nuno Morais" w:date="2026-06-22T15:09:00Z" w16du:dateUtc="2026-06-22T14:09:00Z">
        <w:r w:rsidR="00A96B9D">
          <w:rPr>
            <w:rFonts w:ascii="Arial" w:hAnsi="Arial" w:cs="Arial"/>
            <w:sz w:val="20"/>
            <w:szCs w:val="20"/>
          </w:rPr>
          <w:t>t</w:t>
        </w:r>
      </w:ins>
      <w:ins w:id="69" w:author="Nuno Morais" w:date="2026-06-22T15:08:00Z" w16du:dateUtc="2026-06-22T14:08:00Z">
        <w:r w:rsidR="00A96B9D">
          <w:rPr>
            <w:rFonts w:ascii="Arial" w:hAnsi="Arial" w:cs="Arial"/>
            <w:sz w:val="20"/>
            <w:szCs w:val="20"/>
          </w:rPr>
          <w:t xml:space="preserve"> </w:t>
        </w:r>
      </w:ins>
      <w:r w:rsidRPr="00050AA8">
        <w:rPr>
          <w:rFonts w:ascii="Arial" w:hAnsi="Arial" w:cs="Arial"/>
          <w:sz w:val="20"/>
          <w:szCs w:val="20"/>
        </w:rPr>
        <w:t xml:space="preserve">&lt; 150 and Average </w:t>
      </w:r>
      <w:del w:id="70" w:author="Nuno Morais" w:date="2026-06-22T15:09:00Z" w16du:dateUtc="2026-06-22T14:09:00Z">
        <w:r w:rsidRPr="00050AA8" w:rsidDel="00A96B9D">
          <w:rPr>
            <w:rFonts w:ascii="Arial" w:hAnsi="Arial" w:cs="Arial"/>
            <w:sz w:val="20"/>
            <w:szCs w:val="20"/>
          </w:rPr>
          <w:delText>Enrichmen</w:delText>
        </w:r>
      </w:del>
      <w:r w:rsidRPr="00050AA8">
        <w:rPr>
          <w:rFonts w:ascii="Arial" w:hAnsi="Arial" w:cs="Arial"/>
          <w:sz w:val="20"/>
          <w:szCs w:val="20"/>
        </w:rPr>
        <w:t>t &gt; 7.5)</w:t>
      </w:r>
      <w:ins w:id="71" w:author="Nuno Morais" w:date="2026-06-22T15:09:00Z" w16du:dateUtc="2026-06-22T14:09:00Z">
        <w:r w:rsidR="00A96B9D">
          <w:rPr>
            <w:rFonts w:ascii="Arial" w:hAnsi="Arial" w:cs="Arial"/>
            <w:sz w:val="20"/>
            <w:szCs w:val="20"/>
          </w:rPr>
          <w:t>.</w:t>
        </w:r>
      </w:ins>
      <w:r w:rsidRPr="00050AA8">
        <w:rPr>
          <w:rFonts w:ascii="Arial" w:hAnsi="Arial" w:cs="Arial"/>
          <w:sz w:val="20"/>
          <w:szCs w:val="20"/>
        </w:rPr>
        <w:t xml:space="preserve"> </w:t>
      </w:r>
      <w:commentRangeEnd w:id="51"/>
      <w:r w:rsidR="00A96B9D" w:rsidRPr="00050AA8">
        <w:rPr>
          <w:rStyle w:val="CommentReference"/>
          <w:rFonts w:ascii="Arial" w:hAnsi="Arial" w:cs="Arial"/>
          <w:sz w:val="20"/>
          <w:szCs w:val="20"/>
        </w:rPr>
        <w:commentReference w:id="51"/>
      </w:r>
      <w:r w:rsidRPr="00050AA8">
        <w:rPr>
          <w:rFonts w:ascii="Arial" w:hAnsi="Arial" w:cs="Arial"/>
          <w:sz w:val="20"/>
          <w:szCs w:val="20"/>
        </w:rPr>
        <w:t>(</w:t>
      </w:r>
      <w:r>
        <w:rPr>
          <w:rFonts w:ascii="Arial" w:hAnsi="Arial" w:cs="Arial"/>
          <w:sz w:val="20"/>
          <w:szCs w:val="20"/>
        </w:rPr>
        <w:t>C</w:t>
      </w:r>
      <w:r w:rsidRPr="00050AA8">
        <w:rPr>
          <w:rFonts w:ascii="Arial" w:hAnsi="Arial" w:cs="Arial"/>
          <w:sz w:val="20"/>
          <w:szCs w:val="20"/>
        </w:rPr>
        <w:t xml:space="preserve">) GSEA NES of Hallmark gene sets ranked by the average t-statistic </w:t>
      </w:r>
      <w:del w:id="72" w:author="Nuno Morais" w:date="2026-06-22T15:13:00Z" w16du:dateUtc="2026-06-22T14:13:00Z">
        <w:r w:rsidRPr="00050AA8" w:rsidDel="00A96B9D">
          <w:rPr>
            <w:rFonts w:ascii="Arial" w:hAnsi="Arial" w:cs="Arial"/>
            <w:sz w:val="20"/>
            <w:szCs w:val="20"/>
          </w:rPr>
          <w:delText xml:space="preserve">from </w:delText>
        </w:r>
      </w:del>
      <w:ins w:id="73" w:author="Nuno Morais" w:date="2026-06-22T15:13:00Z" w16du:dateUtc="2026-06-22T14:13:00Z">
        <w:r w:rsidR="00A96B9D">
          <w:rPr>
            <w:rFonts w:ascii="Arial" w:hAnsi="Arial" w:cs="Arial"/>
            <w:sz w:val="20"/>
            <w:szCs w:val="20"/>
          </w:rPr>
          <w:t>across</w:t>
        </w:r>
        <w:r w:rsidR="00A96B9D" w:rsidRPr="00050AA8">
          <w:rPr>
            <w:rFonts w:ascii="Arial" w:hAnsi="Arial" w:cs="Arial"/>
            <w:sz w:val="20"/>
            <w:szCs w:val="20"/>
          </w:rPr>
          <w:t xml:space="preserve"> </w:t>
        </w:r>
      </w:ins>
      <w:r w:rsidRPr="00050AA8">
        <w:rPr>
          <w:rFonts w:ascii="Arial" w:hAnsi="Arial" w:cs="Arial"/>
          <w:sz w:val="20"/>
          <w:szCs w:val="20"/>
        </w:rPr>
        <w:t>the same datasets; only gene sets with adjusted p-value &lt;0.05 and empirical FPR &lt; 0.05 based on 100 random gene sets of matched size are shown.</w:t>
      </w:r>
    </w:p>
    <w:p w14:paraId="553666CB" w14:textId="77777777" w:rsidR="00AC126F" w:rsidRDefault="00AC126F">
      <w:pPr>
        <w:spacing w:line="278" w:lineRule="auto"/>
        <w:rPr>
          <w:rFonts w:ascii="Arial" w:hAnsi="Arial" w:cs="Arial"/>
          <w:sz w:val="20"/>
          <w:szCs w:val="20"/>
        </w:rPr>
      </w:pPr>
      <w:r>
        <w:rPr>
          <w:rFonts w:ascii="Arial" w:hAnsi="Arial" w:cs="Arial"/>
          <w:sz w:val="20"/>
          <w:szCs w:val="20"/>
        </w:rPr>
        <w:br w:type="page"/>
      </w:r>
    </w:p>
    <w:p w14:paraId="46495859" w14:textId="77777777" w:rsidR="003878D0" w:rsidRDefault="003878D0" w:rsidP="00785308">
      <w:pPr>
        <w:jc w:val="both"/>
        <w:rPr>
          <w:rFonts w:ascii="Arial" w:hAnsi="Arial" w:cs="Arial"/>
          <w:sz w:val="20"/>
          <w:szCs w:val="20"/>
        </w:rPr>
      </w:pPr>
    </w:p>
    <w:p w14:paraId="2CD57BF5" w14:textId="6971705E" w:rsidR="00BA2055" w:rsidRDefault="00BA2055" w:rsidP="00785308">
      <w:pPr>
        <w:jc w:val="both"/>
        <w:rPr>
          <w:rFonts w:ascii="Arial" w:hAnsi="Arial" w:cs="Arial"/>
          <w:sz w:val="20"/>
          <w:szCs w:val="20"/>
        </w:rPr>
      </w:pPr>
      <w:r>
        <w:rPr>
          <w:rFonts w:ascii="Arial" w:hAnsi="Arial" w:cs="Arial"/>
          <w:noProof/>
          <w:sz w:val="20"/>
          <w:szCs w:val="20"/>
        </w:rPr>
        <w:drawing>
          <wp:inline distT="0" distB="0" distL="0" distR="0" wp14:anchorId="3FF0AA2E" wp14:editId="5FB8216E">
            <wp:extent cx="5731510" cy="6002655"/>
            <wp:effectExtent l="0" t="0" r="2540" b="0"/>
            <wp:docPr id="20208626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62668" name="Imagem 2020862668"/>
                    <pic:cNvPicPr/>
                  </pic:nvPicPr>
                  <pic:blipFill>
                    <a:blip r:embed="rId22">
                      <a:extLst>
                        <a:ext uri="{28A0092B-C50C-407E-A947-70E740481C1C}">
                          <a14:useLocalDpi xmlns:a14="http://schemas.microsoft.com/office/drawing/2010/main" val="0"/>
                        </a:ext>
                      </a:extLst>
                    </a:blip>
                    <a:stretch>
                      <a:fillRect/>
                    </a:stretch>
                  </pic:blipFill>
                  <pic:spPr>
                    <a:xfrm>
                      <a:off x="0" y="0"/>
                      <a:ext cx="5731510" cy="6002655"/>
                    </a:xfrm>
                    <a:prstGeom prst="rect">
                      <a:avLst/>
                    </a:prstGeom>
                  </pic:spPr>
                </pic:pic>
              </a:graphicData>
            </a:graphic>
          </wp:inline>
        </w:drawing>
      </w:r>
    </w:p>
    <w:p w14:paraId="3DE03DB4" w14:textId="0B32D51E" w:rsidR="00BA2055" w:rsidRDefault="00BA2055" w:rsidP="00BA2055">
      <w:pPr>
        <w:jc w:val="both"/>
        <w:rPr>
          <w:rFonts w:ascii="Arial" w:hAnsi="Arial" w:cs="Arial"/>
          <w:sz w:val="20"/>
          <w:szCs w:val="20"/>
        </w:rPr>
      </w:pPr>
      <w:r>
        <w:rPr>
          <w:rFonts w:ascii="Arial" w:hAnsi="Arial" w:cs="Arial"/>
          <w:b/>
          <w:bCs/>
          <w:sz w:val="20"/>
          <w:szCs w:val="20"/>
        </w:rPr>
        <w:t xml:space="preserve">Supplementary </w:t>
      </w:r>
      <w:r w:rsidRPr="00F93EF5">
        <w:rPr>
          <w:rFonts w:ascii="Arial" w:hAnsi="Arial" w:cs="Arial"/>
          <w:b/>
          <w:bCs/>
          <w:sz w:val="20"/>
          <w:szCs w:val="20"/>
        </w:rPr>
        <w:t xml:space="preserve">Figure 9. Blockage of mitochondrial permeability is compatible with SG assembly inhibition. </w:t>
      </w:r>
      <w:r w:rsidRPr="00BA2055">
        <w:rPr>
          <w:rFonts w:ascii="Arial" w:hAnsi="Arial" w:cs="Arial"/>
          <w:sz w:val="20"/>
          <w:szCs w:val="20"/>
        </w:rPr>
        <w:t>Representative</w:t>
      </w:r>
      <w:r>
        <w:rPr>
          <w:rFonts w:ascii="Arial" w:hAnsi="Arial" w:cs="Arial"/>
          <w:b/>
          <w:bCs/>
          <w:sz w:val="20"/>
          <w:szCs w:val="20"/>
        </w:rPr>
        <w:t xml:space="preserve"> </w:t>
      </w:r>
      <w:r>
        <w:rPr>
          <w:rFonts w:ascii="Arial" w:hAnsi="Arial" w:cs="Arial"/>
          <w:sz w:val="20"/>
          <w:szCs w:val="20"/>
        </w:rPr>
        <w:t>Immunofluorescence images of U2-OS cells untreated or treated with sorbitol (0.4M), DIDS (50 μM), or both. G3BP1 (SG marker, v. Figure 1B) is shown in white, J2 in green (dsRNA marker</w:t>
      </w:r>
      <w:r>
        <w:rPr>
          <w:rFonts w:ascii="Arial" w:hAnsi="Arial" w:cs="Arial"/>
          <w:sz w:val="20"/>
          <w:szCs w:val="20"/>
        </w:rPr>
        <w:fldChar w:fldCharType="begin"/>
      </w:r>
      <w:r w:rsidR="00164ACD">
        <w:rPr>
          <w:rFonts w:ascii="Arial" w:hAnsi="Arial" w:cs="Arial"/>
          <w:sz w:val="20"/>
          <w:szCs w:val="20"/>
        </w:rPr>
        <w:instrText xml:space="preserve"> ADDIN ZOTERO_ITEM CSL_CITATION {"citationID":"Kcj2KbDp","properties":{"formattedCitation":"\\super 12\\nosupersub{}","plainCitation":"12","noteIndex":0},"citationItems":[{"id":134,"uris":["http://zotero.org/users/local/q86rvdj2/items/HRYLS8CR"],"itemData":{"id":134,"type":"article-journal","abstract":"In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Pr>
          <w:rFonts w:ascii="Arial" w:hAnsi="Arial" w:cs="Arial"/>
          <w:sz w:val="20"/>
          <w:szCs w:val="20"/>
        </w:rPr>
        <w:fldChar w:fldCharType="separate"/>
      </w:r>
      <w:r w:rsidR="00164ACD" w:rsidRPr="00164ACD">
        <w:rPr>
          <w:rFonts w:ascii="Arial" w:hAnsi="Arial" w:cs="Arial"/>
          <w:kern w:val="0"/>
          <w:sz w:val="20"/>
          <w:vertAlign w:val="superscript"/>
        </w:rPr>
        <w:t>12</w:t>
      </w:r>
      <w:r>
        <w:rPr>
          <w:rFonts w:ascii="Arial" w:hAnsi="Arial" w:cs="Arial"/>
          <w:sz w:val="20"/>
          <w:szCs w:val="20"/>
        </w:rPr>
        <w:fldChar w:fldCharType="end"/>
      </w:r>
      <w:r>
        <w:rPr>
          <w:rFonts w:ascii="Arial" w:hAnsi="Arial" w:cs="Arial"/>
          <w:sz w:val="20"/>
          <w:szCs w:val="20"/>
        </w:rPr>
        <w:t>), HPS60 in red (mitochondrial marker</w:t>
      </w:r>
      <w:r>
        <w:rPr>
          <w:rFonts w:ascii="Arial" w:hAnsi="Arial" w:cs="Arial"/>
          <w:sz w:val="20"/>
          <w:szCs w:val="20"/>
        </w:rPr>
        <w:fldChar w:fldCharType="begin"/>
      </w:r>
      <w:r w:rsidR="00164ACD">
        <w:rPr>
          <w:rFonts w:ascii="Arial" w:hAnsi="Arial" w:cs="Arial"/>
          <w:sz w:val="20"/>
          <w:szCs w:val="20"/>
        </w:rPr>
        <w:instrText xml:space="preserve"> ADDIN ZOTERO_ITEM CSL_CITATION {"citationID":"mZGKDxsa","properties":{"formattedCitation":"\\super 13\\nosupersub{}","plainCitation":"13","noteIndex":0},"citationItems":[{"id":"UNjSuA79/PlyTUJp5","uris":["http://zotero.org/users/local/q86rvdj2/items/SPMQTY4U"],"itemData":{"id":157,"type":"article-journal","container-title":"Autophagy","DOI":"10.1080/15548627.2021.1917129","ISSN":"1554-8627, 1554-8635","issue":"12","journalAbbreviation":"Autophagy","language":"en","page":"4363-4385","source":"DOI.org (Crossref)","title":"Transcription- and phosphorylation-dependent control of a functional interplay between XBP1s and PINK1 governs mitophagy and potentially impacts Parkinson disease pathophysiology","volume":"17","author":[{"family":"El Manaa","given":"Wejdane"},{"family":"Duplan","given":"Eric"},{"family":"Goiran","given":"Thomas"},{"family":"Lauritzen","given":"Inger"},{"family":"Vaillant Beuchot","given":"Loan"},{"family":"Lacas-Gervais","given":"Sandra"},{"family":"Morais","given":"Vanessa Alexandra"},{"family":"You","given":"Han"},{"family":"Qi","given":"Ling"},{"family":"Salazar","given":"Mario"},{"family":"Ozcan","given":"Umut"},{"family":"Chami","given":"Mounia"},{"family":"Checler","given":"Frédéric"},{"family":"Alves Da Costa","given":"Cristine"}],"issued":{"date-parts":[["2021",12,2]]}}}],"schema":"https://github.com/citation-style-language/schema/raw/master/csl-citation.json"} </w:instrText>
      </w:r>
      <w:r>
        <w:rPr>
          <w:rFonts w:ascii="Arial" w:hAnsi="Arial" w:cs="Arial"/>
          <w:sz w:val="20"/>
          <w:szCs w:val="20"/>
        </w:rPr>
        <w:fldChar w:fldCharType="separate"/>
      </w:r>
      <w:r w:rsidR="00164ACD" w:rsidRPr="00164ACD">
        <w:rPr>
          <w:rFonts w:ascii="Arial" w:hAnsi="Arial" w:cs="Arial"/>
          <w:kern w:val="0"/>
          <w:sz w:val="20"/>
          <w:vertAlign w:val="superscript"/>
        </w:rPr>
        <w:t>13</w:t>
      </w:r>
      <w:r>
        <w:rPr>
          <w:rFonts w:ascii="Arial" w:hAnsi="Arial" w:cs="Arial"/>
          <w:sz w:val="20"/>
          <w:szCs w:val="20"/>
        </w:rPr>
        <w:fldChar w:fldCharType="end"/>
      </w:r>
      <w:r>
        <w:rPr>
          <w:rFonts w:ascii="Arial" w:hAnsi="Arial" w:cs="Arial"/>
          <w:sz w:val="20"/>
          <w:szCs w:val="20"/>
        </w:rPr>
        <w:t xml:space="preserve">), and nuclei (DAPI) in blue. Merged images are also provided. </w:t>
      </w:r>
      <w:r w:rsidRPr="00260224">
        <w:rPr>
          <w:rFonts w:ascii="Arial" w:hAnsi="Arial" w:cs="Arial"/>
          <w:sz w:val="20"/>
          <w:szCs w:val="20"/>
        </w:rPr>
        <w:t xml:space="preserve">Yellow arrows </w:t>
      </w:r>
      <w:r>
        <w:rPr>
          <w:rFonts w:ascii="Arial" w:hAnsi="Arial" w:cs="Arial"/>
          <w:sz w:val="20"/>
          <w:szCs w:val="20"/>
        </w:rPr>
        <w:t xml:space="preserve">in Sorbitol treated samples on the G3BP1 column </w:t>
      </w:r>
      <w:r w:rsidRPr="00260224">
        <w:rPr>
          <w:rFonts w:ascii="Arial" w:hAnsi="Arial" w:cs="Arial"/>
          <w:sz w:val="20"/>
          <w:szCs w:val="20"/>
        </w:rPr>
        <w:t>highlight representative SGs.</w:t>
      </w:r>
      <w:r>
        <w:rPr>
          <w:rFonts w:ascii="Arial" w:hAnsi="Arial" w:cs="Arial"/>
          <w:sz w:val="20"/>
          <w:szCs w:val="20"/>
        </w:rPr>
        <w:t xml:space="preserve"> Scale bar is shown on bottom right corner of each image, in yellow.</w:t>
      </w:r>
    </w:p>
    <w:p w14:paraId="4509E3D6" w14:textId="0146BB9C" w:rsidR="00B22E45" w:rsidRDefault="00B22E45" w:rsidP="00BA2055">
      <w:pPr>
        <w:jc w:val="both"/>
        <w:rPr>
          <w:rFonts w:ascii="Arial" w:hAnsi="Arial" w:cs="Arial"/>
          <w:color w:val="00B0F0"/>
          <w:sz w:val="24"/>
          <w:szCs w:val="24"/>
        </w:rPr>
      </w:pPr>
      <w:r>
        <w:rPr>
          <w:rFonts w:ascii="Arial" w:hAnsi="Arial" w:cs="Arial"/>
          <w:noProof/>
          <w:color w:val="00B0F0"/>
          <w:sz w:val="24"/>
          <w:szCs w:val="24"/>
        </w:rPr>
        <w:lastRenderedPageBreak/>
        <w:drawing>
          <wp:inline distT="0" distB="0" distL="0" distR="0" wp14:anchorId="1198065F" wp14:editId="6AAFD5EA">
            <wp:extent cx="5731510" cy="4401820"/>
            <wp:effectExtent l="0" t="0" r="2540" b="0"/>
            <wp:docPr id="89879809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98096" name="Imagem 898798096"/>
                    <pic:cNvPicPr/>
                  </pic:nvPicPr>
                  <pic:blipFill>
                    <a:blip r:embed="rId23">
                      <a:extLst>
                        <a:ext uri="{28A0092B-C50C-407E-A947-70E740481C1C}">
                          <a14:useLocalDpi xmlns:a14="http://schemas.microsoft.com/office/drawing/2010/main" val="0"/>
                        </a:ext>
                      </a:extLst>
                    </a:blip>
                    <a:stretch>
                      <a:fillRect/>
                    </a:stretch>
                  </pic:blipFill>
                  <pic:spPr>
                    <a:xfrm>
                      <a:off x="0" y="0"/>
                      <a:ext cx="5731510" cy="4401820"/>
                    </a:xfrm>
                    <a:prstGeom prst="rect">
                      <a:avLst/>
                    </a:prstGeom>
                  </pic:spPr>
                </pic:pic>
              </a:graphicData>
            </a:graphic>
          </wp:inline>
        </w:drawing>
      </w:r>
    </w:p>
    <w:p w14:paraId="086AFEEC" w14:textId="0CE7D7EA" w:rsidR="00B22E45" w:rsidRPr="00F13EC6" w:rsidRDefault="00B22E45" w:rsidP="00B22E45">
      <w:pPr>
        <w:jc w:val="both"/>
        <w:rPr>
          <w:rFonts w:ascii="Arial" w:hAnsi="Arial" w:cs="Arial"/>
          <w:sz w:val="20"/>
          <w:szCs w:val="20"/>
          <w:lang w:val="en-GB"/>
        </w:rPr>
      </w:pPr>
      <w:r w:rsidRPr="00F13EC6">
        <w:rPr>
          <w:rFonts w:ascii="Arial" w:hAnsi="Arial" w:cs="Arial"/>
          <w:b/>
          <w:bCs/>
          <w:sz w:val="20"/>
          <w:szCs w:val="20"/>
        </w:rPr>
        <w:t xml:space="preserve">Supplementary Figure 10. RNA binding map of RBFOX2 in HepG2 and K562 cells exposed to shRNA against RBFOX2. </w:t>
      </w:r>
      <w:r w:rsidRPr="00F13EC6">
        <w:rPr>
          <w:rFonts w:ascii="Arial" w:hAnsi="Arial" w:cs="Arial"/>
          <w:sz w:val="20"/>
          <w:szCs w:val="20"/>
        </w:rPr>
        <w:t>(Top) Schematic of an alternative exon skipping event, regulated by an RBP, RBFOX2. (Middle) Normalized binding of RBFOX2 to metagenomic regulatory sequences of alternative exons. The plot discriminates excluded (blue), included (red) or maintained (black) alternative exons upon RBFOX2 knockdown, obtained from ENCODE</w:t>
      </w:r>
      <w:r w:rsidRPr="00F13EC6">
        <w:rPr>
          <w:rFonts w:ascii="Arial" w:hAnsi="Arial" w:cs="Arial"/>
          <w:b/>
          <w:bCs/>
          <w:sz w:val="20"/>
          <w:szCs w:val="20"/>
        </w:rPr>
        <w:fldChar w:fldCharType="begin"/>
      </w:r>
      <w:r w:rsidR="00164ACD" w:rsidRPr="00F13EC6">
        <w:rPr>
          <w:rFonts w:ascii="Arial" w:hAnsi="Arial" w:cs="Arial"/>
          <w:b/>
          <w:bCs/>
          <w:sz w:val="20"/>
          <w:szCs w:val="20"/>
        </w:rPr>
        <w:instrText xml:space="preserve"> ADDIN ZOTERO_ITEM CSL_CITATION {"citationID":"jcT0F9Iy","properties":{"formattedCitation":"\\super 14,15\\nosupersub{}","plainCitation":"14,15","noteIndex":0},"citationItems":[{"id":"UNjSuA79/r4Fty320","uris":["http://zotero.org/users/local/1p9EH8ax/items/FMNNJD3N"],"itemData":{"id":"xGq6HyRA/A5jbbBVp","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Consortium"}],"issued":{"date-parts":[["2012",9]]}}},{"id":"UNjSuA79/52d9J3Hc","uris":["http://zotero.org/users/local/1p9EH8ax/items/FNGV5UVZ"],"itemData":{"id":"xGq6HyRA/DYQdPmdc","type":"article-journal","abstract":"Abstract\n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Pr="00F13EC6">
        <w:rPr>
          <w:rFonts w:ascii="Arial" w:hAnsi="Arial" w:cs="Arial"/>
          <w:b/>
          <w:bCs/>
          <w:sz w:val="20"/>
          <w:szCs w:val="20"/>
        </w:rPr>
        <w:fldChar w:fldCharType="separate"/>
      </w:r>
      <w:r w:rsidR="00164ACD" w:rsidRPr="00F13EC6">
        <w:rPr>
          <w:rFonts w:ascii="Arial" w:hAnsi="Arial" w:cs="Arial"/>
          <w:kern w:val="0"/>
          <w:sz w:val="20"/>
          <w:vertAlign w:val="superscript"/>
        </w:rPr>
        <w:t>14,15</w:t>
      </w:r>
      <w:r w:rsidRPr="00F13EC6">
        <w:rPr>
          <w:rFonts w:ascii="Arial" w:hAnsi="Arial" w:cs="Arial"/>
          <w:b/>
          <w:bCs/>
          <w:sz w:val="20"/>
          <w:szCs w:val="20"/>
        </w:rPr>
        <w:fldChar w:fldCharType="end"/>
      </w:r>
      <w:r w:rsidRPr="00F13EC6">
        <w:rPr>
          <w:rFonts w:ascii="Arial" w:hAnsi="Arial" w:cs="Arial"/>
          <w:sz w:val="20"/>
          <w:szCs w:val="20"/>
        </w:rPr>
        <w:t xml:space="preserve">. The total number of events in each category can be found in brackets beneath the plot, preceded by the number of events for which there is at least one binding site for that RBP. (Bottom) </w:t>
      </w:r>
      <w:r w:rsidR="005A72CB" w:rsidRPr="00F13EC6">
        <w:rPr>
          <w:rFonts w:ascii="Arial" w:hAnsi="Arial" w:cs="Arial"/>
          <w:sz w:val="20"/>
          <w:szCs w:val="20"/>
          <w:lang w:val="en-GB"/>
        </w:rPr>
        <w:t xml:space="preserve">Chi-Squared Statistic of excluded (blue) or included (red) normalised binding, in relation to maintained events. </w:t>
      </w:r>
      <w:r w:rsidRPr="00F13EC6">
        <w:rPr>
          <w:rFonts w:ascii="Arial" w:hAnsi="Arial" w:cs="Arial"/>
          <w:sz w:val="20"/>
          <w:szCs w:val="20"/>
        </w:rPr>
        <w:t>Vertical lines delimitate the following metagenomic splicing regulatory sequences, in order: last 50 nt of upstream constitutive exon; first 200 nt of upstream intron; last 200 nt of upstream intron; first 50 nt of alternative exon; last 50 nt of alternative exon; first 200 nt of downstream intron; last 200 nt of downstream intro</w:t>
      </w:r>
      <w:r w:rsidR="00164ACD" w:rsidRPr="00F13EC6">
        <w:rPr>
          <w:rFonts w:ascii="Arial" w:hAnsi="Arial" w:cs="Arial"/>
          <w:sz w:val="20"/>
          <w:szCs w:val="20"/>
        </w:rPr>
        <w:t>n</w:t>
      </w:r>
      <w:r w:rsidRPr="00F13EC6">
        <w:rPr>
          <w:rFonts w:ascii="Arial" w:hAnsi="Arial" w:cs="Arial"/>
          <w:sz w:val="20"/>
          <w:szCs w:val="20"/>
        </w:rPr>
        <w:t>; first 50 nt of downstream constitutive exon.</w:t>
      </w:r>
      <w:r w:rsidRPr="00F13EC6">
        <w:rPr>
          <w:rFonts w:ascii="Arial" w:eastAsia="Times New Roman" w:hAnsi="Arial" w:cs="Arial"/>
          <w:kern w:val="0"/>
          <w:sz w:val="20"/>
          <w:szCs w:val="20"/>
          <w14:ligatures w14:val="none"/>
          <w:rPrChange w:id="74" w:author="Nuno Morais" w:date="2026-06-22T18:31:00Z" w16du:dateUtc="2026-06-22T17:31:00Z">
            <w:rPr>
              <w:rFonts w:ascii="Times New Roman" w:eastAsia="Times New Roman" w:hAnsi="Times New Roman" w:cs="Times New Roman"/>
              <w:kern w:val="0"/>
              <w:sz w:val="24"/>
              <w:szCs w:val="24"/>
              <w14:ligatures w14:val="none"/>
            </w:rPr>
          </w:rPrChange>
        </w:rPr>
        <w:t xml:space="preserve"> This </w:t>
      </w:r>
      <w:r w:rsidRPr="00F13EC6">
        <w:rPr>
          <w:rFonts w:ascii="Arial" w:hAnsi="Arial" w:cs="Arial"/>
          <w:sz w:val="20"/>
          <w:szCs w:val="20"/>
          <w:lang w:val="en-GB"/>
        </w:rPr>
        <w:t>example shows normalized RBFOX2 binding enriched downstream of alternative exon. Upon RBFOX2 knockdown, this binding is therefore lost, consistent with increased exon skipping. These results align with the known role of RBFOX2 in promoting exon inclusion</w:t>
      </w:r>
      <w:r w:rsidRPr="00F13EC6">
        <w:rPr>
          <w:rFonts w:ascii="Arial" w:hAnsi="Arial" w:cs="Arial"/>
          <w:sz w:val="20"/>
          <w:szCs w:val="20"/>
          <w:lang w:val="en-GB"/>
        </w:rPr>
        <w:fldChar w:fldCharType="begin"/>
      </w:r>
      <w:r w:rsidR="00164ACD" w:rsidRPr="00F13EC6">
        <w:rPr>
          <w:rFonts w:ascii="Arial" w:hAnsi="Arial" w:cs="Arial"/>
          <w:sz w:val="20"/>
          <w:szCs w:val="20"/>
          <w:lang w:val="en-GB"/>
        </w:rPr>
        <w:instrText xml:space="preserve"> ADDIN ZOTERO_ITEM CSL_CITATION {"citationID":"C5lM9yLz","properties":{"formattedCitation":"\\super 16\\nosupersub{}","plainCitation":"16","noteIndex":0},"citationItems":[{"id":146,"uris":["http://zotero.org/users/local/q86rvdj2/items/L96USGGH"],"itemData":{"id":146,"type":"article-journal","abstract":"Abstract\n            \n              Many proteins regulate the expression of genes by binding to specific regions encoded in the genome\n              1\n              . Here we introduce a new data set of RNA elements in the human genome that are recognized by RNA-binding proteins (RBPs), generated as part of the Encyclopedia of DNA Elements (ENCODE) project phase III. This class of regulatory elements functions only when transcribed into RNA, as they serve as the binding sites for RBPs that control post-transcriptional processes such as splicing, cleavage and polyadenylation, and the editing, localization, stability and translation of mRNAs. We describe the mapping and characterization of RNA elements recognized by a large collection of human RBPs in K562 and HepG2 cells. Integrative analyses using five assays identify RBP binding sites on RNA and chromatin in vivo, the in vitro binding preferences of RBPs, the function of RBP binding sites and the subcellular localization of RBPs, producing 1,223 replicated data sets for 356 RBPs. We describe the spectrum of RBP binding throughout the transcriptome and the connections between these interactions and various aspects of RNA biology, including RNA stability, splicing regulation and RNA localization. These data expand the catalogue of functional elements encoded in the human genome by the addition of a large set of elements that function at the RNA level by interacting with RBPs.","container-title":"Nature","DOI":"10.1038/s41586-020-2077-3","ISSN":"0028-0836, 1476-4687","issue":"7818","journalAbbreviation":"Nature","language":"en","page":"711-719","source":"DOI.org (Crossref)","title":"A large-scale binding and functional map of human RNA-binding proteins","volume":"583","author":[{"family":"Van Nostrand","given":"Eric L."},{"family":"Freese","given":"Peter"},{"family":"Pratt","given":"Gabriel A."},{"family":"Wang","given":"Xiaofeng"},{"family":"Wei","given":"Xintao"},{"family":"Xiao","given":"Rui"},{"family":"Blue","given":"Steven M."},{"family":"Chen","given":"Jia-Yu"},{"family":"Cody","given":"Neal A. L."},{"family":"Dominguez","given":"Daniel"},{"family":"Olson","given":"Sara"},{"family":"Sundararaman","given":"Balaji"},{"family":"Zhan","given":"Lijun"},{"family":"Bazile","given":"Cassandra"},{"family":"Bouvrette","given":"Louis Philip Benoit"},{"family":"Bergalet","given":"Julie"},{"family":"Duff","given":"Michael O."},{"family":"Garcia","given":"Keri E."},{"family":"Gelboin-Burkhart","given":"Chelsea"},{"family":"Hochman","given":"Myles"},{"family":"Lambert","given":"Nicole J."},{"family":"Li","given":"Hairi"},{"family":"McGurk","given":"Michael P."},{"family":"Nguyen","given":"Thai B."},{"family":"Palden","given":"Tsultrim"},{"family":"Rabano","given":"Ines"},{"family":"Sathe","given":"Shashank"},{"family":"Stanton","given":"Rebecca"},{"family":"Su","given":"Amanda"},{"family":"Wang","given":"Ruth"},{"family":"Yee","given":"Brian A."},{"family":"Zhou","given":"Bing"},{"family":"Louie","given":"Ashley L."},{"family":"Aigner","given":"Stefan"},{"family":"Fu","given":"Xiang-Dong"},{"family":"Lécuyer","given":"Eric"},{"family":"Burge","given":"Christopher B."},{"family":"Graveley","given":"Brenton R."},{"family":"Yeo","given":"Gene W."}],"issued":{"date-parts":[["2020",7,30]]}}}],"schema":"https://github.com/citation-style-language/schema/raw/master/csl-citation.json"} </w:instrText>
      </w:r>
      <w:r w:rsidRPr="00F13EC6">
        <w:rPr>
          <w:rFonts w:ascii="Arial" w:hAnsi="Arial" w:cs="Arial"/>
          <w:sz w:val="20"/>
          <w:szCs w:val="20"/>
          <w:lang w:val="en-GB"/>
        </w:rPr>
        <w:fldChar w:fldCharType="separate"/>
      </w:r>
      <w:r w:rsidR="00164ACD" w:rsidRPr="00F13EC6">
        <w:rPr>
          <w:rFonts w:ascii="Arial" w:hAnsi="Arial" w:cs="Arial"/>
          <w:kern w:val="0"/>
          <w:sz w:val="20"/>
          <w:vertAlign w:val="superscript"/>
        </w:rPr>
        <w:t>16</w:t>
      </w:r>
      <w:r w:rsidRPr="00F13EC6">
        <w:rPr>
          <w:rFonts w:ascii="Arial" w:hAnsi="Arial" w:cs="Arial"/>
          <w:sz w:val="20"/>
          <w:szCs w:val="20"/>
          <w:lang w:val="en-GB"/>
        </w:rPr>
        <w:fldChar w:fldCharType="end"/>
      </w:r>
      <w:r w:rsidRPr="00F13EC6">
        <w:rPr>
          <w:rFonts w:ascii="Arial" w:hAnsi="Arial" w:cs="Arial"/>
          <w:sz w:val="20"/>
          <w:szCs w:val="20"/>
          <w:lang w:val="en-GB"/>
        </w:rPr>
        <w:t>, providing a proof of concept for our approach.</w:t>
      </w:r>
    </w:p>
    <w:p w14:paraId="0AD42A64" w14:textId="0EC82722" w:rsidR="00B22E45" w:rsidRDefault="00C54733" w:rsidP="00BA2055">
      <w:pPr>
        <w:jc w:val="both"/>
        <w:rPr>
          <w:rFonts w:ascii="Arial" w:hAnsi="Arial" w:cs="Arial"/>
          <w:color w:val="00B0F0"/>
          <w:sz w:val="24"/>
          <w:szCs w:val="24"/>
        </w:rPr>
      </w:pPr>
      <w:r>
        <w:rPr>
          <w:rFonts w:ascii="Arial" w:hAnsi="Arial" w:cs="Arial"/>
          <w:noProof/>
          <w:color w:val="00B0F0"/>
          <w:sz w:val="24"/>
          <w:szCs w:val="24"/>
        </w:rPr>
        <w:lastRenderedPageBreak/>
        <w:drawing>
          <wp:inline distT="0" distB="0" distL="0" distR="0" wp14:anchorId="2F920105" wp14:editId="5AC087F5">
            <wp:extent cx="5731510" cy="6986905"/>
            <wp:effectExtent l="0" t="0" r="2540" b="4445"/>
            <wp:docPr id="163720026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00269" name="Imagem 1637200269"/>
                    <pic:cNvPicPr/>
                  </pic:nvPicPr>
                  <pic:blipFill>
                    <a:blip r:embed="rId24">
                      <a:extLst>
                        <a:ext uri="{28A0092B-C50C-407E-A947-70E740481C1C}">
                          <a14:useLocalDpi xmlns:a14="http://schemas.microsoft.com/office/drawing/2010/main" val="0"/>
                        </a:ext>
                      </a:extLst>
                    </a:blip>
                    <a:stretch>
                      <a:fillRect/>
                    </a:stretch>
                  </pic:blipFill>
                  <pic:spPr>
                    <a:xfrm>
                      <a:off x="0" y="0"/>
                      <a:ext cx="5731510" cy="6986905"/>
                    </a:xfrm>
                    <a:prstGeom prst="rect">
                      <a:avLst/>
                    </a:prstGeom>
                  </pic:spPr>
                </pic:pic>
              </a:graphicData>
            </a:graphic>
          </wp:inline>
        </w:drawing>
      </w:r>
    </w:p>
    <w:p w14:paraId="78CD57D3" w14:textId="1EDEF239" w:rsidR="00AC126F" w:rsidRDefault="00C54733" w:rsidP="00BA2055">
      <w:pPr>
        <w:jc w:val="both"/>
        <w:rPr>
          <w:rFonts w:ascii="Arial" w:hAnsi="Arial" w:cs="Arial"/>
          <w:sz w:val="20"/>
          <w:szCs w:val="20"/>
        </w:rPr>
      </w:pPr>
      <w:r>
        <w:rPr>
          <w:rFonts w:ascii="Arial" w:hAnsi="Arial" w:cs="Arial"/>
          <w:b/>
          <w:bCs/>
          <w:sz w:val="20"/>
          <w:szCs w:val="20"/>
        </w:rPr>
        <w:t xml:space="preserve">Supplementary </w:t>
      </w:r>
      <w:r w:rsidRPr="00E513DC">
        <w:rPr>
          <w:rFonts w:ascii="Arial" w:hAnsi="Arial" w:cs="Arial"/>
          <w:b/>
          <w:bCs/>
          <w:sz w:val="20"/>
          <w:szCs w:val="20"/>
        </w:rPr>
        <w:t xml:space="preserve">Figure </w:t>
      </w:r>
      <w:r>
        <w:rPr>
          <w:rFonts w:ascii="Arial" w:hAnsi="Arial" w:cs="Arial"/>
          <w:b/>
          <w:bCs/>
          <w:sz w:val="20"/>
          <w:szCs w:val="20"/>
        </w:rPr>
        <w:t>11</w:t>
      </w:r>
      <w:r w:rsidRPr="00E513DC">
        <w:rPr>
          <w:rFonts w:ascii="Arial" w:hAnsi="Arial" w:cs="Arial"/>
          <w:b/>
          <w:bCs/>
          <w:sz w:val="20"/>
          <w:szCs w:val="20"/>
        </w:rPr>
        <w:t xml:space="preserve">. Alternative splicing alterations in SG competent and incompetent cells </w:t>
      </w:r>
      <w:r w:rsidRPr="00E513DC">
        <w:rPr>
          <w:rFonts w:ascii="Arial" w:hAnsi="Arial" w:cs="Arial"/>
          <w:sz w:val="20"/>
          <w:szCs w:val="20"/>
        </w:rPr>
        <w:t>(</w:t>
      </w:r>
      <w:r>
        <w:rPr>
          <w:rFonts w:ascii="Arial" w:hAnsi="Arial" w:cs="Arial"/>
          <w:sz w:val="20"/>
          <w:szCs w:val="20"/>
        </w:rPr>
        <w:t>A</w:t>
      </w:r>
      <w:r w:rsidRPr="00E513DC">
        <w:rPr>
          <w:rFonts w:ascii="Arial" w:hAnsi="Arial" w:cs="Arial"/>
          <w:sz w:val="20"/>
          <w:szCs w:val="20"/>
        </w:rPr>
        <w:t xml:space="preserve">) Volcano plot of </w:t>
      </w:r>
      <w:r>
        <w:rPr>
          <w:rFonts w:ascii="Arial" w:hAnsi="Arial" w:cs="Arial"/>
          <w:sz w:val="20"/>
          <w:szCs w:val="20"/>
        </w:rPr>
        <w:t>DGEA</w:t>
      </w:r>
      <w:r w:rsidRPr="00E513DC">
        <w:rPr>
          <w:rFonts w:ascii="Arial" w:hAnsi="Arial" w:cs="Arial"/>
          <w:sz w:val="20"/>
          <w:szCs w:val="20"/>
        </w:rPr>
        <w:t xml:space="preserve"> between stressed and unstressed </w:t>
      </w:r>
      <w:r>
        <w:rPr>
          <w:rFonts w:ascii="Arial" w:hAnsi="Arial" w:cs="Arial"/>
          <w:sz w:val="20"/>
          <w:szCs w:val="20"/>
        </w:rPr>
        <w:t>WCs</w:t>
      </w:r>
      <w:r w:rsidRPr="00E513DC">
        <w:rPr>
          <w:rFonts w:ascii="Arial" w:hAnsi="Arial" w:cs="Arial"/>
          <w:sz w:val="20"/>
          <w:szCs w:val="20"/>
        </w:rPr>
        <w:t xml:space="preserve"> (X-Axis </w:t>
      </w:r>
      <w:ins w:id="75" w:author="Nuno Morais" w:date="2026-06-22T23:05:00Z" w16du:dateUtc="2026-06-22T22:05:00Z">
        <w:r w:rsidR="007C31CE" w:rsidRPr="00E513DC">
          <w:rPr>
            <w:rFonts w:ascii="Arial" w:hAnsi="Arial" w:cs="Arial"/>
            <w:sz w:val="20"/>
            <w:szCs w:val="20"/>
          </w:rPr>
          <w:t>–</w:t>
        </w:r>
      </w:ins>
      <w:del w:id="76" w:author="Nuno Morais" w:date="2026-06-22T23:05:00Z" w16du:dateUtc="2026-06-22T22:05:00Z">
        <w:r w:rsidRPr="00E513DC" w:rsidDel="007C31CE">
          <w:rPr>
            <w:rFonts w:ascii="Arial" w:hAnsi="Arial" w:cs="Arial"/>
            <w:sz w:val="20"/>
            <w:szCs w:val="20"/>
          </w:rPr>
          <w:delText>-</w:delText>
        </w:r>
      </w:del>
      <w:r w:rsidRPr="00E513DC">
        <w:rPr>
          <w:rFonts w:ascii="Arial" w:hAnsi="Arial" w:cs="Arial"/>
          <w:sz w:val="20"/>
          <w:szCs w:val="20"/>
        </w:rPr>
        <w:t xml:space="preserve">  Log</w:t>
      </w:r>
      <w:r w:rsidRPr="007C31CE">
        <w:rPr>
          <w:rFonts w:ascii="Arial" w:hAnsi="Arial" w:cs="Arial"/>
          <w:sz w:val="20"/>
          <w:szCs w:val="20"/>
          <w:vertAlign w:val="subscript"/>
          <w:rPrChange w:id="77" w:author="Nuno Morais" w:date="2026-06-22T23:06:00Z" w16du:dateUtc="2026-06-22T22:06:00Z">
            <w:rPr>
              <w:rFonts w:ascii="Arial" w:hAnsi="Arial" w:cs="Arial"/>
              <w:sz w:val="20"/>
              <w:szCs w:val="20"/>
            </w:rPr>
          </w:rPrChange>
        </w:rPr>
        <w:t>2</w:t>
      </w:r>
      <w:r w:rsidRPr="00E513DC">
        <w:rPr>
          <w:rFonts w:ascii="Arial" w:hAnsi="Arial" w:cs="Arial"/>
          <w:sz w:val="20"/>
          <w:szCs w:val="20"/>
        </w:rPr>
        <w:t xml:space="preserve"> Fold-Change</w:t>
      </w:r>
      <w:r>
        <w:rPr>
          <w:rFonts w:ascii="Arial" w:hAnsi="Arial" w:cs="Arial"/>
          <w:sz w:val="20"/>
          <w:szCs w:val="20"/>
        </w:rPr>
        <w:t>; Y</w:t>
      </w:r>
      <w:r w:rsidRPr="00E513DC">
        <w:rPr>
          <w:rFonts w:ascii="Arial" w:hAnsi="Arial" w:cs="Arial"/>
          <w:sz w:val="20"/>
          <w:szCs w:val="20"/>
        </w:rPr>
        <w:t>-Axis – B-Statistic) in SG competent (</w:t>
      </w:r>
      <w:r>
        <w:rPr>
          <w:rFonts w:ascii="Arial" w:hAnsi="Arial" w:cs="Arial"/>
          <w:sz w:val="20"/>
          <w:szCs w:val="20"/>
        </w:rPr>
        <w:t>L</w:t>
      </w:r>
      <w:r w:rsidRPr="00E513DC">
        <w:rPr>
          <w:rFonts w:ascii="Arial" w:hAnsi="Arial" w:cs="Arial"/>
          <w:sz w:val="20"/>
          <w:szCs w:val="20"/>
        </w:rPr>
        <w:t>eft) and incompetent (</w:t>
      </w:r>
      <w:r>
        <w:rPr>
          <w:rFonts w:ascii="Arial" w:hAnsi="Arial" w:cs="Arial"/>
          <w:sz w:val="20"/>
          <w:szCs w:val="20"/>
        </w:rPr>
        <w:t>R</w:t>
      </w:r>
      <w:r w:rsidRPr="00E513DC">
        <w:rPr>
          <w:rFonts w:ascii="Arial" w:hAnsi="Arial" w:cs="Arial"/>
          <w:sz w:val="20"/>
          <w:szCs w:val="20"/>
        </w:rPr>
        <w:t>ight) U2-OS and A549 cell lines subjected to dsRNA as a stressor</w:t>
      </w:r>
      <w:r w:rsidRPr="00E513DC">
        <w:rPr>
          <w:rFonts w:ascii="Arial" w:hAnsi="Arial" w:cs="Arial"/>
          <w:sz w:val="20"/>
          <w:szCs w:val="20"/>
        </w:rPr>
        <w:fldChar w:fldCharType="begin"/>
      </w:r>
      <w:r w:rsidR="00164ACD">
        <w:rPr>
          <w:rFonts w:ascii="Arial" w:hAnsi="Arial" w:cs="Arial"/>
          <w:sz w:val="20"/>
          <w:szCs w:val="20"/>
        </w:rPr>
        <w:instrText xml:space="preserve"> ADDIN ZOTERO_ITEM CSL_CITATION {"citationID":"9Ig4coyX","properties":{"formattedCitation":"\\super 17\\nosupersub{}","plainCitation":"17","noteIndex":0},"citationItems":[{"id":"UNjSuA79/QP9ElIMx","uris":["http://zotero.org/users/local/1p9EH8ax/items/BR3BXXDM"],"itemData":{"id":"GjewflHo/KNGFiZNr","type":"article-journal","container-title":"Molecular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E513DC">
        <w:rPr>
          <w:rFonts w:ascii="Arial" w:hAnsi="Arial" w:cs="Arial"/>
          <w:sz w:val="20"/>
          <w:szCs w:val="20"/>
        </w:rPr>
        <w:fldChar w:fldCharType="separate"/>
      </w:r>
      <w:r w:rsidR="00164ACD" w:rsidRPr="00164ACD">
        <w:rPr>
          <w:rFonts w:ascii="Arial" w:hAnsi="Arial" w:cs="Arial"/>
          <w:kern w:val="0"/>
          <w:sz w:val="20"/>
          <w:vertAlign w:val="superscript"/>
        </w:rPr>
        <w:t>17</w:t>
      </w:r>
      <w:r w:rsidRPr="00E513DC">
        <w:rPr>
          <w:rFonts w:ascii="Arial" w:hAnsi="Arial" w:cs="Arial"/>
          <w:sz w:val="20"/>
          <w:szCs w:val="20"/>
        </w:rPr>
        <w:fldChar w:fldCharType="end"/>
      </w:r>
      <w:r w:rsidRPr="00E513DC">
        <w:rPr>
          <w:rFonts w:ascii="Arial" w:hAnsi="Arial" w:cs="Arial"/>
          <w:sz w:val="20"/>
          <w:szCs w:val="20"/>
        </w:rPr>
        <w:t xml:space="preserve">; </w:t>
      </w:r>
      <w:r>
        <w:rPr>
          <w:rFonts w:ascii="Arial" w:hAnsi="Arial" w:cs="Arial"/>
          <w:sz w:val="20"/>
          <w:szCs w:val="20"/>
        </w:rPr>
        <w:t>genes</w:t>
      </w:r>
      <w:r w:rsidRPr="00E513DC">
        <w:rPr>
          <w:rFonts w:ascii="Arial" w:hAnsi="Arial" w:cs="Arial"/>
          <w:sz w:val="20"/>
          <w:szCs w:val="20"/>
        </w:rPr>
        <w:t xml:space="preserve"> as circles, with RBPs</w:t>
      </w:r>
      <w:r>
        <w:rPr>
          <w:rFonts w:ascii="Arial" w:hAnsi="Arial" w:cs="Arial"/>
          <w:sz w:val="20"/>
          <w:szCs w:val="20"/>
        </w:rPr>
        <w:t xml:space="preserve"> with significant enrichment or depletion targets amongst differentially spliced sequences labelled and in red.</w:t>
      </w:r>
      <w:r w:rsidRPr="00E513DC">
        <w:rPr>
          <w:rFonts w:ascii="Arial" w:hAnsi="Arial" w:cs="Arial"/>
          <w:sz w:val="20"/>
          <w:szCs w:val="20"/>
        </w:rPr>
        <w:t xml:space="preserve"> Vertical dashed lines correspond to -0.5 and 0.5 log</w:t>
      </w:r>
      <w:r w:rsidRPr="007C31CE">
        <w:rPr>
          <w:rFonts w:ascii="Arial" w:hAnsi="Arial" w:cs="Arial"/>
          <w:sz w:val="20"/>
          <w:szCs w:val="20"/>
          <w:vertAlign w:val="subscript"/>
          <w:rPrChange w:id="78" w:author="Nuno Morais" w:date="2026-06-22T23:06:00Z" w16du:dateUtc="2026-06-22T22:06:00Z">
            <w:rPr>
              <w:rFonts w:ascii="Arial" w:hAnsi="Arial" w:cs="Arial"/>
              <w:sz w:val="20"/>
              <w:szCs w:val="20"/>
            </w:rPr>
          </w:rPrChange>
        </w:rPr>
        <w:t>2</w:t>
      </w:r>
      <w:r w:rsidRPr="00E513DC">
        <w:rPr>
          <w:rFonts w:ascii="Arial" w:hAnsi="Arial" w:cs="Arial"/>
          <w:sz w:val="20"/>
          <w:szCs w:val="20"/>
        </w:rPr>
        <w:t xml:space="preserve">FC. </w:t>
      </w:r>
      <w:r>
        <w:rPr>
          <w:rFonts w:ascii="Arial" w:hAnsi="Arial" w:cs="Arial"/>
          <w:sz w:val="20"/>
          <w:szCs w:val="20"/>
        </w:rPr>
        <w:t xml:space="preserve">Horizontal dashed line corresponds to B-statistic = 0. </w:t>
      </w:r>
      <w:r w:rsidRPr="00E513DC">
        <w:rPr>
          <w:rFonts w:ascii="Arial" w:hAnsi="Arial" w:cs="Arial"/>
          <w:sz w:val="20"/>
          <w:szCs w:val="20"/>
        </w:rPr>
        <w:t xml:space="preserve">Only </w:t>
      </w:r>
      <w:r>
        <w:rPr>
          <w:rFonts w:ascii="Arial" w:hAnsi="Arial" w:cs="Arial"/>
          <w:sz w:val="20"/>
          <w:szCs w:val="20"/>
        </w:rPr>
        <w:t>genes</w:t>
      </w:r>
      <w:r w:rsidRPr="00E513DC">
        <w:rPr>
          <w:rFonts w:ascii="Arial" w:hAnsi="Arial" w:cs="Arial"/>
          <w:sz w:val="20"/>
          <w:szCs w:val="20"/>
        </w:rPr>
        <w:t xml:space="preserve"> with -2 &lt; log2FC &lt; 2 are plotted. (</w:t>
      </w:r>
      <w:r>
        <w:rPr>
          <w:rFonts w:ascii="Arial" w:hAnsi="Arial" w:cs="Arial"/>
          <w:sz w:val="20"/>
          <w:szCs w:val="20"/>
        </w:rPr>
        <w:t>B-E</w:t>
      </w:r>
      <w:r w:rsidRPr="00E513DC">
        <w:rPr>
          <w:rFonts w:ascii="Arial" w:hAnsi="Arial" w:cs="Arial"/>
          <w:sz w:val="20"/>
          <w:szCs w:val="20"/>
        </w:rPr>
        <w:t xml:space="preserve">) RNA binding maps of alternative exon splicing events in shRNA treated cells for </w:t>
      </w:r>
      <w:r>
        <w:rPr>
          <w:rFonts w:ascii="Arial" w:hAnsi="Arial" w:cs="Arial"/>
          <w:sz w:val="20"/>
          <w:szCs w:val="20"/>
        </w:rPr>
        <w:t>PCBP1 (B), QKI (C), TIA1 (D), and YBX3 (E)</w:t>
      </w:r>
      <w:r w:rsidRPr="00E513DC">
        <w:rPr>
          <w:rFonts w:ascii="Arial" w:hAnsi="Arial" w:cs="Arial"/>
          <w:sz w:val="20"/>
          <w:szCs w:val="20"/>
        </w:rPr>
        <w:t xml:space="preserve"> obtained from ENCODE</w:t>
      </w:r>
      <w:r w:rsidRPr="009A3A3C">
        <w:rPr>
          <w:rFonts w:ascii="Arial" w:hAnsi="Arial" w:cs="Arial"/>
          <w:sz w:val="20"/>
          <w:szCs w:val="20"/>
        </w:rPr>
        <w:fldChar w:fldCharType="begin"/>
      </w:r>
      <w:r w:rsidR="00164ACD">
        <w:rPr>
          <w:rFonts w:ascii="Arial" w:hAnsi="Arial" w:cs="Arial"/>
          <w:sz w:val="20"/>
          <w:szCs w:val="20"/>
        </w:rPr>
        <w:instrText xml:space="preserve"> ADDIN ZOTERO_ITEM CSL_CITATION {"citationID":"SKS2P0Wj","properties":{"formattedCitation":"\\super 14\\nosupersub{}","plainCitation":"14","noteIndex":0},"citationItems":[{"id":"UNjSuA79/r4Fty320","uris":["http://zotero.org/users/local/1p9EH8ax/items/FMNNJD3N"],"itemData":{"id":"GjewflHo/KRt4mz1h","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Consortium"}],"issued":{"date-parts":[["2012",9]]}}}],"schema":"https://github.com/citation-style-language/schema/raw/master/csl-citation.json"} </w:instrText>
      </w:r>
      <w:r w:rsidRPr="009A3A3C">
        <w:rPr>
          <w:rFonts w:ascii="Arial" w:hAnsi="Arial" w:cs="Arial"/>
          <w:sz w:val="20"/>
          <w:szCs w:val="20"/>
        </w:rPr>
        <w:fldChar w:fldCharType="separate"/>
      </w:r>
      <w:r w:rsidR="00164ACD" w:rsidRPr="00164ACD">
        <w:rPr>
          <w:rFonts w:ascii="Arial" w:hAnsi="Arial" w:cs="Arial"/>
          <w:kern w:val="0"/>
          <w:sz w:val="20"/>
          <w:vertAlign w:val="superscript"/>
        </w:rPr>
        <w:t>14</w:t>
      </w:r>
      <w:r w:rsidRPr="009A3A3C">
        <w:rPr>
          <w:rFonts w:ascii="Arial" w:hAnsi="Arial" w:cs="Arial"/>
          <w:sz w:val="20"/>
          <w:szCs w:val="20"/>
        </w:rPr>
        <w:fldChar w:fldCharType="end"/>
      </w:r>
      <w:r w:rsidRPr="00E513DC">
        <w:rPr>
          <w:rFonts w:ascii="Arial" w:hAnsi="Arial" w:cs="Arial"/>
          <w:sz w:val="20"/>
          <w:szCs w:val="20"/>
        </w:rPr>
        <w:t xml:space="preserve"> (</w:t>
      </w:r>
      <w:r>
        <w:rPr>
          <w:rFonts w:ascii="Arial" w:hAnsi="Arial" w:cs="Arial"/>
          <w:sz w:val="20"/>
          <w:szCs w:val="20"/>
        </w:rPr>
        <w:t>L</w:t>
      </w:r>
      <w:r w:rsidRPr="00E513DC">
        <w:rPr>
          <w:rFonts w:ascii="Arial" w:hAnsi="Arial" w:cs="Arial"/>
          <w:sz w:val="20"/>
          <w:szCs w:val="20"/>
        </w:rPr>
        <w:t>eft), in SG competent cells (</w:t>
      </w:r>
      <w:r>
        <w:rPr>
          <w:rFonts w:ascii="Arial" w:hAnsi="Arial" w:cs="Arial"/>
          <w:sz w:val="20"/>
          <w:szCs w:val="20"/>
        </w:rPr>
        <w:t>M</w:t>
      </w:r>
      <w:r w:rsidRPr="00E513DC">
        <w:rPr>
          <w:rFonts w:ascii="Arial" w:hAnsi="Arial" w:cs="Arial"/>
          <w:sz w:val="20"/>
          <w:szCs w:val="20"/>
        </w:rPr>
        <w:t>iddle) and in SG incompetent cells (</w:t>
      </w:r>
      <w:r>
        <w:rPr>
          <w:rFonts w:ascii="Arial" w:hAnsi="Arial" w:cs="Arial"/>
          <w:sz w:val="20"/>
          <w:szCs w:val="20"/>
        </w:rPr>
        <w:t>R</w:t>
      </w:r>
      <w:r w:rsidRPr="00E513DC">
        <w:rPr>
          <w:rFonts w:ascii="Arial" w:hAnsi="Arial" w:cs="Arial"/>
          <w:sz w:val="20"/>
          <w:szCs w:val="20"/>
        </w:rPr>
        <w:t xml:space="preserve">ight). (Top) </w:t>
      </w:r>
      <w:commentRangeStart w:id="79"/>
      <w:r w:rsidRPr="00E513DC">
        <w:rPr>
          <w:rFonts w:ascii="Arial" w:hAnsi="Arial" w:cs="Arial"/>
          <w:sz w:val="20"/>
          <w:szCs w:val="20"/>
        </w:rPr>
        <w:t>Normalised</w:t>
      </w:r>
      <w:commentRangeEnd w:id="79"/>
      <w:r w:rsidR="00637A48" w:rsidRPr="00E513DC">
        <w:rPr>
          <w:rStyle w:val="CommentReference"/>
          <w:rFonts w:ascii="Arial" w:hAnsi="Arial" w:cs="Arial"/>
          <w:sz w:val="20"/>
          <w:szCs w:val="20"/>
        </w:rPr>
        <w:commentReference w:id="79"/>
      </w:r>
      <w:r w:rsidRPr="00E513DC">
        <w:rPr>
          <w:rFonts w:ascii="Arial" w:hAnsi="Arial" w:cs="Arial"/>
          <w:sz w:val="20"/>
          <w:szCs w:val="20"/>
        </w:rPr>
        <w:t xml:space="preserve"> binding of RBP of interest to metagenomic regulatory sequences of alternative exons. The plot discriminates excluded (blue), included (red) or maintained (black) alternative exons upon RBP knockdown (</w:t>
      </w:r>
      <w:r>
        <w:rPr>
          <w:rFonts w:ascii="Arial" w:hAnsi="Arial" w:cs="Arial"/>
          <w:sz w:val="20"/>
          <w:szCs w:val="20"/>
        </w:rPr>
        <w:t>L</w:t>
      </w:r>
      <w:r w:rsidRPr="00E513DC">
        <w:rPr>
          <w:rFonts w:ascii="Arial" w:hAnsi="Arial" w:cs="Arial"/>
          <w:sz w:val="20"/>
          <w:szCs w:val="20"/>
        </w:rPr>
        <w:t xml:space="preserve">eft) or upon dsRNA </w:t>
      </w:r>
      <w:r w:rsidRPr="00E513DC">
        <w:rPr>
          <w:rFonts w:ascii="Arial" w:hAnsi="Arial" w:cs="Arial"/>
          <w:sz w:val="20"/>
          <w:szCs w:val="20"/>
        </w:rPr>
        <w:lastRenderedPageBreak/>
        <w:t>stress stimuli, in SG competent (</w:t>
      </w:r>
      <w:r>
        <w:rPr>
          <w:rFonts w:ascii="Arial" w:hAnsi="Arial" w:cs="Arial"/>
          <w:sz w:val="20"/>
          <w:szCs w:val="20"/>
        </w:rPr>
        <w:t>M</w:t>
      </w:r>
      <w:r w:rsidRPr="00E513DC">
        <w:rPr>
          <w:rFonts w:ascii="Arial" w:hAnsi="Arial" w:cs="Arial"/>
          <w:sz w:val="20"/>
          <w:szCs w:val="20"/>
        </w:rPr>
        <w:t>iddle) and incompetent (</w:t>
      </w:r>
      <w:r>
        <w:rPr>
          <w:rFonts w:ascii="Arial" w:hAnsi="Arial" w:cs="Arial"/>
          <w:sz w:val="20"/>
          <w:szCs w:val="20"/>
        </w:rPr>
        <w:t>R</w:t>
      </w:r>
      <w:r w:rsidRPr="00E513DC">
        <w:rPr>
          <w:rFonts w:ascii="Arial" w:hAnsi="Arial" w:cs="Arial"/>
          <w:sz w:val="20"/>
          <w:szCs w:val="20"/>
        </w:rPr>
        <w:t xml:space="preserve">ight) cells. The total number of events in each category can be found </w:t>
      </w:r>
      <w:r w:rsidR="0060343A">
        <w:rPr>
          <w:rFonts w:ascii="Arial" w:hAnsi="Arial" w:cs="Arial"/>
          <w:sz w:val="20"/>
          <w:szCs w:val="20"/>
        </w:rPr>
        <w:t>in brackets beneath the plot</w:t>
      </w:r>
      <w:r w:rsidRPr="00E513DC">
        <w:rPr>
          <w:rFonts w:ascii="Arial" w:hAnsi="Arial" w:cs="Arial"/>
          <w:sz w:val="20"/>
          <w:szCs w:val="20"/>
        </w:rPr>
        <w:t>, preceded by the number of events for which there is at least one binding site</w:t>
      </w:r>
      <w:r>
        <w:rPr>
          <w:rFonts w:ascii="Arial" w:hAnsi="Arial" w:cs="Arial"/>
          <w:sz w:val="20"/>
          <w:szCs w:val="20"/>
        </w:rPr>
        <w:t xml:space="preserve"> for that RBP</w:t>
      </w:r>
      <w:r w:rsidRPr="00E513DC">
        <w:rPr>
          <w:rFonts w:ascii="Arial" w:hAnsi="Arial" w:cs="Arial"/>
          <w:sz w:val="20"/>
          <w:szCs w:val="20"/>
        </w:rPr>
        <w:t xml:space="preserve">. </w:t>
      </w:r>
      <w:r w:rsidR="0060343A" w:rsidRPr="00C54733">
        <w:rPr>
          <w:rFonts w:ascii="Arial" w:hAnsi="Arial" w:cs="Arial"/>
          <w:sz w:val="20"/>
          <w:szCs w:val="20"/>
        </w:rPr>
        <w:t>(Bottom) Chi-Squared Statistic of excluded (blue) or included (red) normalised binding, in relation to maintained events. Vertical lines delimitate the following metagenomic splicing regulatory sequences, in order: last 50 nt of upstream constitutive exon; first 200 nt of upstream intron; last 200 nt of upstream intron; first 50 nt of alternative exon; last 50 nt of alternative exon; first 200 nt of downstream intron; last 200 nt of downstream intron; first 50 nt of downstream constitutive exon.</w:t>
      </w:r>
    </w:p>
    <w:p w14:paraId="081A69E2" w14:textId="77777777" w:rsidR="00AC126F" w:rsidRDefault="00AC126F">
      <w:pPr>
        <w:spacing w:line="278" w:lineRule="auto"/>
        <w:rPr>
          <w:rFonts w:ascii="Arial" w:hAnsi="Arial" w:cs="Arial"/>
          <w:sz w:val="20"/>
          <w:szCs w:val="20"/>
        </w:rPr>
      </w:pPr>
      <w:r>
        <w:rPr>
          <w:rFonts w:ascii="Arial" w:hAnsi="Arial" w:cs="Arial"/>
          <w:sz w:val="20"/>
          <w:szCs w:val="20"/>
        </w:rPr>
        <w:br w:type="page"/>
      </w:r>
    </w:p>
    <w:p w14:paraId="10E9B57F" w14:textId="77777777" w:rsidR="00C54733" w:rsidRPr="0060343A" w:rsidRDefault="00C54733" w:rsidP="00BA2055">
      <w:pPr>
        <w:jc w:val="both"/>
        <w:rPr>
          <w:rFonts w:ascii="Arial" w:hAnsi="Arial" w:cs="Arial"/>
          <w:sz w:val="20"/>
          <w:szCs w:val="20"/>
        </w:rPr>
      </w:pPr>
    </w:p>
    <w:p w14:paraId="09C74CF6" w14:textId="27013586" w:rsidR="00BA2055" w:rsidRDefault="001A457C" w:rsidP="00785308">
      <w:pPr>
        <w:jc w:val="both"/>
        <w:rPr>
          <w:rFonts w:ascii="Arial" w:hAnsi="Arial" w:cs="Arial"/>
          <w:sz w:val="20"/>
          <w:szCs w:val="20"/>
        </w:rPr>
      </w:pPr>
      <w:r>
        <w:rPr>
          <w:rFonts w:ascii="Arial" w:hAnsi="Arial" w:cs="Arial"/>
          <w:noProof/>
          <w:sz w:val="20"/>
          <w:szCs w:val="20"/>
        </w:rPr>
        <w:drawing>
          <wp:inline distT="0" distB="0" distL="0" distR="0" wp14:anchorId="746F2759" wp14:editId="322353F3">
            <wp:extent cx="5731510" cy="5400040"/>
            <wp:effectExtent l="0" t="0" r="2540" b="0"/>
            <wp:docPr id="129615206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52061" name="Imagem 1296152061"/>
                    <pic:cNvPicPr/>
                  </pic:nvPicPr>
                  <pic:blipFill>
                    <a:blip r:embed="rId25">
                      <a:extLst>
                        <a:ext uri="{28A0092B-C50C-407E-A947-70E740481C1C}">
                          <a14:useLocalDpi xmlns:a14="http://schemas.microsoft.com/office/drawing/2010/main" val="0"/>
                        </a:ext>
                      </a:extLst>
                    </a:blip>
                    <a:stretch>
                      <a:fillRect/>
                    </a:stretch>
                  </pic:blipFill>
                  <pic:spPr>
                    <a:xfrm>
                      <a:off x="0" y="0"/>
                      <a:ext cx="5731510" cy="5400040"/>
                    </a:xfrm>
                    <a:prstGeom prst="rect">
                      <a:avLst/>
                    </a:prstGeom>
                  </pic:spPr>
                </pic:pic>
              </a:graphicData>
            </a:graphic>
          </wp:inline>
        </w:drawing>
      </w:r>
    </w:p>
    <w:p w14:paraId="07392A80" w14:textId="3D61ED13" w:rsidR="001A457C" w:rsidRPr="009A3A3C" w:rsidRDefault="001A457C" w:rsidP="001A457C">
      <w:pPr>
        <w:jc w:val="both"/>
        <w:rPr>
          <w:rFonts w:ascii="Arial" w:hAnsi="Arial" w:cs="Arial"/>
          <w:color w:val="00B0F0"/>
          <w:sz w:val="24"/>
          <w:szCs w:val="24"/>
        </w:rPr>
      </w:pPr>
      <w:r w:rsidRPr="009A3A3C">
        <w:rPr>
          <w:rFonts w:ascii="Arial" w:hAnsi="Arial" w:cs="Arial"/>
          <w:b/>
          <w:bCs/>
          <w:sz w:val="20"/>
          <w:szCs w:val="20"/>
        </w:rPr>
        <w:t xml:space="preserve">Supplementary Figure </w:t>
      </w:r>
      <w:r>
        <w:rPr>
          <w:rFonts w:ascii="Arial" w:hAnsi="Arial" w:cs="Arial"/>
          <w:b/>
          <w:bCs/>
          <w:sz w:val="20"/>
          <w:szCs w:val="20"/>
        </w:rPr>
        <w:t>1</w:t>
      </w:r>
      <w:r w:rsidR="0060343A">
        <w:rPr>
          <w:rFonts w:ascii="Arial" w:hAnsi="Arial" w:cs="Arial"/>
          <w:b/>
          <w:bCs/>
          <w:sz w:val="20"/>
          <w:szCs w:val="20"/>
        </w:rPr>
        <w:t>2</w:t>
      </w:r>
      <w:r w:rsidRPr="009A3A3C">
        <w:rPr>
          <w:rFonts w:ascii="Arial" w:hAnsi="Arial" w:cs="Arial"/>
          <w:b/>
          <w:bCs/>
          <w:sz w:val="20"/>
          <w:szCs w:val="20"/>
        </w:rPr>
        <w:t>.</w:t>
      </w:r>
      <w:r>
        <w:rPr>
          <w:rFonts w:ascii="Arial" w:hAnsi="Arial" w:cs="Arial"/>
          <w:b/>
          <w:bCs/>
          <w:sz w:val="20"/>
          <w:szCs w:val="20"/>
        </w:rPr>
        <w:t xml:space="preserve"> Alterations of TIA1 function upon KD and SG assembly.</w:t>
      </w:r>
      <w:r>
        <w:rPr>
          <w:rFonts w:ascii="Arial" w:hAnsi="Arial" w:cs="Arial"/>
          <w:sz w:val="20"/>
          <w:szCs w:val="20"/>
        </w:rPr>
        <w:t xml:space="preserve"> (A) Immunofluorescence images of U2-OS cells untreated or treated with sorbitol (0.4M). TIA1 is shown in white and nuclei (DAPI) in blue. </w:t>
      </w:r>
      <w:r w:rsidRPr="00260224">
        <w:rPr>
          <w:rFonts w:ascii="Arial" w:hAnsi="Arial" w:cs="Arial"/>
          <w:sz w:val="20"/>
          <w:szCs w:val="20"/>
        </w:rPr>
        <w:t xml:space="preserve">Yellow arrows highlight </w:t>
      </w:r>
      <w:r>
        <w:rPr>
          <w:rFonts w:ascii="Arial" w:hAnsi="Arial" w:cs="Arial"/>
          <w:sz w:val="20"/>
          <w:szCs w:val="20"/>
        </w:rPr>
        <w:t>putative</w:t>
      </w:r>
      <w:r w:rsidRPr="00260224">
        <w:rPr>
          <w:rFonts w:ascii="Arial" w:hAnsi="Arial" w:cs="Arial"/>
          <w:sz w:val="20"/>
          <w:szCs w:val="20"/>
        </w:rPr>
        <w:t xml:space="preserve"> SGs.</w:t>
      </w:r>
      <w:r>
        <w:rPr>
          <w:rFonts w:ascii="Arial" w:hAnsi="Arial" w:cs="Arial"/>
          <w:sz w:val="20"/>
          <w:szCs w:val="20"/>
        </w:rPr>
        <w:t xml:space="preserve"> Scale bar is shown on bottom right corner of each image, in yellow.</w:t>
      </w:r>
      <w:r>
        <w:rPr>
          <w:rFonts w:ascii="Arial" w:hAnsi="Arial" w:cs="Arial"/>
          <w:color w:val="00B0F0"/>
          <w:sz w:val="24"/>
          <w:szCs w:val="24"/>
        </w:rPr>
        <w:t xml:space="preserve"> </w:t>
      </w:r>
      <w:r>
        <w:rPr>
          <w:rFonts w:ascii="Arial" w:hAnsi="Arial" w:cs="Arial"/>
          <w:sz w:val="20"/>
          <w:szCs w:val="20"/>
        </w:rPr>
        <w:t xml:space="preserve">(B) </w:t>
      </w:r>
      <w:r w:rsidRPr="003E48EA">
        <w:rPr>
          <w:rFonts w:ascii="Arial" w:hAnsi="Arial" w:cs="Arial"/>
          <w:sz w:val="20"/>
          <w:szCs w:val="20"/>
        </w:rPr>
        <w:t xml:space="preserve">Scatter plot of t-statistics of </w:t>
      </w:r>
      <w:r>
        <w:rPr>
          <w:rFonts w:ascii="Arial" w:hAnsi="Arial" w:cs="Arial"/>
          <w:sz w:val="20"/>
          <w:szCs w:val="20"/>
        </w:rPr>
        <w:t>DGE</w:t>
      </w:r>
      <w:r w:rsidRPr="003E48EA">
        <w:rPr>
          <w:rFonts w:ascii="Arial" w:hAnsi="Arial" w:cs="Arial"/>
          <w:sz w:val="20"/>
          <w:szCs w:val="20"/>
        </w:rPr>
        <w:t xml:space="preserve"> </w:t>
      </w:r>
      <w:del w:id="80" w:author="Nuno Morais" w:date="2026-06-22T23:26:00Z" w16du:dateUtc="2026-06-22T22:26:00Z">
        <w:r w:rsidDel="00537E33">
          <w:rPr>
            <w:rFonts w:ascii="Arial" w:hAnsi="Arial" w:cs="Arial"/>
            <w:sz w:val="20"/>
            <w:szCs w:val="20"/>
          </w:rPr>
          <w:delText xml:space="preserve">in </w:delText>
        </w:r>
      </w:del>
      <w:ins w:id="81" w:author="Nuno Morais" w:date="2026-06-22T23:26:00Z" w16du:dateUtc="2026-06-22T22:26:00Z">
        <w:r w:rsidR="00537E33">
          <w:rPr>
            <w:rFonts w:ascii="Arial" w:hAnsi="Arial" w:cs="Arial"/>
            <w:sz w:val="20"/>
            <w:szCs w:val="20"/>
          </w:rPr>
          <w:t xml:space="preserve">between </w:t>
        </w:r>
      </w:ins>
      <w:r>
        <w:rPr>
          <w:rFonts w:ascii="Arial" w:hAnsi="Arial" w:cs="Arial"/>
          <w:sz w:val="20"/>
          <w:szCs w:val="20"/>
        </w:rPr>
        <w:t>HEPG2 and K562 cells treated with shRNA against TIA1 and those with untargeted shRNA</w:t>
      </w:r>
      <w:r>
        <w:rPr>
          <w:rFonts w:ascii="Arial" w:hAnsi="Arial" w:cs="Arial"/>
          <w:b/>
          <w:bCs/>
          <w:sz w:val="20"/>
          <w:szCs w:val="20"/>
        </w:rPr>
        <w:fldChar w:fldCharType="begin"/>
      </w:r>
      <w:r w:rsidR="00164ACD">
        <w:rPr>
          <w:rFonts w:ascii="Arial" w:hAnsi="Arial" w:cs="Arial"/>
          <w:b/>
          <w:bCs/>
          <w:sz w:val="20"/>
          <w:szCs w:val="20"/>
        </w:rPr>
        <w:instrText xml:space="preserve"> ADDIN ZOTERO_ITEM CSL_CITATION {"citationID":"CBUavPbL","properties":{"formattedCitation":"\\super 14,15\\nosupersub{}","plainCitation":"14,15","noteIndex":0},"citationItems":[{"id":"UNjSuA79/r4Fty320","uris":["http://zotero.org/users/local/1p9EH8ax/items/FMNNJD3N"],"itemData":{"id":"xGq6HyRA/A5jbbBVp","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Consortium"}],"issued":{"date-parts":[["2012",9]]}}},{"id":"UNjSuA79/52d9J3Hc","uris":["http://zotero.org/users/local/1p9EH8ax/items/FNGV5UVZ"],"itemData":{"id":"xGq6HyRA/DYQdPmdc","type":"article-journal","abstract":"Abstract\n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Pr>
          <w:rFonts w:ascii="Arial" w:hAnsi="Arial" w:cs="Arial"/>
          <w:b/>
          <w:bCs/>
          <w:sz w:val="20"/>
          <w:szCs w:val="20"/>
        </w:rPr>
        <w:fldChar w:fldCharType="separate"/>
      </w:r>
      <w:r w:rsidR="00164ACD" w:rsidRPr="00164ACD">
        <w:rPr>
          <w:rFonts w:ascii="Arial" w:hAnsi="Arial" w:cs="Arial"/>
          <w:kern w:val="0"/>
          <w:sz w:val="20"/>
          <w:vertAlign w:val="superscript"/>
        </w:rPr>
        <w:t>14,15</w:t>
      </w:r>
      <w:r>
        <w:rPr>
          <w:rFonts w:ascii="Arial" w:hAnsi="Arial" w:cs="Arial"/>
          <w:b/>
          <w:bCs/>
          <w:sz w:val="20"/>
          <w:szCs w:val="20"/>
        </w:rPr>
        <w:fldChar w:fldCharType="end"/>
      </w:r>
      <w:r w:rsidRPr="003E48EA">
        <w:rPr>
          <w:rFonts w:ascii="Arial" w:hAnsi="Arial" w:cs="Arial"/>
          <w:sz w:val="20"/>
          <w:szCs w:val="20"/>
        </w:rPr>
        <w:t xml:space="preserve"> (X-Axis)</w:t>
      </w:r>
      <w:r>
        <w:rPr>
          <w:rFonts w:ascii="Arial" w:hAnsi="Arial" w:cs="Arial"/>
          <w:sz w:val="20"/>
          <w:szCs w:val="20"/>
        </w:rPr>
        <w:t xml:space="preserve"> and between</w:t>
      </w:r>
      <w:r w:rsidRPr="003E48EA">
        <w:rPr>
          <w:rFonts w:ascii="Arial" w:hAnsi="Arial" w:cs="Arial"/>
          <w:sz w:val="20"/>
          <w:szCs w:val="20"/>
        </w:rPr>
        <w:t xml:space="preserve"> </w:t>
      </w:r>
      <w:r>
        <w:rPr>
          <w:rFonts w:ascii="Arial" w:hAnsi="Arial" w:cs="Arial"/>
          <w:sz w:val="20"/>
          <w:szCs w:val="20"/>
        </w:rPr>
        <w:t>U2-OS and A549 WT Cells (SG-Competent) exposed to dsRNA as a stressor against their G3BP1/G3BP2 KO counterparts (SG-Incompetent)</w:t>
      </w:r>
      <w:r>
        <w:rPr>
          <w:rFonts w:ascii="Arial" w:hAnsi="Arial" w:cs="Arial"/>
          <w:sz w:val="20"/>
          <w:szCs w:val="20"/>
        </w:rPr>
        <w:fldChar w:fldCharType="begin"/>
      </w:r>
      <w:r w:rsidR="00164ACD">
        <w:rPr>
          <w:rFonts w:ascii="Arial" w:hAnsi="Arial" w:cs="Arial"/>
          <w:sz w:val="20"/>
          <w:szCs w:val="20"/>
        </w:rPr>
        <w:instrText xml:space="preserve"> ADDIN ZOTERO_ITEM CSL_CITATION {"citationID":"9DOHs56o","properties":{"formattedCitation":"\\super 17\\nosupersub{}","plainCitation":"17","noteIndex":0},"citationItems":[{"id":"UNjSuA79/QP9ElIMx","uris":["http://zotero.org/users/local/1p9EH8ax/items/BR3BXXDM"],"itemData":{"id":"xGq6HyRA/mLUjuwY6","type":"article-journal","container-title":"Molecular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Pr>
          <w:rFonts w:ascii="Arial" w:hAnsi="Arial" w:cs="Arial"/>
          <w:sz w:val="20"/>
          <w:szCs w:val="20"/>
        </w:rPr>
        <w:fldChar w:fldCharType="separate"/>
      </w:r>
      <w:r w:rsidR="00164ACD" w:rsidRPr="00164ACD">
        <w:rPr>
          <w:rFonts w:ascii="Arial" w:hAnsi="Arial" w:cs="Arial"/>
          <w:kern w:val="0"/>
          <w:sz w:val="20"/>
          <w:vertAlign w:val="superscript"/>
        </w:rPr>
        <w:t>17</w:t>
      </w:r>
      <w:r>
        <w:rPr>
          <w:rFonts w:ascii="Arial" w:hAnsi="Arial" w:cs="Arial"/>
          <w:sz w:val="20"/>
          <w:szCs w:val="20"/>
        </w:rPr>
        <w:fldChar w:fldCharType="end"/>
      </w:r>
      <w:r>
        <w:rPr>
          <w:rFonts w:ascii="Arial" w:hAnsi="Arial" w:cs="Arial"/>
          <w:sz w:val="20"/>
          <w:szCs w:val="20"/>
        </w:rPr>
        <w:t xml:space="preserve"> </w:t>
      </w:r>
      <w:r w:rsidRPr="003E48EA">
        <w:rPr>
          <w:rFonts w:ascii="Arial" w:hAnsi="Arial" w:cs="Arial"/>
          <w:sz w:val="20"/>
          <w:szCs w:val="20"/>
        </w:rPr>
        <w:t xml:space="preserve">(Y-Axis); </w:t>
      </w:r>
      <w:r>
        <w:rPr>
          <w:rFonts w:ascii="Arial" w:hAnsi="Arial" w:cs="Arial"/>
          <w:sz w:val="20"/>
          <w:szCs w:val="20"/>
        </w:rPr>
        <w:t>genes</w:t>
      </w:r>
      <w:r w:rsidRPr="003E48EA">
        <w:rPr>
          <w:rFonts w:ascii="Arial" w:hAnsi="Arial" w:cs="Arial"/>
          <w:sz w:val="20"/>
          <w:szCs w:val="20"/>
        </w:rPr>
        <w:t xml:space="preserve"> as circles; density contour lines in dark red, Spearman’s </w:t>
      </w:r>
      <w:r w:rsidRPr="004E0647">
        <w:rPr>
          <w:rFonts w:ascii="Arial" w:hAnsi="Arial" w:cs="Arial"/>
          <w:sz w:val="20"/>
          <w:szCs w:val="20"/>
        </w:rPr>
        <w:t xml:space="preserve">correlation coefficient </w:t>
      </w:r>
      <w:r w:rsidRPr="004E0647">
        <w:rPr>
          <w:rFonts w:ascii="Arial" w:eastAsia="Symbol" w:hAnsi="Arial" w:cs="Arial"/>
          <w:sz w:val="20"/>
          <w:szCs w:val="20"/>
        </w:rPr>
        <w:t>r</w:t>
      </w:r>
      <w:r w:rsidRPr="004E0647">
        <w:rPr>
          <w:rFonts w:ascii="Arial" w:hAnsi="Arial" w:cs="Arial"/>
          <w:sz w:val="20"/>
          <w:szCs w:val="20"/>
        </w:rPr>
        <w:t xml:space="preserve"> and associated test’s p-value on top left corner.</w:t>
      </w:r>
      <w:r>
        <w:rPr>
          <w:rFonts w:ascii="Arial" w:hAnsi="Arial" w:cs="Arial"/>
          <w:sz w:val="20"/>
          <w:szCs w:val="20"/>
        </w:rPr>
        <w:t xml:space="preserve"> (C) </w:t>
      </w:r>
      <w:r w:rsidRPr="003E48EA">
        <w:rPr>
          <w:rFonts w:ascii="Arial" w:hAnsi="Arial" w:cs="Arial"/>
          <w:sz w:val="20"/>
          <w:szCs w:val="20"/>
        </w:rPr>
        <w:t xml:space="preserve">Scatter plot of </w:t>
      </w:r>
      <w:commentRangeStart w:id="82"/>
      <w:r>
        <w:rPr>
          <w:rFonts w:ascii="Arial" w:hAnsi="Arial" w:cs="Arial"/>
          <w:sz w:val="20"/>
          <w:szCs w:val="20"/>
        </w:rPr>
        <w:t>differential splicing</w:t>
      </w:r>
      <w:commentRangeEnd w:id="82"/>
      <w:r w:rsidR="00DC000F">
        <w:rPr>
          <w:rStyle w:val="CommentReference"/>
          <w:rFonts w:ascii="Arial" w:hAnsi="Arial" w:cs="Arial"/>
          <w:sz w:val="20"/>
          <w:szCs w:val="20"/>
        </w:rPr>
        <w:commentReference w:id="82"/>
      </w:r>
      <w:r>
        <w:rPr>
          <w:rFonts w:ascii="Arial" w:hAnsi="Arial" w:cs="Arial"/>
          <w:sz w:val="20"/>
          <w:szCs w:val="20"/>
        </w:rPr>
        <w:t xml:space="preserve"> </w:t>
      </w:r>
      <w:del w:id="83" w:author="Nuno Morais" w:date="2026-06-22T23:33:00Z" w16du:dateUtc="2026-06-22T22:33:00Z">
        <w:r w:rsidDel="00DC000F">
          <w:rPr>
            <w:rFonts w:ascii="Arial" w:hAnsi="Arial" w:cs="Arial"/>
            <w:sz w:val="20"/>
            <w:szCs w:val="20"/>
          </w:rPr>
          <w:delText>analysis in</w:delText>
        </w:r>
      </w:del>
      <w:ins w:id="84" w:author="Nuno Morais" w:date="2026-06-22T23:33:00Z" w16du:dateUtc="2026-06-22T22:33:00Z">
        <w:r w:rsidR="00DC000F">
          <w:rPr>
            <w:rFonts w:ascii="Arial" w:hAnsi="Arial" w:cs="Arial"/>
            <w:sz w:val="20"/>
            <w:szCs w:val="20"/>
          </w:rPr>
          <w:t xml:space="preserve">(in difference in </w:t>
        </w:r>
        <w:commentRangeStart w:id="85"/>
        <w:r w:rsidR="00DC000F">
          <w:rPr>
            <w:rFonts w:ascii="Arial" w:hAnsi="Arial" w:cs="Arial"/>
            <w:sz w:val="20"/>
            <w:szCs w:val="20"/>
          </w:rPr>
          <w:t>percent splice</w:t>
        </w:r>
      </w:ins>
      <w:ins w:id="86" w:author="Nuno Morais" w:date="2026-06-22T23:34:00Z" w16du:dateUtc="2026-06-22T22:34:00Z">
        <w:r w:rsidR="00DC000F">
          <w:rPr>
            <w:rFonts w:ascii="Arial" w:hAnsi="Arial" w:cs="Arial"/>
            <w:sz w:val="20"/>
            <w:szCs w:val="20"/>
          </w:rPr>
          <w:t>d-in (dPSI)</w:t>
        </w:r>
      </w:ins>
      <w:commentRangeEnd w:id="85"/>
      <w:r w:rsidR="00DC000F">
        <w:rPr>
          <w:rStyle w:val="CommentReference"/>
          <w:rFonts w:ascii="Arial" w:hAnsi="Arial" w:cs="Arial"/>
          <w:sz w:val="20"/>
          <w:szCs w:val="20"/>
        </w:rPr>
        <w:commentReference w:id="85"/>
      </w:r>
      <w:ins w:id="87" w:author="Nuno Morais" w:date="2026-06-22T23:34:00Z" w16du:dateUtc="2026-06-22T22:34:00Z">
        <w:r w:rsidR="00DC000F">
          <w:rPr>
            <w:rFonts w:ascii="Arial" w:hAnsi="Arial" w:cs="Arial"/>
            <w:sz w:val="20"/>
            <w:szCs w:val="20"/>
          </w:rPr>
          <w:t>) between</w:t>
        </w:r>
      </w:ins>
      <w:r>
        <w:rPr>
          <w:rFonts w:ascii="Arial" w:hAnsi="Arial" w:cs="Arial"/>
          <w:sz w:val="20"/>
          <w:szCs w:val="20"/>
        </w:rPr>
        <w:t xml:space="preserve"> HEPG2 and K562 cells treated with shRNA against TIA1 and those with untargeted shRNA</w:t>
      </w:r>
      <w:r>
        <w:rPr>
          <w:rFonts w:ascii="Arial" w:hAnsi="Arial" w:cs="Arial"/>
          <w:b/>
          <w:bCs/>
          <w:sz w:val="20"/>
          <w:szCs w:val="20"/>
        </w:rPr>
        <w:fldChar w:fldCharType="begin"/>
      </w:r>
      <w:r w:rsidR="00164ACD">
        <w:rPr>
          <w:rFonts w:ascii="Arial" w:hAnsi="Arial" w:cs="Arial"/>
          <w:b/>
          <w:bCs/>
          <w:sz w:val="20"/>
          <w:szCs w:val="20"/>
        </w:rPr>
        <w:instrText xml:space="preserve"> ADDIN ZOTERO_ITEM CSL_CITATION {"citationID":"RvUXlJxU","properties":{"formattedCitation":"\\super 14,15\\nosupersub{}","plainCitation":"14,15","noteIndex":0},"citationItems":[{"id":"UNjSuA79/r4Fty320","uris":["http://zotero.org/users/local/1p9EH8ax/items/FMNNJD3N"],"itemData":{"id":"xGq6HyRA/A5jbbBVp","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Consortium"}],"issued":{"date-parts":[["2012",9]]}}},{"id":"UNjSuA79/52d9J3Hc","uris":["http://zotero.org/users/local/1p9EH8ax/items/FNGV5UVZ"],"itemData":{"id":"xGq6HyRA/DYQdPmdc","type":"article-journal","abstract":"Abstract\n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Pr>
          <w:rFonts w:ascii="Arial" w:hAnsi="Arial" w:cs="Arial"/>
          <w:b/>
          <w:bCs/>
          <w:sz w:val="20"/>
          <w:szCs w:val="20"/>
        </w:rPr>
        <w:fldChar w:fldCharType="separate"/>
      </w:r>
      <w:r w:rsidR="00164ACD" w:rsidRPr="00164ACD">
        <w:rPr>
          <w:rFonts w:ascii="Arial" w:hAnsi="Arial" w:cs="Arial"/>
          <w:kern w:val="0"/>
          <w:sz w:val="20"/>
          <w:vertAlign w:val="superscript"/>
        </w:rPr>
        <w:t>14,15</w:t>
      </w:r>
      <w:r>
        <w:rPr>
          <w:rFonts w:ascii="Arial" w:hAnsi="Arial" w:cs="Arial"/>
          <w:b/>
          <w:bCs/>
          <w:sz w:val="20"/>
          <w:szCs w:val="20"/>
        </w:rPr>
        <w:fldChar w:fldCharType="end"/>
      </w:r>
      <w:r w:rsidRPr="003E48EA">
        <w:rPr>
          <w:rFonts w:ascii="Arial" w:hAnsi="Arial" w:cs="Arial"/>
          <w:sz w:val="20"/>
          <w:szCs w:val="20"/>
        </w:rPr>
        <w:t xml:space="preserve"> (X-Axis)</w:t>
      </w:r>
      <w:r>
        <w:rPr>
          <w:rFonts w:ascii="Arial" w:hAnsi="Arial" w:cs="Arial"/>
          <w:sz w:val="20"/>
          <w:szCs w:val="20"/>
        </w:rPr>
        <w:t xml:space="preserve"> and between</w:t>
      </w:r>
      <w:r w:rsidRPr="003E48EA">
        <w:rPr>
          <w:rFonts w:ascii="Arial" w:hAnsi="Arial" w:cs="Arial"/>
          <w:sz w:val="20"/>
          <w:szCs w:val="20"/>
        </w:rPr>
        <w:t xml:space="preserve"> </w:t>
      </w:r>
      <w:r>
        <w:rPr>
          <w:rFonts w:ascii="Arial" w:hAnsi="Arial" w:cs="Arial"/>
          <w:sz w:val="20"/>
          <w:szCs w:val="20"/>
        </w:rPr>
        <w:t xml:space="preserve">U2-OS and A549 WT Cells (SG-Competent) exposed to dsRNA as a stressor </w:t>
      </w:r>
      <w:del w:id="88" w:author="Nuno Morais" w:date="2026-06-22T23:39:00Z" w16du:dateUtc="2026-06-22T22:39:00Z">
        <w:r w:rsidDel="00DC000F">
          <w:rPr>
            <w:rFonts w:ascii="Arial" w:hAnsi="Arial" w:cs="Arial"/>
            <w:sz w:val="20"/>
            <w:szCs w:val="20"/>
          </w:rPr>
          <w:delText xml:space="preserve">against </w:delText>
        </w:r>
      </w:del>
      <w:ins w:id="89" w:author="Nuno Morais" w:date="2026-06-22T23:39:00Z" w16du:dateUtc="2026-06-22T22:39:00Z">
        <w:r w:rsidR="00DC000F">
          <w:rPr>
            <w:rFonts w:ascii="Arial" w:hAnsi="Arial" w:cs="Arial"/>
            <w:sz w:val="20"/>
            <w:szCs w:val="20"/>
          </w:rPr>
          <w:t xml:space="preserve">and </w:t>
        </w:r>
      </w:ins>
      <w:r>
        <w:rPr>
          <w:rFonts w:ascii="Arial" w:hAnsi="Arial" w:cs="Arial"/>
          <w:sz w:val="20"/>
          <w:szCs w:val="20"/>
        </w:rPr>
        <w:t>their G3BP1/G3BP2 KO counterparts (SG-Incompetent)</w:t>
      </w:r>
      <w:r>
        <w:rPr>
          <w:rFonts w:ascii="Arial" w:hAnsi="Arial" w:cs="Arial"/>
          <w:sz w:val="20"/>
          <w:szCs w:val="20"/>
        </w:rPr>
        <w:fldChar w:fldCharType="begin"/>
      </w:r>
      <w:r w:rsidR="00164ACD">
        <w:rPr>
          <w:rFonts w:ascii="Arial" w:hAnsi="Arial" w:cs="Arial"/>
          <w:sz w:val="20"/>
          <w:szCs w:val="20"/>
        </w:rPr>
        <w:instrText xml:space="preserve"> ADDIN ZOTERO_ITEM CSL_CITATION {"citationID":"6vXpO6e3","properties":{"formattedCitation":"\\super 17\\nosupersub{}","plainCitation":"17","noteIndex":0},"citationItems":[{"id":"UNjSuA79/QP9ElIMx","uris":["http://zotero.org/users/local/1p9EH8ax/items/BR3BXXDM"],"itemData":{"id":"xGq6HyRA/mLUjuwY6","type":"article-journal","container-title":"Molecular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Pr>
          <w:rFonts w:ascii="Arial" w:hAnsi="Arial" w:cs="Arial"/>
          <w:sz w:val="20"/>
          <w:szCs w:val="20"/>
        </w:rPr>
        <w:fldChar w:fldCharType="separate"/>
      </w:r>
      <w:r w:rsidR="00164ACD" w:rsidRPr="00164ACD">
        <w:rPr>
          <w:rFonts w:ascii="Arial" w:hAnsi="Arial" w:cs="Arial"/>
          <w:kern w:val="0"/>
          <w:sz w:val="20"/>
          <w:vertAlign w:val="superscript"/>
        </w:rPr>
        <w:t>17</w:t>
      </w:r>
      <w:r>
        <w:rPr>
          <w:rFonts w:ascii="Arial" w:hAnsi="Arial" w:cs="Arial"/>
          <w:sz w:val="20"/>
          <w:szCs w:val="20"/>
        </w:rPr>
        <w:fldChar w:fldCharType="end"/>
      </w:r>
      <w:r>
        <w:rPr>
          <w:rFonts w:ascii="Arial" w:hAnsi="Arial" w:cs="Arial"/>
          <w:sz w:val="20"/>
          <w:szCs w:val="20"/>
        </w:rPr>
        <w:t xml:space="preserve"> </w:t>
      </w:r>
      <w:r w:rsidRPr="003E48EA">
        <w:rPr>
          <w:rFonts w:ascii="Arial" w:hAnsi="Arial" w:cs="Arial"/>
          <w:sz w:val="20"/>
          <w:szCs w:val="20"/>
        </w:rPr>
        <w:t xml:space="preserve">(Y-Axis); </w:t>
      </w:r>
      <w:ins w:id="90" w:author="Nuno Morais" w:date="2026-06-22T23:21:00Z" w16du:dateUtc="2026-06-22T22:21:00Z">
        <w:r w:rsidR="00637A48">
          <w:rPr>
            <w:rFonts w:ascii="Arial" w:hAnsi="Arial" w:cs="Arial"/>
            <w:sz w:val="20"/>
            <w:szCs w:val="20"/>
          </w:rPr>
          <w:t xml:space="preserve">alternative splicing </w:t>
        </w:r>
      </w:ins>
      <w:r>
        <w:rPr>
          <w:rFonts w:ascii="Arial" w:hAnsi="Arial" w:cs="Arial"/>
          <w:sz w:val="20"/>
          <w:szCs w:val="20"/>
        </w:rPr>
        <w:t>events</w:t>
      </w:r>
      <w:r w:rsidRPr="003E48EA">
        <w:rPr>
          <w:rFonts w:ascii="Arial" w:hAnsi="Arial" w:cs="Arial"/>
          <w:sz w:val="20"/>
          <w:szCs w:val="20"/>
        </w:rPr>
        <w:t xml:space="preserve"> as circles; density contour lines in dark red, Spearman’s </w:t>
      </w:r>
      <w:r w:rsidRPr="004E0647">
        <w:rPr>
          <w:rFonts w:ascii="Arial" w:hAnsi="Arial" w:cs="Arial"/>
          <w:sz w:val="20"/>
          <w:szCs w:val="20"/>
        </w:rPr>
        <w:t xml:space="preserve">correlation coefficient </w:t>
      </w:r>
      <w:r w:rsidRPr="004E0647">
        <w:rPr>
          <w:rFonts w:ascii="Arial" w:eastAsia="Symbol" w:hAnsi="Arial" w:cs="Arial"/>
          <w:sz w:val="20"/>
          <w:szCs w:val="20"/>
        </w:rPr>
        <w:t>r</w:t>
      </w:r>
      <w:r w:rsidRPr="004E0647">
        <w:rPr>
          <w:rFonts w:ascii="Arial" w:hAnsi="Arial" w:cs="Arial"/>
          <w:sz w:val="20"/>
          <w:szCs w:val="20"/>
        </w:rPr>
        <w:t xml:space="preserve"> and associated test’s p-value on top left corner.</w:t>
      </w:r>
      <w:r w:rsidR="00AC126F">
        <w:rPr>
          <w:rFonts w:ascii="Arial" w:hAnsi="Arial" w:cs="Arial"/>
          <w:color w:val="000000" w:themeColor="text1"/>
          <w:sz w:val="20"/>
          <w:szCs w:val="20"/>
        </w:rPr>
        <w:t xml:space="preserve"> </w:t>
      </w:r>
      <w:commentRangeStart w:id="91"/>
      <w:r w:rsidR="00AC126F">
        <w:rPr>
          <w:rFonts w:ascii="Arial" w:hAnsi="Arial" w:cs="Arial"/>
          <w:sz w:val="20"/>
          <w:szCs w:val="20"/>
        </w:rPr>
        <w:t>The dashed line corresponds to the least-squares linear regression fit between the two variables (B, C).</w:t>
      </w:r>
      <w:commentRangeEnd w:id="91"/>
      <w:r w:rsidR="00AB475A" w:rsidRPr="009A3A3C">
        <w:rPr>
          <w:rStyle w:val="CommentReference"/>
          <w:rFonts w:ascii="Arial" w:hAnsi="Arial" w:cs="Arial"/>
          <w:color w:val="00B0F0"/>
          <w:sz w:val="24"/>
          <w:szCs w:val="24"/>
        </w:rPr>
        <w:commentReference w:id="91"/>
      </w:r>
    </w:p>
    <w:p w14:paraId="2C31A2A4" w14:textId="60753E7D" w:rsidR="001A457C" w:rsidRDefault="00692E15" w:rsidP="00785308">
      <w:pPr>
        <w:jc w:val="both"/>
        <w:rPr>
          <w:rFonts w:ascii="Arial" w:hAnsi="Arial" w:cs="Arial"/>
          <w:sz w:val="20"/>
          <w:szCs w:val="20"/>
        </w:rPr>
      </w:pPr>
      <w:r>
        <w:rPr>
          <w:rFonts w:ascii="Arial" w:hAnsi="Arial" w:cs="Arial"/>
          <w:noProof/>
          <w:sz w:val="20"/>
          <w:szCs w:val="20"/>
        </w:rPr>
        <w:lastRenderedPageBreak/>
        <w:drawing>
          <wp:inline distT="0" distB="0" distL="0" distR="0" wp14:anchorId="0CEB36FA" wp14:editId="60B39479">
            <wp:extent cx="5731510" cy="3067685"/>
            <wp:effectExtent l="0" t="0" r="2540" b="0"/>
            <wp:docPr id="48936525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65258" name="Imagem 489365258"/>
                    <pic:cNvPicPr/>
                  </pic:nvPicPr>
                  <pic:blipFill>
                    <a:blip r:embed="rId26">
                      <a:extLst>
                        <a:ext uri="{28A0092B-C50C-407E-A947-70E740481C1C}">
                          <a14:useLocalDpi xmlns:a14="http://schemas.microsoft.com/office/drawing/2010/main" val="0"/>
                        </a:ext>
                      </a:extLst>
                    </a:blip>
                    <a:stretch>
                      <a:fillRect/>
                    </a:stretch>
                  </pic:blipFill>
                  <pic:spPr>
                    <a:xfrm>
                      <a:off x="0" y="0"/>
                      <a:ext cx="5731510" cy="3067685"/>
                    </a:xfrm>
                    <a:prstGeom prst="rect">
                      <a:avLst/>
                    </a:prstGeom>
                  </pic:spPr>
                </pic:pic>
              </a:graphicData>
            </a:graphic>
          </wp:inline>
        </w:drawing>
      </w:r>
    </w:p>
    <w:p w14:paraId="41908118" w14:textId="28083E31" w:rsidR="00692E15" w:rsidRDefault="00692E15" w:rsidP="00692E15">
      <w:pPr>
        <w:jc w:val="both"/>
        <w:rPr>
          <w:rFonts w:ascii="Arial" w:hAnsi="Arial" w:cs="Arial"/>
          <w:sz w:val="20"/>
          <w:szCs w:val="20"/>
        </w:rPr>
      </w:pPr>
      <w:r>
        <w:rPr>
          <w:rFonts w:ascii="Arial" w:hAnsi="Arial" w:cs="Arial"/>
          <w:b/>
          <w:bCs/>
          <w:sz w:val="20"/>
          <w:szCs w:val="20"/>
        </w:rPr>
        <w:t xml:space="preserve">Supplementary </w:t>
      </w:r>
      <w:r w:rsidRPr="009A3A3C">
        <w:rPr>
          <w:rFonts w:ascii="Arial" w:hAnsi="Arial" w:cs="Arial"/>
          <w:b/>
          <w:bCs/>
          <w:sz w:val="20"/>
          <w:szCs w:val="20"/>
        </w:rPr>
        <w:t>Figure 1</w:t>
      </w:r>
      <w:r>
        <w:rPr>
          <w:rFonts w:ascii="Arial" w:hAnsi="Arial" w:cs="Arial"/>
          <w:b/>
          <w:bCs/>
          <w:sz w:val="20"/>
          <w:szCs w:val="20"/>
        </w:rPr>
        <w:t>3</w:t>
      </w:r>
      <w:r w:rsidRPr="009A3A3C">
        <w:rPr>
          <w:rFonts w:ascii="Arial" w:hAnsi="Arial" w:cs="Arial"/>
          <w:b/>
          <w:bCs/>
          <w:sz w:val="20"/>
          <w:szCs w:val="20"/>
        </w:rPr>
        <w:t xml:space="preserve">. </w:t>
      </w:r>
      <w:r>
        <w:rPr>
          <w:rFonts w:ascii="Arial" w:hAnsi="Arial" w:cs="Arial"/>
          <w:b/>
          <w:bCs/>
          <w:sz w:val="20"/>
          <w:szCs w:val="20"/>
        </w:rPr>
        <w:t>O</w:t>
      </w:r>
      <w:r w:rsidRPr="00F11651">
        <w:rPr>
          <w:rFonts w:ascii="Arial" w:hAnsi="Arial" w:cs="Arial"/>
          <w:b/>
          <w:bCs/>
          <w:sz w:val="20"/>
          <w:szCs w:val="20"/>
        </w:rPr>
        <w:t xml:space="preserve">verall survival analysis based </w:t>
      </w:r>
      <w:r>
        <w:rPr>
          <w:rFonts w:ascii="Arial" w:hAnsi="Arial" w:cs="Arial"/>
          <w:b/>
          <w:bCs/>
          <w:sz w:val="20"/>
          <w:szCs w:val="20"/>
        </w:rPr>
        <w:t xml:space="preserve">on the expression of genes encoding SG-related proteins. </w:t>
      </w:r>
      <w:r w:rsidRPr="009A3A3C">
        <w:rPr>
          <w:rFonts w:ascii="Arial" w:hAnsi="Arial" w:cs="Arial"/>
          <w:sz w:val="20"/>
          <w:szCs w:val="20"/>
        </w:rPr>
        <w:t xml:space="preserve">Kaplan–Meier plots showing </w:t>
      </w:r>
      <w:r>
        <w:rPr>
          <w:rFonts w:ascii="Arial" w:hAnsi="Arial" w:cs="Arial"/>
          <w:sz w:val="20"/>
          <w:szCs w:val="20"/>
        </w:rPr>
        <w:t xml:space="preserve">proportion of </w:t>
      </w:r>
      <w:r w:rsidRPr="009A3A3C">
        <w:rPr>
          <w:rFonts w:ascii="Arial" w:hAnsi="Arial" w:cs="Arial"/>
          <w:sz w:val="20"/>
          <w:szCs w:val="20"/>
        </w:rPr>
        <w:t>overall survival</w:t>
      </w:r>
      <w:r>
        <w:rPr>
          <w:rFonts w:ascii="Arial" w:hAnsi="Arial" w:cs="Arial"/>
          <w:sz w:val="20"/>
          <w:szCs w:val="20"/>
        </w:rPr>
        <w:t xml:space="preserve"> (Y-Axis) per day (X-Axis)</w:t>
      </w:r>
      <w:r w:rsidRPr="009A3A3C">
        <w:rPr>
          <w:rFonts w:ascii="Arial" w:hAnsi="Arial" w:cs="Arial"/>
          <w:sz w:val="20"/>
          <w:szCs w:val="20"/>
        </w:rPr>
        <w:t xml:space="preserve"> of patients from </w:t>
      </w:r>
      <w:r>
        <w:rPr>
          <w:rFonts w:ascii="Arial" w:hAnsi="Arial" w:cs="Arial"/>
          <w:sz w:val="20"/>
          <w:szCs w:val="20"/>
        </w:rPr>
        <w:t>GDC-TCGA’s SARC dataset</w:t>
      </w:r>
      <w:r w:rsidRPr="009A3A3C">
        <w:rPr>
          <w:rFonts w:ascii="Arial" w:hAnsi="Arial" w:cs="Arial"/>
          <w:sz w:val="20"/>
          <w:szCs w:val="20"/>
        </w:rPr>
        <w:t xml:space="preserve"> (The Cancer Genome Atlas sarcoma)</w:t>
      </w:r>
      <w:r w:rsidRPr="009A3A3C">
        <w:rPr>
          <w:rFonts w:ascii="Arial" w:hAnsi="Arial" w:cs="Arial"/>
          <w:sz w:val="20"/>
          <w:szCs w:val="20"/>
        </w:rPr>
        <w:fldChar w:fldCharType="begin"/>
      </w:r>
      <w:r w:rsidR="00164ACD">
        <w:rPr>
          <w:rFonts w:ascii="Arial" w:hAnsi="Arial" w:cs="Arial"/>
          <w:sz w:val="20"/>
          <w:szCs w:val="20"/>
        </w:rPr>
        <w:instrText xml:space="preserve"> ADDIN ZOTERO_ITEM CSL_CITATION {"citationID":"On6aGI1t","properties":{"formattedCitation":"\\super 18\\nosupersub{}","plainCitation":"18","noteIndex":0},"citationItems":[{"id":101,"uris":["http://zotero.org/users/local/q86rvdj2/items/ZUGCCPWX"],"itemData":{"id":101,"type":"dataset","publisher":"https://www.cancer.gov/tcga","title":"The Cancer Genome Atlas","URL":"https://www.cancer.gov/tcga","author":[{"family":"TCGA Research Network","given":""}]}}],"schema":"https://github.com/citation-style-language/schema/raw/master/csl-citation.json"} </w:instrText>
      </w:r>
      <w:r w:rsidRPr="009A3A3C">
        <w:rPr>
          <w:rFonts w:ascii="Arial" w:hAnsi="Arial" w:cs="Arial"/>
          <w:sz w:val="20"/>
          <w:szCs w:val="20"/>
        </w:rPr>
        <w:fldChar w:fldCharType="separate"/>
      </w:r>
      <w:r w:rsidR="00164ACD" w:rsidRPr="00164ACD">
        <w:rPr>
          <w:rFonts w:ascii="Arial" w:hAnsi="Arial" w:cs="Arial"/>
          <w:kern w:val="0"/>
          <w:sz w:val="20"/>
          <w:vertAlign w:val="superscript"/>
        </w:rPr>
        <w:t>18</w:t>
      </w:r>
      <w:r w:rsidRPr="009A3A3C">
        <w:rPr>
          <w:rFonts w:ascii="Arial" w:hAnsi="Arial" w:cs="Arial"/>
          <w:sz w:val="20"/>
          <w:szCs w:val="20"/>
        </w:rPr>
        <w:fldChar w:fldCharType="end"/>
      </w:r>
      <w:r w:rsidRPr="009A3A3C">
        <w:rPr>
          <w:rFonts w:ascii="Arial" w:hAnsi="Arial" w:cs="Arial"/>
          <w:sz w:val="20"/>
          <w:szCs w:val="20"/>
        </w:rPr>
        <w:t>, stratified by expression of the indicated genes</w:t>
      </w:r>
      <w:r>
        <w:rPr>
          <w:rFonts w:ascii="Arial" w:hAnsi="Arial" w:cs="Arial"/>
          <w:sz w:val="20"/>
          <w:szCs w:val="20"/>
        </w:rPr>
        <w:t>, as plot titles</w:t>
      </w:r>
      <w:r w:rsidRPr="009A3A3C">
        <w:rPr>
          <w:rFonts w:ascii="Arial" w:hAnsi="Arial" w:cs="Arial"/>
          <w:sz w:val="20"/>
          <w:szCs w:val="20"/>
        </w:rPr>
        <w:t xml:space="preserve">. </w:t>
      </w:r>
      <w:r w:rsidRPr="00692E15">
        <w:rPr>
          <w:rFonts w:ascii="Arial" w:hAnsi="Arial" w:cs="Arial"/>
          <w:sz w:val="20"/>
          <w:szCs w:val="20"/>
        </w:rPr>
        <w:t xml:space="preserve">Patients were grouped into high and low expression cohorts based on the </w:t>
      </w:r>
      <w:r>
        <w:rPr>
          <w:rFonts w:ascii="Arial" w:hAnsi="Arial" w:cs="Arial"/>
          <w:sz w:val="20"/>
          <w:szCs w:val="20"/>
        </w:rPr>
        <w:t>bottom and top quartiles</w:t>
      </w:r>
      <w:r w:rsidRPr="00692E15">
        <w:rPr>
          <w:rFonts w:ascii="Arial" w:hAnsi="Arial" w:cs="Arial"/>
          <w:sz w:val="20"/>
          <w:szCs w:val="20"/>
        </w:rPr>
        <w:t xml:space="preserve"> expression value</w:t>
      </w:r>
      <w:r>
        <w:rPr>
          <w:rFonts w:ascii="Arial" w:hAnsi="Arial" w:cs="Arial"/>
          <w:sz w:val="20"/>
          <w:szCs w:val="20"/>
        </w:rPr>
        <w:t>s</w:t>
      </w:r>
      <w:r w:rsidRPr="00692E15">
        <w:rPr>
          <w:rFonts w:ascii="Arial" w:hAnsi="Arial" w:cs="Arial"/>
          <w:sz w:val="20"/>
          <w:szCs w:val="20"/>
        </w:rPr>
        <w:t xml:space="preserve">. </w:t>
      </w:r>
      <w:r>
        <w:rPr>
          <w:rFonts w:ascii="Arial" w:hAnsi="Arial" w:cs="Arial"/>
          <w:sz w:val="20"/>
          <w:szCs w:val="20"/>
        </w:rPr>
        <w:t>BH-</w:t>
      </w:r>
      <w:r w:rsidRPr="00692E15">
        <w:rPr>
          <w:rFonts w:ascii="Arial" w:hAnsi="Arial" w:cs="Arial"/>
          <w:sz w:val="20"/>
          <w:szCs w:val="20"/>
        </w:rPr>
        <w:t xml:space="preserve">adjusted Log-rank p-values, and </w:t>
      </w:r>
      <w:r>
        <w:rPr>
          <w:rFonts w:ascii="Arial" w:hAnsi="Arial" w:cs="Arial"/>
          <w:sz w:val="20"/>
          <w:szCs w:val="20"/>
        </w:rPr>
        <w:t>HR,</w:t>
      </w:r>
      <w:r w:rsidRPr="00692E15">
        <w:rPr>
          <w:rFonts w:ascii="Arial" w:hAnsi="Arial" w:cs="Arial"/>
          <w:sz w:val="20"/>
          <w:szCs w:val="20"/>
        </w:rPr>
        <w:t xml:space="preserve"> are shown in the top right corner of each plot. Genes with an adjusted Log-rank p-value &lt;0.05 are shown in red.</w:t>
      </w:r>
    </w:p>
    <w:p w14:paraId="012D4A85" w14:textId="4018E32C" w:rsidR="00692E15" w:rsidRDefault="00640845" w:rsidP="00785308">
      <w:pPr>
        <w:jc w:val="both"/>
        <w:rPr>
          <w:rFonts w:ascii="Arial" w:hAnsi="Arial" w:cs="Arial"/>
          <w:sz w:val="20"/>
          <w:szCs w:val="20"/>
        </w:rPr>
      </w:pPr>
      <w:r>
        <w:rPr>
          <w:rFonts w:ascii="Arial" w:hAnsi="Arial" w:cs="Arial"/>
          <w:noProof/>
          <w:sz w:val="20"/>
          <w:szCs w:val="20"/>
        </w:rPr>
        <w:lastRenderedPageBreak/>
        <w:drawing>
          <wp:inline distT="0" distB="0" distL="0" distR="0" wp14:anchorId="15CFF052" wp14:editId="34CE8B6D">
            <wp:extent cx="5731510" cy="7800340"/>
            <wp:effectExtent l="0" t="0" r="2540" b="0"/>
            <wp:docPr id="24298653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86536" name="Imagem 24298653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7800340"/>
                    </a:xfrm>
                    <a:prstGeom prst="rect">
                      <a:avLst/>
                    </a:prstGeom>
                  </pic:spPr>
                </pic:pic>
              </a:graphicData>
            </a:graphic>
          </wp:inline>
        </w:drawing>
      </w:r>
    </w:p>
    <w:p w14:paraId="537CAFC4" w14:textId="38207E98" w:rsidR="00640845" w:rsidRDefault="00640845" w:rsidP="00640845">
      <w:pPr>
        <w:jc w:val="both"/>
        <w:rPr>
          <w:rFonts w:ascii="Arial" w:hAnsi="Arial" w:cs="Arial"/>
          <w:sz w:val="20"/>
          <w:szCs w:val="20"/>
        </w:rPr>
      </w:pPr>
      <w:r>
        <w:rPr>
          <w:rFonts w:ascii="Arial" w:hAnsi="Arial" w:cs="Arial"/>
          <w:b/>
          <w:bCs/>
          <w:sz w:val="20"/>
          <w:szCs w:val="20"/>
        </w:rPr>
        <w:t xml:space="preserve">Supplementary </w:t>
      </w:r>
      <w:r w:rsidRPr="009A3A3C">
        <w:rPr>
          <w:rFonts w:ascii="Arial" w:hAnsi="Arial" w:cs="Arial"/>
          <w:b/>
          <w:bCs/>
          <w:sz w:val="20"/>
          <w:szCs w:val="20"/>
        </w:rPr>
        <w:t>Figure 1</w:t>
      </w:r>
      <w:r>
        <w:rPr>
          <w:rFonts w:ascii="Arial" w:hAnsi="Arial" w:cs="Arial"/>
          <w:b/>
          <w:bCs/>
          <w:sz w:val="20"/>
          <w:szCs w:val="20"/>
        </w:rPr>
        <w:t>4</w:t>
      </w:r>
      <w:r w:rsidRPr="009A3A3C">
        <w:rPr>
          <w:rFonts w:ascii="Arial" w:hAnsi="Arial" w:cs="Arial"/>
          <w:b/>
          <w:bCs/>
          <w:sz w:val="20"/>
          <w:szCs w:val="20"/>
        </w:rPr>
        <w:t xml:space="preserve">. KRAS mutation and associated drug sensitivities and resistances. </w:t>
      </w:r>
      <w:r w:rsidRPr="00847F28">
        <w:rPr>
          <w:rFonts w:ascii="Arial" w:hAnsi="Arial" w:cs="Arial"/>
          <w:sz w:val="20"/>
          <w:szCs w:val="20"/>
        </w:rPr>
        <w:t>(A)</w:t>
      </w:r>
      <w:r>
        <w:rPr>
          <w:rFonts w:ascii="Arial" w:hAnsi="Arial" w:cs="Arial"/>
          <w:b/>
          <w:bCs/>
          <w:sz w:val="20"/>
          <w:szCs w:val="20"/>
        </w:rPr>
        <w:t xml:space="preserve"> </w:t>
      </w:r>
      <w:r w:rsidRPr="009A3A3C">
        <w:rPr>
          <w:rFonts w:ascii="Arial" w:hAnsi="Arial" w:cs="Arial"/>
          <w:sz w:val="20"/>
          <w:szCs w:val="20"/>
        </w:rPr>
        <w:t xml:space="preserve">Volcano plot of half maximal inhibitory concentration (X-Axis </w:t>
      </w:r>
      <w:ins w:id="92" w:author="Nuno Morais" w:date="2026-06-22T23:51:00Z" w16du:dateUtc="2026-06-22T22:51:00Z">
        <w:r w:rsidR="005D6597" w:rsidRPr="009A3A3C">
          <w:rPr>
            <w:rFonts w:ascii="Arial" w:hAnsi="Arial" w:cs="Arial"/>
            <w:sz w:val="20"/>
            <w:szCs w:val="20"/>
          </w:rPr>
          <w:t>–</w:t>
        </w:r>
      </w:ins>
      <w:del w:id="93" w:author="Nuno Morais" w:date="2026-06-22T23:51:00Z" w16du:dateUtc="2026-06-22T22:51:00Z">
        <w:r w:rsidRPr="009A3A3C" w:rsidDel="005D6597">
          <w:rPr>
            <w:rFonts w:ascii="Arial" w:hAnsi="Arial" w:cs="Arial"/>
            <w:sz w:val="20"/>
            <w:szCs w:val="20"/>
          </w:rPr>
          <w:delText>-</w:delText>
        </w:r>
      </w:del>
      <w:r w:rsidRPr="009A3A3C">
        <w:rPr>
          <w:rFonts w:ascii="Arial" w:hAnsi="Arial" w:cs="Arial"/>
          <w:sz w:val="20"/>
          <w:szCs w:val="20"/>
        </w:rPr>
        <w:t xml:space="preserve"> IC50 Effect) and corresponding significance</w:t>
      </w:r>
      <w:r>
        <w:rPr>
          <w:rFonts w:ascii="Arial" w:hAnsi="Arial" w:cs="Arial"/>
          <w:sz w:val="20"/>
          <w:szCs w:val="20"/>
        </w:rPr>
        <w:t>, given by MANOVA</w:t>
      </w:r>
      <w:r w:rsidRPr="00E50063">
        <w:rPr>
          <w:rFonts w:ascii="Arial" w:hAnsi="Arial" w:cs="Arial"/>
          <w:sz w:val="20"/>
          <w:szCs w:val="20"/>
        </w:rPr>
        <w:fldChar w:fldCharType="begin"/>
      </w:r>
      <w:r w:rsidR="00164ACD">
        <w:rPr>
          <w:rFonts w:ascii="Arial" w:hAnsi="Arial" w:cs="Arial"/>
          <w:sz w:val="20"/>
          <w:szCs w:val="20"/>
        </w:rPr>
        <w:instrText xml:space="preserve"> ADDIN ZOTERO_ITEM CSL_CITATION {"citationID":"p5CPZEOQ","properties":{"formattedCitation":"\\super 19\\nosupersub{}","plainCitation":"19","noteIndex":0},"citationItems":[{"id":"UNjSuA79/6WFcwrT6","uris":["http://zotero.org/users/local/1p9EH8ax/items/DR392DLI"],"itemData":{"id":123,"type":"article-journal","container-title":"Nucleic Acids Research","DOI":"10.1093/nar/gks1111","ISSN":"0305-1048, 1362-4962","issue":"D1","language":"en","license":"http://creativecommons.org/licenses/by-nc/3.0","page":"D955-D961","source":"DOI.org (Crossref)","title":"Genomics of Drug Sensitivity in Cancer (GDSC): a resource for therapeutic biomarker discovery in cancer cells","title-short":"Genomics of Drug Sensitivity in Cancer (GDSC)","volume":"41","author":[{"family":"Yang","given":"Wanjuan"},{"family":"Soares","given":"Jorge"},{"family":"Greninger","given":"Patricia"},{"family":"Edelman","given":"Elena J."},{"family":"Lightfoot","given":"Howard"},{"family":"Forbes","given":"Simon"},{"family":"Bindal","given":"Nidhi"},{"family":"Beare","given":"Dave"},{"family":"Smith","given":"James A."},{"family":"Thompson","given":"I. Richard"},{"family":"Ramaswamy","given":"Sridhar"},{"family":"Futreal","given":"P. Andrew"},{"family":"Haber","given":"Daniel A."},{"family":"Stratton","given":"Michael R."},{"family":"Benes","given":"Cyril"},{"family":"McDermott","given":"Ultan"},{"family":"Garnett","given":"Mathew J."}],"issued":{"date-parts":[["2012",11,22]]}}}],"schema":"https://github.com/citation-style-language/schema/raw/master/csl-citation.json"} </w:instrText>
      </w:r>
      <w:r w:rsidRPr="00E50063">
        <w:rPr>
          <w:rFonts w:ascii="Arial" w:hAnsi="Arial" w:cs="Arial"/>
          <w:sz w:val="20"/>
          <w:szCs w:val="20"/>
        </w:rPr>
        <w:fldChar w:fldCharType="separate"/>
      </w:r>
      <w:r w:rsidR="00164ACD" w:rsidRPr="00164ACD">
        <w:rPr>
          <w:rFonts w:ascii="Arial" w:hAnsi="Arial" w:cs="Arial"/>
          <w:kern w:val="0"/>
          <w:sz w:val="20"/>
          <w:vertAlign w:val="superscript"/>
        </w:rPr>
        <w:t>19</w:t>
      </w:r>
      <w:r w:rsidRPr="00E50063">
        <w:rPr>
          <w:rFonts w:ascii="Arial" w:hAnsi="Arial" w:cs="Arial"/>
          <w:sz w:val="20"/>
          <w:szCs w:val="20"/>
        </w:rPr>
        <w:fldChar w:fldCharType="end"/>
      </w:r>
      <w:r w:rsidRPr="009A3A3C">
        <w:rPr>
          <w:rFonts w:ascii="Arial" w:hAnsi="Arial" w:cs="Arial"/>
          <w:sz w:val="20"/>
          <w:szCs w:val="20"/>
        </w:rPr>
        <w:t xml:space="preserve"> (Y-Axis – log</w:t>
      </w:r>
      <w:r w:rsidRPr="005D6597">
        <w:rPr>
          <w:rFonts w:ascii="Arial" w:hAnsi="Arial" w:cs="Arial"/>
          <w:sz w:val="20"/>
          <w:szCs w:val="20"/>
          <w:vertAlign w:val="subscript"/>
          <w:rPrChange w:id="94" w:author="Nuno Morais" w:date="2026-06-22T23:51:00Z" w16du:dateUtc="2026-06-22T22:51:00Z">
            <w:rPr>
              <w:rFonts w:ascii="Arial" w:hAnsi="Arial" w:cs="Arial"/>
              <w:sz w:val="20"/>
              <w:szCs w:val="20"/>
            </w:rPr>
          </w:rPrChange>
        </w:rPr>
        <w:t>10</w:t>
      </w:r>
      <w:r w:rsidRPr="009A3A3C">
        <w:rPr>
          <w:rFonts w:ascii="Arial" w:hAnsi="Arial" w:cs="Arial"/>
          <w:sz w:val="20"/>
          <w:szCs w:val="20"/>
        </w:rPr>
        <w:t>(p-value)) in KRAS mutant cells; drugs/chemicals as circles, with drugs with the most differential IC50 effect labelled and coloured in green (if with increased sensitivity) or in red (if with increased resistance). Green circle around drugs which target MEK, and red circles around drugs with target EGFR. Analysis and images are obtained from GDSC</w:t>
      </w:r>
      <w:r w:rsidRPr="00E50063">
        <w:rPr>
          <w:rFonts w:ascii="Arial" w:hAnsi="Arial" w:cs="Arial"/>
          <w:sz w:val="20"/>
          <w:szCs w:val="20"/>
        </w:rPr>
        <w:fldChar w:fldCharType="begin"/>
      </w:r>
      <w:r w:rsidR="00164ACD">
        <w:rPr>
          <w:rFonts w:ascii="Arial" w:hAnsi="Arial" w:cs="Arial"/>
          <w:sz w:val="20"/>
          <w:szCs w:val="20"/>
        </w:rPr>
        <w:instrText xml:space="preserve"> ADDIN ZOTERO_ITEM CSL_CITATION {"citationID":"9WGIsyVo","properties":{"formattedCitation":"\\super 19\\nosupersub{}","plainCitation":"19","noteIndex":0},"citationItems":[{"id":"UNjSuA79/6WFcwrT6","uris":["http://zotero.org/users/local/1p9EH8ax/items/DR392DLI"],"itemData":{"id":123,"type":"article-journal","container-title":"Nucleic Acids Research","DOI":"10.1093/nar/gks1111","ISSN":"0305-1048, 1362-4962","issue":"D1","language":"en","license":"http://creativecommons.org/licenses/by-nc/3.0","page":"D955-D961","source":"DOI.org (Crossref)","title":"Genomics of Drug Sensitivity in Cancer (GDSC): a resource for therapeutic biomarker discovery in cancer cells","title-short":"Genomics of Drug Sensitivity in Cancer (GDSC)","volume":"41","author":[{"family":"Yang","given":"Wanjuan"},{"family":"Soares","given":"Jorge"},{"family":"Greninger","given":"Patricia"},{"family":"Edelman","given":"Elena J."},{"family":"Lightfoot","given":"Howard"},{"family":"Forbes","given":"Simon"},{"family":"Bindal","given":"Nidhi"},{"family":"Beare","given":"Dave"},{"family":"Smith","given":"James A."},{"family":"Thompson","given":"I. Richard"},{"family":"Ramaswamy","given":"Sridhar"},{"family":"Futreal","given":"P. Andrew"},{"family":"Haber","given":"Daniel A."},{"family":"Stratton","given":"Michael R."},{"family":"Benes","given":"Cyril"},{"family":"McDermott","given":"Ultan"},{"family":"Garnett","given":"Mathew J."}],"issued":{"date-parts":[["2012",11,22]]}}}],"schema":"https://github.com/citation-style-language/schema/raw/master/csl-citation.json"} </w:instrText>
      </w:r>
      <w:r w:rsidRPr="00E50063">
        <w:rPr>
          <w:rFonts w:ascii="Arial" w:hAnsi="Arial" w:cs="Arial"/>
          <w:sz w:val="20"/>
          <w:szCs w:val="20"/>
        </w:rPr>
        <w:fldChar w:fldCharType="separate"/>
      </w:r>
      <w:r w:rsidR="00164ACD" w:rsidRPr="00164ACD">
        <w:rPr>
          <w:rFonts w:ascii="Arial" w:hAnsi="Arial" w:cs="Arial"/>
          <w:kern w:val="0"/>
          <w:sz w:val="20"/>
          <w:vertAlign w:val="superscript"/>
        </w:rPr>
        <w:t>19</w:t>
      </w:r>
      <w:r w:rsidRPr="00E50063">
        <w:rPr>
          <w:rFonts w:ascii="Arial" w:hAnsi="Arial" w:cs="Arial"/>
          <w:sz w:val="20"/>
          <w:szCs w:val="20"/>
        </w:rPr>
        <w:fldChar w:fldCharType="end"/>
      </w:r>
      <w:r w:rsidRPr="00E50063">
        <w:rPr>
          <w:rFonts w:ascii="Arial" w:hAnsi="Arial" w:cs="Arial"/>
          <w:sz w:val="20"/>
          <w:szCs w:val="20"/>
        </w:rPr>
        <w:t xml:space="preserve">, using the </w:t>
      </w:r>
      <w:r w:rsidRPr="00E50063">
        <w:rPr>
          <w:rFonts w:ascii="Arial" w:hAnsi="Arial" w:cs="Arial"/>
          <w:sz w:val="20"/>
          <w:szCs w:val="20"/>
        </w:rPr>
        <w:lastRenderedPageBreak/>
        <w:t xml:space="preserve">GDSC2 dataset. </w:t>
      </w:r>
      <w:r>
        <w:rPr>
          <w:rFonts w:ascii="Arial" w:hAnsi="Arial" w:cs="Arial"/>
          <w:sz w:val="20"/>
          <w:szCs w:val="20"/>
        </w:rPr>
        <w:t xml:space="preserve">(B) </w:t>
      </w:r>
      <w:r w:rsidRPr="00847F28">
        <w:rPr>
          <w:rFonts w:ascii="Arial" w:hAnsi="Arial" w:cs="Arial"/>
          <w:sz w:val="20"/>
          <w:szCs w:val="20"/>
        </w:rPr>
        <w:t>Simplified schematic of the EGFR signaling pathway.</w:t>
      </w:r>
      <w:r>
        <w:rPr>
          <w:rFonts w:ascii="Arial" w:hAnsi="Arial" w:cs="Arial"/>
          <w:sz w:val="20"/>
          <w:szCs w:val="20"/>
        </w:rPr>
        <w:t xml:space="preserve"> </w:t>
      </w:r>
      <w:r w:rsidRPr="00847F28">
        <w:rPr>
          <w:rFonts w:ascii="Arial" w:hAnsi="Arial" w:cs="Arial"/>
          <w:sz w:val="20"/>
          <w:szCs w:val="20"/>
        </w:rPr>
        <w:t>(</w:t>
      </w:r>
      <w:r>
        <w:rPr>
          <w:rFonts w:ascii="Arial" w:hAnsi="Arial" w:cs="Arial"/>
          <w:sz w:val="20"/>
          <w:szCs w:val="20"/>
        </w:rPr>
        <w:t>L</w:t>
      </w:r>
      <w:r w:rsidRPr="00847F28">
        <w:rPr>
          <w:rFonts w:ascii="Arial" w:hAnsi="Arial" w:cs="Arial"/>
          <w:sz w:val="20"/>
          <w:szCs w:val="20"/>
        </w:rPr>
        <w:t>eft) In wild-type cells, EGFR activation triggers KRAS activation, which in turn activates MEK and downstream signaling.</w:t>
      </w:r>
      <w:r>
        <w:rPr>
          <w:rFonts w:ascii="Arial" w:hAnsi="Arial" w:cs="Arial"/>
          <w:sz w:val="20"/>
          <w:szCs w:val="20"/>
        </w:rPr>
        <w:t xml:space="preserve"> (M</w:t>
      </w:r>
      <w:r w:rsidRPr="00847F28">
        <w:rPr>
          <w:rFonts w:ascii="Arial" w:hAnsi="Arial" w:cs="Arial"/>
          <w:sz w:val="20"/>
          <w:szCs w:val="20"/>
        </w:rPr>
        <w:t>iddle) In KRAS-mutant cells, inhibition of EGFR with targeted drugs (red</w:t>
      </w:r>
      <w:r>
        <w:rPr>
          <w:rFonts w:ascii="Arial" w:hAnsi="Arial" w:cs="Arial"/>
          <w:sz w:val="20"/>
          <w:szCs w:val="20"/>
        </w:rPr>
        <w:t xml:space="preserve"> drugs</w:t>
      </w:r>
      <w:r w:rsidRPr="00847F28">
        <w:rPr>
          <w:rFonts w:ascii="Arial" w:hAnsi="Arial" w:cs="Arial"/>
          <w:sz w:val="20"/>
          <w:szCs w:val="20"/>
        </w:rPr>
        <w:t xml:space="preserve">, see </w:t>
      </w:r>
      <w:r>
        <w:rPr>
          <w:rFonts w:ascii="Arial" w:hAnsi="Arial" w:cs="Arial"/>
          <w:sz w:val="20"/>
          <w:szCs w:val="20"/>
        </w:rPr>
        <w:t>(</w:t>
      </w:r>
      <w:r w:rsidRPr="00847F28">
        <w:rPr>
          <w:rFonts w:ascii="Arial" w:hAnsi="Arial" w:cs="Arial"/>
          <w:sz w:val="20"/>
          <w:szCs w:val="20"/>
        </w:rPr>
        <w:t>A)</w:t>
      </w:r>
      <w:r>
        <w:rPr>
          <w:rFonts w:ascii="Arial" w:hAnsi="Arial" w:cs="Arial"/>
          <w:sz w:val="20"/>
          <w:szCs w:val="20"/>
        </w:rPr>
        <w:t>)</w:t>
      </w:r>
      <w:r w:rsidRPr="00847F28">
        <w:rPr>
          <w:rFonts w:ascii="Arial" w:hAnsi="Arial" w:cs="Arial"/>
          <w:sz w:val="20"/>
          <w:szCs w:val="20"/>
        </w:rPr>
        <w:t xml:space="preserve"> does not block signaling, as mutant KRAS activates MEK independently. This explains resistance of KRAS-mutant cells to anti-EGFR therapy.</w:t>
      </w:r>
      <w:r>
        <w:rPr>
          <w:rFonts w:ascii="Arial" w:hAnsi="Arial" w:cs="Arial"/>
          <w:sz w:val="20"/>
          <w:szCs w:val="20"/>
        </w:rPr>
        <w:t xml:space="preserve"> </w:t>
      </w:r>
      <w:r w:rsidRPr="00847F28">
        <w:rPr>
          <w:rFonts w:ascii="Arial" w:hAnsi="Arial" w:cs="Arial"/>
          <w:sz w:val="20"/>
          <w:szCs w:val="20"/>
        </w:rPr>
        <w:t>(</w:t>
      </w:r>
      <w:r>
        <w:rPr>
          <w:rFonts w:ascii="Arial" w:hAnsi="Arial" w:cs="Arial"/>
          <w:sz w:val="20"/>
          <w:szCs w:val="20"/>
        </w:rPr>
        <w:t>R</w:t>
      </w:r>
      <w:r w:rsidRPr="00847F28">
        <w:rPr>
          <w:rFonts w:ascii="Arial" w:hAnsi="Arial" w:cs="Arial"/>
          <w:sz w:val="20"/>
          <w:szCs w:val="20"/>
        </w:rPr>
        <w:t>ight) In KRAS-mutant cells, inhibition of MEK with targeted drugs (green</w:t>
      </w:r>
      <w:r>
        <w:rPr>
          <w:rFonts w:ascii="Arial" w:hAnsi="Arial" w:cs="Arial"/>
          <w:sz w:val="20"/>
          <w:szCs w:val="20"/>
        </w:rPr>
        <w:t xml:space="preserve"> drugs</w:t>
      </w:r>
      <w:r w:rsidRPr="00847F28">
        <w:rPr>
          <w:rFonts w:ascii="Arial" w:hAnsi="Arial" w:cs="Arial"/>
          <w:sz w:val="20"/>
          <w:szCs w:val="20"/>
        </w:rPr>
        <w:t xml:space="preserve">, see </w:t>
      </w:r>
      <w:r>
        <w:rPr>
          <w:rFonts w:ascii="Arial" w:hAnsi="Arial" w:cs="Arial"/>
          <w:sz w:val="20"/>
          <w:szCs w:val="20"/>
        </w:rPr>
        <w:t>(</w:t>
      </w:r>
      <w:r w:rsidRPr="00847F28">
        <w:rPr>
          <w:rFonts w:ascii="Arial" w:hAnsi="Arial" w:cs="Arial"/>
          <w:sz w:val="20"/>
          <w:szCs w:val="20"/>
        </w:rPr>
        <w:t>A)</w:t>
      </w:r>
      <w:r>
        <w:rPr>
          <w:rFonts w:ascii="Arial" w:hAnsi="Arial" w:cs="Arial"/>
          <w:sz w:val="20"/>
          <w:szCs w:val="20"/>
        </w:rPr>
        <w:t>)</w:t>
      </w:r>
      <w:r w:rsidRPr="00847F28">
        <w:rPr>
          <w:rFonts w:ascii="Arial" w:hAnsi="Arial" w:cs="Arial"/>
          <w:sz w:val="20"/>
          <w:szCs w:val="20"/>
        </w:rPr>
        <w:t xml:space="preserve"> blocks downstream signaling, rendering these cells sensitive to anti-MEK therapy.</w:t>
      </w:r>
      <w:r>
        <w:rPr>
          <w:rFonts w:ascii="Arial" w:hAnsi="Arial" w:cs="Arial"/>
          <w:sz w:val="20"/>
          <w:szCs w:val="20"/>
        </w:rPr>
        <w:t xml:space="preserve"> (C) Table representing alterations with highest correlation to </w:t>
      </w:r>
      <w:r w:rsidRPr="00DF46C3">
        <w:rPr>
          <w:rFonts w:ascii="Arial" w:hAnsi="Arial" w:cs="Arial"/>
          <w:i/>
          <w:iCs/>
          <w:sz w:val="20"/>
          <w:szCs w:val="20"/>
        </w:rPr>
        <w:t>PTGS2</w:t>
      </w:r>
      <w:r>
        <w:rPr>
          <w:rFonts w:ascii="Arial" w:hAnsi="Arial" w:cs="Arial"/>
          <w:sz w:val="20"/>
          <w:szCs w:val="20"/>
        </w:rPr>
        <w:t xml:space="preserve"> KD. </w:t>
      </w:r>
      <w:r w:rsidRPr="00110F76">
        <w:rPr>
          <w:rFonts w:ascii="Arial" w:hAnsi="Arial" w:cs="Arial"/>
          <w:sz w:val="20"/>
          <w:szCs w:val="20"/>
        </w:rPr>
        <w:t xml:space="preserve">Values represent CMap connectivity scores, which reflect the degree of similarity between gene expression signatures. Knockdowns of </w:t>
      </w:r>
      <w:r w:rsidRPr="00110F76">
        <w:rPr>
          <w:rFonts w:ascii="Arial" w:hAnsi="Arial" w:cs="Arial"/>
          <w:i/>
          <w:iCs/>
          <w:sz w:val="20"/>
          <w:szCs w:val="20"/>
        </w:rPr>
        <w:t>EGFR</w:t>
      </w:r>
      <w:r w:rsidRPr="00110F76">
        <w:rPr>
          <w:rFonts w:ascii="Arial" w:hAnsi="Arial" w:cs="Arial"/>
          <w:sz w:val="20"/>
          <w:szCs w:val="20"/>
        </w:rPr>
        <w:t xml:space="preserve"> and </w:t>
      </w:r>
      <w:r w:rsidRPr="00110F76">
        <w:rPr>
          <w:rFonts w:ascii="Arial" w:hAnsi="Arial" w:cs="Arial"/>
          <w:i/>
          <w:iCs/>
          <w:sz w:val="20"/>
          <w:szCs w:val="20"/>
        </w:rPr>
        <w:t>ERBB3</w:t>
      </w:r>
      <w:r w:rsidRPr="00110F76">
        <w:rPr>
          <w:rFonts w:ascii="Arial" w:hAnsi="Arial" w:cs="Arial"/>
          <w:sz w:val="20"/>
          <w:szCs w:val="20"/>
        </w:rPr>
        <w:t xml:space="preserve"> are highlighted in </w:t>
      </w:r>
      <w:r>
        <w:rPr>
          <w:rFonts w:ascii="Arial" w:hAnsi="Arial" w:cs="Arial"/>
          <w:sz w:val="20"/>
          <w:szCs w:val="20"/>
        </w:rPr>
        <w:t>red</w:t>
      </w:r>
      <w:r w:rsidRPr="00110F76">
        <w:rPr>
          <w:rFonts w:ascii="Arial" w:hAnsi="Arial" w:cs="Arial"/>
          <w:sz w:val="20"/>
          <w:szCs w:val="20"/>
        </w:rPr>
        <w:t>. Analysis and visualisation were performed</w:t>
      </w:r>
      <w:r>
        <w:rPr>
          <w:rFonts w:ascii="Arial" w:hAnsi="Arial" w:cs="Arial"/>
          <w:sz w:val="20"/>
          <w:szCs w:val="20"/>
        </w:rPr>
        <w:t xml:space="preserve"> and adapted</w:t>
      </w:r>
      <w:r w:rsidRPr="00110F76">
        <w:rPr>
          <w:rFonts w:ascii="Arial" w:hAnsi="Arial" w:cs="Arial"/>
          <w:sz w:val="20"/>
          <w:szCs w:val="20"/>
        </w:rPr>
        <w:t xml:space="preserve"> </w:t>
      </w:r>
      <w:r>
        <w:rPr>
          <w:rFonts w:ascii="Arial" w:hAnsi="Arial" w:cs="Arial"/>
          <w:sz w:val="20"/>
          <w:szCs w:val="20"/>
        </w:rPr>
        <w:t>from</w:t>
      </w:r>
      <w:r w:rsidRPr="00110F76">
        <w:rPr>
          <w:rFonts w:ascii="Arial" w:hAnsi="Arial" w:cs="Arial"/>
          <w:sz w:val="20"/>
          <w:szCs w:val="20"/>
        </w:rPr>
        <w:t xml:space="preserve"> the Connectivity Map (CMap) platform</w:t>
      </w:r>
      <w:r w:rsidRPr="00110F76">
        <w:rPr>
          <w:rFonts w:ascii="Arial" w:hAnsi="Arial" w:cs="Arial"/>
          <w:sz w:val="20"/>
          <w:szCs w:val="20"/>
        </w:rPr>
        <w:fldChar w:fldCharType="begin"/>
      </w:r>
      <w:r w:rsidR="00164ACD">
        <w:rPr>
          <w:rFonts w:ascii="Arial" w:hAnsi="Arial" w:cs="Arial"/>
          <w:sz w:val="20"/>
          <w:szCs w:val="20"/>
        </w:rPr>
        <w:instrText xml:space="preserve"> ADDIN ZOTERO_ITEM CSL_CITATION {"citationID":"KjfTvkH1","properties":{"formattedCitation":"\\super 20\\nosupersub{}","plainCitation":"20","noteIndex":0},"citationItems":[{"id":"UNjSuA79/QSdiDoJp","uris":["http://zotero.org/users/local/1p9EH8ax/items/TXLWYCH7"],"itemData":{"id":"ykGbCuKA/SbYXJGk5","type":"article-journal","container-title":"Cell","DOI":"10.1016/j.cell.2017.10.049","ISSN":"00928674","issue":"6","journalAbbreviation":"Cell","language":"en","page":"1437-1452.e17","source":"DOI.org (Crossref)","title":"A Next Generation Connectivity Map: L1000 Platform and the First 1,000,000 Profiles","title-short":"A Next Generation Connectivity Map","volume":"171","author":[{"family":"Subramanian","given":"Aravind"},{"family":"Narayan","given":"Rajiv"},{"family":"Corsello","given":"Steven M."},{"family":"Peck","given":"David D."},{"family":"Natoli","given":"Ted E."},{"family":"Lu","given":"Xiaodong"},{"family":"Gould","given":"Joshua"},{"family":"Davis","given":"John F."},{"family":"Tubelli","given":"Andrew A."},{"family":"Asiedu","given":"Jacob K."},{"family":"Lahr","given":"David L."},{"family":"Hirschman","given":"Jodi E."},{"family":"Liu","given":"Zihan"},{"family":"Donahue","given":"Melanie"},{"family":"Julian","given":"Bina"},{"family":"Khan","given":"Mariya"},{"family":"Wadden","given":"David"},{"family":"Smith","given":"Ian C."},{"family":"Lam","given":"Daniel"},{"family":"Liberzon","given":"Arthur"},{"family":"Toder","given":"Courtney"},{"family":"Bagul","given":"Mukta"},{"family":"Orzechowski","given":"Marek"},{"family":"Enache","given":"Oana M."},{"family":"Piccioni","given":"Federica"},{"family":"Johnson","given":"Sarah A."},{"family":"Lyons","given":"Nicholas J."},{"family":"Berger","given":"Alice H."},{"family":"Shamji","given":"Alykhan F."},{"family":"Brooks","given":"Angela N."},{"family":"Vrcic","given":"Anita"},{"family":"Flynn","given":"Corey"},{"family":"Rosains","given":"Jacqueline"},{"family":"Takeda","given":"David Y."},{"family":"Hu","given":"Roger"},{"family":"Davison","given":"Desiree"},{"family":"Lamb","given":"Justin"},{"family":"Ardlie","given":"Kristin"},{"family":"Hogstrom","given":"Larson"},{"family":"Greenside","given":"Peyton"},{"family":"Gray","given":"Nathanael S."},{"family":"Clemons","given":"Paul A."},{"family":"Silver","given":"Serena"},{"family":"Wu","given":"Xiaoyun"},{"family":"Zhao","given":"Wen-Ning"},{"family":"Read-Button","given":"Willis"},{"family":"Wu","given":"Xiaohua"},{"family":"Haggarty","given":"Stephen J."},{"family":"Ronco","given":"Lucienne V."},{"family":"Boehm","given":"Jesse S."},{"family":"Schreiber","given":"Stuart L."},{"family":"Doench","given":"John G."},{"family":"Bittker","given":"Joshua A."},{"family":"Root","given":"David E."},{"family":"Wong","given":"Bang"},{"family":"Golub","given":"Todd R."}],"issued":{"date-parts":[["2017",11]]}}}],"schema":"https://github.com/citation-style-language/schema/raw/master/csl-citation.json"} </w:instrText>
      </w:r>
      <w:r w:rsidRPr="00110F76">
        <w:rPr>
          <w:rFonts w:ascii="Arial" w:hAnsi="Arial" w:cs="Arial"/>
          <w:sz w:val="20"/>
          <w:szCs w:val="20"/>
        </w:rPr>
        <w:fldChar w:fldCharType="separate"/>
      </w:r>
      <w:r w:rsidR="00164ACD" w:rsidRPr="00164ACD">
        <w:rPr>
          <w:rFonts w:ascii="Arial" w:hAnsi="Arial" w:cs="Arial"/>
          <w:kern w:val="0"/>
          <w:sz w:val="20"/>
          <w:vertAlign w:val="superscript"/>
        </w:rPr>
        <w:t>20</w:t>
      </w:r>
      <w:r w:rsidRPr="00110F76">
        <w:rPr>
          <w:rFonts w:ascii="Arial" w:hAnsi="Arial" w:cs="Arial"/>
          <w:sz w:val="20"/>
          <w:szCs w:val="20"/>
        </w:rPr>
        <w:fldChar w:fldCharType="end"/>
      </w:r>
      <w:r w:rsidRPr="00110F76">
        <w:rPr>
          <w:rFonts w:ascii="Arial" w:hAnsi="Arial" w:cs="Arial"/>
          <w:sz w:val="20"/>
          <w:szCs w:val="20"/>
        </w:rPr>
        <w:t>.</w:t>
      </w:r>
    </w:p>
    <w:p w14:paraId="7FA39829" w14:textId="30722B24" w:rsidR="002E2D67" w:rsidRPr="00120BC1" w:rsidRDefault="002E2D67" w:rsidP="00640845">
      <w:pPr>
        <w:jc w:val="both"/>
        <w:rPr>
          <w:rFonts w:ascii="Arial" w:hAnsi="Arial" w:cs="Arial"/>
          <w:sz w:val="20"/>
          <w:szCs w:val="20"/>
        </w:rPr>
      </w:pPr>
      <w:r>
        <w:rPr>
          <w:rFonts w:ascii="Arial" w:hAnsi="Arial" w:cs="Arial"/>
          <w:noProof/>
          <w:sz w:val="20"/>
          <w:szCs w:val="20"/>
        </w:rPr>
        <w:lastRenderedPageBreak/>
        <w:drawing>
          <wp:inline distT="0" distB="0" distL="0" distR="0" wp14:anchorId="26EDD826" wp14:editId="594F4124">
            <wp:extent cx="5731510" cy="8369935"/>
            <wp:effectExtent l="0" t="0" r="2540" b="0"/>
            <wp:docPr id="7046094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0941" name="Imagem 70460941"/>
                    <pic:cNvPicPr/>
                  </pic:nvPicPr>
                  <pic:blipFill>
                    <a:blip r:embed="rId28">
                      <a:extLst>
                        <a:ext uri="{28A0092B-C50C-407E-A947-70E740481C1C}">
                          <a14:useLocalDpi xmlns:a14="http://schemas.microsoft.com/office/drawing/2010/main" val="0"/>
                        </a:ext>
                      </a:extLst>
                    </a:blip>
                    <a:stretch>
                      <a:fillRect/>
                    </a:stretch>
                  </pic:blipFill>
                  <pic:spPr>
                    <a:xfrm>
                      <a:off x="0" y="0"/>
                      <a:ext cx="5731510" cy="8369935"/>
                    </a:xfrm>
                    <a:prstGeom prst="rect">
                      <a:avLst/>
                    </a:prstGeom>
                  </pic:spPr>
                </pic:pic>
              </a:graphicData>
            </a:graphic>
          </wp:inline>
        </w:drawing>
      </w:r>
    </w:p>
    <w:p w14:paraId="4EC7AECD" w14:textId="2F418667" w:rsidR="00AC126F" w:rsidRDefault="002E2D67" w:rsidP="002E2D67">
      <w:pPr>
        <w:jc w:val="both"/>
        <w:rPr>
          <w:rFonts w:ascii="Arial" w:hAnsi="Arial" w:cs="Arial"/>
          <w:sz w:val="20"/>
          <w:szCs w:val="20"/>
        </w:rPr>
      </w:pPr>
      <w:r>
        <w:rPr>
          <w:rFonts w:ascii="Arial" w:hAnsi="Arial" w:cs="Arial"/>
          <w:b/>
          <w:bCs/>
          <w:sz w:val="20"/>
          <w:szCs w:val="20"/>
        </w:rPr>
        <w:t xml:space="preserve">Supplementary </w:t>
      </w:r>
      <w:r w:rsidRPr="0007613F">
        <w:rPr>
          <w:rFonts w:ascii="Arial" w:hAnsi="Arial" w:cs="Arial"/>
          <w:b/>
          <w:bCs/>
          <w:sz w:val="20"/>
          <w:szCs w:val="20"/>
        </w:rPr>
        <w:t>Figure 1</w:t>
      </w:r>
      <w:r w:rsidR="00485BB1">
        <w:rPr>
          <w:rFonts w:ascii="Arial" w:hAnsi="Arial" w:cs="Arial"/>
          <w:b/>
          <w:bCs/>
          <w:sz w:val="20"/>
          <w:szCs w:val="20"/>
        </w:rPr>
        <w:t>5</w:t>
      </w:r>
      <w:r w:rsidRPr="0007613F">
        <w:rPr>
          <w:rFonts w:ascii="Arial" w:hAnsi="Arial" w:cs="Arial"/>
          <w:b/>
          <w:bCs/>
          <w:sz w:val="20"/>
          <w:szCs w:val="20"/>
        </w:rPr>
        <w:t xml:space="preserve">. Signature score in various </w:t>
      </w:r>
      <w:r>
        <w:rPr>
          <w:rFonts w:ascii="Arial" w:hAnsi="Arial" w:cs="Arial"/>
          <w:b/>
          <w:bCs/>
          <w:sz w:val="20"/>
          <w:szCs w:val="20"/>
        </w:rPr>
        <w:t>GDC-</w:t>
      </w:r>
      <w:r w:rsidRPr="0007613F">
        <w:rPr>
          <w:rFonts w:ascii="Arial" w:hAnsi="Arial" w:cs="Arial"/>
          <w:b/>
          <w:bCs/>
          <w:sz w:val="20"/>
          <w:szCs w:val="20"/>
        </w:rPr>
        <w:t xml:space="preserve">TCGA datasets. </w:t>
      </w:r>
      <w:r w:rsidRPr="0007613F">
        <w:rPr>
          <w:rFonts w:ascii="Arial" w:hAnsi="Arial" w:cs="Arial"/>
          <w:sz w:val="20"/>
          <w:szCs w:val="20"/>
        </w:rPr>
        <w:t>Violin plots of SG signature scores, calculated through a ranking metric (</w:t>
      </w:r>
      <w:r w:rsidR="00AC126F">
        <w:rPr>
          <w:rFonts w:ascii="Arial" w:hAnsi="Arial" w:cs="Arial"/>
          <w:sz w:val="20"/>
          <w:szCs w:val="20"/>
        </w:rPr>
        <w:t>see</w:t>
      </w:r>
      <w:r w:rsidRPr="0007613F">
        <w:rPr>
          <w:rFonts w:ascii="Arial" w:hAnsi="Arial" w:cs="Arial"/>
          <w:sz w:val="20"/>
          <w:szCs w:val="20"/>
        </w:rPr>
        <w:t xml:space="preserve"> Methods), in </w:t>
      </w:r>
      <w:r>
        <w:rPr>
          <w:rFonts w:ascii="Arial" w:hAnsi="Arial" w:cs="Arial"/>
          <w:sz w:val="20"/>
          <w:szCs w:val="20"/>
        </w:rPr>
        <w:t>tumor</w:t>
      </w:r>
      <w:r w:rsidRPr="0007613F">
        <w:rPr>
          <w:rFonts w:ascii="Arial" w:hAnsi="Arial" w:cs="Arial"/>
          <w:sz w:val="20"/>
          <w:szCs w:val="20"/>
        </w:rPr>
        <w:t xml:space="preserve"> (blue) and </w:t>
      </w:r>
      <w:r>
        <w:rPr>
          <w:rFonts w:ascii="Arial" w:hAnsi="Arial" w:cs="Arial"/>
          <w:sz w:val="20"/>
          <w:szCs w:val="20"/>
        </w:rPr>
        <w:t>normal tissue</w:t>
      </w:r>
      <w:r w:rsidRPr="0007613F">
        <w:rPr>
          <w:rFonts w:ascii="Arial" w:hAnsi="Arial" w:cs="Arial"/>
          <w:sz w:val="20"/>
          <w:szCs w:val="20"/>
        </w:rPr>
        <w:t xml:space="preserve"> </w:t>
      </w:r>
      <w:r w:rsidRPr="0007613F">
        <w:rPr>
          <w:rFonts w:ascii="Arial" w:hAnsi="Arial" w:cs="Arial"/>
          <w:sz w:val="20"/>
          <w:szCs w:val="20"/>
        </w:rPr>
        <w:lastRenderedPageBreak/>
        <w:t xml:space="preserve">(orange) samples from several </w:t>
      </w:r>
      <w:r>
        <w:rPr>
          <w:rFonts w:ascii="Arial" w:hAnsi="Arial" w:cs="Arial"/>
          <w:sz w:val="20"/>
          <w:szCs w:val="20"/>
        </w:rPr>
        <w:t>GDC-</w:t>
      </w:r>
      <w:r w:rsidRPr="0007613F">
        <w:rPr>
          <w:rFonts w:ascii="Arial" w:hAnsi="Arial" w:cs="Arial"/>
          <w:sz w:val="20"/>
          <w:szCs w:val="20"/>
        </w:rPr>
        <w:t>TCGA datasets</w:t>
      </w:r>
      <w:r w:rsidRPr="0007613F">
        <w:rPr>
          <w:rFonts w:ascii="Arial" w:hAnsi="Arial" w:cs="Arial"/>
          <w:sz w:val="20"/>
          <w:szCs w:val="20"/>
        </w:rPr>
        <w:fldChar w:fldCharType="begin"/>
      </w:r>
      <w:r w:rsidR="00164ACD">
        <w:rPr>
          <w:rFonts w:ascii="Arial" w:hAnsi="Arial" w:cs="Arial"/>
          <w:sz w:val="20"/>
          <w:szCs w:val="20"/>
        </w:rPr>
        <w:instrText xml:space="preserve"> ADDIN ZOTERO_ITEM CSL_CITATION {"citationID":"WoUeRozn","properties":{"formattedCitation":"\\super 18,21\\nosupersub{}","plainCitation":"18,21","noteIndex":0},"citationItems":[{"id":101,"uris":["http://zotero.org/users/local/q86rvdj2/items/ZUGCCPWX"],"itemData":{"id":101,"type":"dataset","publisher":"https://www.cancer.gov/tcga","title":"The Cancer Genome Atlas","URL":"https://www.cancer.gov/tcga","author":[{"family":"TCGA Research Network","given":""}]}},{"id":"UNjSuA79/8CjVZeEd","uris":["http://zotero.org/users/local/q86rvdj2/items/PP5PUI3M"],"itemData":{"id":150,"type":"article-journal","container-title":"Nature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07613F">
        <w:rPr>
          <w:rFonts w:ascii="Arial" w:hAnsi="Arial" w:cs="Arial"/>
          <w:sz w:val="20"/>
          <w:szCs w:val="20"/>
        </w:rPr>
        <w:fldChar w:fldCharType="separate"/>
      </w:r>
      <w:r w:rsidR="00164ACD" w:rsidRPr="00164ACD">
        <w:rPr>
          <w:rFonts w:ascii="Arial" w:hAnsi="Arial" w:cs="Arial"/>
          <w:kern w:val="0"/>
          <w:sz w:val="20"/>
          <w:vertAlign w:val="superscript"/>
        </w:rPr>
        <w:t>18,21</w:t>
      </w:r>
      <w:r w:rsidRPr="0007613F">
        <w:rPr>
          <w:rFonts w:ascii="Arial" w:hAnsi="Arial" w:cs="Arial"/>
          <w:sz w:val="20"/>
          <w:szCs w:val="20"/>
        </w:rPr>
        <w:fldChar w:fldCharType="end"/>
      </w:r>
      <w:r w:rsidRPr="0007613F">
        <w:rPr>
          <w:rFonts w:ascii="Arial" w:hAnsi="Arial" w:cs="Arial"/>
          <w:sz w:val="20"/>
          <w:szCs w:val="20"/>
        </w:rPr>
        <w:t xml:space="preserve">. </w:t>
      </w:r>
      <w:r>
        <w:rPr>
          <w:rFonts w:ascii="Arial" w:hAnsi="Arial" w:cs="Arial"/>
          <w:sz w:val="20"/>
          <w:szCs w:val="20"/>
        </w:rPr>
        <w:t>Effect Size (</w:t>
      </w:r>
      <w:r w:rsidRPr="0007613F">
        <w:rPr>
          <w:rFonts w:ascii="Arial" w:hAnsi="Arial" w:cs="Arial"/>
          <w:sz w:val="20"/>
          <w:szCs w:val="20"/>
        </w:rPr>
        <w:t>Cohen’s d</w:t>
      </w:r>
      <w:r>
        <w:rPr>
          <w:rFonts w:ascii="Arial" w:hAnsi="Arial" w:cs="Arial"/>
          <w:sz w:val="20"/>
          <w:szCs w:val="20"/>
        </w:rPr>
        <w:t>)</w:t>
      </w:r>
      <w:r w:rsidRPr="0007613F">
        <w:rPr>
          <w:rFonts w:ascii="Arial" w:hAnsi="Arial" w:cs="Arial"/>
          <w:sz w:val="20"/>
          <w:szCs w:val="20"/>
        </w:rPr>
        <w:t xml:space="preserve"> and corresponding</w:t>
      </w:r>
      <w:r>
        <w:rPr>
          <w:rFonts w:ascii="Arial" w:hAnsi="Arial" w:cs="Arial"/>
          <w:sz w:val="20"/>
          <w:szCs w:val="20"/>
        </w:rPr>
        <w:t xml:space="preserve"> statistical significance given by Welch’s t-test</w:t>
      </w:r>
      <w:r w:rsidRPr="0007613F">
        <w:rPr>
          <w:rFonts w:ascii="Arial" w:hAnsi="Arial" w:cs="Arial"/>
          <w:sz w:val="20"/>
          <w:szCs w:val="20"/>
        </w:rPr>
        <w:t xml:space="preserve"> </w:t>
      </w:r>
      <w:r>
        <w:rPr>
          <w:rFonts w:ascii="Arial" w:hAnsi="Arial" w:cs="Arial"/>
          <w:sz w:val="20"/>
          <w:szCs w:val="20"/>
        </w:rPr>
        <w:t>(</w:t>
      </w:r>
      <w:r w:rsidR="00485BB1">
        <w:rPr>
          <w:rFonts w:ascii="Arial" w:hAnsi="Arial" w:cs="Arial"/>
          <w:sz w:val="20"/>
          <w:szCs w:val="20"/>
        </w:rPr>
        <w:t xml:space="preserve">adjusted </w:t>
      </w:r>
      <w:r w:rsidRPr="0007613F">
        <w:rPr>
          <w:rFonts w:ascii="Arial" w:hAnsi="Arial" w:cs="Arial"/>
          <w:sz w:val="20"/>
          <w:szCs w:val="20"/>
        </w:rPr>
        <w:t>p-value</w:t>
      </w:r>
      <w:r>
        <w:rPr>
          <w:rFonts w:ascii="Arial" w:hAnsi="Arial" w:cs="Arial"/>
          <w:sz w:val="20"/>
          <w:szCs w:val="20"/>
        </w:rPr>
        <w:t>)</w:t>
      </w:r>
      <w:r w:rsidRPr="0007613F">
        <w:rPr>
          <w:rFonts w:ascii="Arial" w:hAnsi="Arial" w:cs="Arial"/>
          <w:sz w:val="20"/>
          <w:szCs w:val="20"/>
        </w:rPr>
        <w:t xml:space="preserve"> are shown above plots.</w:t>
      </w:r>
      <w:r>
        <w:rPr>
          <w:rFonts w:ascii="Arial" w:hAnsi="Arial" w:cs="Arial"/>
          <w:sz w:val="20"/>
          <w:szCs w:val="20"/>
        </w:rPr>
        <w:t xml:space="preserve"> Only GDC-TCGA</w:t>
      </w:r>
      <w:r>
        <w:rPr>
          <w:rFonts w:ascii="Arial" w:hAnsi="Arial" w:cs="Arial"/>
          <w:sz w:val="20"/>
          <w:szCs w:val="20"/>
        </w:rPr>
        <w:fldChar w:fldCharType="begin"/>
      </w:r>
      <w:r w:rsidR="00164ACD">
        <w:rPr>
          <w:rFonts w:ascii="Arial" w:hAnsi="Arial" w:cs="Arial"/>
          <w:sz w:val="20"/>
          <w:szCs w:val="20"/>
        </w:rPr>
        <w:instrText xml:space="preserve"> ADDIN ZOTERO_ITEM CSL_CITATION {"citationID":"AAMPVqg1","properties":{"formattedCitation":"\\super 18,21\\nosupersub{}","plainCitation":"18,21","noteIndex":0},"citationItems":[{"id":101,"uris":["http://zotero.org/users/local/q86rvdj2/items/ZUGCCPWX"],"itemData":{"id":101,"type":"dataset","publisher":"https://www.cancer.gov/tcga","title":"The Cancer Genome Atlas","URL":"https://www.cancer.gov/tcga","author":[{"family":"TCGA Research Network","given":""}]}},{"id":"UNjSuA79/8CjVZeEd","uris":["http://zotero.org/users/local/q86rvdj2/items/PP5PUI3M"],"itemData":{"id":150,"type":"article-journal","container-title":"Nature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Pr>
          <w:rFonts w:ascii="Arial" w:hAnsi="Arial" w:cs="Arial"/>
          <w:sz w:val="20"/>
          <w:szCs w:val="20"/>
        </w:rPr>
        <w:fldChar w:fldCharType="separate"/>
      </w:r>
      <w:r w:rsidR="00164ACD" w:rsidRPr="00164ACD">
        <w:rPr>
          <w:rFonts w:ascii="Arial" w:hAnsi="Arial" w:cs="Arial"/>
          <w:kern w:val="0"/>
          <w:sz w:val="20"/>
          <w:vertAlign w:val="superscript"/>
        </w:rPr>
        <w:t>18,21</w:t>
      </w:r>
      <w:r>
        <w:rPr>
          <w:rFonts w:ascii="Arial" w:hAnsi="Arial" w:cs="Arial"/>
          <w:sz w:val="20"/>
          <w:szCs w:val="20"/>
        </w:rPr>
        <w:fldChar w:fldCharType="end"/>
      </w:r>
      <w:r>
        <w:rPr>
          <w:rFonts w:ascii="Arial" w:hAnsi="Arial" w:cs="Arial"/>
          <w:sz w:val="20"/>
          <w:szCs w:val="20"/>
        </w:rPr>
        <w:t xml:space="preserve"> datasets with at least 5 normal and tumor samples were considered for this analysis. </w:t>
      </w:r>
    </w:p>
    <w:p w14:paraId="7FCDD995" w14:textId="77777777" w:rsidR="00AC126F" w:rsidRDefault="00AC126F">
      <w:pPr>
        <w:spacing w:line="278" w:lineRule="auto"/>
        <w:rPr>
          <w:rFonts w:ascii="Arial" w:hAnsi="Arial" w:cs="Arial"/>
          <w:sz w:val="20"/>
          <w:szCs w:val="20"/>
        </w:rPr>
      </w:pPr>
      <w:r>
        <w:rPr>
          <w:rFonts w:ascii="Arial" w:hAnsi="Arial" w:cs="Arial"/>
          <w:sz w:val="20"/>
          <w:szCs w:val="20"/>
        </w:rPr>
        <w:br w:type="page"/>
      </w:r>
    </w:p>
    <w:p w14:paraId="77987806" w14:textId="77777777" w:rsidR="002E2D67" w:rsidRDefault="002E2D67" w:rsidP="002E2D67">
      <w:pPr>
        <w:jc w:val="both"/>
        <w:rPr>
          <w:rFonts w:ascii="Arial" w:hAnsi="Arial" w:cs="Arial"/>
          <w:sz w:val="20"/>
          <w:szCs w:val="20"/>
        </w:rPr>
      </w:pPr>
    </w:p>
    <w:p w14:paraId="68064472" w14:textId="218C09C3" w:rsidR="00640845" w:rsidRDefault="00485BB1" w:rsidP="00785308">
      <w:pPr>
        <w:jc w:val="both"/>
        <w:rPr>
          <w:rFonts w:ascii="Arial" w:hAnsi="Arial" w:cs="Arial"/>
          <w:sz w:val="20"/>
          <w:szCs w:val="20"/>
        </w:rPr>
      </w:pPr>
      <w:r>
        <w:rPr>
          <w:rFonts w:ascii="Arial" w:hAnsi="Arial" w:cs="Arial"/>
          <w:noProof/>
          <w:sz w:val="20"/>
          <w:szCs w:val="20"/>
        </w:rPr>
        <w:drawing>
          <wp:inline distT="0" distB="0" distL="0" distR="0" wp14:anchorId="145F4E04" wp14:editId="64255F3A">
            <wp:extent cx="5731510" cy="8253730"/>
            <wp:effectExtent l="0" t="0" r="2540" b="0"/>
            <wp:docPr id="46947015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70152" name="Imagem 469470152"/>
                    <pic:cNvPicPr/>
                  </pic:nvPicPr>
                  <pic:blipFill>
                    <a:blip r:embed="rId29">
                      <a:extLst>
                        <a:ext uri="{28A0092B-C50C-407E-A947-70E740481C1C}">
                          <a14:useLocalDpi xmlns:a14="http://schemas.microsoft.com/office/drawing/2010/main" val="0"/>
                        </a:ext>
                      </a:extLst>
                    </a:blip>
                    <a:stretch>
                      <a:fillRect/>
                    </a:stretch>
                  </pic:blipFill>
                  <pic:spPr>
                    <a:xfrm>
                      <a:off x="0" y="0"/>
                      <a:ext cx="5731510" cy="8253730"/>
                    </a:xfrm>
                    <a:prstGeom prst="rect">
                      <a:avLst/>
                    </a:prstGeom>
                  </pic:spPr>
                </pic:pic>
              </a:graphicData>
            </a:graphic>
          </wp:inline>
        </w:drawing>
      </w:r>
    </w:p>
    <w:p w14:paraId="632B7988" w14:textId="5AAA984A" w:rsidR="00485BB1" w:rsidRDefault="00485BB1" w:rsidP="00485BB1">
      <w:pPr>
        <w:jc w:val="both"/>
        <w:rPr>
          <w:rFonts w:ascii="Arial" w:hAnsi="Arial" w:cs="Arial"/>
          <w:sz w:val="20"/>
          <w:szCs w:val="20"/>
        </w:rPr>
      </w:pPr>
      <w:r w:rsidRPr="0007613F">
        <w:rPr>
          <w:rFonts w:ascii="Arial" w:hAnsi="Arial" w:cs="Arial"/>
          <w:b/>
          <w:bCs/>
          <w:sz w:val="20"/>
          <w:szCs w:val="20"/>
        </w:rPr>
        <w:lastRenderedPageBreak/>
        <w:t>Supplementary Figure 1</w:t>
      </w:r>
      <w:r>
        <w:rPr>
          <w:rFonts w:ascii="Arial" w:hAnsi="Arial" w:cs="Arial"/>
          <w:b/>
          <w:bCs/>
          <w:sz w:val="20"/>
          <w:szCs w:val="20"/>
        </w:rPr>
        <w:t>6</w:t>
      </w:r>
      <w:r w:rsidRPr="0007613F">
        <w:rPr>
          <w:rFonts w:ascii="Arial" w:hAnsi="Arial" w:cs="Arial"/>
          <w:b/>
          <w:bCs/>
          <w:sz w:val="20"/>
          <w:szCs w:val="20"/>
        </w:rPr>
        <w:t>.</w:t>
      </w:r>
      <w:r>
        <w:rPr>
          <w:rFonts w:ascii="Arial" w:hAnsi="Arial" w:cs="Arial"/>
          <w:b/>
          <w:bCs/>
          <w:sz w:val="20"/>
          <w:szCs w:val="20"/>
        </w:rPr>
        <w:t xml:space="preserve"> </w:t>
      </w:r>
      <w:r w:rsidRPr="009A3A3C">
        <w:rPr>
          <w:rFonts w:ascii="Arial" w:hAnsi="Arial" w:cs="Arial"/>
          <w:sz w:val="20"/>
          <w:szCs w:val="20"/>
        </w:rPr>
        <w:t xml:space="preserve">Kaplan–Meier plots showing </w:t>
      </w:r>
      <w:r>
        <w:rPr>
          <w:rFonts w:ascii="Arial" w:hAnsi="Arial" w:cs="Arial"/>
          <w:sz w:val="20"/>
          <w:szCs w:val="20"/>
        </w:rPr>
        <w:t xml:space="preserve">proportion of </w:t>
      </w:r>
      <w:r w:rsidRPr="009A3A3C">
        <w:rPr>
          <w:rFonts w:ascii="Arial" w:hAnsi="Arial" w:cs="Arial"/>
          <w:sz w:val="20"/>
          <w:szCs w:val="20"/>
        </w:rPr>
        <w:t>overall survival</w:t>
      </w:r>
      <w:r>
        <w:rPr>
          <w:rFonts w:ascii="Arial" w:hAnsi="Arial" w:cs="Arial"/>
          <w:sz w:val="20"/>
          <w:szCs w:val="20"/>
        </w:rPr>
        <w:t xml:space="preserve"> (Y-Axis) per days (X-Axis)</w:t>
      </w:r>
      <w:r w:rsidRPr="009A3A3C">
        <w:rPr>
          <w:rFonts w:ascii="Arial" w:hAnsi="Arial" w:cs="Arial"/>
          <w:sz w:val="20"/>
          <w:szCs w:val="20"/>
        </w:rPr>
        <w:t xml:space="preserve"> of patients </w:t>
      </w:r>
      <w:r>
        <w:rPr>
          <w:rFonts w:ascii="Arial" w:hAnsi="Arial" w:cs="Arial"/>
          <w:sz w:val="20"/>
          <w:szCs w:val="20"/>
        </w:rPr>
        <w:t>of GDC-</w:t>
      </w:r>
      <w:r w:rsidRPr="0007613F">
        <w:rPr>
          <w:rFonts w:ascii="Arial" w:hAnsi="Arial" w:cs="Arial"/>
          <w:sz w:val="20"/>
          <w:szCs w:val="20"/>
        </w:rPr>
        <w:t>TCGA datasets</w:t>
      </w:r>
      <w:r w:rsidRPr="0007613F">
        <w:rPr>
          <w:rFonts w:ascii="Arial" w:hAnsi="Arial" w:cs="Arial"/>
          <w:sz w:val="20"/>
          <w:szCs w:val="20"/>
        </w:rPr>
        <w:fldChar w:fldCharType="begin"/>
      </w:r>
      <w:r w:rsidR="00164ACD">
        <w:rPr>
          <w:rFonts w:ascii="Arial" w:hAnsi="Arial" w:cs="Arial"/>
          <w:sz w:val="20"/>
          <w:szCs w:val="20"/>
        </w:rPr>
        <w:instrText xml:space="preserve"> ADDIN ZOTERO_ITEM CSL_CITATION {"citationID":"wuAr423y","properties":{"formattedCitation":"\\super 18,21\\nosupersub{}","plainCitation":"18,21","noteIndex":0},"citationItems":[{"id":101,"uris":["http://zotero.org/users/local/q86rvdj2/items/ZUGCCPWX"],"itemData":{"id":101,"type":"dataset","publisher":"https://www.cancer.gov/tcga","title":"The Cancer Genome Atlas","URL":"https://www.cancer.gov/tcga","author":[{"family":"TCGA Research Network","given":""}]}},{"id":"UNjSuA79/8CjVZeEd","uris":["http://zotero.org/users/local/q86rvdj2/items/PP5PUI3M"],"itemData":{"id":150,"type":"article-journal","container-title":"Nature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07613F">
        <w:rPr>
          <w:rFonts w:ascii="Arial" w:hAnsi="Arial" w:cs="Arial"/>
          <w:sz w:val="20"/>
          <w:szCs w:val="20"/>
        </w:rPr>
        <w:fldChar w:fldCharType="separate"/>
      </w:r>
      <w:r w:rsidR="00164ACD" w:rsidRPr="00164ACD">
        <w:rPr>
          <w:rFonts w:ascii="Arial" w:hAnsi="Arial" w:cs="Arial"/>
          <w:kern w:val="0"/>
          <w:sz w:val="20"/>
          <w:vertAlign w:val="superscript"/>
        </w:rPr>
        <w:t>18,21</w:t>
      </w:r>
      <w:r w:rsidRPr="0007613F">
        <w:rPr>
          <w:rFonts w:ascii="Arial" w:hAnsi="Arial" w:cs="Arial"/>
          <w:sz w:val="20"/>
          <w:szCs w:val="20"/>
        </w:rPr>
        <w:fldChar w:fldCharType="end"/>
      </w:r>
      <w:r w:rsidRPr="0007613F">
        <w:rPr>
          <w:rFonts w:ascii="Arial" w:hAnsi="Arial" w:cs="Arial"/>
          <w:sz w:val="20"/>
          <w:szCs w:val="20"/>
        </w:rPr>
        <w:t>, stratified by SG score</w:t>
      </w:r>
      <w:r>
        <w:rPr>
          <w:rFonts w:ascii="Arial" w:hAnsi="Arial" w:cs="Arial"/>
          <w:sz w:val="20"/>
          <w:szCs w:val="20"/>
        </w:rPr>
        <w:t>, with dataset identification as plot title</w:t>
      </w:r>
      <w:r w:rsidRPr="0007613F">
        <w:rPr>
          <w:rFonts w:ascii="Arial" w:hAnsi="Arial" w:cs="Arial"/>
          <w:sz w:val="20"/>
          <w:szCs w:val="20"/>
        </w:rPr>
        <w:t xml:space="preserve">. Patients were grouped into high and low expression cohorts based on bottom and upper quartile </w:t>
      </w:r>
      <w:r>
        <w:rPr>
          <w:rFonts w:ascii="Arial" w:hAnsi="Arial" w:cs="Arial"/>
          <w:sz w:val="20"/>
          <w:szCs w:val="20"/>
        </w:rPr>
        <w:t>SG Score</w:t>
      </w:r>
      <w:r w:rsidRPr="0007613F">
        <w:rPr>
          <w:rFonts w:ascii="Arial" w:hAnsi="Arial" w:cs="Arial"/>
          <w:sz w:val="20"/>
          <w:szCs w:val="20"/>
        </w:rPr>
        <w:t xml:space="preserve"> values.</w:t>
      </w:r>
      <w:r>
        <w:rPr>
          <w:rFonts w:ascii="Arial" w:hAnsi="Arial" w:cs="Arial"/>
          <w:sz w:val="20"/>
          <w:szCs w:val="20"/>
        </w:rPr>
        <w:t xml:space="preserve"> BH-adjusted</w:t>
      </w:r>
      <w:r w:rsidRPr="0007613F">
        <w:rPr>
          <w:rFonts w:ascii="Arial" w:hAnsi="Arial" w:cs="Arial"/>
          <w:sz w:val="20"/>
          <w:szCs w:val="20"/>
        </w:rPr>
        <w:t xml:space="preserve"> </w:t>
      </w:r>
      <w:r>
        <w:rPr>
          <w:rFonts w:ascii="Arial" w:hAnsi="Arial" w:cs="Arial"/>
          <w:sz w:val="20"/>
          <w:szCs w:val="20"/>
        </w:rPr>
        <w:t>Log-rank p-value, HR, and FPR compared to 100 random signatures is shown on bottom right of each plot; datasets with FPR &gt; 0.05 are highlighted in red.</w:t>
      </w:r>
    </w:p>
    <w:p w14:paraId="21A936AD" w14:textId="77777777" w:rsidR="000078A7" w:rsidRDefault="000078A7">
      <w:pPr>
        <w:spacing w:line="278" w:lineRule="auto"/>
        <w:rPr>
          <w:ins w:id="95" w:author="Nuno Morais" w:date="2026-06-16T10:52:00Z" w16du:dateUtc="2026-06-16T09:52:00Z"/>
          <w:rFonts w:asciiTheme="majorHAnsi" w:eastAsiaTheme="majorEastAsia" w:hAnsiTheme="majorHAnsi" w:cstheme="majorBidi"/>
          <w:color w:val="0F4761" w:themeColor="accent1" w:themeShade="BF"/>
          <w:sz w:val="40"/>
          <w:szCs w:val="40"/>
        </w:rPr>
      </w:pPr>
      <w:ins w:id="96" w:author="Nuno Morais" w:date="2026-06-16T10:52:00Z" w16du:dateUtc="2026-06-16T09:52:00Z">
        <w:r>
          <w:br w:type="page"/>
        </w:r>
      </w:ins>
    </w:p>
    <w:p w14:paraId="2B0D6B90" w14:textId="2DAB5A05" w:rsidR="009D29FA" w:rsidRPr="009D29FA" w:rsidRDefault="009D29FA" w:rsidP="009D29FA">
      <w:pPr>
        <w:pStyle w:val="Heading1"/>
      </w:pPr>
      <w:r>
        <w:lastRenderedPageBreak/>
        <w:t>References</w:t>
      </w:r>
    </w:p>
    <w:p w14:paraId="03F6828B" w14:textId="77777777" w:rsidR="000078A7" w:rsidRDefault="000078A7" w:rsidP="000078A7">
      <w:pPr>
        <w:pStyle w:val="Bibliography"/>
        <w:spacing w:after="120" w:line="360" w:lineRule="auto"/>
        <w:ind w:left="386" w:hanging="386"/>
        <w:rPr>
          <w:ins w:id="97" w:author="Nuno Morais" w:date="2026-06-16T10:53:00Z" w16du:dateUtc="2026-06-16T09:53:00Z"/>
          <w:szCs w:val="20"/>
        </w:rPr>
      </w:pPr>
    </w:p>
    <w:p w14:paraId="084BA1C0" w14:textId="5E33CAC3" w:rsidR="009D29FA" w:rsidRPr="009D29FA" w:rsidRDefault="009D29FA">
      <w:pPr>
        <w:pStyle w:val="Bibliography"/>
        <w:spacing w:after="120" w:line="360" w:lineRule="auto"/>
        <w:ind w:left="386" w:hanging="386"/>
        <w:pPrChange w:id="98" w:author="Nuno Morais" w:date="2026-06-16T10:53:00Z" w16du:dateUtc="2026-06-16T09:53:00Z">
          <w:pPr>
            <w:pStyle w:val="Bibliography"/>
          </w:pPr>
        </w:pPrChange>
      </w:pPr>
      <w:r>
        <w:rPr>
          <w:szCs w:val="20"/>
        </w:rPr>
        <w:fldChar w:fldCharType="begin"/>
      </w:r>
      <w:r>
        <w:rPr>
          <w:szCs w:val="20"/>
        </w:rPr>
        <w:instrText xml:space="preserve"> ADDIN ZOTERO_BIBL {"uncited":[],"omitted":[],"custom":[]} CSL_BIBLIOGRAPHY </w:instrText>
      </w:r>
      <w:r>
        <w:rPr>
          <w:szCs w:val="20"/>
        </w:rPr>
        <w:fldChar w:fldCharType="separate"/>
      </w:r>
      <w:r w:rsidRPr="009D29FA">
        <w:t>1.</w:t>
      </w:r>
      <w:r w:rsidRPr="009D29FA">
        <w:tab/>
        <w:t xml:space="preserve">Khong, A. </w:t>
      </w:r>
      <w:r w:rsidRPr="009D29FA">
        <w:rPr>
          <w:i/>
          <w:iCs/>
        </w:rPr>
        <w:t>et al.</w:t>
      </w:r>
      <w:r w:rsidRPr="009D29FA">
        <w:t xml:space="preserve"> The Stress Granule Transcriptome Reveals Principles of mRNA Accumulation in Stress Granules. </w:t>
      </w:r>
      <w:r w:rsidRPr="009D29FA">
        <w:rPr>
          <w:i/>
          <w:iCs/>
        </w:rPr>
        <w:t>Mol. Cell</w:t>
      </w:r>
      <w:r w:rsidRPr="009D29FA">
        <w:t xml:space="preserve"> </w:t>
      </w:r>
      <w:r w:rsidRPr="009D29FA">
        <w:rPr>
          <w:b/>
          <w:bCs/>
        </w:rPr>
        <w:t>68</w:t>
      </w:r>
      <w:r w:rsidRPr="009D29FA">
        <w:t>, 808-820.e5 (2017).</w:t>
      </w:r>
    </w:p>
    <w:p w14:paraId="588906DC" w14:textId="77777777" w:rsidR="009D29FA" w:rsidRPr="009D29FA" w:rsidRDefault="009D29FA">
      <w:pPr>
        <w:pStyle w:val="Bibliography"/>
        <w:spacing w:after="120" w:line="360" w:lineRule="auto"/>
        <w:ind w:left="386" w:hanging="386"/>
        <w:pPrChange w:id="99" w:author="Nuno Morais" w:date="2026-06-16T10:53:00Z" w16du:dateUtc="2026-06-16T09:53:00Z">
          <w:pPr>
            <w:pStyle w:val="Bibliography"/>
          </w:pPr>
        </w:pPrChange>
      </w:pPr>
      <w:r w:rsidRPr="009D29FA">
        <w:t>2.</w:t>
      </w:r>
      <w:r w:rsidRPr="009D29FA">
        <w:tab/>
        <w:t xml:space="preserve">Zhao, Y. </w:t>
      </w:r>
      <w:r w:rsidRPr="009D29FA">
        <w:rPr>
          <w:i/>
          <w:iCs/>
        </w:rPr>
        <w:t>et al.</w:t>
      </w:r>
      <w:r w:rsidRPr="009D29FA">
        <w:t xml:space="preserve"> TPM, FPKM, or Normalized Counts? A Comparative Study of Quantification Measures for the Analysis of RNA-seq Data from the NCI Patient-Derived Models Repository. </w:t>
      </w:r>
      <w:r w:rsidRPr="009D29FA">
        <w:rPr>
          <w:i/>
          <w:iCs/>
        </w:rPr>
        <w:t>J. Transl. Med.</w:t>
      </w:r>
      <w:r w:rsidRPr="009D29FA">
        <w:t xml:space="preserve"> </w:t>
      </w:r>
      <w:r w:rsidRPr="009D29FA">
        <w:rPr>
          <w:b/>
          <w:bCs/>
        </w:rPr>
        <w:t>19</w:t>
      </w:r>
      <w:r w:rsidRPr="009D29FA">
        <w:t>, 269 (2021).</w:t>
      </w:r>
    </w:p>
    <w:p w14:paraId="1BD90409" w14:textId="77777777" w:rsidR="009D29FA" w:rsidRPr="009D29FA" w:rsidRDefault="009D29FA">
      <w:pPr>
        <w:pStyle w:val="Bibliography"/>
        <w:spacing w:after="120" w:line="360" w:lineRule="auto"/>
        <w:ind w:left="386" w:hanging="386"/>
        <w:pPrChange w:id="100" w:author="Nuno Morais" w:date="2026-06-16T10:53:00Z" w16du:dateUtc="2026-06-16T09:53:00Z">
          <w:pPr>
            <w:pStyle w:val="Bibliography"/>
          </w:pPr>
        </w:pPrChange>
      </w:pPr>
      <w:r w:rsidRPr="009D29FA">
        <w:t>3.</w:t>
      </w:r>
      <w:r w:rsidRPr="009D29FA">
        <w:tab/>
        <w:t xml:space="preserve">Mandelboum, S., Manber, Z., Elroy-Stein, O. &amp; Elkon, R. Recurrent functional misinterpretation of RNA-seq data caused by sample-specific gene length bias. </w:t>
      </w:r>
      <w:r w:rsidRPr="009D29FA">
        <w:rPr>
          <w:i/>
          <w:iCs/>
        </w:rPr>
        <w:t>PLOS Biol.</w:t>
      </w:r>
      <w:r w:rsidRPr="009D29FA">
        <w:t xml:space="preserve"> </w:t>
      </w:r>
      <w:r w:rsidRPr="009D29FA">
        <w:rPr>
          <w:b/>
          <w:bCs/>
        </w:rPr>
        <w:t>17</w:t>
      </w:r>
      <w:r w:rsidRPr="009D29FA">
        <w:t>, e3000481 (2019).</w:t>
      </w:r>
    </w:p>
    <w:p w14:paraId="6F7C8623" w14:textId="77777777" w:rsidR="009D29FA" w:rsidRPr="009D29FA" w:rsidRDefault="009D29FA">
      <w:pPr>
        <w:pStyle w:val="Bibliography"/>
        <w:spacing w:after="120" w:line="360" w:lineRule="auto"/>
        <w:ind w:left="386" w:hanging="386"/>
        <w:pPrChange w:id="101" w:author="Nuno Morais" w:date="2026-06-16T10:53:00Z" w16du:dateUtc="2026-06-16T09:53:00Z">
          <w:pPr>
            <w:pStyle w:val="Bibliography"/>
          </w:pPr>
        </w:pPrChange>
      </w:pPr>
      <w:r w:rsidRPr="009D29FA">
        <w:t>4.</w:t>
      </w:r>
      <w:r w:rsidRPr="009D29FA">
        <w:tab/>
        <w:t xml:space="preserve">Somasekharan, S. P. </w:t>
      </w:r>
      <w:r w:rsidRPr="009D29FA">
        <w:rPr>
          <w:i/>
          <w:iCs/>
        </w:rPr>
        <w:t>et al.</w:t>
      </w:r>
      <w:r w:rsidRPr="009D29FA">
        <w:t xml:space="preserve"> G3BP1-linked mRNA partitioning supports selective protein synthesis in response to oxidative stress. </w:t>
      </w:r>
      <w:r w:rsidRPr="009D29FA">
        <w:rPr>
          <w:i/>
          <w:iCs/>
        </w:rPr>
        <w:t>Nucleic Acids Res.</w:t>
      </w:r>
      <w:r w:rsidRPr="009D29FA">
        <w:t xml:space="preserve"> </w:t>
      </w:r>
      <w:r w:rsidRPr="009D29FA">
        <w:rPr>
          <w:b/>
          <w:bCs/>
        </w:rPr>
        <w:t>48</w:t>
      </w:r>
      <w:r w:rsidRPr="009D29FA">
        <w:t>, 6855–6873 (2020).</w:t>
      </w:r>
    </w:p>
    <w:p w14:paraId="1732E7C0" w14:textId="77777777" w:rsidR="009D29FA" w:rsidRPr="009D29FA" w:rsidRDefault="009D29FA">
      <w:pPr>
        <w:pStyle w:val="Bibliography"/>
        <w:spacing w:after="120" w:line="360" w:lineRule="auto"/>
        <w:ind w:left="386" w:hanging="386"/>
        <w:pPrChange w:id="102" w:author="Nuno Morais" w:date="2026-06-16T10:53:00Z" w16du:dateUtc="2026-06-16T09:53:00Z">
          <w:pPr>
            <w:pStyle w:val="Bibliography"/>
          </w:pPr>
        </w:pPrChange>
      </w:pPr>
      <w:r w:rsidRPr="009D29FA">
        <w:t>5.</w:t>
      </w:r>
      <w:r w:rsidRPr="009D29FA">
        <w:tab/>
        <w:t xml:space="preserve">Matheny, T., Rao, B. S. &amp; Parker, R. Transcriptome-Wide Comparison of Stress Granules and P-Bodies Reveals that Translation Plays a Major Role in RNA Partitioning. </w:t>
      </w:r>
      <w:r w:rsidRPr="009D29FA">
        <w:rPr>
          <w:i/>
          <w:iCs/>
        </w:rPr>
        <w:t>Mol. Cell. Biol.</w:t>
      </w:r>
      <w:r w:rsidRPr="009D29FA">
        <w:t xml:space="preserve"> </w:t>
      </w:r>
      <w:r w:rsidRPr="009D29FA">
        <w:rPr>
          <w:b/>
          <w:bCs/>
        </w:rPr>
        <w:t>39</w:t>
      </w:r>
      <w:r w:rsidRPr="009D29FA">
        <w:t>, e00313-19 (2019).</w:t>
      </w:r>
    </w:p>
    <w:p w14:paraId="16F16E1E" w14:textId="77777777" w:rsidR="009D29FA" w:rsidRPr="009D29FA" w:rsidRDefault="009D29FA">
      <w:pPr>
        <w:pStyle w:val="Bibliography"/>
        <w:spacing w:after="120" w:line="360" w:lineRule="auto"/>
        <w:ind w:left="386" w:hanging="386"/>
        <w:pPrChange w:id="103" w:author="Nuno Morais" w:date="2026-06-16T10:53:00Z" w16du:dateUtc="2026-06-16T09:53:00Z">
          <w:pPr>
            <w:pStyle w:val="Bibliography"/>
          </w:pPr>
        </w:pPrChange>
      </w:pPr>
      <w:r w:rsidRPr="009D29FA">
        <w:t>6.</w:t>
      </w:r>
      <w:r w:rsidRPr="009D29FA">
        <w:tab/>
        <w:t xml:space="preserve">Kudrin, P., Singh, A., Meierhofer, D., Kuśnierczyk, A. &amp; Ørom, U. A. V. N4-acetylcytidine (ac4C) promotes mRNA localization to stress granules. </w:t>
      </w:r>
      <w:r w:rsidRPr="009D29FA">
        <w:rPr>
          <w:i/>
          <w:iCs/>
        </w:rPr>
        <w:t>EMBO Rep.</w:t>
      </w:r>
      <w:r w:rsidRPr="009D29FA">
        <w:t xml:space="preserve"> </w:t>
      </w:r>
      <w:r w:rsidRPr="009D29FA">
        <w:rPr>
          <w:b/>
          <w:bCs/>
        </w:rPr>
        <w:t>25</w:t>
      </w:r>
      <w:r w:rsidRPr="009D29FA">
        <w:t>, 1814–1834 (2024).</w:t>
      </w:r>
    </w:p>
    <w:p w14:paraId="471A45AC" w14:textId="77777777" w:rsidR="009D29FA" w:rsidRPr="009D29FA" w:rsidRDefault="009D29FA">
      <w:pPr>
        <w:pStyle w:val="Bibliography"/>
        <w:spacing w:after="120" w:line="360" w:lineRule="auto"/>
        <w:ind w:left="386" w:hanging="386"/>
        <w:pPrChange w:id="104" w:author="Nuno Morais" w:date="2026-06-16T10:53:00Z" w16du:dateUtc="2026-06-16T09:53:00Z">
          <w:pPr>
            <w:pStyle w:val="Bibliography"/>
          </w:pPr>
        </w:pPrChange>
      </w:pPr>
      <w:r w:rsidRPr="009D29FA">
        <w:t>7.</w:t>
      </w:r>
      <w:r w:rsidRPr="009D29FA">
        <w:tab/>
        <w:t xml:space="preserve">Di Timoteo, G. </w:t>
      </w:r>
      <w:r w:rsidRPr="009D29FA">
        <w:rPr>
          <w:i/>
          <w:iCs/>
        </w:rPr>
        <w:t>et al.</w:t>
      </w:r>
      <w:r w:rsidRPr="009D29FA">
        <w:t xml:space="preserve"> M6A reduction relieves FUS-associated ALS granules. </w:t>
      </w:r>
      <w:r w:rsidRPr="009D29FA">
        <w:rPr>
          <w:i/>
          <w:iCs/>
        </w:rPr>
        <w:t>Nat. Commun.</w:t>
      </w:r>
      <w:r w:rsidRPr="009D29FA">
        <w:t xml:space="preserve"> </w:t>
      </w:r>
      <w:r w:rsidRPr="009D29FA">
        <w:rPr>
          <w:b/>
          <w:bCs/>
        </w:rPr>
        <w:t>15</w:t>
      </w:r>
      <w:r w:rsidRPr="009D29FA">
        <w:t>, 5033 (2024).</w:t>
      </w:r>
    </w:p>
    <w:p w14:paraId="55EFA9FB" w14:textId="77777777" w:rsidR="009D29FA" w:rsidRPr="009D29FA" w:rsidRDefault="009D29FA">
      <w:pPr>
        <w:pStyle w:val="Bibliography"/>
        <w:spacing w:after="120" w:line="360" w:lineRule="auto"/>
        <w:ind w:left="386" w:hanging="386"/>
        <w:pPrChange w:id="105" w:author="Nuno Morais" w:date="2026-06-16T10:53:00Z" w16du:dateUtc="2026-06-16T09:53:00Z">
          <w:pPr>
            <w:pStyle w:val="Bibliography"/>
          </w:pPr>
        </w:pPrChange>
      </w:pPr>
      <w:r w:rsidRPr="009D29FA">
        <w:t>8.</w:t>
      </w:r>
      <w:r w:rsidRPr="009D29FA">
        <w:tab/>
        <w:t xml:space="preserve">Kodali, S. </w:t>
      </w:r>
      <w:r w:rsidRPr="009D29FA">
        <w:rPr>
          <w:i/>
          <w:iCs/>
        </w:rPr>
        <w:t>et al.</w:t>
      </w:r>
      <w:r w:rsidRPr="009D29FA">
        <w:t xml:space="preserve"> RNA sequestration in P-bodies sustains myeloid leukaemia. </w:t>
      </w:r>
      <w:r w:rsidRPr="009D29FA">
        <w:rPr>
          <w:i/>
          <w:iCs/>
        </w:rPr>
        <w:t>Nat. Cell Biol.</w:t>
      </w:r>
      <w:r w:rsidRPr="009D29FA">
        <w:t xml:space="preserve"> </w:t>
      </w:r>
      <w:r w:rsidRPr="009D29FA">
        <w:rPr>
          <w:b/>
          <w:bCs/>
        </w:rPr>
        <w:t>26</w:t>
      </w:r>
      <w:r w:rsidRPr="009D29FA">
        <w:t>, 1745–1758 (2024).</w:t>
      </w:r>
    </w:p>
    <w:p w14:paraId="6658DB7F" w14:textId="77777777" w:rsidR="009D29FA" w:rsidRPr="009D29FA" w:rsidRDefault="009D29FA">
      <w:pPr>
        <w:pStyle w:val="Bibliography"/>
        <w:spacing w:after="120" w:line="360" w:lineRule="auto"/>
        <w:ind w:left="386" w:hanging="386"/>
        <w:pPrChange w:id="106" w:author="Nuno Morais" w:date="2026-06-16T10:53:00Z" w16du:dateUtc="2026-06-16T09:53:00Z">
          <w:pPr>
            <w:pStyle w:val="Bibliography"/>
          </w:pPr>
        </w:pPrChange>
      </w:pPr>
      <w:r w:rsidRPr="009D29FA">
        <w:t>9.</w:t>
      </w:r>
      <w:r w:rsidRPr="009D29FA">
        <w:tab/>
        <w:t xml:space="preserve">Zhou, Y. </w:t>
      </w:r>
      <w:r w:rsidRPr="009D29FA">
        <w:rPr>
          <w:i/>
          <w:iCs/>
        </w:rPr>
        <w:t>et al.</w:t>
      </w:r>
      <w:r w:rsidRPr="009D29FA">
        <w:t xml:space="preserve"> RNA damage compartmentalization by DHX9 stress granules. </w:t>
      </w:r>
      <w:r w:rsidRPr="009D29FA">
        <w:rPr>
          <w:i/>
          <w:iCs/>
        </w:rPr>
        <w:t>Cell</w:t>
      </w:r>
      <w:r w:rsidRPr="009D29FA">
        <w:t xml:space="preserve"> </w:t>
      </w:r>
      <w:r w:rsidRPr="009D29FA">
        <w:rPr>
          <w:b/>
          <w:bCs/>
        </w:rPr>
        <w:t>187</w:t>
      </w:r>
      <w:r w:rsidRPr="009D29FA">
        <w:t>, 1701-1718.e28 (2024).</w:t>
      </w:r>
    </w:p>
    <w:p w14:paraId="79E984C1" w14:textId="77777777" w:rsidR="009D29FA" w:rsidRPr="009D29FA" w:rsidRDefault="009D29FA">
      <w:pPr>
        <w:pStyle w:val="Bibliography"/>
        <w:spacing w:after="120" w:line="360" w:lineRule="auto"/>
        <w:ind w:left="386" w:hanging="386"/>
        <w:pPrChange w:id="107" w:author="Nuno Morais" w:date="2026-06-16T10:53:00Z" w16du:dateUtc="2026-06-16T09:53:00Z">
          <w:pPr>
            <w:pStyle w:val="Bibliography"/>
          </w:pPr>
        </w:pPrChange>
      </w:pPr>
      <w:r w:rsidRPr="009D29FA">
        <w:t>10.</w:t>
      </w:r>
      <w:r w:rsidRPr="009D29FA">
        <w:tab/>
        <w:t xml:space="preserve">Glauninger, H. </w:t>
      </w:r>
      <w:r w:rsidRPr="009D29FA">
        <w:rPr>
          <w:i/>
          <w:iCs/>
        </w:rPr>
        <w:t>et al.</w:t>
      </w:r>
      <w:r w:rsidRPr="009D29FA">
        <w:t xml:space="preserve"> Transcriptome-wide mRNA condensation precedes stress granule formation and excludes stress-induced transcripts. Preprint at https://doi.org/10.1101/2024.04.15.589678 (2024).</w:t>
      </w:r>
    </w:p>
    <w:p w14:paraId="0E96D65A" w14:textId="77777777" w:rsidR="009D29FA" w:rsidRPr="009D29FA" w:rsidRDefault="009D29FA">
      <w:pPr>
        <w:pStyle w:val="Bibliography"/>
        <w:spacing w:after="120" w:line="360" w:lineRule="auto"/>
        <w:ind w:left="386" w:hanging="386"/>
        <w:pPrChange w:id="108" w:author="Nuno Morais" w:date="2026-06-16T10:53:00Z" w16du:dateUtc="2026-06-16T09:53:00Z">
          <w:pPr>
            <w:pStyle w:val="Bibliography"/>
          </w:pPr>
        </w:pPrChange>
      </w:pPr>
      <w:r w:rsidRPr="009D29FA">
        <w:t>11.</w:t>
      </w:r>
      <w:r w:rsidRPr="009D29FA">
        <w:tab/>
        <w:t xml:space="preserve">Matheny, T., Van Treeck, B., Huynh, T. N. &amp; Parker, R. RNA partitioning into stress granules is based on the summation of multiple interactions. </w:t>
      </w:r>
      <w:r w:rsidRPr="009D29FA">
        <w:rPr>
          <w:i/>
          <w:iCs/>
        </w:rPr>
        <w:t>RNA</w:t>
      </w:r>
      <w:r w:rsidRPr="009D29FA">
        <w:t xml:space="preserve"> </w:t>
      </w:r>
      <w:r w:rsidRPr="009D29FA">
        <w:rPr>
          <w:b/>
          <w:bCs/>
        </w:rPr>
        <w:t>27</w:t>
      </w:r>
      <w:r w:rsidRPr="009D29FA">
        <w:t>, 174–189 (2021).</w:t>
      </w:r>
    </w:p>
    <w:p w14:paraId="4BAA0673" w14:textId="77777777" w:rsidR="009D29FA" w:rsidRPr="009D29FA" w:rsidRDefault="009D29FA">
      <w:pPr>
        <w:pStyle w:val="Bibliography"/>
        <w:spacing w:after="120" w:line="360" w:lineRule="auto"/>
        <w:ind w:left="386" w:hanging="386"/>
        <w:pPrChange w:id="109" w:author="Nuno Morais" w:date="2026-06-16T10:53:00Z" w16du:dateUtc="2026-06-16T09:53:00Z">
          <w:pPr>
            <w:pStyle w:val="Bibliography"/>
          </w:pPr>
        </w:pPrChange>
      </w:pPr>
      <w:r w:rsidRPr="009D29FA">
        <w:t>12.</w:t>
      </w:r>
      <w:r w:rsidRPr="009D29FA">
        <w:tab/>
        <w:t xml:space="preserve">Krieger, M. R. </w:t>
      </w:r>
      <w:r w:rsidRPr="009D29FA">
        <w:rPr>
          <w:i/>
          <w:iCs/>
        </w:rPr>
        <w:t>et al.</w:t>
      </w:r>
      <w:r w:rsidRPr="009D29FA">
        <w:t xml:space="preserve"> Trafficking of mitochondrial double-stranded RNA from mitochondria to the cytosol. </w:t>
      </w:r>
      <w:r w:rsidRPr="009D29FA">
        <w:rPr>
          <w:i/>
          <w:iCs/>
        </w:rPr>
        <w:t>Life Sci. Alliance</w:t>
      </w:r>
      <w:r w:rsidRPr="009D29FA">
        <w:t xml:space="preserve"> </w:t>
      </w:r>
      <w:r w:rsidRPr="009D29FA">
        <w:rPr>
          <w:b/>
          <w:bCs/>
        </w:rPr>
        <w:t>7</w:t>
      </w:r>
      <w:r w:rsidRPr="009D29FA">
        <w:t>, e202302396 (2024).</w:t>
      </w:r>
    </w:p>
    <w:p w14:paraId="54C635C1" w14:textId="77777777" w:rsidR="009D29FA" w:rsidRPr="009D29FA" w:rsidRDefault="009D29FA">
      <w:pPr>
        <w:pStyle w:val="Bibliography"/>
        <w:spacing w:after="120" w:line="360" w:lineRule="auto"/>
        <w:ind w:left="386" w:hanging="386"/>
        <w:pPrChange w:id="110" w:author="Nuno Morais" w:date="2026-06-16T10:53:00Z" w16du:dateUtc="2026-06-16T09:53:00Z">
          <w:pPr>
            <w:pStyle w:val="Bibliography"/>
          </w:pPr>
        </w:pPrChange>
      </w:pPr>
      <w:r w:rsidRPr="009D29FA">
        <w:lastRenderedPageBreak/>
        <w:t>13.</w:t>
      </w:r>
      <w:r w:rsidRPr="009D29FA">
        <w:tab/>
        <w:t xml:space="preserve">El Manaa, W. </w:t>
      </w:r>
      <w:r w:rsidRPr="009D29FA">
        <w:rPr>
          <w:i/>
          <w:iCs/>
        </w:rPr>
        <w:t>et al.</w:t>
      </w:r>
      <w:r w:rsidRPr="009D29FA">
        <w:t xml:space="preserve"> Transcription- and phosphorylation-dependent control of a functional interplay between XBP1s and PINK1 governs mitophagy and potentially impacts Parkinson disease pathophysiology. </w:t>
      </w:r>
      <w:r w:rsidRPr="009D29FA">
        <w:rPr>
          <w:i/>
          <w:iCs/>
        </w:rPr>
        <w:t>Autophagy</w:t>
      </w:r>
      <w:r w:rsidRPr="009D29FA">
        <w:t xml:space="preserve"> </w:t>
      </w:r>
      <w:r w:rsidRPr="009D29FA">
        <w:rPr>
          <w:b/>
          <w:bCs/>
        </w:rPr>
        <w:t>17</w:t>
      </w:r>
      <w:r w:rsidRPr="009D29FA">
        <w:t>, 4363–4385 (2021).</w:t>
      </w:r>
    </w:p>
    <w:p w14:paraId="53090DFF" w14:textId="77777777" w:rsidR="009D29FA" w:rsidRPr="009D29FA" w:rsidRDefault="009D29FA">
      <w:pPr>
        <w:pStyle w:val="Bibliography"/>
        <w:spacing w:after="120" w:line="360" w:lineRule="auto"/>
        <w:ind w:left="386" w:hanging="386"/>
        <w:pPrChange w:id="111" w:author="Nuno Morais" w:date="2026-06-16T10:53:00Z" w16du:dateUtc="2026-06-16T09:53:00Z">
          <w:pPr>
            <w:pStyle w:val="Bibliography"/>
          </w:pPr>
        </w:pPrChange>
      </w:pPr>
      <w:r w:rsidRPr="009D29FA">
        <w:t>14.</w:t>
      </w:r>
      <w:r w:rsidRPr="009D29FA">
        <w:tab/>
        <w:t xml:space="preserve">The ENCODE Project Consortium. An integrated encyclopedia of DNA elements in the human genome. </w:t>
      </w:r>
      <w:r w:rsidRPr="009D29FA">
        <w:rPr>
          <w:i/>
          <w:iCs/>
        </w:rPr>
        <w:t>Nature</w:t>
      </w:r>
      <w:r w:rsidRPr="009D29FA">
        <w:t xml:space="preserve"> </w:t>
      </w:r>
      <w:r w:rsidRPr="009D29FA">
        <w:rPr>
          <w:b/>
          <w:bCs/>
        </w:rPr>
        <w:t>489</w:t>
      </w:r>
      <w:r w:rsidRPr="009D29FA">
        <w:t>, 57–74 (2012).</w:t>
      </w:r>
    </w:p>
    <w:p w14:paraId="1D6AC429" w14:textId="77777777" w:rsidR="009D29FA" w:rsidRPr="009D29FA" w:rsidRDefault="009D29FA">
      <w:pPr>
        <w:pStyle w:val="Bibliography"/>
        <w:spacing w:after="120" w:line="360" w:lineRule="auto"/>
        <w:ind w:left="386" w:hanging="386"/>
        <w:pPrChange w:id="112" w:author="Nuno Morais" w:date="2026-06-16T10:53:00Z" w16du:dateUtc="2026-06-16T09:53:00Z">
          <w:pPr>
            <w:pStyle w:val="Bibliography"/>
          </w:pPr>
        </w:pPrChange>
      </w:pPr>
      <w:r w:rsidRPr="009D29FA">
        <w:t>15.</w:t>
      </w:r>
      <w:r w:rsidRPr="009D29FA">
        <w:tab/>
        <w:t xml:space="preserve">Luo, Y. </w:t>
      </w:r>
      <w:r w:rsidRPr="009D29FA">
        <w:rPr>
          <w:i/>
          <w:iCs/>
        </w:rPr>
        <w:t>et al.</w:t>
      </w:r>
      <w:r w:rsidRPr="009D29FA">
        <w:t xml:space="preserve"> New developments on the Encyclopedia of DNA Elements (ENCODE) data portal. </w:t>
      </w:r>
      <w:r w:rsidRPr="009D29FA">
        <w:rPr>
          <w:i/>
          <w:iCs/>
        </w:rPr>
        <w:t>Nucleic Acids Res.</w:t>
      </w:r>
      <w:r w:rsidRPr="009D29FA">
        <w:t xml:space="preserve"> </w:t>
      </w:r>
      <w:r w:rsidRPr="009D29FA">
        <w:rPr>
          <w:b/>
          <w:bCs/>
        </w:rPr>
        <w:t>48</w:t>
      </w:r>
      <w:r w:rsidRPr="009D29FA">
        <w:t>, D882–D889 (2020).</w:t>
      </w:r>
    </w:p>
    <w:p w14:paraId="23F4082D" w14:textId="77777777" w:rsidR="009D29FA" w:rsidRPr="009D29FA" w:rsidRDefault="009D29FA">
      <w:pPr>
        <w:pStyle w:val="Bibliography"/>
        <w:spacing w:after="120" w:line="360" w:lineRule="auto"/>
        <w:ind w:left="386" w:hanging="386"/>
        <w:pPrChange w:id="113" w:author="Nuno Morais" w:date="2026-06-16T10:53:00Z" w16du:dateUtc="2026-06-16T09:53:00Z">
          <w:pPr>
            <w:pStyle w:val="Bibliography"/>
          </w:pPr>
        </w:pPrChange>
      </w:pPr>
      <w:r w:rsidRPr="009D29FA">
        <w:t>16.</w:t>
      </w:r>
      <w:r w:rsidRPr="009D29FA">
        <w:tab/>
        <w:t xml:space="preserve">Van Nostrand, E. L. </w:t>
      </w:r>
      <w:r w:rsidRPr="009D29FA">
        <w:rPr>
          <w:i/>
          <w:iCs/>
        </w:rPr>
        <w:t>et al.</w:t>
      </w:r>
      <w:r w:rsidRPr="009D29FA">
        <w:t xml:space="preserve"> A large-scale binding and functional map of human RNA-binding proteins. </w:t>
      </w:r>
      <w:r w:rsidRPr="009D29FA">
        <w:rPr>
          <w:i/>
          <w:iCs/>
        </w:rPr>
        <w:t>Nature</w:t>
      </w:r>
      <w:r w:rsidRPr="009D29FA">
        <w:t xml:space="preserve"> </w:t>
      </w:r>
      <w:r w:rsidRPr="009D29FA">
        <w:rPr>
          <w:b/>
          <w:bCs/>
        </w:rPr>
        <w:t>583</w:t>
      </w:r>
      <w:r w:rsidRPr="009D29FA">
        <w:t>, 711–719 (2020).</w:t>
      </w:r>
    </w:p>
    <w:p w14:paraId="63EA716D" w14:textId="77777777" w:rsidR="009D29FA" w:rsidRPr="009D29FA" w:rsidRDefault="009D29FA">
      <w:pPr>
        <w:pStyle w:val="Bibliography"/>
        <w:spacing w:after="120" w:line="360" w:lineRule="auto"/>
        <w:ind w:left="386" w:hanging="386"/>
        <w:pPrChange w:id="114" w:author="Nuno Morais" w:date="2026-06-16T10:53:00Z" w16du:dateUtc="2026-06-16T09:53:00Z">
          <w:pPr>
            <w:pStyle w:val="Bibliography"/>
          </w:pPr>
        </w:pPrChange>
      </w:pPr>
      <w:r w:rsidRPr="009D29FA">
        <w:t>17.</w:t>
      </w:r>
      <w:r w:rsidRPr="009D29FA">
        <w:tab/>
        <w:t xml:space="preserve">Paget, M. </w:t>
      </w:r>
      <w:r w:rsidRPr="009D29FA">
        <w:rPr>
          <w:i/>
          <w:iCs/>
        </w:rPr>
        <w:t>et al.</w:t>
      </w:r>
      <w:r w:rsidRPr="009D29FA">
        <w:t xml:space="preserve"> Stress granules are shock absorbers that prevent excessive innate immune responses to dsRNA. </w:t>
      </w:r>
      <w:r w:rsidRPr="009D29FA">
        <w:rPr>
          <w:i/>
          <w:iCs/>
        </w:rPr>
        <w:t>Mol. Cell</w:t>
      </w:r>
      <w:r w:rsidRPr="009D29FA">
        <w:t xml:space="preserve"> </w:t>
      </w:r>
      <w:r w:rsidRPr="009D29FA">
        <w:rPr>
          <w:b/>
          <w:bCs/>
        </w:rPr>
        <w:t>83</w:t>
      </w:r>
      <w:r w:rsidRPr="009D29FA">
        <w:t>, 1180-1196.e8 (2023).</w:t>
      </w:r>
    </w:p>
    <w:p w14:paraId="340E3C96" w14:textId="77777777" w:rsidR="009D29FA" w:rsidRPr="009D29FA" w:rsidRDefault="009D29FA">
      <w:pPr>
        <w:pStyle w:val="Bibliography"/>
        <w:spacing w:after="120" w:line="360" w:lineRule="auto"/>
        <w:ind w:left="386" w:hanging="386"/>
        <w:pPrChange w:id="115" w:author="Nuno Morais" w:date="2026-06-16T10:53:00Z" w16du:dateUtc="2026-06-16T09:53:00Z">
          <w:pPr>
            <w:pStyle w:val="Bibliography"/>
          </w:pPr>
        </w:pPrChange>
      </w:pPr>
      <w:r w:rsidRPr="009D29FA">
        <w:t>18.</w:t>
      </w:r>
      <w:r w:rsidRPr="009D29FA">
        <w:tab/>
        <w:t>TCGA Research Network. The Cancer Genome Atlas. https://www.cancer.gov/tcga.</w:t>
      </w:r>
    </w:p>
    <w:p w14:paraId="2137261A" w14:textId="77777777" w:rsidR="009D29FA" w:rsidRPr="009D29FA" w:rsidRDefault="009D29FA">
      <w:pPr>
        <w:pStyle w:val="Bibliography"/>
        <w:spacing w:after="120" w:line="360" w:lineRule="auto"/>
        <w:ind w:left="386" w:hanging="386"/>
        <w:pPrChange w:id="116" w:author="Nuno Morais" w:date="2026-06-16T10:53:00Z" w16du:dateUtc="2026-06-16T09:53:00Z">
          <w:pPr>
            <w:pStyle w:val="Bibliography"/>
          </w:pPr>
        </w:pPrChange>
      </w:pPr>
      <w:r w:rsidRPr="009D29FA">
        <w:t>19.</w:t>
      </w:r>
      <w:r w:rsidRPr="009D29FA">
        <w:tab/>
        <w:t xml:space="preserve">Yang, W. </w:t>
      </w:r>
      <w:r w:rsidRPr="009D29FA">
        <w:rPr>
          <w:i/>
          <w:iCs/>
        </w:rPr>
        <w:t>et al.</w:t>
      </w:r>
      <w:r w:rsidRPr="009D29FA">
        <w:t xml:space="preserve"> Genomics of Drug Sensitivity in Cancer (GDSC): a resource for therapeutic biomarker discovery in cancer cells. </w:t>
      </w:r>
      <w:r w:rsidRPr="009D29FA">
        <w:rPr>
          <w:i/>
          <w:iCs/>
        </w:rPr>
        <w:t>Nucleic Acids Res.</w:t>
      </w:r>
      <w:r w:rsidRPr="009D29FA">
        <w:t xml:space="preserve"> </w:t>
      </w:r>
      <w:r w:rsidRPr="009D29FA">
        <w:rPr>
          <w:b/>
          <w:bCs/>
        </w:rPr>
        <w:t>41</w:t>
      </w:r>
      <w:r w:rsidRPr="009D29FA">
        <w:t>, D955–D961 (2012).</w:t>
      </w:r>
    </w:p>
    <w:p w14:paraId="5BBD8497" w14:textId="77777777" w:rsidR="009D29FA" w:rsidRPr="009D29FA" w:rsidRDefault="009D29FA">
      <w:pPr>
        <w:pStyle w:val="Bibliography"/>
        <w:spacing w:after="120" w:line="360" w:lineRule="auto"/>
        <w:ind w:left="386" w:hanging="386"/>
        <w:pPrChange w:id="117" w:author="Nuno Morais" w:date="2026-06-16T10:53:00Z" w16du:dateUtc="2026-06-16T09:53:00Z">
          <w:pPr>
            <w:pStyle w:val="Bibliography"/>
          </w:pPr>
        </w:pPrChange>
      </w:pPr>
      <w:r w:rsidRPr="009D29FA">
        <w:t>20.</w:t>
      </w:r>
      <w:r w:rsidRPr="009D29FA">
        <w:tab/>
        <w:t xml:space="preserve">Subramanian, A. </w:t>
      </w:r>
      <w:r w:rsidRPr="009D29FA">
        <w:rPr>
          <w:i/>
          <w:iCs/>
        </w:rPr>
        <w:t>et al.</w:t>
      </w:r>
      <w:r w:rsidRPr="009D29FA">
        <w:t xml:space="preserve"> A Next Generation Connectivity Map: L1000 Platform and the First 1,000,000 Profiles. </w:t>
      </w:r>
      <w:r w:rsidRPr="009D29FA">
        <w:rPr>
          <w:i/>
          <w:iCs/>
        </w:rPr>
        <w:t>Cell</w:t>
      </w:r>
      <w:r w:rsidRPr="009D29FA">
        <w:t xml:space="preserve"> </w:t>
      </w:r>
      <w:r w:rsidRPr="009D29FA">
        <w:rPr>
          <w:b/>
          <w:bCs/>
        </w:rPr>
        <w:t>171</w:t>
      </w:r>
      <w:r w:rsidRPr="009D29FA">
        <w:t>, 1437-1452.e17 (2017).</w:t>
      </w:r>
    </w:p>
    <w:p w14:paraId="10948A32" w14:textId="77777777" w:rsidR="009D29FA" w:rsidRPr="009D29FA" w:rsidRDefault="009D29FA">
      <w:pPr>
        <w:pStyle w:val="Bibliography"/>
        <w:spacing w:after="120" w:line="360" w:lineRule="auto"/>
        <w:ind w:left="386" w:hanging="386"/>
        <w:pPrChange w:id="118" w:author="Nuno Morais" w:date="2026-06-16T10:53:00Z" w16du:dateUtc="2026-06-16T09:53:00Z">
          <w:pPr>
            <w:pStyle w:val="Bibliography"/>
          </w:pPr>
        </w:pPrChange>
      </w:pPr>
      <w:r w:rsidRPr="009D29FA">
        <w:t>21.</w:t>
      </w:r>
      <w:r w:rsidRPr="009D29FA">
        <w:tab/>
        <w:t xml:space="preserve">Heath, A. P. </w:t>
      </w:r>
      <w:r w:rsidRPr="009D29FA">
        <w:rPr>
          <w:i/>
          <w:iCs/>
        </w:rPr>
        <w:t>et al.</w:t>
      </w:r>
      <w:r w:rsidRPr="009D29FA">
        <w:t xml:space="preserve"> The NCI Genomic Data Commons. </w:t>
      </w:r>
      <w:r w:rsidRPr="009D29FA">
        <w:rPr>
          <w:i/>
          <w:iCs/>
        </w:rPr>
        <w:t>Nat. Genet.</w:t>
      </w:r>
      <w:r w:rsidRPr="009D29FA">
        <w:t xml:space="preserve"> </w:t>
      </w:r>
      <w:r w:rsidRPr="009D29FA">
        <w:rPr>
          <w:b/>
          <w:bCs/>
        </w:rPr>
        <w:t>53</w:t>
      </w:r>
      <w:r w:rsidRPr="009D29FA">
        <w:t>, 257–262 (2021).</w:t>
      </w:r>
    </w:p>
    <w:p w14:paraId="67E1F972" w14:textId="6EAB6F7D" w:rsidR="00485BB1" w:rsidRPr="00785308" w:rsidRDefault="009D29FA" w:rsidP="00785308">
      <w:pPr>
        <w:jc w:val="both"/>
        <w:rPr>
          <w:rFonts w:ascii="Arial" w:hAnsi="Arial" w:cs="Arial"/>
          <w:sz w:val="20"/>
          <w:szCs w:val="20"/>
        </w:rPr>
      </w:pPr>
      <w:r>
        <w:rPr>
          <w:rFonts w:ascii="Arial" w:hAnsi="Arial" w:cs="Arial"/>
          <w:sz w:val="20"/>
          <w:szCs w:val="20"/>
        </w:rPr>
        <w:fldChar w:fldCharType="end"/>
      </w:r>
    </w:p>
    <w:sectPr w:rsidR="00485BB1" w:rsidRPr="0078530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uno Morais" w:date="2026-06-18T16:24:00Z" w:initials="NM">
    <w:p w14:paraId="445B9892" w14:textId="77777777" w:rsidR="004A4AD9" w:rsidRDefault="004A4AD9" w:rsidP="004A4AD9">
      <w:r>
        <w:rPr>
          <w:rStyle w:val="CommentReference"/>
        </w:rPr>
        <w:annotationRef/>
      </w:r>
      <w:r>
        <w:rPr>
          <w:sz w:val="20"/>
          <w:szCs w:val="20"/>
        </w:rPr>
        <w:t>See comment about regression lines in the caption of Figure 2.</w:t>
      </w:r>
    </w:p>
  </w:comment>
  <w:comment w:id="6" w:author="Nuno Morais" w:date="2026-06-18T16:24:00Z" w:initials="NM">
    <w:p w14:paraId="69131259" w14:textId="77777777" w:rsidR="004A4AD9" w:rsidRDefault="004A4AD9" w:rsidP="004A4AD9">
      <w:r>
        <w:rPr>
          <w:rStyle w:val="CommentReference"/>
        </w:rPr>
        <w:annotationRef/>
      </w:r>
      <w:r>
        <w:rPr>
          <w:sz w:val="20"/>
          <w:szCs w:val="20"/>
        </w:rPr>
        <w:t>See comment about regression lines in the caption of Figure 2.</w:t>
      </w:r>
    </w:p>
  </w:comment>
  <w:comment w:id="14" w:author="Nuno Morais" w:date="2026-06-18T16:24:00Z" w:initials="NM">
    <w:p w14:paraId="44CC33FF" w14:textId="77777777" w:rsidR="00C229F2" w:rsidRDefault="00C229F2" w:rsidP="00C229F2">
      <w:r>
        <w:rPr>
          <w:rStyle w:val="CommentReference"/>
        </w:rPr>
        <w:annotationRef/>
      </w:r>
      <w:r>
        <w:rPr>
          <w:sz w:val="20"/>
          <w:szCs w:val="20"/>
        </w:rPr>
        <w:t>See comment about regression lines in the caption of Figure 2.</w:t>
      </w:r>
    </w:p>
  </w:comment>
  <w:comment w:id="18" w:author="Nuno Morais" w:date="2026-06-18T16:25:00Z" w:initials="NM">
    <w:p w14:paraId="723E3EA2" w14:textId="77777777" w:rsidR="00C229F2" w:rsidRDefault="00C229F2" w:rsidP="00C229F2">
      <w:r>
        <w:rPr>
          <w:rStyle w:val="CommentReference"/>
        </w:rPr>
        <w:annotationRef/>
      </w:r>
      <w:r>
        <w:rPr>
          <w:sz w:val="20"/>
          <w:szCs w:val="20"/>
        </w:rPr>
        <w:t>See comment about regression lines in the caption of Figure 2.</w:t>
      </w:r>
    </w:p>
  </w:comment>
  <w:comment w:id="24" w:author="Nuno Morais" w:date="2026-06-18T16:29:00Z" w:initials="NM">
    <w:p w14:paraId="4117A337" w14:textId="77777777" w:rsidR="00AB475A" w:rsidRDefault="00AB475A" w:rsidP="00AB475A">
      <w:r>
        <w:rPr>
          <w:rStyle w:val="CommentReference"/>
        </w:rPr>
        <w:annotationRef/>
      </w:r>
      <w:r>
        <w:rPr>
          <w:sz w:val="20"/>
          <w:szCs w:val="20"/>
        </w:rPr>
        <w:t>See comment about regression lines in the caption of Figure 2.</w:t>
      </w:r>
    </w:p>
  </w:comment>
  <w:comment w:id="50" w:author="Nuno Morais" w:date="2026-06-22T15:00:00Z" w:initials="NM">
    <w:p w14:paraId="4360C9BD" w14:textId="77777777" w:rsidR="00A96B9D" w:rsidRDefault="00A96B9D" w:rsidP="00A96B9D">
      <w:r>
        <w:rPr>
          <w:rStyle w:val="CommentReference"/>
        </w:rPr>
        <w:annotationRef/>
      </w:r>
      <w:r>
        <w:rPr>
          <w:sz w:val="20"/>
          <w:szCs w:val="20"/>
        </w:rPr>
        <w:t>See comments about colours and spelling for Figure 4.</w:t>
      </w:r>
    </w:p>
  </w:comment>
  <w:comment w:id="51" w:author="Nuno Morais" w:date="2026-06-22T15:12:00Z" w:initials="NM">
    <w:p w14:paraId="0A355AE4" w14:textId="77777777" w:rsidR="00A96B9D" w:rsidRDefault="00A96B9D" w:rsidP="00A96B9D">
      <w:r>
        <w:rPr>
          <w:rStyle w:val="CommentReference"/>
        </w:rPr>
        <w:annotationRef/>
      </w:r>
      <w:r>
        <w:rPr>
          <w:sz w:val="20"/>
          <w:szCs w:val="20"/>
        </w:rPr>
        <w:t>I would remove "Enrichment" from the plot, as it triggers association with GSEA. The concept is still DGE.</w:t>
      </w:r>
    </w:p>
  </w:comment>
  <w:comment w:id="79" w:author="Nuno Morais" w:date="2026-06-22T23:19:00Z" w:initials="NM">
    <w:p w14:paraId="03F0E396" w14:textId="77777777" w:rsidR="00637A48" w:rsidRDefault="00637A48" w:rsidP="00637A48">
      <w:r>
        <w:rPr>
          <w:rStyle w:val="CommentReference"/>
        </w:rPr>
        <w:annotationRef/>
      </w:r>
      <w:r>
        <w:rPr>
          <w:sz w:val="20"/>
          <w:szCs w:val="20"/>
        </w:rPr>
        <w:t>Commit with British or American spelling and make sure you are consistent across all the documents.</w:t>
      </w:r>
    </w:p>
  </w:comment>
  <w:comment w:id="82" w:author="Nuno Morais" w:date="2026-06-22T23:35:00Z" w:initials="NM">
    <w:p w14:paraId="365F554A" w14:textId="77777777" w:rsidR="00DC000F" w:rsidRDefault="00DC000F" w:rsidP="00DC000F">
      <w:r>
        <w:rPr>
          <w:rStyle w:val="CommentReference"/>
        </w:rPr>
        <w:annotationRef/>
      </w:r>
      <w:r>
        <w:rPr>
          <w:sz w:val="20"/>
          <w:szCs w:val="20"/>
        </w:rPr>
        <w:t>The acronym in the axes should be "DS" and not "DSA".</w:t>
      </w:r>
    </w:p>
  </w:comment>
  <w:comment w:id="85" w:author="Nuno Morais" w:date="2026-06-22T23:36:00Z" w:initials="NM">
    <w:p w14:paraId="5B66994E" w14:textId="77777777" w:rsidR="00DC000F" w:rsidRDefault="00DC000F" w:rsidP="00DC000F">
      <w:r>
        <w:rPr>
          <w:rStyle w:val="CommentReference"/>
        </w:rPr>
        <w:annotationRef/>
      </w:r>
      <w:r>
        <w:rPr>
          <w:sz w:val="20"/>
          <w:szCs w:val="20"/>
        </w:rPr>
        <w:t>If you define PSI as percent spliced-in, the scale goes from 0 to 100 and not 0 to 1. Commit with one scale across the entire manuscript.</w:t>
      </w:r>
    </w:p>
    <w:p w14:paraId="20C0B5CC" w14:textId="77777777" w:rsidR="00DC000F" w:rsidRDefault="00DC000F" w:rsidP="00DC000F"/>
  </w:comment>
  <w:comment w:id="91" w:author="Nuno Morais" w:date="2026-06-18T16:29:00Z" w:initials="NM">
    <w:p w14:paraId="10DADC64" w14:textId="77777777" w:rsidR="00AB475A" w:rsidRDefault="00AB475A" w:rsidP="00AB475A">
      <w:r>
        <w:rPr>
          <w:rStyle w:val="CommentReference"/>
        </w:rPr>
        <w:annotationRef/>
      </w:r>
      <w:r>
        <w:rPr>
          <w:sz w:val="20"/>
          <w:szCs w:val="20"/>
        </w:rPr>
        <w:t>See comment about regression lines in the caption of Figure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5B9892" w15:done="0"/>
  <w15:commentEx w15:paraId="69131259" w15:done="0"/>
  <w15:commentEx w15:paraId="44CC33FF" w15:done="0"/>
  <w15:commentEx w15:paraId="723E3EA2" w15:done="0"/>
  <w15:commentEx w15:paraId="4117A337" w15:done="0"/>
  <w15:commentEx w15:paraId="4360C9BD" w15:done="0"/>
  <w15:commentEx w15:paraId="0A355AE4" w15:done="0"/>
  <w15:commentEx w15:paraId="03F0E396" w15:done="0"/>
  <w15:commentEx w15:paraId="365F554A" w15:done="0"/>
  <w15:commentEx w15:paraId="20C0B5CC" w15:done="0"/>
  <w15:commentEx w15:paraId="10DADC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9B68F8" w16cex:dateUtc="2026-06-18T15:24:00Z"/>
  <w16cex:commentExtensible w16cex:durableId="3419EFA4" w16cex:dateUtc="2026-06-18T15:24:00Z"/>
  <w16cex:commentExtensible w16cex:durableId="62514A7F" w16cex:dateUtc="2026-06-18T15:24:00Z"/>
  <w16cex:commentExtensible w16cex:durableId="72F45CD2" w16cex:dateUtc="2026-06-18T15:25:00Z"/>
  <w16cex:commentExtensible w16cex:durableId="1860EC03" w16cex:dateUtc="2026-06-18T15:29:00Z"/>
  <w16cex:commentExtensible w16cex:durableId="4F6CD3BD" w16cex:dateUtc="2026-06-22T14:00:00Z"/>
  <w16cex:commentExtensible w16cex:durableId="14B7CB76" w16cex:dateUtc="2026-06-22T14:12:00Z"/>
  <w16cex:commentExtensible w16cex:durableId="45EF150D" w16cex:dateUtc="2026-06-22T22:19:00Z"/>
  <w16cex:commentExtensible w16cex:durableId="4C93C6F6" w16cex:dateUtc="2026-06-22T22:35:00Z"/>
  <w16cex:commentExtensible w16cex:durableId="172D95B9" w16cex:dateUtc="2026-06-22T22:36:00Z"/>
  <w16cex:commentExtensible w16cex:durableId="5945B713" w16cex:dateUtc="2026-06-18T15: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5B9892" w16cid:durableId="449B68F8"/>
  <w16cid:commentId w16cid:paraId="69131259" w16cid:durableId="3419EFA4"/>
  <w16cid:commentId w16cid:paraId="44CC33FF" w16cid:durableId="62514A7F"/>
  <w16cid:commentId w16cid:paraId="723E3EA2" w16cid:durableId="72F45CD2"/>
  <w16cid:commentId w16cid:paraId="4117A337" w16cid:durableId="1860EC03"/>
  <w16cid:commentId w16cid:paraId="4360C9BD" w16cid:durableId="4F6CD3BD"/>
  <w16cid:commentId w16cid:paraId="0A355AE4" w16cid:durableId="14B7CB76"/>
  <w16cid:commentId w16cid:paraId="03F0E396" w16cid:durableId="45EF150D"/>
  <w16cid:commentId w16cid:paraId="365F554A" w16cid:durableId="4C93C6F6"/>
  <w16cid:commentId w16cid:paraId="20C0B5CC" w16cid:durableId="172D95B9"/>
  <w16cid:commentId w16cid:paraId="10DADC64" w16cid:durableId="5945B71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66D38"/>
    <w:multiLevelType w:val="hybridMultilevel"/>
    <w:tmpl w:val="B25E3AC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2A1A597A"/>
    <w:multiLevelType w:val="hybridMultilevel"/>
    <w:tmpl w:val="39002198"/>
    <w:lvl w:ilvl="0" w:tplc="0816000F">
      <w:start w:val="1"/>
      <w:numFmt w:val="decimal"/>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75FA417A"/>
    <w:multiLevelType w:val="hybridMultilevel"/>
    <w:tmpl w:val="643829EA"/>
    <w:lvl w:ilvl="0" w:tplc="7332D098">
      <w:start w:val="1"/>
      <w:numFmt w:val="bullet"/>
      <w:lvlText w:val=""/>
      <w:lvlJc w:val="left"/>
      <w:pPr>
        <w:ind w:left="1080" w:hanging="360"/>
      </w:pPr>
      <w:rPr>
        <w:rFonts w:ascii="Symbol" w:hAnsi="Symbol"/>
      </w:rPr>
    </w:lvl>
    <w:lvl w:ilvl="1" w:tplc="F5CC1B0C">
      <w:start w:val="1"/>
      <w:numFmt w:val="bullet"/>
      <w:lvlText w:val=""/>
      <w:lvlJc w:val="left"/>
      <w:pPr>
        <w:ind w:left="1080" w:hanging="360"/>
      </w:pPr>
      <w:rPr>
        <w:rFonts w:ascii="Symbol" w:hAnsi="Symbol"/>
      </w:rPr>
    </w:lvl>
    <w:lvl w:ilvl="2" w:tplc="E7704546">
      <w:start w:val="1"/>
      <w:numFmt w:val="bullet"/>
      <w:lvlText w:val=""/>
      <w:lvlJc w:val="left"/>
      <w:pPr>
        <w:ind w:left="1080" w:hanging="360"/>
      </w:pPr>
      <w:rPr>
        <w:rFonts w:ascii="Symbol" w:hAnsi="Symbol"/>
      </w:rPr>
    </w:lvl>
    <w:lvl w:ilvl="3" w:tplc="DDD83E86">
      <w:start w:val="1"/>
      <w:numFmt w:val="bullet"/>
      <w:lvlText w:val=""/>
      <w:lvlJc w:val="left"/>
      <w:pPr>
        <w:ind w:left="1080" w:hanging="360"/>
      </w:pPr>
      <w:rPr>
        <w:rFonts w:ascii="Symbol" w:hAnsi="Symbol"/>
      </w:rPr>
    </w:lvl>
    <w:lvl w:ilvl="4" w:tplc="0704A0DC">
      <w:start w:val="1"/>
      <w:numFmt w:val="bullet"/>
      <w:lvlText w:val=""/>
      <w:lvlJc w:val="left"/>
      <w:pPr>
        <w:ind w:left="1080" w:hanging="360"/>
      </w:pPr>
      <w:rPr>
        <w:rFonts w:ascii="Symbol" w:hAnsi="Symbol"/>
      </w:rPr>
    </w:lvl>
    <w:lvl w:ilvl="5" w:tplc="A7EA3D96">
      <w:start w:val="1"/>
      <w:numFmt w:val="bullet"/>
      <w:lvlText w:val=""/>
      <w:lvlJc w:val="left"/>
      <w:pPr>
        <w:ind w:left="1080" w:hanging="360"/>
      </w:pPr>
      <w:rPr>
        <w:rFonts w:ascii="Symbol" w:hAnsi="Symbol"/>
      </w:rPr>
    </w:lvl>
    <w:lvl w:ilvl="6" w:tplc="F56CDB04">
      <w:start w:val="1"/>
      <w:numFmt w:val="bullet"/>
      <w:lvlText w:val=""/>
      <w:lvlJc w:val="left"/>
      <w:pPr>
        <w:ind w:left="1080" w:hanging="360"/>
      </w:pPr>
      <w:rPr>
        <w:rFonts w:ascii="Symbol" w:hAnsi="Symbol"/>
      </w:rPr>
    </w:lvl>
    <w:lvl w:ilvl="7" w:tplc="D110F608">
      <w:start w:val="1"/>
      <w:numFmt w:val="bullet"/>
      <w:lvlText w:val=""/>
      <w:lvlJc w:val="left"/>
      <w:pPr>
        <w:ind w:left="1080" w:hanging="360"/>
      </w:pPr>
      <w:rPr>
        <w:rFonts w:ascii="Symbol" w:hAnsi="Symbol"/>
      </w:rPr>
    </w:lvl>
    <w:lvl w:ilvl="8" w:tplc="2686648A">
      <w:start w:val="1"/>
      <w:numFmt w:val="bullet"/>
      <w:lvlText w:val=""/>
      <w:lvlJc w:val="left"/>
      <w:pPr>
        <w:ind w:left="1080" w:hanging="360"/>
      </w:pPr>
      <w:rPr>
        <w:rFonts w:ascii="Symbol" w:hAnsi="Symbol"/>
      </w:rPr>
    </w:lvl>
  </w:abstractNum>
  <w:num w:numId="1" w16cid:durableId="1125195809">
    <w:abstractNumId w:val="2"/>
  </w:num>
  <w:num w:numId="2" w16cid:durableId="246351028">
    <w:abstractNumId w:val="0"/>
  </w:num>
  <w:num w:numId="3" w16cid:durableId="183769519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re Miguel Kaizeler Guedes Da Silva Afonso">
    <w15:presenceInfo w15:providerId="AD" w15:userId="S::alexandreafonso@office365.ulisboa.pt::20e60cf6-2f5e-4fff-b2d2-bb70516b2344"/>
  </w15:person>
  <w15:person w15:author="Nuno Morais">
    <w15:presenceInfo w15:providerId="AD" w15:userId="S::nuno.morais@nms.unl.pt::810a89a2-8f89-4597-a350-49d19816a4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F49"/>
    <w:rsid w:val="000078A7"/>
    <w:rsid w:val="00050AA8"/>
    <w:rsid w:val="000F7253"/>
    <w:rsid w:val="00126A2D"/>
    <w:rsid w:val="001325C6"/>
    <w:rsid w:val="00144B83"/>
    <w:rsid w:val="00164ACD"/>
    <w:rsid w:val="00195180"/>
    <w:rsid w:val="00196102"/>
    <w:rsid w:val="0019649F"/>
    <w:rsid w:val="001A457C"/>
    <w:rsid w:val="001C37E2"/>
    <w:rsid w:val="001D26B7"/>
    <w:rsid w:val="002737E6"/>
    <w:rsid w:val="00274C12"/>
    <w:rsid w:val="002E2D67"/>
    <w:rsid w:val="003739E7"/>
    <w:rsid w:val="003878D0"/>
    <w:rsid w:val="003B14D6"/>
    <w:rsid w:val="003F5C62"/>
    <w:rsid w:val="00401EAB"/>
    <w:rsid w:val="004832A3"/>
    <w:rsid w:val="00485BB1"/>
    <w:rsid w:val="004A4AD9"/>
    <w:rsid w:val="004D0E81"/>
    <w:rsid w:val="004D1A37"/>
    <w:rsid w:val="00501771"/>
    <w:rsid w:val="00502696"/>
    <w:rsid w:val="00513035"/>
    <w:rsid w:val="00516240"/>
    <w:rsid w:val="00537E33"/>
    <w:rsid w:val="005652E6"/>
    <w:rsid w:val="005A72CB"/>
    <w:rsid w:val="005D6597"/>
    <w:rsid w:val="005F63BD"/>
    <w:rsid w:val="0060343A"/>
    <w:rsid w:val="0060418A"/>
    <w:rsid w:val="00637A48"/>
    <w:rsid w:val="00640845"/>
    <w:rsid w:val="00692E15"/>
    <w:rsid w:val="006B1F54"/>
    <w:rsid w:val="006E7B2D"/>
    <w:rsid w:val="006F5FCB"/>
    <w:rsid w:val="00785308"/>
    <w:rsid w:val="007C31CE"/>
    <w:rsid w:val="007E2FFB"/>
    <w:rsid w:val="00822A69"/>
    <w:rsid w:val="0085348E"/>
    <w:rsid w:val="00866C0E"/>
    <w:rsid w:val="00894935"/>
    <w:rsid w:val="008C6BE7"/>
    <w:rsid w:val="00976A54"/>
    <w:rsid w:val="009A733E"/>
    <w:rsid w:val="009A7C84"/>
    <w:rsid w:val="009D29FA"/>
    <w:rsid w:val="00A35A64"/>
    <w:rsid w:val="00A612A8"/>
    <w:rsid w:val="00A70887"/>
    <w:rsid w:val="00A96B9D"/>
    <w:rsid w:val="00AB475A"/>
    <w:rsid w:val="00AC126F"/>
    <w:rsid w:val="00AF6B7D"/>
    <w:rsid w:val="00B00EB2"/>
    <w:rsid w:val="00B219E5"/>
    <w:rsid w:val="00B21F49"/>
    <w:rsid w:val="00B22E45"/>
    <w:rsid w:val="00B82DF4"/>
    <w:rsid w:val="00B901A1"/>
    <w:rsid w:val="00BA2055"/>
    <w:rsid w:val="00BB3AD7"/>
    <w:rsid w:val="00C229F2"/>
    <w:rsid w:val="00C3289A"/>
    <w:rsid w:val="00C3792B"/>
    <w:rsid w:val="00C54733"/>
    <w:rsid w:val="00C8756A"/>
    <w:rsid w:val="00CF3BE7"/>
    <w:rsid w:val="00D0421E"/>
    <w:rsid w:val="00D74B6B"/>
    <w:rsid w:val="00DA642C"/>
    <w:rsid w:val="00DC000F"/>
    <w:rsid w:val="00DC4311"/>
    <w:rsid w:val="00E44CF1"/>
    <w:rsid w:val="00EB5C61"/>
    <w:rsid w:val="00EE157A"/>
    <w:rsid w:val="00F13EC6"/>
    <w:rsid w:val="00F8714A"/>
    <w:rsid w:val="00FB5E6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37ECF"/>
  <w15:chartTrackingRefBased/>
  <w15:docId w15:val="{954B9381-2DB1-1B49-A9F7-6A2355661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43A"/>
    <w:pPr>
      <w:spacing w:line="259" w:lineRule="auto"/>
    </w:pPr>
    <w:rPr>
      <w:rFonts w:eastAsiaTheme="minorEastAsia"/>
      <w:sz w:val="22"/>
      <w:szCs w:val="22"/>
      <w:lang w:val="en-US"/>
    </w:rPr>
  </w:style>
  <w:style w:type="paragraph" w:styleId="Heading1">
    <w:name w:val="heading 1"/>
    <w:basedOn w:val="Normal"/>
    <w:next w:val="Normal"/>
    <w:link w:val="Heading1Char"/>
    <w:uiPriority w:val="9"/>
    <w:qFormat/>
    <w:rsid w:val="00B21F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1F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F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F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F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F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1F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F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F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F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F49"/>
    <w:rPr>
      <w:rFonts w:eastAsiaTheme="majorEastAsia" w:cstheme="majorBidi"/>
      <w:color w:val="272727" w:themeColor="text1" w:themeTint="D8"/>
    </w:rPr>
  </w:style>
  <w:style w:type="paragraph" w:styleId="Title">
    <w:name w:val="Title"/>
    <w:basedOn w:val="Normal"/>
    <w:next w:val="Normal"/>
    <w:link w:val="TitleChar"/>
    <w:uiPriority w:val="10"/>
    <w:qFormat/>
    <w:rsid w:val="00B21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F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F49"/>
    <w:pPr>
      <w:spacing w:before="160"/>
      <w:jc w:val="center"/>
    </w:pPr>
    <w:rPr>
      <w:i/>
      <w:iCs/>
      <w:color w:val="404040" w:themeColor="text1" w:themeTint="BF"/>
    </w:rPr>
  </w:style>
  <w:style w:type="character" w:customStyle="1" w:styleId="QuoteChar">
    <w:name w:val="Quote Char"/>
    <w:basedOn w:val="DefaultParagraphFont"/>
    <w:link w:val="Quote"/>
    <w:uiPriority w:val="29"/>
    <w:rsid w:val="00B21F49"/>
    <w:rPr>
      <w:i/>
      <w:iCs/>
      <w:color w:val="404040" w:themeColor="text1" w:themeTint="BF"/>
    </w:rPr>
  </w:style>
  <w:style w:type="paragraph" w:styleId="ListParagraph">
    <w:name w:val="List Paragraph"/>
    <w:basedOn w:val="Normal"/>
    <w:uiPriority w:val="34"/>
    <w:qFormat/>
    <w:rsid w:val="00B21F49"/>
    <w:pPr>
      <w:ind w:left="720"/>
      <w:contextualSpacing/>
    </w:pPr>
  </w:style>
  <w:style w:type="character" w:styleId="IntenseEmphasis">
    <w:name w:val="Intense Emphasis"/>
    <w:basedOn w:val="DefaultParagraphFont"/>
    <w:uiPriority w:val="21"/>
    <w:qFormat/>
    <w:rsid w:val="00B21F49"/>
    <w:rPr>
      <w:i/>
      <w:iCs/>
      <w:color w:val="0F4761" w:themeColor="accent1" w:themeShade="BF"/>
    </w:rPr>
  </w:style>
  <w:style w:type="paragraph" w:styleId="IntenseQuote">
    <w:name w:val="Intense Quote"/>
    <w:basedOn w:val="Normal"/>
    <w:next w:val="Normal"/>
    <w:link w:val="IntenseQuoteChar"/>
    <w:uiPriority w:val="30"/>
    <w:qFormat/>
    <w:rsid w:val="00B21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F49"/>
    <w:rPr>
      <w:i/>
      <w:iCs/>
      <w:color w:val="0F4761" w:themeColor="accent1" w:themeShade="BF"/>
    </w:rPr>
  </w:style>
  <w:style w:type="character" w:styleId="IntenseReference">
    <w:name w:val="Intense Reference"/>
    <w:basedOn w:val="DefaultParagraphFont"/>
    <w:uiPriority w:val="32"/>
    <w:qFormat/>
    <w:rsid w:val="00B21F49"/>
    <w:rPr>
      <w:b/>
      <w:bCs/>
      <w:smallCaps/>
      <w:color w:val="0F4761" w:themeColor="accent1" w:themeShade="BF"/>
      <w:spacing w:val="5"/>
    </w:rPr>
  </w:style>
  <w:style w:type="character" w:styleId="CommentReference">
    <w:name w:val="annotation reference"/>
    <w:basedOn w:val="DefaultParagraphFont"/>
    <w:uiPriority w:val="99"/>
    <w:semiHidden/>
    <w:unhideWhenUsed/>
    <w:rsid w:val="00B21F49"/>
    <w:rPr>
      <w:sz w:val="16"/>
      <w:szCs w:val="16"/>
    </w:rPr>
  </w:style>
  <w:style w:type="paragraph" w:styleId="CommentText">
    <w:name w:val="annotation text"/>
    <w:basedOn w:val="Normal"/>
    <w:link w:val="CommentTextChar"/>
    <w:uiPriority w:val="99"/>
    <w:unhideWhenUsed/>
    <w:rsid w:val="00B21F49"/>
    <w:pPr>
      <w:spacing w:line="240" w:lineRule="auto"/>
    </w:pPr>
    <w:rPr>
      <w:sz w:val="20"/>
      <w:szCs w:val="20"/>
    </w:rPr>
  </w:style>
  <w:style w:type="character" w:customStyle="1" w:styleId="CommentTextChar">
    <w:name w:val="Comment Text Char"/>
    <w:basedOn w:val="DefaultParagraphFont"/>
    <w:link w:val="CommentText"/>
    <w:uiPriority w:val="99"/>
    <w:rsid w:val="00B21F49"/>
    <w:rPr>
      <w:rFonts w:eastAsiaTheme="minorEastAsia"/>
      <w:sz w:val="20"/>
      <w:szCs w:val="20"/>
      <w:lang w:val="en-US"/>
    </w:rPr>
  </w:style>
  <w:style w:type="character" w:styleId="Hyperlink">
    <w:name w:val="Hyperlink"/>
    <w:basedOn w:val="DefaultParagraphFont"/>
    <w:uiPriority w:val="99"/>
    <w:unhideWhenUsed/>
    <w:rsid w:val="00B21F49"/>
    <w:rPr>
      <w:color w:val="0000FF"/>
      <w:u w:val="single"/>
    </w:rPr>
  </w:style>
  <w:style w:type="paragraph" w:styleId="NoSpacing">
    <w:name w:val="No Spacing"/>
    <w:uiPriority w:val="1"/>
    <w:qFormat/>
    <w:rsid w:val="00B21F49"/>
    <w:pPr>
      <w:spacing w:after="0" w:line="240" w:lineRule="auto"/>
    </w:pPr>
    <w:rPr>
      <w:sz w:val="22"/>
      <w:szCs w:val="22"/>
      <w:lang w:val="en-US"/>
    </w:rPr>
  </w:style>
  <w:style w:type="paragraph" w:styleId="Bibliography">
    <w:name w:val="Bibliography"/>
    <w:basedOn w:val="Normal"/>
    <w:next w:val="Normal"/>
    <w:uiPriority w:val="37"/>
    <w:unhideWhenUsed/>
    <w:rsid w:val="009D29FA"/>
    <w:pPr>
      <w:tabs>
        <w:tab w:val="left" w:pos="384"/>
      </w:tabs>
      <w:spacing w:after="0" w:line="480" w:lineRule="auto"/>
      <w:ind w:left="384" w:hanging="384"/>
    </w:pPr>
  </w:style>
  <w:style w:type="character" w:styleId="PlaceholderText">
    <w:name w:val="Placeholder Text"/>
    <w:basedOn w:val="DefaultParagraphFont"/>
    <w:uiPriority w:val="99"/>
    <w:semiHidden/>
    <w:rsid w:val="00976A54"/>
    <w:rPr>
      <w:color w:val="666666"/>
    </w:rPr>
  </w:style>
  <w:style w:type="paragraph" w:styleId="Revision">
    <w:name w:val="Revision"/>
    <w:hidden/>
    <w:uiPriority w:val="99"/>
    <w:semiHidden/>
    <w:rsid w:val="00126A2D"/>
    <w:pPr>
      <w:spacing w:after="0" w:line="240" w:lineRule="auto"/>
    </w:pPr>
    <w:rPr>
      <w:rFonts w:eastAsiaTheme="minorEastAsia"/>
      <w:sz w:val="22"/>
      <w:szCs w:val="22"/>
      <w:lang w:val="en-US"/>
    </w:rPr>
  </w:style>
  <w:style w:type="paragraph" w:styleId="CommentSubject">
    <w:name w:val="annotation subject"/>
    <w:basedOn w:val="CommentText"/>
    <w:next w:val="CommentText"/>
    <w:link w:val="CommentSubjectChar"/>
    <w:uiPriority w:val="99"/>
    <w:semiHidden/>
    <w:unhideWhenUsed/>
    <w:rsid w:val="00126A2D"/>
    <w:rPr>
      <w:b/>
      <w:bCs/>
    </w:rPr>
  </w:style>
  <w:style w:type="character" w:customStyle="1" w:styleId="CommentSubjectChar">
    <w:name w:val="Comment Subject Char"/>
    <w:basedOn w:val="CommentTextChar"/>
    <w:link w:val="CommentSubject"/>
    <w:uiPriority w:val="99"/>
    <w:semiHidden/>
    <w:rsid w:val="00126A2D"/>
    <w:rPr>
      <w:rFonts w:eastAsiaTheme="minorEastAsia"/>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hyperlink" Target="mailto:alexandre.afonso@gimm.pt" TargetMode="Externa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microsoft.com/office/2018/08/relationships/commentsExtensible" Target="commentsExtensible.xml"/><Relationship Id="rId19" Type="http://schemas.openxmlformats.org/officeDocument/2006/relationships/image" Target="media/image10.png"/><Relationship Id="rId31"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29</Pages>
  <Words>19313</Words>
  <Characters>110085</Characters>
  <Application>Microsoft Office Word</Application>
  <DocSecurity>0</DocSecurity>
  <Lines>917</Lines>
  <Paragraphs>258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Miguel Kaizeler Guedes Da Silva Afonso</dc:creator>
  <cp:keywords/>
  <dc:description/>
  <cp:lastModifiedBy>Alexandre Miguel Kaizeler Guedes Da Silva Afonso</cp:lastModifiedBy>
  <cp:revision>21</cp:revision>
  <dcterms:created xsi:type="dcterms:W3CDTF">2026-06-15T10:53:00Z</dcterms:created>
  <dcterms:modified xsi:type="dcterms:W3CDTF">2026-06-25T18:00:00Z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id="UNjSuA79"/&gt;&lt;style id="http://www.zotero.org/styles/nature" hasBibliography="1" bibliographyStyleHasBeenSet="1"/&gt;&lt;prefs&gt;&lt;pref name="fieldType" value="Field"/&gt;&lt;pref name="automaticJournalAbbreviatio</vt:lpwstr>
  </property>
  <property fmtid="{D5CDD505-2E9C-101B-9397-08002B2CF9AE}" pid="3" name="ZOTERO_PREF_2">
    <vt:lpwstr>ns" value="true"/&gt;&lt;/prefs&gt;&lt;/data&gt;</vt:lpwstr>
  </property>
</Properties>
</file>